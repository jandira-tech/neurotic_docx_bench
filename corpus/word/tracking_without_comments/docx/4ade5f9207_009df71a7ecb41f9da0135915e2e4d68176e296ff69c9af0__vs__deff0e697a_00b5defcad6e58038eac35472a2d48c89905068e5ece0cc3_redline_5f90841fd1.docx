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5" w:author="NAZ, Mamoona (OLDHAM MEDICAL SERVICES)" w:date="2026-09-22T12:38:00Z" w16du:dateUtc="2026-09-22T16:38:00Z"/>
          <w:rFonts w:ascii="Californian FB" w:hAnsi="Californian FB"/>
        </w:rPr>
      </w:pPr>
      <w:ins w:id="6" w:author="NAZ, Mamoona (OLDHAM MEDICAL SERVICES)" w:date="2026-09-22T12:38:00Z" w16du:dateUtc="2026-09-22T16:38: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7" w:author="NAZ, Mamoona (OLDHAM MEDICAL SERVICES)" w:date="2026-09-22T12:38:00Z" w16du:dateUtc="2026-09-22T16:38:00Z"/>
          <w:rFonts w:ascii="Californian FB" w:hAnsi="Californian FB"/>
          <w:b/>
          <w:bCs/>
        </w:rPr>
      </w:pPr>
    </w:p>
    <w:p w14:paraId="43260A16" w14:textId="77777777" w:rsidR="006F1C2D" w:rsidRDefault="006F1C2D" w:rsidP="006F1C2D">
      <w:pPr>
        <w:jc w:val="center"/>
        <w:rPr>
          <w:ins w:id="8" w:author="NAZ, Mamoona (OLDHAM MEDICAL SERVICES)" w:date="2026-09-22T12:38:00Z" w16du:dateUtc="2026-09-22T16:38:00Z"/>
          <w:rFonts w:cstheme="minorHAnsi"/>
          <w:b/>
          <w:bCs/>
          <w:sz w:val="28"/>
          <w:szCs w:val="28"/>
          <w:u w:val="single"/>
        </w:rPr>
      </w:pPr>
      <w:ins w:id="9" w:author="NAZ, Mamoona (OLDHAM MEDICAL SERVICES)" w:date="2026-09-22T12:38:00Z" w16du:dateUtc="2026-09-22T16:38:00Z">
        <w:r w:rsidRPr="00FA0E32">
          <w:rPr>
            <w:rFonts w:cstheme="minorHAnsi"/>
            <w:b/>
            <w:bCs/>
            <w:sz w:val="28"/>
            <w:szCs w:val="28"/>
            <w:u w:val="single"/>
          </w:rPr>
          <w:t>PPG Meeting</w:t>
        </w:r>
      </w:ins>
    </w:p>
    <w:p w14:paraId="255DC642" w14:textId="487ECD42" w:rsidR="006F1C2D" w:rsidRDefault="00677B90" w:rsidP="006F1C2D">
      <w:pPr>
        <w:jc w:val="center"/>
        <w:rPr>
          <w:ins w:id="10" w:author="NAZ, Mamoona (OLDHAM MEDICAL SERVICES)" w:date="2026-09-22T12:38:00Z" w16du:dateUtc="2026-09-22T16:38:00Z"/>
          <w:rFonts w:cstheme="minorHAnsi"/>
          <w:b/>
          <w:bCs/>
          <w:sz w:val="28"/>
          <w:szCs w:val="28"/>
          <w:u w:val="single"/>
        </w:rPr>
      </w:pPr>
      <w:ins w:id="11" w:author="NAZ, Mamoona (OLDHAM MEDICAL SERVICES)" w:date="2026-09-22T12:38:00Z" w16du:dateUtc="2026-09-22T16:38: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12" w:author="NAZ, Mamoona (OLDHAM MEDICAL SERVICES)" w:date="2026-09-22T12:38:00Z" w16du:dateUtc="2026-09-22T16:38:00Z"/>
          <w:rFonts w:cstheme="minorHAnsi"/>
          <w:b/>
          <w:bCs/>
          <w:sz w:val="28"/>
          <w:szCs w:val="28"/>
          <w:u w:val="single"/>
        </w:rPr>
      </w:pPr>
    </w:p>
    <w:p w14:paraId="1E230469" w14:textId="77777777" w:rsidR="006F1C2D" w:rsidRDefault="006F1C2D" w:rsidP="006F1C2D">
      <w:pPr>
        <w:rPr>
          <w:ins w:id="13" w:author="NAZ, Mamoona (OLDHAM MEDICAL SERVICES)" w:date="2026-09-22T12:38:00Z" w16du:dateUtc="2026-09-22T16:38:00Z"/>
          <w:rFonts w:cstheme="minorHAnsi"/>
          <w:b/>
          <w:bCs/>
        </w:rPr>
      </w:pPr>
      <w:ins w:id="14" w:author="NAZ, Mamoona (OLDHAM MEDICAL SERVICES)" w:date="2026-09-22T12:38:00Z" w16du:dateUtc="2026-09-22T16:38:00Z">
        <w:r w:rsidRPr="00FA0E32">
          <w:rPr>
            <w:rFonts w:cstheme="minorHAnsi"/>
            <w:b/>
            <w:bCs/>
          </w:rPr>
          <w:t>Attendees:</w:t>
        </w:r>
      </w:ins>
    </w:p>
    <w:p w14:paraId="406CF681" w14:textId="77777777" w:rsidR="006F1C2D" w:rsidRDefault="006F1C2D" w:rsidP="006F1C2D">
      <w:pPr>
        <w:rPr>
          <w:ins w:id="15" w:author="NAZ, Mamoona (OLDHAM MEDICAL SERVICES)" w:date="2026-09-22T12:38:00Z" w16du:dateUtc="2026-09-22T16:38:00Z"/>
          <w:rFonts w:cstheme="minorHAnsi"/>
        </w:rPr>
      </w:pPr>
      <w:ins w:id="16" w:author="NAZ, Mamoona (OLDHAM MEDICAL SERVICES)" w:date="2026-09-22T12:38:00Z" w16du:dateUtc="2026-09-22T16:38:00Z">
        <w:r w:rsidRPr="00FA0E32">
          <w:rPr>
            <w:rFonts w:cstheme="minorHAnsi"/>
          </w:rPr>
          <w:t>MN – Deputy Manager</w:t>
        </w:r>
      </w:ins>
    </w:p>
    <w:p w14:paraId="160FF56E" w14:textId="7F229838" w:rsidR="0008331C" w:rsidRPr="00FA0E32" w:rsidRDefault="0008331C" w:rsidP="006F1C2D">
      <w:pPr>
        <w:rPr>
          <w:ins w:id="17" w:author="NAZ, Mamoona (OLDHAM MEDICAL SERVICES)" w:date="2026-09-22T12:38:00Z" w16du:dateUtc="2026-09-22T16:38:00Z"/>
          <w:rFonts w:cstheme="minorHAnsi"/>
        </w:rPr>
      </w:pPr>
      <w:ins w:id="18" w:author="NAZ, Mamoona (OLDHAM MEDICAL SERVICES)" w:date="2026-09-22T12:38:00Z" w16du:dateUtc="2026-09-22T16:38:00Z">
        <w:r>
          <w:rPr>
            <w:rFonts w:cstheme="minorHAnsi"/>
          </w:rPr>
          <w:t xml:space="preserve">SA – Practice Manager </w:t>
        </w:r>
      </w:ins>
    </w:p>
    <w:p w14:paraId="4B50E429" w14:textId="77777777" w:rsidR="006F1C2D" w:rsidRDefault="006F1C2D" w:rsidP="006F1C2D">
      <w:pPr>
        <w:rPr>
          <w:ins w:id="19" w:author="NAZ, Mamoona (OLDHAM MEDICAL SERVICES)" w:date="2026-09-22T12:38:00Z" w16du:dateUtc="2026-09-22T16:38:00Z"/>
          <w:rFonts w:cstheme="minorHAnsi"/>
        </w:rPr>
      </w:pPr>
    </w:p>
    <w:p w14:paraId="5F6386BB" w14:textId="77777777" w:rsidR="0008331C" w:rsidRDefault="006F1C2D" w:rsidP="0008331C">
      <w:pPr>
        <w:rPr>
          <w:ins w:id="20" w:author="NAZ, Mamoona (OLDHAM MEDICAL SERVICES)" w:date="2026-09-22T12:38:00Z" w16du:dateUtc="2026-09-22T16:38:00Z"/>
        </w:rPr>
      </w:pPr>
      <w:ins w:id="21" w:author="NAZ, Mamoona (OLDHAM MEDICAL SERVICES)" w:date="2026-09-22T12:38:00Z" w16du:dateUtc="2026-09-22T16:38:00Z">
        <w:r>
          <w:rPr>
            <w:rFonts w:cstheme="minorHAnsi"/>
          </w:rPr>
          <w:t>MC, GM</w:t>
        </w:r>
        <w:r w:rsidR="0008331C">
          <w:rPr>
            <w:rFonts w:cstheme="minorHAnsi"/>
          </w:rPr>
          <w:t>,</w:t>
        </w:r>
      </w:ins>
    </w:p>
    <w:p w14:paraId="0834AD2C" w14:textId="13228619" w:rsidR="0008331C" w:rsidRDefault="0008331C" w:rsidP="0008331C">
      <w:pPr>
        <w:rPr>
          <w:ins w:id="22" w:author="NAZ, Mamoona (OLDHAM MEDICAL SERVICES)" w:date="2026-09-22T12:38:00Z" w16du:dateUtc="2026-09-22T16:38:00Z"/>
        </w:rPr>
      </w:pPr>
      <w:ins w:id="23" w:author="NAZ, Mamoona (OLDHAM MEDICAL SERVICES)" w:date="2026-09-22T12:38:00Z" w16du:dateUtc="2026-09-22T16:38:00Z">
        <w:r>
          <w:t>JB, BB, ZF</w:t>
        </w:r>
        <w:r>
          <w:rPr>
            <w:rFonts w:cstheme="minorHAnsi"/>
          </w:rPr>
          <w:t>, JS, SN</w:t>
        </w:r>
        <w:r w:rsidR="00FF174A">
          <w:rPr>
            <w:rFonts w:cstheme="minorHAnsi"/>
          </w:rPr>
          <w:t>, AW</w:t>
        </w:r>
      </w:ins>
    </w:p>
    <w:p w14:paraId="1D3A4916" w14:textId="67E42069" w:rsidR="006F1C2D" w:rsidRDefault="006F1C2D" w:rsidP="006F1C2D">
      <w:pPr>
        <w:rPr>
          <w:ins w:id="24" w:author="NAZ, Mamoona (OLDHAM MEDICAL SERVICES)" w:date="2026-09-22T12:38:00Z" w16du:dateUtc="2026-09-22T16:38:00Z"/>
          <w:rFonts w:cstheme="minorHAnsi"/>
        </w:rPr>
      </w:pPr>
    </w:p>
    <w:p w14:paraId="2302B3A6" w14:textId="77777777" w:rsidR="006F1C2D" w:rsidRPr="00FA0E32" w:rsidRDefault="006F1C2D" w:rsidP="006F1C2D">
      <w:pPr>
        <w:rPr>
          <w:ins w:id="25" w:author="NAZ, Mamoona (OLDHAM MEDICAL SERVICES)" w:date="2026-09-22T12:38:00Z" w16du:dateUtc="2026-09-22T16:38:00Z"/>
          <w:rFonts w:cstheme="minorHAnsi"/>
        </w:rPr>
      </w:pPr>
    </w:p>
    <w:p w14:paraId="794DD8CD" w14:textId="77777777" w:rsidR="006F1C2D" w:rsidRDefault="006F1C2D" w:rsidP="006F1C2D">
      <w:pPr>
        <w:rPr>
          <w:ins w:id="26" w:author="NAZ, Mamoona (OLDHAM MEDICAL SERVICES)" w:date="2026-09-22T12:38:00Z" w16du:dateUtc="2026-09-22T16:38:00Z"/>
          <w:rFonts w:cstheme="minorHAnsi"/>
          <w:b/>
          <w:bCs/>
        </w:rPr>
      </w:pPr>
      <w:ins w:id="27" w:author="NAZ, Mamoona (OLDHAM MEDICAL SERVICES)" w:date="2026-09-22T12:38:00Z" w16du:dateUtc="2026-09-22T16:38:00Z">
        <w:r w:rsidRPr="00FA0E32">
          <w:rPr>
            <w:rFonts w:cstheme="minorHAnsi"/>
            <w:b/>
            <w:bCs/>
          </w:rPr>
          <w:t>Apologies:</w:t>
        </w:r>
      </w:ins>
    </w:p>
    <w:p w14:paraId="50FA62A7" w14:textId="77777777" w:rsidR="00677B90" w:rsidRDefault="00677B90" w:rsidP="006F1C2D">
      <w:pPr>
        <w:rPr>
          <w:ins w:id="28" w:author="NAZ, Mamoona (OLDHAM MEDICAL SERVICES)" w:date="2026-09-22T12:38:00Z" w16du:dateUtc="2026-09-22T16:38:00Z"/>
          <w:rFonts w:cstheme="minorHAnsi"/>
          <w:b/>
          <w:bCs/>
        </w:rPr>
      </w:pPr>
    </w:p>
    <w:p w14:paraId="27E4F2EE" w14:textId="6226EC7C" w:rsidR="00677B90" w:rsidRPr="00677B90" w:rsidRDefault="00677B90" w:rsidP="006F1C2D">
      <w:pPr>
        <w:rPr>
          <w:ins w:id="29" w:author="NAZ, Mamoona (OLDHAM MEDICAL SERVICES)" w:date="2026-09-22T12:38:00Z" w16du:dateUtc="2026-09-22T16:38:00Z"/>
          <w:rFonts w:cstheme="minorHAnsi"/>
        </w:rPr>
      </w:pPr>
      <w:ins w:id="30" w:author="NAZ, Mamoona (OLDHAM MEDICAL SERVICES)" w:date="2026-09-22T12:38:00Z" w16du:dateUtc="2026-09-22T16:38:00Z">
        <w:r>
          <w:rPr>
            <w:rFonts w:cstheme="minorHAnsi"/>
          </w:rPr>
          <w:t>CC, AK, LU, MAS, DR</w:t>
        </w:r>
      </w:ins>
    </w:p>
    <w:p w14:paraId="1282E9CD" w14:textId="77777777" w:rsidR="00A8494F" w:rsidRDefault="00A8494F">
      <w:pPr>
        <w:rPr>
          <w:ins w:id="31" w:author="NAZ, Mamoona (OLDHAM MEDICAL SERVICES)" w:date="2026-09-22T12:38:00Z" w16du:dateUtc="2026-09-22T16:38:00Z"/>
        </w:rPr>
      </w:pPr>
    </w:p>
    <w:p w14:paraId="09A61C5A" w14:textId="77777777" w:rsidR="006F1C2D" w:rsidRDefault="006F1C2D">
      <w:pPr>
        <w:rPr>
          <w:ins w:id="32" w:author="NAZ, Mamoona (OLDHAM MEDICAL SERVICES)" w:date="2026-09-22T12:38:00Z" w16du:dateUtc="2026-09-22T16:38:00Z"/>
        </w:rPr>
      </w:pPr>
    </w:p>
    <w:p w14:paraId="71B1EB70" w14:textId="6B3B9867" w:rsidR="006F1C2D" w:rsidRDefault="00FD25EC" w:rsidP="006F1C2D">
      <w:pPr>
        <w:pStyle w:val="ListParagraph"/>
        <w:numPr>
          <w:ilvl w:val="0"/>
          <w:numId w:val="16"/>
        </w:numPr>
        <w:rPr>
          <w:ins w:id="33" w:author="NAZ, Mamoona (OLDHAM MEDICAL SERVICES)" w:date="2026-09-22T12:38:00Z" w16du:dateUtc="2026-09-22T16:38:00Z"/>
        </w:rPr>
      </w:pPr>
      <w:ins w:id="34" w:author="NAZ, Mamoona (OLDHAM MEDICAL SERVICES)" w:date="2026-09-22T12:38:00Z" w16du:dateUtc="2026-09-22T16:38:00Z">
        <w:r>
          <w:t>Review of last minutes of meeting – everyone agreed no changes were needed.</w:t>
        </w:r>
      </w:ins>
    </w:p>
    <w:p w14:paraId="2F83712F" w14:textId="53312079" w:rsidR="00FF174A" w:rsidRDefault="00FF174A" w:rsidP="00FF174A">
      <w:pPr>
        <w:pStyle w:val="ListParagraph"/>
        <w:numPr>
          <w:ilvl w:val="0"/>
          <w:numId w:val="16"/>
        </w:numPr>
        <w:rPr>
          <w:ins w:id="35" w:author="NAZ, Mamoona (OLDHAM MEDICAL SERVICES)" w:date="2026-09-22T12:38:00Z" w16du:dateUtc="2026-09-22T16:38:00Z"/>
        </w:rPr>
      </w:pPr>
      <w:ins w:id="36" w:author="NAZ, Mamoona (OLDHAM MEDICAL SERVICES)" w:date="2026-09-22T12:38:00Z" w16du:dateUtc="2026-09-22T16:38:00Z">
        <w:r>
          <w:t>Meeting started at 13:</w:t>
        </w:r>
        <w:r w:rsidR="00677B90">
          <w:t>13</w:t>
        </w:r>
      </w:ins>
    </w:p>
    <w:p w14:paraId="04EF1223" w14:textId="0C5D5E3B" w:rsidR="00677B90" w:rsidRDefault="00677B90" w:rsidP="00FF174A">
      <w:pPr>
        <w:pStyle w:val="ListParagraph"/>
        <w:numPr>
          <w:ilvl w:val="0"/>
          <w:numId w:val="16"/>
        </w:numPr>
        <w:rPr>
          <w:ins w:id="37" w:author="NAZ, Mamoona (OLDHAM MEDICAL SERVICES)" w:date="2026-09-22T12:38:00Z" w16du:dateUtc="2026-09-22T16:38:00Z"/>
        </w:rPr>
      </w:pPr>
      <w:ins w:id="38" w:author="NAZ, Mamoona (OLDHAM MEDICAL SERVICES)" w:date="2026-09-22T12:38:00Z" w16du:dateUtc="2026-09-22T16:38: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6"/>
        </w:numPr>
        <w:rPr>
          <w:ins w:id="39" w:author="NAZ, Mamoona (OLDHAM MEDICAL SERVICES)" w:date="2026-09-22T12:38:00Z" w16du:dateUtc="2026-09-22T16:38:00Z"/>
        </w:rPr>
      </w:pPr>
      <w:ins w:id="40" w:author="NAZ, Mamoona (OLDHAM MEDICAL SERVICES)" w:date="2026-09-22T12:38:00Z" w16du:dateUtc="2026-09-22T16:38: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6"/>
        </w:numPr>
        <w:rPr>
          <w:ins w:id="41" w:author="NAZ, Mamoona (OLDHAM MEDICAL SERVICES)" w:date="2026-09-22T12:38:00Z" w16du:dateUtc="2026-09-22T16:38:00Z"/>
        </w:rPr>
      </w:pPr>
      <w:ins w:id="42" w:author="NAZ, Mamoona (OLDHAM MEDICAL SERVICES)" w:date="2026-09-22T12:38:00Z" w16du:dateUtc="2026-09-22T16:38: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6"/>
        </w:numPr>
        <w:rPr>
          <w:ins w:id="43" w:author="NAZ, Mamoona (OLDHAM MEDICAL SERVICES)" w:date="2026-09-22T12:38:00Z" w16du:dateUtc="2026-09-22T16:38:00Z"/>
        </w:rPr>
      </w:pPr>
      <w:ins w:id="44" w:author="NAZ, Mamoona (OLDHAM MEDICAL SERVICES)" w:date="2026-09-22T12:38:00Z" w16du:dateUtc="2026-09-22T16:38: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6"/>
        </w:numPr>
        <w:rPr>
          <w:ins w:id="45" w:author="NAZ, Mamoona (OLDHAM MEDICAL SERVICES)" w:date="2026-09-22T12:38:00Z" w16du:dateUtc="2026-09-22T16:38:00Z"/>
        </w:rPr>
      </w:pPr>
      <w:ins w:id="46" w:author="NAZ, Mamoona (OLDHAM MEDICAL SERVICES)" w:date="2026-09-22T12:38:00Z" w16du:dateUtc="2026-09-22T16:38: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6"/>
        </w:numPr>
        <w:rPr>
          <w:ins w:id="47" w:author="NAZ, Mamoona (OLDHAM MEDICAL SERVICES)" w:date="2026-09-22T12:38:00Z" w16du:dateUtc="2026-09-22T16:38:00Z"/>
        </w:rPr>
      </w:pPr>
      <w:ins w:id="48" w:author="NAZ, Mamoona (OLDHAM MEDICAL SERVICES)" w:date="2026-09-22T12:38:00Z" w16du:dateUtc="2026-09-22T16:38: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6"/>
        </w:numPr>
        <w:rPr>
          <w:ins w:id="49" w:author="NAZ, Mamoona (OLDHAM MEDICAL SERVICES)" w:date="2026-09-22T12:38:00Z" w16du:dateUtc="2026-09-22T16:38:00Z"/>
        </w:rPr>
      </w:pPr>
      <w:ins w:id="50" w:author="NAZ, Mamoona (OLDHAM MEDICAL SERVICES)" w:date="2026-09-22T12:38:00Z" w16du:dateUtc="2026-09-22T16:38: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6"/>
        </w:numPr>
        <w:rPr>
          <w:ins w:id="51" w:author="NAZ, Mamoona (OLDHAM MEDICAL SERVICES)" w:date="2026-09-22T12:38:00Z" w16du:dateUtc="2026-09-22T16:38:00Z"/>
        </w:rPr>
      </w:pPr>
      <w:ins w:id="52" w:author="NAZ, Mamoona (OLDHAM MEDICAL SERVICES)" w:date="2026-09-22T12:38:00Z" w16du:dateUtc="2026-09-22T16:38: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6"/>
        </w:numPr>
        <w:rPr>
          <w:ins w:id="53" w:author="NAZ, Mamoona (OLDHAM MEDICAL SERVICES)" w:date="2026-09-22T12:38:00Z" w16du:dateUtc="2026-09-22T16:38:00Z"/>
        </w:rPr>
      </w:pPr>
      <w:ins w:id="54" w:author="NAZ, Mamoona (OLDHAM MEDICAL SERVICES)" w:date="2026-09-22T12:38:00Z" w16du:dateUtc="2026-09-22T16:38:00Z">
        <w:r>
          <w:t xml:space="preserve">MN also highlighted that we do not want any influence on the answers provided and we would like honest feedback from the patients. The patients if they do </w:t>
        </w:r>
        <w:r>
          <w:lastRenderedPageBreak/>
          <w:t xml:space="preserve">come in for help may feel obliged to give better scoring than how they actually feel. </w:t>
        </w:r>
      </w:ins>
    </w:p>
    <w:p w14:paraId="26A8D884" w14:textId="050EF359" w:rsidR="00677B90" w:rsidRDefault="00677B90" w:rsidP="00FF174A">
      <w:pPr>
        <w:pStyle w:val="ListParagraph"/>
        <w:numPr>
          <w:ilvl w:val="0"/>
          <w:numId w:val="16"/>
        </w:numPr>
        <w:rPr>
          <w:ins w:id="55" w:author="NAZ, Mamoona (OLDHAM MEDICAL SERVICES)" w:date="2026-09-22T12:38:00Z" w16du:dateUtc="2026-09-22T16:38:00Z"/>
        </w:rPr>
      </w:pPr>
      <w:ins w:id="56" w:author="NAZ, Mamoona (OLDHAM MEDICAL SERVICES)" w:date="2026-09-22T12:38:00Z" w16du:dateUtc="2026-09-22T16:38:00Z">
        <w:r>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6"/>
        </w:numPr>
        <w:rPr>
          <w:ins w:id="57" w:author="NAZ, Mamoona (OLDHAM MEDICAL SERVICES)" w:date="2026-09-22T12:38:00Z" w16du:dateUtc="2026-09-22T16:38:00Z"/>
        </w:rPr>
      </w:pPr>
      <w:ins w:id="58" w:author="NAZ, Mamoona (OLDHAM MEDICAL SERVICES)" w:date="2026-09-22T12:38:00Z" w16du:dateUtc="2026-09-22T16:38:00Z">
        <w:r>
          <w:t xml:space="preserve">Also decided to display notices before they get sent out. </w:t>
        </w:r>
      </w:ins>
    </w:p>
    <w:p w14:paraId="0AD56979" w14:textId="7FA4E76F" w:rsidR="00677B90" w:rsidRDefault="00677B90" w:rsidP="00FF174A">
      <w:pPr>
        <w:pStyle w:val="ListParagraph"/>
        <w:numPr>
          <w:ilvl w:val="0"/>
          <w:numId w:val="16"/>
        </w:numPr>
        <w:rPr>
          <w:ins w:id="59" w:author="NAZ, Mamoona (OLDHAM MEDICAL SERVICES)" w:date="2026-09-22T12:38:00Z" w16du:dateUtc="2026-09-22T16:38:00Z"/>
        </w:rPr>
      </w:pPr>
      <w:ins w:id="60" w:author="NAZ, Mamoona (OLDHAM MEDICAL SERVICES)" w:date="2026-09-22T12:38:00Z" w16du:dateUtc="2026-09-22T16:38: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6"/>
        </w:numPr>
        <w:rPr>
          <w:ins w:id="61" w:author="NAZ, Mamoona (OLDHAM MEDICAL SERVICES)" w:date="2026-09-22T12:38:00Z" w16du:dateUtc="2026-09-22T16:38:00Z"/>
        </w:rPr>
      </w:pPr>
      <w:ins w:id="62" w:author="NAZ, Mamoona (OLDHAM MEDICAL SERVICES)" w:date="2026-09-22T12:38:00Z" w16du:dateUtc="2026-09-22T16:38: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6"/>
        </w:numPr>
        <w:rPr>
          <w:ins w:id="63" w:author="NAZ, Mamoona (OLDHAM MEDICAL SERVICES)" w:date="2026-09-22T12:38:00Z" w16du:dateUtc="2026-09-22T16:38:00Z"/>
        </w:rPr>
      </w:pPr>
      <w:ins w:id="64" w:author="NAZ, Mamoona (OLDHAM MEDICAL SERVICES)" w:date="2026-09-22T12:38:00Z" w16du:dateUtc="2026-09-22T16:38:00Z">
        <w:r>
          <w:t xml:space="preserve">The Practice has not yet received a confirmation date of delivery for flu jabs. </w:t>
        </w:r>
      </w:ins>
    </w:p>
    <w:p w14:paraId="0CEABE06" w14:textId="159751B6" w:rsidR="00677B90" w:rsidRDefault="00677B90" w:rsidP="00FF174A">
      <w:pPr>
        <w:pStyle w:val="ListParagraph"/>
        <w:numPr>
          <w:ilvl w:val="0"/>
          <w:numId w:val="16"/>
        </w:numPr>
        <w:rPr>
          <w:ins w:id="65" w:author="NAZ, Mamoona (OLDHAM MEDICAL SERVICES)" w:date="2026-09-22T12:38:00Z" w16du:dateUtc="2026-09-22T16:38:00Z"/>
        </w:rPr>
      </w:pPr>
      <w:ins w:id="66" w:author="NAZ, Mamoona (OLDHAM MEDICAL SERVICES)" w:date="2026-09-22T12:38:00Z" w16du:dateUtc="2026-09-22T16:38:00Z">
        <w:r>
          <w:t xml:space="preserve">Updates around the PCN clinics were shared. </w:t>
        </w:r>
      </w:ins>
    </w:p>
    <w:p w14:paraId="02B8F5B2" w14:textId="001EA95A" w:rsidR="00677B90" w:rsidRDefault="00677B90" w:rsidP="00FF174A">
      <w:pPr>
        <w:pStyle w:val="ListParagraph"/>
        <w:numPr>
          <w:ilvl w:val="0"/>
          <w:numId w:val="16"/>
        </w:numPr>
        <w:rPr>
          <w:ins w:id="67" w:author="NAZ, Mamoona (OLDHAM MEDICAL SERVICES)" w:date="2026-09-22T12:38:00Z" w16du:dateUtc="2026-09-22T16:38:00Z"/>
        </w:rPr>
      </w:pPr>
      <w:ins w:id="68" w:author="NAZ, Mamoona (OLDHAM MEDICAL SERVICES)" w:date="2026-09-22T12:38:00Z" w16du:dateUtc="2026-09-22T16:38:00Z">
        <w:r>
          <w:t xml:space="preserve">Meeting was kept brief due to summer holidays and many apologies. </w:t>
        </w:r>
      </w:ins>
    </w:p>
    <w:p w14:paraId="447CCA8D" w14:textId="3472B07F" w:rsidR="006F1C2D" w:rsidRPr="006F1C2D" w:rsidRDefault="006F1C2D" w:rsidP="006F1C2D">
      <w:pPr>
        <w:rPr>
          <w:ins w:id="69" w:author="NAZ, Mamoona (OLDHAM MEDICAL SERVICES)" w:date="2026-09-22T12:38:00Z" w16du:dateUtc="2026-09-22T16:38:00Z"/>
          <w:b/>
          <w:bCs/>
        </w:rPr>
      </w:pPr>
      <w:ins w:id="70" w:author="NAZ, Mamoona (OLDHAM MEDICAL SERVICES)" w:date="2026-09-22T12:38:00Z" w16du:dateUtc="2026-09-22T16:38: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71" w:author="NAZ, Mamoona (OLDHAM MEDICAL SERVICES)" w:date="2026-09-22T12:38:00Z" w16du:dateUtc="2026-09-22T16:38:00Z"/>
          <w:b/>
          <w:bCs/>
        </w:rPr>
      </w:pPr>
    </w:p>
    <w:p w14:paraId="6B4053A9" w14:textId="77777777" w:rsidR="00D755EE" w:rsidRDefault="006F1C2D" w:rsidP="00D755EE">
      <w:pPr>
        <w:pBdr>
          <w:top w:val="nil"/>
          <w:left w:val="nil"/>
          <w:bottom w:val="nil"/>
          <w:right w:val="nil"/>
          <w:between w:val="nil"/>
        </w:pBdr>
        <w:tabs>
          <w:tab w:val="center" w:pos="4252"/>
          <w:tab w:val="right" w:pos="8504"/>
        </w:tabs>
        <w:jc w:val="center"/>
        <w:rPr>
          <w:del w:id="72" w:author="NAZ, Mamoona (OLDHAM MEDICAL SERVICES)" w:date="2026-09-22T12:38:00Z" w16du:dateUtc="2026-09-22T16:38:00Z"/>
          <w:rFonts w:ascii="Times New Roman" w:eastAsia="Times New Roman" w:hAnsi="Times New Roman"/>
          <w:color w:val="000000"/>
        </w:rPr>
      </w:pPr>
      <w:ins w:id="73" w:author="NAZ, Mamoona (OLDHAM MEDICAL SERVICES)" w:date="2026-09-22T12:38:00Z" w16du:dateUtc="2026-09-22T16:38: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4" w:author="NAZ, Mamoona (OLDHAM MEDICAL SERVICES)" w:date="2026-09-22T12:38:00Z" w16du:dateUtc="2026-09-22T16:38:00Z">
        <w:r w:rsidR="00D755EE">
          <w:rPr>
            <w:rFonts w:ascii="Times New Roman" w:eastAsia="Times New Roman" w:hAnsi="Times New Roman"/>
            <w:noProof/>
            <w:color w:val="000000"/>
            <w:lang w:eastAsia="pt-BR"/>
          </w:rPr>
          <w:drawing>
            <wp:inline distT="0" distB="0" distL="0" distR="0" wp14:anchorId="2180EF1A" wp14:editId="6A617D87">
              <wp:extent cx="546100" cy="577850"/>
              <wp:effectExtent l="0" t="0" r="0" b="0"/>
              <wp:docPr id="2" name="image1.png" descr="Desenho de um bicho amarelo&#10;&#10;Descrição gerada automaticamente com confiança baixa"/>
              <wp:cNvGraphicFramePr/>
              <a:graphic xmlns:a="http://schemas.openxmlformats.org/drawingml/2006/main">
                <a:graphicData uri="http://schemas.openxmlformats.org/drawingml/2006/picture">
                  <pic:pic xmlns:pic="http://schemas.openxmlformats.org/drawingml/2006/picture">
                    <pic:nvPicPr>
                      <pic:cNvPr id="0" name="image1.png" descr="Desenho de um bicho amarelo&#10;&#10;Descrição gerada automaticamente com confiança baixa"/>
                      <pic:cNvPicPr preferRelativeResize="0"/>
                    </pic:nvPicPr>
                    <pic:blipFill>
                      <a:blip r:embed="rId8" cstate="print"/>
                      <a:srcRect/>
                      <a:stretch>
                        <a:fillRect/>
                      </a:stretch>
                    </pic:blipFill>
                    <pic:spPr>
                      <a:xfrm>
                        <a:off x="0" y="0"/>
                        <a:ext cx="546100" cy="577850"/>
                      </a:xfrm>
                      <a:prstGeom prst="rect">
                        <a:avLst/>
                      </a:prstGeom>
                      <a:ln/>
                    </pic:spPr>
                  </pic:pic>
                </a:graphicData>
              </a:graphic>
            </wp:inline>
          </w:drawing>
        </w:r>
      </w:del>
    </w:p>
    <w:p w14:paraId="1DD67CC6" w14:textId="77777777" w:rsidR="00D755EE" w:rsidRDefault="00D755EE" w:rsidP="00D755EE">
      <w:pPr>
        <w:pBdr>
          <w:top w:val="nil"/>
          <w:left w:val="nil"/>
          <w:bottom w:val="nil"/>
          <w:right w:val="nil"/>
          <w:between w:val="nil"/>
        </w:pBdr>
        <w:tabs>
          <w:tab w:val="center" w:pos="4252"/>
          <w:tab w:val="right" w:pos="8504"/>
        </w:tabs>
        <w:jc w:val="center"/>
        <w:rPr>
          <w:del w:id="75" w:author="NAZ, Mamoona (OLDHAM MEDICAL SERVICES)" w:date="2026-09-22T12:38:00Z" w16du:dateUtc="2026-09-22T16:38:00Z"/>
          <w:rFonts w:ascii="Times New Roman" w:eastAsia="Times New Roman" w:hAnsi="Times New Roman"/>
          <w:color w:val="000000"/>
        </w:rPr>
      </w:pPr>
    </w:p>
    <w:p w14:paraId="487D6D81" w14:textId="77777777" w:rsidR="00D755EE" w:rsidRDefault="00D755EE" w:rsidP="00D755EE">
      <w:pPr>
        <w:pBdr>
          <w:top w:val="nil"/>
          <w:left w:val="nil"/>
          <w:bottom w:val="nil"/>
          <w:right w:val="nil"/>
          <w:between w:val="nil"/>
        </w:pBdr>
        <w:ind w:left="720"/>
        <w:jc w:val="center"/>
        <w:rPr>
          <w:del w:id="76" w:author="NAZ, Mamoona (OLDHAM MEDICAL SERVICES)" w:date="2026-09-22T12:38:00Z" w16du:dateUtc="2026-09-22T16:38:00Z"/>
          <w:rFonts w:ascii="Times New Roman" w:eastAsia="Times New Roman" w:hAnsi="Times New Roman"/>
          <w:color w:val="000000"/>
        </w:rPr>
      </w:pPr>
      <w:del w:id="77" w:author="NAZ, Mamoona (OLDHAM MEDICAL SERVICES)" w:date="2026-09-22T12:38:00Z" w16du:dateUtc="2026-09-22T16:38:00Z">
        <w:r>
          <w:rPr>
            <w:rFonts w:ascii="Times New Roman" w:eastAsia="Times New Roman" w:hAnsi="Times New Roman"/>
            <w:b/>
            <w:color w:val="000000"/>
          </w:rPr>
          <w:delText>TRIBUNAL DE JUSTIÇA DO ESTADO DO AMAZONAS</w:delText>
        </w:r>
      </w:del>
    </w:p>
    <w:p w14:paraId="0EDEC2D6" w14:textId="77777777" w:rsidR="00D755EE" w:rsidRDefault="00D755EE" w:rsidP="00D755EE">
      <w:pPr>
        <w:pBdr>
          <w:top w:val="nil"/>
          <w:left w:val="nil"/>
          <w:bottom w:val="single" w:sz="12" w:space="5" w:color="000080"/>
          <w:right w:val="nil"/>
          <w:between w:val="nil"/>
        </w:pBdr>
        <w:ind w:left="720" w:right="-38"/>
        <w:rPr>
          <w:del w:id="78" w:author="NAZ, Mamoona (OLDHAM MEDICAL SERVICES)" w:date="2026-09-22T12:38:00Z" w16du:dateUtc="2026-09-22T16:38:00Z"/>
          <w:rFonts w:ascii="Times New Roman" w:eastAsia="Times New Roman" w:hAnsi="Times New Roman"/>
          <w:color w:val="000000"/>
        </w:rPr>
      </w:pPr>
      <w:del w:id="79" w:author="NAZ, Mamoona (OLDHAM MEDICAL SERVICES)" w:date="2026-09-22T12:38:00Z" w16du:dateUtc="2026-09-22T16:38:00Z">
        <w:r>
          <w:rPr>
            <w:rFonts w:ascii="Times New Roman" w:eastAsia="Times New Roman" w:hAnsi="Times New Roman"/>
            <w:b/>
            <w:color w:val="00000A"/>
          </w:rPr>
          <w:delText>                                      PRIMEIRA CÂMARA CÍVEL</w:delText>
        </w:r>
      </w:del>
    </w:p>
    <w:p w14:paraId="12E53E79" w14:textId="77777777" w:rsidR="00D755EE" w:rsidRDefault="00D755EE" w:rsidP="00D755EE">
      <w:pPr>
        <w:pBdr>
          <w:top w:val="nil"/>
          <w:left w:val="nil"/>
          <w:bottom w:val="nil"/>
          <w:right w:val="nil"/>
          <w:between w:val="nil"/>
        </w:pBdr>
        <w:shd w:val="clear" w:color="auto" w:fill="E5E5E5"/>
        <w:ind w:right="-38"/>
        <w:jc w:val="center"/>
        <w:rPr>
          <w:del w:id="80" w:author="NAZ, Mamoona (OLDHAM MEDICAL SERVICES)" w:date="2026-09-22T12:38:00Z" w16du:dateUtc="2026-09-22T16:38:00Z"/>
          <w:rFonts w:ascii="Times New Roman" w:eastAsia="Times New Roman" w:hAnsi="Times New Roman"/>
          <w:color w:val="000000"/>
        </w:rPr>
      </w:pPr>
      <w:del w:id="81" w:author="NAZ, Mamoona (OLDHAM MEDICAL SERVICES)" w:date="2026-09-22T12:38:00Z" w16du:dateUtc="2026-09-22T16:38:00Z">
        <w:r>
          <w:rPr>
            <w:rFonts w:ascii="Times New Roman" w:eastAsia="Times New Roman" w:hAnsi="Times New Roman"/>
            <w:b/>
            <w:color w:val="000000"/>
          </w:rPr>
          <w:delText xml:space="preserve"> 27ª Sessão Ordinária da Primeira Câmara Cível</w:delText>
        </w:r>
      </w:del>
    </w:p>
    <w:p w14:paraId="7F9A5A4E" w14:textId="77777777" w:rsidR="00D755EE" w:rsidRDefault="00D755EE" w:rsidP="00D755EE">
      <w:pPr>
        <w:rPr>
          <w:del w:id="82" w:author="NAZ, Mamoona (OLDHAM MEDICAL SERVICES)" w:date="2026-09-22T12:38:00Z" w16du:dateUtc="2026-09-22T16:38:00Z"/>
          <w:rFonts w:ascii="Palatino" w:eastAsia="Times New Roman" w:hAnsi="Palatino"/>
          <w:b/>
          <w:color w:val="000000"/>
        </w:rPr>
      </w:pPr>
    </w:p>
    <w:p w14:paraId="5F8764EF" w14:textId="77777777" w:rsidR="00D755EE" w:rsidRPr="0048565F" w:rsidRDefault="00D755EE" w:rsidP="00D755EE">
      <w:pPr>
        <w:rPr>
          <w:del w:id="83" w:author="NAZ, Mamoona (OLDHAM MEDICAL SERVICES)" w:date="2026-09-22T12:38:00Z" w16du:dateUtc="2026-09-22T16:38:00Z"/>
          <w:rFonts w:ascii="Palatino" w:eastAsia="Times New Roman" w:hAnsi="Palatino"/>
        </w:rPr>
      </w:pPr>
      <w:del w:id="84" w:author="NAZ, Mamoona (OLDHAM MEDICAL SERVICES)" w:date="2026-09-22T12:38:00Z" w16du:dateUtc="2026-09-22T16:38:00Z">
        <w:r w:rsidRPr="0048565F">
          <w:rPr>
            <w:rFonts w:ascii="Palatino" w:eastAsia="Times New Roman" w:hAnsi="Palatino"/>
            <w:b/>
            <w:color w:val="000000"/>
          </w:rPr>
          <w:delText>I - Leitura da Ata                                         </w:delText>
        </w:r>
      </w:del>
    </w:p>
    <w:p w14:paraId="683815BD" w14:textId="77777777" w:rsidR="00D755EE" w:rsidRPr="0048565F" w:rsidRDefault="00D755EE" w:rsidP="00D755EE">
      <w:pPr>
        <w:ind w:right="-876"/>
        <w:rPr>
          <w:del w:id="85" w:author="NAZ, Mamoona (OLDHAM MEDICAL SERVICES)" w:date="2026-09-22T12:38:00Z" w16du:dateUtc="2026-09-22T16:38:00Z"/>
          <w:rFonts w:ascii="Palatino" w:eastAsia="Times New Roman" w:hAnsi="Palatino"/>
        </w:rPr>
      </w:pPr>
      <w:del w:id="86" w:author="NAZ, Mamoona (OLDHAM MEDICAL SERVICES)" w:date="2026-09-22T12:38:00Z" w16du:dateUtc="2026-09-22T16:38:00Z">
        <w:r w:rsidRPr="0048565F">
          <w:rPr>
            <w:rFonts w:ascii="Palatino" w:eastAsia="Times New Roman" w:hAnsi="Palatino"/>
            <w:b/>
            <w:color w:val="000000"/>
          </w:rPr>
          <w:delText>II - Leitura de Acórdãos          </w:delText>
        </w:r>
      </w:del>
    </w:p>
    <w:p w14:paraId="4AA6E999" w14:textId="77777777" w:rsidR="00D755EE" w:rsidRPr="0048565F" w:rsidRDefault="00D755EE" w:rsidP="00D755EE">
      <w:pPr>
        <w:ind w:right="-876"/>
        <w:rPr>
          <w:del w:id="87" w:author="NAZ, Mamoona (OLDHAM MEDICAL SERVICES)" w:date="2026-09-22T12:38:00Z" w16du:dateUtc="2026-09-22T16:38:00Z"/>
          <w:rFonts w:ascii="Palatino" w:eastAsia="Times New Roman" w:hAnsi="Palatino"/>
        </w:rPr>
      </w:pPr>
      <w:del w:id="88" w:author="NAZ, Mamoona (OLDHAM MEDICAL SERVICES)" w:date="2026-09-22T12:38:00Z" w16du:dateUtc="2026-09-22T16:38:00Z">
        <w:r w:rsidRPr="0048565F">
          <w:rPr>
            <w:rFonts w:ascii="Palatino" w:eastAsia="Times New Roman" w:hAnsi="Palatino"/>
            <w:b/>
            <w:color w:val="000000"/>
          </w:rPr>
          <w:delText>III - Pauta de Julgamentos </w:delText>
        </w:r>
      </w:del>
    </w:p>
    <w:p w14:paraId="005C68AE" w14:textId="77777777" w:rsidR="00D755EE" w:rsidRPr="0048565F" w:rsidRDefault="00D755EE" w:rsidP="00D755EE">
      <w:pPr>
        <w:rPr>
          <w:del w:id="89" w:author="NAZ, Mamoona (OLDHAM MEDICAL SERVICES)" w:date="2026-09-22T12:38:00Z" w16du:dateUtc="2026-09-22T16:38:00Z"/>
          <w:rFonts w:ascii="Palatino" w:eastAsia="Times New Roman" w:hAnsi="Palatino"/>
        </w:rPr>
      </w:pPr>
      <w:del w:id="90" w:author="NAZ, Mamoona (OLDHAM MEDICAL SERVICES)" w:date="2026-09-22T12:38:00Z" w16du:dateUtc="2026-09-22T16:38:00Z">
        <w:r w:rsidRPr="0048565F">
          <w:rPr>
            <w:rFonts w:ascii="Palatino" w:eastAsia="Times New Roman" w:hAnsi="Palatino"/>
            <w:b/>
            <w:color w:val="000000"/>
          </w:rPr>
          <w:delText xml:space="preserve">IV - Julgamentos em Mesa         </w:delText>
        </w:r>
      </w:del>
    </w:p>
    <w:p w14:paraId="7428835F" w14:textId="77777777" w:rsidR="00D755EE" w:rsidRPr="0048565F" w:rsidRDefault="00D755EE" w:rsidP="00D755EE">
      <w:pPr>
        <w:spacing w:before="240"/>
        <w:rPr>
          <w:del w:id="91" w:author="NAZ, Mamoona (OLDHAM MEDICAL SERVICES)" w:date="2026-09-22T12:38:00Z" w16du:dateUtc="2026-09-22T16:38:00Z"/>
          <w:rFonts w:ascii="Palatino" w:eastAsia="Times New Roman" w:hAnsi="Palatino"/>
          <w:b/>
        </w:rPr>
      </w:pPr>
      <w:del w:id="92" w:author="NAZ, Mamoona (OLDHAM MEDICAL SERVICES)" w:date="2026-09-22T12:38:00Z" w16du:dateUtc="2026-09-22T16:38:00Z">
        <w:r w:rsidRPr="0048565F">
          <w:rPr>
            <w:rFonts w:ascii="Palatino" w:eastAsia="Times New Roman" w:hAnsi="Palatino"/>
            <w:b/>
          </w:rPr>
          <w:delText xml:space="preserve">Data da sessão: </w:delText>
        </w:r>
        <w:r>
          <w:rPr>
            <w:rFonts w:ascii="Palatino" w:hAnsi="Palatino"/>
            <w:b/>
            <w:bCs/>
          </w:rPr>
          <w:delText>26</w:delText>
        </w:r>
        <w:r w:rsidRPr="0022092E">
          <w:rPr>
            <w:rFonts w:ascii="Palatino" w:hAnsi="Palatino"/>
            <w:b/>
            <w:bCs/>
          </w:rPr>
          <w:delText>/08/202</w:delText>
        </w:r>
        <w:r w:rsidR="00F6124A">
          <w:rPr>
            <w:rFonts w:ascii="Palatino" w:hAnsi="Palatino"/>
            <w:b/>
            <w:bCs/>
          </w:rPr>
          <w:delText>4</w:delText>
        </w:r>
        <w:r w:rsidRPr="0048565F">
          <w:rPr>
            <w:rFonts w:ascii="Palatino" w:eastAsia="Times New Roman" w:hAnsi="Palatino"/>
            <w:b/>
          </w:rPr>
          <w:delText xml:space="preserve"> às 9 horas.</w:delText>
        </w:r>
        <w:r w:rsidR="00F07A42">
          <w:rPr>
            <w:rFonts w:ascii="Palatino" w:eastAsia="Times New Roman" w:hAnsi="Palatino"/>
            <w:b/>
          </w:rPr>
          <w:delText xml:space="preserve"> </w:delText>
        </w:r>
        <w:r w:rsidR="00B71E78">
          <w:rPr>
            <w:rFonts w:ascii="Palatino" w:eastAsia="Times New Roman" w:hAnsi="Palatino"/>
            <w:b/>
          </w:rPr>
          <w:delText xml:space="preserve"> </w:delText>
        </w:r>
      </w:del>
    </w:p>
    <w:p w14:paraId="5144BB23" w14:textId="77777777" w:rsidR="00D755EE" w:rsidRPr="00B034D7" w:rsidRDefault="00D755EE" w:rsidP="00D755EE">
      <w:pPr>
        <w:spacing w:before="240"/>
        <w:rPr>
          <w:del w:id="93" w:author="NAZ, Mamoona (OLDHAM MEDICAL SERVICES)" w:date="2026-09-22T12:38:00Z" w16du:dateUtc="2026-09-22T16:38:00Z"/>
          <w:rFonts w:ascii="Palatino" w:eastAsia="Times New Roman" w:hAnsi="Palatino"/>
          <w:b/>
        </w:rPr>
      </w:pPr>
      <w:del w:id="94" w:author="NAZ, Mamoona (OLDHAM MEDICAL SERVICES)" w:date="2026-09-22T12:38:00Z" w16du:dateUtc="2026-09-22T16:38:00Z">
        <w:r>
          <w:rPr>
            <w:rFonts w:ascii="Palatino" w:eastAsia="Times New Roman" w:hAnsi="Palatino"/>
            <w:b/>
          </w:rPr>
          <w:delText>P</w:delText>
        </w:r>
        <w:r w:rsidRPr="0048565F">
          <w:rPr>
            <w:rFonts w:ascii="Palatino" w:eastAsia="Times New Roman" w:hAnsi="Palatino"/>
            <w:b/>
          </w:rPr>
          <w:delText>RESIDENTE</w:delText>
        </w:r>
        <w:r>
          <w:rPr>
            <w:rFonts w:ascii="Palatino" w:eastAsia="Times New Roman" w:hAnsi="Palatino"/>
            <w:b/>
          </w:rPr>
          <w:delText xml:space="preserve"> em Exercício</w:delText>
        </w:r>
        <w:r w:rsidRPr="0048565F">
          <w:rPr>
            <w:rFonts w:ascii="Palatino" w:eastAsia="Times New Roman" w:hAnsi="Palatino"/>
            <w:b/>
          </w:rPr>
          <w:delText xml:space="preserve">: </w:delText>
        </w:r>
        <w:r w:rsidRPr="00FC3FF3">
          <w:rPr>
            <w:rFonts w:ascii="Palatino" w:hAnsi="Palatino"/>
            <w:b/>
            <w:bCs/>
          </w:rPr>
          <w:delText>Exma. Sra. Desa. Maria das Graças Pessoa Figueiredo</w:delText>
        </w:r>
      </w:del>
    </w:p>
    <w:p w14:paraId="54CC1E08" w14:textId="77777777" w:rsidR="00D755EE" w:rsidRDefault="00D755EE" w:rsidP="00D755EE">
      <w:pPr>
        <w:rPr>
          <w:del w:id="95" w:author="NAZ, Mamoona (OLDHAM MEDICAL SERVICES)" w:date="2026-09-22T12:38:00Z" w16du:dateUtc="2026-09-22T16:38:00Z"/>
          <w:rFonts w:ascii="Palatino" w:hAnsi="Palatino"/>
          <w:b/>
          <w:bCs/>
          <w:u w:val="single"/>
        </w:rPr>
      </w:pPr>
    </w:p>
    <w:p w14:paraId="35A8FD76" w14:textId="77777777" w:rsidR="00AD5128" w:rsidRPr="008A638D" w:rsidRDefault="00AD5128" w:rsidP="00AD5128">
      <w:pPr>
        <w:widowControl w:val="0"/>
        <w:autoSpaceDE w:val="0"/>
        <w:autoSpaceDN w:val="0"/>
        <w:adjustRightInd w:val="0"/>
        <w:rPr>
          <w:del w:id="96" w:author="NAZ, Mamoona (OLDHAM MEDICAL SERVICES)" w:date="2026-09-22T12:38:00Z" w16du:dateUtc="2026-09-22T16:38:00Z"/>
          <w:rFonts w:ascii="Palatino" w:hAnsi="Palatino" w:cs="Arial"/>
          <w:b/>
          <w:bCs/>
          <w:u w:val="single"/>
        </w:rPr>
      </w:pPr>
      <w:del w:id="97" w:author="NAZ, Mamoona (OLDHAM MEDICAL SERVICES)" w:date="2026-09-22T12:38:00Z" w16du:dateUtc="2026-09-22T16:38:00Z">
        <w:r w:rsidRPr="008A638D">
          <w:rPr>
            <w:rFonts w:ascii="Palatino" w:hAnsi="Palatino" w:cs="Arial"/>
            <w:b/>
            <w:bCs/>
            <w:u w:val="single"/>
          </w:rPr>
          <w:delText>Relator: Exmo. Sr. Des. Paulo César Caminha e Lima</w:delText>
        </w:r>
      </w:del>
    </w:p>
    <w:p w14:paraId="2F106891" w14:textId="77777777" w:rsidR="00AD5128" w:rsidRPr="008A638D" w:rsidRDefault="00AD5128" w:rsidP="00AD5128">
      <w:pPr>
        <w:autoSpaceDE w:val="0"/>
        <w:autoSpaceDN w:val="0"/>
        <w:adjustRightInd w:val="0"/>
        <w:jc w:val="both"/>
        <w:rPr>
          <w:del w:id="98" w:author="NAZ, Mamoona (OLDHAM MEDICAL SERVICES)" w:date="2026-09-22T12:38:00Z" w16du:dateUtc="2026-09-22T16:38:00Z"/>
          <w:rFonts w:ascii="Palatino" w:hAnsi="Palatino" w:cs="Arial"/>
        </w:rPr>
      </w:pPr>
      <w:del w:id="99" w:author="NAZ, Mamoona (OLDHAM MEDICAL SERVICES)" w:date="2026-09-22T12:38:00Z" w16du:dateUtc="2026-09-22T16:38:00Z">
        <w:r w:rsidRPr="008A638D">
          <w:rPr>
            <w:rFonts w:ascii="Palatino" w:hAnsi="Palatino" w:cs="Arial"/>
          </w:rPr>
          <w:delText>Membros: Exma. Sra. Desa. Maria das Graças Pessoa Figueiredo, Exmo. Sr. Des. Cláudio César Ramalheira Roessing, em caso de ausência, impedimento ou suspeição de um deste, a Exma. Sra. Desa. Joana dos Santos Meirelles.</w:delText>
        </w:r>
      </w:del>
    </w:p>
    <w:p w14:paraId="23884E35" w14:textId="77777777" w:rsidR="00AD5128" w:rsidRDefault="00AD5128" w:rsidP="00AD5128">
      <w:pPr>
        <w:rPr>
          <w:del w:id="100" w:author="NAZ, Mamoona (OLDHAM MEDICAL SERVICES)" w:date="2026-09-22T12:38:00Z" w16du:dateUtc="2026-09-22T16:38:00Z"/>
          <w:rFonts w:ascii="Palatino" w:eastAsia="Times New Roman" w:hAnsi="Palatino"/>
          <w:b/>
          <w:bCs/>
          <w:color w:val="000000"/>
          <w:lang w:eastAsia="pt-BR"/>
        </w:rPr>
      </w:pPr>
      <w:del w:id="101" w:author="NAZ, Mamoona (OLDHAM MEDICAL SERVICES)" w:date="2026-09-22T12:38:00Z" w16du:dateUtc="2026-09-22T16:38:00Z">
        <w:r>
          <w:rPr>
            <w:rFonts w:ascii="Palatino" w:eastAsia="Times New Roman" w:hAnsi="Palatino"/>
            <w:b/>
            <w:bCs/>
            <w:color w:val="000000"/>
            <w:lang w:eastAsia="pt-BR"/>
          </w:rPr>
          <w:delText xml:space="preserve"> </w:delText>
        </w:r>
      </w:del>
    </w:p>
    <w:p w14:paraId="3F2CFE54" w14:textId="77777777" w:rsidR="00AD5128" w:rsidRDefault="00AD5128" w:rsidP="00AD5128">
      <w:pPr>
        <w:rPr>
          <w:del w:id="102" w:author="NAZ, Mamoona (OLDHAM MEDICAL SERVICES)" w:date="2026-09-22T12:38:00Z" w16du:dateUtc="2026-09-22T16:38:00Z"/>
          <w:rFonts w:ascii="Palatino" w:eastAsia="Times New Roman" w:hAnsi="Palatino"/>
          <w:b/>
          <w:bCs/>
          <w:color w:val="000000"/>
          <w:lang w:eastAsia="pt-BR"/>
        </w:rPr>
      </w:pPr>
    </w:p>
    <w:p w14:paraId="3C25A366" w14:textId="77777777" w:rsidR="00AD5128" w:rsidRDefault="00AD5128" w:rsidP="00AD5128">
      <w:pPr>
        <w:ind w:right="-1301"/>
        <w:rPr>
          <w:del w:id="103" w:author="NAZ, Mamoona (OLDHAM MEDICAL SERVICES)" w:date="2026-09-22T12:38:00Z" w16du:dateUtc="2026-09-22T16:38:00Z"/>
          <w:rFonts w:ascii="Palatino" w:eastAsia="Times New Roman" w:hAnsi="Palatino"/>
          <w:b/>
          <w:color w:val="000000"/>
          <w:lang w:eastAsia="pt-BR"/>
        </w:rPr>
      </w:pPr>
      <w:del w:id="104" w:author="NAZ, Mamoona (OLDHAM MEDICAL SERVICES)" w:date="2026-09-22T12:38:00Z" w16du:dateUtc="2026-09-22T16:38:00Z">
        <w:r>
          <w:rPr>
            <w:rFonts w:ascii="Palatino" w:eastAsia="Times New Roman" w:hAnsi="Palatino"/>
            <w:b/>
            <w:bCs/>
            <w:color w:val="000000"/>
            <w:lang w:eastAsia="pt-BR"/>
          </w:rPr>
          <w:delText>1.</w:delText>
        </w:r>
        <w:r w:rsidRPr="009D0793">
          <w:rPr>
            <w:rFonts w:ascii="Palatino" w:eastAsia="Times New Roman" w:hAnsi="Palatino"/>
            <w:b/>
            <w:bCs/>
            <w:color w:val="000000"/>
            <w:lang w:eastAsia="pt-BR"/>
          </w:rPr>
          <w:delText xml:space="preserve"> Apelação Cível nº 0222901-41.2010.8.04.0001</w:delText>
        </w:r>
        <w:r>
          <w:rPr>
            <w:rFonts w:ascii="Palatino" w:eastAsia="Times New Roman" w:hAnsi="Palatino"/>
            <w:b/>
            <w:bCs/>
            <w:color w:val="000000"/>
            <w:lang w:eastAsia="pt-BR"/>
          </w:rPr>
          <w:delText>(Ad./suspenso-Julgada preliminar em 12.08.24)</w:delText>
        </w:r>
        <w:r>
          <w:rPr>
            <w:rFonts w:ascii="Palatino" w:eastAsia="Times New Roman" w:hAnsi="Palatino"/>
            <w:b/>
            <w:color w:val="000000"/>
            <w:lang w:eastAsia="pt-BR"/>
          </w:rPr>
          <w:delText xml:space="preserve"> </w:delText>
        </w:r>
      </w:del>
    </w:p>
    <w:p w14:paraId="0AFA5374" w14:textId="77777777" w:rsidR="00AD5128" w:rsidRPr="00AC3DAD" w:rsidRDefault="00AD5128" w:rsidP="00AD5128">
      <w:pPr>
        <w:ind w:right="-734"/>
        <w:rPr>
          <w:del w:id="105" w:author="NAZ, Mamoona (OLDHAM MEDICAL SERVICES)" w:date="2026-09-22T12:38:00Z" w16du:dateUtc="2026-09-22T16:38:00Z"/>
          <w:rFonts w:ascii="Palatino" w:eastAsia="Times New Roman" w:hAnsi="Palatino"/>
          <w:b/>
          <w:bCs/>
          <w:color w:val="000000"/>
          <w:lang w:eastAsia="pt-BR"/>
        </w:rPr>
      </w:pPr>
      <w:del w:id="106" w:author="NAZ, Mamoona (OLDHAM MEDICAL SERVICES)" w:date="2026-09-22T12:38:00Z" w16du:dateUtc="2026-09-22T16:38:00Z">
        <w:r w:rsidRPr="009D0793">
          <w:rPr>
            <w:rFonts w:ascii="Palatino" w:eastAsia="Times New Roman" w:hAnsi="Palatino"/>
            <w:b/>
            <w:bCs/>
            <w:color w:val="000000"/>
            <w:lang w:eastAsia="pt-BR"/>
          </w:rPr>
          <w:delText>Origem</w:delText>
        </w:r>
        <w:r w:rsidRPr="009D0793">
          <w:rPr>
            <w:rFonts w:ascii="Palatino" w:eastAsia="Times New Roman" w:hAnsi="Palatino"/>
            <w:color w:val="000000"/>
            <w:lang w:eastAsia="pt-BR"/>
          </w:rPr>
          <w:delText xml:space="preserve">: Vara Especializada da Dívida Ativa Estadual  </w:delText>
        </w:r>
        <w:r w:rsidRPr="00AD5128">
          <w:rPr>
            <w:rFonts w:ascii="Palatino" w:eastAsia="Times New Roman" w:hAnsi="Palatino"/>
            <w:b/>
            <w:color w:val="000000"/>
            <w:highlight w:val="yellow"/>
            <w:lang w:eastAsia="pt-BR"/>
          </w:rPr>
          <w:delText>AGUARDAR DES.PAULO L./FÉRIAS</w:delText>
        </w:r>
        <w:r>
          <w:rPr>
            <w:rFonts w:ascii="Palatino" w:eastAsia="Times New Roman" w:hAnsi="Palatino"/>
            <w:b/>
            <w:color w:val="000000"/>
            <w:lang w:eastAsia="pt-BR"/>
          </w:rPr>
          <w:delText xml:space="preserve"> </w:delText>
        </w:r>
      </w:del>
    </w:p>
    <w:p w14:paraId="406042FC" w14:textId="77777777" w:rsidR="00AD5128" w:rsidRDefault="00AD5128" w:rsidP="00AD5128">
      <w:pPr>
        <w:ind w:right="-755"/>
        <w:rPr>
          <w:del w:id="107" w:author="NAZ, Mamoona (OLDHAM MEDICAL SERVICES)" w:date="2026-09-22T12:38:00Z" w16du:dateUtc="2026-09-22T16:38:00Z"/>
          <w:rFonts w:ascii="Palatino" w:eastAsia="Times New Roman" w:hAnsi="Palatino"/>
          <w:color w:val="000000"/>
          <w:lang w:eastAsia="pt-BR"/>
        </w:rPr>
      </w:pPr>
      <w:del w:id="108" w:author="NAZ, Mamoona (OLDHAM MEDICAL SERVICES)" w:date="2026-09-22T12:38:00Z" w16du:dateUtc="2026-09-22T16:38:00Z">
        <w:r w:rsidRPr="009D0793">
          <w:rPr>
            <w:rFonts w:ascii="Palatino" w:eastAsia="Times New Roman" w:hAnsi="Palatino"/>
            <w:b/>
            <w:bCs/>
            <w:color w:val="000000"/>
            <w:lang w:eastAsia="pt-BR"/>
          </w:rPr>
          <w:delText>Juiz Prolato</w:delText>
        </w:r>
        <w:r w:rsidRPr="009D0793">
          <w:rPr>
            <w:rFonts w:ascii="Palatino" w:eastAsia="Times New Roman" w:hAnsi="Palatino"/>
            <w:color w:val="000000"/>
            <w:lang w:eastAsia="pt-BR"/>
          </w:rPr>
          <w:delText>r: Marco Antonio Pinto da Costa</w:delText>
        </w:r>
        <w:r>
          <w:rPr>
            <w:rFonts w:ascii="Palatino" w:eastAsia="Times New Roman" w:hAnsi="Palatino"/>
            <w:color w:val="000000"/>
            <w:lang w:eastAsia="pt-BR"/>
          </w:rPr>
          <w:delText xml:space="preserve">        </w:delText>
        </w:r>
        <w:r>
          <w:rPr>
            <w:rFonts w:ascii="Palatino" w:eastAsia="Times New Roman" w:hAnsi="Palatino"/>
            <w:color w:val="000000"/>
            <w:shd w:val="clear" w:color="auto" w:fill="FFFF00"/>
            <w:lang w:eastAsia="pt-BR"/>
          </w:rPr>
          <w:delText xml:space="preserve"> </w:delText>
        </w:r>
      </w:del>
    </w:p>
    <w:p w14:paraId="47F6A014" w14:textId="77777777" w:rsidR="00AD5128" w:rsidRDefault="00AD5128" w:rsidP="00AD5128">
      <w:pPr>
        <w:rPr>
          <w:del w:id="109" w:author="NAZ, Mamoona (OLDHAM MEDICAL SERVICES)" w:date="2026-09-22T12:38:00Z" w16du:dateUtc="2026-09-22T16:38:00Z"/>
          <w:rFonts w:ascii="Palatino" w:eastAsia="Times New Roman" w:hAnsi="Palatino"/>
          <w:color w:val="000000"/>
          <w:lang w:eastAsia="pt-BR"/>
        </w:rPr>
      </w:pPr>
      <w:del w:id="110" w:author="NAZ, Mamoona (OLDHAM MEDICAL SERVICES)" w:date="2026-09-22T12:38:00Z" w16du:dateUtc="2026-09-22T16:38:00Z">
        <w:r w:rsidRPr="009D0793">
          <w:rPr>
            <w:rFonts w:ascii="Palatino" w:eastAsia="Times New Roman" w:hAnsi="Palatino"/>
            <w:b/>
            <w:bCs/>
            <w:color w:val="000000"/>
            <w:lang w:eastAsia="pt-BR"/>
          </w:rPr>
          <w:delText xml:space="preserve">Apelante   : Estado do Amazonas. </w:delText>
        </w:r>
        <w:r w:rsidRPr="009D0793">
          <w:rPr>
            <w:rFonts w:ascii="Palatino" w:eastAsia="Times New Roman" w:hAnsi="Palatino"/>
            <w:b/>
            <w:bCs/>
            <w:color w:val="000000"/>
            <w:lang w:eastAsia="pt-BR"/>
          </w:rPr>
          <w:br/>
        </w:r>
        <w:r w:rsidRPr="009D0793">
          <w:rPr>
            <w:rFonts w:ascii="Palatino" w:eastAsia="Times New Roman" w:hAnsi="Palatino"/>
            <w:color w:val="000000"/>
            <w:lang w:eastAsia="pt-BR"/>
          </w:rPr>
          <w:delText xml:space="preserve">Procurador  : Thiago Araújo Rezende Mendes (9416/AM).  </w:delText>
        </w:r>
        <w:r w:rsidRPr="009D0793">
          <w:rPr>
            <w:rFonts w:ascii="Palatino" w:eastAsia="Times New Roman" w:hAnsi="Palatino"/>
            <w:color w:val="000000"/>
            <w:lang w:eastAsia="pt-BR"/>
          </w:rPr>
          <w:br/>
        </w:r>
        <w:r w:rsidRPr="009D0793">
          <w:rPr>
            <w:rFonts w:ascii="Palatino" w:eastAsia="Times New Roman" w:hAnsi="Palatino"/>
            <w:b/>
            <w:bCs/>
            <w:color w:val="000000"/>
            <w:lang w:eastAsia="pt-BR"/>
          </w:rPr>
          <w:delText xml:space="preserve">Apelado    : Friller Brasil Alimentos Ltda. </w:delText>
        </w:r>
        <w:r w:rsidRPr="009D0793">
          <w:rPr>
            <w:rFonts w:ascii="Palatino" w:eastAsia="Times New Roman" w:hAnsi="Palatino"/>
            <w:b/>
            <w:bCs/>
            <w:color w:val="000000"/>
            <w:lang w:eastAsia="pt-BR"/>
          </w:rPr>
          <w:br/>
        </w:r>
        <w:r w:rsidRPr="009D0793">
          <w:rPr>
            <w:rFonts w:ascii="Palatino" w:eastAsia="Times New Roman" w:hAnsi="Palatino"/>
            <w:color w:val="000000"/>
            <w:lang w:eastAsia="pt-BR"/>
          </w:rPr>
          <w:delText>Advogados  : Marcos Aldenir Ferreira Rivas (2250/AM). Laureano Cezar Elias Muller </w:delText>
        </w:r>
      </w:del>
    </w:p>
    <w:p w14:paraId="5B67F3A2" w14:textId="77777777" w:rsidR="00AD5128" w:rsidRDefault="00AD5128" w:rsidP="00AD5128">
      <w:pPr>
        <w:rPr>
          <w:del w:id="111" w:author="NAZ, Mamoona (OLDHAM MEDICAL SERVICES)" w:date="2026-09-22T12:38:00Z" w16du:dateUtc="2026-09-22T16:38:00Z"/>
          <w:rFonts w:ascii="Palatino" w:eastAsia="Times New Roman" w:hAnsi="Palatino"/>
          <w:lang w:eastAsia="pt-BR"/>
        </w:rPr>
      </w:pPr>
      <w:del w:id="112" w:author="NAZ, Mamoona (OLDHAM MEDICAL SERVICES)" w:date="2026-09-22T12:38:00Z" w16du:dateUtc="2026-09-22T16:38:00Z">
        <w:r w:rsidRPr="009D0793">
          <w:rPr>
            <w:rFonts w:ascii="Palatino" w:eastAsia="Times New Roman" w:hAnsi="Palatino"/>
            <w:b/>
            <w:bCs/>
            <w:color w:val="000000"/>
            <w:lang w:eastAsia="pt-BR"/>
          </w:rPr>
          <w:delText>Presidente/Relator</w:delText>
        </w:r>
        <w:r w:rsidRPr="009D0793">
          <w:rPr>
            <w:rFonts w:ascii="Palatino" w:eastAsia="Times New Roman" w:hAnsi="Palatino"/>
            <w:color w:val="000000"/>
            <w:lang w:eastAsia="pt-BR"/>
          </w:rPr>
          <w:delText xml:space="preserve">: </w:delText>
        </w:r>
        <w:r w:rsidRPr="009D0793">
          <w:rPr>
            <w:rFonts w:ascii="Palatino" w:eastAsia="Times New Roman" w:hAnsi="Palatino"/>
            <w:b/>
            <w:bCs/>
            <w:color w:val="000000"/>
            <w:lang w:eastAsia="pt-BR"/>
          </w:rPr>
          <w:delText>Exmo. Sr. Des. Paulo César Caminha e Lima</w:delText>
        </w:r>
      </w:del>
    </w:p>
    <w:p w14:paraId="3DFA7BEC" w14:textId="77777777" w:rsidR="00AD5128" w:rsidRPr="009D0793" w:rsidRDefault="00AD5128" w:rsidP="00AD5128">
      <w:pPr>
        <w:rPr>
          <w:del w:id="113" w:author="NAZ, Mamoona (OLDHAM MEDICAL SERVICES)" w:date="2026-09-22T12:38:00Z" w16du:dateUtc="2026-09-22T16:38:00Z"/>
          <w:rFonts w:ascii="Palatino" w:eastAsia="Times New Roman" w:hAnsi="Palatino"/>
          <w:lang w:eastAsia="pt-BR"/>
        </w:rPr>
      </w:pPr>
      <w:del w:id="114" w:author="NAZ, Mamoona (OLDHAM MEDICAL SERVICES)" w:date="2026-09-22T12:38:00Z" w16du:dateUtc="2026-09-22T16:38:00Z">
        <w:r w:rsidRPr="009D0793">
          <w:rPr>
            <w:rFonts w:ascii="Palatino" w:eastAsia="Times New Roman" w:hAnsi="Palatino"/>
            <w:b/>
            <w:bCs/>
            <w:color w:val="000000"/>
            <w:lang w:eastAsia="pt-BR"/>
          </w:rPr>
          <w:delText>Membro</w:delText>
        </w:r>
        <w:r w:rsidRPr="009D0793">
          <w:rPr>
            <w:rFonts w:ascii="Palatino" w:eastAsia="Times New Roman" w:hAnsi="Palatino"/>
            <w:color w:val="000000"/>
            <w:lang w:eastAsia="pt-BR"/>
          </w:rPr>
          <w:delText>:</w:delText>
        </w:r>
        <w:r w:rsidRPr="009D0793">
          <w:rPr>
            <w:rFonts w:ascii="Palatino" w:eastAsia="Times New Roman" w:hAnsi="Palatino"/>
            <w:color w:val="000000"/>
            <w:lang w:eastAsia="pt-BR"/>
          </w:rPr>
          <w:tab/>
          <w:delText>Exma. Sra. Desa. Maria das Graças Pessoa Figueiredo</w:delText>
        </w:r>
        <w:r>
          <w:rPr>
            <w:rFonts w:ascii="Palatino" w:eastAsia="Times New Roman" w:hAnsi="Palatino"/>
            <w:color w:val="000000"/>
            <w:lang w:eastAsia="pt-BR"/>
          </w:rPr>
          <w:delText>(c/ diverg.)</w:delText>
        </w:r>
      </w:del>
    </w:p>
    <w:p w14:paraId="4D70E00E" w14:textId="77777777" w:rsidR="00AD5128" w:rsidRPr="009D0793" w:rsidRDefault="00AD5128" w:rsidP="00AD5128">
      <w:pPr>
        <w:ind w:right="-309"/>
        <w:rPr>
          <w:del w:id="115" w:author="NAZ, Mamoona (OLDHAM MEDICAL SERVICES)" w:date="2026-09-22T12:38:00Z" w16du:dateUtc="2026-09-22T16:38:00Z"/>
          <w:rFonts w:ascii="Palatino" w:eastAsia="Times New Roman" w:hAnsi="Palatino"/>
          <w:lang w:eastAsia="pt-BR"/>
        </w:rPr>
      </w:pPr>
      <w:del w:id="116" w:author="NAZ, Mamoona (OLDHAM MEDICAL SERVICES)" w:date="2026-09-22T12:38:00Z" w16du:dateUtc="2026-09-22T16:38:00Z">
        <w:r w:rsidRPr="009D0793">
          <w:rPr>
            <w:rFonts w:ascii="Palatino" w:eastAsia="Times New Roman" w:hAnsi="Palatino"/>
            <w:b/>
            <w:bCs/>
            <w:color w:val="000000"/>
            <w:lang w:eastAsia="pt-BR"/>
          </w:rPr>
          <w:delText xml:space="preserve">Membro: </w:delText>
        </w:r>
        <w:r w:rsidRPr="009D0793">
          <w:rPr>
            <w:rFonts w:ascii="Palatino" w:eastAsia="Times New Roman" w:hAnsi="Palatino"/>
            <w:color w:val="000000"/>
            <w:lang w:eastAsia="pt-BR"/>
          </w:rPr>
          <w:delText> </w:delText>
        </w:r>
        <w:r w:rsidRPr="009D0793">
          <w:rPr>
            <w:rFonts w:ascii="Palatino" w:eastAsia="Times New Roman" w:hAnsi="Palatino"/>
            <w:color w:val="000000"/>
            <w:lang w:eastAsia="pt-BR"/>
          </w:rPr>
          <w:tab/>
          <w:delText xml:space="preserve">Exma. Sra. Desa. Joana dos Santos Meirelles </w:delText>
        </w:r>
        <w:r w:rsidRPr="009D0793">
          <w:rPr>
            <w:rFonts w:ascii="Palatino" w:eastAsia="Times New Roman" w:hAnsi="Palatino"/>
            <w:b/>
            <w:bCs/>
            <w:color w:val="000000"/>
            <w:lang w:eastAsia="pt-BR"/>
          </w:rPr>
          <w:delText>(1.diverg.)</w:delText>
        </w:r>
      </w:del>
    </w:p>
    <w:p w14:paraId="7E505252" w14:textId="77777777" w:rsidR="00AD5128" w:rsidRPr="009D0793" w:rsidRDefault="00AD5128" w:rsidP="00AD5128">
      <w:pPr>
        <w:rPr>
          <w:del w:id="117" w:author="NAZ, Mamoona (OLDHAM MEDICAL SERVICES)" w:date="2026-09-22T12:38:00Z" w16du:dateUtc="2026-09-22T16:38:00Z"/>
          <w:rFonts w:ascii="Palatino" w:eastAsia="Times New Roman" w:hAnsi="Palatino"/>
          <w:lang w:eastAsia="pt-BR"/>
        </w:rPr>
      </w:pPr>
      <w:del w:id="118" w:author="NAZ, Mamoona (OLDHAM MEDICAL SERVICES)" w:date="2026-09-22T12:38:00Z" w16du:dateUtc="2026-09-22T16:38:00Z">
        <w:r w:rsidRPr="009D0793">
          <w:rPr>
            <w:rFonts w:ascii="Palatino" w:eastAsia="Times New Roman" w:hAnsi="Palatino"/>
            <w:b/>
            <w:bCs/>
            <w:color w:val="000000"/>
            <w:lang w:eastAsia="pt-BR"/>
          </w:rPr>
          <w:delText xml:space="preserve">Membro Supl : </w:delText>
        </w:r>
        <w:r w:rsidRPr="009D0793">
          <w:rPr>
            <w:rFonts w:ascii="Palatino" w:eastAsia="Times New Roman" w:hAnsi="Palatino"/>
            <w:color w:val="000000"/>
            <w:lang w:eastAsia="pt-BR"/>
          </w:rPr>
          <w:delText> Exmo. Sr. Des. Cláudio César Ramalheira Roessing</w:delText>
        </w:r>
        <w:r>
          <w:rPr>
            <w:rFonts w:ascii="Palatino" w:eastAsia="Times New Roman" w:hAnsi="Palatino"/>
            <w:color w:val="000000"/>
            <w:lang w:eastAsia="pt-BR"/>
          </w:rPr>
          <w:delText>(c/ diverg.)</w:delText>
        </w:r>
      </w:del>
    </w:p>
    <w:p w14:paraId="6A7320CD" w14:textId="77777777" w:rsidR="00AD5128" w:rsidRPr="009D0793" w:rsidRDefault="00AD5128" w:rsidP="00AD5128">
      <w:pPr>
        <w:rPr>
          <w:del w:id="119" w:author="NAZ, Mamoona (OLDHAM MEDICAL SERVICES)" w:date="2026-09-22T12:38:00Z" w16du:dateUtc="2026-09-22T16:38:00Z"/>
          <w:rFonts w:ascii="Palatino" w:eastAsia="Times New Roman" w:hAnsi="Palatino"/>
          <w:lang w:eastAsia="pt-BR"/>
        </w:rPr>
      </w:pPr>
      <w:del w:id="120" w:author="NAZ, Mamoona (OLDHAM MEDICAL SERVICES)" w:date="2026-09-22T12:38:00Z" w16du:dateUtc="2026-09-22T16:38:00Z">
        <w:r w:rsidRPr="009D0793">
          <w:rPr>
            <w:rFonts w:ascii="Palatino" w:eastAsia="Times New Roman" w:hAnsi="Palatino"/>
            <w:b/>
            <w:bCs/>
            <w:color w:val="000000"/>
            <w:lang w:eastAsia="pt-BR"/>
          </w:rPr>
          <w:delText xml:space="preserve">Membro Supl  : </w:delText>
        </w:r>
        <w:r w:rsidRPr="009D0793">
          <w:rPr>
            <w:rFonts w:ascii="Palatino" w:eastAsia="Times New Roman" w:hAnsi="Palatino"/>
            <w:color w:val="000000"/>
            <w:lang w:eastAsia="pt-BR"/>
          </w:rPr>
          <w:delText>Exmo. Sr. Des. Flávio Humberto Pascarelli Lopes</w:delText>
        </w:r>
        <w:r>
          <w:rPr>
            <w:rFonts w:ascii="Palatino" w:eastAsia="Times New Roman" w:hAnsi="Palatino"/>
            <w:color w:val="000000"/>
            <w:lang w:eastAsia="pt-BR"/>
          </w:rPr>
          <w:delText>(c/ diverg.)</w:delText>
        </w:r>
      </w:del>
    </w:p>
    <w:p w14:paraId="5DBE52FB" w14:textId="77777777" w:rsidR="00AD5128" w:rsidRPr="00C94A8A" w:rsidRDefault="00AD5128" w:rsidP="00AD5128">
      <w:pPr>
        <w:pBdr>
          <w:bottom w:val="single" w:sz="4" w:space="1" w:color="000000"/>
        </w:pBdr>
        <w:ind w:right="-309" w:hanging="363"/>
        <w:rPr>
          <w:del w:id="121" w:author="NAZ, Mamoona (OLDHAM MEDICAL SERVICES)" w:date="2026-09-22T12:38:00Z" w16du:dateUtc="2026-09-22T16:38:00Z"/>
          <w:rFonts w:ascii="Palatino" w:eastAsia="Times New Roman" w:hAnsi="Palatino"/>
          <w:b/>
          <w:bCs/>
          <w:color w:val="000000"/>
          <w:lang w:eastAsia="pt-BR"/>
        </w:rPr>
      </w:pPr>
      <w:del w:id="122" w:author="NAZ, Mamoona (OLDHAM MEDICAL SERVICES)" w:date="2026-09-22T12:38:00Z" w16du:dateUtc="2026-09-22T16:38:00Z">
        <w:r w:rsidRPr="009D0793">
          <w:rPr>
            <w:rFonts w:ascii="Palatino" w:eastAsia="Times New Roman" w:hAnsi="Palatino"/>
            <w:b/>
            <w:bCs/>
            <w:color w:val="000000"/>
            <w:lang w:eastAsia="pt-BR"/>
          </w:rPr>
          <w:delText xml:space="preserve">       </w:delText>
        </w:r>
        <w:r w:rsidRPr="00C94A8A">
          <w:rPr>
            <w:rFonts w:ascii="Palatino" w:eastAsia="Times New Roman" w:hAnsi="Palatino"/>
            <w:b/>
            <w:bCs/>
            <w:color w:val="000000"/>
            <w:lang w:eastAsia="pt-BR"/>
          </w:rPr>
          <w:delText xml:space="preserve">Obs: </w:delText>
        </w:r>
        <w:r w:rsidRPr="00C94A8A">
          <w:rPr>
            <w:rFonts w:ascii="Palatino" w:eastAsia="Times New Roman" w:hAnsi="Palatino"/>
            <w:bCs/>
            <w:color w:val="000000"/>
            <w:lang w:eastAsia="pt-BR"/>
          </w:rPr>
          <w:delText>Sustentação oral  proferidas pelos advogados de ambas as partes em 18.3.2024.</w:delText>
        </w:r>
      </w:del>
    </w:p>
    <w:p w14:paraId="69824059" w14:textId="77777777" w:rsidR="00AD5128" w:rsidRPr="00C94A8A" w:rsidRDefault="00AD5128" w:rsidP="00AD5128">
      <w:pPr>
        <w:pBdr>
          <w:bottom w:val="single" w:sz="4" w:space="1" w:color="000000"/>
        </w:pBdr>
        <w:ind w:right="-309" w:hanging="363"/>
        <w:rPr>
          <w:del w:id="123" w:author="NAZ, Mamoona (OLDHAM MEDICAL SERVICES)" w:date="2026-09-22T12:38:00Z" w16du:dateUtc="2026-09-22T16:38:00Z"/>
          <w:rFonts w:ascii="Palatino" w:eastAsia="Times New Roman" w:hAnsi="Palatino"/>
          <w:bCs/>
          <w:color w:val="000000"/>
          <w:lang w:eastAsia="pt-BR"/>
        </w:rPr>
      </w:pPr>
      <w:del w:id="124" w:author="NAZ, Mamoona (OLDHAM MEDICAL SERVICES)" w:date="2026-09-22T12:38:00Z" w16du:dateUtc="2026-09-22T16:38:00Z">
        <w:r w:rsidRPr="00C94A8A">
          <w:rPr>
            <w:rFonts w:ascii="Palatino" w:eastAsia="Times New Roman" w:hAnsi="Palatino"/>
            <w:b/>
            <w:bCs/>
            <w:color w:val="000000"/>
            <w:lang w:eastAsia="pt-BR"/>
          </w:rPr>
          <w:delText xml:space="preserve">       Obs: </w:delText>
        </w:r>
        <w:r w:rsidRPr="00C94A8A">
          <w:rPr>
            <w:rFonts w:ascii="Palatino" w:eastAsia="Times New Roman" w:hAnsi="Palatino"/>
            <w:bCs/>
            <w:color w:val="000000"/>
            <w:lang w:eastAsia="pt-BR"/>
          </w:rPr>
          <w:delText>Sustentação oral  proferida após ampliação de quorum pelo advogado do Apelado, Dr.</w:delText>
        </w:r>
        <w:r w:rsidRPr="00C94A8A">
          <w:rPr>
            <w:rFonts w:ascii="Palatino" w:eastAsia="Times New Roman" w:hAnsi="Palatino"/>
            <w:b/>
            <w:bCs/>
            <w:color w:val="000000"/>
            <w:lang w:eastAsia="pt-BR"/>
          </w:rPr>
          <w:delText xml:space="preserve"> </w:delText>
        </w:r>
        <w:r w:rsidRPr="009D0793">
          <w:rPr>
            <w:rFonts w:ascii="Palatino" w:eastAsia="Times New Roman" w:hAnsi="Palatino"/>
            <w:color w:val="000000"/>
            <w:lang w:eastAsia="pt-BR"/>
          </w:rPr>
          <w:delText>Laureano Cezar Elias Muller</w:delText>
        </w:r>
        <w:r>
          <w:rPr>
            <w:rFonts w:ascii="Palatino" w:eastAsia="Times New Roman" w:hAnsi="Palatino"/>
            <w:color w:val="000000"/>
            <w:lang w:eastAsia="pt-BR"/>
          </w:rPr>
          <w:delText>, em 12.08.2024</w:delText>
        </w:r>
        <w:r w:rsidRPr="00C94A8A">
          <w:rPr>
            <w:rFonts w:ascii="Palatino" w:eastAsia="Times New Roman" w:hAnsi="Palatino"/>
            <w:b/>
            <w:bCs/>
            <w:color w:val="000000"/>
            <w:lang w:eastAsia="pt-BR"/>
          </w:rPr>
          <w:delText xml:space="preserve"> </w:delText>
        </w:r>
        <w:r>
          <w:rPr>
            <w:rFonts w:ascii="Palatino" w:eastAsia="Times New Roman" w:hAnsi="Palatino"/>
            <w:bCs/>
            <w:color w:val="000000"/>
            <w:lang w:eastAsia="pt-BR"/>
          </w:rPr>
          <w:delText xml:space="preserve"> </w:delText>
        </w:r>
        <w:r w:rsidRPr="00C94A8A">
          <w:rPr>
            <w:rFonts w:ascii="Palatino" w:eastAsia="Times New Roman" w:hAnsi="Palatino"/>
            <w:bCs/>
            <w:color w:val="000000"/>
            <w:lang w:eastAsia="pt-BR"/>
          </w:rPr>
          <w:delText>.</w:delText>
        </w:r>
      </w:del>
    </w:p>
    <w:p w14:paraId="44EB7604" w14:textId="77777777" w:rsidR="00AD5128" w:rsidRPr="009D0793" w:rsidRDefault="00AD5128" w:rsidP="00AD5128">
      <w:pPr>
        <w:pBdr>
          <w:bottom w:val="single" w:sz="4" w:space="1" w:color="000000"/>
        </w:pBdr>
        <w:ind w:right="-309" w:hanging="363"/>
        <w:rPr>
          <w:del w:id="125" w:author="NAZ, Mamoona (OLDHAM MEDICAL SERVICES)" w:date="2026-09-22T12:38:00Z" w16du:dateUtc="2026-09-22T16:38:00Z"/>
          <w:rFonts w:ascii="Palatino" w:eastAsia="Times New Roman" w:hAnsi="Palatino"/>
          <w:lang w:eastAsia="pt-BR"/>
        </w:rPr>
      </w:pPr>
    </w:p>
    <w:p w14:paraId="181B4F92" w14:textId="77777777" w:rsidR="00AD5128" w:rsidRDefault="00AD5128" w:rsidP="00D755EE">
      <w:pPr>
        <w:rPr>
          <w:del w:id="126" w:author="NAZ, Mamoona (OLDHAM MEDICAL SERVICES)" w:date="2026-09-22T12:38:00Z" w16du:dateUtc="2026-09-22T16:38:00Z"/>
          <w:rFonts w:ascii="Palatino" w:hAnsi="Palatino"/>
          <w:b/>
          <w:bCs/>
          <w:u w:val="single"/>
        </w:rPr>
      </w:pPr>
    </w:p>
    <w:p w14:paraId="6AC85EE4" w14:textId="77777777" w:rsidR="004A778B" w:rsidRDefault="004A778B" w:rsidP="00D755EE">
      <w:pPr>
        <w:rPr>
          <w:del w:id="127" w:author="NAZ, Mamoona (OLDHAM MEDICAL SERVICES)" w:date="2026-09-22T12:38:00Z" w16du:dateUtc="2026-09-22T16:38:00Z"/>
          <w:rFonts w:ascii="Palatino" w:hAnsi="Palatino"/>
          <w:b/>
          <w:bCs/>
          <w:u w:val="single"/>
        </w:rPr>
      </w:pPr>
    </w:p>
    <w:p w14:paraId="23ED3C47" w14:textId="77777777" w:rsidR="004A778B" w:rsidRDefault="004A778B" w:rsidP="00D755EE">
      <w:pPr>
        <w:rPr>
          <w:del w:id="128" w:author="NAZ, Mamoona (OLDHAM MEDICAL SERVICES)" w:date="2026-09-22T12:38:00Z" w16du:dateUtc="2026-09-22T16:38:00Z"/>
          <w:rFonts w:ascii="Palatino" w:hAnsi="Palatino"/>
          <w:b/>
          <w:bCs/>
          <w:u w:val="single"/>
        </w:rPr>
      </w:pPr>
    </w:p>
    <w:p w14:paraId="5F2E358D" w14:textId="77777777" w:rsidR="004A778B" w:rsidRDefault="004A778B" w:rsidP="00D755EE">
      <w:pPr>
        <w:rPr>
          <w:del w:id="129" w:author="NAZ, Mamoona (OLDHAM MEDICAL SERVICES)" w:date="2026-09-22T12:38:00Z" w16du:dateUtc="2026-09-22T16:38:00Z"/>
          <w:rFonts w:ascii="Palatino" w:hAnsi="Palatino"/>
          <w:b/>
          <w:bCs/>
          <w:u w:val="single"/>
        </w:rPr>
      </w:pPr>
    </w:p>
    <w:p w14:paraId="0AC94030" w14:textId="77777777" w:rsidR="004A778B" w:rsidRDefault="004A778B" w:rsidP="00D755EE">
      <w:pPr>
        <w:rPr>
          <w:del w:id="130" w:author="NAZ, Mamoona (OLDHAM MEDICAL SERVICES)" w:date="2026-09-22T12:38:00Z" w16du:dateUtc="2026-09-22T16:38:00Z"/>
          <w:rFonts w:ascii="Palatino" w:hAnsi="Palatino"/>
          <w:b/>
          <w:bCs/>
          <w:u w:val="single"/>
        </w:rPr>
      </w:pPr>
    </w:p>
    <w:p w14:paraId="65B01C5F" w14:textId="77777777" w:rsidR="004A778B" w:rsidRDefault="004A778B" w:rsidP="00D755EE">
      <w:pPr>
        <w:rPr>
          <w:del w:id="131" w:author="NAZ, Mamoona (OLDHAM MEDICAL SERVICES)" w:date="2026-09-22T12:38:00Z" w16du:dateUtc="2026-09-22T16:38:00Z"/>
          <w:rFonts w:ascii="Palatino" w:hAnsi="Palatino"/>
          <w:b/>
          <w:bCs/>
          <w:u w:val="single"/>
        </w:rPr>
      </w:pPr>
    </w:p>
    <w:p w14:paraId="303D456D" w14:textId="77777777" w:rsidR="004A778B" w:rsidRDefault="004A778B" w:rsidP="00D755EE">
      <w:pPr>
        <w:rPr>
          <w:del w:id="132" w:author="NAZ, Mamoona (OLDHAM MEDICAL SERVICES)" w:date="2026-09-22T12:38:00Z" w16du:dateUtc="2026-09-22T16:38:00Z"/>
          <w:rFonts w:ascii="Palatino" w:hAnsi="Palatino"/>
          <w:b/>
          <w:bCs/>
          <w:u w:val="single"/>
        </w:rPr>
      </w:pPr>
    </w:p>
    <w:p w14:paraId="399D2311" w14:textId="77777777" w:rsidR="004A778B" w:rsidRDefault="004A778B" w:rsidP="00D755EE">
      <w:pPr>
        <w:rPr>
          <w:del w:id="133" w:author="NAZ, Mamoona (OLDHAM MEDICAL SERVICES)" w:date="2026-09-22T12:38:00Z" w16du:dateUtc="2026-09-22T16:38:00Z"/>
          <w:rFonts w:ascii="Palatino" w:hAnsi="Palatino"/>
          <w:b/>
          <w:bCs/>
          <w:u w:val="single"/>
        </w:rPr>
      </w:pPr>
    </w:p>
    <w:p w14:paraId="5C570D0E" w14:textId="77777777" w:rsidR="00D755EE" w:rsidRPr="00EF7B1C" w:rsidRDefault="00D755EE" w:rsidP="00D755EE">
      <w:pPr>
        <w:rPr>
          <w:del w:id="134" w:author="NAZ, Mamoona (OLDHAM MEDICAL SERVICES)" w:date="2026-09-22T12:38:00Z" w16du:dateUtc="2026-09-22T16:38:00Z"/>
          <w:rFonts w:ascii="Palatino" w:hAnsi="Palatino"/>
          <w:b/>
          <w:bCs/>
          <w:u w:val="single"/>
        </w:rPr>
      </w:pPr>
      <w:del w:id="135" w:author="NAZ, Mamoona (OLDHAM MEDICAL SERVICES)" w:date="2026-09-22T12:38:00Z" w16du:dateUtc="2026-09-22T16:38:00Z">
        <w:r w:rsidRPr="00EF7B1C">
          <w:rPr>
            <w:rFonts w:ascii="Palatino" w:hAnsi="Palatino"/>
            <w:b/>
            <w:bCs/>
            <w:u w:val="single"/>
          </w:rPr>
          <w:delText>Relatora: Exma. Sra. Desa. Maria das Graças Pessoa Figueiredo</w:delText>
        </w:r>
      </w:del>
    </w:p>
    <w:p w14:paraId="129CAFAD" w14:textId="77777777" w:rsidR="004A30A5" w:rsidRDefault="00D755EE" w:rsidP="004A30A5">
      <w:pPr>
        <w:rPr>
          <w:del w:id="136" w:author="NAZ, Mamoona (OLDHAM MEDICAL SERVICES)" w:date="2026-09-22T12:38:00Z" w16du:dateUtc="2026-09-22T16:38:00Z"/>
          <w:rFonts w:ascii="Palatino" w:hAnsi="Palatino"/>
          <w:b/>
          <w:bCs/>
        </w:rPr>
      </w:pPr>
      <w:del w:id="137" w:author="NAZ, Mamoona (OLDHAM MEDICAL SERVICES)" w:date="2026-09-22T12:38:00Z" w16du:dateUtc="2026-09-22T16:38:00Z">
        <w:r w:rsidRPr="00D15662">
          <w:rPr>
            <w:rFonts w:ascii="Palatino" w:hAnsi="Palatino"/>
            <w:bCs/>
          </w:rPr>
          <w:delText>Membros:</w:delText>
        </w:r>
        <w:r w:rsidRPr="00EF7B1C">
          <w:rPr>
            <w:rFonts w:ascii="Palatino" w:hAnsi="Palatino"/>
            <w:b/>
            <w:bCs/>
          </w:rPr>
          <w:delText xml:space="preserve"> </w:delText>
        </w:r>
        <w:r w:rsidR="004A30A5" w:rsidRPr="00D15662">
          <w:rPr>
            <w:rFonts w:ascii="Palatino" w:hAnsi="Palatino"/>
            <w:bCs/>
          </w:rPr>
          <w:delText>Membros:</w:delText>
        </w:r>
        <w:r w:rsidR="004A30A5" w:rsidRPr="00EF7B1C">
          <w:rPr>
            <w:rFonts w:ascii="Palatino" w:hAnsi="Palatino"/>
            <w:b/>
            <w:bCs/>
          </w:rPr>
          <w:delText xml:space="preserve"> </w:delText>
        </w:r>
        <w:r w:rsidR="004A30A5" w:rsidRPr="00AB2843">
          <w:rPr>
            <w:rFonts w:ascii="Palatino" w:hAnsi="Palatino"/>
          </w:rPr>
          <w:delText>Exmo. Sr. Des. Cláudio César Ramalheira Roessing, Exma. Sra. Desa. Joana dos Santos Meirelles e, em caso de ausência, impedimento ou suspeição de um deste</w:delText>
        </w:r>
        <w:r w:rsidR="004A30A5">
          <w:rPr>
            <w:rFonts w:ascii="Palatino" w:hAnsi="Palatino"/>
          </w:rPr>
          <w:delText>s</w:delText>
        </w:r>
        <w:r w:rsidR="004A30A5" w:rsidRPr="00AB2843">
          <w:rPr>
            <w:rFonts w:ascii="Palatino" w:hAnsi="Palatino"/>
          </w:rPr>
          <w:delText xml:space="preserve">, </w:delText>
        </w:r>
        <w:r w:rsidR="004A30A5">
          <w:rPr>
            <w:rFonts w:ascii="Palatino" w:hAnsi="Palatino"/>
          </w:rPr>
          <w:delText xml:space="preserve"> o </w:delText>
        </w:r>
        <w:r w:rsidR="004A30A5" w:rsidRPr="00D15662">
          <w:rPr>
            <w:rFonts w:ascii="Palatino" w:hAnsi="Palatino"/>
            <w:bCs/>
          </w:rPr>
          <w:delText>Exmo. Sr. Des. Flávio Humberto Pascarelli Lopes</w:delText>
        </w:r>
        <w:r w:rsidR="004A30A5">
          <w:rPr>
            <w:rFonts w:ascii="Palatino" w:hAnsi="Palatino"/>
            <w:bCs/>
          </w:rPr>
          <w:delText>.</w:delText>
        </w:r>
      </w:del>
    </w:p>
    <w:p w14:paraId="200C2E4E" w14:textId="77777777" w:rsidR="00D755EE" w:rsidRDefault="00D755EE" w:rsidP="004A30A5">
      <w:pPr>
        <w:rPr>
          <w:del w:id="138" w:author="NAZ, Mamoona (OLDHAM MEDICAL SERVICES)" w:date="2026-09-22T12:38:00Z" w16du:dateUtc="2026-09-22T16:38:00Z"/>
          <w:rFonts w:ascii="Palatino" w:hAnsi="Palatino"/>
          <w:b/>
          <w:bCs/>
        </w:rPr>
      </w:pPr>
    </w:p>
    <w:p w14:paraId="0E59317E" w14:textId="77777777" w:rsidR="00A57D50" w:rsidRPr="00D755EE" w:rsidRDefault="006C40B8" w:rsidP="00D755EE">
      <w:pPr>
        <w:rPr>
          <w:del w:id="139" w:author="NAZ, Mamoona (OLDHAM MEDICAL SERVICES)" w:date="2026-09-22T12:38:00Z" w16du:dateUtc="2026-09-22T16:38:00Z"/>
          <w:b/>
          <w:bCs/>
        </w:rPr>
      </w:pPr>
      <w:del w:id="140" w:author="NAZ, Mamoona (OLDHAM MEDICAL SERVICES)" w:date="2026-09-22T12:38:00Z" w16du:dateUtc="2026-09-22T16:38:00Z">
        <w:r>
          <w:rPr>
            <w:rFonts w:ascii="Palatino" w:hAnsi="Palatino"/>
            <w:b/>
            <w:bCs/>
          </w:rPr>
          <w:delText>2.</w:delText>
        </w:r>
        <w:r w:rsidR="006252C8" w:rsidRPr="00A57D50">
          <w:rPr>
            <w:rFonts w:ascii="Palatino" w:hAnsi="Palatino"/>
            <w:b/>
            <w:bCs/>
          </w:rPr>
          <w:delText xml:space="preserve">Agravo de Instrumento </w:delText>
        </w:r>
        <w:r w:rsidR="006252C8">
          <w:rPr>
            <w:rFonts w:ascii="Palatino" w:hAnsi="Palatino"/>
            <w:b/>
            <w:bCs/>
          </w:rPr>
          <w:delText xml:space="preserve"> nº</w:delText>
        </w:r>
        <w:r w:rsidR="00A57D50" w:rsidRPr="00A57D50">
          <w:rPr>
            <w:rFonts w:ascii="Palatino" w:hAnsi="Palatino"/>
            <w:b/>
            <w:bCs/>
          </w:rPr>
          <w:delText xml:space="preserve">4006946-29.2023.8.04.0000  </w:delText>
        </w:r>
        <w:r w:rsidR="00D85530">
          <w:rPr>
            <w:rFonts w:ascii="Palatino" w:hAnsi="Palatino"/>
            <w:b/>
            <w:bCs/>
          </w:rPr>
          <w:delText>Sustentação oral Agravante</w:delText>
        </w:r>
      </w:del>
    </w:p>
    <w:p w14:paraId="0ECC695F" w14:textId="77777777" w:rsidR="00A57D50" w:rsidRPr="00A57D50" w:rsidRDefault="00A57D50" w:rsidP="00D755EE">
      <w:pPr>
        <w:rPr>
          <w:del w:id="141" w:author="NAZ, Mamoona (OLDHAM MEDICAL SERVICES)" w:date="2026-09-22T12:38:00Z" w16du:dateUtc="2026-09-22T16:38:00Z"/>
          <w:rFonts w:ascii="Palatino" w:hAnsi="Palatino"/>
        </w:rPr>
      </w:pPr>
      <w:del w:id="142" w:author="NAZ, Mamoona (OLDHAM MEDICAL SERVICES)" w:date="2026-09-22T12:38:00Z" w16du:dateUtc="2026-09-22T16:38:00Z">
        <w:r w:rsidRPr="00A57D50">
          <w:rPr>
            <w:rFonts w:ascii="Palatino" w:hAnsi="Palatino"/>
            <w:b/>
            <w:bCs/>
          </w:rPr>
          <w:delText>Origem</w:delText>
        </w:r>
        <w:r w:rsidRPr="00A57D50">
          <w:rPr>
            <w:rFonts w:ascii="Palatino" w:hAnsi="Palatino"/>
          </w:rPr>
          <w:delText>: 3ª Vara Cível e de Acidentes de Trabalho</w:delText>
        </w:r>
      </w:del>
    </w:p>
    <w:p w14:paraId="52F316A3" w14:textId="77777777" w:rsidR="00A57D50" w:rsidRPr="00A57D50" w:rsidRDefault="00A57D50" w:rsidP="00D755EE">
      <w:pPr>
        <w:rPr>
          <w:del w:id="143" w:author="NAZ, Mamoona (OLDHAM MEDICAL SERVICES)" w:date="2026-09-22T12:38:00Z" w16du:dateUtc="2026-09-22T16:38:00Z"/>
          <w:rFonts w:ascii="Palatino" w:hAnsi="Palatino"/>
        </w:rPr>
      </w:pPr>
      <w:del w:id="144" w:author="NAZ, Mamoona (OLDHAM MEDICAL SERVICES)" w:date="2026-09-22T12:38:00Z" w16du:dateUtc="2026-09-22T16:38:00Z">
        <w:r w:rsidRPr="00A57D50">
          <w:rPr>
            <w:rFonts w:ascii="Palatino" w:hAnsi="Palatino"/>
            <w:b/>
            <w:bCs/>
          </w:rPr>
          <w:delText>Juiz Prolato</w:delText>
        </w:r>
        <w:r w:rsidRPr="00A57D50">
          <w:rPr>
            <w:rFonts w:ascii="Palatino" w:hAnsi="Palatino"/>
          </w:rPr>
          <w:delText>r: Manuel Amaro Lima</w:delText>
        </w:r>
      </w:del>
    </w:p>
    <w:p w14:paraId="52B83CBC" w14:textId="77777777" w:rsidR="00A57D50" w:rsidRPr="00A57D50" w:rsidRDefault="00A57D50" w:rsidP="00B71E78">
      <w:pPr>
        <w:ind w:right="-1018"/>
        <w:rPr>
          <w:del w:id="145" w:author="NAZ, Mamoona (OLDHAM MEDICAL SERVICES)" w:date="2026-09-22T12:38:00Z" w16du:dateUtc="2026-09-22T16:38:00Z"/>
          <w:rFonts w:ascii="Palatino" w:hAnsi="Palatino"/>
        </w:rPr>
      </w:pPr>
      <w:del w:id="146" w:author="NAZ, Mamoona (OLDHAM MEDICAL SERVICES)" w:date="2026-09-22T12:38:00Z" w16du:dateUtc="2026-09-22T16:38:00Z">
        <w:r w:rsidRPr="00A57D50">
          <w:rPr>
            <w:rFonts w:ascii="Palatino" w:hAnsi="Palatino"/>
            <w:b/>
            <w:bCs/>
          </w:rPr>
          <w:delText>Agravante : Braskem S.A..</w:delText>
        </w:r>
        <w:r w:rsidRPr="00A57D50">
          <w:rPr>
            <w:rFonts w:ascii="Palatino" w:hAnsi="Palatino"/>
          </w:rPr>
          <w:delText xml:space="preserve"> </w:delText>
        </w:r>
        <w:r w:rsidRPr="00A57D50">
          <w:rPr>
            <w:rFonts w:ascii="Palatino" w:hAnsi="Palatino"/>
          </w:rPr>
          <w:br/>
          <w:delText xml:space="preserve">Advogado  : </w:delText>
        </w:r>
        <w:r w:rsidRPr="00F23BDC">
          <w:rPr>
            <w:rFonts w:ascii="Palatino" w:hAnsi="Palatino"/>
            <w:sz w:val="18"/>
            <w:szCs w:val="18"/>
          </w:rPr>
          <w:delText>NELSON DE OLIVEIRA MELLO</w:delText>
        </w:r>
        <w:r w:rsidRPr="00A57D50">
          <w:rPr>
            <w:rFonts w:ascii="Palatino" w:hAnsi="Palatino"/>
          </w:rPr>
          <w:delText xml:space="preserve"> (131150/SP). </w:delText>
        </w:r>
        <w:r w:rsidRPr="00F23BDC">
          <w:rPr>
            <w:rFonts w:ascii="Palatino" w:hAnsi="Palatino"/>
            <w:sz w:val="16"/>
            <w:szCs w:val="16"/>
          </w:rPr>
          <w:delText xml:space="preserve">PAULO TRANI DE OLIVEIRA MELLO (282457/SP). </w:delText>
        </w:r>
        <w:r w:rsidRPr="00F23BDC">
          <w:rPr>
            <w:rFonts w:ascii="Palatino" w:hAnsi="Palatino"/>
            <w:sz w:val="16"/>
            <w:szCs w:val="16"/>
          </w:rPr>
          <w:br/>
        </w:r>
        <w:r w:rsidRPr="00A57D50">
          <w:rPr>
            <w:rFonts w:ascii="Palatino" w:hAnsi="Palatino"/>
            <w:b/>
            <w:bCs/>
          </w:rPr>
          <w:delText>Agravado</w:delText>
        </w:r>
        <w:r w:rsidR="00A6486A">
          <w:rPr>
            <w:rFonts w:ascii="Palatino" w:hAnsi="Palatino"/>
            <w:b/>
            <w:bCs/>
          </w:rPr>
          <w:delText>s</w:delText>
        </w:r>
        <w:r w:rsidRPr="00A57D50">
          <w:rPr>
            <w:rFonts w:ascii="Palatino" w:hAnsi="Palatino"/>
            <w:b/>
            <w:bCs/>
          </w:rPr>
          <w:delText xml:space="preserve">  : Tubos Tabajara S.a - Tubasa. Engecil - Empresa de Engenharia Civil. Carlos Alberto Alves da Silva. </w:delText>
        </w:r>
        <w:r w:rsidRPr="00A57D50">
          <w:rPr>
            <w:rFonts w:ascii="Palatino" w:hAnsi="Palatino"/>
            <w:b/>
            <w:bCs/>
          </w:rPr>
          <w:br/>
        </w:r>
        <w:r w:rsidRPr="00A57D50">
          <w:rPr>
            <w:rFonts w:ascii="Palatino" w:hAnsi="Palatino"/>
          </w:rPr>
          <w:delText>Advogado  : Christian Antony (5296/AM)</w:delText>
        </w:r>
      </w:del>
    </w:p>
    <w:p w14:paraId="00FEEA1E" w14:textId="77777777" w:rsidR="00440DDF" w:rsidRDefault="003C4FB5" w:rsidP="00440DDF">
      <w:pPr>
        <w:rPr>
          <w:del w:id="147" w:author="NAZ, Mamoona (OLDHAM MEDICAL SERVICES)" w:date="2026-09-22T12:38:00Z" w16du:dateUtc="2026-09-22T16:38:00Z"/>
          <w:rFonts w:ascii="Palatino" w:hAnsi="Palatino"/>
        </w:rPr>
      </w:pPr>
      <w:bookmarkStart w:id="148" w:name="_Hlk175084356"/>
      <w:del w:id="149" w:author="NAZ, Mamoona (OLDHAM MEDICAL SERVICES)" w:date="2026-09-22T12:38:00Z" w16du:dateUtc="2026-09-22T16:38:00Z">
        <w:r w:rsidRPr="00A57D50">
          <w:rPr>
            <w:rFonts w:ascii="Palatino" w:hAnsi="Palatino"/>
            <w:b/>
            <w:bCs/>
          </w:rPr>
          <w:delText>Presidente</w:delText>
        </w:r>
        <w:r w:rsidR="00440DDF">
          <w:rPr>
            <w:rFonts w:ascii="Palatino" w:hAnsi="Palatino"/>
            <w:b/>
            <w:bCs/>
          </w:rPr>
          <w:delText>/Membro:</w:delText>
        </w:r>
        <w:r w:rsidR="00440DDF" w:rsidRPr="00440DDF">
          <w:rPr>
            <w:rFonts w:ascii="Palatino" w:hAnsi="Palatino"/>
          </w:rPr>
          <w:delText xml:space="preserve"> </w:delText>
        </w:r>
        <w:r w:rsidR="00440DDF">
          <w:rPr>
            <w:rFonts w:ascii="Palatino" w:hAnsi="Palatino"/>
          </w:rPr>
          <w:delText>Exmo.</w:delText>
        </w:r>
        <w:r w:rsidR="00440DDF" w:rsidRPr="00AB2843">
          <w:rPr>
            <w:rFonts w:ascii="Palatino" w:hAnsi="Palatino"/>
          </w:rPr>
          <w:delText>Des. Cláudio César Ramalheira Roessing</w:delText>
        </w:r>
      </w:del>
    </w:p>
    <w:p w14:paraId="4E683100" w14:textId="77777777" w:rsidR="003C4FB5" w:rsidRPr="00A57D50" w:rsidRDefault="00F07A42" w:rsidP="003C4FB5">
      <w:pPr>
        <w:rPr>
          <w:del w:id="150" w:author="NAZ, Mamoona (OLDHAM MEDICAL SERVICES)" w:date="2026-09-22T12:38:00Z" w16du:dateUtc="2026-09-22T16:38:00Z"/>
          <w:rFonts w:ascii="Palatino" w:hAnsi="Palatino"/>
        </w:rPr>
      </w:pPr>
      <w:del w:id="151" w:author="NAZ, Mamoona (OLDHAM MEDICAL SERVICES)" w:date="2026-09-22T12:38:00Z" w16du:dateUtc="2026-09-22T16:38:00Z">
        <w:r>
          <w:rPr>
            <w:rFonts w:ascii="Palatino" w:hAnsi="Palatino"/>
            <w:b/>
            <w:bCs/>
          </w:rPr>
          <w:delText>Relatora</w:delText>
        </w:r>
        <w:r w:rsidR="003C4FB5" w:rsidRPr="00A57D50">
          <w:rPr>
            <w:rFonts w:ascii="Palatino" w:hAnsi="Palatino"/>
          </w:rPr>
          <w:delText>:</w:delText>
        </w:r>
        <w:r w:rsidR="003C4FB5">
          <w:rPr>
            <w:rFonts w:ascii="Palatino" w:hAnsi="Palatino"/>
          </w:rPr>
          <w:delText xml:space="preserve"> </w:delText>
        </w:r>
        <w:r w:rsidR="003C4FB5" w:rsidRPr="00A6486A">
          <w:rPr>
            <w:rFonts w:ascii="Palatino" w:hAnsi="Palatino"/>
            <w:b/>
            <w:bCs/>
          </w:rPr>
          <w:delText>Exma.Sra.Desa.</w:delText>
        </w:r>
        <w:r w:rsidR="003C4FB5" w:rsidRPr="00A57D50">
          <w:rPr>
            <w:rFonts w:ascii="Palatino" w:hAnsi="Palatino"/>
            <w:b/>
            <w:bCs/>
          </w:rPr>
          <w:delText xml:space="preserve"> Maria das Graças Pessoa Figueiredo</w:delText>
        </w:r>
        <w:r w:rsidR="003C4FB5" w:rsidRPr="00A57D50">
          <w:rPr>
            <w:rFonts w:ascii="Palatino" w:hAnsi="Palatino"/>
          </w:rPr>
          <w:tab/>
        </w:r>
        <w:r w:rsidR="003C4FB5">
          <w:rPr>
            <w:rFonts w:ascii="Palatino" w:hAnsi="Palatino"/>
          </w:rPr>
          <w:delText xml:space="preserve"> </w:delText>
        </w:r>
      </w:del>
    </w:p>
    <w:p w14:paraId="0E2CBE5F" w14:textId="77777777" w:rsidR="003C4FB5" w:rsidRPr="00A57D50" w:rsidRDefault="003C4FB5" w:rsidP="003C4FB5">
      <w:pPr>
        <w:rPr>
          <w:del w:id="152" w:author="NAZ, Mamoona (OLDHAM MEDICAL SERVICES)" w:date="2026-09-22T12:38:00Z" w16du:dateUtc="2026-09-22T16:38:00Z"/>
          <w:rFonts w:ascii="Palatino" w:hAnsi="Palatino"/>
        </w:rPr>
      </w:pPr>
      <w:del w:id="153" w:author="NAZ, Mamoona (OLDHAM MEDICAL SERVICES)" w:date="2026-09-22T12:38:00Z" w16du:dateUtc="2026-09-22T16:38:00Z">
        <w:r w:rsidRPr="00A57D50">
          <w:rPr>
            <w:rFonts w:ascii="Palatino" w:hAnsi="Palatino"/>
            <w:b/>
            <w:bCs/>
          </w:rPr>
          <w:delText>Membro</w:delText>
        </w:r>
        <w:r>
          <w:rPr>
            <w:rFonts w:ascii="Palatino" w:hAnsi="Palatino"/>
            <w:b/>
            <w:bCs/>
          </w:rPr>
          <w:delText xml:space="preserve"> </w:delText>
        </w:r>
        <w:r w:rsidRPr="00A57D50">
          <w:rPr>
            <w:rFonts w:ascii="Palatino" w:hAnsi="Palatino"/>
            <w:b/>
            <w:bCs/>
          </w:rPr>
          <w:delText>:</w:delText>
        </w:r>
        <w:r w:rsidRPr="003C4FB5">
          <w:rPr>
            <w:rFonts w:ascii="Palatino" w:hAnsi="Palatino"/>
          </w:rPr>
          <w:delText xml:space="preserve"> </w:delText>
        </w:r>
        <w:r>
          <w:rPr>
            <w:rFonts w:ascii="Palatino" w:hAnsi="Palatino"/>
          </w:rPr>
          <w:delText xml:space="preserve">  </w:delText>
        </w:r>
        <w:r w:rsidR="004C23BC" w:rsidRPr="00AB2843">
          <w:rPr>
            <w:rFonts w:ascii="Palatino" w:hAnsi="Palatino"/>
          </w:rPr>
          <w:delText>Exma. Sra. Desa. Joana dos Santos Meirelles</w:delText>
        </w:r>
      </w:del>
    </w:p>
    <w:bookmarkEnd w:id="148"/>
    <w:p w14:paraId="658FFAA2" w14:textId="77777777" w:rsidR="006252C8" w:rsidRDefault="006252C8" w:rsidP="006252C8">
      <w:pPr>
        <w:pBdr>
          <w:bottom w:val="single" w:sz="4" w:space="1" w:color="auto"/>
        </w:pBdr>
        <w:rPr>
          <w:del w:id="154" w:author="NAZ, Mamoona (OLDHAM MEDICAL SERVICES)" w:date="2026-09-22T12:38:00Z" w16du:dateUtc="2026-09-22T16:38:00Z"/>
          <w:rFonts w:ascii="Palatino" w:hAnsi="Palatino"/>
        </w:rPr>
      </w:pPr>
    </w:p>
    <w:p w14:paraId="5F8EF490" w14:textId="77777777" w:rsidR="006252C8" w:rsidRDefault="006252C8" w:rsidP="006252C8">
      <w:pPr>
        <w:rPr>
          <w:del w:id="155" w:author="NAZ, Mamoona (OLDHAM MEDICAL SERVICES)" w:date="2026-09-22T12:38:00Z" w16du:dateUtc="2026-09-22T16:38:00Z"/>
          <w:rFonts w:ascii="Palatino" w:hAnsi="Palatino"/>
          <w:b/>
          <w:bCs/>
        </w:rPr>
      </w:pPr>
    </w:p>
    <w:p w14:paraId="0A491EBE" w14:textId="77777777" w:rsidR="006252C8" w:rsidRPr="00D85530" w:rsidRDefault="006C40B8" w:rsidP="006252C8">
      <w:pPr>
        <w:rPr>
          <w:del w:id="156" w:author="NAZ, Mamoona (OLDHAM MEDICAL SERVICES)" w:date="2026-09-22T12:38:00Z" w16du:dateUtc="2026-09-22T16:38:00Z"/>
          <w:b/>
          <w:bCs/>
        </w:rPr>
      </w:pPr>
      <w:del w:id="157" w:author="NAZ, Mamoona (OLDHAM MEDICAL SERVICES)" w:date="2026-09-22T12:38:00Z" w16du:dateUtc="2026-09-22T16:38:00Z">
        <w:r>
          <w:rPr>
            <w:rFonts w:ascii="Palatino" w:hAnsi="Palatino"/>
            <w:b/>
            <w:bCs/>
          </w:rPr>
          <w:delText>3.</w:delText>
        </w:r>
        <w:r w:rsidR="006252C8" w:rsidRPr="00A57D50">
          <w:rPr>
            <w:rFonts w:ascii="Palatino" w:hAnsi="Palatino"/>
            <w:b/>
            <w:bCs/>
          </w:rPr>
          <w:delText xml:space="preserve">Apelação Cível </w:delText>
        </w:r>
        <w:r w:rsidR="006252C8">
          <w:rPr>
            <w:rFonts w:ascii="Palatino" w:hAnsi="Palatino"/>
            <w:b/>
            <w:bCs/>
          </w:rPr>
          <w:delText xml:space="preserve">nº </w:delText>
        </w:r>
        <w:r w:rsidR="006252C8" w:rsidRPr="00A57D50">
          <w:rPr>
            <w:rFonts w:ascii="Palatino" w:hAnsi="Palatino"/>
            <w:b/>
            <w:bCs/>
          </w:rPr>
          <w:delText xml:space="preserve">0915140-92.2022.8.04.0001  </w:delText>
        </w:r>
        <w:r w:rsidR="00D85530">
          <w:rPr>
            <w:rFonts w:ascii="Palatino" w:hAnsi="Palatino"/>
            <w:b/>
            <w:bCs/>
          </w:rPr>
          <w:delText>Sustentação oral Apelado</w:delText>
        </w:r>
      </w:del>
    </w:p>
    <w:p w14:paraId="322D1E1D" w14:textId="77777777" w:rsidR="006252C8" w:rsidRPr="00A57D50" w:rsidRDefault="006252C8" w:rsidP="006252C8">
      <w:pPr>
        <w:rPr>
          <w:del w:id="158" w:author="NAZ, Mamoona (OLDHAM MEDICAL SERVICES)" w:date="2026-09-22T12:38:00Z" w16du:dateUtc="2026-09-22T16:38:00Z"/>
          <w:rFonts w:ascii="Palatino" w:hAnsi="Palatino"/>
        </w:rPr>
      </w:pPr>
      <w:del w:id="159" w:author="NAZ, Mamoona (OLDHAM MEDICAL SERVICES)" w:date="2026-09-22T12:38:00Z" w16du:dateUtc="2026-09-22T16:38:00Z">
        <w:r w:rsidRPr="00A57D50">
          <w:rPr>
            <w:rFonts w:ascii="Palatino" w:hAnsi="Palatino"/>
            <w:b/>
            <w:bCs/>
          </w:rPr>
          <w:delText>Origem</w:delText>
        </w:r>
        <w:r w:rsidRPr="00A57D50">
          <w:rPr>
            <w:rFonts w:ascii="Palatino" w:hAnsi="Palatino"/>
          </w:rPr>
          <w:delText>: 23ª Vara Cível e de Acidentes de Trabalho</w:delText>
        </w:r>
      </w:del>
    </w:p>
    <w:p w14:paraId="07E91621" w14:textId="77777777" w:rsidR="006252C8" w:rsidRPr="00A57D50" w:rsidRDefault="006252C8" w:rsidP="006252C8">
      <w:pPr>
        <w:rPr>
          <w:del w:id="160" w:author="NAZ, Mamoona (OLDHAM MEDICAL SERVICES)" w:date="2026-09-22T12:38:00Z" w16du:dateUtc="2026-09-22T16:38:00Z"/>
          <w:rFonts w:ascii="Palatino" w:hAnsi="Palatino"/>
        </w:rPr>
      </w:pPr>
      <w:del w:id="161" w:author="NAZ, Mamoona (OLDHAM MEDICAL SERVICES)" w:date="2026-09-22T12:38:00Z" w16du:dateUtc="2026-09-22T16:38:00Z">
        <w:r w:rsidRPr="00A57D50">
          <w:rPr>
            <w:rFonts w:ascii="Palatino" w:hAnsi="Palatino"/>
            <w:b/>
            <w:bCs/>
          </w:rPr>
          <w:delText>Juiz Prolato</w:delText>
        </w:r>
        <w:r w:rsidRPr="00A57D50">
          <w:rPr>
            <w:rFonts w:ascii="Palatino" w:hAnsi="Palatino"/>
          </w:rPr>
          <w:delText>r: Nome do juiz prolator da sentença Não informado</w:delText>
        </w:r>
      </w:del>
    </w:p>
    <w:p w14:paraId="1402B06E" w14:textId="77777777" w:rsidR="004C23BC" w:rsidRPr="00A57D50" w:rsidRDefault="006252C8" w:rsidP="004C23BC">
      <w:pPr>
        <w:rPr>
          <w:del w:id="162" w:author="NAZ, Mamoona (OLDHAM MEDICAL SERVICES)" w:date="2026-09-22T12:38:00Z" w16du:dateUtc="2026-09-22T16:38:00Z"/>
          <w:rFonts w:ascii="Palatino" w:hAnsi="Palatino"/>
        </w:rPr>
      </w:pPr>
      <w:del w:id="163" w:author="NAZ, Mamoona (OLDHAM MEDICAL SERVICES)" w:date="2026-09-22T12:38:00Z" w16du:dateUtc="2026-09-22T16:38:00Z">
        <w:r w:rsidRPr="00A57D50">
          <w:rPr>
            <w:rFonts w:ascii="Palatino" w:hAnsi="Palatino"/>
            <w:b/>
            <w:bCs/>
          </w:rPr>
          <w:delText>Apelante : Soraia Souza Williams.</w:delText>
        </w:r>
        <w:r w:rsidR="004A30A5">
          <w:rPr>
            <w:rFonts w:ascii="Palatino" w:hAnsi="Palatino"/>
          </w:rPr>
          <w:delText xml:space="preserve"> </w:delText>
        </w:r>
        <w:r w:rsidR="004A30A5">
          <w:rPr>
            <w:rFonts w:ascii="Palatino" w:hAnsi="Palatino"/>
          </w:rPr>
          <w:br/>
          <w:delText xml:space="preserve">Advogada </w:delText>
        </w:r>
        <w:r w:rsidRPr="00A57D50">
          <w:rPr>
            <w:rFonts w:ascii="Palatino" w:hAnsi="Palatino"/>
          </w:rPr>
          <w:delText xml:space="preserve">: Alessandra Alves de Carvalho (87117/MG). (988A/AM). (1411A/AM). </w:delText>
        </w:r>
        <w:r w:rsidRPr="00A57D50">
          <w:rPr>
            <w:rFonts w:ascii="Palatino" w:hAnsi="Palatino"/>
          </w:rPr>
          <w:br/>
        </w:r>
        <w:r w:rsidR="004C23BC" w:rsidRPr="00A57D50">
          <w:rPr>
            <w:rFonts w:ascii="Palatino" w:hAnsi="Palatino"/>
            <w:b/>
            <w:bCs/>
          </w:rPr>
          <w:delText>Presidente</w:delText>
        </w:r>
        <w:r w:rsidR="004C23BC">
          <w:rPr>
            <w:rFonts w:ascii="Palatino" w:hAnsi="Palatino"/>
            <w:b/>
            <w:bCs/>
          </w:rPr>
          <w:delText>/Relatora</w:delText>
        </w:r>
        <w:r w:rsidR="004C23BC" w:rsidRPr="00A57D50">
          <w:rPr>
            <w:rFonts w:ascii="Palatino" w:hAnsi="Palatino"/>
          </w:rPr>
          <w:delText>:</w:delText>
        </w:r>
        <w:r w:rsidR="004C23BC">
          <w:rPr>
            <w:rFonts w:ascii="Palatino" w:hAnsi="Palatino"/>
          </w:rPr>
          <w:delText xml:space="preserve"> </w:delText>
        </w:r>
        <w:r w:rsidR="004C23BC" w:rsidRPr="00A6486A">
          <w:rPr>
            <w:rFonts w:ascii="Palatino" w:hAnsi="Palatino"/>
            <w:b/>
            <w:bCs/>
          </w:rPr>
          <w:delText>Exma.Sra.Desa.</w:delText>
        </w:r>
        <w:r w:rsidR="004C23BC" w:rsidRPr="00A57D50">
          <w:rPr>
            <w:rFonts w:ascii="Palatino" w:hAnsi="Palatino"/>
            <w:b/>
            <w:bCs/>
          </w:rPr>
          <w:delText xml:space="preserve"> Maria das Graças Pessoa Figueiredo</w:delText>
        </w:r>
        <w:r w:rsidR="004C23BC" w:rsidRPr="00A57D50">
          <w:rPr>
            <w:rFonts w:ascii="Palatino" w:hAnsi="Palatino"/>
          </w:rPr>
          <w:tab/>
        </w:r>
        <w:r w:rsidR="004C23BC">
          <w:rPr>
            <w:rFonts w:ascii="Palatino" w:hAnsi="Palatino"/>
          </w:rPr>
          <w:delText xml:space="preserve"> </w:delText>
        </w:r>
      </w:del>
    </w:p>
    <w:p w14:paraId="46372787" w14:textId="77777777" w:rsidR="004C23BC" w:rsidRDefault="004C23BC" w:rsidP="004C23BC">
      <w:pPr>
        <w:rPr>
          <w:del w:id="164" w:author="NAZ, Mamoona (OLDHAM MEDICAL SERVICES)" w:date="2026-09-22T12:38:00Z" w16du:dateUtc="2026-09-22T16:38:00Z"/>
          <w:rFonts w:ascii="Palatino" w:hAnsi="Palatino"/>
        </w:rPr>
      </w:pPr>
      <w:del w:id="165" w:author="NAZ, Mamoona (OLDHAM MEDICAL SERVICES)" w:date="2026-09-22T12:38:00Z" w16du:dateUtc="2026-09-22T16:38:00Z">
        <w:r w:rsidRPr="00A57D50">
          <w:rPr>
            <w:rFonts w:ascii="Palatino" w:hAnsi="Palatino"/>
            <w:b/>
            <w:bCs/>
          </w:rPr>
          <w:delText>Membro</w:delText>
        </w:r>
        <w:r>
          <w:rPr>
            <w:rFonts w:ascii="Palatino" w:hAnsi="Palatino"/>
            <w:b/>
            <w:bCs/>
          </w:rPr>
          <w:delText xml:space="preserve"> </w:delText>
        </w:r>
        <w:r w:rsidRPr="00A57D50">
          <w:rPr>
            <w:rFonts w:ascii="Palatino" w:hAnsi="Palatino"/>
            <w:b/>
            <w:bCs/>
          </w:rPr>
          <w:delText xml:space="preserve">: </w:delText>
        </w:r>
        <w:r w:rsidRPr="00A57D50">
          <w:rPr>
            <w:rFonts w:ascii="Palatino" w:hAnsi="Palatino"/>
          </w:rPr>
          <w:delText xml:space="preserve"> </w:delText>
        </w:r>
        <w:r>
          <w:rPr>
            <w:rFonts w:ascii="Palatino" w:hAnsi="Palatino"/>
          </w:rPr>
          <w:delText xml:space="preserve"> </w:delText>
        </w:r>
        <w:r w:rsidRPr="00AB2843">
          <w:rPr>
            <w:rFonts w:ascii="Palatino" w:hAnsi="Palatino"/>
          </w:rPr>
          <w:delText>Des. Cláudio César Ramalheira Roessing</w:delText>
        </w:r>
      </w:del>
    </w:p>
    <w:p w14:paraId="4CF44F64" w14:textId="77777777" w:rsidR="004C23BC" w:rsidRPr="00A57D50" w:rsidRDefault="004C23BC" w:rsidP="004C23BC">
      <w:pPr>
        <w:rPr>
          <w:del w:id="166" w:author="NAZ, Mamoona (OLDHAM MEDICAL SERVICES)" w:date="2026-09-22T12:38:00Z" w16du:dateUtc="2026-09-22T16:38:00Z"/>
          <w:rFonts w:ascii="Palatino" w:hAnsi="Palatino"/>
        </w:rPr>
      </w:pPr>
      <w:del w:id="167" w:author="NAZ, Mamoona (OLDHAM MEDICAL SERVICES)" w:date="2026-09-22T12:38:00Z" w16du:dateUtc="2026-09-22T16:38:00Z">
        <w:r w:rsidRPr="00A57D50">
          <w:rPr>
            <w:rFonts w:ascii="Palatino" w:hAnsi="Palatino"/>
            <w:b/>
            <w:bCs/>
          </w:rPr>
          <w:delText>Membro</w:delText>
        </w:r>
        <w:r>
          <w:rPr>
            <w:rFonts w:ascii="Palatino" w:hAnsi="Palatino"/>
            <w:b/>
            <w:bCs/>
          </w:rPr>
          <w:delText xml:space="preserve"> </w:delText>
        </w:r>
        <w:r w:rsidRPr="00A57D50">
          <w:rPr>
            <w:rFonts w:ascii="Palatino" w:hAnsi="Palatino"/>
            <w:b/>
            <w:bCs/>
          </w:rPr>
          <w:delText>:</w:delText>
        </w:r>
        <w:r w:rsidRPr="003C4FB5">
          <w:rPr>
            <w:rFonts w:ascii="Palatino" w:hAnsi="Palatino"/>
          </w:rPr>
          <w:delText xml:space="preserve"> </w:delText>
        </w:r>
        <w:r>
          <w:rPr>
            <w:rFonts w:ascii="Palatino" w:hAnsi="Palatino"/>
          </w:rPr>
          <w:delText xml:space="preserve">  </w:delText>
        </w:r>
        <w:r w:rsidRPr="00AB2843">
          <w:rPr>
            <w:rFonts w:ascii="Palatino" w:hAnsi="Palatino"/>
          </w:rPr>
          <w:delText>Exma. Sra. Desa. Joana dos Santos Meirelles</w:delText>
        </w:r>
      </w:del>
    </w:p>
    <w:p w14:paraId="53969801" w14:textId="77777777" w:rsidR="006252C8" w:rsidRPr="00A57D50" w:rsidRDefault="006252C8" w:rsidP="004C23BC">
      <w:pPr>
        <w:pBdr>
          <w:bottom w:val="single" w:sz="4" w:space="1" w:color="auto"/>
        </w:pBdr>
        <w:rPr>
          <w:del w:id="168" w:author="NAZ, Mamoona (OLDHAM MEDICAL SERVICES)" w:date="2026-09-22T12:38:00Z" w16du:dateUtc="2026-09-22T16:38:00Z"/>
          <w:rFonts w:ascii="Palatino" w:hAnsi="Palatino"/>
        </w:rPr>
      </w:pPr>
    </w:p>
    <w:p w14:paraId="53522EB0" w14:textId="77777777" w:rsidR="00A57D50" w:rsidRDefault="00A57D50" w:rsidP="0006025D">
      <w:pPr>
        <w:rPr>
          <w:del w:id="169" w:author="NAZ, Mamoona (OLDHAM MEDICAL SERVICES)" w:date="2026-09-22T12:38:00Z" w16du:dateUtc="2026-09-22T16:38:00Z"/>
          <w:rFonts w:ascii="Palatino" w:hAnsi="Palatino"/>
        </w:rPr>
      </w:pPr>
    </w:p>
    <w:p w14:paraId="12D5E4FD" w14:textId="77777777" w:rsidR="006C40B8" w:rsidRDefault="006C40B8" w:rsidP="00AD5128">
      <w:pPr>
        <w:autoSpaceDE w:val="0"/>
        <w:autoSpaceDN w:val="0"/>
        <w:adjustRightInd w:val="0"/>
        <w:jc w:val="both"/>
        <w:rPr>
          <w:del w:id="170" w:author="NAZ, Mamoona (OLDHAM MEDICAL SERVICES)" w:date="2026-09-22T12:38:00Z" w16du:dateUtc="2026-09-22T16:38:00Z"/>
          <w:rFonts w:ascii="Palatino" w:hAnsi="Palatino" w:cs="Arial"/>
          <w:b/>
          <w:bCs/>
          <w:color w:val="000000"/>
          <w:u w:val="single"/>
        </w:rPr>
      </w:pPr>
    </w:p>
    <w:p w14:paraId="32BE8997" w14:textId="77777777" w:rsidR="006C40B8" w:rsidRDefault="006C40B8" w:rsidP="00AD5128">
      <w:pPr>
        <w:autoSpaceDE w:val="0"/>
        <w:autoSpaceDN w:val="0"/>
        <w:adjustRightInd w:val="0"/>
        <w:jc w:val="both"/>
        <w:rPr>
          <w:del w:id="171" w:author="NAZ, Mamoona (OLDHAM MEDICAL SERVICES)" w:date="2026-09-22T12:38:00Z" w16du:dateUtc="2026-09-22T16:38:00Z"/>
          <w:rFonts w:ascii="Palatino" w:hAnsi="Palatino" w:cs="Arial"/>
          <w:b/>
          <w:bCs/>
          <w:color w:val="000000"/>
          <w:u w:val="single"/>
        </w:rPr>
      </w:pPr>
    </w:p>
    <w:p w14:paraId="52B12ADD" w14:textId="77777777" w:rsidR="006C40B8" w:rsidRDefault="006C40B8" w:rsidP="00AD5128">
      <w:pPr>
        <w:autoSpaceDE w:val="0"/>
        <w:autoSpaceDN w:val="0"/>
        <w:adjustRightInd w:val="0"/>
        <w:jc w:val="both"/>
        <w:rPr>
          <w:del w:id="172" w:author="NAZ, Mamoona (OLDHAM MEDICAL SERVICES)" w:date="2026-09-22T12:38:00Z" w16du:dateUtc="2026-09-22T16:38:00Z"/>
          <w:rFonts w:ascii="Palatino" w:hAnsi="Palatino" w:cs="Arial"/>
          <w:b/>
          <w:bCs/>
          <w:color w:val="000000"/>
          <w:u w:val="single"/>
        </w:rPr>
      </w:pPr>
    </w:p>
    <w:p w14:paraId="71C64549" w14:textId="77777777" w:rsidR="006C40B8" w:rsidRDefault="006C40B8" w:rsidP="00AD5128">
      <w:pPr>
        <w:autoSpaceDE w:val="0"/>
        <w:autoSpaceDN w:val="0"/>
        <w:adjustRightInd w:val="0"/>
        <w:jc w:val="both"/>
        <w:rPr>
          <w:del w:id="173" w:author="NAZ, Mamoona (OLDHAM MEDICAL SERVICES)" w:date="2026-09-22T12:38:00Z" w16du:dateUtc="2026-09-22T16:38:00Z"/>
          <w:rFonts w:ascii="Palatino" w:hAnsi="Palatino" w:cs="Arial"/>
          <w:b/>
          <w:bCs/>
          <w:color w:val="000000"/>
          <w:u w:val="single"/>
        </w:rPr>
      </w:pPr>
    </w:p>
    <w:p w14:paraId="5E5CFC07" w14:textId="77777777" w:rsidR="006C40B8" w:rsidRDefault="006C40B8" w:rsidP="00AD5128">
      <w:pPr>
        <w:autoSpaceDE w:val="0"/>
        <w:autoSpaceDN w:val="0"/>
        <w:adjustRightInd w:val="0"/>
        <w:jc w:val="both"/>
        <w:rPr>
          <w:del w:id="174" w:author="NAZ, Mamoona (OLDHAM MEDICAL SERVICES)" w:date="2026-09-22T12:38:00Z" w16du:dateUtc="2026-09-22T16:38:00Z"/>
          <w:rFonts w:ascii="Palatino" w:hAnsi="Palatino" w:cs="Arial"/>
          <w:b/>
          <w:bCs/>
          <w:color w:val="000000"/>
          <w:u w:val="single"/>
        </w:rPr>
      </w:pPr>
    </w:p>
    <w:p w14:paraId="303D71C9" w14:textId="77777777" w:rsidR="006C40B8" w:rsidRDefault="006C40B8" w:rsidP="00AD5128">
      <w:pPr>
        <w:autoSpaceDE w:val="0"/>
        <w:autoSpaceDN w:val="0"/>
        <w:adjustRightInd w:val="0"/>
        <w:jc w:val="both"/>
        <w:rPr>
          <w:del w:id="175" w:author="NAZ, Mamoona (OLDHAM MEDICAL SERVICES)" w:date="2026-09-22T12:38:00Z" w16du:dateUtc="2026-09-22T16:38:00Z"/>
          <w:rFonts w:ascii="Palatino" w:hAnsi="Palatino" w:cs="Arial"/>
          <w:b/>
          <w:bCs/>
          <w:color w:val="000000"/>
          <w:u w:val="single"/>
        </w:rPr>
      </w:pPr>
    </w:p>
    <w:p w14:paraId="4042EC4F" w14:textId="77777777" w:rsidR="006C40B8" w:rsidRDefault="006C40B8" w:rsidP="00AD5128">
      <w:pPr>
        <w:autoSpaceDE w:val="0"/>
        <w:autoSpaceDN w:val="0"/>
        <w:adjustRightInd w:val="0"/>
        <w:jc w:val="both"/>
        <w:rPr>
          <w:del w:id="176" w:author="NAZ, Mamoona (OLDHAM MEDICAL SERVICES)" w:date="2026-09-22T12:38:00Z" w16du:dateUtc="2026-09-22T16:38:00Z"/>
          <w:rFonts w:ascii="Palatino" w:hAnsi="Palatino" w:cs="Arial"/>
          <w:b/>
          <w:bCs/>
          <w:color w:val="000000"/>
          <w:u w:val="single"/>
        </w:rPr>
      </w:pPr>
    </w:p>
    <w:p w14:paraId="627066B1" w14:textId="77777777" w:rsidR="006C40B8" w:rsidRDefault="006C40B8" w:rsidP="00AD5128">
      <w:pPr>
        <w:autoSpaceDE w:val="0"/>
        <w:autoSpaceDN w:val="0"/>
        <w:adjustRightInd w:val="0"/>
        <w:jc w:val="both"/>
        <w:rPr>
          <w:del w:id="177" w:author="NAZ, Mamoona (OLDHAM MEDICAL SERVICES)" w:date="2026-09-22T12:38:00Z" w16du:dateUtc="2026-09-22T16:38:00Z"/>
          <w:rFonts w:ascii="Palatino" w:hAnsi="Palatino" w:cs="Arial"/>
          <w:b/>
          <w:bCs/>
          <w:color w:val="000000"/>
          <w:u w:val="single"/>
        </w:rPr>
      </w:pPr>
    </w:p>
    <w:p w14:paraId="0D2085E5" w14:textId="77777777" w:rsidR="006C40B8" w:rsidRDefault="006C40B8" w:rsidP="00AD5128">
      <w:pPr>
        <w:autoSpaceDE w:val="0"/>
        <w:autoSpaceDN w:val="0"/>
        <w:adjustRightInd w:val="0"/>
        <w:jc w:val="both"/>
        <w:rPr>
          <w:del w:id="178" w:author="NAZ, Mamoona (OLDHAM MEDICAL SERVICES)" w:date="2026-09-22T12:38:00Z" w16du:dateUtc="2026-09-22T16:38:00Z"/>
          <w:rFonts w:ascii="Palatino" w:hAnsi="Palatino" w:cs="Arial"/>
          <w:b/>
          <w:bCs/>
          <w:color w:val="000000"/>
          <w:u w:val="single"/>
        </w:rPr>
      </w:pPr>
    </w:p>
    <w:p w14:paraId="33BD63C1" w14:textId="77777777" w:rsidR="006C40B8" w:rsidRDefault="006C40B8" w:rsidP="00AD5128">
      <w:pPr>
        <w:autoSpaceDE w:val="0"/>
        <w:autoSpaceDN w:val="0"/>
        <w:adjustRightInd w:val="0"/>
        <w:jc w:val="both"/>
        <w:rPr>
          <w:del w:id="179" w:author="NAZ, Mamoona (OLDHAM MEDICAL SERVICES)" w:date="2026-09-22T12:38:00Z" w16du:dateUtc="2026-09-22T16:38:00Z"/>
          <w:rFonts w:ascii="Palatino" w:hAnsi="Palatino" w:cs="Arial"/>
          <w:b/>
          <w:bCs/>
          <w:color w:val="000000"/>
          <w:u w:val="single"/>
        </w:rPr>
      </w:pPr>
    </w:p>
    <w:p w14:paraId="03A8BA7C" w14:textId="77777777" w:rsidR="006C40B8" w:rsidRDefault="006C40B8" w:rsidP="00AD5128">
      <w:pPr>
        <w:autoSpaceDE w:val="0"/>
        <w:autoSpaceDN w:val="0"/>
        <w:adjustRightInd w:val="0"/>
        <w:jc w:val="both"/>
        <w:rPr>
          <w:del w:id="180" w:author="NAZ, Mamoona (OLDHAM MEDICAL SERVICES)" w:date="2026-09-22T12:38:00Z" w16du:dateUtc="2026-09-22T16:38:00Z"/>
          <w:rFonts w:ascii="Palatino" w:hAnsi="Palatino" w:cs="Arial"/>
          <w:b/>
          <w:bCs/>
          <w:color w:val="000000"/>
          <w:u w:val="single"/>
        </w:rPr>
      </w:pPr>
    </w:p>
    <w:p w14:paraId="7B06D294" w14:textId="77777777" w:rsidR="006C40B8" w:rsidRDefault="006C40B8" w:rsidP="00AD5128">
      <w:pPr>
        <w:autoSpaceDE w:val="0"/>
        <w:autoSpaceDN w:val="0"/>
        <w:adjustRightInd w:val="0"/>
        <w:jc w:val="both"/>
        <w:rPr>
          <w:del w:id="181" w:author="NAZ, Mamoona (OLDHAM MEDICAL SERVICES)" w:date="2026-09-22T12:38:00Z" w16du:dateUtc="2026-09-22T16:38:00Z"/>
          <w:rFonts w:ascii="Palatino" w:hAnsi="Palatino" w:cs="Arial"/>
          <w:b/>
          <w:bCs/>
          <w:color w:val="000000"/>
          <w:u w:val="single"/>
        </w:rPr>
      </w:pPr>
    </w:p>
    <w:p w14:paraId="4FC9660F" w14:textId="77777777" w:rsidR="006C40B8" w:rsidRDefault="006C40B8" w:rsidP="00AD5128">
      <w:pPr>
        <w:autoSpaceDE w:val="0"/>
        <w:autoSpaceDN w:val="0"/>
        <w:adjustRightInd w:val="0"/>
        <w:jc w:val="both"/>
        <w:rPr>
          <w:del w:id="182" w:author="NAZ, Mamoona (OLDHAM MEDICAL SERVICES)" w:date="2026-09-22T12:38:00Z" w16du:dateUtc="2026-09-22T16:38:00Z"/>
          <w:rFonts w:ascii="Palatino" w:hAnsi="Palatino" w:cs="Arial"/>
          <w:b/>
          <w:bCs/>
          <w:color w:val="000000"/>
          <w:u w:val="single"/>
        </w:rPr>
      </w:pPr>
    </w:p>
    <w:p w14:paraId="7C5D35AC" w14:textId="77777777" w:rsidR="006C40B8" w:rsidRDefault="006C40B8" w:rsidP="00AD5128">
      <w:pPr>
        <w:autoSpaceDE w:val="0"/>
        <w:autoSpaceDN w:val="0"/>
        <w:adjustRightInd w:val="0"/>
        <w:jc w:val="both"/>
        <w:rPr>
          <w:del w:id="183" w:author="NAZ, Mamoona (OLDHAM MEDICAL SERVICES)" w:date="2026-09-22T12:38:00Z" w16du:dateUtc="2026-09-22T16:38:00Z"/>
          <w:rFonts w:ascii="Palatino" w:hAnsi="Palatino" w:cs="Arial"/>
          <w:b/>
          <w:bCs/>
          <w:color w:val="000000"/>
          <w:u w:val="single"/>
        </w:rPr>
      </w:pPr>
    </w:p>
    <w:p w14:paraId="1EE0FABA" w14:textId="77777777" w:rsidR="00D85530" w:rsidRDefault="00D85530" w:rsidP="00AD5128">
      <w:pPr>
        <w:autoSpaceDE w:val="0"/>
        <w:autoSpaceDN w:val="0"/>
        <w:adjustRightInd w:val="0"/>
        <w:jc w:val="both"/>
        <w:rPr>
          <w:del w:id="184" w:author="NAZ, Mamoona (OLDHAM MEDICAL SERVICES)" w:date="2026-09-22T12:38:00Z" w16du:dateUtc="2026-09-22T16:38:00Z"/>
          <w:rFonts w:ascii="Palatino" w:hAnsi="Palatino" w:cs="Arial"/>
          <w:b/>
          <w:bCs/>
          <w:color w:val="000000"/>
          <w:u w:val="single"/>
        </w:rPr>
      </w:pPr>
    </w:p>
    <w:p w14:paraId="37FF7322" w14:textId="77777777" w:rsidR="00D85530" w:rsidRDefault="00D85530" w:rsidP="00AD5128">
      <w:pPr>
        <w:autoSpaceDE w:val="0"/>
        <w:autoSpaceDN w:val="0"/>
        <w:adjustRightInd w:val="0"/>
        <w:jc w:val="both"/>
        <w:rPr>
          <w:del w:id="185" w:author="NAZ, Mamoona (OLDHAM MEDICAL SERVICES)" w:date="2026-09-22T12:38:00Z" w16du:dateUtc="2026-09-22T16:38:00Z"/>
          <w:rFonts w:ascii="Palatino" w:hAnsi="Palatino" w:cs="Arial"/>
          <w:b/>
          <w:bCs/>
          <w:color w:val="000000"/>
          <w:u w:val="single"/>
        </w:rPr>
      </w:pPr>
    </w:p>
    <w:p w14:paraId="5DF0B6B7" w14:textId="77777777" w:rsidR="00494FB5" w:rsidRDefault="00494FB5" w:rsidP="00AD5128">
      <w:pPr>
        <w:autoSpaceDE w:val="0"/>
        <w:autoSpaceDN w:val="0"/>
        <w:adjustRightInd w:val="0"/>
        <w:jc w:val="both"/>
        <w:rPr>
          <w:del w:id="186" w:author="NAZ, Mamoona (OLDHAM MEDICAL SERVICES)" w:date="2026-09-22T12:38:00Z" w16du:dateUtc="2026-09-22T16:38:00Z"/>
          <w:rFonts w:ascii="Palatino" w:hAnsi="Palatino" w:cs="Arial"/>
          <w:b/>
          <w:bCs/>
          <w:color w:val="000000"/>
          <w:u w:val="single"/>
        </w:rPr>
      </w:pPr>
      <w:bookmarkStart w:id="187" w:name="_Hlk175084481"/>
    </w:p>
    <w:p w14:paraId="769E82BD" w14:textId="77777777" w:rsidR="00AD5128" w:rsidRPr="00313A88" w:rsidRDefault="00AD5128" w:rsidP="00AD5128">
      <w:pPr>
        <w:autoSpaceDE w:val="0"/>
        <w:autoSpaceDN w:val="0"/>
        <w:adjustRightInd w:val="0"/>
        <w:jc w:val="both"/>
        <w:rPr>
          <w:del w:id="188" w:author="NAZ, Mamoona (OLDHAM MEDICAL SERVICES)" w:date="2026-09-22T12:38:00Z" w16du:dateUtc="2026-09-22T16:38:00Z"/>
          <w:rFonts w:ascii="Palatino" w:hAnsi="Palatino" w:cs="Arial"/>
          <w:b/>
          <w:bCs/>
          <w:color w:val="000000"/>
          <w:u w:val="single"/>
        </w:rPr>
      </w:pPr>
      <w:del w:id="189" w:author="NAZ, Mamoona (OLDHAM MEDICAL SERVICES)" w:date="2026-09-22T12:38:00Z" w16du:dateUtc="2026-09-22T16:38:00Z">
        <w:r w:rsidRPr="00313A88">
          <w:rPr>
            <w:rFonts w:ascii="Palatino" w:hAnsi="Palatino" w:cs="Arial"/>
            <w:b/>
            <w:bCs/>
            <w:color w:val="000000"/>
            <w:u w:val="single"/>
          </w:rPr>
          <w:delText xml:space="preserve">Relator: </w:delText>
        </w:r>
        <w:r w:rsidRPr="00313A88">
          <w:rPr>
            <w:rFonts w:ascii="Palatino" w:eastAsia="Times New Roman" w:hAnsi="Palatino"/>
            <w:b/>
            <w:color w:val="000000"/>
            <w:u w:val="single"/>
            <w:lang w:eastAsia="pt-BR"/>
          </w:rPr>
          <w:delText>Exmo. Sr. Des. Cláudio César Ramalheira Roessing</w:delText>
        </w:r>
        <w:r w:rsidRPr="00313A88">
          <w:rPr>
            <w:rFonts w:ascii="Palatino" w:eastAsia="Times New Roman" w:hAnsi="Palatino"/>
            <w:color w:val="000000"/>
            <w:lang w:eastAsia="pt-BR"/>
          </w:rPr>
          <w:delText xml:space="preserve">  </w:delText>
        </w:r>
      </w:del>
    </w:p>
    <w:p w14:paraId="3A0A7AF5" w14:textId="77777777" w:rsidR="00AD5128" w:rsidRDefault="00AD5128" w:rsidP="00AD5128">
      <w:pPr>
        <w:autoSpaceDE w:val="0"/>
        <w:autoSpaceDN w:val="0"/>
        <w:adjustRightInd w:val="0"/>
        <w:rPr>
          <w:del w:id="190" w:author="NAZ, Mamoona (OLDHAM MEDICAL SERVICES)" w:date="2026-09-22T12:38:00Z" w16du:dateUtc="2026-09-22T16:38:00Z"/>
          <w:rFonts w:ascii="Palatino" w:eastAsia="Times New Roman" w:hAnsi="Palatino"/>
          <w:b/>
          <w:bCs/>
          <w:color w:val="000000"/>
          <w:u w:val="single"/>
          <w:lang w:eastAsia="pt-BR"/>
        </w:rPr>
      </w:pPr>
      <w:del w:id="191" w:author="NAZ, Mamoona (OLDHAM MEDICAL SERVICES)" w:date="2026-09-22T12:38:00Z" w16du:dateUtc="2026-09-22T16:38:00Z">
        <w:r w:rsidRPr="00313A88">
          <w:rPr>
            <w:rFonts w:ascii="Palatino" w:hAnsi="Palatino" w:cs="Arial"/>
            <w:color w:val="000000"/>
          </w:rPr>
          <w:delText xml:space="preserve">Membros: Exma. Sra. Desa. Joana dos Santos Meirelles </w:delText>
        </w:r>
        <w:r>
          <w:rPr>
            <w:rFonts w:ascii="Palatino" w:hAnsi="Palatino" w:cs="Arial"/>
            <w:color w:val="000000"/>
          </w:rPr>
          <w:delText xml:space="preserve">, </w:delText>
        </w:r>
        <w:r w:rsidRPr="00313A88">
          <w:rPr>
            <w:rFonts w:ascii="Palatino" w:hAnsi="Palatino" w:cs="Arial"/>
            <w:color w:val="000000"/>
          </w:rPr>
          <w:delText xml:space="preserve">Exmo. Sr. Des. Flávio Humberto Pascarelli Lopes, </w:delText>
        </w:r>
        <w:r>
          <w:rPr>
            <w:rFonts w:ascii="Palatino" w:hAnsi="Palatino"/>
            <w:bCs/>
          </w:rPr>
          <w:delText xml:space="preserve"> </w:delText>
        </w:r>
        <w:r w:rsidRPr="00313A88">
          <w:rPr>
            <w:rFonts w:ascii="Palatino" w:hAnsi="Palatino" w:cs="Arial"/>
            <w:color w:val="000000"/>
          </w:rPr>
          <w:delText xml:space="preserve"> e, em caso de ausência, impedimento ou suspeição de um destes, a </w:delText>
        </w:r>
        <w:r w:rsidRPr="00170DE8">
          <w:rPr>
            <w:rFonts w:ascii="Palatino" w:hAnsi="Palatino"/>
            <w:bCs/>
          </w:rPr>
          <w:delText>Exma.Sra.Desa. Maria das Graças Pessoa Figueiredo</w:delText>
        </w:r>
        <w:r w:rsidRPr="00313A88">
          <w:rPr>
            <w:rFonts w:ascii="Palatino" w:hAnsi="Palatino" w:cs="Arial"/>
            <w:color w:val="000000"/>
          </w:rPr>
          <w:delText>.</w:delText>
        </w:r>
      </w:del>
    </w:p>
    <w:bookmarkEnd w:id="187"/>
    <w:p w14:paraId="3F1BCADE" w14:textId="77777777" w:rsidR="00AD5128" w:rsidRDefault="00AD5128" w:rsidP="00AD5128">
      <w:pPr>
        <w:rPr>
          <w:del w:id="192" w:author="NAZ, Mamoona (OLDHAM MEDICAL SERVICES)" w:date="2026-09-22T12:38:00Z" w16du:dateUtc="2026-09-22T16:38:00Z"/>
          <w:rFonts w:ascii="Palatino" w:eastAsia="Times New Roman" w:hAnsi="Palatino"/>
          <w:b/>
          <w:bCs/>
          <w:color w:val="000000"/>
          <w:u w:val="single"/>
          <w:lang w:eastAsia="pt-BR"/>
        </w:rPr>
      </w:pPr>
    </w:p>
    <w:p w14:paraId="28427387" w14:textId="77777777" w:rsidR="00AD5128" w:rsidRDefault="00AD5128" w:rsidP="00AD5128">
      <w:pPr>
        <w:autoSpaceDE w:val="0"/>
        <w:autoSpaceDN w:val="0"/>
        <w:adjustRightInd w:val="0"/>
        <w:rPr>
          <w:del w:id="193" w:author="NAZ, Mamoona (OLDHAM MEDICAL SERVICES)" w:date="2026-09-22T12:38:00Z" w16du:dateUtc="2026-09-22T16:38:00Z"/>
          <w:rFonts w:ascii="Palatino" w:eastAsia="Times New Roman" w:hAnsi="Palatino"/>
          <w:b/>
          <w:bCs/>
          <w:color w:val="000000"/>
          <w:lang w:eastAsia="pt-BR"/>
        </w:rPr>
      </w:pPr>
    </w:p>
    <w:p w14:paraId="1856C375" w14:textId="77777777" w:rsidR="00AD5128" w:rsidRPr="00E24BA0" w:rsidRDefault="00622BEC" w:rsidP="00AD5128">
      <w:pPr>
        <w:autoSpaceDE w:val="0"/>
        <w:autoSpaceDN w:val="0"/>
        <w:adjustRightInd w:val="0"/>
        <w:rPr>
          <w:del w:id="194" w:author="NAZ, Mamoona (OLDHAM MEDICAL SERVICES)" w:date="2026-09-22T12:38:00Z" w16du:dateUtc="2026-09-22T16:38:00Z"/>
          <w:rFonts w:ascii="Palatino" w:hAnsi="Palatino" w:cs="Arial"/>
          <w:b/>
          <w:bCs/>
        </w:rPr>
      </w:pPr>
      <w:del w:id="195" w:author="NAZ, Mamoona (OLDHAM MEDICAL SERVICES)" w:date="2026-09-22T12:38:00Z" w16du:dateUtc="2026-09-22T16:38:00Z">
        <w:r>
          <w:rPr>
            <w:rFonts w:ascii="Palatino" w:eastAsia="Times New Roman" w:hAnsi="Palatino"/>
            <w:b/>
            <w:bCs/>
            <w:color w:val="000000"/>
            <w:lang w:eastAsia="pt-BR"/>
          </w:rPr>
          <w:delText>4.</w:delText>
        </w:r>
        <w:r w:rsidR="00AD5128" w:rsidRPr="00E24BA0">
          <w:rPr>
            <w:rFonts w:ascii="Palatino" w:eastAsia="Times New Roman" w:hAnsi="Palatino"/>
            <w:b/>
            <w:bCs/>
            <w:color w:val="000000"/>
            <w:lang w:eastAsia="pt-BR"/>
          </w:rPr>
          <w:delText xml:space="preserve"> Apelação Cível  nº </w:delText>
        </w:r>
        <w:r w:rsidR="00AD5128" w:rsidRPr="00E24BA0">
          <w:rPr>
            <w:rFonts w:ascii="Palatino" w:hAnsi="Palatino" w:cs="Arial"/>
            <w:b/>
            <w:bCs/>
          </w:rPr>
          <w:delText xml:space="preserve">0636862-32.2020.8.04.0001  </w:delText>
        </w:r>
        <w:r w:rsidR="00AD5128">
          <w:rPr>
            <w:rFonts w:ascii="Palatino" w:hAnsi="Palatino" w:cs="Arial"/>
            <w:b/>
            <w:bCs/>
          </w:rPr>
          <w:delText xml:space="preserve">     Sustentação oral</w:delText>
        </w:r>
        <w:r w:rsidR="00AD5128" w:rsidRPr="00E24BA0">
          <w:rPr>
            <w:rFonts w:ascii="Palatino" w:hAnsi="Palatino" w:cs="Arial"/>
            <w:b/>
            <w:bCs/>
          </w:rPr>
          <w:delText xml:space="preserve">  </w:delText>
        </w:r>
        <w:r w:rsidR="00AD5128">
          <w:rPr>
            <w:rFonts w:ascii="Palatino" w:hAnsi="Palatino" w:cs="Arial"/>
            <w:b/>
            <w:bCs/>
          </w:rPr>
          <w:delText>Apelantes</w:delText>
        </w:r>
        <w:r w:rsidR="00AD5128" w:rsidRPr="00E24BA0">
          <w:rPr>
            <w:rFonts w:ascii="Palatino" w:hAnsi="Palatino" w:cs="Arial"/>
            <w:b/>
            <w:bCs/>
          </w:rPr>
          <w:delText xml:space="preserve">  </w:delText>
        </w:r>
      </w:del>
    </w:p>
    <w:p w14:paraId="539528EF" w14:textId="77777777" w:rsidR="00AD5128" w:rsidRPr="00A261A9" w:rsidRDefault="00AD5128" w:rsidP="00AD5128">
      <w:pPr>
        <w:autoSpaceDE w:val="0"/>
        <w:autoSpaceDN w:val="0"/>
        <w:adjustRightInd w:val="0"/>
        <w:ind w:right="-1313"/>
        <w:rPr>
          <w:del w:id="196" w:author="NAZ, Mamoona (OLDHAM MEDICAL SERVICES)" w:date="2026-09-22T12:38:00Z" w16du:dateUtc="2026-09-22T16:38:00Z"/>
          <w:rFonts w:ascii="Palatino" w:hAnsi="Palatino" w:cs="Arial"/>
          <w:b/>
        </w:rPr>
      </w:pPr>
      <w:del w:id="197" w:author="NAZ, Mamoona (OLDHAM MEDICAL SERVICES)" w:date="2026-09-22T12:38:00Z" w16du:dateUtc="2026-09-22T16:38:00Z">
        <w:r w:rsidRPr="00E24BA0">
          <w:rPr>
            <w:rFonts w:ascii="Palatino" w:hAnsi="Palatino" w:cs="Arial"/>
            <w:b/>
            <w:bCs/>
          </w:rPr>
          <w:delText>Origem</w:delText>
        </w:r>
        <w:r w:rsidRPr="00E24BA0">
          <w:rPr>
            <w:rFonts w:ascii="Palatino" w:hAnsi="Palatino" w:cs="Arial"/>
          </w:rPr>
          <w:delText>: Vara Especializada da Dívida Ativa Municipal</w:delText>
        </w:r>
        <w:r>
          <w:rPr>
            <w:rFonts w:ascii="Palatino" w:hAnsi="Palatino" w:cs="Arial"/>
          </w:rPr>
          <w:delText xml:space="preserve"> </w:delText>
        </w:r>
        <w:r w:rsidRPr="00A261A9">
          <w:rPr>
            <w:rFonts w:ascii="Palatino" w:hAnsi="Palatino" w:cs="Arial"/>
            <w:b/>
          </w:rPr>
          <w:delText>(Adiado- falta de quorum 05.8.24)</w:delText>
        </w:r>
      </w:del>
    </w:p>
    <w:p w14:paraId="1C5032F7" w14:textId="77777777" w:rsidR="00AD5128" w:rsidRPr="00E24BA0" w:rsidRDefault="00AD5128" w:rsidP="00AD5128">
      <w:pPr>
        <w:autoSpaceDE w:val="0"/>
        <w:autoSpaceDN w:val="0"/>
        <w:adjustRightInd w:val="0"/>
        <w:rPr>
          <w:del w:id="198" w:author="NAZ, Mamoona (OLDHAM MEDICAL SERVICES)" w:date="2026-09-22T12:38:00Z" w16du:dateUtc="2026-09-22T16:38:00Z"/>
          <w:rFonts w:ascii="Palatino" w:hAnsi="Palatino" w:cs="Arial"/>
        </w:rPr>
      </w:pPr>
      <w:del w:id="199" w:author="NAZ, Mamoona (OLDHAM MEDICAL SERVICES)" w:date="2026-09-22T12:38:00Z" w16du:dateUtc="2026-09-22T16:38:00Z">
        <w:r w:rsidRPr="00E24BA0">
          <w:rPr>
            <w:rFonts w:ascii="Palatino" w:hAnsi="Palatino" w:cs="Arial"/>
            <w:b/>
            <w:bCs/>
          </w:rPr>
          <w:delText>Juiz Prolato</w:delText>
        </w:r>
        <w:r w:rsidRPr="00E24BA0">
          <w:rPr>
            <w:rFonts w:ascii="Palatino" w:hAnsi="Palatino" w:cs="Arial"/>
          </w:rPr>
          <w:delText>r: Dr. Ronnie Frank T. Stone</w:delText>
        </w:r>
      </w:del>
    </w:p>
    <w:p w14:paraId="4BBFF4E9" w14:textId="77777777" w:rsidR="00AD5128" w:rsidRPr="00E24BA0" w:rsidRDefault="00AD5128" w:rsidP="00AD5128">
      <w:pPr>
        <w:autoSpaceDE w:val="0"/>
        <w:autoSpaceDN w:val="0"/>
        <w:adjustRightInd w:val="0"/>
        <w:ind w:right="-1868"/>
        <w:rPr>
          <w:del w:id="200" w:author="NAZ, Mamoona (OLDHAM MEDICAL SERVICES)" w:date="2026-09-22T12:38:00Z" w16du:dateUtc="2026-09-22T16:38:00Z"/>
          <w:rFonts w:ascii="Palatino" w:hAnsi="Palatino" w:cs="Arial"/>
        </w:rPr>
      </w:pPr>
      <w:del w:id="201" w:author="NAZ, Mamoona (OLDHAM MEDICAL SERVICES)" w:date="2026-09-22T12:38:00Z" w16du:dateUtc="2026-09-22T16:38:00Z">
        <w:r w:rsidRPr="00E24BA0">
          <w:rPr>
            <w:rFonts w:ascii="Palatino" w:hAnsi="Palatino" w:cs="Arial"/>
            <w:b/>
          </w:rPr>
          <w:delText>Apelante</w:delText>
        </w:r>
        <w:r>
          <w:rPr>
            <w:rFonts w:ascii="Palatino" w:hAnsi="Palatino" w:cs="Arial"/>
            <w:b/>
          </w:rPr>
          <w:delText>s</w:delText>
        </w:r>
        <w:r w:rsidRPr="00E24BA0">
          <w:rPr>
            <w:rFonts w:ascii="Palatino" w:hAnsi="Palatino" w:cs="Arial"/>
            <w:b/>
          </w:rPr>
          <w:delText xml:space="preserve">   : Supermerdados Db Ltda.</w:delText>
        </w:r>
        <w:r>
          <w:rPr>
            <w:rFonts w:ascii="Palatino" w:hAnsi="Palatino" w:cs="Arial"/>
            <w:b/>
          </w:rPr>
          <w:delText xml:space="preserve">, </w:delText>
        </w:r>
        <w:r w:rsidRPr="00E24BA0">
          <w:rPr>
            <w:rFonts w:ascii="Palatino" w:hAnsi="Palatino" w:cs="Arial"/>
            <w:b/>
          </w:rPr>
          <w:delText>Izabel Costa Ferreira. Sidney de Queiroz Pedrosa.</w:delText>
        </w:r>
        <w:r w:rsidRPr="00E24BA0">
          <w:rPr>
            <w:rFonts w:ascii="Palatino" w:hAnsi="Palatino" w:cs="Arial"/>
          </w:rPr>
          <w:delText xml:space="preserve"> </w:delText>
        </w:r>
        <w:r w:rsidRPr="00E24BA0">
          <w:rPr>
            <w:rFonts w:ascii="Palatino" w:hAnsi="Palatino" w:cs="Arial"/>
          </w:rPr>
          <w:br/>
          <w:delText xml:space="preserve">Advogado  : Paulo Bernardo Lindoso e Lima (11333/AM). </w:delText>
        </w:r>
        <w:r w:rsidRPr="00E24BA0">
          <w:rPr>
            <w:rFonts w:ascii="Palatino" w:hAnsi="Palatino" w:cs="Arial"/>
          </w:rPr>
          <w:br/>
        </w:r>
        <w:r w:rsidRPr="00E24BA0">
          <w:rPr>
            <w:rFonts w:ascii="Palatino" w:hAnsi="Palatino" w:cs="Arial"/>
            <w:b/>
          </w:rPr>
          <w:delText>Apelado    : Prefeitura Municipal de Manaus.</w:delText>
        </w:r>
        <w:r w:rsidRPr="00E24BA0">
          <w:rPr>
            <w:rFonts w:ascii="Palatino" w:hAnsi="Palatino" w:cs="Arial"/>
          </w:rPr>
          <w:delText xml:space="preserve"> </w:delText>
        </w:r>
        <w:r w:rsidRPr="00E24BA0">
          <w:rPr>
            <w:rFonts w:ascii="Palatino" w:hAnsi="Palatino" w:cs="Arial"/>
          </w:rPr>
          <w:br/>
          <w:delText xml:space="preserve">Procuradores </w:delText>
        </w:r>
        <w:r w:rsidRPr="00E24BA0">
          <w:rPr>
            <w:rFonts w:ascii="Palatino" w:hAnsi="Palatino" w:cs="Arial"/>
          </w:rPr>
          <w:tab/>
          <w:delText xml:space="preserve">: José Luiz Franco de Moura Mattos Júnior (5517/AM). Janary Yoshizo Kato Yokokura </w:delText>
        </w:r>
      </w:del>
    </w:p>
    <w:p w14:paraId="1E237DEA" w14:textId="77777777" w:rsidR="00AD5128" w:rsidRPr="00E24BA0" w:rsidRDefault="00AD5128" w:rsidP="00AD5128">
      <w:pPr>
        <w:autoSpaceDE w:val="0"/>
        <w:autoSpaceDN w:val="0"/>
        <w:adjustRightInd w:val="0"/>
        <w:ind w:right="-309"/>
        <w:rPr>
          <w:del w:id="202" w:author="NAZ, Mamoona (OLDHAM MEDICAL SERVICES)" w:date="2026-09-22T12:38:00Z" w16du:dateUtc="2026-09-22T16:38:00Z"/>
          <w:rFonts w:ascii="Palatino" w:hAnsi="Palatino" w:cs="Arial"/>
          <w:b/>
          <w:bCs/>
          <w:color w:val="000000"/>
        </w:rPr>
      </w:pPr>
      <w:del w:id="203" w:author="NAZ, Mamoona (OLDHAM MEDICAL SERVICES)" w:date="2026-09-22T12:38:00Z" w16du:dateUtc="2026-09-22T16:38:00Z">
        <w:r w:rsidRPr="00E24BA0">
          <w:rPr>
            <w:rFonts w:ascii="Palatino" w:hAnsi="Palatino" w:cs="Arial"/>
            <w:b/>
            <w:bCs/>
          </w:rPr>
          <w:delText>Presidente/Relator:</w:delText>
        </w:r>
        <w:r w:rsidRPr="00E24BA0">
          <w:rPr>
            <w:rFonts w:ascii="Palatino" w:hAnsi="Palatino" w:cs="Arial"/>
            <w:b/>
            <w:bCs/>
            <w:color w:val="000000"/>
          </w:rPr>
          <w:delText xml:space="preserve"> </w:delText>
        </w:r>
        <w:r w:rsidRPr="00E24BA0">
          <w:rPr>
            <w:rFonts w:ascii="Palatino" w:hAnsi="Palatino" w:cs="Arial"/>
            <w:b/>
            <w:bCs/>
            <w:color w:val="000000"/>
          </w:rPr>
          <w:tab/>
        </w:r>
        <w:r w:rsidRPr="00E24BA0">
          <w:rPr>
            <w:rFonts w:ascii="Palatino" w:eastAsia="Times New Roman" w:hAnsi="Palatino"/>
            <w:b/>
            <w:color w:val="000000"/>
            <w:lang w:eastAsia="pt-BR"/>
          </w:rPr>
          <w:delText>Exmo. Sr. Des. Cláudio César Ramalheira Roessing</w:delText>
        </w:r>
        <w:r w:rsidRPr="00E24BA0">
          <w:rPr>
            <w:rFonts w:ascii="Palatino" w:eastAsia="Times New Roman" w:hAnsi="Palatino"/>
            <w:color w:val="000000"/>
            <w:lang w:eastAsia="pt-BR"/>
          </w:rPr>
          <w:delText xml:space="preserve">  </w:delText>
        </w:r>
      </w:del>
    </w:p>
    <w:p w14:paraId="52A249BB" w14:textId="77777777" w:rsidR="00AD5128" w:rsidRPr="00E24BA0" w:rsidRDefault="00AD5128" w:rsidP="00AD5128">
      <w:pPr>
        <w:tabs>
          <w:tab w:val="left" w:pos="708"/>
          <w:tab w:val="left" w:pos="1416"/>
          <w:tab w:val="left" w:pos="2124"/>
          <w:tab w:val="left" w:pos="2832"/>
          <w:tab w:val="left" w:pos="3540"/>
          <w:tab w:val="left" w:pos="4248"/>
          <w:tab w:val="left" w:pos="4956"/>
          <w:tab w:val="left" w:pos="5664"/>
          <w:tab w:val="left" w:pos="6120"/>
        </w:tabs>
        <w:autoSpaceDE w:val="0"/>
        <w:autoSpaceDN w:val="0"/>
        <w:adjustRightInd w:val="0"/>
        <w:ind w:right="-309"/>
        <w:rPr>
          <w:del w:id="204" w:author="NAZ, Mamoona (OLDHAM MEDICAL SERVICES)" w:date="2026-09-22T12:38:00Z" w16du:dateUtc="2026-09-22T16:38:00Z"/>
          <w:rFonts w:ascii="Palatino" w:hAnsi="Palatino" w:cs="Arial"/>
          <w:color w:val="000000"/>
        </w:rPr>
      </w:pPr>
      <w:del w:id="205" w:author="NAZ, Mamoona (OLDHAM MEDICAL SERVICES)" w:date="2026-09-22T12:38:00Z" w16du:dateUtc="2026-09-22T16:38:00Z">
        <w:r w:rsidRPr="00E24BA0">
          <w:rPr>
            <w:rFonts w:ascii="Palatino" w:hAnsi="Palatino" w:cs="Arial"/>
          </w:rPr>
          <w:delText>Membro:</w:delText>
        </w:r>
        <w:r w:rsidRPr="00E24BA0">
          <w:rPr>
            <w:rFonts w:ascii="Palatino" w:hAnsi="Palatino" w:cs="Arial"/>
            <w:color w:val="000000"/>
          </w:rPr>
          <w:delText xml:space="preserve"> </w:delText>
        </w:r>
        <w:r w:rsidRPr="00E24BA0">
          <w:rPr>
            <w:rFonts w:ascii="Palatino" w:hAnsi="Palatino" w:cs="Arial"/>
            <w:color w:val="000000"/>
          </w:rPr>
          <w:tab/>
          <w:delText>Exma. Sra. Desa. Joana dos Santos Meirelles</w:delText>
        </w:r>
        <w:r w:rsidRPr="00E24BA0">
          <w:rPr>
            <w:rFonts w:ascii="Palatino" w:hAnsi="Palatino" w:cs="Arial"/>
            <w:color w:val="000000"/>
          </w:rPr>
          <w:tab/>
        </w:r>
      </w:del>
    </w:p>
    <w:p w14:paraId="36F36EF7" w14:textId="77777777" w:rsidR="00AD5128" w:rsidRPr="00E24BA0" w:rsidRDefault="00AD5128" w:rsidP="00AD5128">
      <w:pPr>
        <w:autoSpaceDE w:val="0"/>
        <w:autoSpaceDN w:val="0"/>
        <w:adjustRightInd w:val="0"/>
        <w:rPr>
          <w:del w:id="206" w:author="NAZ, Mamoona (OLDHAM MEDICAL SERVICES)" w:date="2026-09-22T12:38:00Z" w16du:dateUtc="2026-09-22T16:38:00Z"/>
          <w:rFonts w:ascii="Palatino" w:eastAsia="Times New Roman" w:hAnsi="Palatino"/>
          <w:b/>
          <w:bCs/>
          <w:color w:val="000000"/>
          <w:lang w:eastAsia="pt-BR"/>
        </w:rPr>
      </w:pPr>
      <w:del w:id="207" w:author="NAZ, Mamoona (OLDHAM MEDICAL SERVICES)" w:date="2026-09-22T12:38:00Z" w16du:dateUtc="2026-09-22T16:38:00Z">
        <w:r w:rsidRPr="00E24BA0">
          <w:rPr>
            <w:rFonts w:ascii="Palatino" w:hAnsi="Palatino" w:cs="Arial"/>
            <w:color w:val="000000"/>
          </w:rPr>
          <w:delText xml:space="preserve">Membro:  </w:delText>
        </w:r>
        <w:r w:rsidRPr="00E24BA0">
          <w:rPr>
            <w:rFonts w:ascii="Palatino" w:hAnsi="Palatino" w:cs="Arial"/>
            <w:color w:val="000000"/>
          </w:rPr>
          <w:tab/>
          <w:delText>Exmo. Sr. Des. Flávio Humberto Pascarelli Lopes</w:delText>
        </w:r>
        <w:r w:rsidRPr="00E24BA0">
          <w:rPr>
            <w:rFonts w:ascii="Palatino" w:hAnsi="Palatino" w:cs="Arial"/>
            <w:color w:val="000000"/>
          </w:rPr>
          <w:tab/>
        </w:r>
      </w:del>
    </w:p>
    <w:p w14:paraId="33F4C004" w14:textId="77777777" w:rsidR="00AD5128" w:rsidRPr="00E24BA0" w:rsidRDefault="00AD5128" w:rsidP="00AD5128">
      <w:pPr>
        <w:autoSpaceDE w:val="0"/>
        <w:autoSpaceDN w:val="0"/>
        <w:adjustRightInd w:val="0"/>
        <w:ind w:right="-309"/>
        <w:rPr>
          <w:del w:id="208" w:author="NAZ, Mamoona (OLDHAM MEDICAL SERVICES)" w:date="2026-09-22T12:38:00Z" w16du:dateUtc="2026-09-22T16:38:00Z"/>
          <w:rFonts w:ascii="Palatino" w:hAnsi="Palatino" w:cs="Arial"/>
          <w:b/>
          <w:color w:val="000000"/>
        </w:rPr>
      </w:pPr>
      <w:del w:id="209" w:author="NAZ, Mamoona (OLDHAM MEDICAL SERVICES)" w:date="2026-09-22T12:38:00Z" w16du:dateUtc="2026-09-22T16:38:00Z">
        <w:r w:rsidRPr="00E24BA0">
          <w:rPr>
            <w:rFonts w:ascii="Palatino" w:hAnsi="Palatino" w:cs="Arial"/>
            <w:b/>
          </w:rPr>
          <w:delText>Averbação de Impedimento:</w:delText>
        </w:r>
        <w:r w:rsidRPr="00E24BA0">
          <w:rPr>
            <w:rFonts w:ascii="Palatino" w:hAnsi="Palatino" w:cs="Arial"/>
            <w:b/>
            <w:color w:val="000000"/>
          </w:rPr>
          <w:delText xml:space="preserve"> Exmo. Sr. Des. Paulo César Caminha e Lima</w:delText>
        </w:r>
      </w:del>
    </w:p>
    <w:p w14:paraId="4F771B77" w14:textId="77777777" w:rsidR="00AD5128" w:rsidRDefault="00AD5128" w:rsidP="00AD5128">
      <w:pPr>
        <w:pBdr>
          <w:bottom w:val="single" w:sz="4" w:space="1" w:color="auto"/>
        </w:pBdr>
        <w:autoSpaceDE w:val="0"/>
        <w:autoSpaceDN w:val="0"/>
        <w:adjustRightInd w:val="0"/>
        <w:rPr>
          <w:del w:id="210" w:author="NAZ, Mamoona (OLDHAM MEDICAL SERVICES)" w:date="2026-09-22T12:38:00Z" w16du:dateUtc="2026-09-22T16:38:00Z"/>
          <w:rFonts w:ascii="Palatino" w:hAnsi="Palatino"/>
          <w:b/>
          <w:bCs/>
        </w:rPr>
      </w:pPr>
      <w:del w:id="211" w:author="NAZ, Mamoona (OLDHAM MEDICAL SERVICES)" w:date="2026-09-22T12:38:00Z" w16du:dateUtc="2026-09-22T16:38:00Z">
        <w:r w:rsidRPr="00E24BA0">
          <w:rPr>
            <w:rFonts w:ascii="Palatino" w:hAnsi="Palatino" w:cs="Arial"/>
            <w:b/>
          </w:rPr>
          <w:delText xml:space="preserve">Averbação de </w:delText>
        </w:r>
        <w:r>
          <w:rPr>
            <w:rFonts w:ascii="Palatino" w:hAnsi="Palatino" w:cs="Arial"/>
            <w:b/>
          </w:rPr>
          <w:delText>Suspeição</w:delText>
        </w:r>
        <w:r w:rsidRPr="00E24BA0">
          <w:rPr>
            <w:rFonts w:ascii="Palatino" w:hAnsi="Palatino" w:cs="Arial"/>
            <w:b/>
          </w:rPr>
          <w:delText>:</w:delText>
        </w:r>
        <w:r w:rsidRPr="00CE7A1F">
          <w:rPr>
            <w:rFonts w:ascii="Palatino" w:hAnsi="Palatino"/>
            <w:b/>
            <w:bCs/>
          </w:rPr>
          <w:delText xml:space="preserve"> </w:delText>
        </w:r>
        <w:r>
          <w:rPr>
            <w:rFonts w:ascii="Palatino" w:hAnsi="Palatino"/>
            <w:b/>
            <w:bCs/>
          </w:rPr>
          <w:delText xml:space="preserve">Exma.Sra.Desa. </w:delText>
        </w:r>
        <w:r w:rsidRPr="0022092E">
          <w:rPr>
            <w:rFonts w:ascii="Palatino" w:hAnsi="Palatino"/>
            <w:b/>
            <w:bCs/>
          </w:rPr>
          <w:delText>Maria das Graças Pessoa Figueiredo</w:delText>
        </w:r>
      </w:del>
    </w:p>
    <w:p w14:paraId="27657F0C" w14:textId="77777777" w:rsidR="00D85530" w:rsidRDefault="00D85530" w:rsidP="00AD5128">
      <w:pPr>
        <w:pBdr>
          <w:bottom w:val="single" w:sz="4" w:space="1" w:color="auto"/>
        </w:pBdr>
        <w:autoSpaceDE w:val="0"/>
        <w:autoSpaceDN w:val="0"/>
        <w:adjustRightInd w:val="0"/>
        <w:rPr>
          <w:del w:id="212" w:author="NAZ, Mamoona (OLDHAM MEDICAL SERVICES)" w:date="2026-09-22T12:38:00Z" w16du:dateUtc="2026-09-22T16:38:00Z"/>
          <w:rFonts w:ascii="Palatino" w:hAnsi="Palatino" w:cs="Arial"/>
          <w:b/>
          <w:bCs/>
        </w:rPr>
      </w:pPr>
    </w:p>
    <w:p w14:paraId="7BC7A887" w14:textId="77777777" w:rsidR="006252C8" w:rsidRDefault="006252C8" w:rsidP="0006025D">
      <w:pPr>
        <w:rPr>
          <w:del w:id="213" w:author="NAZ, Mamoona (OLDHAM MEDICAL SERVICES)" w:date="2026-09-22T12:38:00Z" w16du:dateUtc="2026-09-22T16:38:00Z"/>
          <w:rFonts w:ascii="Palatino" w:hAnsi="Palatino"/>
        </w:rPr>
      </w:pPr>
    </w:p>
    <w:p w14:paraId="35993396" w14:textId="77777777" w:rsidR="006252C8" w:rsidRPr="00A57D50" w:rsidRDefault="00622BEC" w:rsidP="006252C8">
      <w:pPr>
        <w:rPr>
          <w:del w:id="214" w:author="NAZ, Mamoona (OLDHAM MEDICAL SERVICES)" w:date="2026-09-22T12:38:00Z" w16du:dateUtc="2026-09-22T16:38:00Z"/>
          <w:rFonts w:ascii="Palatino" w:hAnsi="Palatino"/>
          <w:b/>
          <w:bCs/>
        </w:rPr>
      </w:pPr>
      <w:del w:id="215" w:author="NAZ, Mamoona (OLDHAM MEDICAL SERVICES)" w:date="2026-09-22T12:38:00Z" w16du:dateUtc="2026-09-22T16:38:00Z">
        <w:r>
          <w:rPr>
            <w:rFonts w:ascii="Palatino" w:hAnsi="Palatino"/>
            <w:b/>
            <w:bCs/>
          </w:rPr>
          <w:delText>5.</w:delText>
        </w:r>
        <w:r w:rsidR="006252C8" w:rsidRPr="00A57D50">
          <w:rPr>
            <w:rFonts w:ascii="Palatino" w:hAnsi="Palatino"/>
            <w:b/>
            <w:bCs/>
          </w:rPr>
          <w:delText xml:space="preserve">Apelação Cível </w:delText>
        </w:r>
        <w:r w:rsidR="006252C8">
          <w:rPr>
            <w:rFonts w:ascii="Palatino" w:hAnsi="Palatino"/>
            <w:b/>
            <w:bCs/>
          </w:rPr>
          <w:delText xml:space="preserve"> nº</w:delText>
        </w:r>
        <w:r w:rsidR="006252C8" w:rsidRPr="00A57D50">
          <w:rPr>
            <w:rFonts w:ascii="Palatino" w:hAnsi="Palatino"/>
            <w:b/>
            <w:bCs/>
          </w:rPr>
          <w:delText xml:space="preserve">0603970-36.2021.8.04.0001  </w:delText>
        </w:r>
        <w:r w:rsidR="006252C8">
          <w:rPr>
            <w:rFonts w:ascii="Palatino" w:hAnsi="Palatino"/>
            <w:b/>
            <w:bCs/>
          </w:rPr>
          <w:delText xml:space="preserve"> </w:delText>
        </w:r>
        <w:r w:rsidR="006252C8" w:rsidRPr="00A57D50">
          <w:rPr>
            <w:rFonts w:ascii="Palatino" w:hAnsi="Palatino"/>
            <w:b/>
            <w:bCs/>
          </w:rPr>
          <w:delText xml:space="preserve"> </w:delText>
        </w:r>
        <w:r w:rsidR="00D85530">
          <w:rPr>
            <w:rFonts w:ascii="Palatino" w:hAnsi="Palatino"/>
            <w:b/>
            <w:bCs/>
          </w:rPr>
          <w:delText>Sustentação oral Ambas as partes</w:delText>
        </w:r>
        <w:r w:rsidR="006252C8" w:rsidRPr="00A57D50">
          <w:rPr>
            <w:rFonts w:ascii="Palatino" w:hAnsi="Palatino"/>
            <w:b/>
            <w:bCs/>
          </w:rPr>
          <w:delText xml:space="preserve"> </w:delText>
        </w:r>
      </w:del>
    </w:p>
    <w:p w14:paraId="515CD4BD" w14:textId="77777777" w:rsidR="006252C8" w:rsidRPr="00A57D50" w:rsidRDefault="006252C8" w:rsidP="006252C8">
      <w:pPr>
        <w:rPr>
          <w:del w:id="216" w:author="NAZ, Mamoona (OLDHAM MEDICAL SERVICES)" w:date="2026-09-22T12:38:00Z" w16du:dateUtc="2026-09-22T16:38:00Z"/>
          <w:rFonts w:ascii="Palatino" w:hAnsi="Palatino"/>
        </w:rPr>
      </w:pPr>
      <w:del w:id="217" w:author="NAZ, Mamoona (OLDHAM MEDICAL SERVICES)" w:date="2026-09-22T12:38:00Z" w16du:dateUtc="2026-09-22T16:38:00Z">
        <w:r w:rsidRPr="00A57D50">
          <w:rPr>
            <w:rFonts w:ascii="Palatino" w:hAnsi="Palatino"/>
            <w:b/>
            <w:bCs/>
          </w:rPr>
          <w:delText>Origem</w:delText>
        </w:r>
        <w:r w:rsidRPr="00A57D50">
          <w:rPr>
            <w:rFonts w:ascii="Palatino" w:hAnsi="Palatino"/>
          </w:rPr>
          <w:delText>: 15ª Vara Cível e de Acidentes de Trabalho</w:delText>
        </w:r>
      </w:del>
    </w:p>
    <w:p w14:paraId="715A28EE" w14:textId="77777777" w:rsidR="006252C8" w:rsidRPr="00A57D50" w:rsidRDefault="006252C8" w:rsidP="006252C8">
      <w:pPr>
        <w:rPr>
          <w:del w:id="218" w:author="NAZ, Mamoona (OLDHAM MEDICAL SERVICES)" w:date="2026-09-22T12:38:00Z" w16du:dateUtc="2026-09-22T16:38:00Z"/>
          <w:rFonts w:ascii="Palatino" w:hAnsi="Palatino"/>
        </w:rPr>
      </w:pPr>
      <w:del w:id="219" w:author="NAZ, Mamoona (OLDHAM MEDICAL SERVICES)" w:date="2026-09-22T12:38:00Z" w16du:dateUtc="2026-09-22T16:38:00Z">
        <w:r w:rsidRPr="00A57D50">
          <w:rPr>
            <w:rFonts w:ascii="Palatino" w:hAnsi="Palatino"/>
            <w:b/>
            <w:bCs/>
          </w:rPr>
          <w:delText>Juiz Prolato</w:delText>
        </w:r>
        <w:r w:rsidRPr="00A57D50">
          <w:rPr>
            <w:rFonts w:ascii="Palatino" w:hAnsi="Palatino"/>
          </w:rPr>
          <w:delText>r: Ida Maria Costa de Andrade</w:delText>
        </w:r>
      </w:del>
    </w:p>
    <w:p w14:paraId="2AE11D3C" w14:textId="77777777" w:rsidR="006252C8" w:rsidRPr="00A57D50" w:rsidRDefault="00AD5128" w:rsidP="006252C8">
      <w:pPr>
        <w:rPr>
          <w:del w:id="220" w:author="NAZ, Mamoona (OLDHAM MEDICAL SERVICES)" w:date="2026-09-22T12:38:00Z" w16du:dateUtc="2026-09-22T16:38:00Z"/>
          <w:rFonts w:ascii="Palatino" w:hAnsi="Palatino"/>
        </w:rPr>
      </w:pPr>
      <w:del w:id="221" w:author="NAZ, Mamoona (OLDHAM MEDICAL SERVICES)" w:date="2026-09-22T12:38:00Z" w16du:dateUtc="2026-09-22T16:38:00Z">
        <w:r>
          <w:rPr>
            <w:rFonts w:ascii="Palatino" w:hAnsi="Palatino"/>
            <w:b/>
            <w:bCs/>
          </w:rPr>
          <w:delText xml:space="preserve">Apelante    </w:delText>
        </w:r>
        <w:r w:rsidR="006252C8" w:rsidRPr="00A57D50">
          <w:rPr>
            <w:rFonts w:ascii="Palatino" w:hAnsi="Palatino"/>
            <w:b/>
            <w:bCs/>
          </w:rPr>
          <w:delText xml:space="preserve"> : Posto 3000 Ltda.. </w:delText>
        </w:r>
        <w:r w:rsidR="006252C8" w:rsidRPr="00A57D50">
          <w:rPr>
            <w:rFonts w:ascii="Palatino" w:hAnsi="Palatino"/>
            <w:b/>
            <w:bCs/>
          </w:rPr>
          <w:br/>
        </w:r>
        <w:r w:rsidR="006252C8" w:rsidRPr="00A57D50">
          <w:rPr>
            <w:rFonts w:ascii="Palatino" w:hAnsi="Palatino"/>
          </w:rPr>
          <w:delText>Advogado</w:delText>
        </w:r>
        <w:r w:rsidR="006252C8">
          <w:rPr>
            <w:rFonts w:ascii="Palatino" w:hAnsi="Palatino"/>
          </w:rPr>
          <w:delText>s</w:delText>
        </w:r>
        <w:r w:rsidR="006252C8" w:rsidRPr="00A57D50">
          <w:rPr>
            <w:rFonts w:ascii="Palatino" w:hAnsi="Palatino"/>
          </w:rPr>
          <w:delText>: Keyth Yara Pontes Pina (3467/AM). Soc. Adv</w:delText>
        </w:r>
        <w:r w:rsidR="006252C8">
          <w:rPr>
            <w:rFonts w:ascii="Palatino" w:hAnsi="Palatino"/>
          </w:rPr>
          <w:delText>s-</w:delText>
        </w:r>
        <w:r w:rsidR="006252C8" w:rsidRPr="00A57D50">
          <w:rPr>
            <w:rFonts w:ascii="Palatino" w:hAnsi="Palatino"/>
          </w:rPr>
          <w:delText xml:space="preserve"> Andrade GC (5797/AM). </w:delText>
        </w:r>
        <w:r w:rsidR="006252C8" w:rsidRPr="00A57D50">
          <w:rPr>
            <w:rFonts w:ascii="Palatino" w:hAnsi="Palatino"/>
          </w:rPr>
          <w:br/>
        </w:r>
        <w:r w:rsidR="006252C8" w:rsidRPr="00A57D50">
          <w:rPr>
            <w:rFonts w:ascii="Palatino" w:hAnsi="Palatino"/>
            <w:b/>
            <w:bCs/>
          </w:rPr>
          <w:delText xml:space="preserve">Apelado   : Wave Telecom Ltda.. </w:delText>
        </w:r>
        <w:r w:rsidR="006252C8" w:rsidRPr="00A57D50">
          <w:rPr>
            <w:rFonts w:ascii="Palatino" w:hAnsi="Palatino"/>
            <w:b/>
            <w:bCs/>
          </w:rPr>
          <w:br/>
        </w:r>
        <w:r w:rsidR="006252C8" w:rsidRPr="00A57D50">
          <w:rPr>
            <w:rFonts w:ascii="Palatino" w:hAnsi="Palatino"/>
          </w:rPr>
          <w:delText xml:space="preserve">Advogado  </w:delText>
        </w:r>
        <w:r w:rsidR="006252C8">
          <w:rPr>
            <w:rFonts w:ascii="Palatino" w:hAnsi="Palatino"/>
          </w:rPr>
          <w:delText xml:space="preserve"> </w:delText>
        </w:r>
        <w:r w:rsidR="006252C8" w:rsidRPr="00A57D50">
          <w:rPr>
            <w:rFonts w:ascii="Palatino" w:hAnsi="Palatino"/>
          </w:rPr>
          <w:delText>: Francisco Augusto Martins da Silva (1753/AM). José Luiz Franco de Moura Mattos Júnior (5517/AM)</w:delText>
        </w:r>
      </w:del>
    </w:p>
    <w:p w14:paraId="192B5A7F" w14:textId="77777777" w:rsidR="006252C8" w:rsidRPr="00A57D50" w:rsidRDefault="006252C8" w:rsidP="006252C8">
      <w:pPr>
        <w:rPr>
          <w:del w:id="222" w:author="NAZ, Mamoona (OLDHAM MEDICAL SERVICES)" w:date="2026-09-22T12:38:00Z" w16du:dateUtc="2026-09-22T16:38:00Z"/>
          <w:rFonts w:ascii="Palatino" w:hAnsi="Palatino"/>
        </w:rPr>
      </w:pPr>
      <w:bookmarkStart w:id="223" w:name="_Hlk175084737"/>
      <w:del w:id="224" w:author="NAZ, Mamoona (OLDHAM MEDICAL SERVICES)" w:date="2026-09-22T12:38:00Z" w16du:dateUtc="2026-09-22T16:38:00Z">
        <w:r w:rsidRPr="00A57D50">
          <w:rPr>
            <w:rFonts w:ascii="Palatino" w:hAnsi="Palatino"/>
            <w:b/>
            <w:bCs/>
          </w:rPr>
          <w:delText>Presidente</w:delText>
        </w:r>
        <w:r w:rsidRPr="00A57D50">
          <w:rPr>
            <w:rFonts w:ascii="Palatino" w:hAnsi="Palatino"/>
          </w:rPr>
          <w:delText>:</w:delText>
        </w:r>
        <w:r>
          <w:rPr>
            <w:rFonts w:ascii="Palatino" w:hAnsi="Palatino"/>
          </w:rPr>
          <w:delText xml:space="preserve"> Exma.Sra.Desa.</w:delText>
        </w:r>
        <w:r w:rsidRPr="00A57D50">
          <w:rPr>
            <w:rFonts w:ascii="Palatino" w:hAnsi="Palatino"/>
          </w:rPr>
          <w:delText>Maria das Graças Pessoa Figueiredo</w:delText>
        </w:r>
      </w:del>
    </w:p>
    <w:p w14:paraId="2F3B697E" w14:textId="77777777" w:rsidR="006252C8" w:rsidRPr="00A57D50" w:rsidRDefault="006252C8" w:rsidP="006252C8">
      <w:pPr>
        <w:rPr>
          <w:del w:id="225" w:author="NAZ, Mamoona (OLDHAM MEDICAL SERVICES)" w:date="2026-09-22T12:38:00Z" w16du:dateUtc="2026-09-22T16:38:00Z"/>
          <w:rFonts w:ascii="Palatino" w:hAnsi="Palatino"/>
        </w:rPr>
      </w:pPr>
      <w:del w:id="226" w:author="NAZ, Mamoona (OLDHAM MEDICAL SERVICES)" w:date="2026-09-22T12:38:00Z" w16du:dateUtc="2026-09-22T16:38:00Z">
        <w:r w:rsidRPr="00A57D50">
          <w:rPr>
            <w:rFonts w:ascii="Palatino" w:hAnsi="Palatino"/>
            <w:b/>
            <w:bCs/>
          </w:rPr>
          <w:delText>Relator</w:delText>
        </w:r>
        <w:r w:rsidRPr="00A57D50">
          <w:rPr>
            <w:rFonts w:ascii="Palatino" w:hAnsi="Palatino"/>
          </w:rPr>
          <w:delText>:</w:delText>
        </w:r>
        <w:r>
          <w:rPr>
            <w:rFonts w:ascii="Palatino" w:hAnsi="Palatino"/>
          </w:rPr>
          <w:delText xml:space="preserve">       </w:delText>
        </w:r>
        <w:r w:rsidRPr="006252C8">
          <w:rPr>
            <w:rFonts w:ascii="Palatino" w:hAnsi="Palatino"/>
            <w:b/>
            <w:bCs/>
          </w:rPr>
          <w:delText>Exmo.Sr.Des.</w:delText>
        </w:r>
        <w:r w:rsidRPr="00A57D50">
          <w:rPr>
            <w:rFonts w:ascii="Palatino" w:hAnsi="Palatino"/>
            <w:b/>
            <w:bCs/>
          </w:rPr>
          <w:delText>Cláudio César Ramalheira Roessing</w:delText>
        </w:r>
      </w:del>
    </w:p>
    <w:p w14:paraId="154AD8D3" w14:textId="77777777" w:rsidR="007F11D2" w:rsidRPr="007F11D2" w:rsidRDefault="007F11D2" w:rsidP="006252C8">
      <w:pPr>
        <w:rPr>
          <w:del w:id="227" w:author="NAZ, Mamoona (OLDHAM MEDICAL SERVICES)" w:date="2026-09-22T12:38:00Z" w16du:dateUtc="2026-09-22T16:38:00Z"/>
          <w:rFonts w:ascii="Palatino" w:hAnsi="Palatino"/>
        </w:rPr>
      </w:pPr>
      <w:del w:id="228" w:author="NAZ, Mamoona (OLDHAM MEDICAL SERVICES)" w:date="2026-09-22T12:38:00Z" w16du:dateUtc="2026-09-22T16:38:00Z">
        <w:r w:rsidRPr="00A57D50">
          <w:rPr>
            <w:rFonts w:ascii="Palatino" w:hAnsi="Palatino"/>
            <w:b/>
            <w:bCs/>
          </w:rPr>
          <w:delText>Membro</w:delText>
        </w:r>
        <w:r>
          <w:rPr>
            <w:rFonts w:ascii="Palatino" w:hAnsi="Palatino"/>
            <w:b/>
            <w:bCs/>
          </w:rPr>
          <w:delText xml:space="preserve"> </w:delText>
        </w:r>
        <w:r w:rsidRPr="00A57D50">
          <w:rPr>
            <w:rFonts w:ascii="Palatino" w:hAnsi="Palatino"/>
            <w:b/>
            <w:bCs/>
          </w:rPr>
          <w:delText>:</w:delText>
        </w:r>
        <w:r w:rsidRPr="003C4FB5">
          <w:rPr>
            <w:rFonts w:ascii="Palatino" w:hAnsi="Palatino"/>
          </w:rPr>
          <w:delText xml:space="preserve"> </w:delText>
        </w:r>
        <w:r>
          <w:rPr>
            <w:rFonts w:ascii="Palatino" w:hAnsi="Palatino"/>
          </w:rPr>
          <w:delText xml:space="preserve">  </w:delText>
        </w:r>
        <w:r w:rsidRPr="00313A88">
          <w:rPr>
            <w:rFonts w:ascii="Palatino" w:hAnsi="Palatino" w:cs="Arial"/>
            <w:color w:val="000000"/>
          </w:rPr>
          <w:delText>Exma. Sra. Desa. Joana dos Santos Meirelles</w:delText>
        </w:r>
      </w:del>
    </w:p>
    <w:p w14:paraId="736CC627" w14:textId="77777777" w:rsidR="006252C8" w:rsidRDefault="006252C8" w:rsidP="006252C8">
      <w:pPr>
        <w:rPr>
          <w:del w:id="229" w:author="NAZ, Mamoona (OLDHAM MEDICAL SERVICES)" w:date="2026-09-22T12:38:00Z" w16du:dateUtc="2026-09-22T16:38:00Z"/>
          <w:rFonts w:ascii="Palatino" w:hAnsi="Palatino"/>
        </w:rPr>
      </w:pPr>
      <w:del w:id="230" w:author="NAZ, Mamoona (OLDHAM MEDICAL SERVICES)" w:date="2026-09-22T12:38:00Z" w16du:dateUtc="2026-09-22T16:38:00Z">
        <w:r w:rsidRPr="00A57D50">
          <w:rPr>
            <w:rFonts w:ascii="Palatino" w:hAnsi="Palatino"/>
            <w:b/>
            <w:bCs/>
          </w:rPr>
          <w:delText>Membro</w:delText>
        </w:r>
        <w:r>
          <w:rPr>
            <w:rFonts w:ascii="Palatino" w:hAnsi="Palatino"/>
            <w:b/>
            <w:bCs/>
          </w:rPr>
          <w:delText xml:space="preserve"> </w:delText>
        </w:r>
        <w:r w:rsidRPr="00A57D50">
          <w:rPr>
            <w:rFonts w:ascii="Palatino" w:hAnsi="Palatino"/>
            <w:b/>
            <w:bCs/>
          </w:rPr>
          <w:delText xml:space="preserve">: </w:delText>
        </w:r>
        <w:r w:rsidRPr="00A57D50">
          <w:rPr>
            <w:rFonts w:ascii="Palatino" w:hAnsi="Palatino"/>
          </w:rPr>
          <w:delText xml:space="preserve"> </w:delText>
        </w:r>
        <w:r>
          <w:rPr>
            <w:rFonts w:ascii="Palatino" w:hAnsi="Palatino"/>
          </w:rPr>
          <w:delText xml:space="preserve"> Exmo.Sr.Des.</w:delText>
        </w:r>
        <w:r w:rsidRPr="00A57D50">
          <w:rPr>
            <w:rFonts w:ascii="Palatino" w:hAnsi="Palatino"/>
          </w:rPr>
          <w:delText>Flávio Humberto Pascarelli Lopes</w:delText>
        </w:r>
      </w:del>
    </w:p>
    <w:p w14:paraId="2EFACC84" w14:textId="77777777" w:rsidR="006252C8" w:rsidRDefault="007F11D2" w:rsidP="007F11D2">
      <w:pPr>
        <w:pBdr>
          <w:bottom w:val="single" w:sz="4" w:space="1" w:color="auto"/>
        </w:pBdr>
        <w:rPr>
          <w:del w:id="231" w:author="NAZ, Mamoona (OLDHAM MEDICAL SERVICES)" w:date="2026-09-22T12:38:00Z" w16du:dateUtc="2026-09-22T16:38:00Z"/>
          <w:rFonts w:ascii="Palatino" w:hAnsi="Palatino"/>
        </w:rPr>
      </w:pPr>
      <w:del w:id="232" w:author="NAZ, Mamoona (OLDHAM MEDICAL SERVICES)" w:date="2026-09-22T12:38:00Z" w16du:dateUtc="2026-09-22T16:38:00Z">
        <w:r>
          <w:rPr>
            <w:rFonts w:ascii="Palatino" w:hAnsi="Palatino"/>
            <w:b/>
            <w:bCs/>
          </w:rPr>
          <w:delText xml:space="preserve"> </w:delText>
        </w:r>
      </w:del>
    </w:p>
    <w:bookmarkEnd w:id="223"/>
    <w:p w14:paraId="6684B1A7" w14:textId="77777777" w:rsidR="006252C8" w:rsidRDefault="006252C8" w:rsidP="0006025D">
      <w:pPr>
        <w:rPr>
          <w:del w:id="233" w:author="NAZ, Mamoona (OLDHAM MEDICAL SERVICES)" w:date="2026-09-22T12:38:00Z" w16du:dateUtc="2026-09-22T16:38:00Z"/>
          <w:rFonts w:ascii="Palatino" w:hAnsi="Palatino"/>
        </w:rPr>
      </w:pPr>
    </w:p>
    <w:p w14:paraId="0BA03B5F" w14:textId="77777777" w:rsidR="004A30A5" w:rsidRDefault="004A30A5" w:rsidP="004A30A5">
      <w:pPr>
        <w:rPr>
          <w:del w:id="234" w:author="NAZ, Mamoona (OLDHAM MEDICAL SERVICES)" w:date="2026-09-22T12:38:00Z" w16du:dateUtc="2026-09-22T16:38:00Z"/>
          <w:rFonts w:ascii="Palatino" w:eastAsia="Times New Roman" w:hAnsi="Palatino"/>
          <w:b/>
          <w:bCs/>
          <w:color w:val="000000"/>
          <w:u w:val="single"/>
          <w:lang w:eastAsia="pt-BR"/>
        </w:rPr>
      </w:pPr>
    </w:p>
    <w:p w14:paraId="1D126DFA" w14:textId="77777777" w:rsidR="004A30A5" w:rsidRDefault="004A30A5" w:rsidP="004A30A5">
      <w:pPr>
        <w:rPr>
          <w:del w:id="235" w:author="NAZ, Mamoona (OLDHAM MEDICAL SERVICES)" w:date="2026-09-22T12:38:00Z" w16du:dateUtc="2026-09-22T16:38:00Z"/>
          <w:rFonts w:ascii="Palatino" w:eastAsia="Times New Roman" w:hAnsi="Palatino"/>
          <w:b/>
          <w:bCs/>
          <w:color w:val="000000"/>
          <w:u w:val="single"/>
          <w:lang w:eastAsia="pt-BR"/>
        </w:rPr>
      </w:pPr>
    </w:p>
    <w:p w14:paraId="6711C7B7" w14:textId="77777777" w:rsidR="004A30A5" w:rsidRDefault="004A30A5" w:rsidP="004A30A5">
      <w:pPr>
        <w:rPr>
          <w:del w:id="236" w:author="NAZ, Mamoona (OLDHAM MEDICAL SERVICES)" w:date="2026-09-22T12:38:00Z" w16du:dateUtc="2026-09-22T16:38:00Z"/>
          <w:rFonts w:ascii="Palatino" w:eastAsia="Times New Roman" w:hAnsi="Palatino"/>
          <w:b/>
          <w:bCs/>
          <w:color w:val="000000"/>
          <w:u w:val="single"/>
          <w:lang w:eastAsia="pt-BR"/>
        </w:rPr>
      </w:pPr>
    </w:p>
    <w:p w14:paraId="3027A4A7" w14:textId="77777777" w:rsidR="004A30A5" w:rsidRDefault="004A30A5" w:rsidP="004A30A5">
      <w:pPr>
        <w:rPr>
          <w:del w:id="237" w:author="NAZ, Mamoona (OLDHAM MEDICAL SERVICES)" w:date="2026-09-22T12:38:00Z" w16du:dateUtc="2026-09-22T16:38:00Z"/>
          <w:rFonts w:ascii="Palatino" w:eastAsia="Times New Roman" w:hAnsi="Palatino"/>
          <w:b/>
          <w:bCs/>
          <w:color w:val="000000"/>
          <w:u w:val="single"/>
          <w:lang w:eastAsia="pt-BR"/>
        </w:rPr>
      </w:pPr>
    </w:p>
    <w:p w14:paraId="7BE46717" w14:textId="77777777" w:rsidR="004A30A5" w:rsidRDefault="004A30A5" w:rsidP="004A30A5">
      <w:pPr>
        <w:rPr>
          <w:del w:id="238" w:author="NAZ, Mamoona (OLDHAM MEDICAL SERVICES)" w:date="2026-09-22T12:38:00Z" w16du:dateUtc="2026-09-22T16:38:00Z"/>
          <w:rFonts w:ascii="Palatino" w:eastAsia="Times New Roman" w:hAnsi="Palatino"/>
          <w:b/>
          <w:bCs/>
          <w:color w:val="000000"/>
          <w:u w:val="single"/>
          <w:lang w:eastAsia="pt-BR"/>
        </w:rPr>
      </w:pPr>
    </w:p>
    <w:p w14:paraId="0453E80D" w14:textId="77777777" w:rsidR="004A30A5" w:rsidRDefault="004A30A5" w:rsidP="004A30A5">
      <w:pPr>
        <w:rPr>
          <w:del w:id="239" w:author="NAZ, Mamoona (OLDHAM MEDICAL SERVICES)" w:date="2026-09-22T12:38:00Z" w16du:dateUtc="2026-09-22T16:38:00Z"/>
          <w:rFonts w:ascii="Palatino" w:eastAsia="Times New Roman" w:hAnsi="Palatino"/>
          <w:b/>
          <w:bCs/>
          <w:color w:val="000000"/>
          <w:u w:val="single"/>
          <w:lang w:eastAsia="pt-BR"/>
        </w:rPr>
      </w:pPr>
    </w:p>
    <w:p w14:paraId="21F9F698" w14:textId="77777777" w:rsidR="004A30A5" w:rsidRDefault="004A30A5" w:rsidP="004A30A5">
      <w:pPr>
        <w:rPr>
          <w:del w:id="240" w:author="NAZ, Mamoona (OLDHAM MEDICAL SERVICES)" w:date="2026-09-22T12:38:00Z" w16du:dateUtc="2026-09-22T16:38:00Z"/>
          <w:rFonts w:ascii="Palatino" w:eastAsia="Times New Roman" w:hAnsi="Palatino"/>
          <w:b/>
          <w:bCs/>
          <w:color w:val="000000"/>
          <w:u w:val="single"/>
          <w:lang w:eastAsia="pt-BR"/>
        </w:rPr>
      </w:pPr>
    </w:p>
    <w:p w14:paraId="0D75DDB8" w14:textId="77777777" w:rsidR="004A30A5" w:rsidRDefault="004A30A5" w:rsidP="004A30A5">
      <w:pPr>
        <w:rPr>
          <w:del w:id="241" w:author="NAZ, Mamoona (OLDHAM MEDICAL SERVICES)" w:date="2026-09-22T12:38:00Z" w16du:dateUtc="2026-09-22T16:38:00Z"/>
          <w:rFonts w:ascii="Palatino" w:eastAsia="Times New Roman" w:hAnsi="Palatino"/>
          <w:b/>
          <w:bCs/>
          <w:color w:val="000000"/>
          <w:u w:val="single"/>
          <w:lang w:eastAsia="pt-BR"/>
        </w:rPr>
      </w:pPr>
    </w:p>
    <w:p w14:paraId="7DC78DAB" w14:textId="77777777" w:rsidR="004A30A5" w:rsidRDefault="004A30A5" w:rsidP="004A30A5">
      <w:pPr>
        <w:rPr>
          <w:del w:id="242" w:author="NAZ, Mamoona (OLDHAM MEDICAL SERVICES)" w:date="2026-09-22T12:38:00Z" w16du:dateUtc="2026-09-22T16:38:00Z"/>
          <w:rFonts w:ascii="Palatino" w:eastAsia="Times New Roman" w:hAnsi="Palatino"/>
          <w:b/>
          <w:bCs/>
          <w:color w:val="000000"/>
          <w:u w:val="single"/>
          <w:lang w:eastAsia="pt-BR"/>
        </w:rPr>
      </w:pPr>
    </w:p>
    <w:p w14:paraId="6B92D14E" w14:textId="77777777" w:rsidR="004A30A5" w:rsidRDefault="004A30A5" w:rsidP="004A30A5">
      <w:pPr>
        <w:rPr>
          <w:del w:id="243" w:author="NAZ, Mamoona (OLDHAM MEDICAL SERVICES)" w:date="2026-09-22T12:38:00Z" w16du:dateUtc="2026-09-22T16:38:00Z"/>
          <w:rFonts w:ascii="Palatino" w:eastAsia="Times New Roman" w:hAnsi="Palatino"/>
          <w:b/>
          <w:bCs/>
          <w:color w:val="000000"/>
          <w:u w:val="single"/>
          <w:lang w:eastAsia="pt-BR"/>
        </w:rPr>
      </w:pPr>
    </w:p>
    <w:p w14:paraId="4C5AAC78" w14:textId="77777777" w:rsidR="004A30A5" w:rsidRPr="00EF7B1C" w:rsidRDefault="004A30A5" w:rsidP="004A30A5">
      <w:pPr>
        <w:rPr>
          <w:del w:id="244" w:author="NAZ, Mamoona (OLDHAM MEDICAL SERVICES)" w:date="2026-09-22T12:38:00Z" w16du:dateUtc="2026-09-22T16:38:00Z"/>
          <w:rFonts w:ascii="Palatino" w:eastAsia="Times New Roman" w:hAnsi="Palatino"/>
          <w:b/>
          <w:bCs/>
          <w:color w:val="000000"/>
          <w:u w:val="single"/>
          <w:lang w:eastAsia="pt-BR"/>
        </w:rPr>
      </w:pPr>
      <w:bookmarkStart w:id="245" w:name="_Hlk175085085"/>
      <w:del w:id="246" w:author="NAZ, Mamoona (OLDHAM MEDICAL SERVICES)" w:date="2026-09-22T12:38:00Z" w16du:dateUtc="2026-09-22T16:38:00Z">
        <w:r w:rsidRPr="00EF7B1C">
          <w:rPr>
            <w:rFonts w:ascii="Palatino" w:eastAsia="Times New Roman" w:hAnsi="Palatino"/>
            <w:b/>
            <w:bCs/>
            <w:color w:val="000000"/>
            <w:u w:val="single"/>
            <w:lang w:eastAsia="pt-BR"/>
          </w:rPr>
          <w:delText xml:space="preserve">Relatora: </w:delText>
        </w:r>
        <w:r>
          <w:rPr>
            <w:rFonts w:ascii="Palatino" w:eastAsia="Times New Roman" w:hAnsi="Palatino"/>
            <w:b/>
            <w:bCs/>
            <w:color w:val="000000"/>
            <w:u w:val="single"/>
            <w:lang w:eastAsia="pt-BR"/>
          </w:rPr>
          <w:delText>Exma.Sra.</w:delText>
        </w:r>
        <w:r w:rsidRPr="00EF7B1C">
          <w:rPr>
            <w:rFonts w:ascii="Palatino" w:eastAsia="Times New Roman" w:hAnsi="Palatino"/>
            <w:b/>
            <w:bCs/>
            <w:color w:val="000000"/>
            <w:u w:val="single"/>
            <w:lang w:eastAsia="pt-BR"/>
          </w:rPr>
          <w:delText>Desa. Joana dos Santos Meirelles</w:delText>
        </w:r>
      </w:del>
    </w:p>
    <w:p w14:paraId="4D9765BD" w14:textId="77777777" w:rsidR="004A30A5" w:rsidRPr="00FF1362" w:rsidRDefault="004A30A5" w:rsidP="004A30A5">
      <w:pPr>
        <w:rPr>
          <w:del w:id="247" w:author="NAZ, Mamoona (OLDHAM MEDICAL SERVICES)" w:date="2026-09-22T12:38:00Z" w16du:dateUtc="2026-09-22T16:38:00Z"/>
          <w:rFonts w:ascii="Palatino" w:eastAsia="Times New Roman" w:hAnsi="Palatino"/>
          <w:bCs/>
          <w:color w:val="000000"/>
          <w:lang w:eastAsia="pt-BR"/>
        </w:rPr>
      </w:pPr>
      <w:del w:id="248" w:author="NAZ, Mamoona (OLDHAM MEDICAL SERVICES)" w:date="2026-09-22T12:38:00Z" w16du:dateUtc="2026-09-22T16:38:00Z">
        <w:r w:rsidRPr="00FF1362">
          <w:rPr>
            <w:rFonts w:ascii="Palatino" w:eastAsia="Times New Roman" w:hAnsi="Palatino"/>
            <w:bCs/>
            <w:color w:val="000000"/>
            <w:lang w:eastAsia="pt-BR"/>
          </w:rPr>
          <w:delText>Membros: Exmo</w:delText>
        </w:r>
        <w:r w:rsidR="00F07A42" w:rsidRPr="00F07A42">
          <w:rPr>
            <w:rFonts w:ascii="Palatino" w:hAnsi="Palatino"/>
          </w:rPr>
          <w:delText xml:space="preserve"> </w:delText>
        </w:r>
        <w:r w:rsidR="00F07A42">
          <w:rPr>
            <w:rFonts w:ascii="Palatino" w:hAnsi="Palatino"/>
          </w:rPr>
          <w:delText>Exma.Sra.Desa.</w:delText>
        </w:r>
        <w:r w:rsidR="00F07A42" w:rsidRPr="00A57D50">
          <w:rPr>
            <w:rFonts w:ascii="Palatino" w:hAnsi="Palatino"/>
          </w:rPr>
          <w:delText>Maria das Graças Pessoa Figueiredo</w:delText>
        </w:r>
        <w:r>
          <w:rPr>
            <w:rFonts w:ascii="Palatino" w:eastAsia="Times New Roman" w:hAnsi="Palatino"/>
            <w:bCs/>
            <w:color w:val="000000"/>
            <w:lang w:eastAsia="pt-BR"/>
          </w:rPr>
          <w:delText xml:space="preserve">, </w:delText>
        </w:r>
        <w:r w:rsidR="007F11D2">
          <w:rPr>
            <w:rFonts w:ascii="Palatino" w:eastAsia="Times New Roman" w:hAnsi="Palatino"/>
            <w:bCs/>
            <w:color w:val="000000"/>
            <w:lang w:eastAsia="pt-BR"/>
          </w:rPr>
          <w:delText xml:space="preserve"> </w:delText>
        </w:r>
        <w:r w:rsidR="00F07A42" w:rsidRPr="00FF1362">
          <w:rPr>
            <w:rFonts w:ascii="Palatino" w:eastAsia="Times New Roman" w:hAnsi="Palatino"/>
            <w:bCs/>
            <w:color w:val="000000"/>
            <w:lang w:eastAsia="pt-BR"/>
          </w:rPr>
          <w:delText xml:space="preserve"> </w:delText>
        </w:r>
        <w:r w:rsidR="007F11D2">
          <w:rPr>
            <w:rFonts w:ascii="Palatino" w:hAnsi="Palatino"/>
          </w:rPr>
          <w:delText>Exmo.Sr.Des.Flavio Humberto Pascarelli Lopes</w:delText>
        </w:r>
        <w:r w:rsidRPr="00FF1362">
          <w:rPr>
            <w:rFonts w:ascii="Palatino" w:eastAsia="Times New Roman" w:hAnsi="Palatino"/>
            <w:bCs/>
            <w:color w:val="000000"/>
            <w:lang w:eastAsia="pt-BR"/>
          </w:rPr>
          <w:delText xml:space="preserve">, </w:delText>
        </w:r>
        <w:r>
          <w:rPr>
            <w:rFonts w:ascii="Palatino" w:eastAsia="Times New Roman" w:hAnsi="Palatino"/>
            <w:bCs/>
            <w:color w:val="000000"/>
            <w:lang w:eastAsia="pt-BR"/>
          </w:rPr>
          <w:delText xml:space="preserve"> </w:delText>
        </w:r>
        <w:r w:rsidRPr="00FF1362">
          <w:rPr>
            <w:rFonts w:ascii="Palatino" w:eastAsia="Times New Roman" w:hAnsi="Palatino"/>
            <w:bCs/>
            <w:color w:val="000000"/>
            <w:lang w:eastAsia="pt-BR"/>
          </w:rPr>
          <w:delText xml:space="preserve"> e, em caso de ausência, impedimento ou suspeição de um deste</w:delText>
        </w:r>
        <w:r>
          <w:rPr>
            <w:rFonts w:ascii="Palatino" w:eastAsia="Times New Roman" w:hAnsi="Palatino"/>
            <w:bCs/>
            <w:color w:val="000000"/>
            <w:lang w:eastAsia="pt-BR"/>
          </w:rPr>
          <w:delText>s</w:delText>
        </w:r>
        <w:r w:rsidR="00AD5128">
          <w:rPr>
            <w:rFonts w:ascii="Palatino" w:eastAsia="Times New Roman" w:hAnsi="Palatino"/>
            <w:bCs/>
            <w:color w:val="000000"/>
            <w:lang w:eastAsia="pt-BR"/>
          </w:rPr>
          <w:delText xml:space="preserve">, </w:delText>
        </w:r>
        <w:r w:rsidRPr="00FF1362">
          <w:rPr>
            <w:rFonts w:ascii="Palatino" w:eastAsia="Times New Roman" w:hAnsi="Palatino"/>
            <w:bCs/>
            <w:color w:val="000000"/>
            <w:lang w:eastAsia="pt-BR"/>
          </w:rPr>
          <w:delText xml:space="preserve"> o</w:delText>
        </w:r>
        <w:r>
          <w:rPr>
            <w:rFonts w:ascii="Palatino" w:eastAsia="Times New Roman" w:hAnsi="Palatino"/>
            <w:bCs/>
            <w:color w:val="000000"/>
            <w:lang w:eastAsia="pt-BR"/>
          </w:rPr>
          <w:delText xml:space="preserve"> </w:delText>
        </w:r>
        <w:r w:rsidR="00F07A42">
          <w:rPr>
            <w:rFonts w:ascii="Palatino" w:hAnsi="Palatino"/>
          </w:rPr>
          <w:delText>Exmo.Sr.</w:delText>
        </w:r>
        <w:r w:rsidR="00AD5128">
          <w:rPr>
            <w:rFonts w:ascii="Palatino" w:hAnsi="Palatino"/>
          </w:rPr>
          <w:delText xml:space="preserve"> </w:delText>
        </w:r>
        <w:r w:rsidR="00F07A42">
          <w:rPr>
            <w:rFonts w:ascii="Palatino" w:hAnsi="Palatino"/>
          </w:rPr>
          <w:delText>Des.</w:delText>
        </w:r>
        <w:r w:rsidR="00AD5128">
          <w:rPr>
            <w:rFonts w:ascii="Palatino" w:hAnsi="Palatino"/>
          </w:rPr>
          <w:delText xml:space="preserve"> </w:delText>
        </w:r>
        <w:r w:rsidR="00F07A42" w:rsidRPr="00A57D50">
          <w:rPr>
            <w:rFonts w:ascii="Palatino" w:hAnsi="Palatino"/>
          </w:rPr>
          <w:delText>Cláudio César Ramalheira Roessing</w:delText>
        </w:r>
        <w:r w:rsidRPr="00FF1362">
          <w:rPr>
            <w:rFonts w:ascii="Palatino" w:eastAsia="Times New Roman" w:hAnsi="Palatino"/>
            <w:bCs/>
            <w:color w:val="000000"/>
            <w:lang w:eastAsia="pt-BR"/>
          </w:rPr>
          <w:delText>.</w:delText>
        </w:r>
      </w:del>
    </w:p>
    <w:bookmarkEnd w:id="245"/>
    <w:p w14:paraId="4426DDF3" w14:textId="77777777" w:rsidR="00874573" w:rsidRDefault="00874573" w:rsidP="006252C8">
      <w:pPr>
        <w:rPr>
          <w:del w:id="249" w:author="NAZ, Mamoona (OLDHAM MEDICAL SERVICES)" w:date="2026-09-22T12:38:00Z" w16du:dateUtc="2026-09-22T16:38:00Z"/>
          <w:rFonts w:ascii="Palatino" w:hAnsi="Palatino"/>
          <w:b/>
          <w:bCs/>
        </w:rPr>
      </w:pPr>
    </w:p>
    <w:p w14:paraId="221D8866" w14:textId="77777777" w:rsidR="006E5F10" w:rsidRPr="00CE7A1F" w:rsidRDefault="00622BEC" w:rsidP="006E5F10">
      <w:pPr>
        <w:autoSpaceDE w:val="0"/>
        <w:autoSpaceDN w:val="0"/>
        <w:adjustRightInd w:val="0"/>
        <w:ind w:right="-1443"/>
        <w:rPr>
          <w:del w:id="250" w:author="NAZ, Mamoona (OLDHAM MEDICAL SERVICES)" w:date="2026-09-22T12:38:00Z" w16du:dateUtc="2026-09-22T16:38:00Z"/>
          <w:rFonts w:ascii="Palatino" w:hAnsi="Palatino" w:cs="Arial"/>
          <w:b/>
          <w:bCs/>
        </w:rPr>
      </w:pPr>
      <w:del w:id="251" w:author="NAZ, Mamoona (OLDHAM MEDICAL SERVICES)" w:date="2026-09-22T12:38:00Z" w16du:dateUtc="2026-09-22T16:38:00Z">
        <w:r>
          <w:rPr>
            <w:rFonts w:ascii="Palatino" w:hAnsi="Palatino" w:cs="Arial"/>
            <w:b/>
          </w:rPr>
          <w:delText>6.</w:delText>
        </w:r>
        <w:r w:rsidR="006E5F10">
          <w:rPr>
            <w:rFonts w:ascii="Palatino" w:hAnsi="Palatino" w:cs="Arial"/>
          </w:rPr>
          <w:delText xml:space="preserve"> </w:delText>
        </w:r>
        <w:r w:rsidR="006E5F10" w:rsidRPr="0022092E">
          <w:rPr>
            <w:rFonts w:ascii="Palatino" w:hAnsi="Palatino"/>
            <w:b/>
            <w:bCs/>
          </w:rPr>
          <w:delText xml:space="preserve">Agravo de Instrumento </w:delText>
        </w:r>
        <w:r w:rsidR="006E5F10">
          <w:rPr>
            <w:rFonts w:ascii="Palatino" w:hAnsi="Palatino"/>
            <w:b/>
            <w:bCs/>
          </w:rPr>
          <w:delText>nº</w:delText>
        </w:r>
        <w:r w:rsidR="006E5F10" w:rsidRPr="0022092E">
          <w:rPr>
            <w:rFonts w:ascii="Palatino" w:hAnsi="Palatino"/>
            <w:b/>
            <w:bCs/>
          </w:rPr>
          <w:delText xml:space="preserve">4011978-15.2023.8.04.0000  </w:delText>
        </w:r>
        <w:r w:rsidR="006E5F10">
          <w:rPr>
            <w:rFonts w:ascii="Palatino" w:hAnsi="Palatino" w:cs="Arial"/>
            <w:b/>
            <w:bCs/>
          </w:rPr>
          <w:delText>Sustentação oral</w:delText>
        </w:r>
        <w:r w:rsidR="006E5F10" w:rsidRPr="00E24BA0">
          <w:rPr>
            <w:rFonts w:ascii="Palatino" w:hAnsi="Palatino" w:cs="Arial"/>
            <w:b/>
            <w:bCs/>
          </w:rPr>
          <w:delText xml:space="preserve">  </w:delText>
        </w:r>
        <w:r w:rsidR="006E5F10">
          <w:rPr>
            <w:rFonts w:ascii="Palatino" w:hAnsi="Palatino" w:cs="Arial"/>
            <w:b/>
            <w:bCs/>
          </w:rPr>
          <w:delText>Agravados/INDEF.</w:delText>
        </w:r>
      </w:del>
    </w:p>
    <w:p w14:paraId="620671B7" w14:textId="77777777" w:rsidR="006E5F10" w:rsidRPr="0022092E" w:rsidRDefault="006E5F10" w:rsidP="006E5F10">
      <w:pPr>
        <w:rPr>
          <w:del w:id="252" w:author="NAZ, Mamoona (OLDHAM MEDICAL SERVICES)" w:date="2026-09-22T12:38:00Z" w16du:dateUtc="2026-09-22T16:38:00Z"/>
          <w:rFonts w:ascii="Palatino" w:hAnsi="Palatino"/>
        </w:rPr>
      </w:pPr>
      <w:del w:id="253" w:author="NAZ, Mamoona (OLDHAM MEDICAL SERVICES)" w:date="2026-09-22T12:38:00Z" w16du:dateUtc="2026-09-22T16:38:00Z">
        <w:r w:rsidRPr="0022092E">
          <w:rPr>
            <w:rFonts w:ascii="Palatino" w:hAnsi="Palatino"/>
            <w:b/>
            <w:bCs/>
          </w:rPr>
          <w:delText>Origem</w:delText>
        </w:r>
        <w:r w:rsidRPr="0022092E">
          <w:rPr>
            <w:rFonts w:ascii="Palatino" w:hAnsi="Palatino"/>
          </w:rPr>
          <w:delText>: 12ª Vara Cível e de Acidentes de Trabalho</w:delText>
        </w:r>
        <w:r>
          <w:rPr>
            <w:rFonts w:ascii="Palatino" w:hAnsi="Palatino"/>
          </w:rPr>
          <w:delText xml:space="preserve"> </w:delText>
        </w:r>
        <w:r w:rsidRPr="006E5F10">
          <w:rPr>
            <w:rFonts w:ascii="Palatino" w:hAnsi="Palatino"/>
            <w:b/>
          </w:rPr>
          <w:delText>(Adiado pela Relatora 19.8.24)</w:delText>
        </w:r>
      </w:del>
    </w:p>
    <w:p w14:paraId="2C457051" w14:textId="77777777" w:rsidR="006E5F10" w:rsidRPr="0022092E" w:rsidRDefault="006E5F10" w:rsidP="006E5F10">
      <w:pPr>
        <w:rPr>
          <w:del w:id="254" w:author="NAZ, Mamoona (OLDHAM MEDICAL SERVICES)" w:date="2026-09-22T12:38:00Z" w16du:dateUtc="2026-09-22T16:38:00Z"/>
          <w:rFonts w:ascii="Palatino" w:hAnsi="Palatino"/>
        </w:rPr>
      </w:pPr>
      <w:del w:id="255" w:author="NAZ, Mamoona (OLDHAM MEDICAL SERVICES)" w:date="2026-09-22T12:38:00Z" w16du:dateUtc="2026-09-22T16:38:00Z">
        <w:r w:rsidRPr="0022092E">
          <w:rPr>
            <w:rFonts w:ascii="Palatino" w:hAnsi="Palatino"/>
            <w:b/>
            <w:bCs/>
          </w:rPr>
          <w:delText>Juiz Prolato</w:delText>
        </w:r>
        <w:r w:rsidRPr="0022092E">
          <w:rPr>
            <w:rFonts w:ascii="Palatino" w:hAnsi="Palatino"/>
          </w:rPr>
          <w:delText>r: Márcio Rothier Pinheiro Torres</w:delText>
        </w:r>
      </w:del>
    </w:p>
    <w:p w14:paraId="7EF2B069" w14:textId="77777777" w:rsidR="006E5F10" w:rsidRPr="0022092E" w:rsidRDefault="006E5F10" w:rsidP="006E5F10">
      <w:pPr>
        <w:rPr>
          <w:del w:id="256" w:author="NAZ, Mamoona (OLDHAM MEDICAL SERVICES)" w:date="2026-09-22T12:38:00Z" w16du:dateUtc="2026-09-22T16:38:00Z"/>
          <w:rFonts w:ascii="Palatino" w:hAnsi="Palatino"/>
          <w:b/>
          <w:bCs/>
        </w:rPr>
      </w:pPr>
      <w:del w:id="257" w:author="NAZ, Mamoona (OLDHAM MEDICAL SERVICES)" w:date="2026-09-22T12:38:00Z" w16du:dateUtc="2026-09-22T16:38:00Z">
        <w:r w:rsidRPr="0022092E">
          <w:rPr>
            <w:rFonts w:ascii="Palatino" w:hAnsi="Palatino"/>
            <w:b/>
            <w:bCs/>
          </w:rPr>
          <w:delText xml:space="preserve">Agravante  : Mjp Construções e Projetos Ltda.. </w:delText>
        </w:r>
        <w:r w:rsidRPr="0022092E">
          <w:rPr>
            <w:rFonts w:ascii="Palatino" w:hAnsi="Palatino"/>
            <w:b/>
            <w:bCs/>
          </w:rPr>
          <w:br/>
        </w:r>
        <w:r w:rsidRPr="0022092E">
          <w:rPr>
            <w:rFonts w:ascii="Palatino" w:hAnsi="Palatino"/>
          </w:rPr>
          <w:delText xml:space="preserve">Advogada   : Priscila Lima Monteiro (5901/AM). </w:delText>
        </w:r>
        <w:r w:rsidRPr="0022092E">
          <w:rPr>
            <w:rFonts w:ascii="Palatino" w:hAnsi="Palatino"/>
          </w:rPr>
          <w:br/>
        </w:r>
        <w:r w:rsidRPr="0022092E">
          <w:rPr>
            <w:rFonts w:ascii="Palatino" w:hAnsi="Palatino"/>
            <w:b/>
            <w:bCs/>
          </w:rPr>
          <w:delText>Agravado</w:delText>
        </w:r>
        <w:r>
          <w:rPr>
            <w:rFonts w:ascii="Palatino" w:hAnsi="Palatino"/>
            <w:b/>
            <w:bCs/>
          </w:rPr>
          <w:delText>s</w:delText>
        </w:r>
        <w:r w:rsidRPr="0022092E">
          <w:rPr>
            <w:rFonts w:ascii="Palatino" w:hAnsi="Palatino"/>
            <w:b/>
            <w:bCs/>
          </w:rPr>
          <w:delText xml:space="preserve">   : Jorge Roberto DiTomasio Leão.</w:delText>
        </w:r>
        <w:r w:rsidRPr="0022092E">
          <w:rPr>
            <w:rFonts w:ascii="Palatino" w:hAnsi="Palatino"/>
          </w:rPr>
          <w:delText xml:space="preserve"> Marianna Frachinetti Brock. </w:delText>
        </w:r>
        <w:r w:rsidRPr="0022092E">
          <w:rPr>
            <w:rFonts w:ascii="Palatino" w:hAnsi="Palatino"/>
          </w:rPr>
          <w:br/>
          <w:delText>Advogado</w:delText>
        </w:r>
        <w:r>
          <w:rPr>
            <w:rFonts w:ascii="Palatino" w:hAnsi="Palatino"/>
          </w:rPr>
          <w:delText xml:space="preserve">s  </w:delText>
        </w:r>
        <w:r w:rsidRPr="0022092E">
          <w:rPr>
            <w:rFonts w:ascii="Palatino" w:hAnsi="Palatino"/>
          </w:rPr>
          <w:delText xml:space="preserve">: Fabio Pereira Garcia dos Santos                                                                                          (4850/AM). Jorge Henrique de Freitas Pinho (1644/AM). </w:delText>
        </w:r>
        <w:r w:rsidRPr="0022092E">
          <w:rPr>
            <w:rFonts w:ascii="Palatino" w:hAnsi="Palatino"/>
          </w:rPr>
          <w:br/>
        </w:r>
        <w:r w:rsidRPr="0022092E">
          <w:rPr>
            <w:rFonts w:ascii="Palatino" w:hAnsi="Palatino"/>
            <w:b/>
            <w:bCs/>
          </w:rPr>
          <w:delText>Terceiro I : Ministério Público do Estado do Amazonas</w:delText>
        </w:r>
      </w:del>
    </w:p>
    <w:p w14:paraId="3F6695F2" w14:textId="77777777" w:rsidR="006E5F10" w:rsidRDefault="006E5F10" w:rsidP="006E5F10">
      <w:pPr>
        <w:rPr>
          <w:del w:id="258" w:author="NAZ, Mamoona (OLDHAM MEDICAL SERVICES)" w:date="2026-09-22T12:38:00Z" w16du:dateUtc="2026-09-22T16:38:00Z"/>
          <w:rFonts w:ascii="Palatino" w:hAnsi="Palatino"/>
          <w:b/>
          <w:bCs/>
        </w:rPr>
      </w:pPr>
      <w:del w:id="259" w:author="NAZ, Mamoona (OLDHAM MEDICAL SERVICES)" w:date="2026-09-22T12:38:00Z" w16du:dateUtc="2026-09-22T16:38:00Z">
        <w:r w:rsidRPr="00B22EDA">
          <w:rPr>
            <w:rFonts w:ascii="Palatino" w:hAnsi="Palatino"/>
            <w:b/>
            <w:bCs/>
          </w:rPr>
          <w:delText>Presidente</w:delText>
        </w:r>
        <w:r>
          <w:rPr>
            <w:rFonts w:ascii="Palatino" w:hAnsi="Palatino"/>
            <w:b/>
            <w:bCs/>
          </w:rPr>
          <w:delText>/membro:</w:delText>
        </w:r>
        <w:r w:rsidRPr="00FF1362">
          <w:rPr>
            <w:rFonts w:ascii="Palatino" w:hAnsi="Palatino"/>
            <w:b/>
            <w:bCs/>
          </w:rPr>
          <w:delText xml:space="preserve"> </w:delText>
        </w:r>
        <w:r w:rsidRPr="00FF1362">
          <w:rPr>
            <w:rFonts w:ascii="Palatino" w:eastAsia="Times New Roman" w:hAnsi="Palatino"/>
            <w:bCs/>
            <w:color w:val="000000"/>
            <w:lang w:eastAsia="pt-BR"/>
          </w:rPr>
          <w:delText>Exmo. Sr. Des. Cláudio César Ramalheira Roessing</w:delText>
        </w:r>
      </w:del>
    </w:p>
    <w:p w14:paraId="5D932AAC" w14:textId="77777777" w:rsidR="006E5F10" w:rsidRPr="00B22EDA" w:rsidRDefault="006E5F10" w:rsidP="006E5F10">
      <w:pPr>
        <w:rPr>
          <w:del w:id="260" w:author="NAZ, Mamoona (OLDHAM MEDICAL SERVICES)" w:date="2026-09-22T12:38:00Z" w16du:dateUtc="2026-09-22T16:38:00Z"/>
          <w:rFonts w:ascii="Palatino" w:hAnsi="Palatino"/>
          <w:b/>
          <w:bCs/>
        </w:rPr>
      </w:pPr>
      <w:del w:id="261" w:author="NAZ, Mamoona (OLDHAM MEDICAL SERVICES)" w:date="2026-09-22T12:38:00Z" w16du:dateUtc="2026-09-22T16:38:00Z">
        <w:r>
          <w:rPr>
            <w:rFonts w:ascii="Palatino" w:hAnsi="Palatino"/>
            <w:b/>
            <w:bCs/>
          </w:rPr>
          <w:delText xml:space="preserve">Relatora:      </w:delText>
        </w:r>
        <w:r w:rsidRPr="00B22EDA">
          <w:rPr>
            <w:rFonts w:ascii="Palatino" w:hAnsi="Palatino"/>
            <w:b/>
            <w:bCs/>
          </w:rPr>
          <w:delText>Exma. Sra. Desa. Joana dos Santos Meirelles</w:delText>
        </w:r>
      </w:del>
    </w:p>
    <w:p w14:paraId="71D8E671" w14:textId="77777777" w:rsidR="006E5F10" w:rsidRDefault="006E5F10" w:rsidP="006E5F10">
      <w:pPr>
        <w:rPr>
          <w:del w:id="262" w:author="NAZ, Mamoona (OLDHAM MEDICAL SERVICES)" w:date="2026-09-22T12:38:00Z" w16du:dateUtc="2026-09-22T16:38:00Z"/>
          <w:rFonts w:ascii="Palatino" w:hAnsi="Palatino"/>
          <w:b/>
          <w:bCs/>
        </w:rPr>
      </w:pPr>
      <w:del w:id="263" w:author="NAZ, Mamoona (OLDHAM MEDICAL SERVICES)" w:date="2026-09-22T12:38:00Z" w16du:dateUtc="2026-09-22T16:38:00Z">
        <w:r w:rsidRPr="00B22EDA">
          <w:rPr>
            <w:rFonts w:ascii="Palatino" w:hAnsi="Palatino"/>
            <w:b/>
            <w:bCs/>
          </w:rPr>
          <w:delText>Membro:</w:delText>
        </w:r>
        <w:r>
          <w:rPr>
            <w:rFonts w:ascii="Palatino" w:hAnsi="Palatino"/>
            <w:b/>
            <w:bCs/>
          </w:rPr>
          <w:delText xml:space="preserve">     </w:delText>
        </w:r>
        <w:r w:rsidRPr="009D0793">
          <w:rPr>
            <w:rFonts w:ascii="Palatino" w:hAnsi="Palatino" w:cs="Arial"/>
            <w:color w:val="000000"/>
          </w:rPr>
          <w:delText>Exmo. Sr. Des. Flávio Humberto Pascarelli Lopes</w:delText>
        </w:r>
      </w:del>
    </w:p>
    <w:p w14:paraId="290D74B7" w14:textId="77777777" w:rsidR="006E5F10" w:rsidRDefault="006E5F10" w:rsidP="006E5F10">
      <w:pPr>
        <w:pBdr>
          <w:bottom w:val="single" w:sz="4" w:space="1" w:color="auto"/>
        </w:pBdr>
        <w:rPr>
          <w:del w:id="264" w:author="NAZ, Mamoona (OLDHAM MEDICAL SERVICES)" w:date="2026-09-22T12:38:00Z" w16du:dateUtc="2026-09-22T16:38:00Z"/>
          <w:rFonts w:ascii="Palatino" w:hAnsi="Palatino"/>
          <w:b/>
          <w:bCs/>
        </w:rPr>
      </w:pPr>
    </w:p>
    <w:p w14:paraId="0443471B" w14:textId="77777777" w:rsidR="006E5F10" w:rsidRDefault="006E5F10" w:rsidP="006E5F10">
      <w:pPr>
        <w:rPr>
          <w:del w:id="265" w:author="NAZ, Mamoona (OLDHAM MEDICAL SERVICES)" w:date="2026-09-22T12:38:00Z" w16du:dateUtc="2026-09-22T16:38:00Z"/>
          <w:rFonts w:ascii="Palatino" w:hAnsi="Palatino"/>
          <w:b/>
          <w:bCs/>
        </w:rPr>
      </w:pPr>
    </w:p>
    <w:p w14:paraId="240B9A3F" w14:textId="77777777" w:rsidR="006E5F10" w:rsidRPr="0022092E" w:rsidRDefault="00622BEC" w:rsidP="006E5F10">
      <w:pPr>
        <w:rPr>
          <w:del w:id="266" w:author="NAZ, Mamoona (OLDHAM MEDICAL SERVICES)" w:date="2026-09-22T12:38:00Z" w16du:dateUtc="2026-09-22T16:38:00Z"/>
          <w:rFonts w:ascii="Palatino" w:hAnsi="Palatino"/>
          <w:b/>
          <w:bCs/>
        </w:rPr>
      </w:pPr>
      <w:del w:id="267" w:author="NAZ, Mamoona (OLDHAM MEDICAL SERVICES)" w:date="2026-09-22T12:38:00Z" w16du:dateUtc="2026-09-22T16:38:00Z">
        <w:r>
          <w:rPr>
            <w:rFonts w:ascii="Palatino" w:hAnsi="Palatino"/>
            <w:b/>
            <w:bCs/>
          </w:rPr>
          <w:delText>7.</w:delText>
        </w:r>
        <w:r w:rsidR="005B0ED1" w:rsidRPr="0022092E">
          <w:rPr>
            <w:rFonts w:ascii="Palatino" w:hAnsi="Palatino"/>
            <w:b/>
            <w:bCs/>
          </w:rPr>
          <w:delText xml:space="preserve"> </w:delText>
        </w:r>
        <w:r w:rsidR="006E5F10" w:rsidRPr="0022092E">
          <w:rPr>
            <w:rFonts w:ascii="Palatino" w:hAnsi="Palatino"/>
            <w:b/>
            <w:bCs/>
          </w:rPr>
          <w:delText xml:space="preserve">Apelação Cível </w:delText>
        </w:r>
        <w:r w:rsidR="006E5F10">
          <w:rPr>
            <w:rFonts w:ascii="Palatino" w:hAnsi="Palatino"/>
            <w:b/>
            <w:bCs/>
          </w:rPr>
          <w:delText xml:space="preserve"> nº </w:delText>
        </w:r>
        <w:r w:rsidR="006E5F10" w:rsidRPr="0022092E">
          <w:rPr>
            <w:rFonts w:ascii="Palatino" w:hAnsi="Palatino"/>
            <w:b/>
            <w:bCs/>
          </w:rPr>
          <w:delText xml:space="preserve">0634493-36.2018.8.04.0001  </w:delText>
        </w:r>
        <w:r w:rsidR="006E5F10">
          <w:rPr>
            <w:rFonts w:ascii="Palatino" w:hAnsi="Palatino"/>
            <w:b/>
            <w:bCs/>
          </w:rPr>
          <w:delText xml:space="preserve"> </w:delText>
        </w:r>
        <w:r w:rsidR="006E5F10" w:rsidRPr="0022092E">
          <w:rPr>
            <w:rFonts w:ascii="Palatino" w:hAnsi="Palatino"/>
            <w:b/>
            <w:bCs/>
          </w:rPr>
          <w:delText xml:space="preserve"> </w:delText>
        </w:r>
        <w:r w:rsidR="006E5F10">
          <w:rPr>
            <w:rFonts w:ascii="Palatino" w:hAnsi="Palatino" w:cs="Arial"/>
            <w:b/>
            <w:bCs/>
          </w:rPr>
          <w:delText>Sustentação oral</w:delText>
        </w:r>
        <w:r w:rsidR="006E5F10" w:rsidRPr="00E24BA0">
          <w:rPr>
            <w:rFonts w:ascii="Palatino" w:hAnsi="Palatino" w:cs="Arial"/>
            <w:b/>
            <w:bCs/>
          </w:rPr>
          <w:delText xml:space="preserve">  </w:delText>
        </w:r>
        <w:r w:rsidR="006E5F10">
          <w:rPr>
            <w:rFonts w:ascii="Palatino" w:hAnsi="Palatino" w:cs="Arial"/>
            <w:b/>
            <w:bCs/>
          </w:rPr>
          <w:delText>Apelado</w:delText>
        </w:r>
      </w:del>
    </w:p>
    <w:p w14:paraId="6C2928A5" w14:textId="77777777" w:rsidR="006E5F10" w:rsidRPr="0022092E" w:rsidRDefault="006E5F10" w:rsidP="006E5F10">
      <w:pPr>
        <w:rPr>
          <w:del w:id="268" w:author="NAZ, Mamoona (OLDHAM MEDICAL SERVICES)" w:date="2026-09-22T12:38:00Z" w16du:dateUtc="2026-09-22T16:38:00Z"/>
          <w:rFonts w:ascii="Palatino" w:hAnsi="Palatino"/>
        </w:rPr>
      </w:pPr>
      <w:del w:id="269" w:author="NAZ, Mamoona (OLDHAM MEDICAL SERVICES)" w:date="2026-09-22T12:38:00Z" w16du:dateUtc="2026-09-22T16:38:00Z">
        <w:r w:rsidRPr="0022092E">
          <w:rPr>
            <w:rFonts w:ascii="Palatino" w:hAnsi="Palatino"/>
            <w:b/>
            <w:bCs/>
          </w:rPr>
          <w:delText>Origem</w:delText>
        </w:r>
        <w:r w:rsidRPr="0022092E">
          <w:rPr>
            <w:rFonts w:ascii="Palatino" w:hAnsi="Palatino"/>
          </w:rPr>
          <w:delText>: 15ª Vara Cível e de Acidentes de Trabalho</w:delText>
        </w:r>
        <w:r>
          <w:rPr>
            <w:rFonts w:ascii="Palatino" w:hAnsi="Palatino"/>
          </w:rPr>
          <w:delText xml:space="preserve"> </w:delText>
        </w:r>
        <w:r w:rsidRPr="006E5F10">
          <w:rPr>
            <w:rFonts w:ascii="Palatino" w:hAnsi="Palatino"/>
            <w:b/>
          </w:rPr>
          <w:delText>(Adiado pela Relatora 19.8.24)</w:delText>
        </w:r>
      </w:del>
    </w:p>
    <w:p w14:paraId="02091FE8" w14:textId="77777777" w:rsidR="006E5F10" w:rsidRPr="0022092E" w:rsidRDefault="006E5F10" w:rsidP="006E5F10">
      <w:pPr>
        <w:rPr>
          <w:del w:id="270" w:author="NAZ, Mamoona (OLDHAM MEDICAL SERVICES)" w:date="2026-09-22T12:38:00Z" w16du:dateUtc="2026-09-22T16:38:00Z"/>
          <w:rFonts w:ascii="Palatino" w:hAnsi="Palatino"/>
        </w:rPr>
      </w:pPr>
      <w:del w:id="271" w:author="NAZ, Mamoona (OLDHAM MEDICAL SERVICES)" w:date="2026-09-22T12:38:00Z" w16du:dateUtc="2026-09-22T16:38:00Z">
        <w:r w:rsidRPr="0022092E">
          <w:rPr>
            <w:rFonts w:ascii="Palatino" w:hAnsi="Palatino"/>
            <w:b/>
            <w:bCs/>
          </w:rPr>
          <w:delText>Juiz Prolato</w:delText>
        </w:r>
        <w:r w:rsidRPr="0022092E">
          <w:rPr>
            <w:rFonts w:ascii="Palatino" w:hAnsi="Palatino"/>
          </w:rPr>
          <w:delText>r: Ida Maria Costa de Andrade</w:delText>
        </w:r>
      </w:del>
    </w:p>
    <w:p w14:paraId="3319B25E" w14:textId="77777777" w:rsidR="006E5F10" w:rsidRPr="0022092E" w:rsidRDefault="006E5F10" w:rsidP="006E5F10">
      <w:pPr>
        <w:rPr>
          <w:del w:id="272" w:author="NAZ, Mamoona (OLDHAM MEDICAL SERVICES)" w:date="2026-09-22T12:38:00Z" w16du:dateUtc="2026-09-22T16:38:00Z"/>
          <w:rFonts w:ascii="Palatino" w:hAnsi="Palatino"/>
        </w:rPr>
      </w:pPr>
      <w:del w:id="273" w:author="NAZ, Mamoona (OLDHAM MEDICAL SERVICES)" w:date="2026-09-22T12:38:00Z" w16du:dateUtc="2026-09-22T16:38:00Z">
        <w:r w:rsidRPr="0022092E">
          <w:rPr>
            <w:rFonts w:ascii="Palatino" w:hAnsi="Palatino"/>
            <w:b/>
            <w:bCs/>
          </w:rPr>
          <w:delText xml:space="preserve">Apelante : Estrela do Rio Preto da Eva. </w:delText>
        </w:r>
        <w:r w:rsidRPr="0022092E">
          <w:rPr>
            <w:rFonts w:ascii="Palatino" w:hAnsi="Palatino"/>
            <w:b/>
            <w:bCs/>
          </w:rPr>
          <w:br/>
        </w:r>
        <w:r w:rsidRPr="0022092E">
          <w:rPr>
            <w:rFonts w:ascii="Palatino" w:hAnsi="Palatino"/>
          </w:rPr>
          <w:delText xml:space="preserve">Advogado </w:delText>
        </w:r>
        <w:r w:rsidRPr="0022092E">
          <w:rPr>
            <w:rFonts w:ascii="Palatino" w:hAnsi="Palatino"/>
          </w:rPr>
          <w:tab/>
          <w:delText xml:space="preserve">: Fabrício Daniel Correia do Nascimento (7320/AM). </w:delText>
        </w:r>
        <w:r w:rsidRPr="0022092E">
          <w:rPr>
            <w:rFonts w:ascii="Palatino" w:hAnsi="Palatino"/>
          </w:rPr>
          <w:br/>
        </w:r>
        <w:r w:rsidRPr="0022092E">
          <w:rPr>
            <w:rFonts w:ascii="Palatino" w:hAnsi="Palatino"/>
            <w:b/>
            <w:bCs/>
          </w:rPr>
          <w:delText xml:space="preserve">Apelado  : Grande Oriente do Estado do Amazonas - Goeam. </w:delText>
        </w:r>
        <w:r w:rsidRPr="0022092E">
          <w:rPr>
            <w:rFonts w:ascii="Palatino" w:hAnsi="Palatino"/>
            <w:b/>
            <w:bCs/>
          </w:rPr>
          <w:br/>
        </w:r>
        <w:r w:rsidRPr="0022092E">
          <w:rPr>
            <w:rFonts w:ascii="Palatino" w:hAnsi="Palatino"/>
          </w:rPr>
          <w:delText>Advogado</w:delText>
        </w:r>
        <w:r>
          <w:rPr>
            <w:rFonts w:ascii="Palatino" w:hAnsi="Palatino"/>
          </w:rPr>
          <w:delText>s</w:delText>
        </w:r>
        <w:r w:rsidRPr="0022092E">
          <w:rPr>
            <w:rFonts w:ascii="Palatino" w:hAnsi="Palatino"/>
          </w:rPr>
          <w:delText xml:space="preserve"> </w:delText>
        </w:r>
        <w:r w:rsidRPr="0022092E">
          <w:rPr>
            <w:rFonts w:ascii="Palatino" w:hAnsi="Palatino"/>
          </w:rPr>
          <w:tab/>
          <w:delText>: José Artur Pozzetti (9707/AM). Kal El Bessa Nascimento Salem (6389/AM). François Antonio Galvão (10015/AM)</w:delText>
        </w:r>
      </w:del>
    </w:p>
    <w:p w14:paraId="7BDC84A2" w14:textId="77777777" w:rsidR="006E5F10" w:rsidRDefault="006E5F10" w:rsidP="006E5F10">
      <w:pPr>
        <w:rPr>
          <w:del w:id="274" w:author="NAZ, Mamoona (OLDHAM MEDICAL SERVICES)" w:date="2026-09-22T12:38:00Z" w16du:dateUtc="2026-09-22T16:38:00Z"/>
          <w:rFonts w:ascii="Palatino" w:hAnsi="Palatino"/>
          <w:b/>
          <w:bCs/>
        </w:rPr>
      </w:pPr>
      <w:del w:id="275" w:author="NAZ, Mamoona (OLDHAM MEDICAL SERVICES)" w:date="2026-09-22T12:38:00Z" w16du:dateUtc="2026-09-22T16:38:00Z">
        <w:r w:rsidRPr="00B22EDA">
          <w:rPr>
            <w:rFonts w:ascii="Palatino" w:hAnsi="Palatino"/>
            <w:b/>
            <w:bCs/>
          </w:rPr>
          <w:delText>Presidente</w:delText>
        </w:r>
        <w:r>
          <w:rPr>
            <w:rFonts w:ascii="Palatino" w:hAnsi="Palatino"/>
            <w:b/>
            <w:bCs/>
          </w:rPr>
          <w:delText>/membro:</w:delText>
        </w:r>
        <w:r w:rsidRPr="00FF1362">
          <w:rPr>
            <w:rFonts w:ascii="Palatino" w:hAnsi="Palatino"/>
            <w:b/>
            <w:bCs/>
          </w:rPr>
          <w:delText xml:space="preserve"> </w:delText>
        </w:r>
        <w:r w:rsidRPr="00FF1362">
          <w:rPr>
            <w:rFonts w:ascii="Palatino" w:eastAsia="Times New Roman" w:hAnsi="Palatino"/>
            <w:bCs/>
            <w:color w:val="000000"/>
            <w:lang w:eastAsia="pt-BR"/>
          </w:rPr>
          <w:delText>Exmo. Sr. Des. Cláudio César Ramalheira Roessing</w:delText>
        </w:r>
      </w:del>
    </w:p>
    <w:p w14:paraId="55D92C71" w14:textId="77777777" w:rsidR="006E5F10" w:rsidRPr="00B22EDA" w:rsidRDefault="006E5F10" w:rsidP="006E5F10">
      <w:pPr>
        <w:rPr>
          <w:del w:id="276" w:author="NAZ, Mamoona (OLDHAM MEDICAL SERVICES)" w:date="2026-09-22T12:38:00Z" w16du:dateUtc="2026-09-22T16:38:00Z"/>
          <w:rFonts w:ascii="Palatino" w:hAnsi="Palatino"/>
          <w:b/>
          <w:bCs/>
        </w:rPr>
      </w:pPr>
      <w:del w:id="277" w:author="NAZ, Mamoona (OLDHAM MEDICAL SERVICES)" w:date="2026-09-22T12:38:00Z" w16du:dateUtc="2026-09-22T16:38:00Z">
        <w:r>
          <w:rPr>
            <w:rFonts w:ascii="Palatino" w:hAnsi="Palatino"/>
            <w:b/>
            <w:bCs/>
          </w:rPr>
          <w:delText xml:space="preserve">Relatora:      </w:delText>
        </w:r>
        <w:r w:rsidRPr="00B22EDA">
          <w:rPr>
            <w:rFonts w:ascii="Palatino" w:hAnsi="Palatino"/>
            <w:b/>
            <w:bCs/>
          </w:rPr>
          <w:delText>Exma. Sra. Desa. Joana dos Santos Meirelles</w:delText>
        </w:r>
      </w:del>
    </w:p>
    <w:p w14:paraId="078AD2FB" w14:textId="77777777" w:rsidR="006E5F10" w:rsidRDefault="006E5F10" w:rsidP="006E5F10">
      <w:pPr>
        <w:rPr>
          <w:del w:id="278" w:author="NAZ, Mamoona (OLDHAM MEDICAL SERVICES)" w:date="2026-09-22T12:38:00Z" w16du:dateUtc="2026-09-22T16:38:00Z"/>
          <w:rFonts w:ascii="Palatino" w:hAnsi="Palatino"/>
          <w:b/>
          <w:bCs/>
        </w:rPr>
      </w:pPr>
      <w:del w:id="279" w:author="NAZ, Mamoona (OLDHAM MEDICAL SERVICES)" w:date="2026-09-22T12:38:00Z" w16du:dateUtc="2026-09-22T16:38:00Z">
        <w:r w:rsidRPr="00B22EDA">
          <w:rPr>
            <w:rFonts w:ascii="Palatino" w:hAnsi="Palatino"/>
            <w:b/>
            <w:bCs/>
          </w:rPr>
          <w:delText>Membro:</w:delText>
        </w:r>
        <w:r>
          <w:rPr>
            <w:rFonts w:ascii="Palatino" w:hAnsi="Palatino"/>
            <w:b/>
            <w:bCs/>
          </w:rPr>
          <w:delText xml:space="preserve">     </w:delText>
        </w:r>
        <w:r w:rsidRPr="009D0793">
          <w:rPr>
            <w:rFonts w:ascii="Palatino" w:hAnsi="Palatino" w:cs="Arial"/>
            <w:color w:val="000000"/>
          </w:rPr>
          <w:delText>Exmo. Sr. Des. Flávio Humberto Pascarelli Lopes</w:delText>
        </w:r>
      </w:del>
    </w:p>
    <w:p w14:paraId="73CC982F" w14:textId="77777777" w:rsidR="006E5F10" w:rsidRDefault="006E5F10" w:rsidP="006E5F10">
      <w:pPr>
        <w:pBdr>
          <w:bottom w:val="single" w:sz="4" w:space="1" w:color="auto"/>
        </w:pBdr>
        <w:rPr>
          <w:del w:id="280" w:author="NAZ, Mamoona (OLDHAM MEDICAL SERVICES)" w:date="2026-09-22T12:38:00Z" w16du:dateUtc="2026-09-22T16:38:00Z"/>
          <w:rFonts w:ascii="Palatino" w:hAnsi="Palatino"/>
          <w:b/>
          <w:bCs/>
        </w:rPr>
      </w:pPr>
    </w:p>
    <w:p w14:paraId="0AF73B56" w14:textId="77777777" w:rsidR="006E5F10" w:rsidRDefault="006E5F10" w:rsidP="006252C8">
      <w:pPr>
        <w:rPr>
          <w:del w:id="281" w:author="NAZ, Mamoona (OLDHAM MEDICAL SERVICES)" w:date="2026-09-22T12:38:00Z" w16du:dateUtc="2026-09-22T16:38:00Z"/>
          <w:rFonts w:ascii="Palatino" w:hAnsi="Palatino"/>
          <w:b/>
          <w:bCs/>
        </w:rPr>
      </w:pPr>
    </w:p>
    <w:p w14:paraId="49AC1A3F" w14:textId="77777777" w:rsidR="00A57D50" w:rsidRPr="00A57D50" w:rsidRDefault="00622BEC" w:rsidP="006252C8">
      <w:pPr>
        <w:rPr>
          <w:del w:id="282" w:author="NAZ, Mamoona (OLDHAM MEDICAL SERVICES)" w:date="2026-09-22T12:38:00Z" w16du:dateUtc="2026-09-22T16:38:00Z"/>
          <w:rFonts w:ascii="Palatino" w:hAnsi="Palatino"/>
          <w:b/>
          <w:bCs/>
        </w:rPr>
      </w:pPr>
      <w:del w:id="283" w:author="NAZ, Mamoona (OLDHAM MEDICAL SERVICES)" w:date="2026-09-22T12:38:00Z" w16du:dateUtc="2026-09-22T16:38:00Z">
        <w:r>
          <w:rPr>
            <w:rFonts w:ascii="Palatino" w:hAnsi="Palatino"/>
            <w:b/>
            <w:bCs/>
          </w:rPr>
          <w:delText>8.</w:delText>
        </w:r>
        <w:r w:rsidR="006252C8" w:rsidRPr="00A57D50">
          <w:rPr>
            <w:rFonts w:ascii="Palatino" w:hAnsi="Palatino"/>
            <w:b/>
            <w:bCs/>
          </w:rPr>
          <w:delText xml:space="preserve">Agravo de Instrumento </w:delText>
        </w:r>
        <w:r w:rsidR="006252C8">
          <w:rPr>
            <w:rFonts w:ascii="Palatino" w:hAnsi="Palatino"/>
            <w:b/>
            <w:bCs/>
          </w:rPr>
          <w:delText xml:space="preserve"> nº</w:delText>
        </w:r>
        <w:r w:rsidR="006252C8" w:rsidRPr="00A57D50">
          <w:rPr>
            <w:rFonts w:ascii="Palatino" w:hAnsi="Palatino"/>
            <w:b/>
            <w:bCs/>
          </w:rPr>
          <w:delText xml:space="preserve"> </w:delText>
        </w:r>
        <w:r w:rsidR="00A57D50" w:rsidRPr="00A57D50">
          <w:rPr>
            <w:rFonts w:ascii="Palatino" w:hAnsi="Palatino"/>
            <w:b/>
            <w:bCs/>
          </w:rPr>
          <w:delText xml:space="preserve">4002275-26.2024.8.04.0000 </w:delText>
        </w:r>
        <w:r w:rsidR="00D85530">
          <w:rPr>
            <w:rFonts w:ascii="Palatino" w:hAnsi="Palatino"/>
            <w:b/>
            <w:bCs/>
          </w:rPr>
          <w:delText xml:space="preserve">  </w:delText>
        </w:r>
        <w:r w:rsidR="00715D5C">
          <w:rPr>
            <w:rFonts w:ascii="Palatino" w:hAnsi="Palatino" w:cs="Arial"/>
            <w:b/>
            <w:bCs/>
          </w:rPr>
          <w:delText>Sustentação oral</w:delText>
        </w:r>
        <w:r w:rsidR="00715D5C" w:rsidRPr="00E24BA0">
          <w:rPr>
            <w:rFonts w:ascii="Palatino" w:hAnsi="Palatino" w:cs="Arial"/>
            <w:b/>
            <w:bCs/>
          </w:rPr>
          <w:delText xml:space="preserve">  </w:delText>
        </w:r>
        <w:r w:rsidR="00715D5C">
          <w:rPr>
            <w:rFonts w:ascii="Palatino" w:hAnsi="Palatino" w:cs="Arial"/>
            <w:b/>
            <w:bCs/>
          </w:rPr>
          <w:delText>Agravante</w:delText>
        </w:r>
        <w:r w:rsidR="00D85530">
          <w:rPr>
            <w:rFonts w:ascii="Palatino" w:hAnsi="Palatino" w:cs="Arial"/>
            <w:b/>
            <w:bCs/>
          </w:rPr>
          <w:delText xml:space="preserve"> </w:delText>
        </w:r>
      </w:del>
    </w:p>
    <w:p w14:paraId="6A77D214" w14:textId="77777777" w:rsidR="00A57D50" w:rsidRPr="00A57D50" w:rsidRDefault="00A57D50" w:rsidP="0006025D">
      <w:pPr>
        <w:rPr>
          <w:del w:id="284" w:author="NAZ, Mamoona (OLDHAM MEDICAL SERVICES)" w:date="2026-09-22T12:38:00Z" w16du:dateUtc="2026-09-22T16:38:00Z"/>
          <w:rFonts w:ascii="Palatino" w:hAnsi="Palatino"/>
        </w:rPr>
      </w:pPr>
      <w:del w:id="285" w:author="NAZ, Mamoona (OLDHAM MEDICAL SERVICES)" w:date="2026-09-22T12:38:00Z" w16du:dateUtc="2026-09-22T16:38:00Z">
        <w:r w:rsidRPr="00A57D50">
          <w:rPr>
            <w:rFonts w:ascii="Palatino" w:hAnsi="Palatino"/>
            <w:b/>
            <w:bCs/>
          </w:rPr>
          <w:delText>Origem</w:delText>
        </w:r>
        <w:r w:rsidRPr="00A57D50">
          <w:rPr>
            <w:rFonts w:ascii="Palatino" w:hAnsi="Palatino"/>
          </w:rPr>
          <w:delText>: 18ª Vara Cível e de Acidentes de Trabalho</w:delText>
        </w:r>
      </w:del>
    </w:p>
    <w:p w14:paraId="11C33863" w14:textId="77777777" w:rsidR="00A57D50" w:rsidRPr="00A57D50" w:rsidRDefault="00A57D50" w:rsidP="0006025D">
      <w:pPr>
        <w:rPr>
          <w:del w:id="286" w:author="NAZ, Mamoona (OLDHAM MEDICAL SERVICES)" w:date="2026-09-22T12:38:00Z" w16du:dateUtc="2026-09-22T16:38:00Z"/>
          <w:rFonts w:ascii="Palatino" w:hAnsi="Palatino"/>
        </w:rPr>
      </w:pPr>
      <w:del w:id="287" w:author="NAZ, Mamoona (OLDHAM MEDICAL SERVICES)" w:date="2026-09-22T12:38:00Z" w16du:dateUtc="2026-09-22T16:38:00Z">
        <w:r w:rsidRPr="00A57D50">
          <w:rPr>
            <w:rFonts w:ascii="Palatino" w:hAnsi="Palatino"/>
            <w:b/>
            <w:bCs/>
          </w:rPr>
          <w:delText>Juiz Prolato</w:delText>
        </w:r>
        <w:r w:rsidRPr="00A57D50">
          <w:rPr>
            <w:rFonts w:ascii="Palatino" w:hAnsi="Palatino"/>
          </w:rPr>
          <w:delText>r: Kathleen dos Santos Gomes</w:delText>
        </w:r>
      </w:del>
    </w:p>
    <w:p w14:paraId="0956EFC1" w14:textId="77777777" w:rsidR="00A57D50" w:rsidRPr="00A57D50" w:rsidRDefault="00A57D50" w:rsidP="0006025D">
      <w:pPr>
        <w:rPr>
          <w:del w:id="288" w:author="NAZ, Mamoona (OLDHAM MEDICAL SERVICES)" w:date="2026-09-22T12:38:00Z" w16du:dateUtc="2026-09-22T16:38:00Z"/>
          <w:rFonts w:ascii="Palatino" w:hAnsi="Palatino"/>
        </w:rPr>
      </w:pPr>
      <w:del w:id="289" w:author="NAZ, Mamoona (OLDHAM MEDICAL SERVICES)" w:date="2026-09-22T12:38:00Z" w16du:dateUtc="2026-09-22T16:38:00Z">
        <w:r w:rsidRPr="00A57D50">
          <w:rPr>
            <w:rFonts w:ascii="Palatino" w:hAnsi="Palatino"/>
            <w:b/>
            <w:bCs/>
          </w:rPr>
          <w:delText>Agravante : Ana Cristina de Lima Bastos.</w:delText>
        </w:r>
        <w:r w:rsidRPr="00A57D50">
          <w:rPr>
            <w:rFonts w:ascii="Palatino" w:hAnsi="Palatino"/>
          </w:rPr>
          <w:delText xml:space="preserve"> </w:delText>
        </w:r>
        <w:r w:rsidRPr="00A57D50">
          <w:rPr>
            <w:rFonts w:ascii="Palatino" w:hAnsi="Palatino"/>
          </w:rPr>
          <w:br/>
          <w:delText xml:space="preserve">Advogado  : Frank Júnior Menezes do Nascimento Filho (13805/AM). </w:delText>
        </w:r>
        <w:r w:rsidRPr="00A57D50">
          <w:rPr>
            <w:rFonts w:ascii="Palatino" w:hAnsi="Palatino"/>
          </w:rPr>
          <w:br/>
        </w:r>
        <w:r w:rsidRPr="00A57D50">
          <w:rPr>
            <w:rFonts w:ascii="Palatino" w:hAnsi="Palatino"/>
            <w:b/>
            <w:bCs/>
          </w:rPr>
          <w:delText>Agravado  : Nunes Borges Serrão.</w:delText>
        </w:r>
        <w:r w:rsidRPr="00A57D50">
          <w:rPr>
            <w:rFonts w:ascii="Palatino" w:hAnsi="Palatino"/>
          </w:rPr>
          <w:delText xml:space="preserve"> </w:delText>
        </w:r>
        <w:r w:rsidRPr="00A57D50">
          <w:rPr>
            <w:rFonts w:ascii="Palatino" w:hAnsi="Palatino"/>
          </w:rPr>
          <w:br/>
          <w:delText>Advogad</w:delText>
        </w:r>
        <w:r w:rsidR="00874573">
          <w:rPr>
            <w:rFonts w:ascii="Palatino" w:hAnsi="Palatino"/>
          </w:rPr>
          <w:delText>os</w:delText>
        </w:r>
        <w:r w:rsidRPr="00A57D50">
          <w:rPr>
            <w:rFonts w:ascii="Palatino" w:hAnsi="Palatino"/>
          </w:rPr>
          <w:delText xml:space="preserve">  </w:delText>
        </w:r>
        <w:r w:rsidRPr="00A57D50">
          <w:rPr>
            <w:rFonts w:ascii="Palatino" w:hAnsi="Palatino"/>
          </w:rPr>
          <w:tab/>
          <w:delText xml:space="preserve">: Camila Cavalcante de Oliveira (16629/AM). Henrique Cesar Costa de Lira (17151/AM). </w:delText>
        </w:r>
      </w:del>
    </w:p>
    <w:p w14:paraId="67388505" w14:textId="77777777" w:rsidR="00481A4D" w:rsidRDefault="00A57D50" w:rsidP="0006025D">
      <w:pPr>
        <w:rPr>
          <w:del w:id="290" w:author="NAZ, Mamoona (OLDHAM MEDICAL SERVICES)" w:date="2026-09-22T12:38:00Z" w16du:dateUtc="2026-09-22T16:38:00Z"/>
          <w:rFonts w:ascii="Palatino" w:hAnsi="Palatino"/>
          <w:b/>
          <w:bCs/>
        </w:rPr>
      </w:pPr>
      <w:del w:id="291" w:author="NAZ, Mamoona (OLDHAM MEDICAL SERVICES)" w:date="2026-09-22T12:38:00Z" w16du:dateUtc="2026-09-22T16:38:00Z">
        <w:r w:rsidRPr="00A57D50">
          <w:rPr>
            <w:rFonts w:ascii="Palatino" w:hAnsi="Palatino"/>
            <w:b/>
            <w:bCs/>
          </w:rPr>
          <w:delText>Presidente</w:delText>
        </w:r>
        <w:r w:rsidR="00AD5128">
          <w:rPr>
            <w:rFonts w:ascii="Palatino" w:hAnsi="Palatino"/>
            <w:b/>
            <w:bCs/>
          </w:rPr>
          <w:delText>/Membro</w:delText>
        </w:r>
        <w:r w:rsidR="00481A4D">
          <w:rPr>
            <w:rFonts w:ascii="Palatino" w:hAnsi="Palatino"/>
            <w:b/>
            <w:bCs/>
          </w:rPr>
          <w:delText>:</w:delText>
        </w:r>
        <w:r w:rsidR="00481A4D" w:rsidRPr="00481A4D">
          <w:rPr>
            <w:rFonts w:ascii="Palatino" w:hAnsi="Palatino"/>
          </w:rPr>
          <w:delText xml:space="preserve"> </w:delText>
        </w:r>
        <w:r w:rsidR="00481A4D">
          <w:rPr>
            <w:rFonts w:ascii="Palatino" w:hAnsi="Palatino"/>
          </w:rPr>
          <w:delText>Exma.Sra.Desa.</w:delText>
        </w:r>
        <w:r w:rsidR="00481A4D" w:rsidRPr="00A57D50">
          <w:rPr>
            <w:rFonts w:ascii="Palatino" w:hAnsi="Palatino"/>
          </w:rPr>
          <w:delText>Maria das Graças Pessoa Figueiredo</w:delText>
        </w:r>
      </w:del>
    </w:p>
    <w:p w14:paraId="7E53FCB6" w14:textId="77777777" w:rsidR="00A57D50" w:rsidRPr="00A57D50" w:rsidRDefault="00A57D50" w:rsidP="0006025D">
      <w:pPr>
        <w:rPr>
          <w:del w:id="292" w:author="NAZ, Mamoona (OLDHAM MEDICAL SERVICES)" w:date="2026-09-22T12:38:00Z" w16du:dateUtc="2026-09-22T16:38:00Z"/>
          <w:rFonts w:ascii="Palatino" w:hAnsi="Palatino"/>
          <w:b/>
          <w:bCs/>
        </w:rPr>
      </w:pPr>
      <w:del w:id="293" w:author="NAZ, Mamoona (OLDHAM MEDICAL SERVICES)" w:date="2026-09-22T12:38:00Z" w16du:dateUtc="2026-09-22T16:38:00Z">
        <w:r w:rsidRPr="00A57D50">
          <w:rPr>
            <w:rFonts w:ascii="Palatino" w:hAnsi="Palatino"/>
            <w:b/>
            <w:bCs/>
          </w:rPr>
          <w:delText>Relator</w:delText>
        </w:r>
        <w:r w:rsidRPr="00A57D50">
          <w:rPr>
            <w:rFonts w:ascii="Palatino" w:hAnsi="Palatino"/>
          </w:rPr>
          <w:delText>:</w:delText>
        </w:r>
        <w:r w:rsidR="00874573">
          <w:rPr>
            <w:rFonts w:ascii="Palatino" w:hAnsi="Palatino"/>
          </w:rPr>
          <w:delText xml:space="preserve">       </w:delText>
        </w:r>
        <w:r w:rsidR="00874573" w:rsidRPr="00874573">
          <w:rPr>
            <w:rFonts w:ascii="Palatino" w:hAnsi="Palatino"/>
            <w:b/>
            <w:bCs/>
          </w:rPr>
          <w:delText>Exma.Sra.Desa.</w:delText>
        </w:r>
        <w:r w:rsidRPr="00A57D50">
          <w:rPr>
            <w:rFonts w:ascii="Palatino" w:hAnsi="Palatino"/>
            <w:b/>
            <w:bCs/>
          </w:rPr>
          <w:delText>Joana dos Santos Meirelles</w:delText>
        </w:r>
      </w:del>
    </w:p>
    <w:p w14:paraId="7712C188" w14:textId="77777777" w:rsidR="00A57D50" w:rsidRPr="00A57D50" w:rsidRDefault="00874573" w:rsidP="00874573">
      <w:pPr>
        <w:rPr>
          <w:del w:id="294" w:author="NAZ, Mamoona (OLDHAM MEDICAL SERVICES)" w:date="2026-09-22T12:38:00Z" w16du:dateUtc="2026-09-22T16:38:00Z"/>
          <w:rFonts w:ascii="Palatino" w:hAnsi="Palatino"/>
        </w:rPr>
      </w:pPr>
      <w:del w:id="295" w:author="NAZ, Mamoona (OLDHAM MEDICAL SERVICES)" w:date="2026-09-22T12:38:00Z" w16du:dateUtc="2026-09-22T16:38:00Z">
        <w:r w:rsidRPr="00A57D50">
          <w:rPr>
            <w:rFonts w:ascii="Palatino" w:hAnsi="Palatino"/>
            <w:b/>
            <w:bCs/>
          </w:rPr>
          <w:delText>Membro</w:delText>
        </w:r>
        <w:r>
          <w:rPr>
            <w:rFonts w:ascii="Palatino" w:hAnsi="Palatino"/>
            <w:b/>
            <w:bCs/>
          </w:rPr>
          <w:delText xml:space="preserve"> </w:delText>
        </w:r>
        <w:r w:rsidRPr="00A57D50">
          <w:rPr>
            <w:rFonts w:ascii="Palatino" w:hAnsi="Palatino"/>
            <w:b/>
            <w:bCs/>
          </w:rPr>
          <w:delText>:</w:delText>
        </w:r>
        <w:r w:rsidRPr="003C4FB5">
          <w:rPr>
            <w:rFonts w:ascii="Palatino" w:hAnsi="Palatino"/>
          </w:rPr>
          <w:delText xml:space="preserve"> </w:delText>
        </w:r>
        <w:r>
          <w:rPr>
            <w:rFonts w:ascii="Palatino" w:hAnsi="Palatino"/>
          </w:rPr>
          <w:delText xml:space="preserve">  </w:delText>
        </w:r>
        <w:r w:rsidR="007F11D2">
          <w:rPr>
            <w:rFonts w:ascii="Palatino" w:hAnsi="Palatino"/>
          </w:rPr>
          <w:delText>Exmo.Sr.Des.Flavio Humberto Pascarelli Lopes</w:delText>
        </w:r>
      </w:del>
    </w:p>
    <w:p w14:paraId="25978282" w14:textId="77777777" w:rsidR="00A57D50" w:rsidRPr="00A57D50" w:rsidRDefault="00A57D50" w:rsidP="00874573">
      <w:pPr>
        <w:pBdr>
          <w:bottom w:val="single" w:sz="4" w:space="1" w:color="auto"/>
        </w:pBdr>
        <w:rPr>
          <w:del w:id="296" w:author="NAZ, Mamoona (OLDHAM MEDICAL SERVICES)" w:date="2026-09-22T12:38:00Z" w16du:dateUtc="2026-09-22T16:38:00Z"/>
          <w:rFonts w:ascii="Palatino" w:hAnsi="Palatino"/>
        </w:rPr>
      </w:pPr>
    </w:p>
    <w:p w14:paraId="407671B2" w14:textId="77777777" w:rsidR="00874573" w:rsidRDefault="00874573" w:rsidP="00874573">
      <w:pPr>
        <w:rPr>
          <w:del w:id="297" w:author="NAZ, Mamoona (OLDHAM MEDICAL SERVICES)" w:date="2026-09-22T12:38:00Z" w16du:dateUtc="2026-09-22T16:38:00Z"/>
          <w:rFonts w:ascii="Palatino" w:hAnsi="Palatino"/>
          <w:b/>
          <w:bCs/>
        </w:rPr>
      </w:pPr>
    </w:p>
    <w:p w14:paraId="1AF4838C" w14:textId="77777777" w:rsidR="00A57D50" w:rsidRPr="00A57D50" w:rsidRDefault="00622BEC" w:rsidP="00874573">
      <w:pPr>
        <w:rPr>
          <w:del w:id="298" w:author="NAZ, Mamoona (OLDHAM MEDICAL SERVICES)" w:date="2026-09-22T12:38:00Z" w16du:dateUtc="2026-09-22T16:38:00Z"/>
          <w:rFonts w:ascii="Palatino" w:hAnsi="Palatino"/>
          <w:b/>
          <w:bCs/>
        </w:rPr>
      </w:pPr>
      <w:del w:id="299" w:author="NAZ, Mamoona (OLDHAM MEDICAL SERVICES)" w:date="2026-09-22T12:38:00Z" w16du:dateUtc="2026-09-22T16:38:00Z">
        <w:r>
          <w:rPr>
            <w:rFonts w:ascii="Palatino" w:hAnsi="Palatino"/>
            <w:b/>
            <w:bCs/>
          </w:rPr>
          <w:delText>9.</w:delText>
        </w:r>
        <w:r w:rsidR="00874573" w:rsidRPr="00A57D50">
          <w:rPr>
            <w:rFonts w:ascii="Palatino" w:hAnsi="Palatino"/>
            <w:b/>
            <w:bCs/>
          </w:rPr>
          <w:delText xml:space="preserve">Apelação Cível </w:delText>
        </w:r>
        <w:r w:rsidR="00874573">
          <w:rPr>
            <w:rFonts w:ascii="Palatino" w:hAnsi="Palatino"/>
            <w:b/>
            <w:bCs/>
          </w:rPr>
          <w:delText xml:space="preserve"> nº</w:delText>
        </w:r>
        <w:r w:rsidR="00A57D50" w:rsidRPr="00A57D50">
          <w:rPr>
            <w:rFonts w:ascii="Palatino" w:hAnsi="Palatino"/>
            <w:b/>
            <w:bCs/>
          </w:rPr>
          <w:delText xml:space="preserve">0800168-46.2021.8.04.0001 </w:delText>
        </w:r>
        <w:r w:rsidR="00874573">
          <w:rPr>
            <w:rFonts w:ascii="Palatino" w:hAnsi="Palatino"/>
            <w:b/>
            <w:bCs/>
          </w:rPr>
          <w:delText xml:space="preserve"> </w:delText>
        </w:r>
        <w:r w:rsidR="00A57D50" w:rsidRPr="00A57D50">
          <w:rPr>
            <w:rFonts w:ascii="Palatino" w:hAnsi="Palatino"/>
            <w:b/>
            <w:bCs/>
          </w:rPr>
          <w:delText xml:space="preserve">  </w:delText>
        </w:r>
        <w:r w:rsidR="00874573">
          <w:rPr>
            <w:rFonts w:ascii="Palatino" w:hAnsi="Palatino"/>
            <w:b/>
            <w:bCs/>
          </w:rPr>
          <w:delText xml:space="preserve"> </w:delText>
        </w:r>
        <w:r w:rsidR="00A57D50" w:rsidRPr="00A57D50">
          <w:rPr>
            <w:rFonts w:ascii="Palatino" w:hAnsi="Palatino"/>
            <w:b/>
            <w:bCs/>
          </w:rPr>
          <w:delText xml:space="preserve"> </w:delText>
        </w:r>
        <w:r w:rsidR="00715D5C">
          <w:rPr>
            <w:rFonts w:ascii="Palatino" w:hAnsi="Palatino" w:cs="Arial"/>
            <w:b/>
            <w:bCs/>
          </w:rPr>
          <w:delText>Sustentação oral</w:delText>
        </w:r>
        <w:r w:rsidR="00715D5C" w:rsidRPr="00E24BA0">
          <w:rPr>
            <w:rFonts w:ascii="Palatino" w:hAnsi="Palatino" w:cs="Arial"/>
            <w:b/>
            <w:bCs/>
          </w:rPr>
          <w:delText xml:space="preserve">  </w:delText>
        </w:r>
        <w:r w:rsidR="00715D5C">
          <w:rPr>
            <w:rFonts w:ascii="Palatino" w:hAnsi="Palatino" w:cs="Arial"/>
            <w:b/>
            <w:bCs/>
          </w:rPr>
          <w:delText>Apelante</w:delText>
        </w:r>
      </w:del>
    </w:p>
    <w:p w14:paraId="31674915" w14:textId="77777777" w:rsidR="00A57D50" w:rsidRPr="00A57D50" w:rsidRDefault="00A57D50" w:rsidP="0006025D">
      <w:pPr>
        <w:rPr>
          <w:del w:id="300" w:author="NAZ, Mamoona (OLDHAM MEDICAL SERVICES)" w:date="2026-09-22T12:38:00Z" w16du:dateUtc="2026-09-22T16:38:00Z"/>
          <w:rFonts w:ascii="Palatino" w:hAnsi="Palatino"/>
        </w:rPr>
      </w:pPr>
      <w:del w:id="301" w:author="NAZ, Mamoona (OLDHAM MEDICAL SERVICES)" w:date="2026-09-22T12:38:00Z" w16du:dateUtc="2026-09-22T16:38:00Z">
        <w:r w:rsidRPr="00A57D50">
          <w:rPr>
            <w:rFonts w:ascii="Palatino" w:hAnsi="Palatino"/>
            <w:b/>
            <w:bCs/>
          </w:rPr>
          <w:delText>Origem</w:delText>
        </w:r>
        <w:r w:rsidRPr="00A57D50">
          <w:rPr>
            <w:rFonts w:ascii="Palatino" w:hAnsi="Palatino"/>
          </w:rPr>
          <w:delText>: Vara Especializada do Meio Ambiente</w:delText>
        </w:r>
      </w:del>
    </w:p>
    <w:p w14:paraId="626B7F72" w14:textId="77777777" w:rsidR="00A57D50" w:rsidRPr="00A57D50" w:rsidRDefault="00A57D50" w:rsidP="0006025D">
      <w:pPr>
        <w:rPr>
          <w:del w:id="302" w:author="NAZ, Mamoona (OLDHAM MEDICAL SERVICES)" w:date="2026-09-22T12:38:00Z" w16du:dateUtc="2026-09-22T16:38:00Z"/>
          <w:rFonts w:ascii="Palatino" w:hAnsi="Palatino"/>
        </w:rPr>
      </w:pPr>
      <w:del w:id="303" w:author="NAZ, Mamoona (OLDHAM MEDICAL SERVICES)" w:date="2026-09-22T12:38:00Z" w16du:dateUtc="2026-09-22T16:38:00Z">
        <w:r w:rsidRPr="00A57D50">
          <w:rPr>
            <w:rFonts w:ascii="Palatino" w:hAnsi="Palatino"/>
            <w:b/>
            <w:bCs/>
          </w:rPr>
          <w:delText>Juiz Prolato</w:delText>
        </w:r>
        <w:r w:rsidRPr="00A57D50">
          <w:rPr>
            <w:rFonts w:ascii="Palatino" w:hAnsi="Palatino"/>
          </w:rPr>
          <w:delText>r: Moacir Pereira Batista</w:delText>
        </w:r>
      </w:del>
    </w:p>
    <w:p w14:paraId="510529EE" w14:textId="77777777" w:rsidR="00A57D50" w:rsidRPr="00A57D50" w:rsidRDefault="00A57D50" w:rsidP="0006025D">
      <w:pPr>
        <w:rPr>
          <w:del w:id="304" w:author="NAZ, Mamoona (OLDHAM MEDICAL SERVICES)" w:date="2026-09-22T12:38:00Z" w16du:dateUtc="2026-09-22T16:38:00Z"/>
          <w:rFonts w:ascii="Palatino" w:hAnsi="Palatino"/>
        </w:rPr>
      </w:pPr>
      <w:del w:id="305" w:author="NAZ, Mamoona (OLDHAM MEDICAL SERVICES)" w:date="2026-09-22T12:38:00Z" w16du:dateUtc="2026-09-22T16:38:00Z">
        <w:r w:rsidRPr="00A57D50">
          <w:rPr>
            <w:rFonts w:ascii="Palatino" w:hAnsi="Palatino"/>
            <w:b/>
            <w:bCs/>
          </w:rPr>
          <w:delText xml:space="preserve">Apelante   : Estado do Amazonas. </w:delText>
        </w:r>
        <w:r w:rsidRPr="00A57D50">
          <w:rPr>
            <w:rFonts w:ascii="Palatino" w:hAnsi="Palatino"/>
            <w:b/>
            <w:bCs/>
          </w:rPr>
          <w:br/>
        </w:r>
        <w:r w:rsidR="00622BEC">
          <w:rPr>
            <w:rFonts w:ascii="Palatino" w:hAnsi="Palatino"/>
          </w:rPr>
          <w:delText xml:space="preserve">Advogado   </w:delText>
        </w:r>
        <w:r w:rsidRPr="00A57D50">
          <w:rPr>
            <w:rFonts w:ascii="Palatino" w:hAnsi="Palatino"/>
          </w:rPr>
          <w:delText xml:space="preserve">: José Gebran Batoki Chad (427778/SP). </w:delText>
        </w:r>
        <w:r w:rsidRPr="00A57D50">
          <w:rPr>
            <w:rFonts w:ascii="Palatino" w:hAnsi="Palatino"/>
          </w:rPr>
          <w:br/>
        </w:r>
        <w:r w:rsidR="00622BEC">
          <w:rPr>
            <w:rFonts w:ascii="Palatino" w:hAnsi="Palatino"/>
            <w:b/>
            <w:bCs/>
          </w:rPr>
          <w:delText xml:space="preserve">Representa </w:delText>
        </w:r>
        <w:r w:rsidRPr="00A57D50">
          <w:rPr>
            <w:rFonts w:ascii="Palatino" w:hAnsi="Palatino"/>
            <w:b/>
            <w:bCs/>
          </w:rPr>
          <w:delText xml:space="preserve">: Procuradoria Geral do Estado do Amazonas - PGE. </w:delText>
        </w:r>
        <w:r w:rsidRPr="00A57D50">
          <w:rPr>
            <w:rFonts w:ascii="Palatino" w:hAnsi="Palatino"/>
            <w:b/>
            <w:bCs/>
          </w:rPr>
          <w:br/>
          <w:delText xml:space="preserve">Apelado    : Ministério Público do Estado do Amazonas. </w:delText>
        </w:r>
        <w:r w:rsidRPr="00A57D50">
          <w:rPr>
            <w:rFonts w:ascii="Palatino" w:hAnsi="Palatino"/>
            <w:b/>
            <w:bCs/>
          </w:rPr>
          <w:br/>
        </w:r>
        <w:r w:rsidR="00622BEC">
          <w:rPr>
            <w:rFonts w:ascii="Palatino" w:hAnsi="Palatino"/>
          </w:rPr>
          <w:delText xml:space="preserve">Promotor   </w:delText>
        </w:r>
        <w:r w:rsidRPr="00A57D50">
          <w:rPr>
            <w:rFonts w:ascii="Palatino" w:hAnsi="Palatino"/>
          </w:rPr>
          <w:delText xml:space="preserve">: Carlos Sérgio Edwards de Freitas (219/MP). </w:delText>
        </w:r>
        <w:r w:rsidRPr="00A57D50">
          <w:rPr>
            <w:rFonts w:ascii="Palatino" w:hAnsi="Palatino"/>
          </w:rPr>
          <w:br/>
        </w:r>
        <w:r w:rsidRPr="00A57D50">
          <w:rPr>
            <w:rFonts w:ascii="Palatino" w:hAnsi="Palatino"/>
            <w:b/>
            <w:bCs/>
          </w:rPr>
          <w:delText xml:space="preserve">Terceiro I : Ministério Público do Estado do Amazonas. </w:delText>
        </w:r>
      </w:del>
    </w:p>
    <w:p w14:paraId="4E26706B" w14:textId="77777777" w:rsidR="006E5F10" w:rsidRDefault="006E5F10" w:rsidP="006E5F10">
      <w:pPr>
        <w:rPr>
          <w:del w:id="306" w:author="NAZ, Mamoona (OLDHAM MEDICAL SERVICES)" w:date="2026-09-22T12:38:00Z" w16du:dateUtc="2026-09-22T16:38:00Z"/>
          <w:rFonts w:ascii="Palatino" w:hAnsi="Palatino"/>
          <w:b/>
          <w:bCs/>
        </w:rPr>
      </w:pPr>
      <w:bookmarkStart w:id="307" w:name="_Hlk175086564"/>
      <w:del w:id="308" w:author="NAZ, Mamoona (OLDHAM MEDICAL SERVICES)" w:date="2026-09-22T12:38:00Z" w16du:dateUtc="2026-09-22T16:38:00Z">
        <w:r w:rsidRPr="00A57D50">
          <w:rPr>
            <w:rFonts w:ascii="Palatino" w:hAnsi="Palatino"/>
            <w:b/>
            <w:bCs/>
          </w:rPr>
          <w:delText>Presidente</w:delText>
        </w:r>
        <w:r>
          <w:rPr>
            <w:rFonts w:ascii="Palatino" w:hAnsi="Palatino"/>
            <w:b/>
            <w:bCs/>
          </w:rPr>
          <w:delText>/Membro:</w:delText>
        </w:r>
        <w:r w:rsidRPr="00481A4D">
          <w:rPr>
            <w:rFonts w:ascii="Palatino" w:hAnsi="Palatino"/>
          </w:rPr>
          <w:delText xml:space="preserve"> </w:delText>
        </w:r>
        <w:r>
          <w:rPr>
            <w:rFonts w:ascii="Palatino" w:hAnsi="Palatino"/>
          </w:rPr>
          <w:delText>Exma.Sra.Desa.</w:delText>
        </w:r>
        <w:r w:rsidRPr="00A57D50">
          <w:rPr>
            <w:rFonts w:ascii="Palatino" w:hAnsi="Palatino"/>
          </w:rPr>
          <w:delText>Maria das Graças Pessoa Figueiredo</w:delText>
        </w:r>
      </w:del>
    </w:p>
    <w:p w14:paraId="33B3945C" w14:textId="77777777" w:rsidR="006E5F10" w:rsidRPr="00A57D50" w:rsidRDefault="006E5F10" w:rsidP="006E5F10">
      <w:pPr>
        <w:rPr>
          <w:del w:id="309" w:author="NAZ, Mamoona (OLDHAM MEDICAL SERVICES)" w:date="2026-09-22T12:38:00Z" w16du:dateUtc="2026-09-22T16:38:00Z"/>
          <w:rFonts w:ascii="Palatino" w:hAnsi="Palatino"/>
          <w:b/>
          <w:bCs/>
        </w:rPr>
      </w:pPr>
      <w:del w:id="310" w:author="NAZ, Mamoona (OLDHAM MEDICAL SERVICES)" w:date="2026-09-22T12:38:00Z" w16du:dateUtc="2026-09-22T16:38:00Z">
        <w:r w:rsidRPr="00A57D50">
          <w:rPr>
            <w:rFonts w:ascii="Palatino" w:hAnsi="Palatino"/>
            <w:b/>
            <w:bCs/>
          </w:rPr>
          <w:delText>Relator</w:delText>
        </w:r>
        <w:r w:rsidRPr="00A57D50">
          <w:rPr>
            <w:rFonts w:ascii="Palatino" w:hAnsi="Palatino"/>
          </w:rPr>
          <w:delText>:</w:delText>
        </w:r>
        <w:r>
          <w:rPr>
            <w:rFonts w:ascii="Palatino" w:hAnsi="Palatino"/>
          </w:rPr>
          <w:delText xml:space="preserve">       </w:delText>
        </w:r>
        <w:r w:rsidRPr="00874573">
          <w:rPr>
            <w:rFonts w:ascii="Palatino" w:hAnsi="Palatino"/>
            <w:b/>
            <w:bCs/>
          </w:rPr>
          <w:delText>Exma.Sra.Desa.</w:delText>
        </w:r>
        <w:r w:rsidRPr="00A57D50">
          <w:rPr>
            <w:rFonts w:ascii="Palatino" w:hAnsi="Palatino"/>
            <w:b/>
            <w:bCs/>
          </w:rPr>
          <w:delText>Joana dos Santos Meirelles</w:delText>
        </w:r>
      </w:del>
    </w:p>
    <w:p w14:paraId="0B4F5EF3" w14:textId="77777777" w:rsidR="006E5F10" w:rsidRPr="00A57D50" w:rsidRDefault="006E5F10" w:rsidP="006E5F10">
      <w:pPr>
        <w:rPr>
          <w:del w:id="311" w:author="NAZ, Mamoona (OLDHAM MEDICAL SERVICES)" w:date="2026-09-22T12:38:00Z" w16du:dateUtc="2026-09-22T16:38:00Z"/>
          <w:rFonts w:ascii="Palatino" w:hAnsi="Palatino"/>
        </w:rPr>
      </w:pPr>
      <w:del w:id="312" w:author="NAZ, Mamoona (OLDHAM MEDICAL SERVICES)" w:date="2026-09-22T12:38:00Z" w16du:dateUtc="2026-09-22T16:38:00Z">
        <w:r w:rsidRPr="00A57D50">
          <w:rPr>
            <w:rFonts w:ascii="Palatino" w:hAnsi="Palatino"/>
            <w:b/>
            <w:bCs/>
          </w:rPr>
          <w:delText>Membro</w:delText>
        </w:r>
        <w:r>
          <w:rPr>
            <w:rFonts w:ascii="Palatino" w:hAnsi="Palatino"/>
            <w:b/>
            <w:bCs/>
          </w:rPr>
          <w:delText xml:space="preserve"> </w:delText>
        </w:r>
        <w:r w:rsidRPr="00A57D50">
          <w:rPr>
            <w:rFonts w:ascii="Palatino" w:hAnsi="Palatino"/>
            <w:b/>
            <w:bCs/>
          </w:rPr>
          <w:delText>:</w:delText>
        </w:r>
        <w:r w:rsidRPr="003C4FB5">
          <w:rPr>
            <w:rFonts w:ascii="Palatino" w:hAnsi="Palatino"/>
          </w:rPr>
          <w:delText xml:space="preserve"> </w:delText>
        </w:r>
        <w:r>
          <w:rPr>
            <w:rFonts w:ascii="Palatino" w:hAnsi="Palatino"/>
          </w:rPr>
          <w:delText xml:space="preserve">  Exmo.Sr.Des.Flavio Humberto Pascarelli Lopes</w:delText>
        </w:r>
      </w:del>
    </w:p>
    <w:bookmarkEnd w:id="307"/>
    <w:p w14:paraId="7EFA355D" w14:textId="77777777" w:rsidR="00A57D50" w:rsidRDefault="00874573" w:rsidP="00874573">
      <w:pPr>
        <w:pBdr>
          <w:bottom w:val="single" w:sz="4" w:space="1" w:color="auto"/>
        </w:pBdr>
        <w:rPr>
          <w:del w:id="313" w:author="NAZ, Mamoona (OLDHAM MEDICAL SERVICES)" w:date="2026-09-22T12:38:00Z" w16du:dateUtc="2026-09-22T16:38:00Z"/>
          <w:rFonts w:ascii="Palatino" w:hAnsi="Palatino"/>
        </w:rPr>
      </w:pPr>
      <w:del w:id="314" w:author="NAZ, Mamoona (OLDHAM MEDICAL SERVICES)" w:date="2026-09-22T12:38:00Z" w16du:dateUtc="2026-09-22T16:38:00Z">
        <w:r w:rsidRPr="00A57D50">
          <w:rPr>
            <w:rFonts w:ascii="Palatino" w:hAnsi="Palatino"/>
          </w:rPr>
          <w:delText xml:space="preserve">Procurador </w:delText>
        </w:r>
        <w:r>
          <w:rPr>
            <w:rFonts w:ascii="Palatino" w:hAnsi="Palatino"/>
          </w:rPr>
          <w:delText xml:space="preserve">de Justiça: Dr. </w:delText>
        </w:r>
        <w:r w:rsidRPr="00A57D50">
          <w:rPr>
            <w:rFonts w:ascii="Palatino" w:hAnsi="Palatino"/>
          </w:rPr>
          <w:delText>: Elvys de Paula Freitas</w:delText>
        </w:r>
      </w:del>
    </w:p>
    <w:p w14:paraId="5FDE2D9D" w14:textId="77777777" w:rsidR="00874573" w:rsidRPr="00A57D50" w:rsidRDefault="00874573" w:rsidP="00874573">
      <w:pPr>
        <w:pBdr>
          <w:bottom w:val="single" w:sz="4" w:space="1" w:color="auto"/>
        </w:pBdr>
        <w:rPr>
          <w:del w:id="315" w:author="NAZ, Mamoona (OLDHAM MEDICAL SERVICES)" w:date="2026-09-22T12:38:00Z" w16du:dateUtc="2026-09-22T16:38:00Z"/>
          <w:rFonts w:ascii="Palatino" w:hAnsi="Palatino"/>
        </w:rPr>
      </w:pPr>
    </w:p>
    <w:p w14:paraId="6988D18D" w14:textId="77777777" w:rsidR="00A57D50" w:rsidRPr="00A57D50" w:rsidRDefault="00A57D50" w:rsidP="0006025D">
      <w:pPr>
        <w:rPr>
          <w:del w:id="316" w:author="NAZ, Mamoona (OLDHAM MEDICAL SERVICES)" w:date="2026-09-22T12:38:00Z" w16du:dateUtc="2026-09-22T16:38:00Z"/>
          <w:rFonts w:ascii="Palatino" w:hAnsi="Palatino"/>
        </w:rPr>
      </w:pPr>
    </w:p>
    <w:p w14:paraId="40DBEF2E" w14:textId="77777777" w:rsidR="00874573" w:rsidRPr="00A57D50" w:rsidRDefault="00622BEC" w:rsidP="00874573">
      <w:pPr>
        <w:rPr>
          <w:del w:id="317" w:author="NAZ, Mamoona (OLDHAM MEDICAL SERVICES)" w:date="2026-09-22T12:38:00Z" w16du:dateUtc="2026-09-22T16:38:00Z"/>
          <w:rFonts w:ascii="Palatino" w:hAnsi="Palatino"/>
          <w:b/>
          <w:bCs/>
        </w:rPr>
      </w:pPr>
      <w:del w:id="318" w:author="NAZ, Mamoona (OLDHAM MEDICAL SERVICES)" w:date="2026-09-22T12:38:00Z" w16du:dateUtc="2026-09-22T16:38:00Z">
        <w:r>
          <w:rPr>
            <w:rFonts w:ascii="Palatino" w:hAnsi="Palatino"/>
            <w:b/>
            <w:bCs/>
          </w:rPr>
          <w:delText>10.</w:delText>
        </w:r>
        <w:r w:rsidR="007F051D" w:rsidRPr="00A57D50">
          <w:rPr>
            <w:rFonts w:ascii="Palatino" w:hAnsi="Palatino"/>
            <w:b/>
            <w:bCs/>
          </w:rPr>
          <w:delText xml:space="preserve">Apelação Cível </w:delText>
        </w:r>
        <w:r w:rsidR="007F051D">
          <w:rPr>
            <w:rFonts w:ascii="Palatino" w:hAnsi="Palatino"/>
            <w:b/>
            <w:bCs/>
          </w:rPr>
          <w:delText xml:space="preserve"> nº </w:delText>
        </w:r>
        <w:r w:rsidR="00874573" w:rsidRPr="00A57D50">
          <w:rPr>
            <w:rFonts w:ascii="Palatino" w:hAnsi="Palatino"/>
            <w:b/>
            <w:bCs/>
          </w:rPr>
          <w:delText xml:space="preserve">0760899-63.2022.8.04.0001  </w:delText>
        </w:r>
        <w:r w:rsidR="00A0441A">
          <w:rPr>
            <w:rFonts w:ascii="Palatino" w:hAnsi="Palatino" w:cs="Arial"/>
            <w:b/>
            <w:bCs/>
          </w:rPr>
          <w:delText>Sustentação oral</w:delText>
        </w:r>
        <w:r w:rsidR="00A0441A" w:rsidRPr="00E24BA0">
          <w:rPr>
            <w:rFonts w:ascii="Palatino" w:hAnsi="Palatino" w:cs="Arial"/>
            <w:b/>
            <w:bCs/>
          </w:rPr>
          <w:delText xml:space="preserve">  </w:delText>
        </w:r>
        <w:r w:rsidR="00A0441A">
          <w:rPr>
            <w:rFonts w:ascii="Palatino" w:hAnsi="Palatino" w:cs="Arial"/>
            <w:b/>
            <w:bCs/>
          </w:rPr>
          <w:delText>Apelante</w:delText>
        </w:r>
      </w:del>
    </w:p>
    <w:p w14:paraId="50739333" w14:textId="77777777" w:rsidR="00874573" w:rsidRPr="00A57D50" w:rsidRDefault="00874573" w:rsidP="00874573">
      <w:pPr>
        <w:rPr>
          <w:del w:id="319" w:author="NAZ, Mamoona (OLDHAM MEDICAL SERVICES)" w:date="2026-09-22T12:38:00Z" w16du:dateUtc="2026-09-22T16:38:00Z"/>
          <w:rFonts w:ascii="Palatino" w:hAnsi="Palatino"/>
        </w:rPr>
      </w:pPr>
      <w:del w:id="320" w:author="NAZ, Mamoona (OLDHAM MEDICAL SERVICES)" w:date="2026-09-22T12:38:00Z" w16du:dateUtc="2026-09-22T16:38:00Z">
        <w:r w:rsidRPr="00A57D50">
          <w:rPr>
            <w:rFonts w:ascii="Palatino" w:hAnsi="Palatino"/>
            <w:b/>
            <w:bCs/>
          </w:rPr>
          <w:delText>Origem</w:delText>
        </w:r>
        <w:r w:rsidRPr="00A57D50">
          <w:rPr>
            <w:rFonts w:ascii="Palatino" w:hAnsi="Palatino"/>
          </w:rPr>
          <w:delText>: 7ª Vara Cível e de Acidentes de Trabalho</w:delText>
        </w:r>
      </w:del>
    </w:p>
    <w:p w14:paraId="7CE2DD0C" w14:textId="77777777" w:rsidR="00874573" w:rsidRPr="00A57D50" w:rsidRDefault="00874573" w:rsidP="00874573">
      <w:pPr>
        <w:rPr>
          <w:del w:id="321" w:author="NAZ, Mamoona (OLDHAM MEDICAL SERVICES)" w:date="2026-09-22T12:38:00Z" w16du:dateUtc="2026-09-22T16:38:00Z"/>
          <w:rFonts w:ascii="Palatino" w:hAnsi="Palatino"/>
        </w:rPr>
      </w:pPr>
      <w:del w:id="322" w:author="NAZ, Mamoona (OLDHAM MEDICAL SERVICES)" w:date="2026-09-22T12:38:00Z" w16du:dateUtc="2026-09-22T16:38:00Z">
        <w:r w:rsidRPr="00A57D50">
          <w:rPr>
            <w:rFonts w:ascii="Palatino" w:hAnsi="Palatino"/>
            <w:b/>
            <w:bCs/>
          </w:rPr>
          <w:delText>Juiz Prolato</w:delText>
        </w:r>
        <w:r w:rsidRPr="00A57D50">
          <w:rPr>
            <w:rFonts w:ascii="Palatino" w:hAnsi="Palatino"/>
          </w:rPr>
          <w:delText>r: Rosselberto Himenes</w:delText>
        </w:r>
      </w:del>
    </w:p>
    <w:p w14:paraId="2647072D" w14:textId="77777777" w:rsidR="00874573" w:rsidRPr="00A57D50" w:rsidRDefault="00622BEC" w:rsidP="006E5F10">
      <w:pPr>
        <w:ind w:right="-1443"/>
        <w:rPr>
          <w:del w:id="323" w:author="NAZ, Mamoona (OLDHAM MEDICAL SERVICES)" w:date="2026-09-22T12:38:00Z" w16du:dateUtc="2026-09-22T16:38:00Z"/>
          <w:rFonts w:ascii="Palatino" w:hAnsi="Palatino"/>
        </w:rPr>
      </w:pPr>
      <w:del w:id="324" w:author="NAZ, Mamoona (OLDHAM MEDICAL SERVICES)" w:date="2026-09-22T12:38:00Z" w16du:dateUtc="2026-09-22T16:38:00Z">
        <w:r>
          <w:rPr>
            <w:rFonts w:ascii="Palatino" w:hAnsi="Palatino"/>
            <w:b/>
            <w:bCs/>
          </w:rPr>
          <w:delText xml:space="preserve">Apelante    </w:delText>
        </w:r>
        <w:r w:rsidR="00874573" w:rsidRPr="00A57D50">
          <w:rPr>
            <w:rFonts w:ascii="Palatino" w:hAnsi="Palatino"/>
            <w:b/>
            <w:bCs/>
          </w:rPr>
          <w:delText>: Amazonas Distribuidora de Energia S/A.</w:delText>
        </w:r>
        <w:r>
          <w:rPr>
            <w:rFonts w:ascii="Palatino" w:hAnsi="Palatino"/>
          </w:rPr>
          <w:delText xml:space="preserve"> </w:delText>
        </w:r>
        <w:r>
          <w:rPr>
            <w:rFonts w:ascii="Palatino" w:hAnsi="Palatino"/>
          </w:rPr>
          <w:br/>
          <w:delText xml:space="preserve">Advogado  </w:delText>
        </w:r>
        <w:r w:rsidR="00874573" w:rsidRPr="00A57D50">
          <w:rPr>
            <w:rFonts w:ascii="Palatino" w:hAnsi="Palatino"/>
          </w:rPr>
          <w:delText>: Décio Flávio Gonçalves Torres Freire (697A/AM).</w:delText>
        </w:r>
        <w:r w:rsidR="006E5F10">
          <w:rPr>
            <w:rFonts w:ascii="Palatino" w:hAnsi="Palatino"/>
          </w:rPr>
          <w:delText xml:space="preserve"> </w:delText>
        </w:r>
        <w:r w:rsidR="006E5F10" w:rsidRPr="00A57D50">
          <w:rPr>
            <w:rFonts w:ascii="Palatino" w:hAnsi="Palatino"/>
          </w:rPr>
          <w:delText xml:space="preserve"> (56543/MG).</w:delText>
        </w:r>
        <w:r w:rsidR="00874573" w:rsidRPr="00A57D50">
          <w:rPr>
            <w:rFonts w:ascii="Palatino" w:hAnsi="Palatino"/>
          </w:rPr>
          <w:br/>
        </w:r>
        <w:r w:rsidR="00874573" w:rsidRPr="00A57D50">
          <w:rPr>
            <w:rFonts w:ascii="Palatino" w:hAnsi="Palatino"/>
            <w:b/>
            <w:bCs/>
          </w:rPr>
          <w:delText xml:space="preserve">Apelada    : Maria Anita Cordovil dos Santos. </w:delText>
        </w:r>
        <w:r w:rsidR="00874573" w:rsidRPr="00A57D50">
          <w:rPr>
            <w:rFonts w:ascii="Palatino" w:hAnsi="Palatino"/>
            <w:b/>
            <w:bCs/>
          </w:rPr>
          <w:br/>
        </w:r>
        <w:r w:rsidR="00874573" w:rsidRPr="00A57D50">
          <w:rPr>
            <w:rFonts w:ascii="Palatino" w:hAnsi="Palatino"/>
          </w:rPr>
          <w:delText>Advogado</w:delText>
        </w:r>
        <w:r w:rsidR="00874573">
          <w:rPr>
            <w:rFonts w:ascii="Palatino" w:hAnsi="Palatino"/>
          </w:rPr>
          <w:delText xml:space="preserve">s: </w:delText>
        </w:r>
        <w:r w:rsidR="00874573" w:rsidRPr="00A57D50">
          <w:rPr>
            <w:rFonts w:ascii="Palatino" w:hAnsi="Palatino"/>
          </w:rPr>
          <w:delText xml:space="preserve"> Soc. Advo</w:delText>
        </w:r>
        <w:r w:rsidR="00874573">
          <w:rPr>
            <w:rFonts w:ascii="Palatino" w:hAnsi="Palatino"/>
          </w:rPr>
          <w:delText>s-</w:delText>
        </w:r>
        <w:r w:rsidR="00874573" w:rsidRPr="00A57D50">
          <w:rPr>
            <w:rFonts w:ascii="Palatino" w:hAnsi="Palatino"/>
          </w:rPr>
          <w:delText xml:space="preserve">Andrade Neto Sociedade de Advogados (440/AM). Benhur Medim dos Santos (12176/AM). Mário Batista de Andrade Neto (5083/AM). </w:delText>
        </w:r>
      </w:del>
    </w:p>
    <w:p w14:paraId="0DEB1FE5" w14:textId="77777777" w:rsidR="006E5F10" w:rsidRDefault="00874573" w:rsidP="00874573">
      <w:pPr>
        <w:rPr>
          <w:del w:id="325" w:author="NAZ, Mamoona (OLDHAM MEDICAL SERVICES)" w:date="2026-09-22T12:38:00Z" w16du:dateUtc="2026-09-22T16:38:00Z"/>
          <w:rFonts w:ascii="Palatino" w:hAnsi="Palatino"/>
          <w:b/>
          <w:bCs/>
        </w:rPr>
      </w:pPr>
      <w:del w:id="326" w:author="NAZ, Mamoona (OLDHAM MEDICAL SERVICES)" w:date="2026-09-22T12:38:00Z" w16du:dateUtc="2026-09-22T16:38:00Z">
        <w:r>
          <w:rPr>
            <w:rFonts w:ascii="Palatino" w:hAnsi="Palatino"/>
            <w:b/>
            <w:bCs/>
          </w:rPr>
          <w:delText>Pres</w:delText>
        </w:r>
        <w:r w:rsidR="006E5F10">
          <w:rPr>
            <w:rFonts w:ascii="Palatino" w:hAnsi="Palatino"/>
            <w:b/>
            <w:bCs/>
          </w:rPr>
          <w:delText>idente</w:delText>
        </w:r>
        <w:r>
          <w:rPr>
            <w:rFonts w:ascii="Palatino" w:hAnsi="Palatino"/>
            <w:b/>
            <w:bCs/>
          </w:rPr>
          <w:delText>/</w:delText>
        </w:r>
        <w:r w:rsidR="006E5F10">
          <w:rPr>
            <w:rFonts w:ascii="Palatino" w:hAnsi="Palatino"/>
            <w:b/>
            <w:bCs/>
          </w:rPr>
          <w:delText>Membro:</w:delText>
        </w:r>
        <w:r w:rsidR="006E5F10" w:rsidRPr="006E5F10">
          <w:rPr>
            <w:rFonts w:ascii="Palatino" w:hAnsi="Palatino"/>
          </w:rPr>
          <w:delText xml:space="preserve"> </w:delText>
        </w:r>
        <w:r w:rsidR="006E5F10">
          <w:rPr>
            <w:rFonts w:ascii="Palatino" w:hAnsi="Palatino"/>
          </w:rPr>
          <w:delText>Exmo.Sr.Des.</w:delText>
        </w:r>
        <w:r w:rsidR="006E5F10" w:rsidRPr="00A57D50">
          <w:rPr>
            <w:rFonts w:ascii="Palatino" w:hAnsi="Palatino"/>
          </w:rPr>
          <w:delText>Cláudio César Ramalheira Roessing</w:delText>
        </w:r>
      </w:del>
    </w:p>
    <w:p w14:paraId="10333FCE" w14:textId="77777777" w:rsidR="00874573" w:rsidRPr="00A57D50" w:rsidRDefault="00874573" w:rsidP="00874573">
      <w:pPr>
        <w:rPr>
          <w:del w:id="327" w:author="NAZ, Mamoona (OLDHAM MEDICAL SERVICES)" w:date="2026-09-22T12:38:00Z" w16du:dateUtc="2026-09-22T16:38:00Z"/>
          <w:rFonts w:ascii="Palatino" w:hAnsi="Palatino"/>
          <w:b/>
          <w:bCs/>
        </w:rPr>
      </w:pPr>
      <w:del w:id="328" w:author="NAZ, Mamoona (OLDHAM MEDICAL SERVICES)" w:date="2026-09-22T12:38:00Z" w16du:dateUtc="2026-09-22T16:38:00Z">
        <w:r w:rsidRPr="00A57D50">
          <w:rPr>
            <w:rFonts w:ascii="Palatino" w:hAnsi="Palatino"/>
            <w:b/>
            <w:bCs/>
          </w:rPr>
          <w:delText>Relator</w:delText>
        </w:r>
        <w:r w:rsidR="007F11D2">
          <w:rPr>
            <w:rFonts w:ascii="Palatino" w:hAnsi="Palatino"/>
            <w:b/>
            <w:bCs/>
          </w:rPr>
          <w:delText>a</w:delText>
        </w:r>
        <w:r w:rsidRPr="00A57D50">
          <w:rPr>
            <w:rFonts w:ascii="Palatino" w:hAnsi="Palatino"/>
          </w:rPr>
          <w:delText>:</w:delText>
        </w:r>
        <w:r>
          <w:rPr>
            <w:rFonts w:ascii="Palatino" w:hAnsi="Palatino"/>
          </w:rPr>
          <w:delText xml:space="preserve"> </w:delText>
        </w:r>
        <w:r w:rsidRPr="00874573">
          <w:rPr>
            <w:rFonts w:ascii="Palatino" w:hAnsi="Palatino"/>
            <w:b/>
            <w:bCs/>
          </w:rPr>
          <w:delText>Exma.Sra.Desa.</w:delText>
        </w:r>
        <w:r w:rsidRPr="00A57D50">
          <w:rPr>
            <w:rFonts w:ascii="Palatino" w:hAnsi="Palatino"/>
            <w:b/>
            <w:bCs/>
          </w:rPr>
          <w:delText>Joana dos Santos Meirelles</w:delText>
        </w:r>
      </w:del>
    </w:p>
    <w:p w14:paraId="19236A60" w14:textId="77777777" w:rsidR="00874573" w:rsidRPr="00A57D50" w:rsidRDefault="00874573" w:rsidP="00874573">
      <w:pPr>
        <w:rPr>
          <w:del w:id="329" w:author="NAZ, Mamoona (OLDHAM MEDICAL SERVICES)" w:date="2026-09-22T12:38:00Z" w16du:dateUtc="2026-09-22T16:38:00Z"/>
          <w:rFonts w:ascii="Palatino" w:hAnsi="Palatino"/>
        </w:rPr>
      </w:pPr>
      <w:del w:id="330" w:author="NAZ, Mamoona (OLDHAM MEDICAL SERVICES)" w:date="2026-09-22T12:38:00Z" w16du:dateUtc="2026-09-22T16:38:00Z">
        <w:r w:rsidRPr="00A57D50">
          <w:rPr>
            <w:rFonts w:ascii="Palatino" w:hAnsi="Palatino"/>
            <w:b/>
            <w:bCs/>
          </w:rPr>
          <w:delText>Membro</w:delText>
        </w:r>
        <w:r>
          <w:rPr>
            <w:rFonts w:ascii="Palatino" w:hAnsi="Palatino"/>
            <w:b/>
            <w:bCs/>
          </w:rPr>
          <w:delText xml:space="preserve"> </w:delText>
        </w:r>
        <w:r w:rsidRPr="00A57D50">
          <w:rPr>
            <w:rFonts w:ascii="Palatino" w:hAnsi="Palatino"/>
            <w:b/>
            <w:bCs/>
          </w:rPr>
          <w:delText>:</w:delText>
        </w:r>
        <w:r w:rsidRPr="003C4FB5">
          <w:rPr>
            <w:rFonts w:ascii="Palatino" w:hAnsi="Palatino"/>
          </w:rPr>
          <w:delText xml:space="preserve"> </w:delText>
        </w:r>
        <w:r>
          <w:rPr>
            <w:rFonts w:ascii="Palatino" w:hAnsi="Palatino"/>
          </w:rPr>
          <w:delText xml:space="preserve">  Exmo.Sr.Des.</w:delText>
        </w:r>
        <w:r w:rsidRPr="00A57D50">
          <w:rPr>
            <w:rFonts w:ascii="Palatino" w:hAnsi="Palatino"/>
          </w:rPr>
          <w:delText xml:space="preserve">Rogério José da Costa Vieira </w:delText>
        </w:r>
        <w:r>
          <w:rPr>
            <w:rFonts w:ascii="Palatino" w:hAnsi="Palatino"/>
          </w:rPr>
          <w:delText xml:space="preserve"> </w:delText>
        </w:r>
      </w:del>
    </w:p>
    <w:p w14:paraId="7EB4A29D" w14:textId="77777777" w:rsidR="00874573" w:rsidRPr="00A57D50" w:rsidRDefault="00874573" w:rsidP="00874573">
      <w:pPr>
        <w:rPr>
          <w:del w:id="331" w:author="NAZ, Mamoona (OLDHAM MEDICAL SERVICES)" w:date="2026-09-22T12:38:00Z" w16du:dateUtc="2026-09-22T16:38:00Z"/>
          <w:rFonts w:ascii="Palatino" w:hAnsi="Palatino"/>
        </w:rPr>
      </w:pPr>
      <w:bookmarkStart w:id="332" w:name="_Hlk175071795"/>
      <w:del w:id="333" w:author="NAZ, Mamoona (OLDHAM MEDICAL SERVICES)" w:date="2026-09-22T12:38:00Z" w16du:dateUtc="2026-09-22T16:38:00Z">
        <w:r>
          <w:rPr>
            <w:rFonts w:ascii="Palatino" w:hAnsi="Palatino"/>
            <w:b/>
            <w:bCs/>
          </w:rPr>
          <w:delText>Averbação de Impedimento</w:delText>
        </w:r>
        <w:r w:rsidRPr="007F051D">
          <w:rPr>
            <w:rFonts w:ascii="Palatino" w:hAnsi="Palatino"/>
          </w:rPr>
          <w:delText xml:space="preserve">: </w:delText>
        </w:r>
        <w:r w:rsidR="007F051D" w:rsidRPr="007F051D">
          <w:rPr>
            <w:rFonts w:ascii="Palatino" w:hAnsi="Palatino"/>
          </w:rPr>
          <w:delText xml:space="preserve"> </w:delText>
        </w:r>
        <w:r w:rsidRPr="007F051D">
          <w:rPr>
            <w:rFonts w:ascii="Palatino" w:hAnsi="Palatino"/>
          </w:rPr>
          <w:delText xml:space="preserve">  </w:delText>
        </w:r>
        <w:r w:rsidRPr="007F051D">
          <w:rPr>
            <w:rFonts w:ascii="Palatino" w:hAnsi="Palatino"/>
            <w:b/>
            <w:bCs/>
          </w:rPr>
          <w:delText>Exma.Sra.Desa.</w:delText>
        </w:r>
        <w:r w:rsidRPr="00A57D50">
          <w:rPr>
            <w:rFonts w:ascii="Palatino" w:hAnsi="Palatino"/>
            <w:b/>
            <w:bCs/>
          </w:rPr>
          <w:delText>Maria das Graças Pessoa Figueiredo</w:delText>
        </w:r>
      </w:del>
    </w:p>
    <w:p w14:paraId="72CF54A6" w14:textId="77777777" w:rsidR="00874573" w:rsidRDefault="007F051D" w:rsidP="00874573">
      <w:pPr>
        <w:rPr>
          <w:del w:id="334" w:author="NAZ, Mamoona (OLDHAM MEDICAL SERVICES)" w:date="2026-09-22T12:38:00Z" w16du:dateUtc="2026-09-22T16:38:00Z"/>
          <w:rFonts w:ascii="Palatino" w:hAnsi="Palatino"/>
          <w:b/>
          <w:bCs/>
        </w:rPr>
      </w:pPr>
      <w:del w:id="335" w:author="NAZ, Mamoona (OLDHAM MEDICAL SERVICES)" w:date="2026-09-22T12:38:00Z" w16du:dateUtc="2026-09-22T16:38:00Z">
        <w:r>
          <w:rPr>
            <w:rFonts w:ascii="Palatino" w:hAnsi="Palatino"/>
            <w:b/>
            <w:bCs/>
          </w:rPr>
          <w:delText>Averbação de Suspeição: Exmo.Sr.Des.</w:delText>
        </w:r>
        <w:r w:rsidRPr="007F051D">
          <w:rPr>
            <w:rFonts w:ascii="Palatino" w:hAnsi="Palatino"/>
          </w:rPr>
          <w:delText xml:space="preserve"> </w:delText>
        </w:r>
        <w:r w:rsidRPr="00A57D50">
          <w:rPr>
            <w:rFonts w:ascii="Palatino" w:hAnsi="Palatino"/>
            <w:b/>
            <w:bCs/>
          </w:rPr>
          <w:delText>Flávio Humberto Pascarelli Lopes</w:delText>
        </w:r>
      </w:del>
    </w:p>
    <w:bookmarkEnd w:id="332"/>
    <w:p w14:paraId="16EF48A3" w14:textId="77777777" w:rsidR="00874573" w:rsidRDefault="00874573" w:rsidP="007F051D">
      <w:pPr>
        <w:pBdr>
          <w:bottom w:val="single" w:sz="4" w:space="1" w:color="auto"/>
        </w:pBdr>
        <w:rPr>
          <w:del w:id="336" w:author="NAZ, Mamoona (OLDHAM MEDICAL SERVICES)" w:date="2026-09-22T12:38:00Z" w16du:dateUtc="2026-09-22T16:38:00Z"/>
          <w:rFonts w:ascii="Palatino" w:hAnsi="Palatino"/>
          <w:b/>
          <w:bCs/>
        </w:rPr>
      </w:pPr>
    </w:p>
    <w:p w14:paraId="74C25114" w14:textId="77777777" w:rsidR="00622BEC" w:rsidRDefault="00622BEC" w:rsidP="004A30A5">
      <w:pPr>
        <w:rPr>
          <w:del w:id="337" w:author="NAZ, Mamoona (OLDHAM MEDICAL SERVICES)" w:date="2026-09-22T12:38:00Z" w16du:dateUtc="2026-09-22T16:38:00Z"/>
          <w:rFonts w:ascii="Palatino" w:hAnsi="Palatino"/>
          <w:b/>
          <w:bCs/>
        </w:rPr>
      </w:pPr>
    </w:p>
    <w:p w14:paraId="5DAD717D" w14:textId="77777777" w:rsidR="00720D3C" w:rsidRDefault="00720D3C" w:rsidP="004A30A5">
      <w:pPr>
        <w:rPr>
          <w:del w:id="338" w:author="NAZ, Mamoona (OLDHAM MEDICAL SERVICES)" w:date="2026-09-22T12:38:00Z" w16du:dateUtc="2026-09-22T16:38:00Z"/>
          <w:rFonts w:ascii="Palatino" w:hAnsi="Palatino"/>
          <w:b/>
          <w:bCs/>
          <w:u w:val="single"/>
        </w:rPr>
      </w:pPr>
    </w:p>
    <w:p w14:paraId="61E7A0C0" w14:textId="77777777" w:rsidR="00E81C10" w:rsidRDefault="00E81C10" w:rsidP="004A30A5">
      <w:pPr>
        <w:rPr>
          <w:del w:id="339" w:author="NAZ, Mamoona (OLDHAM MEDICAL SERVICES)" w:date="2026-09-22T12:38:00Z" w16du:dateUtc="2026-09-22T16:38:00Z"/>
          <w:rFonts w:ascii="Palatino" w:hAnsi="Palatino"/>
          <w:b/>
          <w:bCs/>
          <w:u w:val="single"/>
        </w:rPr>
      </w:pPr>
      <w:bookmarkStart w:id="340" w:name="_Hlk175085301"/>
    </w:p>
    <w:p w14:paraId="0E0EC583" w14:textId="77777777" w:rsidR="00E81C10" w:rsidRDefault="00E81C10" w:rsidP="004A30A5">
      <w:pPr>
        <w:rPr>
          <w:del w:id="341" w:author="NAZ, Mamoona (OLDHAM MEDICAL SERVICES)" w:date="2026-09-22T12:38:00Z" w16du:dateUtc="2026-09-22T16:38:00Z"/>
          <w:rFonts w:ascii="Palatino" w:hAnsi="Palatino"/>
          <w:b/>
          <w:bCs/>
          <w:u w:val="single"/>
        </w:rPr>
      </w:pPr>
    </w:p>
    <w:p w14:paraId="67BBEB4F" w14:textId="77777777" w:rsidR="00E81C10" w:rsidRDefault="00E81C10" w:rsidP="004A30A5">
      <w:pPr>
        <w:rPr>
          <w:del w:id="342" w:author="NAZ, Mamoona (OLDHAM MEDICAL SERVICES)" w:date="2026-09-22T12:38:00Z" w16du:dateUtc="2026-09-22T16:38:00Z"/>
          <w:rFonts w:ascii="Palatino" w:hAnsi="Palatino"/>
          <w:b/>
          <w:bCs/>
          <w:u w:val="single"/>
        </w:rPr>
      </w:pPr>
    </w:p>
    <w:p w14:paraId="2F3F22CC" w14:textId="77777777" w:rsidR="00E81C10" w:rsidRDefault="00E81C10" w:rsidP="004A30A5">
      <w:pPr>
        <w:rPr>
          <w:del w:id="343" w:author="NAZ, Mamoona (OLDHAM MEDICAL SERVICES)" w:date="2026-09-22T12:38:00Z" w16du:dateUtc="2026-09-22T16:38:00Z"/>
          <w:rFonts w:ascii="Palatino" w:hAnsi="Palatino"/>
          <w:b/>
          <w:bCs/>
          <w:u w:val="single"/>
        </w:rPr>
      </w:pPr>
    </w:p>
    <w:p w14:paraId="2426B192" w14:textId="77777777" w:rsidR="00E81C10" w:rsidRDefault="00E81C10" w:rsidP="004A30A5">
      <w:pPr>
        <w:rPr>
          <w:del w:id="344" w:author="NAZ, Mamoona (OLDHAM MEDICAL SERVICES)" w:date="2026-09-22T12:38:00Z" w16du:dateUtc="2026-09-22T16:38:00Z"/>
          <w:rFonts w:ascii="Palatino" w:hAnsi="Palatino"/>
          <w:b/>
          <w:bCs/>
          <w:u w:val="single"/>
        </w:rPr>
      </w:pPr>
    </w:p>
    <w:p w14:paraId="7B76F01F" w14:textId="77777777" w:rsidR="00E81C10" w:rsidRDefault="00E81C10" w:rsidP="004A30A5">
      <w:pPr>
        <w:rPr>
          <w:del w:id="345" w:author="NAZ, Mamoona (OLDHAM MEDICAL SERVICES)" w:date="2026-09-22T12:38:00Z" w16du:dateUtc="2026-09-22T16:38:00Z"/>
          <w:rFonts w:ascii="Palatino" w:hAnsi="Palatino"/>
          <w:b/>
          <w:bCs/>
          <w:u w:val="single"/>
        </w:rPr>
      </w:pPr>
    </w:p>
    <w:p w14:paraId="1CE6DD69" w14:textId="77777777" w:rsidR="00E81C10" w:rsidRDefault="00E81C10" w:rsidP="004A30A5">
      <w:pPr>
        <w:rPr>
          <w:del w:id="346" w:author="NAZ, Mamoona (OLDHAM MEDICAL SERVICES)" w:date="2026-09-22T12:38:00Z" w16du:dateUtc="2026-09-22T16:38:00Z"/>
          <w:rFonts w:ascii="Palatino" w:hAnsi="Palatino"/>
          <w:b/>
          <w:bCs/>
          <w:u w:val="single"/>
        </w:rPr>
      </w:pPr>
    </w:p>
    <w:p w14:paraId="5FC8BA44" w14:textId="77777777" w:rsidR="00E81C10" w:rsidRDefault="00E81C10" w:rsidP="004A30A5">
      <w:pPr>
        <w:rPr>
          <w:del w:id="347" w:author="NAZ, Mamoona (OLDHAM MEDICAL SERVICES)" w:date="2026-09-22T12:38:00Z" w16du:dateUtc="2026-09-22T16:38:00Z"/>
          <w:rFonts w:ascii="Palatino" w:hAnsi="Palatino"/>
          <w:b/>
          <w:bCs/>
          <w:u w:val="single"/>
        </w:rPr>
      </w:pPr>
    </w:p>
    <w:p w14:paraId="329EBA97" w14:textId="77777777" w:rsidR="00E81C10" w:rsidRDefault="00E81C10" w:rsidP="004A30A5">
      <w:pPr>
        <w:rPr>
          <w:del w:id="348" w:author="NAZ, Mamoona (OLDHAM MEDICAL SERVICES)" w:date="2026-09-22T12:38:00Z" w16du:dateUtc="2026-09-22T16:38:00Z"/>
          <w:rFonts w:ascii="Palatino" w:hAnsi="Palatino"/>
          <w:b/>
          <w:bCs/>
          <w:u w:val="single"/>
        </w:rPr>
      </w:pPr>
    </w:p>
    <w:p w14:paraId="0E68FE50" w14:textId="77777777" w:rsidR="00E81C10" w:rsidRDefault="00E81C10" w:rsidP="004A30A5">
      <w:pPr>
        <w:rPr>
          <w:del w:id="349" w:author="NAZ, Mamoona (OLDHAM MEDICAL SERVICES)" w:date="2026-09-22T12:38:00Z" w16du:dateUtc="2026-09-22T16:38:00Z"/>
          <w:rFonts w:ascii="Palatino" w:hAnsi="Palatino"/>
          <w:b/>
          <w:bCs/>
          <w:u w:val="single"/>
        </w:rPr>
      </w:pPr>
    </w:p>
    <w:p w14:paraId="6CF0F32A" w14:textId="77777777" w:rsidR="00E81C10" w:rsidRDefault="00E81C10" w:rsidP="004A30A5">
      <w:pPr>
        <w:rPr>
          <w:del w:id="350" w:author="NAZ, Mamoona (OLDHAM MEDICAL SERVICES)" w:date="2026-09-22T12:38:00Z" w16du:dateUtc="2026-09-22T16:38:00Z"/>
          <w:rFonts w:ascii="Palatino" w:hAnsi="Palatino"/>
          <w:b/>
          <w:bCs/>
          <w:u w:val="single"/>
        </w:rPr>
      </w:pPr>
    </w:p>
    <w:p w14:paraId="72AD839F" w14:textId="77777777" w:rsidR="00E81C10" w:rsidRDefault="00E81C10" w:rsidP="004A30A5">
      <w:pPr>
        <w:rPr>
          <w:del w:id="351" w:author="NAZ, Mamoona (OLDHAM MEDICAL SERVICES)" w:date="2026-09-22T12:38:00Z" w16du:dateUtc="2026-09-22T16:38:00Z"/>
          <w:rFonts w:ascii="Palatino" w:hAnsi="Palatino"/>
          <w:b/>
          <w:bCs/>
          <w:u w:val="single"/>
        </w:rPr>
      </w:pPr>
    </w:p>
    <w:p w14:paraId="059F6439" w14:textId="77777777" w:rsidR="00E81C10" w:rsidRDefault="00E81C10" w:rsidP="004A30A5">
      <w:pPr>
        <w:rPr>
          <w:del w:id="352" w:author="NAZ, Mamoona (OLDHAM MEDICAL SERVICES)" w:date="2026-09-22T12:38:00Z" w16du:dateUtc="2026-09-22T16:38:00Z"/>
          <w:rFonts w:ascii="Palatino" w:hAnsi="Palatino"/>
          <w:b/>
          <w:bCs/>
          <w:u w:val="single"/>
        </w:rPr>
      </w:pPr>
    </w:p>
    <w:p w14:paraId="4ED4A31E" w14:textId="77777777" w:rsidR="00E81C10" w:rsidRDefault="00E81C10" w:rsidP="004A30A5">
      <w:pPr>
        <w:rPr>
          <w:del w:id="353" w:author="NAZ, Mamoona (OLDHAM MEDICAL SERVICES)" w:date="2026-09-22T12:38:00Z" w16du:dateUtc="2026-09-22T16:38:00Z"/>
          <w:rFonts w:ascii="Palatino" w:hAnsi="Palatino"/>
          <w:b/>
          <w:bCs/>
          <w:u w:val="single"/>
        </w:rPr>
      </w:pPr>
    </w:p>
    <w:p w14:paraId="4E828985" w14:textId="77777777" w:rsidR="00E81C10" w:rsidRDefault="00E81C10" w:rsidP="004A30A5">
      <w:pPr>
        <w:rPr>
          <w:del w:id="354" w:author="NAZ, Mamoona (OLDHAM MEDICAL SERVICES)" w:date="2026-09-22T12:38:00Z" w16du:dateUtc="2026-09-22T16:38:00Z"/>
          <w:rFonts w:ascii="Palatino" w:hAnsi="Palatino"/>
          <w:b/>
          <w:bCs/>
          <w:u w:val="single"/>
        </w:rPr>
      </w:pPr>
    </w:p>
    <w:p w14:paraId="00E28212" w14:textId="77777777" w:rsidR="004A30A5" w:rsidRPr="00AB2843" w:rsidRDefault="004A30A5" w:rsidP="004A30A5">
      <w:pPr>
        <w:rPr>
          <w:del w:id="355" w:author="NAZ, Mamoona (OLDHAM MEDICAL SERVICES)" w:date="2026-09-22T12:38:00Z" w16du:dateUtc="2026-09-22T16:38:00Z"/>
          <w:rFonts w:ascii="Palatino" w:hAnsi="Palatino"/>
          <w:b/>
          <w:bCs/>
          <w:u w:val="single"/>
        </w:rPr>
      </w:pPr>
      <w:del w:id="356" w:author="NAZ, Mamoona (OLDHAM MEDICAL SERVICES)" w:date="2026-09-22T12:38:00Z" w16du:dateUtc="2026-09-22T16:38:00Z">
        <w:r w:rsidRPr="00AB2843">
          <w:rPr>
            <w:rFonts w:ascii="Palatino" w:hAnsi="Palatino"/>
            <w:b/>
            <w:bCs/>
            <w:u w:val="single"/>
          </w:rPr>
          <w:delText>Relator: Exmo. Sr. Des. Flávio Humberto Pascarelli Lopes</w:delText>
        </w:r>
      </w:del>
    </w:p>
    <w:p w14:paraId="0CA49C59" w14:textId="77777777" w:rsidR="004A30A5" w:rsidRPr="00AB2843" w:rsidRDefault="004A30A5" w:rsidP="004A30A5">
      <w:pPr>
        <w:rPr>
          <w:del w:id="357" w:author="NAZ, Mamoona (OLDHAM MEDICAL SERVICES)" w:date="2026-09-22T12:38:00Z" w16du:dateUtc="2026-09-22T16:38:00Z"/>
          <w:rFonts w:ascii="Palatino" w:hAnsi="Palatino"/>
        </w:rPr>
      </w:pPr>
      <w:del w:id="358" w:author="NAZ, Mamoona (OLDHAM MEDICAL SERVICES)" w:date="2026-09-22T12:38:00Z" w16du:dateUtc="2026-09-22T16:38:00Z">
        <w:r w:rsidRPr="00AB2843">
          <w:rPr>
            <w:rFonts w:ascii="Palatino" w:hAnsi="Palatino"/>
          </w:rPr>
          <w:delText xml:space="preserve">Membros: </w:delText>
        </w:r>
        <w:r w:rsidR="00F07A42" w:rsidRPr="00F07A42">
          <w:rPr>
            <w:rFonts w:ascii="Palatino" w:hAnsi="Palatino"/>
            <w:bCs/>
          </w:rPr>
          <w:delText>Exma.Sra.Desa.Maria das Graças Pessoa Figueiredo</w:delText>
        </w:r>
        <w:r w:rsidRPr="00AB2843">
          <w:rPr>
            <w:rFonts w:ascii="Palatino" w:hAnsi="Palatino"/>
          </w:rPr>
          <w:delText xml:space="preserve">, </w:delText>
        </w:r>
        <w:r w:rsidR="00F07A42">
          <w:rPr>
            <w:rFonts w:ascii="Palatino" w:hAnsi="Palatino"/>
          </w:rPr>
          <w:delText>Exmo.Sr.Des.</w:delText>
        </w:r>
        <w:r w:rsidR="00F07A42" w:rsidRPr="00A57D50">
          <w:rPr>
            <w:rFonts w:ascii="Palatino" w:hAnsi="Palatino"/>
          </w:rPr>
          <w:delText>Cláudio César Ramalheira Roessing</w:delText>
        </w:r>
        <w:r>
          <w:rPr>
            <w:rFonts w:ascii="Palatino" w:hAnsi="Palatino"/>
            <w:b/>
            <w:bCs/>
          </w:rPr>
          <w:delText xml:space="preserve"> </w:delText>
        </w:r>
        <w:r w:rsidRPr="00AB2843">
          <w:rPr>
            <w:rFonts w:ascii="Palatino" w:hAnsi="Palatino"/>
          </w:rPr>
          <w:delText>e, em caso de ausência, impedimento ou suspeição de um deste</w:delText>
        </w:r>
        <w:r>
          <w:rPr>
            <w:rFonts w:ascii="Palatino" w:hAnsi="Palatino"/>
          </w:rPr>
          <w:delText>s</w:delText>
        </w:r>
        <w:r w:rsidRPr="00AB2843">
          <w:rPr>
            <w:rFonts w:ascii="Palatino" w:hAnsi="Palatino"/>
          </w:rPr>
          <w:delText>, a Exma. Sra. Desa. Joana dos Santos Meirelles.</w:delText>
        </w:r>
      </w:del>
    </w:p>
    <w:bookmarkEnd w:id="340"/>
    <w:p w14:paraId="220EB177" w14:textId="77777777" w:rsidR="00A6486A" w:rsidRDefault="00A6486A" w:rsidP="00874573">
      <w:pPr>
        <w:rPr>
          <w:del w:id="359" w:author="NAZ, Mamoona (OLDHAM MEDICAL SERVICES)" w:date="2026-09-22T12:38:00Z" w16du:dateUtc="2026-09-22T16:38:00Z"/>
          <w:rFonts w:ascii="Palatino" w:hAnsi="Palatino"/>
          <w:b/>
          <w:bCs/>
        </w:rPr>
      </w:pPr>
    </w:p>
    <w:p w14:paraId="28BAEAE0" w14:textId="77777777" w:rsidR="00906F0C" w:rsidRPr="00612C5B" w:rsidRDefault="00622BEC" w:rsidP="00A0441A">
      <w:pPr>
        <w:autoSpaceDE w:val="0"/>
        <w:autoSpaceDN w:val="0"/>
        <w:adjustRightInd w:val="0"/>
        <w:ind w:right="-1443"/>
        <w:rPr>
          <w:del w:id="360" w:author="NAZ, Mamoona (OLDHAM MEDICAL SERVICES)" w:date="2026-09-22T12:38:00Z" w16du:dateUtc="2026-09-22T16:38:00Z"/>
          <w:rFonts w:ascii="Palatino" w:hAnsi="Palatino" w:cs="Arial"/>
          <w:b/>
          <w:bCs/>
        </w:rPr>
      </w:pPr>
      <w:del w:id="361" w:author="NAZ, Mamoona (OLDHAM MEDICAL SERVICES)" w:date="2026-09-22T12:38:00Z" w16du:dateUtc="2026-09-22T16:38:00Z">
        <w:r>
          <w:rPr>
            <w:rFonts w:ascii="Palatino" w:hAnsi="Palatino"/>
            <w:b/>
            <w:bCs/>
          </w:rPr>
          <w:delText>11.</w:delText>
        </w:r>
        <w:r w:rsidR="00906F0C" w:rsidRPr="00612C5B">
          <w:rPr>
            <w:rFonts w:ascii="Palatino" w:hAnsi="Palatino"/>
            <w:b/>
            <w:bCs/>
          </w:rPr>
          <w:delText xml:space="preserve"> Apelação Cível nº</w:delText>
        </w:r>
        <w:r w:rsidR="00906F0C" w:rsidRPr="00612C5B">
          <w:rPr>
            <w:rFonts w:ascii="Palatino" w:hAnsi="Palatino" w:cs="Arial"/>
            <w:b/>
            <w:bCs/>
          </w:rPr>
          <w:delText xml:space="preserve"> 0253408-48.2011.8.04.0001</w:delText>
        </w:r>
        <w:r w:rsidR="00906F0C">
          <w:rPr>
            <w:rFonts w:ascii="Palatino" w:hAnsi="Palatino" w:cs="Arial"/>
            <w:b/>
            <w:bCs/>
          </w:rPr>
          <w:delText xml:space="preserve"> (Prorrog.Pedido de Vista Desa.Graça F. 19.8.24)</w:delText>
        </w:r>
        <w:r w:rsidR="00906F0C" w:rsidRPr="00612C5B">
          <w:rPr>
            <w:rFonts w:ascii="Palatino" w:hAnsi="Palatino" w:cs="Arial"/>
            <w:b/>
            <w:bCs/>
          </w:rPr>
          <w:delText xml:space="preserve">      </w:delText>
        </w:r>
        <w:r w:rsidR="00906F0C">
          <w:rPr>
            <w:rFonts w:ascii="Palatino" w:hAnsi="Palatino" w:cs="Arial"/>
            <w:b/>
            <w:bCs/>
          </w:rPr>
          <w:delText xml:space="preserve"> </w:delText>
        </w:r>
        <w:r w:rsidR="00906F0C" w:rsidRPr="00612C5B">
          <w:rPr>
            <w:rFonts w:ascii="Palatino" w:hAnsi="Palatino" w:cs="Arial"/>
            <w:b/>
            <w:bCs/>
          </w:rPr>
          <w:delText xml:space="preserve"> </w:delText>
        </w:r>
      </w:del>
    </w:p>
    <w:p w14:paraId="25D15DE5" w14:textId="77777777" w:rsidR="00906F0C" w:rsidRPr="009D0793" w:rsidRDefault="00906F0C" w:rsidP="00906F0C">
      <w:pPr>
        <w:autoSpaceDE w:val="0"/>
        <w:autoSpaceDN w:val="0"/>
        <w:adjustRightInd w:val="0"/>
        <w:ind w:right="-734"/>
        <w:rPr>
          <w:del w:id="362" w:author="NAZ, Mamoona (OLDHAM MEDICAL SERVICES)" w:date="2026-09-22T12:38:00Z" w16du:dateUtc="2026-09-22T16:38:00Z"/>
          <w:rFonts w:ascii="Palatino" w:hAnsi="Palatino" w:cs="Arial"/>
          <w:b/>
          <w:bCs/>
        </w:rPr>
      </w:pPr>
      <w:del w:id="363" w:author="NAZ, Mamoona (OLDHAM MEDICAL SERVICES)" w:date="2026-09-22T12:38:00Z" w16du:dateUtc="2026-09-22T16:38:00Z">
        <w:r w:rsidRPr="009D0793">
          <w:rPr>
            <w:rFonts w:ascii="Palatino" w:hAnsi="Palatino" w:cs="Arial"/>
            <w:b/>
            <w:bCs/>
          </w:rPr>
          <w:delText>Origem</w:delText>
        </w:r>
        <w:r w:rsidRPr="009D0793">
          <w:rPr>
            <w:rFonts w:ascii="Palatino" w:hAnsi="Palatino" w:cs="Arial"/>
          </w:rPr>
          <w:delText>: 3ª Vara Cível e de Acidentes de Trabalho</w:delText>
        </w:r>
        <w:r w:rsidRPr="009D0793">
          <w:rPr>
            <w:rFonts w:ascii="Palatino" w:hAnsi="Palatino" w:cs="Arial"/>
            <w:b/>
            <w:bCs/>
          </w:rPr>
          <w:delText xml:space="preserve">   </w:delText>
        </w:r>
        <w:r>
          <w:rPr>
            <w:rFonts w:ascii="Palatino" w:hAnsi="Palatino" w:cs="Arial"/>
            <w:b/>
            <w:bCs/>
          </w:rPr>
          <w:delText xml:space="preserve">  </w:delText>
        </w:r>
        <w:r w:rsidR="00A0441A" w:rsidRPr="00AD5128">
          <w:rPr>
            <w:rFonts w:ascii="Palatino" w:eastAsia="Times New Roman" w:hAnsi="Palatino"/>
            <w:b/>
            <w:color w:val="000000"/>
            <w:highlight w:val="yellow"/>
            <w:lang w:eastAsia="pt-BR"/>
          </w:rPr>
          <w:delText>AGUARDAR DES.PAULO L./FÉRIAS</w:delText>
        </w:r>
        <w:r>
          <w:rPr>
            <w:rFonts w:ascii="Palatino" w:hAnsi="Palatino" w:cs="Arial"/>
            <w:b/>
            <w:bCs/>
          </w:rPr>
          <w:delText xml:space="preserve">         </w:delText>
        </w:r>
        <w:r>
          <w:rPr>
            <w:rFonts w:ascii="Palatino" w:hAnsi="Palatino"/>
            <w:b/>
          </w:rPr>
          <w:delText xml:space="preserve"> </w:delText>
        </w:r>
      </w:del>
    </w:p>
    <w:p w14:paraId="6C0BD319" w14:textId="77777777" w:rsidR="00906F0C" w:rsidRPr="009D0793" w:rsidRDefault="00906F0C" w:rsidP="00906F0C">
      <w:pPr>
        <w:autoSpaceDE w:val="0"/>
        <w:autoSpaceDN w:val="0"/>
        <w:adjustRightInd w:val="0"/>
        <w:rPr>
          <w:del w:id="364" w:author="NAZ, Mamoona (OLDHAM MEDICAL SERVICES)" w:date="2026-09-22T12:38:00Z" w16du:dateUtc="2026-09-22T16:38:00Z"/>
          <w:rFonts w:ascii="Palatino" w:hAnsi="Palatino" w:cs="Arial"/>
        </w:rPr>
      </w:pPr>
      <w:del w:id="365" w:author="NAZ, Mamoona (OLDHAM MEDICAL SERVICES)" w:date="2026-09-22T12:38:00Z" w16du:dateUtc="2026-09-22T16:38:00Z">
        <w:r w:rsidRPr="009D0793">
          <w:rPr>
            <w:rFonts w:ascii="Palatino" w:hAnsi="Palatino" w:cs="Arial"/>
            <w:b/>
            <w:bCs/>
          </w:rPr>
          <w:delText>Juiz Prolato</w:delText>
        </w:r>
        <w:r w:rsidRPr="009D0793">
          <w:rPr>
            <w:rFonts w:ascii="Palatino" w:hAnsi="Palatino" w:cs="Arial"/>
          </w:rPr>
          <w:delText>r: Manuel Amaro Lima</w:delText>
        </w:r>
      </w:del>
    </w:p>
    <w:p w14:paraId="1CAE516B" w14:textId="77777777" w:rsidR="00906F0C" w:rsidRPr="009D0793" w:rsidRDefault="00906F0C" w:rsidP="00906F0C">
      <w:pPr>
        <w:autoSpaceDE w:val="0"/>
        <w:autoSpaceDN w:val="0"/>
        <w:adjustRightInd w:val="0"/>
        <w:ind w:right="-1159"/>
        <w:rPr>
          <w:del w:id="366" w:author="NAZ, Mamoona (OLDHAM MEDICAL SERVICES)" w:date="2026-09-22T12:38:00Z" w16du:dateUtc="2026-09-22T16:38:00Z"/>
          <w:rFonts w:ascii="Palatino" w:hAnsi="Palatino" w:cs="Arial"/>
        </w:rPr>
      </w:pPr>
      <w:del w:id="367" w:author="NAZ, Mamoona (OLDHAM MEDICAL SERVICES)" w:date="2026-09-22T12:38:00Z" w16du:dateUtc="2026-09-22T16:38:00Z">
        <w:r w:rsidRPr="009D0793">
          <w:rPr>
            <w:rFonts w:ascii="Palatino" w:hAnsi="Palatino" w:cs="Arial"/>
            <w:b/>
            <w:bCs/>
          </w:rPr>
          <w:delText>Apelante     : Samsung Eletrônica da Amazônia Ltda.</w:delText>
        </w:r>
        <w:r w:rsidRPr="009D0793">
          <w:rPr>
            <w:rFonts w:ascii="Palatino" w:hAnsi="Palatino" w:cs="Arial"/>
          </w:rPr>
          <w:delText xml:space="preserve"> </w:delText>
        </w:r>
        <w:r w:rsidRPr="009D0793">
          <w:rPr>
            <w:rFonts w:ascii="Palatino" w:hAnsi="Palatino" w:cs="Arial"/>
          </w:rPr>
          <w:br/>
          <w:delText xml:space="preserve">Advogados : Keyth Yara Pontes Pina (3467/AM). Soc. Advs- Andrade GC Advogados (57/AM). </w:delText>
        </w:r>
        <w:r w:rsidRPr="009D0793">
          <w:rPr>
            <w:rFonts w:ascii="Palatino" w:hAnsi="Palatino" w:cs="Arial"/>
          </w:rPr>
          <w:br/>
        </w:r>
        <w:r w:rsidRPr="009D0793">
          <w:rPr>
            <w:rFonts w:ascii="Palatino" w:hAnsi="Palatino" w:cs="Arial"/>
            <w:b/>
            <w:bCs/>
          </w:rPr>
          <w:delText>Apelado       : Ecopack Indústria de Componentes Ltda.</w:delText>
        </w:r>
        <w:r w:rsidRPr="009D0793">
          <w:rPr>
            <w:rFonts w:ascii="Palatino" w:hAnsi="Palatino" w:cs="Arial"/>
          </w:rPr>
          <w:br/>
          <w:delText>Advogado    : Jonny Cleuter Simões Mendonça (8340/AM)</w:delText>
        </w:r>
      </w:del>
    </w:p>
    <w:p w14:paraId="66764452" w14:textId="77777777" w:rsidR="00906F0C" w:rsidRPr="009D0793" w:rsidRDefault="00906F0C" w:rsidP="00906F0C">
      <w:pPr>
        <w:autoSpaceDE w:val="0"/>
        <w:autoSpaceDN w:val="0"/>
        <w:adjustRightInd w:val="0"/>
        <w:jc w:val="both"/>
        <w:rPr>
          <w:del w:id="368" w:author="NAZ, Mamoona (OLDHAM MEDICAL SERVICES)" w:date="2026-09-22T12:38:00Z" w16du:dateUtc="2026-09-22T16:38:00Z"/>
          <w:rFonts w:ascii="Palatino" w:hAnsi="Palatino" w:cs="Arial"/>
        </w:rPr>
      </w:pPr>
      <w:del w:id="369" w:author="NAZ, Mamoona (OLDHAM MEDICAL SERVICES)" w:date="2026-09-22T12:38:00Z" w16du:dateUtc="2026-09-22T16:38:00Z">
        <w:r w:rsidRPr="009D0793">
          <w:rPr>
            <w:rFonts w:ascii="Palatino" w:hAnsi="Palatino" w:cs="Arial"/>
          </w:rPr>
          <w:delText>Presidente</w:delText>
        </w:r>
        <w:r>
          <w:rPr>
            <w:rFonts w:ascii="Palatino" w:hAnsi="Palatino" w:cs="Arial"/>
          </w:rPr>
          <w:delText>/Membro</w:delText>
        </w:r>
        <w:r w:rsidRPr="009D0793">
          <w:rPr>
            <w:rFonts w:ascii="Palatino" w:hAnsi="Palatino" w:cs="Arial"/>
          </w:rPr>
          <w:delText xml:space="preserve">: </w:delText>
        </w:r>
        <w:r w:rsidRPr="009D0793">
          <w:rPr>
            <w:rFonts w:ascii="Palatino" w:hAnsi="Palatino" w:cs="Arial"/>
          </w:rPr>
          <w:tab/>
          <w:delText>Exmo. Sr. Des. Paulo César Caminha e Lima.</w:delText>
        </w:r>
      </w:del>
    </w:p>
    <w:p w14:paraId="6227DE72" w14:textId="77777777" w:rsidR="00906F0C" w:rsidRPr="009D0793" w:rsidRDefault="00906F0C" w:rsidP="00906F0C">
      <w:pPr>
        <w:autoSpaceDE w:val="0"/>
        <w:autoSpaceDN w:val="0"/>
        <w:adjustRightInd w:val="0"/>
        <w:jc w:val="both"/>
        <w:rPr>
          <w:del w:id="370" w:author="NAZ, Mamoona (OLDHAM MEDICAL SERVICES)" w:date="2026-09-22T12:38:00Z" w16du:dateUtc="2026-09-22T16:38:00Z"/>
          <w:rFonts w:ascii="Palatino" w:hAnsi="Palatino" w:cs="Arial"/>
          <w:b/>
          <w:bCs/>
        </w:rPr>
      </w:pPr>
      <w:del w:id="371" w:author="NAZ, Mamoona (OLDHAM MEDICAL SERVICES)" w:date="2026-09-22T12:38:00Z" w16du:dateUtc="2026-09-22T16:38:00Z">
        <w:r w:rsidRPr="009D0793">
          <w:rPr>
            <w:rFonts w:ascii="Palatino" w:hAnsi="Palatino" w:cs="Arial"/>
            <w:b/>
            <w:bCs/>
          </w:rPr>
          <w:delText xml:space="preserve">Relator: </w:delText>
        </w:r>
        <w:r w:rsidRPr="009D0793">
          <w:rPr>
            <w:rFonts w:ascii="Palatino" w:hAnsi="Palatino" w:cs="Arial"/>
            <w:b/>
            <w:bCs/>
          </w:rPr>
          <w:tab/>
          <w:delText>Exmo. Sr. Des. Flávio Humberto Pascarelli Lopes</w:delText>
        </w:r>
      </w:del>
    </w:p>
    <w:p w14:paraId="2E8DA165" w14:textId="77777777" w:rsidR="00906F0C" w:rsidRPr="009D0793" w:rsidRDefault="00906F0C" w:rsidP="00906F0C">
      <w:pPr>
        <w:autoSpaceDE w:val="0"/>
        <w:autoSpaceDN w:val="0"/>
        <w:adjustRightInd w:val="0"/>
        <w:rPr>
          <w:del w:id="372" w:author="NAZ, Mamoona (OLDHAM MEDICAL SERVICES)" w:date="2026-09-22T12:38:00Z" w16du:dateUtc="2026-09-22T16:38:00Z"/>
          <w:rFonts w:ascii="Palatino" w:hAnsi="Palatino" w:cs="Arial"/>
        </w:rPr>
      </w:pPr>
      <w:del w:id="373" w:author="NAZ, Mamoona (OLDHAM MEDICAL SERVICES)" w:date="2026-09-22T12:38:00Z" w16du:dateUtc="2026-09-22T16:38:00Z">
        <w:r w:rsidRPr="009D0793">
          <w:rPr>
            <w:rFonts w:ascii="Palatino" w:hAnsi="Palatino" w:cs="Arial"/>
          </w:rPr>
          <w:delText xml:space="preserve">Membro: </w:delText>
        </w:r>
        <w:r w:rsidRPr="009D0793">
          <w:rPr>
            <w:rFonts w:ascii="Palatino" w:hAnsi="Palatino" w:cs="Arial"/>
          </w:rPr>
          <w:tab/>
          <w:delText>Exma. Sra. Desa. Maria das Graças Pessoa Figueiredo</w:delText>
        </w:r>
      </w:del>
    </w:p>
    <w:p w14:paraId="0A755B57" w14:textId="77777777" w:rsidR="00906F0C" w:rsidRDefault="00906F0C" w:rsidP="00906F0C">
      <w:pPr>
        <w:pBdr>
          <w:bottom w:val="single" w:sz="6" w:space="0" w:color="auto"/>
        </w:pBdr>
        <w:autoSpaceDE w:val="0"/>
        <w:autoSpaceDN w:val="0"/>
        <w:adjustRightInd w:val="0"/>
        <w:rPr>
          <w:del w:id="374" w:author="NAZ, Mamoona (OLDHAM MEDICAL SERVICES)" w:date="2026-09-22T12:38:00Z" w16du:dateUtc="2026-09-22T16:38:00Z"/>
          <w:rFonts w:ascii="Palatino" w:hAnsi="Palatino" w:cs="Arial"/>
          <w:b/>
        </w:rPr>
      </w:pPr>
      <w:del w:id="375" w:author="NAZ, Mamoona (OLDHAM MEDICAL SERVICES)" w:date="2026-09-22T12:38:00Z" w16du:dateUtc="2026-09-22T16:38:00Z">
        <w:r w:rsidRPr="006D34BA">
          <w:rPr>
            <w:rFonts w:ascii="Palatino" w:hAnsi="Palatino" w:cs="Arial"/>
            <w:b/>
          </w:rPr>
          <w:delText xml:space="preserve">Averbação de Impedimento: </w:delText>
        </w:r>
        <w:r w:rsidRPr="002D772E">
          <w:rPr>
            <w:rFonts w:ascii="Palatino" w:hAnsi="Palatino" w:cs="Arial"/>
            <w:b/>
          </w:rPr>
          <w:delText>Exma. Sra. Desa. Joana dos Santos Meirelles</w:delText>
        </w:r>
        <w:r w:rsidRPr="006D34BA">
          <w:rPr>
            <w:rFonts w:ascii="Palatino" w:hAnsi="Palatino" w:cs="Arial"/>
            <w:b/>
          </w:rPr>
          <w:delText xml:space="preserve"> </w:delText>
        </w:r>
      </w:del>
    </w:p>
    <w:p w14:paraId="533DBC32" w14:textId="77777777" w:rsidR="00906F0C" w:rsidRDefault="00906F0C" w:rsidP="00906F0C">
      <w:pPr>
        <w:pBdr>
          <w:bottom w:val="single" w:sz="6" w:space="0" w:color="auto"/>
        </w:pBdr>
        <w:autoSpaceDE w:val="0"/>
        <w:autoSpaceDN w:val="0"/>
        <w:adjustRightInd w:val="0"/>
        <w:rPr>
          <w:del w:id="376" w:author="NAZ, Mamoona (OLDHAM MEDICAL SERVICES)" w:date="2026-09-22T12:38:00Z" w16du:dateUtc="2026-09-22T16:38:00Z"/>
          <w:rFonts w:ascii="Palatino" w:eastAsia="Times New Roman" w:hAnsi="Palatino"/>
          <w:b/>
          <w:color w:val="000000"/>
          <w:lang w:eastAsia="pt-BR"/>
        </w:rPr>
      </w:pPr>
      <w:del w:id="377" w:author="NAZ, Mamoona (OLDHAM MEDICAL SERVICES)" w:date="2026-09-22T12:38:00Z" w16du:dateUtc="2026-09-22T16:38:00Z">
        <w:r w:rsidRPr="006D34BA">
          <w:rPr>
            <w:rFonts w:ascii="Palatino" w:hAnsi="Palatino" w:cs="Arial"/>
            <w:b/>
          </w:rPr>
          <w:delText>Averbação de Impedimento: Exmo. Sr. Des.</w:delText>
        </w:r>
        <w:r w:rsidRPr="006D34BA">
          <w:rPr>
            <w:rFonts w:ascii="Palatino" w:eastAsia="Times New Roman" w:hAnsi="Palatino"/>
            <w:b/>
            <w:color w:val="000000"/>
            <w:lang w:eastAsia="pt-BR"/>
          </w:rPr>
          <w:delText xml:space="preserve"> Cláudio César Ramalheira Roessing</w:delText>
        </w:r>
      </w:del>
    </w:p>
    <w:p w14:paraId="0269AEB9" w14:textId="77777777" w:rsidR="00906F0C" w:rsidRDefault="00906F0C" w:rsidP="00906F0C">
      <w:pPr>
        <w:pBdr>
          <w:bottom w:val="single" w:sz="6" w:space="0" w:color="auto"/>
        </w:pBdr>
        <w:autoSpaceDE w:val="0"/>
        <w:autoSpaceDN w:val="0"/>
        <w:adjustRightInd w:val="0"/>
        <w:rPr>
          <w:del w:id="378" w:author="NAZ, Mamoona (OLDHAM MEDICAL SERVICES)" w:date="2026-09-22T12:38:00Z" w16du:dateUtc="2026-09-22T16:38:00Z"/>
          <w:rFonts w:ascii="Palatino" w:hAnsi="Palatino" w:cs="Arial"/>
          <w:b/>
          <w:bCs/>
        </w:rPr>
      </w:pPr>
      <w:del w:id="379" w:author="NAZ, Mamoona (OLDHAM MEDICAL SERVICES)" w:date="2026-09-22T12:38:00Z" w16du:dateUtc="2026-09-22T16:38:00Z">
        <w:r>
          <w:rPr>
            <w:rFonts w:ascii="Palatino" w:eastAsia="Times New Roman" w:hAnsi="Palatino"/>
            <w:b/>
            <w:color w:val="000000"/>
            <w:lang w:eastAsia="pt-BR"/>
          </w:rPr>
          <w:delText xml:space="preserve">OBS: </w:delText>
        </w:r>
        <w:r w:rsidRPr="00612C5B">
          <w:rPr>
            <w:rFonts w:ascii="Palatino" w:hAnsi="Palatino" w:cs="Arial"/>
            <w:b/>
            <w:bCs/>
          </w:rPr>
          <w:delText xml:space="preserve">Sustentação Oral  </w:delText>
        </w:r>
        <w:r>
          <w:rPr>
            <w:rFonts w:ascii="Palatino" w:hAnsi="Palatino" w:cs="Arial"/>
            <w:b/>
            <w:bCs/>
          </w:rPr>
          <w:delText xml:space="preserve">proferida pelos advogados de </w:delText>
        </w:r>
        <w:r w:rsidRPr="00612C5B">
          <w:rPr>
            <w:rFonts w:ascii="Palatino" w:hAnsi="Palatino" w:cs="Arial"/>
            <w:b/>
            <w:bCs/>
          </w:rPr>
          <w:delText>Ambas as partes</w:delText>
        </w:r>
        <w:r>
          <w:rPr>
            <w:rFonts w:ascii="Palatino" w:hAnsi="Palatino" w:cs="Arial"/>
            <w:b/>
            <w:bCs/>
          </w:rPr>
          <w:delText xml:space="preserve"> em 12.08.24 .</w:delText>
        </w:r>
      </w:del>
    </w:p>
    <w:p w14:paraId="2B60998B" w14:textId="77777777" w:rsidR="00906F0C" w:rsidRPr="006D34BA" w:rsidRDefault="00906F0C" w:rsidP="00906F0C">
      <w:pPr>
        <w:pBdr>
          <w:bottom w:val="single" w:sz="6" w:space="0" w:color="auto"/>
        </w:pBdr>
        <w:autoSpaceDE w:val="0"/>
        <w:autoSpaceDN w:val="0"/>
        <w:adjustRightInd w:val="0"/>
        <w:rPr>
          <w:del w:id="380" w:author="NAZ, Mamoona (OLDHAM MEDICAL SERVICES)" w:date="2026-09-22T12:38:00Z" w16du:dateUtc="2026-09-22T16:38:00Z"/>
          <w:rFonts w:ascii="Palatino" w:hAnsi="Palatino" w:cs="Arial"/>
          <w:b/>
        </w:rPr>
      </w:pPr>
    </w:p>
    <w:p w14:paraId="33EF3507" w14:textId="77777777" w:rsidR="00906F0C" w:rsidRDefault="00906F0C" w:rsidP="00906F0C">
      <w:pPr>
        <w:rPr>
          <w:del w:id="381" w:author="NAZ, Mamoona (OLDHAM MEDICAL SERVICES)" w:date="2026-09-22T12:38:00Z" w16du:dateUtc="2026-09-22T16:38:00Z"/>
          <w:rFonts w:ascii="Palatino" w:hAnsi="Palatino"/>
          <w:b/>
          <w:bCs/>
        </w:rPr>
      </w:pPr>
    </w:p>
    <w:p w14:paraId="7AD21B9D" w14:textId="77777777" w:rsidR="00906F0C" w:rsidRPr="0022092E" w:rsidRDefault="00622BEC" w:rsidP="00906F0C">
      <w:pPr>
        <w:ind w:right="-1159"/>
        <w:rPr>
          <w:del w:id="382" w:author="NAZ, Mamoona (OLDHAM MEDICAL SERVICES)" w:date="2026-09-22T12:38:00Z" w16du:dateUtc="2026-09-22T16:38:00Z"/>
          <w:rFonts w:ascii="Palatino" w:hAnsi="Palatino"/>
          <w:b/>
          <w:bCs/>
        </w:rPr>
      </w:pPr>
      <w:del w:id="383" w:author="NAZ, Mamoona (OLDHAM MEDICAL SERVICES)" w:date="2026-09-22T12:38:00Z" w16du:dateUtc="2026-09-22T16:38:00Z">
        <w:r>
          <w:rPr>
            <w:rFonts w:ascii="Palatino" w:hAnsi="Palatino"/>
            <w:b/>
            <w:bCs/>
          </w:rPr>
          <w:delText>12.</w:delText>
        </w:r>
        <w:r w:rsidR="005B0ED1" w:rsidRPr="0022092E">
          <w:rPr>
            <w:rFonts w:ascii="Palatino" w:hAnsi="Palatino"/>
            <w:b/>
            <w:bCs/>
          </w:rPr>
          <w:delText xml:space="preserve"> </w:delText>
        </w:r>
        <w:r w:rsidR="00906F0C" w:rsidRPr="0022092E">
          <w:rPr>
            <w:rFonts w:ascii="Palatino" w:hAnsi="Palatino"/>
            <w:b/>
            <w:bCs/>
          </w:rPr>
          <w:delText xml:space="preserve">Agravo de Instrumento </w:delText>
        </w:r>
        <w:r w:rsidR="00906F0C">
          <w:rPr>
            <w:rFonts w:ascii="Palatino" w:hAnsi="Palatino"/>
            <w:b/>
            <w:bCs/>
          </w:rPr>
          <w:delText xml:space="preserve">nº4007148-06.2023.8.04.0000  </w:delText>
        </w:r>
        <w:r w:rsidR="00906F0C">
          <w:rPr>
            <w:rFonts w:ascii="Palatino" w:hAnsi="Palatino" w:cs="Arial"/>
            <w:b/>
            <w:bCs/>
          </w:rPr>
          <w:delText>Sustentação oral</w:delText>
        </w:r>
        <w:r w:rsidR="00906F0C" w:rsidRPr="00E24BA0">
          <w:rPr>
            <w:rFonts w:ascii="Palatino" w:hAnsi="Palatino" w:cs="Arial"/>
            <w:b/>
            <w:bCs/>
          </w:rPr>
          <w:delText xml:space="preserve"> </w:delText>
        </w:r>
        <w:r w:rsidR="00906F0C">
          <w:rPr>
            <w:rFonts w:ascii="Palatino" w:hAnsi="Palatino" w:cs="Arial"/>
            <w:b/>
            <w:bCs/>
          </w:rPr>
          <w:delText xml:space="preserve"> </w:delText>
        </w:r>
        <w:r w:rsidR="00906F0C" w:rsidRPr="00E24BA0">
          <w:rPr>
            <w:rFonts w:ascii="Palatino" w:hAnsi="Palatino" w:cs="Arial"/>
            <w:b/>
            <w:bCs/>
          </w:rPr>
          <w:delText xml:space="preserve"> </w:delText>
        </w:r>
        <w:r w:rsidR="00906F0C">
          <w:rPr>
            <w:rFonts w:ascii="Palatino" w:hAnsi="Palatino"/>
            <w:b/>
            <w:bCs/>
          </w:rPr>
          <w:delText>1º</w:delText>
        </w:r>
        <w:r w:rsidR="00906F0C" w:rsidRPr="0022092E">
          <w:rPr>
            <w:rFonts w:ascii="Palatino" w:hAnsi="Palatino"/>
            <w:b/>
            <w:bCs/>
          </w:rPr>
          <w:delText xml:space="preserve">Agravado  </w:delText>
        </w:r>
      </w:del>
    </w:p>
    <w:p w14:paraId="697A6093" w14:textId="77777777" w:rsidR="00906F0C" w:rsidRPr="0022092E" w:rsidRDefault="00906F0C" w:rsidP="00906F0C">
      <w:pPr>
        <w:rPr>
          <w:del w:id="384" w:author="NAZ, Mamoona (OLDHAM MEDICAL SERVICES)" w:date="2026-09-22T12:38:00Z" w16du:dateUtc="2026-09-22T16:38:00Z"/>
          <w:rFonts w:ascii="Palatino" w:hAnsi="Palatino"/>
        </w:rPr>
      </w:pPr>
      <w:del w:id="385" w:author="NAZ, Mamoona (OLDHAM MEDICAL SERVICES)" w:date="2026-09-22T12:38:00Z" w16du:dateUtc="2026-09-22T16:38:00Z">
        <w:r w:rsidRPr="0022092E">
          <w:rPr>
            <w:rFonts w:ascii="Palatino" w:hAnsi="Palatino"/>
            <w:b/>
            <w:bCs/>
          </w:rPr>
          <w:delText>Origem</w:delText>
        </w:r>
        <w:r w:rsidRPr="0022092E">
          <w:rPr>
            <w:rFonts w:ascii="Palatino" w:hAnsi="Palatino"/>
          </w:rPr>
          <w:delText>: 6ª Vara Cível e de Acidentes de Trabalho</w:delText>
        </w:r>
        <w:r>
          <w:rPr>
            <w:rFonts w:ascii="Palatino" w:hAnsi="Palatino"/>
          </w:rPr>
          <w:delText xml:space="preserve">                  </w:delText>
        </w:r>
        <w:r w:rsidRPr="00906F0C">
          <w:rPr>
            <w:rFonts w:ascii="Palatino" w:hAnsi="Palatino"/>
            <w:b/>
          </w:rPr>
          <w:delText>(Adiado 19.8.24)</w:delText>
        </w:r>
      </w:del>
    </w:p>
    <w:p w14:paraId="16D7E210" w14:textId="77777777" w:rsidR="00906F0C" w:rsidRPr="0022092E" w:rsidRDefault="00906F0C" w:rsidP="00906F0C">
      <w:pPr>
        <w:rPr>
          <w:del w:id="386" w:author="NAZ, Mamoona (OLDHAM MEDICAL SERVICES)" w:date="2026-09-22T12:38:00Z" w16du:dateUtc="2026-09-22T16:38:00Z"/>
          <w:rFonts w:ascii="Palatino" w:hAnsi="Palatino"/>
        </w:rPr>
      </w:pPr>
      <w:del w:id="387" w:author="NAZ, Mamoona (OLDHAM MEDICAL SERVICES)" w:date="2026-09-22T12:38:00Z" w16du:dateUtc="2026-09-22T16:38:00Z">
        <w:r w:rsidRPr="0022092E">
          <w:rPr>
            <w:rFonts w:ascii="Palatino" w:hAnsi="Palatino"/>
            <w:b/>
            <w:bCs/>
          </w:rPr>
          <w:delText>Juiz Prolato</w:delText>
        </w:r>
        <w:r w:rsidRPr="0022092E">
          <w:rPr>
            <w:rFonts w:ascii="Palatino" w:hAnsi="Palatino"/>
          </w:rPr>
          <w:delText>r: Diógenes Vidal Pessoa Neto</w:delText>
        </w:r>
      </w:del>
    </w:p>
    <w:p w14:paraId="7308408C" w14:textId="77777777" w:rsidR="00906F0C" w:rsidRPr="0022092E" w:rsidRDefault="00906F0C" w:rsidP="00906F0C">
      <w:pPr>
        <w:ind w:right="-1585"/>
        <w:rPr>
          <w:del w:id="388" w:author="NAZ, Mamoona (OLDHAM MEDICAL SERVICES)" w:date="2026-09-22T12:38:00Z" w16du:dateUtc="2026-09-22T16:38:00Z"/>
          <w:rFonts w:ascii="Palatino" w:hAnsi="Palatino"/>
          <w:b/>
          <w:bCs/>
        </w:rPr>
      </w:pPr>
      <w:del w:id="389" w:author="NAZ, Mamoona (OLDHAM MEDICAL SERVICES)" w:date="2026-09-22T12:38:00Z" w16du:dateUtc="2026-09-22T16:38:00Z">
        <w:r w:rsidRPr="0022092E">
          <w:rPr>
            <w:rFonts w:ascii="Palatino" w:hAnsi="Palatino"/>
            <w:b/>
            <w:bCs/>
          </w:rPr>
          <w:delText>Agravante : Luiz Armando Moutinho Fartolino.</w:delText>
        </w:r>
        <w:r w:rsidRPr="0022092E">
          <w:rPr>
            <w:rFonts w:ascii="Palatino" w:hAnsi="Palatino"/>
          </w:rPr>
          <w:delText xml:space="preserve"> </w:delText>
        </w:r>
        <w:r w:rsidRPr="0022092E">
          <w:rPr>
            <w:rFonts w:ascii="Palatino" w:hAnsi="Palatino"/>
          </w:rPr>
          <w:br/>
          <w:delText>Advogado</w:delText>
        </w:r>
        <w:r>
          <w:rPr>
            <w:rFonts w:ascii="Palatino" w:hAnsi="Palatino"/>
          </w:rPr>
          <w:delText>s</w:delText>
        </w:r>
        <w:r w:rsidRPr="0022092E">
          <w:rPr>
            <w:rFonts w:ascii="Palatino" w:hAnsi="Palatino"/>
          </w:rPr>
          <w:delText xml:space="preserve">  </w:delText>
        </w:r>
        <w:r w:rsidRPr="0022092E">
          <w:rPr>
            <w:rFonts w:ascii="Palatino" w:hAnsi="Palatino"/>
          </w:rPr>
          <w:tab/>
          <w:delText xml:space="preserve">: Ilmar Ferkruessen Mello Junior, (445418/SP). Guido Oliveira Amador (318258/SP). </w:delText>
        </w:r>
        <w:r w:rsidRPr="0022092E">
          <w:rPr>
            <w:rFonts w:ascii="Palatino" w:hAnsi="Palatino"/>
          </w:rPr>
          <w:br/>
        </w:r>
        <w:r>
          <w:rPr>
            <w:rFonts w:ascii="Palatino" w:hAnsi="Palatino"/>
            <w:b/>
            <w:bCs/>
          </w:rPr>
          <w:delText>1º</w:delText>
        </w:r>
        <w:r w:rsidRPr="0022092E">
          <w:rPr>
            <w:rFonts w:ascii="Palatino" w:hAnsi="Palatino"/>
            <w:b/>
            <w:bCs/>
          </w:rPr>
          <w:delText xml:space="preserve">Agravado  : Brb - Banco de Brasília S/A. </w:delText>
        </w:r>
        <w:r w:rsidRPr="0022092E">
          <w:rPr>
            <w:rFonts w:ascii="Palatino" w:hAnsi="Palatino"/>
            <w:b/>
            <w:bCs/>
          </w:rPr>
          <w:br/>
        </w:r>
        <w:r w:rsidRPr="0022092E">
          <w:rPr>
            <w:rFonts w:ascii="Palatino" w:hAnsi="Palatino"/>
          </w:rPr>
          <w:delText>Advogado</w:delText>
        </w:r>
        <w:r>
          <w:rPr>
            <w:rFonts w:ascii="Palatino" w:hAnsi="Palatino"/>
          </w:rPr>
          <w:delText>s</w:delText>
        </w:r>
        <w:r w:rsidRPr="0022092E">
          <w:rPr>
            <w:rFonts w:ascii="Palatino" w:hAnsi="Palatino"/>
          </w:rPr>
          <w:delText xml:space="preserve">  </w:delText>
        </w:r>
        <w:r w:rsidRPr="0022092E">
          <w:rPr>
            <w:rFonts w:ascii="Palatino" w:hAnsi="Palatino"/>
          </w:rPr>
          <w:tab/>
          <w:delText xml:space="preserve">: Paulo Rocha Barra (9048/BA). Márcia Elizabeth Silveira Nascimento Barra (15551/BA). </w:delText>
        </w:r>
        <w:r w:rsidRPr="0022092E">
          <w:rPr>
            <w:rFonts w:ascii="Palatino" w:hAnsi="Palatino"/>
          </w:rPr>
          <w:br/>
        </w:r>
        <w:r>
          <w:rPr>
            <w:rFonts w:ascii="Palatino" w:hAnsi="Palatino"/>
            <w:b/>
            <w:bCs/>
          </w:rPr>
          <w:delText>2º</w:delText>
        </w:r>
        <w:r w:rsidRPr="0022092E">
          <w:rPr>
            <w:rFonts w:ascii="Palatino" w:hAnsi="Palatino"/>
            <w:b/>
            <w:bCs/>
          </w:rPr>
          <w:delText xml:space="preserve"> Agravado</w:delText>
        </w:r>
        <w:r>
          <w:rPr>
            <w:rFonts w:ascii="Palatino" w:hAnsi="Palatino"/>
            <w:b/>
            <w:bCs/>
          </w:rPr>
          <w:delText>s</w:delText>
        </w:r>
        <w:r w:rsidRPr="0022092E">
          <w:rPr>
            <w:rFonts w:ascii="Palatino" w:hAnsi="Palatino"/>
            <w:b/>
            <w:bCs/>
          </w:rPr>
          <w:delText xml:space="preserve">  : Banco Safra S/A. </w:delText>
        </w:r>
        <w:r>
          <w:rPr>
            <w:rFonts w:ascii="Palatino" w:hAnsi="Palatino"/>
            <w:b/>
            <w:bCs/>
          </w:rPr>
          <w:delText xml:space="preserve">, </w:delText>
        </w:r>
        <w:r w:rsidRPr="0022092E">
          <w:rPr>
            <w:rFonts w:ascii="Palatino" w:hAnsi="Palatino"/>
            <w:b/>
            <w:bCs/>
          </w:rPr>
          <w:delText xml:space="preserve">Banco Inter S.a. </w:delText>
        </w:r>
        <w:r w:rsidRPr="0022092E">
          <w:rPr>
            <w:rFonts w:ascii="Palatino" w:hAnsi="Palatino"/>
            <w:b/>
            <w:bCs/>
          </w:rPr>
          <w:br/>
        </w:r>
        <w:r w:rsidRPr="0022092E">
          <w:rPr>
            <w:rFonts w:ascii="Palatino" w:hAnsi="Palatino"/>
          </w:rPr>
          <w:delText xml:space="preserve">Advogada  </w:delText>
        </w:r>
        <w:r w:rsidRPr="0022092E">
          <w:rPr>
            <w:rFonts w:ascii="Palatino" w:hAnsi="Palatino"/>
          </w:rPr>
          <w:tab/>
          <w:delText xml:space="preserve">: Silvia Ferreira Persechini Mattos (98575/MG). </w:delText>
        </w:r>
        <w:r w:rsidRPr="0022092E">
          <w:rPr>
            <w:rFonts w:ascii="Palatino" w:hAnsi="Palatino"/>
          </w:rPr>
          <w:br/>
        </w:r>
        <w:r>
          <w:rPr>
            <w:rFonts w:ascii="Palatino" w:hAnsi="Palatino"/>
            <w:b/>
            <w:bCs/>
          </w:rPr>
          <w:delText>3º</w:delText>
        </w:r>
        <w:r w:rsidRPr="0022092E">
          <w:rPr>
            <w:rFonts w:ascii="Palatino" w:hAnsi="Palatino"/>
            <w:b/>
            <w:bCs/>
          </w:rPr>
          <w:delText>Agravado  : Banco Pan S.a..</w:delText>
        </w:r>
        <w:r w:rsidRPr="0022092E">
          <w:rPr>
            <w:rFonts w:ascii="Palatino" w:hAnsi="Palatino"/>
          </w:rPr>
          <w:delText xml:space="preserve"> </w:delText>
        </w:r>
        <w:r w:rsidRPr="0022092E">
          <w:rPr>
            <w:rFonts w:ascii="Palatino" w:hAnsi="Palatino"/>
          </w:rPr>
          <w:br/>
          <w:delText xml:space="preserve">Advogada  </w:delText>
        </w:r>
        <w:r w:rsidRPr="0022092E">
          <w:rPr>
            <w:rFonts w:ascii="Palatino" w:hAnsi="Palatino"/>
          </w:rPr>
          <w:tab/>
          <w:delText xml:space="preserve">: Roberta Beatriz do Nascimento (1164A/AM). </w:delText>
        </w:r>
        <w:r w:rsidRPr="0022092E">
          <w:rPr>
            <w:rFonts w:ascii="Palatino" w:hAnsi="Palatino"/>
          </w:rPr>
          <w:br/>
        </w:r>
        <w:r>
          <w:rPr>
            <w:rFonts w:ascii="Palatino" w:hAnsi="Palatino"/>
            <w:b/>
            <w:bCs/>
          </w:rPr>
          <w:delText>4º</w:delText>
        </w:r>
        <w:r w:rsidRPr="0022092E">
          <w:rPr>
            <w:rFonts w:ascii="Palatino" w:hAnsi="Palatino"/>
            <w:b/>
            <w:bCs/>
          </w:rPr>
          <w:delText xml:space="preserve">Agravado  : Banco C6 Consignado S/A. </w:delText>
        </w:r>
        <w:r w:rsidRPr="0022092E">
          <w:rPr>
            <w:rFonts w:ascii="Palatino" w:hAnsi="Palatino"/>
            <w:b/>
            <w:bCs/>
          </w:rPr>
          <w:br/>
        </w:r>
        <w:r w:rsidRPr="0022092E">
          <w:rPr>
            <w:rFonts w:ascii="Palatino" w:hAnsi="Palatino"/>
          </w:rPr>
          <w:delText xml:space="preserve">Advogada  </w:delText>
        </w:r>
        <w:r w:rsidRPr="0022092E">
          <w:rPr>
            <w:rFonts w:ascii="Palatino" w:hAnsi="Palatino"/>
          </w:rPr>
          <w:tab/>
          <w:delText xml:space="preserve">: Fernanda Rafaella Oliveira de Carvalho (32766/PE). </w:delText>
        </w:r>
        <w:r w:rsidRPr="0022092E">
          <w:rPr>
            <w:rFonts w:ascii="Palatino" w:hAnsi="Palatino"/>
          </w:rPr>
          <w:br/>
        </w:r>
        <w:r>
          <w:rPr>
            <w:rFonts w:ascii="Palatino" w:hAnsi="Palatino"/>
            <w:b/>
            <w:bCs/>
          </w:rPr>
          <w:delText>5º</w:delText>
        </w:r>
        <w:r w:rsidRPr="0022092E">
          <w:rPr>
            <w:rFonts w:ascii="Palatino" w:hAnsi="Palatino"/>
            <w:b/>
            <w:bCs/>
          </w:rPr>
          <w:delText>Agravado  : Ativos S/A Securitizadora de Créditos Financeiros</w:delText>
        </w:r>
      </w:del>
    </w:p>
    <w:p w14:paraId="1EA138AB" w14:textId="77777777" w:rsidR="00906F0C" w:rsidRDefault="00906F0C" w:rsidP="00906F0C">
      <w:pPr>
        <w:rPr>
          <w:del w:id="390" w:author="NAZ, Mamoona (OLDHAM MEDICAL SERVICES)" w:date="2026-09-22T12:38:00Z" w16du:dateUtc="2026-09-22T16:38:00Z"/>
          <w:rFonts w:ascii="Palatino" w:hAnsi="Palatino"/>
          <w:b/>
          <w:bCs/>
        </w:rPr>
      </w:pPr>
      <w:bookmarkStart w:id="391" w:name="_Hlk175086891"/>
      <w:del w:id="392" w:author="NAZ, Mamoona (OLDHAM MEDICAL SERVICES)" w:date="2026-09-22T12:38:00Z" w16du:dateUtc="2026-09-22T16:38:00Z">
        <w:r w:rsidRPr="00A57D50">
          <w:rPr>
            <w:rFonts w:ascii="Palatino" w:hAnsi="Palatino"/>
            <w:b/>
            <w:bCs/>
          </w:rPr>
          <w:delText>Presidente</w:delText>
        </w:r>
        <w:r>
          <w:rPr>
            <w:rFonts w:ascii="Palatino" w:hAnsi="Palatino"/>
            <w:b/>
            <w:bCs/>
          </w:rPr>
          <w:delText>/Membro:</w:delText>
        </w:r>
        <w:r w:rsidRPr="00355C00">
          <w:rPr>
            <w:rFonts w:ascii="Palatino" w:hAnsi="Palatino"/>
          </w:rPr>
          <w:delText xml:space="preserve"> </w:delText>
        </w:r>
        <w:r>
          <w:rPr>
            <w:rFonts w:ascii="Palatino" w:hAnsi="Palatino"/>
          </w:rPr>
          <w:delText>Exma.Sra.Desa.</w:delText>
        </w:r>
        <w:r w:rsidRPr="00A57D50">
          <w:rPr>
            <w:rFonts w:ascii="Palatino" w:hAnsi="Palatino"/>
          </w:rPr>
          <w:delText>Maria das Graças Pessoa Figueiredo</w:delText>
        </w:r>
      </w:del>
    </w:p>
    <w:p w14:paraId="2A07AAB3" w14:textId="77777777" w:rsidR="00906F0C" w:rsidRPr="00A57D50" w:rsidRDefault="00906F0C" w:rsidP="00906F0C">
      <w:pPr>
        <w:rPr>
          <w:del w:id="393" w:author="NAZ, Mamoona (OLDHAM MEDICAL SERVICES)" w:date="2026-09-22T12:38:00Z" w16du:dateUtc="2026-09-22T16:38:00Z"/>
          <w:rFonts w:ascii="Palatino" w:hAnsi="Palatino"/>
        </w:rPr>
      </w:pPr>
      <w:del w:id="394" w:author="NAZ, Mamoona (OLDHAM MEDICAL SERVICES)" w:date="2026-09-22T12:38:00Z" w16du:dateUtc="2026-09-22T16:38:00Z">
        <w:r w:rsidRPr="00A57D50">
          <w:rPr>
            <w:rFonts w:ascii="Palatino" w:hAnsi="Palatino"/>
            <w:b/>
            <w:bCs/>
          </w:rPr>
          <w:delText>Relator</w:delText>
        </w:r>
        <w:r>
          <w:rPr>
            <w:rFonts w:ascii="Palatino" w:hAnsi="Palatino"/>
            <w:b/>
            <w:bCs/>
          </w:rPr>
          <w:delText xml:space="preserve">    </w:delText>
        </w:r>
        <w:r w:rsidRPr="00A57D50">
          <w:rPr>
            <w:rFonts w:ascii="Palatino" w:hAnsi="Palatino"/>
          </w:rPr>
          <w:delText>:</w:delText>
        </w:r>
        <w:r>
          <w:rPr>
            <w:rFonts w:ascii="Palatino" w:hAnsi="Palatino"/>
          </w:rPr>
          <w:delText xml:space="preserve">   </w:delText>
        </w:r>
        <w:r w:rsidRPr="007F051D">
          <w:rPr>
            <w:rFonts w:ascii="Palatino" w:hAnsi="Palatino"/>
            <w:b/>
            <w:bCs/>
          </w:rPr>
          <w:delText>Exmo.Sr.Des.</w:delText>
        </w:r>
        <w:r w:rsidRPr="00A57D50">
          <w:rPr>
            <w:rFonts w:ascii="Palatino" w:hAnsi="Palatino"/>
            <w:b/>
            <w:bCs/>
          </w:rPr>
          <w:delText xml:space="preserve"> Flávio Humberto Pascarelli Lopes</w:delText>
        </w:r>
      </w:del>
    </w:p>
    <w:p w14:paraId="032C5FCF" w14:textId="77777777" w:rsidR="00906F0C" w:rsidRDefault="00906F0C" w:rsidP="00906F0C">
      <w:pPr>
        <w:rPr>
          <w:del w:id="395" w:author="NAZ, Mamoona (OLDHAM MEDICAL SERVICES)" w:date="2026-09-22T12:38:00Z" w16du:dateUtc="2026-09-22T16:38:00Z"/>
          <w:rFonts w:ascii="Palatino" w:hAnsi="Palatino"/>
        </w:rPr>
      </w:pPr>
      <w:del w:id="396" w:author="NAZ, Mamoona (OLDHAM MEDICAL SERVICES)" w:date="2026-09-22T12:38:00Z" w16du:dateUtc="2026-09-22T16:38:00Z">
        <w:r w:rsidRPr="00A57D50">
          <w:rPr>
            <w:rFonts w:ascii="Palatino" w:hAnsi="Palatino"/>
            <w:b/>
            <w:bCs/>
          </w:rPr>
          <w:delText>Membro</w:delText>
        </w:r>
        <w:r>
          <w:rPr>
            <w:rFonts w:ascii="Palatino" w:hAnsi="Palatino"/>
            <w:b/>
            <w:bCs/>
          </w:rPr>
          <w:delText xml:space="preserve"> </w:delText>
        </w:r>
        <w:r w:rsidRPr="00A57D50">
          <w:rPr>
            <w:rFonts w:ascii="Palatino" w:hAnsi="Palatino"/>
            <w:b/>
            <w:bCs/>
          </w:rPr>
          <w:delText xml:space="preserve">: </w:delText>
        </w:r>
        <w:r w:rsidRPr="00A57D50">
          <w:rPr>
            <w:rFonts w:ascii="Palatino" w:hAnsi="Palatino"/>
          </w:rPr>
          <w:delText xml:space="preserve"> </w:delText>
        </w:r>
        <w:r>
          <w:rPr>
            <w:rFonts w:ascii="Palatino" w:hAnsi="Palatino"/>
          </w:rPr>
          <w:delText xml:space="preserve"> Exmo.Sr.Des.</w:delText>
        </w:r>
        <w:r w:rsidRPr="00A57D50">
          <w:rPr>
            <w:rFonts w:ascii="Palatino" w:hAnsi="Palatino"/>
          </w:rPr>
          <w:delText>Cláudio César Ramalheira Roessing</w:delText>
        </w:r>
      </w:del>
    </w:p>
    <w:bookmarkEnd w:id="391"/>
    <w:p w14:paraId="58644650" w14:textId="77777777" w:rsidR="00906F0C" w:rsidRPr="0022092E" w:rsidRDefault="00906F0C" w:rsidP="00906F0C">
      <w:pPr>
        <w:pBdr>
          <w:bottom w:val="single" w:sz="4" w:space="1" w:color="auto"/>
        </w:pBdr>
        <w:rPr>
          <w:del w:id="397" w:author="NAZ, Mamoona (OLDHAM MEDICAL SERVICES)" w:date="2026-09-22T12:38:00Z" w16du:dateUtc="2026-09-22T16:38:00Z"/>
          <w:rFonts w:ascii="Palatino" w:hAnsi="Palatino"/>
        </w:rPr>
      </w:pPr>
    </w:p>
    <w:p w14:paraId="19EA5B29" w14:textId="77777777" w:rsidR="00906F0C" w:rsidRPr="0022092E" w:rsidRDefault="00906F0C" w:rsidP="00906F0C">
      <w:pPr>
        <w:rPr>
          <w:del w:id="398" w:author="NAZ, Mamoona (OLDHAM MEDICAL SERVICES)" w:date="2026-09-22T12:38:00Z" w16du:dateUtc="2026-09-22T16:38:00Z"/>
          <w:rFonts w:ascii="Palatino" w:hAnsi="Palatino"/>
        </w:rPr>
      </w:pPr>
    </w:p>
    <w:p w14:paraId="4EB7F42F" w14:textId="77777777" w:rsidR="00906F0C" w:rsidRDefault="00906F0C" w:rsidP="00874573">
      <w:pPr>
        <w:rPr>
          <w:del w:id="399" w:author="NAZ, Mamoona (OLDHAM MEDICAL SERVICES)" w:date="2026-09-22T12:38:00Z" w16du:dateUtc="2026-09-22T16:38:00Z"/>
          <w:rFonts w:ascii="Palatino" w:hAnsi="Palatino"/>
          <w:b/>
          <w:bCs/>
        </w:rPr>
      </w:pPr>
    </w:p>
    <w:p w14:paraId="021F8313" w14:textId="77777777" w:rsidR="00906F0C" w:rsidRDefault="00906F0C" w:rsidP="00874573">
      <w:pPr>
        <w:rPr>
          <w:del w:id="400" w:author="NAZ, Mamoona (OLDHAM MEDICAL SERVICES)" w:date="2026-09-22T12:38:00Z" w16du:dateUtc="2026-09-22T16:38:00Z"/>
          <w:rFonts w:ascii="Palatino" w:hAnsi="Palatino"/>
          <w:b/>
          <w:bCs/>
        </w:rPr>
      </w:pPr>
    </w:p>
    <w:p w14:paraId="256E275F" w14:textId="77777777" w:rsidR="00906F0C" w:rsidRDefault="00906F0C" w:rsidP="00874573">
      <w:pPr>
        <w:rPr>
          <w:del w:id="401" w:author="NAZ, Mamoona (OLDHAM MEDICAL SERVICES)" w:date="2026-09-22T12:38:00Z" w16du:dateUtc="2026-09-22T16:38:00Z"/>
          <w:rFonts w:ascii="Palatino" w:hAnsi="Palatino"/>
          <w:b/>
          <w:bCs/>
        </w:rPr>
      </w:pPr>
    </w:p>
    <w:p w14:paraId="0DE9294D" w14:textId="77777777" w:rsidR="00DF488C" w:rsidRPr="00A57D50" w:rsidRDefault="00DF488C" w:rsidP="00DF488C">
      <w:pPr>
        <w:rPr>
          <w:del w:id="402" w:author="NAZ, Mamoona (OLDHAM MEDICAL SERVICES)" w:date="2026-09-22T12:38:00Z" w16du:dateUtc="2026-09-22T16:38:00Z"/>
          <w:rFonts w:ascii="Palatino" w:hAnsi="Palatino"/>
          <w:b/>
          <w:bCs/>
        </w:rPr>
      </w:pPr>
      <w:del w:id="403" w:author="NAZ, Mamoona (OLDHAM MEDICAL SERVICES)" w:date="2026-09-22T12:38:00Z" w16du:dateUtc="2026-09-22T16:38:00Z">
        <w:r>
          <w:rPr>
            <w:rFonts w:ascii="Palatino" w:hAnsi="Palatino"/>
            <w:b/>
            <w:bCs/>
          </w:rPr>
          <w:delText>13.</w:delText>
        </w:r>
        <w:r w:rsidRPr="00A57D50">
          <w:rPr>
            <w:rFonts w:ascii="Palatino" w:hAnsi="Palatino"/>
            <w:b/>
            <w:bCs/>
          </w:rPr>
          <w:delText xml:space="preserve">Agravo de Instrumento </w:delText>
        </w:r>
        <w:r>
          <w:rPr>
            <w:rFonts w:ascii="Palatino" w:hAnsi="Palatino"/>
            <w:b/>
            <w:bCs/>
          </w:rPr>
          <w:delText xml:space="preserve">nº </w:delText>
        </w:r>
        <w:r w:rsidRPr="00A57D50">
          <w:rPr>
            <w:rFonts w:ascii="Palatino" w:hAnsi="Palatino"/>
            <w:b/>
            <w:bCs/>
          </w:rPr>
          <w:delText>4002106-73.2023.8.04.0000</w:delText>
        </w:r>
        <w:r>
          <w:rPr>
            <w:rFonts w:ascii="Palatino" w:hAnsi="Palatino"/>
            <w:b/>
            <w:bCs/>
          </w:rPr>
          <w:delText xml:space="preserve"> </w:delText>
        </w:r>
        <w:r w:rsidRPr="00A57D50">
          <w:rPr>
            <w:rFonts w:ascii="Palatino" w:hAnsi="Palatino"/>
            <w:b/>
            <w:bCs/>
          </w:rPr>
          <w:delText xml:space="preserve"> </w:delText>
        </w:r>
        <w:r>
          <w:rPr>
            <w:rFonts w:ascii="Palatino" w:hAnsi="Palatino"/>
            <w:b/>
            <w:bCs/>
          </w:rPr>
          <w:delText>Sustentação Oral</w:delText>
        </w:r>
        <w:r w:rsidRPr="00A57D50">
          <w:rPr>
            <w:rFonts w:ascii="Palatino" w:hAnsi="Palatino"/>
            <w:b/>
            <w:bCs/>
          </w:rPr>
          <w:delText xml:space="preserve"> </w:delText>
        </w:r>
        <w:r>
          <w:rPr>
            <w:rFonts w:ascii="Palatino" w:hAnsi="Palatino"/>
            <w:b/>
            <w:bCs/>
          </w:rPr>
          <w:delText>Agravado</w:delText>
        </w:r>
        <w:r w:rsidRPr="00A57D50">
          <w:rPr>
            <w:rFonts w:ascii="Palatino" w:hAnsi="Palatino"/>
            <w:b/>
            <w:bCs/>
          </w:rPr>
          <w:delText xml:space="preserve"> </w:delText>
        </w:r>
        <w:r>
          <w:rPr>
            <w:rFonts w:ascii="Palatino" w:hAnsi="Palatino"/>
            <w:b/>
            <w:bCs/>
          </w:rPr>
          <w:delText xml:space="preserve"> </w:delText>
        </w:r>
        <w:r w:rsidRPr="00A57D50">
          <w:rPr>
            <w:rFonts w:ascii="Palatino" w:hAnsi="Palatino"/>
            <w:b/>
            <w:bCs/>
          </w:rPr>
          <w:delText xml:space="preserve"> </w:delText>
        </w:r>
      </w:del>
    </w:p>
    <w:p w14:paraId="44E234E1" w14:textId="77777777" w:rsidR="00DF488C" w:rsidRPr="00A57D50" w:rsidRDefault="00DF488C" w:rsidP="00DF488C">
      <w:pPr>
        <w:rPr>
          <w:del w:id="404" w:author="NAZ, Mamoona (OLDHAM MEDICAL SERVICES)" w:date="2026-09-22T12:38:00Z" w16du:dateUtc="2026-09-22T16:38:00Z"/>
          <w:rFonts w:ascii="Palatino" w:hAnsi="Palatino"/>
        </w:rPr>
      </w:pPr>
      <w:del w:id="405" w:author="NAZ, Mamoona (OLDHAM MEDICAL SERVICES)" w:date="2026-09-22T12:38:00Z" w16du:dateUtc="2026-09-22T16:38:00Z">
        <w:r w:rsidRPr="00A57D50">
          <w:rPr>
            <w:rFonts w:ascii="Palatino" w:hAnsi="Palatino"/>
            <w:b/>
            <w:bCs/>
          </w:rPr>
          <w:delText>Origem</w:delText>
        </w:r>
        <w:r w:rsidRPr="00A57D50">
          <w:rPr>
            <w:rFonts w:ascii="Palatino" w:hAnsi="Palatino"/>
          </w:rPr>
          <w:delText>: 9ª Vara Cível e de Acidentes de Trabalho</w:delText>
        </w:r>
      </w:del>
    </w:p>
    <w:p w14:paraId="351387A3" w14:textId="77777777" w:rsidR="00DF488C" w:rsidRPr="00A57D50" w:rsidRDefault="00DF488C" w:rsidP="00DF488C">
      <w:pPr>
        <w:rPr>
          <w:del w:id="406" w:author="NAZ, Mamoona (OLDHAM MEDICAL SERVICES)" w:date="2026-09-22T12:38:00Z" w16du:dateUtc="2026-09-22T16:38:00Z"/>
          <w:rFonts w:ascii="Palatino" w:hAnsi="Palatino"/>
        </w:rPr>
      </w:pPr>
      <w:del w:id="407" w:author="NAZ, Mamoona (OLDHAM MEDICAL SERVICES)" w:date="2026-09-22T12:38:00Z" w16du:dateUtc="2026-09-22T16:38:00Z">
        <w:r w:rsidRPr="00A57D50">
          <w:rPr>
            <w:rFonts w:ascii="Palatino" w:hAnsi="Palatino"/>
            <w:b/>
            <w:bCs/>
          </w:rPr>
          <w:delText>Juiz Prolato</w:delText>
        </w:r>
        <w:r w:rsidRPr="00A57D50">
          <w:rPr>
            <w:rFonts w:ascii="Palatino" w:hAnsi="Palatino"/>
          </w:rPr>
          <w:delText>r: Maria Eunice Torres do Nascimento</w:delText>
        </w:r>
      </w:del>
    </w:p>
    <w:p w14:paraId="49474145" w14:textId="77777777" w:rsidR="00DF488C" w:rsidRPr="00A57D50" w:rsidRDefault="00DF488C" w:rsidP="00DF488C">
      <w:pPr>
        <w:rPr>
          <w:del w:id="408" w:author="NAZ, Mamoona (OLDHAM MEDICAL SERVICES)" w:date="2026-09-22T12:38:00Z" w16du:dateUtc="2026-09-22T16:38:00Z"/>
          <w:rFonts w:ascii="Palatino" w:hAnsi="Palatino"/>
        </w:rPr>
      </w:pPr>
      <w:del w:id="409" w:author="NAZ, Mamoona (OLDHAM MEDICAL SERVICES)" w:date="2026-09-22T12:38:00Z" w16du:dateUtc="2026-09-22T16:38:00Z">
        <w:r w:rsidRPr="00A57D50">
          <w:rPr>
            <w:rFonts w:ascii="Palatino" w:hAnsi="Palatino"/>
            <w:b/>
            <w:bCs/>
          </w:rPr>
          <w:delText xml:space="preserve">Agravante  : Valdécio Alves Pinheiro. </w:delText>
        </w:r>
        <w:r w:rsidRPr="00A57D50">
          <w:rPr>
            <w:rFonts w:ascii="Palatino" w:hAnsi="Palatino"/>
            <w:b/>
            <w:bCs/>
          </w:rPr>
          <w:br/>
        </w:r>
        <w:r w:rsidRPr="00A57D50">
          <w:rPr>
            <w:rFonts w:ascii="Palatino" w:hAnsi="Palatino"/>
          </w:rPr>
          <w:delText xml:space="preserve">Defensora  : Lorena Torres do Rosário (8008/AM). </w:delText>
        </w:r>
        <w:r w:rsidRPr="00A57D50">
          <w:rPr>
            <w:rFonts w:ascii="Palatino" w:hAnsi="Palatino"/>
          </w:rPr>
          <w:br/>
        </w:r>
        <w:r w:rsidRPr="00A57D50">
          <w:rPr>
            <w:rFonts w:ascii="Palatino" w:hAnsi="Palatino"/>
            <w:b/>
            <w:bCs/>
          </w:rPr>
          <w:delText xml:space="preserve">Agravado   : Djalma de Souza Castelo Branco. </w:delText>
        </w:r>
        <w:r w:rsidRPr="00A57D50">
          <w:rPr>
            <w:rFonts w:ascii="Palatino" w:hAnsi="Palatino"/>
            <w:b/>
            <w:bCs/>
          </w:rPr>
          <w:br/>
        </w:r>
        <w:r w:rsidRPr="00A57D50">
          <w:rPr>
            <w:rFonts w:ascii="Palatino" w:hAnsi="Palatino"/>
          </w:rPr>
          <w:delText>Advogado</w:delText>
        </w:r>
        <w:r>
          <w:rPr>
            <w:rFonts w:ascii="Palatino" w:hAnsi="Palatino"/>
          </w:rPr>
          <w:delText>s</w:delText>
        </w:r>
        <w:r w:rsidRPr="00A57D50">
          <w:rPr>
            <w:rFonts w:ascii="Palatino" w:hAnsi="Palatino"/>
          </w:rPr>
          <w:delText xml:space="preserve">   </w:delText>
        </w:r>
        <w:r w:rsidRPr="00A57D50">
          <w:rPr>
            <w:rFonts w:ascii="Palatino" w:hAnsi="Palatino"/>
          </w:rPr>
          <w:tab/>
          <w:delText>: Thatiana Neves Costa de Souza Castelo Branco (5715/AM). Paulo Augusto Luz de Araújo (11146/AM)</w:delText>
        </w:r>
      </w:del>
    </w:p>
    <w:p w14:paraId="4D9FD1BA" w14:textId="77777777" w:rsidR="00DF488C" w:rsidRDefault="00DF488C" w:rsidP="00DF488C">
      <w:pPr>
        <w:rPr>
          <w:del w:id="410" w:author="NAZ, Mamoona (OLDHAM MEDICAL SERVICES)" w:date="2026-09-22T12:38:00Z" w16du:dateUtc="2026-09-22T16:38:00Z"/>
          <w:rFonts w:ascii="Palatino" w:hAnsi="Palatino"/>
          <w:b/>
          <w:bCs/>
        </w:rPr>
      </w:pPr>
      <w:del w:id="411" w:author="NAZ, Mamoona (OLDHAM MEDICAL SERVICES)" w:date="2026-09-22T12:38:00Z" w16du:dateUtc="2026-09-22T16:38:00Z">
        <w:r w:rsidRPr="00A57D50">
          <w:rPr>
            <w:rFonts w:ascii="Palatino" w:hAnsi="Palatino"/>
            <w:b/>
            <w:bCs/>
          </w:rPr>
          <w:delText>Presidente</w:delText>
        </w:r>
        <w:r>
          <w:rPr>
            <w:rFonts w:ascii="Palatino" w:hAnsi="Palatino"/>
            <w:b/>
            <w:bCs/>
          </w:rPr>
          <w:delText>/Membro:</w:delText>
        </w:r>
        <w:r w:rsidRPr="00355C00">
          <w:rPr>
            <w:rFonts w:ascii="Palatino" w:hAnsi="Palatino"/>
          </w:rPr>
          <w:delText xml:space="preserve"> </w:delText>
        </w:r>
        <w:r>
          <w:rPr>
            <w:rFonts w:ascii="Palatino" w:hAnsi="Palatino"/>
          </w:rPr>
          <w:delText>Exma.Sra.Desa.</w:delText>
        </w:r>
        <w:r w:rsidRPr="00A57D50">
          <w:rPr>
            <w:rFonts w:ascii="Palatino" w:hAnsi="Palatino"/>
          </w:rPr>
          <w:delText>Maria das Graças Pessoa Figueiredo</w:delText>
        </w:r>
      </w:del>
    </w:p>
    <w:p w14:paraId="073DA85C" w14:textId="77777777" w:rsidR="00DF488C" w:rsidRPr="00A57D50" w:rsidRDefault="00DF488C" w:rsidP="00DF488C">
      <w:pPr>
        <w:rPr>
          <w:del w:id="412" w:author="NAZ, Mamoona (OLDHAM MEDICAL SERVICES)" w:date="2026-09-22T12:38:00Z" w16du:dateUtc="2026-09-22T16:38:00Z"/>
          <w:rFonts w:ascii="Palatino" w:hAnsi="Palatino"/>
        </w:rPr>
      </w:pPr>
      <w:del w:id="413" w:author="NAZ, Mamoona (OLDHAM MEDICAL SERVICES)" w:date="2026-09-22T12:38:00Z" w16du:dateUtc="2026-09-22T16:38:00Z">
        <w:r w:rsidRPr="00A57D50">
          <w:rPr>
            <w:rFonts w:ascii="Palatino" w:hAnsi="Palatino"/>
            <w:b/>
            <w:bCs/>
          </w:rPr>
          <w:delText>Relator</w:delText>
        </w:r>
        <w:r>
          <w:rPr>
            <w:rFonts w:ascii="Palatino" w:hAnsi="Palatino"/>
            <w:b/>
            <w:bCs/>
          </w:rPr>
          <w:delText xml:space="preserve">    </w:delText>
        </w:r>
        <w:r w:rsidRPr="00A57D50">
          <w:rPr>
            <w:rFonts w:ascii="Palatino" w:hAnsi="Palatino"/>
          </w:rPr>
          <w:delText>:</w:delText>
        </w:r>
        <w:r>
          <w:rPr>
            <w:rFonts w:ascii="Palatino" w:hAnsi="Palatino"/>
          </w:rPr>
          <w:delText xml:space="preserve">   </w:delText>
        </w:r>
        <w:r w:rsidRPr="007F051D">
          <w:rPr>
            <w:rFonts w:ascii="Palatino" w:hAnsi="Palatino"/>
            <w:b/>
            <w:bCs/>
          </w:rPr>
          <w:delText>Exmo.Sr.Des.</w:delText>
        </w:r>
        <w:r w:rsidRPr="00A57D50">
          <w:rPr>
            <w:rFonts w:ascii="Palatino" w:hAnsi="Palatino"/>
            <w:b/>
            <w:bCs/>
          </w:rPr>
          <w:delText xml:space="preserve"> Flávio Humberto Pascarelli Lopes</w:delText>
        </w:r>
      </w:del>
    </w:p>
    <w:p w14:paraId="63709874" w14:textId="77777777" w:rsidR="00DF488C" w:rsidRDefault="00DF488C" w:rsidP="00DF488C">
      <w:pPr>
        <w:rPr>
          <w:del w:id="414" w:author="NAZ, Mamoona (OLDHAM MEDICAL SERVICES)" w:date="2026-09-22T12:38:00Z" w16du:dateUtc="2026-09-22T16:38:00Z"/>
          <w:rFonts w:ascii="Palatino" w:hAnsi="Palatino"/>
        </w:rPr>
      </w:pPr>
      <w:del w:id="415" w:author="NAZ, Mamoona (OLDHAM MEDICAL SERVICES)" w:date="2026-09-22T12:38:00Z" w16du:dateUtc="2026-09-22T16:38:00Z">
        <w:r w:rsidRPr="00A57D50">
          <w:rPr>
            <w:rFonts w:ascii="Palatino" w:hAnsi="Palatino"/>
            <w:b/>
            <w:bCs/>
          </w:rPr>
          <w:delText>Membro</w:delText>
        </w:r>
        <w:r>
          <w:rPr>
            <w:rFonts w:ascii="Palatino" w:hAnsi="Palatino"/>
            <w:b/>
            <w:bCs/>
          </w:rPr>
          <w:delText xml:space="preserve"> </w:delText>
        </w:r>
        <w:r w:rsidRPr="00A57D50">
          <w:rPr>
            <w:rFonts w:ascii="Palatino" w:hAnsi="Palatino"/>
            <w:b/>
            <w:bCs/>
          </w:rPr>
          <w:delText xml:space="preserve">: </w:delText>
        </w:r>
        <w:r w:rsidRPr="00A57D50">
          <w:rPr>
            <w:rFonts w:ascii="Palatino" w:hAnsi="Palatino"/>
          </w:rPr>
          <w:delText xml:space="preserve"> </w:delText>
        </w:r>
        <w:r>
          <w:rPr>
            <w:rFonts w:ascii="Palatino" w:hAnsi="Palatino"/>
          </w:rPr>
          <w:delText xml:space="preserve"> Exmo.Sr.Des.</w:delText>
        </w:r>
        <w:r w:rsidRPr="00A57D50">
          <w:rPr>
            <w:rFonts w:ascii="Palatino" w:hAnsi="Palatino"/>
          </w:rPr>
          <w:delText>Cláudio César Ramalheira Roessing</w:delText>
        </w:r>
      </w:del>
    </w:p>
    <w:p w14:paraId="71957B78" w14:textId="77777777" w:rsidR="00DF488C" w:rsidRDefault="00DF488C" w:rsidP="00DF488C">
      <w:pPr>
        <w:pBdr>
          <w:bottom w:val="single" w:sz="4" w:space="1" w:color="auto"/>
        </w:pBdr>
        <w:rPr>
          <w:del w:id="416" w:author="NAZ, Mamoona (OLDHAM MEDICAL SERVICES)" w:date="2026-09-22T12:38:00Z" w16du:dateUtc="2026-09-22T16:38:00Z"/>
          <w:rFonts w:ascii="Palatino" w:hAnsi="Palatino"/>
        </w:rPr>
      </w:pPr>
    </w:p>
    <w:p w14:paraId="0EAEA8ED" w14:textId="77777777" w:rsidR="00DF488C" w:rsidRDefault="00DF488C" w:rsidP="00874573">
      <w:pPr>
        <w:rPr>
          <w:del w:id="417" w:author="NAZ, Mamoona (OLDHAM MEDICAL SERVICES)" w:date="2026-09-22T12:38:00Z" w16du:dateUtc="2026-09-22T16:38:00Z"/>
          <w:rFonts w:ascii="Palatino" w:hAnsi="Palatino"/>
          <w:b/>
          <w:bCs/>
        </w:rPr>
      </w:pPr>
    </w:p>
    <w:p w14:paraId="5D93492A" w14:textId="77777777" w:rsidR="002B25B3" w:rsidRPr="00A57D50" w:rsidRDefault="002B25B3" w:rsidP="002B25B3">
      <w:pPr>
        <w:rPr>
          <w:del w:id="418" w:author="NAZ, Mamoona (OLDHAM MEDICAL SERVICES)" w:date="2026-09-22T12:38:00Z" w16du:dateUtc="2026-09-22T16:38:00Z"/>
          <w:rFonts w:ascii="Palatino" w:hAnsi="Palatino"/>
          <w:b/>
          <w:bCs/>
        </w:rPr>
      </w:pPr>
      <w:del w:id="419" w:author="NAZ, Mamoona (OLDHAM MEDICAL SERVICES)" w:date="2026-09-22T12:38:00Z" w16du:dateUtc="2026-09-22T16:38:00Z">
        <w:r w:rsidRPr="005B0ED1">
          <w:rPr>
            <w:rFonts w:ascii="Palatino" w:hAnsi="Palatino"/>
            <w:b/>
            <w:bCs/>
          </w:rPr>
          <w:delText>14.Agravo de Instrumento  nº4012896-19.2023.8.04.0000</w:delText>
        </w:r>
        <w:r w:rsidRPr="00A57D50">
          <w:rPr>
            <w:rFonts w:ascii="Palatino" w:hAnsi="Palatino"/>
            <w:b/>
            <w:bCs/>
          </w:rPr>
          <w:delText xml:space="preserve">  </w:delText>
        </w:r>
        <w:r w:rsidR="002614F0">
          <w:rPr>
            <w:rFonts w:ascii="Palatino" w:hAnsi="Palatino"/>
            <w:b/>
            <w:bCs/>
          </w:rPr>
          <w:delText>Sustentação Oral Agravante</w:delText>
        </w:r>
      </w:del>
    </w:p>
    <w:p w14:paraId="766AAB84" w14:textId="77777777" w:rsidR="002B25B3" w:rsidRPr="00A57D50" w:rsidRDefault="002B25B3" w:rsidP="002B25B3">
      <w:pPr>
        <w:rPr>
          <w:del w:id="420" w:author="NAZ, Mamoona (OLDHAM MEDICAL SERVICES)" w:date="2026-09-22T12:38:00Z" w16du:dateUtc="2026-09-22T16:38:00Z"/>
          <w:rFonts w:ascii="Palatino" w:hAnsi="Palatino"/>
        </w:rPr>
      </w:pPr>
      <w:del w:id="421" w:author="NAZ, Mamoona (OLDHAM MEDICAL SERVICES)" w:date="2026-09-22T12:38:00Z" w16du:dateUtc="2026-09-22T16:38:00Z">
        <w:r w:rsidRPr="00A57D50">
          <w:rPr>
            <w:rFonts w:ascii="Palatino" w:hAnsi="Palatino"/>
            <w:b/>
            <w:bCs/>
          </w:rPr>
          <w:delText>Origem</w:delText>
        </w:r>
        <w:r w:rsidRPr="00A57D50">
          <w:rPr>
            <w:rFonts w:ascii="Palatino" w:hAnsi="Palatino"/>
          </w:rPr>
          <w:delText>: 13ª Vara Cível e de Acidentes de Trabalho</w:delText>
        </w:r>
      </w:del>
    </w:p>
    <w:p w14:paraId="7542F04B" w14:textId="77777777" w:rsidR="002B25B3" w:rsidRPr="00A57D50" w:rsidRDefault="002B25B3" w:rsidP="002B25B3">
      <w:pPr>
        <w:rPr>
          <w:del w:id="422" w:author="NAZ, Mamoona (OLDHAM MEDICAL SERVICES)" w:date="2026-09-22T12:38:00Z" w16du:dateUtc="2026-09-22T16:38:00Z"/>
          <w:rFonts w:ascii="Palatino" w:hAnsi="Palatino"/>
        </w:rPr>
      </w:pPr>
      <w:del w:id="423" w:author="NAZ, Mamoona (OLDHAM MEDICAL SERVICES)" w:date="2026-09-22T12:38:00Z" w16du:dateUtc="2026-09-22T16:38:00Z">
        <w:r w:rsidRPr="00A57D50">
          <w:rPr>
            <w:rFonts w:ascii="Palatino" w:hAnsi="Palatino"/>
            <w:b/>
            <w:bCs/>
          </w:rPr>
          <w:delText>Juiz Prolato</w:delText>
        </w:r>
        <w:r w:rsidRPr="00A57D50">
          <w:rPr>
            <w:rFonts w:ascii="Palatino" w:hAnsi="Palatino"/>
          </w:rPr>
          <w:delText>r: Naira Neila Batista de Oliveira Norte</w:delText>
        </w:r>
      </w:del>
    </w:p>
    <w:p w14:paraId="24096B81" w14:textId="77777777" w:rsidR="002B25B3" w:rsidRPr="00A57D50" w:rsidRDefault="002B25B3" w:rsidP="002B25B3">
      <w:pPr>
        <w:rPr>
          <w:del w:id="424" w:author="NAZ, Mamoona (OLDHAM MEDICAL SERVICES)" w:date="2026-09-22T12:38:00Z" w16du:dateUtc="2026-09-22T16:38:00Z"/>
          <w:rFonts w:ascii="Palatino" w:hAnsi="Palatino"/>
        </w:rPr>
      </w:pPr>
      <w:del w:id="425" w:author="NAZ, Mamoona (OLDHAM MEDICAL SERVICES)" w:date="2026-09-22T12:38:00Z" w16du:dateUtc="2026-09-22T16:38:00Z">
        <w:r w:rsidRPr="00A57D50">
          <w:rPr>
            <w:rFonts w:ascii="Palatino" w:hAnsi="Palatino"/>
            <w:b/>
            <w:bCs/>
          </w:rPr>
          <w:delText xml:space="preserve">Agravante : Banco Industrial do Brasil S/A. </w:delText>
        </w:r>
        <w:r w:rsidRPr="00A57D50">
          <w:rPr>
            <w:rFonts w:ascii="Palatino" w:hAnsi="Palatino"/>
            <w:b/>
            <w:bCs/>
          </w:rPr>
          <w:br/>
        </w:r>
        <w:r w:rsidRPr="00A57D50">
          <w:rPr>
            <w:rFonts w:ascii="Palatino" w:hAnsi="Palatino"/>
            <w:lang w:val="en-US"/>
          </w:rPr>
          <w:delText xml:space="preserve">Advogado  </w:delText>
        </w:r>
        <w:r w:rsidRPr="00A57D50">
          <w:rPr>
            <w:rFonts w:ascii="Palatino" w:hAnsi="Palatino"/>
            <w:lang w:val="en-US"/>
          </w:rPr>
          <w:tab/>
          <w:delText xml:space="preserve">: Wilson Sales Belchior (1037A/AM). </w:delText>
        </w:r>
        <w:r w:rsidRPr="00A57D50">
          <w:rPr>
            <w:rFonts w:ascii="Palatino" w:hAnsi="Palatino"/>
            <w:lang w:val="en-US"/>
          </w:rPr>
          <w:br/>
        </w:r>
        <w:r w:rsidRPr="00A57D50">
          <w:rPr>
            <w:rFonts w:ascii="Palatino" w:hAnsi="Palatino"/>
            <w:b/>
            <w:bCs/>
          </w:rPr>
          <w:delText>Agravado  : Igor Lopes Kniphoff</w:delText>
        </w:r>
        <w:r w:rsidRPr="00A57D50">
          <w:rPr>
            <w:rFonts w:ascii="Palatino" w:hAnsi="Palatino"/>
          </w:rPr>
          <w:delText xml:space="preserve">. </w:delText>
        </w:r>
        <w:r w:rsidRPr="00A57D50">
          <w:rPr>
            <w:rFonts w:ascii="Palatino" w:hAnsi="Palatino"/>
          </w:rPr>
          <w:br/>
          <w:delText xml:space="preserve">Advogado  </w:delText>
        </w:r>
        <w:r w:rsidRPr="00A57D50">
          <w:rPr>
            <w:rFonts w:ascii="Palatino" w:hAnsi="Palatino"/>
          </w:rPr>
          <w:tab/>
          <w:delText>: Manoel Borges de Oliveira Neto (16295/AM)</w:delText>
        </w:r>
      </w:del>
    </w:p>
    <w:p w14:paraId="186DE9E4" w14:textId="77777777" w:rsidR="002B25B3" w:rsidRDefault="002B25B3" w:rsidP="002B25B3">
      <w:pPr>
        <w:rPr>
          <w:del w:id="426" w:author="NAZ, Mamoona (OLDHAM MEDICAL SERVICES)" w:date="2026-09-22T12:38:00Z" w16du:dateUtc="2026-09-22T16:38:00Z"/>
          <w:rFonts w:ascii="Palatino" w:hAnsi="Palatino"/>
          <w:b/>
          <w:bCs/>
        </w:rPr>
      </w:pPr>
      <w:del w:id="427" w:author="NAZ, Mamoona (OLDHAM MEDICAL SERVICES)" w:date="2026-09-22T12:38:00Z" w16du:dateUtc="2026-09-22T16:38:00Z">
        <w:r w:rsidRPr="00A57D50">
          <w:rPr>
            <w:rFonts w:ascii="Palatino" w:hAnsi="Palatino"/>
            <w:b/>
            <w:bCs/>
          </w:rPr>
          <w:delText>Presidente</w:delText>
        </w:r>
        <w:r>
          <w:rPr>
            <w:rFonts w:ascii="Palatino" w:hAnsi="Palatino"/>
            <w:b/>
            <w:bCs/>
          </w:rPr>
          <w:delText>/Membro:</w:delText>
        </w:r>
        <w:r w:rsidRPr="00355C00">
          <w:rPr>
            <w:rFonts w:ascii="Palatino" w:hAnsi="Palatino"/>
          </w:rPr>
          <w:delText xml:space="preserve"> </w:delText>
        </w:r>
        <w:r>
          <w:rPr>
            <w:rFonts w:ascii="Palatino" w:hAnsi="Palatino"/>
          </w:rPr>
          <w:delText>Exma.Sra.Desa.</w:delText>
        </w:r>
        <w:r w:rsidRPr="00A57D50">
          <w:rPr>
            <w:rFonts w:ascii="Palatino" w:hAnsi="Palatino"/>
          </w:rPr>
          <w:delText>Maria das Graças Pessoa Figueiredo</w:delText>
        </w:r>
      </w:del>
    </w:p>
    <w:p w14:paraId="4BB281E1" w14:textId="77777777" w:rsidR="002B25B3" w:rsidRPr="00A57D50" w:rsidRDefault="002B25B3" w:rsidP="002B25B3">
      <w:pPr>
        <w:rPr>
          <w:del w:id="428" w:author="NAZ, Mamoona (OLDHAM MEDICAL SERVICES)" w:date="2026-09-22T12:38:00Z" w16du:dateUtc="2026-09-22T16:38:00Z"/>
          <w:rFonts w:ascii="Palatino" w:hAnsi="Palatino"/>
        </w:rPr>
      </w:pPr>
      <w:del w:id="429" w:author="NAZ, Mamoona (OLDHAM MEDICAL SERVICES)" w:date="2026-09-22T12:38:00Z" w16du:dateUtc="2026-09-22T16:38:00Z">
        <w:r w:rsidRPr="00A57D50">
          <w:rPr>
            <w:rFonts w:ascii="Palatino" w:hAnsi="Palatino"/>
            <w:b/>
            <w:bCs/>
          </w:rPr>
          <w:delText>Relator</w:delText>
        </w:r>
        <w:r>
          <w:rPr>
            <w:rFonts w:ascii="Palatino" w:hAnsi="Palatino"/>
            <w:b/>
            <w:bCs/>
          </w:rPr>
          <w:delText xml:space="preserve">    </w:delText>
        </w:r>
        <w:r w:rsidRPr="00A57D50">
          <w:rPr>
            <w:rFonts w:ascii="Palatino" w:hAnsi="Palatino"/>
          </w:rPr>
          <w:delText>:</w:delText>
        </w:r>
        <w:r>
          <w:rPr>
            <w:rFonts w:ascii="Palatino" w:hAnsi="Palatino"/>
          </w:rPr>
          <w:delText xml:space="preserve">   </w:delText>
        </w:r>
        <w:r w:rsidRPr="007F051D">
          <w:rPr>
            <w:rFonts w:ascii="Palatino" w:hAnsi="Palatino"/>
            <w:b/>
            <w:bCs/>
          </w:rPr>
          <w:delText>Exmo.Sr.Des.</w:delText>
        </w:r>
        <w:r w:rsidRPr="00A57D50">
          <w:rPr>
            <w:rFonts w:ascii="Palatino" w:hAnsi="Palatino"/>
            <w:b/>
            <w:bCs/>
          </w:rPr>
          <w:delText xml:space="preserve"> Flávio Humberto Pascarelli Lopes</w:delText>
        </w:r>
      </w:del>
    </w:p>
    <w:p w14:paraId="1A2D7B78" w14:textId="77777777" w:rsidR="002B25B3" w:rsidRDefault="002B25B3" w:rsidP="002B25B3">
      <w:pPr>
        <w:rPr>
          <w:del w:id="430" w:author="NAZ, Mamoona (OLDHAM MEDICAL SERVICES)" w:date="2026-09-22T12:38:00Z" w16du:dateUtc="2026-09-22T16:38:00Z"/>
          <w:rFonts w:ascii="Palatino" w:hAnsi="Palatino"/>
        </w:rPr>
      </w:pPr>
      <w:del w:id="431" w:author="NAZ, Mamoona (OLDHAM MEDICAL SERVICES)" w:date="2026-09-22T12:38:00Z" w16du:dateUtc="2026-09-22T16:38:00Z">
        <w:r w:rsidRPr="00A57D50">
          <w:rPr>
            <w:rFonts w:ascii="Palatino" w:hAnsi="Palatino"/>
            <w:b/>
            <w:bCs/>
          </w:rPr>
          <w:delText>Membro</w:delText>
        </w:r>
        <w:r>
          <w:rPr>
            <w:rFonts w:ascii="Palatino" w:hAnsi="Palatino"/>
            <w:b/>
            <w:bCs/>
          </w:rPr>
          <w:delText xml:space="preserve"> </w:delText>
        </w:r>
        <w:r w:rsidRPr="00A57D50">
          <w:rPr>
            <w:rFonts w:ascii="Palatino" w:hAnsi="Palatino"/>
            <w:b/>
            <w:bCs/>
          </w:rPr>
          <w:delText xml:space="preserve">: </w:delText>
        </w:r>
        <w:r w:rsidRPr="00A57D50">
          <w:rPr>
            <w:rFonts w:ascii="Palatino" w:hAnsi="Palatino"/>
          </w:rPr>
          <w:delText xml:space="preserve"> </w:delText>
        </w:r>
        <w:r>
          <w:rPr>
            <w:rFonts w:ascii="Palatino" w:hAnsi="Palatino"/>
          </w:rPr>
          <w:delText xml:space="preserve"> Exmo.Sr.Des.</w:delText>
        </w:r>
        <w:r w:rsidRPr="00A57D50">
          <w:rPr>
            <w:rFonts w:ascii="Palatino" w:hAnsi="Palatino"/>
          </w:rPr>
          <w:delText>Cláudio César Ramalheira Roessing</w:delText>
        </w:r>
      </w:del>
    </w:p>
    <w:p w14:paraId="5DE65F31" w14:textId="77777777" w:rsidR="002B25B3" w:rsidRDefault="002B25B3" w:rsidP="002B25B3">
      <w:pPr>
        <w:pBdr>
          <w:bottom w:val="single" w:sz="4" w:space="1" w:color="auto"/>
        </w:pBdr>
        <w:rPr>
          <w:del w:id="432" w:author="NAZ, Mamoona (OLDHAM MEDICAL SERVICES)" w:date="2026-09-22T12:38:00Z" w16du:dateUtc="2026-09-22T16:38:00Z"/>
          <w:rFonts w:ascii="Palatino" w:hAnsi="Palatino"/>
        </w:rPr>
      </w:pPr>
    </w:p>
    <w:p w14:paraId="69DEC845" w14:textId="77777777" w:rsidR="002B25B3" w:rsidRDefault="002B25B3" w:rsidP="00874573">
      <w:pPr>
        <w:rPr>
          <w:del w:id="433" w:author="NAZ, Mamoona (OLDHAM MEDICAL SERVICES)" w:date="2026-09-22T12:38:00Z" w16du:dateUtc="2026-09-22T16:38:00Z"/>
          <w:rFonts w:ascii="Palatino" w:hAnsi="Palatino"/>
          <w:b/>
          <w:bCs/>
        </w:rPr>
      </w:pPr>
    </w:p>
    <w:p w14:paraId="22B5E75E" w14:textId="77777777" w:rsidR="00A57D50" w:rsidRPr="00A57D50" w:rsidRDefault="00622BEC" w:rsidP="00874573">
      <w:pPr>
        <w:rPr>
          <w:del w:id="434" w:author="NAZ, Mamoona (OLDHAM MEDICAL SERVICES)" w:date="2026-09-22T12:38:00Z" w16du:dateUtc="2026-09-22T16:38:00Z"/>
          <w:rFonts w:ascii="Palatino" w:hAnsi="Palatino"/>
          <w:b/>
          <w:bCs/>
        </w:rPr>
      </w:pPr>
      <w:del w:id="435" w:author="NAZ, Mamoona (OLDHAM MEDICAL SERVICES)" w:date="2026-09-22T12:38:00Z" w16du:dateUtc="2026-09-22T16:38:00Z">
        <w:r>
          <w:rPr>
            <w:rFonts w:ascii="Palatino" w:hAnsi="Palatino"/>
            <w:b/>
            <w:bCs/>
          </w:rPr>
          <w:delText>1</w:delText>
        </w:r>
        <w:r w:rsidR="002B25B3">
          <w:rPr>
            <w:rFonts w:ascii="Palatino" w:hAnsi="Palatino"/>
            <w:b/>
            <w:bCs/>
          </w:rPr>
          <w:delText>5</w:delText>
        </w:r>
        <w:r>
          <w:rPr>
            <w:rFonts w:ascii="Palatino" w:hAnsi="Palatino"/>
            <w:b/>
            <w:bCs/>
          </w:rPr>
          <w:delText>.</w:delText>
        </w:r>
        <w:r w:rsidR="00874573" w:rsidRPr="00A57D50">
          <w:rPr>
            <w:rFonts w:ascii="Palatino" w:hAnsi="Palatino"/>
            <w:b/>
            <w:bCs/>
          </w:rPr>
          <w:delText xml:space="preserve">Apelação Cível </w:delText>
        </w:r>
        <w:r w:rsidR="00874573">
          <w:rPr>
            <w:rFonts w:ascii="Palatino" w:hAnsi="Palatino"/>
            <w:b/>
            <w:bCs/>
          </w:rPr>
          <w:delText xml:space="preserve"> nº</w:delText>
        </w:r>
        <w:r w:rsidR="00874573" w:rsidRPr="00A57D50">
          <w:rPr>
            <w:rFonts w:ascii="Palatino" w:hAnsi="Palatino"/>
            <w:b/>
            <w:bCs/>
          </w:rPr>
          <w:delText xml:space="preserve"> </w:delText>
        </w:r>
        <w:r w:rsidR="00A57D50" w:rsidRPr="00A57D50">
          <w:rPr>
            <w:rFonts w:ascii="Palatino" w:hAnsi="Palatino"/>
            <w:b/>
            <w:bCs/>
          </w:rPr>
          <w:delText xml:space="preserve">0696967-72.2020.8.04.0001  </w:delText>
        </w:r>
        <w:r w:rsidR="00874573">
          <w:rPr>
            <w:rFonts w:ascii="Palatino" w:hAnsi="Palatino"/>
            <w:b/>
            <w:bCs/>
          </w:rPr>
          <w:delText xml:space="preserve"> </w:delText>
        </w:r>
        <w:r w:rsidR="00A57D50" w:rsidRPr="00A57D50">
          <w:rPr>
            <w:rFonts w:ascii="Palatino" w:hAnsi="Palatino"/>
            <w:b/>
            <w:bCs/>
          </w:rPr>
          <w:delText xml:space="preserve"> </w:delText>
        </w:r>
        <w:r w:rsidR="00DF488C">
          <w:rPr>
            <w:rFonts w:ascii="Palatino" w:hAnsi="Palatino"/>
            <w:b/>
            <w:bCs/>
          </w:rPr>
          <w:delText>Sustentação Oral Apelado</w:delText>
        </w:r>
      </w:del>
    </w:p>
    <w:p w14:paraId="3779D4FE" w14:textId="77777777" w:rsidR="00A57D50" w:rsidRPr="00A57D50" w:rsidRDefault="00A57D50" w:rsidP="0006025D">
      <w:pPr>
        <w:rPr>
          <w:del w:id="436" w:author="NAZ, Mamoona (OLDHAM MEDICAL SERVICES)" w:date="2026-09-22T12:38:00Z" w16du:dateUtc="2026-09-22T16:38:00Z"/>
          <w:rFonts w:ascii="Palatino" w:hAnsi="Palatino"/>
        </w:rPr>
      </w:pPr>
      <w:del w:id="437" w:author="NAZ, Mamoona (OLDHAM MEDICAL SERVICES)" w:date="2026-09-22T12:38:00Z" w16du:dateUtc="2026-09-22T16:38:00Z">
        <w:r w:rsidRPr="00A57D50">
          <w:rPr>
            <w:rFonts w:ascii="Palatino" w:hAnsi="Palatino"/>
            <w:b/>
            <w:bCs/>
          </w:rPr>
          <w:delText>Origem</w:delText>
        </w:r>
        <w:r w:rsidRPr="00A57D50">
          <w:rPr>
            <w:rFonts w:ascii="Palatino" w:hAnsi="Palatino"/>
          </w:rPr>
          <w:delText>: 3ª Vara Cível e de Acidentes de Trabalho</w:delText>
        </w:r>
      </w:del>
    </w:p>
    <w:p w14:paraId="57ECF7ED" w14:textId="77777777" w:rsidR="00A57D50" w:rsidRPr="00A57D50" w:rsidRDefault="00A57D50" w:rsidP="0006025D">
      <w:pPr>
        <w:rPr>
          <w:del w:id="438" w:author="NAZ, Mamoona (OLDHAM MEDICAL SERVICES)" w:date="2026-09-22T12:38:00Z" w16du:dateUtc="2026-09-22T16:38:00Z"/>
          <w:rFonts w:ascii="Palatino" w:hAnsi="Palatino"/>
        </w:rPr>
      </w:pPr>
      <w:del w:id="439" w:author="NAZ, Mamoona (OLDHAM MEDICAL SERVICES)" w:date="2026-09-22T12:38:00Z" w16du:dateUtc="2026-09-22T16:38:00Z">
        <w:r w:rsidRPr="00A57D50">
          <w:rPr>
            <w:rFonts w:ascii="Palatino" w:hAnsi="Palatino"/>
            <w:b/>
            <w:bCs/>
          </w:rPr>
          <w:delText>Juiz Prolato</w:delText>
        </w:r>
        <w:r w:rsidRPr="00A57D50">
          <w:rPr>
            <w:rFonts w:ascii="Palatino" w:hAnsi="Palatino"/>
          </w:rPr>
          <w:delText>r: Nome do juiz prolator da sentença Não informado</w:delText>
        </w:r>
      </w:del>
    </w:p>
    <w:p w14:paraId="38F02F44" w14:textId="77777777" w:rsidR="00A57D50" w:rsidRPr="00A57D50" w:rsidRDefault="00A57D50" w:rsidP="0006025D">
      <w:pPr>
        <w:rPr>
          <w:del w:id="440" w:author="NAZ, Mamoona (OLDHAM MEDICAL SERVICES)" w:date="2026-09-22T12:38:00Z" w16du:dateUtc="2026-09-22T16:38:00Z"/>
          <w:rFonts w:ascii="Palatino" w:hAnsi="Palatino"/>
        </w:rPr>
      </w:pPr>
      <w:del w:id="441" w:author="NAZ, Mamoona (OLDHAM MEDICAL SERVICES)" w:date="2026-09-22T12:38:00Z" w16du:dateUtc="2026-09-22T16:38:00Z">
        <w:r w:rsidRPr="00A57D50">
          <w:rPr>
            <w:rFonts w:ascii="Palatino" w:hAnsi="Palatino"/>
            <w:b/>
            <w:bCs/>
          </w:rPr>
          <w:delText>Apelante : Josefa Neide Amancio Pereira Oliveira.</w:delText>
        </w:r>
        <w:r w:rsidR="00355C00">
          <w:rPr>
            <w:rFonts w:ascii="Palatino" w:hAnsi="Palatino"/>
          </w:rPr>
          <w:delText xml:space="preserve"> </w:delText>
        </w:r>
        <w:r w:rsidR="00355C00">
          <w:rPr>
            <w:rFonts w:ascii="Palatino" w:hAnsi="Palatino"/>
          </w:rPr>
          <w:br/>
          <w:delText xml:space="preserve">Advogada </w:delText>
        </w:r>
        <w:r w:rsidRPr="00A57D50">
          <w:rPr>
            <w:rFonts w:ascii="Palatino" w:hAnsi="Palatino"/>
          </w:rPr>
          <w:delText xml:space="preserve">: Lana Marcia Girao Silva (15351/AM). </w:delText>
        </w:r>
        <w:r w:rsidRPr="00A57D50">
          <w:rPr>
            <w:rFonts w:ascii="Palatino" w:hAnsi="Palatino"/>
          </w:rPr>
          <w:br/>
        </w:r>
        <w:r w:rsidRPr="00A57D50">
          <w:rPr>
            <w:rFonts w:ascii="Palatino" w:hAnsi="Palatino"/>
            <w:b/>
            <w:bCs/>
          </w:rPr>
          <w:delText>Apelado  : Moto Honda da Amazônia Ltda.</w:delText>
        </w:r>
        <w:r w:rsidRPr="00A57D50">
          <w:rPr>
            <w:rFonts w:ascii="Palatino" w:hAnsi="Palatino"/>
          </w:rPr>
          <w:delText xml:space="preserve"> </w:delText>
        </w:r>
        <w:r w:rsidRPr="00A57D50">
          <w:rPr>
            <w:rFonts w:ascii="Palatino" w:hAnsi="Palatino"/>
          </w:rPr>
          <w:br/>
          <w:delText>Advogad</w:delText>
        </w:r>
        <w:r w:rsidR="007F051D">
          <w:rPr>
            <w:rFonts w:ascii="Palatino" w:hAnsi="Palatino"/>
          </w:rPr>
          <w:delText>as</w:delText>
        </w:r>
        <w:r w:rsidR="00355C00">
          <w:rPr>
            <w:rFonts w:ascii="Palatino" w:hAnsi="Palatino"/>
          </w:rPr>
          <w:delText xml:space="preserve"> </w:delText>
        </w:r>
        <w:r w:rsidRPr="00A57D50">
          <w:rPr>
            <w:rFonts w:ascii="Palatino" w:hAnsi="Palatino"/>
          </w:rPr>
          <w:delText>: Natasja Deschoolmeester (2140/AM). Lana Márcia Girão Silva</w:delText>
        </w:r>
      </w:del>
    </w:p>
    <w:p w14:paraId="71521A51" w14:textId="77777777" w:rsidR="00355C00" w:rsidRDefault="00A57D50" w:rsidP="0006025D">
      <w:pPr>
        <w:rPr>
          <w:del w:id="442" w:author="NAZ, Mamoona (OLDHAM MEDICAL SERVICES)" w:date="2026-09-22T12:38:00Z" w16du:dateUtc="2026-09-22T16:38:00Z"/>
          <w:rFonts w:ascii="Palatino" w:hAnsi="Palatino"/>
          <w:b/>
          <w:bCs/>
        </w:rPr>
      </w:pPr>
      <w:del w:id="443" w:author="NAZ, Mamoona (OLDHAM MEDICAL SERVICES)" w:date="2026-09-22T12:38:00Z" w16du:dateUtc="2026-09-22T16:38:00Z">
        <w:r w:rsidRPr="00A57D50">
          <w:rPr>
            <w:rFonts w:ascii="Palatino" w:hAnsi="Palatino"/>
            <w:b/>
            <w:bCs/>
          </w:rPr>
          <w:delText>Presidente</w:delText>
        </w:r>
        <w:r w:rsidR="006E5F10">
          <w:rPr>
            <w:rFonts w:ascii="Palatino" w:hAnsi="Palatino"/>
            <w:b/>
            <w:bCs/>
          </w:rPr>
          <w:delText>/Membro</w:delText>
        </w:r>
        <w:r w:rsidR="00355C00">
          <w:rPr>
            <w:rFonts w:ascii="Palatino" w:hAnsi="Palatino"/>
            <w:b/>
            <w:bCs/>
          </w:rPr>
          <w:delText>:</w:delText>
        </w:r>
        <w:r w:rsidR="00355C00" w:rsidRPr="00355C00">
          <w:rPr>
            <w:rFonts w:ascii="Palatino" w:hAnsi="Palatino"/>
          </w:rPr>
          <w:delText xml:space="preserve"> </w:delText>
        </w:r>
        <w:r w:rsidR="00355C00">
          <w:rPr>
            <w:rFonts w:ascii="Palatino" w:hAnsi="Palatino"/>
          </w:rPr>
          <w:delText>Exma.Sra.Desa.</w:delText>
        </w:r>
        <w:r w:rsidR="00355C00" w:rsidRPr="00A57D50">
          <w:rPr>
            <w:rFonts w:ascii="Palatino" w:hAnsi="Palatino"/>
          </w:rPr>
          <w:delText>Maria das Graças Pessoa Figueiredo</w:delText>
        </w:r>
      </w:del>
    </w:p>
    <w:p w14:paraId="75C894BA" w14:textId="77777777" w:rsidR="00A57D50" w:rsidRPr="00A57D50" w:rsidRDefault="00A57D50" w:rsidP="0006025D">
      <w:pPr>
        <w:rPr>
          <w:del w:id="444" w:author="NAZ, Mamoona (OLDHAM MEDICAL SERVICES)" w:date="2026-09-22T12:38:00Z" w16du:dateUtc="2026-09-22T16:38:00Z"/>
          <w:rFonts w:ascii="Palatino" w:hAnsi="Palatino"/>
        </w:rPr>
      </w:pPr>
      <w:del w:id="445" w:author="NAZ, Mamoona (OLDHAM MEDICAL SERVICES)" w:date="2026-09-22T12:38:00Z" w16du:dateUtc="2026-09-22T16:38:00Z">
        <w:r w:rsidRPr="00A57D50">
          <w:rPr>
            <w:rFonts w:ascii="Palatino" w:hAnsi="Palatino"/>
            <w:b/>
            <w:bCs/>
          </w:rPr>
          <w:delText>Relator</w:delText>
        </w:r>
        <w:r w:rsidR="007F051D">
          <w:rPr>
            <w:rFonts w:ascii="Palatino" w:hAnsi="Palatino"/>
            <w:b/>
            <w:bCs/>
          </w:rPr>
          <w:delText xml:space="preserve">    </w:delText>
        </w:r>
        <w:r w:rsidRPr="00A57D50">
          <w:rPr>
            <w:rFonts w:ascii="Palatino" w:hAnsi="Palatino"/>
          </w:rPr>
          <w:delText>:</w:delText>
        </w:r>
        <w:r w:rsidR="007F051D">
          <w:rPr>
            <w:rFonts w:ascii="Palatino" w:hAnsi="Palatino"/>
          </w:rPr>
          <w:delText xml:space="preserve">  </w:delText>
        </w:r>
        <w:r w:rsidR="00355C00">
          <w:rPr>
            <w:rFonts w:ascii="Palatino" w:hAnsi="Palatino"/>
          </w:rPr>
          <w:delText xml:space="preserve"> </w:delText>
        </w:r>
        <w:r w:rsidR="007F051D" w:rsidRPr="007F051D">
          <w:rPr>
            <w:rFonts w:ascii="Palatino" w:hAnsi="Palatino"/>
            <w:b/>
            <w:bCs/>
          </w:rPr>
          <w:delText>Exmo.Sr.Des.</w:delText>
        </w:r>
        <w:r w:rsidRPr="00A57D50">
          <w:rPr>
            <w:rFonts w:ascii="Palatino" w:hAnsi="Palatino"/>
            <w:b/>
            <w:bCs/>
          </w:rPr>
          <w:delText xml:space="preserve"> Flávio Humberto Pascarelli Lopes</w:delText>
        </w:r>
      </w:del>
    </w:p>
    <w:p w14:paraId="2AFE94CA" w14:textId="77777777" w:rsidR="007F051D" w:rsidRDefault="007F051D" w:rsidP="007F051D">
      <w:pPr>
        <w:rPr>
          <w:del w:id="446" w:author="NAZ, Mamoona (OLDHAM MEDICAL SERVICES)" w:date="2026-09-22T12:38:00Z" w16du:dateUtc="2026-09-22T16:38:00Z"/>
          <w:rFonts w:ascii="Palatino" w:hAnsi="Palatino"/>
        </w:rPr>
      </w:pPr>
      <w:del w:id="447" w:author="NAZ, Mamoona (OLDHAM MEDICAL SERVICES)" w:date="2026-09-22T12:38:00Z" w16du:dateUtc="2026-09-22T16:38:00Z">
        <w:r w:rsidRPr="00A57D50">
          <w:rPr>
            <w:rFonts w:ascii="Palatino" w:hAnsi="Palatino"/>
            <w:b/>
            <w:bCs/>
          </w:rPr>
          <w:delText>Membro</w:delText>
        </w:r>
        <w:r>
          <w:rPr>
            <w:rFonts w:ascii="Palatino" w:hAnsi="Palatino"/>
            <w:b/>
            <w:bCs/>
          </w:rPr>
          <w:delText xml:space="preserve"> </w:delText>
        </w:r>
        <w:r w:rsidRPr="00A57D50">
          <w:rPr>
            <w:rFonts w:ascii="Palatino" w:hAnsi="Palatino"/>
            <w:b/>
            <w:bCs/>
          </w:rPr>
          <w:delText xml:space="preserve">: </w:delText>
        </w:r>
        <w:r w:rsidRPr="00A57D50">
          <w:rPr>
            <w:rFonts w:ascii="Palatino" w:hAnsi="Palatino"/>
          </w:rPr>
          <w:delText xml:space="preserve"> </w:delText>
        </w:r>
        <w:r>
          <w:rPr>
            <w:rFonts w:ascii="Palatino" w:hAnsi="Palatino"/>
          </w:rPr>
          <w:delText xml:space="preserve"> Exmo.Sr.Des.</w:delText>
        </w:r>
        <w:r w:rsidRPr="00A57D50">
          <w:rPr>
            <w:rFonts w:ascii="Palatino" w:hAnsi="Palatino"/>
          </w:rPr>
          <w:delText>Cláudio César Ramalheira Roessing</w:delText>
        </w:r>
      </w:del>
    </w:p>
    <w:p w14:paraId="039ECE8C" w14:textId="77777777" w:rsidR="007F051D" w:rsidRDefault="006E5F10" w:rsidP="006E5F10">
      <w:pPr>
        <w:pBdr>
          <w:bottom w:val="single" w:sz="4" w:space="1" w:color="auto"/>
        </w:pBdr>
        <w:rPr>
          <w:del w:id="448" w:author="NAZ, Mamoona (OLDHAM MEDICAL SERVICES)" w:date="2026-09-22T12:38:00Z" w16du:dateUtc="2026-09-22T16:38:00Z"/>
          <w:rFonts w:ascii="Palatino" w:hAnsi="Palatino"/>
        </w:rPr>
      </w:pPr>
      <w:del w:id="449" w:author="NAZ, Mamoona (OLDHAM MEDICAL SERVICES)" w:date="2026-09-22T12:38:00Z" w16du:dateUtc="2026-09-22T16:38:00Z">
        <w:r>
          <w:rPr>
            <w:rFonts w:ascii="Palatino" w:hAnsi="Palatino"/>
            <w:b/>
            <w:bCs/>
          </w:rPr>
          <w:delText xml:space="preserve"> </w:delText>
        </w:r>
      </w:del>
    </w:p>
    <w:p w14:paraId="7E667712" w14:textId="77777777" w:rsidR="004A30A5" w:rsidRDefault="004A30A5" w:rsidP="007F051D">
      <w:pPr>
        <w:rPr>
          <w:del w:id="450" w:author="NAZ, Mamoona (OLDHAM MEDICAL SERVICES)" w:date="2026-09-22T12:38:00Z" w16du:dateUtc="2026-09-22T16:38:00Z"/>
          <w:rFonts w:ascii="Palatino" w:hAnsi="Palatino"/>
          <w:b/>
          <w:bCs/>
        </w:rPr>
      </w:pPr>
    </w:p>
    <w:p w14:paraId="3BF2DFCE" w14:textId="77777777" w:rsidR="00A57D50" w:rsidRPr="00A57D50" w:rsidRDefault="00A57D50" w:rsidP="0006025D">
      <w:pPr>
        <w:rPr>
          <w:del w:id="451" w:author="NAZ, Mamoona (OLDHAM MEDICAL SERVICES)" w:date="2026-09-22T12:38:00Z" w16du:dateUtc="2026-09-22T16:38:00Z"/>
          <w:rFonts w:ascii="Palatino" w:hAnsi="Palatino"/>
        </w:rPr>
      </w:pPr>
    </w:p>
    <w:p w14:paraId="6F80BBD2" w14:textId="77777777" w:rsidR="005B4669" w:rsidRDefault="005B4669" w:rsidP="0044663E">
      <w:pPr>
        <w:rPr>
          <w:del w:id="452" w:author="NAZ, Mamoona (OLDHAM MEDICAL SERVICES)" w:date="2026-09-22T12:38:00Z" w16du:dateUtc="2026-09-22T16:38:00Z"/>
          <w:rFonts w:ascii="Palatino" w:hAnsi="Palatino"/>
          <w:b/>
          <w:bCs/>
        </w:rPr>
      </w:pPr>
    </w:p>
    <w:p w14:paraId="38B26D43" w14:textId="77777777" w:rsidR="005B4669" w:rsidRDefault="005B4669" w:rsidP="0044663E">
      <w:pPr>
        <w:rPr>
          <w:del w:id="453" w:author="NAZ, Mamoona (OLDHAM MEDICAL SERVICES)" w:date="2026-09-22T12:38:00Z" w16du:dateUtc="2026-09-22T16:38:00Z"/>
          <w:rFonts w:ascii="Palatino" w:hAnsi="Palatino"/>
          <w:b/>
          <w:bCs/>
        </w:rPr>
      </w:pPr>
    </w:p>
    <w:p w14:paraId="3016747D" w14:textId="77777777" w:rsidR="005B4669" w:rsidRDefault="005B4669" w:rsidP="0044663E">
      <w:pPr>
        <w:rPr>
          <w:del w:id="454" w:author="NAZ, Mamoona (OLDHAM MEDICAL SERVICES)" w:date="2026-09-22T12:38:00Z" w16du:dateUtc="2026-09-22T16:38:00Z"/>
          <w:rFonts w:ascii="Palatino" w:hAnsi="Palatino"/>
          <w:b/>
          <w:bCs/>
        </w:rPr>
      </w:pPr>
    </w:p>
    <w:p w14:paraId="687FAE62" w14:textId="77777777" w:rsidR="005B4669" w:rsidRDefault="005B4669" w:rsidP="0044663E">
      <w:pPr>
        <w:rPr>
          <w:del w:id="455" w:author="NAZ, Mamoona (OLDHAM MEDICAL SERVICES)" w:date="2026-09-22T12:38:00Z" w16du:dateUtc="2026-09-22T16:38:00Z"/>
          <w:rFonts w:ascii="Palatino" w:hAnsi="Palatino"/>
          <w:b/>
          <w:bCs/>
        </w:rPr>
      </w:pPr>
    </w:p>
    <w:p w14:paraId="0551D0AE" w14:textId="77777777" w:rsidR="005B4669" w:rsidRDefault="005B4669" w:rsidP="0044663E">
      <w:pPr>
        <w:rPr>
          <w:del w:id="456" w:author="NAZ, Mamoona (OLDHAM MEDICAL SERVICES)" w:date="2026-09-22T12:38:00Z" w16du:dateUtc="2026-09-22T16:38:00Z"/>
          <w:rFonts w:ascii="Palatino" w:hAnsi="Palatino"/>
          <w:b/>
          <w:bCs/>
        </w:rPr>
      </w:pPr>
    </w:p>
    <w:p w14:paraId="19151614" w14:textId="77777777" w:rsidR="00E15A6E" w:rsidRDefault="00E15A6E" w:rsidP="0044663E">
      <w:pPr>
        <w:rPr>
          <w:del w:id="457" w:author="NAZ, Mamoona (OLDHAM MEDICAL SERVICES)" w:date="2026-09-22T12:38:00Z" w16du:dateUtc="2026-09-22T16:38:00Z"/>
          <w:rFonts w:ascii="Palatino" w:hAnsi="Palatino"/>
          <w:b/>
          <w:bCs/>
        </w:rPr>
      </w:pPr>
    </w:p>
    <w:p w14:paraId="2EBF45FB" w14:textId="7C59B8D7" w:rsidR="0044663E" w:rsidRPr="00A57D50" w:rsidRDefault="00622BEC" w:rsidP="0044663E">
      <w:pPr>
        <w:rPr>
          <w:del w:id="458" w:author="NAZ, Mamoona (OLDHAM MEDICAL SERVICES)" w:date="2026-09-22T12:38:00Z" w16du:dateUtc="2026-09-22T16:38:00Z"/>
          <w:rFonts w:ascii="Palatino" w:hAnsi="Palatino"/>
          <w:b/>
          <w:bCs/>
        </w:rPr>
      </w:pPr>
      <w:del w:id="459" w:author="NAZ, Mamoona (OLDHAM MEDICAL SERVICES)" w:date="2026-09-22T12:38:00Z" w16du:dateUtc="2026-09-22T16:38:00Z">
        <w:r>
          <w:rPr>
            <w:rFonts w:ascii="Palatino" w:hAnsi="Palatino"/>
            <w:b/>
            <w:bCs/>
          </w:rPr>
          <w:delText>1</w:delText>
        </w:r>
        <w:r w:rsidR="002B25B3">
          <w:rPr>
            <w:rFonts w:ascii="Palatino" w:hAnsi="Palatino"/>
            <w:b/>
            <w:bCs/>
          </w:rPr>
          <w:delText>6</w:delText>
        </w:r>
        <w:r>
          <w:rPr>
            <w:rFonts w:ascii="Palatino" w:hAnsi="Palatino"/>
            <w:b/>
            <w:bCs/>
          </w:rPr>
          <w:delText>.</w:delText>
        </w:r>
        <w:r w:rsidR="00BD739E" w:rsidRPr="00A57D50">
          <w:rPr>
            <w:rFonts w:ascii="Palatino" w:hAnsi="Palatino"/>
            <w:b/>
            <w:bCs/>
          </w:rPr>
          <w:delText xml:space="preserve">Apelação Cível </w:delText>
        </w:r>
        <w:r w:rsidR="00BD739E">
          <w:rPr>
            <w:rFonts w:ascii="Palatino" w:hAnsi="Palatino"/>
            <w:b/>
            <w:bCs/>
          </w:rPr>
          <w:delText>nº</w:delText>
        </w:r>
        <w:r w:rsidR="00A57D50" w:rsidRPr="00A57D50">
          <w:rPr>
            <w:rFonts w:ascii="Palatino" w:hAnsi="Palatino"/>
            <w:b/>
            <w:bCs/>
          </w:rPr>
          <w:delText xml:space="preserve">0460971-89.2023.8.04.0001  </w:delText>
        </w:r>
        <w:r w:rsidR="0044663E">
          <w:rPr>
            <w:rFonts w:ascii="Palatino" w:hAnsi="Palatino"/>
            <w:b/>
            <w:bCs/>
          </w:rPr>
          <w:delText>Sustentação Oral Apelante</w:delText>
        </w:r>
      </w:del>
    </w:p>
    <w:p w14:paraId="7AEC6C72" w14:textId="77777777" w:rsidR="00A57D50" w:rsidRPr="00A57D50" w:rsidRDefault="00A57D50" w:rsidP="0006025D">
      <w:pPr>
        <w:rPr>
          <w:del w:id="460" w:author="NAZ, Mamoona (OLDHAM MEDICAL SERVICES)" w:date="2026-09-22T12:38:00Z" w16du:dateUtc="2026-09-22T16:38:00Z"/>
          <w:rFonts w:ascii="Palatino" w:hAnsi="Palatino"/>
        </w:rPr>
      </w:pPr>
      <w:del w:id="461" w:author="NAZ, Mamoona (OLDHAM MEDICAL SERVICES)" w:date="2026-09-22T12:38:00Z" w16du:dateUtc="2026-09-22T16:38:00Z">
        <w:r w:rsidRPr="00A57D50">
          <w:rPr>
            <w:rFonts w:ascii="Palatino" w:hAnsi="Palatino"/>
            <w:b/>
            <w:bCs/>
          </w:rPr>
          <w:delText>Origem</w:delText>
        </w:r>
        <w:r w:rsidRPr="00A57D50">
          <w:rPr>
            <w:rFonts w:ascii="Palatino" w:hAnsi="Palatino"/>
          </w:rPr>
          <w:delText>: 2ª Vara Cível e de Acidentes de Trabalho</w:delText>
        </w:r>
      </w:del>
    </w:p>
    <w:p w14:paraId="5B094F71" w14:textId="77777777" w:rsidR="00A57D50" w:rsidRPr="00A57D50" w:rsidRDefault="00A57D50" w:rsidP="0006025D">
      <w:pPr>
        <w:rPr>
          <w:del w:id="462" w:author="NAZ, Mamoona (OLDHAM MEDICAL SERVICES)" w:date="2026-09-22T12:38:00Z" w16du:dateUtc="2026-09-22T16:38:00Z"/>
          <w:rFonts w:ascii="Palatino" w:hAnsi="Palatino"/>
        </w:rPr>
      </w:pPr>
      <w:del w:id="463" w:author="NAZ, Mamoona (OLDHAM MEDICAL SERVICES)" w:date="2026-09-22T12:38:00Z" w16du:dateUtc="2026-09-22T16:38:00Z">
        <w:r w:rsidRPr="00A57D50">
          <w:rPr>
            <w:rFonts w:ascii="Palatino" w:hAnsi="Palatino"/>
            <w:b/>
            <w:bCs/>
          </w:rPr>
          <w:delText>Juiz Prolato</w:delText>
        </w:r>
        <w:r w:rsidRPr="00A57D50">
          <w:rPr>
            <w:rFonts w:ascii="Palatino" w:hAnsi="Palatino"/>
          </w:rPr>
          <w:delText>r: Roberto Santos Taketomi</w:delText>
        </w:r>
      </w:del>
    </w:p>
    <w:p w14:paraId="0F398FF9" w14:textId="77777777" w:rsidR="00A57D50" w:rsidRPr="00A57D50" w:rsidRDefault="00A57D50" w:rsidP="00BD739E">
      <w:pPr>
        <w:ind w:right="-1159"/>
        <w:rPr>
          <w:del w:id="464" w:author="NAZ, Mamoona (OLDHAM MEDICAL SERVICES)" w:date="2026-09-22T12:38:00Z" w16du:dateUtc="2026-09-22T16:38:00Z"/>
          <w:rFonts w:ascii="Palatino" w:hAnsi="Palatino"/>
        </w:rPr>
      </w:pPr>
      <w:del w:id="465" w:author="NAZ, Mamoona (OLDHAM MEDICAL SERVICES)" w:date="2026-09-22T12:38:00Z" w16du:dateUtc="2026-09-22T16:38:00Z">
        <w:r w:rsidRPr="00A57D50">
          <w:rPr>
            <w:rFonts w:ascii="Palatino" w:hAnsi="Palatino"/>
            <w:b/>
            <w:bCs/>
          </w:rPr>
          <w:delText xml:space="preserve">Apelante : Raimundo Colares da Silva. </w:delText>
        </w:r>
        <w:r w:rsidRPr="00A57D50">
          <w:rPr>
            <w:rFonts w:ascii="Palatino" w:hAnsi="Palatino"/>
            <w:b/>
            <w:bCs/>
          </w:rPr>
          <w:br/>
        </w:r>
        <w:r w:rsidRPr="00A57D50">
          <w:rPr>
            <w:rFonts w:ascii="Palatino" w:hAnsi="Palatino"/>
          </w:rPr>
          <w:delText>Advogado</w:delText>
        </w:r>
        <w:r w:rsidR="00BD739E">
          <w:rPr>
            <w:rFonts w:ascii="Palatino" w:hAnsi="Palatino"/>
          </w:rPr>
          <w:delText>s</w:delText>
        </w:r>
        <w:r w:rsidRPr="00A57D50">
          <w:rPr>
            <w:rFonts w:ascii="Palatino" w:hAnsi="Palatino"/>
          </w:rPr>
          <w:delText xml:space="preserve">: Wiston Feitosa de Sousa (6596/AM). Ademario do Rosario Azevedo </w:delText>
        </w:r>
        <w:r w:rsidR="00BD739E" w:rsidRPr="00A57D50">
          <w:rPr>
            <w:rFonts w:ascii="Palatino" w:hAnsi="Palatino"/>
          </w:rPr>
          <w:delText>(2926/AM).</w:delText>
        </w:r>
        <w:r w:rsidRPr="00A57D50">
          <w:rPr>
            <w:rFonts w:ascii="Palatino" w:hAnsi="Palatino"/>
          </w:rPr>
          <w:br/>
        </w:r>
        <w:r w:rsidRPr="00A57D50">
          <w:rPr>
            <w:rFonts w:ascii="Palatino" w:hAnsi="Palatino"/>
            <w:b/>
            <w:bCs/>
          </w:rPr>
          <w:delText xml:space="preserve">Apelado  : Banco Bmg S/A. </w:delText>
        </w:r>
        <w:r w:rsidRPr="00A57D50">
          <w:rPr>
            <w:rFonts w:ascii="Palatino" w:hAnsi="Palatino"/>
            <w:b/>
            <w:bCs/>
          </w:rPr>
          <w:br/>
        </w:r>
        <w:r w:rsidRPr="00A57D50">
          <w:rPr>
            <w:rFonts w:ascii="Palatino" w:hAnsi="Palatino"/>
          </w:rPr>
          <w:delText>Advogada: Marina Bastos da Porciúncula Benghi (32505/PR). (1356A/AM). (983A/PE)</w:delText>
        </w:r>
      </w:del>
    </w:p>
    <w:p w14:paraId="2E5508D8" w14:textId="77777777" w:rsidR="006E5F10" w:rsidRDefault="006E5F10" w:rsidP="006E5F10">
      <w:pPr>
        <w:rPr>
          <w:del w:id="466" w:author="NAZ, Mamoona (OLDHAM MEDICAL SERVICES)" w:date="2026-09-22T12:38:00Z" w16du:dateUtc="2026-09-22T16:38:00Z"/>
          <w:rFonts w:ascii="Palatino" w:hAnsi="Palatino"/>
          <w:b/>
          <w:bCs/>
        </w:rPr>
      </w:pPr>
      <w:del w:id="467" w:author="NAZ, Mamoona (OLDHAM MEDICAL SERVICES)" w:date="2026-09-22T12:38:00Z" w16du:dateUtc="2026-09-22T16:38:00Z">
        <w:r w:rsidRPr="00A57D50">
          <w:rPr>
            <w:rFonts w:ascii="Palatino" w:hAnsi="Palatino"/>
            <w:b/>
            <w:bCs/>
          </w:rPr>
          <w:delText>Presidente</w:delText>
        </w:r>
        <w:r>
          <w:rPr>
            <w:rFonts w:ascii="Palatino" w:hAnsi="Palatino"/>
            <w:b/>
            <w:bCs/>
          </w:rPr>
          <w:delText>/Membro:</w:delText>
        </w:r>
        <w:r w:rsidRPr="00355C00">
          <w:rPr>
            <w:rFonts w:ascii="Palatino" w:hAnsi="Palatino"/>
          </w:rPr>
          <w:delText xml:space="preserve"> </w:delText>
        </w:r>
        <w:r>
          <w:rPr>
            <w:rFonts w:ascii="Palatino" w:hAnsi="Palatino"/>
          </w:rPr>
          <w:delText>Exma.Sra.Desa.</w:delText>
        </w:r>
        <w:r w:rsidRPr="00A57D50">
          <w:rPr>
            <w:rFonts w:ascii="Palatino" w:hAnsi="Palatino"/>
          </w:rPr>
          <w:delText>Maria das Graças Pessoa Figueiredo</w:delText>
        </w:r>
      </w:del>
    </w:p>
    <w:p w14:paraId="0F410197" w14:textId="77777777" w:rsidR="006E5F10" w:rsidRPr="00A57D50" w:rsidRDefault="006E5F10" w:rsidP="006E5F10">
      <w:pPr>
        <w:rPr>
          <w:del w:id="468" w:author="NAZ, Mamoona (OLDHAM MEDICAL SERVICES)" w:date="2026-09-22T12:38:00Z" w16du:dateUtc="2026-09-22T16:38:00Z"/>
          <w:rFonts w:ascii="Palatino" w:hAnsi="Palatino"/>
        </w:rPr>
      </w:pPr>
      <w:del w:id="469" w:author="NAZ, Mamoona (OLDHAM MEDICAL SERVICES)" w:date="2026-09-22T12:38:00Z" w16du:dateUtc="2026-09-22T16:38:00Z">
        <w:r w:rsidRPr="00A57D50">
          <w:rPr>
            <w:rFonts w:ascii="Palatino" w:hAnsi="Palatino"/>
            <w:b/>
            <w:bCs/>
          </w:rPr>
          <w:delText>Relator</w:delText>
        </w:r>
        <w:r>
          <w:rPr>
            <w:rFonts w:ascii="Palatino" w:hAnsi="Palatino"/>
            <w:b/>
            <w:bCs/>
          </w:rPr>
          <w:delText xml:space="preserve">    </w:delText>
        </w:r>
        <w:r w:rsidRPr="00A57D50">
          <w:rPr>
            <w:rFonts w:ascii="Palatino" w:hAnsi="Palatino"/>
          </w:rPr>
          <w:delText>:</w:delText>
        </w:r>
        <w:r>
          <w:rPr>
            <w:rFonts w:ascii="Palatino" w:hAnsi="Palatino"/>
          </w:rPr>
          <w:delText xml:space="preserve">   </w:delText>
        </w:r>
        <w:r w:rsidRPr="007F051D">
          <w:rPr>
            <w:rFonts w:ascii="Palatino" w:hAnsi="Palatino"/>
            <w:b/>
            <w:bCs/>
          </w:rPr>
          <w:delText>Exmo.Sr.Des.</w:delText>
        </w:r>
        <w:r w:rsidRPr="00A57D50">
          <w:rPr>
            <w:rFonts w:ascii="Palatino" w:hAnsi="Palatino"/>
            <w:b/>
            <w:bCs/>
          </w:rPr>
          <w:delText xml:space="preserve"> Flávio Humberto Pascarelli Lopes</w:delText>
        </w:r>
      </w:del>
    </w:p>
    <w:p w14:paraId="4BE6BD65" w14:textId="77777777" w:rsidR="006E5F10" w:rsidRDefault="006E5F10" w:rsidP="006E5F10">
      <w:pPr>
        <w:rPr>
          <w:del w:id="470" w:author="NAZ, Mamoona (OLDHAM MEDICAL SERVICES)" w:date="2026-09-22T12:38:00Z" w16du:dateUtc="2026-09-22T16:38:00Z"/>
          <w:rFonts w:ascii="Palatino" w:hAnsi="Palatino"/>
        </w:rPr>
      </w:pPr>
      <w:del w:id="471" w:author="NAZ, Mamoona (OLDHAM MEDICAL SERVICES)" w:date="2026-09-22T12:38:00Z" w16du:dateUtc="2026-09-22T16:38:00Z">
        <w:r w:rsidRPr="00A57D50">
          <w:rPr>
            <w:rFonts w:ascii="Palatino" w:hAnsi="Palatino"/>
            <w:b/>
            <w:bCs/>
          </w:rPr>
          <w:delText>Membro</w:delText>
        </w:r>
        <w:r>
          <w:rPr>
            <w:rFonts w:ascii="Palatino" w:hAnsi="Palatino"/>
            <w:b/>
            <w:bCs/>
          </w:rPr>
          <w:delText xml:space="preserve"> </w:delText>
        </w:r>
        <w:r w:rsidRPr="00A57D50">
          <w:rPr>
            <w:rFonts w:ascii="Palatino" w:hAnsi="Palatino"/>
            <w:b/>
            <w:bCs/>
          </w:rPr>
          <w:delText xml:space="preserve">: </w:delText>
        </w:r>
        <w:r w:rsidRPr="00A57D50">
          <w:rPr>
            <w:rFonts w:ascii="Palatino" w:hAnsi="Palatino"/>
          </w:rPr>
          <w:delText xml:space="preserve"> </w:delText>
        </w:r>
        <w:r>
          <w:rPr>
            <w:rFonts w:ascii="Palatino" w:hAnsi="Palatino"/>
          </w:rPr>
          <w:delText xml:space="preserve"> Exmo.Sr.Des.</w:delText>
        </w:r>
        <w:r w:rsidRPr="00A57D50">
          <w:rPr>
            <w:rFonts w:ascii="Palatino" w:hAnsi="Palatino"/>
          </w:rPr>
          <w:delText>Cláudio César Ramalheira Roessing</w:delText>
        </w:r>
      </w:del>
    </w:p>
    <w:p w14:paraId="6DFCA6BA" w14:textId="77777777" w:rsidR="00A57D50" w:rsidRPr="00A57D50" w:rsidRDefault="00A57D50" w:rsidP="00BD739E">
      <w:pPr>
        <w:pBdr>
          <w:bottom w:val="single" w:sz="4" w:space="1" w:color="auto"/>
        </w:pBdr>
        <w:rPr>
          <w:del w:id="472" w:author="NAZ, Mamoona (OLDHAM MEDICAL SERVICES)" w:date="2026-09-22T12:38:00Z" w16du:dateUtc="2026-09-22T16:38:00Z"/>
          <w:rFonts w:ascii="Palatino" w:hAnsi="Palatino"/>
        </w:rPr>
      </w:pPr>
    </w:p>
    <w:p w14:paraId="10952203" w14:textId="77777777" w:rsidR="005066FB" w:rsidRDefault="005066FB" w:rsidP="00BD739E">
      <w:pPr>
        <w:rPr>
          <w:del w:id="473" w:author="NAZ, Mamoona (OLDHAM MEDICAL SERVICES)" w:date="2026-09-22T12:38:00Z" w16du:dateUtc="2026-09-22T16:38:00Z"/>
          <w:rFonts w:ascii="Palatino" w:hAnsi="Palatino"/>
          <w:b/>
          <w:bCs/>
        </w:rPr>
      </w:pPr>
    </w:p>
    <w:p w14:paraId="44468B0E" w14:textId="77777777" w:rsidR="00A57D50" w:rsidRPr="00A57D50" w:rsidRDefault="00622BEC" w:rsidP="00BD739E">
      <w:pPr>
        <w:rPr>
          <w:del w:id="474" w:author="NAZ, Mamoona (OLDHAM MEDICAL SERVICES)" w:date="2026-09-22T12:38:00Z" w16du:dateUtc="2026-09-22T16:38:00Z"/>
          <w:rFonts w:ascii="Palatino" w:hAnsi="Palatino"/>
          <w:b/>
          <w:bCs/>
        </w:rPr>
      </w:pPr>
      <w:del w:id="475" w:author="NAZ, Mamoona (OLDHAM MEDICAL SERVICES)" w:date="2026-09-22T12:38:00Z" w16du:dateUtc="2026-09-22T16:38:00Z">
        <w:r>
          <w:rPr>
            <w:rFonts w:ascii="Palatino" w:hAnsi="Palatino"/>
            <w:b/>
            <w:bCs/>
          </w:rPr>
          <w:delText>1</w:delText>
        </w:r>
        <w:r w:rsidR="002B25B3">
          <w:rPr>
            <w:rFonts w:ascii="Palatino" w:hAnsi="Palatino"/>
            <w:b/>
            <w:bCs/>
          </w:rPr>
          <w:delText>7</w:delText>
        </w:r>
        <w:r>
          <w:rPr>
            <w:rFonts w:ascii="Palatino" w:hAnsi="Palatino"/>
            <w:b/>
            <w:bCs/>
          </w:rPr>
          <w:delText>.</w:delText>
        </w:r>
        <w:r w:rsidR="00BD739E" w:rsidRPr="00A57D50">
          <w:rPr>
            <w:rFonts w:ascii="Palatino" w:hAnsi="Palatino"/>
            <w:b/>
            <w:bCs/>
          </w:rPr>
          <w:delText xml:space="preserve">Apelação Cível </w:delText>
        </w:r>
        <w:r w:rsidR="00BD739E">
          <w:rPr>
            <w:rFonts w:ascii="Palatino" w:hAnsi="Palatino"/>
            <w:b/>
            <w:bCs/>
          </w:rPr>
          <w:delText>nº</w:delText>
        </w:r>
        <w:r w:rsidR="00BD739E" w:rsidRPr="00A57D50">
          <w:rPr>
            <w:rFonts w:ascii="Palatino" w:hAnsi="Palatino"/>
            <w:b/>
            <w:bCs/>
          </w:rPr>
          <w:delText xml:space="preserve"> </w:delText>
        </w:r>
        <w:r w:rsidR="00A57D50" w:rsidRPr="00A57D50">
          <w:rPr>
            <w:rFonts w:ascii="Palatino" w:hAnsi="Palatino"/>
            <w:b/>
            <w:bCs/>
          </w:rPr>
          <w:delText xml:space="preserve">0612811-83.2022.8.04.0001  </w:delText>
        </w:r>
        <w:r w:rsidR="0044663E">
          <w:rPr>
            <w:rFonts w:ascii="Palatino" w:hAnsi="Palatino"/>
            <w:b/>
            <w:bCs/>
          </w:rPr>
          <w:delText xml:space="preserve"> Sustentação Oral  </w:delText>
        </w:r>
        <w:r w:rsidR="0044663E" w:rsidRPr="00A57D50">
          <w:rPr>
            <w:rFonts w:ascii="Palatino" w:hAnsi="Palatino"/>
            <w:b/>
            <w:bCs/>
          </w:rPr>
          <w:delText>Apelado</w:delText>
        </w:r>
      </w:del>
    </w:p>
    <w:p w14:paraId="61517A3E" w14:textId="77777777" w:rsidR="00A57D50" w:rsidRPr="00A57D50" w:rsidRDefault="00A57D50" w:rsidP="0006025D">
      <w:pPr>
        <w:rPr>
          <w:del w:id="476" w:author="NAZ, Mamoona (OLDHAM MEDICAL SERVICES)" w:date="2026-09-22T12:38:00Z" w16du:dateUtc="2026-09-22T16:38:00Z"/>
          <w:rFonts w:ascii="Palatino" w:hAnsi="Palatino"/>
        </w:rPr>
      </w:pPr>
      <w:del w:id="477" w:author="NAZ, Mamoona (OLDHAM MEDICAL SERVICES)" w:date="2026-09-22T12:38:00Z" w16du:dateUtc="2026-09-22T16:38:00Z">
        <w:r w:rsidRPr="00A57D50">
          <w:rPr>
            <w:rFonts w:ascii="Palatino" w:hAnsi="Palatino"/>
            <w:b/>
            <w:bCs/>
          </w:rPr>
          <w:delText>Origem</w:delText>
        </w:r>
        <w:r w:rsidRPr="00A57D50">
          <w:rPr>
            <w:rFonts w:ascii="Palatino" w:hAnsi="Palatino"/>
          </w:rPr>
          <w:delText>: 10ª Vara Cível e de Acidentes de Trabalho</w:delText>
        </w:r>
      </w:del>
    </w:p>
    <w:p w14:paraId="0DCB746B" w14:textId="77777777" w:rsidR="00A57D50" w:rsidRPr="00A57D50" w:rsidRDefault="00A57D50" w:rsidP="0006025D">
      <w:pPr>
        <w:rPr>
          <w:del w:id="478" w:author="NAZ, Mamoona (OLDHAM MEDICAL SERVICES)" w:date="2026-09-22T12:38:00Z" w16du:dateUtc="2026-09-22T16:38:00Z"/>
          <w:rFonts w:ascii="Palatino" w:hAnsi="Palatino"/>
        </w:rPr>
      </w:pPr>
      <w:del w:id="479" w:author="NAZ, Mamoona (OLDHAM MEDICAL SERVICES)" w:date="2026-09-22T12:38:00Z" w16du:dateUtc="2026-09-22T16:38:00Z">
        <w:r w:rsidRPr="00A57D50">
          <w:rPr>
            <w:rFonts w:ascii="Palatino" w:hAnsi="Palatino"/>
            <w:b/>
            <w:bCs/>
          </w:rPr>
          <w:delText>Juiz Prolato</w:delText>
        </w:r>
        <w:r w:rsidRPr="00A57D50">
          <w:rPr>
            <w:rFonts w:ascii="Palatino" w:hAnsi="Palatino"/>
          </w:rPr>
          <w:delText>r: Lia Maria Guedes de Freitas</w:delText>
        </w:r>
      </w:del>
    </w:p>
    <w:p w14:paraId="513DE2D2" w14:textId="77777777" w:rsidR="00A57D50" w:rsidRPr="00A57D50" w:rsidRDefault="00A57D50" w:rsidP="0006025D">
      <w:pPr>
        <w:rPr>
          <w:del w:id="480" w:author="NAZ, Mamoona (OLDHAM MEDICAL SERVICES)" w:date="2026-09-22T12:38:00Z" w16du:dateUtc="2026-09-22T16:38:00Z"/>
          <w:rFonts w:ascii="Palatino" w:hAnsi="Palatino"/>
        </w:rPr>
      </w:pPr>
      <w:del w:id="481" w:author="NAZ, Mamoona (OLDHAM MEDICAL SERVICES)" w:date="2026-09-22T12:38:00Z" w16du:dateUtc="2026-09-22T16:38:00Z">
        <w:r w:rsidRPr="00A57D50">
          <w:rPr>
            <w:rFonts w:ascii="Palatino" w:hAnsi="Palatino"/>
            <w:b/>
            <w:bCs/>
          </w:rPr>
          <w:delText xml:space="preserve">Apelante : Suely da Conceição de Souza Guerra. </w:delText>
        </w:r>
        <w:r w:rsidRPr="00A57D50">
          <w:rPr>
            <w:rFonts w:ascii="Palatino" w:hAnsi="Palatino"/>
            <w:b/>
            <w:bCs/>
          </w:rPr>
          <w:br/>
        </w:r>
        <w:r w:rsidRPr="00A57D50">
          <w:rPr>
            <w:rFonts w:ascii="Palatino" w:hAnsi="Palatino"/>
          </w:rPr>
          <w:delText>Advogad</w:delText>
        </w:r>
        <w:r w:rsidR="00BD739E">
          <w:rPr>
            <w:rFonts w:ascii="Palatino" w:hAnsi="Palatino"/>
          </w:rPr>
          <w:delText>os</w:delText>
        </w:r>
        <w:r w:rsidRPr="00A57D50">
          <w:rPr>
            <w:rFonts w:ascii="Palatino" w:hAnsi="Palatino"/>
          </w:rPr>
          <w:delText xml:space="preserve"> </w:delText>
        </w:r>
        <w:r w:rsidRPr="00A57D50">
          <w:rPr>
            <w:rFonts w:ascii="Palatino" w:hAnsi="Palatino"/>
          </w:rPr>
          <w:tab/>
          <w:delText xml:space="preserve">: Pamela de Paula Freire Bezerra Matos (15161/AM). Igor dos Santos Matos (17281/AM). </w:delText>
        </w:r>
        <w:r w:rsidRPr="00A57D50">
          <w:rPr>
            <w:rFonts w:ascii="Palatino" w:hAnsi="Palatino"/>
          </w:rPr>
          <w:br/>
        </w:r>
        <w:r w:rsidRPr="00A57D50">
          <w:rPr>
            <w:rFonts w:ascii="Palatino" w:hAnsi="Palatino"/>
            <w:b/>
            <w:bCs/>
          </w:rPr>
          <w:delText xml:space="preserve">Apelado  : Banco Industrial do Brasil S/A. </w:delText>
        </w:r>
        <w:r w:rsidRPr="00A57D50">
          <w:rPr>
            <w:rFonts w:ascii="Palatino" w:hAnsi="Palatino"/>
            <w:b/>
            <w:bCs/>
          </w:rPr>
          <w:br/>
        </w:r>
        <w:r w:rsidRPr="00A57D50">
          <w:rPr>
            <w:rFonts w:ascii="Palatino" w:hAnsi="Palatino"/>
          </w:rPr>
          <w:delText xml:space="preserve">Advogado </w:delText>
        </w:r>
        <w:r w:rsidRPr="00A57D50">
          <w:rPr>
            <w:rFonts w:ascii="Palatino" w:hAnsi="Palatino"/>
          </w:rPr>
          <w:tab/>
          <w:delText>: Wilson Sales Belchior (1037A/AM)</w:delText>
        </w:r>
      </w:del>
    </w:p>
    <w:p w14:paraId="4E3363BC" w14:textId="77777777" w:rsidR="006E5F10" w:rsidRDefault="006E5F10" w:rsidP="006E5F10">
      <w:pPr>
        <w:rPr>
          <w:del w:id="482" w:author="NAZ, Mamoona (OLDHAM MEDICAL SERVICES)" w:date="2026-09-22T12:38:00Z" w16du:dateUtc="2026-09-22T16:38:00Z"/>
          <w:rFonts w:ascii="Palatino" w:hAnsi="Palatino"/>
          <w:b/>
          <w:bCs/>
        </w:rPr>
      </w:pPr>
      <w:del w:id="483" w:author="NAZ, Mamoona (OLDHAM MEDICAL SERVICES)" w:date="2026-09-22T12:38:00Z" w16du:dateUtc="2026-09-22T16:38:00Z">
        <w:r w:rsidRPr="00A57D50">
          <w:rPr>
            <w:rFonts w:ascii="Palatino" w:hAnsi="Palatino"/>
            <w:b/>
            <w:bCs/>
          </w:rPr>
          <w:delText>Presidente</w:delText>
        </w:r>
        <w:r>
          <w:rPr>
            <w:rFonts w:ascii="Palatino" w:hAnsi="Palatino"/>
            <w:b/>
            <w:bCs/>
          </w:rPr>
          <w:delText>/Membro:</w:delText>
        </w:r>
        <w:r w:rsidRPr="00355C00">
          <w:rPr>
            <w:rFonts w:ascii="Palatino" w:hAnsi="Palatino"/>
          </w:rPr>
          <w:delText xml:space="preserve"> </w:delText>
        </w:r>
        <w:r>
          <w:rPr>
            <w:rFonts w:ascii="Palatino" w:hAnsi="Palatino"/>
          </w:rPr>
          <w:delText>Exma.Sra.Desa.</w:delText>
        </w:r>
        <w:r w:rsidRPr="00A57D50">
          <w:rPr>
            <w:rFonts w:ascii="Palatino" w:hAnsi="Palatino"/>
          </w:rPr>
          <w:delText>Maria das Graças Pessoa Figueiredo</w:delText>
        </w:r>
      </w:del>
    </w:p>
    <w:p w14:paraId="24860E26" w14:textId="77777777" w:rsidR="006E5F10" w:rsidRPr="00A57D50" w:rsidRDefault="006E5F10" w:rsidP="006E5F10">
      <w:pPr>
        <w:rPr>
          <w:del w:id="484" w:author="NAZ, Mamoona (OLDHAM MEDICAL SERVICES)" w:date="2026-09-22T12:38:00Z" w16du:dateUtc="2026-09-22T16:38:00Z"/>
          <w:rFonts w:ascii="Palatino" w:hAnsi="Palatino"/>
        </w:rPr>
      </w:pPr>
      <w:del w:id="485" w:author="NAZ, Mamoona (OLDHAM MEDICAL SERVICES)" w:date="2026-09-22T12:38:00Z" w16du:dateUtc="2026-09-22T16:38:00Z">
        <w:r w:rsidRPr="00A57D50">
          <w:rPr>
            <w:rFonts w:ascii="Palatino" w:hAnsi="Palatino"/>
            <w:b/>
            <w:bCs/>
          </w:rPr>
          <w:delText>Relator</w:delText>
        </w:r>
        <w:r>
          <w:rPr>
            <w:rFonts w:ascii="Palatino" w:hAnsi="Palatino"/>
            <w:b/>
            <w:bCs/>
          </w:rPr>
          <w:delText xml:space="preserve">    </w:delText>
        </w:r>
        <w:r w:rsidRPr="00A57D50">
          <w:rPr>
            <w:rFonts w:ascii="Palatino" w:hAnsi="Palatino"/>
          </w:rPr>
          <w:delText>:</w:delText>
        </w:r>
        <w:r>
          <w:rPr>
            <w:rFonts w:ascii="Palatino" w:hAnsi="Palatino"/>
          </w:rPr>
          <w:delText xml:space="preserve">   </w:delText>
        </w:r>
        <w:r w:rsidRPr="007F051D">
          <w:rPr>
            <w:rFonts w:ascii="Palatino" w:hAnsi="Palatino"/>
            <w:b/>
            <w:bCs/>
          </w:rPr>
          <w:delText>Exmo.Sr.Des.</w:delText>
        </w:r>
        <w:r w:rsidRPr="00A57D50">
          <w:rPr>
            <w:rFonts w:ascii="Palatino" w:hAnsi="Palatino"/>
            <w:b/>
            <w:bCs/>
          </w:rPr>
          <w:delText xml:space="preserve"> Flávio Humberto Pascarelli Lopes</w:delText>
        </w:r>
      </w:del>
    </w:p>
    <w:p w14:paraId="45D97C08" w14:textId="77777777" w:rsidR="006E5F10" w:rsidRDefault="006E5F10" w:rsidP="006E5F10">
      <w:pPr>
        <w:rPr>
          <w:del w:id="486" w:author="NAZ, Mamoona (OLDHAM MEDICAL SERVICES)" w:date="2026-09-22T12:38:00Z" w16du:dateUtc="2026-09-22T16:38:00Z"/>
          <w:rFonts w:ascii="Palatino" w:hAnsi="Palatino"/>
        </w:rPr>
      </w:pPr>
      <w:del w:id="487" w:author="NAZ, Mamoona (OLDHAM MEDICAL SERVICES)" w:date="2026-09-22T12:38:00Z" w16du:dateUtc="2026-09-22T16:38:00Z">
        <w:r w:rsidRPr="00A57D50">
          <w:rPr>
            <w:rFonts w:ascii="Palatino" w:hAnsi="Palatino"/>
            <w:b/>
            <w:bCs/>
          </w:rPr>
          <w:delText>Membro</w:delText>
        </w:r>
        <w:r>
          <w:rPr>
            <w:rFonts w:ascii="Palatino" w:hAnsi="Palatino"/>
            <w:b/>
            <w:bCs/>
          </w:rPr>
          <w:delText xml:space="preserve"> </w:delText>
        </w:r>
        <w:r w:rsidRPr="00A57D50">
          <w:rPr>
            <w:rFonts w:ascii="Palatino" w:hAnsi="Palatino"/>
            <w:b/>
            <w:bCs/>
          </w:rPr>
          <w:delText xml:space="preserve">: </w:delText>
        </w:r>
        <w:r w:rsidRPr="00A57D50">
          <w:rPr>
            <w:rFonts w:ascii="Palatino" w:hAnsi="Palatino"/>
          </w:rPr>
          <w:delText xml:space="preserve"> </w:delText>
        </w:r>
        <w:r>
          <w:rPr>
            <w:rFonts w:ascii="Palatino" w:hAnsi="Palatino"/>
          </w:rPr>
          <w:delText xml:space="preserve"> Exmo.Sr.Des.</w:delText>
        </w:r>
        <w:r w:rsidRPr="00A57D50">
          <w:rPr>
            <w:rFonts w:ascii="Palatino" w:hAnsi="Palatino"/>
          </w:rPr>
          <w:delText>Cláudio César Ramalheira Roessing</w:delText>
        </w:r>
      </w:del>
    </w:p>
    <w:p w14:paraId="43780989" w14:textId="77777777" w:rsidR="00BD739E" w:rsidRPr="00A57D50" w:rsidRDefault="00BD739E" w:rsidP="00BD739E">
      <w:pPr>
        <w:pBdr>
          <w:bottom w:val="single" w:sz="4" w:space="1" w:color="auto"/>
        </w:pBdr>
        <w:rPr>
          <w:del w:id="488" w:author="NAZ, Mamoona (OLDHAM MEDICAL SERVICES)" w:date="2026-09-22T12:38:00Z" w16du:dateUtc="2026-09-22T16:38:00Z"/>
          <w:rFonts w:ascii="Palatino" w:hAnsi="Palatino"/>
        </w:rPr>
      </w:pPr>
    </w:p>
    <w:p w14:paraId="6F12A34F" w14:textId="77777777" w:rsidR="00BD739E" w:rsidRDefault="00BD739E" w:rsidP="00BD739E">
      <w:pPr>
        <w:rPr>
          <w:del w:id="489" w:author="NAZ, Mamoona (OLDHAM MEDICAL SERVICES)" w:date="2026-09-22T12:38:00Z" w16du:dateUtc="2026-09-22T16:38:00Z"/>
          <w:rFonts w:ascii="Palatino" w:hAnsi="Palatino"/>
        </w:rPr>
      </w:pPr>
    </w:p>
    <w:p w14:paraId="39100609" w14:textId="77777777" w:rsidR="002B25B3" w:rsidRDefault="007D76DC" w:rsidP="0006025D">
      <w:pPr>
        <w:rPr>
          <w:del w:id="490" w:author="NAZ, Mamoona (OLDHAM MEDICAL SERVICES)" w:date="2026-09-22T12:38:00Z" w16du:dateUtc="2026-09-22T16:38:00Z"/>
          <w:rFonts w:ascii="Palatino" w:hAnsi="Palatino"/>
          <w:b/>
          <w:bCs/>
        </w:rPr>
      </w:pPr>
      <w:del w:id="491" w:author="NAZ, Mamoona (OLDHAM MEDICAL SERVICES)" w:date="2026-09-22T12:38:00Z" w16du:dateUtc="2026-09-22T16:38:00Z">
        <w:r>
          <w:rPr>
            <w:rFonts w:ascii="Palatino" w:hAnsi="Palatino"/>
            <w:b/>
            <w:bCs/>
          </w:rPr>
          <w:delText>1</w:delText>
        </w:r>
        <w:r w:rsidR="002B25B3">
          <w:rPr>
            <w:rFonts w:ascii="Palatino" w:hAnsi="Palatino"/>
            <w:b/>
            <w:bCs/>
          </w:rPr>
          <w:delText>8</w:delText>
        </w:r>
        <w:r w:rsidR="00622BEC">
          <w:rPr>
            <w:rFonts w:ascii="Palatino" w:hAnsi="Palatino"/>
            <w:b/>
            <w:bCs/>
          </w:rPr>
          <w:delText>.</w:delText>
        </w:r>
        <w:r w:rsidR="00BD739E" w:rsidRPr="00A57D50">
          <w:rPr>
            <w:rFonts w:ascii="Palatino" w:hAnsi="Palatino"/>
            <w:b/>
            <w:bCs/>
          </w:rPr>
          <w:delText xml:space="preserve">Apelação Cível </w:delText>
        </w:r>
        <w:r w:rsidR="00BD739E">
          <w:rPr>
            <w:rFonts w:ascii="Palatino" w:hAnsi="Palatino"/>
            <w:b/>
            <w:bCs/>
          </w:rPr>
          <w:delText>nº</w:delText>
        </w:r>
        <w:r w:rsidR="00BD739E" w:rsidRPr="00A57D50">
          <w:rPr>
            <w:rFonts w:ascii="Palatino" w:hAnsi="Palatino"/>
            <w:b/>
            <w:bCs/>
          </w:rPr>
          <w:delText xml:space="preserve"> </w:delText>
        </w:r>
        <w:r w:rsidR="00A57D50" w:rsidRPr="00A57D50">
          <w:rPr>
            <w:rFonts w:ascii="Palatino" w:hAnsi="Palatino"/>
            <w:b/>
            <w:bCs/>
          </w:rPr>
          <w:delText xml:space="preserve">0600376-58.2022.8.04.2400  </w:delText>
        </w:r>
        <w:r w:rsidR="002B25B3">
          <w:rPr>
            <w:rFonts w:ascii="Palatino" w:hAnsi="Palatino"/>
            <w:b/>
            <w:bCs/>
          </w:rPr>
          <w:delText xml:space="preserve">Sustentação Oral  </w:delText>
        </w:r>
        <w:r w:rsidR="002B25B3" w:rsidRPr="00A57D50">
          <w:rPr>
            <w:rFonts w:ascii="Palatino" w:hAnsi="Palatino"/>
            <w:b/>
            <w:bCs/>
          </w:rPr>
          <w:delText xml:space="preserve">Apelado </w:delText>
        </w:r>
      </w:del>
    </w:p>
    <w:p w14:paraId="36C45652" w14:textId="77777777" w:rsidR="00A57D50" w:rsidRPr="00A57D50" w:rsidRDefault="00A57D50" w:rsidP="0006025D">
      <w:pPr>
        <w:rPr>
          <w:del w:id="492" w:author="NAZ, Mamoona (OLDHAM MEDICAL SERVICES)" w:date="2026-09-22T12:38:00Z" w16du:dateUtc="2026-09-22T16:38:00Z"/>
          <w:rFonts w:ascii="Palatino" w:hAnsi="Palatino"/>
        </w:rPr>
      </w:pPr>
      <w:del w:id="493" w:author="NAZ, Mamoona (OLDHAM MEDICAL SERVICES)" w:date="2026-09-22T12:38:00Z" w16du:dateUtc="2026-09-22T16:38:00Z">
        <w:r w:rsidRPr="00A57D50">
          <w:rPr>
            <w:rFonts w:ascii="Palatino" w:hAnsi="Palatino"/>
            <w:b/>
            <w:bCs/>
          </w:rPr>
          <w:delText>Origem</w:delText>
        </w:r>
        <w:r w:rsidRPr="00A57D50">
          <w:rPr>
            <w:rFonts w:ascii="Palatino" w:hAnsi="Palatino"/>
          </w:rPr>
          <w:delText>: Vara Única de Atalaia do Norte</w:delText>
        </w:r>
      </w:del>
    </w:p>
    <w:p w14:paraId="25305378" w14:textId="77777777" w:rsidR="00A57D50" w:rsidRPr="00A57D50" w:rsidRDefault="00A57D50" w:rsidP="0006025D">
      <w:pPr>
        <w:rPr>
          <w:del w:id="494" w:author="NAZ, Mamoona (OLDHAM MEDICAL SERVICES)" w:date="2026-09-22T12:38:00Z" w16du:dateUtc="2026-09-22T16:38:00Z"/>
          <w:rFonts w:ascii="Palatino" w:hAnsi="Palatino"/>
        </w:rPr>
      </w:pPr>
      <w:del w:id="495" w:author="NAZ, Mamoona (OLDHAM MEDICAL SERVICES)" w:date="2026-09-22T12:38:00Z" w16du:dateUtc="2026-09-22T16:38:00Z">
        <w:r w:rsidRPr="00A57D50">
          <w:rPr>
            <w:rFonts w:ascii="Palatino" w:hAnsi="Palatino"/>
            <w:b/>
            <w:bCs/>
          </w:rPr>
          <w:delText>Juiz Prolato</w:delText>
        </w:r>
        <w:r w:rsidRPr="00A57D50">
          <w:rPr>
            <w:rFonts w:ascii="Palatino" w:hAnsi="Palatino"/>
          </w:rPr>
          <w:delText>r: Nome do juiz prolator da sentença Não informado</w:delText>
        </w:r>
      </w:del>
    </w:p>
    <w:p w14:paraId="49FEE79A" w14:textId="77777777" w:rsidR="00A57D50" w:rsidRPr="00A57D50" w:rsidRDefault="00A57D50" w:rsidP="0006025D">
      <w:pPr>
        <w:rPr>
          <w:del w:id="496" w:author="NAZ, Mamoona (OLDHAM MEDICAL SERVICES)" w:date="2026-09-22T12:38:00Z" w16du:dateUtc="2026-09-22T16:38:00Z"/>
          <w:rFonts w:ascii="Palatino" w:hAnsi="Palatino"/>
        </w:rPr>
      </w:pPr>
      <w:del w:id="497" w:author="NAZ, Mamoona (OLDHAM MEDICAL SERVICES)" w:date="2026-09-22T12:38:00Z" w16du:dateUtc="2026-09-22T16:38:00Z">
        <w:r w:rsidRPr="005066FB">
          <w:rPr>
            <w:rFonts w:ascii="Palatino" w:hAnsi="Palatino"/>
            <w:b/>
          </w:rPr>
          <w:delText xml:space="preserve">Apelante : Jeanne Gouvea dos Reis. </w:delText>
        </w:r>
        <w:r w:rsidRPr="005066FB">
          <w:rPr>
            <w:rFonts w:ascii="Palatino" w:hAnsi="Palatino"/>
            <w:b/>
          </w:rPr>
          <w:br/>
        </w:r>
        <w:r w:rsidRPr="00A57D50">
          <w:rPr>
            <w:rFonts w:ascii="Palatino" w:hAnsi="Palatino"/>
          </w:rPr>
          <w:delText xml:space="preserve">Advogado </w:delText>
        </w:r>
        <w:r w:rsidRPr="00A57D50">
          <w:rPr>
            <w:rFonts w:ascii="Palatino" w:hAnsi="Palatino"/>
          </w:rPr>
          <w:tab/>
          <w:delText xml:space="preserve">: Ronaldo Caldas da Silva Maricaua (15737/AM). </w:delText>
        </w:r>
        <w:r w:rsidRPr="00A57D50">
          <w:rPr>
            <w:rFonts w:ascii="Palatino" w:hAnsi="Palatino"/>
          </w:rPr>
          <w:br/>
        </w:r>
        <w:r w:rsidRPr="005066FB">
          <w:rPr>
            <w:rFonts w:ascii="Palatino" w:hAnsi="Palatino"/>
            <w:b/>
          </w:rPr>
          <w:delText xml:space="preserve">Apelado  : Banco Industrial do Brasil S/A. </w:delText>
        </w:r>
        <w:r w:rsidRPr="005066FB">
          <w:rPr>
            <w:rFonts w:ascii="Palatino" w:hAnsi="Palatino"/>
            <w:b/>
          </w:rPr>
          <w:br/>
        </w:r>
        <w:r w:rsidRPr="00A57D50">
          <w:rPr>
            <w:rFonts w:ascii="Palatino" w:hAnsi="Palatino"/>
          </w:rPr>
          <w:delText xml:space="preserve">Advogado </w:delText>
        </w:r>
        <w:r w:rsidRPr="00A57D50">
          <w:rPr>
            <w:rFonts w:ascii="Palatino" w:hAnsi="Palatino"/>
          </w:rPr>
          <w:tab/>
          <w:delText>: Wilson Sales Belchior (1037A/AM)</w:delText>
        </w:r>
      </w:del>
    </w:p>
    <w:p w14:paraId="5307E3F3" w14:textId="77777777" w:rsidR="006E5F10" w:rsidRDefault="006E5F10" w:rsidP="006E5F10">
      <w:pPr>
        <w:rPr>
          <w:del w:id="498" w:author="NAZ, Mamoona (OLDHAM MEDICAL SERVICES)" w:date="2026-09-22T12:38:00Z" w16du:dateUtc="2026-09-22T16:38:00Z"/>
          <w:rFonts w:ascii="Palatino" w:hAnsi="Palatino"/>
          <w:b/>
          <w:bCs/>
        </w:rPr>
      </w:pPr>
      <w:del w:id="499" w:author="NAZ, Mamoona (OLDHAM MEDICAL SERVICES)" w:date="2026-09-22T12:38:00Z" w16du:dateUtc="2026-09-22T16:38:00Z">
        <w:r w:rsidRPr="00A57D50">
          <w:rPr>
            <w:rFonts w:ascii="Palatino" w:hAnsi="Palatino"/>
            <w:b/>
            <w:bCs/>
          </w:rPr>
          <w:delText>Presidente</w:delText>
        </w:r>
        <w:r>
          <w:rPr>
            <w:rFonts w:ascii="Palatino" w:hAnsi="Palatino"/>
            <w:b/>
            <w:bCs/>
          </w:rPr>
          <w:delText>/Membro:</w:delText>
        </w:r>
        <w:r w:rsidRPr="00355C00">
          <w:rPr>
            <w:rFonts w:ascii="Palatino" w:hAnsi="Palatino"/>
          </w:rPr>
          <w:delText xml:space="preserve"> </w:delText>
        </w:r>
        <w:r>
          <w:rPr>
            <w:rFonts w:ascii="Palatino" w:hAnsi="Palatino"/>
          </w:rPr>
          <w:delText>Exma.Sra.Desa.</w:delText>
        </w:r>
        <w:r w:rsidRPr="00A57D50">
          <w:rPr>
            <w:rFonts w:ascii="Palatino" w:hAnsi="Palatino"/>
          </w:rPr>
          <w:delText>Maria das Graças Pessoa Figueiredo</w:delText>
        </w:r>
      </w:del>
    </w:p>
    <w:p w14:paraId="70C0B56B" w14:textId="77777777" w:rsidR="006E5F10" w:rsidRPr="00A57D50" w:rsidRDefault="006E5F10" w:rsidP="006E5F10">
      <w:pPr>
        <w:rPr>
          <w:del w:id="500" w:author="NAZ, Mamoona (OLDHAM MEDICAL SERVICES)" w:date="2026-09-22T12:38:00Z" w16du:dateUtc="2026-09-22T16:38:00Z"/>
          <w:rFonts w:ascii="Palatino" w:hAnsi="Palatino"/>
        </w:rPr>
      </w:pPr>
      <w:del w:id="501" w:author="NAZ, Mamoona (OLDHAM MEDICAL SERVICES)" w:date="2026-09-22T12:38:00Z" w16du:dateUtc="2026-09-22T16:38:00Z">
        <w:r w:rsidRPr="00A57D50">
          <w:rPr>
            <w:rFonts w:ascii="Palatino" w:hAnsi="Palatino"/>
            <w:b/>
            <w:bCs/>
          </w:rPr>
          <w:delText>Relator</w:delText>
        </w:r>
        <w:r>
          <w:rPr>
            <w:rFonts w:ascii="Palatino" w:hAnsi="Palatino"/>
            <w:b/>
            <w:bCs/>
          </w:rPr>
          <w:delText xml:space="preserve">    </w:delText>
        </w:r>
        <w:r w:rsidRPr="00A57D50">
          <w:rPr>
            <w:rFonts w:ascii="Palatino" w:hAnsi="Palatino"/>
          </w:rPr>
          <w:delText>:</w:delText>
        </w:r>
        <w:r>
          <w:rPr>
            <w:rFonts w:ascii="Palatino" w:hAnsi="Palatino"/>
          </w:rPr>
          <w:delText xml:space="preserve">   </w:delText>
        </w:r>
        <w:r w:rsidRPr="007F051D">
          <w:rPr>
            <w:rFonts w:ascii="Palatino" w:hAnsi="Palatino"/>
            <w:b/>
            <w:bCs/>
          </w:rPr>
          <w:delText>Exmo.Sr.Des.</w:delText>
        </w:r>
        <w:r w:rsidRPr="00A57D50">
          <w:rPr>
            <w:rFonts w:ascii="Palatino" w:hAnsi="Palatino"/>
            <w:b/>
            <w:bCs/>
          </w:rPr>
          <w:delText xml:space="preserve"> Flávio Humberto Pascarelli Lopes</w:delText>
        </w:r>
      </w:del>
    </w:p>
    <w:p w14:paraId="2BFCC967" w14:textId="77777777" w:rsidR="006E5F10" w:rsidRDefault="006E5F10" w:rsidP="006E5F10">
      <w:pPr>
        <w:rPr>
          <w:del w:id="502" w:author="NAZ, Mamoona (OLDHAM MEDICAL SERVICES)" w:date="2026-09-22T12:38:00Z" w16du:dateUtc="2026-09-22T16:38:00Z"/>
          <w:rFonts w:ascii="Palatino" w:hAnsi="Palatino"/>
        </w:rPr>
      </w:pPr>
      <w:del w:id="503" w:author="NAZ, Mamoona (OLDHAM MEDICAL SERVICES)" w:date="2026-09-22T12:38:00Z" w16du:dateUtc="2026-09-22T16:38:00Z">
        <w:r w:rsidRPr="00A57D50">
          <w:rPr>
            <w:rFonts w:ascii="Palatino" w:hAnsi="Palatino"/>
            <w:b/>
            <w:bCs/>
          </w:rPr>
          <w:delText>Membro</w:delText>
        </w:r>
        <w:r>
          <w:rPr>
            <w:rFonts w:ascii="Palatino" w:hAnsi="Palatino"/>
            <w:b/>
            <w:bCs/>
          </w:rPr>
          <w:delText xml:space="preserve"> </w:delText>
        </w:r>
        <w:r w:rsidRPr="00A57D50">
          <w:rPr>
            <w:rFonts w:ascii="Palatino" w:hAnsi="Palatino"/>
            <w:b/>
            <w:bCs/>
          </w:rPr>
          <w:delText xml:space="preserve">: </w:delText>
        </w:r>
        <w:r w:rsidRPr="00A57D50">
          <w:rPr>
            <w:rFonts w:ascii="Palatino" w:hAnsi="Palatino"/>
          </w:rPr>
          <w:delText xml:space="preserve"> </w:delText>
        </w:r>
        <w:r>
          <w:rPr>
            <w:rFonts w:ascii="Palatino" w:hAnsi="Palatino"/>
          </w:rPr>
          <w:delText xml:space="preserve"> Exmo.Sr.Des.</w:delText>
        </w:r>
        <w:r w:rsidRPr="00A57D50">
          <w:rPr>
            <w:rFonts w:ascii="Palatino" w:hAnsi="Palatino"/>
          </w:rPr>
          <w:delText>Cláudio César Ramalheira Roessing</w:delText>
        </w:r>
      </w:del>
    </w:p>
    <w:p w14:paraId="1BC72DE4" w14:textId="77777777" w:rsidR="00A57D50" w:rsidRPr="00A57D50" w:rsidRDefault="00A57D50" w:rsidP="00BD739E">
      <w:pPr>
        <w:pBdr>
          <w:bottom w:val="single" w:sz="4" w:space="1" w:color="auto"/>
        </w:pBdr>
        <w:rPr>
          <w:del w:id="504" w:author="NAZ, Mamoona (OLDHAM MEDICAL SERVICES)" w:date="2026-09-22T12:38:00Z" w16du:dateUtc="2026-09-22T16:38:00Z"/>
          <w:rFonts w:ascii="Palatino" w:hAnsi="Palatino"/>
        </w:rPr>
      </w:pPr>
    </w:p>
    <w:p w14:paraId="43384384" w14:textId="77777777" w:rsidR="00BD739E" w:rsidRDefault="00BD739E" w:rsidP="00BD739E">
      <w:pPr>
        <w:rPr>
          <w:del w:id="505" w:author="NAZ, Mamoona (OLDHAM MEDICAL SERVICES)" w:date="2026-09-22T12:38:00Z" w16du:dateUtc="2026-09-22T16:38:00Z"/>
          <w:rFonts w:ascii="Palatino" w:hAnsi="Palatino"/>
          <w:b/>
          <w:bCs/>
        </w:rPr>
      </w:pPr>
    </w:p>
    <w:p w14:paraId="608307ED" w14:textId="77777777" w:rsidR="007F11D2" w:rsidRDefault="007F11D2" w:rsidP="0006025D">
      <w:pPr>
        <w:rPr>
          <w:del w:id="506" w:author="NAZ, Mamoona (OLDHAM MEDICAL SERVICES)" w:date="2026-09-22T12:38:00Z" w16du:dateUtc="2026-09-22T16:38:00Z"/>
          <w:rFonts w:ascii="Palatino" w:hAnsi="Palatino"/>
        </w:rPr>
      </w:pPr>
    </w:p>
    <w:p w14:paraId="1DD3FB4C" w14:textId="77777777" w:rsidR="007D76DC" w:rsidRDefault="007D76DC" w:rsidP="0006025D">
      <w:pPr>
        <w:rPr>
          <w:del w:id="507" w:author="NAZ, Mamoona (OLDHAM MEDICAL SERVICES)" w:date="2026-09-22T12:38:00Z" w16du:dateUtc="2026-09-22T16:38:00Z"/>
          <w:rFonts w:ascii="Palatino" w:hAnsi="Palatino"/>
          <w:b/>
          <w:u w:val="single"/>
        </w:rPr>
      </w:pPr>
    </w:p>
    <w:p w14:paraId="685C512C" w14:textId="77777777" w:rsidR="007D76DC" w:rsidRDefault="007D76DC" w:rsidP="0006025D">
      <w:pPr>
        <w:rPr>
          <w:del w:id="508" w:author="NAZ, Mamoona (OLDHAM MEDICAL SERVICES)" w:date="2026-09-22T12:38:00Z" w16du:dateUtc="2026-09-22T16:38:00Z"/>
          <w:rFonts w:ascii="Palatino" w:hAnsi="Palatino"/>
          <w:b/>
          <w:u w:val="single"/>
        </w:rPr>
      </w:pPr>
    </w:p>
    <w:p w14:paraId="38A2F886" w14:textId="77777777" w:rsidR="007D76DC" w:rsidRDefault="007D76DC" w:rsidP="0006025D">
      <w:pPr>
        <w:rPr>
          <w:del w:id="509" w:author="NAZ, Mamoona (OLDHAM MEDICAL SERVICES)" w:date="2026-09-22T12:38:00Z" w16du:dateUtc="2026-09-22T16:38:00Z"/>
          <w:rFonts w:ascii="Palatino" w:hAnsi="Palatino"/>
          <w:b/>
          <w:u w:val="single"/>
        </w:rPr>
      </w:pPr>
    </w:p>
    <w:p w14:paraId="5F2509F7" w14:textId="77777777" w:rsidR="007D76DC" w:rsidRDefault="007D76DC" w:rsidP="0006025D">
      <w:pPr>
        <w:rPr>
          <w:del w:id="510" w:author="NAZ, Mamoona (OLDHAM MEDICAL SERVICES)" w:date="2026-09-22T12:38:00Z" w16du:dateUtc="2026-09-22T16:38:00Z"/>
          <w:rFonts w:ascii="Palatino" w:hAnsi="Palatino"/>
          <w:b/>
          <w:u w:val="single"/>
        </w:rPr>
      </w:pPr>
    </w:p>
    <w:p w14:paraId="2AFC280A" w14:textId="77777777" w:rsidR="007D76DC" w:rsidRDefault="007D76DC" w:rsidP="0006025D">
      <w:pPr>
        <w:rPr>
          <w:del w:id="511" w:author="NAZ, Mamoona (OLDHAM MEDICAL SERVICES)" w:date="2026-09-22T12:38:00Z" w16du:dateUtc="2026-09-22T16:38:00Z"/>
          <w:rFonts w:ascii="Palatino" w:hAnsi="Palatino"/>
          <w:b/>
          <w:u w:val="single"/>
        </w:rPr>
      </w:pPr>
    </w:p>
    <w:p w14:paraId="2698E346" w14:textId="77777777" w:rsidR="007D76DC" w:rsidRDefault="007D76DC" w:rsidP="0006025D">
      <w:pPr>
        <w:rPr>
          <w:del w:id="512" w:author="NAZ, Mamoona (OLDHAM MEDICAL SERVICES)" w:date="2026-09-22T12:38:00Z" w16du:dateUtc="2026-09-22T16:38:00Z"/>
          <w:rFonts w:ascii="Palatino" w:hAnsi="Palatino"/>
          <w:b/>
          <w:u w:val="single"/>
        </w:rPr>
      </w:pPr>
    </w:p>
    <w:p w14:paraId="5253AD86" w14:textId="77777777" w:rsidR="007D76DC" w:rsidRDefault="007D76DC" w:rsidP="0006025D">
      <w:pPr>
        <w:rPr>
          <w:del w:id="513" w:author="NAZ, Mamoona (OLDHAM MEDICAL SERVICES)" w:date="2026-09-22T12:38:00Z" w16du:dateUtc="2026-09-22T16:38:00Z"/>
          <w:rFonts w:ascii="Palatino" w:hAnsi="Palatino"/>
          <w:b/>
          <w:u w:val="single"/>
        </w:rPr>
      </w:pPr>
    </w:p>
    <w:p w14:paraId="6F34D740" w14:textId="77777777" w:rsidR="007F11D2" w:rsidRPr="005066FB" w:rsidRDefault="005066FB" w:rsidP="0006025D">
      <w:pPr>
        <w:rPr>
          <w:del w:id="514" w:author="NAZ, Mamoona (OLDHAM MEDICAL SERVICES)" w:date="2026-09-22T12:38:00Z" w16du:dateUtc="2026-09-22T16:38:00Z"/>
          <w:rFonts w:ascii="Palatino" w:hAnsi="Palatino"/>
          <w:b/>
          <w:u w:val="single"/>
        </w:rPr>
      </w:pPr>
      <w:del w:id="515" w:author="NAZ, Mamoona (OLDHAM MEDICAL SERVICES)" w:date="2026-09-22T12:38:00Z" w16du:dateUtc="2026-09-22T16:38:00Z">
        <w:r w:rsidRPr="005066FB">
          <w:rPr>
            <w:rFonts w:ascii="Palatino" w:hAnsi="Palatino"/>
            <w:b/>
            <w:u w:val="single"/>
          </w:rPr>
          <w:delText>SEGREDO DE JUSTIÇA</w:delText>
        </w:r>
      </w:del>
    </w:p>
    <w:p w14:paraId="5932AFD4" w14:textId="77777777" w:rsidR="007F11D2" w:rsidRDefault="007F11D2" w:rsidP="0006025D">
      <w:pPr>
        <w:rPr>
          <w:del w:id="516" w:author="NAZ, Mamoona (OLDHAM MEDICAL SERVICES)" w:date="2026-09-22T12:38:00Z" w16du:dateUtc="2026-09-22T16:38:00Z"/>
          <w:rFonts w:ascii="Palatino" w:hAnsi="Palatino"/>
          <w:b/>
        </w:rPr>
      </w:pPr>
    </w:p>
    <w:p w14:paraId="08904258" w14:textId="77777777" w:rsidR="005066FB" w:rsidRPr="00A57D50" w:rsidRDefault="007D76DC" w:rsidP="002614F0">
      <w:pPr>
        <w:ind w:right="-876"/>
        <w:rPr>
          <w:del w:id="517" w:author="NAZ, Mamoona (OLDHAM MEDICAL SERVICES)" w:date="2026-09-22T12:38:00Z" w16du:dateUtc="2026-09-22T16:38:00Z"/>
          <w:rFonts w:ascii="Palatino" w:hAnsi="Palatino"/>
          <w:b/>
          <w:bCs/>
        </w:rPr>
      </w:pPr>
      <w:del w:id="518" w:author="NAZ, Mamoona (OLDHAM MEDICAL SERVICES)" w:date="2026-09-22T12:38:00Z" w16du:dateUtc="2026-09-22T16:38:00Z">
        <w:r>
          <w:rPr>
            <w:rFonts w:ascii="Palatino" w:hAnsi="Palatino"/>
            <w:b/>
            <w:bCs/>
          </w:rPr>
          <w:delText>19</w:delText>
        </w:r>
        <w:r w:rsidR="00622BEC">
          <w:rPr>
            <w:rFonts w:ascii="Palatino" w:hAnsi="Palatino"/>
            <w:b/>
            <w:bCs/>
          </w:rPr>
          <w:delText>.</w:delText>
        </w:r>
        <w:r w:rsidR="005066FB" w:rsidRPr="00A57D50">
          <w:rPr>
            <w:rFonts w:ascii="Palatino" w:hAnsi="Palatino"/>
            <w:b/>
            <w:bCs/>
          </w:rPr>
          <w:delText xml:space="preserve">Agravo de Instrumento </w:delText>
        </w:r>
        <w:r w:rsidR="005066FB">
          <w:rPr>
            <w:rFonts w:ascii="Palatino" w:hAnsi="Palatino"/>
            <w:b/>
            <w:bCs/>
          </w:rPr>
          <w:delText>nº</w:delText>
        </w:r>
        <w:r w:rsidR="005066FB" w:rsidRPr="00A57D50">
          <w:rPr>
            <w:rFonts w:ascii="Palatino" w:hAnsi="Palatino"/>
            <w:b/>
            <w:bCs/>
          </w:rPr>
          <w:delText xml:space="preserve"> 4006631-98.2023.8.04.0000  </w:delText>
        </w:r>
        <w:r w:rsidR="002614F0">
          <w:rPr>
            <w:rFonts w:ascii="Palatino" w:hAnsi="Palatino"/>
            <w:b/>
            <w:bCs/>
          </w:rPr>
          <w:delText>Sustentação Oral  Ambas as partes</w:delText>
        </w:r>
        <w:r w:rsidR="005066FB">
          <w:rPr>
            <w:rFonts w:ascii="Palatino" w:hAnsi="Palatino"/>
            <w:b/>
            <w:bCs/>
          </w:rPr>
          <w:delText xml:space="preserve"> </w:delText>
        </w:r>
        <w:r w:rsidR="005066FB" w:rsidRPr="00A57D50">
          <w:rPr>
            <w:rFonts w:ascii="Palatino" w:hAnsi="Palatino"/>
            <w:b/>
            <w:bCs/>
          </w:rPr>
          <w:delText xml:space="preserve"> </w:delText>
        </w:r>
        <w:r w:rsidR="005066FB">
          <w:rPr>
            <w:rFonts w:ascii="Palatino" w:hAnsi="Palatino"/>
            <w:b/>
            <w:bCs/>
          </w:rPr>
          <w:delText xml:space="preserve">   </w:delText>
        </w:r>
        <w:r w:rsidR="002614F0">
          <w:rPr>
            <w:rFonts w:ascii="Palatino" w:hAnsi="Palatino"/>
            <w:b/>
            <w:bCs/>
          </w:rPr>
          <w:delText xml:space="preserve"> </w:delText>
        </w:r>
      </w:del>
    </w:p>
    <w:p w14:paraId="214DD3C8" w14:textId="69EC5F80" w:rsidR="005066FB" w:rsidRPr="00A57D50" w:rsidRDefault="005066FB" w:rsidP="005066FB">
      <w:pPr>
        <w:rPr>
          <w:del w:id="519" w:author="NAZ, Mamoona (OLDHAM MEDICAL SERVICES)" w:date="2026-09-22T12:38:00Z" w16du:dateUtc="2026-09-22T16:38:00Z"/>
          <w:rFonts w:ascii="Palatino" w:hAnsi="Palatino"/>
        </w:rPr>
      </w:pPr>
      <w:del w:id="520" w:author="NAZ, Mamoona (OLDHAM MEDICAL SERVICES)" w:date="2026-09-22T12:38:00Z" w16du:dateUtc="2026-09-22T16:38:00Z">
        <w:r w:rsidRPr="00A57D50">
          <w:rPr>
            <w:rFonts w:ascii="Palatino" w:hAnsi="Palatino"/>
            <w:b/>
            <w:bCs/>
          </w:rPr>
          <w:delText>Origem</w:delText>
        </w:r>
        <w:r w:rsidRPr="00A57D50">
          <w:rPr>
            <w:rFonts w:ascii="Palatino" w:hAnsi="Palatino"/>
          </w:rPr>
          <w:delText>: Vara de Órfãos e Sucessões</w:delText>
        </w:r>
        <w:r w:rsidR="002614F0">
          <w:rPr>
            <w:rFonts w:ascii="Palatino" w:hAnsi="Palatino"/>
          </w:rPr>
          <w:delText xml:space="preserve">                            </w:delText>
        </w:r>
        <w:r w:rsidR="00E15A6E">
          <w:rPr>
            <w:rFonts w:ascii="Palatino" w:hAnsi="Palatino"/>
          </w:rPr>
          <w:delText xml:space="preserve">                </w:delText>
        </w:r>
        <w:r w:rsidR="002614F0">
          <w:rPr>
            <w:rFonts w:ascii="Palatino" w:hAnsi="Palatino"/>
          </w:rPr>
          <w:delText xml:space="preserve"> </w:delText>
        </w:r>
        <w:r w:rsidR="002614F0">
          <w:rPr>
            <w:rFonts w:ascii="Palatino" w:hAnsi="Palatino"/>
            <w:b/>
            <w:bCs/>
          </w:rPr>
          <w:delText>Segredo de Justiça</w:delText>
        </w:r>
      </w:del>
    </w:p>
    <w:p w14:paraId="41C260C5" w14:textId="77777777" w:rsidR="005066FB" w:rsidRPr="00A57D50" w:rsidRDefault="005066FB" w:rsidP="005066FB">
      <w:pPr>
        <w:rPr>
          <w:del w:id="521" w:author="NAZ, Mamoona (OLDHAM MEDICAL SERVICES)" w:date="2026-09-22T12:38:00Z" w16du:dateUtc="2026-09-22T16:38:00Z"/>
          <w:rFonts w:ascii="Palatino" w:hAnsi="Palatino"/>
        </w:rPr>
      </w:pPr>
      <w:del w:id="522" w:author="NAZ, Mamoona (OLDHAM MEDICAL SERVICES)" w:date="2026-09-22T12:38:00Z" w16du:dateUtc="2026-09-22T16:38:00Z">
        <w:r w:rsidRPr="00A57D50">
          <w:rPr>
            <w:rFonts w:ascii="Palatino" w:hAnsi="Palatino"/>
            <w:b/>
            <w:bCs/>
          </w:rPr>
          <w:delText>Juiz Prolato</w:delText>
        </w:r>
        <w:r w:rsidRPr="00A57D50">
          <w:rPr>
            <w:rFonts w:ascii="Palatino" w:hAnsi="Palatino"/>
          </w:rPr>
          <w:delText>r: Alexandre Lopes Lasmar</w:delText>
        </w:r>
      </w:del>
    </w:p>
    <w:p w14:paraId="5907397C" w14:textId="77777777" w:rsidR="005066FB" w:rsidRPr="00A57D50" w:rsidRDefault="005066FB" w:rsidP="005066FB">
      <w:pPr>
        <w:ind w:right="-1018"/>
        <w:rPr>
          <w:del w:id="523" w:author="NAZ, Mamoona (OLDHAM MEDICAL SERVICES)" w:date="2026-09-22T12:38:00Z" w16du:dateUtc="2026-09-22T16:38:00Z"/>
          <w:rFonts w:ascii="Palatino" w:hAnsi="Palatino"/>
        </w:rPr>
      </w:pPr>
      <w:del w:id="524" w:author="NAZ, Mamoona (OLDHAM MEDICAL SERVICES)" w:date="2026-09-22T12:38:00Z" w16du:dateUtc="2026-09-22T16:38:00Z">
        <w:r w:rsidRPr="00A57D50">
          <w:rPr>
            <w:rFonts w:ascii="Palatino" w:hAnsi="Palatino"/>
            <w:b/>
            <w:bCs/>
          </w:rPr>
          <w:delText>Agravante  : E. de S. C. M. .</w:delText>
        </w:r>
        <w:r w:rsidRPr="00A57D50">
          <w:rPr>
            <w:rFonts w:ascii="Palatino" w:hAnsi="Palatino"/>
          </w:rPr>
          <w:delText xml:space="preserve"> </w:delText>
        </w:r>
        <w:r w:rsidRPr="00A57D50">
          <w:rPr>
            <w:rFonts w:ascii="Palatino" w:hAnsi="Palatino"/>
          </w:rPr>
          <w:br/>
          <w:delText>Advogado</w:delText>
        </w:r>
        <w:r>
          <w:rPr>
            <w:rFonts w:ascii="Palatino" w:hAnsi="Palatino"/>
          </w:rPr>
          <w:delText>s</w:delText>
        </w:r>
        <w:r w:rsidRPr="00A57D50">
          <w:rPr>
            <w:rFonts w:ascii="Palatino" w:hAnsi="Palatino"/>
          </w:rPr>
          <w:delText xml:space="preserve">   </w:delText>
        </w:r>
        <w:r w:rsidRPr="00A57D50">
          <w:rPr>
            <w:rFonts w:ascii="Palatino" w:hAnsi="Palatino"/>
          </w:rPr>
          <w:tab/>
          <w:delText xml:space="preserve">: Francisco Adonias Pinheiro (1584/AM). Arnoldo Bentes Coimbra (345/AM). </w:delText>
        </w:r>
        <w:r w:rsidRPr="00A57D50">
          <w:rPr>
            <w:rFonts w:ascii="Palatino" w:hAnsi="Palatino"/>
          </w:rPr>
          <w:br/>
        </w:r>
        <w:r w:rsidRPr="00A57D50">
          <w:rPr>
            <w:rFonts w:ascii="Palatino" w:hAnsi="Palatino"/>
            <w:b/>
            <w:bCs/>
          </w:rPr>
          <w:delText xml:space="preserve">Agravado   : Z. A. de S. M. M. . </w:delText>
        </w:r>
        <w:r w:rsidRPr="00A57D50">
          <w:rPr>
            <w:rFonts w:ascii="Palatino" w:hAnsi="Palatino"/>
            <w:b/>
            <w:bCs/>
          </w:rPr>
          <w:br/>
        </w:r>
        <w:r w:rsidRPr="00A57D50">
          <w:rPr>
            <w:rFonts w:ascii="Palatino" w:hAnsi="Palatino"/>
          </w:rPr>
          <w:delText>Advogado</w:delText>
        </w:r>
        <w:r>
          <w:rPr>
            <w:rFonts w:ascii="Palatino" w:hAnsi="Palatino"/>
          </w:rPr>
          <w:delText>s</w:delText>
        </w:r>
        <w:r w:rsidRPr="00A57D50">
          <w:rPr>
            <w:rFonts w:ascii="Palatino" w:hAnsi="Palatino"/>
          </w:rPr>
          <w:delText xml:space="preserve">   </w:delText>
        </w:r>
        <w:r w:rsidRPr="00A57D50">
          <w:rPr>
            <w:rFonts w:ascii="Palatino" w:hAnsi="Palatino"/>
          </w:rPr>
          <w:tab/>
          <w:delText xml:space="preserve">: Rarison Tataira da Silva (263/RR). Miriam Regina Cunha Dutra (4869/AM). Rogiany Nascimento Martins (1461A/AM). </w:delText>
        </w:r>
        <w:r w:rsidRPr="00A57D50">
          <w:rPr>
            <w:rFonts w:ascii="Palatino" w:hAnsi="Palatino"/>
          </w:rPr>
          <w:br/>
        </w:r>
        <w:r w:rsidRPr="00A57D50">
          <w:rPr>
            <w:rFonts w:ascii="Palatino" w:hAnsi="Palatino"/>
            <w:b/>
            <w:bCs/>
          </w:rPr>
          <w:delText>Terceiro I : M. P. do E. do A.</w:delText>
        </w:r>
        <w:r w:rsidRPr="00A57D50">
          <w:rPr>
            <w:rFonts w:ascii="Palatino" w:hAnsi="Palatino"/>
          </w:rPr>
          <w:delText xml:space="preserve"> </w:delText>
        </w:r>
      </w:del>
    </w:p>
    <w:p w14:paraId="053534AC" w14:textId="77777777" w:rsidR="005066FB" w:rsidRDefault="005066FB" w:rsidP="005066FB">
      <w:pPr>
        <w:rPr>
          <w:del w:id="525" w:author="NAZ, Mamoona (OLDHAM MEDICAL SERVICES)" w:date="2026-09-22T12:38:00Z" w16du:dateUtc="2026-09-22T16:38:00Z"/>
          <w:rFonts w:ascii="Palatino" w:hAnsi="Palatino"/>
          <w:b/>
          <w:bCs/>
        </w:rPr>
      </w:pPr>
      <w:del w:id="526" w:author="NAZ, Mamoona (OLDHAM MEDICAL SERVICES)" w:date="2026-09-22T12:38:00Z" w16du:dateUtc="2026-09-22T16:38:00Z">
        <w:r w:rsidRPr="00A57D50">
          <w:rPr>
            <w:rFonts w:ascii="Palatino" w:hAnsi="Palatino"/>
            <w:b/>
            <w:bCs/>
          </w:rPr>
          <w:delText>Presidente</w:delText>
        </w:r>
        <w:r>
          <w:rPr>
            <w:rFonts w:ascii="Palatino" w:hAnsi="Palatino"/>
            <w:b/>
            <w:bCs/>
          </w:rPr>
          <w:delText>/Membro:</w:delText>
        </w:r>
        <w:r w:rsidRPr="00355C00">
          <w:rPr>
            <w:rFonts w:ascii="Palatino" w:hAnsi="Palatino"/>
          </w:rPr>
          <w:delText xml:space="preserve"> </w:delText>
        </w:r>
        <w:r>
          <w:rPr>
            <w:rFonts w:ascii="Palatino" w:hAnsi="Palatino"/>
          </w:rPr>
          <w:delText>Exma.Sra.Desa.</w:delText>
        </w:r>
        <w:r w:rsidRPr="00A57D50">
          <w:rPr>
            <w:rFonts w:ascii="Palatino" w:hAnsi="Palatino"/>
          </w:rPr>
          <w:delText>Maria das Graças Pessoa Figueiredo</w:delText>
        </w:r>
      </w:del>
    </w:p>
    <w:p w14:paraId="6532702A" w14:textId="77777777" w:rsidR="005066FB" w:rsidRPr="00A57D50" w:rsidRDefault="005066FB" w:rsidP="005066FB">
      <w:pPr>
        <w:rPr>
          <w:del w:id="527" w:author="NAZ, Mamoona (OLDHAM MEDICAL SERVICES)" w:date="2026-09-22T12:38:00Z" w16du:dateUtc="2026-09-22T16:38:00Z"/>
          <w:rFonts w:ascii="Palatino" w:hAnsi="Palatino"/>
        </w:rPr>
      </w:pPr>
      <w:del w:id="528" w:author="NAZ, Mamoona (OLDHAM MEDICAL SERVICES)" w:date="2026-09-22T12:38:00Z" w16du:dateUtc="2026-09-22T16:38:00Z">
        <w:r w:rsidRPr="00A57D50">
          <w:rPr>
            <w:rFonts w:ascii="Palatino" w:hAnsi="Palatino"/>
            <w:b/>
            <w:bCs/>
          </w:rPr>
          <w:delText>Relator</w:delText>
        </w:r>
        <w:r>
          <w:rPr>
            <w:rFonts w:ascii="Palatino" w:hAnsi="Palatino"/>
            <w:b/>
            <w:bCs/>
          </w:rPr>
          <w:delText xml:space="preserve">    </w:delText>
        </w:r>
        <w:r w:rsidRPr="00A57D50">
          <w:rPr>
            <w:rFonts w:ascii="Palatino" w:hAnsi="Palatino"/>
          </w:rPr>
          <w:delText>:</w:delText>
        </w:r>
        <w:r>
          <w:rPr>
            <w:rFonts w:ascii="Palatino" w:hAnsi="Palatino"/>
          </w:rPr>
          <w:delText xml:space="preserve">   </w:delText>
        </w:r>
        <w:r w:rsidRPr="007F051D">
          <w:rPr>
            <w:rFonts w:ascii="Palatino" w:hAnsi="Palatino"/>
            <w:b/>
            <w:bCs/>
          </w:rPr>
          <w:delText>Exmo.Sr.Des.</w:delText>
        </w:r>
        <w:r w:rsidRPr="00A57D50">
          <w:rPr>
            <w:rFonts w:ascii="Palatino" w:hAnsi="Palatino"/>
            <w:b/>
            <w:bCs/>
          </w:rPr>
          <w:delText xml:space="preserve"> Flávio Humberto Pascarelli Lopes</w:delText>
        </w:r>
      </w:del>
    </w:p>
    <w:p w14:paraId="5B05F89D" w14:textId="77777777" w:rsidR="005066FB" w:rsidRDefault="005066FB" w:rsidP="005066FB">
      <w:pPr>
        <w:rPr>
          <w:del w:id="529" w:author="NAZ, Mamoona (OLDHAM MEDICAL SERVICES)" w:date="2026-09-22T12:38:00Z" w16du:dateUtc="2026-09-22T16:38:00Z"/>
          <w:rFonts w:ascii="Palatino" w:hAnsi="Palatino"/>
        </w:rPr>
      </w:pPr>
      <w:del w:id="530" w:author="NAZ, Mamoona (OLDHAM MEDICAL SERVICES)" w:date="2026-09-22T12:38:00Z" w16du:dateUtc="2026-09-22T16:38:00Z">
        <w:r w:rsidRPr="00A57D50">
          <w:rPr>
            <w:rFonts w:ascii="Palatino" w:hAnsi="Palatino"/>
            <w:b/>
            <w:bCs/>
          </w:rPr>
          <w:delText>Membro</w:delText>
        </w:r>
        <w:r>
          <w:rPr>
            <w:rFonts w:ascii="Palatino" w:hAnsi="Palatino"/>
            <w:b/>
            <w:bCs/>
          </w:rPr>
          <w:delText xml:space="preserve"> </w:delText>
        </w:r>
        <w:r w:rsidRPr="00A57D50">
          <w:rPr>
            <w:rFonts w:ascii="Palatino" w:hAnsi="Palatino"/>
            <w:b/>
            <w:bCs/>
          </w:rPr>
          <w:delText xml:space="preserve">: </w:delText>
        </w:r>
        <w:r w:rsidRPr="00A57D50">
          <w:rPr>
            <w:rFonts w:ascii="Palatino" w:hAnsi="Palatino"/>
          </w:rPr>
          <w:delText xml:space="preserve"> </w:delText>
        </w:r>
        <w:r>
          <w:rPr>
            <w:rFonts w:ascii="Palatino" w:hAnsi="Palatino"/>
          </w:rPr>
          <w:delText xml:space="preserve"> Exmo.Sr.Des.</w:delText>
        </w:r>
        <w:r w:rsidRPr="00A57D50">
          <w:rPr>
            <w:rFonts w:ascii="Palatino" w:hAnsi="Palatino"/>
          </w:rPr>
          <w:delText>Cláudio César Ramalheira Roessing</w:delText>
        </w:r>
      </w:del>
    </w:p>
    <w:p w14:paraId="0F1F7475" w14:textId="77777777" w:rsidR="005066FB" w:rsidRDefault="005066FB" w:rsidP="005066FB">
      <w:pPr>
        <w:pBdr>
          <w:bottom w:val="single" w:sz="4" w:space="1" w:color="auto"/>
        </w:pBdr>
        <w:rPr>
          <w:del w:id="531" w:author="NAZ, Mamoona (OLDHAM MEDICAL SERVICES)" w:date="2026-09-22T12:38:00Z" w16du:dateUtc="2026-09-22T16:38:00Z"/>
          <w:rFonts w:ascii="Palatino" w:hAnsi="Palatino"/>
          <w:b/>
          <w:bCs/>
        </w:rPr>
      </w:pPr>
    </w:p>
    <w:p w14:paraId="44C362AD" w14:textId="77777777" w:rsidR="00F310DA" w:rsidRDefault="00F310DA" w:rsidP="0006025D">
      <w:pPr>
        <w:rPr>
          <w:del w:id="532" w:author="NAZ, Mamoona (OLDHAM MEDICAL SERVICES)" w:date="2026-09-22T12:38:00Z" w16du:dateUtc="2026-09-22T16:38:00Z"/>
          <w:rFonts w:ascii="Palatino" w:hAnsi="Palatino"/>
          <w:b/>
        </w:rPr>
      </w:pPr>
    </w:p>
    <w:p w14:paraId="16AD6D34" w14:textId="77777777" w:rsidR="00A57D50" w:rsidRPr="007F11D2" w:rsidRDefault="003C4FB5" w:rsidP="0006025D">
      <w:pPr>
        <w:rPr>
          <w:del w:id="533" w:author="NAZ, Mamoona (OLDHAM MEDICAL SERVICES)" w:date="2026-09-22T12:38:00Z" w16du:dateUtc="2026-09-22T16:38:00Z"/>
          <w:rFonts w:ascii="Palatino" w:hAnsi="Palatino"/>
          <w:b/>
        </w:rPr>
      </w:pPr>
      <w:del w:id="534" w:author="NAZ, Mamoona (OLDHAM MEDICAL SERVICES)" w:date="2026-09-22T12:38:00Z" w16du:dateUtc="2026-09-22T16:38:00Z">
        <w:r w:rsidRPr="007F11D2">
          <w:rPr>
            <w:rFonts w:ascii="Palatino" w:hAnsi="Palatino"/>
            <w:b/>
          </w:rPr>
          <w:delText>Julgamento em Mesa</w:delText>
        </w:r>
      </w:del>
    </w:p>
    <w:p w14:paraId="16431C04" w14:textId="77777777" w:rsidR="003C4FB5" w:rsidRDefault="003C4FB5" w:rsidP="0006025D">
      <w:pPr>
        <w:rPr>
          <w:del w:id="535" w:author="NAZ, Mamoona (OLDHAM MEDICAL SERVICES)" w:date="2026-09-22T12:38:00Z" w16du:dateUtc="2026-09-22T16:38:00Z"/>
          <w:rFonts w:ascii="Palatino" w:hAnsi="Palatino"/>
        </w:rPr>
      </w:pPr>
    </w:p>
    <w:p w14:paraId="27967ACE" w14:textId="77777777" w:rsidR="004A30A5" w:rsidRPr="004A30A5" w:rsidRDefault="004A30A5" w:rsidP="003C4FB5">
      <w:pPr>
        <w:rPr>
          <w:del w:id="536" w:author="NAZ, Mamoona (OLDHAM MEDICAL SERVICES)" w:date="2026-09-22T12:38:00Z" w16du:dateUtc="2026-09-22T16:38:00Z"/>
          <w:rFonts w:ascii="Palatino" w:hAnsi="Palatino"/>
          <w:b/>
          <w:bCs/>
          <w:u w:val="single"/>
        </w:rPr>
      </w:pPr>
      <w:del w:id="537" w:author="NAZ, Mamoona (OLDHAM MEDICAL SERVICES)" w:date="2026-09-22T12:38:00Z" w16du:dateUtc="2026-09-22T16:38:00Z">
        <w:r w:rsidRPr="004A30A5">
          <w:rPr>
            <w:rFonts w:ascii="Palatino" w:hAnsi="Palatino"/>
            <w:b/>
            <w:bCs/>
            <w:u w:val="single"/>
          </w:rPr>
          <w:delText>Relator</w:delText>
        </w:r>
        <w:r w:rsidRPr="004A30A5">
          <w:rPr>
            <w:rFonts w:ascii="Palatino" w:hAnsi="Palatino"/>
            <w:b/>
            <w:u w:val="single"/>
          </w:rPr>
          <w:delText>a</w:delText>
        </w:r>
        <w:r w:rsidRPr="004A30A5">
          <w:rPr>
            <w:rFonts w:ascii="Palatino" w:hAnsi="Palatino"/>
            <w:u w:val="single"/>
          </w:rPr>
          <w:delText xml:space="preserve"> </w:delText>
        </w:r>
        <w:r w:rsidRPr="004A30A5">
          <w:rPr>
            <w:rFonts w:ascii="Palatino" w:hAnsi="Palatino"/>
            <w:b/>
            <w:bCs/>
            <w:u w:val="single"/>
          </w:rPr>
          <w:delText>Exma.Sra.Desa. Maria das Graças Pessoa Figueiredo</w:delText>
        </w:r>
      </w:del>
    </w:p>
    <w:p w14:paraId="52F1F0E6" w14:textId="77777777" w:rsidR="004A30A5" w:rsidRDefault="004A30A5" w:rsidP="003C4FB5">
      <w:pPr>
        <w:rPr>
          <w:del w:id="538" w:author="NAZ, Mamoona (OLDHAM MEDICAL SERVICES)" w:date="2026-09-22T12:38:00Z" w16du:dateUtc="2026-09-22T16:38:00Z"/>
          <w:rFonts w:ascii="Palatino" w:hAnsi="Palatino"/>
          <w:b/>
          <w:bCs/>
        </w:rPr>
      </w:pPr>
    </w:p>
    <w:p w14:paraId="26B38D02" w14:textId="77777777" w:rsidR="003C4FB5" w:rsidRPr="00A57D50" w:rsidRDefault="00622BEC" w:rsidP="003C4FB5">
      <w:pPr>
        <w:rPr>
          <w:del w:id="539" w:author="NAZ, Mamoona (OLDHAM MEDICAL SERVICES)" w:date="2026-09-22T12:38:00Z" w16du:dateUtc="2026-09-22T16:38:00Z"/>
          <w:rFonts w:ascii="Palatino" w:hAnsi="Palatino"/>
          <w:b/>
          <w:bCs/>
        </w:rPr>
      </w:pPr>
      <w:del w:id="540" w:author="NAZ, Mamoona (OLDHAM MEDICAL SERVICES)" w:date="2026-09-22T12:38:00Z" w16du:dateUtc="2026-09-22T16:38:00Z">
        <w:r>
          <w:rPr>
            <w:rFonts w:ascii="Palatino" w:hAnsi="Palatino"/>
            <w:b/>
            <w:bCs/>
          </w:rPr>
          <w:delText>1.</w:delText>
        </w:r>
        <w:r w:rsidR="003C4FB5" w:rsidRPr="00A57D50">
          <w:rPr>
            <w:rFonts w:ascii="Palatino" w:hAnsi="Palatino"/>
            <w:b/>
            <w:bCs/>
          </w:rPr>
          <w:delText xml:space="preserve">Agravo Interno Cível </w:delText>
        </w:r>
        <w:r w:rsidR="003C4FB5">
          <w:rPr>
            <w:rFonts w:ascii="Palatino" w:hAnsi="Palatino"/>
            <w:b/>
            <w:bCs/>
          </w:rPr>
          <w:delText xml:space="preserve"> nº </w:delText>
        </w:r>
        <w:r w:rsidR="003C4FB5" w:rsidRPr="00A57D50">
          <w:rPr>
            <w:rFonts w:ascii="Palatino" w:hAnsi="Palatino"/>
            <w:b/>
            <w:bCs/>
          </w:rPr>
          <w:delText xml:space="preserve">0000173-36.2023.8.04.0000  </w:delText>
        </w:r>
        <w:r w:rsidR="003C4FB5">
          <w:rPr>
            <w:rFonts w:ascii="Palatino" w:hAnsi="Palatino"/>
            <w:b/>
            <w:bCs/>
          </w:rPr>
          <w:delText xml:space="preserve"> </w:delText>
        </w:r>
      </w:del>
    </w:p>
    <w:p w14:paraId="51355D51" w14:textId="77777777" w:rsidR="003C4FB5" w:rsidRPr="00A57D50" w:rsidRDefault="003C4FB5" w:rsidP="003C4FB5">
      <w:pPr>
        <w:rPr>
          <w:del w:id="541" w:author="NAZ, Mamoona (OLDHAM MEDICAL SERVICES)" w:date="2026-09-22T12:38:00Z" w16du:dateUtc="2026-09-22T16:38:00Z"/>
          <w:rFonts w:ascii="Palatino" w:hAnsi="Palatino"/>
        </w:rPr>
      </w:pPr>
      <w:del w:id="542" w:author="NAZ, Mamoona (OLDHAM MEDICAL SERVICES)" w:date="2026-09-22T12:38:00Z" w16du:dateUtc="2026-09-22T16:38:00Z">
        <w:r w:rsidRPr="00A57D50">
          <w:rPr>
            <w:rFonts w:ascii="Palatino" w:hAnsi="Palatino"/>
            <w:b/>
            <w:bCs/>
          </w:rPr>
          <w:delText>Origem</w:delText>
        </w:r>
        <w:r w:rsidRPr="00A57D50">
          <w:rPr>
            <w:rFonts w:ascii="Palatino" w:hAnsi="Palatino"/>
          </w:rPr>
          <w:delText>: 19ª Vara Cível e de Acidentes de Trabalho</w:delText>
        </w:r>
      </w:del>
    </w:p>
    <w:p w14:paraId="0749D33B" w14:textId="77777777" w:rsidR="003C4FB5" w:rsidRPr="00A57D50" w:rsidRDefault="003C4FB5" w:rsidP="003C4FB5">
      <w:pPr>
        <w:rPr>
          <w:del w:id="543" w:author="NAZ, Mamoona (OLDHAM MEDICAL SERVICES)" w:date="2026-09-22T12:38:00Z" w16du:dateUtc="2026-09-22T16:38:00Z"/>
          <w:rFonts w:ascii="Palatino" w:hAnsi="Palatino"/>
        </w:rPr>
      </w:pPr>
      <w:del w:id="544" w:author="NAZ, Mamoona (OLDHAM MEDICAL SERVICES)" w:date="2026-09-22T12:38:00Z" w16du:dateUtc="2026-09-22T16:38:00Z">
        <w:r w:rsidRPr="00A57D50">
          <w:rPr>
            <w:rFonts w:ascii="Palatino" w:hAnsi="Palatino"/>
            <w:b/>
            <w:bCs/>
          </w:rPr>
          <w:delText>Juiz Prolato</w:delText>
        </w:r>
        <w:r w:rsidRPr="00A57D50">
          <w:rPr>
            <w:rFonts w:ascii="Palatino" w:hAnsi="Palatino"/>
          </w:rPr>
          <w:delText>r: Rogério José da Costa Vieira</w:delText>
        </w:r>
      </w:del>
    </w:p>
    <w:p w14:paraId="36393A01" w14:textId="77777777" w:rsidR="003C4FB5" w:rsidRPr="00A57D50" w:rsidRDefault="003C4FB5" w:rsidP="00646977">
      <w:pPr>
        <w:ind w:right="-1159"/>
        <w:rPr>
          <w:del w:id="545" w:author="NAZ, Mamoona (OLDHAM MEDICAL SERVICES)" w:date="2026-09-22T12:38:00Z" w16du:dateUtc="2026-09-22T16:38:00Z"/>
          <w:rFonts w:ascii="Palatino" w:hAnsi="Palatino"/>
        </w:rPr>
      </w:pPr>
      <w:del w:id="546" w:author="NAZ, Mamoona (OLDHAM MEDICAL SERVICES)" w:date="2026-09-22T12:38:00Z" w16du:dateUtc="2026-09-22T16:38:00Z">
        <w:r w:rsidRPr="00A57D50">
          <w:rPr>
            <w:rFonts w:ascii="Palatino" w:hAnsi="Palatino"/>
            <w:b/>
            <w:bCs/>
          </w:rPr>
          <w:delText>Agravante : Genesis Administração de Bens Ltda..</w:delText>
        </w:r>
        <w:r w:rsidRPr="00A57D50">
          <w:rPr>
            <w:rFonts w:ascii="Palatino" w:hAnsi="Palatino"/>
          </w:rPr>
          <w:delText xml:space="preserve"> </w:delText>
        </w:r>
        <w:r w:rsidRPr="00A57D50">
          <w:rPr>
            <w:rFonts w:ascii="Palatino" w:hAnsi="Palatino"/>
          </w:rPr>
          <w:br/>
          <w:delText xml:space="preserve">Advogado: João Bosco A. Toledano (1456/AM). </w:delText>
        </w:r>
        <w:r w:rsidRPr="00A57D50">
          <w:rPr>
            <w:rFonts w:ascii="Palatino" w:hAnsi="Palatino"/>
          </w:rPr>
          <w:br/>
        </w:r>
        <w:r w:rsidRPr="00A57D50">
          <w:rPr>
            <w:rFonts w:ascii="Palatino" w:hAnsi="Palatino"/>
            <w:b/>
            <w:bCs/>
          </w:rPr>
          <w:delText>Agravado  : Superfrio Armazéns Gerais Sa.</w:delText>
        </w:r>
        <w:r w:rsidRPr="00A57D50">
          <w:rPr>
            <w:rFonts w:ascii="Palatino" w:hAnsi="Palatino"/>
          </w:rPr>
          <w:delText xml:space="preserve"> </w:delText>
        </w:r>
        <w:r w:rsidRPr="00A57D50">
          <w:rPr>
            <w:rFonts w:ascii="Palatino" w:hAnsi="Palatino"/>
          </w:rPr>
          <w:br/>
          <w:delText>Advogado</w:delText>
        </w:r>
        <w:r>
          <w:rPr>
            <w:rFonts w:ascii="Palatino" w:hAnsi="Palatino"/>
          </w:rPr>
          <w:delText>s</w:delText>
        </w:r>
        <w:r w:rsidRPr="00A57D50">
          <w:rPr>
            <w:rFonts w:ascii="Palatino" w:hAnsi="Palatino"/>
          </w:rPr>
          <w:delText xml:space="preserve">  : Sergio André Laclau Marques (294474/SP). Júlia Schledorn de Camargo</w:delText>
        </w:r>
        <w:r w:rsidR="00622BEC" w:rsidRPr="00A57D50">
          <w:rPr>
            <w:rFonts w:ascii="Palatino" w:hAnsi="Palatino"/>
          </w:rPr>
          <w:delText>(173203/SP)</w:delText>
        </w:r>
        <w:r w:rsidRPr="00A57D50">
          <w:rPr>
            <w:rFonts w:ascii="Palatino" w:hAnsi="Palatino"/>
          </w:rPr>
          <w:delText xml:space="preserve"> </w:delText>
        </w:r>
      </w:del>
    </w:p>
    <w:p w14:paraId="4C72FB59" w14:textId="77777777" w:rsidR="003C4FB5" w:rsidRPr="00A57D50" w:rsidRDefault="003C4FB5" w:rsidP="003C4FB5">
      <w:pPr>
        <w:rPr>
          <w:del w:id="547" w:author="NAZ, Mamoona (OLDHAM MEDICAL SERVICES)" w:date="2026-09-22T12:38:00Z" w16du:dateUtc="2026-09-22T16:38:00Z"/>
          <w:rFonts w:ascii="Palatino" w:hAnsi="Palatino"/>
        </w:rPr>
      </w:pPr>
      <w:del w:id="548" w:author="NAZ, Mamoona (OLDHAM MEDICAL SERVICES)" w:date="2026-09-22T12:38:00Z" w16du:dateUtc="2026-09-22T16:38:00Z">
        <w:r w:rsidRPr="00A57D50">
          <w:rPr>
            <w:rFonts w:ascii="Palatino" w:hAnsi="Palatino"/>
            <w:b/>
            <w:bCs/>
          </w:rPr>
          <w:delText>Presidente</w:delText>
        </w:r>
        <w:r w:rsidR="004A778B">
          <w:rPr>
            <w:rFonts w:ascii="Palatino" w:hAnsi="Palatino"/>
            <w:b/>
            <w:bCs/>
          </w:rPr>
          <w:delText>/Membro</w:delText>
        </w:r>
        <w:r w:rsidRPr="00A57D50">
          <w:rPr>
            <w:rFonts w:ascii="Palatino" w:hAnsi="Palatino"/>
          </w:rPr>
          <w:delText>:</w:delText>
        </w:r>
        <w:r>
          <w:rPr>
            <w:rFonts w:ascii="Palatino" w:hAnsi="Palatino"/>
          </w:rPr>
          <w:delText>Exmo.Sr.Des.</w:delText>
        </w:r>
        <w:r w:rsidRPr="00A57D50">
          <w:rPr>
            <w:rFonts w:ascii="Palatino" w:hAnsi="Palatino"/>
          </w:rPr>
          <w:delText>Cláudio César Ramalheira Roessing</w:delText>
        </w:r>
      </w:del>
    </w:p>
    <w:p w14:paraId="72216E01" w14:textId="77777777" w:rsidR="003C4FB5" w:rsidRPr="00A57D50" w:rsidRDefault="003C4FB5" w:rsidP="003C4FB5">
      <w:pPr>
        <w:rPr>
          <w:del w:id="549" w:author="NAZ, Mamoona (OLDHAM MEDICAL SERVICES)" w:date="2026-09-22T12:38:00Z" w16du:dateUtc="2026-09-22T16:38:00Z"/>
          <w:rFonts w:ascii="Palatino" w:hAnsi="Palatino"/>
        </w:rPr>
      </w:pPr>
      <w:del w:id="550" w:author="NAZ, Mamoona (OLDHAM MEDICAL SERVICES)" w:date="2026-09-22T12:38:00Z" w16du:dateUtc="2026-09-22T16:38:00Z">
        <w:r w:rsidRPr="00A57D50">
          <w:rPr>
            <w:rFonts w:ascii="Palatino" w:hAnsi="Palatino"/>
            <w:b/>
            <w:bCs/>
          </w:rPr>
          <w:delText>Relator</w:delText>
        </w:r>
        <w:r w:rsidR="004A30A5">
          <w:rPr>
            <w:rFonts w:ascii="Palatino" w:hAnsi="Palatino"/>
            <w:b/>
            <w:bCs/>
          </w:rPr>
          <w:delText>a</w:delText>
        </w:r>
        <w:r w:rsidRPr="00A57D50">
          <w:rPr>
            <w:rFonts w:ascii="Palatino" w:hAnsi="Palatino"/>
          </w:rPr>
          <w:delText>:</w:delText>
        </w:r>
        <w:r w:rsidRPr="003C4FB5">
          <w:rPr>
            <w:rFonts w:ascii="Palatino" w:hAnsi="Palatino"/>
          </w:rPr>
          <w:delText xml:space="preserve"> </w:delText>
        </w:r>
        <w:r w:rsidRPr="00BD739E">
          <w:rPr>
            <w:rFonts w:ascii="Palatino" w:hAnsi="Palatino"/>
            <w:b/>
            <w:bCs/>
          </w:rPr>
          <w:delText>Exma.Sra.Desa.</w:delText>
        </w:r>
        <w:r w:rsidRPr="00A57D50">
          <w:rPr>
            <w:rFonts w:ascii="Palatino" w:hAnsi="Palatino"/>
            <w:b/>
            <w:bCs/>
          </w:rPr>
          <w:delText xml:space="preserve"> Maria das Graças Pessoa Figueiredo</w:delText>
        </w:r>
        <w:r w:rsidRPr="00A57D50">
          <w:rPr>
            <w:rFonts w:ascii="Palatino" w:hAnsi="Palatino"/>
          </w:rPr>
          <w:tab/>
        </w:r>
        <w:r>
          <w:rPr>
            <w:rFonts w:ascii="Palatino" w:hAnsi="Palatino"/>
          </w:rPr>
          <w:delText xml:space="preserve"> </w:delText>
        </w:r>
      </w:del>
    </w:p>
    <w:p w14:paraId="0786130E" w14:textId="77777777" w:rsidR="00355C00" w:rsidRDefault="003C4FB5" w:rsidP="003C4FB5">
      <w:pPr>
        <w:rPr>
          <w:del w:id="551" w:author="NAZ, Mamoona (OLDHAM MEDICAL SERVICES)" w:date="2026-09-22T12:38:00Z" w16du:dateUtc="2026-09-22T16:38:00Z"/>
          <w:rFonts w:ascii="Palatino" w:hAnsi="Palatino"/>
        </w:rPr>
      </w:pPr>
      <w:del w:id="552" w:author="NAZ, Mamoona (OLDHAM MEDICAL SERVICES)" w:date="2026-09-22T12:38:00Z" w16du:dateUtc="2026-09-22T16:38:00Z">
        <w:r w:rsidRPr="00A57D50">
          <w:rPr>
            <w:rFonts w:ascii="Palatino" w:hAnsi="Palatino"/>
            <w:b/>
            <w:bCs/>
          </w:rPr>
          <w:delText>Membro</w:delText>
        </w:r>
        <w:r>
          <w:rPr>
            <w:rFonts w:ascii="Palatino" w:hAnsi="Palatino"/>
            <w:b/>
            <w:bCs/>
          </w:rPr>
          <w:delText xml:space="preserve"> </w:delText>
        </w:r>
        <w:r w:rsidRPr="00A57D50">
          <w:rPr>
            <w:rFonts w:ascii="Palatino" w:hAnsi="Palatino"/>
            <w:b/>
            <w:bCs/>
          </w:rPr>
          <w:delText xml:space="preserve">: </w:delText>
        </w:r>
        <w:r w:rsidRPr="00A57D50">
          <w:rPr>
            <w:rFonts w:ascii="Palatino" w:hAnsi="Palatino"/>
          </w:rPr>
          <w:delText xml:space="preserve"> </w:delText>
        </w:r>
        <w:r w:rsidR="00355C00" w:rsidRPr="00AB2843">
          <w:rPr>
            <w:rFonts w:ascii="Palatino" w:hAnsi="Palatino"/>
          </w:rPr>
          <w:delText xml:space="preserve">Exma. Sra. Desa. Joana dos Santos Meirelles </w:delText>
        </w:r>
      </w:del>
    </w:p>
    <w:p w14:paraId="3D95A8C6" w14:textId="77777777" w:rsidR="00A57D50" w:rsidRPr="00A57D50" w:rsidRDefault="00A57D50" w:rsidP="00355C00">
      <w:pPr>
        <w:pBdr>
          <w:bottom w:val="single" w:sz="4" w:space="1" w:color="auto"/>
        </w:pBdr>
        <w:rPr>
          <w:del w:id="553" w:author="NAZ, Mamoona (OLDHAM MEDICAL SERVICES)" w:date="2026-09-22T12:38:00Z" w16du:dateUtc="2026-09-22T16:38:00Z"/>
          <w:rFonts w:ascii="Palatino" w:hAnsi="Palatino"/>
        </w:rPr>
      </w:pPr>
    </w:p>
    <w:p w14:paraId="31787F9C" w14:textId="77777777" w:rsidR="00355C00" w:rsidRDefault="00355C00" w:rsidP="0006025D">
      <w:pPr>
        <w:rPr>
          <w:del w:id="554" w:author="NAZ, Mamoona (OLDHAM MEDICAL SERVICES)" w:date="2026-09-22T12:38:00Z" w16du:dateUtc="2026-09-22T16:38:00Z"/>
          <w:rFonts w:ascii="Palatino" w:hAnsi="Palatino"/>
          <w:b/>
          <w:bCs/>
        </w:rPr>
      </w:pPr>
    </w:p>
    <w:p w14:paraId="76C448AE" w14:textId="77777777" w:rsidR="00622BEC" w:rsidRDefault="00622BEC" w:rsidP="0006025D">
      <w:pPr>
        <w:rPr>
          <w:del w:id="555" w:author="NAZ, Mamoona (OLDHAM MEDICAL SERVICES)" w:date="2026-09-22T12:38:00Z" w16du:dateUtc="2026-09-22T16:38:00Z"/>
          <w:rFonts w:ascii="Palatino" w:hAnsi="Palatino"/>
          <w:b/>
          <w:bCs/>
        </w:rPr>
      </w:pPr>
    </w:p>
    <w:p w14:paraId="63252036" w14:textId="77777777" w:rsidR="00A57D50" w:rsidRPr="00A57D50" w:rsidRDefault="00A57D50" w:rsidP="0006025D">
      <w:pPr>
        <w:rPr>
          <w:del w:id="556" w:author="NAZ, Mamoona (OLDHAM MEDICAL SERVICES)" w:date="2026-09-22T12:38:00Z" w16du:dateUtc="2026-09-22T16:38:00Z"/>
          <w:rFonts w:ascii="Palatino" w:hAnsi="Palatino"/>
          <w:b/>
          <w:bCs/>
        </w:rPr>
      </w:pPr>
      <w:del w:id="557" w:author="NAZ, Mamoona (OLDHAM MEDICAL SERVICES)" w:date="2026-09-22T12:38:00Z" w16du:dateUtc="2026-09-22T16:38:00Z">
        <w:r w:rsidRPr="00A57D50">
          <w:rPr>
            <w:rFonts w:ascii="Palatino" w:hAnsi="Palatino"/>
            <w:b/>
            <w:bCs/>
          </w:rPr>
          <w:delText xml:space="preserve">Manaus, </w:delText>
        </w:r>
        <w:r w:rsidR="00A6486A" w:rsidRPr="00A6486A">
          <w:rPr>
            <w:rFonts w:ascii="Palatino" w:hAnsi="Palatino"/>
            <w:b/>
            <w:bCs/>
          </w:rPr>
          <w:delText>26</w:delText>
        </w:r>
        <w:r w:rsidRPr="00A57D50">
          <w:rPr>
            <w:rFonts w:ascii="Palatino" w:hAnsi="Palatino"/>
            <w:b/>
            <w:bCs/>
          </w:rPr>
          <w:delText xml:space="preserve"> de agosto de 2024</w:delText>
        </w:r>
      </w:del>
    </w:p>
    <w:p w14:paraId="2251B221" w14:textId="77777777" w:rsidR="00A57D50" w:rsidRPr="00A57D50" w:rsidRDefault="00A57D50" w:rsidP="0006025D">
      <w:pPr>
        <w:rPr>
          <w:del w:id="558" w:author="NAZ, Mamoona (OLDHAM MEDICAL SERVICES)" w:date="2026-09-22T12:38:00Z" w16du:dateUtc="2026-09-22T16:38:00Z"/>
          <w:rFonts w:ascii="Palatino" w:hAnsi="Palatino"/>
          <w:b/>
          <w:bCs/>
        </w:rPr>
      </w:pPr>
      <w:del w:id="559" w:author="NAZ, Mamoona (OLDHAM MEDICAL SERVICES)" w:date="2026-09-22T12:38:00Z" w16du:dateUtc="2026-09-22T16:38:00Z">
        <w:r w:rsidRPr="00A57D50">
          <w:rPr>
            <w:rFonts w:ascii="Palatino" w:hAnsi="Palatino"/>
            <w:b/>
            <w:bCs/>
          </w:rPr>
          <w:delText>Zélia Maria Machado de Aragão Peixoto</w:delText>
        </w:r>
      </w:del>
    </w:p>
    <w:p w14:paraId="332B4ECA" w14:textId="77777777" w:rsidR="00A57D50" w:rsidRPr="00A57D50" w:rsidRDefault="00A57D50" w:rsidP="0006025D">
      <w:pPr>
        <w:rPr>
          <w:del w:id="560" w:author="NAZ, Mamoona (OLDHAM MEDICAL SERVICES)" w:date="2026-09-22T12:38:00Z" w16du:dateUtc="2026-09-22T16:38:00Z"/>
          <w:rFonts w:ascii="Palatino" w:hAnsi="Palatino"/>
          <w:b/>
          <w:bCs/>
        </w:rPr>
      </w:pPr>
      <w:del w:id="561" w:author="NAZ, Mamoona (OLDHAM MEDICAL SERVICES)" w:date="2026-09-22T12:38:00Z" w16du:dateUtc="2026-09-22T16:38:00Z">
        <w:r w:rsidRPr="00A57D50">
          <w:rPr>
            <w:rFonts w:ascii="Palatino" w:hAnsi="Palatino"/>
            <w:b/>
            <w:bCs/>
          </w:rPr>
          <w:delText>Secretári</w:delText>
        </w:r>
        <w:r w:rsidR="00A6486A" w:rsidRPr="00A6486A">
          <w:rPr>
            <w:rFonts w:ascii="Palatino" w:hAnsi="Palatino"/>
            <w:b/>
            <w:bCs/>
          </w:rPr>
          <w:delText xml:space="preserve">a </w:delText>
        </w:r>
        <w:r w:rsidRPr="00A57D50">
          <w:rPr>
            <w:rFonts w:ascii="Palatino" w:hAnsi="Palatino"/>
            <w:b/>
            <w:bCs/>
          </w:rPr>
          <w:delText>da Primeira Câmara Cível</w:delText>
        </w:r>
      </w:del>
    </w:p>
    <w:p w14:paraId="1F7A7B12" w14:textId="77777777" w:rsidR="00A57D50" w:rsidRPr="00A57D50" w:rsidRDefault="00A57D50" w:rsidP="0006025D">
      <w:pPr>
        <w:rPr>
          <w:del w:id="562" w:author="NAZ, Mamoona (OLDHAM MEDICAL SERVICES)" w:date="2026-09-22T12:38:00Z" w16du:dateUtc="2026-09-22T16:38:00Z"/>
          <w:rFonts w:ascii="Palatino" w:hAnsi="Palatino"/>
        </w:rPr>
      </w:pPr>
    </w:p>
    <w:p w14:paraId="38D0134B" w14:textId="77777777" w:rsidR="00A42849" w:rsidRPr="006F1C2D" w:rsidRDefault="00A42849" w:rsidP="00AB56E0">
      <w:pPr>
        <w:rPr>
          <w:b/>
          <w:rPrChange w:id="563" w:author="NAZ, Mamoona (OLDHAM MEDICAL SERVICES)" w:date="2026-09-22T12:38:00Z" w16du:dateUtc="2026-09-22T16:38:00Z">
            <w:rPr>
              <w:rFonts w:ascii="Palatino" w:hAnsi="Palatino"/>
            </w:rPr>
          </w:rPrChange>
        </w:rPr>
      </w:pPr>
    </w:p>
    <w:sectPr w:rsidR="00A42849" w:rsidRPr="006F1C2D">
      <w:headerReference w:type="default" r:id="rId9"/>
      <w:footerReference w:type="default" r:id="rId10"/>
      <w:endnotePr>
        <w:numFmt w:val="lowerRoman"/>
      </w:endnotePr>
      <w:pgSz w:w="11906" w:h="16838"/>
      <w:pgMar w:top="1440" w:right="1440" w:bottom="1440" w:left="1440" w:header="708" w:footer="708" w:gutter="0"/>
      <w:cols w:space="708"/>
      <w:docGrid w:linePitch="360"/>
      <w:sectPrChange w:id="567" w:author="NAZ, Mamoona (OLDHAM MEDICAL SERVICES)" w:date="2026-09-22T12:38:00Z" w16du:dateUtc="2026-09-22T16:38:00Z">
        <w:sectPr w:rsidR="00A42849" w:rsidRPr="006F1C2D">
          <w:endnotePr>
            <w:numFmt w:val="decimal"/>
          </w:endnotePr>
          <w:pgSz w:w="12240" w:h="15840"/>
          <w:pgMar w:top="284" w:right="1880" w:bottom="1440" w:left="1880" w:header="720" w:footer="720" w:gutter="0"/>
          <w:cols w:space="72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4ED662" w14:textId="77777777" w:rsidR="00EA2E03" w:rsidRDefault="00EA2E03" w:rsidP="00B37FCB">
      <w:pPr>
        <w:pPrChange w:id="3" w:author="NAZ, Mamoona (OLDHAM MEDICAL SERVICES)" w:date="2026-09-22T12:38:00Z" w16du:dateUtc="2026-09-22T16:38:00Z">
          <w:pPr>
            <w:spacing w:after="0" w:line="240" w:lineRule="auto"/>
          </w:pPr>
        </w:pPrChange>
      </w:pPr>
      <w:r>
        <w:separator/>
      </w:r>
    </w:p>
  </w:endnote>
  <w:endnote w:type="continuationSeparator" w:id="0">
    <w:p w14:paraId="529B56CA" w14:textId="77777777" w:rsidR="00EA2E03" w:rsidRDefault="00EA2E03" w:rsidP="00B37FCB">
      <w:pPr>
        <w:pPrChange w:id="4" w:author="NAZ, Mamoona (OLDHAM MEDICAL SERVICES)" w:date="2026-09-22T12:38:00Z" w16du:dateUtc="2026-09-22T16:38: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fornian FB">
    <w:panose1 w:val="0207040306080B030204"/>
    <w:charset w:val="4D"/>
    <w:family w:val="roman"/>
    <w:pitch w:val="variable"/>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4FAA66" w14:textId="77777777" w:rsidR="00AB56E0" w:rsidRDefault="00AB56E0">
    <w:pPr>
      <w:pStyle w:val="Heading4Char"/>
      <w:pPrChange w:id="566" w:author="NAZ, Mamoona (OLDHAM MEDICAL SERVICES)" w:date="2026-09-22T12:38:00Z" w16du:dateUtc="2026-09-22T16:38: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A46206" w14:textId="77777777" w:rsidR="00EA2E03" w:rsidRDefault="00EA2E03" w:rsidP="00B37FCB">
      <w:pPr>
        <w:pPrChange w:id="1" w:author="NAZ, Mamoona (OLDHAM MEDICAL SERVICES)" w:date="2026-09-22T12:38:00Z" w16du:dateUtc="2026-09-22T16:38:00Z">
          <w:pPr>
            <w:spacing w:after="0" w:line="240" w:lineRule="auto"/>
          </w:pPr>
        </w:pPrChange>
      </w:pPr>
      <w:r>
        <w:separator/>
      </w:r>
    </w:p>
  </w:footnote>
  <w:footnote w:type="continuationSeparator" w:id="0">
    <w:p w14:paraId="0F8C3A3D" w14:textId="77777777" w:rsidR="00EA2E03" w:rsidRDefault="00EA2E03" w:rsidP="00B37FCB">
      <w:pPr>
        <w:pPrChange w:id="2" w:author="NAZ, Mamoona (OLDHAM MEDICAL SERVICES)" w:date="2026-09-22T12:38:00Z" w16du:dateUtc="2026-09-22T16:38: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03905844"/>
      <w:docPartObj>
        <w:docPartGallery w:val="Page Numbers (Top of Page)"/>
        <w:docPartUnique/>
      </w:docPartObj>
    </w:sdtPr>
    <w:sdtEndPr/>
    <w:sdtContent>
      <w:p w14:paraId="3C4C4727" w14:textId="77777777" w:rsidR="00D755EE" w:rsidRDefault="008C197C">
        <w:pPr>
          <w:pStyle w:val="Header"/>
          <w:jc w:val="right"/>
        </w:pPr>
        <w:del w:id="564" w:author="NAZ, Mamoona (OLDHAM MEDICAL SERVICES)" w:date="2026-09-22T12:38:00Z" w16du:dateUtc="2026-09-22T16:38:00Z">
          <w:r>
            <w:fldChar w:fldCharType="begin"/>
          </w:r>
          <w:r w:rsidR="00C37DBF">
            <w:delInstrText xml:space="preserve"> PAGE   \* MERGEFORMAT </w:delInstrText>
          </w:r>
          <w:r>
            <w:fldChar w:fldCharType="separate"/>
          </w:r>
          <w:r w:rsidR="00B96AE7">
            <w:rPr>
              <w:noProof/>
            </w:rPr>
            <w:delText>9</w:delText>
          </w:r>
          <w:r>
            <w:rPr>
              <w:noProof/>
            </w:rPr>
            <w:fldChar w:fldCharType="end"/>
          </w:r>
        </w:del>
      </w:p>
    </w:sdtContent>
  </w:sdt>
  <w:p w14:paraId="555275E4" w14:textId="77777777" w:rsidR="00D755EE" w:rsidRDefault="00D755EE">
    <w:pPr>
      <w:pStyle w:val="Heading2Char"/>
      <w:pPrChange w:id="565" w:author="NAZ, Mamoona (OLDHAM MEDICAL SERVICES)" w:date="2026-09-22T12:38:00Z" w16du:dateUtc="2026-09-22T16:38: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singleLevel"/>
    <w:tmpl w:val="FFFFFFFF"/>
    <w:lvl w:ilvl="0">
      <w:start w:val="1"/>
      <w:numFmt w:val="decimal"/>
      <w:lvlText w:val="."/>
      <w:lvlJc w:val="left"/>
    </w:lvl>
  </w:abstractNum>
  <w:abstractNum w:abstractNumId="1" w15:restartNumberingAfterBreak="0">
    <w:nsid w:val="00000002"/>
    <w:multiLevelType w:val="singleLevel"/>
    <w:tmpl w:val="FFFFFFFF"/>
    <w:lvl w:ilvl="0">
      <w:start w:val="1"/>
      <w:numFmt w:val="decimal"/>
      <w:lvlText w:val="."/>
      <w:lvlJc w:val="left"/>
    </w:lvl>
  </w:abstractNum>
  <w:abstractNum w:abstractNumId="2" w15:restartNumberingAfterBreak="0">
    <w:nsid w:val="00000003"/>
    <w:multiLevelType w:val="singleLevel"/>
    <w:tmpl w:val="FFFFFFFF"/>
    <w:lvl w:ilvl="0">
      <w:start w:val="1"/>
      <w:numFmt w:val="decimal"/>
      <w:lvlText w:val="."/>
      <w:lvlJc w:val="left"/>
    </w:lvl>
  </w:abstractNum>
  <w:abstractNum w:abstractNumId="3" w15:restartNumberingAfterBreak="0">
    <w:nsid w:val="00000004"/>
    <w:multiLevelType w:val="singleLevel"/>
    <w:tmpl w:val="FFFFFFFF"/>
    <w:lvl w:ilvl="0">
      <w:start w:val="1"/>
      <w:numFmt w:val="decimal"/>
      <w:lvlText w:val="."/>
      <w:lvlJc w:val="left"/>
    </w:lvl>
  </w:abstractNum>
  <w:abstractNum w:abstractNumId="4" w15:restartNumberingAfterBreak="0">
    <w:nsid w:val="00000005"/>
    <w:multiLevelType w:val="singleLevel"/>
    <w:tmpl w:val="FFFFFFFF"/>
    <w:lvl w:ilvl="0">
      <w:start w:val="1"/>
      <w:numFmt w:val="decimal"/>
      <w:lvlText w:val="."/>
      <w:lvlJc w:val="left"/>
    </w:lvl>
  </w:abstractNum>
  <w:abstractNum w:abstractNumId="5" w15:restartNumberingAfterBreak="0">
    <w:nsid w:val="00000006"/>
    <w:multiLevelType w:val="singleLevel"/>
    <w:tmpl w:val="FFFFFFFF"/>
    <w:lvl w:ilvl="0">
      <w:start w:val="1"/>
      <w:numFmt w:val="decimal"/>
      <w:lvlText w:val="."/>
      <w:lvlJc w:val="left"/>
    </w:lvl>
  </w:abstractNum>
  <w:abstractNum w:abstractNumId="6" w15:restartNumberingAfterBreak="0">
    <w:nsid w:val="00000007"/>
    <w:multiLevelType w:val="singleLevel"/>
    <w:tmpl w:val="FFFFFFFF"/>
    <w:lvl w:ilvl="0">
      <w:start w:val="1"/>
      <w:numFmt w:val="decimal"/>
      <w:lvlText w:val="."/>
      <w:lvlJc w:val="left"/>
    </w:lvl>
  </w:abstractNum>
  <w:abstractNum w:abstractNumId="7" w15:restartNumberingAfterBreak="0">
    <w:nsid w:val="00000008"/>
    <w:multiLevelType w:val="singleLevel"/>
    <w:tmpl w:val="FFFFFFFF"/>
    <w:lvl w:ilvl="0">
      <w:start w:val="1"/>
      <w:numFmt w:val="decimal"/>
      <w:lvlText w:val="."/>
      <w:lvlJc w:val="left"/>
    </w:lvl>
  </w:abstractNum>
  <w:abstractNum w:abstractNumId="8" w15:restartNumberingAfterBreak="0">
    <w:nsid w:val="00000009"/>
    <w:multiLevelType w:val="singleLevel"/>
    <w:tmpl w:val="FFFFFFFF"/>
    <w:lvl w:ilvl="0">
      <w:start w:val="1"/>
      <w:numFmt w:val="decimal"/>
      <w:lvlText w:val="."/>
      <w:lvlJc w:val="left"/>
    </w:lvl>
  </w:abstractNum>
  <w:abstractNum w:abstractNumId="9" w15:restartNumberingAfterBreak="0">
    <w:nsid w:val="0000000A"/>
    <w:multiLevelType w:val="singleLevel"/>
    <w:tmpl w:val="FFFFFFFF"/>
    <w:lvl w:ilvl="0">
      <w:start w:val="1"/>
      <w:numFmt w:val="decimal"/>
      <w:lvlText w:val="."/>
      <w:lvlJc w:val="left"/>
    </w:lvl>
  </w:abstractNum>
  <w:abstractNum w:abstractNumId="10" w15:restartNumberingAfterBreak="0">
    <w:nsid w:val="0000000B"/>
    <w:multiLevelType w:val="singleLevel"/>
    <w:tmpl w:val="FFFFFFFF"/>
    <w:lvl w:ilvl="0">
      <w:start w:val="1"/>
      <w:numFmt w:val="decimal"/>
      <w:lvlText w:val="."/>
      <w:lvlJc w:val="left"/>
    </w:lvl>
  </w:abstractNum>
  <w:abstractNum w:abstractNumId="11" w15:restartNumberingAfterBreak="0">
    <w:nsid w:val="0000000C"/>
    <w:multiLevelType w:val="singleLevel"/>
    <w:tmpl w:val="FFFFFFFF"/>
    <w:lvl w:ilvl="0">
      <w:start w:val="1"/>
      <w:numFmt w:val="decimal"/>
      <w:lvlText w:val="."/>
      <w:lvlJc w:val="left"/>
    </w:lvl>
  </w:abstractNum>
  <w:abstractNum w:abstractNumId="12" w15:restartNumberingAfterBreak="0">
    <w:nsid w:val="0000000D"/>
    <w:multiLevelType w:val="singleLevel"/>
    <w:tmpl w:val="FFFFFFFF"/>
    <w:lvl w:ilvl="0">
      <w:start w:val="1"/>
      <w:numFmt w:val="decimal"/>
      <w:lvlText w:val="."/>
      <w:lvlJc w:val="left"/>
    </w:lvl>
  </w:abstractNum>
  <w:abstractNum w:abstractNumId="13" w15:restartNumberingAfterBreak="0">
    <w:nsid w:val="0000000E"/>
    <w:multiLevelType w:val="singleLevel"/>
    <w:tmpl w:val="FFFFFFFF"/>
    <w:lvl w:ilvl="0">
      <w:start w:val="1"/>
      <w:numFmt w:val="decimal"/>
      <w:lvlText w:val="."/>
      <w:lvlJc w:val="left"/>
    </w:lvl>
  </w:abstractNum>
  <w:abstractNum w:abstractNumId="14" w15:restartNumberingAfterBreak="0">
    <w:nsid w:val="0000000F"/>
    <w:multiLevelType w:val="singleLevel"/>
    <w:tmpl w:val="FFFFFFFF"/>
    <w:lvl w:ilvl="0">
      <w:start w:val="1"/>
      <w:numFmt w:val="decimal"/>
      <w:lvlText w:val="."/>
      <w:lvlJc w:val="left"/>
    </w:lvl>
  </w:abstractNum>
  <w:abstractNum w:abstractNumId="15"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4293770">
    <w:abstractNumId w:val="0"/>
  </w:num>
  <w:num w:numId="2" w16cid:durableId="1230388601">
    <w:abstractNumId w:val="1"/>
  </w:num>
  <w:num w:numId="3" w16cid:durableId="336620697">
    <w:abstractNumId w:val="2"/>
  </w:num>
  <w:num w:numId="4" w16cid:durableId="115565311">
    <w:abstractNumId w:val="3"/>
  </w:num>
  <w:num w:numId="5" w16cid:durableId="1250041090">
    <w:abstractNumId w:val="4"/>
  </w:num>
  <w:num w:numId="6" w16cid:durableId="1228154139">
    <w:abstractNumId w:val="5"/>
  </w:num>
  <w:num w:numId="7" w16cid:durableId="1273777808">
    <w:abstractNumId w:val="6"/>
  </w:num>
  <w:num w:numId="8" w16cid:durableId="1724526415">
    <w:abstractNumId w:val="7"/>
  </w:num>
  <w:num w:numId="9" w16cid:durableId="581063253">
    <w:abstractNumId w:val="8"/>
  </w:num>
  <w:num w:numId="10" w16cid:durableId="1028680381">
    <w:abstractNumId w:val="9"/>
  </w:num>
  <w:num w:numId="11" w16cid:durableId="507907726">
    <w:abstractNumId w:val="10"/>
  </w:num>
  <w:num w:numId="12" w16cid:durableId="1928149152">
    <w:abstractNumId w:val="11"/>
  </w:num>
  <w:num w:numId="13" w16cid:durableId="1038972807">
    <w:abstractNumId w:val="12"/>
  </w:num>
  <w:num w:numId="14" w16cid:durableId="1158957436">
    <w:abstractNumId w:val="13"/>
  </w:num>
  <w:num w:numId="15" w16cid:durableId="379793930">
    <w:abstractNumId w:val="14"/>
  </w:num>
  <w:num w:numId="16" w16cid:durableId="1369526787">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D50"/>
    <w:rsid w:val="000462F5"/>
    <w:rsid w:val="0006025D"/>
    <w:rsid w:val="00060323"/>
    <w:rsid w:val="00075923"/>
    <w:rsid w:val="0008331C"/>
    <w:rsid w:val="000B34D2"/>
    <w:rsid w:val="000F2AE7"/>
    <w:rsid w:val="001D2BA7"/>
    <w:rsid w:val="00254AB7"/>
    <w:rsid w:val="002614F0"/>
    <w:rsid w:val="002B25B3"/>
    <w:rsid w:val="002B4732"/>
    <w:rsid w:val="00355C00"/>
    <w:rsid w:val="003C4FB5"/>
    <w:rsid w:val="0042397B"/>
    <w:rsid w:val="00440DDF"/>
    <w:rsid w:val="0044663E"/>
    <w:rsid w:val="00481A4D"/>
    <w:rsid w:val="00494FB5"/>
    <w:rsid w:val="004A30A5"/>
    <w:rsid w:val="004A778B"/>
    <w:rsid w:val="004C23BC"/>
    <w:rsid w:val="004E3254"/>
    <w:rsid w:val="005066FB"/>
    <w:rsid w:val="00582B84"/>
    <w:rsid w:val="005B0ED1"/>
    <w:rsid w:val="005B4669"/>
    <w:rsid w:val="005E6073"/>
    <w:rsid w:val="006040F4"/>
    <w:rsid w:val="00616429"/>
    <w:rsid w:val="00622BEC"/>
    <w:rsid w:val="006252C8"/>
    <w:rsid w:val="00646977"/>
    <w:rsid w:val="00654974"/>
    <w:rsid w:val="00677B90"/>
    <w:rsid w:val="006C3B51"/>
    <w:rsid w:val="006C40B8"/>
    <w:rsid w:val="006E5F10"/>
    <w:rsid w:val="006F1C2D"/>
    <w:rsid w:val="00715D5C"/>
    <w:rsid w:val="00720D3C"/>
    <w:rsid w:val="00796251"/>
    <w:rsid w:val="007C3776"/>
    <w:rsid w:val="007D76DC"/>
    <w:rsid w:val="007F051D"/>
    <w:rsid w:val="007F11D2"/>
    <w:rsid w:val="00874573"/>
    <w:rsid w:val="00875E83"/>
    <w:rsid w:val="008C197C"/>
    <w:rsid w:val="00900372"/>
    <w:rsid w:val="00906F0C"/>
    <w:rsid w:val="009337CB"/>
    <w:rsid w:val="00963064"/>
    <w:rsid w:val="009B78DE"/>
    <w:rsid w:val="00A0441A"/>
    <w:rsid w:val="00A313BE"/>
    <w:rsid w:val="00A42849"/>
    <w:rsid w:val="00A57D50"/>
    <w:rsid w:val="00A6486A"/>
    <w:rsid w:val="00A8494F"/>
    <w:rsid w:val="00AA3853"/>
    <w:rsid w:val="00AB56E0"/>
    <w:rsid w:val="00AD5128"/>
    <w:rsid w:val="00B37FCB"/>
    <w:rsid w:val="00B619B0"/>
    <w:rsid w:val="00B71E78"/>
    <w:rsid w:val="00B96AE7"/>
    <w:rsid w:val="00BB76C9"/>
    <w:rsid w:val="00BD739E"/>
    <w:rsid w:val="00C3452E"/>
    <w:rsid w:val="00C37DBF"/>
    <w:rsid w:val="00C6658A"/>
    <w:rsid w:val="00D37373"/>
    <w:rsid w:val="00D755EE"/>
    <w:rsid w:val="00D85530"/>
    <w:rsid w:val="00DF488C"/>
    <w:rsid w:val="00E15A6E"/>
    <w:rsid w:val="00E81C10"/>
    <w:rsid w:val="00E849B7"/>
    <w:rsid w:val="00EA2E03"/>
    <w:rsid w:val="00EB76BC"/>
    <w:rsid w:val="00F0661B"/>
    <w:rsid w:val="00F07A42"/>
    <w:rsid w:val="00F23BDC"/>
    <w:rsid w:val="00F26689"/>
    <w:rsid w:val="00F310DA"/>
    <w:rsid w:val="00F41C3B"/>
    <w:rsid w:val="00F6124A"/>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C6D86"/>
  <w15:docId w15:val="{C9C39EE2-03EB-49F8-90CD-96534E124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38:00Z">
        <w:pPr>
          <w:spacing w:after="160" w:line="259" w:lineRule="auto"/>
        </w:pPr>
      </w:pPrChange>
    </w:pPr>
    <w:rPr>
      <w:rFonts w:cs="Times New Roman"/>
      <w:kern w:val="0"/>
      <w:sz w:val="24"/>
      <w:szCs w:val="24"/>
      <w:lang w:val="en-GB"/>
      <w:rPrChange w:id="0" w:author="NAZ, Mamoona (OLDHAM MEDICAL SERVICES)" w:date="2026-09-22T12:38:00Z">
        <w:rPr>
          <w:rFonts w:asciiTheme="minorHAnsi" w:eastAsiaTheme="minorHAnsi" w:hAnsiTheme="minorHAnsi" w:cstheme="minorBidi"/>
          <w:kern w:val="2"/>
          <w:sz w:val="22"/>
          <w:szCs w:val="22"/>
          <w:lang w:val="pt-BR" w:eastAsia="en-US" w:bidi="ar-SA"/>
        </w:rPr>
      </w:rPrChange>
    </w:rPr>
  </w:style>
  <w:style w:type="paragraph" w:styleId="Heading1">
    <w:name w:val="heading 1"/>
    <w:basedOn w:val="Normal"/>
    <w:next w:val="Normal"/>
    <w:link w:val="Heading1Char"/>
    <w:uiPriority w:val="9"/>
    <w:qFormat/>
    <w:rsid w:val="00A57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D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D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D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D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D50"/>
    <w:rPr>
      <w:rFonts w:eastAsiaTheme="majorEastAsia" w:cstheme="majorBidi"/>
      <w:color w:val="272727" w:themeColor="text1" w:themeTint="D8"/>
    </w:rPr>
  </w:style>
  <w:style w:type="paragraph" w:styleId="Title">
    <w:name w:val="Title"/>
    <w:basedOn w:val="Normal"/>
    <w:next w:val="Normal"/>
    <w:link w:val="TitleChar"/>
    <w:uiPriority w:val="10"/>
    <w:qFormat/>
    <w:rsid w:val="00A57D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D50"/>
    <w:pPr>
      <w:spacing w:before="160"/>
      <w:jc w:val="center"/>
    </w:pPr>
    <w:rPr>
      <w:i/>
      <w:iCs/>
      <w:color w:val="404040" w:themeColor="text1" w:themeTint="BF"/>
    </w:rPr>
  </w:style>
  <w:style w:type="character" w:customStyle="1" w:styleId="QuoteChar">
    <w:name w:val="Quote Char"/>
    <w:basedOn w:val="DefaultParagraphFont"/>
    <w:link w:val="Quote"/>
    <w:uiPriority w:val="29"/>
    <w:rsid w:val="00A57D50"/>
    <w:rPr>
      <w:i/>
      <w:iCs/>
      <w:color w:val="404040" w:themeColor="text1" w:themeTint="BF"/>
    </w:rPr>
  </w:style>
  <w:style w:type="paragraph" w:styleId="ListParagraph">
    <w:name w:val="List Paragraph"/>
    <w:basedOn w:val="Normal"/>
    <w:uiPriority w:val="34"/>
    <w:qFormat/>
    <w:rsid w:val="00A57D50"/>
    <w:pPr>
      <w:ind w:left="720"/>
      <w:contextualSpacing/>
    </w:pPr>
  </w:style>
  <w:style w:type="character" w:styleId="IntenseEmphasis">
    <w:name w:val="Intense Emphasis"/>
    <w:basedOn w:val="DefaultParagraphFont"/>
    <w:uiPriority w:val="21"/>
    <w:qFormat/>
    <w:rsid w:val="00A57D50"/>
    <w:rPr>
      <w:i/>
      <w:iCs/>
      <w:color w:val="0F4761" w:themeColor="accent1" w:themeShade="BF"/>
    </w:rPr>
  </w:style>
  <w:style w:type="paragraph" w:styleId="IntenseQuote">
    <w:name w:val="Intense Quote"/>
    <w:basedOn w:val="Normal"/>
    <w:next w:val="Normal"/>
    <w:link w:val="IntenseQuoteChar"/>
    <w:uiPriority w:val="30"/>
    <w:qFormat/>
    <w:rsid w:val="00A57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D50"/>
    <w:rPr>
      <w:i/>
      <w:iCs/>
      <w:color w:val="0F4761" w:themeColor="accent1" w:themeShade="BF"/>
    </w:rPr>
  </w:style>
  <w:style w:type="character" w:styleId="IntenseReference">
    <w:name w:val="Intense Reference"/>
    <w:basedOn w:val="DefaultParagraphFont"/>
    <w:uiPriority w:val="32"/>
    <w:qFormat/>
    <w:rsid w:val="00A57D50"/>
    <w:rPr>
      <w:b/>
      <w:bCs/>
      <w:smallCaps/>
      <w:color w:val="0F4761" w:themeColor="accent1" w:themeShade="BF"/>
      <w:spacing w:val="5"/>
    </w:rPr>
  </w:style>
  <w:style w:type="paragraph" w:styleId="BalloonText">
    <w:name w:val="Balloon Text"/>
    <w:basedOn w:val="Normal"/>
    <w:link w:val="BalloonTextChar"/>
    <w:uiPriority w:val="99"/>
    <w:semiHidden/>
    <w:unhideWhenUsed/>
    <w:rsid w:val="00D755EE"/>
    <w:rPr>
      <w:rFonts w:ascii="Tahoma" w:hAnsi="Tahoma" w:cs="Tahoma"/>
      <w:sz w:val="16"/>
      <w:szCs w:val="16"/>
    </w:rPr>
  </w:style>
  <w:style w:type="character" w:customStyle="1" w:styleId="BalloonTextChar">
    <w:name w:val="Balloon Text Char"/>
    <w:basedOn w:val="DefaultParagraphFont"/>
    <w:link w:val="BalloonText"/>
    <w:uiPriority w:val="99"/>
    <w:semiHidden/>
    <w:rsid w:val="00D755EE"/>
    <w:rPr>
      <w:rFonts w:ascii="Tahoma" w:hAnsi="Tahoma" w:cs="Tahoma"/>
      <w:sz w:val="16"/>
      <w:szCs w:val="16"/>
    </w:rPr>
  </w:style>
  <w:style w:type="paragraph" w:styleId="Header">
    <w:name w:val="header"/>
    <w:basedOn w:val="Normal"/>
    <w:link w:val="HeaderChar"/>
    <w:uiPriority w:val="99"/>
    <w:unhideWhenUsed/>
    <w:rsid w:val="00D755EE"/>
    <w:pPr>
      <w:tabs>
        <w:tab w:val="center" w:pos="4252"/>
        <w:tab w:val="right" w:pos="8504"/>
      </w:tabs>
    </w:pPr>
  </w:style>
  <w:style w:type="character" w:customStyle="1" w:styleId="HeaderChar">
    <w:name w:val="Header Char"/>
    <w:basedOn w:val="DefaultParagraphFont"/>
    <w:link w:val="Header"/>
    <w:uiPriority w:val="99"/>
    <w:rsid w:val="00D755EE"/>
  </w:style>
  <w:style w:type="paragraph" w:styleId="Footer">
    <w:name w:val="footer"/>
    <w:basedOn w:val="Normal"/>
    <w:link w:val="FooterChar"/>
    <w:uiPriority w:val="99"/>
    <w:unhideWhenUsed/>
    <w:rsid w:val="00D755EE"/>
    <w:pPr>
      <w:tabs>
        <w:tab w:val="center" w:pos="4252"/>
        <w:tab w:val="right" w:pos="8504"/>
      </w:tabs>
    </w:pPr>
  </w:style>
  <w:style w:type="character" w:customStyle="1" w:styleId="FooterChar">
    <w:name w:val="Footer Char"/>
    <w:basedOn w:val="DefaultParagraphFont"/>
    <w:link w:val="Footer"/>
    <w:uiPriority w:val="99"/>
    <w:rsid w:val="00D755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2832</Words>
  <Characters>16149</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Marianna Peixoto</dc:creator>
  <cp:lastModifiedBy>Arthur Souza Rodrigues</cp:lastModifiedBy>
  <cp:revision>1</cp:revision>
  <cp:lastPrinted>2024-08-21T15:30:00Z</cp:lastPrinted>
  <dcterms:created xsi:type="dcterms:W3CDTF">2024-08-21T21:51:00Z</dcterms:created>
  <dcterms:modified xsi:type="dcterms:W3CDTF">2026-09-22T16:38:00Z</dcterms:modified>
</cp:coreProperties>
</file>