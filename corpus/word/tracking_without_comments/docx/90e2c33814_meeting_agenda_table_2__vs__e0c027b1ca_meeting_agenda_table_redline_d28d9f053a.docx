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7801CC7D" w14:textId="77777777" w:rsidR="00974DD0" w:rsidRDefault="0083340E">
      <w:r>
        <w:t>Meeting Agenda</w:t>
      </w:r>
    </w:p>
    <w:p w14:paraId="780ED31D" w14:textId="77777777" w:rsidR="00974DD0" w:rsidRDefault="00974DD0"/>
    <w:p w14:paraId="6BC5FB8A" w14:textId="77777777" w:rsidR="00974DD0" w:rsidRDefault="00974DD0">
      <w:pPr>
        <w:rPr>
          <w:del w:id="0" w:author="Comparison" w:date="2026-09-26T14:42:00Z" w16du:dateUtc="2026-09-26T18:42:00Z"/>
        </w:rPr>
      </w:pPr>
    </w:p>
    <w:tbl>
      <w:tblPr>
        <w:tblW w:w="9360" w:type="dxa"/>
        <w:tblInd w:w="1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974DD0" w14:paraId="5362C06E" w14:textId="77777777">
        <w:tblPrEx>
          <w:tblCellMar>
            <w:top w:w="0" w:type="dxa"/>
            <w:bottom w:w="0" w:type="dxa"/>
          </w:tblCellMar>
        </w:tblPrEx>
        <w:trPr>
          <w:trHeight w:val="360"/>
        </w:trPr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4FCEA7" w14:textId="77777777" w:rsidR="00974DD0" w:rsidRDefault="0083340E">
            <w:r>
              <w:t>Time</w:t>
            </w:r>
          </w:p>
        </w:tc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B79757" w14:textId="77777777" w:rsidR="00974DD0" w:rsidRDefault="0083340E">
            <w:r>
              <w:t>Topic</w:t>
            </w:r>
          </w:p>
        </w:tc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35A0B2" w14:textId="77777777" w:rsidR="00974DD0" w:rsidRDefault="0083340E">
            <w:r>
              <w:t>Presenter</w:t>
            </w:r>
          </w:p>
        </w:tc>
      </w:tr>
      <w:tr w:rsidR="00974DD0" w14:paraId="77636902" w14:textId="77777777">
        <w:tblPrEx>
          <w:tblCellMar>
            <w:top w:w="0" w:type="dxa"/>
            <w:bottom w:w="0" w:type="dxa"/>
          </w:tblCellMar>
        </w:tblPrEx>
        <w:trPr>
          <w:trHeight w:val="360"/>
        </w:trPr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7D1ECB" w14:textId="77777777" w:rsidR="00974DD0" w:rsidRDefault="0083340E">
            <w:r>
              <w:t>9:00 AM</w:t>
            </w:r>
          </w:p>
        </w:tc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131B9F" w14:textId="77777777" w:rsidR="00974DD0" w:rsidRDefault="0083340E">
            <w:r>
              <w:t>Q1 Review</w:t>
            </w:r>
          </w:p>
        </w:tc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17A6B7" w14:textId="77777777" w:rsidR="00974DD0" w:rsidRDefault="0083340E">
            <w:r>
              <w:t>CEO</w:t>
            </w:r>
          </w:p>
        </w:tc>
      </w:tr>
      <w:tr w:rsidR="00974DD0" w14:paraId="1567205E" w14:textId="77777777">
        <w:tblPrEx>
          <w:tblCellMar>
            <w:top w:w="0" w:type="dxa"/>
            <w:bottom w:w="0" w:type="dxa"/>
          </w:tblCellMar>
        </w:tblPrEx>
        <w:trPr>
          <w:trHeight w:val="360"/>
        </w:trPr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C06A36" w14:textId="77777777" w:rsidR="00974DD0" w:rsidRDefault="0083340E">
            <w:r>
              <w:t>10:</w:t>
            </w:r>
            <w:ins w:id="1" w:author="Comparison" w:date="2026-09-26T14:42:00Z" w16du:dateUtc="2026-09-26T18:42:00Z">
              <w:r>
                <w:t>00</w:t>
              </w:r>
            </w:ins>
            <w:del w:id="2" w:author="Comparison" w:date="2026-09-26T14:42:00Z" w16du:dateUtc="2026-09-26T18:42:00Z">
              <w:r>
                <w:delText>30</w:delText>
              </w:r>
            </w:del>
            <w:r>
              <w:t xml:space="preserve"> AM</w:t>
            </w:r>
          </w:p>
        </w:tc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B77674" w14:textId="77777777" w:rsidR="00974DD0" w:rsidRDefault="0083340E">
            <w:r>
              <w:t>Product Roadmap</w:t>
            </w:r>
          </w:p>
        </w:tc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481C01" w14:textId="77777777" w:rsidR="00974DD0" w:rsidRDefault="0083340E">
            <w:r>
              <w:t>CTO</w:t>
            </w:r>
          </w:p>
        </w:tc>
      </w:tr>
      <w:tr w:rsidR="007B717E" w14:paraId="45BD32FA" w14:textId="77777777">
        <w:tblPrEx>
          <w:tblCellMar>
            <w:top w:w="0" w:type="dxa"/>
            <w:bottom w:w="0" w:type="dxa"/>
          </w:tblCellMar>
        </w:tblPrEx>
        <w:trPr>
          <w:trHeight w:val="360"/>
          <w:ins w:id="3" w:author="Comparison" w:date="2026-09-26T14:42:00Z" w16du:dateUtc="2026-09-26T18:42:00Z"/>
        </w:trPr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ED63DF" w14:textId="77777777" w:rsidR="007B717E" w:rsidRDefault="0083340E">
            <w:pPr>
              <w:rPr>
                <w:ins w:id="4" w:author="Comparison" w:date="2026-09-26T14:42:00Z" w16du:dateUtc="2026-09-26T18:42:00Z"/>
              </w:rPr>
            </w:pPr>
            <w:ins w:id="5" w:author="Comparison" w:date="2026-09-26T14:42:00Z" w16du:dateUtc="2026-09-26T18:42:00Z">
              <w:r>
                <w:t>11:00 AM</w:t>
              </w:r>
            </w:ins>
          </w:p>
        </w:tc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1D4824" w14:textId="77777777" w:rsidR="007B717E" w:rsidRDefault="0083340E">
            <w:pPr>
              <w:rPr>
                <w:ins w:id="6" w:author="Comparison" w:date="2026-09-26T14:42:00Z" w16du:dateUtc="2026-09-26T18:42:00Z"/>
              </w:rPr>
            </w:pPr>
            <w:ins w:id="7" w:author="Comparison" w:date="2026-09-26T14:42:00Z" w16du:dateUtc="2026-09-26T18:42:00Z">
              <w:r>
                <w:t>Budget Plan</w:t>
              </w:r>
            </w:ins>
          </w:p>
        </w:tc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6556BC" w14:textId="77777777" w:rsidR="007B717E" w:rsidRDefault="0083340E">
            <w:pPr>
              <w:rPr>
                <w:ins w:id="8" w:author="Comparison" w:date="2026-09-26T14:42:00Z" w16du:dateUtc="2026-09-26T18:42:00Z"/>
              </w:rPr>
            </w:pPr>
            <w:ins w:id="9" w:author="Comparison" w:date="2026-09-26T14:42:00Z" w16du:dateUtc="2026-09-26T18:42:00Z">
              <w:r>
                <w:t>CFO</w:t>
              </w:r>
            </w:ins>
          </w:p>
        </w:tc>
      </w:tr>
    </w:tbl>
    <w:p w14:paraId="30516CFF" w14:textId="77777777" w:rsidR="00974DD0" w:rsidRDefault="00974DD0"/>
    <w:sectPr w:rsidR="00974DD0"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98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974DD0"/>
    <w:rsid w:val="00072948"/>
    <w:rsid w:val="005017B3"/>
    <w:rsid w:val="007B717E"/>
    <w:rsid w:val="007C27B2"/>
    <w:rsid w:val="0083340E"/>
    <w:rsid w:val="00974D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C5E1FD4"/>
  <w15:docId w15:val="{BDFCCD24-8742-784D-86A0-4C6983CAE7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Calibri" w:eastAsia="Times New Roman" w:hAnsi="Calibri" w:cs="Times New Roman"/>
        <w:sz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18</Words>
  <Characters>103</Characters>
  <Application>Microsoft Office Word</Application>
  <DocSecurity>0</DocSecurity>
  <Lines>1</Lines>
  <Paragraphs>1</Paragraphs>
  <ScaleCrop>false</ScaleCrop>
  <Company/>
  <LinksUpToDate>false</LinksUpToDate>
  <CharactersWithSpaces>120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EigenPal DOCX Editor</dc:creator>
  <cp:lastModifiedBy>Arthur Souza Rodrigues</cp:lastModifiedBy>
  <cp:revision>1</cp:revision>
  <dcterms:created xsi:type="dcterms:W3CDTF">2026-05-14T20:36:00Z</dcterms:created>
  <dcterms:modified xsi:type="dcterms:W3CDTF">2026-09-26T18:42:00Z</dcterms:modified>
</cp:coreProperties>
</file>