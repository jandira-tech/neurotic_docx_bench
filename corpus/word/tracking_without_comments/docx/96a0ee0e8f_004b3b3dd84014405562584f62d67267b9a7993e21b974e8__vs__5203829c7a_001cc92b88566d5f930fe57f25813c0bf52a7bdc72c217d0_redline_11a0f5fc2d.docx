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A4696F" w14:textId="77777777" w:rsidR="002E5199" w:rsidRDefault="002E5199" w:rsidP="009700EB">
      <w:pPr>
        <w:pStyle w:val="Default"/>
        <w:rPr>
          <w:ins w:id="9" w:author="uzivatel" w:date="2026-09-22T12:29:00Z" w16du:dateUtc="2026-09-22T16:29:00Z"/>
          <w:b/>
          <w:bCs/>
          <w:sz w:val="22"/>
          <w:szCs w:val="22"/>
          <w:u w:val="single"/>
        </w:rPr>
      </w:pPr>
    </w:p>
    <w:p w14:paraId="676D91F3" w14:textId="77777777" w:rsidR="002E5199" w:rsidRDefault="002E5199" w:rsidP="002E5199">
      <w:pPr>
        <w:pStyle w:val="Heading4"/>
        <w:jc w:val="center"/>
        <w:rPr>
          <w:ins w:id="10" w:author="uzivatel" w:date="2026-09-22T12:29:00Z" w16du:dateUtc="2026-09-22T16:29:00Z"/>
          <w:sz w:val="34"/>
        </w:rPr>
      </w:pPr>
      <w:ins w:id="11" w:author="uzivatel" w:date="2026-09-22T12:29:00Z" w16du:dateUtc="2026-09-22T16:29:00Z">
        <w:r>
          <w:rPr>
            <w:sz w:val="34"/>
          </w:rPr>
          <w:t>Základní škola Rumburk, U Nemocnice 1132/5, okres Děčín, p. o.</w:t>
        </w:r>
      </w:ins>
    </w:p>
    <w:p w14:paraId="7185142E" w14:textId="77777777" w:rsidR="002E5199" w:rsidRDefault="002E5199" w:rsidP="002E5199">
      <w:pPr>
        <w:rPr>
          <w:ins w:id="12" w:author="uzivatel" w:date="2026-09-22T12:29:00Z" w16du:dateUtc="2026-09-22T16:29:00Z"/>
          <w:sz w:val="16"/>
        </w:rPr>
      </w:pPr>
      <w:ins w:id="13" w:author="uzivatel" w:date="2026-09-22T12:29:00Z" w16du:dateUtc="2026-09-22T16:29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1964210C" w14:textId="77777777" w:rsidR="00067C1B" w:rsidRDefault="00067C1B" w:rsidP="002E5199">
      <w:pPr>
        <w:pStyle w:val="Default"/>
        <w:jc w:val="center"/>
        <w:rPr>
          <w:ins w:id="14" w:author="uzivatel" w:date="2026-09-22T12:29:00Z" w16du:dateUtc="2026-09-22T16:29:00Z"/>
        </w:rPr>
      </w:pPr>
    </w:p>
    <w:p w14:paraId="31549843" w14:textId="77777777" w:rsidR="009700EB" w:rsidRPr="00AF69EB" w:rsidRDefault="009700EB" w:rsidP="002E5199">
      <w:pPr>
        <w:pStyle w:val="Default"/>
        <w:jc w:val="center"/>
        <w:rPr>
          <w:ins w:id="15" w:author="uzivatel" w:date="2026-09-22T12:29:00Z" w16du:dateUtc="2026-09-22T16:29:00Z"/>
          <w:b/>
          <w:bCs/>
          <w:sz w:val="22"/>
          <w:szCs w:val="22"/>
          <w:u w:val="single"/>
        </w:rPr>
      </w:pPr>
      <w:ins w:id="16" w:author="uzivatel" w:date="2026-09-22T12:29:00Z" w16du:dateUtc="2026-09-22T16:29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15620015" w14:textId="77777777" w:rsidR="009D457F" w:rsidRDefault="009D457F" w:rsidP="009700EB">
      <w:pPr>
        <w:pStyle w:val="Default"/>
        <w:rPr>
          <w:ins w:id="17" w:author="uzivatel" w:date="2026-09-22T12:29:00Z" w16du:dateUtc="2026-09-22T16:29:00Z"/>
          <w:b/>
          <w:bCs/>
          <w:sz w:val="22"/>
          <w:szCs w:val="22"/>
        </w:rPr>
      </w:pPr>
    </w:p>
    <w:p w14:paraId="6BA9F2E1" w14:textId="77777777" w:rsidR="009700EB" w:rsidRDefault="009700EB" w:rsidP="009700EB">
      <w:pPr>
        <w:pStyle w:val="Default"/>
        <w:rPr>
          <w:ins w:id="18" w:author="uzivatel" w:date="2026-09-22T12:29:00Z" w16du:dateUtc="2026-09-22T16:29:00Z"/>
          <w:rFonts w:ascii="Roboto" w:hAnsi="Roboto"/>
        </w:rPr>
      </w:pPr>
      <w:ins w:id="19" w:author="uzivatel" w:date="2026-09-22T12:29:00Z" w16du:dateUtc="2026-09-22T16:29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71D785FD" w14:textId="77777777" w:rsidR="004714D6" w:rsidRDefault="003A4848" w:rsidP="003A4848">
      <w:pPr>
        <w:pStyle w:val="Default"/>
        <w:numPr>
          <w:ilvl w:val="0"/>
          <w:numId w:val="32"/>
        </w:numPr>
        <w:rPr>
          <w:ins w:id="20" w:author="uzivatel" w:date="2026-09-22T12:29:00Z" w16du:dateUtc="2026-09-22T16:29:00Z"/>
          <w:rFonts w:ascii="Roboto" w:hAnsi="Roboto"/>
        </w:rPr>
      </w:pPr>
      <w:ins w:id="21" w:author="uzivatel" w:date="2026-09-22T12:29:00Z" w16du:dateUtc="2026-09-22T16:29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743C3C75" w14:textId="77777777" w:rsidR="003A4848" w:rsidRPr="004714D6" w:rsidRDefault="003A4848" w:rsidP="003A4848">
      <w:pPr>
        <w:pStyle w:val="Default"/>
        <w:numPr>
          <w:ilvl w:val="0"/>
          <w:numId w:val="32"/>
        </w:numPr>
        <w:rPr>
          <w:ins w:id="22" w:author="uzivatel" w:date="2026-09-22T12:29:00Z" w16du:dateUtc="2026-09-22T16:29:00Z"/>
          <w:rFonts w:ascii="Roboto" w:hAnsi="Roboto"/>
        </w:rPr>
      </w:pPr>
      <w:ins w:id="23" w:author="uzivatel" w:date="2026-09-22T12:29:00Z" w16du:dateUtc="2026-09-22T16:29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45E856F4" w14:textId="77777777" w:rsidR="003A4848" w:rsidRDefault="003A4848" w:rsidP="003A4848">
      <w:pPr>
        <w:pStyle w:val="Default"/>
        <w:numPr>
          <w:ilvl w:val="0"/>
          <w:numId w:val="32"/>
        </w:numPr>
        <w:rPr>
          <w:ins w:id="24" w:author="uzivatel" w:date="2026-09-22T12:29:00Z" w16du:dateUtc="2026-09-22T16:29:00Z"/>
          <w:rFonts w:ascii="Roboto" w:hAnsi="Roboto"/>
        </w:rPr>
      </w:pPr>
      <w:ins w:id="25" w:author="uzivatel" w:date="2026-09-22T12:29:00Z" w16du:dateUtc="2026-09-22T16:29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7D5CB19E" w14:textId="77777777" w:rsidR="003A4848" w:rsidRDefault="003A4848" w:rsidP="003A4848">
      <w:pPr>
        <w:pStyle w:val="Default"/>
        <w:numPr>
          <w:ilvl w:val="0"/>
          <w:numId w:val="32"/>
        </w:numPr>
        <w:rPr>
          <w:ins w:id="26" w:author="uzivatel" w:date="2026-09-22T12:29:00Z" w16du:dateUtc="2026-09-22T16:29:00Z"/>
          <w:rFonts w:ascii="Roboto" w:hAnsi="Roboto"/>
        </w:rPr>
      </w:pPr>
      <w:ins w:id="27" w:author="uzivatel" w:date="2026-09-22T12:29:00Z" w16du:dateUtc="2026-09-22T16:29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6816F893" w14:textId="77777777" w:rsidR="003A4848" w:rsidRDefault="003A4848" w:rsidP="003A4848">
      <w:pPr>
        <w:pStyle w:val="Default"/>
        <w:numPr>
          <w:ilvl w:val="0"/>
          <w:numId w:val="32"/>
        </w:numPr>
        <w:rPr>
          <w:ins w:id="28" w:author="uzivatel" w:date="2026-09-22T12:29:00Z" w16du:dateUtc="2026-09-22T16:29:00Z"/>
          <w:rFonts w:ascii="Roboto" w:hAnsi="Roboto"/>
        </w:rPr>
      </w:pPr>
      <w:ins w:id="29" w:author="uzivatel" w:date="2026-09-22T12:29:00Z" w16du:dateUtc="2026-09-22T16:29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544B1B1C" w14:textId="77777777" w:rsidR="008F695B" w:rsidRPr="009D457F" w:rsidRDefault="003A4848" w:rsidP="009700EB">
      <w:pPr>
        <w:pStyle w:val="Default"/>
        <w:numPr>
          <w:ilvl w:val="0"/>
          <w:numId w:val="32"/>
        </w:numPr>
        <w:rPr>
          <w:ins w:id="30" w:author="uzivatel" w:date="2026-09-22T12:29:00Z" w16du:dateUtc="2026-09-22T16:29:00Z"/>
          <w:b/>
          <w:bCs/>
          <w:sz w:val="22"/>
          <w:szCs w:val="22"/>
        </w:rPr>
      </w:pPr>
      <w:ins w:id="31" w:author="uzivatel" w:date="2026-09-22T12:29:00Z" w16du:dateUtc="2026-09-22T16:29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605BD6BD" w14:textId="77777777" w:rsidR="009D457F" w:rsidRPr="009D457F" w:rsidRDefault="009D457F" w:rsidP="009D457F">
      <w:pPr>
        <w:pStyle w:val="Default"/>
        <w:ind w:left="720"/>
        <w:rPr>
          <w:ins w:id="32" w:author="uzivatel" w:date="2026-09-22T12:29:00Z" w16du:dateUtc="2026-09-22T16:29:00Z"/>
          <w:b/>
          <w:bCs/>
          <w:sz w:val="22"/>
          <w:szCs w:val="22"/>
        </w:rPr>
      </w:pPr>
    </w:p>
    <w:p w14:paraId="3E49FB22" w14:textId="77777777" w:rsidR="0071556C" w:rsidRDefault="0043051E" w:rsidP="009700EB">
      <w:pPr>
        <w:pStyle w:val="Default"/>
        <w:rPr>
          <w:ins w:id="33" w:author="uzivatel" w:date="2026-09-22T12:29:00Z" w16du:dateUtc="2026-09-22T16:29:00Z"/>
          <w:b/>
          <w:bCs/>
          <w:sz w:val="22"/>
          <w:szCs w:val="22"/>
          <w:u w:val="single"/>
        </w:rPr>
      </w:pPr>
      <w:ins w:id="34" w:author="uzivatel" w:date="2026-09-22T12:29:00Z" w16du:dateUtc="2026-09-22T16:29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37342576" w14:textId="77777777" w:rsidR="002E5199" w:rsidRPr="0043051E" w:rsidRDefault="002E5199" w:rsidP="009700EB">
      <w:pPr>
        <w:pStyle w:val="Default"/>
        <w:rPr>
          <w:ins w:id="35" w:author="uzivatel" w:date="2026-09-22T12:29:00Z" w16du:dateUtc="2026-09-22T16:29:00Z"/>
          <w:b/>
          <w:bCs/>
          <w:sz w:val="22"/>
          <w:szCs w:val="22"/>
          <w:u w:val="single"/>
        </w:rPr>
      </w:pPr>
    </w:p>
    <w:p w14:paraId="668DFF19" w14:textId="77777777" w:rsidR="00E60474" w:rsidRDefault="00C9043F" w:rsidP="00E2631A">
      <w:pPr>
        <w:pStyle w:val="Default"/>
        <w:rPr>
          <w:ins w:id="36" w:author="uzivatel" w:date="2026-09-22T12:29:00Z" w16du:dateUtc="2026-09-22T16:29:00Z"/>
          <w:rFonts w:ascii="Roboto" w:hAnsi="Roboto"/>
        </w:rPr>
      </w:pPr>
      <w:ins w:id="37" w:author="uzivatel" w:date="2026-09-22T12:29:00Z" w16du:dateUtc="2026-09-22T16:29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70805D1D" w14:textId="77777777" w:rsidR="00E2631A" w:rsidRPr="00E2631A" w:rsidRDefault="00E2631A" w:rsidP="00E2631A">
      <w:pPr>
        <w:pStyle w:val="Default"/>
        <w:rPr>
          <w:ins w:id="38" w:author="uzivatel" w:date="2026-09-22T12:29:00Z" w16du:dateUtc="2026-09-22T16:29:00Z"/>
          <w:rFonts w:ascii="Roboto" w:hAnsi="Roboto"/>
        </w:rPr>
      </w:pPr>
    </w:p>
    <w:p w14:paraId="0781051E" w14:textId="77777777" w:rsidR="00DF0E9B" w:rsidRPr="00E2631A" w:rsidRDefault="00DF0E9B" w:rsidP="00DF0E9B">
      <w:pPr>
        <w:pStyle w:val="Default"/>
        <w:rPr>
          <w:ins w:id="39" w:author="uzivatel" w:date="2026-09-22T12:29:00Z" w16du:dateUtc="2026-09-22T16:29:00Z"/>
          <w:rFonts w:ascii="Roboto" w:hAnsi="Roboto"/>
          <w:b/>
        </w:rPr>
      </w:pPr>
      <w:ins w:id="40" w:author="uzivatel" w:date="2026-09-22T12:29:00Z" w16du:dateUtc="2026-09-22T16:29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7BAE12CE" w14:textId="77777777" w:rsidR="000C1D5B" w:rsidRDefault="000C1D5B" w:rsidP="00222525">
      <w:pPr>
        <w:pStyle w:val="Default"/>
        <w:rPr>
          <w:ins w:id="41" w:author="uzivatel" w:date="2026-09-22T12:29:00Z" w16du:dateUtc="2026-09-22T16:29:00Z"/>
          <w:b/>
          <w:bCs/>
          <w:sz w:val="22"/>
          <w:szCs w:val="22"/>
          <w:u w:val="single"/>
        </w:rPr>
      </w:pPr>
    </w:p>
    <w:p w14:paraId="601470E7" w14:textId="77777777" w:rsidR="00222525" w:rsidRDefault="00967EDD" w:rsidP="00222525">
      <w:pPr>
        <w:pStyle w:val="Default"/>
        <w:rPr>
          <w:ins w:id="42" w:author="uzivatel" w:date="2026-09-22T12:29:00Z" w16du:dateUtc="2026-09-22T16:29:00Z"/>
          <w:b/>
          <w:bCs/>
          <w:sz w:val="22"/>
          <w:szCs w:val="22"/>
          <w:u w:val="single"/>
        </w:rPr>
      </w:pPr>
      <w:ins w:id="43" w:author="uzivatel" w:date="2026-09-22T12:29:00Z" w16du:dateUtc="2026-09-22T16:29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0B3C48BB" w14:textId="77777777" w:rsidR="000C1D5B" w:rsidRDefault="000C1D5B" w:rsidP="00222525">
      <w:pPr>
        <w:pStyle w:val="Default"/>
        <w:rPr>
          <w:ins w:id="44" w:author="uzivatel" w:date="2026-09-22T12:29:00Z" w16du:dateUtc="2026-09-22T16:29:00Z"/>
          <w:b/>
          <w:bCs/>
          <w:sz w:val="22"/>
          <w:szCs w:val="22"/>
          <w:u w:val="single"/>
        </w:rPr>
      </w:pPr>
    </w:p>
    <w:p w14:paraId="22BED63F" w14:textId="77777777" w:rsidR="00393DFA" w:rsidRPr="009E4030" w:rsidRDefault="005F4481" w:rsidP="00222525">
      <w:pPr>
        <w:pStyle w:val="Default"/>
        <w:numPr>
          <w:ilvl w:val="0"/>
          <w:numId w:val="29"/>
        </w:numPr>
        <w:rPr>
          <w:ins w:id="45" w:author="uzivatel" w:date="2026-09-22T12:29:00Z" w16du:dateUtc="2026-09-22T16:29:00Z"/>
          <w:rFonts w:ascii="Roboto" w:hAnsi="Roboto"/>
        </w:rPr>
      </w:pPr>
      <w:ins w:id="46" w:author="uzivatel" w:date="2026-09-22T12:29:00Z" w16du:dateUtc="2026-09-22T16:29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0E2DFE17" w14:textId="77777777" w:rsidR="005F4481" w:rsidRPr="009E4030" w:rsidRDefault="005F4481" w:rsidP="009E4030">
      <w:pPr>
        <w:pStyle w:val="Default"/>
        <w:numPr>
          <w:ilvl w:val="0"/>
          <w:numId w:val="34"/>
        </w:numPr>
        <w:rPr>
          <w:ins w:id="47" w:author="uzivatel" w:date="2026-09-22T12:29:00Z" w16du:dateUtc="2026-09-22T16:29:00Z"/>
          <w:rFonts w:ascii="Roboto" w:hAnsi="Roboto"/>
        </w:rPr>
      </w:pPr>
      <w:ins w:id="48" w:author="uzivatel" w:date="2026-09-22T12:29:00Z" w16du:dateUtc="2026-09-22T16:29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15796B9C" w14:textId="77777777" w:rsidR="00393DFA" w:rsidRPr="009E4030" w:rsidRDefault="00393DFA" w:rsidP="009E4030">
      <w:pPr>
        <w:pStyle w:val="Default"/>
        <w:numPr>
          <w:ilvl w:val="0"/>
          <w:numId w:val="34"/>
        </w:numPr>
        <w:rPr>
          <w:ins w:id="49" w:author="uzivatel" w:date="2026-09-22T12:29:00Z" w16du:dateUtc="2026-09-22T16:29:00Z"/>
          <w:rFonts w:ascii="Roboto" w:hAnsi="Roboto"/>
        </w:rPr>
      </w:pPr>
      <w:ins w:id="50" w:author="uzivatel" w:date="2026-09-22T12:29:00Z" w16du:dateUtc="2026-09-22T16:29:00Z">
        <w:r w:rsidRPr="009E4030">
          <w:rPr>
            <w:rFonts w:ascii="Roboto" w:hAnsi="Roboto"/>
          </w:rPr>
          <w:t>individuální konzultace</w:t>
        </w:r>
      </w:ins>
    </w:p>
    <w:p w14:paraId="6E21FC70" w14:textId="77777777" w:rsidR="00AB7A30" w:rsidRPr="00222525" w:rsidRDefault="00393DFA" w:rsidP="009E4030">
      <w:pPr>
        <w:pStyle w:val="Default"/>
        <w:numPr>
          <w:ilvl w:val="0"/>
          <w:numId w:val="29"/>
        </w:numPr>
        <w:rPr>
          <w:ins w:id="51" w:author="uzivatel" w:date="2026-09-22T12:29:00Z" w16du:dateUtc="2026-09-22T16:29:00Z"/>
          <w:b/>
          <w:bCs/>
          <w:sz w:val="22"/>
          <w:szCs w:val="22"/>
          <w:u w:val="single"/>
        </w:rPr>
      </w:pPr>
      <w:ins w:id="52" w:author="uzivatel" w:date="2026-09-22T12:29:00Z" w16du:dateUtc="2026-09-22T16:29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28DE3A71" w14:textId="77777777" w:rsidR="00AB7A30" w:rsidRPr="00ED3AF5" w:rsidRDefault="006B75D9" w:rsidP="009E4030">
      <w:pPr>
        <w:pStyle w:val="Default"/>
        <w:numPr>
          <w:ilvl w:val="0"/>
          <w:numId w:val="29"/>
        </w:numPr>
        <w:rPr>
          <w:ins w:id="53" w:author="uzivatel" w:date="2026-09-22T12:29:00Z" w16du:dateUtc="2026-09-22T16:29:00Z"/>
          <w:rFonts w:ascii="Roboto" w:hAnsi="Roboto"/>
        </w:rPr>
      </w:pPr>
      <w:ins w:id="54" w:author="uzivatel" w:date="2026-09-22T12:29:00Z" w16du:dateUtc="2026-09-22T16:29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7074CE26" w14:textId="77777777" w:rsidR="000C1D5B" w:rsidRPr="00067C1B" w:rsidRDefault="008E16D0" w:rsidP="009E4030">
      <w:pPr>
        <w:pStyle w:val="Default"/>
        <w:numPr>
          <w:ilvl w:val="0"/>
          <w:numId w:val="29"/>
        </w:numPr>
        <w:rPr>
          <w:ins w:id="55" w:author="uzivatel" w:date="2026-09-22T12:29:00Z" w16du:dateUtc="2026-09-22T16:29:00Z"/>
          <w:rFonts w:ascii="Roboto" w:hAnsi="Roboto"/>
        </w:rPr>
      </w:pPr>
      <w:ins w:id="56" w:author="uzivatel" w:date="2026-09-22T12:29:00Z" w16du:dateUtc="2026-09-22T16:29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4C15847C" w14:textId="77777777" w:rsidR="00F01D59" w:rsidRDefault="00EF2DAF" w:rsidP="009E4030">
      <w:pPr>
        <w:pStyle w:val="Default"/>
        <w:numPr>
          <w:ilvl w:val="0"/>
          <w:numId w:val="29"/>
        </w:numPr>
        <w:rPr>
          <w:ins w:id="57" w:author="uzivatel" w:date="2026-09-22T12:29:00Z" w16du:dateUtc="2026-09-22T16:29:00Z"/>
          <w:rFonts w:ascii="Roboto" w:hAnsi="Roboto"/>
        </w:rPr>
      </w:pPr>
      <w:ins w:id="58" w:author="uzivatel" w:date="2026-09-22T12:29:00Z" w16du:dateUtc="2026-09-22T16:29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70886C79" w14:textId="77777777" w:rsidR="00E2631A" w:rsidRDefault="00EF2DAF" w:rsidP="009E4030">
      <w:pPr>
        <w:pStyle w:val="Default"/>
        <w:numPr>
          <w:ilvl w:val="0"/>
          <w:numId w:val="29"/>
        </w:numPr>
        <w:rPr>
          <w:ins w:id="59" w:author="uzivatel" w:date="2026-09-22T12:29:00Z" w16du:dateUtc="2026-09-22T16:29:00Z"/>
          <w:rFonts w:ascii="Roboto" w:hAnsi="Roboto"/>
        </w:rPr>
      </w:pPr>
      <w:ins w:id="60" w:author="uzivatel" w:date="2026-09-22T12:29:00Z" w16du:dateUtc="2026-09-22T16:29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3CB65F95" w14:textId="77777777" w:rsidR="005406F7" w:rsidRPr="00F91991" w:rsidRDefault="005406F7" w:rsidP="005406F7">
      <w:pPr>
        <w:pStyle w:val="Default"/>
        <w:numPr>
          <w:ilvl w:val="0"/>
          <w:numId w:val="29"/>
        </w:numPr>
        <w:rPr>
          <w:ins w:id="61" w:author="uzivatel" w:date="2026-09-22T12:29:00Z" w16du:dateUtc="2026-09-22T16:29:00Z"/>
          <w:rFonts w:ascii="Times New Roman" w:hAnsi="Times New Roman" w:cs="Times New Roman"/>
        </w:rPr>
      </w:pPr>
      <w:ins w:id="62" w:author="uzivatel" w:date="2026-09-22T12:29:00Z" w16du:dateUtc="2026-09-22T16:29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3B7DBA1C" w14:textId="77777777" w:rsidR="00EF2DAF" w:rsidRPr="00EF2DAF" w:rsidRDefault="005406F7" w:rsidP="009E4030">
      <w:pPr>
        <w:pStyle w:val="Default"/>
        <w:numPr>
          <w:ilvl w:val="0"/>
          <w:numId w:val="29"/>
        </w:numPr>
        <w:rPr>
          <w:ins w:id="63" w:author="uzivatel" w:date="2026-09-22T12:29:00Z" w16du:dateUtc="2026-09-22T16:29:00Z"/>
          <w:rFonts w:ascii="Roboto" w:hAnsi="Roboto"/>
        </w:rPr>
      </w:pPr>
      <w:ins w:id="64" w:author="uzivatel" w:date="2026-09-22T12:29:00Z" w16du:dateUtc="2026-09-22T16:29:00Z">
        <w:r>
          <w:rPr>
            <w:rFonts w:ascii="Roboto" w:hAnsi="Roboto"/>
          </w:rPr>
          <w:lastRenderedPageBreak/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61599BFC" w14:textId="77777777" w:rsidR="000C1D5B" w:rsidRDefault="000C1D5B" w:rsidP="000C1D5B">
      <w:pPr>
        <w:pStyle w:val="Default"/>
        <w:numPr>
          <w:ilvl w:val="0"/>
          <w:numId w:val="24"/>
        </w:numPr>
        <w:rPr>
          <w:ins w:id="65" w:author="uzivatel" w:date="2026-09-22T12:29:00Z" w16du:dateUtc="2026-09-22T16:29:00Z"/>
          <w:rFonts w:ascii="Roboto" w:hAnsi="Roboto"/>
        </w:rPr>
      </w:pPr>
      <w:ins w:id="66" w:author="uzivatel" w:date="2026-09-22T12:29:00Z" w16du:dateUtc="2026-09-22T16:29:00Z">
        <w:r>
          <w:rPr>
            <w:rFonts w:ascii="Roboto" w:hAnsi="Roboto"/>
          </w:rPr>
          <w:t>žáci si přinesou:</w:t>
        </w:r>
      </w:ins>
    </w:p>
    <w:p w14:paraId="45C20E41" w14:textId="77777777" w:rsidR="00992F5A" w:rsidRDefault="000C1D5B" w:rsidP="000C1D5B">
      <w:pPr>
        <w:pStyle w:val="Default"/>
        <w:numPr>
          <w:ilvl w:val="0"/>
          <w:numId w:val="30"/>
        </w:numPr>
        <w:rPr>
          <w:ins w:id="67" w:author="uzivatel" w:date="2026-09-22T12:29:00Z" w16du:dateUtc="2026-09-22T16:29:00Z"/>
          <w:rFonts w:ascii="Roboto" w:hAnsi="Roboto"/>
        </w:rPr>
      </w:pPr>
      <w:ins w:id="68" w:author="uzivatel" w:date="2026-09-22T12:29:00Z" w16du:dateUtc="2026-09-22T16:29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40A9A92F" w14:textId="77777777" w:rsidR="000C1D5B" w:rsidRPr="00992F5A" w:rsidRDefault="000C1D5B" w:rsidP="000C1D5B">
      <w:pPr>
        <w:pStyle w:val="Default"/>
        <w:numPr>
          <w:ilvl w:val="0"/>
          <w:numId w:val="30"/>
        </w:numPr>
        <w:rPr>
          <w:ins w:id="69" w:author="uzivatel" w:date="2026-09-22T12:29:00Z" w16du:dateUtc="2026-09-22T16:29:00Z"/>
          <w:rFonts w:ascii="Roboto" w:hAnsi="Roboto"/>
        </w:rPr>
      </w:pPr>
      <w:ins w:id="70" w:author="uzivatel" w:date="2026-09-22T12:29:00Z" w16du:dateUtc="2026-09-22T16:29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47CC342F" w14:textId="77777777" w:rsidR="000C1D5B" w:rsidRDefault="000C1D5B" w:rsidP="000C1D5B">
      <w:pPr>
        <w:pStyle w:val="Default"/>
        <w:numPr>
          <w:ilvl w:val="0"/>
          <w:numId w:val="30"/>
        </w:numPr>
        <w:rPr>
          <w:ins w:id="71" w:author="uzivatel" w:date="2026-09-22T12:29:00Z" w16du:dateUtc="2026-09-22T16:29:00Z"/>
        </w:rPr>
      </w:pPr>
      <w:ins w:id="72" w:author="uzivatel" w:date="2026-09-22T12:29:00Z" w16du:dateUtc="2026-09-22T16:29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613C0CBE" w14:textId="01B1B0B9" w:rsidR="009373A5" w:rsidRPr="005A5953" w:rsidRDefault="009373A5" w:rsidP="009373A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del w:id="73" w:author="uzivatel" w:date="2026-09-22T12:29:00Z" w16du:dateUtc="2026-09-22T16:29:00Z"/>
          <w:rFonts w:ascii="Tahoma" w:hAnsi="Tahoma"/>
          <w:b/>
          <w:color w:val="000080"/>
          <w:sz w:val="28"/>
          <w:szCs w:val="28"/>
          <w:lang w:val="fr-FR"/>
        </w:rPr>
      </w:pPr>
      <w:del w:id="74" w:author="uzivatel" w:date="2026-09-22T12:29:00Z" w16du:dateUtc="2026-09-22T16:29:00Z">
        <w:r w:rsidRPr="005A5953">
          <w:rPr>
            <w:rFonts w:ascii="Tahoma" w:hAnsi="Tahoma"/>
            <w:b/>
            <w:color w:val="000080"/>
            <w:sz w:val="28"/>
            <w:szCs w:val="28"/>
            <w:lang w:val="fr-FR"/>
          </w:rPr>
          <w:delText>GRILLE à ENCASTRER TYPE RENSON 4</w:delText>
        </w:r>
        <w:r w:rsidR="007312F5">
          <w:rPr>
            <w:rFonts w:ascii="Tahoma" w:hAnsi="Tahoma"/>
            <w:b/>
            <w:color w:val="000080"/>
            <w:sz w:val="28"/>
            <w:szCs w:val="28"/>
            <w:lang w:val="fr-FR"/>
          </w:rPr>
          <w:delText>4</w:delText>
        </w:r>
        <w:r w:rsidR="00EA78CF">
          <w:rPr>
            <w:rFonts w:ascii="Tahoma" w:hAnsi="Tahoma"/>
            <w:b/>
            <w:color w:val="000080"/>
            <w:sz w:val="28"/>
            <w:szCs w:val="28"/>
            <w:lang w:val="fr-FR"/>
          </w:rPr>
          <w:delText>9</w:delText>
        </w:r>
        <w:r w:rsidR="007312F5">
          <w:rPr>
            <w:rFonts w:ascii="Tahoma" w:hAnsi="Tahoma"/>
            <w:b/>
            <w:color w:val="000080"/>
            <w:sz w:val="28"/>
            <w:szCs w:val="28"/>
            <w:lang w:val="fr-FR"/>
          </w:rPr>
          <w:delText>/</w:delText>
        </w:r>
        <w:r w:rsidR="00A73130">
          <w:rPr>
            <w:rFonts w:ascii="Tahoma" w:hAnsi="Tahoma"/>
            <w:b/>
            <w:color w:val="000080"/>
            <w:sz w:val="28"/>
            <w:szCs w:val="28"/>
            <w:lang w:val="fr-FR"/>
          </w:rPr>
          <w:delText>225</w:delText>
        </w:r>
      </w:del>
    </w:p>
    <w:p w14:paraId="57C1B874" w14:textId="77777777" w:rsidR="00277AFD" w:rsidRPr="00C741DF" w:rsidRDefault="00233F51" w:rsidP="009373A5">
      <w:pPr>
        <w:tabs>
          <w:tab w:val="left" w:pos="0"/>
          <w:tab w:val="left" w:pos="708"/>
          <w:tab w:val="left" w:pos="1416"/>
          <w:tab w:val="left" w:pos="1701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del w:id="75" w:author="uzivatel" w:date="2026-09-22T12:29:00Z" w16du:dateUtc="2026-09-22T16:29:00Z"/>
          <w:rFonts w:ascii="Tahoma" w:hAnsi="Tahoma"/>
          <w:b/>
          <w:color w:val="000080"/>
          <w:szCs w:val="24"/>
          <w:lang w:val="fr-BE"/>
        </w:rPr>
      </w:pPr>
      <w:del w:id="76" w:author="uzivatel" w:date="2026-09-22T12:29:00Z" w16du:dateUtc="2026-09-22T16:29:00Z">
        <w:r w:rsidRPr="00C741DF">
          <w:rPr>
            <w:rFonts w:ascii="Tahoma" w:hAnsi="Tahoma"/>
            <w:b/>
            <w:color w:val="000080"/>
            <w:szCs w:val="24"/>
            <w:lang w:val="fr-BE"/>
          </w:rPr>
          <w:delText xml:space="preserve">descriptif pour cahier DES CHARGES </w:delText>
        </w:r>
      </w:del>
    </w:p>
    <w:p w14:paraId="3DCE1567" w14:textId="77777777" w:rsidR="00313D3F" w:rsidRPr="00233F51" w:rsidRDefault="00313D3F" w:rsidP="009373A5">
      <w:pPr>
        <w:pStyle w:val="besteksubtitel"/>
        <w:rPr>
          <w:del w:id="77" w:author="uzivatel" w:date="2026-09-22T12:29:00Z" w16du:dateUtc="2026-09-22T16:29:00Z"/>
          <w:lang w:val="fr-FR"/>
        </w:rPr>
      </w:pPr>
    </w:p>
    <w:p w14:paraId="2617F366" w14:textId="77777777" w:rsidR="00313D3F" w:rsidRPr="00233F51" w:rsidRDefault="00313D3F" w:rsidP="009373A5">
      <w:pPr>
        <w:pStyle w:val="besteksubtitel"/>
        <w:rPr>
          <w:del w:id="78" w:author="uzivatel" w:date="2026-09-22T12:29:00Z" w16du:dateUtc="2026-09-22T16:29:00Z"/>
          <w:rFonts w:cs="Tahoma"/>
          <w:lang w:val="fr-FR"/>
        </w:rPr>
      </w:pPr>
    </w:p>
    <w:p w14:paraId="7FE167DE" w14:textId="698832ED" w:rsidR="00E447FB" w:rsidRPr="00233F51" w:rsidRDefault="00E447FB" w:rsidP="00E447FB">
      <w:pPr>
        <w:pStyle w:val="Default"/>
        <w:rPr>
          <w:del w:id="79" w:author="uzivate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80" w:author="uzivatel" w:date="2026-09-22T12:29:00Z" w16du:dateUtc="2026-09-22T16:29:00Z"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La grille 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murale Renson </w:delText>
        </w:r>
        <w:r w:rsidR="005A5953">
          <w:rPr>
            <w:rFonts w:ascii="Tahoma" w:hAnsi="Tahoma" w:cs="Tahoma"/>
            <w:sz w:val="20"/>
            <w:szCs w:val="20"/>
            <w:lang w:val="fr-FR"/>
          </w:rPr>
          <w:delText>4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4</w:delText>
        </w:r>
        <w:r w:rsidR="00EA78CF">
          <w:rPr>
            <w:rFonts w:ascii="Tahoma" w:hAnsi="Tahoma" w:cs="Tahoma"/>
            <w:sz w:val="20"/>
            <w:szCs w:val="20"/>
            <w:lang w:val="fr-FR"/>
          </w:rPr>
          <w:delText>9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/</w:delText>
        </w:r>
        <w:r w:rsidR="00A73130">
          <w:rPr>
            <w:rFonts w:ascii="Tahoma" w:hAnsi="Tahoma" w:cs="Tahoma"/>
            <w:sz w:val="20"/>
            <w:szCs w:val="20"/>
            <w:lang w:val="fr-FR"/>
          </w:rPr>
          <w:delText>225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 est une grille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à encastrer </w:delText>
        </w:r>
        <w:r>
          <w:rPr>
            <w:rFonts w:ascii="Tahoma" w:hAnsi="Tahoma" w:cs="Tahoma"/>
            <w:sz w:val="20"/>
            <w:szCs w:val="20"/>
            <w:lang w:val="fr-FR"/>
          </w:rPr>
          <w:delText>avec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 les caractéristiques suivantes :</w:delText>
        </w:r>
      </w:del>
    </w:p>
    <w:p w14:paraId="055AAB5C" w14:textId="77777777" w:rsidR="009373A5" w:rsidRPr="00E447FB" w:rsidRDefault="009373A5" w:rsidP="009373A5">
      <w:pPr>
        <w:pStyle w:val="Default"/>
        <w:rPr>
          <w:del w:id="81" w:author="uzivatel" w:date="2026-09-22T12:29:00Z" w16du:dateUtc="2026-09-22T16:29:00Z"/>
          <w:rFonts w:ascii="Tahoma" w:hAnsi="Tahoma" w:cs="Tahoma"/>
          <w:sz w:val="20"/>
          <w:szCs w:val="20"/>
          <w:lang w:val="fr-FR"/>
        </w:rPr>
      </w:pPr>
    </w:p>
    <w:p w14:paraId="026C97B5" w14:textId="2170A836" w:rsidR="007312F5" w:rsidRDefault="001A5FF3" w:rsidP="007312F5">
      <w:pPr>
        <w:pStyle w:val="ListParagraph"/>
        <w:numPr>
          <w:ilvl w:val="0"/>
          <w:numId w:val="21"/>
        </w:numPr>
        <w:rPr>
          <w:del w:id="82" w:author="uzivatel" w:date="2026-09-22T12:29:00Z" w16du:dateUtc="2026-09-22T16:29:00Z"/>
          <w:rFonts w:ascii="Tahoma" w:hAnsi="Tahoma"/>
          <w:b/>
          <w:sz w:val="20"/>
        </w:rPr>
      </w:pPr>
      <w:del w:id="83" w:author="uzivatel" w:date="2026-09-22T12:29:00Z" w16du:dateUtc="2026-09-22T16:29:00Z">
        <w:r>
          <w:rPr>
            <w:rFonts w:ascii="Tahoma" w:hAnsi="Tahoma"/>
            <w:b/>
            <w:sz w:val="20"/>
          </w:rPr>
          <w:delText>affaiblissement acoustique</w:delText>
        </w:r>
        <w:r w:rsidR="007312F5">
          <w:rPr>
            <w:rFonts w:ascii="Tahoma" w:hAnsi="Tahoma"/>
            <w:b/>
            <w:sz w:val="20"/>
          </w:rPr>
          <w:delText xml:space="preserve"> </w:delText>
        </w:r>
      </w:del>
    </w:p>
    <w:p w14:paraId="1B049F79" w14:textId="678B3EB6" w:rsidR="007312F5" w:rsidRDefault="007312F5" w:rsidP="007312F5">
      <w:pPr>
        <w:pStyle w:val="ListParagraph"/>
        <w:rPr>
          <w:del w:id="84" w:author="uzivatel" w:date="2026-09-22T12:29:00Z" w16du:dateUtc="2026-09-22T16:29:00Z"/>
          <w:rFonts w:ascii="Tahoma" w:hAnsi="Tahoma"/>
          <w:sz w:val="20"/>
        </w:rPr>
      </w:pPr>
      <w:del w:id="85" w:author="uzivatel" w:date="2026-09-22T12:29:00Z" w16du:dateUtc="2026-09-22T16:29:00Z">
        <w:r w:rsidRPr="00F30715">
          <w:rPr>
            <w:rFonts w:ascii="Tahoma" w:hAnsi="Tahoma"/>
            <w:sz w:val="20"/>
          </w:rPr>
          <w:delText>s</w:delText>
        </w:r>
        <w:r w:rsidR="001A5FF3">
          <w:rPr>
            <w:rFonts w:ascii="Tahoma" w:hAnsi="Tahoma"/>
            <w:sz w:val="20"/>
          </w:rPr>
          <w:delText>elon</w:delText>
        </w:r>
      </w:del>
    </w:p>
    <w:p w14:paraId="15CAA6FC" w14:textId="77777777" w:rsidR="006D6282" w:rsidRDefault="006D6282" w:rsidP="006D6282">
      <w:pPr>
        <w:pStyle w:val="ListParagraph"/>
        <w:numPr>
          <w:ilvl w:val="1"/>
          <w:numId w:val="21"/>
        </w:numPr>
        <w:jc w:val="both"/>
        <w:rPr>
          <w:del w:id="86" w:author="uzivatel" w:date="2026-09-22T12:29:00Z" w16du:dateUtc="2026-09-22T16:29:00Z"/>
          <w:rFonts w:ascii="Tahoma" w:hAnsi="Tahoma"/>
          <w:color w:val="000000"/>
          <w:sz w:val="20"/>
          <w:lang w:val="fr-BE"/>
        </w:rPr>
      </w:pPr>
      <w:del w:id="87" w:author="uzivatel" w:date="2026-09-22T12:29:00Z" w16du:dateUtc="2026-09-22T16:29:00Z">
        <w:r>
          <w:rPr>
            <w:rFonts w:ascii="Tahoma" w:hAnsi="Tahoma"/>
            <w:color w:val="000000"/>
            <w:sz w:val="20"/>
            <w:lang w:val="fr-BE"/>
          </w:rPr>
          <w:delText>EN ISO 10140:2021</w:delText>
        </w:r>
      </w:del>
    </w:p>
    <w:p w14:paraId="1A74C733" w14:textId="77777777" w:rsidR="006D6282" w:rsidRDefault="006D6282" w:rsidP="006D6282">
      <w:pPr>
        <w:pStyle w:val="ListParagraph"/>
        <w:numPr>
          <w:ilvl w:val="1"/>
          <w:numId w:val="21"/>
        </w:numPr>
        <w:jc w:val="both"/>
        <w:rPr>
          <w:del w:id="88" w:author="uzivatel" w:date="2026-09-22T12:29:00Z" w16du:dateUtc="2026-09-22T16:29:00Z"/>
          <w:rFonts w:ascii="Tahoma" w:hAnsi="Tahoma"/>
          <w:b/>
          <w:color w:val="000000"/>
          <w:sz w:val="20"/>
          <w:lang w:val="fr-BE"/>
        </w:rPr>
      </w:pPr>
      <w:del w:id="89" w:author="uzivatel" w:date="2026-09-22T12:29:00Z" w16du:dateUtc="2026-09-22T16:29:00Z">
        <w:r>
          <w:rPr>
            <w:rFonts w:ascii="Tahoma" w:hAnsi="Tahoma"/>
            <w:color w:val="000000"/>
            <w:sz w:val="20"/>
            <w:lang w:val="fr-BE"/>
          </w:rPr>
          <w:delText>EN ISO 717-1:2020</w:delText>
        </w:r>
      </w:del>
    </w:p>
    <w:p w14:paraId="22CB8A9C" w14:textId="364CF768" w:rsidR="007312F5" w:rsidRPr="001A5FF3" w:rsidRDefault="007312F5" w:rsidP="007312F5">
      <w:pPr>
        <w:pStyle w:val="ListParagraph"/>
        <w:ind w:left="1080"/>
        <w:jc w:val="both"/>
        <w:rPr>
          <w:del w:id="90" w:author="uzivatel" w:date="2026-09-22T12:29:00Z" w16du:dateUtc="2026-09-22T16:29:00Z"/>
          <w:rFonts w:ascii="Tahoma" w:hAnsi="Tahoma"/>
          <w:bCs/>
          <w:sz w:val="20"/>
          <w:lang w:val="fr-BE"/>
        </w:rPr>
      </w:pPr>
      <w:del w:id="91" w:author="uzivatel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test</w:delText>
        </w:r>
        <w:r w:rsidR="001A5FF3" w:rsidRPr="001A5FF3">
          <w:rPr>
            <w:rFonts w:ascii="Tahoma" w:hAnsi="Tahoma"/>
            <w:bCs/>
            <w:sz w:val="20"/>
            <w:lang w:val="fr-BE"/>
          </w:rPr>
          <w:delText>é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</w:delText>
        </w:r>
        <w:r w:rsidR="001A5FF3" w:rsidRPr="001A5FF3">
          <w:rPr>
            <w:rFonts w:ascii="Tahoma" w:hAnsi="Tahoma"/>
            <w:bCs/>
            <w:sz w:val="20"/>
            <w:lang w:val="fr-BE"/>
          </w:rPr>
          <w:delText>avec dimensions largeur x hauteur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1.2</w:delText>
        </w:r>
        <w:r w:rsidR="00B86BDA">
          <w:rPr>
            <w:rFonts w:ascii="Tahoma" w:hAnsi="Tahoma"/>
            <w:bCs/>
            <w:sz w:val="20"/>
            <w:lang w:val="fr-BE"/>
          </w:rPr>
          <w:delText>3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m x 1.</w:delText>
        </w:r>
        <w:r w:rsidR="00B86BDA">
          <w:rPr>
            <w:rFonts w:ascii="Tahoma" w:hAnsi="Tahoma"/>
            <w:bCs/>
            <w:sz w:val="20"/>
            <w:lang w:val="fr-BE"/>
          </w:rPr>
          <w:delText>48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m</w:delText>
        </w:r>
      </w:del>
    </w:p>
    <w:p w14:paraId="7591474E" w14:textId="0FD35207" w:rsidR="007312F5" w:rsidRPr="001A5FF3" w:rsidRDefault="001A5FF3" w:rsidP="007312F5">
      <w:pPr>
        <w:pStyle w:val="ListParagraph"/>
        <w:numPr>
          <w:ilvl w:val="1"/>
          <w:numId w:val="21"/>
        </w:numPr>
        <w:jc w:val="both"/>
        <w:rPr>
          <w:del w:id="92" w:author="uzivatel" w:date="2026-09-22T12:29:00Z" w16du:dateUtc="2026-09-22T16:29:00Z"/>
          <w:rFonts w:ascii="Tahoma" w:hAnsi="Tahoma"/>
          <w:bCs/>
          <w:sz w:val="20"/>
          <w:lang w:val="fr-BE"/>
        </w:rPr>
      </w:pPr>
      <w:del w:id="93" w:author="uzivatel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Indice affaiblissement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Rw (C;C</w:delText>
        </w:r>
        <w:r w:rsidR="007312F5" w:rsidRPr="001A5FF3">
          <w:rPr>
            <w:rFonts w:ascii="Tahoma" w:hAnsi="Tahoma"/>
            <w:bCs/>
            <w:sz w:val="20"/>
            <w:vertAlign w:val="subscript"/>
            <w:lang w:val="fr-BE"/>
          </w:rPr>
          <w:delText>tr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) = </w:delText>
        </w:r>
        <w:r w:rsidR="00EA78CF">
          <w:rPr>
            <w:rFonts w:ascii="Tahoma" w:hAnsi="Tahoma"/>
            <w:bCs/>
            <w:sz w:val="20"/>
            <w:lang w:val="fr-BE"/>
          </w:rPr>
          <w:delText>1</w:delText>
        </w:r>
        <w:r w:rsidR="00A73130">
          <w:rPr>
            <w:rFonts w:ascii="Tahoma" w:hAnsi="Tahoma"/>
            <w:bCs/>
            <w:sz w:val="20"/>
            <w:lang w:val="fr-BE"/>
          </w:rPr>
          <w:delText>3</w:delText>
        </w:r>
        <w:r w:rsidR="007312F5" w:rsidRPr="001A5FF3">
          <w:rPr>
            <w:rFonts w:ascii="Tahoma" w:hAnsi="Tahoma"/>
            <w:sz w:val="20"/>
            <w:lang w:val="fr-BE"/>
          </w:rPr>
          <w:delText xml:space="preserve"> (</w:delText>
        </w:r>
        <w:r w:rsidR="00EA78CF">
          <w:rPr>
            <w:rFonts w:ascii="Tahoma" w:hAnsi="Tahoma"/>
            <w:sz w:val="20"/>
            <w:lang w:val="fr-BE"/>
          </w:rPr>
          <w:delText>0</w:delText>
        </w:r>
        <w:r w:rsidR="007312F5" w:rsidRPr="001A5FF3">
          <w:rPr>
            <w:rFonts w:ascii="Tahoma" w:hAnsi="Tahoma"/>
            <w:sz w:val="20"/>
            <w:lang w:val="fr-BE"/>
          </w:rPr>
          <w:delText>;-</w:delText>
        </w:r>
        <w:r w:rsidR="00A73130">
          <w:rPr>
            <w:rFonts w:ascii="Tahoma" w:hAnsi="Tahoma"/>
            <w:sz w:val="20"/>
            <w:lang w:val="fr-BE"/>
          </w:rPr>
          <w:delText>3</w:delText>
        </w:r>
        <w:r w:rsidR="007312F5" w:rsidRPr="001A5FF3">
          <w:rPr>
            <w:rFonts w:ascii="Tahoma" w:hAnsi="Tahoma"/>
            <w:sz w:val="20"/>
            <w:lang w:val="fr-BE"/>
          </w:rPr>
          <w:delText>)</w:delText>
        </w:r>
        <w:r w:rsidR="006D6282">
          <w:rPr>
            <w:rFonts w:ascii="Tahoma" w:hAnsi="Tahoma"/>
            <w:sz w:val="20"/>
            <w:lang w:val="fr-BE"/>
          </w:rPr>
          <w:delText xml:space="preserve"> dB</w:delText>
        </w:r>
      </w:del>
    </w:p>
    <w:p w14:paraId="616963DC" w14:textId="3D063DBD" w:rsidR="007312F5" w:rsidRDefault="001A5FF3" w:rsidP="007312F5">
      <w:pPr>
        <w:pStyle w:val="ListParagraph"/>
        <w:numPr>
          <w:ilvl w:val="1"/>
          <w:numId w:val="21"/>
        </w:numPr>
        <w:jc w:val="both"/>
        <w:rPr>
          <w:del w:id="94" w:author="uzivatel" w:date="2026-09-22T12:29:00Z" w16du:dateUtc="2026-09-22T16:29:00Z"/>
          <w:rFonts w:ascii="Tahoma" w:hAnsi="Tahoma"/>
          <w:bCs/>
          <w:sz w:val="20"/>
          <w:lang w:val="fr-BE"/>
        </w:rPr>
      </w:pPr>
      <w:del w:id="95" w:author="uzivatel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Affaiblissement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R </w:delText>
        </w:r>
        <w:r w:rsidRPr="001A5FF3">
          <w:rPr>
            <w:rFonts w:ascii="Tahoma" w:hAnsi="Tahoma"/>
            <w:bCs/>
            <w:sz w:val="20"/>
            <w:lang w:val="fr-BE"/>
          </w:rPr>
          <w:delText>e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n f</w:delText>
        </w:r>
        <w:r w:rsidRPr="001A5FF3">
          <w:rPr>
            <w:rFonts w:ascii="Tahoma" w:hAnsi="Tahoma"/>
            <w:bCs/>
            <w:sz w:val="20"/>
            <w:lang w:val="fr-BE"/>
          </w:rPr>
          <w:delText>o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ncti</w:delText>
        </w:r>
        <w:r w:rsidRPr="001A5FF3">
          <w:rPr>
            <w:rFonts w:ascii="Tahoma" w:hAnsi="Tahoma"/>
            <w:bCs/>
            <w:sz w:val="20"/>
            <w:lang w:val="fr-BE"/>
          </w:rPr>
          <w:delText>on de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fr</w:delText>
        </w:r>
        <w:r w:rsidRPr="001A5FF3">
          <w:rPr>
            <w:rFonts w:ascii="Tahoma" w:hAnsi="Tahoma"/>
            <w:bCs/>
            <w:sz w:val="20"/>
            <w:lang w:val="fr-BE"/>
          </w:rPr>
          <w:delText>é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quen</w:delText>
        </w:r>
        <w:r w:rsidRPr="001A5FF3">
          <w:rPr>
            <w:rFonts w:ascii="Tahoma" w:hAnsi="Tahoma"/>
            <w:bCs/>
            <w:sz w:val="20"/>
            <w:lang w:val="fr-BE"/>
          </w:rPr>
          <w:delText>c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e :</w:delText>
        </w:r>
      </w:del>
    </w:p>
    <w:p w14:paraId="5321523F" w14:textId="77777777" w:rsidR="00537336" w:rsidRDefault="00537336" w:rsidP="00537336">
      <w:pPr>
        <w:pStyle w:val="ListParagraph"/>
        <w:ind w:left="1440"/>
        <w:jc w:val="both"/>
        <w:rPr>
          <w:del w:id="96" w:author="uzivatel" w:date="2026-09-22T12:29:00Z" w16du:dateUtc="2026-09-22T16:29:00Z"/>
          <w:rFonts w:ascii="Tahoma" w:hAnsi="Tahoma"/>
          <w:bCs/>
          <w:sz w:val="20"/>
        </w:rPr>
      </w:pPr>
    </w:p>
    <w:tbl>
      <w:tblPr>
        <w:tblW w:w="4178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52"/>
        <w:gridCol w:w="489"/>
        <w:gridCol w:w="490"/>
        <w:gridCol w:w="489"/>
        <w:gridCol w:w="490"/>
        <w:gridCol w:w="489"/>
        <w:gridCol w:w="490"/>
        <w:gridCol w:w="489"/>
      </w:tblGrid>
      <w:tr w:rsidR="00537336" w14:paraId="0F16EDF3" w14:textId="77777777" w:rsidTr="00346C54">
        <w:trPr>
          <w:cantSplit/>
          <w:trHeight w:val="557"/>
          <w:del w:id="97" w:author="uzivatel" w:date="2026-09-22T12:29:00Z" w16du:dateUtc="2026-09-22T16:29:00Z"/>
        </w:trPr>
        <w:tc>
          <w:tcPr>
            <w:tcW w:w="752" w:type="dxa"/>
            <w:textDirection w:val="btLr"/>
            <w:vAlign w:val="center"/>
          </w:tcPr>
          <w:p w14:paraId="405D15ED" w14:textId="77777777" w:rsidR="00537336" w:rsidRDefault="00537336" w:rsidP="00346C54">
            <w:pPr>
              <w:pStyle w:val="ListParagraph"/>
              <w:ind w:left="57" w:right="57"/>
              <w:rPr>
                <w:del w:id="98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99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F (Hz)</w:delText>
              </w:r>
            </w:del>
          </w:p>
        </w:tc>
        <w:tc>
          <w:tcPr>
            <w:tcW w:w="489" w:type="dxa"/>
            <w:textDirection w:val="btLr"/>
          </w:tcPr>
          <w:p w14:paraId="4E1EF32C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100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01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63</w:delText>
              </w:r>
            </w:del>
          </w:p>
        </w:tc>
        <w:tc>
          <w:tcPr>
            <w:tcW w:w="490" w:type="dxa"/>
            <w:textDirection w:val="btLr"/>
          </w:tcPr>
          <w:p w14:paraId="1463C32B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102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03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125</w:delText>
              </w:r>
            </w:del>
          </w:p>
        </w:tc>
        <w:tc>
          <w:tcPr>
            <w:tcW w:w="489" w:type="dxa"/>
            <w:textDirection w:val="btLr"/>
          </w:tcPr>
          <w:p w14:paraId="5242F67A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104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05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250</w:delText>
              </w:r>
            </w:del>
          </w:p>
        </w:tc>
        <w:tc>
          <w:tcPr>
            <w:tcW w:w="490" w:type="dxa"/>
            <w:textDirection w:val="btLr"/>
          </w:tcPr>
          <w:p w14:paraId="6DF68673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106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07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500</w:delText>
              </w:r>
            </w:del>
          </w:p>
        </w:tc>
        <w:tc>
          <w:tcPr>
            <w:tcW w:w="489" w:type="dxa"/>
            <w:textDirection w:val="btLr"/>
          </w:tcPr>
          <w:p w14:paraId="2590EBB4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108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09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1000</w:delText>
              </w:r>
            </w:del>
          </w:p>
        </w:tc>
        <w:tc>
          <w:tcPr>
            <w:tcW w:w="490" w:type="dxa"/>
            <w:textDirection w:val="btLr"/>
          </w:tcPr>
          <w:p w14:paraId="43AF3108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110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11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2000</w:delText>
              </w:r>
            </w:del>
          </w:p>
        </w:tc>
        <w:tc>
          <w:tcPr>
            <w:tcW w:w="489" w:type="dxa"/>
            <w:textDirection w:val="btLr"/>
          </w:tcPr>
          <w:p w14:paraId="32F8D52D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112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13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4000</w:delText>
              </w:r>
            </w:del>
          </w:p>
        </w:tc>
      </w:tr>
      <w:tr w:rsidR="00537336" w14:paraId="71A571F4" w14:textId="77777777" w:rsidTr="00346C54">
        <w:trPr>
          <w:del w:id="114" w:author="uzivatel" w:date="2026-09-22T12:29:00Z" w16du:dateUtc="2026-09-22T16:29:00Z"/>
        </w:trPr>
        <w:tc>
          <w:tcPr>
            <w:tcW w:w="752" w:type="dxa"/>
          </w:tcPr>
          <w:p w14:paraId="7DB34B81" w14:textId="77777777" w:rsidR="00537336" w:rsidRDefault="00537336" w:rsidP="00346C54">
            <w:pPr>
              <w:pStyle w:val="ListParagraph"/>
              <w:ind w:left="0"/>
              <w:rPr>
                <w:del w:id="115" w:author="uzivatel" w:date="2026-09-22T12:29:00Z" w16du:dateUtc="2026-09-22T16:29:00Z"/>
                <w:rFonts w:ascii="Tahoma" w:hAnsi="Tahoma"/>
                <w:bCs/>
                <w:color w:val="000000"/>
                <w:sz w:val="16"/>
                <w:szCs w:val="16"/>
              </w:rPr>
            </w:pPr>
            <w:del w:id="116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6"/>
                  <w:szCs w:val="16"/>
                </w:rPr>
                <w:delText>R in dB</w:delText>
              </w:r>
            </w:del>
          </w:p>
        </w:tc>
        <w:tc>
          <w:tcPr>
            <w:tcW w:w="489" w:type="dxa"/>
          </w:tcPr>
          <w:p w14:paraId="626497F6" w14:textId="77777777" w:rsidR="00537336" w:rsidRDefault="00537336" w:rsidP="00346C54">
            <w:pPr>
              <w:pStyle w:val="ListParagraph"/>
              <w:ind w:left="0"/>
              <w:jc w:val="both"/>
              <w:rPr>
                <w:del w:id="117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18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7,8</w:delText>
              </w:r>
            </w:del>
          </w:p>
        </w:tc>
        <w:tc>
          <w:tcPr>
            <w:tcW w:w="490" w:type="dxa"/>
          </w:tcPr>
          <w:p w14:paraId="48269B33" w14:textId="77777777" w:rsidR="00537336" w:rsidRDefault="00537336" w:rsidP="00346C54">
            <w:pPr>
              <w:pStyle w:val="ListParagraph"/>
              <w:ind w:left="0"/>
              <w:jc w:val="both"/>
              <w:rPr>
                <w:del w:id="119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20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4,7</w:delText>
              </w:r>
            </w:del>
          </w:p>
        </w:tc>
        <w:tc>
          <w:tcPr>
            <w:tcW w:w="489" w:type="dxa"/>
          </w:tcPr>
          <w:p w14:paraId="0C1CBD69" w14:textId="77777777" w:rsidR="00537336" w:rsidRDefault="00537336" w:rsidP="00346C54">
            <w:pPr>
              <w:pStyle w:val="ListParagraph"/>
              <w:ind w:left="0"/>
              <w:jc w:val="both"/>
              <w:rPr>
                <w:del w:id="121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22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4,6</w:delText>
              </w:r>
            </w:del>
          </w:p>
        </w:tc>
        <w:tc>
          <w:tcPr>
            <w:tcW w:w="490" w:type="dxa"/>
          </w:tcPr>
          <w:p w14:paraId="459B1C5E" w14:textId="77777777" w:rsidR="00537336" w:rsidRDefault="00537336" w:rsidP="00346C54">
            <w:pPr>
              <w:pStyle w:val="ListParagraph"/>
              <w:ind w:left="0"/>
              <w:jc w:val="both"/>
              <w:rPr>
                <w:del w:id="123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24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7,7</w:delText>
              </w:r>
            </w:del>
          </w:p>
        </w:tc>
        <w:tc>
          <w:tcPr>
            <w:tcW w:w="489" w:type="dxa"/>
          </w:tcPr>
          <w:p w14:paraId="6A9C16F7" w14:textId="77777777" w:rsidR="00537336" w:rsidRDefault="00537336" w:rsidP="00346C54">
            <w:pPr>
              <w:pStyle w:val="ListParagraph"/>
              <w:ind w:left="0"/>
              <w:jc w:val="both"/>
              <w:rPr>
                <w:del w:id="125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26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15,0</w:delText>
              </w:r>
            </w:del>
          </w:p>
        </w:tc>
        <w:tc>
          <w:tcPr>
            <w:tcW w:w="490" w:type="dxa"/>
          </w:tcPr>
          <w:p w14:paraId="0129F340" w14:textId="77777777" w:rsidR="00537336" w:rsidRDefault="00537336" w:rsidP="00346C54">
            <w:pPr>
              <w:pStyle w:val="ListParagraph"/>
              <w:ind w:left="0"/>
              <w:jc w:val="both"/>
              <w:rPr>
                <w:del w:id="127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28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18,1</w:delText>
              </w:r>
            </w:del>
          </w:p>
        </w:tc>
        <w:tc>
          <w:tcPr>
            <w:tcW w:w="489" w:type="dxa"/>
          </w:tcPr>
          <w:p w14:paraId="416598D8" w14:textId="77777777" w:rsidR="00537336" w:rsidRDefault="00537336" w:rsidP="00346C54">
            <w:pPr>
              <w:pStyle w:val="ListParagraph"/>
              <w:ind w:left="0"/>
              <w:jc w:val="both"/>
              <w:rPr>
                <w:del w:id="129" w:author="uzivatel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130" w:author="uzivatel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14,3</w:delText>
              </w:r>
            </w:del>
          </w:p>
        </w:tc>
      </w:tr>
    </w:tbl>
    <w:p w14:paraId="2C228765" w14:textId="77777777" w:rsidR="00537336" w:rsidRDefault="00537336" w:rsidP="00537336">
      <w:pPr>
        <w:jc w:val="both"/>
        <w:rPr>
          <w:del w:id="131" w:author="uzivatel" w:date="2026-09-22T12:29:00Z" w16du:dateUtc="2026-09-22T16:29:00Z"/>
          <w:rFonts w:ascii="Tahoma" w:hAnsi="Tahoma"/>
          <w:bCs/>
          <w:sz w:val="20"/>
          <w:lang w:val="fr-BE"/>
        </w:rPr>
      </w:pPr>
    </w:p>
    <w:p w14:paraId="0D221C0E" w14:textId="24B6067D" w:rsidR="007312F5" w:rsidRPr="004E628A" w:rsidRDefault="001A5FF3" w:rsidP="007312F5">
      <w:pPr>
        <w:pStyle w:val="ListParagraph"/>
        <w:numPr>
          <w:ilvl w:val="1"/>
          <w:numId w:val="21"/>
        </w:numPr>
        <w:jc w:val="both"/>
        <w:rPr>
          <w:del w:id="132" w:author="uzivatel" w:date="2026-09-22T12:29:00Z" w16du:dateUtc="2026-09-22T16:29:00Z"/>
          <w:rFonts w:ascii="Tahoma" w:hAnsi="Tahoma"/>
          <w:sz w:val="20"/>
          <w:lang w:val="fr-BE"/>
        </w:rPr>
      </w:pPr>
      <w:del w:id="133" w:author="uzivatel" w:date="2026-09-22T12:29:00Z" w16du:dateUtc="2026-09-22T16:29:00Z">
        <w:r w:rsidRPr="004E628A">
          <w:rPr>
            <w:rFonts w:ascii="Tahoma" w:hAnsi="Tahoma"/>
            <w:sz w:val="20"/>
            <w:lang w:val="fr-BE"/>
          </w:rPr>
          <w:delText>À fournir</w:delText>
        </w:r>
        <w:r w:rsidR="007312F5" w:rsidRPr="004E628A">
          <w:rPr>
            <w:rFonts w:ascii="Tahoma" w:hAnsi="Tahoma"/>
            <w:sz w:val="20"/>
            <w:lang w:val="fr-BE"/>
          </w:rPr>
          <w:delText xml:space="preserve"> : </w:delText>
        </w:r>
        <w:r w:rsidRPr="004E628A">
          <w:rPr>
            <w:rFonts w:ascii="Tahoma" w:hAnsi="Tahoma"/>
            <w:sz w:val="20"/>
            <w:lang w:val="fr-BE"/>
          </w:rPr>
          <w:delText>rapport d</w:delText>
        </w:r>
        <w:r w:rsidR="004E628A" w:rsidRPr="004E628A">
          <w:rPr>
            <w:rFonts w:ascii="Tahoma" w:hAnsi="Tahoma"/>
            <w:sz w:val="20"/>
            <w:lang w:val="fr-BE"/>
          </w:rPr>
          <w:delText>’essai indépend</w:delText>
        </w:r>
        <w:r w:rsidR="004E628A">
          <w:rPr>
            <w:rFonts w:ascii="Tahoma" w:hAnsi="Tahoma"/>
            <w:sz w:val="20"/>
            <w:lang w:val="fr-BE"/>
          </w:rPr>
          <w:delText>ant (</w:delText>
        </w:r>
        <w:r w:rsidR="004865CE" w:rsidRPr="004865CE">
          <w:rPr>
            <w:rFonts w:ascii="Tahoma" w:hAnsi="Tahoma"/>
            <w:sz w:val="20"/>
            <w:lang w:val="fr-BE"/>
          </w:rPr>
          <w:delText xml:space="preserve">PEUTZ nr. </w:delText>
        </w:r>
        <w:r w:rsidR="00970263" w:rsidRPr="00970263">
          <w:rPr>
            <w:rFonts w:ascii="Tahoma" w:hAnsi="Tahoma"/>
            <w:sz w:val="20"/>
            <w:lang w:val="fr-BE"/>
          </w:rPr>
          <w:delText>A 4328-</w:delText>
        </w:r>
        <w:r w:rsidR="00F340A0">
          <w:rPr>
            <w:rFonts w:ascii="Tahoma" w:hAnsi="Tahoma"/>
            <w:sz w:val="20"/>
            <w:lang w:val="fr-BE"/>
          </w:rPr>
          <w:delText>5</w:delText>
        </w:r>
        <w:r w:rsidR="00970263" w:rsidRPr="00970263">
          <w:rPr>
            <w:rFonts w:ascii="Tahoma" w:hAnsi="Tahoma"/>
            <w:sz w:val="20"/>
            <w:lang w:val="fr-BE"/>
          </w:rPr>
          <w:delText>E-RA-001</w:delText>
        </w:r>
        <w:r w:rsidR="007312F5" w:rsidRPr="004E628A">
          <w:rPr>
            <w:rFonts w:ascii="Tahoma" w:hAnsi="Tahoma"/>
            <w:sz w:val="20"/>
            <w:lang w:val="fr-BE"/>
          </w:rPr>
          <w:delText>)</w:delText>
        </w:r>
      </w:del>
    </w:p>
    <w:p w14:paraId="709B043F" w14:textId="77777777" w:rsidR="007312F5" w:rsidRPr="004E628A" w:rsidRDefault="007312F5" w:rsidP="007312F5">
      <w:pPr>
        <w:pStyle w:val="ListParagraph"/>
        <w:jc w:val="both"/>
        <w:rPr>
          <w:del w:id="134" w:author="uzivatel" w:date="2026-09-22T12:29:00Z" w16du:dateUtc="2026-09-22T16:29:00Z"/>
          <w:rFonts w:ascii="Tahoma" w:hAnsi="Tahoma"/>
          <w:b/>
          <w:sz w:val="20"/>
          <w:lang w:val="fr-BE"/>
        </w:rPr>
      </w:pPr>
    </w:p>
    <w:p w14:paraId="05FEE9D0" w14:textId="77777777" w:rsidR="007312F5" w:rsidRPr="007312F5" w:rsidRDefault="007312F5" w:rsidP="007312F5">
      <w:pPr>
        <w:pStyle w:val="ListParagraph"/>
        <w:numPr>
          <w:ilvl w:val="0"/>
          <w:numId w:val="21"/>
        </w:numPr>
        <w:jc w:val="both"/>
        <w:rPr>
          <w:del w:id="135" w:author="uzivatel" w:date="2026-09-22T12:29:00Z" w16du:dateUtc="2026-09-22T16:29:00Z"/>
          <w:rFonts w:ascii="Tahoma" w:hAnsi="Tahoma"/>
          <w:b/>
          <w:sz w:val="20"/>
          <w:lang w:val="fr-BE"/>
        </w:rPr>
      </w:pPr>
      <w:del w:id="136" w:author="uzivatel" w:date="2026-09-22T12:29:00Z" w16du:dateUtc="2026-09-22T16:29:00Z">
        <w:r w:rsidRPr="007312F5">
          <w:rPr>
            <w:rFonts w:ascii="Tahoma" w:hAnsi="Tahoma"/>
            <w:b/>
            <w:sz w:val="20"/>
            <w:lang w:val="fr-BE"/>
          </w:rPr>
          <w:delText xml:space="preserve">passage d’air </w:delText>
        </w:r>
      </w:del>
    </w:p>
    <w:p w14:paraId="1F5C8D08" w14:textId="7B9F3C53" w:rsidR="007312F5" w:rsidRDefault="007312F5" w:rsidP="007312F5">
      <w:pPr>
        <w:pStyle w:val="Default"/>
        <w:numPr>
          <w:ilvl w:val="1"/>
          <w:numId w:val="21"/>
        </w:numPr>
        <w:rPr>
          <w:del w:id="137" w:author="uzivatel" w:date="2026-09-22T12:29:00Z" w16du:dateUtc="2026-09-22T16:29:00Z"/>
          <w:rFonts w:ascii="Tahoma" w:hAnsi="Tahoma" w:cs="Tahoma"/>
          <w:sz w:val="20"/>
          <w:szCs w:val="20"/>
        </w:rPr>
      </w:pPr>
      <w:bookmarkStart w:id="138" w:name="_Hlk4672118"/>
      <w:del w:id="139" w:author="uzivatel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Surface physique libre </w:delText>
        </w:r>
        <w:r w:rsidRPr="00613D53">
          <w:rPr>
            <w:rFonts w:ascii="Tahoma" w:hAnsi="Tahoma" w:cs="Tahoma"/>
            <w:sz w:val="20"/>
            <w:szCs w:val="20"/>
          </w:rPr>
          <w:delText xml:space="preserve">: </w:delText>
        </w:r>
        <w:r w:rsidR="00970263">
          <w:rPr>
            <w:rFonts w:ascii="Tahoma" w:hAnsi="Tahoma" w:cs="Tahoma"/>
            <w:sz w:val="20"/>
            <w:szCs w:val="20"/>
          </w:rPr>
          <w:delText>37</w:delText>
        </w:r>
        <w:r>
          <w:rPr>
            <w:rFonts w:ascii="Tahoma" w:hAnsi="Tahoma" w:cs="Tahoma"/>
            <w:sz w:val="20"/>
            <w:szCs w:val="20"/>
          </w:rPr>
          <w:delText xml:space="preserve"> </w:delText>
        </w:r>
        <w:r w:rsidRPr="00613D53">
          <w:rPr>
            <w:rFonts w:ascii="Tahoma" w:hAnsi="Tahoma" w:cs="Tahoma"/>
            <w:sz w:val="20"/>
            <w:szCs w:val="20"/>
          </w:rPr>
          <w:delText>%</w:delText>
        </w:r>
      </w:del>
    </w:p>
    <w:p w14:paraId="296B3D9B" w14:textId="77777777" w:rsidR="00E94922" w:rsidRPr="00701C55" w:rsidRDefault="007312F5" w:rsidP="00084FFD">
      <w:pPr>
        <w:pStyle w:val="Default"/>
        <w:numPr>
          <w:ilvl w:val="1"/>
          <w:numId w:val="21"/>
        </w:numPr>
        <w:rPr>
          <w:del w:id="140" w:author="uzivate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41" w:author="uzivatel" w:date="2026-09-22T12:29:00Z" w16du:dateUtc="2026-09-22T16:29:00Z">
        <w:r w:rsidRPr="00701C55">
          <w:rPr>
            <w:rFonts w:ascii="Tahoma" w:hAnsi="Tahoma" w:cs="Tahoma"/>
            <w:sz w:val="20"/>
            <w:szCs w:val="20"/>
            <w:lang w:val="fr-FR"/>
          </w:rPr>
          <w:delText xml:space="preserve">Caractéristique aérodynamiques </w:delText>
        </w:r>
        <w:r w:rsidR="00701C55" w:rsidRPr="00701C55">
          <w:rPr>
            <w:rFonts w:ascii="Tahoma" w:hAnsi="Tahoma"/>
            <w:sz w:val="20"/>
            <w:lang w:val="fr-FR"/>
          </w:rPr>
          <w:delText xml:space="preserve">selon la norme </w:delText>
        </w:r>
        <w:r w:rsidR="00701C55" w:rsidRPr="00701C55">
          <w:rPr>
            <w:rFonts w:ascii="Tahoma" w:hAnsi="Tahoma" w:cs="Tahoma"/>
            <w:sz w:val="20"/>
            <w:lang w:val="fr-FR"/>
          </w:rPr>
          <w:delText>EN 13030:2001</w:delText>
        </w:r>
        <w:r w:rsidR="00701C55" w:rsidRPr="00701C55">
          <w:rPr>
            <w:rFonts w:ascii="Tahoma" w:hAnsi="Tahoma" w:cs="Tahoma"/>
            <w:sz w:val="20"/>
            <w:szCs w:val="20"/>
            <w:lang w:val="fr-BE"/>
          </w:rPr>
          <w:delText xml:space="preserve"> </w:delText>
        </w:r>
        <w:r w:rsidRPr="00701C55">
          <w:rPr>
            <w:rFonts w:ascii="Tahoma" w:hAnsi="Tahoma" w:cs="Tahoma"/>
            <w:sz w:val="20"/>
            <w:szCs w:val="20"/>
            <w:lang w:val="fr-FR"/>
          </w:rPr>
          <w:delText>(avec treillis 2,3mm x 2,3mm)</w:delText>
        </w:r>
        <w:r w:rsidR="00701C55" w:rsidRPr="00701C55">
          <w:rPr>
            <w:rFonts w:ascii="Tahoma" w:hAnsi="Tahoma" w:cs="Tahoma"/>
            <w:sz w:val="20"/>
            <w:szCs w:val="20"/>
            <w:lang w:val="fr-FR"/>
          </w:rPr>
          <w:delText xml:space="preserve">, </w:delText>
        </w:r>
        <w:r w:rsidR="00E94922" w:rsidRPr="00701C55">
          <w:rPr>
            <w:rFonts w:ascii="Tahoma" w:hAnsi="Tahoma"/>
            <w:sz w:val="20"/>
            <w:lang w:val="fr-FR"/>
          </w:rPr>
          <w:delText>testé sur une grille de 1m x 1m</w:delText>
        </w:r>
      </w:del>
    </w:p>
    <w:p w14:paraId="12273821" w14:textId="21A4DE06" w:rsidR="007312F5" w:rsidRDefault="00E94922" w:rsidP="007312F5">
      <w:pPr>
        <w:pStyle w:val="Default"/>
        <w:numPr>
          <w:ilvl w:val="2"/>
          <w:numId w:val="21"/>
        </w:numPr>
        <w:rPr>
          <w:del w:id="142" w:author="uzivate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43" w:author="uzivatel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a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spiration : </w:delText>
        </w:r>
        <w:r>
          <w:rPr>
            <w:rFonts w:ascii="Tahoma" w:hAnsi="Tahoma" w:cs="Tahoma"/>
            <w:sz w:val="20"/>
            <w:szCs w:val="20"/>
            <w:lang w:val="fr-FR"/>
          </w:rPr>
          <w:delText>f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acteur K 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>= 1/c</w:delText>
        </w:r>
        <w:r w:rsidR="007312F5"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² = </w:delText>
        </w:r>
        <w:r w:rsidR="00D43B2C">
          <w:rPr>
            <w:rFonts w:ascii="Tahoma" w:hAnsi="Tahoma" w:cs="Tahoma"/>
            <w:sz w:val="20"/>
            <w:szCs w:val="20"/>
            <w:lang w:val="fr-FR"/>
          </w:rPr>
          <w:delText>1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9</w:delText>
        </w:r>
        <w:r w:rsidR="00D43B2C">
          <w:rPr>
            <w:rFonts w:ascii="Tahoma" w:hAnsi="Tahoma" w:cs="Tahoma"/>
            <w:sz w:val="20"/>
            <w:szCs w:val="20"/>
            <w:lang w:val="fr-FR"/>
          </w:rPr>
          <w:delText>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07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 ;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 xml:space="preserve">  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="007312F5"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 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>: 0,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229</w:delText>
        </w:r>
      </w:del>
    </w:p>
    <w:p w14:paraId="05A11525" w14:textId="05D8218E" w:rsidR="007312F5" w:rsidRPr="00E94922" w:rsidRDefault="00E94922" w:rsidP="00E94922">
      <w:pPr>
        <w:pStyle w:val="Default"/>
        <w:numPr>
          <w:ilvl w:val="2"/>
          <w:numId w:val="21"/>
        </w:numPr>
        <w:rPr>
          <w:del w:id="144" w:author="uzivate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45" w:author="uzivatel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extraction : facteur K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= 1/c</w:delText>
        </w:r>
        <w:r>
          <w:rPr>
            <w:rFonts w:ascii="Tahoma" w:hAnsi="Tahoma" w:cs="Tahoma"/>
            <w:sz w:val="20"/>
            <w:szCs w:val="20"/>
            <w:vertAlign w:val="subscript"/>
            <w:lang w:val="fr-FR"/>
          </w:rPr>
          <w:delText>d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² = 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21,43</w:delText>
        </w:r>
        <w:r>
          <w:rPr>
            <w:rFonts w:ascii="Tahoma" w:hAnsi="Tahoma" w:cs="Tahoma"/>
            <w:sz w:val="20"/>
            <w:szCs w:val="20"/>
            <w:lang w:val="fr-FR"/>
          </w:rPr>
          <w:delText> ;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  </w:delText>
        </w:r>
        <w:r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: 0,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216</w:delText>
        </w:r>
      </w:del>
    </w:p>
    <w:bookmarkEnd w:id="138"/>
    <w:p w14:paraId="0FB4E70A" w14:textId="4576897B" w:rsidR="007312F5" w:rsidRDefault="007312F5" w:rsidP="007312F5">
      <w:pPr>
        <w:pStyle w:val="ListParagraph"/>
        <w:numPr>
          <w:ilvl w:val="2"/>
          <w:numId w:val="21"/>
        </w:numPr>
        <w:jc w:val="both"/>
        <w:rPr>
          <w:del w:id="146" w:author="uzivatel" w:date="2026-09-22T12:29:00Z" w16du:dateUtc="2026-09-22T16:29:00Z"/>
          <w:rFonts w:ascii="Tahoma" w:hAnsi="Tahoma" w:cs="Tahoma"/>
          <w:sz w:val="20"/>
          <w:lang w:val="fr-FR"/>
        </w:rPr>
      </w:pPr>
      <w:del w:id="147" w:author="uzivatel" w:date="2026-09-22T12:29:00Z" w16du:dateUtc="2026-09-22T16:29:00Z">
        <w:r w:rsidRPr="00FA55B0">
          <w:rPr>
            <w:rFonts w:ascii="Tahoma" w:hAnsi="Tahoma"/>
            <w:sz w:val="20"/>
            <w:lang w:val="fr-FR"/>
          </w:rPr>
          <w:delText>à fournir :</w:delText>
        </w:r>
        <w:r w:rsidRPr="005D5473">
          <w:rPr>
            <w:rFonts w:ascii="Tahoma" w:hAnsi="Tahoma"/>
            <w:sz w:val="20"/>
            <w:lang w:val="fr-FR"/>
          </w:rPr>
          <w:delText xml:space="preserve"> r</w:delText>
        </w:r>
        <w:r w:rsidRPr="005D5473">
          <w:rPr>
            <w:rFonts w:ascii="Tahoma" w:hAnsi="Tahoma" w:cs="Tahoma"/>
            <w:sz w:val="20"/>
            <w:lang w:val="fr-FR"/>
          </w:rPr>
          <w:delText xml:space="preserve">apport de test officiel </w:delText>
        </w:r>
        <w:r w:rsidRPr="00A848B4">
          <w:rPr>
            <w:rFonts w:ascii="Tahoma" w:hAnsi="Tahoma" w:cs="Tahoma"/>
            <w:color w:val="000000"/>
            <w:sz w:val="20"/>
            <w:lang w:val="fr-FR" w:eastAsia="nl-BE"/>
          </w:rPr>
          <w:delText>(BSRIA,</w:delText>
        </w:r>
        <w:r w:rsidR="006A3F17">
          <w:rPr>
            <w:rFonts w:ascii="Tahoma" w:hAnsi="Tahoma" w:cs="Tahoma"/>
            <w:color w:val="000000"/>
            <w:sz w:val="20"/>
            <w:lang w:val="fr-FR" w:eastAsia="nl-BE"/>
          </w:rPr>
          <w:delText xml:space="preserve"> 10</w:delText>
        </w:r>
        <w:r w:rsidR="00F00AF8">
          <w:rPr>
            <w:rFonts w:ascii="Tahoma" w:hAnsi="Tahoma" w:cs="Tahoma"/>
            <w:color w:val="000000"/>
            <w:sz w:val="20"/>
            <w:lang w:val="fr-FR" w:eastAsia="nl-BE"/>
          </w:rPr>
          <w:delText>5079/</w:delText>
        </w:r>
        <w:r w:rsidR="00F340A0">
          <w:rPr>
            <w:rFonts w:ascii="Tahoma" w:hAnsi="Tahoma" w:cs="Tahoma"/>
            <w:color w:val="000000"/>
            <w:sz w:val="20"/>
            <w:lang w:val="fr-FR" w:eastAsia="nl-BE"/>
          </w:rPr>
          <w:delText>2</w:delText>
        </w:r>
        <w:r w:rsidRPr="00A848B4">
          <w:rPr>
            <w:rFonts w:ascii="Tahoma" w:hAnsi="Tahoma" w:cs="Tahoma"/>
            <w:color w:val="000000"/>
            <w:sz w:val="20"/>
            <w:lang w:val="fr-FR" w:eastAsia="nl-BE"/>
          </w:rPr>
          <w:delText xml:space="preserve">) </w:delText>
        </w:r>
      </w:del>
    </w:p>
    <w:p w14:paraId="2A101FC2" w14:textId="77777777" w:rsidR="007312F5" w:rsidRPr="005D5473" w:rsidRDefault="007312F5" w:rsidP="007312F5">
      <w:pPr>
        <w:pStyle w:val="ListParagraph"/>
        <w:ind w:left="1440"/>
        <w:jc w:val="both"/>
        <w:rPr>
          <w:del w:id="148" w:author="uzivatel" w:date="2026-09-22T12:29:00Z" w16du:dateUtc="2026-09-22T16:29:00Z"/>
          <w:rFonts w:ascii="Tahoma" w:hAnsi="Tahoma" w:cs="Tahoma"/>
          <w:sz w:val="20"/>
          <w:lang w:val="fr-FR"/>
        </w:rPr>
      </w:pPr>
    </w:p>
    <w:p w14:paraId="479F2700" w14:textId="77777777" w:rsidR="007312F5" w:rsidRPr="009373A5" w:rsidRDefault="007312F5" w:rsidP="007312F5">
      <w:pPr>
        <w:pStyle w:val="ListParagraph"/>
        <w:numPr>
          <w:ilvl w:val="0"/>
          <w:numId w:val="21"/>
        </w:numPr>
        <w:jc w:val="both"/>
        <w:rPr>
          <w:del w:id="149" w:author="uzivatel" w:date="2026-09-22T12:29:00Z" w16du:dateUtc="2026-09-22T16:29:00Z"/>
          <w:rFonts w:ascii="Tahoma" w:hAnsi="Tahoma"/>
          <w:b/>
          <w:sz w:val="20"/>
          <w:lang w:val="fr-FR"/>
        </w:rPr>
      </w:pPr>
      <w:del w:id="150" w:author="uzivatel" w:date="2026-09-22T12:29:00Z" w16du:dateUtc="2026-09-22T16:29:00Z">
        <w:r w:rsidRPr="009373A5">
          <w:rPr>
            <w:rFonts w:ascii="Tahoma" w:hAnsi="Tahoma"/>
            <w:b/>
            <w:sz w:val="20"/>
            <w:lang w:val="fr-FR"/>
          </w:rPr>
          <w:delText xml:space="preserve">étanchéité à l’eau </w:delText>
        </w:r>
        <w:r w:rsidRPr="009373A5">
          <w:rPr>
            <w:rFonts w:ascii="Tahoma" w:hAnsi="Tahoma"/>
            <w:sz w:val="20"/>
            <w:lang w:val="fr-FR"/>
          </w:rPr>
          <w:delText xml:space="preserve">(selon la norme </w:delText>
        </w:r>
        <w:r w:rsidRPr="009373A5">
          <w:rPr>
            <w:rFonts w:ascii="Tahoma" w:hAnsi="Tahoma" w:cs="Tahoma"/>
            <w:sz w:val="20"/>
            <w:lang w:val="fr-FR"/>
          </w:rPr>
          <w:delText>EN 13030:2001)</w:delText>
        </w:r>
      </w:del>
    </w:p>
    <w:p w14:paraId="3FA7F674" w14:textId="2BDBE370" w:rsidR="007312F5" w:rsidRPr="00A848B4" w:rsidRDefault="007312F5" w:rsidP="007312F5">
      <w:pPr>
        <w:pStyle w:val="ListParagraph"/>
        <w:numPr>
          <w:ilvl w:val="1"/>
          <w:numId w:val="21"/>
        </w:numPr>
        <w:jc w:val="both"/>
        <w:rPr>
          <w:del w:id="151" w:author="uzivatel" w:date="2026-09-22T12:29:00Z" w16du:dateUtc="2026-09-22T16:29:00Z"/>
          <w:rFonts w:ascii="Tahoma" w:hAnsi="Tahoma"/>
          <w:sz w:val="20"/>
          <w:lang w:val="fr-FR"/>
        </w:rPr>
      </w:pPr>
      <w:del w:id="152" w:author="uzivatel" w:date="2026-09-22T12:29:00Z" w16du:dateUtc="2026-09-22T16:29:00Z"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avec moustiquaire 2,3mm x 2,3mm </w:delText>
        </w:r>
        <w:r w:rsidR="0071785B">
          <w:rPr>
            <w:rFonts w:ascii="Tahoma" w:hAnsi="Tahoma" w:cs="Tahoma"/>
            <w:color w:val="000000"/>
            <w:sz w:val="20"/>
            <w:lang w:val="fr-FR" w:eastAsia="nl-BE"/>
          </w:rPr>
          <w:delText xml:space="preserve">(sans 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>récupérateur d’eau</w:delText>
        </w:r>
        <w:r w:rsidR="00701C55">
          <w:rPr>
            <w:rFonts w:ascii="Tahoma" w:hAnsi="Tahoma" w:cs="Tahoma"/>
            <w:color w:val="000000"/>
            <w:sz w:val="20"/>
            <w:lang w:val="fr-FR" w:eastAsia="nl-BE"/>
          </w:rPr>
          <w:delText>)</w:delText>
        </w:r>
      </w:del>
    </w:p>
    <w:p w14:paraId="29A6969C" w14:textId="5DFF3B64" w:rsidR="007312F5" w:rsidRPr="009373A5" w:rsidRDefault="007312F5" w:rsidP="007312F5">
      <w:pPr>
        <w:pStyle w:val="ListParagraph"/>
        <w:numPr>
          <w:ilvl w:val="2"/>
          <w:numId w:val="21"/>
        </w:numPr>
        <w:jc w:val="both"/>
        <w:rPr>
          <w:del w:id="153" w:author="uzivatel" w:date="2026-09-22T12:29:00Z" w16du:dateUtc="2026-09-22T16:29:00Z"/>
          <w:rFonts w:ascii="Tahoma" w:hAnsi="Tahoma"/>
          <w:sz w:val="20"/>
          <w:lang w:val="fr-FR"/>
        </w:rPr>
      </w:pPr>
      <w:del w:id="154" w:author="uzivatel" w:date="2026-09-22T12:29:00Z" w16du:dateUtc="2026-09-22T16:29:00Z"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classe </w:delText>
        </w:r>
        <w:r w:rsidR="0037482E">
          <w:rPr>
            <w:rFonts w:ascii="Tahoma" w:hAnsi="Tahoma" w:cs="Tahoma"/>
            <w:color w:val="000000"/>
            <w:sz w:val="20"/>
            <w:lang w:val="fr-FR" w:eastAsia="nl-BE"/>
          </w:rPr>
          <w:delText>C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à 0,</w:delText>
        </w:r>
        <w:r w:rsidR="00E94922">
          <w:rPr>
            <w:rFonts w:ascii="Tahoma" w:hAnsi="Tahoma" w:cs="Tahoma"/>
            <w:color w:val="000000"/>
            <w:sz w:val="20"/>
            <w:lang w:val="fr-FR" w:eastAsia="nl-BE"/>
          </w:rPr>
          <w:delText>0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m/s</w:delText>
        </w:r>
        <w:r w:rsidR="00E94922">
          <w:rPr>
            <w:rFonts w:ascii="Tahoma" w:hAnsi="Tahoma" w:cs="Tahoma"/>
            <w:color w:val="000000"/>
            <w:sz w:val="20"/>
            <w:lang w:val="fr-FR" w:eastAsia="nl-BE"/>
          </w:rPr>
          <w:delText xml:space="preserve"> aspiration ou en cas d’extraction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</w:delText>
        </w:r>
      </w:del>
    </w:p>
    <w:p w14:paraId="76ECA9AC" w14:textId="5BFA9B28" w:rsidR="007312F5" w:rsidRPr="00F340A0" w:rsidRDefault="007312F5" w:rsidP="007312F5">
      <w:pPr>
        <w:pStyle w:val="Default"/>
        <w:numPr>
          <w:ilvl w:val="2"/>
          <w:numId w:val="22"/>
        </w:numPr>
        <w:jc w:val="both"/>
        <w:rPr>
          <w:del w:id="155" w:author="uzivatel" w:date="2026-09-22T12:29:00Z" w16du:dateUtc="2026-09-22T16:29:00Z"/>
          <w:rFonts w:ascii="Tahoma" w:hAnsi="Tahoma" w:cs="Tahoma"/>
          <w:sz w:val="20"/>
          <w:lang w:val="fr-FR"/>
        </w:rPr>
      </w:pPr>
      <w:del w:id="156" w:author="uzivatel" w:date="2026-09-22T12:29:00Z" w16du:dateUtc="2026-09-22T16:29:00Z"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classe 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jusqu’ à 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>0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>,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>5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m/s aspiration</w:delText>
        </w:r>
      </w:del>
    </w:p>
    <w:p w14:paraId="3DF60161" w14:textId="26456590" w:rsidR="00F340A0" w:rsidRPr="00E94922" w:rsidRDefault="00F340A0" w:rsidP="00F340A0">
      <w:pPr>
        <w:pStyle w:val="Default"/>
        <w:numPr>
          <w:ilvl w:val="2"/>
          <w:numId w:val="22"/>
        </w:numPr>
        <w:jc w:val="both"/>
        <w:rPr>
          <w:del w:id="157" w:author="uzivatel" w:date="2026-09-22T12:29:00Z" w16du:dateUtc="2026-09-22T16:29:00Z"/>
          <w:rFonts w:ascii="Tahoma" w:hAnsi="Tahoma" w:cs="Tahoma"/>
          <w:sz w:val="20"/>
          <w:lang w:val="fr-FR"/>
        </w:rPr>
      </w:pPr>
      <w:del w:id="158" w:author="uzivatel" w:date="2026-09-22T12:29:00Z" w16du:dateUtc="2026-09-22T16:29:00Z"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classe </w:delText>
        </w:r>
        <w:r>
          <w:rPr>
            <w:rFonts w:ascii="Tahoma" w:hAnsi="Tahoma" w:cs="Tahoma"/>
            <w:sz w:val="20"/>
            <w:szCs w:val="20"/>
            <w:lang w:val="fr-FR"/>
          </w:rPr>
          <w:delText>D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jusqu’ à </w:delText>
        </w:r>
        <w:r>
          <w:rPr>
            <w:rFonts w:ascii="Tahoma" w:hAnsi="Tahoma" w:cs="Tahoma"/>
            <w:sz w:val="20"/>
            <w:szCs w:val="20"/>
            <w:lang w:val="fr-FR"/>
          </w:rPr>
          <w:delText>1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>,</w:delText>
        </w:r>
        <w:r>
          <w:rPr>
            <w:rFonts w:ascii="Tahoma" w:hAnsi="Tahoma" w:cs="Tahoma"/>
            <w:sz w:val="20"/>
            <w:szCs w:val="20"/>
            <w:lang w:val="fr-FR"/>
          </w:rPr>
          <w:delText>0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m/s aspiration</w:delText>
        </w:r>
      </w:del>
    </w:p>
    <w:p w14:paraId="68313C60" w14:textId="4AAFED62" w:rsidR="007312F5" w:rsidRPr="00A848B4" w:rsidRDefault="007312F5" w:rsidP="007312F5">
      <w:pPr>
        <w:pStyle w:val="Default"/>
        <w:numPr>
          <w:ilvl w:val="1"/>
          <w:numId w:val="22"/>
        </w:numPr>
        <w:jc w:val="both"/>
        <w:rPr>
          <w:del w:id="159" w:author="uzivatel" w:date="2026-09-22T12:29:00Z" w16du:dateUtc="2026-09-22T16:29:00Z"/>
          <w:rFonts w:ascii="Tahoma" w:hAnsi="Tahoma" w:cs="Tahoma"/>
          <w:sz w:val="20"/>
          <w:lang w:val="fr-FR"/>
        </w:rPr>
      </w:pPr>
      <w:del w:id="160" w:author="uzivatel" w:date="2026-09-22T12:29:00Z" w16du:dateUtc="2026-09-22T16:29:00Z">
        <w:r w:rsidRPr="00FA55B0">
          <w:rPr>
            <w:rFonts w:ascii="Tahoma" w:hAnsi="Tahoma"/>
            <w:sz w:val="20"/>
            <w:lang w:val="fr-FR"/>
          </w:rPr>
          <w:delText>à fournir :</w:delText>
        </w:r>
        <w:r w:rsidRPr="005D5473">
          <w:rPr>
            <w:rFonts w:ascii="Tahoma" w:hAnsi="Tahoma"/>
            <w:sz w:val="20"/>
            <w:lang w:val="fr-FR"/>
          </w:rPr>
          <w:delText xml:space="preserve"> </w:delText>
        </w:r>
        <w:r w:rsidRPr="00A848B4">
          <w:rPr>
            <w:rFonts w:ascii="Tahoma" w:hAnsi="Tahoma"/>
            <w:sz w:val="20"/>
            <w:lang w:val="fr-FR"/>
          </w:rPr>
          <w:delText>r</w:delText>
        </w:r>
        <w:r w:rsidRPr="00A848B4">
          <w:rPr>
            <w:rFonts w:ascii="Tahoma" w:hAnsi="Tahoma" w:cs="Tahoma"/>
            <w:sz w:val="20"/>
            <w:lang w:val="fr-FR"/>
          </w:rPr>
          <w:delText xml:space="preserve">apport de test officiel (BSRIA, </w:delText>
        </w:r>
        <w:r w:rsidR="008E02E8" w:rsidRPr="008E02E8">
          <w:rPr>
            <w:rFonts w:ascii="Tahoma" w:hAnsi="Tahoma" w:cs="Tahoma"/>
            <w:sz w:val="20"/>
            <w:lang w:val="fr-BE"/>
          </w:rPr>
          <w:delText>105079/</w:delText>
        </w:r>
        <w:r w:rsidR="0037614D">
          <w:rPr>
            <w:rFonts w:ascii="Tahoma" w:hAnsi="Tahoma" w:cs="Tahoma"/>
            <w:sz w:val="20"/>
            <w:lang w:val="fr-BE"/>
          </w:rPr>
          <w:delText>2</w:delText>
        </w:r>
        <w:r w:rsidRPr="00A848B4">
          <w:rPr>
            <w:rFonts w:ascii="Tahoma" w:hAnsi="Tahoma" w:cs="Tahoma"/>
            <w:sz w:val="20"/>
            <w:lang w:val="fr-FR"/>
          </w:rPr>
          <w:delText xml:space="preserve">) </w:delText>
        </w:r>
      </w:del>
    </w:p>
    <w:p w14:paraId="43E62616" w14:textId="77777777" w:rsidR="007312F5" w:rsidRPr="009373A5" w:rsidRDefault="007312F5" w:rsidP="007312F5">
      <w:pPr>
        <w:pStyle w:val="Default"/>
        <w:rPr>
          <w:del w:id="161" w:author="uzivatel" w:date="2026-09-22T12:29:00Z" w16du:dateUtc="2026-09-22T16:29:00Z"/>
          <w:rFonts w:ascii="Tahoma" w:hAnsi="Tahoma" w:cs="Tahoma"/>
          <w:sz w:val="20"/>
          <w:szCs w:val="20"/>
          <w:lang w:val="fr-FR"/>
        </w:rPr>
      </w:pPr>
    </w:p>
    <w:p w14:paraId="6F4FF374" w14:textId="77777777" w:rsidR="009373A5" w:rsidRPr="00293B8B" w:rsidRDefault="00C43F72" w:rsidP="009373A5">
      <w:pPr>
        <w:pStyle w:val="ListParagraph"/>
        <w:numPr>
          <w:ilvl w:val="0"/>
          <w:numId w:val="21"/>
        </w:numPr>
        <w:jc w:val="both"/>
        <w:rPr>
          <w:del w:id="162" w:author="uzivatel" w:date="2026-09-22T12:29:00Z" w16du:dateUtc="2026-09-22T16:29:00Z"/>
          <w:rFonts w:ascii="Tahoma" w:hAnsi="Tahoma"/>
          <w:b/>
          <w:sz w:val="20"/>
        </w:rPr>
      </w:pPr>
      <w:del w:id="163" w:author="uzivatel" w:date="2026-09-22T12:29:00Z" w16du:dateUtc="2026-09-22T16:29:00Z">
        <w:r>
          <w:rPr>
            <w:rFonts w:ascii="Tahoma" w:hAnsi="Tahoma"/>
            <w:b/>
            <w:sz w:val="20"/>
          </w:rPr>
          <w:delText>e</w:delText>
        </w:r>
        <w:r w:rsidR="009373A5" w:rsidRPr="00293B8B">
          <w:rPr>
            <w:rFonts w:ascii="Tahoma" w:hAnsi="Tahoma"/>
            <w:b/>
            <w:sz w:val="20"/>
          </w:rPr>
          <w:delText>sth</w:delText>
        </w:r>
        <w:r w:rsidR="00CF31F8" w:rsidRPr="00293B8B">
          <w:rPr>
            <w:rFonts w:ascii="Tahoma" w:hAnsi="Tahoma"/>
            <w:b/>
            <w:sz w:val="20"/>
          </w:rPr>
          <w:delText>étique</w:delText>
        </w:r>
      </w:del>
    </w:p>
    <w:p w14:paraId="693BA4B2" w14:textId="77777777" w:rsidR="009373A5" w:rsidRPr="00293B8B" w:rsidRDefault="00293B8B" w:rsidP="009373A5">
      <w:pPr>
        <w:pStyle w:val="Default"/>
        <w:numPr>
          <w:ilvl w:val="1"/>
          <w:numId w:val="21"/>
        </w:numPr>
        <w:rPr>
          <w:del w:id="164" w:author="uzivatel" w:date="2026-09-22T12:29:00Z" w16du:dateUtc="2026-09-22T16:29:00Z"/>
          <w:rFonts w:ascii="Tahoma" w:hAnsi="Tahoma" w:cs="Tahoma"/>
          <w:color w:val="auto"/>
          <w:sz w:val="20"/>
          <w:szCs w:val="20"/>
        </w:rPr>
      </w:pPr>
      <w:del w:id="165" w:author="uzivatel" w:date="2026-09-22T12:29:00Z" w16du:dateUtc="2026-09-22T16:29:00Z">
        <w:r w:rsidRPr="00293B8B">
          <w:rPr>
            <w:rFonts w:ascii="Tahoma" w:hAnsi="Tahoma" w:cs="Tahoma"/>
            <w:color w:val="auto"/>
            <w:sz w:val="20"/>
            <w:szCs w:val="20"/>
          </w:rPr>
          <w:delText>fonction pare-vue</w:delText>
        </w:r>
      </w:del>
    </w:p>
    <w:p w14:paraId="302A2EBC" w14:textId="77777777" w:rsidR="009373A5" w:rsidRPr="00233F51" w:rsidRDefault="009373A5" w:rsidP="009373A5">
      <w:pPr>
        <w:pStyle w:val="Default"/>
        <w:numPr>
          <w:ilvl w:val="2"/>
          <w:numId w:val="21"/>
        </w:numPr>
        <w:rPr>
          <w:del w:id="166" w:author="uzivate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67" w:author="uzivatel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Vue horizontale fermée par l’utilisation d’un pas de lame qui n’est pas supérieur à la hauteur de la lame. </w:delText>
        </w:r>
      </w:del>
    </w:p>
    <w:p w14:paraId="5D4FB59E" w14:textId="4E7C311C" w:rsidR="009373A5" w:rsidRDefault="009373A5" w:rsidP="009373A5">
      <w:pPr>
        <w:pStyle w:val="Default"/>
        <w:numPr>
          <w:ilvl w:val="2"/>
          <w:numId w:val="21"/>
        </w:numPr>
        <w:rPr>
          <w:del w:id="168" w:author="uzivatel" w:date="2026-09-22T12:29:00Z" w16du:dateUtc="2026-09-22T16:29:00Z"/>
          <w:rFonts w:ascii="Tahoma" w:hAnsi="Tahoma" w:cs="Tahoma"/>
          <w:sz w:val="20"/>
          <w:szCs w:val="20"/>
        </w:rPr>
      </w:pPr>
      <w:del w:id="169" w:author="uzivatel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Pas de lame </w:delText>
        </w:r>
        <w:r w:rsidRPr="00045F9D">
          <w:rPr>
            <w:rFonts w:ascii="Tahoma" w:hAnsi="Tahoma" w:cs="Tahoma"/>
            <w:sz w:val="20"/>
            <w:szCs w:val="20"/>
          </w:rPr>
          <w:delText xml:space="preserve">= </w:delText>
        </w:r>
        <w:r w:rsidR="00D43B2C">
          <w:rPr>
            <w:rFonts w:ascii="Tahoma" w:hAnsi="Tahoma" w:cs="Tahoma"/>
            <w:sz w:val="20"/>
            <w:szCs w:val="20"/>
          </w:rPr>
          <w:delText>170</w:delText>
        </w:r>
        <w:r w:rsidRPr="00045F9D">
          <w:rPr>
            <w:rFonts w:ascii="Tahoma" w:hAnsi="Tahoma" w:cs="Tahoma"/>
            <w:sz w:val="20"/>
            <w:szCs w:val="20"/>
          </w:rPr>
          <w:delText xml:space="preserve"> mm</w:delText>
        </w:r>
      </w:del>
    </w:p>
    <w:p w14:paraId="55F747A3" w14:textId="48EE5F3E" w:rsidR="009373A5" w:rsidRPr="00045F9D" w:rsidRDefault="009373A5" w:rsidP="009373A5">
      <w:pPr>
        <w:pStyle w:val="Default"/>
        <w:numPr>
          <w:ilvl w:val="2"/>
          <w:numId w:val="21"/>
        </w:numPr>
        <w:rPr>
          <w:del w:id="170" w:author="uzivatel" w:date="2026-09-22T12:29:00Z" w16du:dateUtc="2026-09-22T16:29:00Z"/>
          <w:rFonts w:ascii="Tahoma" w:hAnsi="Tahoma" w:cs="Tahoma"/>
          <w:sz w:val="20"/>
          <w:szCs w:val="20"/>
        </w:rPr>
      </w:pPr>
      <w:del w:id="171" w:author="uzivatel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Hauteur de lame </w:delText>
        </w:r>
        <w:r w:rsidRPr="00045F9D">
          <w:rPr>
            <w:rFonts w:ascii="Tahoma" w:hAnsi="Tahoma" w:cs="Tahoma"/>
            <w:sz w:val="20"/>
            <w:szCs w:val="20"/>
          </w:rPr>
          <w:delText xml:space="preserve">= </w:delText>
        </w:r>
        <w:r w:rsidR="0037614D">
          <w:rPr>
            <w:rFonts w:ascii="Tahoma" w:hAnsi="Tahoma" w:cs="Tahoma"/>
            <w:sz w:val="20"/>
            <w:szCs w:val="20"/>
          </w:rPr>
          <w:delText>312</w:delText>
        </w:r>
        <w:r w:rsidRPr="00045F9D">
          <w:rPr>
            <w:rFonts w:ascii="Tahoma" w:hAnsi="Tahoma" w:cs="Tahoma"/>
            <w:sz w:val="20"/>
            <w:szCs w:val="20"/>
          </w:rPr>
          <w:delText xml:space="preserve"> mm</w:delText>
        </w:r>
      </w:del>
    </w:p>
    <w:p w14:paraId="0A841EDF" w14:textId="467EAD2D" w:rsidR="00E94922" w:rsidRPr="00F64AC6" w:rsidRDefault="004E628A" w:rsidP="00E94922">
      <w:pPr>
        <w:pStyle w:val="Default"/>
        <w:numPr>
          <w:ilvl w:val="1"/>
          <w:numId w:val="21"/>
        </w:numPr>
        <w:rPr>
          <w:del w:id="172" w:author="uzivate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73" w:author="uzivatel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cadres avec 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 xml:space="preserve">angles </w:delText>
        </w:r>
        <w:r w:rsidR="00E94922" w:rsidRPr="00F64AC6">
          <w:rPr>
            <w:rFonts w:ascii="Tahoma" w:hAnsi="Tahoma" w:cs="Tahoma"/>
            <w:sz w:val="20"/>
            <w:szCs w:val="20"/>
            <w:lang w:val="fr-FR"/>
          </w:rPr>
          <w:delText>coupés en biais</w:delText>
        </w:r>
      </w:del>
    </w:p>
    <w:p w14:paraId="09A0FEA6" w14:textId="77777777" w:rsidR="009373A5" w:rsidRPr="00233F51" w:rsidRDefault="009373A5" w:rsidP="009373A5">
      <w:pPr>
        <w:pStyle w:val="Default"/>
        <w:numPr>
          <w:ilvl w:val="1"/>
          <w:numId w:val="21"/>
        </w:numPr>
        <w:rPr>
          <w:del w:id="174" w:author="uzivate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75" w:author="uzivatel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a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ssemblée de manière invisible</w:delText>
        </w:r>
      </w:del>
    </w:p>
    <w:p w14:paraId="0055CB2C" w14:textId="77777777" w:rsidR="009373A5" w:rsidRDefault="009373A5" w:rsidP="009373A5">
      <w:pPr>
        <w:pStyle w:val="Default"/>
        <w:rPr>
          <w:del w:id="176" w:author="uzivatel" w:date="2026-09-22T12:29:00Z" w16du:dateUtc="2026-09-22T16:29:00Z"/>
          <w:rFonts w:ascii="Tahoma" w:hAnsi="Tahoma" w:cs="Tahoma"/>
          <w:sz w:val="20"/>
          <w:szCs w:val="20"/>
        </w:rPr>
      </w:pPr>
    </w:p>
    <w:p w14:paraId="7660188B" w14:textId="77777777" w:rsidR="009373A5" w:rsidRPr="002102F9" w:rsidRDefault="009373A5" w:rsidP="009373A5">
      <w:pPr>
        <w:pStyle w:val="ListParagraph"/>
        <w:numPr>
          <w:ilvl w:val="0"/>
          <w:numId w:val="21"/>
        </w:numPr>
        <w:jc w:val="both"/>
        <w:rPr>
          <w:del w:id="177" w:author="uzivatel" w:date="2026-09-22T12:29:00Z" w16du:dateUtc="2026-09-22T16:29:00Z"/>
          <w:rFonts w:ascii="Tahoma" w:hAnsi="Tahoma"/>
          <w:b/>
          <w:sz w:val="20"/>
        </w:rPr>
      </w:pPr>
      <w:del w:id="178" w:author="uzivatel" w:date="2026-09-22T12:29:00Z" w16du:dateUtc="2026-09-22T16:29:00Z">
        <w:r>
          <w:rPr>
            <w:rFonts w:ascii="Tahoma" w:hAnsi="Tahoma"/>
            <w:b/>
            <w:sz w:val="20"/>
          </w:rPr>
          <w:delText>mat</w:delText>
        </w:r>
        <w:r w:rsidR="00E447FB">
          <w:rPr>
            <w:rFonts w:ascii="Tahoma" w:hAnsi="Tahoma"/>
            <w:b/>
            <w:sz w:val="20"/>
          </w:rPr>
          <w:delText>ièr</w:delText>
        </w:r>
        <w:r>
          <w:rPr>
            <w:rFonts w:ascii="Tahoma" w:hAnsi="Tahoma"/>
            <w:b/>
            <w:sz w:val="20"/>
          </w:rPr>
          <w:delText>e</w:delText>
        </w:r>
      </w:del>
    </w:p>
    <w:p w14:paraId="5F9A8A3A" w14:textId="77777777" w:rsidR="009373A5" w:rsidRPr="00E447FB" w:rsidRDefault="00E447FB" w:rsidP="00E447FB">
      <w:pPr>
        <w:pStyle w:val="ListParagraph"/>
        <w:numPr>
          <w:ilvl w:val="1"/>
          <w:numId w:val="21"/>
        </w:numPr>
        <w:rPr>
          <w:del w:id="179" w:author="uzivatel" w:date="2026-09-22T12:29:00Z" w16du:dateUtc="2026-09-22T16:29:00Z"/>
          <w:rFonts w:ascii="Tahoma" w:hAnsi="Tahoma"/>
          <w:sz w:val="20"/>
          <w:lang w:val="fr-FR"/>
        </w:rPr>
      </w:pPr>
      <w:del w:id="180" w:author="uzivatel" w:date="2026-09-22T12:29:00Z" w16du:dateUtc="2026-09-22T16:29:00Z">
        <w:r w:rsidRPr="00233F51">
          <w:rPr>
            <w:rFonts w:ascii="Tahoma" w:hAnsi="Tahoma" w:cs="Tahoma"/>
            <w:sz w:val="20"/>
            <w:lang w:val="fr-FR"/>
          </w:rPr>
          <w:delText>composée de profils en aluminium</w:delText>
        </w:r>
        <w:r>
          <w:rPr>
            <w:rFonts w:ascii="Tahoma" w:hAnsi="Tahoma" w:cs="Tahoma"/>
            <w:sz w:val="20"/>
            <w:lang w:val="fr-FR"/>
          </w:rPr>
          <w:delText xml:space="preserve"> extrudé</w:delText>
        </w:r>
        <w:r w:rsidRPr="00233F51">
          <w:rPr>
            <w:rFonts w:ascii="Tahoma" w:hAnsi="Tahoma" w:cs="Tahoma"/>
            <w:sz w:val="20"/>
            <w:lang w:val="fr-FR"/>
          </w:rPr>
          <w:delText xml:space="preserve"> (</w:delText>
        </w:r>
        <w:r>
          <w:rPr>
            <w:rFonts w:ascii="Tahoma" w:hAnsi="Tahoma" w:cs="Tahoma"/>
            <w:sz w:val="20"/>
            <w:lang w:val="fr-FR"/>
          </w:rPr>
          <w:delText>A</w:delText>
        </w:r>
        <w:r w:rsidRPr="00233F51">
          <w:rPr>
            <w:rFonts w:ascii="Tahoma" w:hAnsi="Tahoma" w:cs="Tahoma"/>
            <w:sz w:val="20"/>
            <w:lang w:val="fr-FR"/>
          </w:rPr>
          <w:delText xml:space="preserve">lMgSi0,5, EN AW 6063 T66) </w:delText>
        </w:r>
      </w:del>
    </w:p>
    <w:p w14:paraId="46B5B35A" w14:textId="7EE366E6" w:rsidR="00E447FB" w:rsidRPr="00F64AC6" w:rsidRDefault="00E447FB" w:rsidP="00E447FB">
      <w:pPr>
        <w:pStyle w:val="Default"/>
        <w:numPr>
          <w:ilvl w:val="1"/>
          <w:numId w:val="21"/>
        </w:numPr>
        <w:rPr>
          <w:del w:id="181" w:author="uzivatel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82" w:author="uzivatel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e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 xml:space="preserve">xécution avec treillis en inox 18/8, maillage </w:delText>
        </w:r>
        <w:r w:rsidR="004E628A">
          <w:rPr>
            <w:rFonts w:ascii="Tahoma" w:hAnsi="Tahoma" w:cs="Tahoma"/>
            <w:sz w:val="20"/>
            <w:szCs w:val="20"/>
            <w:lang w:val="fr-FR"/>
          </w:rPr>
          <w:delText>6</w:delText>
        </w:r>
        <w:r>
          <w:rPr>
            <w:rFonts w:ascii="Tahoma" w:hAnsi="Tahoma" w:cs="Tahoma"/>
            <w:sz w:val="20"/>
            <w:szCs w:val="20"/>
            <w:lang w:val="fr-FR"/>
          </w:rPr>
          <w:delText>mm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 xml:space="preserve"> x </w:delText>
        </w:r>
        <w:r w:rsidR="004E628A">
          <w:rPr>
            <w:rFonts w:ascii="Tahoma" w:hAnsi="Tahoma" w:cs="Tahoma"/>
            <w:sz w:val="20"/>
            <w:szCs w:val="20"/>
            <w:lang w:val="fr-FR"/>
          </w:rPr>
          <w:delText>6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>mm</w:delText>
        </w:r>
      </w:del>
    </w:p>
    <w:p w14:paraId="43AE6D32" w14:textId="77777777" w:rsidR="009373A5" w:rsidRPr="002102F9" w:rsidRDefault="009373A5" w:rsidP="009373A5">
      <w:pPr>
        <w:pStyle w:val="ListParagraph"/>
        <w:numPr>
          <w:ilvl w:val="1"/>
          <w:numId w:val="21"/>
        </w:numPr>
        <w:jc w:val="both"/>
        <w:rPr>
          <w:del w:id="183" w:author="uzivatel" w:date="2026-09-22T12:29:00Z" w16du:dateUtc="2026-09-22T16:29:00Z"/>
          <w:rFonts w:ascii="Tahoma" w:hAnsi="Tahoma"/>
          <w:sz w:val="20"/>
        </w:rPr>
      </w:pPr>
      <w:del w:id="184" w:author="uzivatel" w:date="2026-09-22T12:29:00Z" w16du:dateUtc="2026-09-22T16:29:00Z">
        <w:r>
          <w:rPr>
            <w:rFonts w:ascii="Tahoma" w:hAnsi="Tahoma"/>
            <w:sz w:val="20"/>
          </w:rPr>
          <w:delText>traitement de surface</w:delText>
        </w:r>
        <w:r w:rsidRPr="002102F9">
          <w:rPr>
            <w:rFonts w:ascii="Tahoma" w:hAnsi="Tahoma"/>
            <w:sz w:val="20"/>
          </w:rPr>
          <w:delText xml:space="preserve"> : </w:delText>
        </w:r>
      </w:del>
    </w:p>
    <w:p w14:paraId="159FE76A" w14:textId="5DC413ED" w:rsidR="009373A5" w:rsidRPr="00F64AC6" w:rsidRDefault="009373A5" w:rsidP="009373A5">
      <w:pPr>
        <w:pStyle w:val="bestektekst"/>
        <w:numPr>
          <w:ilvl w:val="2"/>
          <w:numId w:val="21"/>
        </w:numPr>
        <w:rPr>
          <w:del w:id="185" w:author="uzivatel" w:date="2026-09-22T12:29:00Z" w16du:dateUtc="2026-09-22T16:29:00Z"/>
          <w:rFonts w:ascii="Tahoma" w:hAnsi="Tahoma" w:cs="Tahoma"/>
          <w:szCs w:val="20"/>
          <w:lang w:val="fr-FR"/>
        </w:rPr>
      </w:pPr>
      <w:del w:id="186" w:author="uzivatel" w:date="2026-09-22T12:29:00Z" w16du:dateUtc="2026-09-22T16:29:00Z">
        <w:r w:rsidRPr="00F64AC6">
          <w:rPr>
            <w:rFonts w:ascii="Tahoma" w:hAnsi="Tahoma" w:cs="Tahoma"/>
            <w:szCs w:val="20"/>
            <w:lang w:val="fr-FR"/>
          </w:rPr>
          <w:delText>Anodisé naturel avec épaisseur de 20 µm</w:delText>
        </w:r>
      </w:del>
    </w:p>
    <w:p w14:paraId="327D9597" w14:textId="77777777" w:rsidR="009373A5" w:rsidRPr="009373A5" w:rsidRDefault="009373A5" w:rsidP="009373A5">
      <w:pPr>
        <w:pStyle w:val="bestektekst"/>
        <w:ind w:left="2160"/>
        <w:rPr>
          <w:del w:id="187" w:author="uzivatel" w:date="2026-09-22T12:29:00Z" w16du:dateUtc="2026-09-22T16:29:00Z"/>
          <w:rFonts w:ascii="Tahoma" w:hAnsi="Tahoma" w:cs="Tahoma"/>
          <w:b/>
          <w:szCs w:val="20"/>
          <w:lang w:val="fr-FR"/>
        </w:rPr>
      </w:pPr>
      <w:del w:id="188" w:author="uzivatel" w:date="2026-09-22T12:29:00Z" w16du:dateUtc="2026-09-22T16:29:00Z">
        <w:r w:rsidRPr="009373A5">
          <w:rPr>
            <w:rFonts w:ascii="Tahoma" w:hAnsi="Tahoma" w:cs="Tahoma"/>
            <w:b/>
            <w:szCs w:val="20"/>
            <w:lang w:val="fr-FR"/>
          </w:rPr>
          <w:delText>OU</w:delText>
        </w:r>
      </w:del>
    </w:p>
    <w:p w14:paraId="16E091A8" w14:textId="74EF7C17" w:rsidR="009373A5" w:rsidRPr="007312F5" w:rsidRDefault="009373A5" w:rsidP="00EC1C43">
      <w:pPr>
        <w:pStyle w:val="bestektekst"/>
        <w:numPr>
          <w:ilvl w:val="2"/>
          <w:numId w:val="21"/>
        </w:numPr>
        <w:rPr>
          <w:del w:id="189" w:author="uzivatel" w:date="2026-09-22T12:29:00Z" w16du:dateUtc="2026-09-22T16:29:00Z"/>
          <w:rFonts w:ascii="Tahoma" w:hAnsi="Tahoma" w:cs="Tahoma"/>
          <w:szCs w:val="20"/>
          <w:lang w:val="fr-BE"/>
        </w:rPr>
      </w:pPr>
      <w:del w:id="190" w:author="uzivatel" w:date="2026-09-22T12:29:00Z" w16du:dateUtc="2026-09-22T16:29:00Z">
        <w:r w:rsidRPr="00F64AC6">
          <w:rPr>
            <w:rFonts w:ascii="Tahoma" w:hAnsi="Tahoma" w:cs="Tahoma"/>
            <w:szCs w:val="20"/>
            <w:lang w:val="fr-FR"/>
          </w:rPr>
          <w:delText xml:space="preserve">Thermolaquage avec épaisseur de 60 – 80 µm </w:delText>
        </w:r>
      </w:del>
    </w:p>
    <w:p w14:paraId="40409EAA" w14:textId="77777777" w:rsidR="00EC1C43" w:rsidRPr="007312F5" w:rsidRDefault="00EC1C43" w:rsidP="00EC1C43">
      <w:pPr>
        <w:pStyle w:val="bestektekst"/>
        <w:ind w:left="2160"/>
        <w:rPr>
          <w:del w:id="191" w:author="uzivatel" w:date="2026-09-22T12:29:00Z" w16du:dateUtc="2026-09-22T16:29:00Z"/>
          <w:rFonts w:ascii="Tahoma" w:hAnsi="Tahoma" w:cs="Tahoma"/>
          <w:szCs w:val="20"/>
          <w:lang w:val="fr-BE"/>
        </w:rPr>
      </w:pPr>
    </w:p>
    <w:p w14:paraId="0A13C849" w14:textId="0CBBE5F5" w:rsidR="009373A5" w:rsidRPr="003B7174" w:rsidRDefault="009373A5" w:rsidP="009373A5">
      <w:pPr>
        <w:pStyle w:val="ListParagraph"/>
        <w:numPr>
          <w:ilvl w:val="0"/>
          <w:numId w:val="21"/>
        </w:num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192" w:author="uzivatel" w:date="2026-09-22T12:29:00Z" w16du:dateUtc="2026-09-22T16:29:00Z"/>
          <w:rFonts w:ascii="Tahoma" w:hAnsi="Tahoma"/>
          <w:sz w:val="20"/>
        </w:rPr>
      </w:pPr>
      <w:del w:id="193" w:author="uzivatel" w:date="2026-09-22T12:29:00Z" w16du:dateUtc="2026-09-22T16:29:00Z">
        <w:r>
          <w:rPr>
            <w:rFonts w:ascii="Tahoma" w:hAnsi="Tahoma"/>
            <w:b/>
            <w:sz w:val="20"/>
          </w:rPr>
          <w:delText xml:space="preserve">profondeur d’encastrement </w:delText>
        </w:r>
        <w:r w:rsidR="00A848B4">
          <w:rPr>
            <w:rFonts w:ascii="Tahoma" w:hAnsi="Tahoma"/>
            <w:sz w:val="20"/>
          </w:rPr>
          <w:delText xml:space="preserve">: </w:delText>
        </w:r>
        <w:r w:rsidR="0037614D">
          <w:rPr>
            <w:rFonts w:ascii="Tahoma" w:hAnsi="Tahoma"/>
            <w:sz w:val="20"/>
          </w:rPr>
          <w:delText>230</w:delText>
        </w:r>
        <w:r w:rsidR="00E67C6B">
          <w:rPr>
            <w:rFonts w:ascii="Tahoma" w:hAnsi="Tahoma"/>
            <w:sz w:val="20"/>
          </w:rPr>
          <w:delText xml:space="preserve"> </w:delText>
        </w:r>
        <w:r w:rsidRPr="003B7174">
          <w:rPr>
            <w:rFonts w:ascii="Tahoma" w:hAnsi="Tahoma"/>
            <w:sz w:val="20"/>
          </w:rPr>
          <w:delText>mm</w:delText>
        </w:r>
      </w:del>
    </w:p>
    <w:p w14:paraId="33F75AE8" w14:textId="77777777" w:rsidR="009373A5" w:rsidRDefault="009373A5" w:rsidP="009373A5">
      <w:pPr>
        <w:pStyle w:val="ListParagraph"/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194" w:author="uzivatel" w:date="2026-09-22T12:29:00Z" w16du:dateUtc="2026-09-22T16:29:00Z"/>
          <w:rFonts w:ascii="Tahoma" w:hAnsi="Tahoma"/>
          <w:b/>
          <w:sz w:val="20"/>
        </w:rPr>
      </w:pPr>
    </w:p>
    <w:p w14:paraId="33674D93" w14:textId="77777777" w:rsidR="00E67C6B" w:rsidRPr="00E67C6B" w:rsidRDefault="00E67C6B" w:rsidP="00E67C6B">
      <w:pPr>
        <w:pStyle w:val="keuzes"/>
        <w:numPr>
          <w:ilvl w:val="0"/>
          <w:numId w:val="21"/>
        </w:numPr>
        <w:rPr>
          <w:del w:id="195" w:author="uzivatel" w:date="2026-09-22T12:29:00Z" w16du:dateUtc="2026-09-22T16:29:00Z"/>
          <w:rFonts w:ascii="Tahoma" w:hAnsi="Tahoma" w:cs="Tahoma"/>
          <w:b/>
          <w:color w:val="auto"/>
          <w:lang w:val="fr-FR"/>
        </w:rPr>
      </w:pPr>
      <w:del w:id="196" w:author="uzivatel" w:date="2026-09-22T12:29:00Z" w16du:dateUtc="2026-09-22T16:29:00Z">
        <w:r w:rsidRPr="00E67C6B">
          <w:rPr>
            <w:rFonts w:ascii="Tahoma" w:hAnsi="Tahoma"/>
            <w:b/>
            <w:color w:val="auto"/>
            <w:lang w:val="fr-BE"/>
          </w:rPr>
          <w:delText>montage</w:delText>
        </w:r>
        <w:r>
          <w:rPr>
            <w:rFonts w:ascii="Tahoma" w:hAnsi="Tahoma"/>
            <w:b/>
            <w:color w:val="auto"/>
            <w:lang w:val="fr-BE"/>
          </w:rPr>
          <w:delText> </w:delText>
        </w:r>
        <w:r w:rsidRPr="00E67C6B">
          <w:rPr>
            <w:rFonts w:ascii="Tahoma" w:hAnsi="Tahoma"/>
            <w:bCs/>
            <w:color w:val="auto"/>
            <w:lang w:val="fr-BE"/>
          </w:rPr>
          <w:delText>:</w:delText>
        </w:r>
        <w:r w:rsidRPr="00E67C6B">
          <w:rPr>
            <w:rFonts w:ascii="Tahoma" w:hAnsi="Tahoma" w:cs="Tahoma"/>
            <w:bCs/>
            <w:color w:val="auto"/>
            <w:lang w:val="fr-FR"/>
          </w:rPr>
          <w:delText xml:space="preserve"> selon les instructions du fabricant  </w:delText>
        </w:r>
      </w:del>
    </w:p>
    <w:p w14:paraId="1D17CB55" w14:textId="77777777" w:rsidR="00E67C6B" w:rsidRPr="00E67C6B" w:rsidRDefault="00E67C6B" w:rsidP="00E67C6B">
      <w:pPr>
        <w:pStyle w:val="ListParagraph"/>
        <w:rPr>
          <w:del w:id="197" w:author="uzivatel" w:date="2026-09-22T12:29:00Z" w16du:dateUtc="2026-09-22T16:29:00Z"/>
          <w:rFonts w:ascii="Tahoma" w:hAnsi="Tahoma"/>
          <w:b/>
          <w:sz w:val="20"/>
          <w:lang w:val="fr-BE"/>
        </w:rPr>
      </w:pPr>
    </w:p>
    <w:p w14:paraId="34E047EF" w14:textId="77777777" w:rsidR="009373A5" w:rsidRPr="002102F9" w:rsidRDefault="009373A5" w:rsidP="009373A5">
      <w:pPr>
        <w:pStyle w:val="ListParagraph"/>
        <w:numPr>
          <w:ilvl w:val="0"/>
          <w:numId w:val="21"/>
        </w:num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198" w:author="uzivatel" w:date="2026-09-22T12:29:00Z" w16du:dateUtc="2026-09-22T16:29:00Z"/>
          <w:rFonts w:ascii="Tahoma" w:hAnsi="Tahoma"/>
          <w:b/>
          <w:sz w:val="20"/>
        </w:rPr>
      </w:pPr>
      <w:del w:id="199" w:author="uzivatel" w:date="2026-09-22T12:29:00Z" w16du:dateUtc="2026-09-22T16:29:00Z">
        <w:r>
          <w:rPr>
            <w:rFonts w:ascii="Tahoma" w:hAnsi="Tahoma"/>
            <w:b/>
            <w:sz w:val="20"/>
          </w:rPr>
          <w:delText>o</w:delText>
        </w:r>
        <w:r w:rsidR="00E447FB">
          <w:rPr>
            <w:rFonts w:ascii="Tahoma" w:hAnsi="Tahoma"/>
            <w:b/>
            <w:sz w:val="20"/>
          </w:rPr>
          <w:delText>ption</w:delText>
        </w:r>
        <w:r w:rsidRPr="002102F9">
          <w:rPr>
            <w:rFonts w:ascii="Tahoma" w:hAnsi="Tahoma"/>
            <w:b/>
            <w:sz w:val="20"/>
          </w:rPr>
          <w:delText xml:space="preserve">s </w:delText>
        </w:r>
      </w:del>
    </w:p>
    <w:p w14:paraId="1B345D50" w14:textId="39D9BF8F" w:rsidR="00E447FB" w:rsidRPr="00F64AC6" w:rsidRDefault="00012CAE" w:rsidP="00E447FB">
      <w:pPr>
        <w:pStyle w:val="bestektekst"/>
        <w:numPr>
          <w:ilvl w:val="1"/>
          <w:numId w:val="21"/>
        </w:numPr>
        <w:rPr>
          <w:del w:id="200" w:author="uzivatel" w:date="2026-09-22T12:29:00Z" w16du:dateUtc="2026-09-22T16:29:00Z"/>
          <w:rFonts w:ascii="Tahoma" w:hAnsi="Tahoma" w:cs="Tahoma"/>
          <w:szCs w:val="20"/>
          <w:lang w:val="fr-FR"/>
        </w:rPr>
      </w:pPr>
      <w:del w:id="201" w:author="uzivatel" w:date="2026-09-22T12:29:00Z" w16du:dateUtc="2026-09-22T16:29:00Z">
        <w:r w:rsidRPr="00012CAE">
          <w:rPr>
            <w:rFonts w:ascii="Tahoma" w:hAnsi="Tahoma" w:cs="Tahoma"/>
            <w:lang w:val="fr-FR"/>
          </w:rPr>
          <w:delText>t</w:delText>
        </w:r>
        <w:r w:rsidR="00E447FB" w:rsidRPr="00F64AC6">
          <w:rPr>
            <w:rFonts w:ascii="Tahoma" w:hAnsi="Tahoma" w:cs="Tahoma"/>
            <w:lang w:val="fr-FR"/>
          </w:rPr>
          <w:delText xml:space="preserve">reillis alternatifs 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 xml:space="preserve">: mousitiquaire </w:delText>
        </w:r>
        <w:r w:rsidR="004E628A">
          <w:rPr>
            <w:rFonts w:ascii="Tahoma" w:hAnsi="Tahoma" w:cs="Tahoma"/>
            <w:szCs w:val="20"/>
            <w:lang w:val="fr-FR"/>
          </w:rPr>
          <w:delText>2,3</w:delText>
        </w:r>
        <w:r w:rsidR="00E447FB">
          <w:rPr>
            <w:rFonts w:ascii="Tahoma" w:hAnsi="Tahoma" w:cs="Tahoma"/>
            <w:szCs w:val="20"/>
            <w:lang w:val="fr-FR"/>
          </w:rPr>
          <w:delText>mm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 xml:space="preserve"> x </w:delText>
        </w:r>
        <w:r w:rsidR="004E628A">
          <w:rPr>
            <w:rFonts w:ascii="Tahoma" w:hAnsi="Tahoma" w:cs="Tahoma"/>
            <w:szCs w:val="20"/>
            <w:lang w:val="fr-FR"/>
          </w:rPr>
          <w:delText>2,3</w:delText>
        </w:r>
        <w:r w:rsidR="00E447FB" w:rsidRPr="00F64AC6">
          <w:rPr>
            <w:rFonts w:ascii="Tahoma" w:hAnsi="Tahoma" w:cs="Tahoma"/>
            <w:lang w:val="fr-FR"/>
          </w:rPr>
          <w:delText xml:space="preserve">mm ou treillis 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>10 x 10 mm.</w:delText>
        </w:r>
      </w:del>
    </w:p>
    <w:p w14:paraId="42EC9676" w14:textId="77777777" w:rsidR="00987A1A" w:rsidRDefault="00012CAE" w:rsidP="006D0779">
      <w:pPr>
        <w:pStyle w:val="Default"/>
        <w:ind w:left="720"/>
        <w:rPr>
          <w:rFonts w:ascii="Roboto" w:hAnsi="Roboto"/>
          <w:rPrChange w:id="202" w:author="uzivatel" w:date="2026-09-22T12:29:00Z" w16du:dateUtc="2026-09-22T16:29:00Z">
            <w:rPr>
              <w:lang w:val="fr-FR"/>
            </w:rPr>
          </w:rPrChange>
        </w:rPr>
        <w:pPrChange w:id="203" w:author="uzivatel" w:date="2026-09-22T12:29:00Z" w16du:dateUtc="2026-09-22T16:29:00Z">
          <w:pPr>
            <w:pStyle w:val="bestektekst"/>
            <w:numPr>
              <w:ilvl w:val="1"/>
              <w:numId w:val="21"/>
            </w:numPr>
            <w:pBdr>
              <w:between w:val="single" w:sz="4" w:space="1" w:color="auto"/>
            </w:pBdr>
            <w:ind w:left="1440" w:hanging="360"/>
          </w:pPr>
        </w:pPrChange>
      </w:pPr>
      <w:del w:id="204" w:author="uzivatel" w:date="2026-09-22T12:29:00Z" w16du:dateUtc="2026-09-22T16:29:00Z">
        <w:r w:rsidRPr="00701C55">
          <w:rPr>
            <w:rFonts w:ascii="Tahoma" w:hAnsi="Tahoma" w:cs="Tahoma"/>
            <w:szCs w:val="20"/>
            <w:lang w:val="fr-FR"/>
          </w:rPr>
          <w:delText>p</w:delText>
        </w:r>
        <w:r w:rsidR="00E447FB" w:rsidRPr="00701C55">
          <w:rPr>
            <w:rFonts w:ascii="Tahoma" w:hAnsi="Tahoma" w:cs="Tahoma"/>
            <w:szCs w:val="20"/>
            <w:lang w:val="fr-FR"/>
          </w:rPr>
          <w:delText xml:space="preserve">rofil récupérateur d’eau </w:delText>
        </w:r>
      </w:del>
    </w:p>
    <w:sectPr w:rsidR="00987A1A" w:rsidSect="00067C1B">
      <w:headerReference w:type="default" r:id="rId9"/>
      <w:footerReference w:type="default" r:id="rId10"/>
      <w:pgSz w:w="11906" w:h="16838" w:code="0"/>
      <w:pgMar w:top="142" w:right="849" w:bottom="142" w:left="1417" w:header="708" w:footer="708" w:gutter="0"/>
      <w:cols w:space="708"/>
      <w:docGrid w:linePitch="360"/>
      <w:sectPrChange w:id="209" w:author="uzivatel" w:date="2026-09-22T12:29:00Z" w16du:dateUtc="2026-09-22T16:29:00Z">
        <w:sectPr w:rsidR="00987A1A" w:rsidSect="00067C1B">
          <w:pgSz w:code="9"/>
          <w:pgMar w:top="709" w:right="1418" w:bottom="1418" w:left="1418" w:header="709" w:footer="454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3E080C" w14:textId="77777777" w:rsidR="00BA0A82" w:rsidRDefault="00BA0A82" w:rsidP="006A16FB">
      <w:pPr>
        <w:spacing w:after="0" w:line="240" w:lineRule="auto"/>
        <w:pPrChange w:id="7" w:author="uzivatel" w:date="2026-09-22T12:29:00Z" w16du:dateUtc="2026-09-22T16:29:00Z">
          <w:pPr/>
        </w:pPrChange>
      </w:pPr>
      <w:r>
        <w:separator/>
      </w:r>
    </w:p>
  </w:endnote>
  <w:endnote w:type="continuationSeparator" w:id="0">
    <w:p w14:paraId="60F2A263" w14:textId="77777777" w:rsidR="00BA0A82" w:rsidRDefault="00BA0A82" w:rsidP="006A16FB">
      <w:pPr>
        <w:spacing w:after="0" w:line="240" w:lineRule="auto"/>
        <w:pPrChange w:id="8" w:author="uzivatel" w:date="2026-09-22T12:29:00Z" w16du:dateUtc="2026-09-22T16:2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45EF9F" w14:textId="77777777" w:rsidR="0020756B" w:rsidRDefault="0020756B">
    <w:pPr>
      <w:pStyle w:val="bestekproductserie"/>
      <w:pPrChange w:id="208" w:author="uzivatel" w:date="2026-09-22T12:29:00Z" w16du:dateUtc="2026-09-22T16:2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07FE0B" w14:textId="77777777" w:rsidR="00BA0A82" w:rsidRDefault="00BA0A82" w:rsidP="006A16FB">
      <w:pPr>
        <w:spacing w:after="0" w:line="240" w:lineRule="auto"/>
        <w:pPrChange w:id="5" w:author="uzivatel" w:date="2026-09-22T12:29:00Z" w16du:dateUtc="2026-09-22T16:29:00Z">
          <w:pPr/>
        </w:pPrChange>
      </w:pPr>
      <w:r>
        <w:separator/>
      </w:r>
    </w:p>
  </w:footnote>
  <w:footnote w:type="continuationSeparator" w:id="0">
    <w:p w14:paraId="7B0BF4EE" w14:textId="77777777" w:rsidR="00BA0A82" w:rsidRDefault="00BA0A82" w:rsidP="006A16FB">
      <w:pPr>
        <w:spacing w:after="0" w:line="240" w:lineRule="auto"/>
        <w:pPrChange w:id="6" w:author="uzivatel" w:date="2026-09-22T12:29:00Z" w16du:dateUtc="2026-09-22T16:2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33DB97" w14:textId="77777777" w:rsidR="003D57D2" w:rsidRDefault="003D57D2">
    <w:pPr>
      <w:pStyle w:val="bestekproducttitel"/>
      <w:rPr>
        <w:rPrChange w:id="205" w:author="uzivatel" w:date="2026-09-22T12:29:00Z" w16du:dateUtc="2026-09-22T16:29:00Z">
          <w:rPr>
            <w:color w:val="999999"/>
            <w:sz w:val="16"/>
            <w:szCs w:val="16"/>
          </w:rPr>
        </w:rPrChange>
      </w:rPr>
      <w:pPrChange w:id="206" w:author="uzivatel" w:date="2026-09-22T12:29:00Z" w16du:dateUtc="2026-09-22T16:29:00Z">
        <w:pPr>
          <w:pStyle w:val="Header"/>
        </w:pPr>
      </w:pPrChange>
    </w:pPr>
    <w:del w:id="207" w:author="uzivatel" w:date="2026-09-22T12:29:00Z" w16du:dateUtc="2026-09-22T16:29:00Z">
      <w:r>
        <w:rPr>
          <w:color w:val="999999"/>
          <w:sz w:val="16"/>
          <w:szCs w:val="16"/>
        </w:rPr>
        <w:tab/>
      </w:r>
      <w:r w:rsidRPr="00F30D20">
        <w:rPr>
          <w:color w:val="999999"/>
          <w:sz w:val="16"/>
          <w:szCs w:val="16"/>
        </w:rPr>
        <w:tab/>
      </w:r>
      <w:r w:rsidRPr="00F30D20">
        <w:rPr>
          <w:rStyle w:val="PageNumber"/>
          <w:color w:val="999999"/>
        </w:rPr>
        <w:fldChar w:fldCharType="begin"/>
      </w:r>
      <w:r w:rsidRPr="00F30D20">
        <w:rPr>
          <w:rStyle w:val="PageNumber"/>
          <w:color w:val="999999"/>
        </w:rPr>
        <w:delInstrText xml:space="preserve"> PAGE </w:delInstrText>
      </w:r>
      <w:r w:rsidRPr="00F30D20">
        <w:rPr>
          <w:rStyle w:val="PageNumber"/>
          <w:color w:val="999999"/>
        </w:rPr>
        <w:fldChar w:fldCharType="separate"/>
      </w:r>
      <w:r w:rsidR="004816AF">
        <w:rPr>
          <w:rStyle w:val="PageNumber"/>
          <w:noProof/>
          <w:color w:val="999999"/>
        </w:rPr>
        <w:delText>1</w:delText>
      </w:r>
      <w:r w:rsidRPr="00F30D20">
        <w:rPr>
          <w:rStyle w:val="PageNumber"/>
          <w:color w:val="999999"/>
        </w:rPr>
        <w:fldChar w:fldCharType="end"/>
      </w:r>
      <w:r w:rsidRPr="00F30D20">
        <w:rPr>
          <w:rStyle w:val="PageNumber"/>
          <w:color w:val="999999"/>
        </w:rPr>
        <w:delText>/</w:delText>
      </w:r>
      <w:r w:rsidRPr="00F30D20">
        <w:rPr>
          <w:rStyle w:val="PageNumber"/>
          <w:color w:val="999999"/>
        </w:rPr>
        <w:fldChar w:fldCharType="begin"/>
      </w:r>
      <w:r w:rsidRPr="00F30D20">
        <w:rPr>
          <w:rStyle w:val="PageNumber"/>
          <w:color w:val="999999"/>
        </w:rPr>
        <w:delInstrText xml:space="preserve"> NUMPAGES </w:delInstrText>
      </w:r>
      <w:r w:rsidRPr="00F30D20">
        <w:rPr>
          <w:rStyle w:val="PageNumber"/>
          <w:color w:val="999999"/>
        </w:rPr>
        <w:fldChar w:fldCharType="separate"/>
      </w:r>
      <w:r w:rsidR="004816AF">
        <w:rPr>
          <w:rStyle w:val="PageNumber"/>
          <w:noProof/>
          <w:color w:val="999999"/>
        </w:rPr>
        <w:delText>1</w:delText>
      </w:r>
      <w:r w:rsidRPr="00F30D20">
        <w:rPr>
          <w:rStyle w:val="PageNumber"/>
          <w:color w:val="999999"/>
        </w:rPr>
        <w:fldChar w:fldCharType="end"/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96197"/>
    <w:multiLevelType w:val="hybridMultilevel"/>
    <w:tmpl w:val="8D6CF664"/>
    <w:lvl w:ilvl="0" w:tplc="19F638F6"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FE78B9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0329F"/>
    <w:multiLevelType w:val="hybridMultilevel"/>
    <w:tmpl w:val="0F6C272A"/>
    <w:lvl w:ilvl="0" w:tplc="10A00B18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D5262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28075FEB"/>
    <w:multiLevelType w:val="hybridMultilevel"/>
    <w:tmpl w:val="F7DA29A4"/>
    <w:lvl w:ilvl="0" w:tplc="B574D91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084A33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EC21C4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30446D97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4" w15:restartNumberingAfterBreak="0">
    <w:nsid w:val="3D7F02E2"/>
    <w:multiLevelType w:val="hybridMultilevel"/>
    <w:tmpl w:val="3A4E29C8"/>
    <w:lvl w:ilvl="0" w:tplc="FEACCE2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991331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8" w15:restartNumberingAfterBreak="0">
    <w:nsid w:val="529C7FD8"/>
    <w:multiLevelType w:val="hybridMultilevel"/>
    <w:tmpl w:val="8912F8AC"/>
    <w:lvl w:ilvl="0" w:tplc="19F638F6"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224C33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0" w15:restartNumberingAfterBreak="0">
    <w:nsid w:val="557A60BE"/>
    <w:multiLevelType w:val="hybridMultilevel"/>
    <w:tmpl w:val="5016CC84"/>
    <w:lvl w:ilvl="0" w:tplc="237E0A2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EB2050"/>
    <w:multiLevelType w:val="hybridMultilevel"/>
    <w:tmpl w:val="B05677BA"/>
    <w:lvl w:ilvl="0" w:tplc="4C40B9A8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111A5430">
      <w:numFmt w:val="bullet"/>
      <w:lvlText w:val="-"/>
      <w:lvlJc w:val="left"/>
      <w:pPr>
        <w:tabs>
          <w:tab w:val="num" w:pos="738"/>
        </w:tabs>
        <w:ind w:left="738" w:hanging="360"/>
      </w:pPr>
      <w:rPr>
        <w:rFonts w:ascii="Arial" w:eastAsia="Times New Roman" w:hAnsi="Arial" w:hint="default"/>
      </w:rPr>
    </w:lvl>
    <w:lvl w:ilvl="2" w:tplc="08130005">
      <w:start w:val="1"/>
      <w:numFmt w:val="bullet"/>
      <w:lvlText w:val=""/>
      <w:lvlJc w:val="left"/>
      <w:pPr>
        <w:tabs>
          <w:tab w:val="num" w:pos="1458"/>
        </w:tabs>
        <w:ind w:left="145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178"/>
        </w:tabs>
        <w:ind w:left="217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2898"/>
        </w:tabs>
        <w:ind w:left="289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3618"/>
        </w:tabs>
        <w:ind w:left="361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4338"/>
        </w:tabs>
        <w:ind w:left="433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058"/>
        </w:tabs>
        <w:ind w:left="505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5778"/>
        </w:tabs>
        <w:ind w:left="5778" w:hanging="360"/>
      </w:pPr>
      <w:rPr>
        <w:rFonts w:ascii="Wingdings" w:hAnsi="Wingdings" w:hint="default"/>
      </w:rPr>
    </w:lvl>
  </w:abstractNum>
  <w:abstractNum w:abstractNumId="23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72418"/>
    <w:multiLevelType w:val="hybridMultilevel"/>
    <w:tmpl w:val="2E3279AC"/>
    <w:lvl w:ilvl="0" w:tplc="6EC88E9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813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813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C5A224B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6" w15:restartNumberingAfterBreak="0">
    <w:nsid w:val="6730616D"/>
    <w:multiLevelType w:val="hybridMultilevel"/>
    <w:tmpl w:val="142C19CA"/>
    <w:lvl w:ilvl="0" w:tplc="B574D91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F457762"/>
    <w:multiLevelType w:val="hybridMultilevel"/>
    <w:tmpl w:val="7C3ED6A2"/>
    <w:lvl w:ilvl="0" w:tplc="237E0A2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CC30F8"/>
    <w:multiLevelType w:val="multilevel"/>
    <w:tmpl w:val="5016CC84"/>
    <w:lvl w:ilvl="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331F64"/>
    <w:multiLevelType w:val="hybridMultilevel"/>
    <w:tmpl w:val="BA0E310A"/>
    <w:lvl w:ilvl="0" w:tplc="8DA0C2B2">
      <w:start w:val="12"/>
      <w:numFmt w:val="bullet"/>
      <w:lvlText w:val="-"/>
      <w:lvlJc w:val="left"/>
      <w:pPr>
        <w:ind w:left="1404" w:hanging="360"/>
      </w:pPr>
      <w:rPr>
        <w:rFonts w:ascii="Calibri" w:eastAsia="Times New Roman" w:hAnsi="Calibri" w:cs="Calibri" w:hint="default"/>
      </w:rPr>
    </w:lvl>
    <w:lvl w:ilvl="1" w:tplc="08130003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3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44864">
    <w:abstractNumId w:val="12"/>
  </w:num>
  <w:num w:numId="2" w16cid:durableId="967665559">
    <w:abstractNumId w:val="27"/>
  </w:num>
  <w:num w:numId="3" w16cid:durableId="1155493910">
    <w:abstractNumId w:val="20"/>
  </w:num>
  <w:num w:numId="4" w16cid:durableId="1167139095">
    <w:abstractNumId w:val="28"/>
  </w:num>
  <w:num w:numId="5" w16cid:durableId="253129381">
    <w:abstractNumId w:val="22"/>
  </w:num>
  <w:num w:numId="6" w16cid:durableId="561478446">
    <w:abstractNumId w:val="0"/>
  </w:num>
  <w:num w:numId="7" w16cid:durableId="1075932994">
    <w:abstractNumId w:val="18"/>
  </w:num>
  <w:num w:numId="8" w16cid:durableId="1754085673">
    <w:abstractNumId w:val="6"/>
  </w:num>
  <w:num w:numId="9" w16cid:durableId="1985700595">
    <w:abstractNumId w:val="13"/>
  </w:num>
  <w:num w:numId="10" w16cid:durableId="302389582">
    <w:abstractNumId w:val="24"/>
  </w:num>
  <w:num w:numId="11" w16cid:durableId="562567880">
    <w:abstractNumId w:val="3"/>
  </w:num>
  <w:num w:numId="12" w16cid:durableId="1865360495">
    <w:abstractNumId w:val="9"/>
  </w:num>
  <w:num w:numId="13" w16cid:durableId="1474062070">
    <w:abstractNumId w:val="25"/>
  </w:num>
  <w:num w:numId="14" w16cid:durableId="799884367">
    <w:abstractNumId w:val="17"/>
  </w:num>
  <w:num w:numId="15" w16cid:durableId="1946644270">
    <w:abstractNumId w:val="19"/>
  </w:num>
  <w:num w:numId="16" w16cid:durableId="1960526027">
    <w:abstractNumId w:val="7"/>
  </w:num>
  <w:num w:numId="17" w16cid:durableId="646907759">
    <w:abstractNumId w:val="22"/>
  </w:num>
  <w:num w:numId="18" w16cid:durableId="2146315720">
    <w:abstractNumId w:val="24"/>
  </w:num>
  <w:num w:numId="19" w16cid:durableId="269436020">
    <w:abstractNumId w:val="26"/>
  </w:num>
  <w:num w:numId="20" w16cid:durableId="633949535">
    <w:abstractNumId w:val="30"/>
  </w:num>
  <w:num w:numId="21" w16cid:durableId="988559677">
    <w:abstractNumId w:val="14"/>
  </w:num>
  <w:num w:numId="22" w16cid:durableId="1675256750">
    <w:abstractNumId w:val="5"/>
  </w:num>
  <w:num w:numId="23" w16cid:durableId="1594700065">
    <w:abstractNumId w:val="21"/>
  </w:num>
  <w:num w:numId="24" w16cid:durableId="171189216">
    <w:abstractNumId w:val="29"/>
  </w:num>
  <w:num w:numId="25" w16cid:durableId="1726640878">
    <w:abstractNumId w:val="23"/>
  </w:num>
  <w:num w:numId="26" w16cid:durableId="958411596">
    <w:abstractNumId w:val="4"/>
  </w:num>
  <w:num w:numId="27" w16cid:durableId="2001931312">
    <w:abstractNumId w:val="16"/>
  </w:num>
  <w:num w:numId="28" w16cid:durableId="304166761">
    <w:abstractNumId w:val="10"/>
  </w:num>
  <w:num w:numId="29" w16cid:durableId="1898854555">
    <w:abstractNumId w:val="1"/>
  </w:num>
  <w:num w:numId="30" w16cid:durableId="1820460155">
    <w:abstractNumId w:val="8"/>
  </w:num>
  <w:num w:numId="31" w16cid:durableId="748313554">
    <w:abstractNumId w:val="15"/>
  </w:num>
  <w:num w:numId="32" w16cid:durableId="1677226354">
    <w:abstractNumId w:val="31"/>
  </w:num>
  <w:num w:numId="33" w16cid:durableId="1765030606">
    <w:abstractNumId w:val="11"/>
  </w:num>
  <w:num w:numId="34" w16cid:durableId="108357248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51"/>
    <w:rsid w:val="00001C51"/>
    <w:rsid w:val="0000583E"/>
    <w:rsid w:val="00012CAE"/>
    <w:rsid w:val="00021D99"/>
    <w:rsid w:val="0002301B"/>
    <w:rsid w:val="000255F8"/>
    <w:rsid w:val="00031523"/>
    <w:rsid w:val="00045F9D"/>
    <w:rsid w:val="00062E30"/>
    <w:rsid w:val="00067C1B"/>
    <w:rsid w:val="00070B7A"/>
    <w:rsid w:val="000760CA"/>
    <w:rsid w:val="000767B8"/>
    <w:rsid w:val="00081A87"/>
    <w:rsid w:val="00085883"/>
    <w:rsid w:val="000A013F"/>
    <w:rsid w:val="000C1D5B"/>
    <w:rsid w:val="000C2F61"/>
    <w:rsid w:val="000E027A"/>
    <w:rsid w:val="000E3B54"/>
    <w:rsid w:val="000F0F5C"/>
    <w:rsid w:val="00107FC4"/>
    <w:rsid w:val="00122D91"/>
    <w:rsid w:val="00131188"/>
    <w:rsid w:val="00141557"/>
    <w:rsid w:val="00141B84"/>
    <w:rsid w:val="0014635B"/>
    <w:rsid w:val="0017216D"/>
    <w:rsid w:val="00186714"/>
    <w:rsid w:val="001A5FF3"/>
    <w:rsid w:val="001B1631"/>
    <w:rsid w:val="001C08D6"/>
    <w:rsid w:val="001D66D1"/>
    <w:rsid w:val="001D6EEF"/>
    <w:rsid w:val="001E341F"/>
    <w:rsid w:val="001E7CF6"/>
    <w:rsid w:val="002014C9"/>
    <w:rsid w:val="0020756B"/>
    <w:rsid w:val="00220A7D"/>
    <w:rsid w:val="00221BEA"/>
    <w:rsid w:val="00222525"/>
    <w:rsid w:val="002317C4"/>
    <w:rsid w:val="00233F51"/>
    <w:rsid w:val="00245AB2"/>
    <w:rsid w:val="002466C0"/>
    <w:rsid w:val="0025145F"/>
    <w:rsid w:val="00256DBA"/>
    <w:rsid w:val="0026089D"/>
    <w:rsid w:val="00263BCC"/>
    <w:rsid w:val="002650C8"/>
    <w:rsid w:val="002764C7"/>
    <w:rsid w:val="00277AFD"/>
    <w:rsid w:val="0028273C"/>
    <w:rsid w:val="0028602A"/>
    <w:rsid w:val="00293950"/>
    <w:rsid w:val="00293B8B"/>
    <w:rsid w:val="00297A8C"/>
    <w:rsid w:val="002A2B70"/>
    <w:rsid w:val="002A34AE"/>
    <w:rsid w:val="002A520F"/>
    <w:rsid w:val="002B04BE"/>
    <w:rsid w:val="002B27AF"/>
    <w:rsid w:val="002D646E"/>
    <w:rsid w:val="002E2F34"/>
    <w:rsid w:val="002E5199"/>
    <w:rsid w:val="002F3AE3"/>
    <w:rsid w:val="00313D3F"/>
    <w:rsid w:val="00315652"/>
    <w:rsid w:val="003161FE"/>
    <w:rsid w:val="00323707"/>
    <w:rsid w:val="00327D15"/>
    <w:rsid w:val="00331F9C"/>
    <w:rsid w:val="00332523"/>
    <w:rsid w:val="00332BB9"/>
    <w:rsid w:val="003377F2"/>
    <w:rsid w:val="003416D5"/>
    <w:rsid w:val="00345876"/>
    <w:rsid w:val="00355828"/>
    <w:rsid w:val="00361A28"/>
    <w:rsid w:val="0037482E"/>
    <w:rsid w:val="0037533C"/>
    <w:rsid w:val="0037614D"/>
    <w:rsid w:val="00377CBE"/>
    <w:rsid w:val="00393DFA"/>
    <w:rsid w:val="00394ACC"/>
    <w:rsid w:val="003953FA"/>
    <w:rsid w:val="003969FE"/>
    <w:rsid w:val="003A0F2E"/>
    <w:rsid w:val="003A4848"/>
    <w:rsid w:val="003A59E4"/>
    <w:rsid w:val="003A6745"/>
    <w:rsid w:val="003C7BD1"/>
    <w:rsid w:val="003D01DD"/>
    <w:rsid w:val="003D57D2"/>
    <w:rsid w:val="003F4C86"/>
    <w:rsid w:val="00405037"/>
    <w:rsid w:val="00421D86"/>
    <w:rsid w:val="0043051E"/>
    <w:rsid w:val="004312A8"/>
    <w:rsid w:val="004435CB"/>
    <w:rsid w:val="004714D6"/>
    <w:rsid w:val="00475D78"/>
    <w:rsid w:val="004816AF"/>
    <w:rsid w:val="004834D5"/>
    <w:rsid w:val="004865CE"/>
    <w:rsid w:val="00494AC3"/>
    <w:rsid w:val="00494C6B"/>
    <w:rsid w:val="00497683"/>
    <w:rsid w:val="004A1E97"/>
    <w:rsid w:val="004A5136"/>
    <w:rsid w:val="004B64EF"/>
    <w:rsid w:val="004E2E24"/>
    <w:rsid w:val="004E419E"/>
    <w:rsid w:val="004E628A"/>
    <w:rsid w:val="00517FD8"/>
    <w:rsid w:val="00524D31"/>
    <w:rsid w:val="00526B19"/>
    <w:rsid w:val="00531E2C"/>
    <w:rsid w:val="00537336"/>
    <w:rsid w:val="005379D3"/>
    <w:rsid w:val="005406F7"/>
    <w:rsid w:val="005471C1"/>
    <w:rsid w:val="00554579"/>
    <w:rsid w:val="005631B3"/>
    <w:rsid w:val="005672A7"/>
    <w:rsid w:val="00570F75"/>
    <w:rsid w:val="00582423"/>
    <w:rsid w:val="00583468"/>
    <w:rsid w:val="0058512B"/>
    <w:rsid w:val="00585331"/>
    <w:rsid w:val="005940DB"/>
    <w:rsid w:val="00596269"/>
    <w:rsid w:val="005A5953"/>
    <w:rsid w:val="005C5A5E"/>
    <w:rsid w:val="005D019F"/>
    <w:rsid w:val="005D40AB"/>
    <w:rsid w:val="005D5473"/>
    <w:rsid w:val="005E27CA"/>
    <w:rsid w:val="005E7328"/>
    <w:rsid w:val="005F307B"/>
    <w:rsid w:val="005F331A"/>
    <w:rsid w:val="005F4481"/>
    <w:rsid w:val="005F6DC1"/>
    <w:rsid w:val="006114BC"/>
    <w:rsid w:val="00613D53"/>
    <w:rsid w:val="00617B7E"/>
    <w:rsid w:val="0063776B"/>
    <w:rsid w:val="006421D7"/>
    <w:rsid w:val="006438E4"/>
    <w:rsid w:val="0065087F"/>
    <w:rsid w:val="00663F98"/>
    <w:rsid w:val="00670FC8"/>
    <w:rsid w:val="006758F2"/>
    <w:rsid w:val="0069557F"/>
    <w:rsid w:val="006A16FB"/>
    <w:rsid w:val="006A3F17"/>
    <w:rsid w:val="006A42A0"/>
    <w:rsid w:val="006B18B3"/>
    <w:rsid w:val="006B2FF9"/>
    <w:rsid w:val="006B4808"/>
    <w:rsid w:val="006B75D9"/>
    <w:rsid w:val="006C40CF"/>
    <w:rsid w:val="006D0779"/>
    <w:rsid w:val="006D0C81"/>
    <w:rsid w:val="006D3FEC"/>
    <w:rsid w:val="006D55DE"/>
    <w:rsid w:val="006D6282"/>
    <w:rsid w:val="006F285C"/>
    <w:rsid w:val="00701C55"/>
    <w:rsid w:val="007030F2"/>
    <w:rsid w:val="00706E4A"/>
    <w:rsid w:val="0071556C"/>
    <w:rsid w:val="0071785B"/>
    <w:rsid w:val="00717C2A"/>
    <w:rsid w:val="00721646"/>
    <w:rsid w:val="007312F5"/>
    <w:rsid w:val="00741C3B"/>
    <w:rsid w:val="00754AC8"/>
    <w:rsid w:val="007623E3"/>
    <w:rsid w:val="00764DB5"/>
    <w:rsid w:val="00765123"/>
    <w:rsid w:val="00765248"/>
    <w:rsid w:val="00770B7A"/>
    <w:rsid w:val="007A44BB"/>
    <w:rsid w:val="007A7D9F"/>
    <w:rsid w:val="007C2F9B"/>
    <w:rsid w:val="007D34DD"/>
    <w:rsid w:val="007D3FE6"/>
    <w:rsid w:val="007D735A"/>
    <w:rsid w:val="007F0A0C"/>
    <w:rsid w:val="007F6B0C"/>
    <w:rsid w:val="008069BF"/>
    <w:rsid w:val="00811FB6"/>
    <w:rsid w:val="008123AD"/>
    <w:rsid w:val="008408D7"/>
    <w:rsid w:val="008455FA"/>
    <w:rsid w:val="00866D06"/>
    <w:rsid w:val="00871F00"/>
    <w:rsid w:val="00873813"/>
    <w:rsid w:val="00875E83"/>
    <w:rsid w:val="008865B2"/>
    <w:rsid w:val="00891809"/>
    <w:rsid w:val="008A30BB"/>
    <w:rsid w:val="008A5AA8"/>
    <w:rsid w:val="008B29AE"/>
    <w:rsid w:val="008D4171"/>
    <w:rsid w:val="008E02E8"/>
    <w:rsid w:val="008E16D0"/>
    <w:rsid w:val="008F00C5"/>
    <w:rsid w:val="008F695B"/>
    <w:rsid w:val="00905D4F"/>
    <w:rsid w:val="00921397"/>
    <w:rsid w:val="00926BE8"/>
    <w:rsid w:val="009270EE"/>
    <w:rsid w:val="009373A5"/>
    <w:rsid w:val="00950EEA"/>
    <w:rsid w:val="00953F76"/>
    <w:rsid w:val="00956047"/>
    <w:rsid w:val="00960A4F"/>
    <w:rsid w:val="00966302"/>
    <w:rsid w:val="00967EDD"/>
    <w:rsid w:val="009700EB"/>
    <w:rsid w:val="00970263"/>
    <w:rsid w:val="00975B05"/>
    <w:rsid w:val="00975CE3"/>
    <w:rsid w:val="009844AA"/>
    <w:rsid w:val="00987A1A"/>
    <w:rsid w:val="00992F5A"/>
    <w:rsid w:val="009A4645"/>
    <w:rsid w:val="009B14F4"/>
    <w:rsid w:val="009C1CF1"/>
    <w:rsid w:val="009D457F"/>
    <w:rsid w:val="009D47B8"/>
    <w:rsid w:val="009E4030"/>
    <w:rsid w:val="00A03CB3"/>
    <w:rsid w:val="00A42F9E"/>
    <w:rsid w:val="00A447D1"/>
    <w:rsid w:val="00A668E5"/>
    <w:rsid w:val="00A7004F"/>
    <w:rsid w:val="00A702C3"/>
    <w:rsid w:val="00A73130"/>
    <w:rsid w:val="00A75846"/>
    <w:rsid w:val="00A848B4"/>
    <w:rsid w:val="00A856B7"/>
    <w:rsid w:val="00A92A50"/>
    <w:rsid w:val="00AA67F1"/>
    <w:rsid w:val="00AB1012"/>
    <w:rsid w:val="00AB7A30"/>
    <w:rsid w:val="00AE2DAA"/>
    <w:rsid w:val="00AF69EB"/>
    <w:rsid w:val="00B06B01"/>
    <w:rsid w:val="00B37CBB"/>
    <w:rsid w:val="00B5330A"/>
    <w:rsid w:val="00B546BF"/>
    <w:rsid w:val="00B67CD2"/>
    <w:rsid w:val="00B86BDA"/>
    <w:rsid w:val="00B9586E"/>
    <w:rsid w:val="00BA0A82"/>
    <w:rsid w:val="00BA5BE1"/>
    <w:rsid w:val="00BC1FD8"/>
    <w:rsid w:val="00BD1EDF"/>
    <w:rsid w:val="00BD2598"/>
    <w:rsid w:val="00BD4030"/>
    <w:rsid w:val="00BD6B7F"/>
    <w:rsid w:val="00BE09C9"/>
    <w:rsid w:val="00BE2601"/>
    <w:rsid w:val="00BF37AC"/>
    <w:rsid w:val="00BF6EA8"/>
    <w:rsid w:val="00C37EAD"/>
    <w:rsid w:val="00C43F72"/>
    <w:rsid w:val="00C703E6"/>
    <w:rsid w:val="00C72E04"/>
    <w:rsid w:val="00C741DF"/>
    <w:rsid w:val="00C9043F"/>
    <w:rsid w:val="00CA1E40"/>
    <w:rsid w:val="00CA54AF"/>
    <w:rsid w:val="00CB2697"/>
    <w:rsid w:val="00CE0B68"/>
    <w:rsid w:val="00CE4BFF"/>
    <w:rsid w:val="00CE72B8"/>
    <w:rsid w:val="00CF31F8"/>
    <w:rsid w:val="00D034A4"/>
    <w:rsid w:val="00D166A3"/>
    <w:rsid w:val="00D2147B"/>
    <w:rsid w:val="00D23203"/>
    <w:rsid w:val="00D30322"/>
    <w:rsid w:val="00D34C78"/>
    <w:rsid w:val="00D43B2C"/>
    <w:rsid w:val="00D44272"/>
    <w:rsid w:val="00D5582B"/>
    <w:rsid w:val="00D802E7"/>
    <w:rsid w:val="00D92EDA"/>
    <w:rsid w:val="00DA28E5"/>
    <w:rsid w:val="00DA3816"/>
    <w:rsid w:val="00DB23CA"/>
    <w:rsid w:val="00DB30AA"/>
    <w:rsid w:val="00DD3362"/>
    <w:rsid w:val="00DE48A4"/>
    <w:rsid w:val="00DF0E9B"/>
    <w:rsid w:val="00E137EB"/>
    <w:rsid w:val="00E173B0"/>
    <w:rsid w:val="00E24AC8"/>
    <w:rsid w:val="00E2631A"/>
    <w:rsid w:val="00E305AE"/>
    <w:rsid w:val="00E31F24"/>
    <w:rsid w:val="00E447FB"/>
    <w:rsid w:val="00E56266"/>
    <w:rsid w:val="00E60474"/>
    <w:rsid w:val="00E67C6B"/>
    <w:rsid w:val="00E7062D"/>
    <w:rsid w:val="00E7139C"/>
    <w:rsid w:val="00E72732"/>
    <w:rsid w:val="00E72D64"/>
    <w:rsid w:val="00E74ECA"/>
    <w:rsid w:val="00E94922"/>
    <w:rsid w:val="00EA78CF"/>
    <w:rsid w:val="00EB0808"/>
    <w:rsid w:val="00EC1C43"/>
    <w:rsid w:val="00ED3AF5"/>
    <w:rsid w:val="00ED3E97"/>
    <w:rsid w:val="00EF2DAF"/>
    <w:rsid w:val="00EF5D77"/>
    <w:rsid w:val="00F00AF8"/>
    <w:rsid w:val="00F01D59"/>
    <w:rsid w:val="00F1745F"/>
    <w:rsid w:val="00F215C4"/>
    <w:rsid w:val="00F304F0"/>
    <w:rsid w:val="00F30D20"/>
    <w:rsid w:val="00F340A0"/>
    <w:rsid w:val="00F36CF3"/>
    <w:rsid w:val="00F62D18"/>
    <w:rsid w:val="00F64AC6"/>
    <w:rsid w:val="00F80334"/>
    <w:rsid w:val="00F91991"/>
    <w:rsid w:val="00F92274"/>
    <w:rsid w:val="00FA55B0"/>
    <w:rsid w:val="00FB2884"/>
    <w:rsid w:val="00FB6B91"/>
    <w:rsid w:val="00FC502E"/>
    <w:rsid w:val="00FE4F68"/>
    <w:rsid w:val="00FE5E56"/>
    <w:rsid w:val="00FE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19873"/>
  <w15:chartTrackingRefBased/>
  <w15:docId w15:val="{353D0F14-B473-4680-80FF-79E827E0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29:00Z">
        <w:pPr/>
      </w:pPrChange>
    </w:pPr>
    <w:rPr>
      <w:rFonts w:asciiTheme="minorHAnsi" w:eastAsiaTheme="minorHAnsi" w:hAnsiTheme="minorHAnsi" w:cstheme="minorBidi"/>
      <w:sz w:val="22"/>
      <w:szCs w:val="22"/>
      <w:lang w:val="cs-CZ" w:eastAsia="en-US"/>
      <w:rPrChange w:id="0" w:author="uzivatel" w:date="2026-09-22T12:29:00Z">
        <w:rPr>
          <w:rFonts w:ascii="Arial" w:hAnsi="Arial"/>
          <w:sz w:val="22"/>
          <w:szCs w:val="22"/>
          <w:lang w:val="nl-BE" w:eastAsia="nl-BE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29:00Z">
        <w:pPr>
          <w:keepNext/>
          <w:pBdr>
            <w:bottom w:val="double" w:sz="6" w:space="1" w:color="auto"/>
          </w:pBdr>
          <w:spacing w:after="200" w:line="276" w:lineRule="auto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29:00Z">
        <w:rPr>
          <w:rFonts w:eastAsiaTheme="minorHAnsi" w:cstheme="minorBidi"/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stektitel">
    <w:name w:val="bestektitel"/>
    <w:basedOn w:val="Normal"/>
    <w:rsid w:val="00987A1A"/>
    <w:rPr>
      <w:rFonts w:ascii="Tahoma" w:hAnsi="Tahoma"/>
      <w:b/>
      <w:caps/>
    </w:rPr>
  </w:style>
  <w:style w:type="paragraph" w:customStyle="1" w:styleId="besteksubtitel">
    <w:name w:val="besteksubtitel"/>
    <w:basedOn w:val="Normal"/>
    <w:rsid w:val="00987A1A"/>
    <w:rPr>
      <w:rFonts w:ascii="Tahoma" w:hAnsi="Tahoma"/>
      <w:b/>
      <w:caps/>
      <w:sz w:val="20"/>
      <w:szCs w:val="20"/>
    </w:rPr>
  </w:style>
  <w:style w:type="paragraph" w:customStyle="1" w:styleId="bestektekst">
    <w:name w:val="bestektekst"/>
    <w:basedOn w:val="Normal"/>
    <w:link w:val="bestektekstChar"/>
    <w:rsid w:val="00987A1A"/>
    <w:rPr>
      <w:sz w:val="20"/>
    </w:rPr>
  </w:style>
  <w:style w:type="paragraph" w:customStyle="1" w:styleId="bestekproduct">
    <w:name w:val="bestekproduct"/>
    <w:basedOn w:val="Normal"/>
    <w:rsid w:val="00987A1A"/>
    <w:rPr>
      <w:caps/>
      <w:color w:val="008000"/>
      <w:sz w:val="20"/>
      <w:szCs w:val="20"/>
    </w:rPr>
  </w:style>
  <w:style w:type="paragraph" w:customStyle="1" w:styleId="bestekwaarden">
    <w:name w:val="bestekwaarden"/>
    <w:basedOn w:val="Normal"/>
    <w:link w:val="bestekwaardenChar"/>
    <w:rsid w:val="00987A1A"/>
    <w:rPr>
      <w:color w:val="FF0000"/>
      <w:sz w:val="20"/>
    </w:rPr>
  </w:style>
  <w:style w:type="paragraph" w:customStyle="1" w:styleId="bestekproducttitel">
    <w:name w:val="bestekproducttitel"/>
    <w:basedOn w:val="bestekproduct"/>
    <w:rsid w:val="007A7D9F"/>
    <w:rPr>
      <w:rFonts w:ascii="Tahoma" w:hAnsi="Tahoma"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2" w:author="uzivatel" w:date="2026-09-22T12:29:00Z">
        <w:rPr>
          <w:color w:val="0000FF"/>
          <w:u w:val="single"/>
        </w:rPr>
      </w:rPrChange>
    </w:rPr>
  </w:style>
  <w:style w:type="paragraph" w:customStyle="1" w:styleId="bestekproductserie">
    <w:name w:val="bestekproductserie"/>
    <w:basedOn w:val="besteksubtitel"/>
    <w:rsid w:val="00BD4030"/>
    <w:rPr>
      <w:b w:val="0"/>
      <w:color w:val="008000"/>
    </w:rPr>
  </w:style>
  <w:style w:type="character" w:customStyle="1" w:styleId="bestekwaardenChar">
    <w:name w:val="bestekwaarden Char"/>
    <w:link w:val="bestekwaarden"/>
    <w:rsid w:val="00BD4030"/>
    <w:rPr>
      <w:rFonts w:ascii="Arial" w:hAnsi="Arial"/>
      <w:color w:val="FF0000"/>
      <w:szCs w:val="22"/>
      <w:lang w:val="nl-BE" w:eastAsia="nl-BE" w:bidi="ar-SA"/>
    </w:rPr>
  </w:style>
  <w:style w:type="paragraph" w:styleId="PlainText">
    <w:name w:val="Plain Text"/>
    <w:basedOn w:val="Normal"/>
    <w:rsid w:val="00BE09C9"/>
    <w:pPr>
      <w:autoSpaceDE w:val="0"/>
      <w:autoSpaceDN w:val="0"/>
    </w:pPr>
    <w:rPr>
      <w:rFonts w:ascii="Courier New" w:hAnsi="Courier New" w:cs="Courier New"/>
      <w:sz w:val="20"/>
      <w:szCs w:val="20"/>
      <w:lang w:val="nl-NL"/>
    </w:rPr>
  </w:style>
  <w:style w:type="character" w:customStyle="1" w:styleId="bestektekstChar">
    <w:name w:val="bestektekst Char"/>
    <w:link w:val="bestektekst"/>
    <w:rsid w:val="00524D31"/>
    <w:rPr>
      <w:rFonts w:ascii="Arial" w:hAnsi="Arial"/>
      <w:szCs w:val="22"/>
      <w:lang w:val="nl-BE" w:eastAsia="nl-BE" w:bidi="ar-SA"/>
    </w:rPr>
  </w:style>
  <w:style w:type="paragraph" w:customStyle="1" w:styleId="keuzes">
    <w:name w:val="keuzes"/>
    <w:basedOn w:val="bestekwaarden"/>
    <w:rsid w:val="00313D3F"/>
    <w:rPr>
      <w:szCs w:val="20"/>
    </w:rPr>
  </w:style>
  <w:style w:type="paragraph" w:styleId="Header">
    <w:name w:val="header"/>
    <w:basedOn w:val="Normal"/>
    <w:rsid w:val="00F30D2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30D20"/>
    <w:pPr>
      <w:tabs>
        <w:tab w:val="center" w:pos="4536"/>
        <w:tab w:val="right" w:pos="9072"/>
      </w:tabs>
    </w:pPr>
  </w:style>
  <w:style w:type="character" w:styleId="PageNumber">
    <w:name w:val="page number"/>
    <w:rsid w:val="00F30D20"/>
    <w:rPr>
      <w:rFonts w:ascii="Arial" w:hAnsi="Arial"/>
      <w:color w:val="808080"/>
      <w:sz w:val="16"/>
      <w:szCs w:val="16"/>
    </w:rPr>
  </w:style>
  <w:style w:type="paragraph" w:styleId="BalloonText">
    <w:name w:val="Balloon Text"/>
    <w:basedOn w:val="Normal"/>
    <w:semiHidden/>
    <w:rsid w:val="00670FC8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E7062D"/>
    <w:rPr>
      <w:b/>
      <w:bCs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3" w:author="uzivatel" w:date="2026-09-22T12:29:00Z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sz w:val="24"/>
      <w:szCs w:val="24"/>
      <w:lang w:val="cs-CZ" w:eastAsia="en-US"/>
      <w:rPrChange w:id="3" w:author="uzivatel" w:date="2026-09-22T12:29:00Z">
        <w:rPr>
          <w:rFonts w:ascii="Calibri" w:hAnsi="Calibri" w:cs="Calibri"/>
          <w:color w:val="000000"/>
          <w:sz w:val="24"/>
          <w:szCs w:val="24"/>
          <w:lang w:val="nl-BE" w:eastAsia="nl-BE" w:bidi="ar-SA"/>
        </w:rPr>
      </w:rPrChange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4" w:author="uzivatel" w:date="2026-09-22T12:29:00Z">
        <w:pPr>
          <w:spacing w:after="200" w:line="276" w:lineRule="auto"/>
          <w:ind w:left="720"/>
          <w:contextualSpacing/>
        </w:pPr>
      </w:pPrChange>
    </w:pPr>
    <w:rPr>
      <w:rPrChange w:id="4" w:author="uzivatel" w:date="2026-09-22T12:29:00Z">
        <w:rPr>
          <w:rFonts w:ascii="Courier New" w:eastAsiaTheme="minorHAnsi" w:hAnsi="Courier New" w:cstheme="minorBidi"/>
          <w:sz w:val="24"/>
          <w:lang w:val="nl-NL" w:eastAsia="nl-NL" w:bidi="ar-SA"/>
        </w:rPr>
      </w:rPrChange>
    </w:rPr>
  </w:style>
  <w:style w:type="table" w:styleId="TableGrid">
    <w:name w:val="Table Grid"/>
    <w:basedOn w:val="TableNormal"/>
    <w:uiPriority w:val="59"/>
    <w:rsid w:val="007312F5"/>
    <w:rPr>
      <w:lang w:val="nl-BE" w:eastAsia="nl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20756B"/>
    <w:rPr>
      <w:b/>
      <w:sz w:val="32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6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958">
          <w:marLeft w:val="0"/>
          <w:marRight w:val="0"/>
          <w:marTop w:val="0"/>
          <w:marBottom w:val="0"/>
          <w:divBdr>
            <w:top w:val="single" w:sz="2" w:space="0" w:color="FF00FF"/>
            <w:left w:val="single" w:sz="2" w:space="0" w:color="FF00FF"/>
            <w:bottom w:val="single" w:sz="2" w:space="0" w:color="FF00FF"/>
            <w:right w:val="single" w:sz="2" w:space="0" w:color="FF00FF"/>
          </w:divBdr>
          <w:divsChild>
            <w:div w:id="1478524689">
              <w:marLeft w:val="0"/>
              <w:marRight w:val="0"/>
              <w:marTop w:val="0"/>
              <w:marBottom w:val="0"/>
              <w:divBdr>
                <w:top w:val="single" w:sz="2" w:space="0" w:color="FF00FF"/>
                <w:left w:val="single" w:sz="2" w:space="0" w:color="FF00FF"/>
                <w:bottom w:val="single" w:sz="2" w:space="0" w:color="FF00FF"/>
                <w:right w:val="single" w:sz="2" w:space="0" w:color="FF00FF"/>
              </w:divBdr>
              <w:divsChild>
                <w:div w:id="730538018">
                  <w:marLeft w:val="0"/>
                  <w:marRight w:val="0"/>
                  <w:marTop w:val="0"/>
                  <w:marBottom w:val="0"/>
                  <w:divBdr>
                    <w:top w:val="single" w:sz="2" w:space="0" w:color="FF00FF"/>
                    <w:left w:val="single" w:sz="6" w:space="0" w:color="CCCCCC"/>
                    <w:bottom w:val="single" w:sz="2" w:space="0" w:color="FF00FF"/>
                    <w:right w:val="single" w:sz="6" w:space="0" w:color="CCCCCC"/>
                  </w:divBdr>
                  <w:divsChild>
                    <w:div w:id="1713649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00FF"/>
                        <w:left w:val="single" w:sz="6" w:space="0" w:color="CCCCCC"/>
                        <w:bottom w:val="single" w:sz="2" w:space="0" w:color="FF00FF"/>
                        <w:right w:val="single" w:sz="2" w:space="0" w:color="FF00FF"/>
                      </w:divBdr>
                      <w:divsChild>
                        <w:div w:id="179525227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FF00FF"/>
                            <w:left w:val="single" w:sz="2" w:space="0" w:color="FF00FF"/>
                            <w:bottom w:val="single" w:sz="2" w:space="0" w:color="FF00FF"/>
                            <w:right w:val="single" w:sz="2" w:space="0" w:color="FF00FF"/>
                          </w:divBdr>
                          <w:divsChild>
                            <w:div w:id="110769714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2" w:space="0" w:color="FF00FF"/>
                                <w:left w:val="single" w:sz="2" w:space="0" w:color="FF00FF"/>
                                <w:bottom w:val="single" w:sz="2" w:space="0" w:color="FF00FF"/>
                                <w:right w:val="single" w:sz="2" w:space="0" w:color="FF00FF"/>
                              </w:divBdr>
                              <w:divsChild>
                                <w:div w:id="162689007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FF00FF"/>
                                    <w:left w:val="single" w:sz="2" w:space="0" w:color="FF00FF"/>
                                    <w:bottom w:val="single" w:sz="2" w:space="0" w:color="FF00FF"/>
                                    <w:right w:val="single" w:sz="2" w:space="0" w:color="FF00FF"/>
                                  </w:divBdr>
                                  <w:divsChild>
                                    <w:div w:id="5005091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FF00FF"/>
                                        <w:left w:val="single" w:sz="2" w:space="0" w:color="FF00FF"/>
                                        <w:bottom w:val="single" w:sz="2" w:space="0" w:color="FF00FF"/>
                                        <w:right w:val="single" w:sz="2" w:space="0" w:color="FF00FF"/>
                                      </w:divBdr>
                                      <w:divsChild>
                                        <w:div w:id="182864475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FF00FF"/>
                                            <w:left w:val="single" w:sz="2" w:space="0" w:color="FF00FF"/>
                                            <w:bottom w:val="single" w:sz="2" w:space="0" w:color="FF00FF"/>
                                            <w:right w:val="single" w:sz="2" w:space="0" w:color="FF00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765">
          <w:marLeft w:val="0"/>
          <w:marRight w:val="0"/>
          <w:marTop w:val="0"/>
          <w:marBottom w:val="0"/>
          <w:divBdr>
            <w:top w:val="single" w:sz="2" w:space="0" w:color="FF00FF"/>
            <w:left w:val="single" w:sz="2" w:space="0" w:color="FF00FF"/>
            <w:bottom w:val="single" w:sz="2" w:space="0" w:color="FF00FF"/>
            <w:right w:val="single" w:sz="2" w:space="0" w:color="FF00FF"/>
          </w:divBdr>
          <w:divsChild>
            <w:div w:id="1164395898">
              <w:marLeft w:val="0"/>
              <w:marRight w:val="0"/>
              <w:marTop w:val="0"/>
              <w:marBottom w:val="0"/>
              <w:divBdr>
                <w:top w:val="single" w:sz="2" w:space="0" w:color="FF00FF"/>
                <w:left w:val="single" w:sz="2" w:space="0" w:color="FF00FF"/>
                <w:bottom w:val="single" w:sz="2" w:space="0" w:color="FF00FF"/>
                <w:right w:val="single" w:sz="2" w:space="0" w:color="FF00FF"/>
              </w:divBdr>
              <w:divsChild>
                <w:div w:id="1005090816">
                  <w:marLeft w:val="0"/>
                  <w:marRight w:val="0"/>
                  <w:marTop w:val="0"/>
                  <w:marBottom w:val="0"/>
                  <w:divBdr>
                    <w:top w:val="single" w:sz="2" w:space="0" w:color="FF00FF"/>
                    <w:left w:val="single" w:sz="6" w:space="0" w:color="CCCCCC"/>
                    <w:bottom w:val="single" w:sz="2" w:space="0" w:color="FF00FF"/>
                    <w:right w:val="single" w:sz="6" w:space="0" w:color="CCCCCC"/>
                  </w:divBdr>
                  <w:divsChild>
                    <w:div w:id="219708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00FF"/>
                        <w:left w:val="single" w:sz="6" w:space="0" w:color="CCCCCC"/>
                        <w:bottom w:val="single" w:sz="2" w:space="0" w:color="FF00FF"/>
                        <w:right w:val="single" w:sz="2" w:space="0" w:color="FF00FF"/>
                      </w:divBdr>
                      <w:divsChild>
                        <w:div w:id="9610487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FF00FF"/>
                            <w:left w:val="single" w:sz="2" w:space="0" w:color="FF00FF"/>
                            <w:bottom w:val="single" w:sz="2" w:space="0" w:color="FF00FF"/>
                            <w:right w:val="single" w:sz="2" w:space="0" w:color="FF00FF"/>
                          </w:divBdr>
                          <w:divsChild>
                            <w:div w:id="150802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2" w:space="0" w:color="FF00FF"/>
                                <w:left w:val="single" w:sz="2" w:space="0" w:color="FF00FF"/>
                                <w:bottom w:val="single" w:sz="2" w:space="0" w:color="FF00FF"/>
                                <w:right w:val="single" w:sz="2" w:space="0" w:color="FF00FF"/>
                              </w:divBdr>
                              <w:divsChild>
                                <w:div w:id="170540475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FF00FF"/>
                                    <w:left w:val="single" w:sz="2" w:space="0" w:color="FF00FF"/>
                                    <w:bottom w:val="single" w:sz="2" w:space="0" w:color="FF00FF"/>
                                    <w:right w:val="single" w:sz="2" w:space="0" w:color="FF00FF"/>
                                  </w:divBdr>
                                  <w:divsChild>
                                    <w:div w:id="21096137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FF00FF"/>
                                        <w:left w:val="single" w:sz="2" w:space="0" w:color="FF00FF"/>
                                        <w:bottom w:val="single" w:sz="2" w:space="0" w:color="FF00FF"/>
                                        <w:right w:val="single" w:sz="2" w:space="0" w:color="FF00FF"/>
                                      </w:divBdr>
                                      <w:divsChild>
                                        <w:div w:id="1513686370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FF00FF"/>
                                            <w:left w:val="single" w:sz="2" w:space="0" w:color="FF00FF"/>
                                            <w:bottom w:val="single" w:sz="2" w:space="0" w:color="FF00FF"/>
                                            <w:right w:val="single" w:sz="2" w:space="0" w:color="FF00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9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56ED0B8F2954F832E6DCCC8E38EC4" ma:contentTypeVersion="14" ma:contentTypeDescription="Create a new document." ma:contentTypeScope="" ma:versionID="f709000db09f5f43e978b60db1a5d087">
  <xsd:schema xmlns:xsd="http://www.w3.org/2001/XMLSchema" xmlns:xs="http://www.w3.org/2001/XMLSchema" xmlns:p="http://schemas.microsoft.com/office/2006/metadata/properties" xmlns:ns2="9127726a-9c28-49fe-91b9-3530b02b552b" xmlns:ns3="bcd5b035-51f4-4a1e-9066-e025ee0f6535" targetNamespace="http://schemas.microsoft.com/office/2006/metadata/properties" ma:root="true" ma:fieldsID="b4735668cc383f1a5a5b70c35a7d630f" ns2:_="" ns3:_="">
    <xsd:import namespace="9127726a-9c28-49fe-91b9-3530b02b552b"/>
    <xsd:import namespace="bcd5b035-51f4-4a1e-9066-e025ee0f6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7726a-9c28-49fe-91b9-3530b02b55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dd8cbb2-2eb4-4c13-8055-8dbf8ac2ef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5b035-51f4-4a1e-9066-e025ee0f65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0399125-1ad8-4a4b-a56a-1cd8df99f151}" ma:internalName="TaxCatchAll" ma:showField="CatchAllData" ma:web="bcd5b035-51f4-4a1e-9066-e025ee0f65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58A574-3B81-4461-9CDD-5BF1458CC0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27726a-9c28-49fe-91b9-3530b02b552b"/>
    <ds:schemaRef ds:uri="bcd5b035-51f4-4a1e-9066-e025ee0f6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0474AE-6A94-4B59-9BAF-2E48CD0294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BESTEKTEKST</vt:lpstr>
    </vt:vector>
  </TitlesOfParts>
  <Company>RENSON</Company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BESTEKTEKST</dc:title>
  <dc:subject>464 incendo</dc:subject>
  <dc:creator>Gerrit Van Eeckhoudt</dc:creator>
  <cp:keywords/>
  <dc:description/>
  <cp:lastModifiedBy>Arthur Souza Rodrigues</cp:lastModifiedBy>
  <cp:revision>1</cp:revision>
  <cp:lastPrinted>2019-04-03T08:10:00Z</cp:lastPrinted>
  <dcterms:created xsi:type="dcterms:W3CDTF">2023-10-18T07:40:00Z</dcterms:created>
  <dcterms:modified xsi:type="dcterms:W3CDTF">2026-09-22T16:29:00Z</dcterms:modified>
</cp:coreProperties>
</file>