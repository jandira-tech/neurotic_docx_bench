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77777777" w:rsidR="006130C0" w:rsidRDefault="006130C0">
      <w:r>
        <w:t>file_191.docx</w:t>
      </w:r>
    </w:p>
    <w:p w14:paraId="4655DEF8" w14:textId="4B6939B7" w:rsidR="004A2B09" w:rsidRDefault="00C14188">
      <w:r>
        <w:t>vfdsdfcACawesd</w:t>
      </w:r>
    </w:p>
    <w:p w14:paraId="6757B638" w14:textId="77777777" w:rsidR="004A2B09" w:rsidRDefault="00C14188">
      <w:r>
        <w:t>vfdsdfcACawesd</w:t>
      </w:r>
    </w:p>
    <w:p w14:paraId="093307EC" w14:textId="77777777" w:rsidR="004A2B09" w:rsidRDefault="00C14188">
      <w:r>
        <w:t>vfdsdfcACawesd</w:t>
      </w:r>
    </w:p>
    <w:p w14:paraId="33D17CC5" w14:textId="77777777" w:rsidR="004A2B09" w:rsidRDefault="00C14188">
      <w:r>
        <w:t>vfdsdfcACawesd</w:t>
      </w:r>
    </w:p>
    <w:p w14:paraId="2DA16591" w14:textId="77777777" w:rsidR="004A2B09" w:rsidRDefault="00C14188">
      <w:r>
        <w:t>vfdsdfcACawesd</w:t>
      </w:r>
    </w:p>
    <w:p w14:paraId="20AF2C56" w14:textId="77777777" w:rsidR="004A2B09" w:rsidRDefault="00C14188">
      <w:r>
        <w:t>vfdsdfcACawesd</w:t>
      </w:r>
    </w:p>
    <w:p w14:paraId="66CF0B2F" w14:textId="77777777" w:rsidR="004A2B09" w:rsidRDefault="00C14188">
      <w:r>
        <w:t>vfdsdfcACawesd</w:t>
      </w:r>
    </w:p>
    <w:p w14:paraId="5CE41F4B" w14:textId="77777777" w:rsidR="004A2B09" w:rsidRDefault="00C14188">
      <w:r>
        <w:t>vfdsdfcACawesd</w:t>
      </w:r>
    </w:p>
    <w:p w14:paraId="16686AD8" w14:textId="77777777" w:rsidR="004A2B09" w:rsidRDefault="00C14188">
      <w:r>
        <w:t>vfdsdfcACawesd</w:t>
      </w:r>
    </w:p>
    <w:p w14:paraId="0C31A338" w14:textId="77777777" w:rsidR="004A2B09" w:rsidRDefault="00C14188">
      <w:r>
        <w:t>vfdsdfcACawesd</w:t>
      </w:r>
    </w:p>
    <w:p w14:paraId="5A0C5C49" w14:textId="77777777" w:rsidR="004A2B09" w:rsidRDefault="00C14188">
      <w:r>
        <w:t>vfdsdfcACawesd</w:t>
      </w:r>
    </w:p>
    <w:p w14:paraId="674F5D94" w14:textId="77777777" w:rsidR="004A2B09" w:rsidRDefault="00C14188">
      <w:r>
        <w:t>vfds</w:t>
      </w:r>
      <w:del w:id="15" w:author="Online User" w:date="2026-05-04T19:40:00Z">
        <w:r>
          <w:delText>dfcACawesd</w:delText>
        </w:r>
      </w:del>
    </w:p>
    <w:p w14:paraId="6AC5E67B" w14:textId="77777777" w:rsidR="004A2B09" w:rsidRDefault="00C14188">
      <w:del w:id="16" w:author="Online User" w:date="2026-05-04T19:40:00Z">
        <w:r>
          <w:delText>vfdsdfcACawesd</w:delText>
        </w:r>
      </w:del>
    </w:p>
    <w:p w14:paraId="0C90199A" w14:textId="77777777" w:rsidR="004A2B09" w:rsidRDefault="00C14188">
      <w:del w:id="17" w:author="Online User" w:date="2026-05-04T19:40:00Z">
        <w:r>
          <w:delText>vfdsdfcACawesd</w:delText>
        </w:r>
      </w:del>
    </w:p>
    <w:p w14:paraId="4527F638" w14:textId="77777777" w:rsidR="004A2B09" w:rsidRDefault="00C14188">
      <w:del w:id="18" w:author="Online User" w:date="2026-05-04T19:40:00Z">
        <w:r>
          <w:delText>vfdsdfcACawesd</w:delText>
        </w:r>
      </w:del>
    </w:p>
    <w:p w14:paraId="291D8DA6" w14:textId="77777777" w:rsidR="004A2B09" w:rsidRDefault="00C14188">
      <w:del w:id="19" w:author="Online User" w:date="2026-05-04T19:40:00Z">
        <w:r>
          <w:delText>vfdsdfcACawesd</w:delText>
        </w:r>
      </w:del>
    </w:p>
    <w:p w14:paraId="6DCFE1D5" w14:textId="77777777" w:rsidR="004A2B09" w:rsidRDefault="00C14188">
      <w:del w:id="20" w:author="Online User" w:date="2026-05-04T19:40:00Z">
        <w:r>
          <w:delText>vfdsdfcACawesd</w:delText>
        </w:r>
      </w:del>
    </w:p>
    <w:p w14:paraId="107DF998" w14:textId="77777777" w:rsidR="004A2B09" w:rsidRDefault="00C14188">
      <w:del w:id="21" w:author="Online User" w:date="2026-05-04T19:40:00Z">
        <w:r>
          <w:delText>vfdsdfcACawesd</w:delText>
        </w:r>
      </w:del>
    </w:p>
    <w:p w14:paraId="5B17A1FC" w14:textId="77777777" w:rsidR="004A2B09" w:rsidRDefault="00C14188">
      <w:del w:id="22" w:author="Online User" w:date="2026-05-04T19:40:00Z">
        <w:r>
          <w:delText>vfdsdfcACawesd</w:delText>
        </w:r>
      </w:del>
    </w:p>
    <w:p w14:paraId="34AE3942" w14:textId="77777777" w:rsidR="004A2B09" w:rsidRDefault="00C14188">
      <w:del w:id="23" w:author="Online User" w:date="2026-05-04T19:40:00Z">
        <w:r>
          <w:delText>vfdsdfcACawesd</w:delText>
        </w:r>
      </w:del>
    </w:p>
    <w:p w14:paraId="75637003" w14:textId="77777777" w:rsidR="004A2B09" w:rsidRDefault="00C14188">
      <w:del w:id="24" w:author="Online User" w:date="2026-05-04T19:40:00Z">
        <w:r>
          <w:delText>vfdsdfcACaw</w:delText>
        </w:r>
      </w:del>
      <w:r>
        <w:t>esd</w:t>
      </w:r>
    </w:p>
    <w:p w14:paraId="3E29B34B" w14:textId="77777777" w:rsidR="004A2B09" w:rsidRDefault="00C14188">
      <w:r>
        <w:t>vfdsdfcACawesd</w:t>
      </w:r>
    </w:p>
    <w:p w14:paraId="1AD7645B" w14:textId="77777777" w:rsidR="004A2B09" w:rsidRDefault="00C14188">
      <w:r>
        <w:t>vfdsdfcACawesd</w:t>
      </w:r>
    </w:p>
    <w:p w14:paraId="39ABACBD" w14:textId="77777777" w:rsidR="004A2B09" w:rsidRDefault="00C14188">
      <w:r>
        <w:t>vfdsdfcACawesd</w:t>
      </w:r>
    </w:p>
    <w:p w14:paraId="5431C68E" w14:textId="77777777" w:rsidR="004A2B09" w:rsidRDefault="00C14188">
      <w:r>
        <w:lastRenderedPageBreak/>
      </w:r>
      <w:r>
        <w:t>vfdsdfcACawesd</w:t>
      </w:r>
    </w:p>
    <w:p w14:paraId="2261BFA4" w14:textId="77777777" w:rsidR="004A2B09" w:rsidRDefault="00C14188">
      <w:r>
        <w:t>vfdsdfcACawesd</w:t>
      </w:r>
    </w:p>
    <w:p w14:paraId="149B2B14" w14:textId="77777777" w:rsidR="004A2B09" w:rsidRDefault="00C14188">
      <w:r>
        <w:t>vfdsdfcACawesd</w:t>
      </w:r>
    </w:p>
    <w:p w14:paraId="1FD04A8D" w14:textId="77777777" w:rsidR="004A2B09" w:rsidRDefault="00C14188">
      <w:r>
        <w:t>vfdsdfcACawesd</w:t>
      </w:r>
      <w:ins w:id="25" w:author="Online User" w:date="2026-05-04T19:40:00Z">
        <w:r>
          <w:t>fdsdfcACawesd</w:t>
        </w:r>
      </w:ins>
    </w:p>
    <w:p w14:paraId="14C8C41D" w14:textId="77777777" w:rsidR="004A2B09" w:rsidRDefault="00C14188">
      <w:ins w:id="26" w:author="Online User" w:date="2026-05-04T19:40:00Z">
        <w:r>
          <w:t>vfdsdfcACawesd</w:t>
        </w:r>
      </w:ins>
    </w:p>
    <w:p w14:paraId="08687E82" w14:textId="77777777" w:rsidR="004A2B09" w:rsidRDefault="00C14188">
      <w:ins w:id="27" w:author="Online User" w:date="2026-05-04T19:40:00Z">
        <w:r>
          <w:t>vfdsdfcACawesd</w:t>
        </w:r>
      </w:ins>
    </w:p>
    <w:p w14:paraId="1CEDD29D" w14:textId="77777777" w:rsidR="004A2B09" w:rsidRDefault="00C14188">
      <w:ins w:id="28" w:author="Online User" w:date="2026-05-04T19:40:00Z">
        <w:r>
          <w:t>vfdsdfcACawesd</w:t>
        </w:r>
      </w:ins>
    </w:p>
    <w:p w14:paraId="75184B8C" w14:textId="77777777" w:rsidR="004A2B09" w:rsidRDefault="00C14188">
      <w:ins w:id="29" w:author="Online User" w:date="2026-05-04T19:40:00Z">
        <w:r>
          <w:t>vfdsdfcACawesdfdsdfcACawesd</w:t>
        </w:r>
      </w:ins>
    </w:p>
    <w:p w14:paraId="0C4A9EBF" w14:textId="77777777" w:rsidR="004A2B09" w:rsidRDefault="00C14188">
      <w:ins w:id="30" w:author="Online User" w:date="2026-05-04T19:40:00Z">
        <w:r>
          <w:t>vfdsdfcACawesd</w:t>
        </w:r>
      </w:ins>
    </w:p>
    <w:p w14:paraId="5A5C2029" w14:textId="77777777" w:rsidR="004A2B09" w:rsidRDefault="00C14188">
      <w:ins w:id="31" w:author="Online User" w:date="2026-05-04T19:40:00Z">
        <w:r>
          <w:t>vfdsdfcACawesd</w:t>
        </w:r>
      </w:ins>
    </w:p>
    <w:p w14:paraId="70A749D3" w14:textId="77777777" w:rsidR="004A2B09" w:rsidRDefault="00C14188">
      <w:ins w:id="32" w:author="Online User" w:date="2026-05-04T19:40:00Z">
        <w:r>
          <w:t>vfdsdfcACawesd</w:t>
        </w:r>
      </w:ins>
    </w:p>
    <w:p w14:paraId="426B3C34" w14:textId="77777777" w:rsidR="004A2B09" w:rsidRDefault="00C14188">
      <w:ins w:id="33" w:author="Online User" w:date="2026-05-04T19:40:00Z">
        <w:r>
          <w:t>vfdsdfcACawesd</w:t>
        </w:r>
      </w:ins>
    </w:p>
    <w:p w14:paraId="5A3DD8D2" w14:textId="77777777" w:rsidR="004A2B09" w:rsidRDefault="00C14188">
      <w:r>
        <w:t>vfdsdfcACawesd</w:t>
      </w:r>
    </w:p>
    <w:sectPr w:rsidR="004A2B09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4A2B09"/>
    <w:rsid w:val="006130C0"/>
    <w:rsid w:val="00C75CF3"/>
    <w:rsid w:val="00D53FE7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2026-05-04T19:40:00Z</dcterms:created>
  <dcterms:modified xsi:type="dcterms:W3CDTF">2026-07-11T01:33:00Z</dcterms:modified>
</cp:coreProperties>
</file>