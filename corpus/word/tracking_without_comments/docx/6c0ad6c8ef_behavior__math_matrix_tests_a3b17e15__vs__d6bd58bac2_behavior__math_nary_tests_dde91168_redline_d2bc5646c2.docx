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437C" w14:textId="77777777" w:rsidR="00DE0A42" w:rsidRDefault="00DE0A42">
      <w:pPr>
        <w:rPr>
          <w:ins w:id="0" w:author="Caio Pizzol" w:date="2026-08-03T22:16:00Z" w16du:dateUtc="2026-08-04T02:16:00Z"/>
        </w:rPr>
      </w:pPr>
    </w:p>
    <w:p w14:paraId="29F8CB95" w14:textId="77777777" w:rsidR="00B413A3" w:rsidRDefault="00B413A3">
      <w:pPr>
        <w:rPr>
          <w:ins w:id="1" w:author="Caio Pizzol" w:date="2026-08-03T22:16:00Z" w16du:dateUtc="2026-08-04T02:16:00Z"/>
        </w:rPr>
      </w:pPr>
      <w:ins w:id="2" w:author="Caio Pizzol" w:date="2026-08-03T22:16:00Z" w16du:dateUtc="2026-08-04T02:16:00Z">
        <w:r>
          <w:t>1. Definite integral (baseline — msubsup):</w:t>
        </w:r>
      </w:ins>
    </w:p>
    <w:p w14:paraId="2D14B9F3" w14:textId="77777777" w:rsidR="007800DD" w:rsidRDefault="00177656">
      <w:pPr>
        <w:pStyle w:val="Title"/>
        <w:rPr>
          <w:del w:id="3" w:author="Caio Pizzol" w:date="2026-08-03T22:16:00Z" w16du:dateUtc="2026-08-04T02:16:00Z"/>
        </w:rPr>
      </w:pPr>
      <m:oMath>
        <m:nary>
          <m:naryPr>
            <m:ctrlPr>
              <w:ins w:id="4" w:author="Caio Pizzol" w:date="2026-08-03T22:16:00Z" w16du:dateUtc="2026-08-04T02:16:00Z">
                <w:rPr>
                  <w:rFonts w:ascii="Cambria Math" w:hAnsi="Cambria Math"/>
                  <w:i/>
                </w:rPr>
              </w:ins>
            </m:ctrlPr>
          </m:naryPr>
          <m:sub>
            <m:r>
              <w:ins w:id="5" w:author="Caio Pizzol" w:date="2026-08-03T22:16:00Z" w16du:dateUtc="2026-08-04T02:16:00Z">
                <w:rPr>
                  <w:rFonts w:ascii="Cambria Math" w:hAnsi="Cambria Math"/>
                </w:rPr>
                <m:t>0</m:t>
              </w:ins>
            </m:r>
          </m:sub>
          <m:sup>
            <m:r>
              <w:ins w:id="6" w:author="Caio Pizzol" w:date="2026-08-03T22:16:00Z" w16du:dateUtc="2026-08-04T02:16:00Z">
                <w:rPr>
                  <w:rFonts w:ascii="Cambria Math" w:hAnsi="Cambria Math"/>
                </w:rPr>
                <m:t>1</m:t>
              </w:ins>
            </m:r>
          </m:sup>
          <m:e>
            <m:r>
              <w:ins w:id="7" w:author="Caio Pizzol" w:date="2026-08-03T22:16:00Z" w16du:dateUtc="2026-08-04T02:16:00Z">
                <w:rPr>
                  <w:rFonts w:ascii="Cambria Math" w:hAnsi="Cambria Math"/>
                </w:rPr>
                <m:t>f</m:t>
              </w:ins>
            </m:r>
            <m:d>
              <m:dPr>
                <m:ctrlPr>
                  <w:ins w:id="8" w:author="Caio Pizzol" w:date="2026-08-03T22:16:00Z" w16du:dateUtc="2026-08-04T02:16:00Z">
                    <w:rPr>
                      <w:rFonts w:ascii="Cambria Math" w:hAnsi="Cambria Math"/>
                      <w:i/>
                    </w:rPr>
                  </w:ins>
                </m:ctrlPr>
              </m:dPr>
              <m:e>
                <m:r>
                  <w:ins w:id="9" w:author="Caio Pizzol" w:date="2026-08-03T22:16:00Z" w16du:dateUtc="2026-08-04T02:16:00Z">
                    <w:rPr>
                      <w:rFonts w:ascii="Cambria Math" w:hAnsi="Cambria Math"/>
                    </w:rPr>
                    <m:t>x</m:t>
                  </w:ins>
                </m:r>
              </m:e>
            </m:d>
            <m:r>
              <w:ins w:id="10" w:author="Caio Pizzol" w:date="2026-08-03T22:16:00Z" w16du:dateUtc="2026-08-04T02:16:00Z">
                <w:rPr>
                  <w:rFonts w:ascii="Cambria Math" w:hAnsi="Cambria Math"/>
                </w:rPr>
                <m:t>dx</m:t>
              </w:ins>
            </m:r>
            <m:ctrlPr>
              <w:ins w:id="11" w:author="Caio Pizzol" w:date="2026-08-03T22:16:00Z" w16du:dateUtc="2026-08-04T02:16:00Z">
                <w:rPr>
                  <w:rFonts w:ascii="Cambria Math" w:hAnsi="Cambria Math" w:cs="Arial"/>
                  <w:i/>
                </w:rPr>
              </w:ins>
            </m:ctrlPr>
          </m:e>
        </m:nary>
      </m:oMath>
      <w:del w:id="12" w:author="Caio Pizzol" w:date="2026-08-03T22:16:00Z" w16du:dateUtc="2026-08-04T02:16:00Z">
        <w:r>
          <w:delText>m:m Matrix Test Fixtures</w:delText>
        </w:r>
      </w:del>
    </w:p>
    <w:p w14:paraId="7E4714FA" w14:textId="77777777" w:rsidR="007800DD" w:rsidRDefault="00177656">
      <w:pPr>
        <w:rPr>
          <w:moveTo w:id="13" w:author="Caio Pizzol" w:date="2026-08-03T22:16:00Z" w16du:dateUtc="2026-08-04T02:16:00Z"/>
        </w:rPr>
      </w:pPr>
      <w:del w:id="14" w:author="Caio Pizzol" w:date="2026-08-03T22:16:00Z" w16du:dateUtc="2026-08-04T02:16:00Z">
        <w:r>
          <w:delText>Each section tests a</w:delText>
        </w:r>
      </w:del>
      <w:moveToRangeStart w:id="15" w:author="Caio Pizzol" w:date="2026-08-03T22:16:00Z" w:name="move236687832"/>
    </w:p>
    <w:p w14:paraId="4484F2CB" w14:textId="77777777" w:rsidR="00B413A3" w:rsidRDefault="00177656">
      <w:pPr>
        <w:rPr>
          <w:ins w:id="16" w:author="Caio Pizzol" w:date="2026-08-03T22:16:00Z" w16du:dateUtc="2026-08-04T02:16:00Z"/>
          <w:rFonts w:eastAsiaTheme="minorEastAsia"/>
        </w:rPr>
      </w:pPr>
      <w:moveTo w:id="17" w:author="Caio Pizzol" w:date="2026-08-03T22:16:00Z" w16du:dateUtc="2026-08-04T02:16:00Z">
        <w:r>
          <w:t xml:space="preserve">2. </w:t>
        </w:r>
      </w:moveTo>
      <w:moveToRangeEnd w:id="15"/>
      <w:ins w:id="18" w:author="Caio Pizzol" w:date="2026-08-03T22:16:00Z" w16du:dateUtc="2026-08-04T02:16:00Z">
        <w:r w:rsidR="00B413A3">
          <w:rPr>
            <w:rFonts w:eastAsiaTheme="minorEastAsia"/>
          </w:rPr>
          <w:t>Word's indefinite integral (uses subHide/supHide m:val=1):</w:t>
        </w:r>
      </w:ins>
    </w:p>
    <w:p w14:paraId="3B634072" w14:textId="77777777" w:rsidR="00B413A3" w:rsidRPr="00B413A3" w:rsidRDefault="00177656">
      <w:pPr>
        <w:rPr>
          <w:ins w:id="19" w:author="Caio Pizzol" w:date="2026-08-03T22:16:00Z" w16du:dateUtc="2026-08-04T02:16:00Z"/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ins w:id="20" w:author="Caio Pizzol" w:date="2026-08-03T22:16:00Z" w16du:dateUtc="2026-08-04T02:16:00Z">
                  <w:rPr>
                    <w:rFonts w:ascii="Cambria Math" w:eastAsiaTheme="minorEastAsia" w:hAnsi="Cambria Math"/>
                    <w:i/>
                  </w:rPr>
                </w:ins>
              </m:ctrlPr>
            </m:naryPr>
            <m:sub>
              <m:ctrlPr>
                <w:ins w:id="21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ins>
              </m:ctrlPr>
            </m:sub>
            <m:sup>
              <m:ctrlPr>
                <w:ins w:id="22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ins>
              </m:ctrlPr>
            </m:sup>
            <m:e>
              <m:r>
                <w:ins w:id="23" w:author="Caio Pizzol" w:date="2026-08-03T22:16:00Z" w16du:dateUtc="2026-08-04T02:16:00Z">
                  <w:rPr>
                    <w:rFonts w:ascii="Cambria Math" w:eastAsiaTheme="minorEastAsia" w:hAnsi="Cambria Math"/>
                  </w:rPr>
                  <m:t>f</m:t>
                </w:ins>
              </m:r>
              <m:d>
                <m:dPr>
                  <m:ctrlPr>
                    <w:ins w:id="24" w:author="Caio Pizzol" w:date="2026-08-03T22:16:00Z" w16du:dateUtc="2026-08-04T02:16:00Z">
                      <w:rPr>
                        <w:rFonts w:ascii="Cambria Math" w:eastAsiaTheme="minorEastAsia" w:hAnsi="Cambria Math"/>
                        <w:i/>
                      </w:rPr>
                    </w:ins>
                  </m:ctrlPr>
                </m:dPr>
                <m:e>
                  <m:r>
                    <w:ins w:id="25" w:author="Caio Pizzol" w:date="2026-08-03T22:16:00Z" w16du:dateUtc="2026-08-04T02:16:00Z">
                      <w:rPr>
                        <w:rFonts w:ascii="Cambria Math" w:eastAsiaTheme="minorEastAsia" w:hAnsi="Cambria Math"/>
                      </w:rPr>
                      <m:t>x</m:t>
                    </w:ins>
                  </m:r>
                </m:e>
              </m:d>
              <m:r>
                <w:ins w:id="26" w:author="Caio Pizzol" w:date="2026-08-03T22:16:00Z" w16du:dateUtc="2026-08-04T02:16:00Z">
                  <w:rPr>
                    <w:rFonts w:ascii="Cambria Math" w:eastAsiaTheme="minorEastAsia" w:hAnsi="Cambria Math"/>
                  </w:rPr>
                  <m:t>dx</m:t>
                </w:ins>
              </m:r>
              <m:ctrlPr>
                <w:ins w:id="27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ins>
              </m:ctrlPr>
            </m:e>
          </m:nary>
        </m:oMath>
      </m:oMathPara>
    </w:p>
    <w:p w14:paraId="69AC2210" w14:textId="77777777" w:rsidR="00B413A3" w:rsidRDefault="00B413A3">
      <w:pPr>
        <w:rPr>
          <w:ins w:id="28" w:author="Caio Pizzol" w:date="2026-08-03T22:16:00Z" w16du:dateUtc="2026-08-04T02:16:00Z"/>
          <w:rFonts w:eastAsiaTheme="minorEastAsia"/>
        </w:rPr>
      </w:pPr>
      <w:ins w:id="29" w:author="Caio Pizzol" w:date="2026-08-03T22:16:00Z" w16du:dateUtc="2026-08-04T02:16:00Z">
        <w:r>
          <w:rPr>
            <w:rFonts w:eastAsiaTheme="minorEastAsia"/>
          </w:rPr>
          <w:t>3. Summation default limLoc — Finding A trigger:</w:t>
        </w:r>
      </w:ins>
    </w:p>
    <w:p w14:paraId="0BA3B90D" w14:textId="77777777" w:rsidR="00B413A3" w:rsidRPr="00B413A3" w:rsidRDefault="00177656">
      <w:pPr>
        <w:rPr>
          <w:ins w:id="30" w:author="Caio Pizzol" w:date="2026-08-03T22:16:00Z" w16du:dateUtc="2026-08-04T02:16:00Z"/>
          <w:rFonts w:eastAsiaTheme="minorEastAsia"/>
        </w:rPr>
      </w:pPr>
      <m:oMathPara>
        <m:oMath>
          <m:nary>
            <m:naryPr>
              <m:chr m:val="∑"/>
              <m:ctrlPr>
                <w:ins w:id="31" w:author="Caio Pizzol" w:date="2026-08-03T22:16:00Z" w16du:dateUtc="2026-08-04T02:16:00Z">
                  <w:rPr>
                    <w:rFonts w:ascii="Cambria Math" w:eastAsiaTheme="minorEastAsia" w:hAnsi="Cambria Math"/>
                    <w:i/>
                  </w:rPr>
                </w:ins>
              </m:ctrlPr>
            </m:naryPr>
            <m:sub>
              <m:r>
                <w:ins w:id="32" w:author="Caio Pizzol" w:date="2026-08-03T22:16:00Z" w16du:dateUtc="2026-08-04T02:16:00Z">
                  <w:rPr>
                    <w:rFonts w:ascii="Cambria Math" w:eastAsiaTheme="minorEastAsia" w:hAnsi="Cambria Math"/>
                  </w:rPr>
                  <m:t>i=1</m:t>
                </w:ins>
              </m:r>
            </m:sub>
            <m:sup>
              <m:r>
                <w:ins w:id="33" w:author="Caio Pizzol" w:date="2026-08-03T22:16:00Z" w16du:dateUtc="2026-08-04T02:16:00Z">
                  <w:rPr>
                    <w:rFonts w:ascii="Cambria Math" w:eastAsiaTheme="minorEastAsia" w:hAnsi="Cambria Math"/>
                  </w:rPr>
                  <m:t>n</m:t>
                </w:ins>
              </m:r>
            </m:sup>
            <m:e>
              <m:r>
                <w:ins w:id="34" w:author="Caio Pizzol" w:date="2026-08-03T22:16:00Z" w16du:dateUtc="2026-08-04T02:16:00Z">
                  <w:rPr>
                    <w:rFonts w:ascii="Cambria Math" w:eastAsiaTheme="minorEastAsia" w:hAnsi="Cambria Math"/>
                  </w:rPr>
                  <m:t>i</m:t>
                </w:ins>
              </m:r>
              <m:ctrlPr>
                <w:ins w:id="35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ins>
              </m:ctrlPr>
            </m:e>
          </m:nary>
        </m:oMath>
      </m:oMathPara>
    </w:p>
    <w:p w14:paraId="0F2E7CB7" w14:textId="77777777" w:rsidR="007800DD" w:rsidRDefault="00B413A3">
      <w:ins w:id="36" w:author="Caio Pizzol" w:date="2026-08-03T22:16:00Z" w16du:dateUtc="2026-08-04T02:16:00Z">
        <w:r>
          <w:rPr>
            <w:rFonts w:eastAsiaTheme="minorEastAsia"/>
          </w:rPr>
          <w:t>4. Summation explicit limLoc=subSup (control,</w:t>
        </w:r>
      </w:ins>
      <w:r w:rsidR="00177656">
        <w:t xml:space="preserve"> different </w:t>
      </w:r>
      <w:ins w:id="37" w:author="Caio Pizzol" w:date="2026-08-03T22:16:00Z" w16du:dateUtc="2026-08-04T02:16:00Z">
        <w:r>
          <w:rPr>
            <w:rFonts w:eastAsiaTheme="minorEastAsia"/>
          </w:rPr>
          <w:t>vars):</w:t>
        </w:r>
      </w:ins>
      <w:del w:id="38" w:author="Caio Pizzol" w:date="2026-08-03T22:16:00Z" w16du:dateUtc="2026-08-04T02:16:00Z">
        <w:r w:rsidR="00177656">
          <w:delText>m:m matrix shape.</w:delText>
        </w:r>
      </w:del>
    </w:p>
    <w:p w14:paraId="05733F5E" w14:textId="77777777" w:rsidR="007800DD" w:rsidRDefault="00177656">
      <w:pPr>
        <w:pStyle w:val="Heading2"/>
        <w:rPr>
          <w:del w:id="39" w:author="Caio Pizzol" w:date="2026-08-03T22:16:00Z" w16du:dateUtc="2026-08-04T02:16:00Z"/>
        </w:rPr>
      </w:pPr>
      <w:del w:id="40" w:author="Caio Pizzol" w:date="2026-08-03T22:16:00Z" w16du:dateUtc="2026-08-04T02:16:00Z">
        <w:r>
          <w:delText>1. Plain 2x2 matrix (no delimiter)</w:delText>
        </w:r>
      </w:del>
    </w:p>
    <w:p w14:paraId="3152A62E" w14:textId="77777777" w:rsidR="007800DD" w:rsidRDefault="00177656">
      <w:pPr>
        <w:rPr>
          <w:moveFrom w:id="41" w:author="Caio Pizzol" w:date="2026-08-03T22:16:00Z" w16du:dateUtc="2026-08-04T02:16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del w:id="42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mPr>
            <m:mr>
              <m:e>
                <m:r>
                  <w:del w:id="43" w:author="Caio Pizzol" w:date="2026-08-03T22:16:00Z" w16du:dateUtc="2026-08-04T02:16:00Z">
                    <w:rPr>
                      <w:rFonts w:ascii="Cambria Math" w:hAnsi="Cambria Math"/>
                    </w:rPr>
                    <m:t>a</m:t>
                  </w:del>
                </m:r>
              </m:e>
              <m:e>
                <m:r>
                  <w:del w:id="44" w:author="Caio Pizzol" w:date="2026-08-03T22:16:00Z" w16du:dateUtc="2026-08-04T02:16:00Z">
                    <w:rPr>
                      <w:rFonts w:ascii="Cambria Math" w:hAnsi="Cambria Math"/>
                    </w:rPr>
                    <m:t>b</m:t>
                  </w:del>
                </m:r>
              </m:e>
            </m:mr>
            <m:mr>
              <m:e>
                <m:r>
                  <w:del w:id="45" w:author="Caio Pizzol" w:date="2026-08-03T22:16:00Z" w16du:dateUtc="2026-08-04T02:16:00Z">
                    <w:rPr>
                      <w:rFonts w:ascii="Cambria Math" w:hAnsi="Cambria Math"/>
                    </w:rPr>
                    <m:t>c</m:t>
                  </w:del>
                </m:r>
              </m:e>
              <m:e>
                <m:r>
                  <w:del w:id="46" w:author="Caio Pizzol" w:date="2026-08-03T22:16:00Z" w16du:dateUtc="2026-08-04T02:16:00Z">
                    <w:rPr>
                      <w:rFonts w:ascii="Cambria Math" w:hAnsi="Cambria Math"/>
                    </w:rPr>
                    <m:t>d</m:t>
                  </w:del>
                </m:r>
              </m:e>
            </m:mr>
          </m:m>
        </m:oMath>
      </m:oMathPara>
      <w:moveFromRangeStart w:id="47" w:author="Caio Pizzol" w:date="2026-08-03T22:16:00Z" w:name="move236687832"/>
    </w:p>
    <w:p w14:paraId="2590CC2F" w14:textId="77777777" w:rsidR="00B413A3" w:rsidRPr="00B413A3" w:rsidRDefault="00177656">
      <w:pPr>
        <w:rPr>
          <w:ins w:id="48" w:author="Caio Pizzol" w:date="2026-08-03T22:16:00Z" w16du:dateUtc="2026-08-04T02:16:00Z"/>
          <w:rFonts w:eastAsiaTheme="minorEastAsia"/>
        </w:rPr>
      </w:pPr>
      <w:moveFrom w:id="49" w:author="Caio Pizzol" w:date="2026-08-03T22:16:00Z" w16du:dateUtc="2026-08-04T02:16:00Z">
        <w:r>
          <w:t xml:space="preserve">2. </w:t>
        </w:r>
        <w:moveFromRangeEnd w:id="47"/>
        <m:oMath>
          <m:nary>
            <m:naryPr>
              <m:chr m:val="∑"/>
              <m:limLoc m:val="subSup"/>
              <m:ctrlPr>
                <w:ins w:id="50" w:author="Caio Pizzol" w:date="2026-08-03T22:16:00Z" w16du:dateUtc="2026-08-04T02:16:00Z">
                  <w:rPr>
                    <w:rFonts w:ascii="Cambria Math" w:eastAsiaTheme="minorEastAsia" w:hAnsi="Cambria Math"/>
                    <w:i/>
                  </w:rPr>
                </w:ins>
              </m:ctrlPr>
            </m:naryPr>
            <m:sub>
              <m:r>
                <w:ins w:id="51" w:author="Caio Pizzol" w:date="2026-08-03T22:16:00Z" w16du:dateUtc="2026-08-04T02:16:00Z">
                  <w:rPr>
                    <w:rFonts w:ascii="Cambria Math" w:eastAsiaTheme="minorEastAsia" w:hAnsi="Cambria Math"/>
                  </w:rPr>
                  <m:t>j=0</m:t>
                </w:ins>
              </m:r>
            </m:sub>
            <m:sup>
              <m:r>
                <w:ins w:id="52" w:author="Caio Pizzol" w:date="2026-08-03T22:16:00Z" w16du:dateUtc="2026-08-04T02:16:00Z">
                  <w:rPr>
                    <w:rFonts w:ascii="Cambria Math" w:eastAsiaTheme="minorEastAsia" w:hAnsi="Cambria Math"/>
                  </w:rPr>
                  <m:t>m</m:t>
                </w:ins>
              </m:r>
            </m:sup>
            <m:e>
              <m:r>
                <w:ins w:id="53" w:author="Caio Pizzol" w:date="2026-08-03T22:16:00Z" w16du:dateUtc="2026-08-04T02:16:00Z">
                  <w:rPr>
                    <w:rFonts w:ascii="Cambria Math" w:eastAsiaTheme="minorEastAsia" w:hAnsi="Cambria Math"/>
                  </w:rPr>
                  <m:t>j</m:t>
                </w:ins>
              </m:r>
              <m:ctrlPr>
                <w:ins w:id="54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ins>
              </m:ctrlPr>
            </m:e>
          </m:nary>
        </m:oMath>
      </w:moveFrom>
    </w:p>
    <w:p w14:paraId="3EF5F8D2" w14:textId="77777777" w:rsidR="00B413A3" w:rsidRDefault="00B413A3">
      <w:pPr>
        <w:rPr>
          <w:ins w:id="55" w:author="Caio Pizzol" w:date="2026-08-03T22:16:00Z" w16du:dateUtc="2026-08-04T02:16:00Z"/>
          <w:rFonts w:eastAsiaTheme="minorEastAsia"/>
        </w:rPr>
      </w:pPr>
      <w:ins w:id="56" w:author="Caio Pizzol" w:date="2026-08-03T22:16:00Z" w16du:dateUtc="2026-08-04T02:16:00Z">
        <w:r>
          <w:rPr>
            <w:rFonts w:eastAsiaTheme="minorEastAsia"/>
          </w:rPr>
          <w:t>5. Product default limLoc — Finding A:</w:t>
        </w:r>
      </w:ins>
    </w:p>
    <w:p w14:paraId="7D5770A5" w14:textId="77777777" w:rsidR="00B413A3" w:rsidRPr="00B413A3" w:rsidRDefault="00177656">
      <w:pPr>
        <w:rPr>
          <w:ins w:id="57" w:author="Caio Pizzol" w:date="2026-08-03T22:16:00Z" w16du:dateUtc="2026-08-04T02:16:00Z"/>
          <w:rFonts w:eastAsiaTheme="minorEastAsia"/>
        </w:rPr>
      </w:pPr>
      <m:oMathPara>
        <m:oMath>
          <m:nary>
            <m:naryPr>
              <m:chr m:val="∏"/>
              <m:ctrlPr>
                <w:ins w:id="58" w:author="Caio Pizzol" w:date="2026-08-03T22:16:00Z" w16du:dateUtc="2026-08-04T02:16:00Z">
                  <w:rPr>
                    <w:rFonts w:ascii="Cambria Math" w:eastAsiaTheme="minorEastAsia" w:hAnsi="Cambria Math"/>
                    <w:i/>
                  </w:rPr>
                </w:ins>
              </m:ctrlPr>
            </m:naryPr>
            <m:sub>
              <m:r>
                <w:ins w:id="59" w:author="Caio Pizzol" w:date="2026-08-03T22:16:00Z" w16du:dateUtc="2026-08-04T02:16:00Z">
                  <w:rPr>
                    <w:rFonts w:ascii="Cambria Math" w:eastAsiaTheme="minorEastAsia" w:hAnsi="Cambria Math"/>
                  </w:rPr>
                  <m:t>k=1</m:t>
                </w:ins>
              </m:r>
            </m:sub>
            <m:sup>
              <m:r>
                <w:ins w:id="60" w:author="Caio Pizzol" w:date="2026-08-03T22:16:00Z" w16du:dateUtc="2026-08-04T02:16:00Z">
                  <w:rPr>
                    <w:rFonts w:ascii="Cambria Math" w:eastAsiaTheme="minorEastAsia" w:hAnsi="Cambria Math"/>
                  </w:rPr>
                  <m:t>N</m:t>
                </w:ins>
              </m:r>
            </m:sup>
            <m:e>
              <m:r>
                <w:ins w:id="61" w:author="Caio Pizzol" w:date="2026-08-03T22:16:00Z" w16du:dateUtc="2026-08-04T02:16:00Z">
                  <w:rPr>
                    <w:rFonts w:ascii="Cambria Math" w:eastAsiaTheme="minorEastAsia" w:hAnsi="Cambria Math"/>
                  </w:rPr>
                  <m:t>k</m:t>
                </w:ins>
              </m:r>
              <m:ctrlPr>
                <w:ins w:id="62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ins>
              </m:ctrlPr>
            </m:e>
          </m:nary>
        </m:oMath>
      </m:oMathPara>
    </w:p>
    <w:p w14:paraId="1E895A69" w14:textId="77777777" w:rsidR="00B413A3" w:rsidRDefault="00B413A3">
      <w:pPr>
        <w:rPr>
          <w:ins w:id="63" w:author="Caio Pizzol" w:date="2026-08-03T22:16:00Z" w16du:dateUtc="2026-08-04T02:16:00Z"/>
          <w:rFonts w:eastAsiaTheme="minorEastAsia"/>
        </w:rPr>
      </w:pPr>
      <w:ins w:id="64" w:author="Caio Pizzol" w:date="2026-08-03T22:16:00Z" w16du:dateUtc="2026-08-04T02:16:00Z">
        <w:r>
          <w:rPr>
            <w:rFonts w:eastAsiaTheme="minorEastAsia"/>
          </w:rPr>
          <w:t>6. Union default limLoc — Finding A (also supHide from Word):</w:t>
        </w:r>
      </w:ins>
    </w:p>
    <w:p w14:paraId="165E3A59" w14:textId="77777777" w:rsidR="00B413A3" w:rsidRPr="00B413A3" w:rsidRDefault="00177656">
      <w:pPr>
        <w:rPr>
          <w:ins w:id="65" w:author="Caio Pizzol" w:date="2026-08-03T22:16:00Z" w16du:dateUtc="2026-08-04T02:16:00Z"/>
          <w:rFonts w:eastAsiaTheme="minorEastAsia"/>
        </w:rPr>
      </w:pPr>
      <m:oMathPara>
        <m:oMath>
          <m:nary>
            <m:naryPr>
              <m:chr m:val="⋃"/>
              <m:supHide m:val="1"/>
              <m:ctrlPr>
                <w:ins w:id="66" w:author="Caio Pizzol" w:date="2026-08-03T22:16:00Z" w16du:dateUtc="2026-08-04T02:16:00Z">
                  <w:rPr>
                    <w:rFonts w:ascii="Cambria Math" w:eastAsiaTheme="minorEastAsia" w:hAnsi="Cambria Math" w:cs="Cambria Math"/>
                    <w:i/>
                  </w:rPr>
                </w:ins>
              </m:ctrlPr>
            </m:naryPr>
            <m:sub>
              <m:r>
                <w:ins w:id="67" w:author="Caio Pizzol" w:date="2026-08-03T22:16:00Z" w16du:dateUtc="2026-08-04T02:16:00Z">
                  <w:rPr>
                    <w:rFonts w:ascii="Cambria Math" w:eastAsiaTheme="minorEastAsia" w:hAnsi="Cambria Math"/>
                  </w:rPr>
                  <m:t>i</m:t>
                </w:ins>
              </m:r>
              <m:ctrlPr>
                <w:ins w:id="68" w:author="Caio Pizzol" w:date="2026-08-03T22:16:00Z" w16du:dateUtc="2026-08-04T02:16:00Z">
                  <w:rPr>
                    <w:rFonts w:ascii="Cambria Math" w:eastAsiaTheme="minorEastAsia" w:hAnsi="Cambria Math"/>
                    <w:i/>
                  </w:rPr>
                </w:ins>
              </m:ctrlPr>
            </m:sub>
            <m:sup>
              <m:ctrlPr>
                <w:ins w:id="69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ins>
              </m:ctrlPr>
            </m:sup>
            <m:e>
              <m:sSub>
                <m:sSubPr>
                  <m:ctrlPr>
                    <w:ins w:id="70" w:author="Caio Pizzol" w:date="2026-08-03T22:16:00Z" w16du:dateUtc="2026-08-04T02:16:00Z">
                      <w:rPr>
                        <w:rFonts w:ascii="Cambria Math" w:eastAsiaTheme="minorEastAsia" w:hAnsi="Cambria Math"/>
                        <w:i/>
                      </w:rPr>
                    </w:ins>
                  </m:ctrlPr>
                </m:sSubPr>
                <m:e>
                  <m:r>
                    <w:ins w:id="71" w:author="Caio Pizzol" w:date="2026-08-03T22:16:00Z" w16du:dateUtc="2026-08-04T02:16:00Z">
                      <w:rPr>
                        <w:rFonts w:ascii="Cambria Math" w:eastAsiaTheme="minorEastAsia" w:hAnsi="Cambria Math"/>
                      </w:rPr>
                      <m:t>A</m:t>
                    </w:ins>
                  </m:r>
                  <m:ctrlPr>
                    <w:ins w:id="72" w:author="Caio Pizzol" w:date="2026-08-03T22:16:00Z" w16du:dateUtc="2026-08-04T02:16:00Z">
                      <w:rPr>
                        <w:rFonts w:ascii="Cambria Math" w:eastAsiaTheme="minorEastAsia" w:hAnsi="Cambria Math" w:cs="Arial"/>
                        <w:i/>
                      </w:rPr>
                    </w:ins>
                  </m:ctrlPr>
                </m:e>
                <m:sub>
                  <m:r>
                    <w:ins w:id="73" w:author="Caio Pizzol" w:date="2026-08-03T22:16:00Z" w16du:dateUtc="2026-08-04T02:16:00Z">
                      <w:rPr>
                        <w:rFonts w:ascii="Cambria Math" w:eastAsiaTheme="minorEastAsia" w:hAnsi="Cambria Math"/>
                      </w:rPr>
                      <m:t>i</m:t>
                    </w:ins>
                  </m:r>
                </m:sub>
              </m:sSub>
              <m:ctrlPr>
                <w:ins w:id="74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ins>
              </m:ctrlPr>
            </m:e>
          </m:nary>
        </m:oMath>
      </m:oMathPara>
    </w:p>
    <w:p w14:paraId="37F137C2" w14:textId="77777777" w:rsidR="00606E68" w:rsidRDefault="00177656">
      <w:pPr>
        <w:rPr>
          <w:ins w:id="75" w:author="Caio Pizzol" w:date="2026-08-03T22:16:00Z" w16du:dateUtc="2026-08-04T02:16:00Z"/>
        </w:rPr>
      </w:pPr>
      <w:ins w:id="76" w:author="Caio Pizzol" w:date="2026-08-03T22:16:00Z" w16du:dateUtc="2026-08-04T02:16:00Z">
        <w:r>
          <w:t>2b. Crafted indefinite integral — NO m:sub/m:sup elements (Finding C real trigger):</w:t>
        </w:r>
      </w:ins>
    </w:p>
    <w:p w14:paraId="3BF4D5A2" w14:textId="77777777" w:rsidR="00606E68" w:rsidRDefault="00177656">
      <w:pPr>
        <w:rPr>
          <w:ins w:id="77" w:author="Caio Pizzol" w:date="2026-08-03T22:16:00Z" w16du:dateUtc="2026-08-04T02:16:00Z"/>
        </w:rPr>
      </w:pPr>
      <m:oMathPara>
        <m:oMath>
          <m:nary>
            <m:naryPr>
              <m:ctrlPr>
                <w:ins w:id="78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naryPr>
            <m:sub/>
            <m:sup/>
            <m:e>
              <m:r>
                <w:ins w:id="79" w:author="Caio Pizzol" w:date="2026-08-03T22:16:00Z" w16du:dateUtc="2026-08-04T02:16:00Z">
                  <w:rPr>
                    <w:rFonts w:ascii="Cambria Math" w:hAnsi="Cambria Math"/>
                  </w:rPr>
                  <m:t>f</m:t>
                </w:ins>
              </m:r>
              <m:r>
                <w:ins w:id="80" w:author="Caio Pizzol" w:date="2026-08-03T22:16:00Z" w16du:dateUtc="2026-08-04T02:16:00Z">
                  <w:rPr>
                    <w:rFonts w:ascii="Cambria Math" w:hAnsi="Cambria Math"/>
                  </w:rPr>
                  <m:t>(</m:t>
                </w:ins>
              </m:r>
              <m:r>
                <w:ins w:id="81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82" w:author="Caio Pizzol" w:date="2026-08-03T22:16:00Z" w16du:dateUtc="2026-08-04T02:16:00Z">
                  <w:rPr>
                    <w:rFonts w:ascii="Cambria Math" w:hAnsi="Cambria Math"/>
                  </w:rPr>
                  <m:t>)</m:t>
                </w:ins>
              </m:r>
              <m:r>
                <w:ins w:id="83" w:author="Caio Pizzol" w:date="2026-08-03T22:16:00Z" w16du:dateUtc="2026-08-04T02:16:00Z">
                  <w:rPr>
                    <w:rFonts w:ascii="Cambria Math" w:hAnsi="Cambria Math"/>
                  </w:rPr>
                  <m:t>dx</m:t>
                </w:ins>
              </m:r>
            </m:e>
          </m:nary>
        </m:oMath>
      </m:oMathPara>
    </w:p>
    <w:p w14:paraId="3AB47E9F" w14:textId="77777777" w:rsidR="00606E68" w:rsidRDefault="00177656">
      <w:pPr>
        <w:rPr>
          <w:ins w:id="84" w:author="Caio Pizzol" w:date="2026-08-03T22:16:00Z" w16du:dateUtc="2026-08-04T02:16:00Z"/>
        </w:rPr>
      </w:pPr>
      <w:ins w:id="85" w:author="Caio Pizzol" w:date="2026-08-03T22:16:00Z" w16du:dateUtc="2026-08-04T02:16:00Z">
        <w:r>
          <w:t>7. subHide m:val="true" (Finding B — anchors commit 2bd58d3):</w:t>
        </w:r>
      </w:ins>
    </w:p>
    <w:p w14:paraId="396A5A47" w14:textId="77777777" w:rsidR="00606E68" w:rsidRDefault="00177656">
      <w:pPr>
        <w:rPr>
          <w:ins w:id="86" w:author="Caio Pizzol" w:date="2026-08-03T22:16:00Z" w16du:dateUtc="2026-08-04T02:16:00Z"/>
        </w:rPr>
      </w:pPr>
      <m:oMathPara>
        <m:oMath>
          <m:nary>
            <m:naryPr>
              <m:subHide m:val="1"/>
              <m:ctrlPr>
                <w:ins w:id="8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naryPr>
            <m:sub>
              <m:r>
                <w:ins w:id="88" w:author="Caio Pizzol" w:date="2026-08-03T22:16:00Z" w16du:dateUtc="2026-08-04T02:16:00Z">
                  <w:rPr>
                    <w:rFonts w:ascii="Cambria Math" w:hAnsi="Cambria Math"/>
                  </w:rPr>
                  <m:t>0</m:t>
                </w:ins>
              </m:r>
            </m:sub>
            <m:sup>
              <m:r>
                <w:ins w:id="89" w:author="Caio Pizzol" w:date="2026-08-03T22:16:00Z" w16du:dateUtc="2026-08-04T02:16:00Z">
                  <w:rPr>
                    <w:rFonts w:ascii="Cambria Math" w:hAnsi="Cambria Math"/>
                  </w:rPr>
                  <m:t>1</m:t>
                </w:ins>
              </m:r>
            </m:sup>
            <m:e>
              <m:r>
                <w:ins w:id="90" w:author="Caio Pizzol" w:date="2026-08-03T22:16:00Z" w16du:dateUtc="2026-08-04T02:16:00Z">
                  <w:rPr>
                    <w:rFonts w:ascii="Cambria Math" w:hAnsi="Cambria Math"/>
                  </w:rPr>
                  <m:t>f</m:t>
                </w:ins>
              </m:r>
            </m:e>
          </m:nary>
        </m:oMath>
      </m:oMathPara>
    </w:p>
    <w:p w14:paraId="40161854" w14:textId="77777777" w:rsidR="00606E68" w:rsidRDefault="00177656">
      <w:pPr>
        <w:rPr>
          <w:ins w:id="91" w:author="Caio Pizzol" w:date="2026-08-03T22:16:00Z" w16du:dateUtc="2026-08-04T02:16:00Z"/>
        </w:rPr>
      </w:pPr>
      <w:ins w:id="92" w:author="Caio Pizzol" w:date="2026-08-03T22:16:00Z" w16du:dateUtc="2026-08-04T02:16:00Z">
        <w:r>
          <w:t>8. Bare subHide (Finding B — spec bare-flag=ON):</w:t>
        </w:r>
      </w:ins>
    </w:p>
    <w:p w14:paraId="2AB033BF" w14:textId="77777777" w:rsidR="00606E68" w:rsidRDefault="00177656">
      <w:pPr>
        <w:rPr>
          <w:ins w:id="93" w:author="Caio Pizzol" w:date="2026-08-03T22:16:00Z" w16du:dateUtc="2026-08-04T02:16:00Z"/>
        </w:rPr>
      </w:pPr>
      <m:oMathPara>
        <m:oMath>
          <m:nary>
            <m:naryPr>
              <m:subHide m:val="1"/>
              <m:ctrlPr>
                <w:ins w:id="94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naryPr>
            <m:sub>
              <m:r>
                <w:ins w:id="95" w:author="Caio Pizzol" w:date="2026-08-03T22:16:00Z" w16du:dateUtc="2026-08-04T02:16:00Z">
                  <w:rPr>
                    <w:rFonts w:ascii="Cambria Math" w:hAnsi="Cambria Math"/>
                  </w:rPr>
                  <m:t>0</m:t>
                </w:ins>
              </m:r>
            </m:sub>
            <m:sup>
              <m:r>
                <w:ins w:id="96" w:author="Caio Pizzol" w:date="2026-08-03T22:16:00Z" w16du:dateUtc="2026-08-04T02:16:00Z">
                  <w:rPr>
                    <w:rFonts w:ascii="Cambria Math" w:hAnsi="Cambria Math"/>
                  </w:rPr>
                  <m:t>1</m:t>
                </w:ins>
              </m:r>
            </m:sup>
            <m:e>
              <m:r>
                <w:ins w:id="97" w:author="Caio Pizzol" w:date="2026-08-03T22:16:00Z" w16du:dateUtc="2026-08-04T02:16:00Z">
                  <w:rPr>
                    <w:rFonts w:ascii="Cambria Math" w:hAnsi="Cambria Math"/>
                  </w:rPr>
                  <m:t>f</m:t>
                </w:ins>
              </m:r>
            </m:e>
          </m:nary>
        </m:oMath>
      </m:oMathPara>
    </w:p>
    <w:p w14:paraId="4ABE12EB" w14:textId="77777777" w:rsidR="007800DD" w:rsidRDefault="00177656">
      <w:pPr>
        <w:pStyle w:val="Heading2"/>
        <w:rPr>
          <w:del w:id="98" w:author="Caio Pizzol" w:date="2026-08-03T22:16:00Z" w16du:dateUtc="2026-08-04T02:16:00Z"/>
        </w:rPr>
      </w:pPr>
      <w:del w:id="99" w:author="Caio Pizzol" w:date="2026-08-03T22:16:00Z" w16du:dateUtc="2026-08-04T02:16:00Z">
        <w:r>
          <w:delText>2x2 matrix inside [ ] delimiter</w:delText>
        </w:r>
      </w:del>
    </w:p>
    <w:p w14:paraId="78E8A3E6" w14:textId="77777777" w:rsidR="007800DD" w:rsidRDefault="00177656">
      <w:pPr>
        <w:rPr>
          <w:del w:id="100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del w:id="101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del w:id="102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mPr>
                <m:mr>
                  <m:e>
                    <m:r>
                      <w:del w:id="103" w:author="Caio Pizzol" w:date="2026-08-03T22:16:00Z" w16du:dateUtc="2026-08-04T02:16:00Z">
                        <w:rPr>
                          <w:rFonts w:ascii="Cambria Math" w:hAnsi="Cambria Math"/>
                        </w:rPr>
                        <m:t>1</m:t>
                      </w:del>
                    </m:r>
                  </m:e>
                  <m:e>
                    <m:r>
                      <w:del w:id="104" w:author="Caio Pizzol" w:date="2026-08-03T22:16:00Z" w16du:dateUtc="2026-08-04T02:16:00Z">
                        <w:rPr>
                          <w:rFonts w:ascii="Cambria Math" w:hAnsi="Cambria Math"/>
                        </w:rPr>
                        <m:t>2</m:t>
                      </w:del>
                    </m:r>
                  </m:e>
                </m:mr>
                <m:mr>
                  <m:e>
                    <m:r>
                      <w:del w:id="105" w:author="Caio Pizzol" w:date="2026-08-03T22:16:00Z" w16du:dateUtc="2026-08-04T02:16:00Z">
                        <w:rPr>
                          <w:rFonts w:ascii="Cambria Math" w:hAnsi="Cambria Math"/>
                        </w:rPr>
                        <m:t>3</m:t>
                      </w:del>
                    </m:r>
                  </m:e>
                  <m:e>
                    <m:r>
                      <w:del w:id="106" w:author="Caio Pizzol" w:date="2026-08-03T22:16:00Z" w16du:dateUtc="2026-08-04T02:16:00Z">
                        <w:rPr>
                          <w:rFonts w:ascii="Cambria Math" w:hAnsi="Cambria Math"/>
                        </w:rPr>
                        <m:t>4</m:t>
                      </w:del>
                    </m:r>
                  </m:e>
                </m:mr>
              </m:m>
            </m:e>
          </m:d>
        </m:oMath>
      </m:oMathPara>
    </w:p>
    <w:p w14:paraId="0FE4A94A" w14:textId="77777777" w:rsidR="007800DD" w:rsidRDefault="00177656">
      <w:pPr>
        <w:pStyle w:val="Heading2"/>
        <w:rPr>
          <w:del w:id="107" w:author="Caio Pizzol" w:date="2026-08-03T22:16:00Z" w16du:dateUtc="2026-08-04T02:16:00Z"/>
        </w:rPr>
      </w:pPr>
      <w:del w:id="108" w:author="Caio Pizzol" w:date="2026-08-03T22:16:00Z" w16du:dateUtc="2026-08-04T02:16:00Z">
        <w:r>
          <w:delText>3. Matrix with nested math (fraction + superscript)</w:delText>
        </w:r>
      </w:del>
    </w:p>
    <w:p w14:paraId="523F4397" w14:textId="77777777" w:rsidR="007800DD" w:rsidRDefault="00177656">
      <w:pPr>
        <w:rPr>
          <w:del w:id="109" w:author="Caio Pizzol" w:date="2026-08-03T22:16:00Z" w16du:dateUtc="2026-08-04T02:16:00Z"/>
        </w:rPr>
      </w:pPr>
      <m:oMathPara>
        <m:oMath>
          <m:d>
            <m:dPr>
              <m:ctrlPr>
                <w:del w:id="110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del w:id="111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mPr>
                <m:mr>
                  <m:e>
                    <m:f>
                      <m:fPr>
                        <m:ctrlPr>
                          <w:del w:id="112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</w:del>
                        </m:ctrlPr>
                      </m:fPr>
                      <m:num>
                        <m:r>
                          <w:del w:id="113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  <m:t>a</m:t>
                          </w:del>
                        </m:r>
                      </m:num>
                      <m:den>
                        <m:r>
                          <w:del w:id="114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  <m:t>b</m:t>
                          </w:del>
                        </m:r>
                      </m:den>
                    </m:f>
                  </m:e>
                  <m:e>
                    <m:r>
                      <w:del w:id="115" w:author="Caio Pizzol" w:date="2026-08-03T22:16:00Z" w16du:dateUtc="2026-08-04T02:16:00Z">
                        <w:rPr>
                          <w:rFonts w:ascii="Cambria Math" w:hAnsi="Cambria Math"/>
                        </w:rPr>
                        <m:t>x</m:t>
                      </w:del>
                    </m:r>
                  </m:e>
                </m:mr>
                <m:mr>
                  <m:e>
                    <m:r>
                      <w:del w:id="116" w:author="Caio Pizzol" w:date="2026-08-03T22:16:00Z" w16du:dateUtc="2026-08-04T02:16:00Z">
                        <w:rPr>
                          <w:rFonts w:ascii="Cambria Math" w:hAnsi="Cambria Math"/>
                        </w:rPr>
                        <m:t>y</m:t>
                      </w:del>
                    </m:r>
                  </m:e>
                  <m:e>
                    <m:sSup>
                      <m:sSupPr>
                        <m:ctrlPr>
                          <w:del w:id="117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</w:del>
                        </m:ctrlPr>
                      </m:sSupPr>
                      <m:e>
                        <m:r>
                          <w:del w:id="118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  <m:t>z</m:t>
                          </w:del>
                        </m:r>
                      </m:e>
                      <m:sup>
                        <m:r>
                          <w:del w:id="119" w:author="Caio Pizzol" w:date="2026-08-03T22:16:00Z" w16du:dateUtc="2026-08-04T02:16:00Z">
                            <w:rPr>
                              <w:rFonts w:ascii="Cambria Math" w:hAnsi="Cambria Math"/>
                            </w:rPr>
                            <m:t>2</m:t>
                          </w:del>
                        </m:r>
                      </m:sup>
                    </m:sSup>
                  </m:e>
                </m:mr>
              </m:m>
            </m:e>
          </m:d>
        </m:oMath>
      </m:oMathPara>
    </w:p>
    <w:p w14:paraId="6010CB2D" w14:textId="77777777" w:rsidR="007800DD" w:rsidRDefault="00177656">
      <w:pPr>
        <w:pStyle w:val="Heading2"/>
        <w:rPr>
          <w:del w:id="120" w:author="Caio Pizzol" w:date="2026-08-03T22:16:00Z" w16du:dateUtc="2026-08-04T02:16:00Z"/>
        </w:rPr>
      </w:pPr>
      <w:del w:id="121" w:author="Caio Pizzol" w:date="2026-08-03T22:16:00Z" w16du:dateUtc="2026-08-04T02:16:00Z">
        <w:r>
          <w:delText>4. Matrix with multi-run cells (a+b)</w:delText>
        </w:r>
      </w:del>
    </w:p>
    <w:p w14:paraId="7F4F5695" w14:textId="77777777" w:rsidR="007800DD" w:rsidRDefault="00177656">
      <w:pPr>
        <w:rPr>
          <w:del w:id="122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del w:id="123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del w:id="124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mPr>
                <m:mr>
                  <m:e>
                    <m:r>
                      <w:del w:id="125" w:author="Caio Pizzol" w:date="2026-08-03T22:16:00Z" w16du:dateUtc="2026-08-04T02:16:00Z">
                        <w:rPr>
                          <w:rFonts w:ascii="Cambria Math" w:hAnsi="Cambria Math"/>
                        </w:rPr>
                        <m:t>a</m:t>
                      </w:del>
                    </m:r>
                    <m:r>
                      <w:del w:id="126" w:author="Caio Pizzol" w:date="2026-08-03T22:16:00Z" w16du:dateUtc="2026-08-04T02:16:00Z">
                        <w:rPr>
                          <w:rFonts w:ascii="Cambria Math" w:hAnsi="Cambria Math"/>
                        </w:rPr>
                        <m:t>+</m:t>
                      </w:del>
                    </m:r>
                    <m:r>
                      <w:del w:id="127" w:author="Caio Pizzol" w:date="2026-08-03T22:16:00Z" w16du:dateUtc="2026-08-04T02:16:00Z">
                        <w:rPr>
                          <w:rFonts w:ascii="Cambria Math" w:hAnsi="Cambria Math"/>
                        </w:rPr>
                        <m:t>b</m:t>
                      </w:del>
                    </m:r>
                  </m:e>
                  <m:e>
                    <m:r>
                      <w:del w:id="128" w:author="Caio Pizzol" w:date="2026-08-03T22:16:00Z" w16du:dateUtc="2026-08-04T02:16:00Z">
                        <w:rPr>
                          <w:rFonts w:ascii="Cambria Math" w:hAnsi="Cambria Math"/>
                        </w:rPr>
                        <m:t>c</m:t>
                      </w:del>
                    </m:r>
                    <m:r>
                      <w:del w:id="129" w:author="Caio Pizzol" w:date="2026-08-03T22:16:00Z" w16du:dateUtc="2026-08-04T02:16:00Z">
                        <w:rPr>
                          <w:rFonts w:ascii="Cambria Math" w:hAnsi="Cambria Math"/>
                        </w:rPr>
                        <m:t>-</m:t>
                      </w:del>
                    </m:r>
                    <m:r>
                      <w:del w:id="130" w:author="Caio Pizzol" w:date="2026-08-03T22:16:00Z" w16du:dateUtc="2026-08-04T02:16:00Z">
                        <w:rPr>
                          <w:rFonts w:ascii="Cambria Math" w:hAnsi="Cambria Math"/>
                        </w:rPr>
                        <m:t>d</m:t>
                      </w:del>
                    </m:r>
                  </m:e>
                </m:mr>
                <m:mr>
                  <m:e>
                    <m:r>
                      <w:del w:id="131" w:author="Caio Pizzol" w:date="2026-08-03T22:16:00Z" w16du:dateUtc="2026-08-04T02:16:00Z">
                        <w:rPr>
                          <w:rFonts w:ascii="Cambria Math" w:hAnsi="Cambria Math"/>
                        </w:rPr>
                        <m:t>x</m:t>
                      </w:del>
                    </m:r>
                    <m:r>
                      <w:del w:id="132" w:author="Caio Pizzol" w:date="2026-08-03T22:16:00Z" w16du:dateUtc="2026-08-04T02:16:00Z">
                        <w:rPr>
                          <w:rFonts w:ascii="Cambria Math" w:hAnsi="Cambria Math"/>
                        </w:rPr>
                        <m:t>+</m:t>
                      </w:del>
                    </m:r>
                    <m:r>
                      <w:del w:id="133" w:author="Caio Pizzol" w:date="2026-08-03T22:16:00Z" w16du:dateUtc="2026-08-04T02:16:00Z">
                        <w:rPr>
                          <w:rFonts w:ascii="Cambria Math" w:hAnsi="Cambria Math"/>
                        </w:rPr>
                        <m:t>y</m:t>
                      </w:del>
                    </m:r>
                  </m:e>
                  <m:e>
                    <m:r>
                      <w:del w:id="134" w:author="Caio Pizzol" w:date="2026-08-03T22:16:00Z" w16du:dateUtc="2026-08-04T02:16:00Z">
                        <w:rPr>
                          <w:rFonts w:ascii="Cambria Math" w:hAnsi="Cambria Math"/>
                        </w:rPr>
                        <m:t>p</m:t>
                      </w:del>
                    </m:r>
                    <m:r>
                      <w:del w:id="135" w:author="Caio Pizzol" w:date="2026-08-03T22:16:00Z" w16du:dateUtc="2026-08-04T02:16:00Z">
                        <w:rPr>
                          <w:rFonts w:ascii="Cambria Math" w:hAnsi="Cambria Math"/>
                        </w:rPr>
                        <m:t>-</m:t>
                      </w:del>
                    </m:r>
                    <m:r>
                      <w:del w:id="136" w:author="Caio Pizzol" w:date="2026-08-03T22:16:00Z" w16du:dateUtc="2026-08-04T02:16:00Z">
                        <w:rPr>
                          <w:rFonts w:ascii="Cambria Math" w:hAnsi="Cambria Math"/>
                        </w:rPr>
                        <m:t>q</m:t>
                      </w:del>
                    </m:r>
                  </m:e>
                </m:mr>
              </m:m>
            </m:e>
          </m:d>
        </m:oMath>
      </m:oMathPara>
    </w:p>
    <w:p w14:paraId="21B99F25" w14:textId="77777777" w:rsidR="007800DD" w:rsidRDefault="00177656">
      <w:pPr>
        <w:pStyle w:val="Heading2"/>
        <w:rPr>
          <w:del w:id="137" w:author="Caio Pizzol" w:date="2026-08-03T22:16:00Z" w16du:dateUtc="2026-08-04T02:16:00Z"/>
        </w:rPr>
      </w:pPr>
      <w:del w:id="138" w:author="Caio Pizzol" w:date="2026-08-03T22:16:00Z" w16du:dateUtc="2026-08-04T02:16:00Z">
        <w:r>
          <w:delText>5. Matrix with empty cells (gaps)</w:delText>
        </w:r>
      </w:del>
    </w:p>
    <w:p w14:paraId="691B226F" w14:textId="77777777" w:rsidR="007800DD" w:rsidRDefault="00177656">
      <w:pPr>
        <w:rPr>
          <w:del w:id="139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del w:id="140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del w:id="141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mPr>
                <m:mr>
                  <m:e>
                    <m:r>
                      <w:del w:id="142" w:author="Caio Pizzol" w:date="2026-08-03T22:16:00Z" w16du:dateUtc="2026-08-04T02:16:00Z">
                        <w:rPr>
                          <w:rFonts w:ascii="Cambria Math" w:hAnsi="Cambria Math"/>
                        </w:rPr>
                        <m:t>a</m:t>
                      </w:del>
                    </m:r>
                  </m:e>
                  <m:e/>
                  <m:e>
                    <m:r>
                      <w:del w:id="143" w:author="Caio Pizzol" w:date="2026-08-03T22:16:00Z" w16du:dateUtc="2026-08-04T02:16:00Z">
                        <w:rPr>
                          <w:rFonts w:ascii="Cambria Math" w:hAnsi="Cambria Math"/>
                        </w:rPr>
                        <m:t>c</m:t>
                      </w:del>
                    </m:r>
                  </m:e>
                </m:mr>
                <m:mr>
                  <m:e/>
                  <m:e>
                    <m:r>
                      <w:del w:id="144" w:author="Caio Pizzol" w:date="2026-08-03T22:16:00Z" w16du:dateUtc="2026-08-04T02:16:00Z">
                        <w:rPr>
                          <w:rFonts w:ascii="Cambria Math" w:hAnsi="Cambria Math"/>
                        </w:rPr>
                        <m:t>e</m:t>
                      </w:del>
                    </m:r>
                  </m:e>
                  <m:e>
                    <m:r>
                      <w:del w:id="145" w:author="Caio Pizzol" w:date="2026-08-03T22:16:00Z" w16du:dateUtc="2026-08-04T02:16:00Z">
                        <w:rPr>
                          <w:rFonts w:ascii="Cambria Math" w:hAnsi="Cambria Math"/>
                        </w:rPr>
                        <m:t>f</m:t>
                      </w:del>
                    </m:r>
                  </m:e>
                </m:mr>
              </m:m>
            </m:e>
          </m:d>
        </m:oMath>
      </m:oMathPara>
    </w:p>
    <w:p w14:paraId="5104EDEA" w14:textId="77777777" w:rsidR="007800DD" w:rsidRDefault="00177656">
      <w:pPr>
        <w:pStyle w:val="Heading2"/>
        <w:rPr>
          <w:del w:id="146" w:author="Caio Pizzol" w:date="2026-08-03T22:16:00Z" w16du:dateUtc="2026-08-04T02:16:00Z"/>
        </w:rPr>
      </w:pPr>
      <w:del w:id="147" w:author="Caio Pizzol" w:date="2026-08-03T22:16:00Z" w16du:dateUtc="2026-08-04T02:16:00Z">
        <w:r>
          <w:delText>6. Matrix with per-column justification (left/center/right)</w:delText>
        </w:r>
      </w:del>
    </w:p>
    <w:p w14:paraId="452811EF" w14:textId="77777777" w:rsidR="007800DD" w:rsidRDefault="00177656">
      <w:pPr>
        <w:rPr>
          <w:del w:id="148" w:author="Caio Pizzol" w:date="2026-08-03T22:16:00Z" w16du:dateUtc="2026-08-04T02:16:00Z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trlPr>
                <w:del w:id="149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mPr>
            <m:mr>
              <m:e>
                <m:r>
                  <w:del w:id="150" w:author="Caio Pizzol" w:date="2026-08-03T22:16:00Z" w16du:dateUtc="2026-08-04T02:16:00Z">
                    <w:rPr>
                      <w:rFonts w:ascii="Cambria Math" w:hAnsi="Cambria Math"/>
                    </w:rPr>
                    <m:t>1</m:t>
                  </w:del>
                </m:r>
              </m:e>
              <m:e>
                <m:r>
                  <w:del w:id="151" w:author="Caio Pizzol" w:date="2026-08-03T22:16:00Z" w16du:dateUtc="2026-08-04T02:16:00Z">
                    <w:rPr>
                      <w:rFonts w:ascii="Cambria Math" w:hAnsi="Cambria Math"/>
                    </w:rPr>
                    <m:t>2222</m:t>
                  </w:del>
                </m:r>
              </m:e>
              <m:e>
                <m:r>
                  <w:del w:id="152" w:author="Caio Pizzol" w:date="2026-08-03T22:16:00Z" w16du:dateUtc="2026-08-04T02:16:00Z">
                    <w:rPr>
                      <w:rFonts w:ascii="Cambria Math" w:hAnsi="Cambria Math"/>
                    </w:rPr>
                    <m:t>3</m:t>
                  </w:del>
                </m:r>
              </m:e>
            </m:mr>
            <m:mr>
              <m:e>
                <m:r>
                  <w:del w:id="153" w:author="Caio Pizzol" w:date="2026-08-03T22:16:00Z" w16du:dateUtc="2026-08-04T02:16:00Z">
                    <w:rPr>
                      <w:rFonts w:ascii="Cambria Math" w:hAnsi="Cambria Math"/>
                    </w:rPr>
                    <m:t>4444</m:t>
                  </w:del>
                </m:r>
              </m:e>
              <m:e>
                <m:r>
                  <w:del w:id="154" w:author="Caio Pizzol" w:date="2026-08-03T22:16:00Z" w16du:dateUtc="2026-08-04T02:16:00Z">
                    <w:rPr>
                      <w:rFonts w:ascii="Cambria Math" w:hAnsi="Cambria Math"/>
                    </w:rPr>
                    <m:t>5</m:t>
                  </w:del>
                </m:r>
              </m:e>
              <m:e>
                <m:r>
                  <w:del w:id="155" w:author="Caio Pizzol" w:date="2026-08-03T22:16:00Z" w16du:dateUtc="2026-08-04T02:16:00Z">
                    <w:rPr>
                      <w:rFonts w:ascii="Cambria Math" w:hAnsi="Cambria Math"/>
                    </w:rPr>
                    <m:t>6666</m:t>
                  </w:del>
                </m:r>
              </m:e>
            </m:mr>
          </m:m>
        </m:oMath>
      </m:oMathPara>
    </w:p>
    <w:p w14:paraId="2D44D531" w14:textId="77777777" w:rsidR="007800DD" w:rsidRDefault="00177656">
      <w:pPr>
        <w:pStyle w:val="Heading2"/>
        <w:rPr>
          <w:del w:id="156" w:author="Caio Pizzol" w:date="2026-08-03T22:16:00Z" w16du:dateUtc="2026-08-04T02:16:00Z"/>
        </w:rPr>
      </w:pPr>
      <w:del w:id="157" w:author="Caio Pizzol" w:date="2026-08-03T22:16:00Z" w16du:dateUtc="2026-08-04T02:16:00Z">
        <w:r>
          <w:delText>7. 1x3 row vector</w:delText>
        </w:r>
      </w:del>
    </w:p>
    <w:p w14:paraId="44B38AB3" w14:textId="77777777" w:rsidR="007800DD" w:rsidRDefault="00177656">
      <w:pPr>
        <w:rPr>
          <w:del w:id="158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del w:id="159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del w:id="160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mPr>
                <m:mr>
                  <m:e>
                    <m:r>
                      <w:del w:id="161" w:author="Caio Pizzol" w:date="2026-08-03T22:16:00Z" w16du:dateUtc="2026-08-04T02:16:00Z">
                        <w:rPr>
                          <w:rFonts w:ascii="Cambria Math" w:hAnsi="Cambria Math"/>
                        </w:rPr>
                        <m:t>x</m:t>
                      </w:del>
                    </m:r>
                  </m:e>
                  <m:e>
                    <m:r>
                      <w:del w:id="162" w:author="Caio Pizzol" w:date="2026-08-03T22:16:00Z" w16du:dateUtc="2026-08-04T02:16:00Z">
                        <w:rPr>
                          <w:rFonts w:ascii="Cambria Math" w:hAnsi="Cambria Math"/>
                        </w:rPr>
                        <m:t>y</m:t>
                      </w:del>
                    </m:r>
                  </m:e>
                  <m:e>
                    <m:r>
                      <w:del w:id="163" w:author="Caio Pizzol" w:date="2026-08-03T22:16:00Z" w16du:dateUtc="2026-08-04T02:16:00Z">
                        <w:rPr>
                          <w:rFonts w:ascii="Cambria Math" w:hAnsi="Cambria Math"/>
                        </w:rPr>
                        <m:t>z</m:t>
                      </w:del>
                    </m:r>
                  </m:e>
                </m:mr>
              </m:m>
            </m:e>
          </m:d>
        </m:oMath>
      </m:oMathPara>
    </w:p>
    <w:p w14:paraId="36DCBCF6" w14:textId="77777777" w:rsidR="007800DD" w:rsidRDefault="00177656">
      <w:pPr>
        <w:pStyle w:val="Heading2"/>
        <w:rPr>
          <w:del w:id="164" w:author="Caio Pizzol" w:date="2026-08-03T22:16:00Z" w16du:dateUtc="2026-08-04T02:16:00Z"/>
        </w:rPr>
      </w:pPr>
      <w:del w:id="165" w:author="Caio Pizzol" w:date="2026-08-03T22:16:00Z" w16du:dateUtc="2026-08-04T02:16:00Z">
        <w:r>
          <w:delText>8. 3x1 column vector</w:delText>
        </w:r>
      </w:del>
    </w:p>
    <w:p w14:paraId="4D49EB3B" w14:textId="77777777" w:rsidR="007800DD" w:rsidRDefault="00177656">
      <w:pPr>
        <w:rPr>
          <w:del w:id="166" w:author="Caio Pizzol" w:date="2026-08-03T22:16:00Z" w16du:dateUtc="2026-08-04T02:16:00Z"/>
        </w:rPr>
      </w:pPr>
      <m:oMathPara>
        <m:oMath>
          <m:d>
            <m:dPr>
              <m:begChr m:val="["/>
              <m:endChr m:val="]"/>
              <m:ctrlPr>
                <w:del w:id="167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del w:id="168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mPr>
                <m:mr>
                  <m:e>
                    <m:r>
                      <w:del w:id="169" w:author="Caio Pizzol" w:date="2026-08-03T22:16:00Z" w16du:dateUtc="2026-08-04T02:16:00Z">
                        <w:rPr>
                          <w:rFonts w:ascii="Cambria Math" w:hAnsi="Cambria Math"/>
                        </w:rPr>
                        <m:t>a</m:t>
                      </w:del>
                    </m:r>
                  </m:e>
                </m:mr>
                <m:mr>
                  <m:e>
                    <m:r>
                      <w:del w:id="170" w:author="Caio Pizzol" w:date="2026-08-03T22:16:00Z" w16du:dateUtc="2026-08-04T02:16:00Z">
                        <w:rPr>
                          <w:rFonts w:ascii="Cambria Math" w:hAnsi="Cambria Math"/>
                        </w:rPr>
                        <m:t>b</m:t>
                      </w:del>
                    </m:r>
                  </m:e>
                </m:mr>
                <m:mr>
                  <m:e>
                    <m:r>
                      <w:del w:id="171" w:author="Caio Pizzol" w:date="2026-08-03T22:16:00Z" w16du:dateUtc="2026-08-04T02:16:00Z">
                        <w:rPr>
                          <w:rFonts w:ascii="Cambria Math" w:hAnsi="Cambria Math"/>
                        </w:rPr>
                        <m:t>c</m:t>
                      </w:del>
                    </m:r>
                  </m:e>
                </m:mr>
              </m:m>
            </m:e>
          </m:d>
        </m:oMath>
      </m:oMathPara>
    </w:p>
    <w:p w14:paraId="44BDE913" w14:textId="77777777" w:rsidR="00606E68" w:rsidRDefault="00177656">
      <w:pPr>
        <w:rPr>
          <w:ins w:id="172" w:author="Caio Pizzol" w:date="2026-08-03T22:16:00Z" w16du:dateUtc="2026-08-04T02:16:00Z"/>
        </w:rPr>
      </w:pPr>
      <w:r>
        <w:t xml:space="preserve">9. </w:t>
      </w:r>
      <w:ins w:id="173" w:author="Caio Pizzol" w:date="2026-08-03T22:16:00Z" w16du:dateUtc="2026-08-04T02:16:00Z">
        <w:r>
          <w:t>limLoc present-no-val (Finding A — spec default=undOvr):</w:t>
        </w:r>
      </w:ins>
    </w:p>
    <w:p w14:paraId="07FCB1E3" w14:textId="77777777" w:rsidR="007800DD" w:rsidRDefault="00177656">
      <w:pPr>
        <w:rPr>
          <w:moveTo w:id="174" w:author="Caio Pizzol" w:date="2026-08-03T22:16:00Z" w16du:dateUtc="2026-08-04T02:16:00Z"/>
        </w:rPr>
      </w:pPr>
      <m:oMath>
        <m:nary>
          <m:naryPr>
            <m:chr m:val="∑"/>
            <m:limLoc m:val="undOvr"/>
            <m:ctrlPr>
              <w:ins w:id="175" w:author="Caio Pizzol" w:date="2026-08-03T22:16:00Z" w16du:dateUtc="2026-08-04T02:16:00Z">
                <w:rPr>
                  <w:rFonts w:ascii="Cambria Math" w:hAnsi="Cambria Math"/>
                </w:rPr>
              </w:ins>
            </m:ctrlPr>
          </m:naryPr>
          <m:sub>
            <m:r>
              <w:ins w:id="176" w:author="Caio Pizzol" w:date="2026-08-03T22:16:00Z" w16du:dateUtc="2026-08-04T02:16:00Z">
                <w:rPr>
                  <w:rFonts w:ascii="Cambria Math" w:hAnsi="Cambria Math"/>
                </w:rPr>
                <m:t>i</m:t>
              </w:ins>
            </m:r>
            <m:r>
              <w:ins w:id="177" w:author="Caio Pizzol" w:date="2026-08-03T22:16:00Z" w16du:dateUtc="2026-08-04T02:16:00Z">
                <w:rPr>
                  <w:rFonts w:ascii="Cambria Math" w:hAnsi="Cambria Math"/>
                </w:rPr>
                <m:t>=1</m:t>
              </w:ins>
            </m:r>
          </m:sub>
          <m:sup>
            <m:r>
              <w:ins w:id="178" w:author="Caio Pizzol" w:date="2026-08-03T22:16:00Z" w16du:dateUtc="2026-08-04T02:16:00Z">
                <w:rPr>
                  <w:rFonts w:ascii="Cambria Math" w:hAnsi="Cambria Math"/>
                </w:rPr>
                <m:t>n</m:t>
              </w:ins>
            </m:r>
          </m:sup>
          <m:e>
            <m:r>
              <w:ins w:id="179" w:author="Caio Pizzol" w:date="2026-08-03T22:16:00Z" w16du:dateUtc="2026-08-04T02:16:00Z">
                <w:rPr>
                  <w:rFonts w:ascii="Cambria Math" w:hAnsi="Cambria Math"/>
                </w:rPr>
                <m:t>i</m:t>
              </w:ins>
            </m:r>
          </m:e>
        </m:nary>
      </m:oMath>
      <w:del w:id="180" w:author="Caio Pizzol" w:date="2026-08-03T22:16:00Z" w16du:dateUtc="2026-08-04T02:16:00Z">
        <w:r>
          <w:delText xml:space="preserve">Matrix with &amp; </w:delText>
        </w:r>
      </w:del>
      <w:moveToRangeStart w:id="181" w:author="Caio Pizzol" w:date="2026-08-03T22:16:00Z" w:name="move236687833"/>
    </w:p>
    <w:p w14:paraId="27D20350" w14:textId="77777777" w:rsidR="007800DD" w:rsidRDefault="00177656">
      <w:pPr>
        <w:pPrChange w:id="182" w:author="Caio Pizzol" w:date="2026-08-03T22:16:00Z" w16du:dateUtc="2026-08-04T02:16:00Z">
          <w:pPr>
            <w:pStyle w:val="Heading2"/>
          </w:pPr>
        </w:pPrChange>
      </w:pPr>
      <w:moveTo w:id="183" w:author="Caio Pizzol" w:date="2026-08-03T22:16:00Z" w16du:dateUtc="2026-08-04T02:16:00Z">
        <w:r>
          <w:t xml:space="preserve">10. </w:t>
        </w:r>
      </w:moveTo>
      <w:moveToRangeEnd w:id="181"/>
      <w:ins w:id="184" w:author="Caio Pizzol" w:date="2026-08-03T22:16:00Z" w16du:dateUtc="2026-08-04T02:16:00Z">
        <w:r>
          <w:t xml:space="preserve">chr present-no-val (Finding D — empty </w:t>
        </w:r>
      </w:ins>
      <w:r>
        <w:t>character</w:t>
      </w:r>
      <w:ins w:id="185" w:author="Caio Pizzol" w:date="2026-08-03T22:16:00Z" w16du:dateUtc="2026-08-04T02:16:00Z">
        <w:r>
          <w:t>):</w:t>
        </w:r>
      </w:ins>
      <w:del w:id="186" w:author="Caio Pizzol" w:date="2026-08-03T22:16:00Z" w16du:dateUtc="2026-08-04T02:16:00Z">
        <w:r>
          <w:delText xml:space="preserve"> in cell (edge case)</w:delText>
        </w:r>
      </w:del>
    </w:p>
    <w:p w14:paraId="3ED5D57A" w14:textId="77777777" w:rsidR="007800DD" w:rsidRDefault="00177656">
      <w:pPr>
        <w:rPr>
          <w:moveFrom w:id="187" w:author="Caio Pizzol" w:date="2026-08-03T22:16:00Z" w16du:dateUtc="2026-08-04T02:16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del w:id="188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mPr>
            <m:mr>
              <m:e>
                <m:r>
                  <w:del w:id="189" w:author="Caio Pizzol" w:date="2026-08-03T22:16:00Z" w16du:dateUtc="2026-08-04T02:16:00Z">
                    <w:rPr>
                      <w:rFonts w:ascii="Cambria Math" w:hAnsi="Cambria Math"/>
                    </w:rPr>
                    <m:t>x</m:t>
                  </w:del>
                </m:r>
                <m:r>
                  <w:del w:id="190" w:author="Caio Pizzol" w:date="2026-08-03T22:16:00Z" w16du:dateUtc="2026-08-04T02:16:00Z">
                    <w:rPr>
                      <w:rFonts w:ascii="Cambria Math" w:hAnsi="Cambria Math"/>
                    </w:rPr>
                    <m:t>&amp;=1</m:t>
                  </w:del>
                </m:r>
              </m:e>
              <m:e>
                <m:r>
                  <w:del w:id="191" w:author="Caio Pizzol" w:date="2026-08-03T22:16:00Z" w16du:dateUtc="2026-08-04T02:16:00Z">
                    <w:rPr>
                      <w:rFonts w:ascii="Cambria Math" w:hAnsi="Cambria Math"/>
                    </w:rPr>
                    <m:t>y</m:t>
                  </w:del>
                </m:r>
                <m:r>
                  <w:del w:id="192" w:author="Caio Pizzol" w:date="2026-08-03T22:16:00Z" w16du:dateUtc="2026-08-04T02:16:00Z">
                    <w:rPr>
                      <w:rFonts w:ascii="Cambria Math" w:hAnsi="Cambria Math"/>
                    </w:rPr>
                    <m:t>&amp;=2</m:t>
                  </w:del>
                </m:r>
              </m:e>
            </m:mr>
          </m:m>
        </m:oMath>
      </m:oMathPara>
      <w:moveFromRangeStart w:id="193" w:author="Caio Pizzol" w:date="2026-08-03T22:16:00Z" w:name="move236687833"/>
    </w:p>
    <w:p w14:paraId="0AC1BE15" w14:textId="77777777" w:rsidR="00606E68" w:rsidRDefault="00177656">
      <w:pPr>
        <w:rPr>
          <w:ins w:id="194" w:author="Caio Pizzol" w:date="2026-08-03T22:16:00Z" w16du:dateUtc="2026-08-04T02:16:00Z"/>
        </w:rPr>
      </w:pPr>
      <w:moveFrom w:id="195" w:author="Caio Pizzol" w:date="2026-08-03T22:16:00Z" w16du:dateUtc="2026-08-04T02:16:00Z">
        <w:r>
          <w:t xml:space="preserve">10. </w:t>
        </w:r>
        <w:moveFromRangeEnd w:id="193"/>
        <m:oMath>
          <m:nary>
            <m:naryPr>
              <m:chr m:val=""/>
              <m:limLoc m:val="undOvr"/>
              <m:ctrlPr>
                <w:ins w:id="196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naryPr>
            <m:sub>
              <m:r>
                <w:ins w:id="197" w:author="Caio Pizzol" w:date="2026-08-03T22:16:00Z" w16du:dateUtc="2026-08-04T02:16:00Z">
                  <w:rPr>
                    <w:rFonts w:ascii="Cambria Math" w:hAnsi="Cambria Math"/>
                  </w:rPr>
                  <m:t>a</m:t>
                </w:ins>
              </m:r>
            </m:sub>
            <m:sup>
              <m:r>
                <w:ins w:id="198" w:author="Caio Pizzol" w:date="2026-08-03T22:16:00Z" w16du:dateUtc="2026-08-04T02:16:00Z">
                  <w:rPr>
                    <w:rFonts w:ascii="Cambria Math" w:hAnsi="Cambria Math"/>
                  </w:rPr>
                  <m:t>b</m:t>
                </w:ins>
              </m:r>
            </m:sup>
            <m:e>
              <m:r>
                <w:ins w:id="199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nary>
        </m:oMath>
      </w:moveFrom>
    </w:p>
    <w:p w14:paraId="45A5DF08" w14:textId="77777777" w:rsidR="00606E68" w:rsidRDefault="00177656">
      <w:pPr>
        <w:rPr>
          <w:ins w:id="200" w:author="Caio Pizzol" w:date="2026-08-03T22:16:00Z" w16du:dateUtc="2026-08-04T02:16:00Z"/>
        </w:rPr>
      </w:pPr>
      <w:ins w:id="201" w:author="Caio Pizzol" w:date="2026-08-03T22:16:00Z" w16du:dateUtc="2026-08-04T02:16:00Z">
        <w:r>
          <w:t>12. subHide m:val="0" (ST_OnOff OFF value — §22.9.2.7): sub should stay visible → msubsup</w:t>
        </w:r>
      </w:ins>
    </w:p>
    <w:p w14:paraId="076A009D" w14:textId="77777777" w:rsidR="00606E68" w:rsidRDefault="00177656">
      <w:pPr>
        <w:rPr>
          <w:ins w:id="202" w:author="Caio Pizzol" w:date="2026-08-03T22:16:00Z" w16du:dateUtc="2026-08-04T02:16:00Z"/>
        </w:rPr>
      </w:pPr>
      <m:oMathPara>
        <m:oMath>
          <m:nary>
            <m:naryPr>
              <m:ctrlPr>
                <w:ins w:id="203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naryPr>
            <m:sub>
              <m:r>
                <w:ins w:id="204" w:author="Caio Pizzol" w:date="2026-08-03T22:16:00Z" w16du:dateUtc="2026-08-04T02:16:00Z">
                  <w:rPr>
                    <w:rFonts w:ascii="Cambria Math" w:hAnsi="Cambria Math"/>
                  </w:rPr>
                  <m:t>0</m:t>
                </w:ins>
              </m:r>
            </m:sub>
            <m:sup>
              <m:r>
                <w:ins w:id="205" w:author="Caio Pizzol" w:date="2026-08-03T22:16:00Z" w16du:dateUtc="2026-08-04T02:16:00Z">
                  <w:rPr>
                    <w:rFonts w:ascii="Cambria Math" w:hAnsi="Cambria Math"/>
                  </w:rPr>
                  <m:t>1</m:t>
                </w:ins>
              </m:r>
            </m:sup>
            <m:e>
              <m:r>
                <w:ins w:id="206" w:author="Caio Pizzol" w:date="2026-08-03T22:16:00Z" w16du:dateUtc="2026-08-04T02:16:00Z">
                  <w:rPr>
                    <w:rFonts w:ascii="Cambria Math" w:hAnsi="Cambria Math"/>
                  </w:rPr>
                  <m:t>f</m:t>
                </w:ins>
              </m:r>
            </m:e>
          </m:nary>
        </m:oMath>
      </m:oMathPara>
    </w:p>
    <w:p w14:paraId="08A63E30" w14:textId="77777777" w:rsidR="00606E68" w:rsidRDefault="00177656">
      <w:pPr>
        <w:rPr>
          <w:ins w:id="207" w:author="Caio Pizzol" w:date="2026-08-03T22:16:00Z" w16du:dateUtc="2026-08-04T02:16:00Z"/>
        </w:rPr>
      </w:pPr>
      <w:ins w:id="208" w:author="Caio Pizzol" w:date="2026-08-03T22:16:00Z" w16du:dateUtc="2026-08-04T02:16:00Z">
        <w:r>
          <w:t>13. m:grow m:val="0" (Finding E — §22.1.2.72): operator should NOT grow (expect largeop/stretchy=false on mo)</w:t>
        </w:r>
      </w:ins>
    </w:p>
    <w:p w14:paraId="2C6B72C0" w14:textId="77777777" w:rsidR="007800DD" w:rsidRDefault="00177656">
      <w:pPr>
        <w:pStyle w:val="Heading2"/>
        <w:rPr>
          <w:del w:id="209" w:author="Caio Pizzol" w:date="2026-08-03T22:16:00Z" w16du:dateUtc="2026-08-04T02:16:00Z"/>
        </w:rPr>
      </w:pPr>
      <m:oMath>
        <m:nary>
          <m:naryPr>
            <m:chr m:val="∑"/>
            <m:ctrlPr>
              <w:ins w:id="210" w:author="Caio Pizzol" w:date="2026-08-03T22:16:00Z" w16du:dateUtc="2026-08-04T02:16:00Z">
                <w:rPr>
                  <w:rFonts w:ascii="Cambria Math" w:hAnsi="Cambria Math"/>
                </w:rPr>
              </w:ins>
            </m:ctrlPr>
          </m:naryPr>
          <m:sub>
            <m:r>
              <w:ins w:id="211" w:author="Caio Pizzol" w:date="2026-08-03T22:16:00Z" w16du:dateUtc="2026-08-04T02:16:00Z">
                <w:rPr>
                  <w:rFonts w:ascii="Cambria Math" w:hAnsi="Cambria Math"/>
                </w:rPr>
                <m:t>i</m:t>
              </w:ins>
            </m:r>
            <m:r>
              <w:ins w:id="212" w:author="Caio Pizzol" w:date="2026-08-03T22:16:00Z" w16du:dateUtc="2026-08-04T02:16:00Z">
                <w:rPr>
                  <w:rFonts w:ascii="Cambria Math" w:hAnsi="Cambria Math"/>
                </w:rPr>
                <m:t>=1</m:t>
              </w:ins>
            </m:r>
          </m:sub>
          <m:sup>
            <m:r>
              <w:ins w:id="213" w:author="Caio Pizzol" w:date="2026-08-03T22:16:00Z" w16du:dateUtc="2026-08-04T02:16:00Z">
                <w:rPr>
                  <w:rFonts w:ascii="Cambria Math" w:hAnsi="Cambria Math"/>
                </w:rPr>
                <m:t>n</m:t>
              </w:ins>
            </m:r>
          </m:sup>
          <m:e>
            <m:r>
              <w:ins w:id="214" w:author="Caio Pizzol" w:date="2026-08-03T22:16:00Z" w16du:dateUtc="2026-08-04T02:16:00Z">
                <w:rPr>
                  <w:rFonts w:ascii="Cambria Math" w:hAnsi="Cambria Math"/>
                </w:rPr>
                <m:t>i</m:t>
              </w:ins>
            </m:r>
          </m:e>
        </m:nary>
      </m:oMath>
      <w:del w:id="215" w:author="Caio Pizzol" w:date="2026-08-03T22:16:00Z" w16du:dateUtc="2026-08-04T02:16:00Z">
        <w:r>
          <w:delText>Inline matrix with baseJc=top</w:delText>
        </w:r>
      </w:del>
    </w:p>
    <w:p w14:paraId="311E09E4" w14:textId="77777777" w:rsidR="007800DD" w:rsidRDefault="00177656">
      <w:del w:id="216" w:author="Caio Pizzol" w:date="2026-08-03T22:16:00Z" w16du:dateUtc="2026-08-04T02:16:00Z">
        <w:r>
          <w:delText xml:space="preserve">a + </w:delText>
        </w:r>
      </w:del>
      <m:oMath>
        <m:m>
          <m:mPr>
            <m:baseJc m:val="top"/>
            <m:mcs>
              <m:mc>
                <m:mcPr>
                  <m:count m:val="2"/>
                  <m:mcJc m:val="center"/>
                </m:mcPr>
              </m:mc>
            </m:mcs>
            <m:ctrlPr>
              <w:del w:id="217" w:author="Caio Pizzol" w:date="2026-08-03T22:16:00Z" w16du:dateUtc="2026-08-04T02:16:00Z">
                <w:rPr>
                  <w:rFonts w:ascii="Cambria Math" w:hAnsi="Cambria Math"/>
                </w:rPr>
              </w:del>
            </m:ctrlPr>
          </m:mPr>
          <m:mr>
            <m:e>
              <m:r>
                <w:del w:id="218" w:author="Caio Pizzol" w:date="2026-08-03T22:16:00Z" w16du:dateUtc="2026-08-04T02:16:00Z">
                  <w:rPr>
                    <w:rFonts w:ascii="Cambria Math" w:hAnsi="Cambria Math"/>
                  </w:rPr>
                  <m:t>1</m:t>
                </w:del>
              </m:r>
            </m:e>
            <m:e>
              <m:r>
                <w:del w:id="219" w:author="Caio Pizzol" w:date="2026-08-03T22:16:00Z" w16du:dateUtc="2026-08-04T02:16:00Z">
                  <w:rPr>
                    <w:rFonts w:ascii="Cambria Math" w:hAnsi="Cambria Math"/>
                  </w:rPr>
                  <m:t>2</m:t>
                </w:del>
              </m:r>
            </m:e>
          </m:mr>
          <m:mr>
            <m:e>
              <m:r>
                <w:del w:id="220" w:author="Caio Pizzol" w:date="2026-08-03T22:16:00Z" w16du:dateUtc="2026-08-04T02:16:00Z">
                  <w:rPr>
                    <w:rFonts w:ascii="Cambria Math" w:hAnsi="Cambria Math"/>
                  </w:rPr>
                  <m:t>3</m:t>
                </w:del>
              </m:r>
            </m:e>
            <m:e>
              <m:r>
                <w:del w:id="221" w:author="Caio Pizzol" w:date="2026-08-03T22:16:00Z" w16du:dateUtc="2026-08-04T02:16:00Z">
                  <w:rPr>
                    <w:rFonts w:ascii="Cambria Math" w:hAnsi="Cambria Math"/>
                  </w:rPr>
                  <m:t>4</m:t>
                </w:del>
              </m:r>
            </m:e>
          </m:mr>
        </m:m>
      </m:oMath>
      <w:del w:id="222" w:author="Caio Pizzol" w:date="2026-08-03T22:16:00Z" w16du:dateUtc="2026-08-04T02:16:00Z">
        <w:r>
          <w:delText xml:space="preserve"> + b</w:delText>
        </w:r>
      </w:del>
    </w:p>
    <w:sectPr w:rsidR="00780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3A"/>
    <w:rsid w:val="001D744C"/>
    <w:rsid w:val="002031F9"/>
    <w:rsid w:val="00287C0A"/>
    <w:rsid w:val="002B1C2A"/>
    <w:rsid w:val="004D0FB8"/>
    <w:rsid w:val="00606E68"/>
    <w:rsid w:val="00744453"/>
    <w:rsid w:val="007800DD"/>
    <w:rsid w:val="00B413A3"/>
    <w:rsid w:val="00C400A7"/>
    <w:rsid w:val="00DE0A42"/>
    <w:rsid w:val="00E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B6B89-E5D6-43D9-8C55-99B99E7A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2026-04-13T22:27:00Z</dcterms:created>
  <dcterms:modified xsi:type="dcterms:W3CDTF">2026-08-04T02:16:00Z</dcterms:modified>
</cp:coreProperties>
</file>