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3E909630" w14:textId="77777777" w:rsidTr="007F2CD0">
        <w:trPr>
          <w:trHeight w:val="1064"/>
          <w:ins w:id="7" w:author="David Park" w:date="2026-09-26T15:16:00Z" w16du:dateUtc="2026-09-26T19:16:00Z"/>
        </w:trPr>
        <w:tc>
          <w:tcPr>
            <w:tcW w:w="4341" w:type="dxa"/>
            <w:gridSpan w:val="2"/>
            <w:vAlign w:val="center"/>
          </w:tcPr>
          <w:p w14:paraId="576B555E" w14:textId="179BE13A" w:rsidR="00CD62DB" w:rsidRDefault="00ED0521" w:rsidP="00EC7172">
            <w:pPr>
              <w:spacing w:after="240"/>
              <w:jc w:val="left"/>
              <w:rPr>
                <w:ins w:id="8" w:author="David Park" w:date="2026-09-26T15:16:00Z" w16du:dateUtc="2026-09-26T19:16:00Z"/>
                <w:rFonts w:ascii="Times New Roman" w:hAnsi="Times New Roman"/>
                <w:b/>
                <w:caps/>
                <w:sz w:val="24"/>
                <w:szCs w:val="24"/>
              </w:rPr>
            </w:pPr>
            <w:bookmarkStart w:id="9" w:name="OLE_LINK15"/>
            <w:bookmarkStart w:id="10" w:name="OLE_LINK11"/>
            <w:ins w:id="11" w:author="David Park" w:date="2026-09-26T15:16:00Z" w16du:dateUtc="2026-09-26T19:16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CUSTOM TABLE</w:t>
              </w:r>
            </w:ins>
          </w:p>
          <w:p w14:paraId="7FDC943F" w14:textId="77777777" w:rsidR="00ED0521" w:rsidRDefault="00ED0521" w:rsidP="00ED0521">
            <w:pPr>
              <w:spacing w:after="240"/>
              <w:jc w:val="left"/>
              <w:rPr>
                <w:ins w:id="12" w:author="David Park" w:date="2026-09-26T15:16:00Z" w16du:dateUtc="2026-09-26T19:16:00Z"/>
                <w:rFonts w:ascii="Times New Roman" w:hAnsi="Times New Roman"/>
                <w:b/>
                <w:caps/>
                <w:sz w:val="24"/>
                <w:szCs w:val="24"/>
              </w:rPr>
            </w:pPr>
            <w:ins w:id="13" w:author="David Park" w:date="2026-09-26T15:16:00Z" w16du:dateUtc="2026-09-26T19:16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RECIPIENT:</w:t>
              </w:r>
            </w:ins>
          </w:p>
          <w:p w14:paraId="2F764AAE" w14:textId="77777777" w:rsidR="00ED0521" w:rsidRDefault="00ED0521" w:rsidP="00EC7172">
            <w:pPr>
              <w:spacing w:after="240"/>
              <w:jc w:val="left"/>
              <w:rPr>
                <w:ins w:id="14" w:author="David Park" w:date="2026-09-26T15:16:00Z" w16du:dateUtc="2026-09-26T19:16:00Z"/>
                <w:rFonts w:ascii="Times New Roman" w:hAnsi="Times New Roman"/>
                <w:b/>
                <w:caps/>
                <w:sz w:val="24"/>
                <w:szCs w:val="24"/>
              </w:rPr>
            </w:pPr>
          </w:p>
          <w:bookmarkEnd w:id="9"/>
          <w:p w14:paraId="4BB6CAD8" w14:textId="77777777" w:rsidR="00CD62DB" w:rsidRPr="00070DEC" w:rsidRDefault="00CD62DB" w:rsidP="00EC7172">
            <w:pPr>
              <w:spacing w:after="240"/>
              <w:jc w:val="left"/>
              <w:rPr>
                <w:ins w:id="15" w:author="David Park" w:date="2026-09-26T15:16:00Z" w16du:dateUtc="2026-09-26T19:16:00Z"/>
                <w:rFonts w:ascii="Times New Roman" w:hAnsi="Times New Roman"/>
                <w:b/>
                <w:caps/>
                <w:sz w:val="24"/>
                <w:szCs w:val="24"/>
              </w:rPr>
            </w:pPr>
            <w:ins w:id="16" w:author="David Park" w:date="2026-09-26T15:16:00Z" w16du:dateUtc="2026-09-26T19:16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_________________________________</w:t>
              </w:r>
            </w:ins>
          </w:p>
        </w:tc>
      </w:tr>
      <w:tr w:rsidR="00CD62DB" w:rsidRPr="00865CB5" w14:paraId="321A47EA" w14:textId="77777777" w:rsidTr="007F2CD0">
        <w:trPr>
          <w:trHeight w:val="288"/>
          <w:ins w:id="17" w:author="David Park" w:date="2026-09-26T15:16:00Z" w16du:dateUtc="2026-09-26T19:16:00Z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ins w:id="18" w:author="David Park" w:date="2026-09-26T15:16:00Z" w16du:dateUtc="2026-09-26T19:16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5D467449" w14:textId="77777777" w:rsidTr="007F2CD0">
        <w:trPr>
          <w:trHeight w:val="288"/>
          <w:ins w:id="19" w:author="David Park" w:date="2026-09-26T15:16:00Z" w16du:dateUtc="2026-09-26T19:16:00Z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ins w:id="20" w:author="David Park" w:date="2026-09-26T15:16:00Z" w16du:dateUtc="2026-09-26T19:16:00Z"/>
                <w:rFonts w:ascii="Times New Roman" w:hAnsi="Times New Roman"/>
                <w:sz w:val="24"/>
                <w:szCs w:val="24"/>
              </w:rPr>
            </w:pPr>
            <w:ins w:id="21" w:author="David Park" w:date="2026-09-26T15:16:00Z" w16du:dateUtc="2026-09-26T19:16:00Z">
              <w:r>
                <w:rPr>
                  <w:rFonts w:ascii="Times New Roman" w:hAnsi="Times New Roman"/>
                  <w:sz w:val="24"/>
                  <w:szCs w:val="24"/>
                </w:rPr>
                <w:t>B</w:t>
              </w:r>
              <w:r w:rsidRPr="00865CB5">
                <w:rPr>
                  <w:rFonts w:ascii="Times New Roman" w:hAnsi="Times New Roman"/>
                  <w:sz w:val="24"/>
                  <w:szCs w:val="24"/>
                </w:rPr>
                <w:t>y</w:t>
              </w:r>
              <w:r>
                <w:rPr>
                  <w:rFonts w:ascii="Times New Roman" w:hAnsi="Times New Roman"/>
                  <w:sz w:val="24"/>
                  <w:szCs w:val="24"/>
                </w:rPr>
                <w:t>:</w:t>
              </w:r>
            </w:ins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ins w:id="22" w:author="David Park" w:date="2026-09-26T15:16:00Z" w16du:dateUtc="2026-09-26T19:16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43B0194D" w14:textId="77777777" w:rsidTr="007F2CD0">
        <w:trPr>
          <w:trHeight w:val="273"/>
          <w:ins w:id="23" w:author="David Park" w:date="2026-09-26T15:16:00Z" w16du:dateUtc="2026-09-26T19:16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ins w:id="24" w:author="David Park" w:date="2026-09-26T15:16:00Z" w16du:dateUtc="2026-09-26T19:16:00Z"/>
                <w:rFonts w:ascii="Times New Roman" w:hAnsi="Times New Roman"/>
                <w:sz w:val="24"/>
                <w:szCs w:val="24"/>
              </w:rPr>
            </w:pPr>
            <w:ins w:id="25" w:author="David Park" w:date="2026-09-26T15:16:00Z" w16du:dateUtc="2026-09-26T19:16:00Z">
              <w:r w:rsidRPr="00865CB5">
                <w:rPr>
                  <w:rFonts w:ascii="Times New Roman" w:hAnsi="Times New Roman"/>
                  <w:sz w:val="24"/>
                  <w:szCs w:val="24"/>
                </w:rPr>
                <w:t>Name:</w:t>
              </w:r>
            </w:ins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ins w:id="26" w:author="David Park" w:date="2026-09-26T15:16:00Z" w16du:dateUtc="2026-09-26T19:16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10D02586" w14:textId="77777777" w:rsidTr="007F2CD0">
        <w:trPr>
          <w:trHeight w:val="62"/>
          <w:ins w:id="27" w:author="David Park" w:date="2026-09-26T15:16:00Z" w16du:dateUtc="2026-09-26T19:16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ins w:id="28" w:author="David Park" w:date="2026-09-26T15:16:00Z" w16du:dateUtc="2026-09-26T19:16:00Z"/>
                <w:rFonts w:ascii="Times New Roman" w:hAnsi="Times New Roman"/>
                <w:sz w:val="24"/>
                <w:szCs w:val="24"/>
              </w:rPr>
            </w:pPr>
            <w:ins w:id="29" w:author="David Park" w:date="2026-09-26T15:16:00Z" w16du:dateUtc="2026-09-26T19:16:00Z">
              <w:r w:rsidRPr="00865CB5">
                <w:rPr>
                  <w:rFonts w:ascii="Times New Roman" w:hAnsi="Times New Roman"/>
                  <w:sz w:val="24"/>
                  <w:szCs w:val="24"/>
                </w:rPr>
                <w:t>Title:</w:t>
              </w:r>
            </w:ins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ins w:id="30" w:author="David Park" w:date="2026-09-26T15:16:00Z" w16du:dateUtc="2026-09-26T19:16:00Z"/>
                <w:rFonts w:ascii="Times New Roman" w:hAnsi="Times New Roman"/>
                <w:sz w:val="24"/>
                <w:szCs w:val="24"/>
              </w:rPr>
            </w:pPr>
          </w:p>
        </w:tc>
      </w:tr>
      <w:bookmarkEnd w:id="10"/>
    </w:tbl>
    <w:p w14:paraId="1DD145F6" w14:textId="77777777" w:rsidR="00FC1BE7" w:rsidRDefault="00FC1BE7" w:rsidP="00CD62DB">
      <w:pPr>
        <w:rPr>
          <w:ins w:id="31" w:author="David Park" w:date="2026-09-26T15:16:00Z" w16du:dateUtc="2026-09-26T19:16:00Z"/>
        </w:rPr>
      </w:pPr>
    </w:p>
    <w:p w14:paraId="07D3763F" w14:textId="77777777" w:rsidR="001B62AF" w:rsidRDefault="001B62AF" w:rsidP="00CD62DB">
      <w:pPr>
        <w:rPr>
          <w:ins w:id="32" w:author="David Park" w:date="2026-09-26T15:16:00Z" w16du:dateUtc="2026-09-26T19:16:00Z"/>
        </w:rPr>
      </w:pPr>
    </w:p>
    <w:p w14:paraId="4AFD5F7A" w14:textId="77777777" w:rsidR="001B62AF" w:rsidRDefault="001B62AF" w:rsidP="00CD62DB">
      <w:pPr>
        <w:rPr>
          <w:ins w:id="33" w:author="David Park" w:date="2026-09-26T15:16:00Z" w16du:dateUtc="2026-09-26T19:16:00Z"/>
        </w:rPr>
      </w:pPr>
    </w:p>
    <w:p w14:paraId="64E8A56C" w14:textId="77777777" w:rsidR="001B62AF" w:rsidRDefault="001B62AF" w:rsidP="00CD62DB">
      <w:pPr>
        <w:rPr>
          <w:ins w:id="34" w:author="David Park" w:date="2026-09-26T15:16:00Z" w16du:dateUtc="2026-09-26T19:16:00Z"/>
        </w:rPr>
      </w:pPr>
    </w:p>
    <w:p w14:paraId="609755A1" w14:textId="77777777" w:rsidR="001B62AF" w:rsidRDefault="001B62AF" w:rsidP="00CD62DB">
      <w:pPr>
        <w:rPr>
          <w:ins w:id="35" w:author="David Park" w:date="2026-09-26T15:16:00Z" w16du:dateUtc="2026-09-26T19:1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ins w:id="36" w:author="David Park" w:date="2026-09-26T15:16:00Z" w16du:dateUtc="2026-09-26T19:16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ins w:id="37" w:author="David Park" w:date="2026-09-26T15:16:00Z" w16du:dateUtc="2026-09-26T19:16:00Z"/>
              </w:rPr>
            </w:pPr>
            <w:ins w:id="38" w:author="David Park" w:date="2026-09-26T15:16:00Z" w16du:dateUtc="2026-09-26T19:16:00Z">
              <w:r>
                <w:t>STANDARD TABLE</w:t>
              </w:r>
            </w:ins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ins w:id="39" w:author="David Park" w:date="2026-09-26T15:16:00Z" w16du:dateUtc="2026-09-26T19:16:00Z"/>
              </w:rPr>
            </w:pPr>
          </w:p>
        </w:tc>
      </w:tr>
      <w:tr w:rsidR="00ED0521" w14:paraId="2144225B" w14:textId="77777777" w:rsidTr="001B62AF">
        <w:trPr>
          <w:ins w:id="40" w:author="David Park" w:date="2026-09-26T15:16:00Z" w16du:dateUtc="2026-09-26T19:16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ins w:id="41" w:author="David Park" w:date="2026-09-26T15:16:00Z" w16du:dateUtc="2026-09-26T19:16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ins w:id="42" w:author="David Park" w:date="2026-09-26T15:16:00Z" w16du:dateUtc="2026-09-26T19:16:00Z"/>
              </w:rPr>
            </w:pPr>
          </w:p>
        </w:tc>
      </w:tr>
      <w:tr w:rsidR="001B62AF" w14:paraId="277B42AC" w14:textId="77777777" w:rsidTr="001B62AF">
        <w:trPr>
          <w:ins w:id="43" w:author="David Park" w:date="2026-09-26T15:16:00Z" w16du:dateUtc="2026-09-26T19:16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ins w:id="44" w:author="David Park" w:date="2026-09-26T15:16:00Z" w16du:dateUtc="2026-09-26T19:16:00Z"/>
              </w:rPr>
            </w:pPr>
            <w:ins w:id="45" w:author="David Park" w:date="2026-09-26T15:16:00Z" w16du:dateUtc="2026-09-26T19:16:00Z">
              <w:r>
                <w:t>Recipient</w:t>
              </w:r>
            </w:ins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ins w:id="46" w:author="David Park" w:date="2026-09-26T15:16:00Z" w16du:dateUtc="2026-09-26T19:16:00Z"/>
              </w:rPr>
            </w:pPr>
            <w:ins w:id="47" w:author="David Park" w:date="2026-09-26T15:16:00Z" w16du:dateUtc="2026-09-26T19:16:00Z">
              <w:r>
                <w:t>Jane Doe</w:t>
              </w:r>
            </w:ins>
          </w:p>
        </w:tc>
      </w:tr>
      <w:tr w:rsidR="001B62AF" w14:paraId="758DEECF" w14:textId="77777777" w:rsidTr="001B62AF">
        <w:trPr>
          <w:ins w:id="48" w:author="David Park" w:date="2026-09-26T15:16:00Z" w16du:dateUtc="2026-09-26T19:16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ins w:id="49" w:author="David Park" w:date="2026-09-26T15:16:00Z" w16du:dateUtc="2026-09-26T19:16:00Z"/>
              </w:rPr>
            </w:pPr>
            <w:bookmarkStart w:id="50" w:name="OLE_LINK13"/>
            <w:ins w:id="51" w:author="David Park" w:date="2026-09-26T15:16:00Z" w16du:dateUtc="2026-09-26T19:16:00Z">
              <w:r>
                <w:t>_______________________________________</w:t>
              </w:r>
              <w:bookmarkEnd w:id="50"/>
            </w:ins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ins w:id="52" w:author="David Park" w:date="2026-09-26T15:16:00Z" w16du:dateUtc="2026-09-26T19:16:00Z"/>
              </w:rPr>
            </w:pPr>
            <w:ins w:id="53" w:author="David Park" w:date="2026-09-26T15:16:00Z" w16du:dateUtc="2026-09-26T19:16:00Z">
              <w:r>
                <w:t>_______________________________________</w:t>
              </w:r>
            </w:ins>
          </w:p>
        </w:tc>
      </w:tr>
    </w:tbl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54" w:author="David Park" w:date="2026-09-26T15:16:00Z" w16du:dateUtc="2026-09-26T19:16:00Z"/>
          <w:rFonts w:eastAsiaTheme="minorEastAsia"/>
          <w:noProof/>
        </w:rPr>
      </w:pPr>
      <w:del w:id="55" w:author="David Park" w:date="2026-09-26T15:16:00Z" w16du:dateUtc="2026-09-26T19:16:00Z">
        <w:r>
          <w:rPr>
            <w:rFonts w:asciiTheme="minorHAnsi" w:eastAsiaTheme="minorHAnsi" w:hAnsiTheme="minorHAnsi" w:cstheme="minorBidi"/>
            <w:sz w:val="24"/>
            <w:szCs w:val="24"/>
          </w:rPr>
          <w:fldChar w:fldCharType="begin"/>
        </w:r>
        <w:r>
          <w:delInstrText xml:space="preserve"> TOC \o "1-3" \h \z </w:delInstrText>
        </w:r>
        <w:r>
          <w:rPr>
            <w:rFonts w:asciiTheme="minorHAnsi" w:eastAsiaTheme="minorHAnsi" w:hAnsiTheme="minorHAnsi" w:cstheme="minorBidi"/>
            <w:sz w:val="24"/>
            <w:szCs w:val="24"/>
          </w:rP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56" w:author="David Park" w:date="2026-09-26T15:16:00Z" w16du:dateUtc="2026-09-26T19:16:00Z"/>
          <w:rFonts w:eastAsiaTheme="minorEastAsia"/>
          <w:noProof/>
        </w:rPr>
      </w:pPr>
      <w:del w:id="57" w:author="David Park" w:date="2026-09-26T15:16:00Z" w16du:dateUtc="2026-09-26T19:16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58" w:author="David Park" w:date="2026-09-26T15:16:00Z" w16du:dateUtc="2026-09-26T19:16:00Z"/>
          <w:rFonts w:eastAsiaTheme="minorEastAsia"/>
          <w:noProof/>
        </w:rPr>
      </w:pPr>
      <w:del w:id="59" w:author="David Park" w:date="2026-09-26T15:16:00Z" w16du:dateUtc="2026-09-26T19:16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60" w:author="David Park" w:date="2026-09-26T15:16:00Z" w16du:dateUtc="2026-09-26T19:16:00Z"/>
          <w:rFonts w:eastAsiaTheme="minorEastAsia"/>
          <w:noProof/>
        </w:rPr>
      </w:pPr>
      <w:del w:id="61" w:author="David Park" w:date="2026-09-26T15:16:00Z" w16du:dateUtc="2026-09-26T19:16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62" w:author="David Park" w:date="2026-09-26T15:16:00Z" w16du:dateUtc="2026-09-26T19:16:00Z"/>
          <w:rFonts w:eastAsiaTheme="minorEastAsia"/>
          <w:noProof/>
        </w:rPr>
      </w:pPr>
      <w:del w:id="63" w:author="David Park" w:date="2026-09-26T15:16:00Z" w16du:dateUtc="2026-09-26T19:16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64" w:author="David Park" w:date="2026-09-26T15:16:00Z" w16du:dateUtc="2026-09-26T19:16:00Z"/>
          <w:rFonts w:eastAsiaTheme="minorEastAsia"/>
          <w:noProof/>
        </w:rPr>
      </w:pPr>
      <w:del w:id="65" w:author="David Park" w:date="2026-09-26T15:16:00Z" w16du:dateUtc="2026-09-26T19:16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66" w:author="David Park" w:date="2026-09-26T15:16:00Z" w16du:dateUtc="2026-09-26T19:16:00Z"/>
          <w:rFonts w:eastAsiaTheme="minorEastAsia"/>
          <w:noProof/>
        </w:rPr>
      </w:pPr>
      <w:del w:id="67" w:author="David Park" w:date="2026-09-26T15:16:00Z" w16du:dateUtc="2026-09-26T19:16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68" w:author="David Park" w:date="2026-09-26T15:16:00Z" w16du:dateUtc="2026-09-26T19:16:00Z"/>
        </w:rPr>
      </w:pPr>
      <w:del w:id="69" w:author="David Park" w:date="2026-09-26T15:16:00Z" w16du:dateUtc="2026-09-26T19:16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70" w:author="David Park" w:date="2026-09-26T15:16:00Z" w16du:dateUtc="2026-09-26T19:16:00Z"/>
        </w:rPr>
      </w:pPr>
      <w:bookmarkStart w:id="71" w:name="_Toc227765979"/>
      <w:del w:id="72" w:author="David Park" w:date="2026-09-26T15:16:00Z" w16du:dateUtc="2026-09-26T19:16:00Z">
        <w:r>
          <w:delText>Introduction</w:delText>
        </w:r>
        <w:bookmarkEnd w:id="71"/>
      </w:del>
    </w:p>
    <w:p w14:paraId="49C7FCAC" w14:textId="183520DD" w:rsidR="004076D5" w:rsidRDefault="004076D5" w:rsidP="004076D5">
      <w:pPr>
        <w:rPr>
          <w:del w:id="73" w:author="David Park" w:date="2026-09-26T15:16:00Z" w16du:dateUtc="2026-09-26T19:16:00Z"/>
        </w:rPr>
      </w:pPr>
      <w:del w:id="74" w:author="David Park" w:date="2026-09-26T15:16:00Z" w16du:dateUtc="2026-09-26T19:16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75" w:author="David Park" w:date="2026-09-26T15:16:00Z" w16du:dateUtc="2026-09-26T19:16:00Z"/>
        </w:rPr>
      </w:pPr>
      <w:bookmarkStart w:id="76" w:name="_Toc227765980"/>
      <w:del w:id="77" w:author="David Park" w:date="2026-09-26T15:16:00Z" w16du:dateUtc="2026-09-26T19:16:00Z">
        <w:r>
          <w:delText>Background</w:delText>
        </w:r>
        <w:bookmarkEnd w:id="76"/>
      </w:del>
    </w:p>
    <w:p w14:paraId="416EF529" w14:textId="44DA0C77" w:rsidR="004076D5" w:rsidRDefault="004076D5" w:rsidP="004076D5">
      <w:pPr>
        <w:rPr>
          <w:del w:id="78" w:author="David Park" w:date="2026-09-26T15:16:00Z" w16du:dateUtc="2026-09-26T19:16:00Z"/>
        </w:rPr>
      </w:pPr>
      <w:del w:id="79" w:author="David Park" w:date="2026-09-26T15:16:00Z" w16du:dateUtc="2026-09-26T19:16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80" w:author="David Park" w:date="2026-09-26T15:16:00Z" w16du:dateUtc="2026-09-26T19:16:00Z"/>
        </w:rPr>
      </w:pPr>
      <w:del w:id="81" w:author="David Park" w:date="2026-09-26T15:16:00Z" w16du:dateUtc="2026-09-26T19:16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82" w:author="David Park" w:date="2026-09-26T15:16:00Z" w16du:dateUtc="2026-09-26T19:16:00Z"/>
        </w:rPr>
      </w:pPr>
      <w:bookmarkStart w:id="83" w:name="_Toc227765981"/>
      <w:del w:id="84" w:author="David Park" w:date="2026-09-26T15:16:00Z" w16du:dateUtc="2026-09-26T19:16:00Z">
        <w:r>
          <w:lastRenderedPageBreak/>
          <w:delText>Methodology</w:delText>
        </w:r>
        <w:bookmarkEnd w:id="83"/>
      </w:del>
    </w:p>
    <w:p w14:paraId="44E73056" w14:textId="743633BF" w:rsidR="004076D5" w:rsidRDefault="004076D5" w:rsidP="004076D5">
      <w:pPr>
        <w:rPr>
          <w:del w:id="85" w:author="David Park" w:date="2026-09-26T15:16:00Z" w16du:dateUtc="2026-09-26T19:16:00Z"/>
        </w:rPr>
      </w:pPr>
      <w:del w:id="86" w:author="David Park" w:date="2026-09-26T15:16:00Z" w16du:dateUtc="2026-09-26T19:16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87" w:author="David Park" w:date="2026-09-26T15:16:00Z" w16du:dateUtc="2026-09-26T19:16:00Z"/>
        </w:rPr>
      </w:pPr>
      <w:bookmarkStart w:id="88" w:name="_Toc227765982"/>
      <w:del w:id="89" w:author="David Park" w:date="2026-09-26T15:16:00Z" w16du:dateUtc="2026-09-26T19:16:00Z">
        <w:r>
          <w:delText>Data Collection</w:delText>
        </w:r>
        <w:bookmarkEnd w:id="88"/>
      </w:del>
    </w:p>
    <w:p w14:paraId="64C47010" w14:textId="5F0BF831" w:rsidR="004076D5" w:rsidRDefault="004076D5" w:rsidP="004076D5">
      <w:pPr>
        <w:rPr>
          <w:del w:id="90" w:author="David Park" w:date="2026-09-26T15:16:00Z" w16du:dateUtc="2026-09-26T19:16:00Z"/>
        </w:rPr>
      </w:pPr>
      <w:del w:id="91" w:author="David Park" w:date="2026-09-26T15:16:00Z" w16du:dateUtc="2026-09-26T19:16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92" w:author="David Park" w:date="2026-09-26T15:16:00Z" w16du:dateUtc="2026-09-26T19:16:00Z"/>
        </w:rPr>
      </w:pPr>
      <w:bookmarkStart w:id="93" w:name="_Toc227765983"/>
      <w:del w:id="94" w:author="David Park" w:date="2026-09-26T15:16:00Z" w16du:dateUtc="2026-09-26T19:16:00Z">
        <w:r>
          <w:delText>Analysis</w:delText>
        </w:r>
        <w:bookmarkEnd w:id="93"/>
      </w:del>
    </w:p>
    <w:p w14:paraId="277901B0" w14:textId="6E58153A" w:rsidR="004076D5" w:rsidRDefault="004076D5" w:rsidP="004076D5">
      <w:pPr>
        <w:rPr>
          <w:del w:id="95" w:author="David Park" w:date="2026-09-26T15:16:00Z" w16du:dateUtc="2026-09-26T19:16:00Z"/>
        </w:rPr>
      </w:pPr>
      <w:del w:id="96" w:author="David Park" w:date="2026-09-26T15:16:00Z" w16du:dateUtc="2026-09-26T19:16:00Z">
        <w:r>
          <w:delText>Two-phase analysis.</w:delText>
        </w:r>
      </w:del>
    </w:p>
    <w:p w14:paraId="44333E57" w14:textId="77777777" w:rsidR="004076D5" w:rsidRDefault="004076D5">
      <w:pPr>
        <w:rPr>
          <w:del w:id="97" w:author="David Park" w:date="2026-09-26T15:16:00Z" w16du:dateUtc="2026-09-26T19:16:00Z"/>
        </w:rPr>
      </w:pPr>
      <w:del w:id="98" w:author="David Park" w:date="2026-09-26T15:16:00Z" w16du:dateUtc="2026-09-26T19:16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99" w:author="David Park" w:date="2026-09-26T15:16:00Z" w16du:dateUtc="2026-09-26T19:16:00Z"/>
        </w:rPr>
      </w:pPr>
      <w:bookmarkStart w:id="100" w:name="_Toc227765984"/>
      <w:del w:id="101" w:author="David Park" w:date="2026-09-26T15:16:00Z" w16du:dateUtc="2026-09-26T19:16:00Z">
        <w:r>
          <w:delText>Results</w:delText>
        </w:r>
        <w:bookmarkEnd w:id="100"/>
      </w:del>
    </w:p>
    <w:p w14:paraId="5C219AEC" w14:textId="21A0E9F6" w:rsidR="004076D5" w:rsidRDefault="004076D5" w:rsidP="004076D5">
      <w:pPr>
        <w:rPr>
          <w:del w:id="102" w:author="David Park" w:date="2026-09-26T15:16:00Z" w16du:dateUtc="2026-09-26T19:16:00Z"/>
        </w:rPr>
      </w:pPr>
      <w:del w:id="103" w:author="David Park" w:date="2026-09-26T15:16:00Z" w16du:dateUtc="2026-09-26T19:16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104" w:author="David Park" w:date="2026-09-26T15:16:00Z" w16du:dateUtc="2026-09-26T19:16:00Z"/>
        </w:rPr>
      </w:pPr>
      <w:del w:id="105" w:author="David Park" w:date="2026-09-26T15:16:00Z" w16du:dateUtc="2026-09-26T19:16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106" w:author="David Park" w:date="2026-09-26T15:16:00Z" w16du:dateUtc="2026-09-26T19:16:00Z"/>
        </w:rPr>
      </w:pPr>
      <w:bookmarkStart w:id="107" w:name="_Toc227765985"/>
      <w:del w:id="108" w:author="David Park" w:date="2026-09-26T15:16:00Z" w16du:dateUtc="2026-09-26T19:16:00Z">
        <w:r>
          <w:delText>Conclusion</w:delText>
        </w:r>
        <w:bookmarkEnd w:id="107"/>
      </w:del>
    </w:p>
    <w:p w14:paraId="01929102" w14:textId="6ED1AB67" w:rsidR="004076D5" w:rsidRPr="004076D5" w:rsidRDefault="004076D5" w:rsidP="004076D5">
      <w:del w:id="109" w:author="David Park" w:date="2026-09-26T15:16:00Z" w16du:dateUtc="2026-09-26T19:16:00Z">
        <w:r>
          <w:delText>Small fix preserves correctness.</w:delText>
        </w:r>
      </w:del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1B62AF"/>
    <w:rsid w:val="002031F9"/>
    <w:rsid w:val="003F6F5C"/>
    <w:rsid w:val="004076D5"/>
    <w:rsid w:val="00536175"/>
    <w:rsid w:val="005F65FB"/>
    <w:rsid w:val="00744453"/>
    <w:rsid w:val="007F2CD0"/>
    <w:rsid w:val="00AF4127"/>
    <w:rsid w:val="00B34BA7"/>
    <w:rsid w:val="00CD62DB"/>
    <w:rsid w:val="00DE0A42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  <w:pPr>
      <w:spacing w:after="0" w:line="240" w:lineRule="auto"/>
      <w:jc w:val="both"/>
      <w:pPrChange w:id="0" w:author="David Park" w:date="2026-09-26T15:16:00Z">
        <w:pPr>
          <w:spacing w:after="160" w:line="278" w:lineRule="auto"/>
        </w:pPr>
      </w:pPrChange>
    </w:pPr>
    <w:rPr>
      <w:rFonts w:ascii="Wachovia Celeste" w:eastAsia="Times New Roman" w:hAnsi="Wachovia Celeste" w:cs="Times New Roman"/>
      <w:kern w:val="0"/>
      <w:sz w:val="20"/>
      <w:szCs w:val="20"/>
      <w14:ligatures w14:val="none"/>
      <w:rPrChange w:id="0" w:author="David Park" w:date="2026-09-26T15:1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  <w:pPrChange w:id="1" w:author="David Park" w:date="2026-09-26T15:16:00Z">
        <w:pPr>
          <w:keepNext/>
          <w:keepLines/>
          <w:spacing w:before="160" w:after="80"/>
          <w:jc w:val="both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David Park" w:date="2026-09-26T15:16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  <w:pPrChange w:id="2" w:author="David Park" w:date="2026-09-26T15:16:00Z">
        <w:pPr>
          <w:keepNext/>
          <w:keepLines/>
          <w:spacing w:before="40"/>
          <w:jc w:val="both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2" w:author="David Park" w:date="2026-09-26T15:16:00Z">
        <w:rPr>
          <w:rFonts w:ascii="Wachovia Celeste" w:eastAsiaTheme="majorEastAsia" w:hAnsi="Wachovia Celeste" w:cstheme="majorBidi"/>
          <w:i/>
          <w:iCs/>
          <w:color w:val="595959" w:themeColor="text1" w:themeTint="A6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  <w:pPrChange w:id="3" w:author="David Park" w:date="2026-09-26T15:16:00Z">
        <w:pPr>
          <w:keepNext/>
          <w:keepLines/>
          <w:spacing w:before="40"/>
          <w:jc w:val="both"/>
          <w:outlineLvl w:val="6"/>
        </w:pPr>
      </w:pPrChange>
    </w:pPr>
    <w:rPr>
      <w:rFonts w:eastAsiaTheme="majorEastAsia" w:cstheme="majorBidi"/>
      <w:color w:val="595959" w:themeColor="text1" w:themeTint="A6"/>
      <w:rPrChange w:id="3" w:author="David Park" w:date="2026-09-26T15:16:00Z">
        <w:rPr>
          <w:rFonts w:ascii="Wachovia Celeste" w:eastAsiaTheme="majorEastAsia" w:hAnsi="Wachovia Celeste" w:cstheme="majorBidi"/>
          <w:color w:val="595959" w:themeColor="text1" w:themeTint="A6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  <w:pPrChange w:id="4" w:author="David Park" w:date="2026-09-26T15:16:00Z">
        <w:pPr>
          <w:keepNext/>
          <w:keepLines/>
          <w:jc w:val="both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4" w:author="David Park" w:date="2026-09-26T15:16:00Z">
        <w:rPr>
          <w:rFonts w:ascii="Wachovia Celeste" w:eastAsiaTheme="majorEastAsia" w:hAnsi="Wachovia Celeste" w:cstheme="majorBidi"/>
          <w:i/>
          <w:iCs/>
          <w:color w:val="272727" w:themeColor="text1" w:themeTint="D8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  <w:pPrChange w:id="5" w:author="David Park" w:date="2026-09-26T15:16:00Z">
        <w:pPr>
          <w:keepNext/>
          <w:keepLines/>
          <w:jc w:val="both"/>
          <w:outlineLvl w:val="8"/>
        </w:pPr>
      </w:pPrChange>
    </w:pPr>
    <w:rPr>
      <w:rFonts w:eastAsiaTheme="majorEastAsia" w:cstheme="majorBidi"/>
      <w:color w:val="272727" w:themeColor="text1" w:themeTint="D8"/>
      <w:rPrChange w:id="5" w:author="David Park" w:date="2026-09-26T15:16:00Z">
        <w:rPr>
          <w:rFonts w:ascii="Wachovia Celeste" w:eastAsiaTheme="majorEastAsia" w:hAnsi="Wachovia Celeste" w:cstheme="majorBidi"/>
          <w:color w:val="272727" w:themeColor="text1" w:themeTint="D8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Wachovia Celeste" w:eastAsiaTheme="majorEastAsia" w:hAnsi="Wachovia Celeste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ascii="Wachovia Celeste" w:eastAsiaTheme="majorEastAsia" w:hAnsi="Wachovia Celeste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ascii="Wachovia Celeste" w:eastAsiaTheme="majorEastAsia" w:hAnsi="Wachovia Celeste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ascii="Wachovia Celeste" w:eastAsiaTheme="majorEastAsia" w:hAnsi="Wachovia Celeste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/>
      <w:contextualSpacing/>
      <w:pPrChange w:id="6" w:author="David Park" w:date="2026-09-26T15:16:00Z">
        <w:pPr>
          <w:spacing w:after="80"/>
          <w:contextualSpacing/>
          <w:jc w:val="both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6" w:author="David Park" w:date="2026-09-26T15:1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B34BA7"/>
    <w:pPr>
      <w:spacing w:after="0" w:line="240" w:lineRule="auto"/>
    </w:pPr>
  </w:style>
  <w:style w:type="table" w:styleId="TableGrid">
    <w:name w:val="Table Grid"/>
    <w:basedOn w:val="TableNormal"/>
    <w:uiPriority w:val="39"/>
    <w:rsid w:val="00B34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2026-09-26T19:16:00Z</dcterms:modified>
</cp:coreProperties>
</file>