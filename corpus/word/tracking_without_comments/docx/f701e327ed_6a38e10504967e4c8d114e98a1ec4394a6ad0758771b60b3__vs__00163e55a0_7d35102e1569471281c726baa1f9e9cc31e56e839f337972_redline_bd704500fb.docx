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5534A5" w14:textId="77777777" w:rsidR="00E45B7C" w:rsidRDefault="00FB35C4">
      <w:pPr>
        <w:pStyle w:val="Heading1"/>
        <w:rPr>
          <w:ins w:id="2" w:author="Comparison" w:date="2026-09-25T21:14:00Z" w16du:dateUtc="2026-09-26T01:14:00Z"/>
        </w:rPr>
      </w:pPr>
      <w:bookmarkStart w:id="3" w:name="_Toc1"/>
      <w:ins w:id="4" w:author="Comparison" w:date="2026-09-25T21:14:00Z" w16du:dateUtc="2026-09-26T01:14:00Z">
        <w:r>
          <w:t>Article information:</w:t>
        </w:r>
        <w:bookmarkEnd w:id="3"/>
      </w:ins>
    </w:p>
    <w:p w14:paraId="06D17982" w14:textId="77777777" w:rsidR="00E45B7C" w:rsidRDefault="00FB35C4">
      <w:pPr>
        <w:rPr>
          <w:ins w:id="5" w:author="Comparison" w:date="2026-09-25T21:14:00Z" w16du:dateUtc="2026-09-26T01:14:00Z"/>
        </w:rPr>
      </w:pPr>
      <w:ins w:id="6" w:author="Comparison" w:date="2026-09-25T21:14:00Z" w16du:dateUtc="2026-09-26T01:14:00Z">
        <w:r>
          <w:t>“See nothing but beauty”: The shared work of making anthropogenic destruction invisible to the human eye - ScienceDirect</w:t>
        </w:r>
        <w:r>
          <w:br/>
        </w:r>
        <w:r>
          <w:fldChar w:fldCharType="begin"/>
        </w:r>
        <w:r>
          <w:instrText>HYPERLINK "https://www-sciencedirect-com.wwwproxy1.library.unsw.edu.au/science/article/pii/S0016718521001123?via%3Dihub="</w:instrText>
        </w:r>
        <w:r>
          <w:fldChar w:fldCharType="separate"/>
        </w:r>
        <w:r>
          <w:rPr>
            <w:color w:val="2980B9"/>
            <w:u w:val="single"/>
          </w:rPr>
          <w:t>https://www-sciencedirect-com.wwwproxy1.library.unsw.edu.au/science/article/pii/S0016718521001123?via%3Dihub=</w:t>
        </w:r>
        <w:r>
          <w:fldChar w:fldCharType="end"/>
        </w:r>
      </w:ins>
    </w:p>
    <w:p w14:paraId="2D2F225B" w14:textId="77777777" w:rsidR="00E45B7C" w:rsidRDefault="00FB35C4">
      <w:pPr>
        <w:pStyle w:val="Heading1"/>
        <w:rPr>
          <w:ins w:id="7" w:author="Comparison" w:date="2026-09-25T21:14:00Z" w16du:dateUtc="2026-09-26T01:14:00Z"/>
        </w:rPr>
      </w:pPr>
      <w:bookmarkStart w:id="8" w:name="_Toc2"/>
      <w:ins w:id="9" w:author="Comparison" w:date="2026-09-25T21:14:00Z" w16du:dateUtc="2026-09-26T01:14:00Z">
        <w:r>
          <w:t>Article summary:</w:t>
        </w:r>
        <w:bookmarkEnd w:id="8"/>
      </w:ins>
    </w:p>
    <w:p w14:paraId="0445C465" w14:textId="77777777" w:rsidR="00E45B7C" w:rsidRDefault="00FB35C4">
      <w:pPr>
        <w:jc w:val="both"/>
        <w:rPr>
          <w:ins w:id="10" w:author="Comparison" w:date="2026-09-25T21:14:00Z" w16du:dateUtc="2026-09-26T01:14:00Z"/>
        </w:rPr>
      </w:pPr>
      <w:ins w:id="11" w:author="Comparison" w:date="2026-09-25T21:14:00Z" w16du:dateUtc="2026-09-26T01:14:00Z">
        <w:r>
          <w:t>1. Manatees in Florida are forced to rely on power plant effluent due to the destruction of their habitat.</w:t>
        </w:r>
      </w:ins>
    </w:p>
    <w:p w14:paraId="038C072D" w14:textId="77777777" w:rsidR="00E45B7C" w:rsidRDefault="00FB35C4">
      <w:pPr>
        <w:jc w:val="both"/>
        <w:rPr>
          <w:ins w:id="12" w:author="Comparison" w:date="2026-09-25T21:14:00Z" w16du:dateUtc="2026-09-26T01:14:00Z"/>
        </w:rPr>
      </w:pPr>
      <w:ins w:id="13" w:author="Comparison" w:date="2026-09-25T21:14:00Z" w16du:dateUtc="2026-09-26T01:14:00Z">
        <w:r>
          <w:t>2. Visitor reviews of the Manatee Viewing Center (MVC) consistently ignore the presence of the nearby power plant.</w:t>
        </w:r>
      </w:ins>
    </w:p>
    <w:p w14:paraId="2DFBEA78" w14:textId="77777777" w:rsidR="00E45B7C" w:rsidRDefault="00FB35C4">
      <w:pPr>
        <w:jc w:val="both"/>
        <w:rPr>
          <w:ins w:id="14" w:author="Comparison" w:date="2026-09-25T21:14:00Z" w16du:dateUtc="2026-09-26T01:14:00Z"/>
        </w:rPr>
      </w:pPr>
      <w:ins w:id="15" w:author="Comparison" w:date="2026-09-25T21:14:00Z" w16du:dateUtc="2026-09-26T01:14:00Z">
        <w:r>
          <w:t>3. The collective blindness reflected in these reviews exemplifies a broader tendency to create spaces of ecological "invisibility" and enables environmental inattention and inaction.</w:t>
        </w:r>
      </w:ins>
    </w:p>
    <w:p w14:paraId="345EBC03" w14:textId="77777777" w:rsidR="00E45B7C" w:rsidRDefault="00FB35C4">
      <w:pPr>
        <w:pStyle w:val="Heading1"/>
        <w:rPr>
          <w:ins w:id="16" w:author="Comparison" w:date="2026-09-25T21:14:00Z" w16du:dateUtc="2026-09-26T01:14:00Z"/>
        </w:rPr>
      </w:pPr>
      <w:bookmarkStart w:id="17" w:name="_Toc3"/>
      <w:ins w:id="18" w:author="Comparison" w:date="2026-09-25T21:14:00Z" w16du:dateUtc="2026-09-26T01:14:00Z">
        <w:r>
          <w:t>Article rating:</w:t>
        </w:r>
        <w:bookmarkEnd w:id="17"/>
      </w:ins>
    </w:p>
    <w:p w14:paraId="315F7E55" w14:textId="77777777" w:rsidR="00E45B7C" w:rsidRDefault="00FB35C4">
      <w:pPr>
        <w:jc w:val="both"/>
        <w:rPr>
          <w:ins w:id="19" w:author="Comparison" w:date="2026-09-25T21:14:00Z" w16du:dateUtc="2026-09-26T01:14:00Z"/>
        </w:rPr>
      </w:pPr>
      <w:ins w:id="20" w:author="Comparison" w:date="2026-09-25T21:14:00Z" w16du:dateUtc="2026-09-26T01:14:00Z">
        <w:r>
          <w:t>Appears strongly imbalanced: The article is written in a biased or one-sided way, and the information it provides is not trustworthy enough to be considered a reliable source. You should consult other sources to find reliable information on the presented issues.</w:t>
        </w:r>
      </w:ins>
    </w:p>
    <w:p w14:paraId="377E420B" w14:textId="77777777" w:rsidR="00E45B7C" w:rsidRDefault="00FB35C4">
      <w:pPr>
        <w:pStyle w:val="Heading1"/>
        <w:rPr>
          <w:ins w:id="21" w:author="Comparison" w:date="2026-09-25T21:14:00Z" w16du:dateUtc="2026-09-26T01:14:00Z"/>
        </w:rPr>
      </w:pPr>
      <w:bookmarkStart w:id="22" w:name="_Toc4"/>
      <w:ins w:id="23" w:author="Comparison" w:date="2026-09-25T21:14:00Z" w16du:dateUtc="2026-09-26T01:14:00Z">
        <w:r>
          <w:t>Article analysis:</w:t>
        </w:r>
        <w:bookmarkEnd w:id="22"/>
      </w:ins>
    </w:p>
    <w:p w14:paraId="01B87E8F" w14:textId="77777777" w:rsidR="00E45B7C" w:rsidRDefault="00FB35C4">
      <w:pPr>
        <w:jc w:val="both"/>
        <w:rPr>
          <w:ins w:id="24" w:author="Comparison" w:date="2026-09-25T21:14:00Z" w16du:dateUtc="2026-09-26T01:14:00Z"/>
        </w:rPr>
      </w:pPr>
      <w:ins w:id="25" w:author="Comparison" w:date="2026-09-25T21:14:00Z" w16du:dateUtc="2026-09-26T01:14:00Z">
        <w:r>
          <w:t>Title: "See nothing but beauty": The shared work of making anthropogenic destruction invisible to the human eye - ScienceDirect</w:t>
        </w:r>
      </w:ins>
    </w:p>
    <w:p w14:paraId="1DDBF045" w14:textId="77777777" w:rsidR="00E45B7C" w:rsidRDefault="00E45B7C">
      <w:pPr>
        <w:jc w:val="both"/>
        <w:rPr>
          <w:ins w:id="26" w:author="Comparison" w:date="2026-09-25T21:14:00Z" w16du:dateUtc="2026-09-26T01:14:00Z"/>
        </w:rPr>
      </w:pPr>
    </w:p>
    <w:p w14:paraId="199D4304" w14:textId="77777777" w:rsidR="00E45B7C" w:rsidRDefault="00FB35C4">
      <w:pPr>
        <w:jc w:val="both"/>
        <w:rPr>
          <w:ins w:id="27" w:author="Comparison" w:date="2026-09-25T21:14:00Z" w16du:dateUtc="2026-09-26T01:14:00Z"/>
        </w:rPr>
      </w:pPr>
      <w:ins w:id="28" w:author="Comparison" w:date="2026-09-25T21:14:00Z" w16du:dateUtc="2026-09-26T01:14:00Z">
        <w:r>
          <w:t>Critical Analysis:</w:t>
        </w:r>
      </w:ins>
    </w:p>
    <w:p w14:paraId="4120A08F" w14:textId="77777777" w:rsidR="00E45B7C" w:rsidRDefault="00E45B7C">
      <w:pPr>
        <w:jc w:val="both"/>
        <w:rPr>
          <w:ins w:id="29" w:author="Comparison" w:date="2026-09-25T21:14:00Z" w16du:dateUtc="2026-09-26T01:14:00Z"/>
        </w:rPr>
      </w:pPr>
    </w:p>
    <w:p w14:paraId="1BBC58F4" w14:textId="77777777" w:rsidR="00E45B7C" w:rsidRDefault="00FB35C4">
      <w:pPr>
        <w:jc w:val="both"/>
        <w:rPr>
          <w:ins w:id="30" w:author="Comparison" w:date="2026-09-25T21:14:00Z" w16du:dateUtc="2026-09-26T01:14:00Z"/>
        </w:rPr>
      </w:pPr>
      <w:ins w:id="31" w:author="Comparison" w:date="2026-09-25T21:14:00Z" w16du:dateUtc="2026-09-26T01:14:00Z">
        <w:r>
          <w:t>The article titled "See nothing but beauty" explores the phenomenon of human-induced ecological destruction and its invisibility in everyday life. While the topic is important and relevant, there are several aspects of the article that warrant critical analysis.</w:t>
        </w:r>
      </w:ins>
    </w:p>
    <w:p w14:paraId="23AD5BAA" w14:textId="77777777" w:rsidR="00E45B7C" w:rsidRDefault="00E45B7C">
      <w:pPr>
        <w:jc w:val="both"/>
        <w:rPr>
          <w:ins w:id="32" w:author="Comparison" w:date="2026-09-25T21:14:00Z" w16du:dateUtc="2026-09-26T01:14:00Z"/>
        </w:rPr>
      </w:pPr>
    </w:p>
    <w:p w14:paraId="4CA24620" w14:textId="77777777" w:rsidR="00E45B7C" w:rsidRDefault="00FB35C4">
      <w:pPr>
        <w:jc w:val="both"/>
        <w:rPr>
          <w:ins w:id="33" w:author="Comparison" w:date="2026-09-25T21:14:00Z" w16du:dateUtc="2026-09-26T01:14:00Z"/>
        </w:rPr>
      </w:pPr>
      <w:ins w:id="34" w:author="Comparison" w:date="2026-09-25T21:14:00Z" w16du:dateUtc="2026-09-26T01:14:00Z">
        <w:r>
          <w:t>1. Biases and Sources:</w:t>
        </w:r>
      </w:ins>
    </w:p>
    <w:p w14:paraId="08690A67" w14:textId="77777777" w:rsidR="00E45B7C" w:rsidRDefault="00FB35C4">
      <w:pPr>
        <w:jc w:val="both"/>
        <w:rPr>
          <w:ins w:id="35" w:author="Comparison" w:date="2026-09-25T21:14:00Z" w16du:dateUtc="2026-09-26T01:14:00Z"/>
        </w:rPr>
      </w:pPr>
      <w:ins w:id="36" w:author="Comparison" w:date="2026-09-25T21:14:00Z" w16du:dateUtc="2026-09-26T01:14:00Z">
        <w:r>
          <w:t>The authors, John Carr and Tema Milstein, are both affiliated with the University of New South Wales, which may introduce a bias towards a particular perspective on environmental issues. Additionally, the article does not provide any information about potential conflicts of interest or funding sources, which could influence the authors' viewpoints.</w:t>
        </w:r>
      </w:ins>
    </w:p>
    <w:p w14:paraId="40C0BD8D" w14:textId="77777777" w:rsidR="00E45B7C" w:rsidRDefault="00E45B7C">
      <w:pPr>
        <w:jc w:val="both"/>
        <w:rPr>
          <w:ins w:id="37" w:author="Comparison" w:date="2026-09-25T21:14:00Z" w16du:dateUtc="2026-09-26T01:14:00Z"/>
        </w:rPr>
      </w:pPr>
    </w:p>
    <w:p w14:paraId="3D34A38A" w14:textId="77777777" w:rsidR="00E45B7C" w:rsidRDefault="00FB35C4">
      <w:pPr>
        <w:jc w:val="both"/>
        <w:rPr>
          <w:ins w:id="38" w:author="Comparison" w:date="2026-09-25T21:14:00Z" w16du:dateUtc="2026-09-26T01:14:00Z"/>
        </w:rPr>
      </w:pPr>
      <w:ins w:id="39" w:author="Comparison" w:date="2026-09-25T21:14:00Z" w16du:dateUtc="2026-09-26T01:14:00Z">
        <w:r>
          <w:t>2. One-sided Reporting:</w:t>
        </w:r>
      </w:ins>
    </w:p>
    <w:p w14:paraId="2772AC64" w14:textId="77777777" w:rsidR="00E45B7C" w:rsidRDefault="00FB35C4">
      <w:pPr>
        <w:jc w:val="both"/>
        <w:rPr>
          <w:ins w:id="40" w:author="Comparison" w:date="2026-09-25T21:14:00Z" w16du:dateUtc="2026-09-26T01:14:00Z"/>
        </w:rPr>
      </w:pPr>
      <w:ins w:id="41" w:author="Comparison" w:date="2026-09-25T21:14:00Z" w16du:dateUtc="2026-09-26T01:14:00Z">
        <w:r>
          <w:t>The article primarily focuses on the Manatee Viewing Center (MVC) in Florida and its proximity to a fossil-fueled power plant. While it highlights visitors' ignorance of the power plant's impact on manatees, it fails to provide a balanced view by exploring other factors contributing to habitat destruction or alternative perspectives on conservation efforts.</w:t>
        </w:r>
      </w:ins>
    </w:p>
    <w:p w14:paraId="754C4833" w14:textId="77777777" w:rsidR="00E45B7C" w:rsidRDefault="00E45B7C">
      <w:pPr>
        <w:jc w:val="both"/>
        <w:rPr>
          <w:ins w:id="42" w:author="Comparison" w:date="2026-09-25T21:14:00Z" w16du:dateUtc="2026-09-26T01:14:00Z"/>
        </w:rPr>
      </w:pPr>
    </w:p>
    <w:p w14:paraId="0A7ABE7F" w14:textId="77777777" w:rsidR="00E45B7C" w:rsidRDefault="00FB35C4">
      <w:pPr>
        <w:jc w:val="both"/>
        <w:rPr>
          <w:ins w:id="43" w:author="Comparison" w:date="2026-09-25T21:14:00Z" w16du:dateUtc="2026-09-26T01:14:00Z"/>
        </w:rPr>
      </w:pPr>
      <w:ins w:id="44" w:author="Comparison" w:date="2026-09-25T21:14:00Z" w16du:dateUtc="2026-09-26T01:14:00Z">
        <w:r>
          <w:t>3. Unsupported Claims:</w:t>
        </w:r>
      </w:ins>
    </w:p>
    <w:p w14:paraId="21EACC41" w14:textId="77777777" w:rsidR="00E45B7C" w:rsidRDefault="00FB35C4">
      <w:pPr>
        <w:jc w:val="both"/>
        <w:rPr>
          <w:ins w:id="45" w:author="Comparison" w:date="2026-09-25T21:14:00Z" w16du:dateUtc="2026-09-26T01:14:00Z"/>
        </w:rPr>
      </w:pPr>
      <w:ins w:id="46" w:author="Comparison" w:date="2026-09-25T21:14:00Z" w16du:dateUtc="2026-09-26T01:14:00Z">
        <w:r>
          <w:t>The article claims that visitor reviews of the MVC uniformly ignore the power plant without providing concrete evidence or data to support this assertion. Without proper methodology or analysis of visitor reviews, it is difficult to determine if this claim accurately represents visitors' perceptions.</w:t>
        </w:r>
      </w:ins>
    </w:p>
    <w:p w14:paraId="47AAA358" w14:textId="77777777" w:rsidR="00E45B7C" w:rsidRDefault="00E45B7C">
      <w:pPr>
        <w:jc w:val="both"/>
        <w:rPr>
          <w:ins w:id="47" w:author="Comparison" w:date="2026-09-25T21:14:00Z" w16du:dateUtc="2026-09-26T01:14:00Z"/>
        </w:rPr>
      </w:pPr>
    </w:p>
    <w:p w14:paraId="7849369D" w14:textId="77777777" w:rsidR="00E45B7C" w:rsidRDefault="00FB35C4">
      <w:pPr>
        <w:jc w:val="both"/>
        <w:rPr>
          <w:ins w:id="48" w:author="Comparison" w:date="2026-09-25T21:14:00Z" w16du:dateUtc="2026-09-26T01:14:00Z"/>
        </w:rPr>
      </w:pPr>
      <w:ins w:id="49" w:author="Comparison" w:date="2026-09-25T21:14:00Z" w16du:dateUtc="2026-09-26T01:14:00Z">
        <w:r>
          <w:t>4. Missing Points of Consideration:</w:t>
        </w:r>
      </w:ins>
    </w:p>
    <w:p w14:paraId="2BC12876" w14:textId="77777777" w:rsidR="00E45B7C" w:rsidRDefault="00FB35C4">
      <w:pPr>
        <w:jc w:val="both"/>
        <w:rPr>
          <w:ins w:id="50" w:author="Comparison" w:date="2026-09-25T21:14:00Z" w16du:dateUtc="2026-09-26T01:14:00Z"/>
        </w:rPr>
      </w:pPr>
      <w:ins w:id="51" w:author="Comparison" w:date="2026-09-25T21:14:00Z" w16du:dateUtc="2026-09-26T01:14:00Z">
        <w:r>
          <w:t>The article overlooks potential reasons why visitors may not mention the power plant in their reviews. It fails to consider that visitors may be unaware of its impact on manatees or may prioritize other aspects of their experience at the MVC. This omission limits a comprehensive understanding of visitor perspectives.</w:t>
        </w:r>
      </w:ins>
    </w:p>
    <w:p w14:paraId="2C3A0146" w14:textId="77777777" w:rsidR="00E45B7C" w:rsidRDefault="00E45B7C">
      <w:pPr>
        <w:jc w:val="both"/>
        <w:rPr>
          <w:ins w:id="52" w:author="Comparison" w:date="2026-09-25T21:14:00Z" w16du:dateUtc="2026-09-26T01:14:00Z"/>
        </w:rPr>
      </w:pPr>
    </w:p>
    <w:p w14:paraId="484F9C11" w14:textId="77777777" w:rsidR="00E45B7C" w:rsidRDefault="00FB35C4">
      <w:pPr>
        <w:jc w:val="both"/>
        <w:rPr>
          <w:ins w:id="53" w:author="Comparison" w:date="2026-09-25T21:14:00Z" w16du:dateUtc="2026-09-26T01:14:00Z"/>
        </w:rPr>
      </w:pPr>
      <w:ins w:id="54" w:author="Comparison" w:date="2026-09-25T21:14:00Z" w16du:dateUtc="2026-09-26T01:14:00Z">
        <w:r>
          <w:t>5. Missing Evidence for Claims Made:</w:t>
        </w:r>
      </w:ins>
    </w:p>
    <w:p w14:paraId="31231683" w14:textId="77777777" w:rsidR="00E45B7C" w:rsidRDefault="00FB35C4">
      <w:pPr>
        <w:jc w:val="both"/>
        <w:rPr>
          <w:ins w:id="55" w:author="Comparison" w:date="2026-09-25T21:14:00Z" w16du:dateUtc="2026-09-26T01:14:00Z"/>
        </w:rPr>
      </w:pPr>
      <w:ins w:id="56" w:author="Comparison" w:date="2026-09-25T21:14:00Z" w16du:dateUtc="2026-09-26T01:14:00Z">
        <w:r>
          <w:t>While the article suggests that quotidian practices and discourses enable collective environmental inattention, it lacks empirical evidence or case studies to support this claim. Without concrete examples or data, it remains speculative and subjective.</w:t>
        </w:r>
      </w:ins>
    </w:p>
    <w:p w14:paraId="2A236D5E" w14:textId="77777777" w:rsidR="00E45B7C" w:rsidRDefault="00E45B7C">
      <w:pPr>
        <w:jc w:val="both"/>
        <w:rPr>
          <w:ins w:id="57" w:author="Comparison" w:date="2026-09-25T21:14:00Z" w16du:dateUtc="2026-09-26T01:14:00Z"/>
        </w:rPr>
      </w:pPr>
    </w:p>
    <w:p w14:paraId="2C277775" w14:textId="77777777" w:rsidR="00E45B7C" w:rsidRDefault="00FB35C4">
      <w:pPr>
        <w:jc w:val="both"/>
        <w:rPr>
          <w:ins w:id="58" w:author="Comparison" w:date="2026-09-25T21:14:00Z" w16du:dateUtc="2026-09-26T01:14:00Z"/>
        </w:rPr>
      </w:pPr>
      <w:ins w:id="59" w:author="Comparison" w:date="2026-09-25T21:14:00Z" w16du:dateUtc="2026-09-26T01:14:00Z">
        <w:r>
          <w:t>6. Unexplored Counterarguments:</w:t>
        </w:r>
      </w:ins>
    </w:p>
    <w:p w14:paraId="011E81D9" w14:textId="77777777" w:rsidR="00E45B7C" w:rsidRDefault="00FB35C4">
      <w:pPr>
        <w:jc w:val="both"/>
        <w:rPr>
          <w:ins w:id="60" w:author="Comparison" w:date="2026-09-25T21:14:00Z" w16du:dateUtc="2026-09-26T01:14:00Z"/>
        </w:rPr>
      </w:pPr>
      <w:ins w:id="61" w:author="Comparison" w:date="2026-09-25T21:14:00Z" w16du:dateUtc="2026-09-26T01:14:00Z">
        <w:r>
          <w:t>The article does not address potential counterarguments or alternative explanations for visitors' lack of attention to the power plant. It could have explored factors such as visitor expectations, limited knowledge about manatee habitats, or the influence of marketing and promotion.</w:t>
        </w:r>
      </w:ins>
    </w:p>
    <w:p w14:paraId="0A681A1B" w14:textId="77777777" w:rsidR="00E45B7C" w:rsidRDefault="00E45B7C">
      <w:pPr>
        <w:jc w:val="both"/>
        <w:rPr>
          <w:ins w:id="62" w:author="Comparison" w:date="2026-09-25T21:14:00Z" w16du:dateUtc="2026-09-26T01:14:00Z"/>
        </w:rPr>
      </w:pPr>
    </w:p>
    <w:p w14:paraId="56BE4118" w14:textId="77777777" w:rsidR="00E45B7C" w:rsidRDefault="00FB35C4">
      <w:pPr>
        <w:jc w:val="both"/>
        <w:rPr>
          <w:ins w:id="63" w:author="Comparison" w:date="2026-09-25T21:14:00Z" w16du:dateUtc="2026-09-26T01:14:00Z"/>
        </w:rPr>
      </w:pPr>
      <w:ins w:id="64" w:author="Comparison" w:date="2026-09-25T21:14:00Z" w16du:dateUtc="2026-09-26T01:14:00Z">
        <w:r>
          <w:t>7. Partiality and Promotional Content:</w:t>
        </w:r>
      </w:ins>
    </w:p>
    <w:p w14:paraId="5BD41F67" w14:textId="77777777" w:rsidR="00E45B7C" w:rsidRDefault="00FB35C4">
      <w:pPr>
        <w:jc w:val="both"/>
        <w:rPr>
          <w:ins w:id="65" w:author="Comparison" w:date="2026-09-25T21:14:00Z" w16du:dateUtc="2026-09-26T01:14:00Z"/>
        </w:rPr>
      </w:pPr>
      <w:ins w:id="66" w:author="Comparison" w:date="2026-09-25T21:14:00Z" w16du:dateUtc="2026-09-26T01:14:00Z">
        <w:r>
          <w:t>The article presents a negative view of human impact on the environment without adequately acknowledging efforts made by organizations like the MVC to protect manatees. This one-sided portrayal may undermine the credibility of the analysis and overlook potential solutions or positive initiatives.</w:t>
        </w:r>
      </w:ins>
    </w:p>
    <w:p w14:paraId="73C5A74E" w14:textId="77777777" w:rsidR="00E45B7C" w:rsidRDefault="00E45B7C">
      <w:pPr>
        <w:jc w:val="both"/>
        <w:rPr>
          <w:ins w:id="67" w:author="Comparison" w:date="2026-09-25T21:14:00Z" w16du:dateUtc="2026-09-26T01:14:00Z"/>
        </w:rPr>
      </w:pPr>
    </w:p>
    <w:p w14:paraId="00B042F7" w14:textId="77777777" w:rsidR="00E45B7C" w:rsidRDefault="00FB35C4">
      <w:pPr>
        <w:jc w:val="both"/>
        <w:rPr>
          <w:ins w:id="68" w:author="Comparison" w:date="2026-09-25T21:14:00Z" w16du:dateUtc="2026-09-26T01:14:00Z"/>
        </w:rPr>
      </w:pPr>
      <w:ins w:id="69" w:author="Comparison" w:date="2026-09-25T21:14:00Z" w16du:dateUtc="2026-09-26T01:14:00Z">
        <w:r>
          <w:t>8. Not Presenting Both Sides Equally:</w:t>
        </w:r>
      </w:ins>
    </w:p>
    <w:p w14:paraId="0505B94D" w14:textId="77777777" w:rsidR="00E45B7C" w:rsidRDefault="00FB35C4">
      <w:pPr>
        <w:jc w:val="both"/>
        <w:rPr>
          <w:ins w:id="70" w:author="Comparison" w:date="2026-09-25T21:14:00Z" w16du:dateUtc="2026-09-26T01:14:00Z"/>
        </w:rPr>
      </w:pPr>
      <w:ins w:id="71" w:author="Comparison" w:date="2026-09-25T21:14:00Z" w16du:dateUtc="2026-09-26T01:14:00Z">
        <w:r>
          <w:t>The article focuses solely on the negative aspects of human-induced ecological destruction and fails to provide a balanced perspective that considers both the challenges and successes in conservation efforts. This lack of balance limits the overall credibility and objectivity of the analysis.</w:t>
        </w:r>
      </w:ins>
    </w:p>
    <w:p w14:paraId="47A281F6" w14:textId="77777777" w:rsidR="00E45B7C" w:rsidRDefault="00E45B7C">
      <w:pPr>
        <w:jc w:val="both"/>
        <w:rPr>
          <w:ins w:id="72" w:author="Comparison" w:date="2026-09-25T21:14:00Z" w16du:dateUtc="2026-09-26T01:14:00Z"/>
        </w:rPr>
      </w:pPr>
    </w:p>
    <w:p w14:paraId="4060882E" w14:textId="77777777" w:rsidR="00E45B7C" w:rsidRDefault="00FB35C4">
      <w:pPr>
        <w:jc w:val="both"/>
        <w:rPr>
          <w:ins w:id="73" w:author="Comparison" w:date="2026-09-25T21:14:00Z" w16du:dateUtc="2026-09-26T01:14:00Z"/>
        </w:rPr>
      </w:pPr>
      <w:ins w:id="74" w:author="Comparison" w:date="2026-09-25T21:14:00Z" w16du:dateUtc="2026-09-26T01:14:00Z">
        <w:r>
          <w:t>In conclusion, while "See nothing but beauty" raises important questions about human-induced ecological destruction, it suffers from biases, unsupported claims, one-sided reporting, missing evidence, unexplored counterarguments, partiality, and a lack of balance. A more comprehensive analysis would require addressing these issues to provide a well-rounded understanding of the topic.</w:t>
        </w:r>
      </w:ins>
    </w:p>
    <w:p w14:paraId="52552BB8" w14:textId="77777777" w:rsidR="00E45B7C" w:rsidRDefault="00FB35C4">
      <w:pPr>
        <w:pStyle w:val="Heading1"/>
        <w:rPr>
          <w:ins w:id="75" w:author="Comparison" w:date="2026-09-25T21:14:00Z" w16du:dateUtc="2026-09-26T01:14:00Z"/>
        </w:rPr>
      </w:pPr>
      <w:bookmarkStart w:id="76" w:name="_Toc5"/>
      <w:ins w:id="77" w:author="Comparison" w:date="2026-09-25T21:14:00Z" w16du:dateUtc="2026-09-26T01:14:00Z">
        <w:r>
          <w:t>Topics for further research:</w:t>
        </w:r>
        <w:bookmarkEnd w:id="76"/>
      </w:ins>
    </w:p>
    <w:p w14:paraId="287B17F9" w14:textId="77777777" w:rsidR="00E45B7C" w:rsidRDefault="00FB35C4">
      <w:pPr>
        <w:numPr>
          <w:ilvl w:val="0"/>
          <w:numId w:val="28"/>
        </w:numPr>
        <w:spacing w:after="0"/>
        <w:rPr>
          <w:ins w:id="78" w:author="Comparison" w:date="2026-09-25T21:14:00Z" w16du:dateUtc="2026-09-26T01:14:00Z"/>
        </w:rPr>
      </w:pPr>
      <w:ins w:id="79" w:author="Comparison" w:date="2026-09-25T21:14:00Z" w16du:dateUtc="2026-09-26T01:14:00Z">
        <w:r>
          <w:t xml:space="preserve">Alternative perspectives on conservation efforts in the Manatee Viewing Center </w:t>
        </w:r>
      </w:ins>
    </w:p>
    <w:p w14:paraId="1553750A" w14:textId="77777777" w:rsidR="00E45B7C" w:rsidRDefault="00FB35C4">
      <w:pPr>
        <w:numPr>
          <w:ilvl w:val="0"/>
          <w:numId w:val="28"/>
        </w:numPr>
        <w:spacing w:after="0"/>
        <w:rPr>
          <w:ins w:id="80" w:author="Comparison" w:date="2026-09-25T21:14:00Z" w16du:dateUtc="2026-09-26T01:14:00Z"/>
        </w:rPr>
      </w:pPr>
      <w:ins w:id="81" w:author="Comparison" w:date="2026-09-25T21:14:00Z" w16du:dateUtc="2026-09-26T01:14:00Z">
        <w:r>
          <w:t xml:space="preserve">Visitor reviews and perceptions of the power plant's impact on manatees at the MVC </w:t>
        </w:r>
      </w:ins>
    </w:p>
    <w:p w14:paraId="3DBDC258" w14:textId="77777777" w:rsidR="00E45B7C" w:rsidRDefault="00FB35C4">
      <w:pPr>
        <w:numPr>
          <w:ilvl w:val="0"/>
          <w:numId w:val="28"/>
        </w:numPr>
        <w:spacing w:after="0"/>
        <w:rPr>
          <w:ins w:id="82" w:author="Comparison" w:date="2026-09-25T21:14:00Z" w16du:dateUtc="2026-09-26T01:14:00Z"/>
        </w:rPr>
      </w:pPr>
      <w:ins w:id="83" w:author="Comparison" w:date="2026-09-25T21:14:00Z" w16du:dateUtc="2026-09-26T01:14:00Z">
        <w:r>
          <w:t xml:space="preserve">Factors influencing visitors' lack of attention to the power plant in their reviews </w:t>
        </w:r>
      </w:ins>
    </w:p>
    <w:p w14:paraId="33D58F46" w14:textId="77777777" w:rsidR="00E45B7C" w:rsidRDefault="00FB35C4">
      <w:pPr>
        <w:numPr>
          <w:ilvl w:val="0"/>
          <w:numId w:val="28"/>
        </w:numPr>
        <w:spacing w:after="0"/>
        <w:rPr>
          <w:ins w:id="84" w:author="Comparison" w:date="2026-09-25T21:14:00Z" w16du:dateUtc="2026-09-26T01:14:00Z"/>
        </w:rPr>
      </w:pPr>
      <w:ins w:id="85" w:author="Comparison" w:date="2026-09-25T21:14:00Z" w16du:dateUtc="2026-09-26T01:14:00Z">
        <w:r>
          <w:t xml:space="preserve">Empirical evidence or case studies on quotidian practices and discourses enabling environmental inattention </w:t>
        </w:r>
      </w:ins>
    </w:p>
    <w:p w14:paraId="22E63A16" w14:textId="77777777" w:rsidR="00E45B7C" w:rsidRDefault="00FB35C4">
      <w:pPr>
        <w:numPr>
          <w:ilvl w:val="0"/>
          <w:numId w:val="28"/>
        </w:numPr>
        <w:spacing w:after="0"/>
        <w:rPr>
          <w:ins w:id="86" w:author="Comparison" w:date="2026-09-25T21:14:00Z" w16du:dateUtc="2026-09-26T01:14:00Z"/>
        </w:rPr>
      </w:pPr>
      <w:ins w:id="87" w:author="Comparison" w:date="2026-09-25T21:14:00Z" w16du:dateUtc="2026-09-26T01:14:00Z">
        <w:r>
          <w:t xml:space="preserve">Counterarguments or alternative explanations for visitors' lack of attention to the power plant </w:t>
        </w:r>
      </w:ins>
    </w:p>
    <w:p w14:paraId="754F26AB" w14:textId="77777777" w:rsidR="00E45B7C" w:rsidRDefault="00FB35C4">
      <w:pPr>
        <w:numPr>
          <w:ilvl w:val="0"/>
          <w:numId w:val="28"/>
        </w:numPr>
        <w:rPr>
          <w:ins w:id="88" w:author="Comparison" w:date="2026-09-25T21:14:00Z" w16du:dateUtc="2026-09-26T01:14:00Z"/>
        </w:rPr>
      </w:pPr>
      <w:ins w:id="89" w:author="Comparison" w:date="2026-09-25T21:14:00Z" w16du:dateUtc="2026-09-26T01:14:00Z">
        <w:r>
          <w:t>Positive initiatives and solutions in conservation efforts at the MVC and other similar organizations.</w:t>
        </w:r>
      </w:ins>
    </w:p>
    <w:p w14:paraId="788B75AA" w14:textId="77777777" w:rsidR="00E45B7C" w:rsidRDefault="00FB35C4">
      <w:pPr>
        <w:pStyle w:val="Heading1"/>
        <w:rPr>
          <w:ins w:id="90" w:author="Comparison" w:date="2026-09-25T21:14:00Z" w16du:dateUtc="2026-09-26T01:14:00Z"/>
        </w:rPr>
      </w:pPr>
      <w:bookmarkStart w:id="91" w:name="_Toc6"/>
      <w:ins w:id="92" w:author="Comparison" w:date="2026-09-25T21:14:00Z" w16du:dateUtc="2026-09-26T01:14:00Z">
        <w:r>
          <w:t>Report location:</w:t>
        </w:r>
        <w:bookmarkEnd w:id="91"/>
      </w:ins>
    </w:p>
    <w:p w14:paraId="288066A7" w14:textId="77777777" w:rsidR="009654D7" w:rsidRDefault="00FB35C4" w:rsidP="00EA42C3">
      <w:pPr>
        <w:spacing w:after="120"/>
        <w:contextualSpacing/>
        <w:jc w:val="center"/>
        <w:rPr>
          <w:del w:id="93" w:author="Comparison" w:date="2026-09-25T21:14:00Z" w16du:dateUtc="2026-09-26T01:14:00Z"/>
          <w:rFonts w:cs="Times New Roman"/>
          <w:b/>
          <w:smallCaps/>
          <w:sz w:val="28"/>
          <w:szCs w:val="28"/>
        </w:rPr>
      </w:pPr>
      <w:ins w:id="94" w:author="Comparison" w:date="2026-09-25T21:14:00Z" w16du:dateUtc="2026-09-26T01:14:00Z">
        <w:r>
          <w:fldChar w:fldCharType="begin"/>
        </w:r>
        <w:r>
          <w:instrText>HYPERLINK "https://www.fullpicture.app/item/a9b14702d376d084a482251aefd8cb88"</w:instrText>
        </w:r>
        <w:r>
          <w:fldChar w:fldCharType="separate"/>
        </w:r>
        <w:r>
          <w:rPr>
            <w:color w:val="2980B9"/>
            <w:u w:val="single"/>
          </w:rPr>
          <w:t>https://www.fullpicture.app/item/a9b14702d376d084a482251aefd8cb88</w:t>
        </w:r>
        <w:r>
          <w:fldChar w:fldCharType="end"/>
        </w:r>
      </w:ins>
      <w:del w:id="95" w:author="Comparison" w:date="2026-09-25T21:14:00Z" w16du:dateUtc="2026-09-26T01:14:00Z">
        <w:r w:rsidR="00E1159A">
          <w:rPr>
            <w:rFonts w:cs="Times New Roman"/>
            <w:b/>
            <w:smallCaps/>
            <w:sz w:val="28"/>
            <w:szCs w:val="28"/>
          </w:rPr>
          <w:delText xml:space="preserve">Attachment </w:delText>
        </w:r>
        <w:r w:rsidR="00F11BFE">
          <w:rPr>
            <w:rFonts w:cs="Times New Roman"/>
            <w:b/>
            <w:smallCaps/>
            <w:sz w:val="28"/>
            <w:szCs w:val="28"/>
          </w:rPr>
          <w:delText>B</w:delText>
        </w:r>
      </w:del>
    </w:p>
    <w:p w14:paraId="60EEE5AA" w14:textId="77777777" w:rsidR="00595BD4" w:rsidRDefault="00595BD4" w:rsidP="00EA42C3">
      <w:pPr>
        <w:spacing w:after="120"/>
        <w:contextualSpacing/>
        <w:jc w:val="center"/>
        <w:rPr>
          <w:del w:id="96" w:author="Comparison" w:date="2026-09-25T21:14:00Z" w16du:dateUtc="2026-09-26T01:14:00Z"/>
          <w:rFonts w:cs="Times New Roman"/>
          <w:b/>
          <w:smallCaps/>
          <w:sz w:val="28"/>
          <w:szCs w:val="28"/>
        </w:rPr>
      </w:pPr>
    </w:p>
    <w:p w14:paraId="47ED9229" w14:textId="77777777" w:rsidR="009654D7" w:rsidRPr="00915703" w:rsidRDefault="009654D7" w:rsidP="00EA42C3">
      <w:pPr>
        <w:spacing w:after="120"/>
        <w:contextualSpacing/>
        <w:jc w:val="center"/>
        <w:rPr>
          <w:del w:id="97" w:author="Comparison" w:date="2026-09-25T21:14:00Z" w16du:dateUtc="2026-09-26T01:14:00Z"/>
          <w:rFonts w:cs="Times New Roman"/>
          <w:b/>
          <w:smallCaps/>
          <w:sz w:val="28"/>
          <w:szCs w:val="28"/>
        </w:rPr>
      </w:pPr>
      <w:del w:id="98" w:author="Comparison" w:date="2026-09-25T21:14:00Z" w16du:dateUtc="2026-09-26T01:14:00Z">
        <w:r w:rsidRPr="00915703">
          <w:rPr>
            <w:rFonts w:cs="Times New Roman"/>
            <w:b/>
            <w:smallCaps/>
            <w:sz w:val="28"/>
            <w:szCs w:val="28"/>
          </w:rPr>
          <w:delText>Delivery System Reform Incentive Payment (DSRIP) Program</w:delText>
        </w:r>
      </w:del>
    </w:p>
    <w:p w14:paraId="000CFBDA" w14:textId="78705FB7" w:rsidR="009654D7" w:rsidRDefault="00D777DA" w:rsidP="00EA42C3">
      <w:pPr>
        <w:contextualSpacing/>
        <w:jc w:val="center"/>
        <w:rPr>
          <w:del w:id="99" w:author="Comparison" w:date="2026-09-25T21:14:00Z" w16du:dateUtc="2026-09-26T01:14:00Z"/>
          <w:rFonts w:cs="Times New Roman"/>
          <w:b/>
          <w:smallCaps/>
          <w:sz w:val="28"/>
          <w:szCs w:val="28"/>
        </w:rPr>
      </w:pPr>
      <w:del w:id="100" w:author="Comparison" w:date="2026-09-25T21:14:00Z" w16du:dateUtc="2026-09-26T01:14:00Z">
        <w:r>
          <w:rPr>
            <w:rFonts w:cs="Times New Roman"/>
            <w:b/>
            <w:smallCaps/>
            <w:sz w:val="28"/>
            <w:szCs w:val="28"/>
          </w:rPr>
          <w:delText>Community Partner</w:delText>
        </w:r>
        <w:r w:rsidR="009654D7" w:rsidRPr="00915703">
          <w:rPr>
            <w:rFonts w:cs="Times New Roman"/>
            <w:b/>
            <w:smallCaps/>
            <w:sz w:val="28"/>
            <w:szCs w:val="28"/>
          </w:rPr>
          <w:delText xml:space="preserve"> (</w:delText>
        </w:r>
        <w:r>
          <w:rPr>
            <w:rFonts w:cs="Times New Roman"/>
            <w:b/>
            <w:smallCaps/>
            <w:sz w:val="28"/>
            <w:szCs w:val="28"/>
          </w:rPr>
          <w:delText>CP</w:delText>
        </w:r>
        <w:r w:rsidR="009654D7" w:rsidRPr="00915703">
          <w:rPr>
            <w:rFonts w:cs="Times New Roman"/>
            <w:b/>
            <w:smallCaps/>
            <w:sz w:val="28"/>
            <w:szCs w:val="28"/>
          </w:rPr>
          <w:delText xml:space="preserve">) </w:delText>
        </w:r>
        <w:r w:rsidR="00D43A06">
          <w:rPr>
            <w:rFonts w:cs="Times New Roman"/>
            <w:b/>
            <w:smallCaps/>
            <w:sz w:val="28"/>
            <w:szCs w:val="28"/>
          </w:rPr>
          <w:delText>BP</w:delText>
        </w:r>
        <w:r w:rsidR="001F2084">
          <w:rPr>
            <w:rFonts w:cs="Times New Roman"/>
            <w:b/>
            <w:smallCaps/>
            <w:sz w:val="28"/>
            <w:szCs w:val="28"/>
          </w:rPr>
          <w:delText>4</w:delText>
        </w:r>
        <w:r w:rsidR="00E1159A">
          <w:rPr>
            <w:rFonts w:cs="Times New Roman"/>
            <w:b/>
            <w:smallCaps/>
            <w:sz w:val="28"/>
            <w:szCs w:val="28"/>
          </w:rPr>
          <w:delText xml:space="preserve"> </w:delText>
        </w:r>
        <w:r w:rsidR="008C1D78">
          <w:rPr>
            <w:rFonts w:cs="Times New Roman"/>
            <w:b/>
            <w:smallCaps/>
            <w:sz w:val="28"/>
            <w:szCs w:val="28"/>
          </w:rPr>
          <w:delText xml:space="preserve">Annual </w:delText>
        </w:r>
        <w:r w:rsidR="00E1159A">
          <w:rPr>
            <w:rFonts w:cs="Times New Roman"/>
            <w:b/>
            <w:smallCaps/>
            <w:sz w:val="28"/>
            <w:szCs w:val="28"/>
          </w:rPr>
          <w:delText>Report Response Form</w:delText>
        </w:r>
      </w:del>
    </w:p>
    <w:p w14:paraId="0D267C37" w14:textId="77777777" w:rsidR="00595BD4" w:rsidRDefault="00595BD4" w:rsidP="00EA42C3">
      <w:pPr>
        <w:contextualSpacing/>
        <w:jc w:val="center"/>
        <w:rPr>
          <w:del w:id="101" w:author="Comparison" w:date="2026-09-25T21:14:00Z" w16du:dateUtc="2026-09-26T01:14:00Z"/>
          <w:rFonts w:cs="Times New Roman"/>
          <w:b/>
          <w:smallCaps/>
          <w:sz w:val="28"/>
          <w:szCs w:val="28"/>
        </w:rPr>
      </w:pPr>
    </w:p>
    <w:p w14:paraId="18780F4B" w14:textId="5F16AB83" w:rsidR="00595BD4" w:rsidRPr="00595BD4" w:rsidRDefault="00595BD4" w:rsidP="00EA42C3">
      <w:pPr>
        <w:contextualSpacing/>
        <w:jc w:val="center"/>
        <w:rPr>
          <w:del w:id="102" w:author="Comparison" w:date="2026-09-25T21:14:00Z" w16du:dateUtc="2026-09-26T01:14:00Z"/>
          <w:rFonts w:cs="Times New Roman"/>
          <w:b/>
          <w:smallCaps/>
          <w:sz w:val="28"/>
          <w:szCs w:val="28"/>
        </w:rPr>
      </w:pPr>
      <w:del w:id="103" w:author="Comparison" w:date="2026-09-25T21:14:00Z" w16du:dateUtc="2026-09-26T01:14:00Z">
        <w:r w:rsidRPr="00595BD4">
          <w:rPr>
            <w:rFonts w:cs="Times New Roman"/>
            <w:b/>
            <w:smallCaps/>
            <w:sz w:val="28"/>
            <w:szCs w:val="28"/>
          </w:rPr>
          <w:delText xml:space="preserve">Part 1: </w:delText>
        </w:r>
        <w:r w:rsidR="0083507E">
          <w:rPr>
            <w:rFonts w:cs="Times New Roman"/>
            <w:b/>
            <w:smallCaps/>
            <w:sz w:val="28"/>
            <w:szCs w:val="28"/>
          </w:rPr>
          <w:delText>BP</w:delText>
        </w:r>
        <w:r w:rsidR="001F2084">
          <w:rPr>
            <w:rFonts w:cs="Times New Roman"/>
            <w:b/>
            <w:smallCaps/>
            <w:sz w:val="28"/>
            <w:szCs w:val="28"/>
          </w:rPr>
          <w:delText>4</w:delText>
        </w:r>
        <w:r w:rsidR="00E1159A">
          <w:rPr>
            <w:rFonts w:cs="Times New Roman"/>
            <w:b/>
            <w:smallCaps/>
            <w:sz w:val="28"/>
            <w:szCs w:val="28"/>
          </w:rPr>
          <w:delText xml:space="preserve"> </w:delText>
        </w:r>
        <w:r w:rsidR="00D43A06">
          <w:rPr>
            <w:rFonts w:cs="Times New Roman"/>
            <w:b/>
            <w:smallCaps/>
            <w:sz w:val="28"/>
            <w:szCs w:val="28"/>
          </w:rPr>
          <w:delText xml:space="preserve">Annual </w:delText>
        </w:r>
        <w:r w:rsidR="00E1159A">
          <w:rPr>
            <w:rFonts w:cs="Times New Roman"/>
            <w:b/>
            <w:smallCaps/>
            <w:sz w:val="28"/>
            <w:szCs w:val="28"/>
          </w:rPr>
          <w:delText>Report Executive Summary</w:delText>
        </w:r>
      </w:del>
    </w:p>
    <w:p w14:paraId="04137DC7" w14:textId="28D141BC" w:rsidR="009654D7" w:rsidRPr="003F145A" w:rsidRDefault="009654D7" w:rsidP="003F145A">
      <w:pPr>
        <w:rPr>
          <w:del w:id="104" w:author="Comparison" w:date="2026-09-25T21:14:00Z" w16du:dateUtc="2026-09-26T01:14:00Z"/>
          <w:rFonts w:asciiTheme="majorHAnsi" w:hAnsiTheme="majorHAnsi"/>
          <w:b/>
          <w:sz w:val="32"/>
          <w:szCs w:val="32"/>
        </w:rPr>
      </w:pPr>
    </w:p>
    <w:p w14:paraId="7ACCF80E" w14:textId="77777777" w:rsidR="009654D7" w:rsidRPr="009D4FC2" w:rsidRDefault="009654D7" w:rsidP="00662194">
      <w:pPr>
        <w:pStyle w:val="Heading1"/>
        <w:ind w:left="360"/>
        <w:rPr>
          <w:del w:id="105" w:author="Comparison" w:date="2026-09-25T21:14:00Z" w16du:dateUtc="2026-09-26T01:14:00Z"/>
        </w:rPr>
      </w:pPr>
      <w:del w:id="106" w:author="Comparison" w:date="2026-09-25T21:14:00Z" w16du:dateUtc="2026-09-26T01:14:00Z">
        <w:r w:rsidRPr="009D4FC2">
          <w:delText>General Information</w:delText>
        </w:r>
      </w:del>
    </w:p>
    <w:tbl>
      <w:tblPr>
        <w:tblStyle w:val="TableGridLight"/>
        <w:tblW w:w="9560" w:type="dxa"/>
        <w:tblLook w:val="04A0" w:firstRow="1" w:lastRow="0" w:firstColumn="1" w:lastColumn="0" w:noHBand="0" w:noVBand="1"/>
      </w:tblPr>
      <w:tblGrid>
        <w:gridCol w:w="3400"/>
        <w:gridCol w:w="6160"/>
      </w:tblGrid>
      <w:tr w:rsidR="009654D7" w:rsidRPr="009D4FC2" w14:paraId="78136654" w14:textId="77777777" w:rsidTr="0054267A">
        <w:trPr>
          <w:trHeight w:val="375"/>
          <w:del w:id="107" w:author="Comparison" w:date="2026-09-25T21:14:00Z" w16du:dateUtc="2026-09-26T01:14:00Z"/>
        </w:trPr>
        <w:tc>
          <w:tcPr>
            <w:tcW w:w="3400" w:type="dxa"/>
            <w:hideMark/>
          </w:tcPr>
          <w:p w14:paraId="24553D34" w14:textId="77777777" w:rsidR="009654D7" w:rsidRPr="009D4FC2" w:rsidRDefault="009654D7" w:rsidP="00D777DA">
            <w:pPr>
              <w:spacing w:after="0"/>
              <w:contextualSpacing/>
              <w:rPr>
                <w:del w:id="108" w:author="Comparison" w:date="2026-09-25T21:14:00Z" w16du:dateUtc="2026-09-26T01:14:00Z"/>
                <w:rFonts w:eastAsia="Times New Roman" w:cs="Times New Roman"/>
                <w:b/>
                <w:bCs/>
                <w:color w:val="000000"/>
              </w:rPr>
            </w:pPr>
            <w:del w:id="109" w:author="Comparison" w:date="2026-09-25T21:14:00Z" w16du:dateUtc="2026-09-26T01:14:00Z">
              <w:r>
                <w:rPr>
                  <w:rFonts w:eastAsia="Times New Roman" w:cs="Times New Roman"/>
                  <w:b/>
                  <w:bCs/>
                  <w:color w:val="000000"/>
                </w:rPr>
                <w:delText xml:space="preserve">Full </w:delText>
              </w:r>
              <w:r w:rsidR="00D777DA">
                <w:rPr>
                  <w:rFonts w:eastAsia="Times New Roman" w:cs="Times New Roman"/>
                  <w:b/>
                  <w:bCs/>
                  <w:color w:val="000000"/>
                </w:rPr>
                <w:delText>CP</w:delText>
              </w:r>
              <w:r w:rsidR="00D777DA" w:rsidRPr="009D4FC2">
                <w:rPr>
                  <w:rFonts w:eastAsia="Times New Roman" w:cs="Times New Roman"/>
                  <w:b/>
                  <w:bCs/>
                  <w:color w:val="000000"/>
                </w:rPr>
                <w:delText xml:space="preserve"> </w:delText>
              </w:r>
              <w:r w:rsidRPr="009D4FC2">
                <w:rPr>
                  <w:rFonts w:eastAsia="Times New Roman" w:cs="Times New Roman"/>
                  <w:b/>
                  <w:bCs/>
                  <w:color w:val="000000"/>
                </w:rPr>
                <w:delText>Name:</w:delText>
              </w:r>
            </w:del>
          </w:p>
        </w:tc>
        <w:tc>
          <w:tcPr>
            <w:tcW w:w="6160" w:type="dxa"/>
          </w:tcPr>
          <w:p w14:paraId="7519C124" w14:textId="75EB7DC1" w:rsidR="009654D7" w:rsidRPr="009D4FC2" w:rsidRDefault="00C813DC" w:rsidP="00EA42C3">
            <w:pPr>
              <w:spacing w:after="0"/>
              <w:contextualSpacing/>
              <w:rPr>
                <w:del w:id="110" w:author="Comparison" w:date="2026-09-25T21:14:00Z" w16du:dateUtc="2026-09-26T01:14:00Z"/>
                <w:rFonts w:eastAsia="Times New Roman" w:cs="Times New Roman"/>
                <w:color w:val="000000"/>
              </w:rPr>
            </w:pPr>
            <w:del w:id="111" w:author="Comparison" w:date="2026-09-25T21:14:00Z" w16du:dateUtc="2026-09-26T01:14:00Z">
              <w:r>
                <w:rPr>
                  <w:rFonts w:eastAsia="Times New Roman" w:cs="Times New Roman"/>
                  <w:color w:val="000000"/>
                </w:rPr>
                <w:delText>Behavioral Health Partners of MetroWest (BHPMW)</w:delText>
              </w:r>
            </w:del>
          </w:p>
        </w:tc>
      </w:tr>
      <w:tr w:rsidR="009654D7" w:rsidRPr="009D4FC2" w14:paraId="3C0DDF07" w14:textId="77777777" w:rsidTr="0054267A">
        <w:trPr>
          <w:trHeight w:val="375"/>
          <w:del w:id="112" w:author="Comparison" w:date="2026-09-25T21:14:00Z" w16du:dateUtc="2026-09-26T01:14:00Z"/>
        </w:trPr>
        <w:tc>
          <w:tcPr>
            <w:tcW w:w="3400" w:type="dxa"/>
            <w:hideMark/>
          </w:tcPr>
          <w:p w14:paraId="1B49A638" w14:textId="77777777" w:rsidR="009654D7" w:rsidRPr="009D4FC2" w:rsidRDefault="00D777DA" w:rsidP="00EA42C3">
            <w:pPr>
              <w:spacing w:after="0"/>
              <w:contextualSpacing/>
              <w:rPr>
                <w:del w:id="113" w:author="Comparison" w:date="2026-09-25T21:14:00Z" w16du:dateUtc="2026-09-26T01:14:00Z"/>
                <w:rFonts w:eastAsia="Times New Roman" w:cs="Times New Roman"/>
                <w:b/>
                <w:bCs/>
                <w:color w:val="000000"/>
              </w:rPr>
            </w:pPr>
            <w:del w:id="114" w:author="Comparison" w:date="2026-09-25T21:14:00Z" w16du:dateUtc="2026-09-26T01:14:00Z">
              <w:r>
                <w:rPr>
                  <w:rFonts w:eastAsia="Times New Roman" w:cs="Times New Roman"/>
                  <w:b/>
                  <w:bCs/>
                  <w:color w:val="000000"/>
                </w:rPr>
                <w:delText xml:space="preserve">CP </w:delText>
              </w:r>
              <w:r w:rsidR="009654D7" w:rsidRPr="009D4FC2">
                <w:rPr>
                  <w:rFonts w:eastAsia="Times New Roman" w:cs="Times New Roman"/>
                  <w:b/>
                  <w:bCs/>
                  <w:color w:val="000000"/>
                </w:rPr>
                <w:delText>Address:</w:delText>
              </w:r>
            </w:del>
          </w:p>
        </w:tc>
        <w:tc>
          <w:tcPr>
            <w:tcW w:w="6160" w:type="dxa"/>
          </w:tcPr>
          <w:p w14:paraId="737A7600" w14:textId="66087C11" w:rsidR="009654D7" w:rsidRPr="009D4FC2" w:rsidRDefault="00C813DC" w:rsidP="00EA42C3">
            <w:pPr>
              <w:spacing w:after="0"/>
              <w:contextualSpacing/>
              <w:rPr>
                <w:del w:id="115" w:author="Comparison" w:date="2026-09-25T21:14:00Z" w16du:dateUtc="2026-09-26T01:14:00Z"/>
                <w:rFonts w:eastAsia="Times New Roman" w:cs="Times New Roman"/>
                <w:color w:val="000000"/>
              </w:rPr>
            </w:pPr>
            <w:del w:id="116" w:author="Comparison" w:date="2026-09-25T21:14:00Z" w16du:dateUtc="2026-09-26T01:14:00Z">
              <w:r>
                <w:rPr>
                  <w:rFonts w:eastAsia="Times New Roman" w:cs="Times New Roman"/>
                  <w:color w:val="000000"/>
                </w:rPr>
                <w:delText>1881 Worcester Road, Framingham, MA 01701</w:delText>
              </w:r>
            </w:del>
          </w:p>
        </w:tc>
      </w:tr>
    </w:tbl>
    <w:p w14:paraId="4D346742" w14:textId="011B2254" w:rsidR="009654D7" w:rsidRDefault="009654D7" w:rsidP="00EA42C3">
      <w:pPr>
        <w:contextualSpacing/>
        <w:rPr>
          <w:del w:id="117" w:author="Comparison" w:date="2026-09-25T21:14:00Z" w16du:dateUtc="2026-09-26T01:14:00Z"/>
          <w:rFonts w:cs="Times New Roman"/>
        </w:rPr>
      </w:pPr>
    </w:p>
    <w:p w14:paraId="6E6A32C7" w14:textId="4A94215C" w:rsidR="009654D7" w:rsidRPr="00662194" w:rsidRDefault="00595BD4" w:rsidP="00662194">
      <w:pPr>
        <w:pStyle w:val="Heading1"/>
        <w:rPr>
          <w:del w:id="118" w:author="Comparison" w:date="2026-09-25T21:14:00Z" w16du:dateUtc="2026-09-26T01:14:00Z"/>
        </w:rPr>
      </w:pPr>
      <w:del w:id="119" w:author="Comparison" w:date="2026-09-25T21:14:00Z" w16du:dateUtc="2026-09-26T01:14:00Z">
        <w:r w:rsidRPr="00662194">
          <w:delText xml:space="preserve"> </w:delText>
        </w:r>
        <w:r w:rsidR="0083507E">
          <w:delText>BP</w:delText>
        </w:r>
        <w:r w:rsidR="00E4764E">
          <w:delText>4</w:delText>
        </w:r>
        <w:r w:rsidR="00D204A7">
          <w:delText xml:space="preserve"> </w:delText>
        </w:r>
        <w:r w:rsidR="00D43A06">
          <w:delText xml:space="preserve">Annual </w:delText>
        </w:r>
        <w:r w:rsidR="00D204A7">
          <w:delText>Report Executive Summary</w:delText>
        </w:r>
      </w:del>
    </w:p>
    <w:p w14:paraId="5C28E240" w14:textId="77777777" w:rsidR="00771EA3" w:rsidRPr="001F7CC1" w:rsidRDefault="00771EA3" w:rsidP="00771EA3">
      <w:pPr>
        <w:autoSpaceDE w:val="0"/>
        <w:autoSpaceDN w:val="0"/>
        <w:adjustRightInd w:val="0"/>
        <w:spacing w:after="0" w:line="240" w:lineRule="auto"/>
        <w:rPr>
          <w:del w:id="120" w:author="Comparison" w:date="2026-09-25T21:14:00Z" w16du:dateUtc="2026-09-26T01:14:00Z"/>
          <w:rFonts w:eastAsia="Times New Roman" w:cs="Times New Roman"/>
          <w:color w:val="000000" w:themeColor="text1"/>
        </w:rPr>
      </w:pPr>
      <w:del w:id="121" w:author="Comparison" w:date="2026-09-25T21:14:00Z" w16du:dateUtc="2026-09-26T01:14:00Z">
        <w:r w:rsidRPr="001F7CC1">
          <w:rPr>
            <w:rFonts w:eastAsia="Times New Roman" w:cs="Times New Roman"/>
            <w:color w:val="000000" w:themeColor="text1"/>
          </w:rPr>
          <w:delText>Behavioral Health Partners of MetroWest LLC (BHPMW) Behavioral Health Community Partner (BHCP) includes LLC members Advocates, South Middlesex Opportunity Council, Spectrum Health Systems, and Wayside Youth and Family Support Network as Consortium Entities (CE) and an Affiliated Partner (AP), Family Continuity. These agencies, embedded in our BHCP Service Area - Central and Northern Massachusetts - use their experience, geographic locations, mental health/substance use/social service continuums of care and community partnerships to provide BHCP supports to diverse populations enrolled in 10 Accountable Care Organizations (ACO) and 2 Managed Care Organizations (MCO).</w:delText>
        </w:r>
      </w:del>
    </w:p>
    <w:p w14:paraId="277C9222" w14:textId="77777777" w:rsidR="00771EA3" w:rsidRPr="001F7CC1" w:rsidRDefault="00771EA3" w:rsidP="00771EA3">
      <w:pPr>
        <w:spacing w:after="0" w:line="240" w:lineRule="auto"/>
        <w:rPr>
          <w:del w:id="122" w:author="Comparison" w:date="2026-09-25T21:14:00Z" w16du:dateUtc="2026-09-26T01:14:00Z"/>
          <w:rFonts w:cs="Times New Roman"/>
          <w:b/>
          <w:i/>
          <w:color w:val="000000"/>
        </w:rPr>
      </w:pPr>
      <w:del w:id="123" w:author="Comparison" w:date="2026-09-25T21:14:00Z" w16du:dateUtc="2026-09-26T01:14:00Z">
        <w:r w:rsidRPr="001F7CC1">
          <w:rPr>
            <w:rFonts w:cs="Times New Roman"/>
            <w:b/>
            <w:i/>
            <w:color w:val="000000"/>
          </w:rPr>
          <w:delText>Use of DSRIP funds during Budget Period (BP) 4</w:delText>
        </w:r>
      </w:del>
    </w:p>
    <w:p w14:paraId="70FEF6DE" w14:textId="77777777" w:rsidR="00771EA3" w:rsidRPr="001F7CC1" w:rsidRDefault="00771EA3" w:rsidP="002D2EF7">
      <w:pPr>
        <w:pStyle w:val="ListParagraph"/>
        <w:numPr>
          <w:ilvl w:val="0"/>
          <w:numId w:val="4"/>
        </w:numPr>
        <w:spacing w:after="0" w:line="240" w:lineRule="auto"/>
        <w:rPr>
          <w:del w:id="124" w:author="Comparison" w:date="2026-09-25T21:14:00Z" w16du:dateUtc="2026-09-26T01:14:00Z"/>
          <w:rFonts w:cs="Times New Roman"/>
          <w:color w:val="000000"/>
        </w:rPr>
      </w:pPr>
      <w:del w:id="125" w:author="Comparison" w:date="2026-09-25T21:14:00Z" w16du:dateUtc="2026-09-26T01:14:00Z">
        <w:r w:rsidRPr="001F7CC1">
          <w:rPr>
            <w:rFonts w:cs="Times New Roman"/>
            <w:color w:val="000000"/>
          </w:rPr>
          <w:delText xml:space="preserve">Technology- IT staffing, care management software development, and </w:delText>
        </w:r>
        <w:r w:rsidRPr="001F7CC1">
          <w:rPr>
            <w:rFonts w:cs="Times New Roman"/>
            <w:iCs/>
            <w:color w:val="000000"/>
          </w:rPr>
          <w:delText>data export/exchange</w:delText>
        </w:r>
      </w:del>
    </w:p>
    <w:p w14:paraId="00519EA9" w14:textId="77777777" w:rsidR="00771EA3" w:rsidRPr="001F7CC1" w:rsidRDefault="00771EA3" w:rsidP="002D2EF7">
      <w:pPr>
        <w:pStyle w:val="ListParagraph"/>
        <w:numPr>
          <w:ilvl w:val="0"/>
          <w:numId w:val="4"/>
        </w:numPr>
        <w:spacing w:after="0" w:line="240" w:lineRule="auto"/>
        <w:rPr>
          <w:del w:id="126" w:author="Comparison" w:date="2026-09-25T21:14:00Z" w16du:dateUtc="2026-09-26T01:14:00Z"/>
          <w:rFonts w:cs="Times New Roman"/>
          <w:color w:val="000000"/>
        </w:rPr>
      </w:pPr>
      <w:del w:id="127" w:author="Comparison" w:date="2026-09-25T21:14:00Z" w16du:dateUtc="2026-09-26T01:14:00Z">
        <w:r w:rsidRPr="001F7CC1">
          <w:rPr>
            <w:rFonts w:cs="Times New Roman"/>
            <w:iCs/>
            <w:color w:val="000000"/>
          </w:rPr>
          <w:delText>Workforce Development</w:delText>
        </w:r>
        <w:r w:rsidRPr="001F7CC1">
          <w:rPr>
            <w:rFonts w:cs="Times New Roman"/>
            <w:color w:val="000000"/>
          </w:rPr>
          <w:delText>- Training and retention expenses</w:delText>
        </w:r>
      </w:del>
    </w:p>
    <w:p w14:paraId="56405E2F" w14:textId="77777777" w:rsidR="00771EA3" w:rsidRPr="001F7CC1" w:rsidRDefault="00771EA3" w:rsidP="002D2EF7">
      <w:pPr>
        <w:pStyle w:val="ListParagraph"/>
        <w:numPr>
          <w:ilvl w:val="0"/>
          <w:numId w:val="4"/>
        </w:numPr>
        <w:spacing w:after="0" w:line="240" w:lineRule="auto"/>
        <w:rPr>
          <w:del w:id="128" w:author="Comparison" w:date="2026-09-25T21:14:00Z" w16du:dateUtc="2026-09-26T01:14:00Z"/>
          <w:rFonts w:cs="Times New Roman"/>
          <w:color w:val="000000"/>
        </w:rPr>
      </w:pPr>
      <w:del w:id="129" w:author="Comparison" w:date="2026-09-25T21:14:00Z" w16du:dateUtc="2026-09-26T01:14:00Z">
        <w:r w:rsidRPr="001F7CC1">
          <w:rPr>
            <w:rFonts w:cs="Times New Roman"/>
            <w:color w:val="000000"/>
          </w:rPr>
          <w:delText>Operational Infrastructure- Operational staffing and expenses for interpretation, legal services, Consumer Advisory Board expenses, audit/tax filing</w:delText>
        </w:r>
      </w:del>
    </w:p>
    <w:p w14:paraId="7E6A1208" w14:textId="3D1940E8" w:rsidR="00771EA3" w:rsidRPr="001F7CC1" w:rsidRDefault="00771EA3" w:rsidP="00771EA3">
      <w:pPr>
        <w:autoSpaceDE w:val="0"/>
        <w:autoSpaceDN w:val="0"/>
        <w:adjustRightInd w:val="0"/>
        <w:spacing w:after="0" w:line="240" w:lineRule="auto"/>
        <w:rPr>
          <w:del w:id="130" w:author="Comparison" w:date="2026-09-25T21:14:00Z" w16du:dateUtc="2026-09-26T01:14:00Z"/>
          <w:rFonts w:eastAsia="Times New Roman" w:cs="Times New Roman"/>
          <w:b/>
          <w:bCs/>
          <w:i/>
          <w:iCs/>
          <w:color w:val="000000" w:themeColor="text1"/>
        </w:rPr>
      </w:pPr>
      <w:del w:id="131" w:author="Comparison" w:date="2026-09-25T21:14:00Z" w16du:dateUtc="2026-09-26T01:14:00Z">
        <w:r w:rsidRPr="001F7CC1">
          <w:rPr>
            <w:rFonts w:eastAsia="Times New Roman" w:cs="Times New Roman"/>
            <w:b/>
            <w:bCs/>
            <w:i/>
            <w:iCs/>
            <w:color w:val="000000" w:themeColor="text1"/>
          </w:rPr>
          <w:delText>Successes during BP4</w:delText>
        </w:r>
      </w:del>
    </w:p>
    <w:p w14:paraId="2ABEA305" w14:textId="77777777" w:rsidR="000702E2" w:rsidRPr="001F7CC1" w:rsidRDefault="000702E2" w:rsidP="000702E2">
      <w:pPr>
        <w:pStyle w:val="ListParagraph"/>
        <w:numPr>
          <w:ilvl w:val="0"/>
          <w:numId w:val="3"/>
        </w:numPr>
        <w:spacing w:after="0" w:line="240" w:lineRule="auto"/>
        <w:rPr>
          <w:del w:id="132" w:author="Comparison" w:date="2026-09-25T21:14:00Z" w16du:dateUtc="2026-09-26T01:14:00Z"/>
          <w:rFonts w:eastAsia="Times New Roman" w:cs="Times New Roman"/>
          <w:color w:val="000000" w:themeColor="text1"/>
        </w:rPr>
      </w:pPr>
      <w:del w:id="133" w:author="Comparison" w:date="2026-09-25T21:14:00Z" w16du:dateUtc="2026-09-26T01:14:00Z">
        <w:r w:rsidRPr="001F7CC1">
          <w:rPr>
            <w:rFonts w:eastAsia="Times New Roman" w:cs="Times New Roman"/>
            <w:color w:val="000000" w:themeColor="text1"/>
          </w:rPr>
          <w:delText>We adapted to the trajectory of the pandemic, creatively and proactively keeping Enrollees active and engaged, providing as many services in person as possible, pulling back to telehealth when warranted.</w:delText>
        </w:r>
      </w:del>
    </w:p>
    <w:p w14:paraId="6E80CC3B" w14:textId="013708F4" w:rsidR="000702E2" w:rsidRPr="001F7CC1" w:rsidRDefault="000702E2" w:rsidP="000702E2">
      <w:pPr>
        <w:pStyle w:val="ListParagraph"/>
        <w:spacing w:after="0" w:line="240" w:lineRule="auto"/>
        <w:ind w:left="360"/>
        <w:rPr>
          <w:del w:id="134" w:author="Comparison" w:date="2026-09-25T21:14:00Z" w16du:dateUtc="2026-09-26T01:14:00Z"/>
          <w:rFonts w:cs="Times New Roman"/>
        </w:rPr>
      </w:pPr>
      <w:del w:id="135" w:author="Comparison" w:date="2026-09-25T21:14:00Z" w16du:dateUtc="2026-09-26T01:14:00Z">
        <w:r w:rsidRPr="001F7CC1">
          <w:rPr>
            <w:rFonts w:eastAsia="Times New Roman" w:cs="Times New Roman"/>
            <w:color w:val="000000" w:themeColor="text1"/>
          </w:rPr>
          <w:delText xml:space="preserve">Our staff continued to educate Enrollees and help them access the broad range of resources they needed including testing, vaccinations, and supports to address health related social needs. </w:delText>
        </w:r>
      </w:del>
    </w:p>
    <w:p w14:paraId="15AD1241" w14:textId="77777777" w:rsidR="00F40E87" w:rsidRPr="001F7CC1" w:rsidRDefault="00F40E87" w:rsidP="00F40E87">
      <w:pPr>
        <w:pStyle w:val="ListParagraph"/>
        <w:numPr>
          <w:ilvl w:val="0"/>
          <w:numId w:val="26"/>
        </w:numPr>
        <w:spacing w:after="0" w:line="240" w:lineRule="auto"/>
        <w:rPr>
          <w:del w:id="136" w:author="Comparison" w:date="2026-09-25T21:14:00Z" w16du:dateUtc="2026-09-26T01:14:00Z"/>
          <w:rFonts w:cs="Times New Roman"/>
          <w:color w:val="000000" w:themeColor="text1"/>
        </w:rPr>
      </w:pPr>
      <w:del w:id="137" w:author="Comparison" w:date="2026-09-25T21:14:00Z" w16du:dateUtc="2026-09-26T01:14:00Z">
        <w:r w:rsidRPr="001F7CC1">
          <w:rPr>
            <w:rFonts w:cs="Times New Roman"/>
            <w:color w:val="000000" w:themeColor="text1"/>
          </w:rPr>
          <w:delText>BHPMW and CE/APs continued to be successful in hiring and retaining diverse staff; about one third of our staff speak 10 languages other than English, aligned with the needs of our Enrollees.</w:delText>
        </w:r>
      </w:del>
    </w:p>
    <w:p w14:paraId="22B94184" w14:textId="0EE6527F" w:rsidR="00967C7E" w:rsidRPr="001F7CC1" w:rsidRDefault="00F40E87" w:rsidP="00967C7E">
      <w:pPr>
        <w:pStyle w:val="ListParagraph"/>
        <w:numPr>
          <w:ilvl w:val="0"/>
          <w:numId w:val="3"/>
        </w:numPr>
        <w:spacing w:after="0" w:line="240" w:lineRule="auto"/>
        <w:rPr>
          <w:del w:id="138" w:author="Comparison" w:date="2026-09-25T21:14:00Z" w16du:dateUtc="2026-09-26T01:14:00Z"/>
          <w:rFonts w:cs="Times New Roman"/>
        </w:rPr>
      </w:pPr>
      <w:del w:id="139" w:author="Comparison" w:date="2026-09-25T21:14:00Z" w16du:dateUtc="2026-09-26T01:14:00Z">
        <w:r w:rsidRPr="001F7CC1">
          <w:rPr>
            <w:rFonts w:eastAsia="Times New Roman" w:cs="Times New Roman"/>
            <w:color w:val="000000" w:themeColor="text1"/>
          </w:rPr>
          <w:delText xml:space="preserve">We spent almost $400,000 of BP3 </w:delText>
        </w:r>
        <w:r w:rsidR="007E4713" w:rsidRPr="001F7CC1">
          <w:rPr>
            <w:rFonts w:eastAsia="Times New Roman" w:cs="Times New Roman"/>
            <w:color w:val="000000" w:themeColor="text1"/>
          </w:rPr>
          <w:delText>at- risk</w:delText>
        </w:r>
        <w:r w:rsidRPr="001F7CC1">
          <w:rPr>
            <w:rFonts w:eastAsia="Times New Roman" w:cs="Times New Roman"/>
            <w:color w:val="000000" w:themeColor="text1"/>
          </w:rPr>
          <w:delText xml:space="preserve"> infrastructure funding that we earned back to support staff recruitment and retention including bonuses, student loan forgiveness, and continuing education.</w:delText>
        </w:r>
      </w:del>
    </w:p>
    <w:p w14:paraId="3998F2CA" w14:textId="44C57717" w:rsidR="000702E2" w:rsidRPr="001F7CC1" w:rsidRDefault="000702E2" w:rsidP="00967C7E">
      <w:pPr>
        <w:pStyle w:val="ListParagraph"/>
        <w:numPr>
          <w:ilvl w:val="0"/>
          <w:numId w:val="3"/>
        </w:numPr>
        <w:spacing w:after="0" w:line="240" w:lineRule="auto"/>
        <w:rPr>
          <w:del w:id="140" w:author="Comparison" w:date="2026-09-25T21:14:00Z" w16du:dateUtc="2026-09-26T01:14:00Z"/>
          <w:rFonts w:cs="Times New Roman"/>
        </w:rPr>
      </w:pPr>
      <w:del w:id="141" w:author="Comparison" w:date="2026-09-25T21:14:00Z" w16du:dateUtc="2026-09-26T01:14:00Z">
        <w:r w:rsidRPr="001F7CC1">
          <w:rPr>
            <w:rFonts w:cs="Times New Roman"/>
          </w:rPr>
          <w:delText>BHPMW continued to do very well with receiving new Enrollee assignments from ACO/MCOs</w:delText>
        </w:r>
        <w:r w:rsidR="00967C7E" w:rsidRPr="001F7CC1">
          <w:rPr>
            <w:rFonts w:cs="Times New Roman"/>
          </w:rPr>
          <w:delText xml:space="preserve">, increasing by at least 7% in BP4.  </w:delText>
        </w:r>
        <w:r w:rsidRPr="001F7CC1">
          <w:rPr>
            <w:rFonts w:cs="Times New Roman"/>
          </w:rPr>
          <w:delText>We continue to have a higher average share of BHCP Enrollees statewide when compared with all BHCPs. In BP4, our monthly average or share was 1</w:delText>
        </w:r>
        <w:r w:rsidR="00967C7E" w:rsidRPr="001F7CC1">
          <w:rPr>
            <w:rFonts w:cs="Times New Roman"/>
          </w:rPr>
          <w:delText>1</w:delText>
        </w:r>
        <w:r w:rsidRPr="001F7CC1">
          <w:rPr>
            <w:rFonts w:cs="Times New Roman"/>
          </w:rPr>
          <w:delText>% of all Enrollees statewide as compared to all BHCPs that averaged 9% of BHCP Enrollees statewide.</w:delText>
        </w:r>
      </w:del>
    </w:p>
    <w:p w14:paraId="3BA706F9" w14:textId="77777777" w:rsidR="000702E2" w:rsidRPr="001F7CC1" w:rsidRDefault="000702E2" w:rsidP="000702E2">
      <w:pPr>
        <w:pStyle w:val="ListParagraph"/>
        <w:numPr>
          <w:ilvl w:val="0"/>
          <w:numId w:val="3"/>
        </w:numPr>
        <w:spacing w:after="0" w:line="240" w:lineRule="auto"/>
        <w:rPr>
          <w:del w:id="142" w:author="Comparison" w:date="2026-09-25T21:14:00Z" w16du:dateUtc="2026-09-26T01:14:00Z"/>
          <w:rFonts w:cs="Times New Roman"/>
        </w:rPr>
      </w:pPr>
      <w:del w:id="143" w:author="Comparison" w:date="2026-09-25T21:14:00Z" w16du:dateUtc="2026-09-26T01:14:00Z">
        <w:r w:rsidRPr="001F7CC1">
          <w:rPr>
            <w:rFonts w:eastAsia="Times New Roman" w:cs="Times New Roman"/>
          </w:rPr>
          <w:delText>We made successful contact with 83% of all Enrollees assigned since the inception of the CP program compared to 72% across all BHCPs statewide.  We made successful contact in 36 days vs. 47 across all BHCPs and first face to face contact in 65 days vs. 83 days statewide.</w:delText>
        </w:r>
      </w:del>
    </w:p>
    <w:p w14:paraId="11C36543" w14:textId="5A03F997" w:rsidR="000702E2" w:rsidRPr="001F7CC1" w:rsidRDefault="000702E2" w:rsidP="000702E2">
      <w:pPr>
        <w:pStyle w:val="ListParagraph"/>
        <w:numPr>
          <w:ilvl w:val="0"/>
          <w:numId w:val="3"/>
        </w:numPr>
        <w:spacing w:after="0" w:line="240" w:lineRule="auto"/>
        <w:rPr>
          <w:del w:id="144" w:author="Comparison" w:date="2026-09-25T21:14:00Z" w16du:dateUtc="2026-09-26T01:14:00Z"/>
          <w:rFonts w:cs="Times New Roman"/>
        </w:rPr>
      </w:pPr>
      <w:del w:id="145" w:author="Comparison" w:date="2026-09-25T21:14:00Z" w16du:dateUtc="2026-09-26T01:14:00Z">
        <w:r w:rsidRPr="001F7CC1">
          <w:rPr>
            <w:rFonts w:cs="Times New Roman"/>
          </w:rPr>
          <w:delText>At the end of BP4, we had 2,801 Active Enrollees (3% increase over BP3)</w:delText>
        </w:r>
        <w:r w:rsidR="00967C7E" w:rsidRPr="001F7CC1">
          <w:rPr>
            <w:rFonts w:cs="Times New Roman"/>
          </w:rPr>
          <w:delText xml:space="preserve">- </w:delText>
        </w:r>
        <w:r w:rsidRPr="001F7CC1">
          <w:rPr>
            <w:rFonts w:cs="Times New Roman"/>
          </w:rPr>
          <w:delText>1,984 (71%) had signed Participation Forms (14%increase); 1,882 (67%) had CHAs (16% increase); 1,776 (63%) had PCTPs sent to PCP (15% increase); and 1,631 (58%) were engaged with PCP-signed PCTPs (12% increase). The 1,631 Engaged Enrollees represents 82% of those with signed Participation Forms.</w:delText>
        </w:r>
      </w:del>
    </w:p>
    <w:p w14:paraId="3CF094F1" w14:textId="77777777" w:rsidR="000702E2" w:rsidRPr="001F7CC1" w:rsidRDefault="000702E2" w:rsidP="000702E2">
      <w:pPr>
        <w:pStyle w:val="ListParagraph"/>
        <w:numPr>
          <w:ilvl w:val="0"/>
          <w:numId w:val="3"/>
        </w:numPr>
        <w:spacing w:after="0" w:line="240" w:lineRule="auto"/>
        <w:rPr>
          <w:del w:id="146" w:author="Comparison" w:date="2026-09-25T21:14:00Z" w16du:dateUtc="2026-09-26T01:14:00Z"/>
          <w:rFonts w:cs="Times New Roman"/>
        </w:rPr>
      </w:pPr>
      <w:del w:id="147" w:author="Comparison" w:date="2026-09-25T21:14:00Z" w16du:dateUtc="2026-09-26T01:14:00Z">
        <w:r w:rsidRPr="001F7CC1">
          <w:rPr>
            <w:rFonts w:cs="Times New Roman"/>
          </w:rPr>
          <w:delText xml:space="preserve">Our average contacts per Enrollee increased compared to BP3. We averaged 6 Outreach Qualifying Activities (QAs) (26% increase) and 16 Care Coordination QAs (26% increase). </w:delText>
        </w:r>
      </w:del>
    </w:p>
    <w:p w14:paraId="748EC4E7" w14:textId="77777777" w:rsidR="000702E2" w:rsidRPr="001F7CC1" w:rsidRDefault="000702E2" w:rsidP="000702E2">
      <w:pPr>
        <w:pStyle w:val="ListParagraph"/>
        <w:numPr>
          <w:ilvl w:val="0"/>
          <w:numId w:val="3"/>
        </w:numPr>
        <w:spacing w:after="0" w:line="240" w:lineRule="auto"/>
        <w:rPr>
          <w:del w:id="148" w:author="Comparison" w:date="2026-09-25T21:14:00Z" w16du:dateUtc="2026-09-26T01:14:00Z"/>
          <w:rFonts w:cs="Times New Roman"/>
        </w:rPr>
      </w:pPr>
      <w:del w:id="149" w:author="Comparison" w:date="2026-09-25T21:14:00Z" w16du:dateUtc="2026-09-26T01:14:00Z">
        <w:r w:rsidRPr="001F7CC1">
          <w:rPr>
            <w:rFonts w:eastAsia="Times New Roman" w:cs="Times New Roman"/>
          </w:rPr>
          <w:delText>We send PCTPs to PCPs faster than all BHCPs (148 vs 176 days).   We have lower average days to care plan complete with PCP approval (e.g., engagement) than all BHCPs (175 vs. 192). At the end of BP4, our rate of PCTP complete in 122 days was better than the statewide average (27% vs. 20%).</w:delText>
        </w:r>
      </w:del>
    </w:p>
    <w:p w14:paraId="2424CC94" w14:textId="77777777" w:rsidR="000702E2" w:rsidRPr="001F7CC1" w:rsidRDefault="000702E2" w:rsidP="000702E2">
      <w:pPr>
        <w:pStyle w:val="ListParagraph"/>
        <w:numPr>
          <w:ilvl w:val="0"/>
          <w:numId w:val="3"/>
        </w:numPr>
        <w:spacing w:after="0" w:line="240" w:lineRule="auto"/>
        <w:rPr>
          <w:del w:id="150" w:author="Comparison" w:date="2026-09-25T21:14:00Z" w16du:dateUtc="2026-09-26T01:14:00Z"/>
          <w:rFonts w:cs="Times New Roman"/>
          <w:i/>
          <w:color w:val="000000" w:themeColor="text1"/>
        </w:rPr>
      </w:pPr>
      <w:del w:id="151" w:author="Comparison" w:date="2026-09-25T21:14:00Z" w16du:dateUtc="2026-09-26T01:14:00Z">
        <w:r w:rsidRPr="001F7CC1">
          <w:rPr>
            <w:rFonts w:cs="Times New Roman"/>
            <w:color w:val="000000" w:themeColor="text1"/>
          </w:rPr>
          <w:delText>We received approximately 66,000 event notifications from Patient Ping and CMT/Pre-Manage ED via the eHana platform. This contributed to increased TOC, FUD, and medication reconciliation QAs.</w:delText>
        </w:r>
      </w:del>
    </w:p>
    <w:p w14:paraId="32C90A94" w14:textId="1E0FDA5E" w:rsidR="000702E2" w:rsidRPr="001F7CC1" w:rsidRDefault="000702E2" w:rsidP="000702E2">
      <w:pPr>
        <w:numPr>
          <w:ilvl w:val="0"/>
          <w:numId w:val="3"/>
        </w:numPr>
        <w:spacing w:after="0" w:line="240" w:lineRule="auto"/>
        <w:rPr>
          <w:del w:id="152" w:author="Comparison" w:date="2026-09-25T21:14:00Z" w16du:dateUtc="2026-09-26T01:14:00Z"/>
          <w:rFonts w:cs="Times New Roman"/>
        </w:rPr>
      </w:pPr>
      <w:del w:id="153" w:author="Comparison" w:date="2026-09-25T21:14:00Z" w16du:dateUtc="2026-09-26T01:14:00Z">
        <w:r w:rsidRPr="001F7CC1">
          <w:rPr>
            <w:rFonts w:cs="Times New Roman"/>
          </w:rPr>
          <w:delText xml:space="preserve">For every quarter since 2018 Q3, data show that we had fewer ED visits </w:delText>
        </w:r>
        <w:r w:rsidR="00967C7E" w:rsidRPr="001F7CC1">
          <w:rPr>
            <w:rFonts w:cs="Times New Roman"/>
          </w:rPr>
          <w:delText xml:space="preserve">per 1000 member months </w:delText>
        </w:r>
        <w:r w:rsidRPr="001F7CC1">
          <w:rPr>
            <w:rFonts w:cs="Times New Roman"/>
          </w:rPr>
          <w:delText xml:space="preserve">compared to all BHCPs.  </w:delText>
        </w:r>
        <w:r w:rsidR="00967C7E" w:rsidRPr="001F7CC1">
          <w:rPr>
            <w:rFonts w:cs="Times New Roman"/>
          </w:rPr>
          <w:delText>I</w:delText>
        </w:r>
        <w:r w:rsidRPr="001F7CC1">
          <w:rPr>
            <w:rFonts w:cs="Times New Roman"/>
          </w:rPr>
          <w:delText>n BP4 Q1, BHPMW had 162 ED visits compared to 20</w:delText>
        </w:r>
        <w:r w:rsidR="00967C7E" w:rsidRPr="001F7CC1">
          <w:rPr>
            <w:rFonts w:cs="Times New Roman"/>
          </w:rPr>
          <w:delText>4 statewide</w:delText>
        </w:r>
        <w:r w:rsidRPr="001F7CC1">
          <w:rPr>
            <w:rFonts w:cs="Times New Roman"/>
          </w:rPr>
          <w:delText xml:space="preserve">. </w:delText>
        </w:r>
      </w:del>
    </w:p>
    <w:p w14:paraId="65A7AE2C" w14:textId="2F2C6950" w:rsidR="000702E2" w:rsidRPr="001F7CC1" w:rsidRDefault="00967C7E" w:rsidP="000702E2">
      <w:pPr>
        <w:numPr>
          <w:ilvl w:val="0"/>
          <w:numId w:val="3"/>
        </w:numPr>
        <w:spacing w:after="0" w:line="240" w:lineRule="auto"/>
        <w:rPr>
          <w:del w:id="154" w:author="Comparison" w:date="2026-09-25T21:14:00Z" w16du:dateUtc="2026-09-26T01:14:00Z"/>
          <w:rFonts w:cs="Times New Roman"/>
        </w:rPr>
      </w:pPr>
      <w:del w:id="155" w:author="Comparison" w:date="2026-09-25T21:14:00Z" w16du:dateUtc="2026-09-26T01:14:00Z">
        <w:r w:rsidRPr="001F7CC1">
          <w:rPr>
            <w:rFonts w:cs="Times New Roman"/>
          </w:rPr>
          <w:delText xml:space="preserve">Our </w:delText>
        </w:r>
        <w:r w:rsidR="000702E2" w:rsidRPr="001F7CC1">
          <w:rPr>
            <w:rFonts w:cs="Times New Roman"/>
          </w:rPr>
          <w:delText xml:space="preserve">total cost of care </w:delText>
        </w:r>
        <w:r w:rsidRPr="001F7CC1">
          <w:rPr>
            <w:rFonts w:cs="Times New Roman"/>
          </w:rPr>
          <w:delText>is l</w:delText>
        </w:r>
        <w:r w:rsidR="005F3EB5" w:rsidRPr="001F7CC1">
          <w:rPr>
            <w:rFonts w:cs="Times New Roman"/>
          </w:rPr>
          <w:delText>ess</w:delText>
        </w:r>
        <w:r w:rsidRPr="001F7CC1">
          <w:rPr>
            <w:rFonts w:cs="Times New Roman"/>
          </w:rPr>
          <w:delText xml:space="preserve"> than</w:delText>
        </w:r>
        <w:r w:rsidR="000702E2" w:rsidRPr="001F7CC1">
          <w:rPr>
            <w:rFonts w:cs="Times New Roman"/>
          </w:rPr>
          <w:delText xml:space="preserve"> all BHCPs</w:delText>
        </w:r>
        <w:r w:rsidRPr="001F7CC1">
          <w:rPr>
            <w:rFonts w:cs="Times New Roman"/>
          </w:rPr>
          <w:delText xml:space="preserve"> combined</w:delText>
        </w:r>
        <w:r w:rsidR="000702E2" w:rsidRPr="001F7CC1">
          <w:rPr>
            <w:rFonts w:cs="Times New Roman"/>
          </w:rPr>
          <w:delText xml:space="preserve"> (BP3</w:delText>
        </w:r>
        <w:r w:rsidR="005760BB" w:rsidRPr="001F7CC1">
          <w:rPr>
            <w:rFonts w:cs="Times New Roman"/>
          </w:rPr>
          <w:delText>:</w:delText>
        </w:r>
        <w:r w:rsidR="000702E2" w:rsidRPr="001F7CC1">
          <w:rPr>
            <w:rFonts w:cs="Times New Roman"/>
          </w:rPr>
          <w:delText xml:space="preserve"> $1999 vs $2275; BP4</w:delText>
        </w:r>
        <w:r w:rsidR="005760BB" w:rsidRPr="001F7CC1">
          <w:rPr>
            <w:rFonts w:cs="Times New Roman"/>
          </w:rPr>
          <w:delText>:</w:delText>
        </w:r>
        <w:r w:rsidR="000702E2" w:rsidRPr="001F7CC1">
          <w:rPr>
            <w:rFonts w:cs="Times New Roman"/>
          </w:rPr>
          <w:delText xml:space="preserve"> $1952 vs $2242).</w:delText>
        </w:r>
      </w:del>
    </w:p>
    <w:p w14:paraId="6CD1C917" w14:textId="77777777" w:rsidR="000702E2" w:rsidRPr="001F7CC1" w:rsidRDefault="000702E2" w:rsidP="000702E2">
      <w:pPr>
        <w:numPr>
          <w:ilvl w:val="0"/>
          <w:numId w:val="3"/>
        </w:numPr>
        <w:spacing w:after="0" w:line="240" w:lineRule="auto"/>
        <w:rPr>
          <w:del w:id="156" w:author="Comparison" w:date="2026-09-25T21:14:00Z" w16du:dateUtc="2026-09-26T01:14:00Z"/>
          <w:rFonts w:cs="Times New Roman"/>
        </w:rPr>
      </w:pPr>
      <w:del w:id="157" w:author="Comparison" w:date="2026-09-25T21:14:00Z" w16du:dateUtc="2026-09-26T01:14:00Z">
        <w:r w:rsidRPr="001F7CC1">
          <w:rPr>
            <w:rFonts w:cs="Times New Roman"/>
          </w:rPr>
          <w:delText>Our program revenue increased by $1.9m in BP4 vs. BP3, a 32% increase.</w:delText>
        </w:r>
      </w:del>
    </w:p>
    <w:p w14:paraId="60813C9C" w14:textId="4053DBFE" w:rsidR="00967C7E" w:rsidRPr="001F7CC1" w:rsidRDefault="000702E2" w:rsidP="00D11CC5">
      <w:pPr>
        <w:pStyle w:val="ListParagraph"/>
        <w:numPr>
          <w:ilvl w:val="0"/>
          <w:numId w:val="3"/>
        </w:numPr>
        <w:spacing w:after="0" w:line="240" w:lineRule="auto"/>
        <w:rPr>
          <w:del w:id="158" w:author="Comparison" w:date="2026-09-25T21:14:00Z" w16du:dateUtc="2026-09-26T01:14:00Z"/>
          <w:rFonts w:cs="Times New Roman"/>
          <w:color w:val="000000"/>
        </w:rPr>
      </w:pPr>
      <w:del w:id="159" w:author="Comparison" w:date="2026-09-25T21:14:00Z" w16du:dateUtc="2026-09-26T01:14:00Z">
        <w:r w:rsidRPr="001F7CC1">
          <w:rPr>
            <w:rFonts w:cs="Times New Roman"/>
            <w:color w:val="000000" w:themeColor="text1"/>
          </w:rPr>
          <w:delText>We continued to provide expert training on person- centered care with Dr. Janis Tondora,</w:delText>
        </w:r>
        <w:r w:rsidR="00967C7E" w:rsidRPr="001F7CC1">
          <w:rPr>
            <w:rFonts w:cs="Times New Roman"/>
            <w:color w:val="000000" w:themeColor="text1"/>
          </w:rPr>
          <w:delText xml:space="preserve"> Yale</w:delText>
        </w:r>
        <w:r w:rsidRPr="001F7CC1">
          <w:rPr>
            <w:rFonts w:cs="Times New Roman"/>
            <w:color w:val="000000" w:themeColor="text1"/>
          </w:rPr>
          <w:delText xml:space="preserve"> University School of Medicine and </w:delText>
        </w:r>
        <w:r w:rsidRPr="001F7CC1">
          <w:rPr>
            <w:rFonts w:cs="Times New Roman"/>
          </w:rPr>
          <w:delText>Dr. Laura Leone</w:delText>
        </w:r>
        <w:r w:rsidR="005760BB" w:rsidRPr="001F7CC1">
          <w:rPr>
            <w:rFonts w:cs="Times New Roman"/>
          </w:rPr>
          <w:delText xml:space="preserve">, </w:delText>
        </w:r>
        <w:r w:rsidRPr="001F7CC1">
          <w:rPr>
            <w:rFonts w:cs="Times New Roman"/>
          </w:rPr>
          <w:delText>National Council for Mental Wellbeing.</w:delText>
        </w:r>
      </w:del>
    </w:p>
    <w:p w14:paraId="0F8A3744" w14:textId="34A2D79A" w:rsidR="00B468C7" w:rsidRDefault="00771EA3">
      <w:pPr>
        <w:rPr>
          <w:rPrChange w:id="160" w:author="Comparison" w:date="2026-09-25T21:14:00Z" w16du:dateUtc="2026-09-26T01:14:00Z">
            <w:rPr>
              <w:rFonts w:eastAsia="Times New Roman" w:cs="Times New Roman"/>
              <w:color w:val="000000" w:themeColor="text1"/>
            </w:rPr>
          </w:rPrChange>
        </w:rPr>
        <w:pPrChange w:id="161" w:author="Comparison" w:date="2026-09-25T21:14:00Z" w16du:dateUtc="2026-09-26T01:14:00Z">
          <w:pPr>
            <w:pStyle w:val="ListParagraph"/>
            <w:numPr>
              <w:numId w:val="3"/>
            </w:numPr>
            <w:spacing w:after="0" w:line="240" w:lineRule="auto"/>
            <w:ind w:left="360" w:hanging="360"/>
          </w:pPr>
        </w:pPrChange>
      </w:pPr>
      <w:del w:id="162" w:author="Comparison" w:date="2026-09-25T21:14:00Z" w16du:dateUtc="2026-09-26T01:14:00Z">
        <w:r w:rsidRPr="001F7CC1">
          <w:rPr>
            <w:rFonts w:cs="Times New Roman"/>
            <w:color w:val="000000" w:themeColor="text1"/>
          </w:rPr>
          <w:delText>Best practices with ACO/MCOs include monthly collaborative case conferences; real- time event notifications when Enrollees present at their ED or inpatient units; and accessibility and flexibility in accommodating Enrollees’ needs for PCP appointments and obtaining PCP approval of PCTPs.</w:delText>
        </w:r>
      </w:del>
    </w:p>
    <w:sectPr w:rsidR="00B468C7">
      <w:headerReference w:type="default" r:id="rId11"/>
      <w:footerReference w:type="default" r:id="rId12"/>
      <w:pgSz w:w="11905" w:h="16837"/>
      <w:pgMar w:top="1440" w:right="1440" w:bottom="1440" w:left="1440" w:header="720" w:footer="720" w:gutter="0"/>
      <w:cols w:space="720"/>
      <w:docGrid w:linePitch="0"/>
      <w:sectPrChange w:id="165" w:author="Comparison" w:date="2026-09-25T21:14:00Z" w16du:dateUtc="2026-09-26T01:14:00Z">
        <w:sectPr w:rsidR="00B468C7">
          <w:pgSz w:w="12240" w:h="15840"/>
          <w:pgMar w:top="1440" w:right="1440" w:bottom="1440" w:left="1440" w:header="720" w:footer="720" w:gutter="0"/>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B293E9" w14:textId="77777777" w:rsidR="00FB35C4" w:rsidRDefault="00FB35C4" w:rsidP="00F231F0">
      <w:pPr>
        <w:spacing w:after="0" w:line="240" w:lineRule="auto"/>
      </w:pPr>
      <w:r>
        <w:separator/>
      </w:r>
    </w:p>
  </w:endnote>
  <w:endnote w:type="continuationSeparator" w:id="0">
    <w:p w14:paraId="085A5EC1" w14:textId="77777777" w:rsidR="00FB35C4" w:rsidRDefault="00FB35C4" w:rsidP="00F23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22F52F" w14:textId="77777777" w:rsidR="00F231F0" w:rsidRDefault="00FB35C4">
    <w:pPr>
      <w:pBdr>
        <w:top w:val="single" w:sz="4" w:space="0" w:color="auto"/>
      </w:pBdr>
      <w:pPrChange w:id="163" w:author="Comparison" w:date="2026-09-25T21:14:00Z" w16du:dateUtc="2026-09-26T01:14:00Z">
        <w:pPr>
          <w:pStyle w:val="Footer"/>
        </w:pPr>
      </w:pPrChange>
    </w:pPr>
    <w:ins w:id="164" w:author="Comparison" w:date="2026-09-25T21:14:00Z" w16du:dateUtc="2026-09-26T01:14:00Z">
      <w:r>
        <w:t xml:space="preserve">Report created by </w:t>
      </w:r>
      <w:r>
        <w:fldChar w:fldCharType="begin"/>
      </w:r>
      <w:r>
        <w:instrText>HYPERLINK "https://www.fullpicture.app/"</w:instrText>
      </w:r>
      <w:r>
        <w:fldChar w:fldCharType="separate"/>
      </w:r>
      <w:r>
        <w:rPr>
          <w:color w:val="2980B9"/>
          <w:u w:val="single"/>
        </w:rPr>
        <w:t>FullPicture.app</w:t>
      </w:r>
      <w:r>
        <w:fldChar w:fldCharType="end"/>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11ACBD" w14:textId="77777777" w:rsidR="00FB35C4" w:rsidRDefault="00FB35C4" w:rsidP="00F231F0">
      <w:pPr>
        <w:spacing w:after="0" w:line="240" w:lineRule="auto"/>
      </w:pPr>
      <w:r>
        <w:separator/>
      </w:r>
    </w:p>
  </w:footnote>
  <w:footnote w:type="continuationSeparator" w:id="0">
    <w:p w14:paraId="631F9529" w14:textId="77777777" w:rsidR="00FB35C4" w:rsidRDefault="00FB35C4" w:rsidP="00F23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FEA6C9" w14:textId="77777777" w:rsidR="00F231F0" w:rsidRDefault="00F231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B460A61D"/>
    <w:multiLevelType w:val="hybridMultilevel"/>
    <w:tmpl w:val="01A2F34A"/>
    <w:lvl w:ilvl="0" w:tplc="EA401D8E">
      <w:start w:val="1"/>
      <w:numFmt w:val="bullet"/>
      <w:lvlText w:val=""/>
      <w:lvlJc w:val="left"/>
      <w:pPr>
        <w:tabs>
          <w:tab w:val="num" w:pos="720"/>
        </w:tabs>
        <w:ind w:left="720" w:hanging="360"/>
      </w:pPr>
      <w:rPr>
        <w:rFonts w:ascii="Symbol" w:hAnsi="Symbol" w:cs="Symbol" w:hint="default"/>
      </w:rPr>
    </w:lvl>
    <w:lvl w:ilvl="1" w:tplc="469EAE76">
      <w:start w:val="1"/>
      <w:numFmt w:val="bullet"/>
      <w:lvlText w:val="o"/>
      <w:lvlJc w:val="left"/>
      <w:pPr>
        <w:tabs>
          <w:tab w:val="num" w:pos="1440"/>
        </w:tabs>
        <w:ind w:left="1440" w:hanging="360"/>
      </w:pPr>
      <w:rPr>
        <w:rFonts w:ascii="Courier New" w:hAnsi="Courier New" w:cs="Courier New" w:hint="default"/>
      </w:rPr>
    </w:lvl>
    <w:lvl w:ilvl="2" w:tplc="8A5A1714">
      <w:start w:val="1"/>
      <w:numFmt w:val="bullet"/>
      <w:lvlText w:val=""/>
      <w:lvlJc w:val="left"/>
      <w:pPr>
        <w:tabs>
          <w:tab w:val="num" w:pos="2160"/>
        </w:tabs>
        <w:ind w:left="2160" w:hanging="360"/>
      </w:pPr>
      <w:rPr>
        <w:rFonts w:ascii="Wingdings" w:hAnsi="Wingdings" w:cs="Wingdings" w:hint="default"/>
      </w:rPr>
    </w:lvl>
    <w:lvl w:ilvl="3" w:tplc="988A7908">
      <w:start w:val="1"/>
      <w:numFmt w:val="bullet"/>
      <w:lvlText w:val=""/>
      <w:lvlJc w:val="left"/>
      <w:pPr>
        <w:tabs>
          <w:tab w:val="num" w:pos="2880"/>
        </w:tabs>
        <w:ind w:left="2880" w:hanging="360"/>
      </w:pPr>
      <w:rPr>
        <w:rFonts w:ascii="Symbol" w:hAnsi="Symbol" w:cs="Symbol" w:hint="default"/>
      </w:rPr>
    </w:lvl>
    <w:lvl w:ilvl="4" w:tplc="C8309404">
      <w:start w:val="1"/>
      <w:numFmt w:val="bullet"/>
      <w:lvlText w:val="o"/>
      <w:lvlJc w:val="left"/>
      <w:pPr>
        <w:tabs>
          <w:tab w:val="num" w:pos="3600"/>
        </w:tabs>
        <w:ind w:left="3600" w:hanging="360"/>
      </w:pPr>
      <w:rPr>
        <w:rFonts w:ascii="Courier New" w:hAnsi="Courier New" w:cs="Courier New" w:hint="default"/>
      </w:rPr>
    </w:lvl>
    <w:lvl w:ilvl="5" w:tplc="C3E8406E">
      <w:start w:val="1"/>
      <w:numFmt w:val="bullet"/>
      <w:lvlText w:val=""/>
      <w:lvlJc w:val="left"/>
      <w:pPr>
        <w:tabs>
          <w:tab w:val="num" w:pos="4320"/>
        </w:tabs>
        <w:ind w:left="4320" w:hanging="360"/>
      </w:pPr>
      <w:rPr>
        <w:rFonts w:ascii="Wingdings" w:hAnsi="Wingdings" w:cs="Wingdings" w:hint="default"/>
      </w:rPr>
    </w:lvl>
    <w:lvl w:ilvl="6" w:tplc="26364366">
      <w:start w:val="1"/>
      <w:numFmt w:val="bullet"/>
      <w:lvlText w:val=""/>
      <w:lvlJc w:val="left"/>
      <w:pPr>
        <w:tabs>
          <w:tab w:val="num" w:pos="5040"/>
        </w:tabs>
        <w:ind w:left="5040" w:hanging="360"/>
      </w:pPr>
      <w:rPr>
        <w:rFonts w:ascii="Symbol" w:hAnsi="Symbol" w:cs="Symbol" w:hint="default"/>
      </w:rPr>
    </w:lvl>
    <w:lvl w:ilvl="7" w:tplc="32541040">
      <w:start w:val="1"/>
      <w:numFmt w:val="bullet"/>
      <w:lvlText w:val="o"/>
      <w:lvlJc w:val="left"/>
      <w:pPr>
        <w:tabs>
          <w:tab w:val="num" w:pos="5760"/>
        </w:tabs>
        <w:ind w:left="5760" w:hanging="360"/>
      </w:pPr>
      <w:rPr>
        <w:rFonts w:ascii="Courier New" w:hAnsi="Courier New" w:cs="Courier New" w:hint="default"/>
      </w:rPr>
    </w:lvl>
    <w:lvl w:ilvl="8" w:tplc="E98EAB76">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00B9592D"/>
    <w:multiLevelType w:val="hybridMultilevel"/>
    <w:tmpl w:val="FA9E41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2452EAB"/>
    <w:multiLevelType w:val="hybridMultilevel"/>
    <w:tmpl w:val="469C4812"/>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11410C27"/>
    <w:multiLevelType w:val="hybridMultilevel"/>
    <w:tmpl w:val="E1A281E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4" w15:restartNumberingAfterBreak="0">
    <w:nsid w:val="1A781CEA"/>
    <w:multiLevelType w:val="hybridMultilevel"/>
    <w:tmpl w:val="76CAA8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837B98"/>
    <w:multiLevelType w:val="multilevel"/>
    <w:tmpl w:val="36C48EF4"/>
    <w:lvl w:ilvl="0">
      <w:start w:val="1"/>
      <w:numFmt w:val="decimal"/>
      <w:pStyle w:val="Heading1"/>
      <w:suff w:val="space"/>
      <w:lvlText w:val="Part %1."/>
      <w:lvlJc w:val="left"/>
      <w:pPr>
        <w:ind w:left="360" w:hanging="360"/>
      </w:pPr>
      <w:rPr>
        <w:rFonts w:ascii="Times New Roman" w:hAnsi="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suff w:val="space"/>
      <w:lvlText w:val="%1.%2 "/>
      <w:lvlJc w:val="left"/>
      <w:pPr>
        <w:ind w:left="360" w:hanging="360"/>
      </w:pPr>
      <w:rPr>
        <w:rFonts w:hint="default"/>
      </w:rPr>
    </w:lvl>
    <w:lvl w:ilvl="2">
      <w:start w:val="1"/>
      <w:numFmt w:val="decimal"/>
      <w:pStyle w:val="Heading3"/>
      <w:lvlText w:val="%1.%2.%3"/>
      <w:lvlJc w:val="left"/>
      <w:pPr>
        <w:ind w:left="360" w:hanging="360"/>
      </w:pPr>
      <w:rPr>
        <w:rFonts w:hint="default"/>
      </w:rPr>
    </w:lvl>
    <w:lvl w:ilvl="3">
      <w:start w:val="1"/>
      <w:numFmt w:val="decimal"/>
      <w:pStyle w:val="Heading4"/>
      <w:lvlText w:val="%1.%2.%3.%4"/>
      <w:lvlJc w:val="left"/>
      <w:pPr>
        <w:ind w:left="360" w:hanging="360"/>
      </w:pPr>
      <w:rPr>
        <w:rFonts w:hint="default"/>
      </w:rPr>
    </w:lvl>
    <w:lvl w:ilvl="4">
      <w:start w:val="1"/>
      <w:numFmt w:val="lowerLetter"/>
      <w:lvlText w:val="(%5)"/>
      <w:lvlJc w:val="left"/>
      <w:pPr>
        <w:ind w:left="360" w:hanging="360"/>
      </w:pPr>
      <w:rPr>
        <w:rFonts w:hint="default"/>
      </w:rPr>
    </w:lvl>
    <w:lvl w:ilvl="5">
      <w:start w:val="1"/>
      <w:numFmt w:val="lowerRoman"/>
      <w:lvlText w:val="(%6)"/>
      <w:lvlJc w:val="left"/>
      <w:pPr>
        <w:ind w:left="360" w:hanging="36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360" w:hanging="360"/>
      </w:pPr>
      <w:rPr>
        <w:rFonts w:hint="default"/>
      </w:rPr>
    </w:lvl>
  </w:abstractNum>
  <w:abstractNum w:abstractNumId="6" w15:restartNumberingAfterBreak="0">
    <w:nsid w:val="27DC5D93"/>
    <w:multiLevelType w:val="hybridMultilevel"/>
    <w:tmpl w:val="211EE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357AF8"/>
    <w:multiLevelType w:val="hybridMultilevel"/>
    <w:tmpl w:val="57FE0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C21934"/>
    <w:multiLevelType w:val="hybridMultilevel"/>
    <w:tmpl w:val="776A7E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766A82"/>
    <w:multiLevelType w:val="hybridMultilevel"/>
    <w:tmpl w:val="B2D64CE2"/>
    <w:lvl w:ilvl="0" w:tplc="0409000F">
      <w:start w:val="1"/>
      <w:numFmt w:val="decimal"/>
      <w:lvlText w:val="%1."/>
      <w:lvlJc w:val="left"/>
      <w:pPr>
        <w:ind w:left="360" w:hanging="360"/>
      </w:pPr>
      <w:rPr>
        <w:rFonts w:hint="default"/>
      </w:r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5A532A9"/>
    <w:multiLevelType w:val="hybridMultilevel"/>
    <w:tmpl w:val="8DF0B7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360" w:hanging="360"/>
      </w:pPr>
      <w:rPr>
        <w:rFonts w:ascii="Courier New" w:hAnsi="Courier New" w:cs="Courier New" w:hint="default"/>
      </w:rPr>
    </w:lvl>
    <w:lvl w:ilvl="2" w:tplc="04090003">
      <w:start w:val="1"/>
      <w:numFmt w:val="bullet"/>
      <w:lvlText w:val="o"/>
      <w:lvlJc w:val="left"/>
      <w:pPr>
        <w:ind w:left="720" w:hanging="360"/>
      </w:pPr>
      <w:rPr>
        <w:rFonts w:ascii="Courier New" w:hAnsi="Courier New" w:cs="Courier New"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1" w15:restartNumberingAfterBreak="0">
    <w:nsid w:val="36371EC3"/>
    <w:multiLevelType w:val="hybridMultilevel"/>
    <w:tmpl w:val="C5DC1CE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540" w:hanging="360"/>
      </w:pPr>
      <w:rPr>
        <w:rFonts w:ascii="Symbol" w:hAnsi="Symbol"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 w15:restartNumberingAfterBreak="0">
    <w:nsid w:val="380D0CB5"/>
    <w:multiLevelType w:val="hybridMultilevel"/>
    <w:tmpl w:val="B720C0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84B6441"/>
    <w:multiLevelType w:val="hybridMultilevel"/>
    <w:tmpl w:val="A7A29F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C813D0"/>
    <w:multiLevelType w:val="hybridMultilevel"/>
    <w:tmpl w:val="BC908B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474DE4"/>
    <w:multiLevelType w:val="hybridMultilevel"/>
    <w:tmpl w:val="910C233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4AA713C"/>
    <w:multiLevelType w:val="hybridMultilevel"/>
    <w:tmpl w:val="126885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1170" w:hanging="360"/>
      </w:pPr>
      <w:rPr>
        <w:rFonts w:ascii="Courier New" w:hAnsi="Courier New" w:cs="Courier New" w:hint="default"/>
      </w:rPr>
    </w:lvl>
    <w:lvl w:ilvl="3" w:tplc="04090001">
      <w:start w:val="1"/>
      <w:numFmt w:val="bullet"/>
      <w:lvlText w:val=""/>
      <w:lvlJc w:val="left"/>
      <w:pPr>
        <w:ind w:left="63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6868D1"/>
    <w:multiLevelType w:val="hybridMultilevel"/>
    <w:tmpl w:val="F506680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FB1885"/>
    <w:multiLevelType w:val="hybridMultilevel"/>
    <w:tmpl w:val="931AC9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5">
      <w:start w:val="1"/>
      <w:numFmt w:val="bullet"/>
      <w:lvlText w:val=""/>
      <w:lvlJc w:val="left"/>
      <w:pPr>
        <w:ind w:left="10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86100D"/>
    <w:multiLevelType w:val="hybridMultilevel"/>
    <w:tmpl w:val="26FC1E6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F701051"/>
    <w:multiLevelType w:val="hybridMultilevel"/>
    <w:tmpl w:val="49C22C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1170" w:hanging="360"/>
      </w:pPr>
      <w:rPr>
        <w:rFonts w:ascii="Wingdings" w:hAnsi="Wingdings" w:hint="default"/>
      </w:rPr>
    </w:lvl>
    <w:lvl w:ilvl="3" w:tplc="04090001">
      <w:start w:val="1"/>
      <w:numFmt w:val="bullet"/>
      <w:lvlText w:val=""/>
      <w:lvlJc w:val="left"/>
      <w:pPr>
        <w:ind w:left="63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2376B5"/>
    <w:multiLevelType w:val="hybridMultilevel"/>
    <w:tmpl w:val="9F68E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22D2AD8"/>
    <w:multiLevelType w:val="hybridMultilevel"/>
    <w:tmpl w:val="4A5C26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50F2F7B"/>
    <w:multiLevelType w:val="hybridMultilevel"/>
    <w:tmpl w:val="59DE3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6C00EBE"/>
    <w:multiLevelType w:val="hybridMultilevel"/>
    <w:tmpl w:val="9A9A8D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8FD0C39"/>
    <w:multiLevelType w:val="hybridMultilevel"/>
    <w:tmpl w:val="D9EA8B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7792C57"/>
    <w:multiLevelType w:val="hybridMultilevel"/>
    <w:tmpl w:val="9ECA2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9D7097"/>
    <w:multiLevelType w:val="hybridMultilevel"/>
    <w:tmpl w:val="5AAE3C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09701787">
    <w:abstractNumId w:val="5"/>
  </w:num>
  <w:num w:numId="2" w16cid:durableId="519854264">
    <w:abstractNumId w:val="17"/>
  </w:num>
  <w:num w:numId="3" w16cid:durableId="1393308206">
    <w:abstractNumId w:val="3"/>
  </w:num>
  <w:num w:numId="4" w16cid:durableId="1319307407">
    <w:abstractNumId w:val="21"/>
  </w:num>
  <w:num w:numId="5" w16cid:durableId="2025208577">
    <w:abstractNumId w:val="7"/>
  </w:num>
  <w:num w:numId="6" w16cid:durableId="131335088">
    <w:abstractNumId w:val="16"/>
  </w:num>
  <w:num w:numId="7" w16cid:durableId="1627615875">
    <w:abstractNumId w:val="1"/>
  </w:num>
  <w:num w:numId="8" w16cid:durableId="146673313">
    <w:abstractNumId w:val="6"/>
  </w:num>
  <w:num w:numId="9" w16cid:durableId="679893985">
    <w:abstractNumId w:val="15"/>
  </w:num>
  <w:num w:numId="10" w16cid:durableId="1471628849">
    <w:abstractNumId w:val="18"/>
  </w:num>
  <w:num w:numId="11" w16cid:durableId="840581808">
    <w:abstractNumId w:val="20"/>
  </w:num>
  <w:num w:numId="12" w16cid:durableId="368647921">
    <w:abstractNumId w:val="8"/>
  </w:num>
  <w:num w:numId="13" w16cid:durableId="615064666">
    <w:abstractNumId w:val="2"/>
  </w:num>
  <w:num w:numId="14" w16cid:durableId="1432816674">
    <w:abstractNumId w:val="14"/>
  </w:num>
  <w:num w:numId="15" w16cid:durableId="1098604496">
    <w:abstractNumId w:val="9"/>
  </w:num>
  <w:num w:numId="16" w16cid:durableId="359211733">
    <w:abstractNumId w:val="22"/>
  </w:num>
  <w:num w:numId="17" w16cid:durableId="1777477637">
    <w:abstractNumId w:val="23"/>
  </w:num>
  <w:num w:numId="18" w16cid:durableId="164173194">
    <w:abstractNumId w:val="25"/>
  </w:num>
  <w:num w:numId="19" w16cid:durableId="655115050">
    <w:abstractNumId w:val="4"/>
  </w:num>
  <w:num w:numId="20" w16cid:durableId="726952139">
    <w:abstractNumId w:val="26"/>
  </w:num>
  <w:num w:numId="21" w16cid:durableId="677776276">
    <w:abstractNumId w:val="27"/>
  </w:num>
  <w:num w:numId="22" w16cid:durableId="416248921">
    <w:abstractNumId w:val="19"/>
  </w:num>
  <w:num w:numId="23" w16cid:durableId="2139759269">
    <w:abstractNumId w:val="24"/>
  </w:num>
  <w:num w:numId="24" w16cid:durableId="2041935724">
    <w:abstractNumId w:val="13"/>
  </w:num>
  <w:num w:numId="25" w16cid:durableId="1802579257">
    <w:abstractNumId w:val="12"/>
  </w:num>
  <w:num w:numId="26" w16cid:durableId="48843385">
    <w:abstractNumId w:val="11"/>
  </w:num>
  <w:num w:numId="27" w16cid:durableId="1110856150">
    <w:abstractNumId w:val="10"/>
  </w:num>
  <w:num w:numId="28" w16cid:durableId="1724937775">
    <w:abstractNumId w:val="0"/>
  </w:num>
  <w:numIdMacAtCleanup w:val="2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4D7"/>
    <w:rsid w:val="0002722F"/>
    <w:rsid w:val="000702E2"/>
    <w:rsid w:val="000822CF"/>
    <w:rsid w:val="000839C1"/>
    <w:rsid w:val="0009566E"/>
    <w:rsid w:val="000B54F1"/>
    <w:rsid w:val="000E5F21"/>
    <w:rsid w:val="000E7920"/>
    <w:rsid w:val="00121A34"/>
    <w:rsid w:val="001A2B2E"/>
    <w:rsid w:val="001A4875"/>
    <w:rsid w:val="001E6009"/>
    <w:rsid w:val="001F2084"/>
    <w:rsid w:val="001F7CC1"/>
    <w:rsid w:val="002055CF"/>
    <w:rsid w:val="00226D41"/>
    <w:rsid w:val="00240D97"/>
    <w:rsid w:val="00275549"/>
    <w:rsid w:val="00276DFD"/>
    <w:rsid w:val="00282CA5"/>
    <w:rsid w:val="0029710B"/>
    <w:rsid w:val="002B7E92"/>
    <w:rsid w:val="002C14E3"/>
    <w:rsid w:val="002C271C"/>
    <w:rsid w:val="002C551F"/>
    <w:rsid w:val="002D2EF7"/>
    <w:rsid w:val="002E3564"/>
    <w:rsid w:val="002E7401"/>
    <w:rsid w:val="00300C35"/>
    <w:rsid w:val="00335DE2"/>
    <w:rsid w:val="00340BA3"/>
    <w:rsid w:val="00343DE0"/>
    <w:rsid w:val="00394DF6"/>
    <w:rsid w:val="0039585C"/>
    <w:rsid w:val="003A582B"/>
    <w:rsid w:val="003B0780"/>
    <w:rsid w:val="003C4EE6"/>
    <w:rsid w:val="003D2D28"/>
    <w:rsid w:val="003E381E"/>
    <w:rsid w:val="003F145A"/>
    <w:rsid w:val="00417A0B"/>
    <w:rsid w:val="00427CA9"/>
    <w:rsid w:val="004339D7"/>
    <w:rsid w:val="0044466E"/>
    <w:rsid w:val="00444F6F"/>
    <w:rsid w:val="00461D55"/>
    <w:rsid w:val="004659A7"/>
    <w:rsid w:val="0047487E"/>
    <w:rsid w:val="00497F61"/>
    <w:rsid w:val="004B595B"/>
    <w:rsid w:val="004C741A"/>
    <w:rsid w:val="004E0296"/>
    <w:rsid w:val="00506262"/>
    <w:rsid w:val="00514EE1"/>
    <w:rsid w:val="00522EEE"/>
    <w:rsid w:val="00534D89"/>
    <w:rsid w:val="00535ADB"/>
    <w:rsid w:val="0054267A"/>
    <w:rsid w:val="005760BB"/>
    <w:rsid w:val="005951E7"/>
    <w:rsid w:val="00595BD4"/>
    <w:rsid w:val="005A1337"/>
    <w:rsid w:val="005B31E0"/>
    <w:rsid w:val="005F3EB5"/>
    <w:rsid w:val="00615BBA"/>
    <w:rsid w:val="00645474"/>
    <w:rsid w:val="00662194"/>
    <w:rsid w:val="00676D3D"/>
    <w:rsid w:val="00691F3B"/>
    <w:rsid w:val="006A2543"/>
    <w:rsid w:val="006B6EC7"/>
    <w:rsid w:val="006D2F33"/>
    <w:rsid w:val="006D5E74"/>
    <w:rsid w:val="006F2FA7"/>
    <w:rsid w:val="00703FF2"/>
    <w:rsid w:val="00727D4C"/>
    <w:rsid w:val="00766846"/>
    <w:rsid w:val="00771EA3"/>
    <w:rsid w:val="00774F57"/>
    <w:rsid w:val="007923D1"/>
    <w:rsid w:val="007964C9"/>
    <w:rsid w:val="007B2797"/>
    <w:rsid w:val="007C1606"/>
    <w:rsid w:val="007C2F88"/>
    <w:rsid w:val="007D6D8A"/>
    <w:rsid w:val="007E4713"/>
    <w:rsid w:val="00801050"/>
    <w:rsid w:val="0083507E"/>
    <w:rsid w:val="008A4ED9"/>
    <w:rsid w:val="008B26A1"/>
    <w:rsid w:val="008C1D78"/>
    <w:rsid w:val="008E3E53"/>
    <w:rsid w:val="008E527B"/>
    <w:rsid w:val="009017F0"/>
    <w:rsid w:val="00922598"/>
    <w:rsid w:val="00925B2D"/>
    <w:rsid w:val="009633E3"/>
    <w:rsid w:val="009654D7"/>
    <w:rsid w:val="00967C7E"/>
    <w:rsid w:val="00986D6F"/>
    <w:rsid w:val="009A1FB7"/>
    <w:rsid w:val="009C743A"/>
    <w:rsid w:val="009D3717"/>
    <w:rsid w:val="00A415B8"/>
    <w:rsid w:val="00A905C4"/>
    <w:rsid w:val="00AA3039"/>
    <w:rsid w:val="00AA71A2"/>
    <w:rsid w:val="00AD330B"/>
    <w:rsid w:val="00AF0F91"/>
    <w:rsid w:val="00B22768"/>
    <w:rsid w:val="00B33F3F"/>
    <w:rsid w:val="00B36478"/>
    <w:rsid w:val="00B377AF"/>
    <w:rsid w:val="00B456C3"/>
    <w:rsid w:val="00B468C7"/>
    <w:rsid w:val="00B66CFD"/>
    <w:rsid w:val="00B70116"/>
    <w:rsid w:val="00BC0125"/>
    <w:rsid w:val="00BD434D"/>
    <w:rsid w:val="00BF0DC2"/>
    <w:rsid w:val="00C00E94"/>
    <w:rsid w:val="00C14C85"/>
    <w:rsid w:val="00C36193"/>
    <w:rsid w:val="00C7469C"/>
    <w:rsid w:val="00C75F19"/>
    <w:rsid w:val="00C813DC"/>
    <w:rsid w:val="00CB2D19"/>
    <w:rsid w:val="00CE4397"/>
    <w:rsid w:val="00D12C1E"/>
    <w:rsid w:val="00D204A7"/>
    <w:rsid w:val="00D43A06"/>
    <w:rsid w:val="00D46D22"/>
    <w:rsid w:val="00D777DA"/>
    <w:rsid w:val="00D801E2"/>
    <w:rsid w:val="00DA0752"/>
    <w:rsid w:val="00DC3F53"/>
    <w:rsid w:val="00DC5475"/>
    <w:rsid w:val="00E1159A"/>
    <w:rsid w:val="00E12516"/>
    <w:rsid w:val="00E16780"/>
    <w:rsid w:val="00E3162D"/>
    <w:rsid w:val="00E45B7C"/>
    <w:rsid w:val="00E46A0B"/>
    <w:rsid w:val="00E4764E"/>
    <w:rsid w:val="00E513B9"/>
    <w:rsid w:val="00E62CAF"/>
    <w:rsid w:val="00E82AEB"/>
    <w:rsid w:val="00E917B7"/>
    <w:rsid w:val="00EA42C3"/>
    <w:rsid w:val="00EB4A8C"/>
    <w:rsid w:val="00EC5272"/>
    <w:rsid w:val="00ED1CB3"/>
    <w:rsid w:val="00EE0292"/>
    <w:rsid w:val="00EF501B"/>
    <w:rsid w:val="00EF5C33"/>
    <w:rsid w:val="00F11BFE"/>
    <w:rsid w:val="00F21088"/>
    <w:rsid w:val="00F231F0"/>
    <w:rsid w:val="00F243A4"/>
    <w:rsid w:val="00F40E87"/>
    <w:rsid w:val="00F4300A"/>
    <w:rsid w:val="00F5193A"/>
    <w:rsid w:val="00F635E2"/>
    <w:rsid w:val="00F7764A"/>
    <w:rsid w:val="00F932A4"/>
    <w:rsid w:val="00FA54A4"/>
    <w:rsid w:val="00FB35C4"/>
    <w:rsid w:val="00FB65F8"/>
    <w:rsid w:val="00FF456D"/>
    <w:rsid w:val="1F2B0F2C"/>
    <w:rsid w:val="3C829E65"/>
    <w:rsid w:val="4C918BBE"/>
    <w:rsid w:val="550925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6E105"/>
  <w15:docId w15:val="{55AA9C6F-12A3-47DF-9B10-BDF34F701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Change w:id="0" w:author="Comparison" w:date="2026-09-25T21:14:00Z">
        <w:pPr>
          <w:spacing w:after="200" w:line="276" w:lineRule="auto"/>
        </w:pPr>
      </w:pPrChange>
    </w:pPr>
    <w:rPr>
      <w:rFonts w:ascii="Calibri" w:eastAsia="Calibri" w:hAnsi="Calibri" w:cs="Calibri"/>
      <w:sz w:val="24"/>
      <w:szCs w:val="24"/>
      <w:rPrChange w:id="0" w:author="Comparison" w:date="2026-09-25T21:14:00Z">
        <w:rPr>
          <w:rFonts w:eastAsiaTheme="minorHAnsi" w:cstheme="minorBidi"/>
          <w:sz w:val="22"/>
          <w:szCs w:val="22"/>
          <w:lang w:val="en-US" w:eastAsia="en-US" w:bidi="ar-SA"/>
        </w:rPr>
      </w:rPrChange>
    </w:rPr>
  </w:style>
  <w:style w:type="paragraph" w:styleId="Heading1">
    <w:name w:val="heading 1"/>
    <w:link w:val="Heading1Char"/>
    <w:uiPriority w:val="9"/>
    <w:qFormat/>
    <w:pPr>
      <w:spacing w:after="160" w:line="278" w:lineRule="auto"/>
      <w:outlineLvl w:val="0"/>
      <w:pPrChange w:id="1" w:author="Comparison" w:date="2026-09-25T21:14:00Z">
        <w:pPr>
          <w:keepNext/>
          <w:keepLines/>
          <w:numPr>
            <w:numId w:val="1"/>
          </w:numPr>
          <w:spacing w:before="240" w:line="276" w:lineRule="auto"/>
          <w:ind w:left="360" w:hanging="360"/>
          <w:contextualSpacing/>
          <w:outlineLvl w:val="0"/>
        </w:pPr>
      </w:pPrChange>
    </w:pPr>
    <w:rPr>
      <w:rFonts w:ascii="Calibri" w:eastAsia="Calibri" w:hAnsi="Calibri" w:cs="Calibri"/>
      <w:b/>
      <w:bCs/>
      <w:sz w:val="26"/>
      <w:szCs w:val="26"/>
      <w:rPrChange w:id="1" w:author="Comparison" w:date="2026-09-25T21:14:00Z">
        <w:rPr>
          <w:rFonts w:asciiTheme="majorHAnsi" w:eastAsiaTheme="majorEastAsia" w:hAnsiTheme="majorHAnsi" w:cstheme="majorBidi"/>
          <w:b/>
          <w:bCs/>
          <w:color w:val="244061" w:themeColor="accent1" w:themeShade="80"/>
          <w:sz w:val="24"/>
          <w:szCs w:val="28"/>
          <w:lang w:val="en-US" w:eastAsia="en-US" w:bidi="ar-SA"/>
        </w:rPr>
      </w:rPrChange>
    </w:rPr>
  </w:style>
  <w:style w:type="paragraph" w:styleId="Heading2">
    <w:name w:val="heading 2"/>
    <w:basedOn w:val="Normal"/>
    <w:next w:val="Normal"/>
    <w:link w:val="Heading2Char"/>
    <w:uiPriority w:val="9"/>
    <w:unhideWhenUsed/>
    <w:qFormat/>
    <w:rsid w:val="00F243A4"/>
    <w:pPr>
      <w:keepNext/>
      <w:keepLines/>
      <w:numPr>
        <w:ilvl w:val="1"/>
        <w:numId w:val="1"/>
      </w:numPr>
      <w:spacing w:before="200"/>
      <w:outlineLvl w:val="1"/>
    </w:pPr>
    <w:rPr>
      <w:rFonts w:asciiTheme="majorHAnsi" w:eastAsiaTheme="majorEastAsia" w:hAnsiTheme="majorHAnsi" w:cstheme="majorBidi"/>
      <w:b/>
      <w:bCs/>
      <w:color w:val="244061" w:themeColor="accent1" w:themeShade="80"/>
      <w:szCs w:val="26"/>
    </w:rPr>
  </w:style>
  <w:style w:type="paragraph" w:styleId="Heading3">
    <w:name w:val="heading 3"/>
    <w:basedOn w:val="Normal"/>
    <w:next w:val="Normal"/>
    <w:link w:val="Heading3Char"/>
    <w:uiPriority w:val="9"/>
    <w:unhideWhenUsed/>
    <w:qFormat/>
    <w:rsid w:val="00BD434D"/>
    <w:pPr>
      <w:keepNext/>
      <w:keepLines/>
      <w:numPr>
        <w:ilvl w:val="2"/>
        <w:numId w:val="1"/>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D434D"/>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194"/>
    <w:rPr>
      <w:rFonts w:ascii="Calibri" w:eastAsia="Calibri" w:hAnsi="Calibri" w:cs="Calibri"/>
      <w:b/>
      <w:bCs/>
      <w:sz w:val="26"/>
      <w:szCs w:val="26"/>
    </w:rPr>
  </w:style>
  <w:style w:type="character" w:customStyle="1" w:styleId="Heading2Char">
    <w:name w:val="Heading 2 Char"/>
    <w:basedOn w:val="DefaultParagraphFont"/>
    <w:link w:val="Heading2"/>
    <w:uiPriority w:val="9"/>
    <w:rsid w:val="00F243A4"/>
    <w:rPr>
      <w:rFonts w:asciiTheme="majorHAnsi" w:eastAsiaTheme="majorEastAsia" w:hAnsiTheme="majorHAnsi" w:cstheme="majorBidi"/>
      <w:b/>
      <w:bCs/>
      <w:color w:val="244061" w:themeColor="accent1" w:themeShade="80"/>
      <w:szCs w:val="26"/>
    </w:rPr>
  </w:style>
  <w:style w:type="character" w:customStyle="1" w:styleId="Heading3Char">
    <w:name w:val="Heading 3 Char"/>
    <w:basedOn w:val="DefaultParagraphFont"/>
    <w:link w:val="Heading3"/>
    <w:uiPriority w:val="9"/>
    <w:rsid w:val="00BD434D"/>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BD434D"/>
    <w:rPr>
      <w:rFonts w:asciiTheme="majorHAnsi" w:eastAsiaTheme="majorEastAsia" w:hAnsiTheme="majorHAnsi" w:cstheme="majorBidi"/>
      <w:b/>
      <w:bCs/>
      <w:i/>
      <w:iCs/>
      <w:color w:val="4F81BD" w:themeColor="accent1"/>
    </w:rPr>
  </w:style>
  <w:style w:type="paragraph" w:styleId="ListParagraph">
    <w:name w:val="List Paragraph"/>
    <w:aliases w:val="Bullet List,Response Bullets,Bullet Two"/>
    <w:basedOn w:val="Normal"/>
    <w:link w:val="ListParagraphChar"/>
    <w:uiPriority w:val="34"/>
    <w:qFormat/>
    <w:rsid w:val="00BD434D"/>
    <w:pPr>
      <w:ind w:left="720"/>
      <w:contextualSpacing/>
    </w:pPr>
  </w:style>
  <w:style w:type="character" w:customStyle="1" w:styleId="ListParagraphChar">
    <w:name w:val="List Paragraph Char"/>
    <w:aliases w:val="Bullet List Char,Response Bullets Char,Bullet Two Char"/>
    <w:basedOn w:val="DefaultParagraphFont"/>
    <w:link w:val="ListParagraph"/>
    <w:uiPriority w:val="34"/>
    <w:locked/>
    <w:rsid w:val="00BD434D"/>
  </w:style>
  <w:style w:type="paragraph" w:styleId="TOCHeading">
    <w:name w:val="TOC Heading"/>
    <w:basedOn w:val="Heading1"/>
    <w:next w:val="Normal"/>
    <w:uiPriority w:val="39"/>
    <w:semiHidden/>
    <w:unhideWhenUsed/>
    <w:qFormat/>
    <w:rsid w:val="00BD434D"/>
    <w:pPr>
      <w:outlineLvl w:val="9"/>
    </w:pPr>
    <w:rPr>
      <w:color w:val="365F91" w:themeColor="accent1" w:themeShade="BF"/>
      <w:sz w:val="28"/>
      <w:lang w:eastAsia="ja-JP"/>
    </w:rPr>
  </w:style>
  <w:style w:type="character" w:styleId="CommentReference">
    <w:name w:val="annotation reference"/>
    <w:basedOn w:val="DefaultParagraphFont"/>
    <w:uiPriority w:val="99"/>
    <w:semiHidden/>
    <w:unhideWhenUsed/>
    <w:rsid w:val="00766846"/>
    <w:rPr>
      <w:sz w:val="16"/>
      <w:szCs w:val="16"/>
    </w:rPr>
  </w:style>
  <w:style w:type="paragraph" w:styleId="CommentText">
    <w:name w:val="annotation text"/>
    <w:basedOn w:val="Normal"/>
    <w:link w:val="CommentTextChar"/>
    <w:uiPriority w:val="99"/>
    <w:unhideWhenUsed/>
    <w:rsid w:val="00766846"/>
    <w:pPr>
      <w:spacing w:line="240" w:lineRule="auto"/>
    </w:pPr>
    <w:rPr>
      <w:sz w:val="20"/>
      <w:szCs w:val="20"/>
    </w:rPr>
  </w:style>
  <w:style w:type="character" w:customStyle="1" w:styleId="CommentTextChar">
    <w:name w:val="Comment Text Char"/>
    <w:basedOn w:val="DefaultParagraphFont"/>
    <w:link w:val="CommentText"/>
    <w:uiPriority w:val="99"/>
    <w:rsid w:val="0076684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66846"/>
    <w:rPr>
      <w:b/>
      <w:bCs/>
    </w:rPr>
  </w:style>
  <w:style w:type="character" w:customStyle="1" w:styleId="CommentSubjectChar">
    <w:name w:val="Comment Subject Char"/>
    <w:basedOn w:val="CommentTextChar"/>
    <w:link w:val="CommentSubject"/>
    <w:uiPriority w:val="99"/>
    <w:semiHidden/>
    <w:rsid w:val="00766846"/>
    <w:rPr>
      <w:rFonts w:ascii="Times New Roman" w:hAnsi="Times New Roman"/>
      <w:b/>
      <w:bCs/>
      <w:sz w:val="20"/>
      <w:szCs w:val="20"/>
    </w:rPr>
  </w:style>
  <w:style w:type="paragraph" w:styleId="BalloonText">
    <w:name w:val="Balloon Text"/>
    <w:basedOn w:val="Normal"/>
    <w:link w:val="BalloonTextChar"/>
    <w:uiPriority w:val="99"/>
    <w:semiHidden/>
    <w:unhideWhenUsed/>
    <w:rsid w:val="007668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6846"/>
    <w:rPr>
      <w:rFonts w:ascii="Tahoma" w:hAnsi="Tahoma" w:cs="Tahoma"/>
      <w:sz w:val="16"/>
      <w:szCs w:val="16"/>
    </w:rPr>
  </w:style>
  <w:style w:type="paragraph" w:styleId="Revision">
    <w:name w:val="Revision"/>
    <w:hidden/>
    <w:uiPriority w:val="99"/>
    <w:semiHidden/>
    <w:rsid w:val="00F7764A"/>
    <w:pPr>
      <w:spacing w:line="240" w:lineRule="auto"/>
    </w:pPr>
    <w:rPr>
      <w:rFonts w:ascii="Times New Roman" w:hAnsi="Times New Roman"/>
    </w:rPr>
  </w:style>
  <w:style w:type="table" w:styleId="TableGrid">
    <w:name w:val="Table Grid"/>
    <w:basedOn w:val="TableNormal"/>
    <w:uiPriority w:val="39"/>
    <w:rsid w:val="0047487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7CA9"/>
    <w:rPr>
      <w:color w:val="0000FF" w:themeColor="hyperlink"/>
      <w:u w:val="single"/>
    </w:rPr>
  </w:style>
  <w:style w:type="character" w:styleId="UnresolvedMention">
    <w:name w:val="Unresolved Mention"/>
    <w:basedOn w:val="DefaultParagraphFont"/>
    <w:uiPriority w:val="99"/>
    <w:semiHidden/>
    <w:unhideWhenUsed/>
    <w:rsid w:val="00427CA9"/>
    <w:rPr>
      <w:color w:val="605E5C"/>
      <w:shd w:val="clear" w:color="auto" w:fill="E1DFDD"/>
    </w:rPr>
  </w:style>
  <w:style w:type="character" w:customStyle="1" w:styleId="normaltextrun">
    <w:name w:val="normaltextrun"/>
    <w:basedOn w:val="DefaultParagraphFont"/>
    <w:rsid w:val="00AF0F91"/>
  </w:style>
  <w:style w:type="table" w:styleId="TableGridLight">
    <w:name w:val="Grid Table Light"/>
    <w:basedOn w:val="TableNormal"/>
    <w:uiPriority w:val="40"/>
    <w:rsid w:val="0054267A"/>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otnoteReference">
    <w:name w:val="footnote reference"/>
    <w:semiHidden/>
    <w:unhideWhenUsed/>
    <w:rsid w:val="00F231F0"/>
    <w:rPr>
      <w:vertAlign w:val="superscript"/>
    </w:rPr>
  </w:style>
  <w:style w:type="paragraph" w:styleId="Header">
    <w:name w:val="header"/>
    <w:basedOn w:val="Normal"/>
    <w:link w:val="HeaderChar"/>
    <w:uiPriority w:val="99"/>
    <w:unhideWhenUsed/>
    <w:rsid w:val="00F231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31F0"/>
    <w:rPr>
      <w:rFonts w:ascii="Times New Roman" w:hAnsi="Times New Roman"/>
    </w:rPr>
  </w:style>
  <w:style w:type="paragraph" w:styleId="Footer">
    <w:name w:val="footer"/>
    <w:basedOn w:val="Normal"/>
    <w:link w:val="FooterChar"/>
    <w:uiPriority w:val="99"/>
    <w:unhideWhenUsed/>
    <w:rsid w:val="00F231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31F0"/>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12849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F6883D9E03D8447BF77B0CE7CCEBF50" ma:contentTypeVersion="11" ma:contentTypeDescription="Create a new document." ma:contentTypeScope="" ma:versionID="589a0a048232c17a37aa287d2d27e114">
  <xsd:schema xmlns:xsd="http://www.w3.org/2001/XMLSchema" xmlns:xs="http://www.w3.org/2001/XMLSchema" xmlns:p="http://schemas.microsoft.com/office/2006/metadata/properties" xmlns:ns2="b2794a14-d2f2-4a21-87a1-2bf307f5e2b1" xmlns:ns3="602e8ada-c94d-47de-92a8-eff9311cb231" targetNamespace="http://schemas.microsoft.com/office/2006/metadata/properties" ma:root="true" ma:fieldsID="fca14a2a44c82087b6f4d2e4ec4e67b9" ns2:_="" ns3:_="">
    <xsd:import namespace="b2794a14-d2f2-4a21-87a1-2bf307f5e2b1"/>
    <xsd:import namespace="602e8ada-c94d-47de-92a8-eff9311cb23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794a14-d2f2-4a21-87a1-2bf307f5e2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02e8ada-c94d-47de-92a8-eff9311cb23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ACE08C-F18F-4879-BFFD-2A15FA112C86}">
  <ds:schemaRefs>
    <ds:schemaRef ds:uri="http://schemas.openxmlformats.org/officeDocument/2006/bibliography"/>
  </ds:schemaRefs>
</ds:datastoreItem>
</file>

<file path=customXml/itemProps2.xml><?xml version="1.0" encoding="utf-8"?>
<ds:datastoreItem xmlns:ds="http://schemas.openxmlformats.org/officeDocument/2006/customXml" ds:itemID="{F89B8D2F-C8B1-48A5-BDF4-6B9A38A53409}">
  <ds:schemaRefs>
    <ds:schemaRef ds:uri="http://schemas.microsoft.com/sharepoint/v3/contenttype/forms"/>
  </ds:schemaRefs>
</ds:datastoreItem>
</file>

<file path=customXml/itemProps3.xml><?xml version="1.0" encoding="utf-8"?>
<ds:datastoreItem xmlns:ds="http://schemas.openxmlformats.org/officeDocument/2006/customXml" ds:itemID="{12FF7C31-5538-42A1-BE45-428C996C284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5EAB03C-ECA9-4F1D-A464-09BF622CAE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794a14-d2f2-4a21-87a1-2bf307f5e2b1"/>
    <ds:schemaRef ds:uri="602e8ada-c94d-47de-92a8-eff9311cb2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1495</Words>
  <Characters>8527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Hayashi</dc:creator>
  <cp:keywords/>
  <cp:lastModifiedBy>Arthur Souza Rodrigues</cp:lastModifiedBy>
  <cp:revision>1</cp:revision>
  <dcterms:created xsi:type="dcterms:W3CDTF">2022-10-05T21:50:00Z</dcterms:created>
  <dcterms:modified xsi:type="dcterms:W3CDTF">2026-09-26T01:14:00Z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0x0101005F6883D9E03D8447BF77B0CE7CCEBF50</vt:lpwstr>
  </property>
</Properties>
</file>