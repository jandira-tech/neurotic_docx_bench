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FD706" w14:textId="77777777" w:rsidR="00BC32DD" w:rsidRPr="001A2552" w:rsidRDefault="00BC32DD" w:rsidP="00BC32DD">
      <w:pPr>
        <w:jc w:val="center"/>
        <w:rPr>
          <w:ins w:id="12" w:author="msi" w:date="2026-09-22T12:52:00Z" w16du:dateUtc="2026-09-22T16:52:00Z"/>
          <w:sz w:val="16"/>
          <w:szCs w:val="16"/>
        </w:rPr>
      </w:pPr>
      <w:ins w:id="13" w:author="msi" w:date="2026-09-22T12:52:00Z" w16du:dateUtc="2026-09-22T16:5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3B8C9A3" w14:textId="77777777" w:rsidR="00BC32DD" w:rsidRPr="001A2552" w:rsidRDefault="00BC32DD" w:rsidP="00BC32DD">
      <w:pPr>
        <w:jc w:val="center"/>
        <w:rPr>
          <w:ins w:id="14" w:author="msi" w:date="2026-09-22T12:52:00Z" w16du:dateUtc="2026-09-22T16:52:00Z"/>
          <w:b/>
          <w:sz w:val="16"/>
          <w:szCs w:val="16"/>
        </w:rPr>
      </w:pPr>
      <w:ins w:id="15" w:author="msi" w:date="2026-09-22T12:52:00Z" w16du:dateUtc="2026-09-22T16:52:00Z">
        <w:r w:rsidRPr="001A2552">
          <w:rPr>
            <w:b/>
            <w:sz w:val="16"/>
            <w:szCs w:val="16"/>
          </w:rPr>
          <w:t>Açık Ders Malzemeleri</w:t>
        </w:r>
      </w:ins>
    </w:p>
    <w:p w14:paraId="031C3E7F" w14:textId="77777777" w:rsidR="00BC32DD" w:rsidRDefault="00BC32DD" w:rsidP="00BC32DD">
      <w:pPr>
        <w:pStyle w:val="Basliklar"/>
        <w:jc w:val="center"/>
        <w:rPr>
          <w:ins w:id="16" w:author="msi" w:date="2026-09-22T12:52:00Z" w16du:dateUtc="2026-09-22T16:52:00Z"/>
          <w:sz w:val="16"/>
          <w:szCs w:val="16"/>
        </w:rPr>
      </w:pPr>
    </w:p>
    <w:p w14:paraId="6D963E2A" w14:textId="77777777" w:rsidR="00BC32DD" w:rsidRPr="001A2552" w:rsidRDefault="00BC32DD" w:rsidP="00BC32DD">
      <w:pPr>
        <w:pStyle w:val="Basliklar"/>
        <w:jc w:val="center"/>
        <w:rPr>
          <w:ins w:id="17" w:author="msi" w:date="2026-09-22T12:52:00Z" w16du:dateUtc="2026-09-22T16:52:00Z"/>
          <w:sz w:val="16"/>
          <w:szCs w:val="16"/>
        </w:rPr>
      </w:pPr>
      <w:ins w:id="18" w:author="msi" w:date="2026-09-22T12:52:00Z" w16du:dateUtc="2026-09-22T16:52:00Z">
        <w:r>
          <w:rPr>
            <w:sz w:val="16"/>
            <w:szCs w:val="16"/>
          </w:rPr>
          <w:t>Ders izlence Formu</w:t>
        </w:r>
      </w:ins>
    </w:p>
    <w:p w14:paraId="37DBBBA9" w14:textId="77777777" w:rsidR="00BC32DD" w:rsidRPr="001A2552" w:rsidRDefault="00BC32DD" w:rsidP="00BC32DD">
      <w:pPr>
        <w:rPr>
          <w:ins w:id="19" w:author="msi" w:date="2026-09-22T12:52:00Z" w16du:dateUtc="2026-09-22T16:52:00Z"/>
          <w:sz w:val="16"/>
          <w:szCs w:val="16"/>
        </w:rPr>
      </w:pPr>
    </w:p>
    <w:p w14:paraId="605DB128" w14:textId="77777777" w:rsidR="00C428CF" w:rsidRPr="00C428CF" w:rsidRDefault="00C428CF" w:rsidP="00691A0F">
      <w:pPr>
        <w:pBdr>
          <w:bottom w:val="single" w:sz="8" w:space="4" w:color="4F81BD" w:themeColor="accent1"/>
        </w:pBdr>
        <w:contextualSpacing/>
        <w:rPr>
          <w:del w:id="20" w:author="msi" w:date="2026-09-22T12:52:00Z" w16du:dateUtc="2026-09-22T16:52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del w:id="21" w:author="msi" w:date="2026-09-22T12:52:00Z" w16du:dateUtc="2026-09-22T16:52:00Z">
        <w:r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05622E5E" w14:textId="77777777" w:rsidR="00C428CF" w:rsidRPr="00C428CF" w:rsidRDefault="00921CBA" w:rsidP="00691A0F">
      <w:pPr>
        <w:pStyle w:val="Subtitle"/>
        <w:rPr>
          <w:del w:id="22" w:author="msi" w:date="2026-09-22T12:52:00Z" w16du:dateUtc="2026-09-22T16:52:00Z"/>
        </w:rPr>
      </w:pPr>
      <w:del w:id="23" w:author="msi" w:date="2026-09-22T12:52:00Z" w16du:dateUtc="2026-09-22T16:52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22996FAB" w14:textId="77777777" w:rsidR="002A4083" w:rsidRDefault="00C428CF" w:rsidP="00C428CF">
      <w:pPr>
        <w:rPr>
          <w:del w:id="24" w:author="msi" w:date="2026-09-22T12:52:00Z" w16du:dateUtc="2026-09-22T16:52:00Z"/>
        </w:rPr>
      </w:pPr>
      <w:del w:id="25" w:author="msi" w:date="2026-09-22T12:52:00Z" w16du:dateUtc="2026-09-22T16:52:00Z">
        <w:r w:rsidRPr="00C428CF">
          <w:delText>This chart will be updated every Wednesday following reporting to the Centers for Disease Control and Prevention (CDC).</w:delText>
        </w:r>
      </w:del>
    </w:p>
    <w:p w14:paraId="735DAA57" w14:textId="77777777" w:rsidR="002A4083" w:rsidRDefault="002A4083" w:rsidP="002A4083">
      <w:pPr>
        <w:pStyle w:val="Heading1"/>
        <w:spacing w:before="0"/>
        <w:rPr>
          <w:del w:id="26" w:author="msi" w:date="2026-09-22T12:52:00Z" w16du:dateUtc="2026-09-22T16:52:00Z"/>
          <w:rFonts w:eastAsia="Times New Roman"/>
        </w:rPr>
      </w:pPr>
      <w:del w:id="27" w:author="msi" w:date="2026-09-22T12:52:00Z" w16du:dateUtc="2026-09-22T16:52:00Z">
        <w:r w:rsidRPr="00A56EFB">
          <w:rPr>
            <w:rFonts w:eastAsia="Times New Roman"/>
          </w:rPr>
          <w:delText>Cases reported</w:delText>
        </w:r>
      </w:del>
    </w:p>
    <w:p w14:paraId="6B5CC6C9" w14:textId="77777777" w:rsidR="002A4083" w:rsidRDefault="002A4083" w:rsidP="002A4083">
      <w:pPr>
        <w:snapToGrid w:val="0"/>
        <w:rPr>
          <w:del w:id="28" w:author="msi" w:date="2026-09-22T12:52:00Z" w16du:dateUtc="2026-09-22T16:52:00Z"/>
        </w:rPr>
      </w:pPr>
      <w:del w:id="29" w:author="msi" w:date="2026-09-22T12:52:00Z" w16du:dateUtc="2026-09-22T16:52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30" w:author="msi" w:date="2026-09-22T12:52:00Z" w16du:dateUtc="2026-09-22T16:52:00Z">
          <w:tblPr>
            <w:tblStyle w:val="TableGrid"/>
            <w:tblpPr w:leftFromText="180" w:rightFromText="180" w:vertAnchor="text" w:tblpY="1"/>
            <w:tblOverlap w:val="never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31">
          <w:tblGrid>
            <w:gridCol w:w="38"/>
            <w:gridCol w:w="1307"/>
            <w:gridCol w:w="1438"/>
            <w:gridCol w:w="2"/>
            <w:gridCol w:w="6066"/>
          </w:tblGrid>
        </w:tblGridChange>
      </w:tblGrid>
      <w:tr w:rsidR="00AA7FB0" w14:paraId="40DDD0EE" w14:textId="77777777" w:rsidTr="00832AEF">
        <w:trPr>
          <w:jc w:val="center"/>
          <w:trPrChange w:id="32" w:author="msi" w:date="2026-09-22T12:52:00Z" w16du:dateUtc="2026-09-22T16:52:00Z">
            <w:trPr>
              <w:gridAfter w:val="1"/>
              <w:trHeight w:val="360"/>
            </w:trPr>
          </w:trPrChange>
        </w:trPr>
        <w:tc>
          <w:tcPr>
            <w:tcW w:w="2745" w:type="dxa"/>
            <w:vAlign w:val="center"/>
            <w:tcPrChange w:id="33" w:author="msi" w:date="2026-09-22T12:52:00Z" w16du:dateUtc="2026-09-22T16:52:00Z">
              <w:tcPr>
                <w:tcW w:w="1345" w:type="dxa"/>
                <w:gridSpan w:val="2"/>
                <w:shd w:val="clear" w:color="auto" w:fill="C6D9F1" w:themeFill="text2" w:themeFillTint="33"/>
                <w:vAlign w:val="center"/>
              </w:tcPr>
            </w:tcPrChange>
          </w:tcPr>
          <w:p w14:paraId="6142FE89" w14:textId="77777777" w:rsidR="00AA7FB0" w:rsidRPr="0054224E" w:rsidRDefault="00BC32DD" w:rsidP="00832AEF">
            <w:pPr>
              <w:pStyle w:val="DersBasliklar"/>
              <w:pPrChange w:id="34" w:author="msi" w:date="2026-09-22T12:52:00Z" w16du:dateUtc="2026-09-22T16:52:00Z">
                <w:pPr>
                  <w:pStyle w:val="Heading3"/>
                  <w:framePr w:hSpace="180" w:wrap="around" w:vAnchor="text" w:hAnchor="text" w:y="1"/>
                  <w:suppressOverlap/>
                </w:pPr>
              </w:pPrChange>
            </w:pPr>
            <w:ins w:id="35" w:author="msi" w:date="2026-09-22T12:52:00Z" w16du:dateUtc="2026-09-22T16:52:00Z">
              <w:r w:rsidRPr="001A2552">
                <w:rPr>
                  <w:szCs w:val="16"/>
                </w:rPr>
                <w:t>Dersin Kodu ve İsmi</w:t>
              </w:r>
            </w:ins>
            <w:del w:id="36" w:author="msi" w:date="2026-09-22T12:52:00Z" w16du:dateUtc="2026-09-22T16:52:00Z">
              <w:r w:rsidR="00AA7FB0" w:rsidRPr="00AA7FB0">
                <w:delText>Confirmed</w:delText>
              </w:r>
            </w:del>
          </w:p>
        </w:tc>
        <w:tc>
          <w:tcPr>
            <w:tcW w:w="6068" w:type="dxa"/>
            <w:tcPrChange w:id="37" w:author="msi" w:date="2026-09-22T12:52:00Z" w16du:dateUtc="2026-09-22T16:52:00Z">
              <w:tcPr>
                <w:tcW w:w="1440" w:type="dxa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622BAECD" w14:textId="77777777" w:rsidR="00AA7FB0" w:rsidRPr="00B00DF3" w:rsidRDefault="00CC0B85" w:rsidP="00F95BE5">
            <w:pPr>
              <w:pStyle w:val="DersBilgileri"/>
              <w:rPr>
                <w:rPrChange w:id="38" w:author="msi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39" w:author="msi" w:date="2026-09-22T12:52:00Z" w16du:dateUtc="2026-09-22T16:52:00Z">
                <w:pPr>
                  <w:framePr w:hSpace="180" w:wrap="around" w:vAnchor="text" w:hAnchor="text" w:y="1"/>
                  <w:suppressOverlap/>
                  <w:jc w:val="center"/>
                </w:pPr>
              </w:pPrChange>
            </w:pPr>
            <w:ins w:id="40" w:author="msi" w:date="2026-09-22T12:52:00Z" w16du:dateUtc="2026-09-22T16:5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41" w:author="msi" w:date="2026-09-22T12:52:00Z" w16du:dateUtc="2026-09-22T16:52:00Z">
              <w:r w:rsidR="00921CBA">
                <w:rPr>
                  <w:rFonts w:cstheme="minorHAnsi"/>
                  <w:sz w:val="24"/>
                </w:rPr>
                <w:delText>20</w:delText>
              </w:r>
            </w:del>
          </w:p>
        </w:tc>
      </w:tr>
      <w:tr w:rsidR="00AA7FB0" w14:paraId="3438AC7B" w14:textId="77777777" w:rsidTr="00832AEF">
        <w:trPr>
          <w:jc w:val="center"/>
          <w:trPrChange w:id="42" w:author="msi" w:date="2026-09-22T12:52:00Z" w16du:dateUtc="2026-09-22T16:52:00Z">
            <w:trPr>
              <w:gridAfter w:val="1"/>
              <w:trHeight w:val="360"/>
            </w:trPr>
          </w:trPrChange>
        </w:trPr>
        <w:tc>
          <w:tcPr>
            <w:tcW w:w="2745" w:type="dxa"/>
            <w:vAlign w:val="center"/>
            <w:tcPrChange w:id="43" w:author="msi" w:date="2026-09-22T12:52:00Z" w16du:dateUtc="2026-09-22T16:52:00Z">
              <w:tcPr>
                <w:tcW w:w="1345" w:type="dxa"/>
                <w:gridSpan w:val="2"/>
                <w:shd w:val="clear" w:color="auto" w:fill="C6D9F1" w:themeFill="text2" w:themeFillTint="33"/>
                <w:vAlign w:val="center"/>
              </w:tcPr>
            </w:tcPrChange>
          </w:tcPr>
          <w:p w14:paraId="18A507DD" w14:textId="77777777" w:rsidR="00AA7FB0" w:rsidRPr="0054224E" w:rsidRDefault="00BC32DD" w:rsidP="00832AEF">
            <w:pPr>
              <w:pStyle w:val="DersBasliklar"/>
              <w:pPrChange w:id="44" w:author="msi" w:date="2026-09-22T12:52:00Z" w16du:dateUtc="2026-09-22T16:52:00Z">
                <w:pPr>
                  <w:pStyle w:val="Heading3"/>
                  <w:framePr w:hSpace="180" w:wrap="around" w:vAnchor="text" w:hAnchor="text" w:y="1"/>
                  <w:suppressOverlap/>
                </w:pPr>
              </w:pPrChange>
            </w:pPr>
            <w:ins w:id="45" w:author="msi" w:date="2026-09-22T12:52:00Z" w16du:dateUtc="2026-09-22T16:52:00Z">
              <w:r w:rsidRPr="001A2552">
                <w:rPr>
                  <w:szCs w:val="16"/>
                </w:rPr>
                <w:t>Dersin Sorumlusu</w:t>
              </w:r>
            </w:ins>
            <w:del w:id="46" w:author="msi" w:date="2026-09-22T12:52:00Z" w16du:dateUtc="2026-09-22T16:52:00Z">
              <w:r w:rsidR="00AA7FB0" w:rsidRPr="00AA7FB0">
                <w:delText>Probable</w:delText>
              </w:r>
            </w:del>
          </w:p>
        </w:tc>
        <w:tc>
          <w:tcPr>
            <w:tcW w:w="6068" w:type="dxa"/>
            <w:tcPrChange w:id="47" w:author="msi" w:date="2026-09-22T12:52:00Z" w16du:dateUtc="2026-09-22T16:52:00Z">
              <w:tcPr>
                <w:tcW w:w="1440" w:type="dxa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0E2B751E" w14:textId="77777777" w:rsidR="00AA7FB0" w:rsidRPr="00B00DF3" w:rsidRDefault="00F911A6" w:rsidP="00832AEF">
            <w:pPr>
              <w:pStyle w:val="DersBilgileri"/>
              <w:rPr>
                <w:rPrChange w:id="48" w:author="msi" w:date="2026-09-22T12:52:00Z" w16du:dateUtc="2026-09-22T16:52:00Z">
                  <w:rPr>
                    <w:rFonts w:cstheme="minorHAnsi"/>
                    <w:sz w:val="24"/>
                    <w:szCs w:val="24"/>
                  </w:rPr>
                </w:rPrChange>
              </w:rPr>
              <w:pPrChange w:id="49" w:author="msi" w:date="2026-09-22T12:52:00Z" w16du:dateUtc="2026-09-22T16:52:00Z">
                <w:pPr>
                  <w:framePr w:hSpace="180" w:wrap="around" w:vAnchor="text" w:hAnchor="text" w:y="1"/>
                  <w:suppressOverlap/>
                  <w:jc w:val="center"/>
                </w:pPr>
              </w:pPrChange>
            </w:pPr>
            <w:ins w:id="50" w:author="msi" w:date="2026-09-22T12:52:00Z" w16du:dateUtc="2026-09-22T16:52:00Z">
              <w:r w:rsidRPr="00B00DF3">
                <w:rPr>
                  <w:szCs w:val="16"/>
                </w:rPr>
                <w:t>PROF. DR. YASEMİN KEPENEKCİ</w:t>
              </w:r>
            </w:ins>
            <w:del w:id="51" w:author="msi" w:date="2026-09-22T12:52:00Z" w16du:dateUtc="2026-09-22T16:52:00Z">
              <w:r w:rsidR="00921CBA">
                <w:rPr>
                  <w:rFonts w:cstheme="minorHAnsi"/>
                  <w:sz w:val="24"/>
                </w:rPr>
                <w:delText>41</w:delText>
              </w:r>
            </w:del>
          </w:p>
        </w:tc>
      </w:tr>
      <w:tr w:rsidR="00BC32DD" w:rsidRPr="001A2552" w14:paraId="36B5B968" w14:textId="77777777" w:rsidTr="00832AEF">
        <w:trPr>
          <w:jc w:val="center"/>
          <w:ins w:id="52" w:author="msi" w:date="2026-09-22T12:52:00Z" w16du:dateUtc="2026-09-22T16:52:00Z"/>
        </w:trPr>
        <w:tc>
          <w:tcPr>
            <w:tcW w:w="2745" w:type="dxa"/>
            <w:vAlign w:val="center"/>
          </w:tcPr>
          <w:p w14:paraId="46DA0F9F" w14:textId="77777777" w:rsidR="00BC32DD" w:rsidRPr="001A2552" w:rsidRDefault="00BC32DD" w:rsidP="00832AEF">
            <w:pPr>
              <w:pStyle w:val="DersBasliklar"/>
              <w:rPr>
                <w:ins w:id="53" w:author="msi" w:date="2026-09-22T12:52:00Z" w16du:dateUtc="2026-09-22T16:52:00Z"/>
                <w:szCs w:val="16"/>
              </w:rPr>
            </w:pPr>
            <w:ins w:id="54" w:author="msi" w:date="2026-09-22T12:52:00Z" w16du:dateUtc="2026-09-22T16:5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6961523" w14:textId="77777777" w:rsidR="00BC32DD" w:rsidRPr="00B00DF3" w:rsidRDefault="00F911A6" w:rsidP="00832AEF">
            <w:pPr>
              <w:pStyle w:val="DersBilgileri"/>
              <w:rPr>
                <w:ins w:id="55" w:author="msi" w:date="2026-09-22T12:52:00Z" w16du:dateUtc="2026-09-22T16:52:00Z"/>
                <w:szCs w:val="16"/>
              </w:rPr>
            </w:pPr>
            <w:ins w:id="56" w:author="msi" w:date="2026-09-22T12:52:00Z" w16du:dateUtc="2026-09-22T16:5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65F0DCA" w14:textId="77777777" w:rsidTr="00832AEF">
        <w:trPr>
          <w:jc w:val="center"/>
          <w:ins w:id="57" w:author="msi" w:date="2026-09-22T12:52:00Z" w16du:dateUtc="2026-09-22T16:52:00Z"/>
        </w:trPr>
        <w:tc>
          <w:tcPr>
            <w:tcW w:w="2745" w:type="dxa"/>
            <w:vAlign w:val="center"/>
          </w:tcPr>
          <w:p w14:paraId="7A66E30B" w14:textId="77777777" w:rsidR="00BC32DD" w:rsidRPr="001A2552" w:rsidRDefault="00BC32DD" w:rsidP="00832AEF">
            <w:pPr>
              <w:pStyle w:val="DersBasliklar"/>
              <w:rPr>
                <w:ins w:id="58" w:author="msi" w:date="2026-09-22T12:52:00Z" w16du:dateUtc="2026-09-22T16:52:00Z"/>
                <w:szCs w:val="16"/>
              </w:rPr>
            </w:pPr>
            <w:ins w:id="59" w:author="msi" w:date="2026-09-22T12:52:00Z" w16du:dateUtc="2026-09-22T16:5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582108E5" w14:textId="77777777" w:rsidR="00BC32DD" w:rsidRPr="00B00DF3" w:rsidRDefault="00F911A6" w:rsidP="00832AEF">
            <w:pPr>
              <w:pStyle w:val="DersBilgileri"/>
              <w:rPr>
                <w:ins w:id="60" w:author="msi" w:date="2026-09-22T12:52:00Z" w16du:dateUtc="2026-09-22T16:52:00Z"/>
                <w:szCs w:val="16"/>
              </w:rPr>
            </w:pPr>
            <w:ins w:id="61" w:author="msi" w:date="2026-09-22T12:52:00Z" w16du:dateUtc="2026-09-22T16:5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A4927A9" w14:textId="77777777" w:rsidTr="00832AEF">
        <w:trPr>
          <w:jc w:val="center"/>
          <w:ins w:id="62" w:author="msi" w:date="2026-09-22T12:52:00Z" w16du:dateUtc="2026-09-22T16:52:00Z"/>
        </w:trPr>
        <w:tc>
          <w:tcPr>
            <w:tcW w:w="2745" w:type="dxa"/>
            <w:vAlign w:val="center"/>
          </w:tcPr>
          <w:p w14:paraId="30A9DF5A" w14:textId="77777777" w:rsidR="00BC32DD" w:rsidRPr="001A2552" w:rsidRDefault="00BC32DD" w:rsidP="00832AEF">
            <w:pPr>
              <w:pStyle w:val="DersBasliklar"/>
              <w:rPr>
                <w:ins w:id="63" w:author="msi" w:date="2026-09-22T12:52:00Z" w16du:dateUtc="2026-09-22T16:52:00Z"/>
                <w:szCs w:val="16"/>
              </w:rPr>
            </w:pPr>
            <w:ins w:id="64" w:author="msi" w:date="2026-09-22T12:52:00Z" w16du:dateUtc="2026-09-22T16:5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FEA4AEB" w14:textId="77777777" w:rsidR="00BC32DD" w:rsidRPr="00B00DF3" w:rsidRDefault="00F8234C" w:rsidP="00832AEF">
            <w:pPr>
              <w:pStyle w:val="DersBilgileri"/>
              <w:rPr>
                <w:ins w:id="65" w:author="msi" w:date="2026-09-22T12:52:00Z" w16du:dateUtc="2026-09-22T16:52:00Z"/>
                <w:szCs w:val="16"/>
              </w:rPr>
            </w:pPr>
            <w:ins w:id="66" w:author="msi" w:date="2026-09-22T12:52:00Z" w16du:dateUtc="2026-09-22T16:5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4AF9F98" w14:textId="77777777" w:rsidTr="00832AEF">
        <w:trPr>
          <w:jc w:val="center"/>
          <w:ins w:id="67" w:author="msi" w:date="2026-09-22T12:52:00Z" w16du:dateUtc="2026-09-22T16:52:00Z"/>
        </w:trPr>
        <w:tc>
          <w:tcPr>
            <w:tcW w:w="2745" w:type="dxa"/>
            <w:vAlign w:val="center"/>
          </w:tcPr>
          <w:p w14:paraId="633E05AA" w14:textId="77777777" w:rsidR="00BC32DD" w:rsidRPr="001A2552" w:rsidRDefault="00BC32DD" w:rsidP="00832AEF">
            <w:pPr>
              <w:pStyle w:val="DersBasliklar"/>
              <w:rPr>
                <w:ins w:id="68" w:author="msi" w:date="2026-09-22T12:52:00Z" w16du:dateUtc="2026-09-22T16:52:00Z"/>
                <w:szCs w:val="16"/>
              </w:rPr>
            </w:pPr>
            <w:ins w:id="69" w:author="msi" w:date="2026-09-22T12:52:00Z" w16du:dateUtc="2026-09-22T16:5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5D6C4929" w14:textId="77777777" w:rsidR="00F911A6" w:rsidRPr="00B00DF3" w:rsidRDefault="00F911A6" w:rsidP="00F911A6">
            <w:pPr>
              <w:rPr>
                <w:ins w:id="70" w:author="msi" w:date="2026-09-22T12:52:00Z" w16du:dateUtc="2026-09-22T16:52:00Z"/>
                <w:sz w:val="16"/>
                <w:szCs w:val="16"/>
              </w:rPr>
            </w:pPr>
          </w:p>
          <w:p w14:paraId="1E3F9425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52:00Z" w16du:dateUtc="2026-09-22T16:52:00Z"/>
                <w:sz w:val="16"/>
                <w:szCs w:val="16"/>
              </w:rPr>
            </w:pPr>
            <w:ins w:id="72" w:author="msi" w:date="2026-09-22T12:52:00Z" w16du:dateUtc="2026-09-22T16:5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82318A6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52:00Z" w16du:dateUtc="2026-09-22T16:52:00Z"/>
                <w:sz w:val="16"/>
                <w:szCs w:val="16"/>
              </w:rPr>
            </w:pPr>
            <w:ins w:id="74" w:author="msi" w:date="2026-09-22T12:52:00Z" w16du:dateUtc="2026-09-22T16:5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5755D8A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52:00Z" w16du:dateUtc="2026-09-22T16:52:00Z"/>
                <w:sz w:val="16"/>
                <w:szCs w:val="16"/>
              </w:rPr>
            </w:pPr>
            <w:ins w:id="76" w:author="msi" w:date="2026-09-22T12:52:00Z" w16du:dateUtc="2026-09-22T16:5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2924AA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52:00Z" w16du:dateUtc="2026-09-22T16:52:00Z"/>
                <w:sz w:val="16"/>
                <w:szCs w:val="16"/>
              </w:rPr>
            </w:pPr>
            <w:ins w:id="78" w:author="msi" w:date="2026-09-22T12:52:00Z" w16du:dateUtc="2026-09-22T16:5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147BCF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52:00Z" w16du:dateUtc="2026-09-22T16:52:00Z"/>
                <w:sz w:val="16"/>
                <w:szCs w:val="16"/>
              </w:rPr>
            </w:pPr>
            <w:ins w:id="80" w:author="msi" w:date="2026-09-22T12:52:00Z" w16du:dateUtc="2026-09-22T16:5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382A3690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81" w:author="msi" w:date="2026-09-22T12:52:00Z" w16du:dateUtc="2026-09-22T16:52:00Z"/>
                <w:sz w:val="16"/>
                <w:szCs w:val="16"/>
              </w:rPr>
            </w:pPr>
            <w:ins w:id="82" w:author="msi" w:date="2026-09-22T12:52:00Z" w16du:dateUtc="2026-09-22T16:5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67C076F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83" w:author="msi" w:date="2026-09-22T12:52:00Z" w16du:dateUtc="2026-09-22T16:52:00Z"/>
                <w:sz w:val="16"/>
                <w:szCs w:val="16"/>
              </w:rPr>
            </w:pPr>
            <w:ins w:id="84" w:author="msi" w:date="2026-09-22T12:52:00Z" w16du:dateUtc="2026-09-22T16:5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F35F974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85" w:author="msi" w:date="2026-09-22T12:52:00Z" w16du:dateUtc="2026-09-22T16:52:00Z"/>
                <w:szCs w:val="16"/>
              </w:rPr>
            </w:pPr>
            <w:ins w:id="86" w:author="msi" w:date="2026-09-22T12:52:00Z" w16du:dateUtc="2026-09-22T16:5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3E78942" w14:textId="77777777" w:rsidTr="00832AEF">
        <w:trPr>
          <w:jc w:val="center"/>
          <w:ins w:id="87" w:author="msi" w:date="2026-09-22T12:52:00Z" w16du:dateUtc="2026-09-22T16:52:00Z"/>
        </w:trPr>
        <w:tc>
          <w:tcPr>
            <w:tcW w:w="2745" w:type="dxa"/>
            <w:vAlign w:val="center"/>
          </w:tcPr>
          <w:p w14:paraId="1445CB87" w14:textId="77777777" w:rsidR="00BC32DD" w:rsidRPr="001A2552" w:rsidRDefault="00BC32DD" w:rsidP="00832AEF">
            <w:pPr>
              <w:pStyle w:val="DersBasliklar"/>
              <w:rPr>
                <w:ins w:id="88" w:author="msi" w:date="2026-09-22T12:52:00Z" w16du:dateUtc="2026-09-22T16:52:00Z"/>
                <w:szCs w:val="16"/>
              </w:rPr>
            </w:pPr>
            <w:ins w:id="89" w:author="msi" w:date="2026-09-22T12:52:00Z" w16du:dateUtc="2026-09-22T16:5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549DA700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52:00Z" w16du:dateUtc="2026-09-22T16:52:00Z"/>
                <w:sz w:val="16"/>
                <w:szCs w:val="16"/>
              </w:rPr>
            </w:pPr>
            <w:ins w:id="91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F1C843D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52:00Z" w16du:dateUtc="2026-09-22T16:52:00Z"/>
                <w:sz w:val="16"/>
                <w:szCs w:val="16"/>
              </w:rPr>
            </w:pPr>
            <w:ins w:id="93" w:author="msi" w:date="2026-09-22T12:52:00Z" w16du:dateUtc="2026-09-22T16:5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409FED0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52:00Z" w16du:dateUtc="2026-09-22T16:52:00Z"/>
                <w:sz w:val="16"/>
                <w:szCs w:val="16"/>
              </w:rPr>
            </w:pPr>
            <w:ins w:id="95" w:author="msi" w:date="2026-09-22T12:52:00Z" w16du:dateUtc="2026-09-22T16:5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E81458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52:00Z" w16du:dateUtc="2026-09-22T16:52:00Z"/>
                <w:sz w:val="16"/>
                <w:szCs w:val="16"/>
              </w:rPr>
            </w:pPr>
            <w:ins w:id="97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0564A2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52:00Z" w16du:dateUtc="2026-09-22T16:52:00Z"/>
                <w:sz w:val="16"/>
                <w:szCs w:val="16"/>
              </w:rPr>
            </w:pPr>
            <w:ins w:id="99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968884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52:00Z" w16du:dateUtc="2026-09-22T16:52:00Z"/>
                <w:sz w:val="16"/>
                <w:szCs w:val="16"/>
              </w:rPr>
            </w:pPr>
            <w:ins w:id="101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A40BCC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52:00Z" w16du:dateUtc="2026-09-22T16:52:00Z"/>
                <w:sz w:val="16"/>
                <w:szCs w:val="16"/>
              </w:rPr>
            </w:pPr>
            <w:ins w:id="103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097B00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52:00Z" w16du:dateUtc="2026-09-22T16:52:00Z"/>
                <w:sz w:val="16"/>
                <w:szCs w:val="16"/>
              </w:rPr>
            </w:pPr>
            <w:ins w:id="105" w:author="msi" w:date="2026-09-22T12:52:00Z" w16du:dateUtc="2026-09-22T16:5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64804A8" w14:textId="77777777" w:rsidR="00BC32DD" w:rsidRPr="00B00DF3" w:rsidRDefault="00BC32DD" w:rsidP="00832AEF">
            <w:pPr>
              <w:pStyle w:val="DersBilgileri"/>
              <w:rPr>
                <w:ins w:id="106" w:author="msi" w:date="2026-09-22T12:52:00Z" w16du:dateUtc="2026-09-22T16:52:00Z"/>
                <w:szCs w:val="16"/>
              </w:rPr>
            </w:pPr>
          </w:p>
        </w:tc>
      </w:tr>
      <w:tr w:rsidR="00BC32DD" w:rsidRPr="001A2552" w14:paraId="7F8D3615" w14:textId="77777777" w:rsidTr="00832AEF">
        <w:trPr>
          <w:jc w:val="center"/>
          <w:ins w:id="107" w:author="msi" w:date="2026-09-22T12:52:00Z" w16du:dateUtc="2026-09-22T16:52:00Z"/>
        </w:trPr>
        <w:tc>
          <w:tcPr>
            <w:tcW w:w="2745" w:type="dxa"/>
            <w:vAlign w:val="center"/>
          </w:tcPr>
          <w:p w14:paraId="2425349D" w14:textId="77777777" w:rsidR="00BC32DD" w:rsidRPr="001A2552" w:rsidRDefault="00BC32DD" w:rsidP="00832AEF">
            <w:pPr>
              <w:pStyle w:val="DersBasliklar"/>
              <w:rPr>
                <w:ins w:id="108" w:author="msi" w:date="2026-09-22T12:52:00Z" w16du:dateUtc="2026-09-22T16:52:00Z"/>
                <w:szCs w:val="16"/>
              </w:rPr>
            </w:pPr>
            <w:ins w:id="109" w:author="msi" w:date="2026-09-22T12:52:00Z" w16du:dateUtc="2026-09-22T16:5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26032E4" w14:textId="77777777" w:rsidR="00BC32DD" w:rsidRPr="00B00DF3" w:rsidRDefault="00F8234C" w:rsidP="00832AEF">
            <w:pPr>
              <w:pStyle w:val="DersBilgileri"/>
              <w:rPr>
                <w:ins w:id="110" w:author="msi" w:date="2026-09-22T12:52:00Z" w16du:dateUtc="2026-09-22T16:52:00Z"/>
                <w:szCs w:val="16"/>
              </w:rPr>
            </w:pPr>
            <w:ins w:id="111" w:author="msi" w:date="2026-09-22T12:52:00Z" w16du:dateUtc="2026-09-22T16:5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4060341" w14:textId="77777777" w:rsidTr="00832AEF">
        <w:trPr>
          <w:jc w:val="center"/>
          <w:ins w:id="112" w:author="msi" w:date="2026-09-22T12:52:00Z" w16du:dateUtc="2026-09-22T16:52:00Z"/>
        </w:trPr>
        <w:tc>
          <w:tcPr>
            <w:tcW w:w="2745" w:type="dxa"/>
            <w:vAlign w:val="center"/>
          </w:tcPr>
          <w:p w14:paraId="3287C7D8" w14:textId="77777777" w:rsidR="00BC32DD" w:rsidRPr="001A2552" w:rsidRDefault="00BC32DD" w:rsidP="00832AEF">
            <w:pPr>
              <w:pStyle w:val="DersBasliklar"/>
              <w:rPr>
                <w:ins w:id="113" w:author="msi" w:date="2026-09-22T12:52:00Z" w16du:dateUtc="2026-09-22T16:52:00Z"/>
                <w:szCs w:val="16"/>
              </w:rPr>
            </w:pPr>
            <w:ins w:id="114" w:author="msi" w:date="2026-09-22T12:52:00Z" w16du:dateUtc="2026-09-22T16:5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1E0A8110" w14:textId="77777777" w:rsidR="00BC32DD" w:rsidRPr="00B00DF3" w:rsidRDefault="00B00DF3" w:rsidP="00832AEF">
            <w:pPr>
              <w:pStyle w:val="DersBilgileri"/>
              <w:rPr>
                <w:ins w:id="115" w:author="msi" w:date="2026-09-22T12:52:00Z" w16du:dateUtc="2026-09-22T16:52:00Z"/>
                <w:szCs w:val="16"/>
              </w:rPr>
            </w:pPr>
            <w:ins w:id="116" w:author="msi" w:date="2026-09-22T12:52:00Z" w16du:dateUtc="2026-09-22T16:5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B04922B" w14:textId="77777777" w:rsidTr="00832AEF">
        <w:trPr>
          <w:jc w:val="center"/>
          <w:ins w:id="117" w:author="msi" w:date="2026-09-22T12:52:00Z" w16du:dateUtc="2026-09-22T16:52:00Z"/>
        </w:trPr>
        <w:tc>
          <w:tcPr>
            <w:tcW w:w="2745" w:type="dxa"/>
            <w:vAlign w:val="center"/>
          </w:tcPr>
          <w:p w14:paraId="78A1E1B0" w14:textId="77777777" w:rsidR="00BC32DD" w:rsidRPr="001A2552" w:rsidRDefault="00BC32DD" w:rsidP="00832AEF">
            <w:pPr>
              <w:pStyle w:val="DersBasliklar"/>
              <w:rPr>
                <w:ins w:id="118" w:author="msi" w:date="2026-09-22T12:52:00Z" w16du:dateUtc="2026-09-22T16:52:00Z"/>
                <w:szCs w:val="16"/>
              </w:rPr>
            </w:pPr>
            <w:ins w:id="119" w:author="msi" w:date="2026-09-22T12:52:00Z" w16du:dateUtc="2026-09-22T16:5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55C2501" w14:textId="77777777" w:rsidR="00BC32DD" w:rsidRPr="00B00DF3" w:rsidRDefault="00BC32DD" w:rsidP="00832AEF">
            <w:pPr>
              <w:pStyle w:val="DersBilgileri"/>
              <w:rPr>
                <w:ins w:id="120" w:author="msi" w:date="2026-09-22T12:52:00Z" w16du:dateUtc="2026-09-22T16:52:00Z"/>
                <w:szCs w:val="16"/>
              </w:rPr>
            </w:pPr>
          </w:p>
        </w:tc>
      </w:tr>
      <w:tr w:rsidR="00BC32DD" w:rsidRPr="001A2552" w14:paraId="3BE2661C" w14:textId="77777777" w:rsidTr="00832AEF">
        <w:trPr>
          <w:jc w:val="center"/>
          <w:ins w:id="121" w:author="msi" w:date="2026-09-22T12:52:00Z" w16du:dateUtc="2026-09-22T16:52:00Z"/>
        </w:trPr>
        <w:tc>
          <w:tcPr>
            <w:tcW w:w="2745" w:type="dxa"/>
            <w:vAlign w:val="center"/>
          </w:tcPr>
          <w:p w14:paraId="608899F1" w14:textId="77777777" w:rsidR="00BC32DD" w:rsidRPr="001A2552" w:rsidRDefault="00BC32DD" w:rsidP="00832AEF">
            <w:pPr>
              <w:pStyle w:val="DersBasliklar"/>
              <w:rPr>
                <w:ins w:id="122" w:author="msi" w:date="2026-09-22T12:52:00Z" w16du:dateUtc="2026-09-22T16:52:00Z"/>
                <w:szCs w:val="16"/>
              </w:rPr>
            </w:pPr>
            <w:ins w:id="123" w:author="msi" w:date="2026-09-22T12:52:00Z" w16du:dateUtc="2026-09-22T16:5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73868F89" w14:textId="77777777" w:rsidR="00B00DF3" w:rsidRPr="00B00DF3" w:rsidRDefault="00B00DF3" w:rsidP="00B00DF3">
            <w:pPr>
              <w:rPr>
                <w:ins w:id="124" w:author="msi" w:date="2026-09-22T12:52:00Z" w16du:dateUtc="2026-09-22T16:52:00Z"/>
                <w:sz w:val="16"/>
                <w:szCs w:val="16"/>
              </w:rPr>
            </w:pPr>
            <w:ins w:id="125" w:author="msi" w:date="2026-09-22T12:52:00Z" w16du:dateUtc="2026-09-22T16:5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C3D6492" w14:textId="77777777" w:rsidR="00B00DF3" w:rsidRPr="00B00DF3" w:rsidRDefault="00B00DF3" w:rsidP="00B00DF3">
            <w:pPr>
              <w:rPr>
                <w:ins w:id="126" w:author="msi" w:date="2026-09-22T12:52:00Z" w16du:dateUtc="2026-09-22T16:52:00Z"/>
                <w:sz w:val="16"/>
                <w:szCs w:val="16"/>
              </w:rPr>
            </w:pPr>
            <w:ins w:id="127" w:author="msi" w:date="2026-09-22T12:52:00Z" w16du:dateUtc="2026-09-22T16:5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2A47FACD" w14:textId="77777777" w:rsidR="00B00DF3" w:rsidRPr="00B00DF3" w:rsidRDefault="00B00DF3" w:rsidP="00B00DF3">
            <w:pPr>
              <w:rPr>
                <w:ins w:id="128" w:author="msi" w:date="2026-09-22T12:52:00Z" w16du:dateUtc="2026-09-22T16:52:00Z"/>
                <w:sz w:val="16"/>
                <w:szCs w:val="16"/>
              </w:rPr>
            </w:pPr>
            <w:ins w:id="129" w:author="msi" w:date="2026-09-22T12:52:00Z" w16du:dateUtc="2026-09-22T16:5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266D4212" w14:textId="77777777" w:rsidR="00B00DF3" w:rsidRPr="00B00DF3" w:rsidRDefault="00B00DF3" w:rsidP="00B00DF3">
            <w:pPr>
              <w:pStyle w:val="BodyText2"/>
              <w:jc w:val="both"/>
              <w:rPr>
                <w:ins w:id="130" w:author="msi" w:date="2026-09-22T12:52:00Z" w16du:dateUtc="2026-09-22T16:52:00Z"/>
                <w:rFonts w:ascii="Verdana" w:hAnsi="Verdana"/>
                <w:sz w:val="16"/>
                <w:szCs w:val="16"/>
              </w:rPr>
            </w:pPr>
            <w:ins w:id="131" w:author="msi" w:date="2026-09-22T12:52:00Z" w16du:dateUtc="2026-09-22T16:5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88C7DD6" w14:textId="77777777" w:rsidR="00B00DF3" w:rsidRPr="00B00DF3" w:rsidRDefault="00B00DF3" w:rsidP="00B00DF3">
            <w:pPr>
              <w:rPr>
                <w:ins w:id="132" w:author="msi" w:date="2026-09-22T12:52:00Z" w16du:dateUtc="2026-09-22T16:52:00Z"/>
                <w:sz w:val="16"/>
                <w:szCs w:val="16"/>
              </w:rPr>
            </w:pPr>
            <w:ins w:id="133" w:author="msi" w:date="2026-09-22T12:52:00Z" w16du:dateUtc="2026-09-22T16:5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0C457A7" w14:textId="77777777" w:rsidR="00B00DF3" w:rsidRPr="00B00DF3" w:rsidRDefault="00B00DF3" w:rsidP="00B00DF3">
            <w:pPr>
              <w:rPr>
                <w:ins w:id="134" w:author="msi" w:date="2026-09-22T12:52:00Z" w16du:dateUtc="2026-09-22T16:52:00Z"/>
                <w:sz w:val="16"/>
                <w:szCs w:val="16"/>
              </w:rPr>
            </w:pPr>
            <w:ins w:id="135" w:author="msi" w:date="2026-09-22T12:52:00Z" w16du:dateUtc="2026-09-22T16:5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17638480" w14:textId="77777777" w:rsidR="00B00DF3" w:rsidRPr="00B00DF3" w:rsidRDefault="00B00DF3" w:rsidP="00B00DF3">
            <w:pPr>
              <w:rPr>
                <w:ins w:id="136" w:author="msi" w:date="2026-09-22T12:52:00Z" w16du:dateUtc="2026-09-22T16:52:00Z"/>
                <w:sz w:val="16"/>
                <w:szCs w:val="16"/>
              </w:rPr>
            </w:pPr>
            <w:ins w:id="137" w:author="msi" w:date="2026-09-22T12:52:00Z" w16du:dateUtc="2026-09-22T16:52:00Z">
              <w:r w:rsidRPr="00B00DF3">
                <w:rPr>
                  <w:sz w:val="16"/>
                  <w:szCs w:val="16"/>
                </w:rPr>
                <w:t xml:space="preserve">-Mumcu, A. (1994) İnsan Hakları ve Kamu Özgürlükleri. Ankara: Savaş </w:t>
              </w:r>
              <w:r w:rsidRPr="00B00DF3">
                <w:rPr>
                  <w:sz w:val="16"/>
                  <w:szCs w:val="16"/>
                </w:rPr>
                <w:lastRenderedPageBreak/>
                <w:t>Yayınları.</w:t>
              </w:r>
            </w:ins>
          </w:p>
          <w:p w14:paraId="5FDEEC61" w14:textId="77777777" w:rsidR="00B00DF3" w:rsidRPr="00B00DF3" w:rsidRDefault="00B00DF3" w:rsidP="00B00DF3">
            <w:pPr>
              <w:rPr>
                <w:ins w:id="138" w:author="msi" w:date="2026-09-22T12:52:00Z" w16du:dateUtc="2026-09-22T16:52:00Z"/>
                <w:sz w:val="16"/>
                <w:szCs w:val="16"/>
              </w:rPr>
            </w:pPr>
            <w:ins w:id="139" w:author="msi" w:date="2026-09-22T12:52:00Z" w16du:dateUtc="2026-09-22T16:52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061F22D4" w14:textId="77777777" w:rsidR="00B00DF3" w:rsidRPr="00B00DF3" w:rsidRDefault="00B00DF3" w:rsidP="00B00DF3">
            <w:pPr>
              <w:rPr>
                <w:ins w:id="140" w:author="msi" w:date="2026-09-22T12:52:00Z" w16du:dateUtc="2026-09-22T16:52:00Z"/>
                <w:sz w:val="16"/>
                <w:szCs w:val="16"/>
              </w:rPr>
            </w:pPr>
            <w:ins w:id="141" w:author="msi" w:date="2026-09-22T12:52:00Z" w16du:dateUtc="2026-09-22T16:5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387CD78" w14:textId="77777777" w:rsidR="00BC32DD" w:rsidRPr="00B00DF3" w:rsidRDefault="00BC32DD" w:rsidP="00832AEF">
            <w:pPr>
              <w:pStyle w:val="Kaynakca"/>
              <w:rPr>
                <w:ins w:id="142" w:author="msi" w:date="2026-09-22T12:52:00Z" w16du:dateUtc="2026-09-22T16:52:00Z"/>
                <w:szCs w:val="16"/>
                <w:lang w:val="tr-TR"/>
              </w:rPr>
            </w:pPr>
          </w:p>
        </w:tc>
      </w:tr>
      <w:tr w:rsidR="00BC32DD" w:rsidRPr="001A2552" w14:paraId="134C0E15" w14:textId="77777777" w:rsidTr="00832AEF">
        <w:trPr>
          <w:jc w:val="center"/>
          <w:ins w:id="143" w:author="msi" w:date="2026-09-22T12:52:00Z" w16du:dateUtc="2026-09-22T16:52:00Z"/>
        </w:trPr>
        <w:tc>
          <w:tcPr>
            <w:tcW w:w="2745" w:type="dxa"/>
            <w:vAlign w:val="center"/>
          </w:tcPr>
          <w:p w14:paraId="0417ABDE" w14:textId="77777777" w:rsidR="00BC32DD" w:rsidRPr="001A2552" w:rsidRDefault="00BC32DD" w:rsidP="00832AEF">
            <w:pPr>
              <w:pStyle w:val="DersBasliklar"/>
              <w:rPr>
                <w:ins w:id="144" w:author="msi" w:date="2026-09-22T12:52:00Z" w16du:dateUtc="2026-09-22T16:52:00Z"/>
                <w:szCs w:val="16"/>
              </w:rPr>
            </w:pPr>
            <w:ins w:id="145" w:author="msi" w:date="2026-09-22T12:52:00Z" w16du:dateUtc="2026-09-22T16:5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1B291D0C" w14:textId="77777777" w:rsidR="00BC32DD" w:rsidRPr="001A2552" w:rsidRDefault="00B00DF3" w:rsidP="00832AEF">
            <w:pPr>
              <w:pStyle w:val="DersBilgileri"/>
              <w:rPr>
                <w:ins w:id="146" w:author="msi" w:date="2026-09-22T12:52:00Z" w16du:dateUtc="2026-09-22T16:52:00Z"/>
                <w:szCs w:val="16"/>
              </w:rPr>
            </w:pPr>
            <w:ins w:id="147" w:author="msi" w:date="2026-09-22T12:52:00Z" w16du:dateUtc="2026-09-22T16:5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54B1EDC" w14:textId="77777777" w:rsidTr="00832AEF">
        <w:trPr>
          <w:jc w:val="center"/>
          <w:ins w:id="148" w:author="msi" w:date="2026-09-22T12:52:00Z" w16du:dateUtc="2026-09-22T16:52:00Z"/>
        </w:trPr>
        <w:tc>
          <w:tcPr>
            <w:tcW w:w="2745" w:type="dxa"/>
            <w:vAlign w:val="center"/>
          </w:tcPr>
          <w:p w14:paraId="3DC65341" w14:textId="77777777" w:rsidR="00BC32DD" w:rsidRPr="001A2552" w:rsidRDefault="00BC32DD" w:rsidP="00832AEF">
            <w:pPr>
              <w:pStyle w:val="DersBasliklar"/>
              <w:rPr>
                <w:ins w:id="149" w:author="msi" w:date="2026-09-22T12:52:00Z" w16du:dateUtc="2026-09-22T16:52:00Z"/>
                <w:szCs w:val="16"/>
              </w:rPr>
            </w:pPr>
            <w:ins w:id="150" w:author="msi" w:date="2026-09-22T12:52:00Z" w16du:dateUtc="2026-09-22T16:5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C74BB87" w14:textId="77777777" w:rsidR="00BC32DD" w:rsidRPr="001A2552" w:rsidRDefault="00BC32DD" w:rsidP="00832AEF">
            <w:pPr>
              <w:pStyle w:val="DersBilgileri"/>
              <w:rPr>
                <w:ins w:id="151" w:author="msi" w:date="2026-09-22T12:52:00Z" w16du:dateUtc="2026-09-22T16:52:00Z"/>
                <w:szCs w:val="16"/>
              </w:rPr>
            </w:pPr>
          </w:p>
        </w:tc>
      </w:tr>
      <w:tr w:rsidR="00BC32DD" w:rsidRPr="001A2552" w14:paraId="2393ABB3" w14:textId="77777777" w:rsidTr="00832AEF">
        <w:trPr>
          <w:jc w:val="center"/>
          <w:ins w:id="152" w:author="msi" w:date="2026-09-22T12:52:00Z" w16du:dateUtc="2026-09-22T16:52:00Z"/>
        </w:trPr>
        <w:tc>
          <w:tcPr>
            <w:tcW w:w="2745" w:type="dxa"/>
            <w:vAlign w:val="center"/>
          </w:tcPr>
          <w:p w14:paraId="7792F131" w14:textId="77777777" w:rsidR="00BC32DD" w:rsidRPr="001A2552" w:rsidRDefault="00BC32DD" w:rsidP="00832AEF">
            <w:pPr>
              <w:pStyle w:val="DersBasliklar"/>
              <w:rPr>
                <w:ins w:id="153" w:author="msi" w:date="2026-09-22T12:52:00Z" w16du:dateUtc="2026-09-22T16:52:00Z"/>
                <w:szCs w:val="16"/>
              </w:rPr>
            </w:pPr>
            <w:ins w:id="154" w:author="msi" w:date="2026-09-22T12:52:00Z" w16du:dateUtc="2026-09-22T16:5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B3BE381" w14:textId="77777777" w:rsidR="00BC32DD" w:rsidRPr="001A2552" w:rsidRDefault="00BC32DD" w:rsidP="00832AEF">
            <w:pPr>
              <w:pStyle w:val="DersBilgileri"/>
              <w:rPr>
                <w:ins w:id="155" w:author="msi" w:date="2026-09-22T12:52:00Z" w16du:dateUtc="2026-09-22T16:52:00Z"/>
                <w:szCs w:val="16"/>
              </w:rPr>
            </w:pPr>
          </w:p>
        </w:tc>
      </w:tr>
    </w:tbl>
    <w:p w14:paraId="62A80122" w14:textId="77777777" w:rsidR="00BC32DD" w:rsidRPr="001A2552" w:rsidRDefault="00BC32DD" w:rsidP="00BC32DD">
      <w:pPr>
        <w:rPr>
          <w:ins w:id="156" w:author="msi" w:date="2026-09-22T12:52:00Z" w16du:dateUtc="2026-09-22T16:52:00Z"/>
          <w:sz w:val="16"/>
          <w:szCs w:val="16"/>
        </w:rPr>
      </w:pPr>
    </w:p>
    <w:p w14:paraId="62406944" w14:textId="77777777" w:rsidR="00BC32DD" w:rsidRPr="001A2552" w:rsidRDefault="00BC32DD" w:rsidP="00BC32DD">
      <w:pPr>
        <w:rPr>
          <w:ins w:id="157" w:author="msi" w:date="2026-09-22T12:52:00Z" w16du:dateUtc="2026-09-22T16:52:00Z"/>
          <w:sz w:val="16"/>
          <w:szCs w:val="16"/>
        </w:rPr>
      </w:pPr>
    </w:p>
    <w:p w14:paraId="5C132F77" w14:textId="77777777" w:rsidR="00BC32DD" w:rsidRPr="001A2552" w:rsidRDefault="00BC32DD" w:rsidP="00BC32DD">
      <w:pPr>
        <w:rPr>
          <w:ins w:id="158" w:author="msi" w:date="2026-09-22T12:52:00Z" w16du:dateUtc="2026-09-22T16:52:00Z"/>
          <w:sz w:val="16"/>
          <w:szCs w:val="16"/>
        </w:rPr>
      </w:pPr>
    </w:p>
    <w:p w14:paraId="6710D94C" w14:textId="77777777" w:rsidR="00BC32DD" w:rsidRDefault="00BC32DD" w:rsidP="00BC32DD">
      <w:pPr>
        <w:rPr>
          <w:ins w:id="159" w:author="msi" w:date="2026-09-22T12:52:00Z" w16du:dateUtc="2026-09-22T16:52:00Z"/>
        </w:rPr>
      </w:pPr>
    </w:p>
    <w:p w14:paraId="7D3DC771" w14:textId="77777777" w:rsidR="002A4083" w:rsidRPr="00C428CF" w:rsidRDefault="00AA7FB0" w:rsidP="00AA7FB0">
      <w:pPr>
        <w:rPr>
          <w:del w:id="160" w:author="msi" w:date="2026-09-22T12:52:00Z" w16du:dateUtc="2026-09-22T16:52:00Z"/>
        </w:rPr>
      </w:pPr>
      <w:del w:id="161" w:author="msi" w:date="2026-09-22T12:52:00Z" w16du:dateUtc="2026-09-22T16:52:00Z">
        <w:r>
          <w:br w:type="textWrapping" w:clear="all"/>
        </w:r>
      </w:del>
    </w:p>
    <w:p w14:paraId="4619354F" w14:textId="77777777" w:rsidR="002A4083" w:rsidRPr="00A56EFB" w:rsidRDefault="002A4083" w:rsidP="00AA7FB0">
      <w:pPr>
        <w:pStyle w:val="Heading1"/>
        <w:spacing w:before="0"/>
        <w:rPr>
          <w:del w:id="162" w:author="msi" w:date="2026-09-22T12:52:00Z" w16du:dateUtc="2026-09-22T16:52:00Z"/>
        </w:rPr>
      </w:pPr>
      <w:del w:id="163" w:author="msi" w:date="2026-09-22T12:52:00Z" w16du:dateUtc="2026-09-22T16:52:00Z">
        <w:r w:rsidRPr="002A4083">
          <w:delText>Statistics</w:delText>
        </w:r>
      </w:del>
    </w:p>
    <w:p w14:paraId="501EE9E5" w14:textId="77777777" w:rsidR="002A4083" w:rsidRDefault="002A4083" w:rsidP="002A4083">
      <w:pPr>
        <w:rPr>
          <w:del w:id="164" w:author="msi" w:date="2026-09-22T12:52:00Z" w16du:dateUtc="2026-09-22T16:52:00Z"/>
        </w:rPr>
      </w:pPr>
      <w:del w:id="165" w:author="msi" w:date="2026-09-22T12:52:00Z" w16du:dateUtc="2026-09-22T16:52:00Z">
        <w:r w:rsidRPr="00A56EFB">
          <w:delText>Statistics based on above confirmed and probable cases:</w:delText>
        </w:r>
      </w:del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:rsidRPr="00A56EFB" w14:paraId="3EF036BA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  <w:del w:id="166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4CFFD9FF" w14:textId="77777777" w:rsidR="00453FAF" w:rsidRPr="00EE3545" w:rsidRDefault="00453FAF" w:rsidP="00453FAF">
            <w:pPr>
              <w:pStyle w:val="Heading1"/>
              <w:spacing w:before="0"/>
              <w:rPr>
                <w:del w:id="167" w:author="msi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168" w:author="msi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0E5AE362" w14:textId="77777777" w:rsidR="00453FAF" w:rsidRPr="00EE3545" w:rsidRDefault="00453FAF" w:rsidP="00453FAF">
            <w:pPr>
              <w:pStyle w:val="Heading1"/>
              <w:spacing w:before="0"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9" w:author="msi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170" w:author="msi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4FD1CE9D" w14:textId="77777777" w:rsidR="00453FAF" w:rsidRPr="00EE3545" w:rsidRDefault="00453FAF" w:rsidP="00453FAF">
            <w:pPr>
              <w:pStyle w:val="Heading1"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71" w:author="msi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172" w:author="msi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0D862EF9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73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70414F" w14:textId="77777777" w:rsidR="00453FAF" w:rsidRPr="00691A0F" w:rsidRDefault="00453FAF" w:rsidP="00453FAF">
            <w:pPr>
              <w:pStyle w:val="Heading2"/>
              <w:rPr>
                <w:del w:id="174" w:author="msi" w:date="2026-09-22T12:52:00Z" w16du:dateUtc="2026-09-22T16:52:00Z"/>
              </w:rPr>
            </w:pPr>
            <w:del w:id="175" w:author="msi" w:date="2026-09-22T12:52:00Z" w16du:dateUtc="2026-09-22T16:52:00Z">
              <w:r w:rsidRPr="00691A0F">
                <w:delText>Gender</w:delText>
              </w:r>
            </w:del>
          </w:p>
        </w:tc>
      </w:tr>
      <w:tr w:rsidR="00453FAF" w:rsidRPr="00B345CC" w14:paraId="0A17C3B0" w14:textId="77777777" w:rsidTr="00453FAF">
        <w:trPr>
          <w:trHeight w:val="360"/>
          <w:del w:id="176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6FC4AD91" w14:textId="77777777" w:rsidR="00453FAF" w:rsidRPr="005854FD" w:rsidRDefault="00453FAF" w:rsidP="00453FAF">
            <w:pPr>
              <w:pStyle w:val="Heading3"/>
              <w:rPr>
                <w:del w:id="177" w:author="msi" w:date="2026-09-22T12:52:00Z" w16du:dateUtc="2026-09-22T16:52:00Z"/>
                <w:b w:val="0"/>
              </w:rPr>
            </w:pPr>
            <w:del w:id="178" w:author="msi" w:date="2026-09-22T12:52:00Z" w16du:dateUtc="2026-09-22T16:52:00Z">
              <w:r w:rsidRPr="005854FD">
                <w:rPr>
                  <w:b w:val="0"/>
                </w:rPr>
                <w:delText>Male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38CD5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9" w:author="msi" w:date="2026-09-22T12:52:00Z" w16du:dateUtc="2026-09-22T16:52:00Z"/>
                <w:rFonts w:cstheme="minorHAnsi"/>
                <w:sz w:val="24"/>
              </w:rPr>
            </w:pPr>
            <w:del w:id="180" w:author="msi" w:date="2026-09-22T12:52:00Z" w16du:dateUtc="2026-09-22T16:52:00Z">
              <w:r>
                <w:rPr>
                  <w:rFonts w:cstheme="minorHAnsi"/>
                  <w:sz w:val="24"/>
                </w:rPr>
                <w:delText>27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7EBCA5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1" w:author="msi" w:date="2026-09-22T12:52:00Z" w16du:dateUtc="2026-09-22T16:52:00Z"/>
                <w:rFonts w:cstheme="minorHAnsi"/>
                <w:sz w:val="24"/>
              </w:rPr>
            </w:pPr>
            <w:del w:id="182" w:author="msi" w:date="2026-09-22T12:52:00Z" w16du:dateUtc="2026-09-22T16:52:00Z">
              <w:r>
                <w:rPr>
                  <w:rFonts w:cstheme="minorHAnsi"/>
                  <w:sz w:val="24"/>
                </w:rPr>
                <w:delText>44</w:delText>
              </w:r>
              <w:r w:rsidRPr="005854FD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:rsidRPr="00B345CC" w14:paraId="603FFD9B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83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4CBADDD3" w14:textId="77777777" w:rsidR="00453FAF" w:rsidRPr="005854FD" w:rsidRDefault="00453FAF" w:rsidP="00453FAF">
            <w:pPr>
              <w:pStyle w:val="Heading3"/>
              <w:rPr>
                <w:del w:id="184" w:author="msi" w:date="2026-09-22T12:52:00Z" w16du:dateUtc="2026-09-22T16:52:00Z"/>
                <w:b w:val="0"/>
              </w:rPr>
            </w:pPr>
            <w:del w:id="185" w:author="msi" w:date="2026-09-22T12:52:00Z" w16du:dateUtc="2026-09-22T16:52:00Z">
              <w:r w:rsidRPr="005854FD">
                <w:rPr>
                  <w:b w:val="0"/>
                </w:rPr>
                <w:delText>Female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DCCBE8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6" w:author="msi" w:date="2026-09-22T12:52:00Z" w16du:dateUtc="2026-09-22T16:52:00Z"/>
                <w:rFonts w:cstheme="minorHAnsi"/>
                <w:sz w:val="24"/>
              </w:rPr>
            </w:pPr>
            <w:del w:id="187" w:author="msi" w:date="2026-09-22T12:52:00Z" w16du:dateUtc="2026-09-22T16:52:00Z">
              <w:r>
                <w:rPr>
                  <w:rFonts w:cstheme="minorHAnsi"/>
                  <w:sz w:val="24"/>
                </w:rPr>
                <w:delText>34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875E78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8" w:author="msi" w:date="2026-09-22T12:52:00Z" w16du:dateUtc="2026-09-22T16:52:00Z"/>
                <w:rFonts w:cstheme="minorHAnsi"/>
                <w:sz w:val="24"/>
              </w:rPr>
            </w:pPr>
            <w:del w:id="189" w:author="msi" w:date="2026-09-22T12:52:00Z" w16du:dateUtc="2026-09-22T16:52:00Z">
              <w:r>
                <w:rPr>
                  <w:rFonts w:cstheme="minorHAnsi"/>
                  <w:sz w:val="24"/>
                </w:rPr>
                <w:delText>56</w:delText>
              </w:r>
              <w:r w:rsidRPr="005854FD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657CE8DA" w14:textId="77777777" w:rsidTr="00453FAF">
        <w:trPr>
          <w:trHeight w:val="360"/>
          <w:del w:id="190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1F0FF40" w14:textId="77777777" w:rsidR="00453FAF" w:rsidRPr="00AA7FB0" w:rsidRDefault="00453FAF" w:rsidP="00453FAF">
            <w:pPr>
              <w:pStyle w:val="Heading2"/>
              <w:rPr>
                <w:del w:id="191" w:author="msi" w:date="2026-09-22T12:52:00Z" w16du:dateUtc="2026-09-22T16:52:00Z"/>
              </w:rPr>
            </w:pPr>
            <w:del w:id="192" w:author="msi" w:date="2026-09-22T12:52:00Z" w16du:dateUtc="2026-09-22T16:52:00Z">
              <w:r w:rsidRPr="00AA7FB0">
                <w:delText>Age</w:delText>
              </w:r>
            </w:del>
          </w:p>
        </w:tc>
      </w:tr>
      <w:tr w:rsidR="00453FAF" w14:paraId="14618A9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93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03FDF2A7" w14:textId="77777777" w:rsidR="00453FAF" w:rsidRPr="00AA7FB0" w:rsidRDefault="00453FAF" w:rsidP="00453FAF">
            <w:pPr>
              <w:pStyle w:val="Heading3"/>
              <w:rPr>
                <w:del w:id="194" w:author="msi" w:date="2026-09-22T12:52:00Z" w16du:dateUtc="2026-09-22T16:52:00Z"/>
                <w:b w:val="0"/>
              </w:rPr>
            </w:pPr>
            <w:del w:id="195" w:author="msi" w:date="2026-09-22T12:52:00Z" w16du:dateUtc="2026-09-22T16:52:00Z">
              <w:r w:rsidRPr="00AA7FB0">
                <w:rPr>
                  <w:b w:val="0"/>
                </w:rPr>
                <w:delText>Under age 30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52A30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6" w:author="msi" w:date="2026-09-22T12:52:00Z" w16du:dateUtc="2026-09-22T16:52:00Z"/>
                <w:rFonts w:cstheme="minorHAnsi"/>
                <w:sz w:val="24"/>
              </w:rPr>
            </w:pPr>
            <w:del w:id="197" w:author="msi" w:date="2026-09-22T12:52:00Z" w16du:dateUtc="2026-09-22T16:52:00Z">
              <w:r>
                <w:rPr>
                  <w:rFonts w:cstheme="minorHAnsi"/>
                  <w:sz w:val="24"/>
                </w:rPr>
                <w:delText>3</w:delText>
              </w:r>
              <w:r w:rsidRPr="00AA7FB0">
                <w:rPr>
                  <w:rFonts w:cstheme="minorHAnsi"/>
                  <w:sz w:val="24"/>
                </w:rPr>
                <w:delText>1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44D30E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8" w:author="msi" w:date="2026-09-22T12:52:00Z" w16du:dateUtc="2026-09-22T16:52:00Z"/>
                <w:rFonts w:cstheme="minorHAnsi"/>
                <w:sz w:val="24"/>
              </w:rPr>
            </w:pPr>
            <w:del w:id="199" w:author="msi" w:date="2026-09-22T12:52:00Z" w16du:dateUtc="2026-09-22T16:52:00Z">
              <w:r>
                <w:rPr>
                  <w:rFonts w:cstheme="minorHAnsi"/>
                  <w:sz w:val="24"/>
                </w:rPr>
                <w:delText>51</w:delText>
              </w:r>
              <w:r w:rsidRPr="00AA7FB0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2644DD8B" w14:textId="77777777" w:rsidTr="00453FAF">
        <w:trPr>
          <w:trHeight w:val="360"/>
          <w:del w:id="200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7D0DA547" w14:textId="77777777" w:rsidR="00453FAF" w:rsidRPr="00AA7FB0" w:rsidRDefault="00453FAF" w:rsidP="00453FAF">
            <w:pPr>
              <w:pStyle w:val="Heading3"/>
              <w:rPr>
                <w:del w:id="201" w:author="msi" w:date="2026-09-22T12:52:00Z" w16du:dateUtc="2026-09-22T16:52:00Z"/>
                <w:b w:val="0"/>
              </w:rPr>
            </w:pPr>
            <w:del w:id="202" w:author="msi" w:date="2026-09-22T12:52:00Z" w16du:dateUtc="2026-09-22T16:52:00Z">
              <w:r w:rsidRPr="00AA7FB0">
                <w:rPr>
                  <w:b w:val="0"/>
                </w:rPr>
                <w:delText>Ages 30 – 49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0F8A9560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3" w:author="msi" w:date="2026-09-22T12:52:00Z" w16du:dateUtc="2026-09-22T16:52:00Z"/>
                <w:rFonts w:cstheme="minorHAnsi"/>
                <w:sz w:val="24"/>
              </w:rPr>
            </w:pPr>
            <w:del w:id="204" w:author="msi" w:date="2026-09-22T12:52:00Z" w16du:dateUtc="2026-09-22T16:52:00Z">
              <w:r>
                <w:rPr>
                  <w:rFonts w:cstheme="minorHAnsi"/>
                  <w:sz w:val="24"/>
                </w:rPr>
                <w:delText>16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52912BA9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5" w:author="msi" w:date="2026-09-22T12:52:00Z" w16du:dateUtc="2026-09-22T16:52:00Z"/>
                <w:rFonts w:cstheme="minorHAnsi"/>
                <w:sz w:val="24"/>
              </w:rPr>
            </w:pPr>
            <w:del w:id="206" w:author="msi" w:date="2026-09-22T12:52:00Z" w16du:dateUtc="2026-09-22T16:52:00Z">
              <w:r>
                <w:rPr>
                  <w:rFonts w:cstheme="minorHAnsi"/>
                  <w:sz w:val="24"/>
                </w:rPr>
                <w:delText>26</w:delText>
              </w:r>
              <w:r w:rsidRPr="00AA7FB0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4D4D85EB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207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3AF3ED98" w14:textId="77777777" w:rsidR="00453FAF" w:rsidRPr="00AA7FB0" w:rsidRDefault="00453FAF" w:rsidP="00453FAF">
            <w:pPr>
              <w:pStyle w:val="Heading3"/>
              <w:rPr>
                <w:del w:id="208" w:author="msi" w:date="2026-09-22T12:52:00Z" w16du:dateUtc="2026-09-22T16:52:00Z"/>
                <w:b w:val="0"/>
              </w:rPr>
            </w:pPr>
            <w:del w:id="209" w:author="msi" w:date="2026-09-22T12:52:00Z" w16du:dateUtc="2026-09-22T16:52:00Z">
              <w:r w:rsidRPr="00AA7FB0">
                <w:rPr>
                  <w:b w:val="0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EEC0BA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10" w:author="msi" w:date="2026-09-22T12:52:00Z" w16du:dateUtc="2026-09-22T16:52:00Z"/>
                <w:rFonts w:cstheme="minorHAnsi"/>
                <w:sz w:val="24"/>
              </w:rPr>
            </w:pPr>
            <w:del w:id="211" w:author="msi" w:date="2026-09-22T12:52:00Z" w16du:dateUtc="2026-09-22T16:52:00Z">
              <w:r>
                <w:rPr>
                  <w:rFonts w:cstheme="minorHAnsi"/>
                  <w:sz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64779C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12" w:author="msi" w:date="2026-09-22T12:52:00Z" w16du:dateUtc="2026-09-22T16:52:00Z"/>
                <w:rFonts w:cstheme="minorHAnsi"/>
                <w:sz w:val="24"/>
              </w:rPr>
            </w:pPr>
            <w:del w:id="213" w:author="msi" w:date="2026-09-22T12:52:00Z" w16du:dateUtc="2026-09-22T16:52:00Z">
              <w:r>
                <w:rPr>
                  <w:rFonts w:cstheme="minorHAnsi"/>
                  <w:sz w:val="24"/>
                </w:rPr>
                <w:delText>23</w:delText>
              </w:r>
              <w:r w:rsidRPr="00AA7FB0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49611DC9" w14:textId="77777777" w:rsidTr="00453FAF">
        <w:trPr>
          <w:trHeight w:val="360"/>
          <w:del w:id="214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21777F1" w14:textId="77777777" w:rsidR="00453FAF" w:rsidRPr="00AA7FB0" w:rsidRDefault="00453FAF" w:rsidP="00453FAF">
            <w:pPr>
              <w:pStyle w:val="Heading2"/>
              <w:rPr>
                <w:del w:id="215" w:author="msi" w:date="2026-09-22T12:52:00Z" w16du:dateUtc="2026-09-22T16:52:00Z"/>
              </w:rPr>
            </w:pPr>
            <w:del w:id="216" w:author="msi" w:date="2026-09-22T12:52:00Z" w16du:dateUtc="2026-09-22T16:52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63AD53DD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217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2DC07B91" w14:textId="77777777" w:rsidR="00453FAF" w:rsidRPr="00AA7FB0" w:rsidRDefault="00453FAF" w:rsidP="00453FAF">
            <w:pPr>
              <w:pStyle w:val="Heading3"/>
              <w:rPr>
                <w:del w:id="218" w:author="msi" w:date="2026-09-22T12:52:00Z" w16du:dateUtc="2026-09-22T16:52:00Z"/>
                <w:b w:val="0"/>
              </w:rPr>
            </w:pPr>
            <w:del w:id="219" w:author="msi" w:date="2026-09-22T12:52:00Z" w16du:dateUtc="2026-09-22T16:52:00Z">
              <w:r w:rsidRPr="00AA7FB0">
                <w:rPr>
                  <w:b w:val="0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513175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20" w:author="msi" w:date="2026-09-22T12:52:00Z" w16du:dateUtc="2026-09-22T16:52:00Z"/>
                <w:rFonts w:cstheme="minorHAnsi"/>
                <w:sz w:val="24"/>
              </w:rPr>
            </w:pPr>
            <w:del w:id="221" w:author="msi" w:date="2026-09-22T12:52:00Z" w16du:dateUtc="2026-09-22T16:52:00Z">
              <w:r>
                <w:rPr>
                  <w:rFonts w:cstheme="minorHAnsi"/>
                  <w:sz w:val="24"/>
                </w:rPr>
                <w:delText>5</w:delText>
              </w:r>
              <w:r w:rsidRPr="00AA7FB0">
                <w:rPr>
                  <w:rFonts w:cstheme="minorHAnsi"/>
                  <w:sz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E32FCA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22" w:author="msi" w:date="2026-09-22T12:52:00Z" w16du:dateUtc="2026-09-22T16:52:00Z"/>
                <w:rFonts w:cstheme="minorHAnsi"/>
                <w:sz w:val="24"/>
              </w:rPr>
            </w:pPr>
            <w:del w:id="223" w:author="msi" w:date="2026-09-22T12:52:00Z" w16du:dateUtc="2026-09-22T16:52:00Z">
              <w:r>
                <w:rPr>
                  <w:rFonts w:cstheme="minorHAnsi"/>
                  <w:sz w:val="24"/>
                </w:rPr>
                <w:delText>82</w:delText>
              </w:r>
              <w:r w:rsidRPr="00AA7FB0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:rsidRPr="00B345CC" w14:paraId="0BA8FAFE" w14:textId="77777777" w:rsidTr="00453FAF">
        <w:trPr>
          <w:trHeight w:val="360"/>
          <w:del w:id="224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0B772C51" w14:textId="77777777" w:rsidR="00453FAF" w:rsidRPr="00AA7FB0" w:rsidRDefault="00453FAF" w:rsidP="00453FAF">
            <w:pPr>
              <w:pStyle w:val="Heading3"/>
              <w:rPr>
                <w:del w:id="225" w:author="msi" w:date="2026-09-22T12:52:00Z" w16du:dateUtc="2026-09-22T16:52:00Z"/>
                <w:b w:val="0"/>
              </w:rPr>
            </w:pPr>
            <w:del w:id="226" w:author="msi" w:date="2026-09-22T12:52:00Z" w16du:dateUtc="2026-09-22T16:52:00Z">
              <w:r w:rsidRPr="00AA7FB0">
                <w:rPr>
                  <w:b w:val="0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EBC988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7" w:author="msi" w:date="2026-09-22T12:52:00Z" w16du:dateUtc="2026-09-22T16:52:00Z"/>
                <w:rFonts w:cstheme="minorHAnsi"/>
                <w:sz w:val="24"/>
              </w:rPr>
            </w:pPr>
            <w:del w:id="228" w:author="msi" w:date="2026-09-22T12:52:00Z" w16du:dateUtc="2026-09-22T16:52:00Z">
              <w:r>
                <w:rPr>
                  <w:rFonts w:cstheme="minorHAnsi"/>
                  <w:sz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9F69C1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9" w:author="msi" w:date="2026-09-22T12:52:00Z" w16du:dateUtc="2026-09-22T16:52:00Z"/>
                <w:rFonts w:cstheme="minorHAnsi"/>
                <w:sz w:val="24"/>
              </w:rPr>
            </w:pPr>
            <w:del w:id="230" w:author="msi" w:date="2026-09-22T12:52:00Z" w16du:dateUtc="2026-09-22T16:52:00Z">
              <w:r>
                <w:rPr>
                  <w:rFonts w:cstheme="minorHAnsi"/>
                  <w:sz w:val="24"/>
                </w:rPr>
                <w:delText>18</w:delText>
              </w:r>
              <w:r w:rsidRPr="00AA7FB0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71D68EE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231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CB188B6" w14:textId="77777777" w:rsidR="00453FAF" w:rsidRPr="00AA7FB0" w:rsidRDefault="00453FAF" w:rsidP="00453FAF">
            <w:pPr>
              <w:pStyle w:val="Heading2"/>
              <w:rPr>
                <w:del w:id="232" w:author="msi" w:date="2026-09-22T12:52:00Z" w16du:dateUtc="2026-09-22T16:52:00Z"/>
              </w:rPr>
            </w:pPr>
            <w:del w:id="233" w:author="msi" w:date="2026-09-22T12:52:00Z" w16du:dateUtc="2026-09-22T16:52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290187ED" w14:textId="77777777" w:rsidTr="00453FAF">
        <w:trPr>
          <w:trHeight w:val="360"/>
          <w:del w:id="234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4F35E7A6" w14:textId="77777777" w:rsidR="00453FAF" w:rsidRPr="005854FD" w:rsidRDefault="00453FAF" w:rsidP="00453FAF">
            <w:pPr>
              <w:pStyle w:val="Heading3"/>
              <w:rPr>
                <w:del w:id="235" w:author="msi" w:date="2026-09-22T12:52:00Z" w16du:dateUtc="2026-09-22T16:52:00Z"/>
                <w:b w:val="0"/>
              </w:rPr>
            </w:pPr>
            <w:del w:id="236" w:author="msi" w:date="2026-09-22T12:52:00Z" w16du:dateUtc="2026-09-22T16:52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04A524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" w:author="msi" w:date="2026-09-22T12:52:00Z" w16du:dateUtc="2026-09-22T16:52:00Z"/>
                <w:rFonts w:cstheme="minorHAnsi"/>
                <w:sz w:val="24"/>
              </w:rPr>
            </w:pPr>
            <w:del w:id="238" w:author="msi" w:date="2026-09-22T12:52:00Z" w16du:dateUtc="2026-09-22T16:52:00Z">
              <w:r>
                <w:rPr>
                  <w:rFonts w:cstheme="minorHAnsi"/>
                  <w:sz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04E1C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" w:author="msi" w:date="2026-09-22T12:52:00Z" w16du:dateUtc="2026-09-22T16:52:00Z"/>
                <w:rFonts w:cstheme="minorHAnsi"/>
                <w:sz w:val="24"/>
              </w:rPr>
            </w:pPr>
            <w:del w:id="240" w:author="msi" w:date="2026-09-22T12:52:00Z" w16du:dateUtc="2026-09-22T16:52:00Z">
              <w:r>
                <w:rPr>
                  <w:rFonts w:cstheme="minorHAnsi"/>
                  <w:sz w:val="24"/>
                </w:rPr>
                <w:delText>30</w:delText>
              </w:r>
              <w:r w:rsidRPr="005854FD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:rsidRPr="00B345CC" w14:paraId="4CAE38D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241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3AC85D53" w14:textId="77777777" w:rsidR="00453FAF" w:rsidRPr="005854FD" w:rsidRDefault="00453FAF" w:rsidP="00453FAF">
            <w:pPr>
              <w:pStyle w:val="Heading3"/>
              <w:rPr>
                <w:del w:id="242" w:author="msi" w:date="2026-09-22T12:52:00Z" w16du:dateUtc="2026-09-22T16:52:00Z"/>
                <w:b w:val="0"/>
              </w:rPr>
            </w:pPr>
            <w:del w:id="243" w:author="msi" w:date="2026-09-22T12:52:00Z" w16du:dateUtc="2026-09-22T16:52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33B104E8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44" w:author="msi" w:date="2026-09-22T12:52:00Z" w16du:dateUtc="2026-09-22T16:52:00Z"/>
                <w:rFonts w:cstheme="minorHAnsi"/>
                <w:sz w:val="24"/>
              </w:rPr>
            </w:pPr>
            <w:del w:id="245" w:author="msi" w:date="2026-09-22T12:52:00Z" w16du:dateUtc="2026-09-22T16:52:00Z">
              <w:r>
                <w:rPr>
                  <w:rFonts w:cstheme="minorHAnsi"/>
                  <w:sz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160443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46" w:author="msi" w:date="2026-09-22T12:52:00Z" w16du:dateUtc="2026-09-22T16:52:00Z"/>
                <w:rFonts w:cstheme="minorHAnsi"/>
                <w:sz w:val="24"/>
              </w:rPr>
            </w:pPr>
            <w:del w:id="247" w:author="msi" w:date="2026-09-22T12:52:00Z" w16du:dateUtc="2026-09-22T16:52:00Z">
              <w:r>
                <w:rPr>
                  <w:rFonts w:cstheme="minorHAnsi"/>
                  <w:sz w:val="24"/>
                </w:rPr>
                <w:delText>39</w:delText>
              </w:r>
              <w:r w:rsidRPr="005854FD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:rsidRPr="00B345CC" w14:paraId="7A452602" w14:textId="77777777" w:rsidTr="00453FAF">
        <w:trPr>
          <w:trHeight w:val="360"/>
          <w:del w:id="248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52C82471" w14:textId="77777777" w:rsidR="00453FAF" w:rsidRPr="005854FD" w:rsidRDefault="00453FAF" w:rsidP="00453FAF">
            <w:pPr>
              <w:pStyle w:val="Heading3"/>
              <w:rPr>
                <w:del w:id="249" w:author="msi" w:date="2026-09-22T12:52:00Z" w16du:dateUtc="2026-09-22T16:52:00Z"/>
                <w:b w:val="0"/>
              </w:rPr>
            </w:pPr>
            <w:del w:id="250" w:author="msi" w:date="2026-09-22T12:52:00Z" w16du:dateUtc="2026-09-22T16:52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632AD8B1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1" w:author="msi" w:date="2026-09-22T12:52:00Z" w16du:dateUtc="2026-09-22T16:52:00Z"/>
                <w:rFonts w:cstheme="minorHAnsi"/>
                <w:sz w:val="24"/>
              </w:rPr>
            </w:pPr>
            <w:del w:id="252" w:author="msi" w:date="2026-09-22T12:52:00Z" w16du:dateUtc="2026-09-22T16:52:00Z">
              <w:r>
                <w:rPr>
                  <w:rFonts w:cstheme="minorHAnsi"/>
                  <w:sz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7DC7EFBD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3" w:author="msi" w:date="2026-09-22T12:52:00Z" w16du:dateUtc="2026-09-22T16:52:00Z"/>
                <w:rFonts w:cstheme="minorHAnsi"/>
                <w:sz w:val="24"/>
              </w:rPr>
            </w:pPr>
            <w:del w:id="254" w:author="msi" w:date="2026-09-22T12:52:00Z" w16du:dateUtc="2026-09-22T16:52:00Z">
              <w:r>
                <w:rPr>
                  <w:rFonts w:cstheme="minorHAnsi"/>
                  <w:sz w:val="24"/>
                </w:rPr>
                <w:delText>25</w:delText>
              </w:r>
              <w:r w:rsidRPr="005854FD">
                <w:rPr>
                  <w:rFonts w:cstheme="minorHAnsi"/>
                  <w:sz w:val="24"/>
                </w:rPr>
                <w:delText>%</w:delText>
              </w:r>
            </w:del>
          </w:p>
        </w:tc>
      </w:tr>
      <w:tr w:rsidR="00453FAF" w14:paraId="25F88BF5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255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49D020C6" w14:textId="77777777" w:rsidR="00453FAF" w:rsidRPr="005854FD" w:rsidRDefault="00453FAF" w:rsidP="00453FAF">
            <w:pPr>
              <w:pStyle w:val="Heading3"/>
              <w:rPr>
                <w:del w:id="256" w:author="msi" w:date="2026-09-22T12:52:00Z" w16du:dateUtc="2026-09-22T16:52:00Z"/>
                <w:b w:val="0"/>
              </w:rPr>
            </w:pPr>
            <w:del w:id="257" w:author="msi" w:date="2026-09-22T12:52:00Z" w16du:dateUtc="2026-09-22T16:52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086241F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58" w:author="msi" w:date="2026-09-22T12:52:00Z" w16du:dateUtc="2026-09-22T16:52:00Z"/>
                <w:rFonts w:cstheme="minorHAnsi"/>
                <w:sz w:val="24"/>
              </w:rPr>
            </w:pPr>
            <w:del w:id="259" w:author="msi" w:date="2026-09-22T12:52:00Z" w16du:dateUtc="2026-09-22T16:52:00Z">
              <w:r w:rsidRPr="005854FD">
                <w:rPr>
                  <w:rFonts w:cstheme="minorHAnsi"/>
                  <w:sz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248B15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60" w:author="msi" w:date="2026-09-22T12:52:00Z" w16du:dateUtc="2026-09-22T16:52:00Z"/>
                <w:rFonts w:cstheme="minorHAnsi"/>
                <w:sz w:val="24"/>
              </w:rPr>
            </w:pPr>
          </w:p>
        </w:tc>
      </w:tr>
      <w:tr w:rsidR="00453FAF" w:rsidRPr="00B345CC" w14:paraId="0F2D4517" w14:textId="77777777" w:rsidTr="00453FAF">
        <w:trPr>
          <w:trHeight w:val="360"/>
          <w:del w:id="261" w:author="msi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4B1DFBFD" w14:textId="77777777" w:rsidR="00453FAF" w:rsidRPr="005854FD" w:rsidRDefault="00453FAF" w:rsidP="00453FAF">
            <w:pPr>
              <w:pStyle w:val="Heading3"/>
              <w:rPr>
                <w:del w:id="262" w:author="msi" w:date="2026-09-22T12:52:00Z" w16du:dateUtc="2026-09-22T16:52:00Z"/>
                <w:b w:val="0"/>
              </w:rPr>
            </w:pPr>
            <w:del w:id="263" w:author="msi" w:date="2026-09-22T12:52:00Z" w16du:dateUtc="2026-09-22T16:52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858E569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4" w:author="msi" w:date="2026-09-22T12:52:00Z" w16du:dateUtc="2026-09-22T16:52:00Z"/>
                <w:rFonts w:cstheme="minorHAnsi"/>
                <w:sz w:val="24"/>
              </w:rPr>
            </w:pPr>
            <w:del w:id="265" w:author="msi" w:date="2026-09-22T12:52:00Z" w16du:dateUtc="2026-09-22T16:52:00Z">
              <w:r w:rsidRPr="005854FD">
                <w:rPr>
                  <w:rFonts w:cstheme="minorHAnsi"/>
                  <w:sz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6565D87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6" w:author="msi" w:date="2026-09-22T12:52:00Z" w16du:dateUtc="2026-09-22T16:52:00Z"/>
                <w:rFonts w:cstheme="minorHAnsi"/>
                <w:sz w:val="24"/>
              </w:rPr>
            </w:pPr>
          </w:p>
        </w:tc>
      </w:tr>
    </w:tbl>
    <w:p w14:paraId="56C03542" w14:textId="77777777" w:rsidR="00FA310F" w:rsidRDefault="00FA310F">
      <w:pPr>
        <w:rPr>
          <w:del w:id="267" w:author="msi" w:date="2026-09-22T12:52:00Z" w16du:dateUtc="2026-09-22T16:52:00Z"/>
        </w:rPr>
      </w:pPr>
    </w:p>
    <w:p w14:paraId="26C7FDC5" w14:textId="77777777" w:rsidR="00E41402" w:rsidRDefault="00E41402">
      <w:pPr>
        <w:rPr>
          <w:del w:id="268" w:author="msi" w:date="2026-09-22T12:52:00Z" w16du:dateUtc="2026-09-22T16:52:00Z"/>
        </w:rPr>
      </w:pPr>
    </w:p>
    <w:p w14:paraId="615F2B68" w14:textId="77777777" w:rsidR="00E41402" w:rsidRDefault="00E41402">
      <w:pPr>
        <w:rPr>
          <w:del w:id="269" w:author="msi" w:date="2026-09-22T12:52:00Z" w16du:dateUtc="2026-09-22T16:52:00Z"/>
        </w:rPr>
      </w:pPr>
    </w:p>
    <w:p w14:paraId="1B112181" w14:textId="77777777" w:rsidR="00C428CF" w:rsidRDefault="00C428CF">
      <w:pPr>
        <w:rPr>
          <w:del w:id="270" w:author="msi" w:date="2026-09-22T12:52:00Z" w16du:dateUtc="2026-09-22T16:52:00Z"/>
        </w:rPr>
      </w:pPr>
    </w:p>
    <w:p w14:paraId="7B3F1AD7" w14:textId="77777777" w:rsidR="00C428CF" w:rsidRDefault="00C428CF">
      <w:pPr>
        <w:rPr>
          <w:del w:id="271" w:author="msi" w:date="2026-09-22T12:52:00Z" w16du:dateUtc="2026-09-22T16:52:00Z"/>
        </w:rPr>
      </w:pPr>
    </w:p>
    <w:p w14:paraId="3EF5A729" w14:textId="77777777" w:rsidR="00C428CF" w:rsidRDefault="00C428CF">
      <w:pPr>
        <w:rPr>
          <w:del w:id="272" w:author="msi" w:date="2026-09-22T12:52:00Z" w16du:dateUtc="2026-09-22T16:52:00Z"/>
        </w:rPr>
      </w:pPr>
    </w:p>
    <w:p w14:paraId="711AAFE0" w14:textId="77777777" w:rsidR="00C428CF" w:rsidRDefault="00C428CF">
      <w:pPr>
        <w:rPr>
          <w:del w:id="273" w:author="msi" w:date="2026-09-22T12:52:00Z" w16du:dateUtc="2026-09-22T16:52:00Z"/>
        </w:rPr>
      </w:pPr>
    </w:p>
    <w:p w14:paraId="27DA185E" w14:textId="77777777" w:rsidR="00C428CF" w:rsidRDefault="00C428CF">
      <w:pPr>
        <w:rPr>
          <w:del w:id="274" w:author="msi" w:date="2026-09-22T12:52:00Z" w16du:dateUtc="2026-09-22T16:52:00Z"/>
        </w:rPr>
      </w:pPr>
    </w:p>
    <w:p w14:paraId="74E58884" w14:textId="77777777" w:rsidR="00C428CF" w:rsidRDefault="00C428CF">
      <w:pPr>
        <w:rPr>
          <w:del w:id="275" w:author="msi" w:date="2026-09-22T12:52:00Z" w16du:dateUtc="2026-09-22T16:52:00Z"/>
        </w:rPr>
      </w:pPr>
    </w:p>
    <w:p w14:paraId="24B31CE7" w14:textId="77777777" w:rsidR="00C428CF" w:rsidRDefault="00C428CF">
      <w:pPr>
        <w:rPr>
          <w:del w:id="276" w:author="msi" w:date="2026-09-22T12:52:00Z" w16du:dateUtc="2026-09-22T16:52:00Z"/>
        </w:rPr>
      </w:pPr>
    </w:p>
    <w:p w14:paraId="06688172" w14:textId="77777777" w:rsidR="00C428CF" w:rsidRDefault="00C428CF">
      <w:pPr>
        <w:rPr>
          <w:del w:id="277" w:author="msi" w:date="2026-09-22T12:52:00Z" w16du:dateUtc="2026-09-22T16:52:00Z"/>
        </w:rPr>
      </w:pPr>
    </w:p>
    <w:p w14:paraId="723A9660" w14:textId="77777777" w:rsidR="00C715C2" w:rsidRDefault="00C715C2">
      <w:pPr>
        <w:rPr>
          <w:del w:id="278" w:author="msi" w:date="2026-09-22T12:52:00Z" w16du:dateUtc="2026-09-22T16:52:00Z"/>
        </w:rPr>
      </w:pPr>
    </w:p>
    <w:p w14:paraId="4CA7E845" w14:textId="77777777" w:rsidR="00C428CF" w:rsidRDefault="00C428CF">
      <w:pPr>
        <w:rPr>
          <w:del w:id="279" w:author="msi" w:date="2026-09-22T12:52:00Z" w16du:dateUtc="2026-09-22T16:52:00Z"/>
        </w:rPr>
      </w:pPr>
    </w:p>
    <w:p w14:paraId="60868198" w14:textId="77777777" w:rsidR="00086263" w:rsidRDefault="00086263" w:rsidP="00E41402">
      <w:pPr>
        <w:rPr>
          <w:del w:id="280" w:author="msi" w:date="2026-09-22T12:52:00Z" w16du:dateUtc="2026-09-22T16:52:00Z"/>
          <w:sz w:val="24"/>
        </w:rPr>
      </w:pPr>
    </w:p>
    <w:p w14:paraId="23269EF4" w14:textId="77777777" w:rsidR="00E41402" w:rsidRPr="00E41402" w:rsidRDefault="00E41402" w:rsidP="00E41402">
      <w:pPr>
        <w:rPr>
          <w:del w:id="281" w:author="msi" w:date="2026-09-22T12:52:00Z" w16du:dateUtc="2026-09-22T16:52:00Z"/>
          <w:sz w:val="24"/>
        </w:rPr>
      </w:pPr>
      <w:del w:id="282" w:author="msi" w:date="2026-09-22T12:52:00Z" w16du:dateUtc="2026-09-22T16:52:00Z">
        <w:r w:rsidRPr="00E41402">
          <w:rPr>
            <w:sz w:val="24"/>
          </w:rPr>
          <w:delText xml:space="preserve">* </w:delText>
        </w:r>
        <w:r w:rsidR="006D22FC">
          <w:rPr>
            <w:sz w:val="24"/>
          </w:rPr>
          <w:delText>Case investigations are</w:delText>
        </w:r>
        <w:r w:rsidRPr="00E41402">
          <w:rPr>
            <w:sz w:val="24"/>
          </w:rPr>
          <w:delText xml:space="preserve"> ongoing</w:delText>
        </w:r>
        <w:r w:rsidR="006D22FC">
          <w:rPr>
            <w:sz w:val="24"/>
          </w:rPr>
          <w:delText xml:space="preserve"> and</w:delText>
        </w:r>
        <w:r w:rsidRPr="00E41402">
          <w:rPr>
            <w:sz w:val="24"/>
          </w:rPr>
          <w:delText xml:space="preserve"> these data are subject to change.</w:delText>
        </w:r>
      </w:del>
    </w:p>
    <w:p w14:paraId="1BACBE59" w14:textId="77777777" w:rsidR="00E41402" w:rsidRPr="00E41402" w:rsidRDefault="00E41402" w:rsidP="00E41402">
      <w:pPr>
        <w:rPr>
          <w:del w:id="283" w:author="msi" w:date="2026-09-22T12:52:00Z" w16du:dateUtc="2026-09-22T16:52:00Z"/>
          <w:sz w:val="24"/>
        </w:rPr>
      </w:pPr>
      <w:del w:id="284" w:author="msi" w:date="2026-09-22T12:52:00Z" w16du:dateUtc="2026-09-22T16:52:00Z">
        <w:r w:rsidRPr="00E41402">
          <w:rPr>
            <w:sz w:val="24"/>
          </w:rPr>
          <w:delText xml:space="preserve">** </w:delText>
        </w:r>
        <w:r w:rsidR="006D22FC">
          <w:rPr>
            <w:sz w:val="24"/>
          </w:rPr>
          <w:delText>T</w:delText>
        </w:r>
        <w:r w:rsidRPr="00E41402">
          <w:rPr>
            <w:sz w:val="24"/>
          </w:rPr>
          <w:delText>otal may not add up to 100 percent</w:delText>
        </w:r>
        <w:r w:rsidR="006D22FC">
          <w:rPr>
            <w:sz w:val="24"/>
          </w:rPr>
          <w:delText xml:space="preserve"> due to rounding</w:delText>
        </w:r>
        <w:r w:rsidRPr="00E41402">
          <w:rPr>
            <w:sz w:val="24"/>
          </w:rPr>
          <w:delText>.</w:delText>
        </w:r>
      </w:del>
    </w:p>
    <w:p w14:paraId="4D0F2FA7" w14:textId="77777777" w:rsidR="00E41402" w:rsidRDefault="00E41402" w:rsidP="0054224E">
      <w:pPr>
        <w:rPr>
          <w:rPrChange w:id="285" w:author="msi" w:date="2026-09-22T12:52:00Z" w16du:dateUtc="2026-09-22T16:52:00Z">
            <w:rPr>
              <w:sz w:val="24"/>
              <w:szCs w:val="24"/>
            </w:rPr>
          </w:rPrChange>
        </w:rPr>
      </w:pPr>
      <w:del w:id="286" w:author="msi" w:date="2026-09-22T12:52:00Z" w16du:dateUtc="2026-09-22T16:52:00Z">
        <w:r w:rsidRPr="00E41402">
          <w:rPr>
            <w:sz w:val="24"/>
          </w:rPr>
          <w:delText xml:space="preserve">*** Numbers under 5 are suppressed </w:delText>
        </w:r>
        <w:r w:rsidR="006D22FC">
          <w:rPr>
            <w:sz w:val="24"/>
          </w:rPr>
          <w:delText>consistent with Departmental patient privacy and confidentiality policies</w:delText>
        </w:r>
        <w:r w:rsidRPr="00E41402">
          <w:rPr>
            <w:sz w:val="24"/>
          </w:rPr>
          <w:delText>.</w:delText>
        </w:r>
      </w:del>
    </w:p>
    <w:sectPr w:rsidR="00E4140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  <w:sectPrChange w:id="291" w:author="msi" w:date="2026-09-22T12:52:00Z" w16du:dateUtc="2026-09-22T16:52:00Z">
        <w:sectPr w:rsidR="00E41402">
          <w:pgSz w:w="12240" w:h="15840"/>
          <w:pgMar w:top="1458" w:right="1440" w:bottom="558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B5C3EA" w14:textId="77777777" w:rsidR="00FA310F" w:rsidRDefault="00FA310F" w:rsidP="00EB5739">
      <w:pPr>
        <w:pPrChange w:id="10" w:author="msi" w:date="2026-09-22T12:52:00Z" w16du:dateUtc="2026-09-22T16:5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56209EB" w14:textId="77777777" w:rsidR="00FA310F" w:rsidRDefault="00FA310F" w:rsidP="00EB5739">
      <w:pPr>
        <w:pPrChange w:id="11" w:author="msi" w:date="2026-09-22T12:52:00Z" w16du:dateUtc="2026-09-22T16:5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5F86B" w14:textId="77777777" w:rsidR="0054224E" w:rsidRDefault="0054224E">
    <w:pPr>
      <w:pStyle w:val="FooterChar"/>
      <w:pPrChange w:id="290" w:author="msi" w:date="2026-09-22T12:52:00Z" w16du:dateUtc="2026-09-22T16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E0B918" w14:textId="77777777" w:rsidR="00FA310F" w:rsidRDefault="00FA310F" w:rsidP="00EB5739">
      <w:pPr>
        <w:pPrChange w:id="8" w:author="msi" w:date="2026-09-22T12:52:00Z" w16du:dateUtc="2026-09-22T16:5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3C04E1C" w14:textId="77777777" w:rsidR="00FA310F" w:rsidRDefault="00FA310F" w:rsidP="00EB5739">
      <w:pPr>
        <w:pPrChange w:id="9" w:author="msi" w:date="2026-09-22T12:52:00Z" w16du:dateUtc="2026-09-22T16:5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A3F2E8" w14:textId="77777777" w:rsidR="00C428CF" w:rsidRPr="005D201C" w:rsidRDefault="00691A0F" w:rsidP="00C428CF">
    <w:pPr>
      <w:rPr>
        <w:del w:id="287" w:author="msi" w:date="2026-09-22T12:52:00Z" w16du:dateUtc="2026-09-22T16:52:00Z"/>
        <w:color w:val="595959" w:themeColor="text1" w:themeTint="A6"/>
      </w:rPr>
    </w:pPr>
    <w:del w:id="288" w:author="msi" w:date="2026-09-22T12:52:00Z" w16du:dateUtc="2026-09-22T16:52:00Z">
      <w:r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5EAA94EE" w14:textId="77777777" w:rsidR="00C428CF" w:rsidRPr="00C428CF" w:rsidRDefault="00C428CF">
    <w:pPr>
      <w:pStyle w:val="HeaderChar"/>
      <w:pPrChange w:id="289" w:author="msi" w:date="2026-09-22T12:52:00Z" w16du:dateUtc="2026-09-22T16:5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1773512">
    <w:abstractNumId w:val="0"/>
  </w:num>
  <w:num w:numId="2" w16cid:durableId="1835411040">
    <w:abstractNumId w:val="1"/>
  </w:num>
  <w:num w:numId="3" w16cid:durableId="1056200622">
    <w:abstractNumId w:val="5"/>
  </w:num>
  <w:num w:numId="4" w16cid:durableId="663162520">
    <w:abstractNumId w:val="3"/>
  </w:num>
  <w:num w:numId="5" w16cid:durableId="213391839">
    <w:abstractNumId w:val="4"/>
  </w:num>
  <w:num w:numId="6" w16cid:durableId="13100149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76BBC"/>
    <w:rsid w:val="00086263"/>
    <w:rsid w:val="000A48ED"/>
    <w:rsid w:val="000E7FC8"/>
    <w:rsid w:val="00211A15"/>
    <w:rsid w:val="00267B0F"/>
    <w:rsid w:val="002A4083"/>
    <w:rsid w:val="00324E61"/>
    <w:rsid w:val="00334276"/>
    <w:rsid w:val="003F00CD"/>
    <w:rsid w:val="00453FAF"/>
    <w:rsid w:val="004642F7"/>
    <w:rsid w:val="0054224E"/>
    <w:rsid w:val="005854FD"/>
    <w:rsid w:val="005B7F1A"/>
    <w:rsid w:val="005D201C"/>
    <w:rsid w:val="005E6702"/>
    <w:rsid w:val="00635548"/>
    <w:rsid w:val="006616C6"/>
    <w:rsid w:val="00691A0F"/>
    <w:rsid w:val="0069464C"/>
    <w:rsid w:val="006D22FC"/>
    <w:rsid w:val="006F5CEB"/>
    <w:rsid w:val="007666AF"/>
    <w:rsid w:val="00832BE3"/>
    <w:rsid w:val="00875E83"/>
    <w:rsid w:val="00921CBA"/>
    <w:rsid w:val="009371BC"/>
    <w:rsid w:val="009D5F97"/>
    <w:rsid w:val="00A757B6"/>
    <w:rsid w:val="00AA7FB0"/>
    <w:rsid w:val="00B00DF3"/>
    <w:rsid w:val="00B90493"/>
    <w:rsid w:val="00BC32DD"/>
    <w:rsid w:val="00C428CF"/>
    <w:rsid w:val="00C715C2"/>
    <w:rsid w:val="00CC0B85"/>
    <w:rsid w:val="00D17B9F"/>
    <w:rsid w:val="00D44047"/>
    <w:rsid w:val="00D758C3"/>
    <w:rsid w:val="00E41402"/>
    <w:rsid w:val="00E45105"/>
    <w:rsid w:val="00E77954"/>
    <w:rsid w:val="00EA5B1B"/>
    <w:rsid w:val="00EB5739"/>
    <w:rsid w:val="00EE3545"/>
    <w:rsid w:val="00F324D4"/>
    <w:rsid w:val="00F8234C"/>
    <w:rsid w:val="00F911A6"/>
    <w:rsid w:val="00F95BE5"/>
    <w:rsid w:val="00FA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52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5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outlineLvl w:val="2"/>
    </w:pPr>
    <w:rPr>
      <w:rFonts w:eastAsiaTheme="majorEastAsia" w:cstheme="majorBidi"/>
      <w:bCs/>
      <w:color w:val="000000" w:themeColor="text1"/>
      <w:sz w:val="24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2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54224E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5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5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5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5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52:00Z">
        <w:pPr>
          <w:keepNext/>
          <w:spacing w:before="240" w:after="120"/>
          <w:jc w:val="both"/>
        </w:pPr>
      </w:pPrChange>
    </w:pPr>
    <w:rPr>
      <w:b/>
      <w:rPrChange w:id="4" w:author="msi" w:date="2026-09-22T12:5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5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52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5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52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4224E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52:00Z">
        <w:pPr>
          <w:ind w:left="720"/>
          <w:contextualSpacing/>
          <w:jc w:val="both"/>
        </w:pPr>
      </w:pPrChange>
    </w:pPr>
    <w:rPr>
      <w:rPrChange w:id="7" w:author="msi" w:date="2026-09-22T12:5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2026-09-22T16:52:00Z</dcterms:modified>
</cp:coreProperties>
</file>