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37CBB" w14:textId="77777777" w:rsidR="00140219" w:rsidRPr="00140219" w:rsidRDefault="00140219" w:rsidP="00140219">
      <w:pPr>
        <w:spacing w:after="0" w:line="240" w:lineRule="auto"/>
        <w:jc w:val="center"/>
        <w:rPr>
          <w:ins w:id="8" w:author="AnnK" w:date="2026-09-25T20:10:00Z" w16du:dateUtc="2026-09-26T00:10:00Z"/>
          <w:rFonts w:eastAsia="Times New Roman" w:cs="Times New Roman"/>
          <w:b/>
          <w:bCs/>
          <w:color w:val="000000"/>
          <w:sz w:val="32"/>
          <w:szCs w:val="32"/>
          <w:shd w:val="clear" w:color="auto" w:fill="FFFFFF"/>
        </w:rPr>
      </w:pPr>
      <w:ins w:id="9" w:author="AnnK" w:date="2026-09-25T20:10:00Z" w16du:dateUtc="2026-09-26T00:10:00Z">
        <w:r w:rsidRPr="00140219">
          <w:rPr>
            <w:rFonts w:eastAsia="Times New Roman" w:cs="Times New Roman"/>
            <w:b/>
            <w:bCs/>
            <w:color w:val="000000"/>
            <w:sz w:val="32"/>
            <w:szCs w:val="32"/>
            <w:shd w:val="clear" w:color="auto" w:fill="FFFFFF"/>
          </w:rPr>
          <w:t>EVICTION FACTSHEET</w:t>
        </w:r>
      </w:ins>
    </w:p>
    <w:p w14:paraId="7964BA51" w14:textId="77777777" w:rsidR="00140219" w:rsidRDefault="00140219" w:rsidP="00657440">
      <w:pPr>
        <w:spacing w:after="0" w:line="240" w:lineRule="auto"/>
        <w:rPr>
          <w:ins w:id="10" w:author="AnnK" w:date="2026-09-25T20:10:00Z" w16du:dateUtc="2026-09-26T00:10:00Z"/>
          <w:rFonts w:eastAsia="Times New Roman" w:cs="Times New Roman"/>
          <w:b/>
          <w:bCs/>
          <w:color w:val="000000"/>
          <w:szCs w:val="24"/>
          <w:shd w:val="clear" w:color="auto" w:fill="FFFFFF"/>
        </w:rPr>
      </w:pPr>
    </w:p>
    <w:p w14:paraId="284CB1F5" w14:textId="77777777" w:rsidR="00657440" w:rsidRPr="00140219" w:rsidRDefault="00657440" w:rsidP="00657440">
      <w:pPr>
        <w:spacing w:after="0" w:line="240" w:lineRule="auto"/>
        <w:rPr>
          <w:ins w:id="11" w:author="AnnK" w:date="2026-09-25T20:10:00Z" w16du:dateUtc="2026-09-26T00:10:00Z"/>
          <w:rFonts w:eastAsia="Times New Roman" w:cs="Times New Roman"/>
          <w:szCs w:val="24"/>
        </w:rPr>
      </w:pPr>
      <w:ins w:id="12" w:author="AnnK" w:date="2026-09-25T20:10:00Z" w16du:dateUtc="2026-09-26T00:10:00Z">
        <w:r w:rsidRPr="00140219">
          <w:rPr>
            <w:rFonts w:eastAsia="Times New Roman" w:cs="Times New Roman"/>
            <w:b/>
            <w:bCs/>
            <w:color w:val="000000"/>
            <w:szCs w:val="24"/>
            <w:shd w:val="clear" w:color="auto" w:fill="FFFFFF"/>
          </w:rPr>
          <w:t>How does my landlord start the eviction process?</w:t>
        </w:r>
      </w:ins>
    </w:p>
    <w:p w14:paraId="2153D980" w14:textId="77777777" w:rsidR="00657440" w:rsidRPr="00140219" w:rsidRDefault="00657440" w:rsidP="00B71655">
      <w:pPr>
        <w:numPr>
          <w:ilvl w:val="0"/>
          <w:numId w:val="9"/>
        </w:numPr>
        <w:spacing w:after="120" w:line="240" w:lineRule="auto"/>
        <w:textAlignment w:val="baseline"/>
        <w:rPr>
          <w:ins w:id="13" w:author="AnnK" w:date="2026-09-25T20:10:00Z" w16du:dateUtc="2026-09-26T00:10:00Z"/>
          <w:rFonts w:eastAsia="Times New Roman" w:cs="Times New Roman"/>
          <w:color w:val="000000"/>
          <w:szCs w:val="24"/>
        </w:rPr>
      </w:pPr>
      <w:ins w:id="14" w:author="AnnK" w:date="2026-09-25T20:10:00Z" w16du:dateUtc="2026-09-26T00:10:00Z">
        <w:r w:rsidRPr="00140219">
          <w:rPr>
            <w:rFonts w:eastAsia="Times New Roman" w:cs="Times New Roman"/>
            <w:color w:val="000000"/>
            <w:szCs w:val="24"/>
          </w:rPr>
          <w:t>Your landlord must first give you a written notice saying how you have violated the lease and give you time to fix the violation. The amount of time you have to fix things depends on the type of violation. If you do not fix the violation within a certain time period, the landlord can file an eviction lawsuit, called an “unlawful detainer” and ask the court for an order to have you removed.</w:t>
        </w:r>
      </w:ins>
    </w:p>
    <w:p w14:paraId="28CBC0A5" w14:textId="77777777" w:rsidR="00657440" w:rsidRPr="00140219" w:rsidRDefault="00657440" w:rsidP="00B71655">
      <w:pPr>
        <w:numPr>
          <w:ilvl w:val="1"/>
          <w:numId w:val="9"/>
        </w:numPr>
        <w:spacing w:after="120" w:line="240" w:lineRule="auto"/>
        <w:textAlignment w:val="baseline"/>
        <w:rPr>
          <w:ins w:id="15" w:author="AnnK" w:date="2026-09-25T20:10:00Z" w16du:dateUtc="2026-09-26T00:10:00Z"/>
          <w:rFonts w:eastAsia="Times New Roman" w:cs="Times New Roman"/>
          <w:color w:val="000000"/>
          <w:szCs w:val="24"/>
        </w:rPr>
      </w:pPr>
      <w:ins w:id="16" w:author="AnnK" w:date="2026-09-25T20:10:00Z" w16du:dateUtc="2026-09-26T00:10:00Z">
        <w:r w:rsidRPr="00140219">
          <w:rPr>
            <w:rFonts w:eastAsia="Times New Roman" w:cs="Times New Roman"/>
            <w:color w:val="000000"/>
            <w:szCs w:val="24"/>
          </w:rPr>
          <w:t>If the violation was for not paying rent, the landlord must give you 14 days to pay what you owe or leave voluntarily.</w:t>
        </w:r>
      </w:ins>
    </w:p>
    <w:p w14:paraId="2BAA35D0" w14:textId="77777777" w:rsidR="00657440" w:rsidRPr="00140219" w:rsidRDefault="00657440" w:rsidP="00B71655">
      <w:pPr>
        <w:numPr>
          <w:ilvl w:val="1"/>
          <w:numId w:val="9"/>
        </w:numPr>
        <w:spacing w:after="120" w:line="240" w:lineRule="auto"/>
        <w:textAlignment w:val="baseline"/>
        <w:rPr>
          <w:ins w:id="17" w:author="AnnK" w:date="2026-09-25T20:10:00Z" w16du:dateUtc="2026-09-26T00:10:00Z"/>
          <w:rFonts w:eastAsia="Times New Roman" w:cs="Times New Roman"/>
          <w:color w:val="000000"/>
          <w:szCs w:val="24"/>
        </w:rPr>
      </w:pPr>
      <w:ins w:id="18" w:author="AnnK" w:date="2026-09-25T20:10:00Z" w16du:dateUtc="2026-09-26T00:10:00Z">
        <w:r w:rsidRPr="00140219">
          <w:rPr>
            <w:rFonts w:eastAsia="Times New Roman" w:cs="Times New Roman"/>
            <w:color w:val="000000"/>
            <w:szCs w:val="24"/>
          </w:rPr>
          <w:t>If it was some other violation that can be fixed, such as having a guest stay over too long, the landlord must give you 21 days to fix the problem.</w:t>
        </w:r>
      </w:ins>
    </w:p>
    <w:p w14:paraId="3BDF250F" w14:textId="77777777" w:rsidR="00657440" w:rsidRDefault="00657440" w:rsidP="00B71655">
      <w:pPr>
        <w:numPr>
          <w:ilvl w:val="1"/>
          <w:numId w:val="9"/>
        </w:numPr>
        <w:spacing w:after="120" w:line="240" w:lineRule="auto"/>
        <w:textAlignment w:val="baseline"/>
        <w:rPr>
          <w:ins w:id="19" w:author="AnnK" w:date="2026-09-25T20:10:00Z" w16du:dateUtc="2026-09-26T00:10:00Z"/>
          <w:rFonts w:eastAsia="Times New Roman" w:cs="Times New Roman"/>
          <w:color w:val="000000"/>
          <w:szCs w:val="24"/>
        </w:rPr>
      </w:pPr>
      <w:ins w:id="20" w:author="AnnK" w:date="2026-09-25T20:10:00Z" w16du:dateUtc="2026-09-26T00:10:00Z">
        <w:r w:rsidRPr="00140219">
          <w:rPr>
            <w:rFonts w:eastAsia="Times New Roman" w:cs="Times New Roman"/>
            <w:color w:val="000000"/>
            <w:szCs w:val="24"/>
          </w:rPr>
          <w:t>If the violation is not remediable, the landlord only has to give you 30 days to leave the property voluntarily.</w:t>
        </w:r>
      </w:ins>
    </w:p>
    <w:p w14:paraId="7A9D88A3" w14:textId="77777777" w:rsidR="001D6652" w:rsidRPr="001D6652" w:rsidRDefault="001D6652" w:rsidP="001D6652">
      <w:pPr>
        <w:spacing w:after="120" w:line="240" w:lineRule="auto"/>
        <w:contextualSpacing/>
        <w:textAlignment w:val="baseline"/>
        <w:rPr>
          <w:ins w:id="21" w:author="AnnK" w:date="2026-09-25T20:10:00Z" w16du:dateUtc="2026-09-26T00:10:00Z"/>
          <w:rFonts w:eastAsia="Times New Roman" w:cs="Times New Roman"/>
          <w:b/>
          <w:color w:val="000000"/>
          <w:szCs w:val="24"/>
        </w:rPr>
      </w:pPr>
      <w:ins w:id="22" w:author="AnnK" w:date="2026-09-25T20:10:00Z" w16du:dateUtc="2026-09-26T00:10:00Z">
        <w:r w:rsidRPr="001D6652">
          <w:rPr>
            <w:rFonts w:eastAsia="Times New Roman" w:cs="Times New Roman"/>
            <w:b/>
            <w:color w:val="000000"/>
            <w:szCs w:val="24"/>
          </w:rPr>
          <w:t xml:space="preserve">Until June 30, 2022, landlords can't evict tenants for unpaid rent unless they first: </w:t>
        </w:r>
      </w:ins>
    </w:p>
    <w:p w14:paraId="088FCD67" w14:textId="77777777" w:rsidR="001D6652" w:rsidRPr="001D6652" w:rsidRDefault="001D6652" w:rsidP="001D6652">
      <w:pPr>
        <w:spacing w:after="120" w:line="240" w:lineRule="auto"/>
        <w:contextualSpacing/>
        <w:textAlignment w:val="baseline"/>
        <w:rPr>
          <w:ins w:id="23" w:author="AnnK" w:date="2026-09-25T20:10:00Z" w16du:dateUtc="2026-09-26T00:10:00Z"/>
          <w:rFonts w:eastAsia="Times New Roman" w:cs="Times New Roman"/>
          <w:color w:val="000000"/>
          <w:szCs w:val="24"/>
        </w:rPr>
      </w:pPr>
      <w:ins w:id="24" w:author="AnnK" w:date="2026-09-25T20:10:00Z" w16du:dateUtc="2026-09-26T00:10:00Z">
        <w:r w:rsidRPr="001D6652">
          <w:rPr>
            <w:rFonts w:eastAsia="Times New Roman" w:cs="Times New Roman"/>
            <w:color w:val="000000"/>
            <w:szCs w:val="24"/>
          </w:rPr>
          <w:t>1.</w:t>
        </w:r>
        <w:r w:rsidRPr="001D6652">
          <w:rPr>
            <w:rFonts w:eastAsia="Times New Roman" w:cs="Times New Roman"/>
            <w:color w:val="000000"/>
            <w:szCs w:val="24"/>
          </w:rPr>
          <w:tab/>
          <w:t>Give tenants information about the Virginia Rent Relief Program,</w:t>
        </w:r>
      </w:ins>
    </w:p>
    <w:p w14:paraId="0FC7A962" w14:textId="77777777" w:rsidR="001D6652" w:rsidRPr="001D6652" w:rsidRDefault="001D6652" w:rsidP="001D6652">
      <w:pPr>
        <w:spacing w:after="120" w:line="240" w:lineRule="auto"/>
        <w:contextualSpacing/>
        <w:textAlignment w:val="baseline"/>
        <w:rPr>
          <w:ins w:id="25" w:author="AnnK" w:date="2026-09-25T20:10:00Z" w16du:dateUtc="2026-09-26T00:10:00Z"/>
          <w:rFonts w:eastAsia="Times New Roman" w:cs="Times New Roman"/>
          <w:color w:val="000000"/>
          <w:szCs w:val="24"/>
        </w:rPr>
      </w:pPr>
      <w:ins w:id="26" w:author="AnnK" w:date="2026-09-25T20:10:00Z" w16du:dateUtc="2026-09-26T00:10:00Z">
        <w:r w:rsidRPr="001D6652">
          <w:rPr>
            <w:rFonts w:eastAsia="Times New Roman" w:cs="Times New Roman"/>
            <w:color w:val="000000"/>
            <w:szCs w:val="24"/>
          </w:rPr>
          <w:t>2.</w:t>
        </w:r>
        <w:r w:rsidRPr="001D6652">
          <w:rPr>
            <w:rFonts w:eastAsia="Times New Roman" w:cs="Times New Roman"/>
            <w:color w:val="000000"/>
            <w:szCs w:val="24"/>
          </w:rPr>
          <w:tab/>
          <w:t>Apply for rental assistance on the tenant's behalf, and</w:t>
        </w:r>
      </w:ins>
    </w:p>
    <w:p w14:paraId="79B9DA95" w14:textId="77777777" w:rsidR="001D6652" w:rsidRDefault="001D6652" w:rsidP="001D6652">
      <w:pPr>
        <w:spacing w:after="120" w:line="240" w:lineRule="auto"/>
        <w:contextualSpacing/>
        <w:textAlignment w:val="baseline"/>
        <w:rPr>
          <w:ins w:id="27" w:author="AnnK" w:date="2026-09-25T20:10:00Z" w16du:dateUtc="2026-09-26T00:10:00Z"/>
          <w:rFonts w:eastAsia="Times New Roman" w:cs="Times New Roman"/>
          <w:color w:val="000000"/>
          <w:szCs w:val="24"/>
        </w:rPr>
      </w:pPr>
      <w:ins w:id="28" w:author="AnnK" w:date="2026-09-25T20:10:00Z" w16du:dateUtc="2026-09-26T00:10:00Z">
        <w:r w:rsidRPr="001D6652">
          <w:rPr>
            <w:rFonts w:eastAsia="Times New Roman" w:cs="Times New Roman"/>
            <w:color w:val="000000"/>
            <w:szCs w:val="24"/>
          </w:rPr>
          <w:t>3.</w:t>
        </w:r>
        <w:r w:rsidRPr="001D6652">
          <w:rPr>
            <w:rFonts w:eastAsia="Times New Roman" w:cs="Times New Roman"/>
            <w:color w:val="000000"/>
            <w:szCs w:val="24"/>
          </w:rPr>
          <w:tab/>
          <w:t>Wait 45 days for the rental assistance application to get approved.</w:t>
        </w:r>
      </w:ins>
    </w:p>
    <w:p w14:paraId="6A0378FE" w14:textId="77777777" w:rsidR="001D6652" w:rsidRPr="00140219" w:rsidRDefault="001D6652" w:rsidP="001D6652">
      <w:pPr>
        <w:spacing w:after="120" w:line="240" w:lineRule="auto"/>
        <w:contextualSpacing/>
        <w:textAlignment w:val="baseline"/>
        <w:rPr>
          <w:ins w:id="29" w:author="AnnK" w:date="2026-09-25T20:10:00Z" w16du:dateUtc="2026-09-26T00:10:00Z"/>
          <w:rFonts w:eastAsia="Times New Roman" w:cs="Times New Roman"/>
          <w:color w:val="000000"/>
          <w:szCs w:val="24"/>
        </w:rPr>
      </w:pPr>
    </w:p>
    <w:p w14:paraId="224593A6" w14:textId="77777777" w:rsidR="00657440" w:rsidRPr="00140219" w:rsidRDefault="00657440" w:rsidP="00B71655">
      <w:pPr>
        <w:numPr>
          <w:ilvl w:val="0"/>
          <w:numId w:val="9"/>
        </w:numPr>
        <w:spacing w:after="120" w:line="240" w:lineRule="auto"/>
        <w:textAlignment w:val="baseline"/>
        <w:rPr>
          <w:ins w:id="30" w:author="AnnK" w:date="2026-09-25T20:10:00Z" w16du:dateUtc="2026-09-26T00:10:00Z"/>
          <w:rFonts w:eastAsia="Times New Roman" w:cs="Times New Roman"/>
          <w:color w:val="000000"/>
          <w:szCs w:val="24"/>
        </w:rPr>
      </w:pPr>
      <w:ins w:id="31" w:author="AnnK" w:date="2026-09-25T20:10:00Z" w16du:dateUtc="2026-09-26T00:10:00Z">
        <w:r w:rsidRPr="00140219">
          <w:rPr>
            <w:rFonts w:eastAsia="Times New Roman" w:cs="Times New Roman"/>
            <w:color w:val="000000"/>
            <w:szCs w:val="24"/>
          </w:rPr>
          <w:t>Once they’ve filed, they have to “serve” you with the lawsuit, delivering you a copy of the court paperwork (“Summons for Unlawful Detainer”). This tells you when and where you are due in court and the amount of money your landlord is seeking, including any late fees, damages, court costs, etc.</w:t>
        </w:r>
      </w:ins>
    </w:p>
    <w:p w14:paraId="623E05F1" w14:textId="77777777" w:rsidR="00657440" w:rsidRPr="00140219" w:rsidRDefault="00657440" w:rsidP="00B71655">
      <w:pPr>
        <w:numPr>
          <w:ilvl w:val="0"/>
          <w:numId w:val="9"/>
        </w:numPr>
        <w:spacing w:after="120" w:line="240" w:lineRule="auto"/>
        <w:textAlignment w:val="baseline"/>
        <w:rPr>
          <w:ins w:id="32" w:author="AnnK" w:date="2026-09-25T20:10:00Z" w16du:dateUtc="2026-09-26T00:10:00Z"/>
          <w:rFonts w:eastAsia="Times New Roman" w:cs="Times New Roman"/>
          <w:color w:val="000000"/>
          <w:szCs w:val="24"/>
        </w:rPr>
      </w:pPr>
      <w:ins w:id="33" w:author="AnnK" w:date="2026-09-25T20:10:00Z" w16du:dateUtc="2026-09-26T00:10:00Z">
        <w:r w:rsidRPr="00140219">
          <w:rPr>
            <w:rFonts w:eastAsia="Times New Roman" w:cs="Times New Roman"/>
            <w:color w:val="000000"/>
            <w:szCs w:val="24"/>
          </w:rPr>
          <w:t>Your landlord can “serve” you by posting a notice on your door and also sending it to you via first class mail or giving it to you in person. The summons is often delivered by a Deputy Sheriff. They can give it to anyone in your household who is over 16 years of age.</w:t>
        </w:r>
      </w:ins>
    </w:p>
    <w:p w14:paraId="0076E910" w14:textId="77777777" w:rsidR="00657440" w:rsidRPr="00140219" w:rsidRDefault="00657440" w:rsidP="00B71655">
      <w:pPr>
        <w:numPr>
          <w:ilvl w:val="0"/>
          <w:numId w:val="9"/>
        </w:numPr>
        <w:spacing w:after="120" w:line="240" w:lineRule="auto"/>
        <w:textAlignment w:val="baseline"/>
        <w:rPr>
          <w:ins w:id="34" w:author="AnnK" w:date="2026-09-25T20:10:00Z" w16du:dateUtc="2026-09-26T00:10:00Z"/>
          <w:rFonts w:eastAsia="Times New Roman" w:cs="Times New Roman"/>
          <w:color w:val="000000"/>
          <w:szCs w:val="24"/>
        </w:rPr>
      </w:pPr>
      <w:ins w:id="35" w:author="AnnK" w:date="2026-09-25T20:10:00Z" w16du:dateUtc="2026-09-26T00:10:00Z">
        <w:r w:rsidRPr="00140219">
          <w:rPr>
            <w:rFonts w:eastAsia="Times New Roman" w:cs="Times New Roman"/>
            <w:color w:val="000000"/>
            <w:szCs w:val="24"/>
          </w:rPr>
          <w:t>If your landlord has done these things, saying that you never got or saw your summons is not enough to protect you. The case will move forward. If the landlord has threatened to file, you should be aware that the summons might be coming and tell everyone in your home as well.</w:t>
        </w:r>
      </w:ins>
    </w:p>
    <w:p w14:paraId="6CD7BD9D" w14:textId="77777777" w:rsidR="00657440" w:rsidRPr="00140219" w:rsidRDefault="00657440" w:rsidP="00657440">
      <w:pPr>
        <w:spacing w:after="0" w:line="240" w:lineRule="auto"/>
        <w:rPr>
          <w:ins w:id="36" w:author="AnnK" w:date="2026-09-25T20:10:00Z" w16du:dateUtc="2026-09-26T00:10:00Z"/>
          <w:rFonts w:eastAsia="Times New Roman" w:cs="Times New Roman"/>
          <w:szCs w:val="24"/>
        </w:rPr>
      </w:pPr>
      <w:ins w:id="37" w:author="AnnK" w:date="2026-09-25T20:10:00Z" w16du:dateUtc="2026-09-26T00:10:00Z">
        <w:r w:rsidRPr="00140219">
          <w:rPr>
            <w:rFonts w:eastAsia="Times New Roman" w:cs="Times New Roman"/>
            <w:b/>
            <w:bCs/>
            <w:color w:val="000000"/>
            <w:szCs w:val="24"/>
            <w:shd w:val="clear" w:color="auto" w:fill="FFFFFF"/>
          </w:rPr>
          <w:t>How do I get ready for my court date?</w:t>
        </w:r>
      </w:ins>
    </w:p>
    <w:p w14:paraId="2B920FB9" w14:textId="77777777" w:rsidR="00657440" w:rsidRPr="00140219" w:rsidRDefault="00657440" w:rsidP="00B71655">
      <w:pPr>
        <w:numPr>
          <w:ilvl w:val="0"/>
          <w:numId w:val="10"/>
        </w:numPr>
        <w:spacing w:after="120" w:line="240" w:lineRule="auto"/>
        <w:textAlignment w:val="baseline"/>
        <w:rPr>
          <w:ins w:id="38" w:author="AnnK" w:date="2026-09-25T20:10:00Z" w16du:dateUtc="2026-09-26T00:10:00Z"/>
          <w:rFonts w:eastAsia="Times New Roman" w:cs="Times New Roman"/>
          <w:color w:val="000000"/>
          <w:szCs w:val="24"/>
        </w:rPr>
      </w:pPr>
      <w:ins w:id="39" w:author="AnnK" w:date="2026-09-25T20:10:00Z" w16du:dateUtc="2026-09-26T00:10:00Z">
        <w:r w:rsidRPr="00140219">
          <w:rPr>
            <w:rFonts w:eastAsia="Times New Roman" w:cs="Times New Roman"/>
            <w:color w:val="000000"/>
            <w:szCs w:val="24"/>
          </w:rPr>
          <w:t>You should always prepare for your court date. You are not required to have a lawyer, but a lawyer can be a big help. Gather any evidence, such as your lease, notices from your landlord, or any communications between you and your landlord, and any witnesses that may support your case.</w:t>
        </w:r>
      </w:ins>
    </w:p>
    <w:p w14:paraId="1D71E96D" w14:textId="77777777" w:rsidR="00657440" w:rsidRPr="00140219" w:rsidRDefault="00657440" w:rsidP="00B71655">
      <w:pPr>
        <w:numPr>
          <w:ilvl w:val="0"/>
          <w:numId w:val="10"/>
        </w:numPr>
        <w:spacing w:after="120" w:line="240" w:lineRule="auto"/>
        <w:textAlignment w:val="baseline"/>
        <w:rPr>
          <w:ins w:id="40" w:author="AnnK" w:date="2026-09-25T20:10:00Z" w16du:dateUtc="2026-09-26T00:10:00Z"/>
          <w:rFonts w:eastAsia="Times New Roman" w:cs="Times New Roman"/>
          <w:color w:val="000000"/>
          <w:szCs w:val="24"/>
        </w:rPr>
      </w:pPr>
      <w:ins w:id="41" w:author="AnnK" w:date="2026-09-25T20:10:00Z" w16du:dateUtc="2026-09-26T00:10:00Z">
        <w:r w:rsidRPr="00140219">
          <w:rPr>
            <w:rFonts w:eastAsia="Times New Roman" w:cs="Times New Roman"/>
            <w:color w:val="000000"/>
            <w:szCs w:val="24"/>
          </w:rPr>
          <w:t>If your witness doesn’t want to come to court, you can ask the court to subpoena them. You have to do this at least 10 days before your court date. There is a small fee for this, but the court has something called a “Form CC-1414”. This is a “Petition for Proceeding in a Civil Case without payment of Fees or Costs”. You can also use this for other court fees that you cannot afford.</w:t>
        </w:r>
      </w:ins>
    </w:p>
    <w:p w14:paraId="3614BD6F" w14:textId="77777777" w:rsidR="00140219" w:rsidRDefault="00657440" w:rsidP="00B71655">
      <w:pPr>
        <w:numPr>
          <w:ilvl w:val="0"/>
          <w:numId w:val="10"/>
        </w:numPr>
        <w:spacing w:after="120" w:line="240" w:lineRule="auto"/>
        <w:textAlignment w:val="baseline"/>
        <w:rPr>
          <w:ins w:id="42" w:author="AnnK" w:date="2026-09-25T20:10:00Z" w16du:dateUtc="2026-09-26T00:10:00Z"/>
          <w:rFonts w:eastAsia="Times New Roman" w:cs="Times New Roman"/>
          <w:color w:val="000000"/>
          <w:szCs w:val="24"/>
        </w:rPr>
      </w:pPr>
      <w:ins w:id="43" w:author="AnnK" w:date="2026-09-25T20:10:00Z" w16du:dateUtc="2026-09-26T00:10:00Z">
        <w:r w:rsidRPr="00140219">
          <w:rPr>
            <w:rFonts w:eastAsia="Times New Roman" w:cs="Times New Roman"/>
            <w:color w:val="000000"/>
            <w:szCs w:val="24"/>
          </w:rPr>
          <w:t>If your landlord is suing you for not paying rent, you may be able to avoid an eviction judgment by paying everything that you owe, including late fees, court costs, and attorney fees before or at your court date. This is ca</w:t>
        </w:r>
        <w:r w:rsidR="00140219" w:rsidRPr="00140219">
          <w:rPr>
            <w:rFonts w:eastAsia="Times New Roman" w:cs="Times New Roman"/>
            <w:color w:val="000000"/>
            <w:szCs w:val="24"/>
          </w:rPr>
          <w:t xml:space="preserve">lled the “right of redemption”. </w:t>
        </w:r>
      </w:ins>
    </w:p>
    <w:p w14:paraId="54B42610" w14:textId="77777777" w:rsidR="00140219" w:rsidRPr="00140219" w:rsidRDefault="00657440" w:rsidP="00B71655">
      <w:pPr>
        <w:numPr>
          <w:ilvl w:val="0"/>
          <w:numId w:val="10"/>
        </w:numPr>
        <w:spacing w:after="0" w:line="240" w:lineRule="auto"/>
        <w:textAlignment w:val="baseline"/>
        <w:rPr>
          <w:ins w:id="44" w:author="AnnK" w:date="2026-09-25T20:10:00Z" w16du:dateUtc="2026-09-26T00:10:00Z"/>
          <w:rFonts w:eastAsia="Times New Roman" w:cs="Times New Roman"/>
          <w:szCs w:val="24"/>
        </w:rPr>
      </w:pPr>
      <w:ins w:id="45" w:author="AnnK" w:date="2026-09-25T20:10:00Z" w16du:dateUtc="2026-09-26T00:10:00Z">
        <w:r w:rsidRPr="00140219">
          <w:rPr>
            <w:rFonts w:eastAsia="Times New Roman" w:cs="Times New Roman"/>
            <w:color w:val="000000"/>
            <w:szCs w:val="24"/>
          </w:rPr>
          <w:t xml:space="preserve">If your landlord is suing you for not paying rent and the court has entered a judgment against you, you can have one last opportunity to avoid eviction. You can pay everything you owe, including late fees, </w:t>
        </w:r>
        <w:r w:rsidRPr="00140219">
          <w:rPr>
            <w:rFonts w:eastAsia="Times New Roman" w:cs="Times New Roman"/>
            <w:color w:val="000000"/>
            <w:szCs w:val="24"/>
          </w:rPr>
          <w:lastRenderedPageBreak/>
          <w:t>attorneys’ fees, court costs, a</w:t>
        </w:r>
        <w:r w:rsidR="00140219" w:rsidRPr="00140219">
          <w:rPr>
            <w:rFonts w:eastAsia="Times New Roman" w:cs="Times New Roman"/>
            <w:color w:val="000000"/>
            <w:szCs w:val="24"/>
          </w:rPr>
          <w:t>nd sheriff fees, at least 24 hours</w:t>
        </w:r>
        <w:r w:rsidRPr="00140219">
          <w:rPr>
            <w:rFonts w:eastAsia="Times New Roman" w:cs="Times New Roman"/>
            <w:color w:val="000000"/>
            <w:szCs w:val="24"/>
          </w:rPr>
          <w:t xml:space="preserve"> before the Sheriff’s eviction. This is called the “extended right of redemption.” </w:t>
        </w:r>
      </w:ins>
    </w:p>
    <w:p w14:paraId="1E250C61" w14:textId="77777777" w:rsidR="00140219" w:rsidRDefault="00140219" w:rsidP="00140219">
      <w:pPr>
        <w:spacing w:after="0" w:line="240" w:lineRule="auto"/>
        <w:textAlignment w:val="baseline"/>
        <w:rPr>
          <w:ins w:id="46" w:author="AnnK" w:date="2026-09-25T20:10:00Z" w16du:dateUtc="2026-09-26T00:10:00Z"/>
          <w:rFonts w:eastAsia="Times New Roman" w:cs="Times New Roman"/>
          <w:szCs w:val="24"/>
        </w:rPr>
      </w:pPr>
    </w:p>
    <w:p w14:paraId="0E58B38B" w14:textId="77777777" w:rsidR="00657440" w:rsidRPr="00140219" w:rsidRDefault="00657440" w:rsidP="00140219">
      <w:pPr>
        <w:spacing w:after="0" w:line="240" w:lineRule="auto"/>
        <w:textAlignment w:val="baseline"/>
        <w:rPr>
          <w:ins w:id="47" w:author="AnnK" w:date="2026-09-25T20:10:00Z" w16du:dateUtc="2026-09-26T00:10:00Z"/>
          <w:rFonts w:eastAsia="Times New Roman" w:cs="Times New Roman"/>
          <w:szCs w:val="24"/>
        </w:rPr>
      </w:pPr>
      <w:ins w:id="48" w:author="AnnK" w:date="2026-09-25T20:10:00Z" w16du:dateUtc="2026-09-26T00:10:00Z">
        <w:r w:rsidRPr="00140219">
          <w:rPr>
            <w:rFonts w:eastAsia="Times New Roman" w:cs="Times New Roman"/>
            <w:b/>
            <w:bCs/>
            <w:color w:val="000000"/>
            <w:szCs w:val="24"/>
            <w:shd w:val="clear" w:color="auto" w:fill="FFFFFF"/>
          </w:rPr>
          <w:t>What will happen if I don’t go to my hearing?</w:t>
        </w:r>
      </w:ins>
    </w:p>
    <w:p w14:paraId="7BEC87DA" w14:textId="77777777" w:rsidR="00341229" w:rsidRPr="001D6652" w:rsidRDefault="00657440" w:rsidP="00B71655">
      <w:pPr>
        <w:numPr>
          <w:ilvl w:val="0"/>
          <w:numId w:val="11"/>
        </w:numPr>
        <w:spacing w:after="120" w:line="240" w:lineRule="auto"/>
        <w:textAlignment w:val="baseline"/>
        <w:rPr>
          <w:ins w:id="49" w:author="AnnK" w:date="2026-09-25T20:10:00Z" w16du:dateUtc="2026-09-26T00:10:00Z"/>
          <w:rFonts w:eastAsia="Times New Roman" w:cs="Times New Roman"/>
          <w:color w:val="000000"/>
          <w:szCs w:val="24"/>
        </w:rPr>
      </w:pPr>
      <w:ins w:id="50" w:author="AnnK" w:date="2026-09-25T20:10:00Z" w16du:dateUtc="2026-09-26T00:10:00Z">
        <w:r w:rsidRPr="00140219">
          <w:rPr>
            <w:rFonts w:eastAsia="Times New Roman" w:cs="Times New Roman"/>
            <w:color w:val="000000"/>
            <w:szCs w:val="24"/>
          </w:rPr>
          <w:t>You should always go to your court date. If you don’t go to court, the court will likely enter a “default judgment” against you, meaning the landlord can move forward with the next step in the eviction process</w:t>
        </w:r>
        <w:r w:rsidR="00341229">
          <w:rPr>
            <w:rFonts w:eastAsia="Times New Roman" w:cs="Times New Roman"/>
            <w:color w:val="000000"/>
            <w:szCs w:val="24"/>
          </w:rPr>
          <w:t>, and you lose your right of appeal</w:t>
        </w:r>
        <w:r w:rsidRPr="00140219">
          <w:rPr>
            <w:rFonts w:eastAsia="Times New Roman" w:cs="Times New Roman"/>
            <w:color w:val="000000"/>
            <w:szCs w:val="24"/>
          </w:rPr>
          <w:t>. You will not be arrested for skipping court in an eviction case.</w:t>
        </w:r>
      </w:ins>
    </w:p>
    <w:p w14:paraId="3C24A46A" w14:textId="77777777" w:rsidR="00657440" w:rsidRPr="00140219" w:rsidRDefault="00657440" w:rsidP="00657440">
      <w:pPr>
        <w:spacing w:after="0" w:line="240" w:lineRule="auto"/>
        <w:rPr>
          <w:ins w:id="51" w:author="AnnK" w:date="2026-09-25T20:10:00Z" w16du:dateUtc="2026-09-26T00:10:00Z"/>
          <w:rFonts w:eastAsia="Times New Roman" w:cs="Times New Roman"/>
          <w:szCs w:val="24"/>
        </w:rPr>
      </w:pPr>
      <w:ins w:id="52" w:author="AnnK" w:date="2026-09-25T20:10:00Z" w16du:dateUtc="2026-09-26T00:10:00Z">
        <w:r w:rsidRPr="00140219">
          <w:rPr>
            <w:rFonts w:eastAsia="Times New Roman" w:cs="Times New Roman"/>
            <w:b/>
            <w:bCs/>
            <w:color w:val="000000"/>
            <w:szCs w:val="24"/>
            <w:shd w:val="clear" w:color="auto" w:fill="FFFFFF"/>
          </w:rPr>
          <w:t>What if I can’t go?</w:t>
        </w:r>
      </w:ins>
    </w:p>
    <w:p w14:paraId="64C457D6" w14:textId="77777777" w:rsidR="00657440" w:rsidRPr="00140219" w:rsidRDefault="00657440" w:rsidP="00B71655">
      <w:pPr>
        <w:numPr>
          <w:ilvl w:val="0"/>
          <w:numId w:val="12"/>
        </w:numPr>
        <w:spacing w:after="120" w:line="240" w:lineRule="auto"/>
        <w:textAlignment w:val="baseline"/>
        <w:rPr>
          <w:ins w:id="53" w:author="AnnK" w:date="2026-09-25T20:10:00Z" w16du:dateUtc="2026-09-26T00:10:00Z"/>
          <w:rFonts w:eastAsia="Times New Roman" w:cs="Times New Roman"/>
          <w:color w:val="000000"/>
          <w:szCs w:val="24"/>
        </w:rPr>
      </w:pPr>
      <w:ins w:id="54" w:author="AnnK" w:date="2026-09-25T20:10:00Z" w16du:dateUtc="2026-09-26T00:10:00Z">
        <w:r w:rsidRPr="00140219">
          <w:rPr>
            <w:rFonts w:eastAsia="Times New Roman" w:cs="Times New Roman"/>
            <w:color w:val="000000"/>
            <w:szCs w:val="24"/>
          </w:rPr>
          <w:t>You can ask for a “continuance”. Call the Clerk’s Office as soon as you know that you cannot make it. Ask for the rules for that court and follow them. It’s a good idea to also write and fax a letter to the court explaining why you can’t come and need a continuance.</w:t>
        </w:r>
      </w:ins>
    </w:p>
    <w:p w14:paraId="5B6AAB12" w14:textId="77777777" w:rsidR="00657440" w:rsidRPr="00140219" w:rsidRDefault="00657440" w:rsidP="00657440">
      <w:pPr>
        <w:spacing w:after="0" w:line="240" w:lineRule="auto"/>
        <w:rPr>
          <w:ins w:id="55" w:author="AnnK" w:date="2026-09-25T20:10:00Z" w16du:dateUtc="2026-09-26T00:10:00Z"/>
          <w:rFonts w:eastAsia="Times New Roman" w:cs="Times New Roman"/>
          <w:szCs w:val="24"/>
        </w:rPr>
      </w:pPr>
      <w:ins w:id="56" w:author="AnnK" w:date="2026-09-25T20:10:00Z" w16du:dateUtc="2026-09-26T00:10:00Z">
        <w:r w:rsidRPr="00140219">
          <w:rPr>
            <w:rFonts w:eastAsia="Times New Roman" w:cs="Times New Roman"/>
            <w:b/>
            <w:bCs/>
            <w:color w:val="000000"/>
            <w:szCs w:val="24"/>
            <w:shd w:val="clear" w:color="auto" w:fill="FFFFFF"/>
          </w:rPr>
          <w:t>What happens at court?</w:t>
        </w:r>
      </w:ins>
    </w:p>
    <w:p w14:paraId="2631B4D2" w14:textId="77777777" w:rsidR="00657440" w:rsidRPr="00140219" w:rsidRDefault="00657440" w:rsidP="00B71655">
      <w:pPr>
        <w:numPr>
          <w:ilvl w:val="0"/>
          <w:numId w:val="13"/>
        </w:numPr>
        <w:spacing w:after="120" w:line="240" w:lineRule="auto"/>
        <w:textAlignment w:val="baseline"/>
        <w:rPr>
          <w:ins w:id="57" w:author="AnnK" w:date="2026-09-25T20:10:00Z" w16du:dateUtc="2026-09-26T00:10:00Z"/>
          <w:rFonts w:eastAsia="Times New Roman" w:cs="Times New Roman"/>
          <w:color w:val="000000"/>
          <w:szCs w:val="24"/>
        </w:rPr>
      </w:pPr>
      <w:ins w:id="58" w:author="AnnK" w:date="2026-09-25T20:10:00Z" w16du:dateUtc="2026-09-26T00:10:00Z">
        <w:r w:rsidRPr="00140219">
          <w:rPr>
            <w:rFonts w:eastAsia="Times New Roman" w:cs="Times New Roman"/>
            <w:color w:val="000000"/>
            <w:szCs w:val="24"/>
          </w:rPr>
          <w:t>First – Don’t Be Late. It’s a good idea to be there at least 15 minutes before your hearing. Let the Clerk know that you’re there for your case. If you are running behind, call the court clerk to let them know you are on the way.</w:t>
        </w:r>
      </w:ins>
    </w:p>
    <w:p w14:paraId="5BF2A99D" w14:textId="77777777" w:rsidR="00657440" w:rsidRPr="00140219" w:rsidRDefault="00657440" w:rsidP="00B71655">
      <w:pPr>
        <w:numPr>
          <w:ilvl w:val="0"/>
          <w:numId w:val="13"/>
        </w:numPr>
        <w:spacing w:after="120" w:line="240" w:lineRule="auto"/>
        <w:textAlignment w:val="baseline"/>
        <w:rPr>
          <w:ins w:id="59" w:author="AnnK" w:date="2026-09-25T20:10:00Z" w16du:dateUtc="2026-09-26T00:10:00Z"/>
          <w:rFonts w:eastAsia="Times New Roman" w:cs="Times New Roman"/>
          <w:color w:val="000000"/>
          <w:szCs w:val="24"/>
        </w:rPr>
      </w:pPr>
      <w:ins w:id="60" w:author="AnnK" w:date="2026-09-25T20:10:00Z" w16du:dateUtc="2026-09-26T00:10:00Z">
        <w:r w:rsidRPr="00140219">
          <w:rPr>
            <w:rFonts w:eastAsia="Times New Roman" w:cs="Times New Roman"/>
            <w:color w:val="000000"/>
            <w:szCs w:val="24"/>
          </w:rPr>
          <w:t>The judge will call you and ask whether you admit or deny what the landlord is claiming.</w:t>
        </w:r>
      </w:ins>
    </w:p>
    <w:p w14:paraId="0761D743" w14:textId="77777777" w:rsidR="00657440" w:rsidRPr="00140219" w:rsidRDefault="00657440" w:rsidP="00B71655">
      <w:pPr>
        <w:numPr>
          <w:ilvl w:val="1"/>
          <w:numId w:val="13"/>
        </w:numPr>
        <w:spacing w:after="120" w:line="240" w:lineRule="auto"/>
        <w:textAlignment w:val="baseline"/>
        <w:rPr>
          <w:ins w:id="61" w:author="AnnK" w:date="2026-09-25T20:10:00Z" w16du:dateUtc="2026-09-26T00:10:00Z"/>
          <w:rFonts w:eastAsia="Times New Roman" w:cs="Times New Roman"/>
          <w:color w:val="000000"/>
          <w:szCs w:val="24"/>
        </w:rPr>
      </w:pPr>
      <w:ins w:id="62" w:author="AnnK" w:date="2026-09-25T20:10:00Z" w16du:dateUtc="2026-09-26T00:10:00Z">
        <w:r w:rsidRPr="00140219">
          <w:rPr>
            <w:rFonts w:eastAsia="Times New Roman" w:cs="Times New Roman"/>
            <w:color w:val="000000"/>
            <w:szCs w:val="24"/>
          </w:rPr>
          <w:t>If you admit what the landlord is claiming, the court will enter a “judgment for possession”, meaning the landlord has legal right to the property and can move forward with the next steps in the eviction process. The court can also include money damages you owe the landlord.</w:t>
        </w:r>
      </w:ins>
    </w:p>
    <w:p w14:paraId="4F8BD60B" w14:textId="77777777" w:rsidR="00657440" w:rsidRPr="00140219" w:rsidRDefault="00657440" w:rsidP="00B71655">
      <w:pPr>
        <w:numPr>
          <w:ilvl w:val="1"/>
          <w:numId w:val="13"/>
        </w:numPr>
        <w:spacing w:after="120" w:line="240" w:lineRule="auto"/>
        <w:textAlignment w:val="baseline"/>
        <w:rPr>
          <w:ins w:id="63" w:author="AnnK" w:date="2026-09-25T20:10:00Z" w16du:dateUtc="2026-09-26T00:10:00Z"/>
          <w:rFonts w:eastAsia="Times New Roman" w:cs="Times New Roman"/>
          <w:color w:val="000000"/>
          <w:szCs w:val="24"/>
        </w:rPr>
      </w:pPr>
      <w:ins w:id="64" w:author="AnnK" w:date="2026-09-25T20:10:00Z" w16du:dateUtc="2026-09-26T00:10:00Z">
        <w:r w:rsidRPr="00140219">
          <w:rPr>
            <w:rFonts w:eastAsia="Times New Roman" w:cs="Times New Roman"/>
            <w:color w:val="000000"/>
            <w:szCs w:val="24"/>
          </w:rPr>
          <w:t>If the landlord wins, they can ask the Court Clerk for a “writ of eviction” right away. The “writ” is what tells the Sheriff to schedule your actual eviction. The sheriff must wait 10 days before carrying out the eviction.</w:t>
        </w:r>
      </w:ins>
    </w:p>
    <w:p w14:paraId="429F4062" w14:textId="77777777" w:rsidR="00657440" w:rsidRPr="00140219" w:rsidRDefault="00657440" w:rsidP="00B71655">
      <w:pPr>
        <w:numPr>
          <w:ilvl w:val="1"/>
          <w:numId w:val="13"/>
        </w:numPr>
        <w:spacing w:after="120" w:line="240" w:lineRule="auto"/>
        <w:textAlignment w:val="baseline"/>
        <w:rPr>
          <w:ins w:id="65" w:author="AnnK" w:date="2026-09-25T20:10:00Z" w16du:dateUtc="2026-09-26T00:10:00Z"/>
          <w:rFonts w:eastAsia="Times New Roman" w:cs="Times New Roman"/>
          <w:color w:val="000000"/>
          <w:szCs w:val="24"/>
        </w:rPr>
      </w:pPr>
      <w:ins w:id="66" w:author="AnnK" w:date="2026-09-25T20:10:00Z" w16du:dateUtc="2026-09-26T00:10:00Z">
        <w:r w:rsidRPr="00140219">
          <w:rPr>
            <w:rFonts w:eastAsia="Times New Roman" w:cs="Times New Roman"/>
            <w:color w:val="000000"/>
            <w:szCs w:val="24"/>
          </w:rPr>
          <w:t>If you deny what the landlord is claiming, the judge will likely set a trial date for you.</w:t>
        </w:r>
      </w:ins>
    </w:p>
    <w:p w14:paraId="7275C804" w14:textId="77777777" w:rsidR="00657440" w:rsidRPr="00140219" w:rsidRDefault="00657440" w:rsidP="00B71655">
      <w:pPr>
        <w:numPr>
          <w:ilvl w:val="1"/>
          <w:numId w:val="13"/>
        </w:numPr>
        <w:spacing w:after="120" w:line="240" w:lineRule="auto"/>
        <w:textAlignment w:val="baseline"/>
        <w:rPr>
          <w:ins w:id="67" w:author="AnnK" w:date="2026-09-25T20:10:00Z" w16du:dateUtc="2026-09-26T00:10:00Z"/>
          <w:rFonts w:eastAsia="Times New Roman" w:cs="Times New Roman"/>
          <w:color w:val="000000"/>
          <w:szCs w:val="24"/>
        </w:rPr>
      </w:pPr>
      <w:ins w:id="68" w:author="AnnK" w:date="2026-09-25T20:10:00Z" w16du:dateUtc="2026-09-26T00:10:00Z">
        <w:r w:rsidRPr="00140219">
          <w:rPr>
            <w:rFonts w:eastAsia="Times New Roman" w:cs="Times New Roman"/>
            <w:color w:val="000000"/>
            <w:szCs w:val="24"/>
          </w:rPr>
          <w:t>If the judge set the case for trial, they will ask both you and your landlord to put in writing why you feel you are right. Yours is called a “Grounds for Defense” and the landlord’s statement is a “Bill of Particulars”. This lists why they are seeking eviction and how much money they’re seeking. The judge will set a due date for these statements sometime before the trial. If you miss this due date, you can automatically lose your case, even without a trial.</w:t>
        </w:r>
      </w:ins>
    </w:p>
    <w:p w14:paraId="2B87282E" w14:textId="77777777" w:rsidR="00657440" w:rsidRPr="00140219" w:rsidRDefault="00657440" w:rsidP="00B71655">
      <w:pPr>
        <w:numPr>
          <w:ilvl w:val="0"/>
          <w:numId w:val="13"/>
        </w:numPr>
        <w:spacing w:after="120" w:line="240" w:lineRule="auto"/>
        <w:textAlignment w:val="baseline"/>
        <w:rPr>
          <w:ins w:id="69" w:author="AnnK" w:date="2026-09-25T20:10:00Z" w16du:dateUtc="2026-09-26T00:10:00Z"/>
          <w:rFonts w:eastAsia="Times New Roman" w:cs="Times New Roman"/>
          <w:color w:val="000000"/>
          <w:szCs w:val="24"/>
        </w:rPr>
      </w:pPr>
      <w:ins w:id="70" w:author="AnnK" w:date="2026-09-25T20:10:00Z" w16du:dateUtc="2026-09-26T00:10:00Z">
        <w:r w:rsidRPr="00140219">
          <w:rPr>
            <w:rFonts w:eastAsia="Times New Roman" w:cs="Times New Roman"/>
            <w:color w:val="000000"/>
            <w:szCs w:val="24"/>
          </w:rPr>
          <w:t>Sometimes, the judge may ask you and the landlord to step outside and try to work things out.</w:t>
        </w:r>
      </w:ins>
    </w:p>
    <w:p w14:paraId="7B1D47BF" w14:textId="77777777" w:rsidR="00657440" w:rsidRPr="00140219" w:rsidRDefault="00657440" w:rsidP="00B71655">
      <w:pPr>
        <w:numPr>
          <w:ilvl w:val="1"/>
          <w:numId w:val="13"/>
        </w:numPr>
        <w:spacing w:after="120" w:line="240" w:lineRule="auto"/>
        <w:textAlignment w:val="baseline"/>
        <w:rPr>
          <w:ins w:id="71" w:author="AnnK" w:date="2026-09-25T20:10:00Z" w16du:dateUtc="2026-09-26T00:10:00Z"/>
          <w:rFonts w:eastAsia="Times New Roman" w:cs="Times New Roman"/>
          <w:color w:val="000000"/>
          <w:szCs w:val="24"/>
        </w:rPr>
      </w:pPr>
      <w:ins w:id="72" w:author="AnnK" w:date="2026-09-25T20:10:00Z" w16du:dateUtc="2026-09-26T00:10:00Z">
        <w:r w:rsidRPr="00140219">
          <w:rPr>
            <w:rFonts w:eastAsia="Times New Roman" w:cs="Times New Roman"/>
            <w:color w:val="000000"/>
            <w:szCs w:val="24"/>
          </w:rPr>
          <w:t>Make sure any agreement you reach with the landlord is in writing; never agree to anything verbally or sign anything unless you are 100% certain what you are agreeing to.</w:t>
        </w:r>
      </w:ins>
    </w:p>
    <w:p w14:paraId="2D565ED4" w14:textId="77777777" w:rsidR="00657440" w:rsidRPr="00140219" w:rsidRDefault="00657440" w:rsidP="00B71655">
      <w:pPr>
        <w:numPr>
          <w:ilvl w:val="1"/>
          <w:numId w:val="13"/>
        </w:numPr>
        <w:spacing w:after="120" w:line="240" w:lineRule="auto"/>
        <w:textAlignment w:val="baseline"/>
        <w:rPr>
          <w:ins w:id="73" w:author="AnnK" w:date="2026-09-25T20:10:00Z" w16du:dateUtc="2026-09-26T00:10:00Z"/>
          <w:rFonts w:eastAsia="Times New Roman" w:cs="Times New Roman"/>
          <w:color w:val="000000"/>
          <w:szCs w:val="24"/>
        </w:rPr>
      </w:pPr>
      <w:ins w:id="74" w:author="AnnK" w:date="2026-09-25T20:10:00Z" w16du:dateUtc="2026-09-26T00:10:00Z">
        <w:r w:rsidRPr="00140219">
          <w:rPr>
            <w:rFonts w:eastAsia="Times New Roman" w:cs="Times New Roman"/>
            <w:color w:val="000000"/>
            <w:szCs w:val="24"/>
          </w:rPr>
          <w:t>Don’t leave the court before checking in with your judge to make certain that your agreement is okay with them.</w:t>
        </w:r>
      </w:ins>
    </w:p>
    <w:p w14:paraId="6580A8D4" w14:textId="77777777" w:rsidR="00657440" w:rsidRPr="00140219" w:rsidRDefault="00657440" w:rsidP="00B71655">
      <w:pPr>
        <w:numPr>
          <w:ilvl w:val="0"/>
          <w:numId w:val="13"/>
        </w:numPr>
        <w:spacing w:after="120" w:line="240" w:lineRule="auto"/>
        <w:textAlignment w:val="baseline"/>
        <w:rPr>
          <w:ins w:id="75" w:author="AnnK" w:date="2026-09-25T20:10:00Z" w16du:dateUtc="2026-09-26T00:10:00Z"/>
          <w:rFonts w:eastAsia="Times New Roman" w:cs="Times New Roman"/>
          <w:color w:val="000000"/>
          <w:szCs w:val="24"/>
        </w:rPr>
      </w:pPr>
      <w:ins w:id="76" w:author="AnnK" w:date="2026-09-25T20:10:00Z" w16du:dateUtc="2026-09-26T00:10:00Z">
        <w:r w:rsidRPr="00140219">
          <w:rPr>
            <w:rFonts w:eastAsia="Times New Roman" w:cs="Times New Roman"/>
            <w:color w:val="000000"/>
            <w:szCs w:val="24"/>
          </w:rPr>
          <w:t>When your case is heard, all witnesses are sworn in and will speak under oath.</w:t>
        </w:r>
      </w:ins>
    </w:p>
    <w:p w14:paraId="13D9C79A" w14:textId="77777777" w:rsidR="00657440" w:rsidRPr="00140219" w:rsidRDefault="00657440" w:rsidP="00B71655">
      <w:pPr>
        <w:numPr>
          <w:ilvl w:val="1"/>
          <w:numId w:val="13"/>
        </w:numPr>
        <w:spacing w:after="120" w:line="240" w:lineRule="auto"/>
        <w:textAlignment w:val="baseline"/>
        <w:rPr>
          <w:ins w:id="77" w:author="AnnK" w:date="2026-09-25T20:10:00Z" w16du:dateUtc="2026-09-26T00:10:00Z"/>
          <w:rFonts w:eastAsia="Times New Roman" w:cs="Times New Roman"/>
          <w:color w:val="000000"/>
          <w:szCs w:val="24"/>
        </w:rPr>
      </w:pPr>
      <w:ins w:id="78" w:author="AnnK" w:date="2026-09-25T20:10:00Z" w16du:dateUtc="2026-09-26T00:10:00Z">
        <w:r w:rsidRPr="00140219">
          <w:rPr>
            <w:rFonts w:eastAsia="Times New Roman" w:cs="Times New Roman"/>
            <w:color w:val="000000"/>
            <w:szCs w:val="24"/>
          </w:rPr>
          <w:t>Your landlord will go first, but you can question them (and any other witnesses).</w:t>
        </w:r>
      </w:ins>
    </w:p>
    <w:p w14:paraId="24CB18B8" w14:textId="77777777" w:rsidR="00657440" w:rsidRPr="00140219" w:rsidRDefault="00657440" w:rsidP="00B71655">
      <w:pPr>
        <w:numPr>
          <w:ilvl w:val="1"/>
          <w:numId w:val="13"/>
        </w:numPr>
        <w:spacing w:after="120" w:line="240" w:lineRule="auto"/>
        <w:textAlignment w:val="baseline"/>
        <w:rPr>
          <w:ins w:id="79" w:author="AnnK" w:date="2026-09-25T20:10:00Z" w16du:dateUtc="2026-09-26T00:10:00Z"/>
          <w:rFonts w:eastAsia="Times New Roman" w:cs="Times New Roman"/>
          <w:color w:val="000000"/>
          <w:szCs w:val="24"/>
        </w:rPr>
      </w:pPr>
      <w:ins w:id="80" w:author="AnnK" w:date="2026-09-25T20:10:00Z" w16du:dateUtc="2026-09-26T00:10:00Z">
        <w:r w:rsidRPr="00140219">
          <w:rPr>
            <w:rFonts w:eastAsia="Times New Roman" w:cs="Times New Roman"/>
            <w:color w:val="000000"/>
            <w:szCs w:val="24"/>
          </w:rPr>
          <w:t>After that, you and your witnesses will testify. Your landlord can then ask you questions.</w:t>
        </w:r>
      </w:ins>
    </w:p>
    <w:p w14:paraId="1E80000C" w14:textId="77777777" w:rsidR="00657440" w:rsidRPr="00140219" w:rsidRDefault="00657440" w:rsidP="00B71655">
      <w:pPr>
        <w:numPr>
          <w:ilvl w:val="1"/>
          <w:numId w:val="13"/>
        </w:numPr>
        <w:spacing w:after="120" w:line="240" w:lineRule="auto"/>
        <w:textAlignment w:val="baseline"/>
        <w:rPr>
          <w:ins w:id="81" w:author="AnnK" w:date="2026-09-25T20:10:00Z" w16du:dateUtc="2026-09-26T00:10:00Z"/>
          <w:rFonts w:eastAsia="Times New Roman" w:cs="Times New Roman"/>
          <w:color w:val="000000"/>
          <w:szCs w:val="24"/>
        </w:rPr>
      </w:pPr>
      <w:ins w:id="82" w:author="AnnK" w:date="2026-09-25T20:10:00Z" w16du:dateUtc="2026-09-26T00:10:00Z">
        <w:r w:rsidRPr="00140219">
          <w:rPr>
            <w:rFonts w:eastAsia="Times New Roman" w:cs="Times New Roman"/>
            <w:color w:val="000000"/>
            <w:szCs w:val="24"/>
          </w:rPr>
          <w:t>At the end, you each can make a short closing argument, telling the judge why they should decide in your favor. After hearing everything, the judge will make a decision.</w:t>
        </w:r>
      </w:ins>
    </w:p>
    <w:p w14:paraId="2F8E7E7D" w14:textId="77777777" w:rsidR="00657440" w:rsidRPr="00140219" w:rsidRDefault="00657440" w:rsidP="00B71655">
      <w:pPr>
        <w:numPr>
          <w:ilvl w:val="1"/>
          <w:numId w:val="13"/>
        </w:numPr>
        <w:spacing w:after="120" w:line="240" w:lineRule="auto"/>
        <w:textAlignment w:val="baseline"/>
        <w:rPr>
          <w:ins w:id="83" w:author="AnnK" w:date="2026-09-25T20:10:00Z" w16du:dateUtc="2026-09-26T00:10:00Z"/>
          <w:rFonts w:eastAsia="Times New Roman" w:cs="Times New Roman"/>
          <w:color w:val="000000"/>
          <w:szCs w:val="24"/>
        </w:rPr>
      </w:pPr>
      <w:ins w:id="84" w:author="AnnK" w:date="2026-09-25T20:10:00Z" w16du:dateUtc="2026-09-26T00:10:00Z">
        <w:r w:rsidRPr="00140219">
          <w:rPr>
            <w:rFonts w:eastAsia="Times New Roman" w:cs="Times New Roman"/>
            <w:color w:val="000000"/>
            <w:szCs w:val="24"/>
          </w:rPr>
          <w:t>If you win, you get to stay in your home as if your case never happened. If you lose, your landlord can move forward with eviction. The losing party has 10 days to appeal the case.</w:t>
        </w:r>
      </w:ins>
    </w:p>
    <w:p w14:paraId="089748BF" w14:textId="77777777" w:rsidR="00657440" w:rsidRPr="00140219" w:rsidRDefault="00657440" w:rsidP="00657440">
      <w:pPr>
        <w:spacing w:after="0" w:line="240" w:lineRule="auto"/>
        <w:rPr>
          <w:ins w:id="85" w:author="AnnK" w:date="2026-09-25T20:10:00Z" w16du:dateUtc="2026-09-26T00:10:00Z"/>
          <w:rFonts w:eastAsia="Times New Roman" w:cs="Times New Roman"/>
          <w:szCs w:val="24"/>
        </w:rPr>
      </w:pPr>
      <w:ins w:id="86" w:author="AnnK" w:date="2026-09-25T20:10:00Z" w16du:dateUtc="2026-09-26T00:10:00Z">
        <w:r w:rsidRPr="00140219">
          <w:rPr>
            <w:rFonts w:eastAsia="Times New Roman" w:cs="Times New Roman"/>
            <w:b/>
            <w:bCs/>
            <w:color w:val="000000"/>
            <w:szCs w:val="24"/>
            <w:shd w:val="clear" w:color="auto" w:fill="FFFFFF"/>
          </w:rPr>
          <w:t>What legal defenses can I use to avoid eviction?</w:t>
        </w:r>
      </w:ins>
    </w:p>
    <w:p w14:paraId="2ECE77DE" w14:textId="77777777" w:rsidR="00657440" w:rsidRPr="00140219" w:rsidRDefault="00657440" w:rsidP="00B71655">
      <w:pPr>
        <w:numPr>
          <w:ilvl w:val="0"/>
          <w:numId w:val="14"/>
        </w:numPr>
        <w:spacing w:after="120" w:line="240" w:lineRule="auto"/>
        <w:textAlignment w:val="baseline"/>
        <w:rPr>
          <w:ins w:id="87" w:author="AnnK" w:date="2026-09-25T20:10:00Z" w16du:dateUtc="2026-09-26T00:10:00Z"/>
          <w:rFonts w:eastAsia="Times New Roman" w:cs="Times New Roman"/>
          <w:color w:val="000000"/>
          <w:szCs w:val="24"/>
        </w:rPr>
      </w:pPr>
      <w:ins w:id="88" w:author="AnnK" w:date="2026-09-25T20:10:00Z" w16du:dateUtc="2026-09-26T00:10:00Z">
        <w:r w:rsidRPr="00140219">
          <w:rPr>
            <w:rFonts w:eastAsia="Times New Roman" w:cs="Times New Roman"/>
            <w:color w:val="000000"/>
            <w:szCs w:val="24"/>
          </w:rPr>
          <w:t>A lawyer is in the best position to tell you what might make a good defense, and it’s a good idea to seek their advice. Some possible defenses include:</w:t>
        </w:r>
      </w:ins>
    </w:p>
    <w:p w14:paraId="41D94721" w14:textId="77777777" w:rsidR="00657440" w:rsidRPr="00140219" w:rsidRDefault="00657440" w:rsidP="00B71655">
      <w:pPr>
        <w:numPr>
          <w:ilvl w:val="1"/>
          <w:numId w:val="14"/>
        </w:numPr>
        <w:spacing w:after="120" w:line="240" w:lineRule="auto"/>
        <w:textAlignment w:val="baseline"/>
        <w:rPr>
          <w:ins w:id="89" w:author="AnnK" w:date="2026-09-25T20:10:00Z" w16du:dateUtc="2026-09-26T00:10:00Z"/>
          <w:rFonts w:eastAsia="Times New Roman" w:cs="Times New Roman"/>
          <w:color w:val="000000"/>
          <w:szCs w:val="24"/>
        </w:rPr>
      </w:pPr>
      <w:ins w:id="90" w:author="AnnK" w:date="2026-09-25T20:10:00Z" w16du:dateUtc="2026-09-26T00:10:00Z">
        <w:r w:rsidRPr="00140219">
          <w:rPr>
            <w:rFonts w:eastAsia="Times New Roman" w:cs="Times New Roman"/>
            <w:color w:val="000000"/>
            <w:szCs w:val="24"/>
          </w:rPr>
          <w:t>The landlord didn’t give you proper notice and offer you a chance to fix things.</w:t>
        </w:r>
      </w:ins>
    </w:p>
    <w:p w14:paraId="478AA1C4" w14:textId="77777777" w:rsidR="00657440" w:rsidRPr="00140219" w:rsidRDefault="00657440" w:rsidP="00B71655">
      <w:pPr>
        <w:numPr>
          <w:ilvl w:val="1"/>
          <w:numId w:val="14"/>
        </w:numPr>
        <w:spacing w:after="120" w:line="240" w:lineRule="auto"/>
        <w:textAlignment w:val="baseline"/>
        <w:rPr>
          <w:ins w:id="91" w:author="AnnK" w:date="2026-09-25T20:10:00Z" w16du:dateUtc="2026-09-26T00:10:00Z"/>
          <w:rFonts w:eastAsia="Times New Roman" w:cs="Times New Roman"/>
          <w:color w:val="000000"/>
          <w:szCs w:val="24"/>
        </w:rPr>
      </w:pPr>
      <w:ins w:id="92" w:author="AnnK" w:date="2026-09-25T20:10:00Z" w16du:dateUtc="2026-09-26T00:10:00Z">
        <w:r w:rsidRPr="00140219">
          <w:rPr>
            <w:rFonts w:eastAsia="Times New Roman" w:cs="Times New Roman"/>
            <w:color w:val="000000"/>
            <w:szCs w:val="24"/>
          </w:rPr>
          <w:t>You dispute how much the landlord says you owe.</w:t>
        </w:r>
      </w:ins>
    </w:p>
    <w:p w14:paraId="2C6CC1CF" w14:textId="77777777" w:rsidR="00657440" w:rsidRPr="00140219" w:rsidRDefault="00657440" w:rsidP="00B71655">
      <w:pPr>
        <w:numPr>
          <w:ilvl w:val="1"/>
          <w:numId w:val="14"/>
        </w:numPr>
        <w:spacing w:after="120" w:line="240" w:lineRule="auto"/>
        <w:textAlignment w:val="baseline"/>
        <w:rPr>
          <w:ins w:id="93" w:author="AnnK" w:date="2026-09-25T20:10:00Z" w16du:dateUtc="2026-09-26T00:10:00Z"/>
          <w:rFonts w:eastAsia="Times New Roman" w:cs="Times New Roman"/>
          <w:color w:val="000000"/>
          <w:szCs w:val="24"/>
        </w:rPr>
      </w:pPr>
      <w:ins w:id="94" w:author="AnnK" w:date="2026-09-25T20:10:00Z" w16du:dateUtc="2026-09-26T00:10:00Z">
        <w:r w:rsidRPr="00140219">
          <w:rPr>
            <w:rFonts w:eastAsia="Times New Roman" w:cs="Times New Roman"/>
            <w:color w:val="000000"/>
            <w:szCs w:val="24"/>
          </w:rPr>
          <w:t>You’ve already paid what you owe or the landlord refused payment.</w:t>
        </w:r>
      </w:ins>
    </w:p>
    <w:p w14:paraId="6353E15D" w14:textId="77777777" w:rsidR="00657440" w:rsidRPr="00140219" w:rsidRDefault="00657440" w:rsidP="00B71655">
      <w:pPr>
        <w:numPr>
          <w:ilvl w:val="1"/>
          <w:numId w:val="14"/>
        </w:numPr>
        <w:spacing w:after="120" w:line="240" w:lineRule="auto"/>
        <w:textAlignment w:val="baseline"/>
        <w:rPr>
          <w:ins w:id="95" w:author="AnnK" w:date="2026-09-25T20:10:00Z" w16du:dateUtc="2026-09-26T00:10:00Z"/>
          <w:rFonts w:eastAsia="Times New Roman" w:cs="Times New Roman"/>
          <w:color w:val="000000"/>
          <w:szCs w:val="24"/>
        </w:rPr>
      </w:pPr>
      <w:ins w:id="96" w:author="AnnK" w:date="2026-09-25T20:10:00Z" w16du:dateUtc="2026-09-26T00:10:00Z">
        <w:r w:rsidRPr="00140219">
          <w:rPr>
            <w:rFonts w:eastAsia="Times New Roman" w:cs="Times New Roman"/>
            <w:color w:val="000000"/>
            <w:szCs w:val="24"/>
          </w:rPr>
          <w:t>The landlord is charging you improper late fees or attorney fees.</w:t>
        </w:r>
      </w:ins>
    </w:p>
    <w:p w14:paraId="23F98B59" w14:textId="77777777" w:rsidR="00657440" w:rsidRPr="00140219" w:rsidRDefault="00657440" w:rsidP="00B71655">
      <w:pPr>
        <w:numPr>
          <w:ilvl w:val="0"/>
          <w:numId w:val="14"/>
        </w:numPr>
        <w:spacing w:after="120" w:line="240" w:lineRule="auto"/>
        <w:textAlignment w:val="baseline"/>
        <w:rPr>
          <w:ins w:id="97" w:author="AnnK" w:date="2026-09-25T20:10:00Z" w16du:dateUtc="2026-09-26T00:10:00Z"/>
          <w:rFonts w:eastAsia="Times New Roman" w:cs="Times New Roman"/>
          <w:color w:val="000000"/>
          <w:szCs w:val="24"/>
        </w:rPr>
      </w:pPr>
      <w:ins w:id="98" w:author="AnnK" w:date="2026-09-25T20:10:00Z" w16du:dateUtc="2026-09-26T00:10:00Z">
        <w:r w:rsidRPr="00140219">
          <w:rPr>
            <w:rFonts w:eastAsia="Times New Roman" w:cs="Times New Roman"/>
            <w:color w:val="000000"/>
            <w:szCs w:val="24"/>
          </w:rPr>
          <w:t>Your landlord can only charge you what’s included in your lease. Late fees are capped at 10% of your monthly rent or 10% of the total you owe – whichever is less.</w:t>
        </w:r>
      </w:ins>
    </w:p>
    <w:p w14:paraId="376391A6" w14:textId="77777777" w:rsidR="00657440" w:rsidRPr="00140219" w:rsidRDefault="00657440" w:rsidP="00B71655">
      <w:pPr>
        <w:numPr>
          <w:ilvl w:val="0"/>
          <w:numId w:val="14"/>
        </w:numPr>
        <w:spacing w:after="120" w:line="240" w:lineRule="auto"/>
        <w:textAlignment w:val="baseline"/>
        <w:rPr>
          <w:ins w:id="99" w:author="AnnK" w:date="2026-09-25T20:10:00Z" w16du:dateUtc="2026-09-26T00:10:00Z"/>
          <w:rFonts w:eastAsia="Times New Roman" w:cs="Times New Roman"/>
          <w:color w:val="000000"/>
          <w:szCs w:val="24"/>
        </w:rPr>
      </w:pPr>
      <w:ins w:id="100" w:author="AnnK" w:date="2026-09-25T20:10:00Z" w16du:dateUtc="2026-09-26T00:10:00Z">
        <w:r w:rsidRPr="00140219">
          <w:rPr>
            <w:rFonts w:eastAsia="Times New Roman" w:cs="Times New Roman"/>
            <w:color w:val="000000"/>
            <w:szCs w:val="24"/>
          </w:rPr>
          <w:t xml:space="preserve">The landlord did not keep the property safe and habitable. If you use this, you have to prove that you notified the landlord </w:t>
        </w:r>
        <w:r w:rsidRPr="00341229">
          <w:rPr>
            <w:rFonts w:eastAsia="Times New Roman" w:cs="Times New Roman"/>
            <w:i/>
            <w:color w:val="000000"/>
            <w:szCs w:val="24"/>
          </w:rPr>
          <w:t>in writing</w:t>
        </w:r>
        <w:r w:rsidRPr="00140219">
          <w:rPr>
            <w:rFonts w:eastAsia="Times New Roman" w:cs="Times New Roman"/>
            <w:color w:val="000000"/>
            <w:szCs w:val="24"/>
          </w:rPr>
          <w:t xml:space="preserve"> about your complaint. </w:t>
        </w:r>
        <w:r w:rsidRPr="00341229">
          <w:rPr>
            <w:rFonts w:eastAsia="Times New Roman" w:cs="Times New Roman"/>
            <w:i/>
            <w:color w:val="000000"/>
            <w:szCs w:val="24"/>
          </w:rPr>
          <w:t>To use this defense, you must pay your monthly rent into escrow with the court</w:t>
        </w:r>
        <w:r w:rsidRPr="00140219">
          <w:rPr>
            <w:rFonts w:eastAsia="Times New Roman" w:cs="Times New Roman"/>
            <w:color w:val="000000"/>
            <w:szCs w:val="24"/>
          </w:rPr>
          <w:t>. You can’t use it simply because you’re behind on payments.</w:t>
        </w:r>
      </w:ins>
    </w:p>
    <w:p w14:paraId="01D76F9D" w14:textId="77777777" w:rsidR="00657440" w:rsidRPr="00140219" w:rsidRDefault="00657440" w:rsidP="00B71655">
      <w:pPr>
        <w:numPr>
          <w:ilvl w:val="0"/>
          <w:numId w:val="14"/>
        </w:numPr>
        <w:spacing w:after="120" w:line="240" w:lineRule="auto"/>
        <w:textAlignment w:val="baseline"/>
        <w:rPr>
          <w:ins w:id="101" w:author="AnnK" w:date="2026-09-25T20:10:00Z" w16du:dateUtc="2026-09-26T00:10:00Z"/>
          <w:rFonts w:eastAsia="Times New Roman" w:cs="Times New Roman"/>
          <w:color w:val="000000"/>
          <w:szCs w:val="24"/>
        </w:rPr>
      </w:pPr>
      <w:ins w:id="102" w:author="AnnK" w:date="2026-09-25T20:10:00Z" w16du:dateUtc="2026-09-26T00:10:00Z">
        <w:r w:rsidRPr="00140219">
          <w:rPr>
            <w:rFonts w:eastAsia="Times New Roman" w:cs="Times New Roman"/>
            <w:color w:val="000000"/>
            <w:szCs w:val="24"/>
          </w:rPr>
          <w:t>The landlord is only evicting you because you complained or used your legal rights. To use this, you have to prove that the landlord knows that you complained to them (like a copy of an email exchange), complained to a government agency, or joined a tenant’s group before they sued for eviction.</w:t>
        </w:r>
      </w:ins>
    </w:p>
    <w:p w14:paraId="40E19980" w14:textId="77777777" w:rsidR="00657440" w:rsidRPr="00140219" w:rsidRDefault="00657440" w:rsidP="00657440">
      <w:pPr>
        <w:spacing w:after="0" w:line="240" w:lineRule="auto"/>
        <w:rPr>
          <w:ins w:id="103" w:author="AnnK" w:date="2026-09-25T20:10:00Z" w16du:dateUtc="2026-09-26T00:10:00Z"/>
          <w:rFonts w:eastAsia="Times New Roman" w:cs="Times New Roman"/>
          <w:szCs w:val="24"/>
        </w:rPr>
      </w:pPr>
      <w:ins w:id="104" w:author="AnnK" w:date="2026-09-25T20:10:00Z" w16du:dateUtc="2026-09-26T00:10:00Z">
        <w:r w:rsidRPr="00140219">
          <w:rPr>
            <w:rFonts w:eastAsia="Times New Roman" w:cs="Times New Roman"/>
            <w:b/>
            <w:bCs/>
            <w:color w:val="000000"/>
            <w:szCs w:val="24"/>
            <w:shd w:val="clear" w:color="auto" w:fill="FFFFFF"/>
          </w:rPr>
          <w:t>What if I disagree with the judge’s decision?</w:t>
        </w:r>
      </w:ins>
    </w:p>
    <w:p w14:paraId="29CA9793" w14:textId="77777777" w:rsidR="00657440" w:rsidRPr="00140219" w:rsidRDefault="00657440" w:rsidP="00B71655">
      <w:pPr>
        <w:numPr>
          <w:ilvl w:val="0"/>
          <w:numId w:val="15"/>
        </w:numPr>
        <w:spacing w:after="120" w:line="240" w:lineRule="auto"/>
        <w:textAlignment w:val="baseline"/>
        <w:rPr>
          <w:ins w:id="105" w:author="AnnK" w:date="2026-09-25T20:10:00Z" w16du:dateUtc="2026-09-26T00:10:00Z"/>
          <w:rFonts w:eastAsia="Times New Roman" w:cs="Times New Roman"/>
          <w:color w:val="000000"/>
          <w:szCs w:val="24"/>
        </w:rPr>
      </w:pPr>
      <w:ins w:id="106" w:author="AnnK" w:date="2026-09-25T20:10:00Z" w16du:dateUtc="2026-09-26T00:10:00Z">
        <w:r w:rsidRPr="00140219">
          <w:rPr>
            <w:rFonts w:eastAsia="Times New Roman" w:cs="Times New Roman"/>
            <w:color w:val="000000"/>
            <w:szCs w:val="24"/>
          </w:rPr>
          <w:t>If you don’t agree with the judge’s decision, you have 10 days to file for an appeal. This will move your case to a higher court.</w:t>
        </w:r>
      </w:ins>
    </w:p>
    <w:p w14:paraId="5C25A53D" w14:textId="77777777" w:rsidR="00657440" w:rsidRPr="00140219" w:rsidRDefault="00657440" w:rsidP="00B71655">
      <w:pPr>
        <w:numPr>
          <w:ilvl w:val="0"/>
          <w:numId w:val="15"/>
        </w:numPr>
        <w:spacing w:after="120" w:line="240" w:lineRule="auto"/>
        <w:textAlignment w:val="baseline"/>
        <w:rPr>
          <w:ins w:id="107" w:author="AnnK" w:date="2026-09-25T20:10:00Z" w16du:dateUtc="2026-09-26T00:10:00Z"/>
          <w:rFonts w:eastAsia="Times New Roman" w:cs="Times New Roman"/>
          <w:color w:val="000000"/>
          <w:szCs w:val="24"/>
        </w:rPr>
      </w:pPr>
      <w:ins w:id="108" w:author="AnnK" w:date="2026-09-25T20:10:00Z" w16du:dateUtc="2026-09-26T00:10:00Z">
        <w:r w:rsidRPr="00140219">
          <w:rPr>
            <w:rFonts w:eastAsia="Times New Roman" w:cs="Times New Roman"/>
            <w:color w:val="000000"/>
            <w:szCs w:val="24"/>
          </w:rPr>
          <w:t>The higher court (Circuit Court) will hear your case brand new under a different judge. You can also ask for a jury trial in Circuit Court.</w:t>
        </w:r>
      </w:ins>
    </w:p>
    <w:p w14:paraId="2B40EFE6" w14:textId="77777777" w:rsidR="00657440" w:rsidRPr="00140219" w:rsidRDefault="00657440" w:rsidP="00B71655">
      <w:pPr>
        <w:numPr>
          <w:ilvl w:val="0"/>
          <w:numId w:val="15"/>
        </w:numPr>
        <w:spacing w:after="120" w:line="240" w:lineRule="auto"/>
        <w:textAlignment w:val="baseline"/>
        <w:rPr>
          <w:ins w:id="109" w:author="AnnK" w:date="2026-09-25T20:10:00Z" w16du:dateUtc="2026-09-26T00:10:00Z"/>
          <w:rFonts w:eastAsia="Times New Roman" w:cs="Times New Roman"/>
          <w:color w:val="000000"/>
          <w:szCs w:val="24"/>
        </w:rPr>
      </w:pPr>
      <w:ins w:id="110" w:author="AnnK" w:date="2026-09-25T20:10:00Z" w16du:dateUtc="2026-09-26T00:10:00Z">
        <w:r w:rsidRPr="00140219">
          <w:rPr>
            <w:rFonts w:eastAsia="Times New Roman" w:cs="Times New Roman"/>
            <w:color w:val="000000"/>
            <w:szCs w:val="24"/>
          </w:rPr>
          <w:t>To appeal your original case, you have to file a “Notice of Appeal” (form DC-475) in the General District Clerk’s office. You must pay or get the court to waive the fees of the Circuit Court, and then pay or get the court to waive the Appeal Bond.</w:t>
        </w:r>
      </w:ins>
    </w:p>
    <w:p w14:paraId="7540231E" w14:textId="77777777" w:rsidR="00657440" w:rsidRPr="00D823C0" w:rsidRDefault="00657440" w:rsidP="00B71655">
      <w:pPr>
        <w:numPr>
          <w:ilvl w:val="0"/>
          <w:numId w:val="15"/>
        </w:numPr>
        <w:spacing w:after="120" w:line="240" w:lineRule="auto"/>
        <w:textAlignment w:val="baseline"/>
        <w:rPr>
          <w:ins w:id="111" w:author="AnnK" w:date="2026-09-25T20:10:00Z" w16du:dateUtc="2026-09-26T00:10:00Z"/>
          <w:rFonts w:eastAsia="Times New Roman" w:cs="Times New Roman"/>
          <w:color w:val="000000"/>
          <w:szCs w:val="24"/>
        </w:rPr>
      </w:pPr>
      <w:ins w:id="112" w:author="AnnK" w:date="2026-09-25T20:10:00Z" w16du:dateUtc="2026-09-26T00:10:00Z">
        <w:r w:rsidRPr="00D823C0">
          <w:rPr>
            <w:rFonts w:eastAsia="Times New Roman" w:cs="Times New Roman"/>
            <w:color w:val="000000"/>
            <w:szCs w:val="24"/>
          </w:rPr>
          <w:t>If your case is because you haven’t been paying rent, you cannot ask the court to waive your appeal bond. You must pay an appeal bond for the amount of the money judgement, and then continue paying your rent as it becomes due.</w:t>
        </w:r>
      </w:ins>
    </w:p>
    <w:p w14:paraId="38902A90" w14:textId="77777777" w:rsidR="00657440" w:rsidRPr="00140219" w:rsidRDefault="00657440" w:rsidP="00657440">
      <w:pPr>
        <w:spacing w:after="0" w:line="240" w:lineRule="auto"/>
        <w:rPr>
          <w:ins w:id="113" w:author="AnnK" w:date="2026-09-25T20:10:00Z" w16du:dateUtc="2026-09-26T00:10:00Z"/>
          <w:rFonts w:eastAsia="Times New Roman" w:cs="Times New Roman"/>
          <w:szCs w:val="24"/>
        </w:rPr>
      </w:pPr>
      <w:ins w:id="114" w:author="AnnK" w:date="2026-09-25T20:10:00Z" w16du:dateUtc="2026-09-26T00:10:00Z">
        <w:r w:rsidRPr="00140219">
          <w:rPr>
            <w:rFonts w:eastAsia="Times New Roman" w:cs="Times New Roman"/>
            <w:b/>
            <w:bCs/>
            <w:color w:val="000000"/>
            <w:szCs w:val="24"/>
            <w:shd w:val="clear" w:color="auto" w:fill="FFFFFF"/>
          </w:rPr>
          <w:t>I live in subsidized housing. Do all of these rules still apply to me?</w:t>
        </w:r>
      </w:ins>
    </w:p>
    <w:p w14:paraId="0DBDA91D" w14:textId="77777777" w:rsidR="00657440" w:rsidRPr="00140219" w:rsidRDefault="00657440" w:rsidP="00B71655">
      <w:pPr>
        <w:numPr>
          <w:ilvl w:val="0"/>
          <w:numId w:val="16"/>
        </w:numPr>
        <w:spacing w:after="120" w:line="240" w:lineRule="auto"/>
        <w:textAlignment w:val="baseline"/>
        <w:rPr>
          <w:ins w:id="115" w:author="AnnK" w:date="2026-09-25T20:10:00Z" w16du:dateUtc="2026-09-26T00:10:00Z"/>
          <w:rFonts w:eastAsia="Times New Roman" w:cs="Times New Roman"/>
          <w:color w:val="000000"/>
          <w:szCs w:val="24"/>
        </w:rPr>
      </w:pPr>
      <w:ins w:id="116" w:author="AnnK" w:date="2026-09-25T20:10:00Z" w16du:dateUtc="2026-09-26T00:10:00Z">
        <w:r w:rsidRPr="00140219">
          <w:rPr>
            <w:rFonts w:eastAsia="Times New Roman" w:cs="Times New Roman"/>
            <w:color w:val="000000"/>
            <w:szCs w:val="24"/>
          </w:rPr>
          <w:t>For the most part, the eviction process is the same. If you’re in federally subsidized housing, however, you have some additional protections.</w:t>
        </w:r>
      </w:ins>
    </w:p>
    <w:p w14:paraId="400D65FF" w14:textId="77777777" w:rsidR="00657440" w:rsidRPr="00140219" w:rsidRDefault="00657440" w:rsidP="00B71655">
      <w:pPr>
        <w:numPr>
          <w:ilvl w:val="0"/>
          <w:numId w:val="16"/>
        </w:numPr>
        <w:spacing w:after="120" w:line="240" w:lineRule="auto"/>
        <w:textAlignment w:val="baseline"/>
        <w:rPr>
          <w:ins w:id="117" w:author="AnnK" w:date="2026-09-25T20:10:00Z" w16du:dateUtc="2026-09-26T00:10:00Z"/>
          <w:rFonts w:eastAsia="Times New Roman" w:cs="Times New Roman"/>
          <w:color w:val="000000"/>
          <w:szCs w:val="24"/>
        </w:rPr>
      </w:pPr>
      <w:ins w:id="118" w:author="AnnK" w:date="2026-09-25T20:10:00Z" w16du:dateUtc="2026-09-26T00:10:00Z">
        <w:r w:rsidRPr="00140219">
          <w:rPr>
            <w:rFonts w:eastAsia="Times New Roman" w:cs="Times New Roman"/>
            <w:color w:val="000000"/>
            <w:szCs w:val="24"/>
          </w:rPr>
          <w:t>A federally subsidized landlord has to have a good reason to evict you. This means not paying rent, not obeying your lease rules, you broke the lease many times in many ways, you broke the law many times and many ways, you’ve damaged the property, or you’re a danger to the health and safety of other tenants.</w:t>
        </w:r>
      </w:ins>
    </w:p>
    <w:p w14:paraId="5D0EC4C5" w14:textId="77777777" w:rsidR="00657440" w:rsidRPr="00140219" w:rsidRDefault="00657440" w:rsidP="00B71655">
      <w:pPr>
        <w:numPr>
          <w:ilvl w:val="0"/>
          <w:numId w:val="16"/>
        </w:numPr>
        <w:spacing w:after="120" w:line="240" w:lineRule="auto"/>
        <w:textAlignment w:val="baseline"/>
        <w:rPr>
          <w:ins w:id="119" w:author="AnnK" w:date="2026-09-25T20:10:00Z" w16du:dateUtc="2026-09-26T00:10:00Z"/>
          <w:rFonts w:eastAsia="Times New Roman" w:cs="Times New Roman"/>
          <w:color w:val="000000"/>
          <w:szCs w:val="24"/>
        </w:rPr>
      </w:pPr>
      <w:ins w:id="120" w:author="AnnK" w:date="2026-09-25T20:10:00Z" w16du:dateUtc="2026-09-26T00:10:00Z">
        <w:r w:rsidRPr="00140219">
          <w:rPr>
            <w:rFonts w:eastAsia="Times New Roman" w:cs="Times New Roman"/>
            <w:color w:val="000000"/>
            <w:szCs w:val="24"/>
          </w:rPr>
          <w:t>If you have a Housing Choice Voucher, let the Public Housing Authority know immediately that you are unable to pay your rent. Give them copies of any communication between you and your landlord. If you end up being evicted, they have the right to terminate your voucher, and they often will, but you can request a grievance hearing.</w:t>
        </w:r>
      </w:ins>
    </w:p>
    <w:p w14:paraId="1A9FB14E" w14:textId="77777777" w:rsidR="00657440" w:rsidRPr="00140219" w:rsidRDefault="00657440" w:rsidP="00B71655">
      <w:pPr>
        <w:numPr>
          <w:ilvl w:val="1"/>
          <w:numId w:val="16"/>
        </w:numPr>
        <w:spacing w:after="120" w:line="240" w:lineRule="auto"/>
        <w:textAlignment w:val="baseline"/>
        <w:rPr>
          <w:ins w:id="121" w:author="AnnK" w:date="2026-09-25T20:10:00Z" w16du:dateUtc="2026-09-26T00:10:00Z"/>
          <w:rFonts w:eastAsia="Times New Roman" w:cs="Times New Roman"/>
          <w:color w:val="000000"/>
          <w:szCs w:val="24"/>
        </w:rPr>
      </w:pPr>
      <w:ins w:id="122" w:author="AnnK" w:date="2026-09-25T20:10:00Z" w16du:dateUtc="2026-09-26T00:10:00Z">
        <w:r w:rsidRPr="00140219">
          <w:rPr>
            <w:rFonts w:eastAsia="Times New Roman" w:cs="Times New Roman"/>
            <w:color w:val="000000"/>
            <w:szCs w:val="24"/>
          </w:rPr>
          <w:t>If you think you’re being evicted illegally or request a grievance hearing, you can present a defense.</w:t>
        </w:r>
      </w:ins>
    </w:p>
    <w:p w14:paraId="7B61BAD9" w14:textId="77777777" w:rsidR="00657440" w:rsidRPr="00140219" w:rsidRDefault="00657440" w:rsidP="00B71655">
      <w:pPr>
        <w:numPr>
          <w:ilvl w:val="1"/>
          <w:numId w:val="16"/>
        </w:numPr>
        <w:spacing w:after="120" w:line="240" w:lineRule="auto"/>
        <w:textAlignment w:val="baseline"/>
        <w:rPr>
          <w:ins w:id="123" w:author="AnnK" w:date="2026-09-25T20:10:00Z" w16du:dateUtc="2026-09-26T00:10:00Z"/>
          <w:rFonts w:eastAsia="Times New Roman" w:cs="Times New Roman"/>
          <w:color w:val="000000"/>
          <w:szCs w:val="24"/>
        </w:rPr>
      </w:pPr>
      <w:ins w:id="124" w:author="AnnK" w:date="2026-09-25T20:10:00Z" w16du:dateUtc="2026-09-26T00:10:00Z">
        <w:r w:rsidRPr="00140219">
          <w:rPr>
            <w:rFonts w:eastAsia="Times New Roman" w:cs="Times New Roman"/>
            <w:color w:val="000000"/>
            <w:szCs w:val="24"/>
          </w:rPr>
          <w:t>You can have a lawyer with you, and you should at least speak to one.</w:t>
        </w:r>
      </w:ins>
    </w:p>
    <w:p w14:paraId="6F4A1BE7" w14:textId="77777777" w:rsidR="00657440" w:rsidRPr="00140219" w:rsidRDefault="00657440" w:rsidP="00B71655">
      <w:pPr>
        <w:numPr>
          <w:ilvl w:val="1"/>
          <w:numId w:val="16"/>
        </w:numPr>
        <w:spacing w:after="120" w:line="240" w:lineRule="auto"/>
        <w:textAlignment w:val="baseline"/>
        <w:rPr>
          <w:ins w:id="125" w:author="AnnK" w:date="2026-09-25T20:10:00Z" w16du:dateUtc="2026-09-26T00:10:00Z"/>
          <w:rFonts w:eastAsia="Times New Roman" w:cs="Times New Roman"/>
          <w:color w:val="000000"/>
          <w:szCs w:val="24"/>
        </w:rPr>
      </w:pPr>
      <w:ins w:id="126" w:author="AnnK" w:date="2026-09-25T20:10:00Z" w16du:dateUtc="2026-09-26T00:10:00Z">
        <w:r w:rsidRPr="00140219">
          <w:rPr>
            <w:rFonts w:eastAsia="Times New Roman" w:cs="Times New Roman"/>
            <w:color w:val="000000"/>
            <w:szCs w:val="24"/>
          </w:rPr>
          <w:t>If you lose your hearing and are evicted, you may lose your voucher.</w:t>
        </w:r>
      </w:ins>
    </w:p>
    <w:p w14:paraId="091D5D8A" w14:textId="77777777" w:rsidR="00657440" w:rsidRPr="00140219" w:rsidRDefault="00657440" w:rsidP="00B71655">
      <w:pPr>
        <w:numPr>
          <w:ilvl w:val="0"/>
          <w:numId w:val="16"/>
        </w:numPr>
        <w:spacing w:after="120" w:line="240" w:lineRule="auto"/>
        <w:textAlignment w:val="baseline"/>
        <w:rPr>
          <w:ins w:id="127" w:author="AnnK" w:date="2026-09-25T20:10:00Z" w16du:dateUtc="2026-09-26T00:10:00Z"/>
          <w:rFonts w:eastAsia="Times New Roman" w:cs="Times New Roman"/>
          <w:color w:val="000000"/>
          <w:szCs w:val="24"/>
        </w:rPr>
      </w:pPr>
      <w:ins w:id="128" w:author="AnnK" w:date="2026-09-25T20:10:00Z" w16du:dateUtc="2026-09-26T00:10:00Z">
        <w:r w:rsidRPr="00140219">
          <w:rPr>
            <w:rFonts w:eastAsia="Times New Roman" w:cs="Times New Roman"/>
            <w:color w:val="000000"/>
            <w:szCs w:val="24"/>
          </w:rPr>
          <w:t>The landlord cannot make you pay anything that is not required under their “Housing Assistance Payment” contract or for nonpayment of the subsidized portion of your rent.</w:t>
        </w:r>
      </w:ins>
    </w:p>
    <w:p w14:paraId="469A2AE8" w14:textId="77777777" w:rsidR="00657440" w:rsidRPr="00140219" w:rsidRDefault="00657440" w:rsidP="00B71655">
      <w:pPr>
        <w:numPr>
          <w:ilvl w:val="0"/>
          <w:numId w:val="16"/>
        </w:numPr>
        <w:spacing w:after="120" w:line="240" w:lineRule="auto"/>
        <w:textAlignment w:val="baseline"/>
        <w:rPr>
          <w:ins w:id="129" w:author="AnnK" w:date="2026-09-25T20:10:00Z" w16du:dateUtc="2026-09-26T00:10:00Z"/>
          <w:rFonts w:eastAsia="Times New Roman" w:cs="Times New Roman"/>
          <w:color w:val="000000"/>
          <w:szCs w:val="24"/>
        </w:rPr>
      </w:pPr>
      <w:ins w:id="130" w:author="AnnK" w:date="2026-09-25T20:10:00Z" w16du:dateUtc="2026-09-26T00:10:00Z">
        <w:r w:rsidRPr="00140219">
          <w:rPr>
            <w:rFonts w:eastAsia="Times New Roman" w:cs="Times New Roman"/>
            <w:color w:val="000000"/>
            <w:szCs w:val="24"/>
          </w:rPr>
          <w:t>If you’re in the first year of your lease, the landlord can only evict you if it’s your fault, like non-payment of rent. After the first year, the landlord can evict you for other reasons, like their desire to change the use of the property.</w:t>
        </w:r>
      </w:ins>
    </w:p>
    <w:p w14:paraId="236CF3D4" w14:textId="77777777" w:rsidR="00657440" w:rsidRPr="00140219" w:rsidRDefault="00657440" w:rsidP="00B71655">
      <w:pPr>
        <w:numPr>
          <w:ilvl w:val="0"/>
          <w:numId w:val="16"/>
        </w:numPr>
        <w:spacing w:after="120" w:line="240" w:lineRule="auto"/>
        <w:textAlignment w:val="baseline"/>
        <w:rPr>
          <w:ins w:id="131" w:author="AnnK" w:date="2026-09-25T20:10:00Z" w16du:dateUtc="2026-09-26T00:10:00Z"/>
          <w:rFonts w:eastAsia="Times New Roman" w:cs="Times New Roman"/>
          <w:color w:val="000000"/>
          <w:szCs w:val="24"/>
        </w:rPr>
      </w:pPr>
      <w:ins w:id="132" w:author="AnnK" w:date="2026-09-25T20:10:00Z" w16du:dateUtc="2026-09-26T00:10:00Z">
        <w:r w:rsidRPr="00140219">
          <w:rPr>
            <w:rFonts w:eastAsia="Times New Roman" w:cs="Times New Roman"/>
            <w:color w:val="000000"/>
            <w:szCs w:val="24"/>
          </w:rPr>
          <w:t>In order to evict you, your landlord has to provide you with written notice, and that notice must include:</w:t>
        </w:r>
      </w:ins>
    </w:p>
    <w:p w14:paraId="25D2D4EC" w14:textId="77777777" w:rsidR="00657440" w:rsidRPr="00140219" w:rsidRDefault="00657440" w:rsidP="00B71655">
      <w:pPr>
        <w:numPr>
          <w:ilvl w:val="1"/>
          <w:numId w:val="16"/>
        </w:numPr>
        <w:spacing w:after="120" w:line="240" w:lineRule="auto"/>
        <w:textAlignment w:val="baseline"/>
        <w:rPr>
          <w:ins w:id="133" w:author="AnnK" w:date="2026-09-25T20:10:00Z" w16du:dateUtc="2026-09-26T00:10:00Z"/>
          <w:rFonts w:eastAsia="Times New Roman" w:cs="Times New Roman"/>
          <w:color w:val="000000"/>
          <w:szCs w:val="24"/>
        </w:rPr>
      </w:pPr>
      <w:ins w:id="134" w:author="AnnK" w:date="2026-09-25T20:10:00Z" w16du:dateUtc="2026-09-26T00:10:00Z">
        <w:r w:rsidRPr="00140219">
          <w:rPr>
            <w:rFonts w:eastAsia="Times New Roman" w:cs="Times New Roman"/>
            <w:color w:val="000000"/>
            <w:szCs w:val="24"/>
          </w:rPr>
          <w:t>The reason you’re being evicted. Only these reasons can be used to evict you.</w:t>
        </w:r>
      </w:ins>
    </w:p>
    <w:p w14:paraId="243F3176" w14:textId="77777777" w:rsidR="00657440" w:rsidRPr="00140219" w:rsidRDefault="00657440" w:rsidP="00B71655">
      <w:pPr>
        <w:numPr>
          <w:ilvl w:val="1"/>
          <w:numId w:val="16"/>
        </w:numPr>
        <w:spacing w:after="120" w:line="240" w:lineRule="auto"/>
        <w:textAlignment w:val="baseline"/>
        <w:rPr>
          <w:ins w:id="135" w:author="AnnK" w:date="2026-09-25T20:10:00Z" w16du:dateUtc="2026-09-26T00:10:00Z"/>
          <w:rFonts w:eastAsia="Times New Roman" w:cs="Times New Roman"/>
          <w:color w:val="000000"/>
          <w:szCs w:val="24"/>
        </w:rPr>
      </w:pPr>
      <w:ins w:id="136" w:author="AnnK" w:date="2026-09-25T20:10:00Z" w16du:dateUtc="2026-09-26T00:10:00Z">
        <w:r w:rsidRPr="00140219">
          <w:rPr>
            <w:rFonts w:eastAsia="Times New Roman" w:cs="Times New Roman"/>
            <w:color w:val="000000"/>
            <w:szCs w:val="24"/>
          </w:rPr>
          <w:t>The proposed date for ending your lease.</w:t>
        </w:r>
      </w:ins>
    </w:p>
    <w:p w14:paraId="27593989" w14:textId="77777777" w:rsidR="00657440" w:rsidRPr="00140219" w:rsidRDefault="00657440" w:rsidP="00B71655">
      <w:pPr>
        <w:numPr>
          <w:ilvl w:val="1"/>
          <w:numId w:val="16"/>
        </w:numPr>
        <w:spacing w:after="120" w:line="240" w:lineRule="auto"/>
        <w:textAlignment w:val="baseline"/>
        <w:rPr>
          <w:ins w:id="137" w:author="AnnK" w:date="2026-09-25T20:10:00Z" w16du:dateUtc="2026-09-26T00:10:00Z"/>
          <w:rFonts w:eastAsia="Times New Roman" w:cs="Times New Roman"/>
          <w:color w:val="000000"/>
          <w:szCs w:val="24"/>
        </w:rPr>
      </w:pPr>
      <w:ins w:id="138" w:author="AnnK" w:date="2026-09-25T20:10:00Z" w16du:dateUtc="2026-09-26T00:10:00Z">
        <w:r w:rsidRPr="00140219">
          <w:rPr>
            <w:rFonts w:eastAsia="Times New Roman" w:cs="Times New Roman"/>
            <w:color w:val="000000"/>
            <w:szCs w:val="24"/>
          </w:rPr>
          <w:t>Informing you of your right to present defenses, and the legal aid phone number and website address.</w:t>
        </w:r>
      </w:ins>
    </w:p>
    <w:p w14:paraId="2501030E" w14:textId="77777777" w:rsidR="00657440" w:rsidRPr="00140219" w:rsidRDefault="00657440" w:rsidP="00B71655">
      <w:pPr>
        <w:numPr>
          <w:ilvl w:val="0"/>
          <w:numId w:val="16"/>
        </w:numPr>
        <w:spacing w:after="120" w:line="240" w:lineRule="auto"/>
        <w:textAlignment w:val="baseline"/>
        <w:rPr>
          <w:ins w:id="139" w:author="AnnK" w:date="2026-09-25T20:10:00Z" w16du:dateUtc="2026-09-26T00:10:00Z"/>
          <w:rFonts w:eastAsia="Times New Roman" w:cs="Times New Roman"/>
          <w:color w:val="000000"/>
          <w:szCs w:val="24"/>
        </w:rPr>
      </w:pPr>
      <w:ins w:id="140" w:author="AnnK" w:date="2026-09-25T20:10:00Z" w16du:dateUtc="2026-09-26T00:10:00Z">
        <w:r w:rsidRPr="00140219">
          <w:rPr>
            <w:rFonts w:eastAsia="Times New Roman" w:cs="Times New Roman"/>
            <w:color w:val="000000"/>
            <w:szCs w:val="24"/>
          </w:rPr>
          <w:t>If you live in traditional public housing, the Public Housing Authority is your landlord. They still have to follow all of the federal regulations that handle your housing and the eviction process. If they evict you, however, you may lose your opportunity to receive federally assisted low-income housing and barred from re-admission to subsidized housing for 5 or more years, depending on the circumstances.</w:t>
        </w:r>
      </w:ins>
    </w:p>
    <w:p w14:paraId="32DEF219" w14:textId="77777777" w:rsidR="00657440" w:rsidRPr="00140219" w:rsidRDefault="00657440" w:rsidP="00B71655">
      <w:pPr>
        <w:numPr>
          <w:ilvl w:val="0"/>
          <w:numId w:val="16"/>
        </w:numPr>
        <w:spacing w:after="120" w:line="240" w:lineRule="auto"/>
        <w:textAlignment w:val="baseline"/>
        <w:rPr>
          <w:ins w:id="141" w:author="AnnK" w:date="2026-09-25T20:10:00Z" w16du:dateUtc="2026-09-26T00:10:00Z"/>
          <w:rFonts w:eastAsia="Times New Roman" w:cs="Times New Roman"/>
          <w:color w:val="000000"/>
          <w:szCs w:val="24"/>
        </w:rPr>
      </w:pPr>
      <w:ins w:id="142" w:author="AnnK" w:date="2026-09-25T20:10:00Z" w16du:dateUtc="2026-09-26T00:10:00Z">
        <w:r w:rsidRPr="00140219">
          <w:rPr>
            <w:rFonts w:eastAsia="Times New Roman" w:cs="Times New Roman"/>
            <w:color w:val="000000"/>
            <w:szCs w:val="24"/>
          </w:rPr>
          <w:t>The Public Housing Authority can evict you for any of the reasons listed above for the Housing Choice Voucher program, and you have the same right to a grievance hearing. The window of opportunity for you is short, so pay close attention to the dates and please speak to an attorney.</w:t>
        </w:r>
      </w:ins>
    </w:p>
    <w:p w14:paraId="2DFA83E6" w14:textId="77777777" w:rsidR="00657440" w:rsidRPr="00140219" w:rsidRDefault="00657440" w:rsidP="00657440">
      <w:pPr>
        <w:spacing w:after="0" w:line="240" w:lineRule="auto"/>
        <w:rPr>
          <w:ins w:id="143" w:author="AnnK" w:date="2026-09-25T20:10:00Z" w16du:dateUtc="2026-09-26T00:10:00Z"/>
          <w:rFonts w:eastAsia="Times New Roman" w:cs="Times New Roman"/>
          <w:szCs w:val="24"/>
        </w:rPr>
      </w:pPr>
      <w:ins w:id="144" w:author="AnnK" w:date="2026-09-25T20:10:00Z" w16du:dateUtc="2026-09-26T00:10:00Z">
        <w:r w:rsidRPr="00140219">
          <w:rPr>
            <w:rFonts w:eastAsia="Times New Roman" w:cs="Times New Roman"/>
            <w:b/>
            <w:bCs/>
            <w:color w:val="000000"/>
            <w:szCs w:val="24"/>
            <w:shd w:val="clear" w:color="auto" w:fill="FFFFFF"/>
          </w:rPr>
          <w:t>How about for a mobile home?</w:t>
        </w:r>
      </w:ins>
    </w:p>
    <w:p w14:paraId="7EA2C7B9" w14:textId="77777777" w:rsidR="00657440" w:rsidRDefault="00657440" w:rsidP="00B71655">
      <w:pPr>
        <w:numPr>
          <w:ilvl w:val="0"/>
          <w:numId w:val="17"/>
        </w:numPr>
        <w:spacing w:after="120" w:line="240" w:lineRule="auto"/>
        <w:textAlignment w:val="baseline"/>
        <w:rPr>
          <w:ins w:id="145" w:author="AnnK" w:date="2026-09-25T20:10:00Z" w16du:dateUtc="2026-09-26T00:10:00Z"/>
          <w:rFonts w:eastAsia="Times New Roman" w:cs="Times New Roman"/>
          <w:color w:val="000000"/>
          <w:szCs w:val="24"/>
        </w:rPr>
      </w:pPr>
      <w:ins w:id="146" w:author="AnnK" w:date="2026-09-25T20:10:00Z" w16du:dateUtc="2026-09-26T00:10:00Z">
        <w:r w:rsidRPr="00140219">
          <w:rPr>
            <w:rFonts w:eastAsia="Times New Roman" w:cs="Times New Roman"/>
            <w:color w:val="000000"/>
            <w:szCs w:val="24"/>
          </w:rPr>
          <w:t>For the most part, the rules are the same as other housing, but there are some special rules for mobile home parks with 5 or more mobile homes.</w:t>
        </w:r>
      </w:ins>
    </w:p>
    <w:p w14:paraId="45D4F4C0" w14:textId="77777777" w:rsidR="00B557F6" w:rsidRPr="00B557F6" w:rsidRDefault="00B557F6" w:rsidP="00B71655">
      <w:pPr>
        <w:numPr>
          <w:ilvl w:val="0"/>
          <w:numId w:val="17"/>
        </w:numPr>
        <w:spacing w:after="120" w:line="240" w:lineRule="auto"/>
        <w:textAlignment w:val="baseline"/>
        <w:rPr>
          <w:ins w:id="147" w:author="AnnK" w:date="2026-09-25T20:10:00Z" w16du:dateUtc="2026-09-26T00:10:00Z"/>
          <w:rFonts w:eastAsia="Times New Roman" w:cs="Times New Roman"/>
          <w:i/>
          <w:color w:val="000000"/>
          <w:szCs w:val="24"/>
        </w:rPr>
      </w:pPr>
      <w:ins w:id="148" w:author="AnnK" w:date="2026-09-25T20:10:00Z" w16du:dateUtc="2026-09-26T00:10:00Z">
        <w:r w:rsidRPr="00B557F6">
          <w:rPr>
            <w:rFonts w:cs="Times New Roman"/>
            <w:bCs/>
            <w:color w:val="000000"/>
          </w:rPr>
          <w:t>P</w:t>
        </w:r>
        <w:r w:rsidRPr="00B557F6">
          <w:rPr>
            <w:rFonts w:cs="Times New Roman"/>
            <w:color w:val="000000"/>
          </w:rPr>
          <w:t xml:space="preserve">ark owners must provide residents with a written statement of tenant rights and responsibilities within one month of the effective date of the rental agreement. </w:t>
        </w:r>
        <w:r w:rsidRPr="00B557F6">
          <w:rPr>
            <w:rFonts w:cs="Times New Roman"/>
            <w:i/>
            <w:color w:val="000000"/>
          </w:rPr>
          <w:t>The landlord cannot file or maintain an action against the tenant for any alleged lease violation until the landlord has provided the statement to the tenant.</w:t>
        </w:r>
      </w:ins>
    </w:p>
    <w:p w14:paraId="15BE3CD9" w14:textId="77777777" w:rsidR="00657440" w:rsidRPr="00140219" w:rsidRDefault="00657440" w:rsidP="00B71655">
      <w:pPr>
        <w:numPr>
          <w:ilvl w:val="0"/>
          <w:numId w:val="17"/>
        </w:numPr>
        <w:spacing w:after="120" w:line="240" w:lineRule="auto"/>
        <w:textAlignment w:val="baseline"/>
        <w:rPr>
          <w:ins w:id="149" w:author="AnnK" w:date="2026-09-25T20:10:00Z" w16du:dateUtc="2026-09-26T00:10:00Z"/>
          <w:rFonts w:eastAsia="Times New Roman" w:cs="Times New Roman"/>
          <w:color w:val="000000"/>
          <w:szCs w:val="24"/>
        </w:rPr>
      </w:pPr>
      <w:ins w:id="150" w:author="AnnK" w:date="2026-09-25T20:10:00Z" w16du:dateUtc="2026-09-26T00:10:00Z">
        <w:r w:rsidRPr="00140219">
          <w:rPr>
            <w:rFonts w:eastAsia="Times New Roman" w:cs="Times New Roman"/>
            <w:color w:val="000000"/>
            <w:szCs w:val="24"/>
          </w:rPr>
          <w:t>If you lose your eviction case, you have 90 days from the date of the judge’s order for possession to leave. You have a few choices:</w:t>
        </w:r>
      </w:ins>
    </w:p>
    <w:p w14:paraId="3E31152B" w14:textId="77777777" w:rsidR="00657440" w:rsidRPr="00140219" w:rsidRDefault="00657440" w:rsidP="00B71655">
      <w:pPr>
        <w:numPr>
          <w:ilvl w:val="1"/>
          <w:numId w:val="17"/>
        </w:numPr>
        <w:spacing w:after="120" w:line="240" w:lineRule="auto"/>
        <w:textAlignment w:val="baseline"/>
        <w:rPr>
          <w:ins w:id="151" w:author="AnnK" w:date="2026-09-25T20:10:00Z" w16du:dateUtc="2026-09-26T00:10:00Z"/>
          <w:rFonts w:eastAsia="Times New Roman" w:cs="Times New Roman"/>
          <w:color w:val="000000"/>
          <w:szCs w:val="24"/>
        </w:rPr>
      </w:pPr>
      <w:ins w:id="152" w:author="AnnK" w:date="2026-09-25T20:10:00Z" w16du:dateUtc="2026-09-26T00:10:00Z">
        <w:r w:rsidRPr="00140219">
          <w:rPr>
            <w:rFonts w:eastAsia="Times New Roman" w:cs="Times New Roman"/>
            <w:color w:val="000000"/>
            <w:szCs w:val="24"/>
          </w:rPr>
          <w:t>You can simply move your mobile home or sell it. Your landlord cannot interfere with you efforts to sell or move the home, but they can have rules about where you put a “For Sale” sign and how large it can be.</w:t>
        </w:r>
      </w:ins>
    </w:p>
    <w:p w14:paraId="7C05DF45" w14:textId="77777777" w:rsidR="00657440" w:rsidRPr="00140219" w:rsidRDefault="00657440" w:rsidP="00B71655">
      <w:pPr>
        <w:numPr>
          <w:ilvl w:val="1"/>
          <w:numId w:val="17"/>
        </w:numPr>
        <w:spacing w:after="120" w:line="240" w:lineRule="auto"/>
        <w:textAlignment w:val="baseline"/>
        <w:rPr>
          <w:ins w:id="153" w:author="AnnK" w:date="2026-09-25T20:10:00Z" w16du:dateUtc="2026-09-26T00:10:00Z"/>
          <w:rFonts w:eastAsia="Times New Roman" w:cs="Times New Roman"/>
          <w:color w:val="000000"/>
          <w:szCs w:val="24"/>
        </w:rPr>
      </w:pPr>
      <w:ins w:id="154" w:author="AnnK" w:date="2026-09-25T20:10:00Z" w16du:dateUtc="2026-09-26T00:10:00Z">
        <w:r w:rsidRPr="00140219">
          <w:rPr>
            <w:rFonts w:eastAsia="Times New Roman" w:cs="Times New Roman"/>
            <w:color w:val="000000"/>
            <w:szCs w:val="24"/>
          </w:rPr>
          <w:t>You can rent your mobile home to someone else, but your landlord has to approve this new tenant. The new tenant would then pay you, but you would still be responsible for paying the landlord for the lot rent.</w:t>
        </w:r>
      </w:ins>
    </w:p>
    <w:p w14:paraId="0853534E" w14:textId="77777777" w:rsidR="00657440" w:rsidRPr="00140219" w:rsidRDefault="00657440" w:rsidP="00B71655">
      <w:pPr>
        <w:numPr>
          <w:ilvl w:val="0"/>
          <w:numId w:val="17"/>
        </w:numPr>
        <w:spacing w:after="120" w:line="240" w:lineRule="auto"/>
        <w:textAlignment w:val="baseline"/>
        <w:rPr>
          <w:ins w:id="155" w:author="AnnK" w:date="2026-09-25T20:10:00Z" w16du:dateUtc="2026-09-26T00:10:00Z"/>
          <w:rFonts w:eastAsia="Times New Roman" w:cs="Times New Roman"/>
          <w:color w:val="000000"/>
          <w:szCs w:val="24"/>
        </w:rPr>
      </w:pPr>
      <w:ins w:id="156" w:author="AnnK" w:date="2026-09-25T20:10:00Z" w16du:dateUtc="2026-09-26T00:10:00Z">
        <w:r w:rsidRPr="00140219">
          <w:rPr>
            <w:rFonts w:eastAsia="Times New Roman" w:cs="Times New Roman"/>
            <w:color w:val="000000"/>
            <w:szCs w:val="24"/>
          </w:rPr>
          <w:t>If you don’t pay, the company that finances your mobile home will get notice and will exercise their lien. They will be responsible for any lot charges for 90 days but can then repossess your mobile home. Your landlord will also have a lien on your home for the period that you don’t pay rent, but they will be secondary to your lender.</w:t>
        </w:r>
      </w:ins>
    </w:p>
    <w:p w14:paraId="7FAF86C3" w14:textId="77777777" w:rsidR="00657440" w:rsidRPr="00140219" w:rsidRDefault="00657440" w:rsidP="00B71655">
      <w:pPr>
        <w:numPr>
          <w:ilvl w:val="0"/>
          <w:numId w:val="17"/>
        </w:numPr>
        <w:spacing w:after="120" w:line="240" w:lineRule="auto"/>
        <w:textAlignment w:val="baseline"/>
        <w:rPr>
          <w:ins w:id="157" w:author="AnnK" w:date="2026-09-25T20:10:00Z" w16du:dateUtc="2026-09-26T00:10:00Z"/>
          <w:rFonts w:eastAsia="Times New Roman" w:cs="Times New Roman"/>
          <w:color w:val="000000"/>
          <w:szCs w:val="24"/>
        </w:rPr>
      </w:pPr>
      <w:ins w:id="158" w:author="AnnK" w:date="2026-09-25T20:10:00Z" w16du:dateUtc="2026-09-26T00:10:00Z">
        <w:r w:rsidRPr="00140219">
          <w:rPr>
            <w:rFonts w:eastAsia="Times New Roman" w:cs="Times New Roman"/>
            <w:color w:val="000000"/>
            <w:szCs w:val="24"/>
          </w:rPr>
          <w:t>If you find a buyer for your mobile you have to give the landlord written notice that you’ve found someone and they want to continue to rent the lot.</w:t>
        </w:r>
      </w:ins>
    </w:p>
    <w:p w14:paraId="0BD1E639" w14:textId="77777777" w:rsidR="00657440" w:rsidRPr="00140219" w:rsidRDefault="00657440" w:rsidP="00B71655">
      <w:pPr>
        <w:numPr>
          <w:ilvl w:val="1"/>
          <w:numId w:val="17"/>
        </w:numPr>
        <w:spacing w:after="120" w:line="240" w:lineRule="auto"/>
        <w:textAlignment w:val="baseline"/>
        <w:rPr>
          <w:ins w:id="159" w:author="AnnK" w:date="2026-09-25T20:10:00Z" w16du:dateUtc="2026-09-26T00:10:00Z"/>
          <w:rFonts w:eastAsia="Times New Roman" w:cs="Times New Roman"/>
          <w:color w:val="000000"/>
          <w:szCs w:val="24"/>
        </w:rPr>
      </w:pPr>
      <w:ins w:id="160" w:author="AnnK" w:date="2026-09-25T20:10:00Z" w16du:dateUtc="2026-09-26T00:10:00Z">
        <w:r w:rsidRPr="00140219">
          <w:rPr>
            <w:rFonts w:eastAsia="Times New Roman" w:cs="Times New Roman"/>
            <w:color w:val="000000"/>
            <w:szCs w:val="24"/>
          </w:rPr>
          <w:t>The buyer will still have to meet the same qualifications that you did.</w:t>
        </w:r>
      </w:ins>
    </w:p>
    <w:p w14:paraId="0E79C418" w14:textId="77777777" w:rsidR="00657440" w:rsidRPr="00140219" w:rsidRDefault="00657440" w:rsidP="00B71655">
      <w:pPr>
        <w:numPr>
          <w:ilvl w:val="1"/>
          <w:numId w:val="17"/>
        </w:numPr>
        <w:spacing w:after="120" w:line="240" w:lineRule="auto"/>
        <w:textAlignment w:val="baseline"/>
        <w:rPr>
          <w:ins w:id="161" w:author="AnnK" w:date="2026-09-25T20:10:00Z" w16du:dateUtc="2026-09-26T00:10:00Z"/>
          <w:rFonts w:eastAsia="Times New Roman" w:cs="Times New Roman"/>
          <w:color w:val="000000"/>
          <w:szCs w:val="24"/>
        </w:rPr>
      </w:pPr>
      <w:ins w:id="162" w:author="AnnK" w:date="2026-09-25T20:10:00Z" w16du:dateUtc="2026-09-26T00:10:00Z">
        <w:r w:rsidRPr="00140219">
          <w:rPr>
            <w:rFonts w:eastAsia="Times New Roman" w:cs="Times New Roman"/>
            <w:color w:val="000000"/>
            <w:szCs w:val="24"/>
          </w:rPr>
          <w:t>If they qualify, the landlord can’t refuse the sale just because the mobile home is old, and they can’t require any repairs that they haven’t asked other mobile home tenants to make.</w:t>
        </w:r>
      </w:ins>
    </w:p>
    <w:p w14:paraId="706486B6" w14:textId="77777777" w:rsidR="00657440" w:rsidRPr="00140219" w:rsidRDefault="00657440" w:rsidP="00B71655">
      <w:pPr>
        <w:numPr>
          <w:ilvl w:val="0"/>
          <w:numId w:val="17"/>
        </w:numPr>
        <w:spacing w:after="120" w:line="240" w:lineRule="auto"/>
        <w:textAlignment w:val="baseline"/>
        <w:rPr>
          <w:ins w:id="163" w:author="AnnK" w:date="2026-09-25T20:10:00Z" w16du:dateUtc="2026-09-26T00:10:00Z"/>
          <w:rFonts w:eastAsia="Times New Roman" w:cs="Times New Roman"/>
          <w:color w:val="000000"/>
          <w:szCs w:val="24"/>
        </w:rPr>
      </w:pPr>
      <w:ins w:id="164" w:author="AnnK" w:date="2026-09-25T20:10:00Z" w16du:dateUtc="2026-09-26T00:10:00Z">
        <w:r w:rsidRPr="00140219">
          <w:rPr>
            <w:rFonts w:eastAsia="Times New Roman" w:cs="Times New Roman"/>
            <w:color w:val="000000"/>
            <w:szCs w:val="24"/>
          </w:rPr>
          <w:t>If you (or a new owner) decide to move the mobile home, the landlord cannot charge you an “exit fee” but can charge you for any damages.</w:t>
        </w:r>
      </w:ins>
    </w:p>
    <w:p w14:paraId="5B90E495" w14:textId="77777777" w:rsidR="00657440" w:rsidRPr="00140219" w:rsidRDefault="00657440" w:rsidP="00B71655">
      <w:pPr>
        <w:numPr>
          <w:ilvl w:val="0"/>
          <w:numId w:val="17"/>
        </w:numPr>
        <w:spacing w:after="120" w:line="240" w:lineRule="auto"/>
        <w:textAlignment w:val="baseline"/>
        <w:rPr>
          <w:ins w:id="165" w:author="AnnK" w:date="2026-09-25T20:10:00Z" w16du:dateUtc="2026-09-26T00:10:00Z"/>
          <w:rFonts w:eastAsia="Times New Roman" w:cs="Times New Roman"/>
          <w:color w:val="000000"/>
          <w:szCs w:val="24"/>
        </w:rPr>
      </w:pPr>
      <w:ins w:id="166" w:author="AnnK" w:date="2026-09-25T20:10:00Z" w16du:dateUtc="2026-09-26T00:10:00Z">
        <w:r w:rsidRPr="00140219">
          <w:rPr>
            <w:rFonts w:eastAsia="Times New Roman" w:cs="Times New Roman"/>
            <w:color w:val="000000"/>
            <w:szCs w:val="24"/>
          </w:rPr>
          <w:t>If you simply abandon your mobile home, the landlord should send “notice of abandonment” and what is owed in rent and other charges to your lender and you. The lender has a lien on the mobile home, which you are responsible for, and they will have a certain amount of time to either remove or dispose of it.</w:t>
        </w:r>
      </w:ins>
    </w:p>
    <w:p w14:paraId="609E1AB1" w14:textId="77777777" w:rsidR="00657440" w:rsidRPr="00140219" w:rsidRDefault="00657440" w:rsidP="00657440">
      <w:pPr>
        <w:spacing w:after="0" w:line="240" w:lineRule="auto"/>
        <w:rPr>
          <w:ins w:id="167" w:author="AnnK" w:date="2026-09-25T20:10:00Z" w16du:dateUtc="2026-09-26T00:10:00Z"/>
          <w:rFonts w:eastAsia="Times New Roman" w:cs="Times New Roman"/>
          <w:szCs w:val="24"/>
        </w:rPr>
      </w:pPr>
      <w:ins w:id="168" w:author="AnnK" w:date="2026-09-25T20:10:00Z" w16du:dateUtc="2026-09-26T00:10:00Z">
        <w:r w:rsidRPr="00140219">
          <w:rPr>
            <w:rFonts w:eastAsia="Times New Roman" w:cs="Times New Roman"/>
            <w:b/>
            <w:bCs/>
            <w:color w:val="000000"/>
            <w:szCs w:val="24"/>
            <w:shd w:val="clear" w:color="auto" w:fill="FFFFFF"/>
          </w:rPr>
          <w:t>I’m being evicted from a hotel.</w:t>
        </w:r>
      </w:ins>
    </w:p>
    <w:p w14:paraId="2C72EE17" w14:textId="77777777" w:rsidR="00657440" w:rsidRPr="00140219" w:rsidRDefault="00657440" w:rsidP="00B71655">
      <w:pPr>
        <w:numPr>
          <w:ilvl w:val="0"/>
          <w:numId w:val="18"/>
        </w:numPr>
        <w:spacing w:after="120" w:line="240" w:lineRule="auto"/>
        <w:textAlignment w:val="baseline"/>
        <w:rPr>
          <w:ins w:id="169" w:author="AnnK" w:date="2026-09-25T20:10:00Z" w16du:dateUtc="2026-09-26T00:10:00Z"/>
          <w:rFonts w:eastAsia="Times New Roman" w:cs="Times New Roman"/>
          <w:color w:val="000000"/>
          <w:szCs w:val="24"/>
        </w:rPr>
      </w:pPr>
      <w:ins w:id="170" w:author="AnnK" w:date="2026-09-25T20:10:00Z" w16du:dateUtc="2026-09-26T00:10:00Z">
        <w:r w:rsidRPr="00140219">
          <w:rPr>
            <w:rFonts w:eastAsia="Times New Roman" w:cs="Times New Roman"/>
            <w:color w:val="000000"/>
            <w:szCs w:val="24"/>
          </w:rPr>
          <w:t>If you have lived in the hotel for 90 days or less and don’t have a lease that lasts 90 days, the hotel can evict you by giving you 5 days’ written notice. After the 5 days, the hotel can kick you out without taking you to court.</w:t>
        </w:r>
      </w:ins>
    </w:p>
    <w:p w14:paraId="5024B083" w14:textId="77777777" w:rsidR="00657440" w:rsidRPr="00140219" w:rsidRDefault="00657440" w:rsidP="00B71655">
      <w:pPr>
        <w:numPr>
          <w:ilvl w:val="0"/>
          <w:numId w:val="18"/>
        </w:numPr>
        <w:spacing w:after="120" w:line="240" w:lineRule="auto"/>
        <w:textAlignment w:val="baseline"/>
        <w:rPr>
          <w:ins w:id="171" w:author="AnnK" w:date="2026-09-25T20:10:00Z" w16du:dateUtc="2026-09-26T00:10:00Z"/>
          <w:rFonts w:eastAsia="Times New Roman" w:cs="Times New Roman"/>
          <w:color w:val="000000"/>
          <w:szCs w:val="24"/>
        </w:rPr>
      </w:pPr>
      <w:ins w:id="172" w:author="AnnK" w:date="2026-09-25T20:10:00Z" w16du:dateUtc="2026-09-26T00:10:00Z">
        <w:r w:rsidRPr="00140219">
          <w:rPr>
            <w:rFonts w:eastAsia="Times New Roman" w:cs="Times New Roman"/>
            <w:color w:val="000000"/>
            <w:szCs w:val="24"/>
          </w:rPr>
          <w:t>If you have lived in the hotel for more than 90 days and it is your primary residence, the hotel must go through the court eviction process. If it’s for non-payment of rent, they must give you 14-days’ notice before taking you to court, and you can pay rent and any late fees or charges within those 14 days and avoid the eviction filing.</w:t>
        </w:r>
      </w:ins>
    </w:p>
    <w:p w14:paraId="2A94685C" w14:textId="77777777" w:rsidR="00657440" w:rsidRPr="00140219" w:rsidRDefault="00657440" w:rsidP="00B71655">
      <w:pPr>
        <w:numPr>
          <w:ilvl w:val="1"/>
          <w:numId w:val="18"/>
        </w:numPr>
        <w:spacing w:after="120" w:line="240" w:lineRule="auto"/>
        <w:textAlignment w:val="baseline"/>
        <w:rPr>
          <w:ins w:id="173" w:author="AnnK" w:date="2026-09-25T20:10:00Z" w16du:dateUtc="2026-09-26T00:10:00Z"/>
          <w:rFonts w:eastAsia="Times New Roman" w:cs="Times New Roman"/>
          <w:color w:val="000000"/>
          <w:szCs w:val="24"/>
        </w:rPr>
      </w:pPr>
      <w:ins w:id="174" w:author="AnnK" w:date="2026-09-25T20:10:00Z" w16du:dateUtc="2026-09-26T00:10:00Z">
        <w:r w:rsidRPr="00140219">
          <w:rPr>
            <w:rFonts w:eastAsia="Times New Roman" w:cs="Times New Roman"/>
            <w:color w:val="000000"/>
            <w:szCs w:val="24"/>
          </w:rPr>
          <w:t>If you cannot pay within those 14 days, your landlord can file an “unlawful detainer” and take you to court.</w:t>
        </w:r>
      </w:ins>
    </w:p>
    <w:p w14:paraId="1A7451F0" w14:textId="77777777" w:rsidR="00657440" w:rsidRDefault="00657440" w:rsidP="00B71655">
      <w:pPr>
        <w:numPr>
          <w:ilvl w:val="1"/>
          <w:numId w:val="18"/>
        </w:numPr>
        <w:spacing w:after="120" w:line="240" w:lineRule="auto"/>
        <w:textAlignment w:val="baseline"/>
        <w:rPr>
          <w:ins w:id="175" w:author="AnnK" w:date="2026-09-25T20:10:00Z" w16du:dateUtc="2026-09-26T00:10:00Z"/>
          <w:rFonts w:eastAsia="Times New Roman" w:cs="Times New Roman"/>
          <w:color w:val="000000"/>
          <w:szCs w:val="24"/>
        </w:rPr>
      </w:pPr>
      <w:ins w:id="176" w:author="AnnK" w:date="2026-09-25T20:10:00Z" w16du:dateUtc="2026-09-26T00:10:00Z">
        <w:r w:rsidRPr="00140219">
          <w:rPr>
            <w:rFonts w:eastAsia="Times New Roman" w:cs="Times New Roman"/>
            <w:color w:val="000000"/>
            <w:szCs w:val="24"/>
          </w:rPr>
          <w:t>Much like a home or apartment, your landlord must go through these processes, so it’s a wise idea to speak to an attorney.</w:t>
        </w:r>
      </w:ins>
    </w:p>
    <w:p w14:paraId="7B7826B8" w14:textId="77777777" w:rsidR="008E4633" w:rsidRPr="008E4633" w:rsidRDefault="008E4633" w:rsidP="008E4633">
      <w:pPr>
        <w:spacing w:line="240" w:lineRule="auto"/>
        <w:contextualSpacing/>
        <w:rPr>
          <w:ins w:id="177" w:author="AnnK" w:date="2026-09-25T20:10:00Z" w16du:dateUtc="2026-09-26T00:10:00Z"/>
          <w:rFonts w:cs="Times New Roman"/>
          <w:b/>
          <w:bCs/>
          <w:szCs w:val="24"/>
        </w:rPr>
      </w:pPr>
      <w:ins w:id="178" w:author="AnnK" w:date="2026-09-25T20:10:00Z" w16du:dateUtc="2026-09-26T00:10:00Z">
        <w:r w:rsidRPr="008E4633">
          <w:rPr>
            <w:rFonts w:cs="Times New Roman"/>
            <w:b/>
            <w:bCs/>
            <w:szCs w:val="24"/>
          </w:rPr>
          <w:t>What to Do If Your Landlord Gives You An Abandonment Notice</w:t>
        </w:r>
      </w:ins>
    </w:p>
    <w:p w14:paraId="4B726C6F" w14:textId="77777777" w:rsidR="008E4633" w:rsidRPr="00955365" w:rsidRDefault="008E4633" w:rsidP="008E4633">
      <w:pPr>
        <w:spacing w:line="240" w:lineRule="auto"/>
        <w:contextualSpacing/>
        <w:rPr>
          <w:ins w:id="179" w:author="AnnK" w:date="2026-09-25T20:10:00Z" w16du:dateUtc="2026-09-26T00:10:00Z"/>
          <w:rFonts w:cs="Times New Roman"/>
          <w:bCs/>
          <w:i/>
          <w:szCs w:val="24"/>
        </w:rPr>
      </w:pPr>
      <w:ins w:id="180" w:author="AnnK" w:date="2026-09-25T20:10:00Z" w16du:dateUtc="2026-09-26T00:10:00Z">
        <w:r w:rsidRPr="00955365">
          <w:rPr>
            <w:rFonts w:cs="Times New Roman"/>
            <w:bCs/>
            <w:i/>
            <w:szCs w:val="24"/>
          </w:rPr>
          <w:t>What is an abandonment notice?</w:t>
        </w:r>
      </w:ins>
    </w:p>
    <w:p w14:paraId="7FB6C772" w14:textId="77777777" w:rsidR="008E4633" w:rsidRPr="007403E7" w:rsidRDefault="008E4633" w:rsidP="008E4633">
      <w:pPr>
        <w:spacing w:line="240" w:lineRule="auto"/>
        <w:contextualSpacing/>
        <w:rPr>
          <w:ins w:id="181" w:author="AnnK" w:date="2026-09-25T20:10:00Z" w16du:dateUtc="2026-09-26T00:10:00Z"/>
          <w:rFonts w:cs="Times New Roman"/>
          <w:bCs/>
          <w:szCs w:val="24"/>
        </w:rPr>
      </w:pPr>
      <w:ins w:id="182" w:author="AnnK" w:date="2026-09-25T20:10:00Z" w16du:dateUtc="2026-09-26T00:10:00Z">
        <w:r w:rsidRPr="007403E7">
          <w:rPr>
            <w:rFonts w:cs="Times New Roman"/>
            <w:bCs/>
            <w:szCs w:val="24"/>
          </w:rPr>
          <w:t>An “abandonment notice” is a notice saying that you have abandoned your home and do not live there anymore. Your landlord can give you an abandonment notice if you have been gone from your home for more than seven days without notifying him.</w:t>
        </w:r>
      </w:ins>
    </w:p>
    <w:p w14:paraId="220E5A8D" w14:textId="77777777" w:rsidR="008E4633" w:rsidRDefault="008E4633" w:rsidP="008E4633">
      <w:pPr>
        <w:spacing w:line="240" w:lineRule="auto"/>
        <w:contextualSpacing/>
        <w:rPr>
          <w:ins w:id="183" w:author="AnnK" w:date="2026-09-25T20:10:00Z" w16du:dateUtc="2026-09-26T00:10:00Z"/>
          <w:rFonts w:cs="Times New Roman"/>
          <w:bCs/>
          <w:i/>
          <w:szCs w:val="24"/>
        </w:rPr>
      </w:pPr>
    </w:p>
    <w:p w14:paraId="1BB4898C" w14:textId="77777777" w:rsidR="008E4633" w:rsidRPr="007403E7" w:rsidRDefault="008E4633" w:rsidP="008E4633">
      <w:pPr>
        <w:spacing w:line="240" w:lineRule="auto"/>
        <w:contextualSpacing/>
        <w:rPr>
          <w:ins w:id="184" w:author="AnnK" w:date="2026-09-25T20:10:00Z" w16du:dateUtc="2026-09-26T00:10:00Z"/>
          <w:rFonts w:cs="Times New Roman"/>
          <w:bCs/>
          <w:i/>
          <w:szCs w:val="24"/>
        </w:rPr>
      </w:pPr>
      <w:ins w:id="185" w:author="AnnK" w:date="2026-09-25T20:10:00Z" w16du:dateUtc="2026-09-26T00:10:00Z">
        <w:r w:rsidRPr="007403E7">
          <w:rPr>
            <w:rFonts w:cs="Times New Roman"/>
            <w:bCs/>
            <w:i/>
            <w:szCs w:val="24"/>
          </w:rPr>
          <w:t>What happens if I receive an abandonment notice?</w:t>
        </w:r>
      </w:ins>
    </w:p>
    <w:p w14:paraId="780D8DC8" w14:textId="77777777" w:rsidR="008E4633" w:rsidRPr="007403E7" w:rsidRDefault="008E4633" w:rsidP="008E4633">
      <w:pPr>
        <w:spacing w:line="240" w:lineRule="auto"/>
        <w:contextualSpacing/>
        <w:rPr>
          <w:ins w:id="186" w:author="AnnK" w:date="2026-09-25T20:10:00Z" w16du:dateUtc="2026-09-26T00:10:00Z"/>
          <w:rFonts w:cs="Times New Roman"/>
          <w:bCs/>
          <w:szCs w:val="24"/>
        </w:rPr>
      </w:pPr>
      <w:ins w:id="187" w:author="AnnK" w:date="2026-09-25T20:10:00Z" w16du:dateUtc="2026-09-26T00:10:00Z">
        <w:r w:rsidRPr="007403E7">
          <w:rPr>
            <w:rFonts w:cs="Times New Roman"/>
            <w:bCs/>
            <w:szCs w:val="24"/>
          </w:rPr>
          <w:t>If you do not contact your landlord in writing within seven days of getting the abandonment notice, the law allows the landlord to act as if you have abandoned your home and the landlord can end your lease without sending you any other notice.</w:t>
        </w:r>
      </w:ins>
    </w:p>
    <w:p w14:paraId="3B052E43" w14:textId="77777777" w:rsidR="008E4633" w:rsidRDefault="008E4633" w:rsidP="008E4633">
      <w:pPr>
        <w:spacing w:line="240" w:lineRule="auto"/>
        <w:contextualSpacing/>
        <w:rPr>
          <w:ins w:id="188" w:author="AnnK" w:date="2026-09-25T20:10:00Z" w16du:dateUtc="2026-09-26T00:10:00Z"/>
          <w:rFonts w:cs="Times New Roman"/>
          <w:b/>
          <w:bCs/>
          <w:szCs w:val="24"/>
        </w:rPr>
      </w:pPr>
    </w:p>
    <w:p w14:paraId="50CC9CE0" w14:textId="77777777" w:rsidR="008E4633" w:rsidRPr="00741344" w:rsidRDefault="008E4633" w:rsidP="008E4633">
      <w:pPr>
        <w:spacing w:line="240" w:lineRule="auto"/>
        <w:contextualSpacing/>
        <w:rPr>
          <w:ins w:id="189" w:author="AnnK" w:date="2026-09-25T20:10:00Z" w16du:dateUtc="2026-09-26T00:10:00Z"/>
          <w:rFonts w:cs="Times New Roman"/>
          <w:b/>
          <w:bCs/>
          <w:szCs w:val="24"/>
        </w:rPr>
      </w:pPr>
      <w:ins w:id="190" w:author="AnnK" w:date="2026-09-25T20:10:00Z" w16du:dateUtc="2026-09-26T00:10:00Z">
        <w:r w:rsidRPr="00741344">
          <w:rPr>
            <w:rFonts w:cs="Times New Roman"/>
            <w:b/>
            <w:bCs/>
            <w:szCs w:val="24"/>
          </w:rPr>
          <w:t>If the landlord sends you an abandonment notice and you don’t send him something in writing</w:t>
        </w:r>
        <w:r>
          <w:rPr>
            <w:rFonts w:cs="Times New Roman"/>
            <w:b/>
            <w:bCs/>
            <w:szCs w:val="24"/>
          </w:rPr>
          <w:t xml:space="preserve"> </w:t>
        </w:r>
        <w:r w:rsidRPr="00741344">
          <w:rPr>
            <w:rFonts w:cs="Times New Roman"/>
            <w:b/>
            <w:bCs/>
            <w:szCs w:val="24"/>
          </w:rPr>
          <w:t>telling him that you still live there, your landlord may try to use self-help to evict you.</w:t>
        </w:r>
      </w:ins>
    </w:p>
    <w:p w14:paraId="54AB23BA" w14:textId="77777777" w:rsidR="008E4633" w:rsidRDefault="008E4633" w:rsidP="008E4633">
      <w:pPr>
        <w:spacing w:line="240" w:lineRule="auto"/>
        <w:contextualSpacing/>
        <w:rPr>
          <w:ins w:id="191" w:author="AnnK" w:date="2026-09-25T20:10:00Z" w16du:dateUtc="2026-09-26T00:10:00Z"/>
          <w:rFonts w:cs="Times New Roman"/>
          <w:b/>
          <w:bCs/>
          <w:szCs w:val="24"/>
        </w:rPr>
      </w:pPr>
    </w:p>
    <w:p w14:paraId="4486750E" w14:textId="77777777" w:rsidR="001D6652" w:rsidRDefault="001D6652" w:rsidP="008E4633">
      <w:pPr>
        <w:spacing w:line="240" w:lineRule="auto"/>
        <w:contextualSpacing/>
        <w:rPr>
          <w:ins w:id="192" w:author="AnnK" w:date="2026-09-25T20:10:00Z" w16du:dateUtc="2026-09-26T00:10:00Z"/>
          <w:rFonts w:cs="Times New Roman"/>
          <w:bCs/>
          <w:i/>
          <w:szCs w:val="24"/>
        </w:rPr>
      </w:pPr>
    </w:p>
    <w:p w14:paraId="754575CC" w14:textId="77777777" w:rsidR="001D6652" w:rsidRDefault="001D6652" w:rsidP="008E4633">
      <w:pPr>
        <w:spacing w:line="240" w:lineRule="auto"/>
        <w:contextualSpacing/>
        <w:rPr>
          <w:ins w:id="193" w:author="AnnK" w:date="2026-09-25T20:10:00Z" w16du:dateUtc="2026-09-26T00:10:00Z"/>
          <w:rFonts w:cs="Times New Roman"/>
          <w:bCs/>
          <w:i/>
          <w:szCs w:val="24"/>
        </w:rPr>
      </w:pPr>
    </w:p>
    <w:p w14:paraId="04C4F98A" w14:textId="77777777" w:rsidR="001D6652" w:rsidRDefault="001D6652" w:rsidP="008E4633">
      <w:pPr>
        <w:spacing w:line="240" w:lineRule="auto"/>
        <w:contextualSpacing/>
        <w:rPr>
          <w:ins w:id="194" w:author="AnnK" w:date="2026-09-25T20:10:00Z" w16du:dateUtc="2026-09-26T00:10:00Z"/>
          <w:rFonts w:cs="Times New Roman"/>
          <w:bCs/>
          <w:i/>
          <w:szCs w:val="24"/>
        </w:rPr>
      </w:pPr>
    </w:p>
    <w:p w14:paraId="13A5E24D" w14:textId="77777777" w:rsidR="008E4633" w:rsidRPr="007403E7" w:rsidRDefault="008E4633" w:rsidP="008E4633">
      <w:pPr>
        <w:spacing w:line="240" w:lineRule="auto"/>
        <w:contextualSpacing/>
        <w:rPr>
          <w:ins w:id="195" w:author="AnnK" w:date="2026-09-25T20:10:00Z" w16du:dateUtc="2026-09-26T00:10:00Z"/>
          <w:rFonts w:cs="Times New Roman"/>
          <w:bCs/>
          <w:i/>
          <w:szCs w:val="24"/>
        </w:rPr>
      </w:pPr>
      <w:ins w:id="196" w:author="AnnK" w:date="2026-09-25T20:10:00Z" w16du:dateUtc="2026-09-26T00:10:00Z">
        <w:r w:rsidRPr="007403E7">
          <w:rPr>
            <w:rFonts w:cs="Times New Roman"/>
            <w:bCs/>
            <w:i/>
            <w:szCs w:val="24"/>
          </w:rPr>
          <w:t>What should I do if I receive an abandonment notice?</w:t>
        </w:r>
      </w:ins>
    </w:p>
    <w:p w14:paraId="5DE75C2B" w14:textId="77777777" w:rsidR="008E4633" w:rsidRPr="007403E7" w:rsidRDefault="008E4633" w:rsidP="00B71655">
      <w:pPr>
        <w:pStyle w:val="ListParagraph"/>
        <w:numPr>
          <w:ilvl w:val="2"/>
          <w:numId w:val="19"/>
        </w:numPr>
        <w:spacing w:line="240" w:lineRule="auto"/>
        <w:ind w:left="1080"/>
        <w:rPr>
          <w:ins w:id="197" w:author="AnnK" w:date="2026-09-25T20:10:00Z" w16du:dateUtc="2026-09-26T00:10:00Z"/>
          <w:rFonts w:cs="Times New Roman"/>
          <w:bCs/>
          <w:szCs w:val="24"/>
        </w:rPr>
      </w:pPr>
      <w:ins w:id="198" w:author="AnnK" w:date="2026-09-25T20:10:00Z" w16du:dateUtc="2026-09-26T00:10:00Z">
        <w:r w:rsidRPr="007403E7">
          <w:rPr>
            <w:rFonts w:cs="Times New Roman"/>
            <w:bCs/>
            <w:szCs w:val="24"/>
          </w:rPr>
          <w:t>Within seven days, give your landlord a written notice stating “I have not abandoned this property.</w:t>
        </w:r>
        <w:r>
          <w:rPr>
            <w:rFonts w:cs="Times New Roman"/>
            <w:bCs/>
            <w:szCs w:val="24"/>
          </w:rPr>
          <w:t xml:space="preserve">  </w:t>
        </w:r>
        <w:r w:rsidRPr="007403E7">
          <w:rPr>
            <w:rFonts w:cs="Times New Roman"/>
            <w:bCs/>
            <w:szCs w:val="24"/>
          </w:rPr>
          <w:t>I tended to remain in occupancy.”</w:t>
        </w:r>
      </w:ins>
    </w:p>
    <w:p w14:paraId="0FC7C04E" w14:textId="77777777" w:rsidR="00657440" w:rsidRDefault="008E4633" w:rsidP="00B71655">
      <w:pPr>
        <w:pStyle w:val="ListParagraph"/>
        <w:numPr>
          <w:ilvl w:val="2"/>
          <w:numId w:val="19"/>
        </w:numPr>
        <w:spacing w:line="240" w:lineRule="auto"/>
        <w:ind w:left="1080"/>
        <w:rPr>
          <w:ins w:id="199" w:author="AnnK" w:date="2026-09-25T20:10:00Z" w16du:dateUtc="2026-09-26T00:10:00Z"/>
          <w:rFonts w:cs="Times New Roman"/>
          <w:bCs/>
          <w:szCs w:val="24"/>
        </w:rPr>
      </w:pPr>
      <w:ins w:id="200" w:author="AnnK" w:date="2026-09-25T20:10:00Z" w16du:dateUtc="2026-09-26T00:10:00Z">
        <w:r w:rsidRPr="007403E7">
          <w:rPr>
            <w:rFonts w:cs="Times New Roman"/>
            <w:bCs/>
            <w:szCs w:val="24"/>
          </w:rPr>
          <w:t>If your landlord tries to self-help evict you, you can still file a case against your landlord to try to stop the self-help eviction (called an “unlawful exclusion” case). It will be harder for you to win the case because the landlord will claim that you abandoned your home. You will need to show your court evidence that you clearly still live in the property.</w:t>
        </w:r>
      </w:ins>
    </w:p>
    <w:p w14:paraId="7D292C46" w14:textId="77777777" w:rsidR="006671C0" w:rsidRDefault="006671C0" w:rsidP="006671C0">
      <w:pPr>
        <w:spacing w:line="240" w:lineRule="auto"/>
        <w:rPr>
          <w:ins w:id="201" w:author="AnnK" w:date="2026-09-25T20:10:00Z" w16du:dateUtc="2026-09-26T00:10:00Z"/>
          <w:rFonts w:cs="Times New Roman"/>
          <w:bCs/>
          <w:szCs w:val="24"/>
        </w:rPr>
      </w:pPr>
    </w:p>
    <w:p w14:paraId="2F94859F" w14:textId="77777777" w:rsidR="006671C0" w:rsidRPr="006671C0" w:rsidRDefault="006671C0" w:rsidP="006671C0">
      <w:pPr>
        <w:spacing w:line="240" w:lineRule="auto"/>
        <w:rPr>
          <w:ins w:id="202" w:author="AnnK" w:date="2026-09-25T20:10:00Z" w16du:dateUtc="2026-09-26T00:10:00Z"/>
          <w:rFonts w:cs="Times New Roman"/>
          <w:b/>
          <w:bCs/>
          <w:szCs w:val="24"/>
        </w:rPr>
      </w:pPr>
      <w:ins w:id="203" w:author="AnnK" w:date="2026-09-25T20:10:00Z" w16du:dateUtc="2026-09-26T00:10:00Z">
        <w:r w:rsidRPr="006671C0">
          <w:rPr>
            <w:rFonts w:cs="Times New Roman"/>
            <w:b/>
            <w:bCs/>
            <w:szCs w:val="24"/>
          </w:rPr>
          <w:t>VIRGINIA RENT RELIEF PROGRAM</w:t>
        </w:r>
      </w:ins>
    </w:p>
    <w:p w14:paraId="6FD6F8E7" w14:textId="77777777" w:rsidR="006671C0" w:rsidRPr="006671C0" w:rsidRDefault="006671C0" w:rsidP="006671C0">
      <w:pPr>
        <w:spacing w:line="240" w:lineRule="auto"/>
        <w:rPr>
          <w:ins w:id="204" w:author="AnnK" w:date="2026-09-25T20:10:00Z" w16du:dateUtc="2026-09-26T00:10:00Z"/>
          <w:rFonts w:cs="Times New Roman"/>
          <w:b/>
          <w:bCs/>
          <w:szCs w:val="24"/>
        </w:rPr>
      </w:pPr>
      <w:ins w:id="205" w:author="AnnK" w:date="2026-09-25T20:10:00Z" w16du:dateUtc="2026-09-26T00:10:00Z">
        <w:r w:rsidRPr="006671C0">
          <w:rPr>
            <w:rFonts w:cs="Times New Roman"/>
            <w:bCs/>
            <w:szCs w:val="24"/>
          </w:rPr>
          <w:t>If you have lived in your motel/hotel room for more than 90 days, or if you live in any other type of rental unit, you may qualify for rental assistance through the Virginia Rent Relief Program.  The Virginia Rent Relief Program (RRP) was put in place in response to the corona virus pandemic.  It provides funding for rent and late fees owed starting from April 1, 2020, and is available for up to 18 months of aid.  You may apply at</w:t>
        </w:r>
        <w:r w:rsidRPr="006671C0">
          <w:rPr>
            <w:rFonts w:cs="Times New Roman"/>
            <w:b/>
            <w:bCs/>
            <w:szCs w:val="24"/>
          </w:rPr>
          <w:t xml:space="preserve"> </w:t>
        </w:r>
        <w:r>
          <w:fldChar w:fldCharType="begin"/>
        </w:r>
        <w:r>
          <w:instrText>HYPERLINK "https://www.dhcd.virginia.gov/rmrp"</w:instrText>
        </w:r>
        <w:r>
          <w:fldChar w:fldCharType="separate"/>
        </w:r>
        <w:r w:rsidRPr="006671C0">
          <w:rPr>
            <w:rStyle w:val="Hyperlink"/>
            <w:rFonts w:cs="Times New Roman"/>
            <w:b/>
            <w:bCs/>
            <w:szCs w:val="24"/>
          </w:rPr>
          <w:t>https://www.dhcd.virginia.gov/rmrp</w:t>
        </w:r>
        <w:r>
          <w:fldChar w:fldCharType="end"/>
        </w:r>
        <w:r w:rsidRPr="006671C0">
          <w:rPr>
            <w:rFonts w:cs="Times New Roman"/>
            <w:bCs/>
            <w:szCs w:val="24"/>
          </w:rPr>
          <w:t>.</w:t>
        </w:r>
      </w:ins>
    </w:p>
    <w:p w14:paraId="2517B573" w14:textId="77777777" w:rsidR="006671C0" w:rsidRPr="006671C0" w:rsidRDefault="006671C0" w:rsidP="006671C0">
      <w:pPr>
        <w:spacing w:line="240" w:lineRule="auto"/>
        <w:rPr>
          <w:ins w:id="206" w:author="AnnK" w:date="2026-09-25T20:10:00Z" w16du:dateUtc="2026-09-26T00:10:00Z"/>
          <w:rFonts w:cs="Times New Roman"/>
          <w:bCs/>
          <w:szCs w:val="24"/>
        </w:rPr>
      </w:pPr>
      <w:ins w:id="207" w:author="AnnK" w:date="2026-09-25T20:10:00Z" w16du:dateUtc="2026-09-26T00:10:00Z">
        <w:r w:rsidRPr="006671C0">
          <w:rPr>
            <w:rFonts w:cs="Times New Roman"/>
            <w:bCs/>
            <w:szCs w:val="24"/>
          </w:rPr>
          <w:t>Rossemary Martinez is the Bilingual Housing Navigator for the Fredericksburg area.  She is here to assist eligible tenants and landlords with completing their applications, as well as with obtaining updates for applications that have already been filed.  Ms. Martinez can meet with you at your home or at any other location that is most convenient for you.  To schedule an appointment with Ms. Martinez, please contact her at:</w:t>
        </w:r>
      </w:ins>
    </w:p>
    <w:p w14:paraId="1998B61A" w14:textId="77777777" w:rsidR="006671C0" w:rsidRPr="006671C0" w:rsidRDefault="006671C0" w:rsidP="006671C0">
      <w:pPr>
        <w:spacing w:line="240" w:lineRule="auto"/>
        <w:rPr>
          <w:ins w:id="208" w:author="AnnK" w:date="2026-09-25T20:10:00Z" w16du:dateUtc="2026-09-26T00:10:00Z"/>
          <w:rFonts w:cs="Times New Roman"/>
          <w:bCs/>
          <w:szCs w:val="24"/>
        </w:rPr>
      </w:pPr>
      <w:ins w:id="209" w:author="AnnK" w:date="2026-09-25T20:10:00Z" w16du:dateUtc="2026-09-26T00:10:00Z">
        <w:r w:rsidRPr="006671C0">
          <w:rPr>
            <w:rFonts w:cs="Times New Roman"/>
            <w:bCs/>
            <w:szCs w:val="24"/>
          </w:rPr>
          <w:t xml:space="preserve">E-mail: </w:t>
        </w:r>
        <w:r>
          <w:fldChar w:fldCharType="begin"/>
        </w:r>
        <w:r>
          <w:instrText>HYPERLINK "mailto:rmartinez@legalaidworks.org"</w:instrText>
        </w:r>
        <w:r>
          <w:fldChar w:fldCharType="separate"/>
        </w:r>
        <w:r w:rsidRPr="006671C0">
          <w:rPr>
            <w:rStyle w:val="Hyperlink"/>
            <w:rFonts w:cs="Times New Roman"/>
            <w:bCs/>
            <w:szCs w:val="24"/>
          </w:rPr>
          <w:t>rmartinez@legalaidworks.org</w:t>
        </w:r>
        <w:r>
          <w:fldChar w:fldCharType="end"/>
        </w:r>
      </w:ins>
    </w:p>
    <w:p w14:paraId="128EB533" w14:textId="77777777" w:rsidR="006671C0" w:rsidRPr="006671C0" w:rsidRDefault="006671C0" w:rsidP="006671C0">
      <w:pPr>
        <w:spacing w:line="240" w:lineRule="auto"/>
        <w:rPr>
          <w:ins w:id="210" w:author="AnnK" w:date="2026-09-25T20:10:00Z" w16du:dateUtc="2026-09-26T00:10:00Z"/>
          <w:rFonts w:cs="Times New Roman"/>
          <w:bCs/>
          <w:szCs w:val="24"/>
        </w:rPr>
      </w:pPr>
      <w:ins w:id="211" w:author="AnnK" w:date="2026-09-25T20:10:00Z" w16du:dateUtc="2026-09-26T00:10:00Z">
        <w:r w:rsidRPr="006671C0">
          <w:rPr>
            <w:rFonts w:cs="Times New Roman"/>
            <w:bCs/>
            <w:szCs w:val="24"/>
          </w:rPr>
          <w:t>Phone: (540) 371-1105 Ext. 128</w:t>
        </w:r>
      </w:ins>
    </w:p>
    <w:p w14:paraId="6AB9DF45" w14:textId="77777777" w:rsidR="007B268E" w:rsidRPr="006445A1" w:rsidRDefault="007B268E" w:rsidP="00AA258A">
      <w:pPr>
        <w:pStyle w:val="Title3"/>
        <w:numPr>
          <w:ilvl w:val="0"/>
          <w:numId w:val="0"/>
        </w:numPr>
        <w:jc w:val="right"/>
        <w:rPr>
          <w:del w:id="212" w:author="AnnK" w:date="2026-09-25T20:10:00Z" w16du:dateUtc="2026-09-26T00:10:00Z"/>
          <w:bCs/>
        </w:rPr>
      </w:pPr>
      <w:bookmarkStart w:id="213" w:name="_Ref333561317"/>
    </w:p>
    <w:p w14:paraId="77B73986" w14:textId="77777777" w:rsidR="00646A95" w:rsidRPr="0008744A" w:rsidRDefault="00E545E1" w:rsidP="00646A95">
      <w:pPr>
        <w:pStyle w:val="Title3"/>
        <w:numPr>
          <w:ilvl w:val="0"/>
          <w:numId w:val="0"/>
        </w:numPr>
        <w:ind w:left="1416" w:firstLine="708"/>
        <w:rPr>
          <w:del w:id="214" w:author="AnnK" w:date="2026-09-25T20:10:00Z" w16du:dateUtc="2026-09-26T00:10:00Z"/>
          <w:bCs/>
        </w:rPr>
      </w:pPr>
      <w:del w:id="215" w:author="AnnK" w:date="2026-09-25T20:10:00Z" w16du:dateUtc="2026-09-26T00:10:00Z">
        <w:r w:rsidRPr="0008744A">
          <w:rPr>
            <w:bCs/>
          </w:rPr>
          <w:delText xml:space="preserve">Trading </w:delText>
        </w:r>
        <w:r w:rsidR="00D8637D">
          <w:rPr>
            <w:bCs/>
          </w:rPr>
          <w:delText xml:space="preserve">Schedule </w:delText>
        </w:r>
        <w:r w:rsidR="00646A95" w:rsidRPr="0008744A">
          <w:rPr>
            <w:bCs/>
          </w:rPr>
          <w:delText>FX and Precious Metals Markets</w:delText>
        </w:r>
      </w:del>
    </w:p>
    <w:bookmarkEnd w:id="213"/>
    <w:p w14:paraId="4B26B341" w14:textId="77777777" w:rsidR="00AA2CAA" w:rsidRDefault="00AA2CAA" w:rsidP="00646A95">
      <w:pPr>
        <w:pStyle w:val="Title3"/>
        <w:numPr>
          <w:ilvl w:val="0"/>
          <w:numId w:val="0"/>
        </w:numPr>
        <w:ind w:left="1418" w:hanging="1418"/>
        <w:rPr>
          <w:del w:id="216" w:author="AnnK" w:date="2026-09-25T20:10:00Z" w16du:dateUtc="2026-09-26T00:10:00Z"/>
          <w:bCs/>
        </w:rPr>
      </w:pPr>
    </w:p>
    <w:p w14:paraId="26B79BE8" w14:textId="77777777" w:rsidR="00C76DB3" w:rsidRDefault="00C76DB3" w:rsidP="00646A95">
      <w:pPr>
        <w:pStyle w:val="Title3"/>
        <w:numPr>
          <w:ilvl w:val="0"/>
          <w:numId w:val="0"/>
        </w:numPr>
        <w:ind w:left="1418" w:hanging="1418"/>
        <w:rPr>
          <w:del w:id="217" w:author="AnnK" w:date="2026-09-25T20:10:00Z" w16du:dateUtc="2026-09-26T00:10:00Z"/>
          <w:bCs/>
        </w:rPr>
      </w:pPr>
    </w:p>
    <w:p w14:paraId="6CE4DE35" w14:textId="77777777" w:rsidR="00106775" w:rsidRDefault="00106775" w:rsidP="00646A95">
      <w:pPr>
        <w:pStyle w:val="Title3"/>
        <w:numPr>
          <w:ilvl w:val="0"/>
          <w:numId w:val="0"/>
        </w:numPr>
        <w:ind w:left="1418" w:hanging="1418"/>
        <w:rPr>
          <w:del w:id="218" w:author="AnnK" w:date="2026-09-25T20:10:00Z" w16du:dateUtc="2026-09-26T00:10:00Z"/>
          <w:bCs/>
        </w:rPr>
      </w:pPr>
    </w:p>
    <w:p w14:paraId="232D89AC" w14:textId="77777777" w:rsidR="00106775" w:rsidRDefault="00106775" w:rsidP="00646A95">
      <w:pPr>
        <w:pStyle w:val="Title3"/>
        <w:numPr>
          <w:ilvl w:val="0"/>
          <w:numId w:val="0"/>
        </w:numPr>
        <w:ind w:left="1418" w:hanging="1418"/>
        <w:rPr>
          <w:del w:id="219" w:author="AnnK" w:date="2026-09-25T20:10:00Z" w16du:dateUtc="2026-09-26T00:10:00Z"/>
          <w:bCs/>
        </w:rPr>
      </w:pPr>
    </w:p>
    <w:p w14:paraId="25074D0C" w14:textId="77777777" w:rsidR="00860ECF" w:rsidRDefault="00860ECF" w:rsidP="00646A95">
      <w:pPr>
        <w:pStyle w:val="Title3"/>
        <w:numPr>
          <w:ilvl w:val="0"/>
          <w:numId w:val="0"/>
        </w:numPr>
        <w:ind w:left="1418" w:hanging="1418"/>
        <w:rPr>
          <w:del w:id="220" w:author="AnnK" w:date="2026-09-25T20:10:00Z" w16du:dateUtc="2026-09-26T00:10:00Z"/>
          <w:bCs/>
        </w:rPr>
      </w:pPr>
    </w:p>
    <w:p w14:paraId="24239CBA" w14:textId="77777777" w:rsidR="00860ECF" w:rsidRDefault="00860ECF" w:rsidP="00646A95">
      <w:pPr>
        <w:pStyle w:val="Title3"/>
        <w:numPr>
          <w:ilvl w:val="0"/>
          <w:numId w:val="0"/>
        </w:numPr>
        <w:ind w:left="1418" w:hanging="1418"/>
        <w:rPr>
          <w:del w:id="221" w:author="AnnK" w:date="2026-09-25T20:10:00Z" w16du:dateUtc="2026-09-26T00:10:00Z"/>
          <w:bCs/>
        </w:rPr>
      </w:pPr>
    </w:p>
    <w:p w14:paraId="05405D79" w14:textId="77777777" w:rsidR="00860ECF" w:rsidRDefault="00860ECF" w:rsidP="00646A95">
      <w:pPr>
        <w:pStyle w:val="Title3"/>
        <w:numPr>
          <w:ilvl w:val="0"/>
          <w:numId w:val="0"/>
        </w:numPr>
        <w:ind w:left="1418" w:hanging="1418"/>
        <w:rPr>
          <w:del w:id="222" w:author="AnnK" w:date="2026-09-25T20:10:00Z" w16du:dateUtc="2026-09-26T00:10:00Z"/>
          <w:bCs/>
        </w:rPr>
      </w:pPr>
    </w:p>
    <w:p w14:paraId="114E8C87" w14:textId="77777777" w:rsidR="00106775" w:rsidRDefault="00106775" w:rsidP="00646A95">
      <w:pPr>
        <w:pStyle w:val="Title3"/>
        <w:numPr>
          <w:ilvl w:val="0"/>
          <w:numId w:val="0"/>
        </w:numPr>
        <w:ind w:left="1418" w:hanging="1418"/>
        <w:rPr>
          <w:del w:id="223" w:author="AnnK" w:date="2026-09-25T20:10:00Z" w16du:dateUtc="2026-09-26T00:10:00Z"/>
          <w:bCs/>
        </w:rPr>
      </w:pPr>
    </w:p>
    <w:p w14:paraId="0D71D8E9" w14:textId="77777777" w:rsidR="00C76DB3" w:rsidRDefault="00C76DB3" w:rsidP="00646A95">
      <w:pPr>
        <w:pStyle w:val="Title3"/>
        <w:numPr>
          <w:ilvl w:val="0"/>
          <w:numId w:val="0"/>
        </w:numPr>
        <w:ind w:left="1418" w:hanging="1418"/>
        <w:rPr>
          <w:del w:id="224" w:author="AnnK" w:date="2026-09-25T20:10:00Z" w16du:dateUtc="2026-09-26T00:10:00Z"/>
          <w:bCs/>
        </w:rPr>
      </w:pPr>
    </w:p>
    <w:tbl>
      <w:tblPr>
        <w:tblW w:w="15465" w:type="dxa"/>
        <w:tblInd w:w="9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99"/>
        <w:gridCol w:w="2693"/>
        <w:gridCol w:w="1418"/>
        <w:gridCol w:w="1984"/>
        <w:gridCol w:w="1559"/>
        <w:gridCol w:w="1560"/>
        <w:gridCol w:w="1700"/>
        <w:gridCol w:w="2552"/>
      </w:tblGrid>
      <w:tr w:rsidR="008F540E" w:rsidRPr="008678F5" w14:paraId="293A0E62" w14:textId="77777777" w:rsidTr="00B27A36">
        <w:trPr>
          <w:trHeight w:val="331"/>
          <w:del w:id="225" w:author="AnnK" w:date="2026-09-25T20:10:00Z" w16du:dateUtc="2026-09-26T00:10:00Z"/>
        </w:trPr>
        <w:tc>
          <w:tcPr>
            <w:tcW w:w="1999" w:type="dxa"/>
            <w:vMerge w:val="restart"/>
            <w:tcBorders>
              <w:top w:val="single" w:sz="12" w:space="0" w:color="auto"/>
              <w:left w:val="single" w:sz="12" w:space="0" w:color="auto"/>
              <w:bottom w:val="single" w:sz="6" w:space="0" w:color="auto"/>
              <w:right w:val="single" w:sz="6" w:space="0" w:color="auto"/>
            </w:tcBorders>
            <w:vAlign w:val="center"/>
            <w:hideMark/>
          </w:tcPr>
          <w:p w14:paraId="639B0928" w14:textId="77777777" w:rsidR="008F540E" w:rsidRPr="008678F5" w:rsidRDefault="00E545E1" w:rsidP="008F540E">
            <w:pPr>
              <w:jc w:val="center"/>
              <w:rPr>
                <w:del w:id="226" w:author="AnnK" w:date="2026-09-25T20:10:00Z" w16du:dateUtc="2026-09-26T00:10:00Z"/>
                <w:rFonts w:eastAsia="Times New Roman"/>
                <w:b/>
                <w:bCs/>
                <w:szCs w:val="24"/>
              </w:rPr>
            </w:pPr>
            <w:del w:id="227" w:author="AnnK" w:date="2026-09-25T20:10:00Z" w16du:dateUtc="2026-09-26T00:10:00Z">
              <w:r>
                <w:rPr>
                  <w:rFonts w:eastAsia="Times New Roman"/>
                  <w:b/>
                  <w:bCs/>
                  <w:szCs w:val="24"/>
                </w:rPr>
                <w:delText>Instruments</w:delText>
              </w:r>
            </w:del>
          </w:p>
        </w:tc>
        <w:tc>
          <w:tcPr>
            <w:tcW w:w="2693" w:type="dxa"/>
            <w:vMerge w:val="restart"/>
            <w:tcBorders>
              <w:top w:val="single" w:sz="12" w:space="0" w:color="auto"/>
              <w:left w:val="single" w:sz="6" w:space="0" w:color="auto"/>
              <w:bottom w:val="single" w:sz="6" w:space="0" w:color="auto"/>
              <w:right w:val="single" w:sz="6" w:space="0" w:color="auto"/>
            </w:tcBorders>
            <w:vAlign w:val="center"/>
            <w:hideMark/>
          </w:tcPr>
          <w:p w14:paraId="4DBB2B4E" w14:textId="77777777" w:rsidR="008F540E" w:rsidRPr="008678F5" w:rsidRDefault="00E545E1" w:rsidP="008F540E">
            <w:pPr>
              <w:jc w:val="center"/>
              <w:rPr>
                <w:del w:id="228" w:author="AnnK" w:date="2026-09-25T20:10:00Z" w16du:dateUtc="2026-09-26T00:10:00Z"/>
                <w:rFonts w:eastAsia="Times New Roman"/>
                <w:b/>
                <w:bCs/>
                <w:szCs w:val="24"/>
              </w:rPr>
            </w:pPr>
            <w:del w:id="229" w:author="AnnK" w:date="2026-09-25T20:10:00Z" w16du:dateUtc="2026-09-26T00:10:00Z">
              <w:r>
                <w:rPr>
                  <w:rFonts w:eastAsia="Times New Roman"/>
                  <w:b/>
                  <w:bCs/>
                  <w:szCs w:val="24"/>
                </w:rPr>
                <w:delText>Trading modes</w:delText>
              </w:r>
            </w:del>
          </w:p>
        </w:tc>
        <w:tc>
          <w:tcPr>
            <w:tcW w:w="1418" w:type="dxa"/>
            <w:vMerge w:val="restart"/>
            <w:tcBorders>
              <w:top w:val="single" w:sz="12" w:space="0" w:color="auto"/>
              <w:left w:val="single" w:sz="6" w:space="0" w:color="auto"/>
              <w:bottom w:val="single" w:sz="6" w:space="0" w:color="auto"/>
              <w:right w:val="single" w:sz="6" w:space="0" w:color="auto"/>
            </w:tcBorders>
            <w:vAlign w:val="center"/>
            <w:hideMark/>
          </w:tcPr>
          <w:p w14:paraId="20793F22" w14:textId="77777777" w:rsidR="008F540E" w:rsidRPr="008678F5" w:rsidRDefault="00E545E1" w:rsidP="008F540E">
            <w:pPr>
              <w:jc w:val="center"/>
              <w:rPr>
                <w:del w:id="230" w:author="AnnK" w:date="2026-09-25T20:10:00Z" w16du:dateUtc="2026-09-26T00:10:00Z"/>
                <w:rFonts w:eastAsia="Times New Roman"/>
                <w:b/>
                <w:bCs/>
                <w:szCs w:val="24"/>
              </w:rPr>
            </w:pPr>
            <w:del w:id="231" w:author="AnnK" w:date="2026-09-25T20:10:00Z" w16du:dateUtc="2026-09-26T00:10:00Z">
              <w:r>
                <w:rPr>
                  <w:rFonts w:eastAsia="Times New Roman"/>
                  <w:b/>
                  <w:bCs/>
                  <w:szCs w:val="24"/>
                </w:rPr>
                <w:delText>Trading hours</w:delText>
              </w:r>
            </w:del>
          </w:p>
        </w:tc>
        <w:tc>
          <w:tcPr>
            <w:tcW w:w="1984" w:type="dxa"/>
            <w:vMerge w:val="restart"/>
            <w:tcBorders>
              <w:top w:val="single" w:sz="12" w:space="0" w:color="auto"/>
              <w:left w:val="single" w:sz="6" w:space="0" w:color="auto"/>
              <w:right w:val="single" w:sz="6" w:space="0" w:color="auto"/>
            </w:tcBorders>
            <w:vAlign w:val="center"/>
          </w:tcPr>
          <w:p w14:paraId="6677AF20" w14:textId="77777777" w:rsidR="008F540E" w:rsidRPr="0008744A" w:rsidRDefault="00E545E1" w:rsidP="008F540E">
            <w:pPr>
              <w:jc w:val="center"/>
              <w:rPr>
                <w:del w:id="232" w:author="AnnK" w:date="2026-09-25T20:10:00Z" w16du:dateUtc="2026-09-26T00:10:00Z"/>
                <w:rFonts w:eastAsia="Times New Roman"/>
                <w:b/>
                <w:bCs/>
                <w:szCs w:val="24"/>
              </w:rPr>
            </w:pPr>
            <w:del w:id="233" w:author="AnnK" w:date="2026-09-25T20:10:00Z" w16du:dateUtc="2026-09-26T00:10:00Z">
              <w:r w:rsidRPr="0008744A">
                <w:rPr>
                  <w:rFonts w:eastAsia="Times New Roman"/>
                  <w:b/>
                  <w:bCs/>
                  <w:szCs w:val="24"/>
                </w:rPr>
                <w:delText>Extracts from the trade register</w:delText>
              </w:r>
            </w:del>
          </w:p>
        </w:tc>
        <w:tc>
          <w:tcPr>
            <w:tcW w:w="3119" w:type="dxa"/>
            <w:gridSpan w:val="2"/>
            <w:tcBorders>
              <w:top w:val="single" w:sz="12" w:space="0" w:color="auto"/>
              <w:left w:val="single" w:sz="6" w:space="0" w:color="auto"/>
              <w:bottom w:val="single" w:sz="6" w:space="0" w:color="auto"/>
              <w:right w:val="single" w:sz="6" w:space="0" w:color="auto"/>
            </w:tcBorders>
            <w:vAlign w:val="center"/>
            <w:hideMark/>
          </w:tcPr>
          <w:p w14:paraId="18864C2C" w14:textId="77777777" w:rsidR="00E545E1" w:rsidRPr="0008744A" w:rsidRDefault="00E545E1" w:rsidP="00561FF9">
            <w:pPr>
              <w:ind w:left="-108" w:right="-108"/>
              <w:jc w:val="center"/>
              <w:rPr>
                <w:del w:id="234" w:author="AnnK" w:date="2026-09-25T20:10:00Z" w16du:dateUtc="2026-09-26T00:10:00Z"/>
                <w:rFonts w:eastAsia="Times New Roman"/>
                <w:b/>
                <w:bCs/>
                <w:szCs w:val="24"/>
              </w:rPr>
            </w:pPr>
            <w:del w:id="235" w:author="AnnK" w:date="2026-09-25T20:10:00Z" w16du:dateUtc="2026-09-26T00:10:00Z">
              <w:r w:rsidRPr="0008744A">
                <w:rPr>
                  <w:rFonts w:eastAsia="Times New Roman"/>
                  <w:b/>
                  <w:bCs/>
                  <w:szCs w:val="24"/>
                </w:rPr>
                <w:delText>Early settlement</w:delText>
              </w:r>
            </w:del>
          </w:p>
          <w:p w14:paraId="7324FCE3" w14:textId="77777777" w:rsidR="008F540E" w:rsidRPr="0008744A" w:rsidRDefault="00E545E1" w:rsidP="00561FF9">
            <w:pPr>
              <w:ind w:left="-108" w:right="-108"/>
              <w:jc w:val="center"/>
              <w:rPr>
                <w:del w:id="236" w:author="AnnK" w:date="2026-09-25T20:10:00Z" w16du:dateUtc="2026-09-26T00:10:00Z"/>
                <w:rFonts w:eastAsia="Times New Roman"/>
                <w:b/>
                <w:bCs/>
                <w:szCs w:val="24"/>
              </w:rPr>
            </w:pPr>
            <w:del w:id="237" w:author="AnnK" w:date="2026-09-25T20:10:00Z" w16du:dateUtc="2026-09-26T00:10:00Z">
              <w:r w:rsidRPr="0008744A">
                <w:rPr>
                  <w:rFonts w:eastAsia="Times New Roman"/>
                  <w:b/>
                  <w:bCs/>
                  <w:szCs w:val="24"/>
                </w:rPr>
                <w:delText>End of trading</w:delText>
              </w:r>
            </w:del>
          </w:p>
        </w:tc>
        <w:tc>
          <w:tcPr>
            <w:tcW w:w="1700" w:type="dxa"/>
            <w:vMerge w:val="restart"/>
            <w:tcBorders>
              <w:top w:val="single" w:sz="12" w:space="0" w:color="auto"/>
              <w:left w:val="single" w:sz="6" w:space="0" w:color="auto"/>
              <w:bottom w:val="single" w:sz="6" w:space="0" w:color="auto"/>
              <w:right w:val="single" w:sz="6" w:space="0" w:color="auto"/>
            </w:tcBorders>
            <w:vAlign w:val="center"/>
            <w:hideMark/>
          </w:tcPr>
          <w:p w14:paraId="6D06868D" w14:textId="77777777" w:rsidR="008F540E" w:rsidRPr="008678F5" w:rsidRDefault="00E545E1" w:rsidP="008F540E">
            <w:pPr>
              <w:ind w:left="-108" w:right="-109"/>
              <w:jc w:val="center"/>
              <w:rPr>
                <w:del w:id="238" w:author="AnnK" w:date="2026-09-25T20:10:00Z" w16du:dateUtc="2026-09-26T00:10:00Z"/>
                <w:rFonts w:eastAsia="Times New Roman"/>
                <w:b/>
                <w:bCs/>
                <w:szCs w:val="24"/>
              </w:rPr>
            </w:pPr>
            <w:del w:id="239" w:author="AnnK" w:date="2026-09-25T20:10:00Z" w16du:dateUtc="2026-09-26T00:10:00Z">
              <w:r>
                <w:rPr>
                  <w:rFonts w:eastAsia="Times New Roman"/>
                  <w:b/>
                  <w:bCs/>
                  <w:szCs w:val="24"/>
                </w:rPr>
                <w:delText>Early end of trading</w:delText>
              </w:r>
            </w:del>
          </w:p>
        </w:tc>
        <w:tc>
          <w:tcPr>
            <w:tcW w:w="2552" w:type="dxa"/>
            <w:vMerge w:val="restart"/>
            <w:tcBorders>
              <w:top w:val="single" w:sz="12" w:space="0" w:color="auto"/>
              <w:left w:val="single" w:sz="6" w:space="0" w:color="auto"/>
              <w:bottom w:val="single" w:sz="12" w:space="0" w:color="auto"/>
              <w:right w:val="single" w:sz="12" w:space="0" w:color="auto"/>
            </w:tcBorders>
            <w:vAlign w:val="center"/>
          </w:tcPr>
          <w:p w14:paraId="2E64B341" w14:textId="77777777" w:rsidR="00E545E1" w:rsidRPr="0008744A" w:rsidRDefault="00E545E1" w:rsidP="00BA2BFB">
            <w:pPr>
              <w:jc w:val="center"/>
              <w:rPr>
                <w:del w:id="240" w:author="AnnK" w:date="2026-09-25T20:10:00Z" w16du:dateUtc="2026-09-26T00:10:00Z"/>
                <w:rFonts w:eastAsia="Times New Roman"/>
                <w:b/>
                <w:bCs/>
                <w:szCs w:val="24"/>
              </w:rPr>
            </w:pPr>
            <w:del w:id="241" w:author="AnnK" w:date="2026-09-25T20:10:00Z" w16du:dateUtc="2026-09-26T00:10:00Z">
              <w:r w:rsidRPr="0008744A">
                <w:rPr>
                  <w:rFonts w:eastAsia="Times New Roman"/>
                  <w:b/>
                  <w:bCs/>
                  <w:szCs w:val="24"/>
                </w:rPr>
                <w:delText xml:space="preserve">Early settlement/early end of trading </w:delText>
              </w:r>
            </w:del>
          </w:p>
          <w:p w14:paraId="683D8AF8" w14:textId="77777777" w:rsidR="008F540E" w:rsidRDefault="00E545E1" w:rsidP="00E545E1">
            <w:pPr>
              <w:jc w:val="center"/>
              <w:rPr>
                <w:del w:id="242" w:author="AnnK" w:date="2026-09-25T20:10:00Z" w16du:dateUtc="2026-09-26T00:10:00Z"/>
                <w:rFonts w:eastAsia="Times New Roman"/>
                <w:b/>
                <w:bCs/>
                <w:szCs w:val="24"/>
              </w:rPr>
            </w:pPr>
            <w:del w:id="243" w:author="AnnK" w:date="2026-09-25T20:10:00Z" w16du:dateUtc="2026-09-26T00:10:00Z">
              <w:r>
                <w:rPr>
                  <w:rFonts w:eastAsia="Times New Roman"/>
                  <w:b/>
                  <w:bCs/>
                  <w:szCs w:val="24"/>
                </w:rPr>
                <w:delText xml:space="preserve">Extracts from the trade register </w:delText>
              </w:r>
            </w:del>
          </w:p>
          <w:p w14:paraId="1C093B71" w14:textId="77777777" w:rsidR="00E545E1" w:rsidRPr="008678F5" w:rsidRDefault="00E545E1" w:rsidP="00E545E1">
            <w:pPr>
              <w:jc w:val="center"/>
              <w:rPr>
                <w:del w:id="244" w:author="AnnK" w:date="2026-09-25T20:10:00Z" w16du:dateUtc="2026-09-26T00:10:00Z"/>
                <w:rFonts w:eastAsia="Times New Roman"/>
                <w:b/>
                <w:bCs/>
                <w:szCs w:val="24"/>
              </w:rPr>
            </w:pPr>
          </w:p>
        </w:tc>
      </w:tr>
      <w:tr w:rsidR="008F540E" w:rsidRPr="008678F5" w14:paraId="4B24E984" w14:textId="77777777" w:rsidTr="00B27A36">
        <w:trPr>
          <w:trHeight w:val="72"/>
          <w:del w:id="245" w:author="AnnK" w:date="2026-09-25T20:10:00Z" w16du:dateUtc="2026-09-26T00:10:00Z"/>
        </w:trPr>
        <w:tc>
          <w:tcPr>
            <w:tcW w:w="1999" w:type="dxa"/>
            <w:vMerge/>
            <w:tcBorders>
              <w:bottom w:val="single" w:sz="12" w:space="0" w:color="auto"/>
            </w:tcBorders>
            <w:vAlign w:val="center"/>
            <w:hideMark/>
          </w:tcPr>
          <w:p w14:paraId="33467F26" w14:textId="77777777" w:rsidR="008F540E" w:rsidRPr="008678F5" w:rsidRDefault="008F540E" w:rsidP="008F540E">
            <w:pPr>
              <w:jc w:val="center"/>
              <w:rPr>
                <w:del w:id="246" w:author="AnnK" w:date="2026-09-25T20:10:00Z" w16du:dateUtc="2026-09-26T00:10:00Z"/>
                <w:rFonts w:eastAsia="Times New Roman"/>
                <w:b/>
                <w:bCs/>
                <w:sz w:val="22"/>
              </w:rPr>
            </w:pPr>
          </w:p>
        </w:tc>
        <w:tc>
          <w:tcPr>
            <w:tcW w:w="2693" w:type="dxa"/>
            <w:vMerge/>
            <w:tcBorders>
              <w:bottom w:val="single" w:sz="12" w:space="0" w:color="auto"/>
            </w:tcBorders>
            <w:vAlign w:val="center"/>
            <w:hideMark/>
          </w:tcPr>
          <w:p w14:paraId="32889B77" w14:textId="77777777" w:rsidR="008F540E" w:rsidRPr="008678F5" w:rsidRDefault="008F540E" w:rsidP="008F540E">
            <w:pPr>
              <w:jc w:val="center"/>
              <w:rPr>
                <w:del w:id="247" w:author="AnnK" w:date="2026-09-25T20:10:00Z" w16du:dateUtc="2026-09-26T00:10:00Z"/>
                <w:rFonts w:eastAsia="Times New Roman"/>
                <w:b/>
                <w:bCs/>
                <w:sz w:val="22"/>
              </w:rPr>
            </w:pPr>
          </w:p>
        </w:tc>
        <w:tc>
          <w:tcPr>
            <w:tcW w:w="1418" w:type="dxa"/>
            <w:vMerge/>
            <w:tcBorders>
              <w:bottom w:val="single" w:sz="12" w:space="0" w:color="auto"/>
              <w:right w:val="single" w:sz="6" w:space="0" w:color="auto"/>
            </w:tcBorders>
            <w:vAlign w:val="center"/>
            <w:hideMark/>
          </w:tcPr>
          <w:p w14:paraId="3DC0E2B9" w14:textId="77777777" w:rsidR="008F540E" w:rsidRPr="008678F5" w:rsidRDefault="008F540E" w:rsidP="008F540E">
            <w:pPr>
              <w:jc w:val="center"/>
              <w:rPr>
                <w:del w:id="248" w:author="AnnK" w:date="2026-09-25T20:10:00Z" w16du:dateUtc="2026-09-26T00:10:00Z"/>
                <w:rFonts w:eastAsia="Times New Roman"/>
                <w:b/>
                <w:bCs/>
                <w:sz w:val="22"/>
              </w:rPr>
            </w:pPr>
          </w:p>
        </w:tc>
        <w:tc>
          <w:tcPr>
            <w:tcW w:w="1984" w:type="dxa"/>
            <w:vMerge/>
            <w:tcBorders>
              <w:left w:val="single" w:sz="6" w:space="0" w:color="auto"/>
              <w:bottom w:val="single" w:sz="12" w:space="0" w:color="auto"/>
              <w:right w:val="single" w:sz="6" w:space="0" w:color="auto"/>
            </w:tcBorders>
            <w:vAlign w:val="center"/>
          </w:tcPr>
          <w:p w14:paraId="2BC6996B" w14:textId="77777777" w:rsidR="008F540E" w:rsidRPr="008678F5" w:rsidRDefault="008F540E" w:rsidP="008F540E">
            <w:pPr>
              <w:ind w:left="-108" w:right="-108"/>
              <w:jc w:val="center"/>
              <w:rPr>
                <w:del w:id="249" w:author="AnnK" w:date="2026-09-25T20:10:00Z" w16du:dateUtc="2026-09-26T00:10:00Z"/>
                <w:rFonts w:eastAsia="Times New Roman"/>
                <w:b/>
                <w:bCs/>
                <w:sz w:val="22"/>
              </w:rPr>
            </w:pPr>
          </w:p>
        </w:tc>
        <w:tc>
          <w:tcPr>
            <w:tcW w:w="1559" w:type="dxa"/>
            <w:tcBorders>
              <w:top w:val="single" w:sz="6" w:space="0" w:color="auto"/>
              <w:left w:val="single" w:sz="6" w:space="0" w:color="auto"/>
              <w:bottom w:val="single" w:sz="12" w:space="0" w:color="auto"/>
            </w:tcBorders>
            <w:vAlign w:val="center"/>
            <w:hideMark/>
          </w:tcPr>
          <w:p w14:paraId="7CF858E9" w14:textId="77777777" w:rsidR="008F540E" w:rsidRPr="008678F5" w:rsidRDefault="00E545E1" w:rsidP="008F540E">
            <w:pPr>
              <w:ind w:left="-108" w:right="-108"/>
              <w:jc w:val="center"/>
              <w:rPr>
                <w:del w:id="250" w:author="AnnK" w:date="2026-09-25T20:10:00Z" w16du:dateUtc="2026-09-26T00:10:00Z"/>
                <w:rFonts w:eastAsia="Times New Roman"/>
                <w:b/>
                <w:bCs/>
                <w:sz w:val="22"/>
              </w:rPr>
            </w:pPr>
            <w:del w:id="251" w:author="AnnK" w:date="2026-09-25T20:10:00Z" w16du:dateUtc="2026-09-26T00:10:00Z">
              <w:r>
                <w:rPr>
                  <w:rFonts w:eastAsia="Times New Roman"/>
                  <w:b/>
                  <w:bCs/>
                  <w:sz w:val="22"/>
                </w:rPr>
                <w:delText>Standing instruction</w:delText>
              </w:r>
            </w:del>
          </w:p>
        </w:tc>
        <w:tc>
          <w:tcPr>
            <w:tcW w:w="1560" w:type="dxa"/>
            <w:tcBorders>
              <w:top w:val="single" w:sz="6" w:space="0" w:color="auto"/>
              <w:bottom w:val="single" w:sz="12" w:space="0" w:color="auto"/>
            </w:tcBorders>
            <w:vAlign w:val="center"/>
          </w:tcPr>
          <w:p w14:paraId="5E77E7F1" w14:textId="77777777" w:rsidR="008F540E" w:rsidRPr="008678F5" w:rsidRDefault="00E545E1" w:rsidP="008F540E">
            <w:pPr>
              <w:ind w:left="-108" w:right="-108"/>
              <w:jc w:val="center"/>
              <w:rPr>
                <w:del w:id="252" w:author="AnnK" w:date="2026-09-25T20:10:00Z" w16du:dateUtc="2026-09-26T00:10:00Z"/>
                <w:rFonts w:eastAsia="Times New Roman"/>
                <w:b/>
                <w:bCs/>
                <w:sz w:val="22"/>
              </w:rPr>
            </w:pPr>
            <w:del w:id="253" w:author="AnnK" w:date="2026-09-25T20:10:00Z" w16du:dateUtc="2026-09-26T00:10:00Z">
              <w:r>
                <w:rPr>
                  <w:rFonts w:eastAsia="Times New Roman"/>
                  <w:b/>
                  <w:bCs/>
                  <w:sz w:val="22"/>
                </w:rPr>
                <w:delText>One-time instruction</w:delText>
              </w:r>
            </w:del>
          </w:p>
        </w:tc>
        <w:tc>
          <w:tcPr>
            <w:tcW w:w="1700" w:type="dxa"/>
            <w:vMerge/>
            <w:tcBorders>
              <w:bottom w:val="single" w:sz="12" w:space="0" w:color="auto"/>
              <w:right w:val="single" w:sz="6" w:space="0" w:color="auto"/>
            </w:tcBorders>
            <w:vAlign w:val="center"/>
            <w:hideMark/>
          </w:tcPr>
          <w:p w14:paraId="3909E7C9" w14:textId="77777777" w:rsidR="008F540E" w:rsidRPr="008678F5" w:rsidRDefault="008F540E" w:rsidP="00D3695F">
            <w:pPr>
              <w:jc w:val="center"/>
              <w:rPr>
                <w:del w:id="254" w:author="AnnK" w:date="2026-09-25T20:10:00Z" w16du:dateUtc="2026-09-26T00:10:00Z"/>
                <w:rFonts w:eastAsia="Times New Roman"/>
                <w:b/>
                <w:bCs/>
                <w:sz w:val="22"/>
              </w:rPr>
            </w:pPr>
          </w:p>
        </w:tc>
        <w:tc>
          <w:tcPr>
            <w:tcW w:w="2552" w:type="dxa"/>
            <w:vMerge/>
            <w:tcBorders>
              <w:top w:val="single" w:sz="6" w:space="0" w:color="auto"/>
              <w:left w:val="single" w:sz="6" w:space="0" w:color="auto"/>
              <w:bottom w:val="single" w:sz="12" w:space="0" w:color="auto"/>
              <w:right w:val="single" w:sz="12" w:space="0" w:color="auto"/>
            </w:tcBorders>
          </w:tcPr>
          <w:p w14:paraId="4C0DDEB0" w14:textId="77777777" w:rsidR="008F540E" w:rsidRPr="008678F5" w:rsidRDefault="008F540E" w:rsidP="00D3695F">
            <w:pPr>
              <w:jc w:val="center"/>
              <w:rPr>
                <w:del w:id="255" w:author="AnnK" w:date="2026-09-25T20:10:00Z" w16du:dateUtc="2026-09-26T00:10:00Z"/>
                <w:rFonts w:eastAsia="Times New Roman"/>
                <w:b/>
                <w:bCs/>
                <w:sz w:val="22"/>
              </w:rPr>
            </w:pPr>
          </w:p>
        </w:tc>
      </w:tr>
      <w:tr w:rsidR="0008744A" w:rsidRPr="008678F5" w14:paraId="0467CDBC" w14:textId="77777777" w:rsidTr="008F7D00">
        <w:trPr>
          <w:trHeight w:val="203"/>
          <w:del w:id="256" w:author="AnnK" w:date="2026-09-25T20:10:00Z" w16du:dateUtc="2026-09-26T00:10:00Z"/>
        </w:trPr>
        <w:tc>
          <w:tcPr>
            <w:tcW w:w="1999" w:type="dxa"/>
            <w:vMerge w:val="restart"/>
            <w:vAlign w:val="center"/>
            <w:hideMark/>
          </w:tcPr>
          <w:p w14:paraId="621F5627" w14:textId="15B454A0" w:rsidR="0008744A" w:rsidRPr="006064E4" w:rsidRDefault="00D25584" w:rsidP="00BB3D44">
            <w:pPr>
              <w:rPr>
                <w:del w:id="257" w:author="AnnK" w:date="2026-09-25T20:10:00Z" w16du:dateUtc="2026-09-26T00:10:00Z"/>
                <w:rFonts w:eastAsia="Times New Roman"/>
                <w:b/>
                <w:bCs/>
                <w:sz w:val="22"/>
              </w:rPr>
            </w:pPr>
            <w:del w:id="258" w:author="AnnK" w:date="2026-09-25T20:10:00Z" w16du:dateUtc="2026-09-26T00:10:00Z">
              <w:r w:rsidRPr="00B5324B">
                <w:rPr>
                  <w:b/>
                  <w:bCs/>
                  <w:sz w:val="22"/>
                </w:rPr>
                <w:delText>BY</w:delText>
              </w:r>
              <w:r>
                <w:rPr>
                  <w:b/>
                  <w:bCs/>
                  <w:sz w:val="22"/>
                </w:rPr>
                <w:delText>N</w:delText>
              </w:r>
              <w:r w:rsidRPr="00B5324B">
                <w:rPr>
                  <w:b/>
                  <w:bCs/>
                  <w:sz w:val="22"/>
                </w:rPr>
                <w:delText xml:space="preserve">RUB_TOD, KZTRUB_TOD, CNYRUB_TOD, </w:delText>
              </w:r>
              <w:r>
                <w:rPr>
                  <w:b/>
                  <w:bCs/>
                  <w:sz w:val="22"/>
                </w:rPr>
                <w:delText>HKDRUB_TOD, CHFRUB_TOD</w:delText>
              </w:r>
              <w:r w:rsidR="00EA7729">
                <w:rPr>
                  <w:b/>
                  <w:bCs/>
                  <w:sz w:val="22"/>
                </w:rPr>
                <w:delText>, TRYRUB_TOD</w:delText>
              </w:r>
              <w:r w:rsidRPr="00062DE3">
                <w:rPr>
                  <w:b/>
                  <w:bCs/>
                  <w:sz w:val="22"/>
                </w:rPr>
                <w:delText>.</w:delText>
              </w:r>
            </w:del>
          </w:p>
        </w:tc>
        <w:tc>
          <w:tcPr>
            <w:tcW w:w="2693" w:type="dxa"/>
            <w:tcBorders>
              <w:top w:val="single" w:sz="12" w:space="0" w:color="auto"/>
              <w:bottom w:val="single" w:sz="6" w:space="0" w:color="auto"/>
            </w:tcBorders>
            <w:vAlign w:val="center"/>
            <w:hideMark/>
          </w:tcPr>
          <w:p w14:paraId="6738F0E7" w14:textId="77777777" w:rsidR="00106775" w:rsidRPr="00D1524E" w:rsidRDefault="00106775" w:rsidP="00D3695F">
            <w:pPr>
              <w:ind w:left="-108" w:right="-108"/>
              <w:jc w:val="center"/>
              <w:rPr>
                <w:del w:id="259" w:author="AnnK" w:date="2026-09-25T20:10:00Z" w16du:dateUtc="2026-09-26T00:10:00Z"/>
                <w:rFonts w:eastAsia="Times New Roman"/>
                <w:sz w:val="20"/>
              </w:rPr>
            </w:pPr>
          </w:p>
          <w:p w14:paraId="0E7ECCDA" w14:textId="77777777" w:rsidR="0008744A" w:rsidRPr="008678F5" w:rsidRDefault="0008744A" w:rsidP="00D3695F">
            <w:pPr>
              <w:ind w:left="-108" w:right="-108"/>
              <w:jc w:val="center"/>
              <w:rPr>
                <w:del w:id="260" w:author="AnnK" w:date="2026-09-25T20:10:00Z" w16du:dateUtc="2026-09-26T00:10:00Z"/>
                <w:rFonts w:eastAsia="Times New Roman"/>
                <w:sz w:val="20"/>
              </w:rPr>
            </w:pPr>
            <w:del w:id="261" w:author="AnnK" w:date="2026-09-25T20:10:00Z" w16du:dateUtc="2026-09-26T00:10:00Z">
              <w:r>
                <w:rPr>
                  <w:rFonts w:eastAsia="Times New Roman"/>
                  <w:sz w:val="20"/>
                </w:rPr>
                <w:delText xml:space="preserve">Main </w:delText>
              </w:r>
            </w:del>
          </w:p>
          <w:p w14:paraId="31856F22" w14:textId="77777777" w:rsidR="0008744A" w:rsidRDefault="0008744A" w:rsidP="00D3695F">
            <w:pPr>
              <w:ind w:left="-108" w:right="-108"/>
              <w:jc w:val="center"/>
              <w:rPr>
                <w:del w:id="262" w:author="AnnK" w:date="2026-09-25T20:10:00Z" w16du:dateUtc="2026-09-26T00:10:00Z"/>
                <w:rFonts w:eastAsia="Times New Roman"/>
                <w:sz w:val="20"/>
              </w:rPr>
            </w:pPr>
            <w:del w:id="263" w:author="AnnK" w:date="2026-09-25T20:10:00Z" w16du:dateUtc="2026-09-26T00:10:00Z">
              <w:r w:rsidRPr="008678F5">
                <w:rPr>
                  <w:rFonts w:eastAsia="Times New Roman"/>
                  <w:sz w:val="20"/>
                </w:rPr>
                <w:delText>(</w:delText>
              </w:r>
              <w:r>
                <w:rPr>
                  <w:rFonts w:eastAsia="Times New Roman"/>
                  <w:sz w:val="20"/>
                </w:rPr>
                <w:delText>order book trades</w:delText>
              </w:r>
              <w:r w:rsidRPr="008678F5">
                <w:rPr>
                  <w:rFonts w:eastAsia="Times New Roman"/>
                  <w:sz w:val="20"/>
                </w:rPr>
                <w:delText>)</w:delText>
              </w:r>
            </w:del>
          </w:p>
          <w:p w14:paraId="67053E12" w14:textId="77777777" w:rsidR="00106775" w:rsidRPr="008678F5" w:rsidRDefault="00106775" w:rsidP="00D3695F">
            <w:pPr>
              <w:ind w:left="-108" w:right="-108"/>
              <w:jc w:val="center"/>
              <w:rPr>
                <w:del w:id="264" w:author="AnnK" w:date="2026-09-25T20:10:00Z" w16du:dateUtc="2026-09-26T00:10:00Z"/>
                <w:rFonts w:eastAsia="Times New Roman"/>
                <w:sz w:val="20"/>
              </w:rPr>
            </w:pPr>
          </w:p>
        </w:tc>
        <w:tc>
          <w:tcPr>
            <w:tcW w:w="1418" w:type="dxa"/>
            <w:vAlign w:val="center"/>
            <w:hideMark/>
          </w:tcPr>
          <w:p w14:paraId="4F2B26C2" w14:textId="77777777" w:rsidR="0008744A" w:rsidRPr="008678F5" w:rsidRDefault="0008744A" w:rsidP="00D25584">
            <w:pPr>
              <w:ind w:left="-108" w:right="-108"/>
              <w:jc w:val="center"/>
              <w:rPr>
                <w:del w:id="265" w:author="AnnK" w:date="2026-09-25T20:10:00Z" w16du:dateUtc="2026-09-26T00:10:00Z"/>
                <w:rFonts w:eastAsia="Times New Roman"/>
                <w:b/>
                <w:bCs/>
                <w:sz w:val="22"/>
              </w:rPr>
            </w:pPr>
            <w:del w:id="266" w:author="AnnK" w:date="2026-09-25T20:10:00Z" w16du:dateUtc="2026-09-26T00:10:00Z">
              <w:r w:rsidRPr="008678F5">
                <w:rPr>
                  <w:rFonts w:eastAsia="Times New Roman"/>
                  <w:b/>
                  <w:bCs/>
                  <w:sz w:val="22"/>
                </w:rPr>
                <w:delText>10:00 - 1</w:delText>
              </w:r>
              <w:r w:rsidR="00D25584">
                <w:rPr>
                  <w:rFonts w:eastAsia="Times New Roman"/>
                  <w:b/>
                  <w:bCs/>
                  <w:sz w:val="22"/>
                </w:rPr>
                <w:delText>0</w:delText>
              </w:r>
              <w:r w:rsidRPr="008678F5">
                <w:rPr>
                  <w:rFonts w:eastAsia="Times New Roman"/>
                  <w:b/>
                  <w:bCs/>
                  <w:sz w:val="22"/>
                </w:rPr>
                <w:delText>:</w:delText>
              </w:r>
              <w:r w:rsidR="00D25584">
                <w:rPr>
                  <w:rFonts w:eastAsia="Times New Roman"/>
                  <w:b/>
                  <w:bCs/>
                  <w:sz w:val="22"/>
                </w:rPr>
                <w:delText>45</w:delText>
              </w:r>
            </w:del>
          </w:p>
        </w:tc>
        <w:tc>
          <w:tcPr>
            <w:tcW w:w="1984" w:type="dxa"/>
            <w:vMerge w:val="restart"/>
            <w:vAlign w:val="center"/>
          </w:tcPr>
          <w:p w14:paraId="457AC1BC" w14:textId="77777777" w:rsidR="0008744A" w:rsidRPr="008678F5" w:rsidRDefault="0008744A" w:rsidP="008F7D00">
            <w:pPr>
              <w:ind w:left="-108" w:right="-108"/>
              <w:jc w:val="center"/>
              <w:rPr>
                <w:del w:id="267" w:author="AnnK" w:date="2026-09-25T20:10:00Z" w16du:dateUtc="2026-09-26T00:10:00Z"/>
                <w:rFonts w:eastAsia="Times New Roman"/>
                <w:b/>
                <w:bCs/>
                <w:sz w:val="22"/>
              </w:rPr>
            </w:pPr>
            <w:del w:id="268" w:author="AnnK" w:date="2026-09-25T20:10:00Z" w16du:dateUtc="2026-09-26T00:10:00Z">
              <w:r>
                <w:rPr>
                  <w:rFonts w:eastAsia="Times New Roman"/>
                  <w:b/>
                  <w:bCs/>
                  <w:sz w:val="22"/>
                </w:rPr>
                <w:delText>from 11:15</w:delText>
              </w:r>
            </w:del>
          </w:p>
        </w:tc>
        <w:tc>
          <w:tcPr>
            <w:tcW w:w="1559" w:type="dxa"/>
            <w:vMerge w:val="restart"/>
            <w:tcBorders>
              <w:top w:val="single" w:sz="12" w:space="0" w:color="auto"/>
              <w:bottom w:val="single" w:sz="12" w:space="0" w:color="auto"/>
            </w:tcBorders>
            <w:shd w:val="clear" w:color="auto" w:fill="D9D9D9"/>
            <w:vAlign w:val="center"/>
            <w:hideMark/>
          </w:tcPr>
          <w:p w14:paraId="11671A4C" w14:textId="77777777" w:rsidR="0008744A" w:rsidRPr="008678F5" w:rsidRDefault="0008744A" w:rsidP="008F7D00">
            <w:pPr>
              <w:ind w:left="-108" w:right="-108"/>
              <w:jc w:val="center"/>
              <w:rPr>
                <w:del w:id="269" w:author="AnnK" w:date="2026-09-25T20:10:00Z" w16du:dateUtc="2026-09-26T00:10:00Z"/>
                <w:rFonts w:eastAsia="Times New Roman"/>
                <w:b/>
                <w:bCs/>
                <w:sz w:val="22"/>
              </w:rPr>
            </w:pPr>
          </w:p>
        </w:tc>
        <w:tc>
          <w:tcPr>
            <w:tcW w:w="1560" w:type="dxa"/>
            <w:vMerge w:val="restart"/>
            <w:tcBorders>
              <w:top w:val="single" w:sz="12" w:space="0" w:color="auto"/>
              <w:bottom w:val="single" w:sz="12" w:space="0" w:color="auto"/>
            </w:tcBorders>
            <w:shd w:val="clear" w:color="auto" w:fill="D9D9D9"/>
            <w:vAlign w:val="center"/>
          </w:tcPr>
          <w:p w14:paraId="3B6896A6" w14:textId="77777777" w:rsidR="0008744A" w:rsidRPr="008678F5" w:rsidRDefault="0008744A" w:rsidP="008F7D00">
            <w:pPr>
              <w:jc w:val="center"/>
              <w:rPr>
                <w:del w:id="270" w:author="AnnK" w:date="2026-09-25T20:10:00Z" w16du:dateUtc="2026-09-26T00:10:00Z"/>
                <w:rFonts w:eastAsia="Times New Roman"/>
                <w:b/>
                <w:bCs/>
                <w:sz w:val="22"/>
              </w:rPr>
            </w:pPr>
          </w:p>
        </w:tc>
        <w:tc>
          <w:tcPr>
            <w:tcW w:w="1700" w:type="dxa"/>
            <w:vMerge w:val="restart"/>
            <w:tcBorders>
              <w:top w:val="single" w:sz="12" w:space="0" w:color="auto"/>
            </w:tcBorders>
            <w:shd w:val="clear" w:color="auto" w:fill="D9D9D9"/>
            <w:vAlign w:val="center"/>
            <w:hideMark/>
          </w:tcPr>
          <w:p w14:paraId="36682B42" w14:textId="77777777" w:rsidR="0008744A" w:rsidRPr="008678F5" w:rsidRDefault="0008744A" w:rsidP="008F7D00">
            <w:pPr>
              <w:jc w:val="center"/>
              <w:rPr>
                <w:del w:id="271" w:author="AnnK" w:date="2026-09-25T20:10:00Z" w16du:dateUtc="2026-09-26T00:10:00Z"/>
                <w:rFonts w:eastAsia="Times New Roman"/>
                <w:b/>
                <w:bCs/>
                <w:sz w:val="22"/>
              </w:rPr>
            </w:pPr>
          </w:p>
        </w:tc>
        <w:tc>
          <w:tcPr>
            <w:tcW w:w="2552" w:type="dxa"/>
            <w:vMerge w:val="restart"/>
            <w:tcBorders>
              <w:top w:val="single" w:sz="12" w:space="0" w:color="auto"/>
              <w:bottom w:val="single" w:sz="6" w:space="0" w:color="auto"/>
            </w:tcBorders>
            <w:shd w:val="clear" w:color="auto" w:fill="D9D9D9"/>
            <w:vAlign w:val="center"/>
          </w:tcPr>
          <w:p w14:paraId="55504B5B" w14:textId="77777777" w:rsidR="0008744A" w:rsidRPr="00793664" w:rsidRDefault="0008744A" w:rsidP="008F7D00">
            <w:pPr>
              <w:jc w:val="center"/>
              <w:rPr>
                <w:del w:id="272" w:author="AnnK" w:date="2026-09-25T20:10:00Z" w16du:dateUtc="2026-09-26T00:10:00Z"/>
                <w:rFonts w:eastAsia="Times New Roman"/>
                <w:b/>
                <w:bCs/>
                <w:sz w:val="22"/>
              </w:rPr>
            </w:pPr>
          </w:p>
        </w:tc>
      </w:tr>
      <w:tr w:rsidR="0008744A" w:rsidRPr="00D25584" w14:paraId="0206F5B3" w14:textId="77777777" w:rsidTr="008F7D00">
        <w:trPr>
          <w:trHeight w:val="214"/>
          <w:del w:id="273" w:author="AnnK" w:date="2026-09-25T20:10:00Z" w16du:dateUtc="2026-09-26T00:10:00Z"/>
        </w:trPr>
        <w:tc>
          <w:tcPr>
            <w:tcW w:w="1999" w:type="dxa"/>
            <w:vMerge/>
            <w:vAlign w:val="center"/>
            <w:hideMark/>
          </w:tcPr>
          <w:p w14:paraId="1D4C5973" w14:textId="77777777" w:rsidR="0008744A" w:rsidRPr="008678F5" w:rsidRDefault="0008744A" w:rsidP="00D3695F">
            <w:pPr>
              <w:rPr>
                <w:del w:id="274" w:author="AnnK" w:date="2026-09-25T20:10:00Z" w16du:dateUtc="2026-09-26T00:10:00Z"/>
                <w:rFonts w:eastAsia="Times New Roman"/>
                <w:b/>
                <w:bCs/>
                <w:sz w:val="22"/>
              </w:rPr>
            </w:pPr>
          </w:p>
        </w:tc>
        <w:tc>
          <w:tcPr>
            <w:tcW w:w="2693" w:type="dxa"/>
            <w:tcBorders>
              <w:top w:val="single" w:sz="6" w:space="0" w:color="auto"/>
              <w:bottom w:val="single" w:sz="6" w:space="0" w:color="auto"/>
            </w:tcBorders>
            <w:vAlign w:val="center"/>
            <w:hideMark/>
          </w:tcPr>
          <w:p w14:paraId="15105471" w14:textId="77777777" w:rsidR="00106775" w:rsidRDefault="00106775" w:rsidP="00D3695F">
            <w:pPr>
              <w:jc w:val="center"/>
              <w:rPr>
                <w:del w:id="275" w:author="AnnK" w:date="2026-09-25T20:10:00Z" w16du:dateUtc="2026-09-26T00:10:00Z"/>
                <w:rFonts w:eastAsia="Times New Roman"/>
                <w:sz w:val="20"/>
              </w:rPr>
            </w:pPr>
          </w:p>
          <w:p w14:paraId="2E84275A" w14:textId="77777777" w:rsidR="0008744A" w:rsidRPr="0008744A" w:rsidRDefault="0008744A" w:rsidP="00D3695F">
            <w:pPr>
              <w:jc w:val="center"/>
              <w:rPr>
                <w:del w:id="276" w:author="AnnK" w:date="2026-09-25T20:10:00Z" w16du:dateUtc="2026-09-26T00:10:00Z"/>
                <w:rFonts w:eastAsia="Times New Roman"/>
                <w:sz w:val="20"/>
              </w:rPr>
            </w:pPr>
            <w:del w:id="277" w:author="AnnK" w:date="2026-09-25T20:10:00Z" w16du:dateUtc="2026-09-26T00:10:00Z">
              <w:r w:rsidRPr="0008744A">
                <w:rPr>
                  <w:rFonts w:eastAsia="Times New Roman"/>
                  <w:sz w:val="20"/>
                </w:rPr>
                <w:delText>Off order book trades</w:delText>
              </w:r>
            </w:del>
          </w:p>
          <w:p w14:paraId="1EE6794B" w14:textId="77777777" w:rsidR="0008744A" w:rsidRDefault="0008744A" w:rsidP="00D3695F">
            <w:pPr>
              <w:jc w:val="center"/>
              <w:rPr>
                <w:del w:id="278" w:author="AnnK" w:date="2026-09-25T20:10:00Z" w16du:dateUtc="2026-09-26T00:10:00Z"/>
                <w:rFonts w:eastAsia="Times New Roman"/>
                <w:sz w:val="20"/>
              </w:rPr>
            </w:pPr>
            <w:del w:id="279" w:author="AnnK" w:date="2026-09-25T20:10:00Z" w16du:dateUtc="2026-09-26T00:10:00Z">
              <w:r w:rsidRPr="0008744A">
                <w:rPr>
                  <w:rFonts w:eastAsia="Times New Roman"/>
                  <w:sz w:val="20"/>
                </w:rPr>
                <w:delText>(different settlement codes)</w:delText>
              </w:r>
            </w:del>
          </w:p>
          <w:p w14:paraId="0AC804AC" w14:textId="77777777" w:rsidR="00106775" w:rsidRPr="0008744A" w:rsidRDefault="00106775" w:rsidP="00D3695F">
            <w:pPr>
              <w:jc w:val="center"/>
              <w:rPr>
                <w:del w:id="280" w:author="AnnK" w:date="2026-09-25T20:10:00Z" w16du:dateUtc="2026-09-26T00:10:00Z"/>
                <w:rFonts w:eastAsia="Times New Roman"/>
                <w:sz w:val="20"/>
              </w:rPr>
            </w:pPr>
          </w:p>
        </w:tc>
        <w:tc>
          <w:tcPr>
            <w:tcW w:w="1418" w:type="dxa"/>
            <w:vAlign w:val="center"/>
            <w:hideMark/>
          </w:tcPr>
          <w:p w14:paraId="3667E678" w14:textId="77777777" w:rsidR="0008744A" w:rsidRPr="0008744A" w:rsidRDefault="00D25584" w:rsidP="008F7D00">
            <w:pPr>
              <w:ind w:left="-108" w:right="-108"/>
              <w:jc w:val="center"/>
              <w:rPr>
                <w:del w:id="281" w:author="AnnK" w:date="2026-09-25T20:10:00Z" w16du:dateUtc="2026-09-26T00:10:00Z"/>
                <w:rFonts w:eastAsia="Times New Roman"/>
                <w:b/>
                <w:bCs/>
                <w:sz w:val="22"/>
              </w:rPr>
            </w:pPr>
            <w:del w:id="282" w:author="AnnK" w:date="2026-09-25T20:10:00Z" w16du:dateUtc="2026-09-26T00:10:00Z">
              <w:r w:rsidRPr="008678F5">
                <w:rPr>
                  <w:rFonts w:eastAsia="Times New Roman"/>
                  <w:b/>
                  <w:bCs/>
                  <w:sz w:val="22"/>
                </w:rPr>
                <w:delText>10:00 - 11:00</w:delText>
              </w:r>
            </w:del>
          </w:p>
        </w:tc>
        <w:tc>
          <w:tcPr>
            <w:tcW w:w="1984" w:type="dxa"/>
            <w:vMerge/>
            <w:vAlign w:val="center"/>
          </w:tcPr>
          <w:p w14:paraId="4B0154F9" w14:textId="77777777" w:rsidR="0008744A" w:rsidRPr="0008744A" w:rsidRDefault="0008744A" w:rsidP="008F7D00">
            <w:pPr>
              <w:ind w:left="-108" w:right="-108"/>
              <w:jc w:val="center"/>
              <w:rPr>
                <w:del w:id="283" w:author="AnnK" w:date="2026-09-25T20:10:00Z" w16du:dateUtc="2026-09-26T00:10:00Z"/>
                <w:rFonts w:eastAsia="Times New Roman"/>
                <w:b/>
                <w:bCs/>
                <w:sz w:val="22"/>
              </w:rPr>
            </w:pPr>
          </w:p>
        </w:tc>
        <w:tc>
          <w:tcPr>
            <w:tcW w:w="1559" w:type="dxa"/>
            <w:vMerge/>
            <w:tcBorders>
              <w:top w:val="single" w:sz="6" w:space="0" w:color="auto"/>
              <w:bottom w:val="single" w:sz="12" w:space="0" w:color="auto"/>
            </w:tcBorders>
            <w:shd w:val="clear" w:color="auto" w:fill="D9D9D9"/>
            <w:vAlign w:val="center"/>
            <w:hideMark/>
          </w:tcPr>
          <w:p w14:paraId="0D25A3F6" w14:textId="77777777" w:rsidR="0008744A" w:rsidRPr="0008744A" w:rsidRDefault="0008744A" w:rsidP="008F7D00">
            <w:pPr>
              <w:ind w:left="-108" w:right="-108"/>
              <w:jc w:val="center"/>
              <w:rPr>
                <w:del w:id="284" w:author="AnnK" w:date="2026-09-25T20:10:00Z" w16du:dateUtc="2026-09-26T00:10:00Z"/>
                <w:rFonts w:eastAsia="Times New Roman"/>
                <w:b/>
                <w:bCs/>
                <w:sz w:val="22"/>
              </w:rPr>
            </w:pPr>
          </w:p>
        </w:tc>
        <w:tc>
          <w:tcPr>
            <w:tcW w:w="1560" w:type="dxa"/>
            <w:vMerge/>
            <w:tcBorders>
              <w:top w:val="single" w:sz="6" w:space="0" w:color="auto"/>
              <w:bottom w:val="single" w:sz="12" w:space="0" w:color="auto"/>
            </w:tcBorders>
            <w:shd w:val="clear" w:color="auto" w:fill="D9D9D9"/>
            <w:vAlign w:val="center"/>
          </w:tcPr>
          <w:p w14:paraId="780FBD20" w14:textId="77777777" w:rsidR="0008744A" w:rsidRPr="0008744A" w:rsidRDefault="0008744A" w:rsidP="008F7D00">
            <w:pPr>
              <w:jc w:val="center"/>
              <w:rPr>
                <w:del w:id="285" w:author="AnnK" w:date="2026-09-25T20:10:00Z" w16du:dateUtc="2026-09-26T00:10:00Z"/>
                <w:rFonts w:eastAsia="Times New Roman"/>
                <w:b/>
                <w:bCs/>
                <w:sz w:val="22"/>
              </w:rPr>
            </w:pPr>
          </w:p>
        </w:tc>
        <w:tc>
          <w:tcPr>
            <w:tcW w:w="1700" w:type="dxa"/>
            <w:vMerge/>
            <w:tcBorders>
              <w:bottom w:val="single" w:sz="6" w:space="0" w:color="auto"/>
            </w:tcBorders>
            <w:shd w:val="clear" w:color="auto" w:fill="D9D9D9"/>
            <w:vAlign w:val="center"/>
            <w:hideMark/>
          </w:tcPr>
          <w:p w14:paraId="0ED76DA3" w14:textId="77777777" w:rsidR="0008744A" w:rsidRPr="0008744A" w:rsidRDefault="0008744A" w:rsidP="008F7D00">
            <w:pPr>
              <w:jc w:val="center"/>
              <w:rPr>
                <w:del w:id="286" w:author="AnnK" w:date="2026-09-25T20:10:00Z" w16du:dateUtc="2026-09-26T00:10:00Z"/>
                <w:rFonts w:eastAsia="Times New Roman"/>
                <w:b/>
                <w:bCs/>
                <w:sz w:val="22"/>
              </w:rPr>
            </w:pPr>
          </w:p>
        </w:tc>
        <w:tc>
          <w:tcPr>
            <w:tcW w:w="2552" w:type="dxa"/>
            <w:vMerge/>
            <w:tcBorders>
              <w:top w:val="single" w:sz="6" w:space="0" w:color="auto"/>
              <w:bottom w:val="single" w:sz="6" w:space="0" w:color="auto"/>
            </w:tcBorders>
            <w:shd w:val="clear" w:color="auto" w:fill="D9D9D9"/>
            <w:vAlign w:val="center"/>
          </w:tcPr>
          <w:p w14:paraId="7995C72D" w14:textId="77777777" w:rsidR="0008744A" w:rsidRPr="0008744A" w:rsidRDefault="0008744A" w:rsidP="008F7D00">
            <w:pPr>
              <w:jc w:val="center"/>
              <w:rPr>
                <w:del w:id="287" w:author="AnnK" w:date="2026-09-25T20:10:00Z" w16du:dateUtc="2026-09-26T00:10:00Z"/>
                <w:rFonts w:eastAsia="Times New Roman"/>
                <w:b/>
                <w:bCs/>
                <w:sz w:val="22"/>
              </w:rPr>
            </w:pPr>
          </w:p>
        </w:tc>
      </w:tr>
      <w:tr w:rsidR="0008744A" w:rsidRPr="00EA7729" w14:paraId="42FEBA6B" w14:textId="77777777" w:rsidTr="00F05F1B">
        <w:trPr>
          <w:trHeight w:val="306"/>
          <w:del w:id="288" w:author="AnnK" w:date="2026-09-25T20:10:00Z" w16du:dateUtc="2026-09-26T00:10:00Z"/>
        </w:trPr>
        <w:tc>
          <w:tcPr>
            <w:tcW w:w="1999" w:type="dxa"/>
            <w:vMerge/>
            <w:tcBorders>
              <w:bottom w:val="single" w:sz="12" w:space="0" w:color="auto"/>
            </w:tcBorders>
            <w:vAlign w:val="center"/>
            <w:hideMark/>
          </w:tcPr>
          <w:p w14:paraId="600C7A50" w14:textId="77777777" w:rsidR="0008744A" w:rsidRPr="0008744A" w:rsidRDefault="0008744A" w:rsidP="00D3695F">
            <w:pPr>
              <w:rPr>
                <w:del w:id="289" w:author="AnnK" w:date="2026-09-25T20:10:00Z" w16du:dateUtc="2026-09-26T00:10:00Z"/>
                <w:rFonts w:eastAsia="Times New Roman"/>
                <w:b/>
                <w:bCs/>
                <w:sz w:val="22"/>
              </w:rPr>
            </w:pPr>
          </w:p>
        </w:tc>
        <w:tc>
          <w:tcPr>
            <w:tcW w:w="2693" w:type="dxa"/>
            <w:tcBorders>
              <w:top w:val="single" w:sz="6" w:space="0" w:color="auto"/>
              <w:bottom w:val="single" w:sz="12" w:space="0" w:color="auto"/>
            </w:tcBorders>
            <w:vAlign w:val="center"/>
            <w:hideMark/>
          </w:tcPr>
          <w:p w14:paraId="59BD484C" w14:textId="77777777" w:rsidR="0008744A" w:rsidRPr="0008744A" w:rsidRDefault="0008744A" w:rsidP="00D3695F">
            <w:pPr>
              <w:jc w:val="center"/>
              <w:rPr>
                <w:del w:id="290" w:author="AnnK" w:date="2026-09-25T20:10:00Z" w16du:dateUtc="2026-09-26T00:10:00Z"/>
                <w:rFonts w:eastAsia="Times New Roman"/>
                <w:sz w:val="20"/>
              </w:rPr>
            </w:pPr>
            <w:del w:id="291" w:author="AnnK" w:date="2026-09-25T20:10:00Z" w16du:dateUtc="2026-09-26T00:10:00Z">
              <w:r w:rsidRPr="0008744A">
                <w:rPr>
                  <w:rFonts w:eastAsia="Times New Roman"/>
                  <w:sz w:val="20"/>
                </w:rPr>
                <w:delText>Off order book trades</w:delText>
              </w:r>
            </w:del>
          </w:p>
          <w:p w14:paraId="4D8B7868" w14:textId="77777777" w:rsidR="0008744A" w:rsidRPr="0008744A" w:rsidRDefault="0008744A" w:rsidP="00D3695F">
            <w:pPr>
              <w:jc w:val="center"/>
              <w:rPr>
                <w:del w:id="292" w:author="AnnK" w:date="2026-09-25T20:10:00Z" w16du:dateUtc="2026-09-26T00:10:00Z"/>
                <w:rFonts w:eastAsia="Times New Roman"/>
                <w:sz w:val="20"/>
              </w:rPr>
            </w:pPr>
            <w:del w:id="293" w:author="AnnK" w:date="2026-09-25T20:10:00Z" w16du:dateUtc="2026-09-26T00:10:00Z">
              <w:r w:rsidRPr="0008744A">
                <w:rPr>
                  <w:rFonts w:eastAsia="Times New Roman"/>
                  <w:sz w:val="20"/>
                </w:rPr>
                <w:delText>(one settlement code)</w:delText>
              </w:r>
            </w:del>
          </w:p>
        </w:tc>
        <w:tc>
          <w:tcPr>
            <w:tcW w:w="1418" w:type="dxa"/>
            <w:tcBorders>
              <w:bottom w:val="single" w:sz="12" w:space="0" w:color="auto"/>
            </w:tcBorders>
            <w:vAlign w:val="center"/>
            <w:hideMark/>
          </w:tcPr>
          <w:p w14:paraId="57A3F263" w14:textId="77777777" w:rsidR="0008744A" w:rsidRDefault="0008744A" w:rsidP="008F7D00">
            <w:pPr>
              <w:ind w:left="-108" w:right="-108"/>
              <w:jc w:val="center"/>
              <w:rPr>
                <w:del w:id="294" w:author="AnnK" w:date="2026-09-25T20:10:00Z" w16du:dateUtc="2026-09-26T00:10:00Z"/>
                <w:rFonts w:eastAsia="Times New Roman"/>
                <w:bCs/>
                <w:sz w:val="22"/>
              </w:rPr>
            </w:pPr>
            <w:del w:id="295" w:author="AnnK" w:date="2026-09-25T20:10:00Z" w16du:dateUtc="2026-09-26T00:10:00Z">
              <w:r w:rsidRPr="008678F5">
                <w:rPr>
                  <w:rFonts w:eastAsia="Times New Roman"/>
                  <w:b/>
                  <w:bCs/>
                  <w:sz w:val="22"/>
                </w:rPr>
                <w:delText>10:00 - 23:50</w:delText>
              </w:r>
              <w:r w:rsidR="00C74272">
                <w:rPr>
                  <w:rFonts w:eastAsia="Times New Roman"/>
                  <w:bCs/>
                  <w:sz w:val="22"/>
                </w:rPr>
                <w:delText>,</w:delText>
              </w:r>
            </w:del>
          </w:p>
          <w:p w14:paraId="33AF7DCB" w14:textId="77777777" w:rsidR="00C74272" w:rsidRDefault="00C74272" w:rsidP="008F7D00">
            <w:pPr>
              <w:ind w:left="-108" w:right="-108"/>
              <w:jc w:val="center"/>
              <w:rPr>
                <w:del w:id="296" w:author="AnnK" w:date="2026-09-25T20:10:00Z" w16du:dateUtc="2026-09-26T00:10:00Z"/>
                <w:rFonts w:eastAsia="Times New Roman"/>
                <w:bCs/>
                <w:sz w:val="22"/>
              </w:rPr>
            </w:pPr>
            <w:del w:id="297" w:author="AnnK" w:date="2026-09-25T20:10:00Z" w16du:dateUtc="2026-09-26T00:10:00Z">
              <w:r>
                <w:rPr>
                  <w:rFonts w:eastAsia="Times New Roman"/>
                  <w:bCs/>
                  <w:sz w:val="22"/>
                </w:rPr>
                <w:delText>m</w:delText>
              </w:r>
              <w:r w:rsidRPr="00C74272">
                <w:rPr>
                  <w:rFonts w:eastAsia="Times New Roman"/>
                  <w:bCs/>
                  <w:sz w:val="22"/>
                </w:rPr>
                <w:delText>aintenance break</w:delText>
              </w:r>
              <w:r>
                <w:rPr>
                  <w:rFonts w:eastAsia="Times New Roman"/>
                  <w:bCs/>
                  <w:sz w:val="22"/>
                </w:rPr>
                <w:delText xml:space="preserve"> </w:delText>
              </w:r>
            </w:del>
          </w:p>
          <w:p w14:paraId="7A96FDBA" w14:textId="68891329" w:rsidR="00C74272" w:rsidRPr="00C74272" w:rsidRDefault="00C74272" w:rsidP="008F7D00">
            <w:pPr>
              <w:ind w:left="-108" w:right="-108"/>
              <w:jc w:val="center"/>
              <w:rPr>
                <w:del w:id="298" w:author="AnnK" w:date="2026-09-25T20:10:00Z" w16du:dateUtc="2026-09-26T00:10:00Z"/>
                <w:rFonts w:eastAsia="Times New Roman"/>
                <w:bCs/>
                <w:sz w:val="22"/>
              </w:rPr>
            </w:pPr>
            <w:del w:id="299" w:author="AnnK" w:date="2026-09-25T20:10:00Z" w16du:dateUtc="2026-09-26T00:10:00Z">
              <w:r>
                <w:rPr>
                  <w:rFonts w:eastAsia="Times New Roman"/>
                  <w:bCs/>
                  <w:sz w:val="22"/>
                </w:rPr>
                <w:delText>11:00 – 11:30</w:delText>
              </w:r>
            </w:del>
          </w:p>
        </w:tc>
        <w:tc>
          <w:tcPr>
            <w:tcW w:w="1984" w:type="dxa"/>
            <w:tcBorders>
              <w:bottom w:val="single" w:sz="12" w:space="0" w:color="auto"/>
            </w:tcBorders>
            <w:vAlign w:val="center"/>
          </w:tcPr>
          <w:p w14:paraId="0D90C182" w14:textId="77777777" w:rsidR="0008744A" w:rsidRPr="0008744A" w:rsidRDefault="0008744A" w:rsidP="008F7D00">
            <w:pPr>
              <w:ind w:left="-108" w:right="-108"/>
              <w:jc w:val="center"/>
              <w:rPr>
                <w:del w:id="300" w:author="AnnK" w:date="2026-09-25T20:10:00Z" w16du:dateUtc="2026-09-26T00:10:00Z"/>
                <w:b/>
                <w:sz w:val="22"/>
              </w:rPr>
            </w:pPr>
            <w:del w:id="301" w:author="AnnK" w:date="2026-09-25T20:10:00Z" w16du:dateUtc="2026-09-26T00:10:00Z">
              <w:r w:rsidRPr="0008744A">
                <w:rPr>
                  <w:b/>
                  <w:sz w:val="22"/>
                </w:rPr>
                <w:delText xml:space="preserve">from 19:15 </w:delText>
              </w:r>
              <w:r w:rsidRPr="003D6117">
                <w:rPr>
                  <w:sz w:val="22"/>
                </w:rPr>
                <w:delText>for trades executed until</w:delText>
              </w:r>
              <w:r w:rsidR="00471211">
                <w:rPr>
                  <w:b/>
                  <w:sz w:val="22"/>
                </w:rPr>
                <w:delText xml:space="preserve"> </w:delText>
              </w:r>
              <w:r w:rsidRPr="0008744A">
                <w:rPr>
                  <w:b/>
                  <w:sz w:val="22"/>
                </w:rPr>
                <w:delText>19:00;</w:delText>
              </w:r>
            </w:del>
          </w:p>
          <w:p w14:paraId="055C524D" w14:textId="77777777" w:rsidR="0008744A" w:rsidRPr="003D6117" w:rsidRDefault="0008744A" w:rsidP="00B219F6">
            <w:pPr>
              <w:ind w:left="-108" w:right="-108"/>
              <w:jc w:val="center"/>
              <w:rPr>
                <w:del w:id="302" w:author="AnnK" w:date="2026-09-25T20:10:00Z" w16du:dateUtc="2026-09-26T00:10:00Z"/>
                <w:sz w:val="22"/>
              </w:rPr>
            </w:pPr>
            <w:del w:id="303" w:author="AnnK" w:date="2026-09-25T20:10:00Z" w16du:dateUtc="2026-09-26T00:10:00Z">
              <w:r w:rsidRPr="0008744A">
                <w:rPr>
                  <w:b/>
                  <w:sz w:val="22"/>
                </w:rPr>
                <w:delText>until 9:30 on the</w:delText>
              </w:r>
              <w:r w:rsidR="00471211">
                <w:rPr>
                  <w:b/>
                  <w:sz w:val="22"/>
                </w:rPr>
                <w:delText xml:space="preserve"> </w:delText>
              </w:r>
              <w:r w:rsidRPr="0008744A">
                <w:rPr>
                  <w:b/>
                  <w:sz w:val="22"/>
                </w:rPr>
                <w:delText xml:space="preserve">next business day, </w:delText>
              </w:r>
              <w:r w:rsidRPr="003D6117">
                <w:rPr>
                  <w:sz w:val="22"/>
                </w:rPr>
                <w:delText>for trades executed from 19:00 until 23:50</w:delText>
              </w:r>
            </w:del>
          </w:p>
          <w:p w14:paraId="5B84D209" w14:textId="77777777" w:rsidR="00106775" w:rsidRDefault="00106775" w:rsidP="00B219F6">
            <w:pPr>
              <w:ind w:left="-108" w:right="-108"/>
              <w:jc w:val="center"/>
              <w:rPr>
                <w:del w:id="304" w:author="AnnK" w:date="2026-09-25T20:10:00Z" w16du:dateUtc="2026-09-26T00:10:00Z"/>
                <w:rFonts w:eastAsia="Times New Roman"/>
                <w:b/>
                <w:bCs/>
                <w:sz w:val="22"/>
              </w:rPr>
            </w:pPr>
          </w:p>
          <w:p w14:paraId="41CDFEAF" w14:textId="77777777" w:rsidR="00010CD8" w:rsidRPr="0008744A" w:rsidRDefault="00010CD8" w:rsidP="00B219F6">
            <w:pPr>
              <w:ind w:left="-108" w:right="-108"/>
              <w:jc w:val="center"/>
              <w:rPr>
                <w:del w:id="305" w:author="AnnK" w:date="2026-09-25T20:10:00Z" w16du:dateUtc="2026-09-26T00:10:00Z"/>
                <w:rFonts w:eastAsia="Times New Roman"/>
                <w:b/>
                <w:bCs/>
                <w:sz w:val="22"/>
              </w:rPr>
            </w:pPr>
          </w:p>
        </w:tc>
        <w:tc>
          <w:tcPr>
            <w:tcW w:w="1559" w:type="dxa"/>
            <w:vMerge/>
            <w:tcBorders>
              <w:top w:val="single" w:sz="6" w:space="0" w:color="auto"/>
              <w:bottom w:val="single" w:sz="12" w:space="0" w:color="auto"/>
            </w:tcBorders>
            <w:shd w:val="clear" w:color="auto" w:fill="D9D9D9"/>
            <w:vAlign w:val="center"/>
            <w:hideMark/>
          </w:tcPr>
          <w:p w14:paraId="16B04795" w14:textId="77777777" w:rsidR="0008744A" w:rsidRPr="0008744A" w:rsidRDefault="0008744A" w:rsidP="008F7D00">
            <w:pPr>
              <w:ind w:left="-108" w:right="-108"/>
              <w:jc w:val="center"/>
              <w:rPr>
                <w:del w:id="306" w:author="AnnK" w:date="2026-09-25T20:10:00Z" w16du:dateUtc="2026-09-26T00:10:00Z"/>
                <w:rFonts w:eastAsia="Times New Roman"/>
                <w:b/>
                <w:bCs/>
                <w:sz w:val="22"/>
              </w:rPr>
            </w:pPr>
          </w:p>
        </w:tc>
        <w:tc>
          <w:tcPr>
            <w:tcW w:w="1560" w:type="dxa"/>
            <w:vMerge/>
            <w:tcBorders>
              <w:top w:val="single" w:sz="6" w:space="0" w:color="auto"/>
              <w:bottom w:val="single" w:sz="12" w:space="0" w:color="auto"/>
            </w:tcBorders>
            <w:shd w:val="clear" w:color="auto" w:fill="D9D9D9"/>
            <w:vAlign w:val="center"/>
          </w:tcPr>
          <w:p w14:paraId="03B6E7F7" w14:textId="77777777" w:rsidR="0008744A" w:rsidRPr="0008744A" w:rsidRDefault="0008744A" w:rsidP="008F7D00">
            <w:pPr>
              <w:jc w:val="center"/>
              <w:rPr>
                <w:del w:id="307" w:author="AnnK" w:date="2026-09-25T20:10:00Z" w16du:dateUtc="2026-09-26T00:10:00Z"/>
                <w:rFonts w:eastAsia="Times New Roman"/>
                <w:b/>
                <w:bCs/>
                <w:sz w:val="22"/>
              </w:rPr>
            </w:pPr>
          </w:p>
        </w:tc>
        <w:tc>
          <w:tcPr>
            <w:tcW w:w="1700" w:type="dxa"/>
            <w:tcBorders>
              <w:top w:val="single" w:sz="6" w:space="0" w:color="auto"/>
              <w:bottom w:val="single" w:sz="12" w:space="0" w:color="auto"/>
            </w:tcBorders>
            <w:vAlign w:val="center"/>
            <w:hideMark/>
          </w:tcPr>
          <w:p w14:paraId="1AED9120" w14:textId="77777777" w:rsidR="0008744A" w:rsidRPr="008678F5" w:rsidRDefault="0008744A" w:rsidP="008F7D00">
            <w:pPr>
              <w:jc w:val="center"/>
              <w:rPr>
                <w:del w:id="308" w:author="AnnK" w:date="2026-09-25T20:10:00Z" w16du:dateUtc="2026-09-26T00:10:00Z"/>
                <w:rFonts w:eastAsia="Times New Roman"/>
                <w:b/>
                <w:bCs/>
                <w:sz w:val="22"/>
              </w:rPr>
            </w:pPr>
            <w:del w:id="309" w:author="AnnK" w:date="2026-09-25T20:10:00Z" w16du:dateUtc="2026-09-26T00:10:00Z">
              <w:r w:rsidRPr="00332885">
                <w:rPr>
                  <w:rFonts w:eastAsia="Times New Roman"/>
                  <w:b/>
                  <w:bCs/>
                  <w:sz w:val="22"/>
                </w:rPr>
                <w:delText>18:00, 19:00</w:delText>
              </w:r>
            </w:del>
          </w:p>
        </w:tc>
        <w:tc>
          <w:tcPr>
            <w:tcW w:w="2552" w:type="dxa"/>
            <w:tcBorders>
              <w:top w:val="single" w:sz="6" w:space="0" w:color="auto"/>
              <w:bottom w:val="single" w:sz="12" w:space="0" w:color="auto"/>
            </w:tcBorders>
            <w:vAlign w:val="center"/>
          </w:tcPr>
          <w:p w14:paraId="26E53A6A" w14:textId="629BCF9D" w:rsidR="0008744A" w:rsidRPr="00010CD8" w:rsidRDefault="00010CD8" w:rsidP="00010CD8">
            <w:pPr>
              <w:jc w:val="center"/>
              <w:rPr>
                <w:del w:id="310" w:author="AnnK" w:date="2026-09-25T20:10:00Z" w16du:dateUtc="2026-09-26T00:10:00Z"/>
                <w:rFonts w:eastAsia="Times New Roman"/>
                <w:bCs/>
                <w:sz w:val="22"/>
              </w:rPr>
            </w:pPr>
            <w:del w:id="311" w:author="AnnK" w:date="2026-09-25T20:10:00Z" w16du:dateUtc="2026-09-26T00:10:00Z">
              <w:r w:rsidRPr="00010CD8">
                <w:rPr>
                  <w:rFonts w:eastAsia="Times New Roman"/>
                  <w:b/>
                  <w:bCs/>
                  <w:sz w:val="22"/>
                </w:rPr>
                <w:delText>from 18:15 (from 19:15)</w:delText>
              </w:r>
              <w:r>
                <w:rPr>
                  <w:rFonts w:eastAsia="Times New Roman"/>
                  <w:b/>
                  <w:bCs/>
                  <w:sz w:val="22"/>
                </w:rPr>
                <w:delText xml:space="preserve"> </w:delText>
              </w:r>
              <w:r w:rsidRPr="00010CD8">
                <w:rPr>
                  <w:rFonts w:eastAsia="Times New Roman"/>
                  <w:bCs/>
                  <w:sz w:val="22"/>
                </w:rPr>
                <w:delText>for Early end of trading</w:delText>
              </w:r>
            </w:del>
          </w:p>
        </w:tc>
      </w:tr>
      <w:tr w:rsidR="00F05F1B" w:rsidRPr="00D25584" w14:paraId="4A637060" w14:textId="77777777" w:rsidTr="00F05F1B">
        <w:trPr>
          <w:trHeight w:val="144"/>
          <w:del w:id="312" w:author="AnnK" w:date="2026-09-25T20:10:00Z" w16du:dateUtc="2026-09-26T00:10:00Z"/>
        </w:trPr>
        <w:tc>
          <w:tcPr>
            <w:tcW w:w="1999" w:type="dxa"/>
            <w:vMerge w:val="restart"/>
            <w:tcBorders>
              <w:top w:val="single" w:sz="12" w:space="0" w:color="auto"/>
            </w:tcBorders>
            <w:vAlign w:val="center"/>
          </w:tcPr>
          <w:p w14:paraId="41426068" w14:textId="4796B561" w:rsidR="00F05F1B" w:rsidRPr="008678F5" w:rsidRDefault="00F05F1B" w:rsidP="00F05F1B">
            <w:pPr>
              <w:rPr>
                <w:del w:id="313" w:author="AnnK" w:date="2026-09-25T20:10:00Z" w16du:dateUtc="2026-09-26T00:10:00Z"/>
                <w:rFonts w:eastAsia="Times New Roman"/>
                <w:b/>
                <w:bCs/>
                <w:sz w:val="22"/>
              </w:rPr>
            </w:pPr>
            <w:del w:id="314" w:author="AnnK" w:date="2026-09-25T20:10:00Z" w16du:dateUtc="2026-09-26T00:10:00Z">
              <w:r w:rsidRPr="00B5324B">
                <w:rPr>
                  <w:b/>
                  <w:bCs/>
                  <w:sz w:val="22"/>
                </w:rPr>
                <w:delText>BY</w:delText>
              </w:r>
              <w:r>
                <w:rPr>
                  <w:b/>
                  <w:bCs/>
                  <w:sz w:val="22"/>
                </w:rPr>
                <w:delText>N</w:delText>
              </w:r>
              <w:r w:rsidRPr="00B5324B">
                <w:rPr>
                  <w:b/>
                  <w:bCs/>
                  <w:sz w:val="22"/>
                </w:rPr>
                <w:delText>_TODTOM, CNY_TODTOM</w:delText>
              </w:r>
              <w:r>
                <w:rPr>
                  <w:b/>
                  <w:bCs/>
                  <w:sz w:val="22"/>
                </w:rPr>
                <w:delText>, HKD_TODTOM, CHF_TODTOM</w:delText>
              </w:r>
              <w:r w:rsidRPr="00062DE3">
                <w:rPr>
                  <w:b/>
                  <w:bCs/>
                  <w:sz w:val="22"/>
                </w:rPr>
                <w:delText>.</w:delText>
              </w:r>
            </w:del>
          </w:p>
        </w:tc>
        <w:tc>
          <w:tcPr>
            <w:tcW w:w="2693" w:type="dxa"/>
            <w:tcBorders>
              <w:top w:val="single" w:sz="12" w:space="0" w:color="auto"/>
              <w:bottom w:val="single" w:sz="4" w:space="0" w:color="auto"/>
              <w:right w:val="single" w:sz="4" w:space="0" w:color="auto"/>
            </w:tcBorders>
            <w:vAlign w:val="center"/>
          </w:tcPr>
          <w:p w14:paraId="2A793ED7" w14:textId="77777777" w:rsidR="00106775" w:rsidRPr="00D1524E" w:rsidRDefault="00106775" w:rsidP="00F05F1B">
            <w:pPr>
              <w:ind w:left="-108" w:right="-108"/>
              <w:jc w:val="center"/>
              <w:rPr>
                <w:del w:id="315" w:author="AnnK" w:date="2026-09-25T20:10:00Z" w16du:dateUtc="2026-09-26T00:10:00Z"/>
                <w:rFonts w:eastAsia="Times New Roman"/>
                <w:sz w:val="20"/>
              </w:rPr>
            </w:pPr>
          </w:p>
          <w:p w14:paraId="086C7568" w14:textId="77777777" w:rsidR="00F05F1B" w:rsidRPr="00106775" w:rsidRDefault="00F05F1B" w:rsidP="00F05F1B">
            <w:pPr>
              <w:ind w:left="-108" w:right="-108"/>
              <w:jc w:val="center"/>
              <w:rPr>
                <w:del w:id="316" w:author="AnnK" w:date="2026-09-25T20:10:00Z" w16du:dateUtc="2026-09-26T00:10:00Z"/>
                <w:rFonts w:eastAsia="Times New Roman"/>
                <w:sz w:val="20"/>
              </w:rPr>
            </w:pPr>
            <w:del w:id="317" w:author="AnnK" w:date="2026-09-25T20:10:00Z" w16du:dateUtc="2026-09-26T00:10:00Z">
              <w:r w:rsidRPr="00106775">
                <w:rPr>
                  <w:rFonts w:eastAsia="Times New Roman"/>
                  <w:sz w:val="20"/>
                </w:rPr>
                <w:delText xml:space="preserve">Main </w:delText>
              </w:r>
            </w:del>
          </w:p>
          <w:p w14:paraId="43E0CC35" w14:textId="77777777" w:rsidR="00F05F1B" w:rsidRPr="00106775" w:rsidRDefault="00F05F1B" w:rsidP="00F05F1B">
            <w:pPr>
              <w:ind w:left="-108" w:right="-108"/>
              <w:jc w:val="center"/>
              <w:rPr>
                <w:del w:id="318" w:author="AnnK" w:date="2026-09-25T20:10:00Z" w16du:dateUtc="2026-09-26T00:10:00Z"/>
                <w:rFonts w:eastAsia="Times New Roman"/>
                <w:sz w:val="20"/>
              </w:rPr>
            </w:pPr>
            <w:del w:id="319" w:author="AnnK" w:date="2026-09-25T20:10:00Z" w16du:dateUtc="2026-09-26T00:10:00Z">
              <w:r w:rsidRPr="00106775">
                <w:rPr>
                  <w:rFonts w:eastAsia="Times New Roman"/>
                  <w:sz w:val="20"/>
                </w:rPr>
                <w:delText>(order book trades)</w:delText>
              </w:r>
            </w:del>
          </w:p>
          <w:p w14:paraId="2206D44A" w14:textId="77777777" w:rsidR="00F05F1B" w:rsidRPr="0008744A" w:rsidRDefault="00F05F1B" w:rsidP="00F05F1B">
            <w:pPr>
              <w:jc w:val="center"/>
              <w:rPr>
                <w:del w:id="320" w:author="AnnK" w:date="2026-09-25T20:10:00Z" w16du:dateUtc="2026-09-26T00:10:00Z"/>
                <w:rFonts w:eastAsia="Times New Roman"/>
                <w:sz w:val="20"/>
              </w:rPr>
            </w:pPr>
            <w:del w:id="321" w:author="AnnK" w:date="2026-09-25T20:10:00Z" w16du:dateUtc="2026-09-26T00:10:00Z">
              <w:r w:rsidRPr="0008744A">
                <w:rPr>
                  <w:rFonts w:eastAsia="Times New Roman"/>
                  <w:sz w:val="20"/>
                </w:rPr>
                <w:delText>Off order book trades</w:delText>
              </w:r>
            </w:del>
          </w:p>
          <w:p w14:paraId="7B0AD5D9" w14:textId="77777777" w:rsidR="00F05F1B" w:rsidRDefault="00F05F1B" w:rsidP="00F05F1B">
            <w:pPr>
              <w:ind w:left="-108" w:right="-108"/>
              <w:jc w:val="center"/>
              <w:rPr>
                <w:del w:id="322" w:author="AnnK" w:date="2026-09-25T20:10:00Z" w16du:dateUtc="2026-09-26T00:10:00Z"/>
                <w:rFonts w:eastAsia="Times New Roman"/>
                <w:sz w:val="20"/>
              </w:rPr>
            </w:pPr>
            <w:del w:id="323" w:author="AnnK" w:date="2026-09-25T20:10:00Z" w16du:dateUtc="2026-09-26T00:10:00Z">
              <w:r w:rsidRPr="0008744A">
                <w:rPr>
                  <w:rFonts w:eastAsia="Times New Roman"/>
                  <w:sz w:val="20"/>
                </w:rPr>
                <w:delText>(different settlement codes)</w:delText>
              </w:r>
            </w:del>
          </w:p>
          <w:p w14:paraId="69BAE429" w14:textId="77777777" w:rsidR="00106775" w:rsidRPr="00D25584" w:rsidRDefault="00106775" w:rsidP="00F05F1B">
            <w:pPr>
              <w:ind w:left="-108" w:right="-108"/>
              <w:jc w:val="center"/>
              <w:rPr>
                <w:del w:id="324" w:author="AnnK" w:date="2026-09-25T20:10:00Z" w16du:dateUtc="2026-09-26T00:10:00Z"/>
                <w:rFonts w:eastAsia="Times New Roman"/>
                <w:sz w:val="20"/>
              </w:rPr>
            </w:pPr>
          </w:p>
        </w:tc>
        <w:tc>
          <w:tcPr>
            <w:tcW w:w="1418" w:type="dxa"/>
            <w:tcBorders>
              <w:top w:val="single" w:sz="12" w:space="0" w:color="auto"/>
              <w:left w:val="single" w:sz="4" w:space="0" w:color="auto"/>
              <w:bottom w:val="single" w:sz="4" w:space="0" w:color="auto"/>
              <w:right w:val="single" w:sz="4" w:space="0" w:color="auto"/>
            </w:tcBorders>
            <w:vAlign w:val="center"/>
          </w:tcPr>
          <w:p w14:paraId="41CFDC53" w14:textId="77777777" w:rsidR="00F05F1B" w:rsidRPr="00B5324B" w:rsidRDefault="00F05F1B" w:rsidP="00F05F1B">
            <w:pPr>
              <w:ind w:left="-108" w:right="-108"/>
              <w:jc w:val="center"/>
              <w:rPr>
                <w:del w:id="325" w:author="AnnK" w:date="2026-09-25T20:10:00Z" w16du:dateUtc="2026-09-26T00:10:00Z"/>
                <w:b/>
                <w:bCs/>
                <w:sz w:val="22"/>
              </w:rPr>
            </w:pPr>
            <w:del w:id="326" w:author="AnnK" w:date="2026-09-25T20:10:00Z" w16du:dateUtc="2026-09-26T00:10:00Z">
              <w:r w:rsidRPr="00B5324B">
                <w:rPr>
                  <w:b/>
                  <w:bCs/>
                  <w:sz w:val="22"/>
                </w:rPr>
                <w:delText>10:00 - 11:00</w:delText>
              </w:r>
            </w:del>
          </w:p>
        </w:tc>
        <w:tc>
          <w:tcPr>
            <w:tcW w:w="1984" w:type="dxa"/>
            <w:tcBorders>
              <w:top w:val="single" w:sz="12" w:space="0" w:color="auto"/>
              <w:left w:val="single" w:sz="4" w:space="0" w:color="auto"/>
              <w:bottom w:val="single" w:sz="4" w:space="0" w:color="auto"/>
              <w:right w:val="single" w:sz="4" w:space="0" w:color="auto"/>
            </w:tcBorders>
            <w:vAlign w:val="center"/>
          </w:tcPr>
          <w:p w14:paraId="5E44376A" w14:textId="77777777" w:rsidR="00F05F1B" w:rsidRPr="00D25584" w:rsidRDefault="00F05F1B" w:rsidP="00F05F1B">
            <w:pPr>
              <w:ind w:left="-108" w:right="-108"/>
              <w:jc w:val="center"/>
              <w:rPr>
                <w:del w:id="327" w:author="AnnK" w:date="2026-09-25T20:10:00Z" w16du:dateUtc="2026-09-26T00:10:00Z"/>
                <w:rFonts w:eastAsia="Times New Roman"/>
                <w:b/>
                <w:bCs/>
                <w:sz w:val="22"/>
              </w:rPr>
            </w:pPr>
            <w:del w:id="328" w:author="AnnK" w:date="2026-09-25T20:10:00Z" w16du:dateUtc="2026-09-26T00:10:00Z">
              <w:r>
                <w:rPr>
                  <w:rFonts w:eastAsia="Times New Roman"/>
                  <w:b/>
                  <w:bCs/>
                  <w:sz w:val="22"/>
                </w:rPr>
                <w:delText>from 11:15</w:delText>
              </w:r>
            </w:del>
          </w:p>
        </w:tc>
        <w:tc>
          <w:tcPr>
            <w:tcW w:w="1559" w:type="dxa"/>
            <w:vMerge w:val="restart"/>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7A0EC07C" w14:textId="77777777" w:rsidR="00F05F1B" w:rsidRPr="00D25584" w:rsidRDefault="00F05F1B" w:rsidP="00F05F1B">
            <w:pPr>
              <w:ind w:left="-108" w:right="-108"/>
              <w:jc w:val="center"/>
              <w:rPr>
                <w:del w:id="329" w:author="AnnK" w:date="2026-09-25T20:10:00Z" w16du:dateUtc="2026-09-26T00:10:00Z"/>
                <w:rFonts w:eastAsia="Times New Roman"/>
                <w:b/>
                <w:bCs/>
                <w:sz w:val="22"/>
              </w:rPr>
            </w:pPr>
          </w:p>
        </w:tc>
        <w:tc>
          <w:tcPr>
            <w:tcW w:w="1560" w:type="dxa"/>
            <w:vMerge w:val="restart"/>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22FB533A" w14:textId="77777777" w:rsidR="00F05F1B" w:rsidRPr="00D25584" w:rsidRDefault="00F05F1B" w:rsidP="00F05F1B">
            <w:pPr>
              <w:ind w:left="-108" w:right="-108"/>
              <w:jc w:val="center"/>
              <w:rPr>
                <w:del w:id="330" w:author="AnnK" w:date="2026-09-25T20:10:00Z" w16du:dateUtc="2026-09-26T00:10:00Z"/>
                <w:rFonts w:eastAsia="Times New Roman"/>
                <w:b/>
                <w:bCs/>
                <w:sz w:val="22"/>
              </w:rPr>
            </w:pPr>
          </w:p>
        </w:tc>
        <w:tc>
          <w:tcPr>
            <w:tcW w:w="1700" w:type="dxa"/>
            <w:tcBorders>
              <w:top w:val="single" w:sz="12" w:space="0" w:color="auto"/>
              <w:left w:val="single" w:sz="4" w:space="0" w:color="auto"/>
              <w:bottom w:val="single" w:sz="4" w:space="0" w:color="auto"/>
              <w:right w:val="single" w:sz="4" w:space="0" w:color="auto"/>
            </w:tcBorders>
            <w:shd w:val="clear" w:color="auto" w:fill="D9D9D9"/>
            <w:vAlign w:val="center"/>
          </w:tcPr>
          <w:p w14:paraId="1EB4AD6A" w14:textId="77777777" w:rsidR="00F05F1B" w:rsidRPr="00D25584" w:rsidRDefault="00F05F1B" w:rsidP="00F05F1B">
            <w:pPr>
              <w:jc w:val="center"/>
              <w:rPr>
                <w:del w:id="331" w:author="AnnK" w:date="2026-09-25T20:10:00Z" w16du:dateUtc="2026-09-26T00:10:00Z"/>
                <w:rFonts w:eastAsia="Times New Roman"/>
                <w:b/>
                <w:bCs/>
                <w:sz w:val="22"/>
              </w:rPr>
            </w:pPr>
          </w:p>
        </w:tc>
        <w:tc>
          <w:tcPr>
            <w:tcW w:w="2552" w:type="dxa"/>
            <w:tcBorders>
              <w:top w:val="single" w:sz="12" w:space="0" w:color="auto"/>
              <w:left w:val="single" w:sz="4" w:space="0" w:color="auto"/>
              <w:bottom w:val="single" w:sz="4" w:space="0" w:color="auto"/>
            </w:tcBorders>
            <w:shd w:val="clear" w:color="auto" w:fill="D9D9D9" w:themeFill="background1" w:themeFillShade="D9"/>
            <w:vAlign w:val="center"/>
          </w:tcPr>
          <w:p w14:paraId="146D9114" w14:textId="77777777" w:rsidR="00F05F1B" w:rsidRPr="0008744A" w:rsidRDefault="00F05F1B" w:rsidP="00F05F1B">
            <w:pPr>
              <w:jc w:val="center"/>
              <w:rPr>
                <w:del w:id="332" w:author="AnnK" w:date="2026-09-25T20:10:00Z" w16du:dateUtc="2026-09-26T00:10:00Z"/>
                <w:sz w:val="22"/>
              </w:rPr>
            </w:pPr>
          </w:p>
        </w:tc>
      </w:tr>
      <w:tr w:rsidR="00F05F1B" w:rsidRPr="00EA7729" w14:paraId="2952F091" w14:textId="77777777" w:rsidTr="00F05F1B">
        <w:trPr>
          <w:trHeight w:val="685"/>
          <w:del w:id="333" w:author="AnnK" w:date="2026-09-25T20:10:00Z" w16du:dateUtc="2026-09-26T00:10:00Z"/>
        </w:trPr>
        <w:tc>
          <w:tcPr>
            <w:tcW w:w="1999" w:type="dxa"/>
            <w:vMerge/>
            <w:vAlign w:val="center"/>
          </w:tcPr>
          <w:p w14:paraId="63DAF0FC" w14:textId="77777777" w:rsidR="00F05F1B" w:rsidRPr="008678F5" w:rsidRDefault="00F05F1B" w:rsidP="00F05F1B">
            <w:pPr>
              <w:rPr>
                <w:del w:id="334" w:author="AnnK" w:date="2026-09-25T20:10:00Z" w16du:dateUtc="2026-09-26T00:10:00Z"/>
                <w:rFonts w:eastAsia="Times New Roman"/>
                <w:b/>
                <w:bCs/>
                <w:sz w:val="22"/>
              </w:rPr>
            </w:pPr>
          </w:p>
        </w:tc>
        <w:tc>
          <w:tcPr>
            <w:tcW w:w="2693" w:type="dxa"/>
            <w:tcBorders>
              <w:top w:val="single" w:sz="4" w:space="0" w:color="auto"/>
              <w:bottom w:val="single" w:sz="12" w:space="0" w:color="auto"/>
              <w:right w:val="single" w:sz="4" w:space="0" w:color="auto"/>
            </w:tcBorders>
            <w:vAlign w:val="center"/>
          </w:tcPr>
          <w:p w14:paraId="615BD2C7" w14:textId="77777777" w:rsidR="00F05F1B" w:rsidRPr="0008744A" w:rsidRDefault="00F05F1B" w:rsidP="00F05F1B">
            <w:pPr>
              <w:jc w:val="center"/>
              <w:rPr>
                <w:del w:id="335" w:author="AnnK" w:date="2026-09-25T20:10:00Z" w16du:dateUtc="2026-09-26T00:10:00Z"/>
                <w:rFonts w:eastAsia="Times New Roman"/>
                <w:sz w:val="20"/>
              </w:rPr>
            </w:pPr>
            <w:del w:id="336" w:author="AnnK" w:date="2026-09-25T20:10:00Z" w16du:dateUtc="2026-09-26T00:10:00Z">
              <w:r w:rsidRPr="0008744A">
                <w:rPr>
                  <w:rFonts w:eastAsia="Times New Roman"/>
                  <w:sz w:val="20"/>
                </w:rPr>
                <w:delText>Off order book trades</w:delText>
              </w:r>
            </w:del>
          </w:p>
          <w:p w14:paraId="1AB21754" w14:textId="77777777" w:rsidR="00F05F1B" w:rsidRPr="00D25584" w:rsidRDefault="00F05F1B" w:rsidP="00F05F1B">
            <w:pPr>
              <w:ind w:left="-108" w:right="-108"/>
              <w:jc w:val="center"/>
              <w:rPr>
                <w:del w:id="337" w:author="AnnK" w:date="2026-09-25T20:10:00Z" w16du:dateUtc="2026-09-26T00:10:00Z"/>
                <w:rFonts w:eastAsia="Times New Roman"/>
                <w:sz w:val="20"/>
              </w:rPr>
            </w:pPr>
            <w:del w:id="338" w:author="AnnK" w:date="2026-09-25T20:10:00Z" w16du:dateUtc="2026-09-26T00:10:00Z">
              <w:r w:rsidRPr="0008744A">
                <w:rPr>
                  <w:rFonts w:eastAsia="Times New Roman"/>
                  <w:sz w:val="20"/>
                </w:rPr>
                <w:delText>(one settlement code)</w:delText>
              </w:r>
            </w:del>
          </w:p>
        </w:tc>
        <w:tc>
          <w:tcPr>
            <w:tcW w:w="1418" w:type="dxa"/>
            <w:tcBorders>
              <w:top w:val="single" w:sz="4" w:space="0" w:color="auto"/>
              <w:left w:val="single" w:sz="4" w:space="0" w:color="auto"/>
              <w:bottom w:val="single" w:sz="12" w:space="0" w:color="auto"/>
              <w:right w:val="single" w:sz="4" w:space="0" w:color="auto"/>
            </w:tcBorders>
            <w:vAlign w:val="center"/>
          </w:tcPr>
          <w:p w14:paraId="23983B7B" w14:textId="77777777" w:rsidR="00C74272" w:rsidRDefault="00F05F1B" w:rsidP="00C74272">
            <w:pPr>
              <w:ind w:left="-108" w:right="-108"/>
              <w:jc w:val="center"/>
              <w:rPr>
                <w:del w:id="339" w:author="AnnK" w:date="2026-09-25T20:10:00Z" w16du:dateUtc="2026-09-26T00:10:00Z"/>
                <w:rFonts w:eastAsia="Times New Roman"/>
                <w:bCs/>
                <w:sz w:val="22"/>
              </w:rPr>
            </w:pPr>
            <w:del w:id="340" w:author="AnnK" w:date="2026-09-25T20:10:00Z" w16du:dateUtc="2026-09-26T00:10:00Z">
              <w:r w:rsidRPr="00B5324B">
                <w:rPr>
                  <w:b/>
                  <w:bCs/>
                  <w:sz w:val="22"/>
                </w:rPr>
                <w:delText>10:00 - 23:50</w:delText>
              </w:r>
              <w:r w:rsidR="00C74272">
                <w:rPr>
                  <w:b/>
                  <w:bCs/>
                  <w:sz w:val="22"/>
                </w:rPr>
                <w:delText xml:space="preserve">, </w:delText>
              </w:r>
              <w:r w:rsidR="00C74272">
                <w:rPr>
                  <w:rFonts w:eastAsia="Times New Roman"/>
                  <w:bCs/>
                  <w:sz w:val="22"/>
                </w:rPr>
                <w:delText>m</w:delText>
              </w:r>
              <w:r w:rsidR="00C74272" w:rsidRPr="00C74272">
                <w:rPr>
                  <w:rFonts w:eastAsia="Times New Roman"/>
                  <w:bCs/>
                  <w:sz w:val="22"/>
                </w:rPr>
                <w:delText>aintenance break</w:delText>
              </w:r>
              <w:r w:rsidR="00C74272">
                <w:rPr>
                  <w:rFonts w:eastAsia="Times New Roman"/>
                  <w:bCs/>
                  <w:sz w:val="22"/>
                </w:rPr>
                <w:delText xml:space="preserve"> </w:delText>
              </w:r>
            </w:del>
          </w:p>
          <w:p w14:paraId="3D35AEBC" w14:textId="222EAFBB" w:rsidR="00F05F1B" w:rsidRPr="00C74272" w:rsidRDefault="00C74272" w:rsidP="00C74272">
            <w:pPr>
              <w:ind w:left="-108" w:right="-108"/>
              <w:jc w:val="center"/>
              <w:rPr>
                <w:del w:id="341" w:author="AnnK" w:date="2026-09-25T20:10:00Z" w16du:dateUtc="2026-09-26T00:10:00Z"/>
                <w:b/>
                <w:bCs/>
                <w:sz w:val="22"/>
              </w:rPr>
            </w:pPr>
            <w:del w:id="342" w:author="AnnK" w:date="2026-09-25T20:10:00Z" w16du:dateUtc="2026-09-26T00:10:00Z">
              <w:r>
                <w:rPr>
                  <w:rFonts w:eastAsia="Times New Roman"/>
                  <w:bCs/>
                  <w:sz w:val="22"/>
                </w:rPr>
                <w:delText>11:00 – 11:30</w:delText>
              </w:r>
            </w:del>
          </w:p>
        </w:tc>
        <w:tc>
          <w:tcPr>
            <w:tcW w:w="1984" w:type="dxa"/>
            <w:tcBorders>
              <w:top w:val="single" w:sz="4" w:space="0" w:color="auto"/>
              <w:left w:val="single" w:sz="4" w:space="0" w:color="auto"/>
              <w:bottom w:val="single" w:sz="12" w:space="0" w:color="auto"/>
              <w:right w:val="single" w:sz="4" w:space="0" w:color="auto"/>
            </w:tcBorders>
            <w:vAlign w:val="center"/>
          </w:tcPr>
          <w:p w14:paraId="4F7D2522" w14:textId="77777777" w:rsidR="00106775" w:rsidRDefault="00106775" w:rsidP="00F05F1B">
            <w:pPr>
              <w:ind w:left="-108" w:right="-108"/>
              <w:jc w:val="center"/>
              <w:rPr>
                <w:del w:id="343" w:author="AnnK" w:date="2026-09-25T20:10:00Z" w16du:dateUtc="2026-09-26T00:10:00Z"/>
                <w:b/>
                <w:sz w:val="22"/>
              </w:rPr>
            </w:pPr>
          </w:p>
          <w:p w14:paraId="0F066418" w14:textId="77777777" w:rsidR="00106775" w:rsidRDefault="00106775" w:rsidP="00F05F1B">
            <w:pPr>
              <w:ind w:left="-108" w:right="-108"/>
              <w:jc w:val="center"/>
              <w:rPr>
                <w:del w:id="344" w:author="AnnK" w:date="2026-09-25T20:10:00Z" w16du:dateUtc="2026-09-26T00:10:00Z"/>
                <w:b/>
                <w:sz w:val="22"/>
              </w:rPr>
            </w:pPr>
          </w:p>
          <w:p w14:paraId="033A9EED" w14:textId="77777777" w:rsidR="00F05F1B" w:rsidRPr="003D6117" w:rsidRDefault="00F05F1B" w:rsidP="00F05F1B">
            <w:pPr>
              <w:ind w:left="-108" w:right="-108"/>
              <w:jc w:val="center"/>
              <w:rPr>
                <w:del w:id="345" w:author="AnnK" w:date="2026-09-25T20:10:00Z" w16du:dateUtc="2026-09-26T00:10:00Z"/>
                <w:sz w:val="22"/>
              </w:rPr>
            </w:pPr>
            <w:del w:id="346" w:author="AnnK" w:date="2026-09-25T20:10:00Z" w16du:dateUtc="2026-09-26T00:10:00Z">
              <w:r w:rsidRPr="0008744A">
                <w:rPr>
                  <w:b/>
                  <w:sz w:val="22"/>
                </w:rPr>
                <w:delText xml:space="preserve">from 19:15 </w:delText>
              </w:r>
              <w:r w:rsidRPr="003D6117">
                <w:rPr>
                  <w:sz w:val="22"/>
                </w:rPr>
                <w:delText>for trades executed until 19:00;</w:delText>
              </w:r>
            </w:del>
          </w:p>
          <w:p w14:paraId="7AEF9208" w14:textId="77777777" w:rsidR="00F05F1B" w:rsidRPr="003D6117" w:rsidRDefault="00F05F1B" w:rsidP="00F05F1B">
            <w:pPr>
              <w:ind w:left="-108" w:right="-108"/>
              <w:jc w:val="center"/>
              <w:rPr>
                <w:del w:id="347" w:author="AnnK" w:date="2026-09-25T20:10:00Z" w16du:dateUtc="2026-09-26T00:10:00Z"/>
                <w:sz w:val="22"/>
              </w:rPr>
            </w:pPr>
            <w:del w:id="348" w:author="AnnK" w:date="2026-09-25T20:10:00Z" w16du:dateUtc="2026-09-26T00:10:00Z">
              <w:r w:rsidRPr="0008744A">
                <w:rPr>
                  <w:b/>
                  <w:sz w:val="22"/>
                </w:rPr>
                <w:delText>until 9:30 on the</w:delText>
              </w:r>
              <w:r>
                <w:rPr>
                  <w:b/>
                  <w:sz w:val="22"/>
                </w:rPr>
                <w:delText xml:space="preserve"> </w:delText>
              </w:r>
              <w:r w:rsidRPr="0008744A">
                <w:rPr>
                  <w:b/>
                  <w:sz w:val="22"/>
                </w:rPr>
                <w:delText xml:space="preserve">next business day, </w:delText>
              </w:r>
              <w:r w:rsidRPr="003D6117">
                <w:rPr>
                  <w:sz w:val="22"/>
                </w:rPr>
                <w:delText>for trades executed from 19:00 until 23:50</w:delText>
              </w:r>
            </w:del>
          </w:p>
          <w:p w14:paraId="53C235FE" w14:textId="77777777" w:rsidR="00106775" w:rsidRDefault="00106775" w:rsidP="00F05F1B">
            <w:pPr>
              <w:ind w:left="-108" w:right="-108"/>
              <w:jc w:val="center"/>
              <w:rPr>
                <w:del w:id="349" w:author="AnnK" w:date="2026-09-25T20:10:00Z" w16du:dateUtc="2026-09-26T00:10:00Z"/>
                <w:rFonts w:eastAsia="Times New Roman"/>
                <w:b/>
                <w:bCs/>
                <w:sz w:val="22"/>
              </w:rPr>
            </w:pPr>
          </w:p>
          <w:p w14:paraId="5C9E3035" w14:textId="77777777" w:rsidR="00106775" w:rsidRPr="00D25584" w:rsidRDefault="00106775" w:rsidP="00F05F1B">
            <w:pPr>
              <w:ind w:left="-108" w:right="-108"/>
              <w:jc w:val="center"/>
              <w:rPr>
                <w:del w:id="350" w:author="AnnK" w:date="2026-09-25T20:10:00Z" w16du:dateUtc="2026-09-26T00:10:00Z"/>
                <w:rFonts w:eastAsia="Times New Roman"/>
                <w:b/>
                <w:bCs/>
                <w:sz w:val="22"/>
              </w:rPr>
            </w:pPr>
          </w:p>
        </w:tc>
        <w:tc>
          <w:tcPr>
            <w:tcW w:w="1559" w:type="dxa"/>
            <w:vMerge/>
            <w:tcBorders>
              <w:top w:val="single" w:sz="4" w:space="0" w:color="auto"/>
              <w:left w:val="single" w:sz="4" w:space="0" w:color="auto"/>
              <w:bottom w:val="single" w:sz="12" w:space="0" w:color="auto"/>
              <w:right w:val="single" w:sz="4" w:space="0" w:color="auto"/>
            </w:tcBorders>
            <w:shd w:val="clear" w:color="auto" w:fill="D9D9D9" w:themeFill="background1" w:themeFillShade="D9"/>
            <w:vAlign w:val="center"/>
          </w:tcPr>
          <w:p w14:paraId="3BAC406A" w14:textId="77777777" w:rsidR="00F05F1B" w:rsidRPr="00D25584" w:rsidRDefault="00F05F1B" w:rsidP="00F05F1B">
            <w:pPr>
              <w:ind w:left="-108" w:right="-108"/>
              <w:jc w:val="center"/>
              <w:rPr>
                <w:del w:id="351" w:author="AnnK" w:date="2026-09-25T20:10:00Z" w16du:dateUtc="2026-09-26T00:10:00Z"/>
                <w:rFonts w:eastAsia="Times New Roman"/>
                <w:b/>
                <w:bCs/>
                <w:sz w:val="22"/>
              </w:rPr>
            </w:pPr>
          </w:p>
        </w:tc>
        <w:tc>
          <w:tcPr>
            <w:tcW w:w="1560" w:type="dxa"/>
            <w:vMerge/>
            <w:tcBorders>
              <w:top w:val="single" w:sz="4" w:space="0" w:color="auto"/>
              <w:left w:val="single" w:sz="4" w:space="0" w:color="auto"/>
              <w:bottom w:val="single" w:sz="12" w:space="0" w:color="auto"/>
              <w:right w:val="single" w:sz="4" w:space="0" w:color="auto"/>
            </w:tcBorders>
            <w:shd w:val="clear" w:color="auto" w:fill="D9D9D9" w:themeFill="background1" w:themeFillShade="D9"/>
            <w:vAlign w:val="center"/>
          </w:tcPr>
          <w:p w14:paraId="5A2FF035" w14:textId="77777777" w:rsidR="00F05F1B" w:rsidRPr="00D25584" w:rsidRDefault="00F05F1B" w:rsidP="00F05F1B">
            <w:pPr>
              <w:ind w:left="-108" w:right="-108"/>
              <w:jc w:val="center"/>
              <w:rPr>
                <w:del w:id="352" w:author="AnnK" w:date="2026-09-25T20:10:00Z" w16du:dateUtc="2026-09-26T00:10:00Z"/>
                <w:rFonts w:eastAsia="Times New Roman"/>
                <w:b/>
                <w:bCs/>
                <w:sz w:val="22"/>
              </w:rPr>
            </w:pPr>
          </w:p>
        </w:tc>
        <w:tc>
          <w:tcPr>
            <w:tcW w:w="1700" w:type="dxa"/>
            <w:tcBorders>
              <w:top w:val="single" w:sz="4" w:space="0" w:color="auto"/>
              <w:left w:val="single" w:sz="4" w:space="0" w:color="auto"/>
              <w:bottom w:val="single" w:sz="12" w:space="0" w:color="auto"/>
              <w:right w:val="single" w:sz="4" w:space="0" w:color="auto"/>
            </w:tcBorders>
            <w:vAlign w:val="center"/>
          </w:tcPr>
          <w:p w14:paraId="7C1F08F4" w14:textId="77777777" w:rsidR="00F05F1B" w:rsidRPr="008678F5" w:rsidRDefault="00F05F1B" w:rsidP="00F05F1B">
            <w:pPr>
              <w:jc w:val="center"/>
              <w:rPr>
                <w:del w:id="353" w:author="AnnK" w:date="2026-09-25T20:10:00Z" w16du:dateUtc="2026-09-26T00:10:00Z"/>
                <w:rFonts w:eastAsia="Times New Roman"/>
                <w:b/>
                <w:bCs/>
                <w:sz w:val="22"/>
              </w:rPr>
            </w:pPr>
            <w:del w:id="354" w:author="AnnK" w:date="2026-09-25T20:10:00Z" w16du:dateUtc="2026-09-26T00:10:00Z">
              <w:r w:rsidRPr="00332885">
                <w:rPr>
                  <w:rFonts w:eastAsia="Times New Roman"/>
                  <w:b/>
                  <w:bCs/>
                  <w:sz w:val="22"/>
                </w:rPr>
                <w:delText>18:00, 19:00</w:delText>
              </w:r>
            </w:del>
          </w:p>
        </w:tc>
        <w:tc>
          <w:tcPr>
            <w:tcW w:w="2552" w:type="dxa"/>
            <w:tcBorders>
              <w:top w:val="single" w:sz="4" w:space="0" w:color="auto"/>
              <w:left w:val="single" w:sz="4" w:space="0" w:color="auto"/>
              <w:bottom w:val="single" w:sz="12" w:space="0" w:color="auto"/>
            </w:tcBorders>
            <w:vAlign w:val="center"/>
          </w:tcPr>
          <w:p w14:paraId="4DA76177" w14:textId="6942BA88" w:rsidR="00F05F1B" w:rsidRPr="00010CD8" w:rsidRDefault="00010CD8" w:rsidP="00F05F1B">
            <w:pPr>
              <w:jc w:val="center"/>
              <w:rPr>
                <w:del w:id="355" w:author="AnnK" w:date="2026-09-25T20:10:00Z" w16du:dateUtc="2026-09-26T00:10:00Z"/>
                <w:rFonts w:eastAsia="Times New Roman"/>
                <w:b/>
                <w:bCs/>
                <w:sz w:val="22"/>
              </w:rPr>
            </w:pPr>
            <w:del w:id="356" w:author="AnnK" w:date="2026-09-25T20:10:00Z" w16du:dateUtc="2026-09-26T00:10:00Z">
              <w:r w:rsidRPr="00010CD8">
                <w:rPr>
                  <w:rFonts w:eastAsia="Times New Roman"/>
                  <w:b/>
                  <w:bCs/>
                  <w:sz w:val="22"/>
                </w:rPr>
                <w:delText>from 18:15 (from 19:15)</w:delText>
              </w:r>
              <w:r>
                <w:rPr>
                  <w:rFonts w:eastAsia="Times New Roman"/>
                  <w:b/>
                  <w:bCs/>
                  <w:sz w:val="22"/>
                </w:rPr>
                <w:delText xml:space="preserve"> </w:delText>
              </w:r>
              <w:r w:rsidRPr="00010CD8">
                <w:rPr>
                  <w:rFonts w:eastAsia="Times New Roman"/>
                  <w:bCs/>
                  <w:sz w:val="22"/>
                </w:rPr>
                <w:delText>for Early end of trading</w:delText>
              </w:r>
            </w:del>
          </w:p>
        </w:tc>
      </w:tr>
      <w:tr w:rsidR="00F05F1B" w:rsidRPr="00EA7729" w14:paraId="41BACF6A" w14:textId="77777777" w:rsidTr="00F05F1B">
        <w:trPr>
          <w:trHeight w:val="144"/>
          <w:del w:id="357" w:author="AnnK" w:date="2026-09-25T20:10:00Z" w16du:dateUtc="2026-09-26T00:10:00Z"/>
        </w:trPr>
        <w:tc>
          <w:tcPr>
            <w:tcW w:w="1999" w:type="dxa"/>
            <w:vMerge w:val="restart"/>
            <w:tcBorders>
              <w:top w:val="single" w:sz="12" w:space="0" w:color="auto"/>
              <w:bottom w:val="single" w:sz="6" w:space="0" w:color="auto"/>
            </w:tcBorders>
            <w:vAlign w:val="center"/>
            <w:hideMark/>
          </w:tcPr>
          <w:p w14:paraId="6DE3B873" w14:textId="77777777" w:rsidR="00F05F1B" w:rsidRPr="00181760" w:rsidRDefault="00F05F1B" w:rsidP="00F05F1B">
            <w:pPr>
              <w:rPr>
                <w:del w:id="358" w:author="AnnK" w:date="2026-09-25T20:10:00Z" w16du:dateUtc="2026-09-26T00:10:00Z"/>
                <w:rFonts w:eastAsia="Times New Roman"/>
                <w:b/>
                <w:bCs/>
                <w:sz w:val="22"/>
              </w:rPr>
            </w:pPr>
            <w:del w:id="359" w:author="AnnK" w:date="2026-09-25T20:10:00Z" w16du:dateUtc="2026-09-26T00:10:00Z">
              <w:r w:rsidRPr="008678F5">
                <w:rPr>
                  <w:rFonts w:eastAsia="Times New Roman"/>
                  <w:b/>
                  <w:bCs/>
                  <w:sz w:val="22"/>
                </w:rPr>
                <w:delText>EURRUB_TOD, EURUSD_TOD</w:delText>
              </w:r>
              <w:r w:rsidRPr="00181760">
                <w:rPr>
                  <w:rFonts w:eastAsia="Times New Roman"/>
                  <w:b/>
                  <w:bCs/>
                  <w:sz w:val="22"/>
                </w:rPr>
                <w:delText>,</w:delText>
              </w:r>
            </w:del>
          </w:p>
          <w:p w14:paraId="54280272" w14:textId="77777777" w:rsidR="00F05F1B" w:rsidRPr="005826CB" w:rsidRDefault="00F05F1B" w:rsidP="00F05F1B">
            <w:pPr>
              <w:rPr>
                <w:del w:id="360" w:author="AnnK" w:date="2026-09-25T20:10:00Z" w16du:dateUtc="2026-09-26T00:10:00Z"/>
                <w:rFonts w:eastAsia="Times New Roman"/>
                <w:b/>
                <w:bCs/>
                <w:sz w:val="22"/>
              </w:rPr>
            </w:pPr>
            <w:del w:id="361" w:author="AnnK" w:date="2026-09-25T20:10:00Z" w16du:dateUtc="2026-09-26T00:10:00Z">
              <w:r>
                <w:rPr>
                  <w:rFonts w:eastAsia="Times New Roman"/>
                  <w:b/>
                  <w:bCs/>
                  <w:sz w:val="22"/>
                </w:rPr>
                <w:delText>GBPRUB_TOD</w:delText>
              </w:r>
              <w:r w:rsidRPr="005826CB">
                <w:rPr>
                  <w:rFonts w:eastAsia="Times New Roman"/>
                  <w:b/>
                  <w:bCs/>
                  <w:sz w:val="22"/>
                </w:rPr>
                <w:delText>,</w:delText>
              </w:r>
            </w:del>
          </w:p>
          <w:p w14:paraId="1DF2B432" w14:textId="77777777" w:rsidR="00F05F1B" w:rsidRPr="004A1AB8" w:rsidRDefault="00F05F1B" w:rsidP="00F05F1B">
            <w:pPr>
              <w:rPr>
                <w:del w:id="362" w:author="AnnK" w:date="2026-09-25T20:10:00Z" w16du:dateUtc="2026-09-26T00:10:00Z"/>
                <w:rFonts w:eastAsia="Times New Roman"/>
                <w:b/>
                <w:bCs/>
                <w:sz w:val="22"/>
              </w:rPr>
            </w:pPr>
            <w:del w:id="363" w:author="AnnK" w:date="2026-09-25T20:10:00Z" w16du:dateUtc="2026-09-26T00:10:00Z">
              <w:r>
                <w:rPr>
                  <w:rFonts w:eastAsia="Times New Roman"/>
                  <w:b/>
                  <w:bCs/>
                  <w:sz w:val="22"/>
                </w:rPr>
                <w:delText>UAHRUB_TOD.</w:delText>
              </w:r>
            </w:del>
          </w:p>
        </w:tc>
        <w:tc>
          <w:tcPr>
            <w:tcW w:w="2693" w:type="dxa"/>
            <w:tcBorders>
              <w:top w:val="single" w:sz="12" w:space="0" w:color="auto"/>
              <w:bottom w:val="single" w:sz="6" w:space="0" w:color="auto"/>
            </w:tcBorders>
            <w:vAlign w:val="center"/>
            <w:hideMark/>
          </w:tcPr>
          <w:p w14:paraId="02F7A168" w14:textId="77777777" w:rsidR="00106775" w:rsidRDefault="00106775" w:rsidP="00F05F1B">
            <w:pPr>
              <w:ind w:left="-108" w:right="-108"/>
              <w:jc w:val="center"/>
              <w:rPr>
                <w:del w:id="364" w:author="AnnK" w:date="2026-09-25T20:10:00Z" w16du:dateUtc="2026-09-26T00:10:00Z"/>
                <w:rFonts w:eastAsia="Times New Roman"/>
                <w:sz w:val="20"/>
              </w:rPr>
            </w:pPr>
          </w:p>
          <w:p w14:paraId="70F7D1F1" w14:textId="77777777" w:rsidR="00F05F1B" w:rsidRPr="008678F5" w:rsidRDefault="00F05F1B" w:rsidP="00F05F1B">
            <w:pPr>
              <w:ind w:left="-108" w:right="-108"/>
              <w:jc w:val="center"/>
              <w:rPr>
                <w:del w:id="365" w:author="AnnK" w:date="2026-09-25T20:10:00Z" w16du:dateUtc="2026-09-26T00:10:00Z"/>
                <w:rFonts w:eastAsia="Times New Roman"/>
                <w:sz w:val="20"/>
              </w:rPr>
            </w:pPr>
            <w:del w:id="366" w:author="AnnK" w:date="2026-09-25T20:10:00Z" w16du:dateUtc="2026-09-26T00:10:00Z">
              <w:r>
                <w:rPr>
                  <w:rFonts w:eastAsia="Times New Roman"/>
                  <w:sz w:val="20"/>
                </w:rPr>
                <w:delText xml:space="preserve">Main </w:delText>
              </w:r>
            </w:del>
          </w:p>
          <w:p w14:paraId="6E3E0F79" w14:textId="77777777" w:rsidR="00F05F1B" w:rsidRDefault="00F05F1B" w:rsidP="00F05F1B">
            <w:pPr>
              <w:ind w:left="-108" w:right="-108"/>
              <w:jc w:val="center"/>
              <w:rPr>
                <w:del w:id="367" w:author="AnnK" w:date="2026-09-25T20:10:00Z" w16du:dateUtc="2026-09-26T00:10:00Z"/>
                <w:rFonts w:eastAsia="Times New Roman"/>
                <w:sz w:val="20"/>
              </w:rPr>
            </w:pPr>
            <w:del w:id="368" w:author="AnnK" w:date="2026-09-25T20:10:00Z" w16du:dateUtc="2026-09-26T00:10:00Z">
              <w:r w:rsidRPr="008678F5">
                <w:rPr>
                  <w:rFonts w:eastAsia="Times New Roman"/>
                  <w:sz w:val="20"/>
                </w:rPr>
                <w:delText>(</w:delText>
              </w:r>
              <w:r>
                <w:rPr>
                  <w:rFonts w:eastAsia="Times New Roman"/>
                  <w:sz w:val="20"/>
                </w:rPr>
                <w:delText>order book trades</w:delText>
              </w:r>
              <w:r w:rsidRPr="008678F5">
                <w:rPr>
                  <w:rFonts w:eastAsia="Times New Roman"/>
                  <w:sz w:val="20"/>
                </w:rPr>
                <w:delText>)</w:delText>
              </w:r>
            </w:del>
          </w:p>
          <w:p w14:paraId="5DE48EB7" w14:textId="77777777" w:rsidR="00106775" w:rsidRPr="008678F5" w:rsidRDefault="00106775" w:rsidP="00F05F1B">
            <w:pPr>
              <w:ind w:left="-108" w:right="-108"/>
              <w:jc w:val="center"/>
              <w:rPr>
                <w:del w:id="369" w:author="AnnK" w:date="2026-09-25T20:10:00Z" w16du:dateUtc="2026-09-26T00:10:00Z"/>
                <w:rFonts w:eastAsia="Times New Roman"/>
                <w:sz w:val="20"/>
              </w:rPr>
            </w:pPr>
          </w:p>
        </w:tc>
        <w:tc>
          <w:tcPr>
            <w:tcW w:w="1418" w:type="dxa"/>
            <w:tcBorders>
              <w:top w:val="single" w:sz="12" w:space="0" w:color="auto"/>
              <w:bottom w:val="single" w:sz="6" w:space="0" w:color="auto"/>
            </w:tcBorders>
            <w:vAlign w:val="center"/>
            <w:hideMark/>
          </w:tcPr>
          <w:p w14:paraId="2443E2C4" w14:textId="77777777" w:rsidR="00F05F1B" w:rsidRPr="008678F5" w:rsidRDefault="00F05F1B" w:rsidP="00F05F1B">
            <w:pPr>
              <w:ind w:left="-108" w:right="-108"/>
              <w:jc w:val="center"/>
              <w:rPr>
                <w:del w:id="370" w:author="AnnK" w:date="2026-09-25T20:10:00Z" w16du:dateUtc="2026-09-26T00:10:00Z"/>
                <w:rFonts w:eastAsia="Times New Roman"/>
                <w:b/>
                <w:bCs/>
                <w:sz w:val="22"/>
              </w:rPr>
            </w:pPr>
            <w:del w:id="371" w:author="AnnK" w:date="2026-09-25T20:10:00Z" w16du:dateUtc="2026-09-26T00:10:00Z">
              <w:r w:rsidRPr="008678F5">
                <w:rPr>
                  <w:rFonts w:eastAsia="Times New Roman"/>
                  <w:b/>
                  <w:bCs/>
                  <w:sz w:val="22"/>
                </w:rPr>
                <w:delText>10:00 - 15:00</w:delText>
              </w:r>
            </w:del>
          </w:p>
        </w:tc>
        <w:tc>
          <w:tcPr>
            <w:tcW w:w="1984" w:type="dxa"/>
            <w:vMerge w:val="restart"/>
            <w:tcBorders>
              <w:top w:val="single" w:sz="12" w:space="0" w:color="auto"/>
            </w:tcBorders>
            <w:vAlign w:val="center"/>
          </w:tcPr>
          <w:p w14:paraId="5B5F3C56" w14:textId="77777777" w:rsidR="00F05F1B" w:rsidRPr="008678F5" w:rsidRDefault="00F05F1B" w:rsidP="00F05F1B">
            <w:pPr>
              <w:ind w:left="-108" w:right="-108"/>
              <w:jc w:val="center"/>
              <w:rPr>
                <w:del w:id="372" w:author="AnnK" w:date="2026-09-25T20:10:00Z" w16du:dateUtc="2026-09-26T00:10:00Z"/>
                <w:rFonts w:eastAsia="Times New Roman"/>
                <w:b/>
                <w:bCs/>
                <w:sz w:val="22"/>
              </w:rPr>
            </w:pPr>
            <w:del w:id="373" w:author="AnnK" w:date="2026-09-25T20:10:00Z" w16du:dateUtc="2026-09-26T00:10:00Z">
              <w:r>
                <w:rPr>
                  <w:rFonts w:eastAsia="Times New Roman"/>
                  <w:b/>
                  <w:bCs/>
                  <w:sz w:val="22"/>
                </w:rPr>
                <w:delText>from 15:30</w:delText>
              </w:r>
            </w:del>
          </w:p>
        </w:tc>
        <w:tc>
          <w:tcPr>
            <w:tcW w:w="1559" w:type="dxa"/>
            <w:vMerge w:val="restart"/>
            <w:tcBorders>
              <w:top w:val="single" w:sz="12" w:space="0" w:color="auto"/>
            </w:tcBorders>
            <w:vAlign w:val="center"/>
            <w:hideMark/>
          </w:tcPr>
          <w:p w14:paraId="6F9AA5DA" w14:textId="77777777" w:rsidR="00F05F1B" w:rsidRPr="008678F5" w:rsidRDefault="00F05F1B" w:rsidP="00F05F1B">
            <w:pPr>
              <w:ind w:left="-108" w:right="-108"/>
              <w:jc w:val="center"/>
              <w:rPr>
                <w:del w:id="374" w:author="AnnK" w:date="2026-09-25T20:10:00Z" w16du:dateUtc="2026-09-26T00:10:00Z"/>
                <w:rFonts w:eastAsia="Times New Roman"/>
                <w:b/>
                <w:bCs/>
                <w:sz w:val="22"/>
              </w:rPr>
            </w:pPr>
            <w:del w:id="375" w:author="AnnK" w:date="2026-09-25T20:10:00Z" w16du:dateUtc="2026-09-26T00:10:00Z">
              <w:r w:rsidRPr="008678F5">
                <w:rPr>
                  <w:rFonts w:eastAsia="Times New Roman"/>
                  <w:b/>
                  <w:bCs/>
                  <w:sz w:val="22"/>
                </w:rPr>
                <w:delText>11:00</w:delText>
              </w:r>
            </w:del>
          </w:p>
        </w:tc>
        <w:tc>
          <w:tcPr>
            <w:tcW w:w="1560" w:type="dxa"/>
            <w:vMerge w:val="restart"/>
            <w:tcBorders>
              <w:top w:val="single" w:sz="12" w:space="0" w:color="auto"/>
            </w:tcBorders>
            <w:vAlign w:val="center"/>
          </w:tcPr>
          <w:p w14:paraId="1AD98AA4" w14:textId="77777777" w:rsidR="00F05F1B" w:rsidRPr="008678F5" w:rsidRDefault="00F05F1B" w:rsidP="00F05F1B">
            <w:pPr>
              <w:ind w:left="-108" w:right="-108"/>
              <w:jc w:val="center"/>
              <w:rPr>
                <w:del w:id="376" w:author="AnnK" w:date="2026-09-25T20:10:00Z" w16du:dateUtc="2026-09-26T00:10:00Z"/>
                <w:rFonts w:eastAsia="Times New Roman"/>
                <w:b/>
                <w:bCs/>
                <w:sz w:val="22"/>
              </w:rPr>
            </w:pPr>
            <w:del w:id="377" w:author="AnnK" w:date="2026-09-25T20:10:00Z" w16du:dateUtc="2026-09-26T00:10:00Z">
              <w:r w:rsidRPr="008678F5">
                <w:rPr>
                  <w:rFonts w:eastAsia="Times New Roman"/>
                  <w:b/>
                  <w:bCs/>
                  <w:sz w:val="22"/>
                </w:rPr>
                <w:delText>11:00 – 14:</w:delText>
              </w:r>
              <w:r>
                <w:rPr>
                  <w:rFonts w:eastAsia="Times New Roman"/>
                  <w:b/>
                  <w:bCs/>
                  <w:sz w:val="22"/>
                </w:rPr>
                <w:delText>00</w:delText>
              </w:r>
            </w:del>
          </w:p>
        </w:tc>
        <w:tc>
          <w:tcPr>
            <w:tcW w:w="1700" w:type="dxa"/>
            <w:vMerge w:val="restart"/>
            <w:tcBorders>
              <w:top w:val="single" w:sz="12" w:space="0" w:color="auto"/>
              <w:bottom w:val="single" w:sz="6" w:space="0" w:color="auto"/>
            </w:tcBorders>
            <w:shd w:val="clear" w:color="auto" w:fill="D9D9D9"/>
            <w:vAlign w:val="center"/>
            <w:hideMark/>
          </w:tcPr>
          <w:p w14:paraId="26A88587" w14:textId="77777777" w:rsidR="00F05F1B" w:rsidRPr="008678F5" w:rsidRDefault="00F05F1B" w:rsidP="00F05F1B">
            <w:pPr>
              <w:jc w:val="center"/>
              <w:rPr>
                <w:del w:id="378" w:author="AnnK" w:date="2026-09-25T20:10:00Z" w16du:dateUtc="2026-09-26T00:10:00Z"/>
                <w:rFonts w:eastAsia="Times New Roman"/>
                <w:b/>
                <w:bCs/>
                <w:sz w:val="22"/>
              </w:rPr>
            </w:pPr>
          </w:p>
        </w:tc>
        <w:tc>
          <w:tcPr>
            <w:tcW w:w="2552" w:type="dxa"/>
            <w:vMerge w:val="restart"/>
            <w:tcBorders>
              <w:top w:val="single" w:sz="12" w:space="0" w:color="auto"/>
              <w:bottom w:val="single" w:sz="6" w:space="0" w:color="auto"/>
            </w:tcBorders>
            <w:vAlign w:val="center"/>
          </w:tcPr>
          <w:p w14:paraId="2A175E9E" w14:textId="77777777" w:rsidR="00106775" w:rsidRDefault="00106775" w:rsidP="00F05F1B">
            <w:pPr>
              <w:jc w:val="center"/>
              <w:rPr>
                <w:del w:id="379" w:author="AnnK" w:date="2026-09-25T20:10:00Z" w16du:dateUtc="2026-09-26T00:10:00Z"/>
                <w:sz w:val="22"/>
              </w:rPr>
            </w:pPr>
          </w:p>
          <w:p w14:paraId="5D958D51" w14:textId="77777777" w:rsidR="00F05F1B" w:rsidRDefault="00F05F1B" w:rsidP="00F05F1B">
            <w:pPr>
              <w:jc w:val="center"/>
              <w:rPr>
                <w:del w:id="380" w:author="AnnK" w:date="2026-09-25T20:10:00Z" w16du:dateUtc="2026-09-26T00:10:00Z"/>
                <w:sz w:val="22"/>
              </w:rPr>
            </w:pPr>
            <w:del w:id="381" w:author="AnnK" w:date="2026-09-25T20:10:00Z" w16du:dateUtc="2026-09-26T00:10:00Z">
              <w:r w:rsidRPr="0008744A">
                <w:rPr>
                  <w:sz w:val="22"/>
                </w:rPr>
                <w:delText>not earlier than 15 minutes after receiving the early settlement notice for a given trading member from the Clearing Center</w:delText>
              </w:r>
            </w:del>
          </w:p>
          <w:p w14:paraId="4D5B45ED" w14:textId="77777777" w:rsidR="00106775" w:rsidRDefault="00106775" w:rsidP="00F05F1B">
            <w:pPr>
              <w:jc w:val="center"/>
              <w:rPr>
                <w:del w:id="382" w:author="AnnK" w:date="2026-09-25T20:10:00Z" w16du:dateUtc="2026-09-26T00:10:00Z"/>
                <w:sz w:val="22"/>
              </w:rPr>
            </w:pPr>
          </w:p>
          <w:p w14:paraId="41966559" w14:textId="77777777" w:rsidR="0066326D" w:rsidRPr="0008744A" w:rsidRDefault="0066326D" w:rsidP="00F05F1B">
            <w:pPr>
              <w:jc w:val="center"/>
              <w:rPr>
                <w:del w:id="383" w:author="AnnK" w:date="2026-09-25T20:10:00Z" w16du:dateUtc="2026-09-26T00:10:00Z"/>
                <w:sz w:val="22"/>
              </w:rPr>
            </w:pPr>
          </w:p>
        </w:tc>
      </w:tr>
      <w:tr w:rsidR="00F05F1B" w:rsidRPr="008678F5" w14:paraId="119D036F" w14:textId="77777777" w:rsidTr="00471211">
        <w:trPr>
          <w:trHeight w:val="1198"/>
          <w:del w:id="384" w:author="AnnK" w:date="2026-09-25T20:10:00Z" w16du:dateUtc="2026-09-26T00:10:00Z"/>
        </w:trPr>
        <w:tc>
          <w:tcPr>
            <w:tcW w:w="1999" w:type="dxa"/>
            <w:vMerge/>
            <w:tcBorders>
              <w:top w:val="single" w:sz="6" w:space="0" w:color="auto"/>
              <w:bottom w:val="single" w:sz="6" w:space="0" w:color="auto"/>
            </w:tcBorders>
            <w:vAlign w:val="center"/>
            <w:hideMark/>
          </w:tcPr>
          <w:p w14:paraId="36B3E54F" w14:textId="77777777" w:rsidR="00F05F1B" w:rsidRPr="0008744A" w:rsidRDefault="00F05F1B" w:rsidP="00F05F1B">
            <w:pPr>
              <w:rPr>
                <w:del w:id="385" w:author="AnnK" w:date="2026-09-25T20:10:00Z" w16du:dateUtc="2026-09-26T00:10:00Z"/>
                <w:rFonts w:eastAsia="Times New Roman"/>
                <w:b/>
                <w:bCs/>
                <w:sz w:val="22"/>
              </w:rPr>
            </w:pPr>
          </w:p>
        </w:tc>
        <w:tc>
          <w:tcPr>
            <w:tcW w:w="2693" w:type="dxa"/>
            <w:tcBorders>
              <w:top w:val="single" w:sz="6" w:space="0" w:color="auto"/>
              <w:bottom w:val="single" w:sz="6" w:space="0" w:color="auto"/>
            </w:tcBorders>
            <w:vAlign w:val="center"/>
            <w:hideMark/>
          </w:tcPr>
          <w:p w14:paraId="2E70CC56" w14:textId="77777777" w:rsidR="00F05F1B" w:rsidRPr="0008744A" w:rsidRDefault="00F05F1B" w:rsidP="00F05F1B">
            <w:pPr>
              <w:jc w:val="center"/>
              <w:rPr>
                <w:del w:id="386" w:author="AnnK" w:date="2026-09-25T20:10:00Z" w16du:dateUtc="2026-09-26T00:10:00Z"/>
                <w:rFonts w:eastAsia="Times New Roman"/>
                <w:sz w:val="20"/>
              </w:rPr>
            </w:pPr>
            <w:del w:id="387" w:author="AnnK" w:date="2026-09-25T20:10:00Z" w16du:dateUtc="2026-09-26T00:10:00Z">
              <w:r w:rsidRPr="0008744A">
                <w:rPr>
                  <w:rFonts w:eastAsia="Times New Roman"/>
                  <w:sz w:val="20"/>
                </w:rPr>
                <w:delText>Off order book trades</w:delText>
              </w:r>
            </w:del>
          </w:p>
          <w:p w14:paraId="385BC168" w14:textId="77777777" w:rsidR="00F05F1B" w:rsidRPr="0008744A" w:rsidRDefault="00F05F1B" w:rsidP="00F05F1B">
            <w:pPr>
              <w:jc w:val="center"/>
              <w:rPr>
                <w:del w:id="388" w:author="AnnK" w:date="2026-09-25T20:10:00Z" w16du:dateUtc="2026-09-26T00:10:00Z"/>
                <w:rFonts w:eastAsia="Times New Roman"/>
                <w:sz w:val="20"/>
              </w:rPr>
            </w:pPr>
            <w:del w:id="389" w:author="AnnK" w:date="2026-09-25T20:10:00Z" w16du:dateUtc="2026-09-26T00:10:00Z">
              <w:r w:rsidRPr="0008744A">
                <w:rPr>
                  <w:rFonts w:eastAsia="Times New Roman"/>
                  <w:sz w:val="20"/>
                </w:rPr>
                <w:delText>(different settlement codes)</w:delText>
              </w:r>
            </w:del>
          </w:p>
        </w:tc>
        <w:tc>
          <w:tcPr>
            <w:tcW w:w="1418" w:type="dxa"/>
            <w:tcBorders>
              <w:top w:val="single" w:sz="6" w:space="0" w:color="auto"/>
              <w:bottom w:val="single" w:sz="6" w:space="0" w:color="auto"/>
            </w:tcBorders>
            <w:vAlign w:val="center"/>
            <w:hideMark/>
          </w:tcPr>
          <w:p w14:paraId="3317752B" w14:textId="77777777" w:rsidR="00F05F1B" w:rsidRPr="008678F5" w:rsidRDefault="00F05F1B" w:rsidP="00F05F1B">
            <w:pPr>
              <w:ind w:left="-108" w:right="-108"/>
              <w:jc w:val="center"/>
              <w:rPr>
                <w:del w:id="390" w:author="AnnK" w:date="2026-09-25T20:10:00Z" w16du:dateUtc="2026-09-26T00:10:00Z"/>
                <w:rFonts w:eastAsia="Times New Roman"/>
                <w:b/>
                <w:bCs/>
                <w:sz w:val="22"/>
              </w:rPr>
            </w:pPr>
            <w:del w:id="391" w:author="AnnK" w:date="2026-09-25T20:10:00Z" w16du:dateUtc="2026-09-26T00:10:00Z">
              <w:r w:rsidRPr="008678F5">
                <w:rPr>
                  <w:rFonts w:eastAsia="Times New Roman"/>
                  <w:b/>
                  <w:bCs/>
                  <w:sz w:val="22"/>
                </w:rPr>
                <w:delText>10:00 - 15:15</w:delText>
              </w:r>
            </w:del>
          </w:p>
        </w:tc>
        <w:tc>
          <w:tcPr>
            <w:tcW w:w="1984" w:type="dxa"/>
            <w:vMerge/>
            <w:vAlign w:val="center"/>
          </w:tcPr>
          <w:p w14:paraId="25F6C9EA" w14:textId="77777777" w:rsidR="00F05F1B" w:rsidRPr="008678F5" w:rsidRDefault="00F05F1B" w:rsidP="00F05F1B">
            <w:pPr>
              <w:ind w:left="-108" w:right="-108"/>
              <w:jc w:val="center"/>
              <w:rPr>
                <w:del w:id="392" w:author="AnnK" w:date="2026-09-25T20:10:00Z" w16du:dateUtc="2026-09-26T00:10:00Z"/>
                <w:rFonts w:eastAsia="Times New Roman"/>
                <w:b/>
                <w:bCs/>
                <w:sz w:val="22"/>
              </w:rPr>
            </w:pPr>
          </w:p>
        </w:tc>
        <w:tc>
          <w:tcPr>
            <w:tcW w:w="1559" w:type="dxa"/>
            <w:vMerge/>
            <w:vAlign w:val="center"/>
            <w:hideMark/>
          </w:tcPr>
          <w:p w14:paraId="07ACE0F1" w14:textId="77777777" w:rsidR="00F05F1B" w:rsidRPr="008678F5" w:rsidRDefault="00F05F1B" w:rsidP="00F05F1B">
            <w:pPr>
              <w:ind w:left="-108" w:right="-108"/>
              <w:jc w:val="center"/>
              <w:rPr>
                <w:del w:id="393" w:author="AnnK" w:date="2026-09-25T20:10:00Z" w16du:dateUtc="2026-09-26T00:10:00Z"/>
                <w:rFonts w:eastAsia="Times New Roman"/>
                <w:b/>
                <w:bCs/>
                <w:sz w:val="22"/>
              </w:rPr>
            </w:pPr>
          </w:p>
        </w:tc>
        <w:tc>
          <w:tcPr>
            <w:tcW w:w="1560" w:type="dxa"/>
            <w:vMerge/>
            <w:vAlign w:val="center"/>
          </w:tcPr>
          <w:p w14:paraId="0E3E233E" w14:textId="77777777" w:rsidR="00F05F1B" w:rsidRPr="008678F5" w:rsidRDefault="00F05F1B" w:rsidP="00F05F1B">
            <w:pPr>
              <w:ind w:left="-108" w:right="-108"/>
              <w:jc w:val="center"/>
              <w:rPr>
                <w:del w:id="394" w:author="AnnK" w:date="2026-09-25T20:10:00Z" w16du:dateUtc="2026-09-26T00:10:00Z"/>
                <w:rFonts w:eastAsia="Times New Roman"/>
                <w:b/>
                <w:bCs/>
                <w:sz w:val="22"/>
              </w:rPr>
            </w:pPr>
          </w:p>
        </w:tc>
        <w:tc>
          <w:tcPr>
            <w:tcW w:w="1700" w:type="dxa"/>
            <w:vMerge/>
            <w:tcBorders>
              <w:top w:val="single" w:sz="6" w:space="0" w:color="auto"/>
              <w:bottom w:val="single" w:sz="6" w:space="0" w:color="auto"/>
            </w:tcBorders>
            <w:shd w:val="clear" w:color="auto" w:fill="D9D9D9"/>
            <w:vAlign w:val="center"/>
            <w:hideMark/>
          </w:tcPr>
          <w:p w14:paraId="00DAC304" w14:textId="77777777" w:rsidR="00F05F1B" w:rsidRPr="008678F5" w:rsidRDefault="00F05F1B" w:rsidP="00F05F1B">
            <w:pPr>
              <w:jc w:val="center"/>
              <w:rPr>
                <w:del w:id="395" w:author="AnnK" w:date="2026-09-25T20:10:00Z" w16du:dateUtc="2026-09-26T00:10:00Z"/>
                <w:rFonts w:eastAsia="Times New Roman"/>
                <w:b/>
                <w:bCs/>
                <w:sz w:val="22"/>
              </w:rPr>
            </w:pPr>
          </w:p>
        </w:tc>
        <w:tc>
          <w:tcPr>
            <w:tcW w:w="2552" w:type="dxa"/>
            <w:vMerge/>
            <w:tcBorders>
              <w:top w:val="single" w:sz="6" w:space="0" w:color="auto"/>
              <w:bottom w:val="single" w:sz="6" w:space="0" w:color="auto"/>
            </w:tcBorders>
            <w:vAlign w:val="center"/>
          </w:tcPr>
          <w:p w14:paraId="63781A7C" w14:textId="77777777" w:rsidR="00F05F1B" w:rsidRPr="008678F5" w:rsidRDefault="00F05F1B" w:rsidP="00F05F1B">
            <w:pPr>
              <w:jc w:val="center"/>
              <w:rPr>
                <w:del w:id="396" w:author="AnnK" w:date="2026-09-25T20:10:00Z" w16du:dateUtc="2026-09-26T00:10:00Z"/>
                <w:rFonts w:eastAsia="Times New Roman"/>
                <w:b/>
                <w:bCs/>
                <w:sz w:val="22"/>
              </w:rPr>
            </w:pPr>
          </w:p>
        </w:tc>
      </w:tr>
      <w:tr w:rsidR="00F05F1B" w:rsidRPr="00EA7729" w14:paraId="3D824395" w14:textId="77777777" w:rsidTr="00776523">
        <w:trPr>
          <w:trHeight w:val="72"/>
          <w:del w:id="397" w:author="AnnK" w:date="2026-09-25T20:10:00Z" w16du:dateUtc="2026-09-26T00:10:00Z"/>
        </w:trPr>
        <w:tc>
          <w:tcPr>
            <w:tcW w:w="1999" w:type="dxa"/>
            <w:vMerge/>
            <w:tcBorders>
              <w:top w:val="single" w:sz="6" w:space="0" w:color="auto"/>
              <w:bottom w:val="single" w:sz="12" w:space="0" w:color="auto"/>
            </w:tcBorders>
            <w:vAlign w:val="center"/>
            <w:hideMark/>
          </w:tcPr>
          <w:p w14:paraId="4F9965FB" w14:textId="77777777" w:rsidR="00F05F1B" w:rsidRPr="008678F5" w:rsidRDefault="00F05F1B" w:rsidP="00F05F1B">
            <w:pPr>
              <w:rPr>
                <w:del w:id="398" w:author="AnnK" w:date="2026-09-25T20:10:00Z" w16du:dateUtc="2026-09-26T00:10:00Z"/>
                <w:rFonts w:eastAsia="Times New Roman"/>
                <w:b/>
                <w:bCs/>
                <w:sz w:val="22"/>
              </w:rPr>
            </w:pPr>
          </w:p>
        </w:tc>
        <w:tc>
          <w:tcPr>
            <w:tcW w:w="2693" w:type="dxa"/>
            <w:tcBorders>
              <w:top w:val="single" w:sz="6" w:space="0" w:color="auto"/>
              <w:bottom w:val="single" w:sz="12" w:space="0" w:color="auto"/>
            </w:tcBorders>
            <w:vAlign w:val="center"/>
            <w:hideMark/>
          </w:tcPr>
          <w:p w14:paraId="4AEA31EA" w14:textId="77777777" w:rsidR="00F05F1B" w:rsidRPr="0008744A" w:rsidRDefault="00F05F1B" w:rsidP="00F05F1B">
            <w:pPr>
              <w:jc w:val="center"/>
              <w:rPr>
                <w:del w:id="399" w:author="AnnK" w:date="2026-09-25T20:10:00Z" w16du:dateUtc="2026-09-26T00:10:00Z"/>
                <w:rFonts w:eastAsia="Times New Roman"/>
                <w:sz w:val="20"/>
              </w:rPr>
            </w:pPr>
            <w:del w:id="400" w:author="AnnK" w:date="2026-09-25T20:10:00Z" w16du:dateUtc="2026-09-26T00:10:00Z">
              <w:r w:rsidRPr="0008744A">
                <w:rPr>
                  <w:rFonts w:eastAsia="Times New Roman"/>
                  <w:sz w:val="20"/>
                </w:rPr>
                <w:delText>Off order book trades</w:delText>
              </w:r>
            </w:del>
          </w:p>
          <w:p w14:paraId="1589AEC9" w14:textId="77777777" w:rsidR="00F05F1B" w:rsidRPr="0008744A" w:rsidRDefault="00F05F1B" w:rsidP="00F05F1B">
            <w:pPr>
              <w:jc w:val="center"/>
              <w:rPr>
                <w:del w:id="401" w:author="AnnK" w:date="2026-09-25T20:10:00Z" w16du:dateUtc="2026-09-26T00:10:00Z"/>
                <w:rFonts w:eastAsia="Times New Roman"/>
                <w:sz w:val="20"/>
              </w:rPr>
            </w:pPr>
            <w:del w:id="402" w:author="AnnK" w:date="2026-09-25T20:10:00Z" w16du:dateUtc="2026-09-26T00:10:00Z">
              <w:r w:rsidRPr="0008744A">
                <w:rPr>
                  <w:rFonts w:eastAsia="Times New Roman"/>
                  <w:sz w:val="20"/>
                </w:rPr>
                <w:delText>(one settlement code)</w:delText>
              </w:r>
            </w:del>
          </w:p>
        </w:tc>
        <w:tc>
          <w:tcPr>
            <w:tcW w:w="1418" w:type="dxa"/>
            <w:tcBorders>
              <w:top w:val="single" w:sz="6" w:space="0" w:color="auto"/>
              <w:bottom w:val="single" w:sz="12" w:space="0" w:color="auto"/>
            </w:tcBorders>
            <w:vAlign w:val="center"/>
            <w:hideMark/>
          </w:tcPr>
          <w:p w14:paraId="685F8E74" w14:textId="77777777" w:rsidR="00C74272" w:rsidRDefault="00F05F1B" w:rsidP="00C74272">
            <w:pPr>
              <w:ind w:left="-108" w:right="-108"/>
              <w:jc w:val="center"/>
              <w:rPr>
                <w:del w:id="403" w:author="AnnK" w:date="2026-09-25T20:10:00Z" w16du:dateUtc="2026-09-26T00:10:00Z"/>
                <w:rFonts w:eastAsia="Times New Roman"/>
                <w:bCs/>
                <w:sz w:val="22"/>
              </w:rPr>
            </w:pPr>
            <w:del w:id="404" w:author="AnnK" w:date="2026-09-25T20:10:00Z" w16du:dateUtc="2026-09-26T00:10:00Z">
              <w:r w:rsidRPr="008678F5">
                <w:rPr>
                  <w:rFonts w:eastAsia="Times New Roman"/>
                  <w:b/>
                  <w:bCs/>
                  <w:sz w:val="22"/>
                </w:rPr>
                <w:delText>10:00 - 23:50</w:delText>
              </w:r>
              <w:r w:rsidR="00C74272">
                <w:rPr>
                  <w:rFonts w:eastAsia="Times New Roman"/>
                  <w:bCs/>
                  <w:sz w:val="22"/>
                </w:rPr>
                <w:delText>, m</w:delText>
              </w:r>
              <w:r w:rsidR="00C74272" w:rsidRPr="00C74272">
                <w:rPr>
                  <w:rFonts w:eastAsia="Times New Roman"/>
                  <w:bCs/>
                  <w:sz w:val="22"/>
                </w:rPr>
                <w:delText>aintenance break</w:delText>
              </w:r>
              <w:r w:rsidR="00C74272">
                <w:rPr>
                  <w:rFonts w:eastAsia="Times New Roman"/>
                  <w:bCs/>
                  <w:sz w:val="22"/>
                </w:rPr>
                <w:delText xml:space="preserve"> </w:delText>
              </w:r>
            </w:del>
          </w:p>
          <w:p w14:paraId="5E030127" w14:textId="41AE5BF0" w:rsidR="00F05F1B" w:rsidRPr="00C74272" w:rsidRDefault="00C74272" w:rsidP="00C74272">
            <w:pPr>
              <w:ind w:left="-108" w:right="-108"/>
              <w:jc w:val="center"/>
              <w:rPr>
                <w:del w:id="405" w:author="AnnK" w:date="2026-09-25T20:10:00Z" w16du:dateUtc="2026-09-26T00:10:00Z"/>
                <w:rFonts w:eastAsia="Times New Roman"/>
                <w:bCs/>
                <w:sz w:val="22"/>
              </w:rPr>
            </w:pPr>
            <w:del w:id="406" w:author="AnnK" w:date="2026-09-25T20:10:00Z" w16du:dateUtc="2026-09-26T00:10:00Z">
              <w:r>
                <w:rPr>
                  <w:rFonts w:eastAsia="Times New Roman"/>
                  <w:bCs/>
                  <w:sz w:val="22"/>
                </w:rPr>
                <w:delText>15:15 – 15:45</w:delText>
              </w:r>
            </w:del>
          </w:p>
        </w:tc>
        <w:tc>
          <w:tcPr>
            <w:tcW w:w="1984" w:type="dxa"/>
            <w:tcBorders>
              <w:bottom w:val="single" w:sz="12" w:space="0" w:color="auto"/>
            </w:tcBorders>
            <w:vAlign w:val="center"/>
          </w:tcPr>
          <w:p w14:paraId="34500E7C" w14:textId="77777777" w:rsidR="00106775" w:rsidRDefault="00106775" w:rsidP="00F05F1B">
            <w:pPr>
              <w:ind w:left="-108" w:right="-108"/>
              <w:jc w:val="center"/>
              <w:rPr>
                <w:del w:id="407" w:author="AnnK" w:date="2026-09-25T20:10:00Z" w16du:dateUtc="2026-09-26T00:10:00Z"/>
                <w:b/>
                <w:sz w:val="22"/>
              </w:rPr>
            </w:pPr>
          </w:p>
          <w:p w14:paraId="7E48724D" w14:textId="77777777" w:rsidR="00106775" w:rsidRDefault="00106775" w:rsidP="00F05F1B">
            <w:pPr>
              <w:ind w:left="-108" w:right="-108"/>
              <w:jc w:val="center"/>
              <w:rPr>
                <w:del w:id="408" w:author="AnnK" w:date="2026-09-25T20:10:00Z" w16du:dateUtc="2026-09-26T00:10:00Z"/>
                <w:b/>
                <w:sz w:val="22"/>
              </w:rPr>
            </w:pPr>
          </w:p>
          <w:p w14:paraId="253DB467" w14:textId="77777777" w:rsidR="00010CD8" w:rsidRDefault="00010CD8" w:rsidP="00F05F1B">
            <w:pPr>
              <w:ind w:left="-108" w:right="-108"/>
              <w:jc w:val="center"/>
              <w:rPr>
                <w:del w:id="409" w:author="AnnK" w:date="2026-09-25T20:10:00Z" w16du:dateUtc="2026-09-26T00:10:00Z"/>
                <w:b/>
                <w:sz w:val="22"/>
              </w:rPr>
            </w:pPr>
          </w:p>
          <w:p w14:paraId="3C55EA36" w14:textId="77777777" w:rsidR="0066326D" w:rsidRDefault="0066326D" w:rsidP="00F05F1B">
            <w:pPr>
              <w:ind w:left="-108" w:right="-108"/>
              <w:jc w:val="center"/>
              <w:rPr>
                <w:del w:id="410" w:author="AnnK" w:date="2026-09-25T20:10:00Z" w16du:dateUtc="2026-09-26T00:10:00Z"/>
                <w:b/>
                <w:sz w:val="22"/>
              </w:rPr>
            </w:pPr>
          </w:p>
          <w:p w14:paraId="4706E55F" w14:textId="77777777" w:rsidR="00F05F1B" w:rsidRPr="003D6117" w:rsidRDefault="00F05F1B" w:rsidP="00F05F1B">
            <w:pPr>
              <w:ind w:left="-108" w:right="-108"/>
              <w:jc w:val="center"/>
              <w:rPr>
                <w:del w:id="411" w:author="AnnK" w:date="2026-09-25T20:10:00Z" w16du:dateUtc="2026-09-26T00:10:00Z"/>
                <w:sz w:val="22"/>
              </w:rPr>
            </w:pPr>
            <w:del w:id="412" w:author="AnnK" w:date="2026-09-25T20:10:00Z" w16du:dateUtc="2026-09-26T00:10:00Z">
              <w:r w:rsidRPr="0008744A">
                <w:rPr>
                  <w:b/>
                  <w:sz w:val="22"/>
                </w:rPr>
                <w:delText xml:space="preserve">from 19:15 </w:delText>
              </w:r>
              <w:r w:rsidRPr="003D6117">
                <w:rPr>
                  <w:sz w:val="22"/>
                </w:rPr>
                <w:delText>for trades executed until 19:00;</w:delText>
              </w:r>
            </w:del>
          </w:p>
          <w:p w14:paraId="6E9A397D" w14:textId="77777777" w:rsidR="00F05F1B" w:rsidRPr="003D6117" w:rsidRDefault="00F05F1B" w:rsidP="00F05F1B">
            <w:pPr>
              <w:ind w:left="-108" w:right="-108"/>
              <w:jc w:val="center"/>
              <w:rPr>
                <w:del w:id="413" w:author="AnnK" w:date="2026-09-25T20:10:00Z" w16du:dateUtc="2026-09-26T00:10:00Z"/>
                <w:sz w:val="22"/>
              </w:rPr>
            </w:pPr>
            <w:del w:id="414" w:author="AnnK" w:date="2026-09-25T20:10:00Z" w16du:dateUtc="2026-09-26T00:10:00Z">
              <w:r w:rsidRPr="0008744A">
                <w:rPr>
                  <w:b/>
                  <w:sz w:val="22"/>
                </w:rPr>
                <w:delText xml:space="preserve">until 9:30 on the next business day </w:delText>
              </w:r>
              <w:r w:rsidRPr="003D6117">
                <w:rPr>
                  <w:sz w:val="22"/>
                </w:rPr>
                <w:delText>for trades executed from 19:00 until 23:50</w:delText>
              </w:r>
            </w:del>
          </w:p>
          <w:p w14:paraId="2D9C514B" w14:textId="77777777" w:rsidR="00106775" w:rsidRDefault="00106775" w:rsidP="00F05F1B">
            <w:pPr>
              <w:ind w:left="-108" w:right="-108"/>
              <w:jc w:val="center"/>
              <w:rPr>
                <w:del w:id="415" w:author="AnnK" w:date="2026-09-25T20:10:00Z" w16du:dateUtc="2026-09-26T00:10:00Z"/>
                <w:rFonts w:eastAsia="Times New Roman"/>
                <w:b/>
                <w:bCs/>
                <w:sz w:val="22"/>
              </w:rPr>
            </w:pPr>
          </w:p>
          <w:p w14:paraId="60E77ED7" w14:textId="77777777" w:rsidR="0066326D" w:rsidRDefault="0066326D" w:rsidP="00F05F1B">
            <w:pPr>
              <w:ind w:left="-108" w:right="-108"/>
              <w:jc w:val="center"/>
              <w:rPr>
                <w:del w:id="416" w:author="AnnK" w:date="2026-09-25T20:10:00Z" w16du:dateUtc="2026-09-26T00:10:00Z"/>
                <w:rFonts w:eastAsia="Times New Roman"/>
                <w:b/>
                <w:bCs/>
                <w:sz w:val="22"/>
              </w:rPr>
            </w:pPr>
          </w:p>
          <w:p w14:paraId="117A8B46" w14:textId="77777777" w:rsidR="00106775" w:rsidRDefault="00106775" w:rsidP="00F05F1B">
            <w:pPr>
              <w:ind w:left="-108" w:right="-108"/>
              <w:jc w:val="center"/>
              <w:rPr>
                <w:del w:id="417" w:author="AnnK" w:date="2026-09-25T20:10:00Z" w16du:dateUtc="2026-09-26T00:10:00Z"/>
                <w:rFonts w:eastAsia="Times New Roman"/>
                <w:b/>
                <w:bCs/>
                <w:sz w:val="22"/>
              </w:rPr>
            </w:pPr>
          </w:p>
          <w:p w14:paraId="2BF9DAB8" w14:textId="77777777" w:rsidR="00010CD8" w:rsidRPr="0008744A" w:rsidRDefault="00010CD8" w:rsidP="00F05F1B">
            <w:pPr>
              <w:ind w:left="-108" w:right="-108"/>
              <w:jc w:val="center"/>
              <w:rPr>
                <w:del w:id="418" w:author="AnnK" w:date="2026-09-25T20:10:00Z" w16du:dateUtc="2026-09-26T00:10:00Z"/>
                <w:rFonts w:eastAsia="Times New Roman"/>
                <w:b/>
                <w:bCs/>
                <w:sz w:val="22"/>
              </w:rPr>
            </w:pPr>
          </w:p>
        </w:tc>
        <w:tc>
          <w:tcPr>
            <w:tcW w:w="1559" w:type="dxa"/>
            <w:vMerge/>
            <w:tcBorders>
              <w:bottom w:val="single" w:sz="12" w:space="0" w:color="auto"/>
            </w:tcBorders>
            <w:shd w:val="clear" w:color="auto" w:fill="D9D9D9"/>
            <w:vAlign w:val="center"/>
            <w:hideMark/>
          </w:tcPr>
          <w:p w14:paraId="2B488BCD" w14:textId="77777777" w:rsidR="00F05F1B" w:rsidRPr="0008744A" w:rsidRDefault="00F05F1B" w:rsidP="00F05F1B">
            <w:pPr>
              <w:ind w:left="-108" w:right="-108"/>
              <w:jc w:val="center"/>
              <w:rPr>
                <w:del w:id="419" w:author="AnnK" w:date="2026-09-25T20:10:00Z" w16du:dateUtc="2026-09-26T00:10:00Z"/>
                <w:rFonts w:eastAsia="Times New Roman"/>
                <w:b/>
                <w:bCs/>
                <w:sz w:val="22"/>
              </w:rPr>
            </w:pPr>
          </w:p>
        </w:tc>
        <w:tc>
          <w:tcPr>
            <w:tcW w:w="1560" w:type="dxa"/>
            <w:vMerge/>
            <w:tcBorders>
              <w:bottom w:val="single" w:sz="12" w:space="0" w:color="auto"/>
            </w:tcBorders>
            <w:shd w:val="clear" w:color="auto" w:fill="D9D9D9"/>
            <w:vAlign w:val="center"/>
          </w:tcPr>
          <w:p w14:paraId="192811D7" w14:textId="77777777" w:rsidR="00F05F1B" w:rsidRPr="0008744A" w:rsidRDefault="00F05F1B" w:rsidP="00F05F1B">
            <w:pPr>
              <w:ind w:left="-108" w:right="-108"/>
              <w:jc w:val="center"/>
              <w:rPr>
                <w:del w:id="420" w:author="AnnK" w:date="2026-09-25T20:10:00Z" w16du:dateUtc="2026-09-26T00:10:00Z"/>
                <w:rFonts w:eastAsia="Times New Roman"/>
                <w:b/>
                <w:bCs/>
                <w:sz w:val="22"/>
              </w:rPr>
            </w:pPr>
          </w:p>
        </w:tc>
        <w:tc>
          <w:tcPr>
            <w:tcW w:w="1700" w:type="dxa"/>
            <w:tcBorders>
              <w:top w:val="single" w:sz="6" w:space="0" w:color="auto"/>
              <w:bottom w:val="single" w:sz="12" w:space="0" w:color="auto"/>
            </w:tcBorders>
            <w:vAlign w:val="center"/>
            <w:hideMark/>
          </w:tcPr>
          <w:p w14:paraId="31411AD5" w14:textId="77777777" w:rsidR="00F05F1B" w:rsidRPr="008678F5" w:rsidRDefault="00F05F1B" w:rsidP="00F05F1B">
            <w:pPr>
              <w:jc w:val="center"/>
              <w:rPr>
                <w:del w:id="421" w:author="AnnK" w:date="2026-09-25T20:10:00Z" w16du:dateUtc="2026-09-26T00:10:00Z"/>
                <w:rFonts w:eastAsia="Times New Roman"/>
                <w:b/>
                <w:bCs/>
                <w:sz w:val="22"/>
              </w:rPr>
            </w:pPr>
            <w:del w:id="422" w:author="AnnK" w:date="2026-09-25T20:10:00Z" w16du:dateUtc="2026-09-26T00:10:00Z">
              <w:r w:rsidRPr="008678F5">
                <w:rPr>
                  <w:rFonts w:eastAsia="Times New Roman"/>
                  <w:b/>
                  <w:bCs/>
                  <w:sz w:val="22"/>
                </w:rPr>
                <w:delText>18:00, 19:00</w:delText>
              </w:r>
            </w:del>
          </w:p>
        </w:tc>
        <w:tc>
          <w:tcPr>
            <w:tcW w:w="2552" w:type="dxa"/>
            <w:tcBorders>
              <w:top w:val="single" w:sz="6" w:space="0" w:color="auto"/>
              <w:bottom w:val="single" w:sz="12" w:space="0" w:color="auto"/>
            </w:tcBorders>
            <w:vAlign w:val="center"/>
          </w:tcPr>
          <w:p w14:paraId="29AF19EC" w14:textId="17FEE941" w:rsidR="00F05F1B" w:rsidRPr="00010CD8" w:rsidRDefault="00010CD8" w:rsidP="00F05F1B">
            <w:pPr>
              <w:jc w:val="center"/>
              <w:rPr>
                <w:del w:id="423" w:author="AnnK" w:date="2026-09-25T20:10:00Z" w16du:dateUtc="2026-09-26T00:10:00Z"/>
                <w:rFonts w:eastAsia="Times New Roman"/>
                <w:b/>
                <w:bCs/>
                <w:sz w:val="22"/>
              </w:rPr>
            </w:pPr>
            <w:del w:id="424" w:author="AnnK" w:date="2026-09-25T20:10:00Z" w16du:dateUtc="2026-09-26T00:10:00Z">
              <w:r w:rsidRPr="00010CD8">
                <w:rPr>
                  <w:rFonts w:eastAsia="Times New Roman"/>
                  <w:b/>
                  <w:bCs/>
                  <w:sz w:val="22"/>
                </w:rPr>
                <w:delText>from 18:15 (from 19:15)</w:delText>
              </w:r>
              <w:r>
                <w:rPr>
                  <w:rFonts w:eastAsia="Times New Roman"/>
                  <w:b/>
                  <w:bCs/>
                  <w:sz w:val="22"/>
                </w:rPr>
                <w:delText xml:space="preserve"> </w:delText>
              </w:r>
              <w:r w:rsidRPr="00010CD8">
                <w:rPr>
                  <w:rFonts w:eastAsia="Times New Roman"/>
                  <w:bCs/>
                  <w:sz w:val="22"/>
                </w:rPr>
                <w:delText>for Early end of trading</w:delText>
              </w:r>
            </w:del>
          </w:p>
        </w:tc>
      </w:tr>
      <w:tr w:rsidR="00F05F1B" w:rsidRPr="008678F5" w14:paraId="393056E5" w14:textId="77777777" w:rsidTr="00776523">
        <w:trPr>
          <w:trHeight w:val="128"/>
          <w:del w:id="425" w:author="AnnK" w:date="2026-09-25T20:10:00Z" w16du:dateUtc="2026-09-26T00:10:00Z"/>
        </w:trPr>
        <w:tc>
          <w:tcPr>
            <w:tcW w:w="1999" w:type="dxa"/>
            <w:vMerge w:val="restart"/>
            <w:tcBorders>
              <w:top w:val="single" w:sz="12" w:space="0" w:color="auto"/>
            </w:tcBorders>
            <w:vAlign w:val="center"/>
            <w:hideMark/>
          </w:tcPr>
          <w:p w14:paraId="49678498" w14:textId="77777777" w:rsidR="00F05F1B" w:rsidRPr="008678F5" w:rsidRDefault="00F05F1B" w:rsidP="00F05F1B">
            <w:pPr>
              <w:jc w:val="center"/>
              <w:rPr>
                <w:del w:id="426" w:author="AnnK" w:date="2026-09-25T20:10:00Z" w16du:dateUtc="2026-09-26T00:10:00Z"/>
                <w:rFonts w:eastAsia="Times New Roman"/>
                <w:b/>
                <w:bCs/>
                <w:szCs w:val="24"/>
              </w:rPr>
            </w:pPr>
            <w:del w:id="427" w:author="AnnK" w:date="2026-09-25T20:10:00Z" w16du:dateUtc="2026-09-26T00:10:00Z">
              <w:r>
                <w:rPr>
                  <w:rFonts w:eastAsia="Times New Roman"/>
                  <w:b/>
                  <w:bCs/>
                  <w:szCs w:val="24"/>
                </w:rPr>
                <w:delText>Instruments</w:delText>
              </w:r>
            </w:del>
          </w:p>
        </w:tc>
        <w:tc>
          <w:tcPr>
            <w:tcW w:w="2693" w:type="dxa"/>
            <w:vMerge w:val="restart"/>
            <w:tcBorders>
              <w:top w:val="single" w:sz="12" w:space="0" w:color="auto"/>
            </w:tcBorders>
            <w:vAlign w:val="center"/>
            <w:hideMark/>
          </w:tcPr>
          <w:p w14:paraId="2356906A" w14:textId="77777777" w:rsidR="00F05F1B" w:rsidRPr="008678F5" w:rsidRDefault="00F05F1B" w:rsidP="00F05F1B">
            <w:pPr>
              <w:jc w:val="center"/>
              <w:rPr>
                <w:del w:id="428" w:author="AnnK" w:date="2026-09-25T20:10:00Z" w16du:dateUtc="2026-09-26T00:10:00Z"/>
                <w:rFonts w:eastAsia="Times New Roman"/>
                <w:b/>
                <w:bCs/>
                <w:szCs w:val="24"/>
              </w:rPr>
            </w:pPr>
            <w:del w:id="429" w:author="AnnK" w:date="2026-09-25T20:10:00Z" w16du:dateUtc="2026-09-26T00:10:00Z">
              <w:r>
                <w:rPr>
                  <w:rFonts w:eastAsia="Times New Roman"/>
                  <w:b/>
                  <w:bCs/>
                  <w:szCs w:val="24"/>
                </w:rPr>
                <w:delText>Trading modes</w:delText>
              </w:r>
            </w:del>
          </w:p>
        </w:tc>
        <w:tc>
          <w:tcPr>
            <w:tcW w:w="1418" w:type="dxa"/>
            <w:vMerge w:val="restart"/>
            <w:tcBorders>
              <w:top w:val="single" w:sz="12" w:space="0" w:color="auto"/>
            </w:tcBorders>
            <w:vAlign w:val="center"/>
            <w:hideMark/>
          </w:tcPr>
          <w:p w14:paraId="4AEEFA24" w14:textId="77777777" w:rsidR="00F05F1B" w:rsidRPr="008678F5" w:rsidRDefault="00F05F1B" w:rsidP="00F05F1B">
            <w:pPr>
              <w:jc w:val="center"/>
              <w:rPr>
                <w:del w:id="430" w:author="AnnK" w:date="2026-09-25T20:10:00Z" w16du:dateUtc="2026-09-26T00:10:00Z"/>
                <w:rFonts w:eastAsia="Times New Roman"/>
                <w:b/>
                <w:bCs/>
                <w:szCs w:val="24"/>
              </w:rPr>
            </w:pPr>
            <w:del w:id="431" w:author="AnnK" w:date="2026-09-25T20:10:00Z" w16du:dateUtc="2026-09-26T00:10:00Z">
              <w:r>
                <w:rPr>
                  <w:rFonts w:eastAsia="Times New Roman"/>
                  <w:b/>
                  <w:bCs/>
                  <w:szCs w:val="24"/>
                </w:rPr>
                <w:delText>Trading hours</w:delText>
              </w:r>
            </w:del>
          </w:p>
        </w:tc>
        <w:tc>
          <w:tcPr>
            <w:tcW w:w="1984" w:type="dxa"/>
            <w:vMerge w:val="restart"/>
            <w:tcBorders>
              <w:top w:val="single" w:sz="12" w:space="0" w:color="auto"/>
            </w:tcBorders>
            <w:vAlign w:val="center"/>
          </w:tcPr>
          <w:p w14:paraId="4CFF036E" w14:textId="77777777" w:rsidR="00F05F1B" w:rsidRPr="0008744A" w:rsidRDefault="00F05F1B" w:rsidP="00F05F1B">
            <w:pPr>
              <w:jc w:val="center"/>
              <w:rPr>
                <w:del w:id="432" w:author="AnnK" w:date="2026-09-25T20:10:00Z" w16du:dateUtc="2026-09-26T00:10:00Z"/>
                <w:rFonts w:eastAsia="Times New Roman"/>
                <w:b/>
                <w:bCs/>
                <w:szCs w:val="24"/>
              </w:rPr>
            </w:pPr>
            <w:del w:id="433" w:author="AnnK" w:date="2026-09-25T20:10:00Z" w16du:dateUtc="2026-09-26T00:10:00Z">
              <w:r w:rsidRPr="0008744A">
                <w:rPr>
                  <w:rFonts w:eastAsia="Times New Roman"/>
                  <w:b/>
                  <w:bCs/>
                  <w:szCs w:val="24"/>
                </w:rPr>
                <w:delText>Extracts from the trade register</w:delText>
              </w:r>
            </w:del>
          </w:p>
        </w:tc>
        <w:tc>
          <w:tcPr>
            <w:tcW w:w="3119" w:type="dxa"/>
            <w:gridSpan w:val="2"/>
            <w:tcBorders>
              <w:top w:val="single" w:sz="12" w:space="0" w:color="auto"/>
              <w:bottom w:val="single" w:sz="6" w:space="0" w:color="auto"/>
            </w:tcBorders>
            <w:vAlign w:val="center"/>
            <w:hideMark/>
          </w:tcPr>
          <w:p w14:paraId="6E337052" w14:textId="77777777" w:rsidR="00F05F1B" w:rsidRPr="0008744A" w:rsidRDefault="00F05F1B" w:rsidP="00F05F1B">
            <w:pPr>
              <w:ind w:left="-108" w:right="-108"/>
              <w:jc w:val="center"/>
              <w:rPr>
                <w:del w:id="434" w:author="AnnK" w:date="2026-09-25T20:10:00Z" w16du:dateUtc="2026-09-26T00:10:00Z"/>
                <w:rFonts w:eastAsia="Times New Roman"/>
                <w:b/>
                <w:bCs/>
                <w:szCs w:val="24"/>
              </w:rPr>
            </w:pPr>
            <w:del w:id="435" w:author="AnnK" w:date="2026-09-25T20:10:00Z" w16du:dateUtc="2026-09-26T00:10:00Z">
              <w:r w:rsidRPr="0008744A">
                <w:rPr>
                  <w:rFonts w:eastAsia="Times New Roman"/>
                  <w:b/>
                  <w:bCs/>
                  <w:szCs w:val="24"/>
                </w:rPr>
                <w:delText>Early settlement</w:delText>
              </w:r>
            </w:del>
          </w:p>
          <w:p w14:paraId="4668E011" w14:textId="77777777" w:rsidR="00F05F1B" w:rsidRPr="0008744A" w:rsidRDefault="00F05F1B" w:rsidP="00F05F1B">
            <w:pPr>
              <w:ind w:left="-108" w:right="-108"/>
              <w:jc w:val="center"/>
              <w:rPr>
                <w:del w:id="436" w:author="AnnK" w:date="2026-09-25T20:10:00Z" w16du:dateUtc="2026-09-26T00:10:00Z"/>
                <w:rFonts w:eastAsia="Times New Roman"/>
                <w:b/>
                <w:bCs/>
                <w:szCs w:val="24"/>
              </w:rPr>
            </w:pPr>
            <w:del w:id="437" w:author="AnnK" w:date="2026-09-25T20:10:00Z" w16du:dateUtc="2026-09-26T00:10:00Z">
              <w:r w:rsidRPr="0008744A">
                <w:rPr>
                  <w:rFonts w:eastAsia="Times New Roman"/>
                  <w:b/>
                  <w:bCs/>
                  <w:szCs w:val="24"/>
                </w:rPr>
                <w:delText>End of trading</w:delText>
              </w:r>
            </w:del>
          </w:p>
        </w:tc>
        <w:tc>
          <w:tcPr>
            <w:tcW w:w="1700" w:type="dxa"/>
            <w:vMerge w:val="restart"/>
            <w:tcBorders>
              <w:top w:val="single" w:sz="12" w:space="0" w:color="auto"/>
              <w:bottom w:val="single" w:sz="12" w:space="0" w:color="auto"/>
            </w:tcBorders>
            <w:shd w:val="clear" w:color="000000" w:fill="auto"/>
            <w:vAlign w:val="center"/>
            <w:hideMark/>
          </w:tcPr>
          <w:p w14:paraId="4068C3C4" w14:textId="77777777" w:rsidR="00F05F1B" w:rsidRPr="008678F5" w:rsidRDefault="00F05F1B" w:rsidP="00F05F1B">
            <w:pPr>
              <w:ind w:left="-108" w:right="-109"/>
              <w:jc w:val="center"/>
              <w:rPr>
                <w:del w:id="438" w:author="AnnK" w:date="2026-09-25T20:10:00Z" w16du:dateUtc="2026-09-26T00:10:00Z"/>
                <w:rFonts w:eastAsia="Times New Roman"/>
                <w:b/>
                <w:bCs/>
                <w:szCs w:val="24"/>
              </w:rPr>
            </w:pPr>
            <w:del w:id="439" w:author="AnnK" w:date="2026-09-25T20:10:00Z" w16du:dateUtc="2026-09-26T00:10:00Z">
              <w:r>
                <w:rPr>
                  <w:rFonts w:eastAsia="Times New Roman"/>
                  <w:b/>
                  <w:bCs/>
                  <w:szCs w:val="24"/>
                </w:rPr>
                <w:delText>Early end of trading</w:delText>
              </w:r>
            </w:del>
          </w:p>
        </w:tc>
        <w:tc>
          <w:tcPr>
            <w:tcW w:w="2552" w:type="dxa"/>
            <w:vMerge w:val="restart"/>
            <w:tcBorders>
              <w:top w:val="single" w:sz="12" w:space="0" w:color="auto"/>
            </w:tcBorders>
            <w:shd w:val="clear" w:color="000000" w:fill="auto"/>
            <w:vAlign w:val="center"/>
          </w:tcPr>
          <w:p w14:paraId="0E2B1D02" w14:textId="77777777" w:rsidR="00F05F1B" w:rsidRPr="0008744A" w:rsidRDefault="00F05F1B" w:rsidP="00F05F1B">
            <w:pPr>
              <w:jc w:val="center"/>
              <w:rPr>
                <w:del w:id="440" w:author="AnnK" w:date="2026-09-25T20:10:00Z" w16du:dateUtc="2026-09-26T00:10:00Z"/>
                <w:rFonts w:eastAsia="Times New Roman"/>
                <w:b/>
                <w:bCs/>
                <w:szCs w:val="24"/>
              </w:rPr>
            </w:pPr>
            <w:del w:id="441" w:author="AnnK" w:date="2026-09-25T20:10:00Z" w16du:dateUtc="2026-09-26T00:10:00Z">
              <w:r w:rsidRPr="0008744A">
                <w:rPr>
                  <w:rFonts w:eastAsia="Times New Roman"/>
                  <w:b/>
                  <w:bCs/>
                  <w:szCs w:val="24"/>
                </w:rPr>
                <w:delText xml:space="preserve">Early settlement/early end of trading </w:delText>
              </w:r>
            </w:del>
          </w:p>
          <w:p w14:paraId="2704914C" w14:textId="77777777" w:rsidR="00F05F1B" w:rsidRDefault="00F05F1B" w:rsidP="00F05F1B">
            <w:pPr>
              <w:jc w:val="center"/>
              <w:rPr>
                <w:del w:id="442" w:author="AnnK" w:date="2026-09-25T20:10:00Z" w16du:dateUtc="2026-09-26T00:10:00Z"/>
                <w:rFonts w:eastAsia="Times New Roman"/>
                <w:b/>
                <w:bCs/>
                <w:szCs w:val="24"/>
              </w:rPr>
            </w:pPr>
            <w:del w:id="443" w:author="AnnK" w:date="2026-09-25T20:10:00Z" w16du:dateUtc="2026-09-26T00:10:00Z">
              <w:r>
                <w:rPr>
                  <w:rFonts w:eastAsia="Times New Roman"/>
                  <w:b/>
                  <w:bCs/>
                  <w:szCs w:val="24"/>
                </w:rPr>
                <w:delText xml:space="preserve">Extracts from the trade register </w:delText>
              </w:r>
            </w:del>
          </w:p>
          <w:p w14:paraId="7546D398" w14:textId="77777777" w:rsidR="00F05F1B" w:rsidRPr="008678F5" w:rsidRDefault="00F05F1B" w:rsidP="00F05F1B">
            <w:pPr>
              <w:jc w:val="center"/>
              <w:rPr>
                <w:del w:id="444" w:author="AnnK" w:date="2026-09-25T20:10:00Z" w16du:dateUtc="2026-09-26T00:10:00Z"/>
                <w:rFonts w:eastAsia="Times New Roman"/>
                <w:b/>
                <w:bCs/>
                <w:szCs w:val="24"/>
              </w:rPr>
            </w:pPr>
          </w:p>
        </w:tc>
      </w:tr>
      <w:tr w:rsidR="00F05F1B" w:rsidRPr="008678F5" w14:paraId="14BC77EF" w14:textId="77777777" w:rsidTr="00342799">
        <w:trPr>
          <w:trHeight w:val="127"/>
          <w:del w:id="445" w:author="AnnK" w:date="2026-09-25T20:10:00Z" w16du:dateUtc="2026-09-26T00:10:00Z"/>
        </w:trPr>
        <w:tc>
          <w:tcPr>
            <w:tcW w:w="1999" w:type="dxa"/>
            <w:vMerge/>
            <w:tcBorders>
              <w:bottom w:val="single" w:sz="12" w:space="0" w:color="auto"/>
            </w:tcBorders>
            <w:vAlign w:val="center"/>
            <w:hideMark/>
          </w:tcPr>
          <w:p w14:paraId="0E825F98" w14:textId="77777777" w:rsidR="00F05F1B" w:rsidRPr="00776523" w:rsidRDefault="00F05F1B" w:rsidP="00F05F1B">
            <w:pPr>
              <w:rPr>
                <w:del w:id="446" w:author="AnnK" w:date="2026-09-25T20:10:00Z" w16du:dateUtc="2026-09-26T00:10:00Z"/>
                <w:rFonts w:eastAsia="Times New Roman"/>
                <w:b/>
                <w:bCs/>
                <w:sz w:val="22"/>
              </w:rPr>
            </w:pPr>
          </w:p>
        </w:tc>
        <w:tc>
          <w:tcPr>
            <w:tcW w:w="2693" w:type="dxa"/>
            <w:vMerge/>
            <w:tcBorders>
              <w:bottom w:val="single" w:sz="6" w:space="0" w:color="auto"/>
            </w:tcBorders>
            <w:vAlign w:val="center"/>
            <w:hideMark/>
          </w:tcPr>
          <w:p w14:paraId="3A99F9E0" w14:textId="77777777" w:rsidR="00F05F1B" w:rsidRDefault="00F05F1B" w:rsidP="00F05F1B">
            <w:pPr>
              <w:ind w:left="-108" w:right="-108"/>
              <w:jc w:val="center"/>
              <w:rPr>
                <w:del w:id="447" w:author="AnnK" w:date="2026-09-25T20:10:00Z" w16du:dateUtc="2026-09-26T00:10:00Z"/>
                <w:rFonts w:eastAsia="Times New Roman"/>
                <w:sz w:val="20"/>
              </w:rPr>
            </w:pPr>
          </w:p>
        </w:tc>
        <w:tc>
          <w:tcPr>
            <w:tcW w:w="1418" w:type="dxa"/>
            <w:vMerge/>
            <w:tcBorders>
              <w:bottom w:val="single" w:sz="6" w:space="0" w:color="auto"/>
            </w:tcBorders>
            <w:vAlign w:val="center"/>
            <w:hideMark/>
          </w:tcPr>
          <w:p w14:paraId="4013CDEF" w14:textId="77777777" w:rsidR="00F05F1B" w:rsidRPr="008678F5" w:rsidRDefault="00F05F1B" w:rsidP="00F05F1B">
            <w:pPr>
              <w:ind w:left="-108" w:right="-108"/>
              <w:jc w:val="center"/>
              <w:rPr>
                <w:del w:id="448" w:author="AnnK" w:date="2026-09-25T20:10:00Z" w16du:dateUtc="2026-09-26T00:10:00Z"/>
                <w:rFonts w:eastAsia="Times New Roman"/>
                <w:b/>
                <w:bCs/>
                <w:sz w:val="22"/>
              </w:rPr>
            </w:pPr>
          </w:p>
        </w:tc>
        <w:tc>
          <w:tcPr>
            <w:tcW w:w="1984" w:type="dxa"/>
            <w:vMerge/>
            <w:vAlign w:val="center"/>
          </w:tcPr>
          <w:p w14:paraId="52D00F35" w14:textId="77777777" w:rsidR="00F05F1B" w:rsidRDefault="00F05F1B" w:rsidP="00F05F1B">
            <w:pPr>
              <w:ind w:left="-108" w:right="-108"/>
              <w:jc w:val="center"/>
              <w:rPr>
                <w:del w:id="449" w:author="AnnK" w:date="2026-09-25T20:10:00Z" w16du:dateUtc="2026-09-26T00:10:00Z"/>
                <w:rFonts w:eastAsia="Times New Roman"/>
                <w:b/>
                <w:bCs/>
                <w:sz w:val="22"/>
              </w:rPr>
            </w:pPr>
          </w:p>
        </w:tc>
        <w:tc>
          <w:tcPr>
            <w:tcW w:w="1559" w:type="dxa"/>
            <w:tcBorders>
              <w:top w:val="single" w:sz="6" w:space="0" w:color="auto"/>
            </w:tcBorders>
            <w:vAlign w:val="center"/>
            <w:hideMark/>
          </w:tcPr>
          <w:p w14:paraId="12E445BD" w14:textId="77777777" w:rsidR="00F05F1B" w:rsidRPr="008678F5" w:rsidRDefault="00F05F1B" w:rsidP="00F05F1B">
            <w:pPr>
              <w:ind w:left="-108" w:right="-108"/>
              <w:jc w:val="center"/>
              <w:rPr>
                <w:del w:id="450" w:author="AnnK" w:date="2026-09-25T20:10:00Z" w16du:dateUtc="2026-09-26T00:10:00Z"/>
                <w:rFonts w:eastAsia="Times New Roman"/>
                <w:b/>
                <w:bCs/>
                <w:sz w:val="22"/>
              </w:rPr>
            </w:pPr>
            <w:del w:id="451" w:author="AnnK" w:date="2026-09-25T20:10:00Z" w16du:dateUtc="2026-09-26T00:10:00Z">
              <w:r>
                <w:rPr>
                  <w:rFonts w:eastAsia="Times New Roman"/>
                  <w:b/>
                  <w:bCs/>
                  <w:sz w:val="22"/>
                </w:rPr>
                <w:delText>Standing instruction</w:delText>
              </w:r>
            </w:del>
          </w:p>
        </w:tc>
        <w:tc>
          <w:tcPr>
            <w:tcW w:w="1560" w:type="dxa"/>
            <w:tcBorders>
              <w:top w:val="single" w:sz="6" w:space="0" w:color="auto"/>
            </w:tcBorders>
            <w:vAlign w:val="center"/>
          </w:tcPr>
          <w:p w14:paraId="5A542333" w14:textId="77777777" w:rsidR="00F05F1B" w:rsidRPr="008678F5" w:rsidRDefault="00F05F1B" w:rsidP="00F05F1B">
            <w:pPr>
              <w:ind w:left="-108" w:right="-108"/>
              <w:jc w:val="center"/>
              <w:rPr>
                <w:del w:id="452" w:author="AnnK" w:date="2026-09-25T20:10:00Z" w16du:dateUtc="2026-09-26T00:10:00Z"/>
                <w:rFonts w:eastAsia="Times New Roman"/>
                <w:b/>
                <w:bCs/>
                <w:sz w:val="22"/>
              </w:rPr>
            </w:pPr>
            <w:del w:id="453" w:author="AnnK" w:date="2026-09-25T20:10:00Z" w16du:dateUtc="2026-09-26T00:10:00Z">
              <w:r>
                <w:rPr>
                  <w:rFonts w:eastAsia="Times New Roman"/>
                  <w:b/>
                  <w:bCs/>
                  <w:sz w:val="22"/>
                </w:rPr>
                <w:delText>One-time instruction</w:delText>
              </w:r>
            </w:del>
          </w:p>
        </w:tc>
        <w:tc>
          <w:tcPr>
            <w:tcW w:w="1700" w:type="dxa"/>
            <w:vMerge/>
            <w:tcBorders>
              <w:top w:val="single" w:sz="6" w:space="0" w:color="auto"/>
              <w:bottom w:val="single" w:sz="12" w:space="0" w:color="auto"/>
            </w:tcBorders>
            <w:shd w:val="clear" w:color="000000" w:fill="auto"/>
            <w:vAlign w:val="center"/>
            <w:hideMark/>
          </w:tcPr>
          <w:p w14:paraId="68D73690" w14:textId="77777777" w:rsidR="00F05F1B" w:rsidRPr="008678F5" w:rsidRDefault="00F05F1B" w:rsidP="00F05F1B">
            <w:pPr>
              <w:jc w:val="center"/>
              <w:rPr>
                <w:del w:id="454" w:author="AnnK" w:date="2026-09-25T20:10:00Z" w16du:dateUtc="2026-09-26T00:10:00Z"/>
                <w:rFonts w:eastAsia="Times New Roman"/>
                <w:b/>
                <w:bCs/>
                <w:sz w:val="22"/>
              </w:rPr>
            </w:pPr>
          </w:p>
        </w:tc>
        <w:tc>
          <w:tcPr>
            <w:tcW w:w="2552" w:type="dxa"/>
            <w:vMerge/>
            <w:tcBorders>
              <w:bottom w:val="single" w:sz="6" w:space="0" w:color="auto"/>
            </w:tcBorders>
            <w:shd w:val="clear" w:color="000000" w:fill="auto"/>
            <w:vAlign w:val="center"/>
          </w:tcPr>
          <w:p w14:paraId="235526C1" w14:textId="77777777" w:rsidR="00F05F1B" w:rsidRPr="00012573" w:rsidRDefault="00F05F1B" w:rsidP="00F05F1B">
            <w:pPr>
              <w:jc w:val="center"/>
              <w:rPr>
                <w:del w:id="455" w:author="AnnK" w:date="2026-09-25T20:10:00Z" w16du:dateUtc="2026-09-26T00:10:00Z"/>
                <w:sz w:val="22"/>
              </w:rPr>
            </w:pPr>
          </w:p>
        </w:tc>
      </w:tr>
      <w:tr w:rsidR="00F05F1B" w:rsidRPr="00EA7729" w14:paraId="54906191" w14:textId="77777777" w:rsidTr="008D7B6B">
        <w:trPr>
          <w:trHeight w:val="1265"/>
          <w:del w:id="456" w:author="AnnK" w:date="2026-09-25T20:10:00Z" w16du:dateUtc="2026-09-26T00:10:00Z"/>
        </w:trPr>
        <w:tc>
          <w:tcPr>
            <w:tcW w:w="1999" w:type="dxa"/>
            <w:vMerge w:val="restart"/>
            <w:tcBorders>
              <w:top w:val="single" w:sz="12" w:space="0" w:color="auto"/>
              <w:bottom w:val="single" w:sz="12" w:space="0" w:color="auto"/>
            </w:tcBorders>
            <w:vAlign w:val="center"/>
            <w:hideMark/>
          </w:tcPr>
          <w:p w14:paraId="1D51B9AF" w14:textId="77777777" w:rsidR="00F05F1B" w:rsidRPr="00181760" w:rsidRDefault="00F05F1B" w:rsidP="00F05F1B">
            <w:pPr>
              <w:rPr>
                <w:del w:id="457" w:author="AnnK" w:date="2026-09-25T20:10:00Z" w16du:dateUtc="2026-09-26T00:10:00Z"/>
                <w:rFonts w:eastAsia="Times New Roman"/>
                <w:b/>
                <w:bCs/>
                <w:sz w:val="22"/>
              </w:rPr>
            </w:pPr>
            <w:del w:id="458" w:author="AnnK" w:date="2026-09-25T20:10:00Z" w16du:dateUtc="2026-09-26T00:10:00Z">
              <w:r w:rsidRPr="008678F5">
                <w:rPr>
                  <w:rFonts w:eastAsia="Times New Roman"/>
                  <w:b/>
                  <w:bCs/>
                  <w:sz w:val="22"/>
                </w:rPr>
                <w:delText xml:space="preserve">EUR_TODTOM, </w:delText>
              </w:r>
              <w:r>
                <w:rPr>
                  <w:b/>
                  <w:bCs/>
                  <w:sz w:val="22"/>
                </w:rPr>
                <w:delText xml:space="preserve">EUR_TODSPT, </w:delText>
              </w:r>
              <w:r w:rsidRPr="008678F5">
                <w:rPr>
                  <w:rFonts w:eastAsia="Times New Roman"/>
                  <w:b/>
                  <w:bCs/>
                  <w:sz w:val="22"/>
                </w:rPr>
                <w:delText>EURUSDTDTM</w:delText>
              </w:r>
              <w:r w:rsidRPr="00181760">
                <w:rPr>
                  <w:rFonts w:eastAsia="Times New Roman"/>
                  <w:b/>
                  <w:bCs/>
                  <w:sz w:val="22"/>
                </w:rPr>
                <w:delText>,</w:delText>
              </w:r>
            </w:del>
          </w:p>
          <w:p w14:paraId="634D2858" w14:textId="77777777" w:rsidR="00F05F1B" w:rsidRPr="00181760" w:rsidRDefault="00F05F1B" w:rsidP="00F05F1B">
            <w:pPr>
              <w:rPr>
                <w:del w:id="459" w:author="AnnK" w:date="2026-09-25T20:10:00Z" w16du:dateUtc="2026-09-26T00:10:00Z"/>
                <w:rFonts w:eastAsia="Times New Roman"/>
                <w:b/>
                <w:bCs/>
                <w:sz w:val="22"/>
              </w:rPr>
            </w:pPr>
            <w:del w:id="460" w:author="AnnK" w:date="2026-09-25T20:10:00Z" w16du:dateUtc="2026-09-26T00:10:00Z">
              <w:r>
                <w:rPr>
                  <w:rFonts w:eastAsia="Times New Roman"/>
                  <w:b/>
                  <w:bCs/>
                  <w:sz w:val="22"/>
                </w:rPr>
                <w:delText>GBP_TODTOM.</w:delText>
              </w:r>
            </w:del>
          </w:p>
        </w:tc>
        <w:tc>
          <w:tcPr>
            <w:tcW w:w="2693" w:type="dxa"/>
            <w:tcBorders>
              <w:top w:val="single" w:sz="12" w:space="0" w:color="auto"/>
            </w:tcBorders>
            <w:vAlign w:val="center"/>
            <w:hideMark/>
          </w:tcPr>
          <w:p w14:paraId="22119389" w14:textId="77777777" w:rsidR="00F05F1B" w:rsidRPr="00E92063" w:rsidRDefault="00F05F1B" w:rsidP="00F05F1B">
            <w:pPr>
              <w:ind w:left="-108" w:right="-108"/>
              <w:jc w:val="center"/>
              <w:rPr>
                <w:del w:id="461" w:author="AnnK" w:date="2026-09-25T20:10:00Z" w16du:dateUtc="2026-09-26T00:10:00Z"/>
                <w:rFonts w:eastAsia="Times New Roman"/>
                <w:sz w:val="20"/>
              </w:rPr>
            </w:pPr>
            <w:del w:id="462" w:author="AnnK" w:date="2026-09-25T20:10:00Z" w16du:dateUtc="2026-09-26T00:10:00Z">
              <w:r w:rsidRPr="00E92063">
                <w:rPr>
                  <w:rFonts w:eastAsia="Times New Roman"/>
                  <w:sz w:val="20"/>
                </w:rPr>
                <w:delText xml:space="preserve">Main </w:delText>
              </w:r>
            </w:del>
          </w:p>
          <w:p w14:paraId="1755A0E6" w14:textId="77777777" w:rsidR="00F05F1B" w:rsidRPr="00227EC7" w:rsidRDefault="00F05F1B" w:rsidP="00F05F1B">
            <w:pPr>
              <w:ind w:left="-108" w:right="-108"/>
              <w:jc w:val="center"/>
              <w:rPr>
                <w:del w:id="463" w:author="AnnK" w:date="2026-09-25T20:10:00Z" w16du:dateUtc="2026-09-26T00:10:00Z"/>
                <w:rFonts w:eastAsia="Times New Roman"/>
                <w:sz w:val="20"/>
              </w:rPr>
            </w:pPr>
            <w:del w:id="464" w:author="AnnK" w:date="2026-09-25T20:10:00Z" w16du:dateUtc="2026-09-26T00:10:00Z">
              <w:r w:rsidRPr="00E92063">
                <w:rPr>
                  <w:rFonts w:eastAsia="Times New Roman"/>
                  <w:sz w:val="20"/>
                </w:rPr>
                <w:delText>(order book trades)</w:delText>
              </w:r>
              <w:r>
                <w:rPr>
                  <w:rFonts w:eastAsia="Times New Roman"/>
                  <w:sz w:val="20"/>
                </w:rPr>
                <w:delText>,</w:delText>
              </w:r>
            </w:del>
          </w:p>
          <w:p w14:paraId="4B0A5EE3" w14:textId="77777777" w:rsidR="00F05F1B" w:rsidRPr="0008744A" w:rsidRDefault="00F05F1B" w:rsidP="00F05F1B">
            <w:pPr>
              <w:jc w:val="center"/>
              <w:rPr>
                <w:del w:id="465" w:author="AnnK" w:date="2026-09-25T20:10:00Z" w16du:dateUtc="2026-09-26T00:10:00Z"/>
                <w:rFonts w:eastAsia="Times New Roman"/>
                <w:sz w:val="20"/>
              </w:rPr>
            </w:pPr>
            <w:del w:id="466" w:author="AnnK" w:date="2026-09-25T20:10:00Z" w16du:dateUtc="2026-09-26T00:10:00Z">
              <w:r w:rsidRPr="0008744A">
                <w:rPr>
                  <w:rFonts w:eastAsia="Times New Roman"/>
                  <w:sz w:val="20"/>
                </w:rPr>
                <w:delText xml:space="preserve">Off order book trades </w:delText>
              </w:r>
            </w:del>
          </w:p>
          <w:p w14:paraId="67E7014E" w14:textId="77777777" w:rsidR="00F05F1B" w:rsidRDefault="00F05F1B" w:rsidP="00F05F1B">
            <w:pPr>
              <w:ind w:left="-108" w:right="-108"/>
              <w:jc w:val="center"/>
              <w:rPr>
                <w:del w:id="467" w:author="AnnK" w:date="2026-09-25T20:10:00Z" w16du:dateUtc="2026-09-26T00:10:00Z"/>
                <w:rFonts w:eastAsia="Times New Roman"/>
                <w:sz w:val="20"/>
              </w:rPr>
            </w:pPr>
            <w:del w:id="468" w:author="AnnK" w:date="2026-09-25T20:10:00Z" w16du:dateUtc="2026-09-26T00:10:00Z">
              <w:r w:rsidRPr="0008744A">
                <w:rPr>
                  <w:rFonts w:eastAsia="Times New Roman"/>
                  <w:sz w:val="20"/>
                </w:rPr>
                <w:delText>(different settlement codes)</w:delText>
              </w:r>
              <w:r>
                <w:rPr>
                  <w:rFonts w:eastAsia="Times New Roman"/>
                  <w:sz w:val="20"/>
                </w:rPr>
                <w:delText>,</w:delText>
              </w:r>
            </w:del>
          </w:p>
          <w:p w14:paraId="2429FB2F" w14:textId="77777777" w:rsidR="00F05F1B" w:rsidRPr="00227EC7" w:rsidRDefault="00F05F1B" w:rsidP="00F05F1B">
            <w:pPr>
              <w:ind w:left="-108" w:right="-108"/>
              <w:jc w:val="center"/>
              <w:rPr>
                <w:del w:id="469" w:author="AnnK" w:date="2026-09-25T20:10:00Z" w16du:dateUtc="2026-09-26T00:10:00Z"/>
                <w:rFonts w:eastAsia="Times New Roman"/>
                <w:sz w:val="20"/>
              </w:rPr>
            </w:pPr>
            <w:del w:id="470" w:author="AnnK" w:date="2026-09-25T20:10:00Z" w16du:dateUtc="2026-09-26T00:10:00Z">
              <w:r>
                <w:rPr>
                  <w:rFonts w:eastAsia="Times New Roman"/>
                  <w:sz w:val="20"/>
                </w:rPr>
                <w:delText>Auction with Bank of Russia</w:delText>
              </w:r>
            </w:del>
          </w:p>
        </w:tc>
        <w:tc>
          <w:tcPr>
            <w:tcW w:w="1418" w:type="dxa"/>
            <w:tcBorders>
              <w:top w:val="single" w:sz="12" w:space="0" w:color="auto"/>
              <w:bottom w:val="single" w:sz="6" w:space="0" w:color="auto"/>
            </w:tcBorders>
            <w:vAlign w:val="center"/>
            <w:hideMark/>
          </w:tcPr>
          <w:p w14:paraId="7995F87C" w14:textId="77777777" w:rsidR="00F05F1B" w:rsidRPr="008678F5" w:rsidRDefault="00F05F1B" w:rsidP="00F05F1B">
            <w:pPr>
              <w:ind w:left="-108" w:right="-108"/>
              <w:jc w:val="center"/>
              <w:rPr>
                <w:del w:id="471" w:author="AnnK" w:date="2026-09-25T20:10:00Z" w16du:dateUtc="2026-09-26T00:10:00Z"/>
                <w:rFonts w:eastAsia="Times New Roman"/>
                <w:b/>
                <w:bCs/>
                <w:sz w:val="22"/>
              </w:rPr>
            </w:pPr>
            <w:del w:id="472" w:author="AnnK" w:date="2026-09-25T20:10:00Z" w16du:dateUtc="2026-09-26T00:10:00Z">
              <w:r w:rsidRPr="008678F5">
                <w:rPr>
                  <w:rFonts w:eastAsia="Times New Roman"/>
                  <w:b/>
                  <w:bCs/>
                  <w:sz w:val="22"/>
                </w:rPr>
                <w:delText>10:00 - 15:15</w:delText>
              </w:r>
            </w:del>
          </w:p>
        </w:tc>
        <w:tc>
          <w:tcPr>
            <w:tcW w:w="1984" w:type="dxa"/>
            <w:tcBorders>
              <w:top w:val="single" w:sz="12" w:space="0" w:color="auto"/>
            </w:tcBorders>
            <w:vAlign w:val="center"/>
          </w:tcPr>
          <w:p w14:paraId="096AB904" w14:textId="77777777" w:rsidR="00F05F1B" w:rsidRPr="008678F5" w:rsidRDefault="00F05F1B" w:rsidP="00F05F1B">
            <w:pPr>
              <w:ind w:left="-108" w:right="-108"/>
              <w:jc w:val="center"/>
              <w:rPr>
                <w:del w:id="473" w:author="AnnK" w:date="2026-09-25T20:10:00Z" w16du:dateUtc="2026-09-26T00:10:00Z"/>
                <w:rFonts w:eastAsia="Times New Roman"/>
                <w:b/>
                <w:bCs/>
                <w:sz w:val="22"/>
              </w:rPr>
            </w:pPr>
            <w:del w:id="474" w:author="AnnK" w:date="2026-09-25T20:10:00Z" w16du:dateUtc="2026-09-26T00:10:00Z">
              <w:r>
                <w:rPr>
                  <w:rFonts w:eastAsia="Times New Roman"/>
                  <w:b/>
                  <w:bCs/>
                  <w:sz w:val="22"/>
                </w:rPr>
                <w:delText>from 15:30</w:delText>
              </w:r>
            </w:del>
          </w:p>
        </w:tc>
        <w:tc>
          <w:tcPr>
            <w:tcW w:w="1559" w:type="dxa"/>
            <w:vMerge w:val="restart"/>
            <w:tcBorders>
              <w:top w:val="single" w:sz="12" w:space="0" w:color="auto"/>
            </w:tcBorders>
            <w:vAlign w:val="center"/>
            <w:hideMark/>
          </w:tcPr>
          <w:p w14:paraId="5E488D9E" w14:textId="77777777" w:rsidR="00F05F1B" w:rsidRPr="008678F5" w:rsidRDefault="00F05F1B" w:rsidP="00F05F1B">
            <w:pPr>
              <w:ind w:left="-108" w:right="-108"/>
              <w:jc w:val="center"/>
              <w:rPr>
                <w:del w:id="475" w:author="AnnK" w:date="2026-09-25T20:10:00Z" w16du:dateUtc="2026-09-26T00:10:00Z"/>
                <w:rFonts w:eastAsia="Times New Roman"/>
                <w:b/>
                <w:bCs/>
                <w:sz w:val="22"/>
              </w:rPr>
            </w:pPr>
            <w:del w:id="476" w:author="AnnK" w:date="2026-09-25T20:10:00Z" w16du:dateUtc="2026-09-26T00:10:00Z">
              <w:r w:rsidRPr="008678F5">
                <w:rPr>
                  <w:rFonts w:eastAsia="Times New Roman"/>
                  <w:b/>
                  <w:bCs/>
                  <w:sz w:val="22"/>
                </w:rPr>
                <w:delText>11:00</w:delText>
              </w:r>
            </w:del>
          </w:p>
        </w:tc>
        <w:tc>
          <w:tcPr>
            <w:tcW w:w="1560" w:type="dxa"/>
            <w:vMerge w:val="restart"/>
            <w:tcBorders>
              <w:top w:val="single" w:sz="12" w:space="0" w:color="auto"/>
            </w:tcBorders>
            <w:vAlign w:val="center"/>
          </w:tcPr>
          <w:p w14:paraId="206DC4F6" w14:textId="77777777" w:rsidR="00F05F1B" w:rsidRPr="008678F5" w:rsidRDefault="00F05F1B" w:rsidP="00F05F1B">
            <w:pPr>
              <w:ind w:left="-108" w:right="-108"/>
              <w:jc w:val="center"/>
              <w:rPr>
                <w:del w:id="477" w:author="AnnK" w:date="2026-09-25T20:10:00Z" w16du:dateUtc="2026-09-26T00:10:00Z"/>
                <w:rFonts w:eastAsia="Times New Roman"/>
                <w:b/>
                <w:bCs/>
                <w:sz w:val="22"/>
              </w:rPr>
            </w:pPr>
            <w:del w:id="478" w:author="AnnK" w:date="2026-09-25T20:10:00Z" w16du:dateUtc="2026-09-26T00:10:00Z">
              <w:r w:rsidRPr="008678F5">
                <w:rPr>
                  <w:rFonts w:eastAsia="Times New Roman"/>
                  <w:b/>
                  <w:bCs/>
                  <w:sz w:val="22"/>
                </w:rPr>
                <w:delText>11:00 – 14:</w:delText>
              </w:r>
              <w:r>
                <w:rPr>
                  <w:rFonts w:eastAsia="Times New Roman"/>
                  <w:b/>
                  <w:bCs/>
                  <w:sz w:val="22"/>
                </w:rPr>
                <w:delText>00</w:delText>
              </w:r>
            </w:del>
          </w:p>
        </w:tc>
        <w:tc>
          <w:tcPr>
            <w:tcW w:w="1700" w:type="dxa"/>
            <w:tcBorders>
              <w:top w:val="single" w:sz="12" w:space="0" w:color="auto"/>
              <w:bottom w:val="single" w:sz="6" w:space="0" w:color="auto"/>
            </w:tcBorders>
            <w:shd w:val="clear" w:color="000000" w:fill="D8D8D8"/>
            <w:vAlign w:val="center"/>
            <w:hideMark/>
          </w:tcPr>
          <w:p w14:paraId="2E29CDB0" w14:textId="77777777" w:rsidR="00F05F1B" w:rsidRPr="008678F5" w:rsidRDefault="00F05F1B" w:rsidP="00F05F1B">
            <w:pPr>
              <w:jc w:val="center"/>
              <w:rPr>
                <w:del w:id="479" w:author="AnnK" w:date="2026-09-25T20:10:00Z" w16du:dateUtc="2026-09-26T00:10:00Z"/>
                <w:rFonts w:eastAsia="Times New Roman"/>
                <w:b/>
                <w:bCs/>
                <w:sz w:val="22"/>
              </w:rPr>
            </w:pPr>
          </w:p>
        </w:tc>
        <w:tc>
          <w:tcPr>
            <w:tcW w:w="2552" w:type="dxa"/>
            <w:tcBorders>
              <w:top w:val="single" w:sz="12" w:space="0" w:color="auto"/>
              <w:bottom w:val="single" w:sz="6" w:space="0" w:color="auto"/>
            </w:tcBorders>
            <w:shd w:val="clear" w:color="000000" w:fill="auto"/>
            <w:vAlign w:val="center"/>
          </w:tcPr>
          <w:p w14:paraId="14C494E2" w14:textId="77777777" w:rsidR="00F05F1B" w:rsidRPr="0008744A" w:rsidRDefault="00F05F1B" w:rsidP="00F05F1B">
            <w:pPr>
              <w:jc w:val="center"/>
              <w:rPr>
                <w:del w:id="480" w:author="AnnK" w:date="2026-09-25T20:10:00Z" w16du:dateUtc="2026-09-26T00:10:00Z"/>
                <w:rFonts w:eastAsia="Times New Roman"/>
                <w:b/>
                <w:bCs/>
                <w:sz w:val="22"/>
              </w:rPr>
            </w:pPr>
            <w:del w:id="481" w:author="AnnK" w:date="2026-09-25T20:10:00Z" w16du:dateUtc="2026-09-26T00:10:00Z">
              <w:r w:rsidRPr="0008744A">
                <w:rPr>
                  <w:sz w:val="22"/>
                </w:rPr>
                <w:delText>not earlier than 15 minutes after receiving the early settlement notice for a given trading member from the Clearing Center</w:delText>
              </w:r>
            </w:del>
          </w:p>
        </w:tc>
      </w:tr>
      <w:tr w:rsidR="00F05F1B" w:rsidRPr="00EA7729" w14:paraId="6CBAC080" w14:textId="77777777" w:rsidTr="00175285">
        <w:trPr>
          <w:trHeight w:val="50"/>
          <w:del w:id="482" w:author="AnnK" w:date="2026-09-25T20:10:00Z" w16du:dateUtc="2026-09-26T00:10:00Z"/>
        </w:trPr>
        <w:tc>
          <w:tcPr>
            <w:tcW w:w="1999" w:type="dxa"/>
            <w:vMerge/>
            <w:tcBorders>
              <w:top w:val="single" w:sz="6" w:space="0" w:color="auto"/>
              <w:bottom w:val="single" w:sz="12" w:space="0" w:color="auto"/>
            </w:tcBorders>
            <w:vAlign w:val="center"/>
            <w:hideMark/>
          </w:tcPr>
          <w:p w14:paraId="41FBCBBF" w14:textId="77777777" w:rsidR="00F05F1B" w:rsidRPr="0008744A" w:rsidRDefault="00F05F1B" w:rsidP="00F05F1B">
            <w:pPr>
              <w:rPr>
                <w:del w:id="483" w:author="AnnK" w:date="2026-09-25T20:10:00Z" w16du:dateUtc="2026-09-26T00:10:00Z"/>
                <w:rFonts w:eastAsia="Times New Roman"/>
                <w:b/>
                <w:bCs/>
                <w:sz w:val="22"/>
              </w:rPr>
            </w:pPr>
          </w:p>
        </w:tc>
        <w:tc>
          <w:tcPr>
            <w:tcW w:w="2693" w:type="dxa"/>
            <w:tcBorders>
              <w:top w:val="single" w:sz="6" w:space="0" w:color="auto"/>
              <w:bottom w:val="single" w:sz="12" w:space="0" w:color="auto"/>
            </w:tcBorders>
            <w:vAlign w:val="center"/>
            <w:hideMark/>
          </w:tcPr>
          <w:p w14:paraId="73C43095" w14:textId="77777777" w:rsidR="00F05F1B" w:rsidRPr="0008744A" w:rsidRDefault="00F05F1B" w:rsidP="00F05F1B">
            <w:pPr>
              <w:jc w:val="center"/>
              <w:rPr>
                <w:del w:id="484" w:author="AnnK" w:date="2026-09-25T20:10:00Z" w16du:dateUtc="2026-09-26T00:10:00Z"/>
                <w:rFonts w:eastAsia="Times New Roman"/>
                <w:sz w:val="20"/>
              </w:rPr>
            </w:pPr>
            <w:del w:id="485" w:author="AnnK" w:date="2026-09-25T20:10:00Z" w16du:dateUtc="2026-09-26T00:10:00Z">
              <w:r w:rsidRPr="0008744A">
                <w:rPr>
                  <w:rFonts w:eastAsia="Times New Roman"/>
                  <w:sz w:val="20"/>
                </w:rPr>
                <w:delText xml:space="preserve">Off order book trades </w:delText>
              </w:r>
            </w:del>
          </w:p>
          <w:p w14:paraId="4888A7EF" w14:textId="77777777" w:rsidR="00F05F1B" w:rsidRPr="0008744A" w:rsidRDefault="00F05F1B" w:rsidP="00F05F1B">
            <w:pPr>
              <w:ind w:left="-108" w:right="-108"/>
              <w:jc w:val="center"/>
              <w:rPr>
                <w:del w:id="486" w:author="AnnK" w:date="2026-09-25T20:10:00Z" w16du:dateUtc="2026-09-26T00:10:00Z"/>
                <w:rFonts w:eastAsia="Times New Roman"/>
                <w:sz w:val="20"/>
              </w:rPr>
            </w:pPr>
            <w:del w:id="487" w:author="AnnK" w:date="2026-09-25T20:10:00Z" w16du:dateUtc="2026-09-26T00:10:00Z">
              <w:r w:rsidRPr="0008744A">
                <w:rPr>
                  <w:rFonts w:eastAsia="Times New Roman"/>
                  <w:sz w:val="20"/>
                </w:rPr>
                <w:delText>(one settlement code)</w:delText>
              </w:r>
            </w:del>
          </w:p>
        </w:tc>
        <w:tc>
          <w:tcPr>
            <w:tcW w:w="1418" w:type="dxa"/>
            <w:tcBorders>
              <w:top w:val="single" w:sz="6" w:space="0" w:color="auto"/>
              <w:bottom w:val="single" w:sz="12" w:space="0" w:color="auto"/>
            </w:tcBorders>
            <w:vAlign w:val="center"/>
            <w:hideMark/>
          </w:tcPr>
          <w:p w14:paraId="15D74140" w14:textId="77777777" w:rsidR="00C74272" w:rsidRDefault="00F05F1B" w:rsidP="00C74272">
            <w:pPr>
              <w:ind w:left="-108" w:right="-108"/>
              <w:jc w:val="center"/>
              <w:rPr>
                <w:del w:id="488" w:author="AnnK" w:date="2026-09-25T20:10:00Z" w16du:dateUtc="2026-09-26T00:10:00Z"/>
                <w:rFonts w:eastAsia="Times New Roman"/>
                <w:bCs/>
                <w:sz w:val="22"/>
              </w:rPr>
            </w:pPr>
            <w:del w:id="489" w:author="AnnK" w:date="2026-09-25T20:10:00Z" w16du:dateUtc="2026-09-26T00:10:00Z">
              <w:r w:rsidRPr="008678F5">
                <w:rPr>
                  <w:rFonts w:eastAsia="Times New Roman"/>
                  <w:b/>
                  <w:bCs/>
                  <w:sz w:val="22"/>
                </w:rPr>
                <w:delText>10:00 - 23:50</w:delText>
              </w:r>
              <w:r w:rsidR="00C74272">
                <w:rPr>
                  <w:rFonts w:eastAsia="Times New Roman"/>
                  <w:bCs/>
                  <w:sz w:val="22"/>
                </w:rPr>
                <w:delText>, m</w:delText>
              </w:r>
              <w:r w:rsidR="00C74272" w:rsidRPr="00C74272">
                <w:rPr>
                  <w:rFonts w:eastAsia="Times New Roman"/>
                  <w:bCs/>
                  <w:sz w:val="22"/>
                </w:rPr>
                <w:delText>aintenance break</w:delText>
              </w:r>
              <w:r w:rsidR="00C74272">
                <w:rPr>
                  <w:rFonts w:eastAsia="Times New Roman"/>
                  <w:bCs/>
                  <w:sz w:val="22"/>
                </w:rPr>
                <w:delText xml:space="preserve"> </w:delText>
              </w:r>
            </w:del>
          </w:p>
          <w:p w14:paraId="3D9F5391" w14:textId="7DEF0325" w:rsidR="00F05F1B" w:rsidRPr="00C74272" w:rsidRDefault="00C74272" w:rsidP="00C74272">
            <w:pPr>
              <w:ind w:left="-108" w:right="-108"/>
              <w:jc w:val="center"/>
              <w:rPr>
                <w:del w:id="490" w:author="AnnK" w:date="2026-09-25T20:10:00Z" w16du:dateUtc="2026-09-26T00:10:00Z"/>
                <w:rFonts w:eastAsia="Times New Roman"/>
                <w:bCs/>
                <w:sz w:val="22"/>
              </w:rPr>
            </w:pPr>
            <w:del w:id="491" w:author="AnnK" w:date="2026-09-25T20:10:00Z" w16du:dateUtc="2026-09-26T00:10:00Z">
              <w:r>
                <w:rPr>
                  <w:rFonts w:eastAsia="Times New Roman"/>
                  <w:bCs/>
                  <w:sz w:val="22"/>
                </w:rPr>
                <w:delText>15:15 – 15:45</w:delText>
              </w:r>
            </w:del>
          </w:p>
        </w:tc>
        <w:tc>
          <w:tcPr>
            <w:tcW w:w="1984" w:type="dxa"/>
            <w:vAlign w:val="center"/>
          </w:tcPr>
          <w:p w14:paraId="2455B00E" w14:textId="77777777" w:rsidR="00F05F1B" w:rsidRPr="00CC5B22" w:rsidRDefault="00F05F1B" w:rsidP="00F05F1B">
            <w:pPr>
              <w:ind w:left="-108" w:right="-108"/>
              <w:jc w:val="center"/>
              <w:rPr>
                <w:del w:id="492" w:author="AnnK" w:date="2026-09-25T20:10:00Z" w16du:dateUtc="2026-09-26T00:10:00Z"/>
                <w:sz w:val="22"/>
              </w:rPr>
            </w:pPr>
            <w:del w:id="493" w:author="AnnK" w:date="2026-09-25T20:10:00Z" w16du:dateUtc="2026-09-26T00:10:00Z">
              <w:r w:rsidRPr="0008744A">
                <w:rPr>
                  <w:b/>
                  <w:sz w:val="22"/>
                </w:rPr>
                <w:delText xml:space="preserve">from 19:15 </w:delText>
              </w:r>
              <w:r w:rsidRPr="00CC5B22">
                <w:rPr>
                  <w:sz w:val="22"/>
                </w:rPr>
                <w:delText>for trades executed until 19:00;</w:delText>
              </w:r>
            </w:del>
          </w:p>
          <w:p w14:paraId="064FBC6A" w14:textId="77777777" w:rsidR="00F05F1B" w:rsidRPr="0008744A" w:rsidRDefault="00F05F1B" w:rsidP="00F05F1B">
            <w:pPr>
              <w:ind w:left="-108" w:right="-108"/>
              <w:jc w:val="center"/>
              <w:rPr>
                <w:del w:id="494" w:author="AnnK" w:date="2026-09-25T20:10:00Z" w16du:dateUtc="2026-09-26T00:10:00Z"/>
                <w:rFonts w:eastAsia="Times New Roman"/>
                <w:b/>
                <w:bCs/>
                <w:sz w:val="22"/>
              </w:rPr>
            </w:pPr>
            <w:del w:id="495" w:author="AnnK" w:date="2026-09-25T20:10:00Z" w16du:dateUtc="2026-09-26T00:10:00Z">
              <w:r w:rsidRPr="0008744A">
                <w:rPr>
                  <w:b/>
                  <w:sz w:val="22"/>
                </w:rPr>
                <w:delText xml:space="preserve">until 9:30 </w:delText>
              </w:r>
              <w:r w:rsidRPr="003D6117">
                <w:rPr>
                  <w:b/>
                  <w:sz w:val="22"/>
                </w:rPr>
                <w:delText xml:space="preserve">on the next business day, </w:delText>
              </w:r>
              <w:r w:rsidRPr="00CC5B22">
                <w:rPr>
                  <w:sz w:val="22"/>
                </w:rPr>
                <w:delText>for trades executed from 19:00 until 23:50</w:delText>
              </w:r>
            </w:del>
          </w:p>
        </w:tc>
        <w:tc>
          <w:tcPr>
            <w:tcW w:w="1559" w:type="dxa"/>
            <w:vMerge/>
            <w:tcBorders>
              <w:bottom w:val="single" w:sz="12" w:space="0" w:color="auto"/>
            </w:tcBorders>
            <w:vAlign w:val="center"/>
            <w:hideMark/>
          </w:tcPr>
          <w:p w14:paraId="3BFBF23E" w14:textId="77777777" w:rsidR="00F05F1B" w:rsidRPr="0008744A" w:rsidRDefault="00F05F1B" w:rsidP="00F05F1B">
            <w:pPr>
              <w:ind w:left="-108" w:right="-108"/>
              <w:jc w:val="center"/>
              <w:rPr>
                <w:del w:id="496" w:author="AnnK" w:date="2026-09-25T20:10:00Z" w16du:dateUtc="2026-09-26T00:10:00Z"/>
                <w:rFonts w:eastAsia="Times New Roman"/>
                <w:b/>
                <w:bCs/>
                <w:sz w:val="22"/>
              </w:rPr>
            </w:pPr>
          </w:p>
        </w:tc>
        <w:tc>
          <w:tcPr>
            <w:tcW w:w="1560" w:type="dxa"/>
            <w:vMerge/>
            <w:vAlign w:val="center"/>
          </w:tcPr>
          <w:p w14:paraId="4B891628" w14:textId="77777777" w:rsidR="00F05F1B" w:rsidRPr="0008744A" w:rsidRDefault="00F05F1B" w:rsidP="00F05F1B">
            <w:pPr>
              <w:ind w:left="-108" w:right="-108"/>
              <w:jc w:val="center"/>
              <w:rPr>
                <w:del w:id="497" w:author="AnnK" w:date="2026-09-25T20:10:00Z" w16du:dateUtc="2026-09-26T00:10:00Z"/>
                <w:rFonts w:eastAsia="Times New Roman"/>
                <w:b/>
                <w:bCs/>
                <w:sz w:val="22"/>
              </w:rPr>
            </w:pPr>
          </w:p>
        </w:tc>
        <w:tc>
          <w:tcPr>
            <w:tcW w:w="1700" w:type="dxa"/>
            <w:tcBorders>
              <w:top w:val="single" w:sz="6" w:space="0" w:color="auto"/>
              <w:bottom w:val="single" w:sz="12" w:space="0" w:color="auto"/>
            </w:tcBorders>
            <w:shd w:val="clear" w:color="000000" w:fill="FFFFFF"/>
            <w:vAlign w:val="center"/>
            <w:hideMark/>
          </w:tcPr>
          <w:p w14:paraId="6523CA01" w14:textId="77777777" w:rsidR="00F05F1B" w:rsidRPr="008678F5" w:rsidRDefault="00F05F1B" w:rsidP="00F05F1B">
            <w:pPr>
              <w:jc w:val="center"/>
              <w:rPr>
                <w:del w:id="498" w:author="AnnK" w:date="2026-09-25T20:10:00Z" w16du:dateUtc="2026-09-26T00:10:00Z"/>
                <w:rFonts w:eastAsia="Times New Roman"/>
                <w:b/>
                <w:bCs/>
                <w:sz w:val="22"/>
              </w:rPr>
            </w:pPr>
            <w:del w:id="499" w:author="AnnK" w:date="2026-09-25T20:10:00Z" w16du:dateUtc="2026-09-26T00:10:00Z">
              <w:r w:rsidRPr="008678F5">
                <w:rPr>
                  <w:rFonts w:eastAsia="Times New Roman"/>
                  <w:b/>
                  <w:bCs/>
                  <w:sz w:val="22"/>
                </w:rPr>
                <w:delText>18:00, 19:00</w:delText>
              </w:r>
            </w:del>
          </w:p>
        </w:tc>
        <w:tc>
          <w:tcPr>
            <w:tcW w:w="2552" w:type="dxa"/>
            <w:tcBorders>
              <w:top w:val="single" w:sz="6" w:space="0" w:color="auto"/>
              <w:bottom w:val="single" w:sz="12" w:space="0" w:color="auto"/>
            </w:tcBorders>
            <w:shd w:val="clear" w:color="000000" w:fill="FFFFFF"/>
            <w:vAlign w:val="center"/>
          </w:tcPr>
          <w:p w14:paraId="29098186" w14:textId="284F54B5" w:rsidR="00F05F1B" w:rsidRPr="00010CD8" w:rsidRDefault="00010CD8" w:rsidP="00F05F1B">
            <w:pPr>
              <w:jc w:val="center"/>
              <w:rPr>
                <w:del w:id="500" w:author="AnnK" w:date="2026-09-25T20:10:00Z" w16du:dateUtc="2026-09-26T00:10:00Z"/>
                <w:rFonts w:eastAsia="Times New Roman"/>
                <w:b/>
                <w:bCs/>
                <w:sz w:val="22"/>
              </w:rPr>
            </w:pPr>
            <w:del w:id="501" w:author="AnnK" w:date="2026-09-25T20:10:00Z" w16du:dateUtc="2026-09-26T00:10:00Z">
              <w:r w:rsidRPr="00010CD8">
                <w:rPr>
                  <w:rFonts w:eastAsia="Times New Roman"/>
                  <w:b/>
                  <w:bCs/>
                  <w:sz w:val="22"/>
                </w:rPr>
                <w:delText>from 18:15 (from 19:15)</w:delText>
              </w:r>
              <w:r>
                <w:rPr>
                  <w:rFonts w:eastAsia="Times New Roman"/>
                  <w:b/>
                  <w:bCs/>
                  <w:sz w:val="22"/>
                </w:rPr>
                <w:delText xml:space="preserve"> </w:delText>
              </w:r>
              <w:r w:rsidRPr="00010CD8">
                <w:rPr>
                  <w:rFonts w:eastAsia="Times New Roman"/>
                  <w:bCs/>
                  <w:sz w:val="22"/>
                </w:rPr>
                <w:delText>for Early end of trading</w:delText>
              </w:r>
            </w:del>
          </w:p>
        </w:tc>
      </w:tr>
      <w:tr w:rsidR="007969E6" w:rsidRPr="00EA7729" w14:paraId="6D76DD2D" w14:textId="77777777" w:rsidTr="007969E6">
        <w:trPr>
          <w:trHeight w:val="50"/>
          <w:del w:id="502" w:author="AnnK" w:date="2026-09-25T20:10:00Z" w16du:dateUtc="2026-09-26T00:10:00Z"/>
        </w:trPr>
        <w:tc>
          <w:tcPr>
            <w:tcW w:w="1999" w:type="dxa"/>
            <w:vMerge w:val="restart"/>
            <w:tcBorders>
              <w:top w:val="single" w:sz="12" w:space="0" w:color="auto"/>
              <w:bottom w:val="single" w:sz="6" w:space="0" w:color="auto"/>
            </w:tcBorders>
            <w:vAlign w:val="center"/>
            <w:hideMark/>
          </w:tcPr>
          <w:p w14:paraId="5377F200" w14:textId="77777777" w:rsidR="007969E6" w:rsidRPr="008A431A" w:rsidRDefault="007969E6" w:rsidP="00F05F1B">
            <w:pPr>
              <w:rPr>
                <w:del w:id="503" w:author="AnnK" w:date="2026-09-25T20:10:00Z" w16du:dateUtc="2026-09-26T00:10:00Z"/>
                <w:rFonts w:eastAsia="Times New Roman"/>
                <w:b/>
                <w:bCs/>
                <w:sz w:val="22"/>
              </w:rPr>
            </w:pPr>
            <w:del w:id="504" w:author="AnnK" w:date="2026-09-25T20:10:00Z" w16du:dateUtc="2026-09-26T00:10:00Z">
              <w:r w:rsidRPr="008678F5">
                <w:rPr>
                  <w:rFonts w:eastAsia="Times New Roman"/>
                  <w:b/>
                  <w:bCs/>
                  <w:sz w:val="22"/>
                </w:rPr>
                <w:delText>USDRUB_TOD</w:delText>
              </w:r>
              <w:r w:rsidRPr="008A431A">
                <w:rPr>
                  <w:rFonts w:eastAsia="Times New Roman"/>
                  <w:b/>
                  <w:bCs/>
                  <w:sz w:val="22"/>
                </w:rPr>
                <w:delText xml:space="preserve">, </w:delText>
              </w:r>
              <w:r w:rsidRPr="008678F5">
                <w:rPr>
                  <w:rFonts w:eastAsia="Times New Roman"/>
                  <w:b/>
                  <w:bCs/>
                  <w:sz w:val="22"/>
                </w:rPr>
                <w:delText>GLDRUB_TOD,</w:delText>
              </w:r>
              <w:r w:rsidRPr="008A431A">
                <w:rPr>
                  <w:rFonts w:eastAsia="Times New Roman"/>
                  <w:b/>
                  <w:bCs/>
                  <w:sz w:val="22"/>
                </w:rPr>
                <w:delText xml:space="preserve"> </w:delText>
              </w:r>
            </w:del>
          </w:p>
          <w:p w14:paraId="3B8BBB73" w14:textId="77777777" w:rsidR="007969E6" w:rsidRPr="008A431A" w:rsidRDefault="007969E6" w:rsidP="00F05F1B">
            <w:pPr>
              <w:rPr>
                <w:del w:id="505" w:author="AnnK" w:date="2026-09-25T20:10:00Z" w16du:dateUtc="2026-09-26T00:10:00Z"/>
                <w:rFonts w:eastAsia="Times New Roman"/>
                <w:b/>
                <w:bCs/>
                <w:sz w:val="22"/>
              </w:rPr>
            </w:pPr>
            <w:del w:id="506" w:author="AnnK" w:date="2026-09-25T20:10:00Z" w16du:dateUtc="2026-09-26T00:10:00Z">
              <w:r w:rsidRPr="008678F5">
                <w:rPr>
                  <w:rFonts w:eastAsia="Times New Roman"/>
                  <w:b/>
                  <w:bCs/>
                  <w:sz w:val="22"/>
                </w:rPr>
                <w:delText>SLVRUB_TOD</w:delText>
              </w:r>
              <w:r>
                <w:rPr>
                  <w:rFonts w:eastAsia="Times New Roman"/>
                  <w:b/>
                  <w:bCs/>
                  <w:sz w:val="22"/>
                </w:rPr>
                <w:delText>.</w:delText>
              </w:r>
            </w:del>
          </w:p>
        </w:tc>
        <w:tc>
          <w:tcPr>
            <w:tcW w:w="2693" w:type="dxa"/>
            <w:tcBorders>
              <w:top w:val="single" w:sz="12" w:space="0" w:color="auto"/>
              <w:bottom w:val="single" w:sz="6" w:space="0" w:color="auto"/>
            </w:tcBorders>
            <w:vAlign w:val="center"/>
            <w:hideMark/>
          </w:tcPr>
          <w:p w14:paraId="7AA2EF42" w14:textId="77777777" w:rsidR="007969E6" w:rsidRPr="00D25584" w:rsidRDefault="007969E6" w:rsidP="00F05F1B">
            <w:pPr>
              <w:ind w:left="-108" w:right="-108"/>
              <w:jc w:val="center"/>
              <w:rPr>
                <w:del w:id="507" w:author="AnnK" w:date="2026-09-25T20:10:00Z" w16du:dateUtc="2026-09-26T00:10:00Z"/>
                <w:rFonts w:eastAsia="Times New Roman"/>
                <w:sz w:val="20"/>
              </w:rPr>
            </w:pPr>
          </w:p>
          <w:p w14:paraId="57C1B7ED" w14:textId="77777777" w:rsidR="007969E6" w:rsidRPr="008678F5" w:rsidRDefault="007969E6" w:rsidP="00F05F1B">
            <w:pPr>
              <w:ind w:left="-108" w:right="-108"/>
              <w:jc w:val="center"/>
              <w:rPr>
                <w:del w:id="508" w:author="AnnK" w:date="2026-09-25T20:10:00Z" w16du:dateUtc="2026-09-26T00:10:00Z"/>
                <w:rFonts w:eastAsia="Times New Roman"/>
                <w:sz w:val="20"/>
              </w:rPr>
            </w:pPr>
            <w:del w:id="509" w:author="AnnK" w:date="2026-09-25T20:10:00Z" w16du:dateUtc="2026-09-26T00:10:00Z">
              <w:r>
                <w:rPr>
                  <w:rFonts w:eastAsia="Times New Roman"/>
                  <w:sz w:val="20"/>
                </w:rPr>
                <w:delText xml:space="preserve">Main </w:delText>
              </w:r>
            </w:del>
          </w:p>
          <w:p w14:paraId="3DB9F02A" w14:textId="77777777" w:rsidR="007969E6" w:rsidRDefault="007969E6" w:rsidP="00F05F1B">
            <w:pPr>
              <w:ind w:left="-108" w:right="-108"/>
              <w:jc w:val="center"/>
              <w:rPr>
                <w:del w:id="510" w:author="AnnK" w:date="2026-09-25T20:10:00Z" w16du:dateUtc="2026-09-26T00:10:00Z"/>
                <w:rFonts w:eastAsia="Times New Roman"/>
                <w:sz w:val="20"/>
              </w:rPr>
            </w:pPr>
            <w:del w:id="511" w:author="AnnK" w:date="2026-09-25T20:10:00Z" w16du:dateUtc="2026-09-26T00:10:00Z">
              <w:r w:rsidRPr="008678F5">
                <w:rPr>
                  <w:rFonts w:eastAsia="Times New Roman"/>
                  <w:sz w:val="20"/>
                </w:rPr>
                <w:delText>(</w:delText>
              </w:r>
              <w:r>
                <w:rPr>
                  <w:rFonts w:eastAsia="Times New Roman"/>
                  <w:sz w:val="20"/>
                </w:rPr>
                <w:delText>order book trades</w:delText>
              </w:r>
              <w:r w:rsidRPr="008678F5">
                <w:rPr>
                  <w:rFonts w:eastAsia="Times New Roman"/>
                  <w:sz w:val="20"/>
                </w:rPr>
                <w:delText>)</w:delText>
              </w:r>
            </w:del>
          </w:p>
          <w:p w14:paraId="213F58C5" w14:textId="77777777" w:rsidR="007969E6" w:rsidRDefault="007969E6" w:rsidP="00F05F1B">
            <w:pPr>
              <w:ind w:left="-108" w:right="-108"/>
              <w:jc w:val="center"/>
              <w:rPr>
                <w:del w:id="512" w:author="AnnK" w:date="2026-09-25T20:10:00Z" w16du:dateUtc="2026-09-26T00:10:00Z"/>
                <w:rFonts w:eastAsia="Times New Roman"/>
                <w:sz w:val="20"/>
              </w:rPr>
            </w:pPr>
          </w:p>
          <w:p w14:paraId="163D4B6B" w14:textId="77777777" w:rsidR="007969E6" w:rsidRPr="008678F5" w:rsidRDefault="007969E6" w:rsidP="00F05F1B">
            <w:pPr>
              <w:ind w:left="-108" w:right="-108"/>
              <w:jc w:val="center"/>
              <w:rPr>
                <w:del w:id="513" w:author="AnnK" w:date="2026-09-25T20:10:00Z" w16du:dateUtc="2026-09-26T00:10:00Z"/>
                <w:rFonts w:eastAsia="Times New Roman"/>
                <w:sz w:val="20"/>
              </w:rPr>
            </w:pPr>
          </w:p>
        </w:tc>
        <w:tc>
          <w:tcPr>
            <w:tcW w:w="1418" w:type="dxa"/>
            <w:tcBorders>
              <w:top w:val="single" w:sz="12" w:space="0" w:color="auto"/>
              <w:bottom w:val="single" w:sz="6" w:space="0" w:color="auto"/>
            </w:tcBorders>
            <w:vAlign w:val="center"/>
            <w:hideMark/>
          </w:tcPr>
          <w:p w14:paraId="48831725" w14:textId="7E4CCBCC" w:rsidR="007969E6" w:rsidRPr="008678F5" w:rsidRDefault="007969E6" w:rsidP="00F05F1B">
            <w:pPr>
              <w:ind w:left="-108" w:right="-108"/>
              <w:jc w:val="center"/>
              <w:rPr>
                <w:del w:id="514" w:author="AnnK" w:date="2026-09-25T20:10:00Z" w16du:dateUtc="2026-09-26T00:10:00Z"/>
                <w:rFonts w:eastAsia="Times New Roman"/>
                <w:b/>
                <w:bCs/>
                <w:sz w:val="22"/>
              </w:rPr>
            </w:pPr>
            <w:del w:id="515" w:author="AnnK" w:date="2026-09-25T20:10:00Z" w16du:dateUtc="2026-09-26T00:10:00Z">
              <w:r>
                <w:rPr>
                  <w:rFonts w:eastAsia="Times New Roman"/>
                  <w:b/>
                  <w:bCs/>
                  <w:sz w:val="22"/>
                </w:rPr>
                <w:delText>10:00 - 17:4</w:delText>
              </w:r>
              <w:r w:rsidRPr="008678F5">
                <w:rPr>
                  <w:rFonts w:eastAsia="Times New Roman"/>
                  <w:b/>
                  <w:bCs/>
                  <w:sz w:val="22"/>
                </w:rPr>
                <w:delText>5</w:delText>
              </w:r>
            </w:del>
          </w:p>
        </w:tc>
        <w:tc>
          <w:tcPr>
            <w:tcW w:w="1984" w:type="dxa"/>
            <w:vMerge w:val="restart"/>
            <w:tcBorders>
              <w:top w:val="single" w:sz="12" w:space="0" w:color="auto"/>
            </w:tcBorders>
            <w:vAlign w:val="center"/>
          </w:tcPr>
          <w:p w14:paraId="681BC706" w14:textId="0DE2CBB6" w:rsidR="007969E6" w:rsidRPr="008678F5" w:rsidRDefault="007969E6" w:rsidP="00F05F1B">
            <w:pPr>
              <w:ind w:left="-108" w:right="-108"/>
              <w:jc w:val="center"/>
              <w:rPr>
                <w:del w:id="516" w:author="AnnK" w:date="2026-09-25T20:10:00Z" w16du:dateUtc="2026-09-26T00:10:00Z"/>
                <w:rFonts w:eastAsia="Times New Roman"/>
                <w:b/>
                <w:bCs/>
                <w:sz w:val="22"/>
              </w:rPr>
            </w:pPr>
            <w:del w:id="517" w:author="AnnK" w:date="2026-09-25T20:10:00Z" w16du:dateUtc="2026-09-26T00:10:00Z">
              <w:r>
                <w:rPr>
                  <w:rFonts w:eastAsia="Times New Roman"/>
                  <w:b/>
                  <w:bCs/>
                  <w:sz w:val="22"/>
                </w:rPr>
                <w:delText>from 19:15</w:delText>
              </w:r>
            </w:del>
          </w:p>
        </w:tc>
        <w:tc>
          <w:tcPr>
            <w:tcW w:w="1559" w:type="dxa"/>
            <w:vMerge w:val="restart"/>
            <w:tcBorders>
              <w:top w:val="single" w:sz="12" w:space="0" w:color="auto"/>
            </w:tcBorders>
            <w:vAlign w:val="center"/>
            <w:hideMark/>
          </w:tcPr>
          <w:p w14:paraId="0CAF1031" w14:textId="4663E19B" w:rsidR="007969E6" w:rsidRPr="007969E6" w:rsidRDefault="007969E6" w:rsidP="00F05F1B">
            <w:pPr>
              <w:ind w:left="-108" w:right="-108"/>
              <w:jc w:val="center"/>
              <w:rPr>
                <w:del w:id="518" w:author="AnnK" w:date="2026-09-25T20:10:00Z" w16du:dateUtc="2026-09-26T00:10:00Z"/>
                <w:rFonts w:eastAsia="Times New Roman"/>
                <w:b/>
                <w:bCs/>
                <w:sz w:val="22"/>
              </w:rPr>
            </w:pPr>
            <w:del w:id="519" w:author="AnnK" w:date="2026-09-25T20:10:00Z" w16du:dateUtc="2026-09-26T00:10:00Z">
              <w:r w:rsidRPr="007969E6">
                <w:rPr>
                  <w:rFonts w:eastAsia="Times New Roman"/>
                  <w:b/>
                  <w:bCs/>
                  <w:sz w:val="22"/>
                </w:rPr>
                <w:delText>11:00, 1</w:delText>
              </w:r>
              <w:r w:rsidRPr="008678F5">
                <w:rPr>
                  <w:rFonts w:eastAsia="Times New Roman"/>
                  <w:b/>
                  <w:bCs/>
                  <w:sz w:val="22"/>
                </w:rPr>
                <w:delText>5</w:delText>
              </w:r>
              <w:r w:rsidRPr="007969E6">
                <w:rPr>
                  <w:rFonts w:eastAsia="Times New Roman"/>
                  <w:b/>
                  <w:bCs/>
                  <w:sz w:val="22"/>
                </w:rPr>
                <w:delText>:</w:delText>
              </w:r>
              <w:r w:rsidRPr="008678F5">
                <w:rPr>
                  <w:rFonts w:eastAsia="Times New Roman"/>
                  <w:b/>
                  <w:bCs/>
                  <w:sz w:val="22"/>
                </w:rPr>
                <w:delText>15</w:delText>
              </w:r>
              <w:r>
                <w:rPr>
                  <w:rFonts w:eastAsia="Times New Roman"/>
                  <w:b/>
                  <w:bCs/>
                  <w:sz w:val="22"/>
                </w:rPr>
                <w:delText>, 18:00</w:delText>
              </w:r>
            </w:del>
          </w:p>
        </w:tc>
        <w:tc>
          <w:tcPr>
            <w:tcW w:w="1560" w:type="dxa"/>
            <w:vMerge w:val="restart"/>
            <w:tcBorders>
              <w:top w:val="single" w:sz="12" w:space="0" w:color="auto"/>
            </w:tcBorders>
            <w:vAlign w:val="center"/>
          </w:tcPr>
          <w:p w14:paraId="330CE791" w14:textId="6CAD5F9F" w:rsidR="007969E6" w:rsidRPr="00471211" w:rsidRDefault="007969E6" w:rsidP="00F05F1B">
            <w:pPr>
              <w:ind w:left="-108" w:right="-108"/>
              <w:jc w:val="center"/>
              <w:rPr>
                <w:del w:id="520" w:author="AnnK" w:date="2026-09-25T20:10:00Z" w16du:dateUtc="2026-09-26T00:10:00Z"/>
                <w:rFonts w:eastAsia="Times New Roman"/>
                <w:b/>
                <w:bCs/>
                <w:sz w:val="22"/>
              </w:rPr>
            </w:pPr>
            <w:del w:id="521" w:author="AnnK" w:date="2026-09-25T20:10:00Z" w16du:dateUtc="2026-09-26T00:10:00Z">
              <w:r>
                <w:rPr>
                  <w:rFonts w:eastAsia="Times New Roman"/>
                  <w:b/>
                  <w:bCs/>
                  <w:sz w:val="22"/>
                </w:rPr>
                <w:delText>from 11:00 until 14:00,</w:delText>
              </w:r>
            </w:del>
          </w:p>
          <w:p w14:paraId="111C6F42" w14:textId="7FDE366F" w:rsidR="007969E6" w:rsidRPr="0008744A" w:rsidRDefault="007969E6" w:rsidP="00F05F1B">
            <w:pPr>
              <w:ind w:left="-108" w:right="-108"/>
              <w:jc w:val="center"/>
              <w:rPr>
                <w:del w:id="522" w:author="AnnK" w:date="2026-09-25T20:10:00Z" w16du:dateUtc="2026-09-26T00:10:00Z"/>
                <w:rFonts w:eastAsia="Times New Roman"/>
                <w:b/>
                <w:bCs/>
                <w:sz w:val="22"/>
              </w:rPr>
            </w:pPr>
            <w:del w:id="523" w:author="AnnK" w:date="2026-09-25T20:10:00Z" w16du:dateUtc="2026-09-26T00:10:00Z">
              <w:r w:rsidRPr="0008744A">
                <w:rPr>
                  <w:rFonts w:eastAsia="Times New Roman"/>
                  <w:b/>
                  <w:bCs/>
                  <w:sz w:val="22"/>
                </w:rPr>
                <w:delText>from 15:15 until 16:30</w:delText>
              </w:r>
              <w:r>
                <w:rPr>
                  <w:rFonts w:eastAsia="Times New Roman"/>
                  <w:b/>
                  <w:bCs/>
                  <w:sz w:val="22"/>
                </w:rPr>
                <w:delText xml:space="preserve"> and 18:00</w:delText>
              </w:r>
            </w:del>
          </w:p>
        </w:tc>
        <w:tc>
          <w:tcPr>
            <w:tcW w:w="1700" w:type="dxa"/>
            <w:vMerge w:val="restart"/>
            <w:tcBorders>
              <w:top w:val="single" w:sz="12" w:space="0" w:color="auto"/>
            </w:tcBorders>
            <w:vAlign w:val="center"/>
            <w:hideMark/>
          </w:tcPr>
          <w:p w14:paraId="0AE4F8B1" w14:textId="14066995" w:rsidR="007969E6" w:rsidRPr="0008744A" w:rsidRDefault="007969E6" w:rsidP="00F05F1B">
            <w:pPr>
              <w:jc w:val="center"/>
              <w:rPr>
                <w:del w:id="524" w:author="AnnK" w:date="2026-09-25T20:10:00Z" w16du:dateUtc="2026-09-26T00:10:00Z"/>
                <w:rFonts w:eastAsia="Times New Roman"/>
                <w:b/>
                <w:bCs/>
                <w:sz w:val="22"/>
              </w:rPr>
            </w:pPr>
            <w:del w:id="525" w:author="AnnK" w:date="2026-09-25T20:10:00Z" w16du:dateUtc="2026-09-26T00:10:00Z">
              <w:r w:rsidRPr="008678F5">
                <w:rPr>
                  <w:rFonts w:eastAsia="Times New Roman"/>
                  <w:b/>
                  <w:bCs/>
                  <w:sz w:val="22"/>
                </w:rPr>
                <w:delText>18:00, 19:00</w:delText>
              </w:r>
            </w:del>
          </w:p>
        </w:tc>
        <w:tc>
          <w:tcPr>
            <w:tcW w:w="2552" w:type="dxa"/>
            <w:vMerge w:val="restart"/>
            <w:tcBorders>
              <w:top w:val="single" w:sz="12" w:space="0" w:color="auto"/>
              <w:bottom w:val="single" w:sz="6" w:space="0" w:color="auto"/>
            </w:tcBorders>
            <w:vAlign w:val="center"/>
          </w:tcPr>
          <w:p w14:paraId="06717AAD" w14:textId="77777777" w:rsidR="007969E6" w:rsidRDefault="007969E6" w:rsidP="00F05F1B">
            <w:pPr>
              <w:jc w:val="center"/>
              <w:rPr>
                <w:del w:id="526" w:author="AnnK" w:date="2026-09-25T20:10:00Z" w16du:dateUtc="2026-09-26T00:10:00Z"/>
                <w:sz w:val="22"/>
              </w:rPr>
            </w:pPr>
            <w:del w:id="527" w:author="AnnK" w:date="2026-09-25T20:10:00Z" w16du:dateUtc="2026-09-26T00:10:00Z">
              <w:r w:rsidRPr="0008744A">
                <w:rPr>
                  <w:sz w:val="22"/>
                </w:rPr>
                <w:delText>not earlier than 15 minutes after receiving the early settlement notice for a given trading member from the Clearing Center</w:delText>
              </w:r>
            </w:del>
          </w:p>
          <w:p w14:paraId="4A7BE6EF" w14:textId="77777777" w:rsidR="00010CD8" w:rsidRDefault="00010CD8" w:rsidP="00F05F1B">
            <w:pPr>
              <w:jc w:val="center"/>
              <w:rPr>
                <w:del w:id="528" w:author="AnnK" w:date="2026-09-25T20:10:00Z" w16du:dateUtc="2026-09-26T00:10:00Z"/>
                <w:sz w:val="22"/>
              </w:rPr>
            </w:pPr>
          </w:p>
          <w:p w14:paraId="0D255D3E" w14:textId="0E573F7C" w:rsidR="00010CD8" w:rsidRPr="0008744A" w:rsidRDefault="00010CD8" w:rsidP="00F05F1B">
            <w:pPr>
              <w:jc w:val="center"/>
              <w:rPr>
                <w:del w:id="529" w:author="AnnK" w:date="2026-09-25T20:10:00Z" w16du:dateUtc="2026-09-26T00:10:00Z"/>
                <w:rFonts w:eastAsia="Times New Roman"/>
                <w:b/>
                <w:bCs/>
                <w:sz w:val="22"/>
              </w:rPr>
            </w:pPr>
            <w:del w:id="530" w:author="AnnK" w:date="2026-09-25T20:10:00Z" w16du:dateUtc="2026-09-26T00:10:00Z">
              <w:r w:rsidRPr="00010CD8">
                <w:rPr>
                  <w:rFonts w:eastAsia="Times New Roman"/>
                  <w:b/>
                  <w:bCs/>
                  <w:sz w:val="22"/>
                </w:rPr>
                <w:delText>from 18:15 (from 19:15)</w:delText>
              </w:r>
              <w:r>
                <w:rPr>
                  <w:rFonts w:eastAsia="Times New Roman"/>
                  <w:b/>
                  <w:bCs/>
                  <w:sz w:val="22"/>
                </w:rPr>
                <w:delText xml:space="preserve"> </w:delText>
              </w:r>
              <w:r w:rsidRPr="00010CD8">
                <w:rPr>
                  <w:rFonts w:eastAsia="Times New Roman"/>
                  <w:bCs/>
                  <w:sz w:val="22"/>
                </w:rPr>
                <w:delText>for Early end of trading</w:delText>
              </w:r>
            </w:del>
          </w:p>
        </w:tc>
      </w:tr>
      <w:tr w:rsidR="007969E6" w:rsidRPr="008678F5" w14:paraId="1AA6A833" w14:textId="77777777" w:rsidTr="007969E6">
        <w:trPr>
          <w:trHeight w:val="276"/>
          <w:del w:id="531" w:author="AnnK" w:date="2026-09-25T20:10:00Z" w16du:dateUtc="2026-09-26T00:10:00Z"/>
        </w:trPr>
        <w:tc>
          <w:tcPr>
            <w:tcW w:w="1999" w:type="dxa"/>
            <w:vMerge/>
            <w:tcBorders>
              <w:top w:val="single" w:sz="6" w:space="0" w:color="auto"/>
              <w:bottom w:val="single" w:sz="6" w:space="0" w:color="auto"/>
            </w:tcBorders>
            <w:vAlign w:val="center"/>
            <w:hideMark/>
          </w:tcPr>
          <w:p w14:paraId="040FF665" w14:textId="77777777" w:rsidR="007969E6" w:rsidRPr="0008744A" w:rsidRDefault="007969E6" w:rsidP="00F05F1B">
            <w:pPr>
              <w:rPr>
                <w:del w:id="532" w:author="AnnK" w:date="2026-09-25T20:10:00Z" w16du:dateUtc="2026-09-26T00:10:00Z"/>
                <w:rFonts w:eastAsia="Times New Roman"/>
                <w:b/>
                <w:bCs/>
                <w:sz w:val="22"/>
              </w:rPr>
            </w:pPr>
          </w:p>
        </w:tc>
        <w:tc>
          <w:tcPr>
            <w:tcW w:w="2693" w:type="dxa"/>
            <w:tcBorders>
              <w:top w:val="single" w:sz="6" w:space="0" w:color="auto"/>
              <w:bottom w:val="single" w:sz="6" w:space="0" w:color="auto"/>
            </w:tcBorders>
            <w:vAlign w:val="center"/>
            <w:hideMark/>
          </w:tcPr>
          <w:p w14:paraId="736C3BA8" w14:textId="77777777" w:rsidR="007969E6" w:rsidRDefault="007969E6" w:rsidP="00F05F1B">
            <w:pPr>
              <w:jc w:val="center"/>
              <w:rPr>
                <w:del w:id="533" w:author="AnnK" w:date="2026-09-25T20:10:00Z" w16du:dateUtc="2026-09-26T00:10:00Z"/>
                <w:rFonts w:eastAsia="Times New Roman"/>
                <w:sz w:val="20"/>
              </w:rPr>
            </w:pPr>
          </w:p>
          <w:p w14:paraId="1A399A5D" w14:textId="77777777" w:rsidR="007969E6" w:rsidRPr="0008744A" w:rsidRDefault="007969E6" w:rsidP="00F05F1B">
            <w:pPr>
              <w:jc w:val="center"/>
              <w:rPr>
                <w:del w:id="534" w:author="AnnK" w:date="2026-09-25T20:10:00Z" w16du:dateUtc="2026-09-26T00:10:00Z"/>
                <w:rFonts w:eastAsia="Times New Roman"/>
                <w:sz w:val="20"/>
              </w:rPr>
            </w:pPr>
            <w:del w:id="535" w:author="AnnK" w:date="2026-09-25T20:10:00Z" w16du:dateUtc="2026-09-26T00:10:00Z">
              <w:r w:rsidRPr="0008744A">
                <w:rPr>
                  <w:rFonts w:eastAsia="Times New Roman"/>
                  <w:sz w:val="20"/>
                </w:rPr>
                <w:delText>Off order book trades</w:delText>
              </w:r>
            </w:del>
          </w:p>
          <w:p w14:paraId="2EE39EDA" w14:textId="77777777" w:rsidR="007969E6" w:rsidRPr="0008744A" w:rsidRDefault="007969E6" w:rsidP="00F05F1B">
            <w:pPr>
              <w:jc w:val="center"/>
              <w:rPr>
                <w:del w:id="536" w:author="AnnK" w:date="2026-09-25T20:10:00Z" w16du:dateUtc="2026-09-26T00:10:00Z"/>
                <w:rFonts w:eastAsia="Times New Roman"/>
                <w:sz w:val="20"/>
              </w:rPr>
            </w:pPr>
            <w:del w:id="537" w:author="AnnK" w:date="2026-09-25T20:10:00Z" w16du:dateUtc="2026-09-26T00:10:00Z">
              <w:r w:rsidRPr="0008744A">
                <w:rPr>
                  <w:rFonts w:eastAsia="Times New Roman"/>
                  <w:sz w:val="20"/>
                </w:rPr>
                <w:delText>(different settlement codes)</w:delText>
              </w:r>
            </w:del>
          </w:p>
          <w:p w14:paraId="6D51EC75" w14:textId="77777777" w:rsidR="007969E6" w:rsidRPr="0008744A" w:rsidRDefault="007969E6" w:rsidP="00F05F1B">
            <w:pPr>
              <w:jc w:val="center"/>
              <w:rPr>
                <w:del w:id="538" w:author="AnnK" w:date="2026-09-25T20:10:00Z" w16du:dateUtc="2026-09-26T00:10:00Z"/>
                <w:rFonts w:eastAsia="Times New Roman"/>
                <w:sz w:val="20"/>
              </w:rPr>
            </w:pPr>
          </w:p>
          <w:p w14:paraId="7AE9277B" w14:textId="77777777" w:rsidR="007969E6" w:rsidRPr="0008744A" w:rsidRDefault="007969E6" w:rsidP="00F05F1B">
            <w:pPr>
              <w:jc w:val="center"/>
              <w:rPr>
                <w:del w:id="539" w:author="AnnK" w:date="2026-09-25T20:10:00Z" w16du:dateUtc="2026-09-26T00:10:00Z"/>
                <w:rFonts w:eastAsia="Times New Roman"/>
                <w:sz w:val="20"/>
              </w:rPr>
            </w:pPr>
          </w:p>
        </w:tc>
        <w:tc>
          <w:tcPr>
            <w:tcW w:w="1418" w:type="dxa"/>
            <w:tcBorders>
              <w:top w:val="single" w:sz="6" w:space="0" w:color="auto"/>
              <w:bottom w:val="single" w:sz="6" w:space="0" w:color="auto"/>
            </w:tcBorders>
            <w:vAlign w:val="center"/>
            <w:hideMark/>
          </w:tcPr>
          <w:p w14:paraId="5D9C97F0" w14:textId="4C278ECD" w:rsidR="007969E6" w:rsidRPr="008678F5" w:rsidRDefault="007969E6" w:rsidP="007969E6">
            <w:pPr>
              <w:ind w:left="-108" w:right="-108"/>
              <w:jc w:val="center"/>
              <w:rPr>
                <w:del w:id="540" w:author="AnnK" w:date="2026-09-25T20:10:00Z" w16du:dateUtc="2026-09-26T00:10:00Z"/>
                <w:rFonts w:eastAsia="Times New Roman"/>
                <w:b/>
                <w:bCs/>
                <w:sz w:val="22"/>
              </w:rPr>
            </w:pPr>
            <w:del w:id="541" w:author="AnnK" w:date="2026-09-25T20:10:00Z" w16du:dateUtc="2026-09-26T00:10:00Z">
              <w:r w:rsidRPr="008678F5">
                <w:rPr>
                  <w:rFonts w:eastAsia="Times New Roman"/>
                  <w:b/>
                  <w:bCs/>
                  <w:sz w:val="22"/>
                </w:rPr>
                <w:delText>10:00 - 1</w:delText>
              </w:r>
              <w:r>
                <w:rPr>
                  <w:rFonts w:eastAsia="Times New Roman"/>
                  <w:b/>
                  <w:bCs/>
                  <w:sz w:val="22"/>
                </w:rPr>
                <w:delText>9:0</w:delText>
              </w:r>
              <w:r w:rsidRPr="008678F5">
                <w:rPr>
                  <w:rFonts w:eastAsia="Times New Roman"/>
                  <w:b/>
                  <w:bCs/>
                  <w:sz w:val="22"/>
                </w:rPr>
                <w:delText>0</w:delText>
              </w:r>
            </w:del>
          </w:p>
        </w:tc>
        <w:tc>
          <w:tcPr>
            <w:tcW w:w="1984" w:type="dxa"/>
            <w:vMerge/>
            <w:vAlign w:val="center"/>
          </w:tcPr>
          <w:p w14:paraId="5B7DAE93" w14:textId="77777777" w:rsidR="007969E6" w:rsidRPr="008678F5" w:rsidRDefault="007969E6" w:rsidP="00F05F1B">
            <w:pPr>
              <w:ind w:left="-108" w:right="-108"/>
              <w:jc w:val="center"/>
              <w:rPr>
                <w:del w:id="542" w:author="AnnK" w:date="2026-09-25T20:10:00Z" w16du:dateUtc="2026-09-26T00:10:00Z"/>
                <w:rFonts w:eastAsia="Times New Roman"/>
                <w:b/>
                <w:bCs/>
                <w:sz w:val="22"/>
              </w:rPr>
            </w:pPr>
          </w:p>
        </w:tc>
        <w:tc>
          <w:tcPr>
            <w:tcW w:w="1559" w:type="dxa"/>
            <w:vMerge/>
            <w:vAlign w:val="center"/>
            <w:hideMark/>
          </w:tcPr>
          <w:p w14:paraId="7F9F15D0" w14:textId="77777777" w:rsidR="007969E6" w:rsidRPr="008678F5" w:rsidRDefault="007969E6" w:rsidP="00F05F1B">
            <w:pPr>
              <w:ind w:left="-108" w:right="-108"/>
              <w:jc w:val="center"/>
              <w:rPr>
                <w:del w:id="543" w:author="AnnK" w:date="2026-09-25T20:10:00Z" w16du:dateUtc="2026-09-26T00:10:00Z"/>
                <w:rFonts w:eastAsia="Times New Roman"/>
                <w:b/>
                <w:bCs/>
                <w:sz w:val="22"/>
              </w:rPr>
            </w:pPr>
          </w:p>
        </w:tc>
        <w:tc>
          <w:tcPr>
            <w:tcW w:w="1560" w:type="dxa"/>
            <w:vMerge/>
            <w:vAlign w:val="center"/>
          </w:tcPr>
          <w:p w14:paraId="1514D9A8" w14:textId="77777777" w:rsidR="007969E6" w:rsidRPr="008678F5" w:rsidRDefault="007969E6" w:rsidP="00F05F1B">
            <w:pPr>
              <w:ind w:right="-108"/>
              <w:jc w:val="center"/>
              <w:rPr>
                <w:del w:id="544" w:author="AnnK" w:date="2026-09-25T20:10:00Z" w16du:dateUtc="2026-09-26T00:10:00Z"/>
                <w:rFonts w:eastAsia="Times New Roman"/>
                <w:b/>
                <w:bCs/>
                <w:sz w:val="22"/>
              </w:rPr>
            </w:pPr>
          </w:p>
        </w:tc>
        <w:tc>
          <w:tcPr>
            <w:tcW w:w="1700" w:type="dxa"/>
            <w:vMerge/>
            <w:vAlign w:val="center"/>
            <w:hideMark/>
          </w:tcPr>
          <w:p w14:paraId="5BEEB6B4" w14:textId="1CE4E3DD" w:rsidR="007969E6" w:rsidRPr="008678F5" w:rsidRDefault="007969E6" w:rsidP="00F05F1B">
            <w:pPr>
              <w:jc w:val="center"/>
              <w:rPr>
                <w:del w:id="545" w:author="AnnK" w:date="2026-09-25T20:10:00Z" w16du:dateUtc="2026-09-26T00:10:00Z"/>
                <w:rFonts w:eastAsia="Times New Roman"/>
                <w:b/>
                <w:bCs/>
                <w:sz w:val="22"/>
              </w:rPr>
            </w:pPr>
          </w:p>
        </w:tc>
        <w:tc>
          <w:tcPr>
            <w:tcW w:w="2552" w:type="dxa"/>
            <w:vMerge/>
            <w:tcBorders>
              <w:top w:val="single" w:sz="6" w:space="0" w:color="auto"/>
              <w:bottom w:val="single" w:sz="6" w:space="0" w:color="auto"/>
            </w:tcBorders>
            <w:vAlign w:val="center"/>
          </w:tcPr>
          <w:p w14:paraId="6FE40BD4" w14:textId="77777777" w:rsidR="007969E6" w:rsidRPr="008678F5" w:rsidRDefault="007969E6" w:rsidP="00F05F1B">
            <w:pPr>
              <w:jc w:val="center"/>
              <w:rPr>
                <w:del w:id="546" w:author="AnnK" w:date="2026-09-25T20:10:00Z" w16du:dateUtc="2026-09-26T00:10:00Z"/>
                <w:rFonts w:eastAsia="Times New Roman"/>
                <w:b/>
                <w:bCs/>
                <w:sz w:val="22"/>
              </w:rPr>
            </w:pPr>
          </w:p>
        </w:tc>
      </w:tr>
      <w:tr w:rsidR="007969E6" w:rsidRPr="00EA7729" w14:paraId="668CFFBB" w14:textId="77777777" w:rsidTr="00A802AB">
        <w:trPr>
          <w:trHeight w:val="65"/>
          <w:del w:id="547" w:author="AnnK" w:date="2026-09-25T20:10:00Z" w16du:dateUtc="2026-09-26T00:10:00Z"/>
        </w:trPr>
        <w:tc>
          <w:tcPr>
            <w:tcW w:w="1999" w:type="dxa"/>
            <w:vMerge/>
            <w:tcBorders>
              <w:top w:val="single" w:sz="6" w:space="0" w:color="auto"/>
              <w:bottom w:val="single" w:sz="12" w:space="0" w:color="auto"/>
            </w:tcBorders>
            <w:vAlign w:val="center"/>
            <w:hideMark/>
          </w:tcPr>
          <w:p w14:paraId="068F5A76" w14:textId="77777777" w:rsidR="007969E6" w:rsidRPr="008678F5" w:rsidRDefault="007969E6" w:rsidP="00F05F1B">
            <w:pPr>
              <w:rPr>
                <w:del w:id="548" w:author="AnnK" w:date="2026-09-25T20:10:00Z" w16du:dateUtc="2026-09-26T00:10:00Z"/>
                <w:rFonts w:eastAsia="Times New Roman"/>
                <w:b/>
                <w:bCs/>
                <w:sz w:val="22"/>
              </w:rPr>
            </w:pPr>
          </w:p>
        </w:tc>
        <w:tc>
          <w:tcPr>
            <w:tcW w:w="2693" w:type="dxa"/>
            <w:tcBorders>
              <w:top w:val="single" w:sz="6" w:space="0" w:color="auto"/>
              <w:bottom w:val="single" w:sz="12" w:space="0" w:color="auto"/>
            </w:tcBorders>
            <w:vAlign w:val="center"/>
            <w:hideMark/>
          </w:tcPr>
          <w:p w14:paraId="448E219B" w14:textId="77777777" w:rsidR="007969E6" w:rsidRPr="0008744A" w:rsidRDefault="007969E6" w:rsidP="00F05F1B">
            <w:pPr>
              <w:jc w:val="center"/>
              <w:rPr>
                <w:del w:id="549" w:author="AnnK" w:date="2026-09-25T20:10:00Z" w16du:dateUtc="2026-09-26T00:10:00Z"/>
                <w:rFonts w:eastAsia="Times New Roman"/>
                <w:sz w:val="20"/>
              </w:rPr>
            </w:pPr>
            <w:del w:id="550" w:author="AnnK" w:date="2026-09-25T20:10:00Z" w16du:dateUtc="2026-09-26T00:10:00Z">
              <w:r w:rsidRPr="0008744A">
                <w:rPr>
                  <w:rFonts w:eastAsia="Times New Roman"/>
                  <w:sz w:val="20"/>
                </w:rPr>
                <w:delText>Off order book trades</w:delText>
              </w:r>
            </w:del>
          </w:p>
          <w:p w14:paraId="1BAC0EC1" w14:textId="77777777" w:rsidR="007969E6" w:rsidRPr="0008744A" w:rsidRDefault="007969E6" w:rsidP="00F05F1B">
            <w:pPr>
              <w:jc w:val="center"/>
              <w:rPr>
                <w:del w:id="551" w:author="AnnK" w:date="2026-09-25T20:10:00Z" w16du:dateUtc="2026-09-26T00:10:00Z"/>
                <w:rFonts w:eastAsia="Times New Roman"/>
                <w:sz w:val="20"/>
              </w:rPr>
            </w:pPr>
            <w:del w:id="552" w:author="AnnK" w:date="2026-09-25T20:10:00Z" w16du:dateUtc="2026-09-26T00:10:00Z">
              <w:r w:rsidRPr="0008744A">
                <w:rPr>
                  <w:rFonts w:eastAsia="Times New Roman"/>
                  <w:sz w:val="20"/>
                </w:rPr>
                <w:delText>(one settlement code)</w:delText>
              </w:r>
            </w:del>
          </w:p>
        </w:tc>
        <w:tc>
          <w:tcPr>
            <w:tcW w:w="1418" w:type="dxa"/>
            <w:tcBorders>
              <w:top w:val="single" w:sz="6" w:space="0" w:color="auto"/>
              <w:bottom w:val="single" w:sz="12" w:space="0" w:color="auto"/>
            </w:tcBorders>
            <w:vAlign w:val="center"/>
            <w:hideMark/>
          </w:tcPr>
          <w:p w14:paraId="32BEB49E" w14:textId="77777777" w:rsidR="007969E6" w:rsidRPr="008678F5" w:rsidRDefault="007969E6" w:rsidP="00F05F1B">
            <w:pPr>
              <w:ind w:left="-108" w:right="-108"/>
              <w:jc w:val="center"/>
              <w:rPr>
                <w:del w:id="553" w:author="AnnK" w:date="2026-09-25T20:10:00Z" w16du:dateUtc="2026-09-26T00:10:00Z"/>
                <w:rFonts w:eastAsia="Times New Roman"/>
                <w:b/>
                <w:bCs/>
                <w:sz w:val="22"/>
              </w:rPr>
            </w:pPr>
            <w:del w:id="554" w:author="AnnK" w:date="2026-09-25T20:10:00Z" w16du:dateUtc="2026-09-26T00:10:00Z">
              <w:r w:rsidRPr="008678F5">
                <w:rPr>
                  <w:rFonts w:eastAsia="Times New Roman"/>
                  <w:b/>
                  <w:bCs/>
                  <w:sz w:val="22"/>
                </w:rPr>
                <w:delText>10:00 - 23:50</w:delText>
              </w:r>
            </w:del>
          </w:p>
        </w:tc>
        <w:tc>
          <w:tcPr>
            <w:tcW w:w="1984" w:type="dxa"/>
            <w:tcBorders>
              <w:bottom w:val="single" w:sz="12" w:space="0" w:color="auto"/>
            </w:tcBorders>
            <w:vAlign w:val="center"/>
          </w:tcPr>
          <w:p w14:paraId="3CBAC378" w14:textId="77777777" w:rsidR="00010CD8" w:rsidRDefault="00010CD8" w:rsidP="00F05F1B">
            <w:pPr>
              <w:ind w:left="-108" w:right="-108"/>
              <w:jc w:val="center"/>
              <w:rPr>
                <w:del w:id="555" w:author="AnnK" w:date="2026-09-25T20:10:00Z" w16du:dateUtc="2026-09-26T00:10:00Z"/>
                <w:b/>
                <w:sz w:val="22"/>
              </w:rPr>
            </w:pPr>
          </w:p>
          <w:p w14:paraId="63E9B74C" w14:textId="77777777" w:rsidR="00010CD8" w:rsidRDefault="00010CD8" w:rsidP="00F05F1B">
            <w:pPr>
              <w:ind w:left="-108" w:right="-108"/>
              <w:jc w:val="center"/>
              <w:rPr>
                <w:del w:id="556" w:author="AnnK" w:date="2026-09-25T20:10:00Z" w16du:dateUtc="2026-09-26T00:10:00Z"/>
                <w:b/>
                <w:sz w:val="22"/>
              </w:rPr>
            </w:pPr>
          </w:p>
          <w:p w14:paraId="5923D535" w14:textId="77777777" w:rsidR="007969E6" w:rsidRPr="00CC5B22" w:rsidRDefault="007969E6" w:rsidP="00F05F1B">
            <w:pPr>
              <w:ind w:left="-108" w:right="-108"/>
              <w:jc w:val="center"/>
              <w:rPr>
                <w:del w:id="557" w:author="AnnK" w:date="2026-09-25T20:10:00Z" w16du:dateUtc="2026-09-26T00:10:00Z"/>
                <w:sz w:val="22"/>
              </w:rPr>
            </w:pPr>
            <w:del w:id="558" w:author="AnnK" w:date="2026-09-25T20:10:00Z" w16du:dateUtc="2026-09-26T00:10:00Z">
              <w:r w:rsidRPr="0008744A">
                <w:rPr>
                  <w:b/>
                  <w:sz w:val="22"/>
                </w:rPr>
                <w:delText xml:space="preserve">from 19:15 </w:delText>
              </w:r>
              <w:r w:rsidRPr="00CC5B22">
                <w:rPr>
                  <w:sz w:val="22"/>
                </w:rPr>
                <w:delText>for trades executed until 19:00;</w:delText>
              </w:r>
            </w:del>
          </w:p>
          <w:p w14:paraId="194B602E" w14:textId="691326EA" w:rsidR="007969E6" w:rsidRDefault="007969E6" w:rsidP="00F05F1B">
            <w:pPr>
              <w:ind w:left="-108" w:right="-108"/>
              <w:jc w:val="center"/>
              <w:rPr>
                <w:del w:id="559" w:author="AnnK" w:date="2026-09-25T20:10:00Z" w16du:dateUtc="2026-09-26T00:10:00Z"/>
                <w:sz w:val="22"/>
              </w:rPr>
            </w:pPr>
            <w:del w:id="560" w:author="AnnK" w:date="2026-09-25T20:10:00Z" w16du:dateUtc="2026-09-26T00:10:00Z">
              <w:r w:rsidRPr="0008744A">
                <w:rPr>
                  <w:b/>
                  <w:sz w:val="22"/>
                </w:rPr>
                <w:delText xml:space="preserve">until 9:30 on the next business day, </w:delText>
              </w:r>
              <w:r w:rsidRPr="00CC5B22">
                <w:rPr>
                  <w:sz w:val="22"/>
                </w:rPr>
                <w:delText>for trades executed from 19:00 until 23:50</w:delText>
              </w:r>
            </w:del>
          </w:p>
          <w:p w14:paraId="68F8B9C6" w14:textId="77777777" w:rsidR="00CC5B22" w:rsidRDefault="00CC5B22" w:rsidP="00F05F1B">
            <w:pPr>
              <w:ind w:left="-108" w:right="-108"/>
              <w:jc w:val="center"/>
              <w:rPr>
                <w:del w:id="561" w:author="AnnK" w:date="2026-09-25T20:10:00Z" w16du:dateUtc="2026-09-26T00:10:00Z"/>
                <w:sz w:val="22"/>
              </w:rPr>
            </w:pPr>
          </w:p>
          <w:p w14:paraId="28FBC004" w14:textId="77777777" w:rsidR="00CC5B22" w:rsidRDefault="00CC5B22" w:rsidP="00F05F1B">
            <w:pPr>
              <w:ind w:left="-108" w:right="-108"/>
              <w:jc w:val="center"/>
              <w:rPr>
                <w:del w:id="562" w:author="AnnK" w:date="2026-09-25T20:10:00Z" w16du:dateUtc="2026-09-26T00:10:00Z"/>
                <w:b/>
                <w:sz w:val="22"/>
              </w:rPr>
            </w:pPr>
          </w:p>
          <w:p w14:paraId="7BB59003" w14:textId="77777777" w:rsidR="007969E6" w:rsidRPr="0008744A" w:rsidRDefault="007969E6" w:rsidP="00F05F1B">
            <w:pPr>
              <w:ind w:left="-108" w:right="-108"/>
              <w:jc w:val="center"/>
              <w:rPr>
                <w:del w:id="563" w:author="AnnK" w:date="2026-09-25T20:10:00Z" w16du:dateUtc="2026-09-26T00:10:00Z"/>
                <w:rFonts w:eastAsia="Times New Roman"/>
                <w:b/>
                <w:bCs/>
                <w:sz w:val="22"/>
              </w:rPr>
            </w:pPr>
          </w:p>
        </w:tc>
        <w:tc>
          <w:tcPr>
            <w:tcW w:w="1559" w:type="dxa"/>
            <w:vMerge/>
            <w:tcBorders>
              <w:bottom w:val="single" w:sz="12" w:space="0" w:color="auto"/>
            </w:tcBorders>
            <w:shd w:val="clear" w:color="auto" w:fill="D9D9D9"/>
            <w:vAlign w:val="center"/>
            <w:hideMark/>
          </w:tcPr>
          <w:p w14:paraId="7F62B1FB" w14:textId="77777777" w:rsidR="007969E6" w:rsidRPr="0008744A" w:rsidRDefault="007969E6" w:rsidP="00F05F1B">
            <w:pPr>
              <w:ind w:left="-108" w:right="-108"/>
              <w:jc w:val="center"/>
              <w:rPr>
                <w:del w:id="564" w:author="AnnK" w:date="2026-09-25T20:10:00Z" w16du:dateUtc="2026-09-26T00:10:00Z"/>
                <w:rFonts w:eastAsia="Times New Roman"/>
                <w:b/>
                <w:bCs/>
                <w:sz w:val="22"/>
              </w:rPr>
            </w:pPr>
          </w:p>
        </w:tc>
        <w:tc>
          <w:tcPr>
            <w:tcW w:w="1560" w:type="dxa"/>
            <w:vMerge/>
            <w:tcBorders>
              <w:bottom w:val="single" w:sz="12" w:space="0" w:color="auto"/>
            </w:tcBorders>
            <w:shd w:val="clear" w:color="auto" w:fill="D9D9D9"/>
            <w:vAlign w:val="center"/>
          </w:tcPr>
          <w:p w14:paraId="0852E3CC" w14:textId="77777777" w:rsidR="007969E6" w:rsidRPr="0008744A" w:rsidRDefault="007969E6" w:rsidP="00F05F1B">
            <w:pPr>
              <w:ind w:right="-108"/>
              <w:jc w:val="center"/>
              <w:rPr>
                <w:del w:id="565" w:author="AnnK" w:date="2026-09-25T20:10:00Z" w16du:dateUtc="2026-09-26T00:10:00Z"/>
                <w:rFonts w:eastAsia="Times New Roman"/>
                <w:b/>
                <w:bCs/>
                <w:sz w:val="22"/>
              </w:rPr>
            </w:pPr>
          </w:p>
        </w:tc>
        <w:tc>
          <w:tcPr>
            <w:tcW w:w="1700" w:type="dxa"/>
            <w:vMerge/>
            <w:tcBorders>
              <w:bottom w:val="single" w:sz="12" w:space="0" w:color="auto"/>
            </w:tcBorders>
            <w:vAlign w:val="center"/>
            <w:hideMark/>
          </w:tcPr>
          <w:p w14:paraId="6EF9B517" w14:textId="73B181AD" w:rsidR="007969E6" w:rsidRPr="00C74272" w:rsidRDefault="007969E6" w:rsidP="00F05F1B">
            <w:pPr>
              <w:jc w:val="center"/>
              <w:rPr>
                <w:del w:id="566" w:author="AnnK" w:date="2026-09-25T20:10:00Z" w16du:dateUtc="2026-09-26T00:10:00Z"/>
                <w:rFonts w:eastAsia="Times New Roman"/>
                <w:b/>
                <w:bCs/>
                <w:sz w:val="22"/>
              </w:rPr>
            </w:pPr>
          </w:p>
        </w:tc>
        <w:tc>
          <w:tcPr>
            <w:tcW w:w="2552" w:type="dxa"/>
            <w:tcBorders>
              <w:top w:val="single" w:sz="6" w:space="0" w:color="auto"/>
              <w:bottom w:val="single" w:sz="12" w:space="0" w:color="auto"/>
            </w:tcBorders>
            <w:vAlign w:val="center"/>
          </w:tcPr>
          <w:p w14:paraId="7CA52518" w14:textId="49033067" w:rsidR="007969E6" w:rsidRPr="00010CD8" w:rsidRDefault="00010CD8" w:rsidP="00F05F1B">
            <w:pPr>
              <w:jc w:val="center"/>
              <w:rPr>
                <w:del w:id="567" w:author="AnnK" w:date="2026-09-25T20:10:00Z" w16du:dateUtc="2026-09-26T00:10:00Z"/>
                <w:rFonts w:eastAsia="Times New Roman"/>
                <w:b/>
                <w:bCs/>
                <w:sz w:val="22"/>
              </w:rPr>
            </w:pPr>
            <w:del w:id="568" w:author="AnnK" w:date="2026-09-25T20:10:00Z" w16du:dateUtc="2026-09-26T00:10:00Z">
              <w:r w:rsidRPr="00010CD8">
                <w:rPr>
                  <w:rFonts w:eastAsia="Times New Roman"/>
                  <w:b/>
                  <w:bCs/>
                  <w:sz w:val="22"/>
                </w:rPr>
                <w:delText>from 18:15 (from 19:15)</w:delText>
              </w:r>
              <w:r>
                <w:rPr>
                  <w:rFonts w:eastAsia="Times New Roman"/>
                  <w:b/>
                  <w:bCs/>
                  <w:sz w:val="22"/>
                </w:rPr>
                <w:delText xml:space="preserve"> </w:delText>
              </w:r>
              <w:r w:rsidRPr="00010CD8">
                <w:rPr>
                  <w:rFonts w:eastAsia="Times New Roman"/>
                  <w:bCs/>
                  <w:sz w:val="22"/>
                </w:rPr>
                <w:delText>for Early end of trading</w:delText>
              </w:r>
            </w:del>
          </w:p>
        </w:tc>
      </w:tr>
      <w:tr w:rsidR="00F05F1B" w:rsidRPr="008678F5" w14:paraId="38912C78" w14:textId="77777777" w:rsidTr="00B5142C">
        <w:trPr>
          <w:trHeight w:val="128"/>
          <w:del w:id="569" w:author="AnnK" w:date="2026-09-25T20:10:00Z" w16du:dateUtc="2026-09-26T00:10:00Z"/>
        </w:trPr>
        <w:tc>
          <w:tcPr>
            <w:tcW w:w="1999" w:type="dxa"/>
            <w:vMerge w:val="restart"/>
            <w:tcBorders>
              <w:top w:val="single" w:sz="12" w:space="0" w:color="auto"/>
            </w:tcBorders>
            <w:vAlign w:val="center"/>
            <w:hideMark/>
          </w:tcPr>
          <w:p w14:paraId="4A3B8612" w14:textId="77777777" w:rsidR="00F05F1B" w:rsidRPr="008678F5" w:rsidRDefault="00F05F1B" w:rsidP="00F05F1B">
            <w:pPr>
              <w:jc w:val="center"/>
              <w:rPr>
                <w:del w:id="570" w:author="AnnK" w:date="2026-09-25T20:10:00Z" w16du:dateUtc="2026-09-26T00:10:00Z"/>
                <w:rFonts w:eastAsia="Times New Roman"/>
                <w:b/>
                <w:bCs/>
                <w:szCs w:val="24"/>
              </w:rPr>
            </w:pPr>
            <w:del w:id="571" w:author="AnnK" w:date="2026-09-25T20:10:00Z" w16du:dateUtc="2026-09-26T00:10:00Z">
              <w:r>
                <w:rPr>
                  <w:rFonts w:eastAsia="Times New Roman"/>
                  <w:b/>
                  <w:bCs/>
                  <w:szCs w:val="24"/>
                </w:rPr>
                <w:delText>Instruments</w:delText>
              </w:r>
            </w:del>
          </w:p>
        </w:tc>
        <w:tc>
          <w:tcPr>
            <w:tcW w:w="2693" w:type="dxa"/>
            <w:vMerge w:val="restart"/>
            <w:tcBorders>
              <w:top w:val="single" w:sz="12" w:space="0" w:color="auto"/>
            </w:tcBorders>
            <w:vAlign w:val="center"/>
            <w:hideMark/>
          </w:tcPr>
          <w:p w14:paraId="689331E9" w14:textId="77777777" w:rsidR="00F05F1B" w:rsidRPr="008678F5" w:rsidRDefault="00F05F1B" w:rsidP="00F05F1B">
            <w:pPr>
              <w:jc w:val="center"/>
              <w:rPr>
                <w:del w:id="572" w:author="AnnK" w:date="2026-09-25T20:10:00Z" w16du:dateUtc="2026-09-26T00:10:00Z"/>
                <w:rFonts w:eastAsia="Times New Roman"/>
                <w:b/>
                <w:bCs/>
                <w:szCs w:val="24"/>
              </w:rPr>
            </w:pPr>
            <w:del w:id="573" w:author="AnnK" w:date="2026-09-25T20:10:00Z" w16du:dateUtc="2026-09-26T00:10:00Z">
              <w:r>
                <w:rPr>
                  <w:rFonts w:eastAsia="Times New Roman"/>
                  <w:b/>
                  <w:bCs/>
                  <w:szCs w:val="24"/>
                </w:rPr>
                <w:delText>Trading modes</w:delText>
              </w:r>
            </w:del>
          </w:p>
        </w:tc>
        <w:tc>
          <w:tcPr>
            <w:tcW w:w="1418" w:type="dxa"/>
            <w:vMerge w:val="restart"/>
            <w:tcBorders>
              <w:top w:val="single" w:sz="12" w:space="0" w:color="auto"/>
            </w:tcBorders>
            <w:vAlign w:val="center"/>
            <w:hideMark/>
          </w:tcPr>
          <w:p w14:paraId="71EE9B85" w14:textId="77777777" w:rsidR="00F05F1B" w:rsidRPr="008678F5" w:rsidRDefault="00F05F1B" w:rsidP="00F05F1B">
            <w:pPr>
              <w:jc w:val="center"/>
              <w:rPr>
                <w:del w:id="574" w:author="AnnK" w:date="2026-09-25T20:10:00Z" w16du:dateUtc="2026-09-26T00:10:00Z"/>
                <w:rFonts w:eastAsia="Times New Roman"/>
                <w:b/>
                <w:bCs/>
                <w:szCs w:val="24"/>
              </w:rPr>
            </w:pPr>
            <w:del w:id="575" w:author="AnnK" w:date="2026-09-25T20:10:00Z" w16du:dateUtc="2026-09-26T00:10:00Z">
              <w:r>
                <w:rPr>
                  <w:rFonts w:eastAsia="Times New Roman"/>
                  <w:b/>
                  <w:bCs/>
                  <w:szCs w:val="24"/>
                </w:rPr>
                <w:delText>Trading hours</w:delText>
              </w:r>
            </w:del>
          </w:p>
        </w:tc>
        <w:tc>
          <w:tcPr>
            <w:tcW w:w="1984" w:type="dxa"/>
            <w:vMerge w:val="restart"/>
            <w:tcBorders>
              <w:top w:val="single" w:sz="12" w:space="0" w:color="auto"/>
            </w:tcBorders>
            <w:vAlign w:val="center"/>
          </w:tcPr>
          <w:p w14:paraId="69D14263" w14:textId="77777777" w:rsidR="00F05F1B" w:rsidRPr="0008744A" w:rsidRDefault="00F05F1B" w:rsidP="00F05F1B">
            <w:pPr>
              <w:jc w:val="center"/>
              <w:rPr>
                <w:del w:id="576" w:author="AnnK" w:date="2026-09-25T20:10:00Z" w16du:dateUtc="2026-09-26T00:10:00Z"/>
                <w:rFonts w:eastAsia="Times New Roman"/>
                <w:b/>
                <w:bCs/>
                <w:szCs w:val="24"/>
              </w:rPr>
            </w:pPr>
            <w:del w:id="577" w:author="AnnK" w:date="2026-09-25T20:10:00Z" w16du:dateUtc="2026-09-26T00:10:00Z">
              <w:r w:rsidRPr="0008744A">
                <w:rPr>
                  <w:rFonts w:eastAsia="Times New Roman"/>
                  <w:b/>
                  <w:bCs/>
                  <w:szCs w:val="24"/>
                </w:rPr>
                <w:delText>Extracts from the trade register</w:delText>
              </w:r>
            </w:del>
          </w:p>
        </w:tc>
        <w:tc>
          <w:tcPr>
            <w:tcW w:w="3119" w:type="dxa"/>
            <w:gridSpan w:val="2"/>
            <w:tcBorders>
              <w:top w:val="single" w:sz="12" w:space="0" w:color="auto"/>
              <w:bottom w:val="single" w:sz="6" w:space="0" w:color="auto"/>
            </w:tcBorders>
            <w:vAlign w:val="center"/>
            <w:hideMark/>
          </w:tcPr>
          <w:p w14:paraId="1BECC096" w14:textId="77777777" w:rsidR="00F05F1B" w:rsidRPr="0008744A" w:rsidRDefault="00F05F1B" w:rsidP="00F05F1B">
            <w:pPr>
              <w:ind w:left="-108" w:right="-108"/>
              <w:jc w:val="center"/>
              <w:rPr>
                <w:del w:id="578" w:author="AnnK" w:date="2026-09-25T20:10:00Z" w16du:dateUtc="2026-09-26T00:10:00Z"/>
                <w:rFonts w:eastAsia="Times New Roman"/>
                <w:b/>
                <w:bCs/>
                <w:szCs w:val="24"/>
              </w:rPr>
            </w:pPr>
            <w:del w:id="579" w:author="AnnK" w:date="2026-09-25T20:10:00Z" w16du:dateUtc="2026-09-26T00:10:00Z">
              <w:r w:rsidRPr="0008744A">
                <w:rPr>
                  <w:rFonts w:eastAsia="Times New Roman"/>
                  <w:b/>
                  <w:bCs/>
                  <w:szCs w:val="24"/>
                </w:rPr>
                <w:delText>Early settlement</w:delText>
              </w:r>
            </w:del>
          </w:p>
          <w:p w14:paraId="64A4EE31" w14:textId="77777777" w:rsidR="00F05F1B" w:rsidRPr="0008744A" w:rsidRDefault="00F05F1B" w:rsidP="00F05F1B">
            <w:pPr>
              <w:ind w:left="-108" w:right="-108"/>
              <w:jc w:val="center"/>
              <w:rPr>
                <w:del w:id="580" w:author="AnnK" w:date="2026-09-25T20:10:00Z" w16du:dateUtc="2026-09-26T00:10:00Z"/>
                <w:rFonts w:eastAsia="Times New Roman"/>
                <w:b/>
                <w:bCs/>
                <w:szCs w:val="24"/>
              </w:rPr>
            </w:pPr>
            <w:del w:id="581" w:author="AnnK" w:date="2026-09-25T20:10:00Z" w16du:dateUtc="2026-09-26T00:10:00Z">
              <w:r w:rsidRPr="0008744A">
                <w:rPr>
                  <w:rFonts w:eastAsia="Times New Roman"/>
                  <w:b/>
                  <w:bCs/>
                  <w:szCs w:val="24"/>
                </w:rPr>
                <w:delText>End of trading</w:delText>
              </w:r>
            </w:del>
          </w:p>
        </w:tc>
        <w:tc>
          <w:tcPr>
            <w:tcW w:w="1700" w:type="dxa"/>
            <w:vMerge w:val="restart"/>
            <w:tcBorders>
              <w:top w:val="single" w:sz="12" w:space="0" w:color="auto"/>
            </w:tcBorders>
            <w:shd w:val="clear" w:color="000000" w:fill="auto"/>
            <w:vAlign w:val="center"/>
            <w:hideMark/>
          </w:tcPr>
          <w:p w14:paraId="2652B461" w14:textId="77777777" w:rsidR="00F05F1B" w:rsidRPr="008678F5" w:rsidRDefault="00F05F1B" w:rsidP="00F05F1B">
            <w:pPr>
              <w:ind w:left="-108" w:right="-109"/>
              <w:jc w:val="center"/>
              <w:rPr>
                <w:del w:id="582" w:author="AnnK" w:date="2026-09-25T20:10:00Z" w16du:dateUtc="2026-09-26T00:10:00Z"/>
                <w:rFonts w:eastAsia="Times New Roman"/>
                <w:b/>
                <w:bCs/>
                <w:szCs w:val="24"/>
              </w:rPr>
            </w:pPr>
            <w:del w:id="583" w:author="AnnK" w:date="2026-09-25T20:10:00Z" w16du:dateUtc="2026-09-26T00:10:00Z">
              <w:r>
                <w:rPr>
                  <w:rFonts w:eastAsia="Times New Roman"/>
                  <w:b/>
                  <w:bCs/>
                  <w:szCs w:val="24"/>
                </w:rPr>
                <w:delText>Early end of trading</w:delText>
              </w:r>
            </w:del>
          </w:p>
        </w:tc>
        <w:tc>
          <w:tcPr>
            <w:tcW w:w="2552" w:type="dxa"/>
            <w:vMerge w:val="restart"/>
            <w:tcBorders>
              <w:top w:val="single" w:sz="12" w:space="0" w:color="auto"/>
            </w:tcBorders>
            <w:vAlign w:val="center"/>
          </w:tcPr>
          <w:p w14:paraId="4DDEBA44" w14:textId="77777777" w:rsidR="00F05F1B" w:rsidRPr="0008744A" w:rsidRDefault="00F05F1B" w:rsidP="00F05F1B">
            <w:pPr>
              <w:jc w:val="center"/>
              <w:rPr>
                <w:del w:id="584" w:author="AnnK" w:date="2026-09-25T20:10:00Z" w16du:dateUtc="2026-09-26T00:10:00Z"/>
                <w:rFonts w:eastAsia="Times New Roman"/>
                <w:b/>
                <w:bCs/>
                <w:szCs w:val="24"/>
              </w:rPr>
            </w:pPr>
            <w:del w:id="585" w:author="AnnK" w:date="2026-09-25T20:10:00Z" w16du:dateUtc="2026-09-26T00:10:00Z">
              <w:r w:rsidRPr="0008744A">
                <w:rPr>
                  <w:rFonts w:eastAsia="Times New Roman"/>
                  <w:b/>
                  <w:bCs/>
                  <w:szCs w:val="24"/>
                </w:rPr>
                <w:delText xml:space="preserve">Early settlement/early end of trading </w:delText>
              </w:r>
            </w:del>
          </w:p>
          <w:p w14:paraId="749C920D" w14:textId="77777777" w:rsidR="00F05F1B" w:rsidRDefault="00F05F1B" w:rsidP="00F05F1B">
            <w:pPr>
              <w:jc w:val="center"/>
              <w:rPr>
                <w:del w:id="586" w:author="AnnK" w:date="2026-09-25T20:10:00Z" w16du:dateUtc="2026-09-26T00:10:00Z"/>
                <w:rFonts w:eastAsia="Times New Roman"/>
                <w:b/>
                <w:bCs/>
                <w:szCs w:val="24"/>
              </w:rPr>
            </w:pPr>
            <w:del w:id="587" w:author="AnnK" w:date="2026-09-25T20:10:00Z" w16du:dateUtc="2026-09-26T00:10:00Z">
              <w:r>
                <w:rPr>
                  <w:rFonts w:eastAsia="Times New Roman"/>
                  <w:b/>
                  <w:bCs/>
                  <w:szCs w:val="24"/>
                </w:rPr>
                <w:delText xml:space="preserve">Extracts from the trade register </w:delText>
              </w:r>
            </w:del>
          </w:p>
          <w:p w14:paraId="359BE446" w14:textId="77777777" w:rsidR="00F05F1B" w:rsidRPr="008678F5" w:rsidRDefault="00F05F1B" w:rsidP="00F05F1B">
            <w:pPr>
              <w:jc w:val="center"/>
              <w:rPr>
                <w:del w:id="588" w:author="AnnK" w:date="2026-09-25T20:10:00Z" w16du:dateUtc="2026-09-26T00:10:00Z"/>
                <w:rFonts w:eastAsia="Times New Roman"/>
                <w:b/>
                <w:bCs/>
                <w:szCs w:val="24"/>
              </w:rPr>
            </w:pPr>
          </w:p>
        </w:tc>
      </w:tr>
      <w:tr w:rsidR="00F05F1B" w:rsidRPr="008678F5" w14:paraId="6FC60C57" w14:textId="77777777" w:rsidTr="00B5142C">
        <w:trPr>
          <w:trHeight w:val="127"/>
          <w:del w:id="589" w:author="AnnK" w:date="2026-09-25T20:10:00Z" w16du:dateUtc="2026-09-26T00:10:00Z"/>
        </w:trPr>
        <w:tc>
          <w:tcPr>
            <w:tcW w:w="1999" w:type="dxa"/>
            <w:vMerge/>
            <w:tcBorders>
              <w:bottom w:val="single" w:sz="6" w:space="0" w:color="auto"/>
            </w:tcBorders>
            <w:vAlign w:val="center"/>
            <w:hideMark/>
          </w:tcPr>
          <w:p w14:paraId="3463C5AC" w14:textId="77777777" w:rsidR="00F05F1B" w:rsidRPr="00B5142C" w:rsidRDefault="00F05F1B" w:rsidP="00F05F1B">
            <w:pPr>
              <w:rPr>
                <w:del w:id="590" w:author="AnnK" w:date="2026-09-25T20:10:00Z" w16du:dateUtc="2026-09-26T00:10:00Z"/>
                <w:rFonts w:eastAsia="Times New Roman"/>
                <w:b/>
                <w:bCs/>
                <w:sz w:val="22"/>
              </w:rPr>
            </w:pPr>
          </w:p>
        </w:tc>
        <w:tc>
          <w:tcPr>
            <w:tcW w:w="2693" w:type="dxa"/>
            <w:vMerge/>
            <w:tcBorders>
              <w:bottom w:val="single" w:sz="6" w:space="0" w:color="auto"/>
            </w:tcBorders>
            <w:vAlign w:val="center"/>
            <w:hideMark/>
          </w:tcPr>
          <w:p w14:paraId="72A3154C" w14:textId="77777777" w:rsidR="00F05F1B" w:rsidRPr="008678F5" w:rsidRDefault="00F05F1B" w:rsidP="00F05F1B">
            <w:pPr>
              <w:ind w:left="-108" w:right="-108"/>
              <w:jc w:val="center"/>
              <w:rPr>
                <w:del w:id="591" w:author="AnnK" w:date="2026-09-25T20:10:00Z" w16du:dateUtc="2026-09-26T00:10:00Z"/>
                <w:rFonts w:eastAsia="Times New Roman"/>
                <w:sz w:val="20"/>
              </w:rPr>
            </w:pPr>
          </w:p>
        </w:tc>
        <w:tc>
          <w:tcPr>
            <w:tcW w:w="1418" w:type="dxa"/>
            <w:vMerge/>
            <w:tcBorders>
              <w:bottom w:val="single" w:sz="6" w:space="0" w:color="auto"/>
            </w:tcBorders>
            <w:vAlign w:val="center"/>
            <w:hideMark/>
          </w:tcPr>
          <w:p w14:paraId="7574FF30" w14:textId="77777777" w:rsidR="00F05F1B" w:rsidRPr="008678F5" w:rsidRDefault="00F05F1B" w:rsidP="00F05F1B">
            <w:pPr>
              <w:ind w:left="-108" w:right="-108"/>
              <w:jc w:val="center"/>
              <w:rPr>
                <w:del w:id="592" w:author="AnnK" w:date="2026-09-25T20:10:00Z" w16du:dateUtc="2026-09-26T00:10:00Z"/>
                <w:rFonts w:eastAsia="Times New Roman"/>
                <w:b/>
                <w:bCs/>
                <w:sz w:val="22"/>
              </w:rPr>
            </w:pPr>
          </w:p>
        </w:tc>
        <w:tc>
          <w:tcPr>
            <w:tcW w:w="1984" w:type="dxa"/>
            <w:vMerge/>
            <w:vAlign w:val="center"/>
          </w:tcPr>
          <w:p w14:paraId="246EDAF0" w14:textId="77777777" w:rsidR="00F05F1B" w:rsidRDefault="00F05F1B" w:rsidP="00F05F1B">
            <w:pPr>
              <w:ind w:left="-108" w:right="-108"/>
              <w:jc w:val="center"/>
              <w:rPr>
                <w:del w:id="593" w:author="AnnK" w:date="2026-09-25T20:10:00Z" w16du:dateUtc="2026-09-26T00:10:00Z"/>
                <w:rFonts w:eastAsia="Times New Roman"/>
                <w:b/>
                <w:bCs/>
                <w:sz w:val="22"/>
              </w:rPr>
            </w:pPr>
          </w:p>
        </w:tc>
        <w:tc>
          <w:tcPr>
            <w:tcW w:w="1559" w:type="dxa"/>
            <w:tcBorders>
              <w:top w:val="single" w:sz="6" w:space="0" w:color="auto"/>
            </w:tcBorders>
            <w:vAlign w:val="center"/>
            <w:hideMark/>
          </w:tcPr>
          <w:p w14:paraId="4BD1DE76" w14:textId="77777777" w:rsidR="00F05F1B" w:rsidRPr="008678F5" w:rsidRDefault="00F05F1B" w:rsidP="00F05F1B">
            <w:pPr>
              <w:ind w:left="-108" w:right="-108"/>
              <w:jc w:val="center"/>
              <w:rPr>
                <w:del w:id="594" w:author="AnnK" w:date="2026-09-25T20:10:00Z" w16du:dateUtc="2026-09-26T00:10:00Z"/>
                <w:rFonts w:eastAsia="Times New Roman"/>
                <w:b/>
                <w:bCs/>
                <w:sz w:val="22"/>
              </w:rPr>
            </w:pPr>
            <w:del w:id="595" w:author="AnnK" w:date="2026-09-25T20:10:00Z" w16du:dateUtc="2026-09-26T00:10:00Z">
              <w:r>
                <w:rPr>
                  <w:rFonts w:eastAsia="Times New Roman"/>
                  <w:b/>
                  <w:bCs/>
                  <w:sz w:val="22"/>
                </w:rPr>
                <w:delText>Standing instruction</w:delText>
              </w:r>
            </w:del>
          </w:p>
        </w:tc>
        <w:tc>
          <w:tcPr>
            <w:tcW w:w="1560" w:type="dxa"/>
            <w:tcBorders>
              <w:top w:val="single" w:sz="6" w:space="0" w:color="auto"/>
            </w:tcBorders>
            <w:vAlign w:val="center"/>
          </w:tcPr>
          <w:p w14:paraId="4D503453" w14:textId="77777777" w:rsidR="00F05F1B" w:rsidRPr="008678F5" w:rsidRDefault="00F05F1B" w:rsidP="00F05F1B">
            <w:pPr>
              <w:ind w:left="-108" w:right="-108"/>
              <w:jc w:val="center"/>
              <w:rPr>
                <w:del w:id="596" w:author="AnnK" w:date="2026-09-25T20:10:00Z" w16du:dateUtc="2026-09-26T00:10:00Z"/>
                <w:rFonts w:eastAsia="Times New Roman"/>
                <w:b/>
                <w:bCs/>
                <w:sz w:val="22"/>
              </w:rPr>
            </w:pPr>
            <w:del w:id="597" w:author="AnnK" w:date="2026-09-25T20:10:00Z" w16du:dateUtc="2026-09-26T00:10:00Z">
              <w:r>
                <w:rPr>
                  <w:rFonts w:eastAsia="Times New Roman"/>
                  <w:b/>
                  <w:bCs/>
                  <w:sz w:val="22"/>
                </w:rPr>
                <w:delText>One-time instruction</w:delText>
              </w:r>
            </w:del>
          </w:p>
        </w:tc>
        <w:tc>
          <w:tcPr>
            <w:tcW w:w="1700" w:type="dxa"/>
            <w:vMerge/>
            <w:tcBorders>
              <w:bottom w:val="single" w:sz="12" w:space="0" w:color="auto"/>
            </w:tcBorders>
            <w:shd w:val="clear" w:color="000000" w:fill="auto"/>
            <w:vAlign w:val="center"/>
            <w:hideMark/>
          </w:tcPr>
          <w:p w14:paraId="18F43DBB" w14:textId="77777777" w:rsidR="00F05F1B" w:rsidRPr="008678F5" w:rsidRDefault="00F05F1B" w:rsidP="00F05F1B">
            <w:pPr>
              <w:jc w:val="center"/>
              <w:rPr>
                <w:del w:id="598" w:author="AnnK" w:date="2026-09-25T20:10:00Z" w16du:dateUtc="2026-09-26T00:10:00Z"/>
                <w:rFonts w:eastAsia="Times New Roman"/>
                <w:b/>
                <w:bCs/>
                <w:sz w:val="22"/>
              </w:rPr>
            </w:pPr>
          </w:p>
        </w:tc>
        <w:tc>
          <w:tcPr>
            <w:tcW w:w="2552" w:type="dxa"/>
            <w:vMerge/>
            <w:tcBorders>
              <w:bottom w:val="single" w:sz="6" w:space="0" w:color="auto"/>
            </w:tcBorders>
            <w:vAlign w:val="center"/>
          </w:tcPr>
          <w:p w14:paraId="6CF0DFC9" w14:textId="77777777" w:rsidR="00F05F1B" w:rsidRPr="00012573" w:rsidRDefault="00F05F1B" w:rsidP="00F05F1B">
            <w:pPr>
              <w:jc w:val="center"/>
              <w:rPr>
                <w:del w:id="599" w:author="AnnK" w:date="2026-09-25T20:10:00Z" w16du:dateUtc="2026-09-26T00:10:00Z"/>
                <w:sz w:val="22"/>
              </w:rPr>
            </w:pPr>
          </w:p>
        </w:tc>
      </w:tr>
      <w:tr w:rsidR="00CC5B22" w:rsidRPr="00EA7729" w14:paraId="066BEA12" w14:textId="77777777" w:rsidTr="00CC5B22">
        <w:trPr>
          <w:trHeight w:val="731"/>
          <w:del w:id="600" w:author="AnnK" w:date="2026-09-25T20:10:00Z" w16du:dateUtc="2026-09-26T00:10:00Z"/>
        </w:trPr>
        <w:tc>
          <w:tcPr>
            <w:tcW w:w="1999" w:type="dxa"/>
            <w:vMerge w:val="restart"/>
            <w:tcBorders>
              <w:top w:val="single" w:sz="12" w:space="0" w:color="auto"/>
            </w:tcBorders>
            <w:vAlign w:val="center"/>
            <w:hideMark/>
          </w:tcPr>
          <w:p w14:paraId="1BD45C38" w14:textId="77777777" w:rsidR="00CC5B22" w:rsidRPr="00807C0B" w:rsidRDefault="00CC5B22" w:rsidP="00F05F1B">
            <w:pPr>
              <w:rPr>
                <w:del w:id="601" w:author="AnnK" w:date="2026-09-25T20:10:00Z" w16du:dateUtc="2026-09-26T00:10:00Z"/>
                <w:rFonts w:eastAsia="Times New Roman"/>
                <w:b/>
                <w:bCs/>
                <w:sz w:val="22"/>
              </w:rPr>
            </w:pPr>
            <w:del w:id="602" w:author="AnnK" w:date="2026-09-25T20:10:00Z" w16du:dateUtc="2026-09-26T00:10:00Z">
              <w:r w:rsidRPr="008678F5">
                <w:rPr>
                  <w:rFonts w:eastAsia="Times New Roman"/>
                  <w:b/>
                  <w:bCs/>
                  <w:sz w:val="22"/>
                </w:rPr>
                <w:delText>USD_TODTOM,</w:delText>
              </w:r>
              <w:r w:rsidRPr="00807C0B">
                <w:rPr>
                  <w:rFonts w:eastAsia="Times New Roman"/>
                  <w:b/>
                  <w:bCs/>
                  <w:sz w:val="22"/>
                </w:rPr>
                <w:delText xml:space="preserve"> </w:delText>
              </w:r>
            </w:del>
          </w:p>
          <w:p w14:paraId="3CE29880" w14:textId="77777777" w:rsidR="00CC5B22" w:rsidRPr="00807C0B" w:rsidRDefault="00CC5B22" w:rsidP="00F05F1B">
            <w:pPr>
              <w:rPr>
                <w:del w:id="603" w:author="AnnK" w:date="2026-09-25T20:10:00Z" w16du:dateUtc="2026-09-26T00:10:00Z"/>
                <w:rFonts w:eastAsia="Times New Roman"/>
                <w:b/>
                <w:bCs/>
                <w:sz w:val="22"/>
              </w:rPr>
            </w:pPr>
            <w:del w:id="604" w:author="AnnK" w:date="2026-09-25T20:10:00Z" w16du:dateUtc="2026-09-26T00:10:00Z">
              <w:r>
                <w:rPr>
                  <w:b/>
                  <w:bCs/>
                  <w:sz w:val="22"/>
                </w:rPr>
                <w:delText xml:space="preserve">USD_TODSPT, </w:delText>
              </w:r>
              <w:r w:rsidRPr="008678F5">
                <w:rPr>
                  <w:rFonts w:eastAsia="Times New Roman"/>
                  <w:b/>
                  <w:bCs/>
                  <w:sz w:val="22"/>
                </w:rPr>
                <w:delText>GLD_TOD</w:delText>
              </w:r>
              <w:r>
                <w:rPr>
                  <w:rFonts w:eastAsia="Times New Roman"/>
                  <w:b/>
                  <w:bCs/>
                  <w:sz w:val="22"/>
                </w:rPr>
                <w:delText>TOM</w:delText>
              </w:r>
              <w:r w:rsidRPr="008678F5">
                <w:rPr>
                  <w:rFonts w:eastAsia="Times New Roman"/>
                  <w:b/>
                  <w:bCs/>
                  <w:sz w:val="22"/>
                </w:rPr>
                <w:delText>,</w:delText>
              </w:r>
              <w:r w:rsidRPr="00807C0B">
                <w:rPr>
                  <w:rFonts w:eastAsia="Times New Roman"/>
                  <w:b/>
                  <w:bCs/>
                  <w:sz w:val="22"/>
                </w:rPr>
                <w:delText xml:space="preserve"> </w:delText>
              </w:r>
            </w:del>
          </w:p>
          <w:p w14:paraId="5C013D44" w14:textId="77777777" w:rsidR="00CC5B22" w:rsidRPr="008678F5" w:rsidRDefault="00CC5B22" w:rsidP="00F05F1B">
            <w:pPr>
              <w:rPr>
                <w:del w:id="605" w:author="AnnK" w:date="2026-09-25T20:10:00Z" w16du:dateUtc="2026-09-26T00:10:00Z"/>
                <w:rFonts w:eastAsia="Times New Roman"/>
                <w:b/>
                <w:bCs/>
                <w:sz w:val="22"/>
              </w:rPr>
            </w:pPr>
            <w:del w:id="606" w:author="AnnK" w:date="2026-09-25T20:10:00Z" w16du:dateUtc="2026-09-26T00:10:00Z">
              <w:r w:rsidRPr="008678F5">
                <w:rPr>
                  <w:rFonts w:eastAsia="Times New Roman"/>
                  <w:b/>
                  <w:bCs/>
                  <w:sz w:val="22"/>
                </w:rPr>
                <w:delText>SLV_TOD</w:delText>
              </w:r>
              <w:r>
                <w:rPr>
                  <w:rFonts w:eastAsia="Times New Roman"/>
                  <w:b/>
                  <w:bCs/>
                  <w:sz w:val="22"/>
                </w:rPr>
                <w:delText>TOM.</w:delText>
              </w:r>
            </w:del>
          </w:p>
        </w:tc>
        <w:tc>
          <w:tcPr>
            <w:tcW w:w="2693" w:type="dxa"/>
            <w:tcBorders>
              <w:top w:val="single" w:sz="12" w:space="0" w:color="auto"/>
              <w:bottom w:val="single" w:sz="4" w:space="0" w:color="auto"/>
            </w:tcBorders>
            <w:vAlign w:val="center"/>
            <w:hideMark/>
          </w:tcPr>
          <w:p w14:paraId="1913FEE8" w14:textId="77777777" w:rsidR="00010CD8" w:rsidRDefault="00010CD8" w:rsidP="00F05F1B">
            <w:pPr>
              <w:ind w:left="-108" w:right="-108"/>
              <w:jc w:val="center"/>
              <w:rPr>
                <w:del w:id="607" w:author="AnnK" w:date="2026-09-25T20:10:00Z" w16du:dateUtc="2026-09-26T00:10:00Z"/>
                <w:rFonts w:eastAsia="Times New Roman"/>
                <w:sz w:val="20"/>
              </w:rPr>
            </w:pPr>
          </w:p>
          <w:p w14:paraId="7CD486F0" w14:textId="77777777" w:rsidR="00010CD8" w:rsidRDefault="00010CD8" w:rsidP="00F05F1B">
            <w:pPr>
              <w:ind w:left="-108" w:right="-108"/>
              <w:jc w:val="center"/>
              <w:rPr>
                <w:del w:id="608" w:author="AnnK" w:date="2026-09-25T20:10:00Z" w16du:dateUtc="2026-09-26T00:10:00Z"/>
                <w:rFonts w:eastAsia="Times New Roman"/>
                <w:sz w:val="20"/>
              </w:rPr>
            </w:pPr>
          </w:p>
          <w:p w14:paraId="36984095" w14:textId="77777777" w:rsidR="00CC5B22" w:rsidRPr="00E92063" w:rsidRDefault="00CC5B22" w:rsidP="00F05F1B">
            <w:pPr>
              <w:ind w:left="-108" w:right="-108"/>
              <w:jc w:val="center"/>
              <w:rPr>
                <w:del w:id="609" w:author="AnnK" w:date="2026-09-25T20:10:00Z" w16du:dateUtc="2026-09-26T00:10:00Z"/>
                <w:rFonts w:eastAsia="Times New Roman"/>
                <w:sz w:val="20"/>
              </w:rPr>
            </w:pPr>
            <w:del w:id="610" w:author="AnnK" w:date="2026-09-25T20:10:00Z" w16du:dateUtc="2026-09-26T00:10:00Z">
              <w:r w:rsidRPr="00E92063">
                <w:rPr>
                  <w:rFonts w:eastAsia="Times New Roman"/>
                  <w:sz w:val="20"/>
                </w:rPr>
                <w:delText xml:space="preserve">Main </w:delText>
              </w:r>
            </w:del>
          </w:p>
          <w:p w14:paraId="09F256AB" w14:textId="77777777" w:rsidR="00CC5B22" w:rsidRDefault="00CC5B22" w:rsidP="00F05F1B">
            <w:pPr>
              <w:ind w:left="-108" w:right="-108"/>
              <w:jc w:val="center"/>
              <w:rPr>
                <w:del w:id="611" w:author="AnnK" w:date="2026-09-25T20:10:00Z" w16du:dateUtc="2026-09-26T00:10:00Z"/>
                <w:rFonts w:eastAsia="Times New Roman"/>
                <w:sz w:val="20"/>
              </w:rPr>
            </w:pPr>
            <w:del w:id="612" w:author="AnnK" w:date="2026-09-25T20:10:00Z" w16du:dateUtc="2026-09-26T00:10:00Z">
              <w:r w:rsidRPr="00E92063">
                <w:rPr>
                  <w:rFonts w:eastAsia="Times New Roman"/>
                  <w:sz w:val="20"/>
                </w:rPr>
                <w:delText>(order book trades)</w:delText>
              </w:r>
              <w:r>
                <w:rPr>
                  <w:rFonts w:eastAsia="Times New Roman"/>
                  <w:sz w:val="20"/>
                </w:rPr>
                <w:delText>,</w:delText>
              </w:r>
            </w:del>
          </w:p>
          <w:p w14:paraId="37193A69" w14:textId="77777777" w:rsidR="00CC5B22" w:rsidRDefault="00CC5B22" w:rsidP="00F05F1B">
            <w:pPr>
              <w:jc w:val="center"/>
              <w:rPr>
                <w:del w:id="613" w:author="AnnK" w:date="2026-09-25T20:10:00Z" w16du:dateUtc="2026-09-26T00:10:00Z"/>
                <w:rFonts w:eastAsia="Times New Roman"/>
                <w:sz w:val="20"/>
              </w:rPr>
            </w:pPr>
          </w:p>
          <w:p w14:paraId="1B9E0AE0" w14:textId="77777777" w:rsidR="00CC5B22" w:rsidRDefault="00CC5B22" w:rsidP="00F05F1B">
            <w:pPr>
              <w:jc w:val="center"/>
              <w:rPr>
                <w:del w:id="614" w:author="AnnK" w:date="2026-09-25T20:10:00Z" w16du:dateUtc="2026-09-26T00:10:00Z"/>
                <w:rFonts w:eastAsia="Times New Roman"/>
                <w:sz w:val="20"/>
              </w:rPr>
            </w:pPr>
            <w:del w:id="615" w:author="AnnK" w:date="2026-09-25T20:10:00Z" w16du:dateUtc="2026-09-26T00:10:00Z">
              <w:r>
                <w:rPr>
                  <w:rFonts w:eastAsia="Times New Roman"/>
                  <w:sz w:val="20"/>
                </w:rPr>
                <w:delText>Auction with Bank of Russia</w:delText>
              </w:r>
            </w:del>
          </w:p>
          <w:p w14:paraId="2F26C15B" w14:textId="77777777" w:rsidR="00010CD8" w:rsidRDefault="00010CD8" w:rsidP="00F05F1B">
            <w:pPr>
              <w:jc w:val="center"/>
              <w:rPr>
                <w:del w:id="616" w:author="AnnK" w:date="2026-09-25T20:10:00Z" w16du:dateUtc="2026-09-26T00:10:00Z"/>
                <w:rFonts w:eastAsia="Times New Roman"/>
                <w:sz w:val="20"/>
              </w:rPr>
            </w:pPr>
          </w:p>
          <w:p w14:paraId="5DE29BB2" w14:textId="77777777" w:rsidR="00010CD8" w:rsidRPr="00B20CF5" w:rsidRDefault="00010CD8" w:rsidP="00F05F1B">
            <w:pPr>
              <w:jc w:val="center"/>
              <w:rPr>
                <w:del w:id="617" w:author="AnnK" w:date="2026-09-25T20:10:00Z" w16du:dateUtc="2026-09-26T00:10:00Z"/>
                <w:rFonts w:eastAsia="Times New Roman"/>
                <w:sz w:val="20"/>
              </w:rPr>
            </w:pPr>
          </w:p>
        </w:tc>
        <w:tc>
          <w:tcPr>
            <w:tcW w:w="1418" w:type="dxa"/>
            <w:tcBorders>
              <w:top w:val="single" w:sz="12" w:space="0" w:color="auto"/>
            </w:tcBorders>
            <w:vAlign w:val="center"/>
            <w:hideMark/>
          </w:tcPr>
          <w:p w14:paraId="597BD56D" w14:textId="1C9560C3" w:rsidR="00CC5B22" w:rsidRPr="008678F5" w:rsidRDefault="00CC5B22" w:rsidP="00CC5B22">
            <w:pPr>
              <w:ind w:left="-108" w:right="-108"/>
              <w:jc w:val="center"/>
              <w:rPr>
                <w:del w:id="618" w:author="AnnK" w:date="2026-09-25T20:10:00Z" w16du:dateUtc="2026-09-26T00:10:00Z"/>
                <w:rFonts w:eastAsia="Times New Roman"/>
                <w:b/>
                <w:bCs/>
                <w:sz w:val="22"/>
              </w:rPr>
            </w:pPr>
            <w:del w:id="619" w:author="AnnK" w:date="2026-09-25T20:10:00Z" w16du:dateUtc="2026-09-26T00:10:00Z">
              <w:r w:rsidRPr="008678F5">
                <w:rPr>
                  <w:rFonts w:eastAsia="Times New Roman"/>
                  <w:b/>
                  <w:bCs/>
                  <w:sz w:val="22"/>
                </w:rPr>
                <w:delText>10:00 - 1</w:delText>
              </w:r>
              <w:r>
                <w:rPr>
                  <w:rFonts w:eastAsia="Times New Roman"/>
                  <w:b/>
                  <w:bCs/>
                  <w:sz w:val="22"/>
                </w:rPr>
                <w:delText>8</w:delText>
              </w:r>
              <w:r w:rsidRPr="008678F5">
                <w:rPr>
                  <w:rFonts w:eastAsia="Times New Roman"/>
                  <w:b/>
                  <w:bCs/>
                  <w:sz w:val="22"/>
                </w:rPr>
                <w:delText>:</w:delText>
              </w:r>
              <w:r>
                <w:rPr>
                  <w:rFonts w:eastAsia="Times New Roman"/>
                  <w:b/>
                  <w:bCs/>
                  <w:sz w:val="22"/>
                </w:rPr>
                <w:delText>0</w:delText>
              </w:r>
              <w:r w:rsidRPr="008678F5">
                <w:rPr>
                  <w:rFonts w:eastAsia="Times New Roman"/>
                  <w:b/>
                  <w:bCs/>
                  <w:sz w:val="22"/>
                </w:rPr>
                <w:delText>0</w:delText>
              </w:r>
            </w:del>
          </w:p>
        </w:tc>
        <w:tc>
          <w:tcPr>
            <w:tcW w:w="1984" w:type="dxa"/>
            <w:vMerge w:val="restart"/>
            <w:tcBorders>
              <w:top w:val="single" w:sz="12" w:space="0" w:color="auto"/>
            </w:tcBorders>
            <w:vAlign w:val="center"/>
          </w:tcPr>
          <w:p w14:paraId="7EB7A7A9" w14:textId="75B86BC3" w:rsidR="00CC5B22" w:rsidRPr="008678F5" w:rsidRDefault="00CC5B22" w:rsidP="00F05F1B">
            <w:pPr>
              <w:ind w:left="-108" w:right="-108"/>
              <w:jc w:val="center"/>
              <w:rPr>
                <w:del w:id="620" w:author="AnnK" w:date="2026-09-25T20:10:00Z" w16du:dateUtc="2026-09-26T00:10:00Z"/>
                <w:rFonts w:eastAsia="Times New Roman"/>
                <w:b/>
                <w:bCs/>
                <w:sz w:val="22"/>
              </w:rPr>
            </w:pPr>
            <w:del w:id="621" w:author="AnnK" w:date="2026-09-25T20:10:00Z" w16du:dateUtc="2026-09-26T00:10:00Z">
              <w:r>
                <w:rPr>
                  <w:rFonts w:eastAsia="Times New Roman"/>
                  <w:b/>
                  <w:bCs/>
                  <w:sz w:val="22"/>
                </w:rPr>
                <w:delText>from 19:15</w:delText>
              </w:r>
            </w:del>
          </w:p>
        </w:tc>
        <w:tc>
          <w:tcPr>
            <w:tcW w:w="1559" w:type="dxa"/>
            <w:vMerge w:val="restart"/>
            <w:tcBorders>
              <w:top w:val="single" w:sz="12" w:space="0" w:color="auto"/>
            </w:tcBorders>
            <w:vAlign w:val="center"/>
            <w:hideMark/>
          </w:tcPr>
          <w:p w14:paraId="66A80244" w14:textId="7908C7B4" w:rsidR="00CC5B22" w:rsidRPr="008678F5" w:rsidRDefault="00CC5B22" w:rsidP="00F05F1B">
            <w:pPr>
              <w:ind w:left="-108" w:right="-108"/>
              <w:jc w:val="center"/>
              <w:rPr>
                <w:del w:id="622" w:author="AnnK" w:date="2026-09-25T20:10:00Z" w16du:dateUtc="2026-09-26T00:10:00Z"/>
                <w:rFonts w:eastAsia="Times New Roman"/>
                <w:b/>
                <w:bCs/>
                <w:sz w:val="22"/>
              </w:rPr>
            </w:pPr>
            <w:del w:id="623" w:author="AnnK" w:date="2026-09-25T20:10:00Z" w16du:dateUtc="2026-09-26T00:10:00Z">
              <w:r w:rsidRPr="00CC5B22">
                <w:rPr>
                  <w:rFonts w:eastAsia="Times New Roman"/>
                  <w:b/>
                  <w:bCs/>
                  <w:sz w:val="22"/>
                </w:rPr>
                <w:delText>11:00, 1</w:delText>
              </w:r>
              <w:r w:rsidRPr="008678F5">
                <w:rPr>
                  <w:rFonts w:eastAsia="Times New Roman"/>
                  <w:b/>
                  <w:bCs/>
                  <w:sz w:val="22"/>
                </w:rPr>
                <w:delText>5</w:delText>
              </w:r>
              <w:r w:rsidRPr="00CC5B22">
                <w:rPr>
                  <w:rFonts w:eastAsia="Times New Roman"/>
                  <w:b/>
                  <w:bCs/>
                  <w:sz w:val="22"/>
                </w:rPr>
                <w:delText>:</w:delText>
              </w:r>
              <w:r w:rsidRPr="008678F5">
                <w:rPr>
                  <w:rFonts w:eastAsia="Times New Roman"/>
                  <w:b/>
                  <w:bCs/>
                  <w:sz w:val="22"/>
                </w:rPr>
                <w:delText>15</w:delText>
              </w:r>
              <w:r w:rsidR="00010CD8">
                <w:rPr>
                  <w:rFonts w:eastAsia="Times New Roman"/>
                  <w:b/>
                  <w:bCs/>
                  <w:sz w:val="22"/>
                </w:rPr>
                <w:delText>,</w:delText>
              </w:r>
              <w:r>
                <w:rPr>
                  <w:rFonts w:eastAsia="Times New Roman"/>
                  <w:b/>
                  <w:bCs/>
                  <w:sz w:val="22"/>
                </w:rPr>
                <w:delText xml:space="preserve"> 18</w:delText>
              </w:r>
              <w:r w:rsidR="00010CD8">
                <w:rPr>
                  <w:rFonts w:eastAsia="Times New Roman"/>
                  <w:b/>
                  <w:bCs/>
                  <w:sz w:val="22"/>
                </w:rPr>
                <w:delText>:00</w:delText>
              </w:r>
            </w:del>
          </w:p>
        </w:tc>
        <w:tc>
          <w:tcPr>
            <w:tcW w:w="1560" w:type="dxa"/>
            <w:vMerge w:val="restart"/>
            <w:tcBorders>
              <w:top w:val="single" w:sz="12" w:space="0" w:color="auto"/>
            </w:tcBorders>
            <w:vAlign w:val="center"/>
          </w:tcPr>
          <w:p w14:paraId="566BDEEA" w14:textId="15634083" w:rsidR="00CC5B22" w:rsidRPr="0008744A" w:rsidRDefault="00010CD8" w:rsidP="00F05F1B">
            <w:pPr>
              <w:ind w:left="-108" w:right="-108"/>
              <w:jc w:val="center"/>
              <w:rPr>
                <w:del w:id="624" w:author="AnnK" w:date="2026-09-25T20:10:00Z" w16du:dateUtc="2026-09-26T00:10:00Z"/>
                <w:b/>
                <w:sz w:val="22"/>
              </w:rPr>
            </w:pPr>
            <w:del w:id="625" w:author="AnnK" w:date="2026-09-25T20:10:00Z" w16du:dateUtc="2026-09-26T00:10:00Z">
              <w:r>
                <w:rPr>
                  <w:b/>
                  <w:sz w:val="22"/>
                </w:rPr>
                <w:delText>from 11:00 until 14:00,</w:delText>
              </w:r>
            </w:del>
          </w:p>
          <w:p w14:paraId="0353ACA6" w14:textId="1BAEAF4B" w:rsidR="00CC5B22" w:rsidRPr="0008744A" w:rsidRDefault="00CC5B22" w:rsidP="00F05F1B">
            <w:pPr>
              <w:ind w:left="-108" w:right="-108"/>
              <w:jc w:val="center"/>
              <w:rPr>
                <w:del w:id="626" w:author="AnnK" w:date="2026-09-25T20:10:00Z" w16du:dateUtc="2026-09-26T00:10:00Z"/>
                <w:rFonts w:eastAsia="Times New Roman"/>
                <w:b/>
                <w:bCs/>
                <w:sz w:val="22"/>
              </w:rPr>
            </w:pPr>
            <w:del w:id="627" w:author="AnnK" w:date="2026-09-25T20:10:00Z" w16du:dateUtc="2026-09-26T00:10:00Z">
              <w:r w:rsidRPr="0008744A">
                <w:rPr>
                  <w:b/>
                  <w:sz w:val="22"/>
                </w:rPr>
                <w:delText>from 15:15 until 16:30</w:delText>
              </w:r>
              <w:r w:rsidR="00010CD8">
                <w:rPr>
                  <w:b/>
                  <w:sz w:val="22"/>
                </w:rPr>
                <w:delText xml:space="preserve"> and 18:00</w:delText>
              </w:r>
            </w:del>
          </w:p>
        </w:tc>
        <w:tc>
          <w:tcPr>
            <w:tcW w:w="1700" w:type="dxa"/>
            <w:vMerge w:val="restart"/>
            <w:tcBorders>
              <w:top w:val="single" w:sz="12" w:space="0" w:color="auto"/>
            </w:tcBorders>
            <w:vAlign w:val="center"/>
            <w:hideMark/>
          </w:tcPr>
          <w:p w14:paraId="3C131686" w14:textId="0F2C159A" w:rsidR="00CC5B22" w:rsidRPr="0008744A" w:rsidRDefault="00CC5B22" w:rsidP="00F05F1B">
            <w:pPr>
              <w:jc w:val="center"/>
              <w:rPr>
                <w:del w:id="628" w:author="AnnK" w:date="2026-09-25T20:10:00Z" w16du:dateUtc="2026-09-26T00:10:00Z"/>
                <w:rFonts w:eastAsia="Times New Roman"/>
                <w:b/>
                <w:bCs/>
                <w:sz w:val="22"/>
              </w:rPr>
            </w:pPr>
            <w:del w:id="629" w:author="AnnK" w:date="2026-09-25T20:10:00Z" w16du:dateUtc="2026-09-26T00:10:00Z">
              <w:r w:rsidRPr="00CC5B22">
                <w:rPr>
                  <w:rFonts w:eastAsia="Times New Roman"/>
                  <w:b/>
                  <w:bCs/>
                  <w:sz w:val="22"/>
                </w:rPr>
                <w:delText>1</w:delText>
              </w:r>
              <w:r w:rsidRPr="008678F5">
                <w:rPr>
                  <w:rFonts w:eastAsia="Times New Roman"/>
                  <w:b/>
                  <w:bCs/>
                  <w:sz w:val="22"/>
                </w:rPr>
                <w:delText>8</w:delText>
              </w:r>
              <w:r w:rsidRPr="00CC5B22">
                <w:rPr>
                  <w:rFonts w:eastAsia="Times New Roman"/>
                  <w:b/>
                  <w:bCs/>
                  <w:sz w:val="22"/>
                </w:rPr>
                <w:delText>:</w:delText>
              </w:r>
              <w:r w:rsidRPr="008678F5">
                <w:rPr>
                  <w:rFonts w:eastAsia="Times New Roman"/>
                  <w:b/>
                  <w:bCs/>
                  <w:sz w:val="22"/>
                </w:rPr>
                <w:delText>0</w:delText>
              </w:r>
              <w:r w:rsidRPr="00CC5B22">
                <w:rPr>
                  <w:rFonts w:eastAsia="Times New Roman"/>
                  <w:b/>
                  <w:bCs/>
                  <w:sz w:val="22"/>
                </w:rPr>
                <w:delText>0, 19:00</w:delText>
              </w:r>
            </w:del>
          </w:p>
        </w:tc>
        <w:tc>
          <w:tcPr>
            <w:tcW w:w="2552" w:type="dxa"/>
            <w:vMerge w:val="restart"/>
            <w:tcBorders>
              <w:top w:val="single" w:sz="12" w:space="0" w:color="auto"/>
            </w:tcBorders>
            <w:vAlign w:val="center"/>
          </w:tcPr>
          <w:p w14:paraId="1829BD3F" w14:textId="77777777" w:rsidR="00CC5B22" w:rsidRDefault="00CC5B22" w:rsidP="00F05F1B">
            <w:pPr>
              <w:jc w:val="center"/>
              <w:rPr>
                <w:del w:id="630" w:author="AnnK" w:date="2026-09-25T20:10:00Z" w16du:dateUtc="2026-09-26T00:10:00Z"/>
                <w:sz w:val="22"/>
              </w:rPr>
            </w:pPr>
            <w:del w:id="631" w:author="AnnK" w:date="2026-09-25T20:10:00Z" w16du:dateUtc="2026-09-26T00:10:00Z">
              <w:r w:rsidRPr="0008744A">
                <w:rPr>
                  <w:sz w:val="22"/>
                </w:rPr>
                <w:delText>not earlier than 15 minutes after receiving the early settlement notice for a given trading member from the Clearing Center</w:delText>
              </w:r>
            </w:del>
          </w:p>
          <w:p w14:paraId="144DDD2D" w14:textId="77777777" w:rsidR="00010CD8" w:rsidRDefault="00010CD8" w:rsidP="00F05F1B">
            <w:pPr>
              <w:jc w:val="center"/>
              <w:rPr>
                <w:del w:id="632" w:author="AnnK" w:date="2026-09-25T20:10:00Z" w16du:dateUtc="2026-09-26T00:10:00Z"/>
                <w:sz w:val="22"/>
              </w:rPr>
            </w:pPr>
          </w:p>
          <w:p w14:paraId="0A2ABF2C" w14:textId="1525CB42" w:rsidR="00010CD8" w:rsidRPr="00010CD8" w:rsidRDefault="00010CD8" w:rsidP="00010CD8">
            <w:pPr>
              <w:jc w:val="center"/>
              <w:rPr>
                <w:del w:id="633" w:author="AnnK" w:date="2026-09-25T20:10:00Z" w16du:dateUtc="2026-09-26T00:10:00Z"/>
                <w:rFonts w:eastAsia="Times New Roman"/>
                <w:bCs/>
                <w:sz w:val="22"/>
              </w:rPr>
            </w:pPr>
            <w:del w:id="634" w:author="AnnK" w:date="2026-09-25T20:10:00Z" w16du:dateUtc="2026-09-26T00:10:00Z">
              <w:r w:rsidRPr="00010CD8">
                <w:rPr>
                  <w:rFonts w:eastAsia="Times New Roman"/>
                  <w:b/>
                  <w:bCs/>
                  <w:sz w:val="22"/>
                </w:rPr>
                <w:delText>from 18:15 (from 19:15)</w:delText>
              </w:r>
              <w:r>
                <w:rPr>
                  <w:rFonts w:eastAsia="Times New Roman"/>
                  <w:b/>
                  <w:bCs/>
                  <w:sz w:val="22"/>
                </w:rPr>
                <w:delText xml:space="preserve"> </w:delText>
              </w:r>
              <w:r w:rsidRPr="00010CD8">
                <w:rPr>
                  <w:rFonts w:eastAsia="Times New Roman"/>
                  <w:bCs/>
                  <w:sz w:val="22"/>
                </w:rPr>
                <w:delText>for Early end of trading</w:delText>
              </w:r>
            </w:del>
          </w:p>
          <w:p w14:paraId="4353F1B1" w14:textId="77777777" w:rsidR="00010CD8" w:rsidRPr="0008744A" w:rsidRDefault="00010CD8" w:rsidP="00F05F1B">
            <w:pPr>
              <w:jc w:val="center"/>
              <w:rPr>
                <w:del w:id="635" w:author="AnnK" w:date="2026-09-25T20:10:00Z" w16du:dateUtc="2026-09-26T00:10:00Z"/>
                <w:rFonts w:eastAsia="Times New Roman"/>
                <w:b/>
                <w:bCs/>
                <w:sz w:val="22"/>
              </w:rPr>
            </w:pPr>
          </w:p>
        </w:tc>
      </w:tr>
      <w:tr w:rsidR="00CC5B22" w:rsidRPr="007969E6" w14:paraId="327E992C" w14:textId="77777777" w:rsidTr="00CC5B22">
        <w:trPr>
          <w:trHeight w:val="730"/>
          <w:del w:id="636" w:author="AnnK" w:date="2026-09-25T20:10:00Z" w16du:dateUtc="2026-09-26T00:10:00Z"/>
        </w:trPr>
        <w:tc>
          <w:tcPr>
            <w:tcW w:w="1999" w:type="dxa"/>
            <w:vMerge/>
            <w:vAlign w:val="center"/>
          </w:tcPr>
          <w:p w14:paraId="66F95FD6" w14:textId="77777777" w:rsidR="00CC5B22" w:rsidRPr="008678F5" w:rsidRDefault="00CC5B22" w:rsidP="00CC5B22">
            <w:pPr>
              <w:rPr>
                <w:del w:id="637" w:author="AnnK" w:date="2026-09-25T20:10:00Z" w16du:dateUtc="2026-09-26T00:10:00Z"/>
                <w:rFonts w:eastAsia="Times New Roman"/>
                <w:b/>
                <w:bCs/>
                <w:sz w:val="22"/>
              </w:rPr>
            </w:pPr>
          </w:p>
        </w:tc>
        <w:tc>
          <w:tcPr>
            <w:tcW w:w="2693" w:type="dxa"/>
            <w:tcBorders>
              <w:top w:val="single" w:sz="4" w:space="0" w:color="auto"/>
            </w:tcBorders>
            <w:vAlign w:val="center"/>
          </w:tcPr>
          <w:p w14:paraId="00499EF3" w14:textId="77777777" w:rsidR="00010CD8" w:rsidRDefault="00010CD8" w:rsidP="00CC5B22">
            <w:pPr>
              <w:jc w:val="center"/>
              <w:rPr>
                <w:del w:id="638" w:author="AnnK" w:date="2026-09-25T20:10:00Z" w16du:dateUtc="2026-09-26T00:10:00Z"/>
                <w:rFonts w:eastAsia="Times New Roman"/>
                <w:sz w:val="20"/>
              </w:rPr>
            </w:pPr>
          </w:p>
          <w:p w14:paraId="3CB989AA" w14:textId="77777777" w:rsidR="00010CD8" w:rsidRDefault="00010CD8" w:rsidP="00CC5B22">
            <w:pPr>
              <w:jc w:val="center"/>
              <w:rPr>
                <w:del w:id="639" w:author="AnnK" w:date="2026-09-25T20:10:00Z" w16du:dateUtc="2026-09-26T00:10:00Z"/>
                <w:rFonts w:eastAsia="Times New Roman"/>
                <w:sz w:val="20"/>
              </w:rPr>
            </w:pPr>
          </w:p>
          <w:p w14:paraId="0F034B92" w14:textId="77777777" w:rsidR="00010CD8" w:rsidRDefault="00010CD8" w:rsidP="00CC5B22">
            <w:pPr>
              <w:jc w:val="center"/>
              <w:rPr>
                <w:del w:id="640" w:author="AnnK" w:date="2026-09-25T20:10:00Z" w16du:dateUtc="2026-09-26T00:10:00Z"/>
                <w:rFonts w:eastAsia="Times New Roman"/>
                <w:sz w:val="20"/>
              </w:rPr>
            </w:pPr>
          </w:p>
          <w:p w14:paraId="07EB6EFB" w14:textId="77777777" w:rsidR="00010CD8" w:rsidRDefault="00010CD8" w:rsidP="00CC5B22">
            <w:pPr>
              <w:jc w:val="center"/>
              <w:rPr>
                <w:del w:id="641" w:author="AnnK" w:date="2026-09-25T20:10:00Z" w16du:dateUtc="2026-09-26T00:10:00Z"/>
                <w:rFonts w:eastAsia="Times New Roman"/>
                <w:sz w:val="20"/>
              </w:rPr>
            </w:pPr>
          </w:p>
          <w:p w14:paraId="53A138E0" w14:textId="77777777" w:rsidR="00CC5B22" w:rsidRPr="0008744A" w:rsidRDefault="00CC5B22" w:rsidP="00CC5B22">
            <w:pPr>
              <w:jc w:val="center"/>
              <w:rPr>
                <w:del w:id="642" w:author="AnnK" w:date="2026-09-25T20:10:00Z" w16du:dateUtc="2026-09-26T00:10:00Z"/>
                <w:rFonts w:eastAsia="Times New Roman"/>
                <w:sz w:val="20"/>
              </w:rPr>
            </w:pPr>
            <w:del w:id="643" w:author="AnnK" w:date="2026-09-25T20:10:00Z" w16du:dateUtc="2026-09-26T00:10:00Z">
              <w:r w:rsidRPr="0008744A">
                <w:rPr>
                  <w:rFonts w:eastAsia="Times New Roman"/>
                  <w:sz w:val="20"/>
                </w:rPr>
                <w:delText xml:space="preserve">Off order book trades </w:delText>
              </w:r>
            </w:del>
          </w:p>
          <w:p w14:paraId="23638A33" w14:textId="77777777" w:rsidR="00CC5B22" w:rsidRDefault="00CC5B22" w:rsidP="00CC5B22">
            <w:pPr>
              <w:jc w:val="center"/>
              <w:rPr>
                <w:del w:id="644" w:author="AnnK" w:date="2026-09-25T20:10:00Z" w16du:dateUtc="2026-09-26T00:10:00Z"/>
                <w:rFonts w:eastAsia="Times New Roman"/>
                <w:sz w:val="20"/>
              </w:rPr>
            </w:pPr>
            <w:del w:id="645" w:author="AnnK" w:date="2026-09-25T20:10:00Z" w16du:dateUtc="2026-09-26T00:10:00Z">
              <w:r w:rsidRPr="0008744A">
                <w:rPr>
                  <w:rFonts w:eastAsia="Times New Roman"/>
                  <w:sz w:val="20"/>
                </w:rPr>
                <w:delText>(different settlement codes)</w:delText>
              </w:r>
            </w:del>
          </w:p>
          <w:p w14:paraId="34E31D65" w14:textId="77777777" w:rsidR="00010CD8" w:rsidRDefault="00010CD8" w:rsidP="00CC5B22">
            <w:pPr>
              <w:jc w:val="center"/>
              <w:rPr>
                <w:del w:id="646" w:author="AnnK" w:date="2026-09-25T20:10:00Z" w16du:dateUtc="2026-09-26T00:10:00Z"/>
                <w:rFonts w:eastAsia="Times New Roman"/>
                <w:sz w:val="20"/>
              </w:rPr>
            </w:pPr>
          </w:p>
          <w:p w14:paraId="0C76CA3A" w14:textId="77777777" w:rsidR="00010CD8" w:rsidRDefault="00010CD8" w:rsidP="00CC5B22">
            <w:pPr>
              <w:jc w:val="center"/>
              <w:rPr>
                <w:del w:id="647" w:author="AnnK" w:date="2026-09-25T20:10:00Z" w16du:dateUtc="2026-09-26T00:10:00Z"/>
                <w:rFonts w:eastAsia="Times New Roman"/>
                <w:sz w:val="20"/>
              </w:rPr>
            </w:pPr>
          </w:p>
          <w:p w14:paraId="6E0D4B01" w14:textId="77777777" w:rsidR="00010CD8" w:rsidRDefault="00010CD8" w:rsidP="00CC5B22">
            <w:pPr>
              <w:jc w:val="center"/>
              <w:rPr>
                <w:del w:id="648" w:author="AnnK" w:date="2026-09-25T20:10:00Z" w16du:dateUtc="2026-09-26T00:10:00Z"/>
                <w:rFonts w:eastAsia="Times New Roman"/>
                <w:sz w:val="20"/>
              </w:rPr>
            </w:pPr>
          </w:p>
          <w:p w14:paraId="07DE9134" w14:textId="68BD7F95" w:rsidR="00010CD8" w:rsidRPr="00E92063" w:rsidRDefault="00010CD8" w:rsidP="00CC5B22">
            <w:pPr>
              <w:jc w:val="center"/>
              <w:rPr>
                <w:del w:id="649" w:author="AnnK" w:date="2026-09-25T20:10:00Z" w16du:dateUtc="2026-09-26T00:10:00Z"/>
                <w:rFonts w:eastAsia="Times New Roman"/>
                <w:sz w:val="20"/>
              </w:rPr>
            </w:pPr>
          </w:p>
        </w:tc>
        <w:tc>
          <w:tcPr>
            <w:tcW w:w="1418" w:type="dxa"/>
            <w:tcBorders>
              <w:bottom w:val="single" w:sz="6" w:space="0" w:color="auto"/>
            </w:tcBorders>
            <w:vAlign w:val="center"/>
          </w:tcPr>
          <w:p w14:paraId="0075200E" w14:textId="70FCF1E4" w:rsidR="00CC5B22" w:rsidRPr="00CC5B22" w:rsidRDefault="00CC5B22" w:rsidP="00CC5B22">
            <w:pPr>
              <w:ind w:left="-108" w:right="-108"/>
              <w:jc w:val="center"/>
              <w:rPr>
                <w:del w:id="650" w:author="AnnK" w:date="2026-09-25T20:10:00Z" w16du:dateUtc="2026-09-26T00:10:00Z"/>
                <w:rFonts w:eastAsia="Times New Roman"/>
                <w:b/>
                <w:bCs/>
                <w:sz w:val="22"/>
              </w:rPr>
            </w:pPr>
            <w:del w:id="651" w:author="AnnK" w:date="2026-09-25T20:10:00Z" w16du:dateUtc="2026-09-26T00:10:00Z">
              <w:r w:rsidRPr="008678F5">
                <w:rPr>
                  <w:rFonts w:eastAsia="Times New Roman"/>
                  <w:b/>
                  <w:bCs/>
                  <w:sz w:val="22"/>
                </w:rPr>
                <w:delText>10:00 - 1</w:delText>
              </w:r>
              <w:r>
                <w:rPr>
                  <w:rFonts w:eastAsia="Times New Roman"/>
                  <w:b/>
                  <w:bCs/>
                  <w:sz w:val="22"/>
                </w:rPr>
                <w:delText>9</w:delText>
              </w:r>
              <w:r w:rsidRPr="008678F5">
                <w:rPr>
                  <w:rFonts w:eastAsia="Times New Roman"/>
                  <w:b/>
                  <w:bCs/>
                  <w:sz w:val="22"/>
                </w:rPr>
                <w:delText>:</w:delText>
              </w:r>
              <w:r>
                <w:rPr>
                  <w:rFonts w:eastAsia="Times New Roman"/>
                  <w:b/>
                  <w:bCs/>
                  <w:sz w:val="22"/>
                </w:rPr>
                <w:delText>0</w:delText>
              </w:r>
              <w:r w:rsidRPr="008678F5">
                <w:rPr>
                  <w:rFonts w:eastAsia="Times New Roman"/>
                  <w:b/>
                  <w:bCs/>
                  <w:sz w:val="22"/>
                </w:rPr>
                <w:delText>0</w:delText>
              </w:r>
            </w:del>
          </w:p>
        </w:tc>
        <w:tc>
          <w:tcPr>
            <w:tcW w:w="1984" w:type="dxa"/>
            <w:vMerge/>
            <w:vAlign w:val="center"/>
          </w:tcPr>
          <w:p w14:paraId="285B7A5A" w14:textId="77777777" w:rsidR="00CC5B22" w:rsidRPr="00CC5B22" w:rsidRDefault="00CC5B22" w:rsidP="00CC5B22">
            <w:pPr>
              <w:ind w:left="-108" w:right="-108"/>
              <w:jc w:val="center"/>
              <w:rPr>
                <w:del w:id="652" w:author="AnnK" w:date="2026-09-25T20:10:00Z" w16du:dateUtc="2026-09-26T00:10:00Z"/>
                <w:rFonts w:eastAsia="Times New Roman"/>
                <w:b/>
                <w:bCs/>
                <w:sz w:val="22"/>
              </w:rPr>
            </w:pPr>
          </w:p>
        </w:tc>
        <w:tc>
          <w:tcPr>
            <w:tcW w:w="1559" w:type="dxa"/>
            <w:vMerge/>
            <w:vAlign w:val="center"/>
          </w:tcPr>
          <w:p w14:paraId="58718A30" w14:textId="77777777" w:rsidR="00CC5B22" w:rsidRPr="00CC5B22" w:rsidRDefault="00CC5B22" w:rsidP="00CC5B22">
            <w:pPr>
              <w:ind w:left="-108" w:right="-108"/>
              <w:jc w:val="center"/>
              <w:rPr>
                <w:del w:id="653" w:author="AnnK" w:date="2026-09-25T20:10:00Z" w16du:dateUtc="2026-09-26T00:10:00Z"/>
                <w:rFonts w:eastAsia="Times New Roman"/>
                <w:b/>
                <w:bCs/>
                <w:sz w:val="22"/>
              </w:rPr>
            </w:pPr>
          </w:p>
        </w:tc>
        <w:tc>
          <w:tcPr>
            <w:tcW w:w="1560" w:type="dxa"/>
            <w:vMerge/>
            <w:vAlign w:val="center"/>
          </w:tcPr>
          <w:p w14:paraId="16CF4153" w14:textId="77777777" w:rsidR="00CC5B22" w:rsidRPr="0008744A" w:rsidRDefault="00CC5B22" w:rsidP="00CC5B22">
            <w:pPr>
              <w:ind w:left="-108" w:right="-108"/>
              <w:jc w:val="center"/>
              <w:rPr>
                <w:del w:id="654" w:author="AnnK" w:date="2026-09-25T20:10:00Z" w16du:dateUtc="2026-09-26T00:10:00Z"/>
                <w:b/>
                <w:sz w:val="22"/>
              </w:rPr>
            </w:pPr>
          </w:p>
        </w:tc>
        <w:tc>
          <w:tcPr>
            <w:tcW w:w="1700" w:type="dxa"/>
            <w:vMerge/>
            <w:vAlign w:val="center"/>
          </w:tcPr>
          <w:p w14:paraId="2809BBE9" w14:textId="77777777" w:rsidR="00CC5B22" w:rsidRPr="00CC5B22" w:rsidRDefault="00CC5B22" w:rsidP="00CC5B22">
            <w:pPr>
              <w:jc w:val="center"/>
              <w:rPr>
                <w:del w:id="655" w:author="AnnK" w:date="2026-09-25T20:10:00Z" w16du:dateUtc="2026-09-26T00:10:00Z"/>
                <w:rFonts w:eastAsia="Times New Roman"/>
                <w:b/>
                <w:bCs/>
                <w:sz w:val="22"/>
              </w:rPr>
            </w:pPr>
          </w:p>
        </w:tc>
        <w:tc>
          <w:tcPr>
            <w:tcW w:w="2552" w:type="dxa"/>
            <w:vMerge/>
            <w:tcBorders>
              <w:bottom w:val="single" w:sz="6" w:space="0" w:color="auto"/>
            </w:tcBorders>
            <w:vAlign w:val="center"/>
          </w:tcPr>
          <w:p w14:paraId="187A9A4F" w14:textId="77777777" w:rsidR="00CC5B22" w:rsidRPr="0008744A" w:rsidRDefault="00CC5B22" w:rsidP="00CC5B22">
            <w:pPr>
              <w:jc w:val="center"/>
              <w:rPr>
                <w:del w:id="656" w:author="AnnK" w:date="2026-09-25T20:10:00Z" w16du:dateUtc="2026-09-26T00:10:00Z"/>
                <w:sz w:val="22"/>
              </w:rPr>
            </w:pPr>
          </w:p>
        </w:tc>
      </w:tr>
      <w:tr w:rsidR="00CC5B22" w:rsidRPr="00EA7729" w14:paraId="58BA83DE" w14:textId="77777777" w:rsidTr="001C16D3">
        <w:trPr>
          <w:trHeight w:val="136"/>
          <w:del w:id="657" w:author="AnnK" w:date="2026-09-25T20:10:00Z" w16du:dateUtc="2026-09-26T00:10:00Z"/>
        </w:trPr>
        <w:tc>
          <w:tcPr>
            <w:tcW w:w="1999" w:type="dxa"/>
            <w:vMerge/>
            <w:tcBorders>
              <w:bottom w:val="single" w:sz="12" w:space="0" w:color="auto"/>
            </w:tcBorders>
            <w:vAlign w:val="center"/>
            <w:hideMark/>
          </w:tcPr>
          <w:p w14:paraId="74FF750D" w14:textId="77777777" w:rsidR="00CC5B22" w:rsidRPr="0008744A" w:rsidRDefault="00CC5B22" w:rsidP="00CC5B22">
            <w:pPr>
              <w:rPr>
                <w:del w:id="658" w:author="AnnK" w:date="2026-09-25T20:10:00Z" w16du:dateUtc="2026-09-26T00:10:00Z"/>
                <w:rFonts w:eastAsia="Times New Roman"/>
                <w:b/>
                <w:bCs/>
                <w:sz w:val="22"/>
              </w:rPr>
            </w:pPr>
          </w:p>
        </w:tc>
        <w:tc>
          <w:tcPr>
            <w:tcW w:w="2693" w:type="dxa"/>
            <w:tcBorders>
              <w:top w:val="single" w:sz="6" w:space="0" w:color="auto"/>
              <w:bottom w:val="single" w:sz="12" w:space="0" w:color="auto"/>
            </w:tcBorders>
            <w:vAlign w:val="center"/>
            <w:hideMark/>
          </w:tcPr>
          <w:p w14:paraId="073A5CA0" w14:textId="77777777" w:rsidR="00CC5B22" w:rsidRPr="0008744A" w:rsidRDefault="00CC5B22" w:rsidP="00CC5B22">
            <w:pPr>
              <w:jc w:val="center"/>
              <w:rPr>
                <w:del w:id="659" w:author="AnnK" w:date="2026-09-25T20:10:00Z" w16du:dateUtc="2026-09-26T00:10:00Z"/>
                <w:rFonts w:eastAsia="Times New Roman"/>
                <w:sz w:val="20"/>
              </w:rPr>
            </w:pPr>
            <w:del w:id="660" w:author="AnnK" w:date="2026-09-25T20:10:00Z" w16du:dateUtc="2026-09-26T00:10:00Z">
              <w:r w:rsidRPr="0008744A">
                <w:rPr>
                  <w:rFonts w:eastAsia="Times New Roman"/>
                  <w:sz w:val="20"/>
                </w:rPr>
                <w:delText xml:space="preserve">Off order book trades </w:delText>
              </w:r>
            </w:del>
          </w:p>
          <w:p w14:paraId="650024FD" w14:textId="77777777" w:rsidR="00CC5B22" w:rsidRPr="0008744A" w:rsidRDefault="00CC5B22" w:rsidP="00CC5B22">
            <w:pPr>
              <w:jc w:val="center"/>
              <w:rPr>
                <w:del w:id="661" w:author="AnnK" w:date="2026-09-25T20:10:00Z" w16du:dateUtc="2026-09-26T00:10:00Z"/>
                <w:rFonts w:eastAsia="Times New Roman"/>
                <w:sz w:val="20"/>
              </w:rPr>
            </w:pPr>
            <w:del w:id="662" w:author="AnnK" w:date="2026-09-25T20:10:00Z" w16du:dateUtc="2026-09-26T00:10:00Z">
              <w:r w:rsidRPr="0008744A">
                <w:rPr>
                  <w:rFonts w:eastAsia="Times New Roman"/>
                  <w:sz w:val="20"/>
                </w:rPr>
                <w:delText>(one settlement code)</w:delText>
              </w:r>
            </w:del>
          </w:p>
        </w:tc>
        <w:tc>
          <w:tcPr>
            <w:tcW w:w="1418" w:type="dxa"/>
            <w:tcBorders>
              <w:top w:val="single" w:sz="6" w:space="0" w:color="auto"/>
              <w:bottom w:val="single" w:sz="12" w:space="0" w:color="auto"/>
            </w:tcBorders>
            <w:vAlign w:val="center"/>
            <w:hideMark/>
          </w:tcPr>
          <w:p w14:paraId="5197E6F5" w14:textId="77777777" w:rsidR="00CC5B22" w:rsidRPr="008678F5" w:rsidRDefault="00CC5B22" w:rsidP="00CC5B22">
            <w:pPr>
              <w:ind w:left="-108" w:right="-108"/>
              <w:jc w:val="center"/>
              <w:rPr>
                <w:del w:id="663" w:author="AnnK" w:date="2026-09-25T20:10:00Z" w16du:dateUtc="2026-09-26T00:10:00Z"/>
                <w:rFonts w:eastAsia="Times New Roman"/>
                <w:b/>
                <w:bCs/>
                <w:sz w:val="22"/>
              </w:rPr>
            </w:pPr>
            <w:del w:id="664" w:author="AnnK" w:date="2026-09-25T20:10:00Z" w16du:dateUtc="2026-09-26T00:10:00Z">
              <w:r w:rsidRPr="008678F5">
                <w:rPr>
                  <w:rFonts w:eastAsia="Times New Roman"/>
                  <w:b/>
                  <w:bCs/>
                  <w:sz w:val="22"/>
                </w:rPr>
                <w:delText>10:00 - 23:50</w:delText>
              </w:r>
            </w:del>
          </w:p>
        </w:tc>
        <w:tc>
          <w:tcPr>
            <w:tcW w:w="1984" w:type="dxa"/>
            <w:tcBorders>
              <w:bottom w:val="single" w:sz="12" w:space="0" w:color="auto"/>
            </w:tcBorders>
            <w:vAlign w:val="center"/>
          </w:tcPr>
          <w:p w14:paraId="7F760B82" w14:textId="77777777" w:rsidR="00CC5B22" w:rsidRPr="0008744A" w:rsidRDefault="00CC5B22" w:rsidP="00CC5B22">
            <w:pPr>
              <w:ind w:left="-108" w:right="-108"/>
              <w:jc w:val="center"/>
              <w:rPr>
                <w:del w:id="665" w:author="AnnK" w:date="2026-09-25T20:10:00Z" w16du:dateUtc="2026-09-26T00:10:00Z"/>
                <w:b/>
                <w:sz w:val="22"/>
              </w:rPr>
            </w:pPr>
          </w:p>
          <w:p w14:paraId="6EA47A5A" w14:textId="77777777" w:rsidR="00CC5B22" w:rsidRPr="0008744A" w:rsidRDefault="00CC5B22" w:rsidP="00CC5B22">
            <w:pPr>
              <w:ind w:left="-108" w:right="-108"/>
              <w:jc w:val="center"/>
              <w:rPr>
                <w:del w:id="666" w:author="AnnK" w:date="2026-09-25T20:10:00Z" w16du:dateUtc="2026-09-26T00:10:00Z"/>
                <w:b/>
                <w:sz w:val="22"/>
              </w:rPr>
            </w:pPr>
          </w:p>
          <w:p w14:paraId="332D392B" w14:textId="77777777" w:rsidR="00CC5B22" w:rsidRDefault="00CC5B22" w:rsidP="00CC5B22">
            <w:pPr>
              <w:ind w:left="-108" w:right="-108"/>
              <w:jc w:val="center"/>
              <w:rPr>
                <w:del w:id="667" w:author="AnnK" w:date="2026-09-25T20:10:00Z" w16du:dateUtc="2026-09-26T00:10:00Z"/>
                <w:b/>
                <w:sz w:val="22"/>
              </w:rPr>
            </w:pPr>
          </w:p>
          <w:p w14:paraId="4438D0A9" w14:textId="77777777" w:rsidR="00010CD8" w:rsidRPr="0008744A" w:rsidRDefault="00010CD8" w:rsidP="00CC5B22">
            <w:pPr>
              <w:ind w:left="-108" w:right="-108"/>
              <w:jc w:val="center"/>
              <w:rPr>
                <w:del w:id="668" w:author="AnnK" w:date="2026-09-25T20:10:00Z" w16du:dateUtc="2026-09-26T00:10:00Z"/>
                <w:b/>
                <w:sz w:val="22"/>
              </w:rPr>
            </w:pPr>
          </w:p>
          <w:p w14:paraId="68F6F332" w14:textId="77777777" w:rsidR="00CC5B22" w:rsidRPr="0008744A" w:rsidRDefault="00CC5B22" w:rsidP="00CC5B22">
            <w:pPr>
              <w:ind w:left="-108" w:right="-108"/>
              <w:jc w:val="center"/>
              <w:rPr>
                <w:del w:id="669" w:author="AnnK" w:date="2026-09-25T20:10:00Z" w16du:dateUtc="2026-09-26T00:10:00Z"/>
                <w:b/>
                <w:sz w:val="22"/>
              </w:rPr>
            </w:pPr>
          </w:p>
          <w:p w14:paraId="64DCB76E" w14:textId="77777777" w:rsidR="00CC5B22" w:rsidRPr="003D6117" w:rsidRDefault="00CC5B22" w:rsidP="00CC5B22">
            <w:pPr>
              <w:ind w:left="-108" w:right="-108"/>
              <w:jc w:val="center"/>
              <w:rPr>
                <w:del w:id="670" w:author="AnnK" w:date="2026-09-25T20:10:00Z" w16du:dateUtc="2026-09-26T00:10:00Z"/>
                <w:sz w:val="22"/>
              </w:rPr>
            </w:pPr>
            <w:del w:id="671" w:author="AnnK" w:date="2026-09-25T20:10:00Z" w16du:dateUtc="2026-09-26T00:10:00Z">
              <w:r w:rsidRPr="0008744A">
                <w:rPr>
                  <w:b/>
                  <w:sz w:val="22"/>
                </w:rPr>
                <w:delText xml:space="preserve">from 19:15 </w:delText>
              </w:r>
              <w:r w:rsidRPr="003D6117">
                <w:rPr>
                  <w:sz w:val="22"/>
                </w:rPr>
                <w:delText>for trades executed until 19:00;</w:delText>
              </w:r>
            </w:del>
          </w:p>
          <w:p w14:paraId="0275D0E1" w14:textId="77777777" w:rsidR="00CC5B22" w:rsidRPr="003D6117" w:rsidRDefault="00CC5B22" w:rsidP="00CC5B22">
            <w:pPr>
              <w:ind w:left="-108" w:right="-108"/>
              <w:jc w:val="center"/>
              <w:rPr>
                <w:del w:id="672" w:author="AnnK" w:date="2026-09-25T20:10:00Z" w16du:dateUtc="2026-09-26T00:10:00Z"/>
                <w:sz w:val="22"/>
              </w:rPr>
            </w:pPr>
            <w:del w:id="673" w:author="AnnK" w:date="2026-09-25T20:10:00Z" w16du:dateUtc="2026-09-26T00:10:00Z">
              <w:r w:rsidRPr="0008744A">
                <w:rPr>
                  <w:b/>
                  <w:sz w:val="22"/>
                </w:rPr>
                <w:delText xml:space="preserve">until 9:30 on the next business day, </w:delText>
              </w:r>
              <w:r w:rsidRPr="003D6117">
                <w:rPr>
                  <w:sz w:val="22"/>
                </w:rPr>
                <w:delText>for trades executed from 19:00 until 23:50</w:delText>
              </w:r>
            </w:del>
          </w:p>
          <w:p w14:paraId="7CDAFA03" w14:textId="77777777" w:rsidR="00CC5B22" w:rsidRPr="0008744A" w:rsidRDefault="00CC5B22" w:rsidP="00CC5B22">
            <w:pPr>
              <w:ind w:left="-108" w:right="-108"/>
              <w:jc w:val="center"/>
              <w:rPr>
                <w:del w:id="674" w:author="AnnK" w:date="2026-09-25T20:10:00Z" w16du:dateUtc="2026-09-26T00:10:00Z"/>
                <w:b/>
                <w:sz w:val="22"/>
              </w:rPr>
            </w:pPr>
          </w:p>
          <w:p w14:paraId="173B57E5" w14:textId="77777777" w:rsidR="00CC5B22" w:rsidRPr="0008744A" w:rsidRDefault="00CC5B22" w:rsidP="00CC5B22">
            <w:pPr>
              <w:ind w:left="-108" w:right="-108"/>
              <w:jc w:val="center"/>
              <w:rPr>
                <w:del w:id="675" w:author="AnnK" w:date="2026-09-25T20:10:00Z" w16du:dateUtc="2026-09-26T00:10:00Z"/>
                <w:b/>
                <w:sz w:val="22"/>
              </w:rPr>
            </w:pPr>
          </w:p>
          <w:p w14:paraId="5AA7A4C3" w14:textId="77777777" w:rsidR="00CC5B22" w:rsidRPr="0008744A" w:rsidRDefault="00CC5B22" w:rsidP="00CC5B22">
            <w:pPr>
              <w:ind w:left="-108" w:right="-108"/>
              <w:jc w:val="center"/>
              <w:rPr>
                <w:del w:id="676" w:author="AnnK" w:date="2026-09-25T20:10:00Z" w16du:dateUtc="2026-09-26T00:10:00Z"/>
                <w:b/>
                <w:sz w:val="22"/>
              </w:rPr>
            </w:pPr>
          </w:p>
          <w:p w14:paraId="6C68ABFF" w14:textId="77777777" w:rsidR="00CC5B22" w:rsidRDefault="00CC5B22" w:rsidP="00CC5B22">
            <w:pPr>
              <w:ind w:left="-108" w:right="-108"/>
              <w:jc w:val="center"/>
              <w:rPr>
                <w:del w:id="677" w:author="AnnK" w:date="2026-09-25T20:10:00Z" w16du:dateUtc="2026-09-26T00:10:00Z"/>
                <w:rFonts w:eastAsia="Times New Roman"/>
                <w:sz w:val="22"/>
              </w:rPr>
            </w:pPr>
          </w:p>
          <w:p w14:paraId="069B49B4" w14:textId="77777777" w:rsidR="00CC5B22" w:rsidRDefault="00CC5B22" w:rsidP="00CC5B22">
            <w:pPr>
              <w:ind w:left="-108" w:right="-108"/>
              <w:jc w:val="center"/>
              <w:rPr>
                <w:del w:id="678" w:author="AnnK" w:date="2026-09-25T20:10:00Z" w16du:dateUtc="2026-09-26T00:10:00Z"/>
                <w:rFonts w:eastAsia="Times New Roman"/>
                <w:sz w:val="22"/>
              </w:rPr>
            </w:pPr>
          </w:p>
          <w:p w14:paraId="0E673FCE" w14:textId="77777777" w:rsidR="00CC5B22" w:rsidRPr="0008744A" w:rsidRDefault="00CC5B22" w:rsidP="00CC5B22">
            <w:pPr>
              <w:ind w:left="-108" w:right="-108"/>
              <w:jc w:val="center"/>
              <w:rPr>
                <w:del w:id="679" w:author="AnnK" w:date="2026-09-25T20:10:00Z" w16du:dateUtc="2026-09-26T00:10:00Z"/>
                <w:rFonts w:eastAsia="Times New Roman"/>
                <w:sz w:val="22"/>
              </w:rPr>
            </w:pPr>
          </w:p>
        </w:tc>
        <w:tc>
          <w:tcPr>
            <w:tcW w:w="1559" w:type="dxa"/>
            <w:vMerge/>
            <w:tcBorders>
              <w:bottom w:val="single" w:sz="12" w:space="0" w:color="auto"/>
            </w:tcBorders>
            <w:shd w:val="clear" w:color="auto" w:fill="D9D9D9"/>
            <w:vAlign w:val="center"/>
            <w:hideMark/>
          </w:tcPr>
          <w:p w14:paraId="2A078B44" w14:textId="77777777" w:rsidR="00CC5B22" w:rsidRPr="0008744A" w:rsidRDefault="00CC5B22" w:rsidP="00CC5B22">
            <w:pPr>
              <w:ind w:left="-108" w:right="-108"/>
              <w:jc w:val="center"/>
              <w:rPr>
                <w:del w:id="680" w:author="AnnK" w:date="2026-09-25T20:10:00Z" w16du:dateUtc="2026-09-26T00:10:00Z"/>
                <w:rFonts w:eastAsia="Times New Roman"/>
                <w:sz w:val="22"/>
              </w:rPr>
            </w:pPr>
          </w:p>
        </w:tc>
        <w:tc>
          <w:tcPr>
            <w:tcW w:w="1560" w:type="dxa"/>
            <w:vMerge/>
            <w:tcBorders>
              <w:bottom w:val="single" w:sz="12" w:space="0" w:color="auto"/>
            </w:tcBorders>
            <w:shd w:val="clear" w:color="auto" w:fill="D9D9D9"/>
            <w:vAlign w:val="center"/>
          </w:tcPr>
          <w:p w14:paraId="7E7689D7" w14:textId="77777777" w:rsidR="00CC5B22" w:rsidRPr="0008744A" w:rsidRDefault="00CC5B22" w:rsidP="00CC5B22">
            <w:pPr>
              <w:jc w:val="center"/>
              <w:rPr>
                <w:del w:id="681" w:author="AnnK" w:date="2026-09-25T20:10:00Z" w16du:dateUtc="2026-09-26T00:10:00Z"/>
                <w:rFonts w:eastAsia="Times New Roman"/>
                <w:b/>
                <w:bCs/>
                <w:sz w:val="22"/>
              </w:rPr>
            </w:pPr>
          </w:p>
        </w:tc>
        <w:tc>
          <w:tcPr>
            <w:tcW w:w="1700" w:type="dxa"/>
            <w:vMerge/>
            <w:tcBorders>
              <w:bottom w:val="single" w:sz="12" w:space="0" w:color="auto"/>
            </w:tcBorders>
            <w:vAlign w:val="center"/>
            <w:hideMark/>
          </w:tcPr>
          <w:p w14:paraId="2492EAA7" w14:textId="2852E51B" w:rsidR="00CC5B22" w:rsidRPr="00C74272" w:rsidRDefault="00CC5B22" w:rsidP="00CC5B22">
            <w:pPr>
              <w:jc w:val="center"/>
              <w:rPr>
                <w:del w:id="682" w:author="AnnK" w:date="2026-09-25T20:10:00Z" w16du:dateUtc="2026-09-26T00:10:00Z"/>
                <w:rFonts w:eastAsia="Times New Roman"/>
                <w:b/>
                <w:bCs/>
                <w:sz w:val="22"/>
              </w:rPr>
            </w:pPr>
          </w:p>
        </w:tc>
        <w:tc>
          <w:tcPr>
            <w:tcW w:w="2552" w:type="dxa"/>
            <w:tcBorders>
              <w:top w:val="single" w:sz="6" w:space="0" w:color="auto"/>
              <w:bottom w:val="single" w:sz="12" w:space="0" w:color="auto"/>
            </w:tcBorders>
            <w:vAlign w:val="center"/>
          </w:tcPr>
          <w:p w14:paraId="3340D1B9" w14:textId="22C28611" w:rsidR="00CC5B22" w:rsidRPr="00010CD8" w:rsidRDefault="00010CD8" w:rsidP="00CC5B22">
            <w:pPr>
              <w:jc w:val="center"/>
              <w:rPr>
                <w:del w:id="683" w:author="AnnK" w:date="2026-09-25T20:10:00Z" w16du:dateUtc="2026-09-26T00:10:00Z"/>
                <w:rFonts w:eastAsia="Times New Roman"/>
                <w:b/>
                <w:bCs/>
                <w:sz w:val="22"/>
              </w:rPr>
            </w:pPr>
            <w:del w:id="684" w:author="AnnK" w:date="2026-09-25T20:10:00Z" w16du:dateUtc="2026-09-26T00:10:00Z">
              <w:r w:rsidRPr="00010CD8">
                <w:rPr>
                  <w:rFonts w:eastAsia="Times New Roman"/>
                  <w:b/>
                  <w:bCs/>
                  <w:sz w:val="22"/>
                </w:rPr>
                <w:delText>from 18:15 (from 19:15)</w:delText>
              </w:r>
              <w:r>
                <w:rPr>
                  <w:rFonts w:eastAsia="Times New Roman"/>
                  <w:b/>
                  <w:bCs/>
                  <w:sz w:val="22"/>
                </w:rPr>
                <w:delText xml:space="preserve"> </w:delText>
              </w:r>
              <w:r w:rsidRPr="00010CD8">
                <w:rPr>
                  <w:rFonts w:eastAsia="Times New Roman"/>
                  <w:bCs/>
                  <w:sz w:val="22"/>
                </w:rPr>
                <w:delText>for Early end of trading</w:delText>
              </w:r>
            </w:del>
          </w:p>
        </w:tc>
      </w:tr>
      <w:tr w:rsidR="00CC5B22" w:rsidRPr="00A80B5E" w14:paraId="241ED06E" w14:textId="77777777" w:rsidTr="00EA0B2C">
        <w:trPr>
          <w:trHeight w:val="813"/>
          <w:del w:id="685" w:author="AnnK" w:date="2026-09-25T20:10:00Z" w16du:dateUtc="2026-09-26T00:10:00Z"/>
        </w:trPr>
        <w:tc>
          <w:tcPr>
            <w:tcW w:w="1999" w:type="dxa"/>
            <w:vMerge w:val="restart"/>
            <w:tcBorders>
              <w:top w:val="single" w:sz="12" w:space="0" w:color="auto"/>
            </w:tcBorders>
            <w:vAlign w:val="center"/>
            <w:hideMark/>
          </w:tcPr>
          <w:p w14:paraId="0661B770" w14:textId="77777777" w:rsidR="00CC5B22" w:rsidRPr="008678F5" w:rsidRDefault="00CC5B22" w:rsidP="00CC5B22">
            <w:pPr>
              <w:jc w:val="center"/>
              <w:rPr>
                <w:del w:id="686" w:author="AnnK" w:date="2026-09-25T20:10:00Z" w16du:dateUtc="2026-09-26T00:10:00Z"/>
                <w:rFonts w:eastAsia="Times New Roman"/>
                <w:b/>
                <w:bCs/>
                <w:szCs w:val="24"/>
              </w:rPr>
            </w:pPr>
            <w:del w:id="687" w:author="AnnK" w:date="2026-09-25T20:10:00Z" w16du:dateUtc="2026-09-26T00:10:00Z">
              <w:r>
                <w:rPr>
                  <w:rFonts w:eastAsia="Times New Roman"/>
                  <w:b/>
                  <w:bCs/>
                  <w:szCs w:val="24"/>
                </w:rPr>
                <w:delText>Instruments</w:delText>
              </w:r>
            </w:del>
          </w:p>
        </w:tc>
        <w:tc>
          <w:tcPr>
            <w:tcW w:w="2693" w:type="dxa"/>
            <w:vMerge w:val="restart"/>
            <w:tcBorders>
              <w:top w:val="single" w:sz="12" w:space="0" w:color="auto"/>
            </w:tcBorders>
            <w:vAlign w:val="center"/>
            <w:hideMark/>
          </w:tcPr>
          <w:p w14:paraId="6DC70AB8" w14:textId="77777777" w:rsidR="00CC5B22" w:rsidRPr="008678F5" w:rsidRDefault="00CC5B22" w:rsidP="00CC5B22">
            <w:pPr>
              <w:jc w:val="center"/>
              <w:rPr>
                <w:del w:id="688" w:author="AnnK" w:date="2026-09-25T20:10:00Z" w16du:dateUtc="2026-09-26T00:10:00Z"/>
                <w:rFonts w:eastAsia="Times New Roman"/>
                <w:b/>
                <w:bCs/>
                <w:szCs w:val="24"/>
              </w:rPr>
            </w:pPr>
            <w:del w:id="689" w:author="AnnK" w:date="2026-09-25T20:10:00Z" w16du:dateUtc="2026-09-26T00:10:00Z">
              <w:r>
                <w:rPr>
                  <w:rFonts w:eastAsia="Times New Roman"/>
                  <w:b/>
                  <w:bCs/>
                  <w:szCs w:val="24"/>
                </w:rPr>
                <w:delText>Trading modes</w:delText>
              </w:r>
            </w:del>
          </w:p>
        </w:tc>
        <w:tc>
          <w:tcPr>
            <w:tcW w:w="1418" w:type="dxa"/>
            <w:vMerge w:val="restart"/>
            <w:tcBorders>
              <w:top w:val="single" w:sz="12" w:space="0" w:color="auto"/>
            </w:tcBorders>
            <w:vAlign w:val="center"/>
            <w:hideMark/>
          </w:tcPr>
          <w:p w14:paraId="07F3162E" w14:textId="77777777" w:rsidR="00CC5B22" w:rsidRPr="008678F5" w:rsidRDefault="00CC5B22" w:rsidP="00CC5B22">
            <w:pPr>
              <w:jc w:val="center"/>
              <w:rPr>
                <w:del w:id="690" w:author="AnnK" w:date="2026-09-25T20:10:00Z" w16du:dateUtc="2026-09-26T00:10:00Z"/>
                <w:rFonts w:eastAsia="Times New Roman"/>
                <w:b/>
                <w:bCs/>
                <w:szCs w:val="24"/>
              </w:rPr>
            </w:pPr>
            <w:del w:id="691" w:author="AnnK" w:date="2026-09-25T20:10:00Z" w16du:dateUtc="2026-09-26T00:10:00Z">
              <w:r>
                <w:rPr>
                  <w:rFonts w:eastAsia="Times New Roman"/>
                  <w:b/>
                  <w:bCs/>
                  <w:szCs w:val="24"/>
                </w:rPr>
                <w:delText>Trading hours</w:delText>
              </w:r>
            </w:del>
          </w:p>
        </w:tc>
        <w:tc>
          <w:tcPr>
            <w:tcW w:w="1984" w:type="dxa"/>
            <w:vMerge w:val="restart"/>
            <w:tcBorders>
              <w:top w:val="single" w:sz="12" w:space="0" w:color="auto"/>
            </w:tcBorders>
            <w:vAlign w:val="center"/>
          </w:tcPr>
          <w:p w14:paraId="13A69464" w14:textId="77777777" w:rsidR="00CC5B22" w:rsidRPr="0008744A" w:rsidRDefault="00CC5B22" w:rsidP="00CC5B22">
            <w:pPr>
              <w:jc w:val="center"/>
              <w:rPr>
                <w:del w:id="692" w:author="AnnK" w:date="2026-09-25T20:10:00Z" w16du:dateUtc="2026-09-26T00:10:00Z"/>
                <w:rFonts w:eastAsia="Times New Roman"/>
                <w:b/>
                <w:bCs/>
                <w:szCs w:val="24"/>
              </w:rPr>
            </w:pPr>
            <w:del w:id="693" w:author="AnnK" w:date="2026-09-25T20:10:00Z" w16du:dateUtc="2026-09-26T00:10:00Z">
              <w:r w:rsidRPr="0008744A">
                <w:rPr>
                  <w:rFonts w:eastAsia="Times New Roman"/>
                  <w:b/>
                  <w:bCs/>
                  <w:szCs w:val="24"/>
                </w:rPr>
                <w:delText>Extracts from the trade register</w:delText>
              </w:r>
            </w:del>
          </w:p>
        </w:tc>
        <w:tc>
          <w:tcPr>
            <w:tcW w:w="3119" w:type="dxa"/>
            <w:gridSpan w:val="2"/>
            <w:tcBorders>
              <w:top w:val="single" w:sz="12" w:space="0" w:color="auto"/>
              <w:bottom w:val="single" w:sz="6" w:space="0" w:color="auto"/>
            </w:tcBorders>
            <w:vAlign w:val="center"/>
            <w:hideMark/>
          </w:tcPr>
          <w:p w14:paraId="78978436" w14:textId="77777777" w:rsidR="00CC5B22" w:rsidRPr="0008744A" w:rsidRDefault="00CC5B22" w:rsidP="00CC5B22">
            <w:pPr>
              <w:ind w:left="-108" w:right="-108"/>
              <w:jc w:val="center"/>
              <w:rPr>
                <w:del w:id="694" w:author="AnnK" w:date="2026-09-25T20:10:00Z" w16du:dateUtc="2026-09-26T00:10:00Z"/>
                <w:rFonts w:eastAsia="Times New Roman"/>
                <w:b/>
                <w:bCs/>
                <w:szCs w:val="24"/>
              </w:rPr>
            </w:pPr>
            <w:del w:id="695" w:author="AnnK" w:date="2026-09-25T20:10:00Z" w16du:dateUtc="2026-09-26T00:10:00Z">
              <w:r w:rsidRPr="0008744A">
                <w:rPr>
                  <w:rFonts w:eastAsia="Times New Roman"/>
                  <w:b/>
                  <w:bCs/>
                  <w:szCs w:val="24"/>
                </w:rPr>
                <w:delText>Early settlement</w:delText>
              </w:r>
            </w:del>
          </w:p>
          <w:p w14:paraId="67B7FB2F" w14:textId="77777777" w:rsidR="00CC5B22" w:rsidRPr="0008744A" w:rsidRDefault="00CC5B22" w:rsidP="00CC5B22">
            <w:pPr>
              <w:ind w:left="-108" w:right="-108"/>
              <w:jc w:val="center"/>
              <w:rPr>
                <w:del w:id="696" w:author="AnnK" w:date="2026-09-25T20:10:00Z" w16du:dateUtc="2026-09-26T00:10:00Z"/>
                <w:rFonts w:eastAsia="Times New Roman"/>
                <w:b/>
                <w:bCs/>
                <w:szCs w:val="24"/>
              </w:rPr>
            </w:pPr>
            <w:del w:id="697" w:author="AnnK" w:date="2026-09-25T20:10:00Z" w16du:dateUtc="2026-09-26T00:10:00Z">
              <w:r w:rsidRPr="0008744A">
                <w:rPr>
                  <w:rFonts w:eastAsia="Times New Roman"/>
                  <w:b/>
                  <w:bCs/>
                  <w:szCs w:val="24"/>
                </w:rPr>
                <w:delText>End of trading</w:delText>
              </w:r>
            </w:del>
          </w:p>
        </w:tc>
        <w:tc>
          <w:tcPr>
            <w:tcW w:w="1700" w:type="dxa"/>
            <w:vMerge w:val="restart"/>
            <w:tcBorders>
              <w:top w:val="single" w:sz="12" w:space="0" w:color="auto"/>
            </w:tcBorders>
            <w:vAlign w:val="center"/>
            <w:hideMark/>
          </w:tcPr>
          <w:p w14:paraId="182C25C0" w14:textId="77777777" w:rsidR="00CC5B22" w:rsidRPr="008678F5" w:rsidRDefault="00CC5B22" w:rsidP="00CC5B22">
            <w:pPr>
              <w:ind w:left="-108" w:right="-109"/>
              <w:jc w:val="center"/>
              <w:rPr>
                <w:del w:id="698" w:author="AnnK" w:date="2026-09-25T20:10:00Z" w16du:dateUtc="2026-09-26T00:10:00Z"/>
                <w:rFonts w:eastAsia="Times New Roman"/>
                <w:b/>
                <w:bCs/>
                <w:szCs w:val="24"/>
              </w:rPr>
            </w:pPr>
            <w:del w:id="699" w:author="AnnK" w:date="2026-09-25T20:10:00Z" w16du:dateUtc="2026-09-26T00:10:00Z">
              <w:r>
                <w:rPr>
                  <w:rFonts w:eastAsia="Times New Roman"/>
                  <w:b/>
                  <w:bCs/>
                  <w:szCs w:val="24"/>
                </w:rPr>
                <w:delText>Early end of trading</w:delText>
              </w:r>
            </w:del>
          </w:p>
        </w:tc>
        <w:tc>
          <w:tcPr>
            <w:tcW w:w="2552" w:type="dxa"/>
            <w:vMerge w:val="restart"/>
            <w:tcBorders>
              <w:top w:val="single" w:sz="12" w:space="0" w:color="auto"/>
            </w:tcBorders>
            <w:vAlign w:val="center"/>
          </w:tcPr>
          <w:p w14:paraId="70B0EAE6" w14:textId="77777777" w:rsidR="00CC5B22" w:rsidRPr="0008744A" w:rsidRDefault="00CC5B22" w:rsidP="00CC5B22">
            <w:pPr>
              <w:jc w:val="center"/>
              <w:rPr>
                <w:del w:id="700" w:author="AnnK" w:date="2026-09-25T20:10:00Z" w16du:dateUtc="2026-09-26T00:10:00Z"/>
                <w:rFonts w:eastAsia="Times New Roman"/>
                <w:b/>
                <w:bCs/>
                <w:szCs w:val="24"/>
              </w:rPr>
            </w:pPr>
            <w:del w:id="701" w:author="AnnK" w:date="2026-09-25T20:10:00Z" w16du:dateUtc="2026-09-26T00:10:00Z">
              <w:r w:rsidRPr="0008744A">
                <w:rPr>
                  <w:rFonts w:eastAsia="Times New Roman"/>
                  <w:b/>
                  <w:bCs/>
                  <w:szCs w:val="24"/>
                </w:rPr>
                <w:delText xml:space="preserve">Early settlement/early end of trading </w:delText>
              </w:r>
            </w:del>
          </w:p>
          <w:p w14:paraId="4E306394" w14:textId="77777777" w:rsidR="00CC5B22" w:rsidRDefault="00CC5B22" w:rsidP="00CC5B22">
            <w:pPr>
              <w:jc w:val="center"/>
              <w:rPr>
                <w:del w:id="702" w:author="AnnK" w:date="2026-09-25T20:10:00Z" w16du:dateUtc="2026-09-26T00:10:00Z"/>
                <w:rFonts w:eastAsia="Times New Roman"/>
                <w:b/>
                <w:bCs/>
                <w:szCs w:val="24"/>
              </w:rPr>
            </w:pPr>
            <w:del w:id="703" w:author="AnnK" w:date="2026-09-25T20:10:00Z" w16du:dateUtc="2026-09-26T00:10:00Z">
              <w:r>
                <w:rPr>
                  <w:rFonts w:eastAsia="Times New Roman"/>
                  <w:b/>
                  <w:bCs/>
                  <w:szCs w:val="24"/>
                </w:rPr>
                <w:delText xml:space="preserve">Extracts from the trade register </w:delText>
              </w:r>
            </w:del>
          </w:p>
          <w:p w14:paraId="3168FF81" w14:textId="77777777" w:rsidR="00CC5B22" w:rsidRPr="008678F5" w:rsidRDefault="00CC5B22" w:rsidP="00CC5B22">
            <w:pPr>
              <w:jc w:val="center"/>
              <w:rPr>
                <w:del w:id="704" w:author="AnnK" w:date="2026-09-25T20:10:00Z" w16du:dateUtc="2026-09-26T00:10:00Z"/>
                <w:rFonts w:eastAsia="Times New Roman"/>
                <w:b/>
                <w:bCs/>
                <w:szCs w:val="24"/>
              </w:rPr>
            </w:pPr>
          </w:p>
        </w:tc>
      </w:tr>
      <w:tr w:rsidR="00CC5B22" w:rsidRPr="00A80B5E" w14:paraId="19D3E55C" w14:textId="77777777" w:rsidTr="000674FC">
        <w:trPr>
          <w:trHeight w:val="699"/>
          <w:del w:id="705" w:author="AnnK" w:date="2026-09-25T20:10:00Z" w16du:dateUtc="2026-09-26T00:10:00Z"/>
        </w:trPr>
        <w:tc>
          <w:tcPr>
            <w:tcW w:w="1999" w:type="dxa"/>
            <w:vMerge/>
            <w:vAlign w:val="center"/>
            <w:hideMark/>
          </w:tcPr>
          <w:p w14:paraId="4D2EDA43" w14:textId="77777777" w:rsidR="00CC5B22" w:rsidRPr="00EA0B2C" w:rsidRDefault="00CC5B22" w:rsidP="00CC5B22">
            <w:pPr>
              <w:rPr>
                <w:del w:id="706" w:author="AnnK" w:date="2026-09-25T20:10:00Z" w16du:dateUtc="2026-09-26T00:10:00Z"/>
                <w:rFonts w:eastAsia="Times New Roman"/>
                <w:bCs/>
                <w:sz w:val="16"/>
                <w:szCs w:val="16"/>
              </w:rPr>
            </w:pPr>
          </w:p>
        </w:tc>
        <w:tc>
          <w:tcPr>
            <w:tcW w:w="2693" w:type="dxa"/>
            <w:vMerge/>
            <w:vAlign w:val="center"/>
            <w:hideMark/>
          </w:tcPr>
          <w:p w14:paraId="19780F10" w14:textId="77777777" w:rsidR="00CC5B22" w:rsidRPr="008678F5" w:rsidRDefault="00CC5B22" w:rsidP="00CC5B22">
            <w:pPr>
              <w:ind w:left="-108" w:right="-108"/>
              <w:jc w:val="center"/>
              <w:rPr>
                <w:del w:id="707" w:author="AnnK" w:date="2026-09-25T20:10:00Z" w16du:dateUtc="2026-09-26T00:10:00Z"/>
                <w:rFonts w:eastAsia="Times New Roman"/>
                <w:sz w:val="20"/>
              </w:rPr>
            </w:pPr>
          </w:p>
        </w:tc>
        <w:tc>
          <w:tcPr>
            <w:tcW w:w="1418" w:type="dxa"/>
            <w:vMerge/>
            <w:vAlign w:val="center"/>
            <w:hideMark/>
          </w:tcPr>
          <w:p w14:paraId="2DE6A0AC" w14:textId="77777777" w:rsidR="00CC5B22" w:rsidRPr="00EA0B2C" w:rsidRDefault="00CC5B22" w:rsidP="00CC5B22">
            <w:pPr>
              <w:ind w:left="-108" w:right="-108"/>
              <w:jc w:val="center"/>
              <w:rPr>
                <w:del w:id="708" w:author="AnnK" w:date="2026-09-25T20:10:00Z" w16du:dateUtc="2026-09-26T00:10:00Z"/>
                <w:rFonts w:eastAsia="Times New Roman"/>
                <w:b/>
                <w:bCs/>
                <w:sz w:val="22"/>
              </w:rPr>
            </w:pPr>
          </w:p>
        </w:tc>
        <w:tc>
          <w:tcPr>
            <w:tcW w:w="1984" w:type="dxa"/>
            <w:vMerge/>
            <w:vAlign w:val="center"/>
          </w:tcPr>
          <w:p w14:paraId="03AEA162" w14:textId="77777777" w:rsidR="00CC5B22" w:rsidRPr="00907DDF" w:rsidRDefault="00CC5B22" w:rsidP="00CC5B22">
            <w:pPr>
              <w:ind w:left="-108" w:right="-108"/>
              <w:jc w:val="center"/>
              <w:rPr>
                <w:del w:id="709" w:author="AnnK" w:date="2026-09-25T20:10:00Z" w16du:dateUtc="2026-09-26T00:10:00Z"/>
                <w:b/>
                <w:sz w:val="22"/>
              </w:rPr>
            </w:pPr>
          </w:p>
        </w:tc>
        <w:tc>
          <w:tcPr>
            <w:tcW w:w="1559" w:type="dxa"/>
            <w:tcBorders>
              <w:top w:val="single" w:sz="6" w:space="0" w:color="auto"/>
              <w:bottom w:val="single" w:sz="12" w:space="0" w:color="auto"/>
            </w:tcBorders>
            <w:vAlign w:val="center"/>
            <w:hideMark/>
          </w:tcPr>
          <w:p w14:paraId="5D71D73C" w14:textId="77777777" w:rsidR="00CC5B22" w:rsidRPr="008678F5" w:rsidRDefault="00CC5B22" w:rsidP="00CC5B22">
            <w:pPr>
              <w:ind w:left="-108" w:right="-108"/>
              <w:jc w:val="center"/>
              <w:rPr>
                <w:del w:id="710" w:author="AnnK" w:date="2026-09-25T20:10:00Z" w16du:dateUtc="2026-09-26T00:10:00Z"/>
                <w:rFonts w:eastAsia="Times New Roman"/>
                <w:b/>
                <w:bCs/>
                <w:sz w:val="22"/>
              </w:rPr>
            </w:pPr>
            <w:del w:id="711" w:author="AnnK" w:date="2026-09-25T20:10:00Z" w16du:dateUtc="2026-09-26T00:10:00Z">
              <w:r>
                <w:rPr>
                  <w:rFonts w:eastAsia="Times New Roman"/>
                  <w:b/>
                  <w:bCs/>
                  <w:sz w:val="22"/>
                </w:rPr>
                <w:delText>Standing instruction</w:delText>
              </w:r>
            </w:del>
          </w:p>
        </w:tc>
        <w:tc>
          <w:tcPr>
            <w:tcW w:w="1560" w:type="dxa"/>
            <w:tcBorders>
              <w:top w:val="single" w:sz="6" w:space="0" w:color="auto"/>
              <w:bottom w:val="single" w:sz="12" w:space="0" w:color="auto"/>
            </w:tcBorders>
            <w:vAlign w:val="center"/>
          </w:tcPr>
          <w:p w14:paraId="735B0032" w14:textId="77777777" w:rsidR="00CC5B22" w:rsidRPr="008678F5" w:rsidRDefault="00CC5B22" w:rsidP="00CC5B22">
            <w:pPr>
              <w:ind w:left="-108" w:right="-108"/>
              <w:jc w:val="center"/>
              <w:rPr>
                <w:del w:id="712" w:author="AnnK" w:date="2026-09-25T20:10:00Z" w16du:dateUtc="2026-09-26T00:10:00Z"/>
                <w:rFonts w:eastAsia="Times New Roman"/>
                <w:b/>
                <w:bCs/>
                <w:sz w:val="22"/>
              </w:rPr>
            </w:pPr>
            <w:del w:id="713" w:author="AnnK" w:date="2026-09-25T20:10:00Z" w16du:dateUtc="2026-09-26T00:10:00Z">
              <w:r>
                <w:rPr>
                  <w:rFonts w:eastAsia="Times New Roman"/>
                  <w:b/>
                  <w:bCs/>
                  <w:sz w:val="22"/>
                </w:rPr>
                <w:delText>One-time instruction</w:delText>
              </w:r>
            </w:del>
          </w:p>
        </w:tc>
        <w:tc>
          <w:tcPr>
            <w:tcW w:w="1700" w:type="dxa"/>
            <w:vMerge/>
            <w:vAlign w:val="center"/>
            <w:hideMark/>
          </w:tcPr>
          <w:p w14:paraId="0523717C" w14:textId="77777777" w:rsidR="00CC5B22" w:rsidRPr="00EA0B2C" w:rsidRDefault="00CC5B22" w:rsidP="00CC5B22">
            <w:pPr>
              <w:jc w:val="center"/>
              <w:rPr>
                <w:del w:id="714" w:author="AnnK" w:date="2026-09-25T20:10:00Z" w16du:dateUtc="2026-09-26T00:10:00Z"/>
                <w:rFonts w:eastAsia="Times New Roman"/>
                <w:b/>
                <w:bCs/>
                <w:sz w:val="22"/>
              </w:rPr>
            </w:pPr>
          </w:p>
        </w:tc>
        <w:tc>
          <w:tcPr>
            <w:tcW w:w="2552" w:type="dxa"/>
            <w:vMerge/>
            <w:tcBorders>
              <w:bottom w:val="single" w:sz="12" w:space="0" w:color="auto"/>
            </w:tcBorders>
            <w:vAlign w:val="center"/>
          </w:tcPr>
          <w:p w14:paraId="3BC54424" w14:textId="77777777" w:rsidR="00CC5B22" w:rsidRPr="00012573" w:rsidRDefault="00CC5B22" w:rsidP="00CC5B22">
            <w:pPr>
              <w:jc w:val="center"/>
              <w:rPr>
                <w:del w:id="715" w:author="AnnK" w:date="2026-09-25T20:10:00Z" w16du:dateUtc="2026-09-26T00:10:00Z"/>
                <w:sz w:val="22"/>
              </w:rPr>
            </w:pPr>
          </w:p>
        </w:tc>
      </w:tr>
      <w:tr w:rsidR="00CC5B22" w:rsidRPr="00EA7729" w14:paraId="55FFEEFF" w14:textId="77777777" w:rsidTr="00342799">
        <w:trPr>
          <w:trHeight w:val="8184"/>
          <w:del w:id="716" w:author="AnnK" w:date="2026-09-25T20:10:00Z" w16du:dateUtc="2026-09-26T00:10:00Z"/>
        </w:trPr>
        <w:tc>
          <w:tcPr>
            <w:tcW w:w="1999" w:type="dxa"/>
            <w:tcBorders>
              <w:top w:val="single" w:sz="12" w:space="0" w:color="auto"/>
            </w:tcBorders>
            <w:vAlign w:val="center"/>
            <w:hideMark/>
          </w:tcPr>
          <w:p w14:paraId="7112AA73" w14:textId="77777777" w:rsidR="00CC5B22" w:rsidRDefault="00CC5B22" w:rsidP="00CC5B22">
            <w:pPr>
              <w:rPr>
                <w:del w:id="717" w:author="AnnK" w:date="2026-09-25T20:10:00Z" w16du:dateUtc="2026-09-26T00:10:00Z"/>
                <w:b/>
                <w:bCs/>
                <w:sz w:val="20"/>
              </w:rPr>
            </w:pPr>
          </w:p>
          <w:p w14:paraId="7421E82C" w14:textId="77777777" w:rsidR="00CC5B22" w:rsidRDefault="00CC5B22" w:rsidP="00CC5B22">
            <w:pPr>
              <w:rPr>
                <w:del w:id="718" w:author="AnnK" w:date="2026-09-25T20:10:00Z" w16du:dateUtc="2026-09-26T00:10:00Z"/>
                <w:b/>
                <w:bCs/>
                <w:sz w:val="20"/>
              </w:rPr>
            </w:pPr>
          </w:p>
          <w:p w14:paraId="53D4DD7D" w14:textId="77777777" w:rsidR="00CC5B22" w:rsidRDefault="00CC5B22" w:rsidP="00CC5B22">
            <w:pPr>
              <w:rPr>
                <w:del w:id="719" w:author="AnnK" w:date="2026-09-25T20:10:00Z" w16du:dateUtc="2026-09-26T00:10:00Z"/>
                <w:b/>
                <w:bCs/>
                <w:sz w:val="20"/>
              </w:rPr>
            </w:pPr>
          </w:p>
          <w:p w14:paraId="2841E7D7" w14:textId="77777777" w:rsidR="00CC5B22" w:rsidRDefault="00CC5B22" w:rsidP="00CC5B22">
            <w:pPr>
              <w:rPr>
                <w:del w:id="720" w:author="AnnK" w:date="2026-09-25T20:10:00Z" w16du:dateUtc="2026-09-26T00:10:00Z"/>
                <w:b/>
                <w:bCs/>
                <w:sz w:val="20"/>
              </w:rPr>
            </w:pPr>
          </w:p>
          <w:p w14:paraId="0367FE5F" w14:textId="77777777" w:rsidR="00CC5B22" w:rsidRDefault="00CC5B22" w:rsidP="00CC5B22">
            <w:pPr>
              <w:rPr>
                <w:del w:id="721" w:author="AnnK" w:date="2026-09-25T20:10:00Z" w16du:dateUtc="2026-09-26T00:10:00Z"/>
                <w:b/>
                <w:bCs/>
                <w:sz w:val="20"/>
              </w:rPr>
            </w:pPr>
            <w:del w:id="722" w:author="AnnK" w:date="2026-09-25T20:10:00Z" w16du:dateUtc="2026-09-26T00:10:00Z">
              <w:r w:rsidRPr="00FD20E4">
                <w:rPr>
                  <w:b/>
                  <w:bCs/>
                  <w:sz w:val="20"/>
                </w:rPr>
                <w:delText xml:space="preserve">USDRUB_TOM, USDRUB_SPT, USD_TOMSPT, USD_TOMNZ, </w:delText>
              </w:r>
            </w:del>
          </w:p>
          <w:p w14:paraId="47963F21" w14:textId="77777777" w:rsidR="00CC5B22" w:rsidRPr="00FD20E4" w:rsidRDefault="00CC5B22" w:rsidP="00CC5B22">
            <w:pPr>
              <w:rPr>
                <w:del w:id="723" w:author="AnnK" w:date="2026-09-25T20:10:00Z" w16du:dateUtc="2026-09-26T00:10:00Z"/>
                <w:b/>
                <w:bCs/>
                <w:sz w:val="20"/>
              </w:rPr>
            </w:pPr>
          </w:p>
          <w:p w14:paraId="6A00ACCD" w14:textId="77777777" w:rsidR="00CC5B22" w:rsidRDefault="00CC5B22" w:rsidP="00CC5B22">
            <w:pPr>
              <w:rPr>
                <w:del w:id="724" w:author="AnnK" w:date="2026-09-25T20:10:00Z" w16du:dateUtc="2026-09-26T00:10:00Z"/>
                <w:b/>
                <w:sz w:val="20"/>
              </w:rPr>
            </w:pPr>
            <w:del w:id="725" w:author="AnnK" w:date="2026-09-25T20:10:00Z" w16du:dateUtc="2026-09-26T00:10:00Z">
              <w:r w:rsidRPr="00FD20E4">
                <w:rPr>
                  <w:b/>
                  <w:bCs/>
                  <w:sz w:val="20"/>
                </w:rPr>
                <w:delText>EURRUB_TOM, EURRUB_SPT, EUR_TOMSPT,</w:delText>
              </w:r>
              <w:r w:rsidRPr="00FD20E4">
                <w:rPr>
                  <w:b/>
                  <w:sz w:val="20"/>
                </w:rPr>
                <w:delText xml:space="preserve"> EUR_TOMNZ, </w:delText>
              </w:r>
            </w:del>
          </w:p>
          <w:p w14:paraId="36F2302E" w14:textId="77777777" w:rsidR="00CC5B22" w:rsidRPr="00FD20E4" w:rsidRDefault="00CC5B22" w:rsidP="00CC5B22">
            <w:pPr>
              <w:rPr>
                <w:del w:id="726" w:author="AnnK" w:date="2026-09-25T20:10:00Z" w16du:dateUtc="2026-09-26T00:10:00Z"/>
                <w:b/>
                <w:bCs/>
                <w:sz w:val="20"/>
              </w:rPr>
            </w:pPr>
          </w:p>
          <w:p w14:paraId="042F2A48" w14:textId="77777777" w:rsidR="00CC5B22" w:rsidRDefault="00CC5B22" w:rsidP="00CC5B22">
            <w:pPr>
              <w:rPr>
                <w:del w:id="727" w:author="AnnK" w:date="2026-09-25T20:10:00Z" w16du:dateUtc="2026-09-26T00:10:00Z"/>
                <w:b/>
                <w:sz w:val="20"/>
              </w:rPr>
            </w:pPr>
            <w:del w:id="728" w:author="AnnK" w:date="2026-09-25T20:10:00Z" w16du:dateUtc="2026-09-26T00:10:00Z">
              <w:r w:rsidRPr="00FD20E4">
                <w:rPr>
                  <w:b/>
                  <w:bCs/>
                  <w:sz w:val="20"/>
                </w:rPr>
                <w:delText>CNYRUB_TOM, CNYRUB_SPT, CNY_TOMSPT,</w:delText>
              </w:r>
              <w:r w:rsidRPr="00FD20E4">
                <w:rPr>
                  <w:b/>
                  <w:sz w:val="20"/>
                </w:rPr>
                <w:delText xml:space="preserve"> CNY_TOMNZ, </w:delText>
              </w:r>
            </w:del>
          </w:p>
          <w:p w14:paraId="2075D045" w14:textId="77777777" w:rsidR="00CC5B22" w:rsidRPr="00C75743" w:rsidRDefault="00CC5B22" w:rsidP="00CC5B22">
            <w:pPr>
              <w:rPr>
                <w:del w:id="729" w:author="AnnK" w:date="2026-09-25T20:10:00Z" w16du:dateUtc="2026-09-26T00:10:00Z"/>
                <w:b/>
                <w:sz w:val="20"/>
              </w:rPr>
            </w:pPr>
          </w:p>
          <w:p w14:paraId="62C39ED0" w14:textId="77777777" w:rsidR="00CC5B22" w:rsidRPr="00FD20E4" w:rsidRDefault="00CC5B22" w:rsidP="00CC5B22">
            <w:pPr>
              <w:rPr>
                <w:del w:id="730" w:author="AnnK" w:date="2026-09-25T20:10:00Z" w16du:dateUtc="2026-09-26T00:10:00Z"/>
                <w:b/>
                <w:bCs/>
                <w:sz w:val="20"/>
              </w:rPr>
            </w:pPr>
            <w:del w:id="731" w:author="AnnK" w:date="2026-09-25T20:10:00Z" w16du:dateUtc="2026-09-26T00:10:00Z">
              <w:r w:rsidRPr="00FD20E4">
                <w:rPr>
                  <w:b/>
                  <w:bCs/>
                  <w:sz w:val="20"/>
                </w:rPr>
                <w:delText>EURUSD_TOM,</w:delText>
              </w:r>
            </w:del>
          </w:p>
          <w:p w14:paraId="05B070CD" w14:textId="77777777" w:rsidR="00CC5B22" w:rsidRPr="00FD20E4" w:rsidRDefault="00CC5B22" w:rsidP="00CC5B22">
            <w:pPr>
              <w:rPr>
                <w:del w:id="732" w:author="AnnK" w:date="2026-09-25T20:10:00Z" w16du:dateUtc="2026-09-26T00:10:00Z"/>
                <w:b/>
                <w:bCs/>
                <w:sz w:val="20"/>
              </w:rPr>
            </w:pPr>
            <w:del w:id="733" w:author="AnnK" w:date="2026-09-25T20:10:00Z" w16du:dateUtc="2026-09-26T00:10:00Z">
              <w:r w:rsidRPr="00FD20E4">
                <w:rPr>
                  <w:b/>
                  <w:bCs/>
                  <w:sz w:val="20"/>
                </w:rPr>
                <w:delText>GBPRUB_TOM,</w:delText>
              </w:r>
            </w:del>
          </w:p>
          <w:p w14:paraId="5CE416C7" w14:textId="77777777" w:rsidR="00CC5B22" w:rsidRPr="00961FBE" w:rsidRDefault="00CC5B22" w:rsidP="00CC5B22">
            <w:pPr>
              <w:rPr>
                <w:del w:id="734" w:author="AnnK" w:date="2026-09-25T20:10:00Z" w16du:dateUtc="2026-09-26T00:10:00Z"/>
                <w:b/>
                <w:bCs/>
                <w:sz w:val="20"/>
              </w:rPr>
            </w:pPr>
            <w:del w:id="735" w:author="AnnK" w:date="2026-09-25T20:10:00Z" w16du:dateUtc="2026-09-26T00:10:00Z">
              <w:r>
                <w:rPr>
                  <w:b/>
                  <w:bCs/>
                  <w:sz w:val="20"/>
                </w:rPr>
                <w:delText>CHFRUB_TOM,</w:delText>
              </w:r>
            </w:del>
          </w:p>
          <w:p w14:paraId="354AB3E0" w14:textId="77777777" w:rsidR="00CC5B22" w:rsidRDefault="00CC5B22" w:rsidP="00CC5B22">
            <w:pPr>
              <w:rPr>
                <w:del w:id="736" w:author="AnnK" w:date="2026-09-25T20:10:00Z" w16du:dateUtc="2026-09-26T00:10:00Z"/>
                <w:b/>
                <w:sz w:val="20"/>
              </w:rPr>
            </w:pPr>
            <w:del w:id="737" w:author="AnnK" w:date="2026-09-25T20:10:00Z" w16du:dateUtc="2026-09-26T00:10:00Z">
              <w:r w:rsidRPr="00C75743">
                <w:rPr>
                  <w:b/>
                  <w:sz w:val="20"/>
                </w:rPr>
                <w:delText>HKDRUB_TOM,</w:delText>
              </w:r>
            </w:del>
          </w:p>
          <w:p w14:paraId="0DE35B37" w14:textId="77777777" w:rsidR="00CC5B22" w:rsidRDefault="00CC5B22" w:rsidP="00CC5B22">
            <w:pPr>
              <w:rPr>
                <w:del w:id="738" w:author="AnnK" w:date="2026-09-25T20:10:00Z" w16du:dateUtc="2026-09-26T00:10:00Z"/>
                <w:b/>
                <w:sz w:val="20"/>
              </w:rPr>
            </w:pPr>
            <w:del w:id="739" w:author="AnnK" w:date="2026-09-25T20:10:00Z" w16du:dateUtc="2026-09-26T00:10:00Z">
              <w:r w:rsidRPr="00C75743">
                <w:rPr>
                  <w:b/>
                  <w:sz w:val="20"/>
                </w:rPr>
                <w:delText>BY</w:delText>
              </w:r>
              <w:r>
                <w:rPr>
                  <w:b/>
                  <w:sz w:val="20"/>
                </w:rPr>
                <w:delText>N</w:delText>
              </w:r>
              <w:r w:rsidRPr="00C75743">
                <w:rPr>
                  <w:b/>
                  <w:sz w:val="20"/>
                </w:rPr>
                <w:delText>RUB_TOM,</w:delText>
              </w:r>
            </w:del>
          </w:p>
          <w:p w14:paraId="662F015A" w14:textId="77777777" w:rsidR="00CC5B22" w:rsidRDefault="00CC5B22" w:rsidP="00CC5B22">
            <w:pPr>
              <w:rPr>
                <w:del w:id="740" w:author="AnnK" w:date="2026-09-25T20:10:00Z" w16du:dateUtc="2026-09-26T00:10:00Z"/>
                <w:b/>
                <w:sz w:val="20"/>
              </w:rPr>
            </w:pPr>
          </w:p>
          <w:p w14:paraId="3453D8A0" w14:textId="77777777" w:rsidR="00CC5B22" w:rsidRDefault="00CC5B22" w:rsidP="00CC5B22">
            <w:pPr>
              <w:rPr>
                <w:del w:id="741" w:author="AnnK" w:date="2026-09-25T20:10:00Z" w16du:dateUtc="2026-09-26T00:10:00Z"/>
                <w:b/>
                <w:sz w:val="20"/>
              </w:rPr>
            </w:pPr>
            <w:del w:id="742" w:author="AnnK" w:date="2026-09-25T20:10:00Z" w16du:dateUtc="2026-09-26T00:10:00Z">
              <w:r w:rsidRPr="00C75743">
                <w:rPr>
                  <w:b/>
                  <w:bCs/>
                  <w:sz w:val="20"/>
                </w:rPr>
                <w:delText>GLDRUB_TOM, GLDRUB_SPT, GLD_TOMSPT,</w:delText>
              </w:r>
              <w:r w:rsidRPr="00C75743">
                <w:rPr>
                  <w:b/>
                  <w:sz w:val="20"/>
                </w:rPr>
                <w:delText xml:space="preserve"> GLD_TOMNZ,</w:delText>
              </w:r>
            </w:del>
          </w:p>
          <w:p w14:paraId="0FAA406E" w14:textId="77777777" w:rsidR="00CC5B22" w:rsidRPr="00C75743" w:rsidRDefault="00CC5B22" w:rsidP="00CC5B22">
            <w:pPr>
              <w:rPr>
                <w:del w:id="743" w:author="AnnK" w:date="2026-09-25T20:10:00Z" w16du:dateUtc="2026-09-26T00:10:00Z"/>
                <w:b/>
                <w:sz w:val="20"/>
              </w:rPr>
            </w:pPr>
          </w:p>
          <w:p w14:paraId="11766852" w14:textId="77777777" w:rsidR="00CC5B22" w:rsidRDefault="00CC5B22" w:rsidP="00CC5B22">
            <w:pPr>
              <w:rPr>
                <w:del w:id="744" w:author="AnnK" w:date="2026-09-25T20:10:00Z" w16du:dateUtc="2026-09-26T00:10:00Z"/>
                <w:b/>
                <w:sz w:val="20"/>
              </w:rPr>
            </w:pPr>
            <w:del w:id="745" w:author="AnnK" w:date="2026-09-25T20:10:00Z" w16du:dateUtc="2026-09-26T00:10:00Z">
              <w:r w:rsidRPr="00C75743">
                <w:rPr>
                  <w:b/>
                  <w:bCs/>
                  <w:sz w:val="20"/>
                </w:rPr>
                <w:delText>SLVRUB_TOM, SLVRUB_SPT, SLV_TOMSPT,</w:delText>
              </w:r>
              <w:r w:rsidRPr="00C75743">
                <w:rPr>
                  <w:b/>
                  <w:sz w:val="20"/>
                </w:rPr>
                <w:delText xml:space="preserve"> SLV_TOMNZ.</w:delText>
              </w:r>
            </w:del>
          </w:p>
          <w:p w14:paraId="068CD9A6" w14:textId="77777777" w:rsidR="00CC5B22" w:rsidRDefault="00CC5B22" w:rsidP="00CC5B22">
            <w:pPr>
              <w:rPr>
                <w:del w:id="746" w:author="AnnK" w:date="2026-09-25T20:10:00Z" w16du:dateUtc="2026-09-26T00:10:00Z"/>
                <w:b/>
                <w:sz w:val="20"/>
              </w:rPr>
            </w:pPr>
          </w:p>
          <w:p w14:paraId="64867032" w14:textId="77777777" w:rsidR="00CC5B22" w:rsidRDefault="00CC5B22" w:rsidP="00CC5B22">
            <w:pPr>
              <w:rPr>
                <w:del w:id="747" w:author="AnnK" w:date="2026-09-25T20:10:00Z" w16du:dateUtc="2026-09-26T00:10:00Z"/>
                <w:b/>
                <w:sz w:val="20"/>
              </w:rPr>
            </w:pPr>
          </w:p>
          <w:p w14:paraId="148B2587" w14:textId="77777777" w:rsidR="00CC5B22" w:rsidRPr="0008744A" w:rsidRDefault="00CC5B22" w:rsidP="00CC5B22">
            <w:pPr>
              <w:rPr>
                <w:del w:id="748" w:author="AnnK" w:date="2026-09-25T20:10:00Z" w16du:dateUtc="2026-09-26T00:10:00Z"/>
                <w:b/>
                <w:bCs/>
                <w:sz w:val="22"/>
              </w:rPr>
            </w:pPr>
          </w:p>
        </w:tc>
        <w:tc>
          <w:tcPr>
            <w:tcW w:w="2693" w:type="dxa"/>
            <w:tcBorders>
              <w:top w:val="single" w:sz="12" w:space="0" w:color="auto"/>
            </w:tcBorders>
            <w:vAlign w:val="center"/>
            <w:hideMark/>
          </w:tcPr>
          <w:p w14:paraId="392B6D15" w14:textId="77777777" w:rsidR="00CC5B22" w:rsidRPr="0008744A" w:rsidRDefault="00CC5B22" w:rsidP="00CC5B22">
            <w:pPr>
              <w:ind w:left="-108" w:right="-108"/>
              <w:jc w:val="center"/>
              <w:rPr>
                <w:del w:id="749" w:author="AnnK" w:date="2026-09-25T20:10:00Z" w16du:dateUtc="2026-09-26T00:10:00Z"/>
                <w:rFonts w:eastAsia="Times New Roman"/>
                <w:sz w:val="20"/>
              </w:rPr>
            </w:pPr>
            <w:del w:id="750" w:author="AnnK" w:date="2026-09-25T20:10:00Z" w16du:dateUtc="2026-09-26T00:10:00Z">
              <w:r w:rsidRPr="0008744A">
                <w:rPr>
                  <w:rFonts w:eastAsia="Times New Roman"/>
                  <w:sz w:val="20"/>
                </w:rPr>
                <w:delText>Main</w:delText>
              </w:r>
              <w:r>
                <w:rPr>
                  <w:rFonts w:eastAsia="Times New Roman"/>
                  <w:sz w:val="20"/>
                </w:rPr>
                <w:delText xml:space="preserve"> </w:delText>
              </w:r>
            </w:del>
          </w:p>
          <w:p w14:paraId="52048B94" w14:textId="77777777" w:rsidR="00CC5B22" w:rsidRPr="0008744A" w:rsidRDefault="00CC5B22" w:rsidP="00CC5B22">
            <w:pPr>
              <w:ind w:left="-108" w:right="-108"/>
              <w:jc w:val="center"/>
              <w:rPr>
                <w:del w:id="751" w:author="AnnK" w:date="2026-09-25T20:10:00Z" w16du:dateUtc="2026-09-26T00:10:00Z"/>
                <w:rFonts w:eastAsia="Times New Roman"/>
                <w:sz w:val="20"/>
              </w:rPr>
            </w:pPr>
            <w:del w:id="752" w:author="AnnK" w:date="2026-09-25T20:10:00Z" w16du:dateUtc="2026-09-26T00:10:00Z">
              <w:r w:rsidRPr="0008744A">
                <w:rPr>
                  <w:rFonts w:eastAsia="Times New Roman"/>
                  <w:sz w:val="20"/>
                </w:rPr>
                <w:delText xml:space="preserve">(order book trades) / </w:delText>
              </w:r>
            </w:del>
          </w:p>
          <w:p w14:paraId="136B9B83" w14:textId="77777777" w:rsidR="00CC5B22" w:rsidRPr="0008744A" w:rsidRDefault="00CC5B22" w:rsidP="00CC5B22">
            <w:pPr>
              <w:jc w:val="center"/>
              <w:rPr>
                <w:del w:id="753" w:author="AnnK" w:date="2026-09-25T20:10:00Z" w16du:dateUtc="2026-09-26T00:10:00Z"/>
                <w:rFonts w:eastAsia="Times New Roman"/>
                <w:sz w:val="20"/>
              </w:rPr>
            </w:pPr>
            <w:del w:id="754" w:author="AnnK" w:date="2026-09-25T20:10:00Z" w16du:dateUtc="2026-09-26T00:10:00Z">
              <w:r w:rsidRPr="0008744A">
                <w:rPr>
                  <w:rFonts w:eastAsia="Times New Roman"/>
                  <w:sz w:val="20"/>
                </w:rPr>
                <w:delText xml:space="preserve">Off order book trades </w:delText>
              </w:r>
            </w:del>
          </w:p>
          <w:p w14:paraId="2239B5E7" w14:textId="77777777" w:rsidR="00CC5B22" w:rsidRPr="0008744A" w:rsidRDefault="00CC5B22" w:rsidP="00CC5B22">
            <w:pPr>
              <w:jc w:val="center"/>
              <w:rPr>
                <w:del w:id="755" w:author="AnnK" w:date="2026-09-25T20:10:00Z" w16du:dateUtc="2026-09-26T00:10:00Z"/>
                <w:rFonts w:eastAsia="Times New Roman"/>
                <w:sz w:val="20"/>
              </w:rPr>
            </w:pPr>
            <w:del w:id="756" w:author="AnnK" w:date="2026-09-25T20:10:00Z" w16du:dateUtc="2026-09-26T00:10:00Z">
              <w:r w:rsidRPr="0008744A">
                <w:rPr>
                  <w:rFonts w:eastAsia="Times New Roman"/>
                  <w:sz w:val="20"/>
                </w:rPr>
                <w:delText>(from one and/or different settlement codes)</w:delText>
              </w:r>
            </w:del>
          </w:p>
        </w:tc>
        <w:tc>
          <w:tcPr>
            <w:tcW w:w="1418" w:type="dxa"/>
            <w:tcBorders>
              <w:top w:val="single" w:sz="12" w:space="0" w:color="auto"/>
            </w:tcBorders>
            <w:vAlign w:val="center"/>
            <w:hideMark/>
          </w:tcPr>
          <w:p w14:paraId="1B041312" w14:textId="77777777" w:rsidR="00CC5B22" w:rsidRPr="008678F5" w:rsidRDefault="00CC5B22" w:rsidP="00CC5B22">
            <w:pPr>
              <w:ind w:left="-108" w:right="-108"/>
              <w:jc w:val="center"/>
              <w:rPr>
                <w:del w:id="757" w:author="AnnK" w:date="2026-09-25T20:10:00Z" w16du:dateUtc="2026-09-26T00:10:00Z"/>
                <w:rFonts w:eastAsia="Times New Roman"/>
                <w:b/>
                <w:bCs/>
                <w:sz w:val="22"/>
              </w:rPr>
            </w:pPr>
            <w:del w:id="758" w:author="AnnK" w:date="2026-09-25T20:10:00Z" w16du:dateUtc="2026-09-26T00:10:00Z">
              <w:r w:rsidRPr="008678F5">
                <w:rPr>
                  <w:rFonts w:eastAsia="Times New Roman"/>
                  <w:b/>
                  <w:bCs/>
                  <w:sz w:val="22"/>
                </w:rPr>
                <w:delText>10:00 - 23:50</w:delText>
              </w:r>
            </w:del>
          </w:p>
        </w:tc>
        <w:tc>
          <w:tcPr>
            <w:tcW w:w="1984" w:type="dxa"/>
            <w:tcBorders>
              <w:top w:val="single" w:sz="12" w:space="0" w:color="auto"/>
            </w:tcBorders>
            <w:vAlign w:val="center"/>
          </w:tcPr>
          <w:p w14:paraId="065C5D34" w14:textId="77777777" w:rsidR="00CC5B22" w:rsidRPr="0008744A" w:rsidRDefault="00CC5B22" w:rsidP="00CC5B22">
            <w:pPr>
              <w:ind w:left="-108" w:right="-108"/>
              <w:jc w:val="center"/>
              <w:rPr>
                <w:del w:id="759" w:author="AnnK" w:date="2026-09-25T20:10:00Z" w16du:dateUtc="2026-09-26T00:10:00Z"/>
                <w:b/>
                <w:sz w:val="22"/>
              </w:rPr>
            </w:pPr>
            <w:del w:id="760" w:author="AnnK" w:date="2026-09-25T20:10:00Z" w16du:dateUtc="2026-09-26T00:10:00Z">
              <w:r w:rsidRPr="0008744A">
                <w:rPr>
                  <w:b/>
                  <w:sz w:val="22"/>
                </w:rPr>
                <w:delText xml:space="preserve">from 19:15 </w:delText>
              </w:r>
              <w:r w:rsidRPr="003D6117">
                <w:rPr>
                  <w:sz w:val="22"/>
                </w:rPr>
                <w:delText>for trades executed until</w:delText>
              </w:r>
              <w:r w:rsidRPr="0008744A">
                <w:rPr>
                  <w:b/>
                  <w:sz w:val="22"/>
                </w:rPr>
                <w:delText xml:space="preserve"> 19:00;</w:delText>
              </w:r>
            </w:del>
          </w:p>
          <w:p w14:paraId="20704831" w14:textId="77777777" w:rsidR="00CC5B22" w:rsidRPr="0008744A" w:rsidRDefault="00CC5B22" w:rsidP="00CC5B22">
            <w:pPr>
              <w:ind w:left="-108" w:right="-108"/>
              <w:jc w:val="center"/>
              <w:rPr>
                <w:del w:id="761" w:author="AnnK" w:date="2026-09-25T20:10:00Z" w16du:dateUtc="2026-09-26T00:10:00Z"/>
                <w:rFonts w:eastAsia="Times New Roman"/>
                <w:b/>
                <w:bCs/>
                <w:sz w:val="22"/>
              </w:rPr>
            </w:pPr>
            <w:del w:id="762" w:author="AnnK" w:date="2026-09-25T20:10:00Z" w16du:dateUtc="2026-09-26T00:10:00Z">
              <w:r w:rsidRPr="0008744A">
                <w:rPr>
                  <w:b/>
                  <w:sz w:val="22"/>
                </w:rPr>
                <w:delText xml:space="preserve">until 9:30 on the next business day, </w:delText>
              </w:r>
              <w:r w:rsidRPr="003D6117">
                <w:rPr>
                  <w:sz w:val="22"/>
                </w:rPr>
                <w:delText>for trades executed from 19:00 until 23:50</w:delText>
              </w:r>
            </w:del>
          </w:p>
        </w:tc>
        <w:tc>
          <w:tcPr>
            <w:tcW w:w="1559" w:type="dxa"/>
            <w:tcBorders>
              <w:top w:val="single" w:sz="12" w:space="0" w:color="auto"/>
              <w:bottom w:val="single" w:sz="12" w:space="0" w:color="auto"/>
            </w:tcBorders>
            <w:shd w:val="clear" w:color="auto" w:fill="D9D9D9"/>
            <w:vAlign w:val="center"/>
            <w:hideMark/>
          </w:tcPr>
          <w:p w14:paraId="0E8E5167" w14:textId="77777777" w:rsidR="00CC5B22" w:rsidRPr="0008744A" w:rsidRDefault="00CC5B22" w:rsidP="00CC5B22">
            <w:pPr>
              <w:ind w:left="-108" w:right="-108"/>
              <w:jc w:val="center"/>
              <w:rPr>
                <w:del w:id="763" w:author="AnnK" w:date="2026-09-25T20:10:00Z" w16du:dateUtc="2026-09-26T00:10:00Z"/>
                <w:rFonts w:eastAsia="Times New Roman"/>
                <w:b/>
                <w:bCs/>
                <w:sz w:val="22"/>
              </w:rPr>
            </w:pPr>
          </w:p>
        </w:tc>
        <w:tc>
          <w:tcPr>
            <w:tcW w:w="1560" w:type="dxa"/>
            <w:tcBorders>
              <w:top w:val="single" w:sz="12" w:space="0" w:color="auto"/>
              <w:bottom w:val="single" w:sz="12" w:space="0" w:color="auto"/>
            </w:tcBorders>
            <w:shd w:val="clear" w:color="auto" w:fill="D9D9D9"/>
            <w:vAlign w:val="center"/>
          </w:tcPr>
          <w:p w14:paraId="04D5887B" w14:textId="77777777" w:rsidR="00CC5B22" w:rsidRPr="0008744A" w:rsidRDefault="00CC5B22" w:rsidP="00CC5B22">
            <w:pPr>
              <w:jc w:val="center"/>
              <w:rPr>
                <w:del w:id="764" w:author="AnnK" w:date="2026-09-25T20:10:00Z" w16du:dateUtc="2026-09-26T00:10:00Z"/>
                <w:rFonts w:eastAsia="Times New Roman"/>
                <w:b/>
                <w:bCs/>
                <w:sz w:val="22"/>
              </w:rPr>
            </w:pPr>
          </w:p>
        </w:tc>
        <w:tc>
          <w:tcPr>
            <w:tcW w:w="1700" w:type="dxa"/>
            <w:tcBorders>
              <w:top w:val="single" w:sz="12" w:space="0" w:color="auto"/>
            </w:tcBorders>
            <w:vAlign w:val="center"/>
            <w:hideMark/>
          </w:tcPr>
          <w:p w14:paraId="0EE182AB" w14:textId="77777777" w:rsidR="00CC5B22" w:rsidRPr="008678F5" w:rsidRDefault="00CC5B22" w:rsidP="00CC5B22">
            <w:pPr>
              <w:jc w:val="center"/>
              <w:rPr>
                <w:del w:id="765" w:author="AnnK" w:date="2026-09-25T20:10:00Z" w16du:dateUtc="2026-09-26T00:10:00Z"/>
                <w:rFonts w:eastAsia="Times New Roman"/>
                <w:b/>
                <w:bCs/>
                <w:sz w:val="22"/>
              </w:rPr>
            </w:pPr>
            <w:del w:id="766" w:author="AnnK" w:date="2026-09-25T20:10:00Z" w16du:dateUtc="2026-09-26T00:10:00Z">
              <w:r w:rsidRPr="008678F5">
                <w:rPr>
                  <w:rFonts w:eastAsia="Times New Roman"/>
                  <w:b/>
                  <w:bCs/>
                  <w:sz w:val="22"/>
                </w:rPr>
                <w:delText>18:00, 19:00</w:delText>
              </w:r>
            </w:del>
          </w:p>
        </w:tc>
        <w:tc>
          <w:tcPr>
            <w:tcW w:w="2552" w:type="dxa"/>
            <w:tcBorders>
              <w:top w:val="single" w:sz="12" w:space="0" w:color="auto"/>
              <w:bottom w:val="single" w:sz="12" w:space="0" w:color="auto"/>
            </w:tcBorders>
            <w:vAlign w:val="center"/>
          </w:tcPr>
          <w:p w14:paraId="4E777BC7" w14:textId="77777777" w:rsidR="00CC5B22" w:rsidRDefault="00CC5B22" w:rsidP="00CC5B22">
            <w:pPr>
              <w:jc w:val="center"/>
              <w:rPr>
                <w:del w:id="767" w:author="AnnK" w:date="2026-09-25T20:10:00Z" w16du:dateUtc="2026-09-26T00:10:00Z"/>
                <w:sz w:val="22"/>
              </w:rPr>
            </w:pPr>
            <w:del w:id="768" w:author="AnnK" w:date="2026-09-25T20:10:00Z" w16du:dateUtc="2026-09-26T00:10:00Z">
              <w:r w:rsidRPr="0008744A">
                <w:rPr>
                  <w:sz w:val="22"/>
                </w:rPr>
                <w:delText>not earlier than 15 minutes after receiving the early settlement notice for a given trading member from the Clearing Center</w:delText>
              </w:r>
            </w:del>
          </w:p>
          <w:p w14:paraId="58D459A2" w14:textId="77777777" w:rsidR="00634A5B" w:rsidRDefault="00634A5B" w:rsidP="00CC5B22">
            <w:pPr>
              <w:jc w:val="center"/>
              <w:rPr>
                <w:del w:id="769" w:author="AnnK" w:date="2026-09-25T20:10:00Z" w16du:dateUtc="2026-09-26T00:10:00Z"/>
                <w:sz w:val="22"/>
              </w:rPr>
            </w:pPr>
          </w:p>
          <w:p w14:paraId="7C5EA57F" w14:textId="657F7B9C" w:rsidR="00634A5B" w:rsidRPr="0008744A" w:rsidRDefault="00634A5B" w:rsidP="00CC5B22">
            <w:pPr>
              <w:jc w:val="center"/>
              <w:rPr>
                <w:del w:id="770" w:author="AnnK" w:date="2026-09-25T20:10:00Z" w16du:dateUtc="2026-09-26T00:10:00Z"/>
                <w:rFonts w:eastAsia="Times New Roman"/>
                <w:b/>
                <w:bCs/>
                <w:sz w:val="22"/>
              </w:rPr>
            </w:pPr>
            <w:del w:id="771" w:author="AnnK" w:date="2026-09-25T20:10:00Z" w16du:dateUtc="2026-09-26T00:10:00Z">
              <w:r w:rsidRPr="00010CD8">
                <w:rPr>
                  <w:rFonts w:eastAsia="Times New Roman"/>
                  <w:b/>
                  <w:bCs/>
                  <w:sz w:val="22"/>
                </w:rPr>
                <w:delText>from 18:15 (from 19:15)</w:delText>
              </w:r>
              <w:r>
                <w:rPr>
                  <w:rFonts w:eastAsia="Times New Roman"/>
                  <w:b/>
                  <w:bCs/>
                  <w:sz w:val="22"/>
                </w:rPr>
                <w:delText xml:space="preserve"> </w:delText>
              </w:r>
              <w:r w:rsidRPr="00010CD8">
                <w:rPr>
                  <w:rFonts w:eastAsia="Times New Roman"/>
                  <w:bCs/>
                  <w:sz w:val="22"/>
                </w:rPr>
                <w:delText>for Early end of trading</w:delText>
              </w:r>
            </w:del>
          </w:p>
        </w:tc>
      </w:tr>
      <w:tr w:rsidR="00CC5B22" w:rsidRPr="008678F5" w14:paraId="0DA6E527" w14:textId="77777777" w:rsidTr="00342799">
        <w:trPr>
          <w:trHeight w:val="128"/>
          <w:del w:id="772" w:author="AnnK" w:date="2026-09-25T20:10:00Z" w16du:dateUtc="2026-09-26T00:10:00Z"/>
        </w:trPr>
        <w:tc>
          <w:tcPr>
            <w:tcW w:w="1999" w:type="dxa"/>
            <w:vMerge w:val="restart"/>
            <w:tcBorders>
              <w:top w:val="single" w:sz="12" w:space="0" w:color="auto"/>
              <w:left w:val="single" w:sz="12" w:space="0" w:color="auto"/>
            </w:tcBorders>
            <w:vAlign w:val="center"/>
            <w:hideMark/>
          </w:tcPr>
          <w:p w14:paraId="5680A233" w14:textId="77777777" w:rsidR="00CC5B22" w:rsidRPr="008678F5" w:rsidRDefault="00CC5B22" w:rsidP="00CC5B22">
            <w:pPr>
              <w:jc w:val="center"/>
              <w:rPr>
                <w:del w:id="773" w:author="AnnK" w:date="2026-09-25T20:10:00Z" w16du:dateUtc="2026-09-26T00:10:00Z"/>
                <w:rFonts w:eastAsia="Times New Roman"/>
                <w:b/>
                <w:bCs/>
                <w:szCs w:val="24"/>
              </w:rPr>
            </w:pPr>
            <w:del w:id="774" w:author="AnnK" w:date="2026-09-25T20:10:00Z" w16du:dateUtc="2026-09-26T00:10:00Z">
              <w:r>
                <w:rPr>
                  <w:rFonts w:eastAsia="Times New Roman"/>
                  <w:b/>
                  <w:bCs/>
                  <w:szCs w:val="24"/>
                </w:rPr>
                <w:delText>Instruments</w:delText>
              </w:r>
            </w:del>
          </w:p>
        </w:tc>
        <w:tc>
          <w:tcPr>
            <w:tcW w:w="2693" w:type="dxa"/>
            <w:vMerge w:val="restart"/>
            <w:tcBorders>
              <w:top w:val="single" w:sz="12" w:space="0" w:color="auto"/>
            </w:tcBorders>
            <w:vAlign w:val="center"/>
            <w:hideMark/>
          </w:tcPr>
          <w:p w14:paraId="1FDB5825" w14:textId="77777777" w:rsidR="00CC5B22" w:rsidRPr="008678F5" w:rsidRDefault="00CC5B22" w:rsidP="00CC5B22">
            <w:pPr>
              <w:jc w:val="center"/>
              <w:rPr>
                <w:del w:id="775" w:author="AnnK" w:date="2026-09-25T20:10:00Z" w16du:dateUtc="2026-09-26T00:10:00Z"/>
                <w:rFonts w:eastAsia="Times New Roman"/>
                <w:b/>
                <w:bCs/>
                <w:szCs w:val="24"/>
              </w:rPr>
            </w:pPr>
            <w:del w:id="776" w:author="AnnK" w:date="2026-09-25T20:10:00Z" w16du:dateUtc="2026-09-26T00:10:00Z">
              <w:r>
                <w:rPr>
                  <w:rFonts w:eastAsia="Times New Roman"/>
                  <w:b/>
                  <w:bCs/>
                  <w:szCs w:val="24"/>
                </w:rPr>
                <w:delText>Trading modes</w:delText>
              </w:r>
            </w:del>
          </w:p>
        </w:tc>
        <w:tc>
          <w:tcPr>
            <w:tcW w:w="1418" w:type="dxa"/>
            <w:vMerge w:val="restart"/>
            <w:tcBorders>
              <w:top w:val="single" w:sz="12" w:space="0" w:color="auto"/>
            </w:tcBorders>
            <w:vAlign w:val="center"/>
            <w:hideMark/>
          </w:tcPr>
          <w:p w14:paraId="3CD14035" w14:textId="77777777" w:rsidR="00CC5B22" w:rsidRPr="008678F5" w:rsidRDefault="00CC5B22" w:rsidP="00CC5B22">
            <w:pPr>
              <w:jc w:val="center"/>
              <w:rPr>
                <w:del w:id="777" w:author="AnnK" w:date="2026-09-25T20:10:00Z" w16du:dateUtc="2026-09-26T00:10:00Z"/>
                <w:rFonts w:eastAsia="Times New Roman"/>
                <w:b/>
                <w:bCs/>
                <w:szCs w:val="24"/>
              </w:rPr>
            </w:pPr>
            <w:del w:id="778" w:author="AnnK" w:date="2026-09-25T20:10:00Z" w16du:dateUtc="2026-09-26T00:10:00Z">
              <w:r>
                <w:rPr>
                  <w:rFonts w:eastAsia="Times New Roman"/>
                  <w:b/>
                  <w:bCs/>
                  <w:szCs w:val="24"/>
                </w:rPr>
                <w:delText>Trading hours</w:delText>
              </w:r>
            </w:del>
          </w:p>
        </w:tc>
        <w:tc>
          <w:tcPr>
            <w:tcW w:w="1984" w:type="dxa"/>
            <w:vMerge w:val="restart"/>
            <w:tcBorders>
              <w:top w:val="single" w:sz="12" w:space="0" w:color="auto"/>
            </w:tcBorders>
            <w:vAlign w:val="center"/>
          </w:tcPr>
          <w:p w14:paraId="42991702" w14:textId="77777777" w:rsidR="00CC5B22" w:rsidRPr="0008744A" w:rsidRDefault="00CC5B22" w:rsidP="00CC5B22">
            <w:pPr>
              <w:jc w:val="center"/>
              <w:rPr>
                <w:del w:id="779" w:author="AnnK" w:date="2026-09-25T20:10:00Z" w16du:dateUtc="2026-09-26T00:10:00Z"/>
                <w:rFonts w:eastAsia="Times New Roman"/>
                <w:b/>
                <w:bCs/>
                <w:szCs w:val="24"/>
              </w:rPr>
            </w:pPr>
            <w:del w:id="780" w:author="AnnK" w:date="2026-09-25T20:10:00Z" w16du:dateUtc="2026-09-26T00:10:00Z">
              <w:r w:rsidRPr="0008744A">
                <w:rPr>
                  <w:rFonts w:eastAsia="Times New Roman"/>
                  <w:b/>
                  <w:bCs/>
                  <w:szCs w:val="24"/>
                </w:rPr>
                <w:delText>Extracts from the trade register</w:delText>
              </w:r>
            </w:del>
          </w:p>
        </w:tc>
        <w:tc>
          <w:tcPr>
            <w:tcW w:w="3119" w:type="dxa"/>
            <w:gridSpan w:val="2"/>
            <w:tcBorders>
              <w:top w:val="single" w:sz="12" w:space="0" w:color="auto"/>
              <w:bottom w:val="single" w:sz="6" w:space="0" w:color="auto"/>
            </w:tcBorders>
            <w:vAlign w:val="center"/>
            <w:hideMark/>
          </w:tcPr>
          <w:p w14:paraId="061474D5" w14:textId="77777777" w:rsidR="00CC5B22" w:rsidRPr="0008744A" w:rsidRDefault="00CC5B22" w:rsidP="00CC5B22">
            <w:pPr>
              <w:ind w:left="-108" w:right="-108"/>
              <w:jc w:val="center"/>
              <w:rPr>
                <w:del w:id="781" w:author="AnnK" w:date="2026-09-25T20:10:00Z" w16du:dateUtc="2026-09-26T00:10:00Z"/>
                <w:rFonts w:eastAsia="Times New Roman"/>
                <w:b/>
                <w:bCs/>
                <w:szCs w:val="24"/>
              </w:rPr>
            </w:pPr>
            <w:del w:id="782" w:author="AnnK" w:date="2026-09-25T20:10:00Z" w16du:dateUtc="2026-09-26T00:10:00Z">
              <w:r w:rsidRPr="0008744A">
                <w:rPr>
                  <w:rFonts w:eastAsia="Times New Roman"/>
                  <w:b/>
                  <w:bCs/>
                  <w:szCs w:val="24"/>
                </w:rPr>
                <w:delText>Early settlement</w:delText>
              </w:r>
            </w:del>
          </w:p>
          <w:p w14:paraId="59D2BF55" w14:textId="77777777" w:rsidR="00CC5B22" w:rsidRPr="0008744A" w:rsidRDefault="00CC5B22" w:rsidP="00CC5B22">
            <w:pPr>
              <w:ind w:left="-108" w:right="-108"/>
              <w:jc w:val="center"/>
              <w:rPr>
                <w:del w:id="783" w:author="AnnK" w:date="2026-09-25T20:10:00Z" w16du:dateUtc="2026-09-26T00:10:00Z"/>
                <w:rFonts w:eastAsia="Times New Roman"/>
                <w:b/>
                <w:bCs/>
                <w:szCs w:val="24"/>
              </w:rPr>
            </w:pPr>
            <w:del w:id="784" w:author="AnnK" w:date="2026-09-25T20:10:00Z" w16du:dateUtc="2026-09-26T00:10:00Z">
              <w:r w:rsidRPr="0008744A">
                <w:rPr>
                  <w:rFonts w:eastAsia="Times New Roman"/>
                  <w:b/>
                  <w:bCs/>
                  <w:szCs w:val="24"/>
                </w:rPr>
                <w:delText>End of trading</w:delText>
              </w:r>
            </w:del>
          </w:p>
        </w:tc>
        <w:tc>
          <w:tcPr>
            <w:tcW w:w="1700" w:type="dxa"/>
            <w:vMerge w:val="restart"/>
            <w:tcBorders>
              <w:top w:val="single" w:sz="12" w:space="0" w:color="auto"/>
              <w:right w:val="single" w:sz="6" w:space="0" w:color="auto"/>
            </w:tcBorders>
            <w:vAlign w:val="center"/>
            <w:hideMark/>
          </w:tcPr>
          <w:p w14:paraId="05030350" w14:textId="77777777" w:rsidR="00CC5B22" w:rsidRPr="008678F5" w:rsidRDefault="00CC5B22" w:rsidP="00CC5B22">
            <w:pPr>
              <w:ind w:left="-108" w:right="-109"/>
              <w:jc w:val="center"/>
              <w:rPr>
                <w:del w:id="785" w:author="AnnK" w:date="2026-09-25T20:10:00Z" w16du:dateUtc="2026-09-26T00:10:00Z"/>
                <w:rFonts w:eastAsia="Times New Roman"/>
                <w:b/>
                <w:bCs/>
                <w:szCs w:val="24"/>
              </w:rPr>
            </w:pPr>
            <w:del w:id="786" w:author="AnnK" w:date="2026-09-25T20:10:00Z" w16du:dateUtc="2026-09-26T00:10:00Z">
              <w:r>
                <w:rPr>
                  <w:rFonts w:eastAsia="Times New Roman"/>
                  <w:b/>
                  <w:bCs/>
                  <w:szCs w:val="24"/>
                </w:rPr>
                <w:delText>Early end of trading</w:delText>
              </w:r>
            </w:del>
          </w:p>
        </w:tc>
        <w:tc>
          <w:tcPr>
            <w:tcW w:w="2552" w:type="dxa"/>
            <w:vMerge w:val="restart"/>
            <w:tcBorders>
              <w:top w:val="single" w:sz="12" w:space="0" w:color="auto"/>
              <w:left w:val="single" w:sz="6" w:space="0" w:color="auto"/>
              <w:right w:val="single" w:sz="12" w:space="0" w:color="auto"/>
            </w:tcBorders>
            <w:vAlign w:val="center"/>
          </w:tcPr>
          <w:p w14:paraId="5FA2C8F6" w14:textId="77777777" w:rsidR="00CC5B22" w:rsidRPr="0008744A" w:rsidRDefault="00CC5B22" w:rsidP="00CC5B22">
            <w:pPr>
              <w:jc w:val="center"/>
              <w:rPr>
                <w:del w:id="787" w:author="AnnK" w:date="2026-09-25T20:10:00Z" w16du:dateUtc="2026-09-26T00:10:00Z"/>
                <w:rFonts w:eastAsia="Times New Roman"/>
                <w:b/>
                <w:bCs/>
                <w:szCs w:val="24"/>
              </w:rPr>
            </w:pPr>
            <w:del w:id="788" w:author="AnnK" w:date="2026-09-25T20:10:00Z" w16du:dateUtc="2026-09-26T00:10:00Z">
              <w:r w:rsidRPr="0008744A">
                <w:rPr>
                  <w:rFonts w:eastAsia="Times New Roman"/>
                  <w:b/>
                  <w:bCs/>
                  <w:szCs w:val="24"/>
                </w:rPr>
                <w:delText xml:space="preserve">Early settlement/early end of trading </w:delText>
              </w:r>
            </w:del>
          </w:p>
          <w:p w14:paraId="0304685A" w14:textId="77777777" w:rsidR="00CC5B22" w:rsidRDefault="00CC5B22" w:rsidP="00CC5B22">
            <w:pPr>
              <w:jc w:val="center"/>
              <w:rPr>
                <w:del w:id="789" w:author="AnnK" w:date="2026-09-25T20:10:00Z" w16du:dateUtc="2026-09-26T00:10:00Z"/>
                <w:rFonts w:eastAsia="Times New Roman"/>
                <w:b/>
                <w:bCs/>
                <w:szCs w:val="24"/>
              </w:rPr>
            </w:pPr>
            <w:del w:id="790" w:author="AnnK" w:date="2026-09-25T20:10:00Z" w16du:dateUtc="2026-09-26T00:10:00Z">
              <w:r>
                <w:rPr>
                  <w:rFonts w:eastAsia="Times New Roman"/>
                  <w:b/>
                  <w:bCs/>
                  <w:szCs w:val="24"/>
                </w:rPr>
                <w:delText xml:space="preserve">Extracts from the trade register </w:delText>
              </w:r>
            </w:del>
          </w:p>
          <w:p w14:paraId="5B23F626" w14:textId="77777777" w:rsidR="00CC5B22" w:rsidRPr="008678F5" w:rsidRDefault="00CC5B22" w:rsidP="00CC5B22">
            <w:pPr>
              <w:jc w:val="center"/>
              <w:rPr>
                <w:del w:id="791" w:author="AnnK" w:date="2026-09-25T20:10:00Z" w16du:dateUtc="2026-09-26T00:10:00Z"/>
                <w:rFonts w:eastAsia="Times New Roman"/>
                <w:b/>
                <w:bCs/>
                <w:szCs w:val="24"/>
              </w:rPr>
            </w:pPr>
          </w:p>
        </w:tc>
      </w:tr>
      <w:tr w:rsidR="00CC5B22" w:rsidRPr="008678F5" w14:paraId="0E794C90" w14:textId="77777777" w:rsidTr="00342799">
        <w:trPr>
          <w:trHeight w:val="127"/>
          <w:del w:id="792" w:author="AnnK" w:date="2026-09-25T20:10:00Z" w16du:dateUtc="2026-09-26T00:10:00Z"/>
        </w:trPr>
        <w:tc>
          <w:tcPr>
            <w:tcW w:w="1999" w:type="dxa"/>
            <w:vMerge/>
            <w:tcBorders>
              <w:left w:val="single" w:sz="12" w:space="0" w:color="auto"/>
              <w:bottom w:val="single" w:sz="12" w:space="0" w:color="auto"/>
            </w:tcBorders>
            <w:vAlign w:val="center"/>
            <w:hideMark/>
          </w:tcPr>
          <w:p w14:paraId="56B1CF60" w14:textId="77777777" w:rsidR="00CC5B22" w:rsidRPr="00342799" w:rsidRDefault="00CC5B22" w:rsidP="00CC5B22">
            <w:pPr>
              <w:rPr>
                <w:del w:id="793" w:author="AnnK" w:date="2026-09-25T20:10:00Z" w16du:dateUtc="2026-09-26T00:10:00Z"/>
                <w:rFonts w:eastAsia="Times New Roman"/>
                <w:b/>
                <w:bCs/>
                <w:sz w:val="22"/>
              </w:rPr>
            </w:pPr>
          </w:p>
        </w:tc>
        <w:tc>
          <w:tcPr>
            <w:tcW w:w="2693" w:type="dxa"/>
            <w:vMerge/>
            <w:tcBorders>
              <w:bottom w:val="single" w:sz="12" w:space="0" w:color="auto"/>
            </w:tcBorders>
            <w:vAlign w:val="center"/>
            <w:hideMark/>
          </w:tcPr>
          <w:p w14:paraId="7E6D7747" w14:textId="77777777" w:rsidR="00CC5B22" w:rsidRPr="008678F5" w:rsidRDefault="00CC5B22" w:rsidP="00CC5B22">
            <w:pPr>
              <w:jc w:val="center"/>
              <w:rPr>
                <w:del w:id="794" w:author="AnnK" w:date="2026-09-25T20:10:00Z" w16du:dateUtc="2026-09-26T00:10:00Z"/>
                <w:rFonts w:eastAsia="Times New Roman"/>
                <w:sz w:val="20"/>
              </w:rPr>
            </w:pPr>
          </w:p>
        </w:tc>
        <w:tc>
          <w:tcPr>
            <w:tcW w:w="1418" w:type="dxa"/>
            <w:vMerge/>
            <w:tcBorders>
              <w:bottom w:val="single" w:sz="12" w:space="0" w:color="auto"/>
            </w:tcBorders>
            <w:vAlign w:val="center"/>
            <w:hideMark/>
          </w:tcPr>
          <w:p w14:paraId="4885E417" w14:textId="77777777" w:rsidR="00CC5B22" w:rsidRPr="008678F5" w:rsidRDefault="00CC5B22" w:rsidP="00CC5B22">
            <w:pPr>
              <w:ind w:left="-108" w:right="-108"/>
              <w:jc w:val="center"/>
              <w:rPr>
                <w:del w:id="795" w:author="AnnK" w:date="2026-09-25T20:10:00Z" w16du:dateUtc="2026-09-26T00:10:00Z"/>
                <w:rFonts w:eastAsia="Times New Roman"/>
                <w:b/>
                <w:bCs/>
                <w:sz w:val="22"/>
              </w:rPr>
            </w:pPr>
          </w:p>
        </w:tc>
        <w:tc>
          <w:tcPr>
            <w:tcW w:w="1984" w:type="dxa"/>
            <w:vMerge/>
            <w:tcBorders>
              <w:bottom w:val="single" w:sz="12" w:space="0" w:color="auto"/>
            </w:tcBorders>
            <w:vAlign w:val="center"/>
          </w:tcPr>
          <w:p w14:paraId="538C2597" w14:textId="77777777" w:rsidR="00CC5B22" w:rsidRDefault="00CC5B22" w:rsidP="00CC5B22">
            <w:pPr>
              <w:ind w:left="-108" w:right="-108"/>
              <w:jc w:val="center"/>
              <w:rPr>
                <w:del w:id="796" w:author="AnnK" w:date="2026-09-25T20:10:00Z" w16du:dateUtc="2026-09-26T00:10:00Z"/>
                <w:b/>
                <w:sz w:val="22"/>
              </w:rPr>
            </w:pPr>
          </w:p>
        </w:tc>
        <w:tc>
          <w:tcPr>
            <w:tcW w:w="1559" w:type="dxa"/>
            <w:tcBorders>
              <w:top w:val="single" w:sz="6" w:space="0" w:color="auto"/>
              <w:bottom w:val="single" w:sz="12" w:space="0" w:color="auto"/>
            </w:tcBorders>
            <w:vAlign w:val="center"/>
            <w:hideMark/>
          </w:tcPr>
          <w:p w14:paraId="428AE686" w14:textId="77777777" w:rsidR="00CC5B22" w:rsidRPr="008678F5" w:rsidRDefault="00CC5B22" w:rsidP="00CC5B22">
            <w:pPr>
              <w:ind w:left="-108" w:right="-108"/>
              <w:jc w:val="center"/>
              <w:rPr>
                <w:del w:id="797" w:author="AnnK" w:date="2026-09-25T20:10:00Z" w16du:dateUtc="2026-09-26T00:10:00Z"/>
                <w:rFonts w:eastAsia="Times New Roman"/>
                <w:b/>
                <w:bCs/>
                <w:sz w:val="22"/>
              </w:rPr>
            </w:pPr>
            <w:del w:id="798" w:author="AnnK" w:date="2026-09-25T20:10:00Z" w16du:dateUtc="2026-09-26T00:10:00Z">
              <w:r>
                <w:rPr>
                  <w:rFonts w:eastAsia="Times New Roman"/>
                  <w:b/>
                  <w:bCs/>
                  <w:sz w:val="22"/>
                </w:rPr>
                <w:delText>Standing instruction</w:delText>
              </w:r>
            </w:del>
          </w:p>
        </w:tc>
        <w:tc>
          <w:tcPr>
            <w:tcW w:w="1560" w:type="dxa"/>
            <w:tcBorders>
              <w:top w:val="single" w:sz="6" w:space="0" w:color="auto"/>
              <w:bottom w:val="single" w:sz="12" w:space="0" w:color="auto"/>
            </w:tcBorders>
            <w:vAlign w:val="center"/>
          </w:tcPr>
          <w:p w14:paraId="65BA8642" w14:textId="77777777" w:rsidR="00CC5B22" w:rsidRPr="008678F5" w:rsidRDefault="00CC5B22" w:rsidP="00CC5B22">
            <w:pPr>
              <w:ind w:left="-108" w:right="-108"/>
              <w:jc w:val="center"/>
              <w:rPr>
                <w:del w:id="799" w:author="AnnK" w:date="2026-09-25T20:10:00Z" w16du:dateUtc="2026-09-26T00:10:00Z"/>
                <w:rFonts w:eastAsia="Times New Roman"/>
                <w:b/>
                <w:bCs/>
                <w:sz w:val="22"/>
              </w:rPr>
            </w:pPr>
            <w:del w:id="800" w:author="AnnK" w:date="2026-09-25T20:10:00Z" w16du:dateUtc="2026-09-26T00:10:00Z">
              <w:r>
                <w:rPr>
                  <w:rFonts w:eastAsia="Times New Roman"/>
                  <w:b/>
                  <w:bCs/>
                  <w:sz w:val="22"/>
                </w:rPr>
                <w:delText>One-time instruction</w:delText>
              </w:r>
            </w:del>
          </w:p>
        </w:tc>
        <w:tc>
          <w:tcPr>
            <w:tcW w:w="1700" w:type="dxa"/>
            <w:vMerge/>
            <w:tcBorders>
              <w:bottom w:val="single" w:sz="12" w:space="0" w:color="auto"/>
              <w:right w:val="single" w:sz="6" w:space="0" w:color="auto"/>
            </w:tcBorders>
            <w:vAlign w:val="center"/>
            <w:hideMark/>
          </w:tcPr>
          <w:p w14:paraId="3FBD7B2D" w14:textId="77777777" w:rsidR="00CC5B22" w:rsidRPr="008678F5" w:rsidRDefault="00CC5B22" w:rsidP="00CC5B22">
            <w:pPr>
              <w:jc w:val="center"/>
              <w:rPr>
                <w:del w:id="801" w:author="AnnK" w:date="2026-09-25T20:10:00Z" w16du:dateUtc="2026-09-26T00:10:00Z"/>
                <w:rFonts w:eastAsia="Times New Roman"/>
                <w:b/>
                <w:bCs/>
                <w:sz w:val="22"/>
              </w:rPr>
            </w:pPr>
          </w:p>
        </w:tc>
        <w:tc>
          <w:tcPr>
            <w:tcW w:w="2552" w:type="dxa"/>
            <w:vMerge/>
            <w:tcBorders>
              <w:left w:val="single" w:sz="6" w:space="0" w:color="auto"/>
              <w:bottom w:val="single" w:sz="12" w:space="0" w:color="auto"/>
              <w:right w:val="single" w:sz="12" w:space="0" w:color="auto"/>
            </w:tcBorders>
            <w:vAlign w:val="center"/>
          </w:tcPr>
          <w:p w14:paraId="632B4816" w14:textId="77777777" w:rsidR="00CC5B22" w:rsidRPr="009B7DC4" w:rsidRDefault="00CC5B22" w:rsidP="00CC5B22">
            <w:pPr>
              <w:jc w:val="center"/>
              <w:rPr>
                <w:del w:id="802" w:author="AnnK" w:date="2026-09-25T20:10:00Z" w16du:dateUtc="2026-09-26T00:10:00Z"/>
                <w:rFonts w:eastAsia="Times New Roman"/>
                <w:b/>
                <w:bCs/>
                <w:sz w:val="22"/>
              </w:rPr>
            </w:pPr>
          </w:p>
        </w:tc>
      </w:tr>
      <w:tr w:rsidR="00CC5B22" w:rsidRPr="00EA7729" w14:paraId="6ECA8874" w14:textId="77777777" w:rsidTr="00191686">
        <w:trPr>
          <w:trHeight w:val="57"/>
          <w:del w:id="803" w:author="AnnK" w:date="2026-09-25T20:10:00Z" w16du:dateUtc="2026-09-26T00:10:00Z"/>
        </w:trPr>
        <w:tc>
          <w:tcPr>
            <w:tcW w:w="1999" w:type="dxa"/>
            <w:tcBorders>
              <w:top w:val="single" w:sz="12" w:space="0" w:color="auto"/>
              <w:left w:val="single" w:sz="12" w:space="0" w:color="auto"/>
              <w:bottom w:val="single" w:sz="12" w:space="0" w:color="auto"/>
            </w:tcBorders>
            <w:vAlign w:val="center"/>
            <w:hideMark/>
          </w:tcPr>
          <w:p w14:paraId="5E7AD83F" w14:textId="77777777" w:rsidR="00CC5B22" w:rsidRDefault="00CC5B22" w:rsidP="00CC5B22">
            <w:pPr>
              <w:rPr>
                <w:del w:id="804" w:author="AnnK" w:date="2026-09-25T20:10:00Z" w16du:dateUtc="2026-09-26T00:10:00Z"/>
                <w:rFonts w:eastAsia="Times New Roman"/>
                <w:b/>
                <w:bCs/>
                <w:sz w:val="22"/>
              </w:rPr>
            </w:pPr>
            <w:del w:id="805" w:author="AnnK" w:date="2026-09-25T20:10:00Z" w16du:dateUtc="2026-09-26T00:10:00Z">
              <w:r w:rsidRPr="008678F5">
                <w:rPr>
                  <w:rFonts w:eastAsia="Times New Roman"/>
                  <w:b/>
                  <w:bCs/>
                  <w:sz w:val="22"/>
                </w:rPr>
                <w:delText>USDRUB_LTV, EURRUB_LTV, CNYRUB_LTV</w:delText>
              </w:r>
              <w:r>
                <w:rPr>
                  <w:rFonts w:eastAsia="Times New Roman"/>
                  <w:b/>
                  <w:bCs/>
                  <w:sz w:val="22"/>
                </w:rPr>
                <w:delText>,</w:delText>
              </w:r>
            </w:del>
          </w:p>
          <w:p w14:paraId="29C6E1F9" w14:textId="77777777" w:rsidR="00CC5B22" w:rsidRPr="000674FC" w:rsidRDefault="00CC5B22" w:rsidP="00CC5B22">
            <w:pPr>
              <w:rPr>
                <w:del w:id="806" w:author="AnnK" w:date="2026-09-25T20:10:00Z" w16du:dateUtc="2026-09-26T00:10:00Z"/>
                <w:rFonts w:eastAsia="Times New Roman"/>
                <w:b/>
                <w:bCs/>
                <w:sz w:val="22"/>
              </w:rPr>
            </w:pPr>
            <w:del w:id="807" w:author="AnnK" w:date="2026-09-25T20:10:00Z" w16du:dateUtc="2026-09-26T00:10:00Z">
              <w:r w:rsidRPr="000674FC">
                <w:rPr>
                  <w:rFonts w:eastAsia="Times New Roman"/>
                  <w:b/>
                  <w:bCs/>
                  <w:sz w:val="22"/>
                </w:rPr>
                <w:delText>GLDRUB_LTV,</w:delText>
              </w:r>
            </w:del>
          </w:p>
          <w:p w14:paraId="4DD7D550" w14:textId="77777777" w:rsidR="00CC5B22" w:rsidRPr="00FB1029" w:rsidRDefault="00CC5B22" w:rsidP="00CC5B22">
            <w:pPr>
              <w:rPr>
                <w:del w:id="808" w:author="AnnK" w:date="2026-09-25T20:10:00Z" w16du:dateUtc="2026-09-26T00:10:00Z"/>
                <w:rFonts w:eastAsia="Times New Roman"/>
                <w:b/>
                <w:bCs/>
                <w:sz w:val="22"/>
              </w:rPr>
            </w:pPr>
            <w:del w:id="809" w:author="AnnK" w:date="2026-09-25T20:10:00Z" w16du:dateUtc="2026-09-26T00:10:00Z">
              <w:r w:rsidRPr="000674FC">
                <w:rPr>
                  <w:rFonts w:eastAsia="Times New Roman"/>
                  <w:b/>
                  <w:bCs/>
                  <w:sz w:val="22"/>
                </w:rPr>
                <w:delText>SLVRUB_LTV</w:delText>
              </w:r>
            </w:del>
          </w:p>
        </w:tc>
        <w:tc>
          <w:tcPr>
            <w:tcW w:w="2693" w:type="dxa"/>
            <w:tcBorders>
              <w:top w:val="single" w:sz="12" w:space="0" w:color="auto"/>
              <w:bottom w:val="single" w:sz="12" w:space="0" w:color="auto"/>
            </w:tcBorders>
            <w:vAlign w:val="center"/>
            <w:hideMark/>
          </w:tcPr>
          <w:p w14:paraId="6C1F3F51" w14:textId="77777777" w:rsidR="00CC5B22" w:rsidRPr="0008744A" w:rsidRDefault="00CC5B22" w:rsidP="00CC5B22">
            <w:pPr>
              <w:jc w:val="center"/>
              <w:rPr>
                <w:del w:id="810" w:author="AnnK" w:date="2026-09-25T20:10:00Z" w16du:dateUtc="2026-09-26T00:10:00Z"/>
                <w:rFonts w:eastAsia="Times New Roman"/>
                <w:sz w:val="20"/>
              </w:rPr>
            </w:pPr>
            <w:del w:id="811" w:author="AnnK" w:date="2026-09-25T20:10:00Z" w16du:dateUtc="2026-09-26T00:10:00Z">
              <w:r w:rsidRPr="0008744A">
                <w:rPr>
                  <w:rFonts w:eastAsia="Times New Roman"/>
                  <w:sz w:val="20"/>
                </w:rPr>
                <w:delText>Off order book trades</w:delText>
              </w:r>
            </w:del>
          </w:p>
          <w:p w14:paraId="05CCFDCA" w14:textId="77777777" w:rsidR="00CC5B22" w:rsidRPr="0008744A" w:rsidRDefault="00CC5B22" w:rsidP="00CC5B22">
            <w:pPr>
              <w:jc w:val="center"/>
              <w:rPr>
                <w:del w:id="812" w:author="AnnK" w:date="2026-09-25T20:10:00Z" w16du:dateUtc="2026-09-26T00:10:00Z"/>
                <w:rFonts w:eastAsia="Times New Roman"/>
                <w:sz w:val="20"/>
              </w:rPr>
            </w:pPr>
            <w:del w:id="813" w:author="AnnK" w:date="2026-09-25T20:10:00Z" w16du:dateUtc="2026-09-26T00:10:00Z">
              <w:r w:rsidRPr="0008744A">
                <w:rPr>
                  <w:rFonts w:eastAsia="Times New Roman"/>
                  <w:sz w:val="20"/>
                </w:rPr>
                <w:delText>(from one and/or different settlement codes)</w:delText>
              </w:r>
            </w:del>
          </w:p>
        </w:tc>
        <w:tc>
          <w:tcPr>
            <w:tcW w:w="1418" w:type="dxa"/>
            <w:tcBorders>
              <w:top w:val="single" w:sz="12" w:space="0" w:color="auto"/>
              <w:bottom w:val="single" w:sz="12" w:space="0" w:color="auto"/>
            </w:tcBorders>
            <w:vAlign w:val="center"/>
            <w:hideMark/>
          </w:tcPr>
          <w:p w14:paraId="2430EF7F" w14:textId="77777777" w:rsidR="00CC5B22" w:rsidRPr="008678F5" w:rsidRDefault="00CC5B22" w:rsidP="00CC5B22">
            <w:pPr>
              <w:ind w:left="-108" w:right="-108"/>
              <w:jc w:val="center"/>
              <w:rPr>
                <w:del w:id="814" w:author="AnnK" w:date="2026-09-25T20:10:00Z" w16du:dateUtc="2026-09-26T00:10:00Z"/>
                <w:rFonts w:eastAsia="Times New Roman"/>
                <w:b/>
                <w:bCs/>
                <w:sz w:val="22"/>
              </w:rPr>
            </w:pPr>
            <w:del w:id="815" w:author="AnnK" w:date="2026-09-25T20:10:00Z" w16du:dateUtc="2026-09-26T00:10:00Z">
              <w:r w:rsidRPr="008678F5">
                <w:rPr>
                  <w:rFonts w:eastAsia="Times New Roman"/>
                  <w:b/>
                  <w:bCs/>
                  <w:sz w:val="22"/>
                </w:rPr>
                <w:delText>10:00 - 23:50</w:delText>
              </w:r>
            </w:del>
          </w:p>
        </w:tc>
        <w:tc>
          <w:tcPr>
            <w:tcW w:w="1984" w:type="dxa"/>
            <w:tcBorders>
              <w:top w:val="single" w:sz="12" w:space="0" w:color="auto"/>
              <w:bottom w:val="single" w:sz="12" w:space="0" w:color="auto"/>
            </w:tcBorders>
            <w:vAlign w:val="center"/>
          </w:tcPr>
          <w:p w14:paraId="0460AF0F" w14:textId="77777777" w:rsidR="00CC5B22" w:rsidRPr="0008744A" w:rsidRDefault="00CC5B22" w:rsidP="00CC5B22">
            <w:pPr>
              <w:ind w:left="-108" w:right="-108"/>
              <w:jc w:val="center"/>
              <w:rPr>
                <w:del w:id="816" w:author="AnnK" w:date="2026-09-25T20:10:00Z" w16du:dateUtc="2026-09-26T00:10:00Z"/>
                <w:b/>
                <w:sz w:val="22"/>
              </w:rPr>
            </w:pPr>
            <w:del w:id="817" w:author="AnnK" w:date="2026-09-25T20:10:00Z" w16du:dateUtc="2026-09-26T00:10:00Z">
              <w:r w:rsidRPr="0008744A">
                <w:rPr>
                  <w:b/>
                  <w:sz w:val="22"/>
                </w:rPr>
                <w:delText xml:space="preserve">from 19:15 </w:delText>
              </w:r>
              <w:r w:rsidRPr="003D6117">
                <w:rPr>
                  <w:sz w:val="22"/>
                </w:rPr>
                <w:delText>for trades executed until</w:delText>
              </w:r>
              <w:r w:rsidRPr="0008744A">
                <w:rPr>
                  <w:b/>
                  <w:sz w:val="22"/>
                </w:rPr>
                <w:delText xml:space="preserve"> 19:00;</w:delText>
              </w:r>
            </w:del>
          </w:p>
          <w:p w14:paraId="0C2896B6" w14:textId="77777777" w:rsidR="00CC5B22" w:rsidRPr="0008744A" w:rsidRDefault="00CC5B22" w:rsidP="00CC5B22">
            <w:pPr>
              <w:ind w:left="-108" w:right="-108"/>
              <w:jc w:val="center"/>
              <w:rPr>
                <w:del w:id="818" w:author="AnnK" w:date="2026-09-25T20:10:00Z" w16du:dateUtc="2026-09-26T00:10:00Z"/>
                <w:rFonts w:eastAsia="Times New Roman"/>
                <w:b/>
                <w:bCs/>
                <w:sz w:val="22"/>
              </w:rPr>
            </w:pPr>
            <w:del w:id="819" w:author="AnnK" w:date="2026-09-25T20:10:00Z" w16du:dateUtc="2026-09-26T00:10:00Z">
              <w:r w:rsidRPr="0008744A">
                <w:rPr>
                  <w:b/>
                  <w:sz w:val="22"/>
                </w:rPr>
                <w:delText xml:space="preserve">until 9:30 on the next business day, </w:delText>
              </w:r>
              <w:r w:rsidRPr="003D6117">
                <w:rPr>
                  <w:sz w:val="22"/>
                </w:rPr>
                <w:delText>for trades executed from 19:00 until 23:50</w:delText>
              </w:r>
            </w:del>
          </w:p>
        </w:tc>
        <w:tc>
          <w:tcPr>
            <w:tcW w:w="1559" w:type="dxa"/>
            <w:tcBorders>
              <w:top w:val="single" w:sz="12" w:space="0" w:color="auto"/>
              <w:bottom w:val="single" w:sz="12" w:space="0" w:color="auto"/>
            </w:tcBorders>
            <w:shd w:val="clear" w:color="auto" w:fill="D9D9D9"/>
            <w:vAlign w:val="center"/>
            <w:hideMark/>
          </w:tcPr>
          <w:p w14:paraId="0C2A89CE" w14:textId="77777777" w:rsidR="00CC5B22" w:rsidRPr="0008744A" w:rsidRDefault="00CC5B22" w:rsidP="00CC5B22">
            <w:pPr>
              <w:ind w:left="-108" w:right="-108"/>
              <w:jc w:val="center"/>
              <w:rPr>
                <w:del w:id="820" w:author="AnnK" w:date="2026-09-25T20:10:00Z" w16du:dateUtc="2026-09-26T00:10:00Z"/>
                <w:rFonts w:eastAsia="Times New Roman"/>
                <w:b/>
                <w:bCs/>
                <w:sz w:val="22"/>
              </w:rPr>
            </w:pPr>
          </w:p>
        </w:tc>
        <w:tc>
          <w:tcPr>
            <w:tcW w:w="1560" w:type="dxa"/>
            <w:tcBorders>
              <w:top w:val="single" w:sz="12" w:space="0" w:color="auto"/>
              <w:bottom w:val="single" w:sz="12" w:space="0" w:color="auto"/>
            </w:tcBorders>
            <w:shd w:val="clear" w:color="auto" w:fill="D9D9D9"/>
            <w:vAlign w:val="center"/>
          </w:tcPr>
          <w:p w14:paraId="56F55477" w14:textId="77777777" w:rsidR="00CC5B22" w:rsidRPr="0008744A" w:rsidRDefault="00CC5B22" w:rsidP="00CC5B22">
            <w:pPr>
              <w:jc w:val="center"/>
              <w:rPr>
                <w:del w:id="821" w:author="AnnK" w:date="2026-09-25T20:10:00Z" w16du:dateUtc="2026-09-26T00:10:00Z"/>
                <w:rFonts w:eastAsia="Times New Roman"/>
                <w:b/>
                <w:bCs/>
                <w:sz w:val="22"/>
              </w:rPr>
            </w:pPr>
          </w:p>
        </w:tc>
        <w:tc>
          <w:tcPr>
            <w:tcW w:w="1700" w:type="dxa"/>
            <w:tcBorders>
              <w:top w:val="single" w:sz="12" w:space="0" w:color="auto"/>
              <w:bottom w:val="single" w:sz="12" w:space="0" w:color="auto"/>
              <w:right w:val="single" w:sz="6" w:space="0" w:color="auto"/>
            </w:tcBorders>
            <w:vAlign w:val="center"/>
            <w:hideMark/>
          </w:tcPr>
          <w:p w14:paraId="1CB62EA7" w14:textId="77777777" w:rsidR="00CC5B22" w:rsidRPr="008678F5" w:rsidRDefault="00CC5B22" w:rsidP="00CC5B22">
            <w:pPr>
              <w:jc w:val="center"/>
              <w:rPr>
                <w:del w:id="822" w:author="AnnK" w:date="2026-09-25T20:10:00Z" w16du:dateUtc="2026-09-26T00:10:00Z"/>
                <w:rFonts w:eastAsia="Times New Roman"/>
                <w:b/>
                <w:bCs/>
                <w:sz w:val="22"/>
              </w:rPr>
            </w:pPr>
            <w:del w:id="823" w:author="AnnK" w:date="2026-09-25T20:10:00Z" w16du:dateUtc="2026-09-26T00:10:00Z">
              <w:r w:rsidRPr="008678F5">
                <w:rPr>
                  <w:rFonts w:eastAsia="Times New Roman"/>
                  <w:b/>
                  <w:bCs/>
                  <w:sz w:val="22"/>
                </w:rPr>
                <w:delText>18:00, 19:00</w:delText>
              </w:r>
            </w:del>
          </w:p>
        </w:tc>
        <w:tc>
          <w:tcPr>
            <w:tcW w:w="2552" w:type="dxa"/>
            <w:tcBorders>
              <w:top w:val="single" w:sz="12" w:space="0" w:color="auto"/>
              <w:left w:val="single" w:sz="6" w:space="0" w:color="auto"/>
              <w:bottom w:val="single" w:sz="12" w:space="0" w:color="auto"/>
              <w:right w:val="single" w:sz="12" w:space="0" w:color="auto"/>
            </w:tcBorders>
            <w:vAlign w:val="center"/>
          </w:tcPr>
          <w:p w14:paraId="142872D8" w14:textId="7D33FCD5" w:rsidR="00CC5B22" w:rsidRPr="00634A5B" w:rsidRDefault="00634A5B" w:rsidP="00CC5B22">
            <w:pPr>
              <w:jc w:val="center"/>
              <w:rPr>
                <w:del w:id="824" w:author="AnnK" w:date="2026-09-25T20:10:00Z" w16du:dateUtc="2026-09-26T00:10:00Z"/>
                <w:rFonts w:eastAsia="Times New Roman"/>
                <w:b/>
                <w:bCs/>
                <w:sz w:val="22"/>
              </w:rPr>
            </w:pPr>
            <w:del w:id="825" w:author="AnnK" w:date="2026-09-25T20:10:00Z" w16du:dateUtc="2026-09-26T00:10:00Z">
              <w:r w:rsidRPr="00010CD8">
                <w:rPr>
                  <w:rFonts w:eastAsia="Times New Roman"/>
                  <w:b/>
                  <w:bCs/>
                  <w:sz w:val="22"/>
                </w:rPr>
                <w:delText>from 18:15 (from 19:15)</w:delText>
              </w:r>
              <w:r>
                <w:rPr>
                  <w:rFonts w:eastAsia="Times New Roman"/>
                  <w:b/>
                  <w:bCs/>
                  <w:sz w:val="22"/>
                </w:rPr>
                <w:delText xml:space="preserve"> </w:delText>
              </w:r>
              <w:r w:rsidRPr="00010CD8">
                <w:rPr>
                  <w:rFonts w:eastAsia="Times New Roman"/>
                  <w:bCs/>
                  <w:sz w:val="22"/>
                </w:rPr>
                <w:delText>for Early end of trading</w:delText>
              </w:r>
            </w:del>
          </w:p>
        </w:tc>
      </w:tr>
      <w:tr w:rsidR="00CC5B22" w:rsidRPr="008678F5" w14:paraId="0CAE1E30" w14:textId="77777777" w:rsidTr="004B42E6">
        <w:trPr>
          <w:trHeight w:val="57"/>
          <w:del w:id="826" w:author="AnnK" w:date="2026-09-25T20:10:00Z" w16du:dateUtc="2026-09-26T00:10:00Z"/>
        </w:trPr>
        <w:tc>
          <w:tcPr>
            <w:tcW w:w="1999" w:type="dxa"/>
            <w:tcBorders>
              <w:top w:val="single" w:sz="12" w:space="0" w:color="auto"/>
              <w:left w:val="single" w:sz="12" w:space="0" w:color="auto"/>
              <w:bottom w:val="single" w:sz="12" w:space="0" w:color="auto"/>
            </w:tcBorders>
            <w:vAlign w:val="center"/>
          </w:tcPr>
          <w:p w14:paraId="6AE1CEFC" w14:textId="77777777" w:rsidR="00CC5B22" w:rsidRPr="00D9014F" w:rsidRDefault="00CC5B22" w:rsidP="00CC5B22">
            <w:pPr>
              <w:rPr>
                <w:del w:id="827" w:author="AnnK" w:date="2026-09-25T20:10:00Z" w16du:dateUtc="2026-09-26T00:10:00Z"/>
                <w:b/>
                <w:bCs/>
                <w:sz w:val="22"/>
              </w:rPr>
            </w:pPr>
            <w:del w:id="828" w:author="AnnK" w:date="2026-09-25T20:10:00Z" w16du:dateUtc="2026-09-26T00:10:00Z">
              <w:r>
                <w:rPr>
                  <w:b/>
                  <w:bCs/>
                  <w:sz w:val="22"/>
                </w:rPr>
                <w:delText>USDRUB_DIS</w:delText>
              </w:r>
            </w:del>
          </w:p>
        </w:tc>
        <w:tc>
          <w:tcPr>
            <w:tcW w:w="2693" w:type="dxa"/>
            <w:tcBorders>
              <w:top w:val="single" w:sz="12" w:space="0" w:color="auto"/>
              <w:bottom w:val="single" w:sz="12" w:space="0" w:color="auto"/>
            </w:tcBorders>
            <w:vAlign w:val="center"/>
          </w:tcPr>
          <w:p w14:paraId="73CE9BB2" w14:textId="77777777" w:rsidR="00CC5B22" w:rsidRPr="00D1524E" w:rsidRDefault="00CC5B22" w:rsidP="00CC5B22">
            <w:pPr>
              <w:jc w:val="center"/>
              <w:rPr>
                <w:del w:id="829" w:author="AnnK" w:date="2026-09-25T20:10:00Z" w16du:dateUtc="2026-09-26T00:10:00Z"/>
                <w:sz w:val="20"/>
              </w:rPr>
            </w:pPr>
            <w:del w:id="830" w:author="AnnK" w:date="2026-09-25T20:10:00Z" w16du:dateUtc="2026-09-26T00:10:00Z">
              <w:r>
                <w:rPr>
                  <w:sz w:val="20"/>
                </w:rPr>
                <w:delText>Discrete auction</w:delText>
              </w:r>
            </w:del>
          </w:p>
        </w:tc>
        <w:tc>
          <w:tcPr>
            <w:tcW w:w="1418" w:type="dxa"/>
            <w:tcBorders>
              <w:top w:val="single" w:sz="12" w:space="0" w:color="auto"/>
              <w:bottom w:val="single" w:sz="12" w:space="0" w:color="auto"/>
            </w:tcBorders>
            <w:vAlign w:val="center"/>
          </w:tcPr>
          <w:p w14:paraId="5837E922" w14:textId="77777777" w:rsidR="00CC5B22" w:rsidRPr="00C13E76" w:rsidRDefault="00CC5B22" w:rsidP="00CC5B22">
            <w:pPr>
              <w:ind w:left="-108" w:right="-108"/>
              <w:jc w:val="center"/>
              <w:rPr>
                <w:del w:id="831" w:author="AnnK" w:date="2026-09-25T20:10:00Z" w16du:dateUtc="2026-09-26T00:10:00Z"/>
                <w:b/>
                <w:bCs/>
                <w:sz w:val="22"/>
              </w:rPr>
            </w:pPr>
            <w:del w:id="832" w:author="AnnK" w:date="2026-09-25T20:10:00Z" w16du:dateUtc="2026-09-26T00:10:00Z">
              <w:r w:rsidRPr="00C13E76">
                <w:rPr>
                  <w:b/>
                  <w:bCs/>
                  <w:sz w:val="22"/>
                </w:rPr>
                <w:delText xml:space="preserve">10:00 – 19:00 </w:delText>
              </w:r>
              <w:r w:rsidRPr="00634A5B">
                <w:rPr>
                  <w:bCs/>
                  <w:sz w:val="22"/>
                </w:rPr>
                <w:delText xml:space="preserve">(start of discrete auction – </w:delText>
              </w:r>
              <w:r>
                <w:rPr>
                  <w:b/>
                  <w:bCs/>
                  <w:sz w:val="22"/>
                </w:rPr>
                <w:delText>not later than</w:delText>
              </w:r>
              <w:r w:rsidRPr="00C13E76">
                <w:rPr>
                  <w:b/>
                  <w:bCs/>
                  <w:sz w:val="22"/>
                </w:rPr>
                <w:delText xml:space="preserve"> 18:45</w:delText>
              </w:r>
              <w:r w:rsidRPr="00634A5B">
                <w:rPr>
                  <w:bCs/>
                  <w:sz w:val="22"/>
                </w:rPr>
                <w:delText>)</w:delText>
              </w:r>
            </w:del>
          </w:p>
        </w:tc>
        <w:tc>
          <w:tcPr>
            <w:tcW w:w="1984" w:type="dxa"/>
            <w:tcBorders>
              <w:top w:val="single" w:sz="12" w:space="0" w:color="auto"/>
              <w:bottom w:val="single" w:sz="12" w:space="0" w:color="auto"/>
            </w:tcBorders>
            <w:vAlign w:val="center"/>
          </w:tcPr>
          <w:p w14:paraId="73F7A5B9" w14:textId="77777777" w:rsidR="00CC5B22" w:rsidRPr="00FF017C" w:rsidRDefault="00CC5B22" w:rsidP="00CC5B22">
            <w:pPr>
              <w:ind w:left="-108" w:right="-108"/>
              <w:jc w:val="center"/>
              <w:rPr>
                <w:del w:id="833" w:author="AnnK" w:date="2026-09-25T20:10:00Z" w16du:dateUtc="2026-09-26T00:10:00Z"/>
                <w:b/>
                <w:sz w:val="22"/>
              </w:rPr>
            </w:pPr>
            <w:del w:id="834" w:author="AnnK" w:date="2026-09-25T20:10:00Z" w16du:dateUtc="2026-09-26T00:10:00Z">
              <w:r>
                <w:rPr>
                  <w:b/>
                  <w:sz w:val="22"/>
                </w:rPr>
                <w:delText>from 19:15</w:delText>
              </w:r>
            </w:del>
          </w:p>
        </w:tc>
        <w:tc>
          <w:tcPr>
            <w:tcW w:w="1559" w:type="dxa"/>
            <w:tcBorders>
              <w:top w:val="single" w:sz="12" w:space="0" w:color="auto"/>
              <w:bottom w:val="single" w:sz="12" w:space="0" w:color="auto"/>
            </w:tcBorders>
            <w:shd w:val="clear" w:color="auto" w:fill="D9D9D9"/>
            <w:vAlign w:val="center"/>
          </w:tcPr>
          <w:p w14:paraId="7E9DAB61" w14:textId="77777777" w:rsidR="00CC5B22" w:rsidRPr="00B5324B" w:rsidRDefault="00CC5B22" w:rsidP="00CC5B22">
            <w:pPr>
              <w:ind w:left="-108" w:right="-108"/>
              <w:jc w:val="center"/>
              <w:rPr>
                <w:del w:id="835" w:author="AnnK" w:date="2026-09-25T20:10:00Z" w16du:dateUtc="2026-09-26T00:10:00Z"/>
                <w:b/>
                <w:bCs/>
                <w:sz w:val="22"/>
              </w:rPr>
            </w:pPr>
          </w:p>
        </w:tc>
        <w:tc>
          <w:tcPr>
            <w:tcW w:w="1560" w:type="dxa"/>
            <w:tcBorders>
              <w:top w:val="single" w:sz="12" w:space="0" w:color="auto"/>
              <w:bottom w:val="single" w:sz="12" w:space="0" w:color="auto"/>
            </w:tcBorders>
            <w:shd w:val="clear" w:color="auto" w:fill="D9D9D9"/>
            <w:vAlign w:val="center"/>
          </w:tcPr>
          <w:p w14:paraId="01C4AE24" w14:textId="77777777" w:rsidR="00CC5B22" w:rsidRPr="00B5324B" w:rsidRDefault="00CC5B22" w:rsidP="00CC5B22">
            <w:pPr>
              <w:jc w:val="center"/>
              <w:rPr>
                <w:del w:id="836" w:author="AnnK" w:date="2026-09-25T20:10:00Z" w16du:dateUtc="2026-09-26T00:10:00Z"/>
                <w:b/>
                <w:bCs/>
                <w:sz w:val="22"/>
              </w:rPr>
            </w:pPr>
          </w:p>
        </w:tc>
        <w:tc>
          <w:tcPr>
            <w:tcW w:w="1700" w:type="dxa"/>
            <w:tcBorders>
              <w:top w:val="single" w:sz="12" w:space="0" w:color="auto"/>
              <w:bottom w:val="single" w:sz="12" w:space="0" w:color="auto"/>
              <w:right w:val="single" w:sz="6" w:space="0" w:color="auto"/>
            </w:tcBorders>
            <w:shd w:val="clear" w:color="auto" w:fill="D9D9D9" w:themeFill="background1" w:themeFillShade="D9"/>
            <w:vAlign w:val="center"/>
          </w:tcPr>
          <w:p w14:paraId="71593EF7" w14:textId="77777777" w:rsidR="00CC5B22" w:rsidRPr="00B5324B" w:rsidRDefault="00CC5B22" w:rsidP="00CC5B22">
            <w:pPr>
              <w:jc w:val="center"/>
              <w:rPr>
                <w:del w:id="837" w:author="AnnK" w:date="2026-09-25T20:10:00Z" w16du:dateUtc="2026-09-26T00:10:00Z"/>
                <w:b/>
                <w:bCs/>
                <w:sz w:val="22"/>
              </w:rPr>
            </w:pPr>
          </w:p>
        </w:tc>
        <w:tc>
          <w:tcPr>
            <w:tcW w:w="2552" w:type="dxa"/>
            <w:tcBorders>
              <w:top w:val="single" w:sz="12" w:space="0" w:color="auto"/>
              <w:left w:val="single" w:sz="6" w:space="0" w:color="auto"/>
              <w:bottom w:val="single" w:sz="12" w:space="0" w:color="auto"/>
              <w:right w:val="single" w:sz="12" w:space="0" w:color="auto"/>
            </w:tcBorders>
            <w:shd w:val="clear" w:color="auto" w:fill="D9D9D9" w:themeFill="background1" w:themeFillShade="D9"/>
            <w:vAlign w:val="center"/>
          </w:tcPr>
          <w:p w14:paraId="07D18A2A" w14:textId="77777777" w:rsidR="00CC5B22" w:rsidRPr="00B5324B" w:rsidRDefault="00CC5B22" w:rsidP="00CC5B22">
            <w:pPr>
              <w:jc w:val="center"/>
              <w:rPr>
                <w:del w:id="838" w:author="AnnK" w:date="2026-09-25T20:10:00Z" w16du:dateUtc="2026-09-26T00:10:00Z"/>
                <w:b/>
                <w:bCs/>
                <w:sz w:val="22"/>
              </w:rPr>
            </w:pPr>
          </w:p>
        </w:tc>
      </w:tr>
      <w:tr w:rsidR="00CC5B22" w:rsidRPr="00A9788B" w14:paraId="258B3E67" w14:textId="77777777" w:rsidTr="006445A1">
        <w:trPr>
          <w:trHeight w:val="1197"/>
          <w:del w:id="839" w:author="AnnK" w:date="2026-09-25T20:10:00Z" w16du:dateUtc="2026-09-26T00:10:00Z"/>
        </w:trPr>
        <w:tc>
          <w:tcPr>
            <w:tcW w:w="1999" w:type="dxa"/>
            <w:tcBorders>
              <w:top w:val="single" w:sz="12" w:space="0" w:color="auto"/>
              <w:left w:val="single" w:sz="12" w:space="0" w:color="auto"/>
              <w:bottom w:val="single" w:sz="12" w:space="0" w:color="auto"/>
            </w:tcBorders>
            <w:vAlign w:val="center"/>
          </w:tcPr>
          <w:p w14:paraId="0EC8E25E" w14:textId="77777777" w:rsidR="00CC5B22" w:rsidRDefault="00CC5B22" w:rsidP="00CC5B22">
            <w:pPr>
              <w:rPr>
                <w:del w:id="840" w:author="AnnK" w:date="2026-09-25T20:10:00Z" w16du:dateUtc="2026-09-26T00:10:00Z"/>
                <w:b/>
                <w:bCs/>
                <w:sz w:val="22"/>
              </w:rPr>
            </w:pPr>
            <w:del w:id="841" w:author="AnnK" w:date="2026-09-25T20:10:00Z" w16du:dateUtc="2026-09-26T00:10:00Z">
              <w:r w:rsidRPr="00A9788B">
                <w:rPr>
                  <w:b/>
                  <w:bCs/>
                  <w:sz w:val="22"/>
                </w:rPr>
                <w:delText>USDRUB_FIX0, EURRUB_FIX0.</w:delText>
              </w:r>
            </w:del>
          </w:p>
        </w:tc>
        <w:tc>
          <w:tcPr>
            <w:tcW w:w="2693" w:type="dxa"/>
            <w:tcBorders>
              <w:top w:val="single" w:sz="12" w:space="0" w:color="auto"/>
              <w:bottom w:val="single" w:sz="12" w:space="0" w:color="auto"/>
            </w:tcBorders>
            <w:vAlign w:val="center"/>
          </w:tcPr>
          <w:p w14:paraId="4BA0FC33" w14:textId="77777777" w:rsidR="00CC5B22" w:rsidRPr="00A9788B" w:rsidRDefault="00CC5B22" w:rsidP="00CC5B22">
            <w:pPr>
              <w:jc w:val="center"/>
              <w:rPr>
                <w:del w:id="842" w:author="AnnK" w:date="2026-09-25T20:10:00Z" w16du:dateUtc="2026-09-26T00:10:00Z"/>
                <w:sz w:val="20"/>
              </w:rPr>
            </w:pPr>
            <w:del w:id="843" w:author="AnnK" w:date="2026-09-25T20:10:00Z" w16du:dateUtc="2026-09-26T00:10:00Z">
              <w:r w:rsidRPr="00A9788B">
                <w:rPr>
                  <w:sz w:val="20"/>
                </w:rPr>
                <w:delText xml:space="preserve">Main </w:delText>
              </w:r>
            </w:del>
          </w:p>
          <w:p w14:paraId="79F81860" w14:textId="77777777" w:rsidR="00CC5B22" w:rsidRPr="00A9788B" w:rsidRDefault="00CC5B22" w:rsidP="00CC5B22">
            <w:pPr>
              <w:jc w:val="center"/>
              <w:rPr>
                <w:del w:id="844" w:author="AnnK" w:date="2026-09-25T20:10:00Z" w16du:dateUtc="2026-09-26T00:10:00Z"/>
                <w:sz w:val="20"/>
              </w:rPr>
            </w:pPr>
            <w:del w:id="845" w:author="AnnK" w:date="2026-09-25T20:10:00Z" w16du:dateUtc="2026-09-26T00:10:00Z">
              <w:r w:rsidRPr="00A9788B">
                <w:rPr>
                  <w:sz w:val="20"/>
                </w:rPr>
                <w:delText xml:space="preserve">(order book trades) / </w:delText>
              </w:r>
            </w:del>
          </w:p>
          <w:p w14:paraId="3DCC11A3" w14:textId="77777777" w:rsidR="00CC5B22" w:rsidRPr="00A9788B" w:rsidRDefault="00CC5B22" w:rsidP="00CC5B22">
            <w:pPr>
              <w:jc w:val="center"/>
              <w:rPr>
                <w:del w:id="846" w:author="AnnK" w:date="2026-09-25T20:10:00Z" w16du:dateUtc="2026-09-26T00:10:00Z"/>
                <w:sz w:val="20"/>
              </w:rPr>
            </w:pPr>
            <w:del w:id="847" w:author="AnnK" w:date="2026-09-25T20:10:00Z" w16du:dateUtc="2026-09-26T00:10:00Z">
              <w:r w:rsidRPr="00A9788B">
                <w:rPr>
                  <w:sz w:val="20"/>
                </w:rPr>
                <w:delText xml:space="preserve">Off order book trades </w:delText>
              </w:r>
            </w:del>
          </w:p>
          <w:p w14:paraId="58CD704E" w14:textId="77777777" w:rsidR="00CC5B22" w:rsidRDefault="00CC5B22" w:rsidP="00CC5B22">
            <w:pPr>
              <w:jc w:val="center"/>
              <w:rPr>
                <w:del w:id="848" w:author="AnnK" w:date="2026-09-25T20:10:00Z" w16du:dateUtc="2026-09-26T00:10:00Z"/>
                <w:sz w:val="20"/>
              </w:rPr>
            </w:pPr>
            <w:del w:id="849" w:author="AnnK" w:date="2026-09-25T20:10:00Z" w16du:dateUtc="2026-09-26T00:10:00Z">
              <w:r w:rsidRPr="00A9788B">
                <w:rPr>
                  <w:sz w:val="20"/>
                </w:rPr>
                <w:delText>(from one and/or different settlement codes)</w:delText>
              </w:r>
            </w:del>
          </w:p>
        </w:tc>
        <w:tc>
          <w:tcPr>
            <w:tcW w:w="1418" w:type="dxa"/>
            <w:tcBorders>
              <w:top w:val="single" w:sz="12" w:space="0" w:color="auto"/>
              <w:bottom w:val="single" w:sz="12" w:space="0" w:color="auto"/>
            </w:tcBorders>
            <w:vAlign w:val="center"/>
          </w:tcPr>
          <w:p w14:paraId="5C5A5539" w14:textId="77777777" w:rsidR="00CC5B22" w:rsidRPr="00C13E76" w:rsidRDefault="00CC5B22" w:rsidP="00CC5B22">
            <w:pPr>
              <w:ind w:left="-108" w:right="-108"/>
              <w:jc w:val="center"/>
              <w:rPr>
                <w:del w:id="850" w:author="AnnK" w:date="2026-09-25T20:10:00Z" w16du:dateUtc="2026-09-26T00:10:00Z"/>
                <w:b/>
                <w:bCs/>
                <w:sz w:val="22"/>
              </w:rPr>
            </w:pPr>
            <w:del w:id="851" w:author="AnnK" w:date="2026-09-25T20:10:00Z" w16du:dateUtc="2026-09-26T00:10:00Z">
              <w:r>
                <w:rPr>
                  <w:b/>
                  <w:bCs/>
                  <w:sz w:val="22"/>
                </w:rPr>
                <w:delText>10:00 – 12:15</w:delText>
              </w:r>
            </w:del>
          </w:p>
        </w:tc>
        <w:tc>
          <w:tcPr>
            <w:tcW w:w="1984" w:type="dxa"/>
            <w:tcBorders>
              <w:top w:val="single" w:sz="12" w:space="0" w:color="auto"/>
              <w:bottom w:val="single" w:sz="12" w:space="0" w:color="auto"/>
            </w:tcBorders>
            <w:vAlign w:val="center"/>
          </w:tcPr>
          <w:p w14:paraId="10845356" w14:textId="77777777" w:rsidR="00CC5B22" w:rsidRDefault="00CC5B22" w:rsidP="00CC5B22">
            <w:pPr>
              <w:ind w:left="-108" w:right="-108"/>
              <w:jc w:val="center"/>
              <w:rPr>
                <w:del w:id="852" w:author="AnnK" w:date="2026-09-25T20:10:00Z" w16du:dateUtc="2026-09-26T00:10:00Z"/>
                <w:b/>
                <w:sz w:val="22"/>
              </w:rPr>
            </w:pPr>
            <w:del w:id="853" w:author="AnnK" w:date="2026-09-25T20:10:00Z" w16du:dateUtc="2026-09-26T00:10:00Z">
              <w:r>
                <w:rPr>
                  <w:b/>
                  <w:sz w:val="22"/>
                </w:rPr>
                <w:delText>from 19:15</w:delText>
              </w:r>
            </w:del>
          </w:p>
        </w:tc>
        <w:tc>
          <w:tcPr>
            <w:tcW w:w="1559" w:type="dxa"/>
            <w:tcBorders>
              <w:top w:val="single" w:sz="12" w:space="0" w:color="auto"/>
              <w:bottom w:val="single" w:sz="12" w:space="0" w:color="auto"/>
            </w:tcBorders>
            <w:shd w:val="clear" w:color="auto" w:fill="D9D9D9"/>
            <w:vAlign w:val="center"/>
          </w:tcPr>
          <w:p w14:paraId="3F7DC5BC" w14:textId="77777777" w:rsidR="00CC5B22" w:rsidRPr="006445A1" w:rsidRDefault="00CC5B22" w:rsidP="00CC5B22">
            <w:pPr>
              <w:ind w:left="-108" w:right="-108"/>
              <w:jc w:val="center"/>
              <w:rPr>
                <w:del w:id="854" w:author="AnnK" w:date="2026-09-25T20:10:00Z" w16du:dateUtc="2026-09-26T00:10:00Z"/>
                <w:b/>
                <w:bCs/>
                <w:sz w:val="22"/>
              </w:rPr>
            </w:pPr>
          </w:p>
        </w:tc>
        <w:tc>
          <w:tcPr>
            <w:tcW w:w="1560" w:type="dxa"/>
            <w:tcBorders>
              <w:top w:val="single" w:sz="12" w:space="0" w:color="auto"/>
              <w:bottom w:val="single" w:sz="12" w:space="0" w:color="auto"/>
            </w:tcBorders>
            <w:shd w:val="clear" w:color="auto" w:fill="D9D9D9"/>
            <w:vAlign w:val="center"/>
          </w:tcPr>
          <w:p w14:paraId="57179FAD" w14:textId="77777777" w:rsidR="00CC5B22" w:rsidRPr="006445A1" w:rsidRDefault="00CC5B22" w:rsidP="00CC5B22">
            <w:pPr>
              <w:jc w:val="center"/>
              <w:rPr>
                <w:del w:id="855" w:author="AnnK" w:date="2026-09-25T20:10:00Z" w16du:dateUtc="2026-09-26T00:10:00Z"/>
                <w:b/>
                <w:bCs/>
                <w:sz w:val="22"/>
              </w:rPr>
            </w:pPr>
          </w:p>
        </w:tc>
        <w:tc>
          <w:tcPr>
            <w:tcW w:w="1700" w:type="dxa"/>
            <w:tcBorders>
              <w:top w:val="single" w:sz="12" w:space="0" w:color="auto"/>
              <w:bottom w:val="single" w:sz="12" w:space="0" w:color="auto"/>
              <w:right w:val="single" w:sz="6" w:space="0" w:color="auto"/>
            </w:tcBorders>
            <w:shd w:val="clear" w:color="auto" w:fill="D9D9D9" w:themeFill="background1" w:themeFillShade="D9"/>
            <w:vAlign w:val="center"/>
          </w:tcPr>
          <w:p w14:paraId="40559CA5" w14:textId="77777777" w:rsidR="00CC5B22" w:rsidRPr="006445A1" w:rsidRDefault="00CC5B22" w:rsidP="00CC5B22">
            <w:pPr>
              <w:jc w:val="center"/>
              <w:rPr>
                <w:del w:id="856" w:author="AnnK" w:date="2026-09-25T20:10:00Z" w16du:dateUtc="2026-09-26T00:10:00Z"/>
                <w:b/>
                <w:bCs/>
                <w:sz w:val="22"/>
              </w:rPr>
            </w:pPr>
          </w:p>
        </w:tc>
        <w:tc>
          <w:tcPr>
            <w:tcW w:w="2552" w:type="dxa"/>
            <w:tcBorders>
              <w:top w:val="single" w:sz="12" w:space="0" w:color="auto"/>
              <w:left w:val="single" w:sz="6" w:space="0" w:color="auto"/>
              <w:bottom w:val="single" w:sz="12" w:space="0" w:color="auto"/>
              <w:right w:val="single" w:sz="12" w:space="0" w:color="auto"/>
            </w:tcBorders>
            <w:shd w:val="clear" w:color="auto" w:fill="D9D9D9" w:themeFill="background1" w:themeFillShade="D9"/>
            <w:vAlign w:val="center"/>
          </w:tcPr>
          <w:p w14:paraId="2F6735E4" w14:textId="77777777" w:rsidR="00CC5B22" w:rsidRPr="006445A1" w:rsidRDefault="00CC5B22" w:rsidP="00CC5B22">
            <w:pPr>
              <w:jc w:val="center"/>
              <w:rPr>
                <w:del w:id="857" w:author="AnnK" w:date="2026-09-25T20:10:00Z" w16du:dateUtc="2026-09-26T00:10:00Z"/>
                <w:b/>
                <w:bCs/>
                <w:sz w:val="22"/>
              </w:rPr>
            </w:pPr>
          </w:p>
        </w:tc>
      </w:tr>
    </w:tbl>
    <w:p w14:paraId="69E5AF56" w14:textId="77777777" w:rsidR="00181760" w:rsidRDefault="00181760" w:rsidP="00471211">
      <w:pPr>
        <w:pStyle w:val="Title3"/>
        <w:numPr>
          <w:ilvl w:val="0"/>
          <w:numId w:val="0"/>
        </w:numPr>
        <w:rPr>
          <w:del w:id="858" w:author="AnnK" w:date="2026-09-25T20:10:00Z" w16du:dateUtc="2026-09-26T00:10:00Z"/>
          <w:bCs/>
        </w:rPr>
      </w:pPr>
    </w:p>
    <w:p w14:paraId="2B845FBE" w14:textId="77777777" w:rsidR="00D76898" w:rsidRPr="006445A1" w:rsidRDefault="00D76898" w:rsidP="00720D7F">
      <w:pPr>
        <w:tabs>
          <w:tab w:val="num" w:pos="720"/>
        </w:tabs>
        <w:spacing w:after="120"/>
        <w:rPr>
          <w:del w:id="859" w:author="AnnK" w:date="2026-09-25T20:10:00Z" w16du:dateUtc="2026-09-26T00:10:00Z"/>
          <w:lang w:bidi="en-US"/>
        </w:rPr>
      </w:pPr>
      <w:del w:id="860" w:author="AnnK" w:date="2026-09-25T20:10:00Z" w16du:dateUtc="2026-09-26T00:10:00Z">
        <w:r w:rsidRPr="006445A1">
          <w:rPr>
            <w:lang w:bidi="en-US"/>
          </w:rPr>
          <w:delText xml:space="preserve">According to the Moscow Exchange Trading Rules for the FX and Precious Metals Markets, the following reporting documents </w:delText>
        </w:r>
        <w:r w:rsidR="00EB0C5E" w:rsidRPr="006445A1">
          <w:rPr>
            <w:lang w:bidi="en-US"/>
          </w:rPr>
          <w:delText xml:space="preserve">are delivered at the request of a trading member until 9:30 am MSK on the </w:delText>
        </w:r>
        <w:r w:rsidR="004463A6" w:rsidRPr="006445A1">
          <w:rPr>
            <w:lang w:bidi="en-US"/>
          </w:rPr>
          <w:delText xml:space="preserve">next </w:delText>
        </w:r>
        <w:r w:rsidR="00EB0C5E" w:rsidRPr="006445A1">
          <w:rPr>
            <w:lang w:bidi="en-US"/>
          </w:rPr>
          <w:delText xml:space="preserve">business day </w:delText>
        </w:r>
        <w:r w:rsidR="004463A6" w:rsidRPr="006445A1">
          <w:rPr>
            <w:lang w:bidi="en-US"/>
          </w:rPr>
          <w:delText>after order were submitted/trades were executed:</w:delText>
        </w:r>
      </w:del>
    </w:p>
    <w:p w14:paraId="1059CC46" w14:textId="77777777" w:rsidR="004463A6" w:rsidRPr="006445A1" w:rsidRDefault="00A2109D" w:rsidP="00B71655">
      <w:pPr>
        <w:pStyle w:val="ListParagraph"/>
        <w:numPr>
          <w:ilvl w:val="0"/>
          <w:numId w:val="8"/>
        </w:numPr>
        <w:spacing w:after="120"/>
        <w:rPr>
          <w:del w:id="861" w:author="AnnK" w:date="2026-09-25T20:10:00Z" w16du:dateUtc="2026-09-26T00:10:00Z"/>
          <w:lang w:bidi="en-US"/>
        </w:rPr>
      </w:pPr>
      <w:del w:id="862" w:author="AnnK" w:date="2026-09-25T20:10:00Z" w16du:dateUtc="2026-09-26T00:10:00Z">
        <w:r w:rsidRPr="006445A1">
          <w:rPr>
            <w:lang w:bidi="en-US"/>
          </w:rPr>
          <w:delText>An extract from the transaction register;</w:delText>
        </w:r>
      </w:del>
    </w:p>
    <w:p w14:paraId="5FFE6182" w14:textId="77777777" w:rsidR="00A2109D" w:rsidRPr="006445A1" w:rsidRDefault="00A2109D" w:rsidP="00B71655">
      <w:pPr>
        <w:pStyle w:val="ListParagraph"/>
        <w:numPr>
          <w:ilvl w:val="0"/>
          <w:numId w:val="8"/>
        </w:numPr>
        <w:spacing w:after="120"/>
        <w:rPr>
          <w:del w:id="863" w:author="AnnK" w:date="2026-09-25T20:10:00Z" w16du:dateUtc="2026-09-26T00:10:00Z"/>
          <w:lang w:bidi="en-US"/>
        </w:rPr>
      </w:pPr>
      <w:del w:id="864" w:author="AnnK" w:date="2026-09-25T20:10:00Z" w16du:dateUtc="2026-09-26T00:10:00Z">
        <w:r w:rsidRPr="006445A1">
          <w:rPr>
            <w:lang w:bidi="en-US"/>
          </w:rPr>
          <w:delText xml:space="preserve">An extract from the order register; and </w:delText>
        </w:r>
      </w:del>
    </w:p>
    <w:p w14:paraId="3CEFAE64" w14:textId="77777777" w:rsidR="00A2109D" w:rsidRPr="006445A1" w:rsidRDefault="00A2109D" w:rsidP="00B71655">
      <w:pPr>
        <w:pStyle w:val="ListParagraph"/>
        <w:numPr>
          <w:ilvl w:val="0"/>
          <w:numId w:val="8"/>
        </w:numPr>
        <w:spacing w:after="120"/>
        <w:rPr>
          <w:del w:id="865" w:author="AnnK" w:date="2026-09-25T20:10:00Z" w16du:dateUtc="2026-09-26T00:10:00Z"/>
          <w:lang w:bidi="en-US"/>
        </w:rPr>
      </w:pPr>
      <w:del w:id="866" w:author="AnnK" w:date="2026-09-25T20:10:00Z" w16du:dateUtc="2026-09-26T00:10:00Z">
        <w:r w:rsidRPr="006445A1">
          <w:rPr>
            <w:lang w:bidi="en-US"/>
          </w:rPr>
          <w:delText>An extracts from the trade register (</w:delText>
        </w:r>
        <w:r w:rsidR="000B5418" w:rsidRPr="006445A1">
          <w:rPr>
            <w:lang w:bidi="en-US"/>
          </w:rPr>
          <w:delText>analytical records).</w:delText>
        </w:r>
      </w:del>
    </w:p>
    <w:p w14:paraId="5201F6F6" w14:textId="77777777" w:rsidR="004463A6" w:rsidRPr="006445A1" w:rsidRDefault="004463A6" w:rsidP="00720D7F">
      <w:pPr>
        <w:tabs>
          <w:tab w:val="num" w:pos="720"/>
        </w:tabs>
        <w:spacing w:after="120"/>
        <w:rPr>
          <w:del w:id="867" w:author="AnnK" w:date="2026-09-25T20:10:00Z" w16du:dateUtc="2026-09-26T00:10:00Z"/>
          <w:lang w:bidi="en-US"/>
        </w:rPr>
      </w:pPr>
    </w:p>
    <w:p w14:paraId="3FA9CA94" w14:textId="77777777" w:rsidR="006B22A4" w:rsidRPr="00DE5E37" w:rsidRDefault="006B22A4" w:rsidP="006671C0">
      <w:pPr>
        <w:spacing w:line="240" w:lineRule="auto"/>
        <w:pPrChange w:id="868" w:author="AnnK" w:date="2026-09-25T20:10:00Z" w16du:dateUtc="2026-09-26T00:10:00Z">
          <w:pPr>
            <w:pStyle w:val="Title3"/>
            <w:numPr>
              <w:ilvl w:val="0"/>
              <w:numId w:val="0"/>
            </w:numPr>
            <w:tabs>
              <w:tab w:val="clear" w:pos="1418"/>
            </w:tabs>
            <w:ind w:left="0" w:firstLine="0"/>
          </w:pPr>
        </w:pPrChange>
      </w:pPr>
    </w:p>
    <w:sectPr w:rsidR="006B22A4" w:rsidRPr="00DE5E37" w:rsidSect="00657440">
      <w:headerReference w:type="default" r:id="rId8"/>
      <w:footerReference w:type="default" r:id="rId9"/>
      <w:pgSz w:w="12240" w:h="15840" w:orient="portrait"/>
      <w:pgMar w:top="720" w:right="720" w:bottom="720" w:left="720" w:header="720" w:footer="720" w:gutter="0"/>
      <w:cols w:space="720"/>
      <w:docGrid w:linePitch="360"/>
      <w:sectPrChange w:id="874" w:author="AnnK" w:date="2026-09-25T20:10:00Z" w16du:dateUtc="2026-09-26T00:10:00Z">
        <w:sectPr w:rsidR="006B22A4" w:rsidRPr="00DE5E37" w:rsidSect="00657440">
          <w:pgSz w:w="16838" w:h="11906" w:orient="landscape"/>
          <w:pgMar w:top="426" w:right="709" w:bottom="1134" w:left="709" w:header="709" w:footer="709" w:gutter="0"/>
          <w:cols w:space="708"/>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4CEEB8" w14:textId="77777777" w:rsidR="00B71655" w:rsidRDefault="00B71655" w:rsidP="00657440">
      <w:pPr>
        <w:spacing w:after="0" w:line="240" w:lineRule="auto"/>
        <w:pPrChange w:id="6" w:author="AnnK" w:date="2026-09-25T20:10:00Z" w16du:dateUtc="2026-09-26T00:10:00Z">
          <w:pPr/>
        </w:pPrChange>
      </w:pPr>
      <w:r>
        <w:separator/>
      </w:r>
    </w:p>
  </w:endnote>
  <w:endnote w:type="continuationSeparator" w:id="0">
    <w:p w14:paraId="0A455F5B" w14:textId="77777777" w:rsidR="00B71655" w:rsidRDefault="00B71655" w:rsidP="00657440">
      <w:pPr>
        <w:spacing w:after="0" w:line="240" w:lineRule="auto"/>
        <w:pPrChange w:id="7" w:author="AnnK" w:date="2026-09-25T20:10:00Z" w16du:dateUtc="2026-09-26T00:10: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CYR">
    <w:panose1 w:val="020B0604020202020204"/>
    <w:charset w:val="CC"/>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AEE4AF" w14:textId="77777777" w:rsidR="00341229" w:rsidRDefault="00B219F6">
    <w:pPr>
      <w:pStyle w:val="Footer"/>
      <w:pBdr>
        <w:top w:val="single" w:sz="4" w:space="1" w:color="D9D9D9" w:themeColor="background1" w:themeShade="D9"/>
      </w:pBdr>
      <w:jc w:val="right"/>
      <w:rPr>
        <w:ins w:id="869" w:author="AnnK" w:date="2026-09-25T20:10:00Z" w16du:dateUtc="2026-09-26T00:10:00Z"/>
      </w:rPr>
    </w:pPr>
    <w:r>
      <w:fldChar w:fldCharType="begin"/>
    </w:r>
    <w:r>
      <w:instrText>PAGE   \* MERGEFORMAT</w:instrText>
    </w:r>
    <w:r>
      <w:fldChar w:fldCharType="separate"/>
    </w:r>
    <w:r w:rsidR="00EA7729">
      <w:rPr>
        <w:noProof/>
      </w:rPr>
      <w:t>2</w:t>
    </w:r>
    <w:r>
      <w:rPr>
        <w:noProof/>
      </w:rPr>
      <w:fldChar w:fldCharType="end"/>
    </w:r>
    <w:ins w:id="870" w:author="AnnK" w:date="2026-09-25T20:10:00Z" w16du:dateUtc="2026-09-26T00:10:00Z">
      <w:r w:rsidR="00341229">
        <w:t xml:space="preserve"> | </w:t>
      </w:r>
      <w:r w:rsidR="00341229">
        <w:rPr>
          <w:color w:val="7F7F7F" w:themeColor="background1" w:themeShade="7F"/>
          <w:spacing w:val="60"/>
        </w:rPr>
        <w:t>Page</w:t>
      </w:r>
    </w:ins>
  </w:p>
  <w:p w14:paraId="3A87F98C" w14:textId="77777777" w:rsidR="00341229" w:rsidRDefault="00341229" w:rsidP="00341229">
    <w:pPr>
      <w:spacing w:line="240" w:lineRule="auto"/>
      <w:ind w:left="360"/>
      <w:contextualSpacing/>
      <w:rPr>
        <w:ins w:id="871" w:author="AnnK" w:date="2026-09-25T20:10:00Z" w16du:dateUtc="2026-09-26T00:10:00Z"/>
        <w:i/>
        <w:iCs/>
      </w:rPr>
    </w:pPr>
    <w:ins w:id="872" w:author="AnnK" w:date="2026-09-25T20:10:00Z" w16du:dateUtc="2026-09-26T00:10:00Z">
      <w:r>
        <w:rPr>
          <w:i/>
          <w:iCs/>
        </w:rPr>
        <w:t>This is general legal information, not legal advice about a specific case.  If you have questions or want advice about your individual case, please contact Legal Aid Works</w:t>
      </w:r>
      <w:r>
        <w:rPr>
          <w:rFonts w:cs="Times New Roman"/>
          <w:i/>
          <w:iCs/>
        </w:rPr>
        <w:t>®</w:t>
      </w:r>
      <w:r>
        <w:rPr>
          <w:i/>
          <w:iCs/>
        </w:rPr>
        <w:t xml:space="preserve"> at (540) 371-1105 or </w:t>
      </w:r>
      <w:r>
        <w:rPr>
          <w:i/>
        </w:rPr>
        <w:t>call VPLC’s Eviction Legal Helpline for advice at (833)-NoEvict [(833) 663-8428].</w:t>
      </w:r>
    </w:ins>
  </w:p>
  <w:p w14:paraId="66ED22EE" w14:textId="77777777" w:rsidR="00B219F6" w:rsidRDefault="00B219F6">
    <w:pPr>
      <w:pStyle w:val="Footer"/>
      <w:pPrChange w:id="873" w:author="AnnK" w:date="2026-09-25T20:10:00Z" w16du:dateUtc="2026-09-26T00:10:00Z">
        <w:pPr>
          <w:pStyle w:val="Footer"/>
          <w:jc w:val="right"/>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0F5DD2" w14:textId="77777777" w:rsidR="00B71655" w:rsidRDefault="00B71655" w:rsidP="00657440">
      <w:pPr>
        <w:spacing w:after="0" w:line="240" w:lineRule="auto"/>
        <w:pPrChange w:id="4" w:author="AnnK" w:date="2026-09-25T20:10:00Z" w16du:dateUtc="2026-09-26T00:10:00Z">
          <w:pPr/>
        </w:pPrChange>
      </w:pPr>
      <w:r>
        <w:separator/>
      </w:r>
    </w:p>
  </w:footnote>
  <w:footnote w:type="continuationSeparator" w:id="0">
    <w:p w14:paraId="4740EE02" w14:textId="77777777" w:rsidR="00B71655" w:rsidRDefault="00B71655" w:rsidP="00657440">
      <w:pPr>
        <w:spacing w:after="0" w:line="240" w:lineRule="auto"/>
        <w:pPrChange w:id="5" w:author="AnnK" w:date="2026-09-25T20:10:00Z" w16du:dateUtc="2026-09-26T00:10: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73D1CE" w14:textId="77777777" w:rsidR="00DE5E37" w:rsidRDefault="00DE5E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9673A9"/>
    <w:multiLevelType w:val="hybridMultilevel"/>
    <w:tmpl w:val="EC3689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AF26FF"/>
    <w:multiLevelType w:val="singleLevel"/>
    <w:tmpl w:val="496C49D8"/>
    <w:lvl w:ilvl="0">
      <w:start w:val="1"/>
      <w:numFmt w:val="bullet"/>
      <w:pStyle w:val="Pointmark"/>
      <w:lvlText w:val=""/>
      <w:lvlJc w:val="left"/>
      <w:pPr>
        <w:tabs>
          <w:tab w:val="num" w:pos="360"/>
        </w:tabs>
        <w:ind w:left="360" w:hanging="360"/>
      </w:pPr>
      <w:rPr>
        <w:rFonts w:ascii="Symbol" w:hAnsi="Symbol" w:hint="default"/>
      </w:rPr>
    </w:lvl>
  </w:abstractNum>
  <w:abstractNum w:abstractNumId="2" w15:restartNumberingAfterBreak="0">
    <w:nsid w:val="2AAE00E3"/>
    <w:multiLevelType w:val="hybridMultilevel"/>
    <w:tmpl w:val="7B40D1F6"/>
    <w:lvl w:ilvl="0" w:tplc="75C213AE">
      <w:start w:val="1"/>
      <w:numFmt w:val="bullet"/>
      <w:pStyle w:val="Pointmarko"/>
      <w:lvlText w:val="o"/>
      <w:lvlJc w:val="left"/>
      <w:pPr>
        <w:ind w:left="2138" w:hanging="360"/>
      </w:pPr>
      <w:rPr>
        <w:rFonts w:ascii="Courier New" w:hAnsi="Courier New" w:cs="Courier New" w:hint="default"/>
      </w:rPr>
    </w:lvl>
    <w:lvl w:ilvl="1" w:tplc="04190003">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3" w15:restartNumberingAfterBreak="0">
    <w:nsid w:val="2FC7349C"/>
    <w:multiLevelType w:val="multilevel"/>
    <w:tmpl w:val="E278A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4A5129"/>
    <w:multiLevelType w:val="multilevel"/>
    <w:tmpl w:val="8B0E0A70"/>
    <w:lvl w:ilvl="0">
      <w:start w:val="1"/>
      <w:numFmt w:val="upperRoman"/>
      <w:pStyle w:val="Title1"/>
      <w:lvlText w:val="РАЗДЕЛ %1."/>
      <w:lvlJc w:val="left"/>
      <w:pPr>
        <w:tabs>
          <w:tab w:val="num" w:pos="1418"/>
        </w:tabs>
        <w:ind w:left="1418" w:hanging="1418"/>
      </w:pPr>
      <w:rPr>
        <w:rFonts w:hint="default"/>
      </w:rPr>
    </w:lvl>
    <w:lvl w:ilvl="1">
      <w:start w:val="1"/>
      <w:numFmt w:val="upperRoman"/>
      <w:pStyle w:val="Point"/>
      <w:lvlText w:val="ПОДРАЗДЕЛ %1-%2."/>
      <w:lvlJc w:val="left"/>
      <w:pPr>
        <w:tabs>
          <w:tab w:val="num" w:pos="1080"/>
        </w:tabs>
        <w:ind w:left="0" w:firstLine="0"/>
      </w:pPr>
      <w:rPr>
        <w:rFonts w:hint="default"/>
      </w:rPr>
    </w:lvl>
    <w:lvl w:ilvl="2">
      <w:start w:val="1"/>
      <w:numFmt w:val="decimal"/>
      <w:lvlRestart w:val="0"/>
      <w:pStyle w:val="Title3"/>
      <w:lvlText w:val="Статья %3."/>
      <w:lvlJc w:val="left"/>
      <w:pPr>
        <w:tabs>
          <w:tab w:val="num" w:pos="1418"/>
        </w:tabs>
        <w:ind w:left="1418" w:hanging="1418"/>
      </w:pPr>
      <w:rPr>
        <w:rFonts w:hint="default"/>
        <w:sz w:val="24"/>
      </w:rPr>
    </w:lvl>
    <w:lvl w:ilvl="3">
      <w:start w:val="1"/>
      <w:numFmt w:val="decimal"/>
      <w:pStyle w:val="Point"/>
      <w:isLgl/>
      <w:lvlText w:val="%3.%4."/>
      <w:lvlJc w:val="left"/>
      <w:pPr>
        <w:tabs>
          <w:tab w:val="num" w:pos="851"/>
        </w:tabs>
        <w:ind w:left="851" w:hanging="851"/>
      </w:pPr>
      <w:rPr>
        <w:rFonts w:ascii="Times New Roman" w:hAnsi="Times New Roman" w:cs="Arial" w:hint="default"/>
        <w:b w:val="0"/>
        <w:i w:val="0"/>
        <w:color w:val="auto"/>
        <w:sz w:val="24"/>
      </w:rPr>
    </w:lvl>
    <w:lvl w:ilvl="4">
      <w:start w:val="1"/>
      <w:numFmt w:val="decimal"/>
      <w:pStyle w:val="Point2"/>
      <w:isLgl/>
      <w:lvlText w:val="%3.%4.%5."/>
      <w:lvlJc w:val="left"/>
      <w:pPr>
        <w:tabs>
          <w:tab w:val="num" w:pos="1135"/>
        </w:tabs>
        <w:ind w:left="1135" w:hanging="851"/>
      </w:pPr>
      <w:rPr>
        <w:rFonts w:ascii="Times New Roman" w:hAnsi="Times New Roman" w:hint="default"/>
        <w:i w:val="0"/>
        <w:sz w:val="24"/>
      </w:rPr>
    </w:lvl>
    <w:lvl w:ilvl="5">
      <w:start w:val="1"/>
      <w:numFmt w:val="decimal"/>
      <w:isLgl/>
      <w:lvlText w:val="%3.%4.%5.%6."/>
      <w:lvlJc w:val="left"/>
      <w:pPr>
        <w:tabs>
          <w:tab w:val="num" w:pos="1296"/>
        </w:tabs>
        <w:ind w:left="1296" w:hanging="936"/>
      </w:pPr>
      <w:rPr>
        <w:rFonts w:hint="default"/>
      </w:rPr>
    </w:lvl>
    <w:lvl w:ilvl="6">
      <w:start w:val="1"/>
      <w:numFmt w:val="decimal"/>
      <w:lvlText w:val="%3.%4.%5.%6.%7."/>
      <w:lvlJc w:val="left"/>
      <w:pPr>
        <w:tabs>
          <w:tab w:val="num" w:pos="1800"/>
        </w:tabs>
        <w:ind w:left="1800" w:hanging="1080"/>
      </w:pPr>
      <w:rPr>
        <w:rFonts w:hint="default"/>
      </w:rPr>
    </w:lvl>
    <w:lvl w:ilvl="7">
      <w:start w:val="1"/>
      <w:numFmt w:val="decimal"/>
      <w:lvlText w:val="%1.%2.%3.%4.%5.%6.%7.%8."/>
      <w:lvlJc w:val="left"/>
      <w:pPr>
        <w:tabs>
          <w:tab w:val="num" w:pos="2520"/>
        </w:tabs>
        <w:ind w:left="2304" w:hanging="1224"/>
      </w:pPr>
      <w:rPr>
        <w:rFonts w:hint="default"/>
      </w:rPr>
    </w:lvl>
    <w:lvl w:ilvl="8">
      <w:start w:val="1"/>
      <w:numFmt w:val="decimal"/>
      <w:lvlText w:val="%1.%2.%3.%4.%5.%6.%7.%8.%9."/>
      <w:lvlJc w:val="left"/>
      <w:pPr>
        <w:tabs>
          <w:tab w:val="num" w:pos="3240"/>
        </w:tabs>
        <w:ind w:left="2880" w:hanging="1440"/>
      </w:pPr>
      <w:rPr>
        <w:rFonts w:hint="default"/>
      </w:rPr>
    </w:lvl>
  </w:abstractNum>
  <w:abstractNum w:abstractNumId="5" w15:restartNumberingAfterBreak="0">
    <w:nsid w:val="3F25348D"/>
    <w:multiLevelType w:val="multilevel"/>
    <w:tmpl w:val="9300F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22A55"/>
    <w:multiLevelType w:val="multilevel"/>
    <w:tmpl w:val="62E4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A54B8"/>
    <w:multiLevelType w:val="multilevel"/>
    <w:tmpl w:val="71C88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CE1452"/>
    <w:multiLevelType w:val="multilevel"/>
    <w:tmpl w:val="8DFE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FA07B3"/>
    <w:multiLevelType w:val="multilevel"/>
    <w:tmpl w:val="1548E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4D54E4"/>
    <w:multiLevelType w:val="multilevel"/>
    <w:tmpl w:val="691483AA"/>
    <w:lvl w:ilvl="0">
      <w:start w:val="2"/>
      <w:numFmt w:val="decimal"/>
      <w:lvlText w:val="%1."/>
      <w:lvlJc w:val="left"/>
      <w:pPr>
        <w:tabs>
          <w:tab w:val="num" w:pos="432"/>
        </w:tabs>
        <w:ind w:left="432" w:hanging="432"/>
      </w:pPr>
      <w:rPr>
        <w:rFonts w:hint="default"/>
      </w:rPr>
    </w:lvl>
    <w:lvl w:ilvl="1">
      <w:start w:val="1"/>
      <w:numFmt w:val="decimal"/>
      <w:lvlRestart w:val="0"/>
      <w:pStyle w:val="2"/>
      <w:lvlText w:val="%1.%2"/>
      <w:lvlJc w:val="left"/>
      <w:pPr>
        <w:tabs>
          <w:tab w:val="num" w:pos="576"/>
        </w:tabs>
        <w:ind w:left="576" w:hanging="576"/>
      </w:pPr>
      <w:rPr>
        <w:rFonts w:hint="default"/>
      </w:rPr>
    </w:lvl>
    <w:lvl w:ilvl="2">
      <w:start w:val="1"/>
      <w:numFmt w:val="decimal"/>
      <w:lvlText w:val="3.4.%3"/>
      <w:lvlJc w:val="left"/>
      <w:pPr>
        <w:tabs>
          <w:tab w:val="num" w:pos="72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EB4479D"/>
    <w:multiLevelType w:val="multilevel"/>
    <w:tmpl w:val="0AEE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D37455"/>
    <w:multiLevelType w:val="multilevel"/>
    <w:tmpl w:val="58204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F217F"/>
    <w:multiLevelType w:val="multilevel"/>
    <w:tmpl w:val="9DC64D62"/>
    <w:lvl w:ilvl="0">
      <w:start w:val="1"/>
      <w:numFmt w:val="decimal"/>
      <w:pStyle w:val="1"/>
      <w:suff w:val="space"/>
      <w:lvlText w:val="%1."/>
      <w:lvlJc w:val="left"/>
      <w:pPr>
        <w:ind w:left="432" w:hanging="432"/>
      </w:pPr>
      <w:rPr>
        <w:rFonts w:hint="default"/>
      </w:rPr>
    </w:lvl>
    <w:lvl w:ilvl="1">
      <w:start w:val="1"/>
      <w:numFmt w:val="decimal"/>
      <w:lvlRestart w:val="0"/>
      <w:pStyle w:val="1"/>
      <w:lvlText w:val="%1.%2"/>
      <w:lvlJc w:val="left"/>
      <w:pPr>
        <w:tabs>
          <w:tab w:val="num" w:pos="576"/>
        </w:tabs>
        <w:ind w:left="576" w:hanging="576"/>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72A91C4E"/>
    <w:multiLevelType w:val="multilevel"/>
    <w:tmpl w:val="278C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3C0CE3"/>
    <w:multiLevelType w:val="multilevel"/>
    <w:tmpl w:val="A780507E"/>
    <w:lvl w:ilvl="0">
      <w:start w:val="1"/>
      <w:numFmt w:val="decimal"/>
      <w:suff w:val="nothing"/>
      <w:lvlText w:val="Приложение № %1"/>
      <w:lvlJc w:val="right"/>
      <w:pPr>
        <w:ind w:left="360" w:hanging="360"/>
      </w:pPr>
      <w:rPr>
        <w:rFonts w:ascii="Times New Roman" w:hAnsi="Times New Roman" w:hint="default"/>
        <w:b/>
        <w:i w:val="0"/>
        <w:sz w:val="24"/>
      </w:rPr>
    </w:lvl>
    <w:lvl w:ilvl="1">
      <w:start w:val="1"/>
      <w:numFmt w:val="decimal"/>
      <w:pStyle w:val="10"/>
      <w:lvlText w:val="Приложение %2."/>
      <w:lvlJc w:val="left"/>
      <w:pPr>
        <w:tabs>
          <w:tab w:val="num" w:pos="851"/>
        </w:tabs>
        <w:ind w:left="851" w:hanging="851"/>
      </w:pPr>
      <w:rPr>
        <w:rFonts w:hint="default"/>
        <w:b/>
        <w:i w:val="0"/>
        <w:sz w:val="24"/>
      </w:rPr>
    </w:lvl>
    <w:lvl w:ilvl="2">
      <w:start w:val="1"/>
      <w:numFmt w:val="decimal"/>
      <w:lvlText w:val="%2.%3."/>
      <w:lvlJc w:val="left"/>
      <w:pPr>
        <w:tabs>
          <w:tab w:val="num" w:pos="851"/>
        </w:tabs>
        <w:ind w:left="851" w:hanging="851"/>
      </w:pPr>
      <w:rPr>
        <w:rFonts w:hint="default"/>
      </w:rPr>
    </w:lvl>
    <w:lvl w:ilvl="3">
      <w:start w:val="1"/>
      <w:numFmt w:val="decimal"/>
      <w:lvlText w:val="%2.%3.%4."/>
      <w:lvlJc w:val="left"/>
      <w:pPr>
        <w:tabs>
          <w:tab w:val="num" w:pos="851"/>
        </w:tabs>
        <w:ind w:left="851" w:hanging="85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A0F5FD7"/>
    <w:multiLevelType w:val="multilevel"/>
    <w:tmpl w:val="2B0A852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7F885B1F"/>
    <w:multiLevelType w:val="multilevel"/>
    <w:tmpl w:val="0DC8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006918">
    <w:abstractNumId w:val="4"/>
  </w:num>
  <w:num w:numId="2" w16cid:durableId="1682051520">
    <w:abstractNumId w:val="1"/>
  </w:num>
  <w:num w:numId="3" w16cid:durableId="802425122">
    <w:abstractNumId w:val="2"/>
  </w:num>
  <w:num w:numId="4" w16cid:durableId="1929457839">
    <w:abstractNumId w:val="4"/>
  </w:num>
  <w:num w:numId="5" w16cid:durableId="744449440">
    <w:abstractNumId w:val="15"/>
  </w:num>
  <w:num w:numId="6" w16cid:durableId="1232546614">
    <w:abstractNumId w:val="13"/>
  </w:num>
  <w:num w:numId="7" w16cid:durableId="1580480655">
    <w:abstractNumId w:val="10"/>
  </w:num>
  <w:num w:numId="8" w16cid:durableId="1791319831">
    <w:abstractNumId w:val="0"/>
  </w:num>
  <w:num w:numId="9" w16cid:durableId="1478454360">
    <w:abstractNumId w:val="16"/>
  </w:num>
  <w:num w:numId="10" w16cid:durableId="1752700425">
    <w:abstractNumId w:val="6"/>
  </w:num>
  <w:num w:numId="11" w16cid:durableId="1698581601">
    <w:abstractNumId w:val="17"/>
  </w:num>
  <w:num w:numId="12" w16cid:durableId="1698969010">
    <w:abstractNumId w:val="8"/>
  </w:num>
  <w:num w:numId="13" w16cid:durableId="188182858">
    <w:abstractNumId w:val="9"/>
  </w:num>
  <w:num w:numId="14" w16cid:durableId="462433203">
    <w:abstractNumId w:val="11"/>
  </w:num>
  <w:num w:numId="15" w16cid:durableId="1604797232">
    <w:abstractNumId w:val="14"/>
  </w:num>
  <w:num w:numId="16" w16cid:durableId="1122840016">
    <w:abstractNumId w:val="12"/>
  </w:num>
  <w:num w:numId="17" w16cid:durableId="1898586522">
    <w:abstractNumId w:val="3"/>
  </w:num>
  <w:num w:numId="18" w16cid:durableId="911965095">
    <w:abstractNumId w:val="5"/>
  </w:num>
  <w:num w:numId="19" w16cid:durableId="1196770620">
    <w:abstractNumId w:val="7"/>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embedSystemFonts/>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defaultTabStop w:val="708"/>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541"/>
    <w:rsid w:val="00000A77"/>
    <w:rsid w:val="00010CD8"/>
    <w:rsid w:val="0001210B"/>
    <w:rsid w:val="00020616"/>
    <w:rsid w:val="00024203"/>
    <w:rsid w:val="000245D0"/>
    <w:rsid w:val="00030092"/>
    <w:rsid w:val="00033946"/>
    <w:rsid w:val="00036317"/>
    <w:rsid w:val="0003784D"/>
    <w:rsid w:val="00041ABF"/>
    <w:rsid w:val="00047FFC"/>
    <w:rsid w:val="000601EC"/>
    <w:rsid w:val="00064C6F"/>
    <w:rsid w:val="0006724E"/>
    <w:rsid w:val="000674FC"/>
    <w:rsid w:val="0007130E"/>
    <w:rsid w:val="00073D27"/>
    <w:rsid w:val="0008015C"/>
    <w:rsid w:val="000818D1"/>
    <w:rsid w:val="0008744A"/>
    <w:rsid w:val="00087778"/>
    <w:rsid w:val="0009093B"/>
    <w:rsid w:val="00093610"/>
    <w:rsid w:val="000A1CC0"/>
    <w:rsid w:val="000A2A03"/>
    <w:rsid w:val="000B1DC0"/>
    <w:rsid w:val="000B5418"/>
    <w:rsid w:val="000C08E9"/>
    <w:rsid w:val="000C11E5"/>
    <w:rsid w:val="000C1BCF"/>
    <w:rsid w:val="000C2F36"/>
    <w:rsid w:val="000C5BF2"/>
    <w:rsid w:val="000C6207"/>
    <w:rsid w:val="000F4788"/>
    <w:rsid w:val="000F7DB1"/>
    <w:rsid w:val="00104620"/>
    <w:rsid w:val="001048D1"/>
    <w:rsid w:val="001049A3"/>
    <w:rsid w:val="00104A52"/>
    <w:rsid w:val="001056F2"/>
    <w:rsid w:val="00106775"/>
    <w:rsid w:val="001068B8"/>
    <w:rsid w:val="00112F50"/>
    <w:rsid w:val="001144BD"/>
    <w:rsid w:val="0011565E"/>
    <w:rsid w:val="00117FD9"/>
    <w:rsid w:val="001202B7"/>
    <w:rsid w:val="001256A7"/>
    <w:rsid w:val="00127BD2"/>
    <w:rsid w:val="0013179C"/>
    <w:rsid w:val="00140219"/>
    <w:rsid w:val="00140E8A"/>
    <w:rsid w:val="00165EF0"/>
    <w:rsid w:val="00166972"/>
    <w:rsid w:val="00174204"/>
    <w:rsid w:val="00175285"/>
    <w:rsid w:val="001801B1"/>
    <w:rsid w:val="00181094"/>
    <w:rsid w:val="00181760"/>
    <w:rsid w:val="00191405"/>
    <w:rsid w:val="00191686"/>
    <w:rsid w:val="0019597F"/>
    <w:rsid w:val="001959A3"/>
    <w:rsid w:val="001960AC"/>
    <w:rsid w:val="001A1F09"/>
    <w:rsid w:val="001A4CE3"/>
    <w:rsid w:val="001B1073"/>
    <w:rsid w:val="001B1E59"/>
    <w:rsid w:val="001C00DF"/>
    <w:rsid w:val="001C446F"/>
    <w:rsid w:val="001D007F"/>
    <w:rsid w:val="001D3E07"/>
    <w:rsid w:val="001D6652"/>
    <w:rsid w:val="001E0294"/>
    <w:rsid w:val="001E0D34"/>
    <w:rsid w:val="001E1899"/>
    <w:rsid w:val="001E1C05"/>
    <w:rsid w:val="001E4199"/>
    <w:rsid w:val="001E4D73"/>
    <w:rsid w:val="001E6A34"/>
    <w:rsid w:val="001F0D5E"/>
    <w:rsid w:val="001F25B4"/>
    <w:rsid w:val="001F2C75"/>
    <w:rsid w:val="001F6B87"/>
    <w:rsid w:val="001F7F52"/>
    <w:rsid w:val="0020323A"/>
    <w:rsid w:val="00203924"/>
    <w:rsid w:val="0020722B"/>
    <w:rsid w:val="00211AC7"/>
    <w:rsid w:val="00211D5A"/>
    <w:rsid w:val="002120A2"/>
    <w:rsid w:val="002124FD"/>
    <w:rsid w:val="002137FC"/>
    <w:rsid w:val="00222EFD"/>
    <w:rsid w:val="00224637"/>
    <w:rsid w:val="00227EC7"/>
    <w:rsid w:val="002336C2"/>
    <w:rsid w:val="002345C4"/>
    <w:rsid w:val="00237AD6"/>
    <w:rsid w:val="00240685"/>
    <w:rsid w:val="002424CD"/>
    <w:rsid w:val="00243176"/>
    <w:rsid w:val="002442EF"/>
    <w:rsid w:val="00244568"/>
    <w:rsid w:val="00256652"/>
    <w:rsid w:val="002571B3"/>
    <w:rsid w:val="0026120B"/>
    <w:rsid w:val="002700DF"/>
    <w:rsid w:val="00272C19"/>
    <w:rsid w:val="0028157D"/>
    <w:rsid w:val="00282E9D"/>
    <w:rsid w:val="002846AA"/>
    <w:rsid w:val="002852E4"/>
    <w:rsid w:val="00285A3E"/>
    <w:rsid w:val="002A43E2"/>
    <w:rsid w:val="002A4D83"/>
    <w:rsid w:val="002B2741"/>
    <w:rsid w:val="002B2ABB"/>
    <w:rsid w:val="002B42AB"/>
    <w:rsid w:val="002B50D3"/>
    <w:rsid w:val="002C0A31"/>
    <w:rsid w:val="002C20A8"/>
    <w:rsid w:val="002C5617"/>
    <w:rsid w:val="002D1A9A"/>
    <w:rsid w:val="002D4980"/>
    <w:rsid w:val="002D7366"/>
    <w:rsid w:val="002D7E92"/>
    <w:rsid w:val="002E3DCD"/>
    <w:rsid w:val="002E3E84"/>
    <w:rsid w:val="002E588B"/>
    <w:rsid w:val="002E7248"/>
    <w:rsid w:val="002F27E7"/>
    <w:rsid w:val="002F3664"/>
    <w:rsid w:val="002F4BCE"/>
    <w:rsid w:val="002F7DFB"/>
    <w:rsid w:val="002F7F89"/>
    <w:rsid w:val="003015D5"/>
    <w:rsid w:val="00302EF9"/>
    <w:rsid w:val="00303FD4"/>
    <w:rsid w:val="003127AF"/>
    <w:rsid w:val="003158C1"/>
    <w:rsid w:val="00315E93"/>
    <w:rsid w:val="0032063B"/>
    <w:rsid w:val="0032152B"/>
    <w:rsid w:val="003247FE"/>
    <w:rsid w:val="00324DE1"/>
    <w:rsid w:val="00332885"/>
    <w:rsid w:val="00333BBA"/>
    <w:rsid w:val="00335689"/>
    <w:rsid w:val="00335ABA"/>
    <w:rsid w:val="00341229"/>
    <w:rsid w:val="00342799"/>
    <w:rsid w:val="003433C5"/>
    <w:rsid w:val="00343681"/>
    <w:rsid w:val="00345079"/>
    <w:rsid w:val="00353E03"/>
    <w:rsid w:val="00362EFD"/>
    <w:rsid w:val="00363C89"/>
    <w:rsid w:val="00370693"/>
    <w:rsid w:val="0039031C"/>
    <w:rsid w:val="00392EEF"/>
    <w:rsid w:val="003930C9"/>
    <w:rsid w:val="00393933"/>
    <w:rsid w:val="003960F9"/>
    <w:rsid w:val="003A3D1B"/>
    <w:rsid w:val="003A5289"/>
    <w:rsid w:val="003C368A"/>
    <w:rsid w:val="003C510C"/>
    <w:rsid w:val="003C6371"/>
    <w:rsid w:val="003D0CDB"/>
    <w:rsid w:val="003D16FA"/>
    <w:rsid w:val="003D6117"/>
    <w:rsid w:val="003E1020"/>
    <w:rsid w:val="003E3D95"/>
    <w:rsid w:val="003E4458"/>
    <w:rsid w:val="003E4A90"/>
    <w:rsid w:val="003E742C"/>
    <w:rsid w:val="003F0C96"/>
    <w:rsid w:val="003F254D"/>
    <w:rsid w:val="003F2B26"/>
    <w:rsid w:val="003F7CC2"/>
    <w:rsid w:val="00400D8F"/>
    <w:rsid w:val="0042429C"/>
    <w:rsid w:val="00425926"/>
    <w:rsid w:val="004261AB"/>
    <w:rsid w:val="00431993"/>
    <w:rsid w:val="00432A03"/>
    <w:rsid w:val="00434F60"/>
    <w:rsid w:val="004412E9"/>
    <w:rsid w:val="00441EB1"/>
    <w:rsid w:val="004463A6"/>
    <w:rsid w:val="00453F6D"/>
    <w:rsid w:val="00454434"/>
    <w:rsid w:val="00455E06"/>
    <w:rsid w:val="00462061"/>
    <w:rsid w:val="00471211"/>
    <w:rsid w:val="0047289A"/>
    <w:rsid w:val="00473699"/>
    <w:rsid w:val="00473BC2"/>
    <w:rsid w:val="00493577"/>
    <w:rsid w:val="00493DF9"/>
    <w:rsid w:val="004949FC"/>
    <w:rsid w:val="004A1AB8"/>
    <w:rsid w:val="004A3D57"/>
    <w:rsid w:val="004B42E6"/>
    <w:rsid w:val="004C1768"/>
    <w:rsid w:val="004C1F9E"/>
    <w:rsid w:val="004C25FF"/>
    <w:rsid w:val="004D0C28"/>
    <w:rsid w:val="004E1850"/>
    <w:rsid w:val="004E2602"/>
    <w:rsid w:val="004E3EF0"/>
    <w:rsid w:val="004E786F"/>
    <w:rsid w:val="004F2FC0"/>
    <w:rsid w:val="004F4901"/>
    <w:rsid w:val="005007D4"/>
    <w:rsid w:val="005010FB"/>
    <w:rsid w:val="00506B40"/>
    <w:rsid w:val="00506D99"/>
    <w:rsid w:val="00520BA5"/>
    <w:rsid w:val="0052219E"/>
    <w:rsid w:val="005234A8"/>
    <w:rsid w:val="00525252"/>
    <w:rsid w:val="0052742B"/>
    <w:rsid w:val="00533878"/>
    <w:rsid w:val="00533EB1"/>
    <w:rsid w:val="00537F22"/>
    <w:rsid w:val="00540CE4"/>
    <w:rsid w:val="00545C44"/>
    <w:rsid w:val="00546633"/>
    <w:rsid w:val="005474DC"/>
    <w:rsid w:val="00550014"/>
    <w:rsid w:val="005501AC"/>
    <w:rsid w:val="0055220C"/>
    <w:rsid w:val="00561FF9"/>
    <w:rsid w:val="00563642"/>
    <w:rsid w:val="005717E1"/>
    <w:rsid w:val="005720F1"/>
    <w:rsid w:val="00572FB0"/>
    <w:rsid w:val="00575311"/>
    <w:rsid w:val="00576B5E"/>
    <w:rsid w:val="00576C6D"/>
    <w:rsid w:val="0058064B"/>
    <w:rsid w:val="005826CB"/>
    <w:rsid w:val="00583282"/>
    <w:rsid w:val="00592488"/>
    <w:rsid w:val="00593E9A"/>
    <w:rsid w:val="00596645"/>
    <w:rsid w:val="005A567D"/>
    <w:rsid w:val="005A6462"/>
    <w:rsid w:val="005A74E5"/>
    <w:rsid w:val="005B08D0"/>
    <w:rsid w:val="005B37F6"/>
    <w:rsid w:val="005B3ECF"/>
    <w:rsid w:val="005C3A2B"/>
    <w:rsid w:val="005C5D82"/>
    <w:rsid w:val="005D370A"/>
    <w:rsid w:val="005D5C18"/>
    <w:rsid w:val="005E0278"/>
    <w:rsid w:val="005E220A"/>
    <w:rsid w:val="005E33BB"/>
    <w:rsid w:val="005E4EA9"/>
    <w:rsid w:val="005E5A4A"/>
    <w:rsid w:val="005E732F"/>
    <w:rsid w:val="005F22AB"/>
    <w:rsid w:val="005F33BF"/>
    <w:rsid w:val="005F6978"/>
    <w:rsid w:val="005F727A"/>
    <w:rsid w:val="0060266C"/>
    <w:rsid w:val="00602A5E"/>
    <w:rsid w:val="00602BF4"/>
    <w:rsid w:val="00602EC4"/>
    <w:rsid w:val="0060443C"/>
    <w:rsid w:val="00604C52"/>
    <w:rsid w:val="00611DDF"/>
    <w:rsid w:val="00612E23"/>
    <w:rsid w:val="00613A21"/>
    <w:rsid w:val="00614843"/>
    <w:rsid w:val="00614E9E"/>
    <w:rsid w:val="006166B8"/>
    <w:rsid w:val="006166C4"/>
    <w:rsid w:val="00622A46"/>
    <w:rsid w:val="006235BD"/>
    <w:rsid w:val="00624134"/>
    <w:rsid w:val="0062760D"/>
    <w:rsid w:val="00630242"/>
    <w:rsid w:val="00633083"/>
    <w:rsid w:val="00634A5B"/>
    <w:rsid w:val="00634F14"/>
    <w:rsid w:val="006445A1"/>
    <w:rsid w:val="00646A95"/>
    <w:rsid w:val="00650123"/>
    <w:rsid w:val="006527D6"/>
    <w:rsid w:val="00657440"/>
    <w:rsid w:val="00660FD7"/>
    <w:rsid w:val="0066326D"/>
    <w:rsid w:val="00666270"/>
    <w:rsid w:val="00666446"/>
    <w:rsid w:val="006671C0"/>
    <w:rsid w:val="0067009D"/>
    <w:rsid w:val="00673B71"/>
    <w:rsid w:val="00674E0E"/>
    <w:rsid w:val="00686128"/>
    <w:rsid w:val="00686E6B"/>
    <w:rsid w:val="006915EB"/>
    <w:rsid w:val="00693CD5"/>
    <w:rsid w:val="00694F7A"/>
    <w:rsid w:val="0069616D"/>
    <w:rsid w:val="006A00AF"/>
    <w:rsid w:val="006A2702"/>
    <w:rsid w:val="006A2CDA"/>
    <w:rsid w:val="006A3A30"/>
    <w:rsid w:val="006A4B65"/>
    <w:rsid w:val="006B22A4"/>
    <w:rsid w:val="006C34F8"/>
    <w:rsid w:val="006C4CBD"/>
    <w:rsid w:val="006C61FA"/>
    <w:rsid w:val="006C7128"/>
    <w:rsid w:val="006C7B36"/>
    <w:rsid w:val="006D09FC"/>
    <w:rsid w:val="006D3816"/>
    <w:rsid w:val="006D5D63"/>
    <w:rsid w:val="006D7521"/>
    <w:rsid w:val="006E30C8"/>
    <w:rsid w:val="006E6B52"/>
    <w:rsid w:val="006F19BC"/>
    <w:rsid w:val="006F4C40"/>
    <w:rsid w:val="006F6039"/>
    <w:rsid w:val="006F786D"/>
    <w:rsid w:val="0070122F"/>
    <w:rsid w:val="00701D97"/>
    <w:rsid w:val="00704F87"/>
    <w:rsid w:val="007067B6"/>
    <w:rsid w:val="00710DAB"/>
    <w:rsid w:val="007148F8"/>
    <w:rsid w:val="00720D7F"/>
    <w:rsid w:val="00721A56"/>
    <w:rsid w:val="00724ED4"/>
    <w:rsid w:val="00727CBD"/>
    <w:rsid w:val="0073128D"/>
    <w:rsid w:val="00731549"/>
    <w:rsid w:val="00731CFB"/>
    <w:rsid w:val="00734CA5"/>
    <w:rsid w:val="00741BDB"/>
    <w:rsid w:val="007521D8"/>
    <w:rsid w:val="00761285"/>
    <w:rsid w:val="00763157"/>
    <w:rsid w:val="00764B67"/>
    <w:rsid w:val="00765D36"/>
    <w:rsid w:val="007673F3"/>
    <w:rsid w:val="00776523"/>
    <w:rsid w:val="00780F42"/>
    <w:rsid w:val="00782260"/>
    <w:rsid w:val="00785E67"/>
    <w:rsid w:val="00786B25"/>
    <w:rsid w:val="00793664"/>
    <w:rsid w:val="00796404"/>
    <w:rsid w:val="007969E6"/>
    <w:rsid w:val="007976FD"/>
    <w:rsid w:val="007A01C1"/>
    <w:rsid w:val="007B0892"/>
    <w:rsid w:val="007B1021"/>
    <w:rsid w:val="007B268E"/>
    <w:rsid w:val="007B29B4"/>
    <w:rsid w:val="007B30A6"/>
    <w:rsid w:val="007C19F8"/>
    <w:rsid w:val="007C33A3"/>
    <w:rsid w:val="007C3523"/>
    <w:rsid w:val="007D4237"/>
    <w:rsid w:val="007D4964"/>
    <w:rsid w:val="007D727A"/>
    <w:rsid w:val="007E144D"/>
    <w:rsid w:val="007E1C6B"/>
    <w:rsid w:val="007E769B"/>
    <w:rsid w:val="007F0BA0"/>
    <w:rsid w:val="007F4F6C"/>
    <w:rsid w:val="007F7B4B"/>
    <w:rsid w:val="00800BFC"/>
    <w:rsid w:val="00803772"/>
    <w:rsid w:val="00807C0B"/>
    <w:rsid w:val="008142BE"/>
    <w:rsid w:val="008148C8"/>
    <w:rsid w:val="0082499B"/>
    <w:rsid w:val="008261EB"/>
    <w:rsid w:val="008307C5"/>
    <w:rsid w:val="00831492"/>
    <w:rsid w:val="0083157E"/>
    <w:rsid w:val="008316C1"/>
    <w:rsid w:val="00834BC1"/>
    <w:rsid w:val="00835692"/>
    <w:rsid w:val="00842A7D"/>
    <w:rsid w:val="0084320D"/>
    <w:rsid w:val="008449F4"/>
    <w:rsid w:val="00844D24"/>
    <w:rsid w:val="0084517D"/>
    <w:rsid w:val="008476E8"/>
    <w:rsid w:val="00850ECB"/>
    <w:rsid w:val="00860C12"/>
    <w:rsid w:val="00860ECF"/>
    <w:rsid w:val="00862634"/>
    <w:rsid w:val="00862CF9"/>
    <w:rsid w:val="00865896"/>
    <w:rsid w:val="008678F5"/>
    <w:rsid w:val="00876BFB"/>
    <w:rsid w:val="00885C1B"/>
    <w:rsid w:val="0089484F"/>
    <w:rsid w:val="00896B70"/>
    <w:rsid w:val="008A431A"/>
    <w:rsid w:val="008B5331"/>
    <w:rsid w:val="008B5DEA"/>
    <w:rsid w:val="008C356D"/>
    <w:rsid w:val="008C393C"/>
    <w:rsid w:val="008C62E6"/>
    <w:rsid w:val="008D3D85"/>
    <w:rsid w:val="008D6230"/>
    <w:rsid w:val="008D62B5"/>
    <w:rsid w:val="008D7B2F"/>
    <w:rsid w:val="008D7B6B"/>
    <w:rsid w:val="008E4633"/>
    <w:rsid w:val="008E749B"/>
    <w:rsid w:val="008F2B07"/>
    <w:rsid w:val="008F540E"/>
    <w:rsid w:val="008F7D00"/>
    <w:rsid w:val="00900119"/>
    <w:rsid w:val="00903353"/>
    <w:rsid w:val="00903FFF"/>
    <w:rsid w:val="0090419A"/>
    <w:rsid w:val="00904C2B"/>
    <w:rsid w:val="00907DDF"/>
    <w:rsid w:val="00911343"/>
    <w:rsid w:val="0091517A"/>
    <w:rsid w:val="00926D0D"/>
    <w:rsid w:val="0093439B"/>
    <w:rsid w:val="009347EA"/>
    <w:rsid w:val="0093670D"/>
    <w:rsid w:val="00946440"/>
    <w:rsid w:val="00950541"/>
    <w:rsid w:val="00952287"/>
    <w:rsid w:val="009523D6"/>
    <w:rsid w:val="00955A4C"/>
    <w:rsid w:val="00956BB6"/>
    <w:rsid w:val="00956FB1"/>
    <w:rsid w:val="00961B12"/>
    <w:rsid w:val="00961CD4"/>
    <w:rsid w:val="0096249A"/>
    <w:rsid w:val="00962747"/>
    <w:rsid w:val="00966062"/>
    <w:rsid w:val="009664CA"/>
    <w:rsid w:val="00973597"/>
    <w:rsid w:val="00980687"/>
    <w:rsid w:val="00981AF3"/>
    <w:rsid w:val="009877D8"/>
    <w:rsid w:val="00987DA9"/>
    <w:rsid w:val="00994515"/>
    <w:rsid w:val="009953F7"/>
    <w:rsid w:val="00996DED"/>
    <w:rsid w:val="009A3E9F"/>
    <w:rsid w:val="009A4A81"/>
    <w:rsid w:val="009A537B"/>
    <w:rsid w:val="009A6BB3"/>
    <w:rsid w:val="009A790A"/>
    <w:rsid w:val="009A7F84"/>
    <w:rsid w:val="009B32CB"/>
    <w:rsid w:val="009B4662"/>
    <w:rsid w:val="009B7521"/>
    <w:rsid w:val="009B7DC4"/>
    <w:rsid w:val="009C55AF"/>
    <w:rsid w:val="009D26B2"/>
    <w:rsid w:val="009E25F8"/>
    <w:rsid w:val="009E2C58"/>
    <w:rsid w:val="009E79FB"/>
    <w:rsid w:val="009F0800"/>
    <w:rsid w:val="009F1B62"/>
    <w:rsid w:val="009F69FC"/>
    <w:rsid w:val="00A01AED"/>
    <w:rsid w:val="00A0377D"/>
    <w:rsid w:val="00A07114"/>
    <w:rsid w:val="00A1110E"/>
    <w:rsid w:val="00A1543E"/>
    <w:rsid w:val="00A17A65"/>
    <w:rsid w:val="00A2109D"/>
    <w:rsid w:val="00A233D2"/>
    <w:rsid w:val="00A23E2C"/>
    <w:rsid w:val="00A264D0"/>
    <w:rsid w:val="00A401E4"/>
    <w:rsid w:val="00A45ACC"/>
    <w:rsid w:val="00A46398"/>
    <w:rsid w:val="00A5130A"/>
    <w:rsid w:val="00A54241"/>
    <w:rsid w:val="00A562BB"/>
    <w:rsid w:val="00A66A34"/>
    <w:rsid w:val="00A7512F"/>
    <w:rsid w:val="00A80B5E"/>
    <w:rsid w:val="00A832A1"/>
    <w:rsid w:val="00A83436"/>
    <w:rsid w:val="00A9788B"/>
    <w:rsid w:val="00A97919"/>
    <w:rsid w:val="00AA258A"/>
    <w:rsid w:val="00AA2CAA"/>
    <w:rsid w:val="00AA38BC"/>
    <w:rsid w:val="00AA420D"/>
    <w:rsid w:val="00AA601F"/>
    <w:rsid w:val="00AA6D1A"/>
    <w:rsid w:val="00AB2860"/>
    <w:rsid w:val="00AB620D"/>
    <w:rsid w:val="00AC0111"/>
    <w:rsid w:val="00AC1747"/>
    <w:rsid w:val="00AC795C"/>
    <w:rsid w:val="00AD38B2"/>
    <w:rsid w:val="00AD3BA1"/>
    <w:rsid w:val="00AD7358"/>
    <w:rsid w:val="00AE010D"/>
    <w:rsid w:val="00AE09FD"/>
    <w:rsid w:val="00AE25E2"/>
    <w:rsid w:val="00AE75ED"/>
    <w:rsid w:val="00AF69C1"/>
    <w:rsid w:val="00AF6D0E"/>
    <w:rsid w:val="00B0337C"/>
    <w:rsid w:val="00B04050"/>
    <w:rsid w:val="00B052BE"/>
    <w:rsid w:val="00B10695"/>
    <w:rsid w:val="00B20580"/>
    <w:rsid w:val="00B20CF5"/>
    <w:rsid w:val="00B219F6"/>
    <w:rsid w:val="00B224A3"/>
    <w:rsid w:val="00B24862"/>
    <w:rsid w:val="00B24C46"/>
    <w:rsid w:val="00B24D70"/>
    <w:rsid w:val="00B24E1F"/>
    <w:rsid w:val="00B25F13"/>
    <w:rsid w:val="00B27A36"/>
    <w:rsid w:val="00B31785"/>
    <w:rsid w:val="00B3204B"/>
    <w:rsid w:val="00B33DA2"/>
    <w:rsid w:val="00B34B78"/>
    <w:rsid w:val="00B468FA"/>
    <w:rsid w:val="00B46FC1"/>
    <w:rsid w:val="00B5142C"/>
    <w:rsid w:val="00B531FA"/>
    <w:rsid w:val="00B54488"/>
    <w:rsid w:val="00B557F6"/>
    <w:rsid w:val="00B62A81"/>
    <w:rsid w:val="00B639D8"/>
    <w:rsid w:val="00B65A08"/>
    <w:rsid w:val="00B70485"/>
    <w:rsid w:val="00B71655"/>
    <w:rsid w:val="00B80948"/>
    <w:rsid w:val="00B81A70"/>
    <w:rsid w:val="00B846D8"/>
    <w:rsid w:val="00B87B9C"/>
    <w:rsid w:val="00B90894"/>
    <w:rsid w:val="00B9102C"/>
    <w:rsid w:val="00BA2A00"/>
    <w:rsid w:val="00BA2BFB"/>
    <w:rsid w:val="00BA4C00"/>
    <w:rsid w:val="00BB3D44"/>
    <w:rsid w:val="00BB4252"/>
    <w:rsid w:val="00BC6411"/>
    <w:rsid w:val="00BD434D"/>
    <w:rsid w:val="00BD5691"/>
    <w:rsid w:val="00BE0546"/>
    <w:rsid w:val="00BE3303"/>
    <w:rsid w:val="00BF0E38"/>
    <w:rsid w:val="00BF2D2C"/>
    <w:rsid w:val="00BF582A"/>
    <w:rsid w:val="00BF78F7"/>
    <w:rsid w:val="00C00005"/>
    <w:rsid w:val="00C01D9A"/>
    <w:rsid w:val="00C03B5A"/>
    <w:rsid w:val="00C06D53"/>
    <w:rsid w:val="00C07103"/>
    <w:rsid w:val="00C13E76"/>
    <w:rsid w:val="00C14036"/>
    <w:rsid w:val="00C1590F"/>
    <w:rsid w:val="00C21625"/>
    <w:rsid w:val="00C241B5"/>
    <w:rsid w:val="00C25166"/>
    <w:rsid w:val="00C31091"/>
    <w:rsid w:val="00C325C3"/>
    <w:rsid w:val="00C32B77"/>
    <w:rsid w:val="00C337E8"/>
    <w:rsid w:val="00C3733C"/>
    <w:rsid w:val="00C41A8D"/>
    <w:rsid w:val="00C41F71"/>
    <w:rsid w:val="00C438AC"/>
    <w:rsid w:val="00C43B27"/>
    <w:rsid w:val="00C45A69"/>
    <w:rsid w:val="00C53B9A"/>
    <w:rsid w:val="00C659FA"/>
    <w:rsid w:val="00C7059C"/>
    <w:rsid w:val="00C74272"/>
    <w:rsid w:val="00C76DB3"/>
    <w:rsid w:val="00C80FE5"/>
    <w:rsid w:val="00C81BE7"/>
    <w:rsid w:val="00C933B7"/>
    <w:rsid w:val="00C946C9"/>
    <w:rsid w:val="00C9499E"/>
    <w:rsid w:val="00C9752D"/>
    <w:rsid w:val="00CA13BC"/>
    <w:rsid w:val="00CA228D"/>
    <w:rsid w:val="00CA50A0"/>
    <w:rsid w:val="00CA59F2"/>
    <w:rsid w:val="00CB0158"/>
    <w:rsid w:val="00CC01B5"/>
    <w:rsid w:val="00CC01CF"/>
    <w:rsid w:val="00CC48D9"/>
    <w:rsid w:val="00CC5B22"/>
    <w:rsid w:val="00CC79CA"/>
    <w:rsid w:val="00CD1788"/>
    <w:rsid w:val="00CD19A6"/>
    <w:rsid w:val="00CD2274"/>
    <w:rsid w:val="00CD546A"/>
    <w:rsid w:val="00CE539B"/>
    <w:rsid w:val="00CF67E1"/>
    <w:rsid w:val="00CF6C2E"/>
    <w:rsid w:val="00D01996"/>
    <w:rsid w:val="00D029A3"/>
    <w:rsid w:val="00D04CEA"/>
    <w:rsid w:val="00D06007"/>
    <w:rsid w:val="00D10E65"/>
    <w:rsid w:val="00D1524E"/>
    <w:rsid w:val="00D163EA"/>
    <w:rsid w:val="00D25584"/>
    <w:rsid w:val="00D3045D"/>
    <w:rsid w:val="00D35726"/>
    <w:rsid w:val="00D35C53"/>
    <w:rsid w:val="00D3695F"/>
    <w:rsid w:val="00D37639"/>
    <w:rsid w:val="00D4557D"/>
    <w:rsid w:val="00D55766"/>
    <w:rsid w:val="00D5658C"/>
    <w:rsid w:val="00D71AD6"/>
    <w:rsid w:val="00D73560"/>
    <w:rsid w:val="00D76898"/>
    <w:rsid w:val="00D777F1"/>
    <w:rsid w:val="00D80781"/>
    <w:rsid w:val="00D823C0"/>
    <w:rsid w:val="00D84D8F"/>
    <w:rsid w:val="00D84F6C"/>
    <w:rsid w:val="00D85333"/>
    <w:rsid w:val="00D8637D"/>
    <w:rsid w:val="00D9363E"/>
    <w:rsid w:val="00D97BB0"/>
    <w:rsid w:val="00DA0719"/>
    <w:rsid w:val="00DA598C"/>
    <w:rsid w:val="00DB0426"/>
    <w:rsid w:val="00DB1622"/>
    <w:rsid w:val="00DB417A"/>
    <w:rsid w:val="00DB4284"/>
    <w:rsid w:val="00DC35EF"/>
    <w:rsid w:val="00DC44F0"/>
    <w:rsid w:val="00DC7284"/>
    <w:rsid w:val="00DD0844"/>
    <w:rsid w:val="00DE4862"/>
    <w:rsid w:val="00DE51BC"/>
    <w:rsid w:val="00DE5CF1"/>
    <w:rsid w:val="00DE5E37"/>
    <w:rsid w:val="00DF1A1B"/>
    <w:rsid w:val="00DF3C53"/>
    <w:rsid w:val="00E008B2"/>
    <w:rsid w:val="00E02046"/>
    <w:rsid w:val="00E04C96"/>
    <w:rsid w:val="00E1254E"/>
    <w:rsid w:val="00E1699F"/>
    <w:rsid w:val="00E222A1"/>
    <w:rsid w:val="00E304E0"/>
    <w:rsid w:val="00E331D5"/>
    <w:rsid w:val="00E34942"/>
    <w:rsid w:val="00E40078"/>
    <w:rsid w:val="00E42736"/>
    <w:rsid w:val="00E50E41"/>
    <w:rsid w:val="00E545E1"/>
    <w:rsid w:val="00E60000"/>
    <w:rsid w:val="00E62345"/>
    <w:rsid w:val="00E6387F"/>
    <w:rsid w:val="00E66637"/>
    <w:rsid w:val="00E72EB8"/>
    <w:rsid w:val="00E8147B"/>
    <w:rsid w:val="00E824C3"/>
    <w:rsid w:val="00E8608C"/>
    <w:rsid w:val="00E87E20"/>
    <w:rsid w:val="00E92063"/>
    <w:rsid w:val="00E92677"/>
    <w:rsid w:val="00E92884"/>
    <w:rsid w:val="00E92A3A"/>
    <w:rsid w:val="00E95744"/>
    <w:rsid w:val="00E97C68"/>
    <w:rsid w:val="00EA038A"/>
    <w:rsid w:val="00EA0AF2"/>
    <w:rsid w:val="00EA0B2C"/>
    <w:rsid w:val="00EA29F1"/>
    <w:rsid w:val="00EA5737"/>
    <w:rsid w:val="00EA5D88"/>
    <w:rsid w:val="00EA7729"/>
    <w:rsid w:val="00EB0C5E"/>
    <w:rsid w:val="00EB0F3F"/>
    <w:rsid w:val="00EB4102"/>
    <w:rsid w:val="00EB5677"/>
    <w:rsid w:val="00EC12C7"/>
    <w:rsid w:val="00EC188B"/>
    <w:rsid w:val="00ED37D1"/>
    <w:rsid w:val="00ED3DFD"/>
    <w:rsid w:val="00ED6647"/>
    <w:rsid w:val="00ED6F9B"/>
    <w:rsid w:val="00EE12A0"/>
    <w:rsid w:val="00EE39F5"/>
    <w:rsid w:val="00EE6336"/>
    <w:rsid w:val="00EE71F4"/>
    <w:rsid w:val="00EF05F3"/>
    <w:rsid w:val="00EF0FFF"/>
    <w:rsid w:val="00EF583F"/>
    <w:rsid w:val="00F0599E"/>
    <w:rsid w:val="00F05F1B"/>
    <w:rsid w:val="00F0687D"/>
    <w:rsid w:val="00F125CE"/>
    <w:rsid w:val="00F22F01"/>
    <w:rsid w:val="00F27A16"/>
    <w:rsid w:val="00F31905"/>
    <w:rsid w:val="00F33084"/>
    <w:rsid w:val="00F34B5F"/>
    <w:rsid w:val="00F34E1C"/>
    <w:rsid w:val="00F35020"/>
    <w:rsid w:val="00F3637A"/>
    <w:rsid w:val="00F4008A"/>
    <w:rsid w:val="00F46CA4"/>
    <w:rsid w:val="00F47A52"/>
    <w:rsid w:val="00F53702"/>
    <w:rsid w:val="00F53EB9"/>
    <w:rsid w:val="00F544E8"/>
    <w:rsid w:val="00F61DC3"/>
    <w:rsid w:val="00F64CB3"/>
    <w:rsid w:val="00F67967"/>
    <w:rsid w:val="00F7269B"/>
    <w:rsid w:val="00F77C15"/>
    <w:rsid w:val="00F903E9"/>
    <w:rsid w:val="00F9098C"/>
    <w:rsid w:val="00F96B72"/>
    <w:rsid w:val="00FA0B6B"/>
    <w:rsid w:val="00FA59D4"/>
    <w:rsid w:val="00FA6C52"/>
    <w:rsid w:val="00FA6F68"/>
    <w:rsid w:val="00FA7406"/>
    <w:rsid w:val="00FB1029"/>
    <w:rsid w:val="00FC0EA7"/>
    <w:rsid w:val="00FC10F8"/>
    <w:rsid w:val="00FC1C03"/>
    <w:rsid w:val="00FC6BB3"/>
    <w:rsid w:val="00FC7635"/>
    <w:rsid w:val="00FD51A9"/>
    <w:rsid w:val="00FD7492"/>
    <w:rsid w:val="00FE5BB3"/>
    <w:rsid w:val="00FE6BD6"/>
    <w:rsid w:val="00FF0E18"/>
    <w:rsid w:val="00FF11AB"/>
    <w:rsid w:val="00FF64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C8298A"/>
  <w15:docId w15:val="{5174FF2B-7E25-43C0-8074-20EFA3967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Calibri"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Change w:id="0" w:author="AnnK" w:date="2026-09-25T20:10:00Z">
        <w:pPr>
          <w:jc w:val="both"/>
        </w:pPr>
      </w:pPrChange>
    </w:pPr>
    <w:rPr>
      <w:rFonts w:eastAsiaTheme="minorHAnsi" w:cstheme="minorBidi"/>
      <w:sz w:val="24"/>
      <w:szCs w:val="22"/>
      <w:lang w:val="en-US" w:eastAsia="en-US"/>
      <w:rPrChange w:id="0" w:author="AnnK" w:date="2026-09-25T20:10:00Z">
        <w:rPr>
          <w:rFonts w:eastAsia="Calibri"/>
          <w:sz w:val="24"/>
          <w:lang w:val="ru-RU" w:eastAsia="ru-RU" w:bidi="ar-SA"/>
        </w:rPr>
      </w:rPrChange>
    </w:rPr>
  </w:style>
  <w:style w:type="paragraph" w:styleId="Heading1">
    <w:name w:val="heading 1"/>
    <w:basedOn w:val="Normal"/>
    <w:next w:val="Normal"/>
    <w:link w:val="Heading1Char"/>
    <w:qFormat/>
    <w:rsid w:val="007C3523"/>
    <w:pPr>
      <w:keepNext/>
      <w:spacing w:before="240" w:after="60"/>
      <w:outlineLvl w:val="0"/>
    </w:pPr>
    <w:rPr>
      <w:rFonts w:ascii="Arial" w:hAnsi="Arial"/>
      <w:b/>
      <w:bCs/>
      <w:kern w:val="32"/>
      <w:sz w:val="32"/>
      <w:szCs w:val="32"/>
      <w:lang w:val="x-none" w:eastAsia="x-none"/>
    </w:rPr>
  </w:style>
  <w:style w:type="paragraph" w:styleId="Heading2">
    <w:name w:val="heading 2"/>
    <w:basedOn w:val="Normal"/>
    <w:next w:val="Normal"/>
    <w:link w:val="Heading2Char"/>
    <w:qFormat/>
    <w:rsid w:val="00335ABA"/>
    <w:pPr>
      <w:keepNext/>
      <w:tabs>
        <w:tab w:val="num" w:pos="756"/>
      </w:tabs>
      <w:spacing w:before="240" w:after="60"/>
      <w:ind w:left="756" w:hanging="576"/>
      <w:outlineLvl w:val="1"/>
    </w:pPr>
    <w:rPr>
      <w:rFonts w:ascii="Arial" w:eastAsia="Times New Roman" w:hAnsi="Arial"/>
      <w:b/>
      <w:bCs/>
      <w:i/>
      <w:iCs/>
      <w:sz w:val="28"/>
      <w:szCs w:val="28"/>
      <w:lang w:val="x-none" w:eastAsia="x-none"/>
    </w:rPr>
  </w:style>
  <w:style w:type="paragraph" w:styleId="Heading3">
    <w:name w:val="heading 3"/>
    <w:basedOn w:val="Normal"/>
    <w:next w:val="Normal"/>
    <w:link w:val="Heading3Char"/>
    <w:qFormat/>
    <w:rsid w:val="003E1020"/>
    <w:pPr>
      <w:widowControl w:val="0"/>
      <w:tabs>
        <w:tab w:val="num" w:pos="568"/>
        <w:tab w:val="right" w:pos="9356"/>
      </w:tabs>
      <w:autoSpaceDE w:val="0"/>
      <w:autoSpaceDN w:val="0"/>
      <w:adjustRightInd w:val="0"/>
      <w:spacing w:before="120" w:line="360" w:lineRule="atLeast"/>
      <w:ind w:left="568" w:hanging="851"/>
      <w:textAlignment w:val="baseline"/>
      <w:outlineLvl w:val="2"/>
    </w:pPr>
    <w:rPr>
      <w:rFonts w:eastAsia="Times New Roman"/>
      <w:noProof/>
      <w:szCs w:val="24"/>
      <w:lang w:val="x-none" w:eastAsia="x-none"/>
    </w:rPr>
  </w:style>
  <w:style w:type="paragraph" w:styleId="Heading4">
    <w:name w:val="heading 4"/>
    <w:basedOn w:val="Normal"/>
    <w:next w:val="Normal"/>
    <w:link w:val="Heading4Char"/>
    <w:qFormat/>
    <w:rsid w:val="003E1020"/>
    <w:pPr>
      <w:widowControl w:val="0"/>
      <w:tabs>
        <w:tab w:val="num" w:pos="568"/>
        <w:tab w:val="right" w:pos="9356"/>
      </w:tabs>
      <w:autoSpaceDE w:val="0"/>
      <w:autoSpaceDN w:val="0"/>
      <w:adjustRightInd w:val="0"/>
      <w:spacing w:before="60" w:line="360" w:lineRule="atLeast"/>
      <w:ind w:left="568" w:hanging="851"/>
      <w:textAlignment w:val="baseline"/>
      <w:outlineLvl w:val="3"/>
    </w:pPr>
    <w:rPr>
      <w:rFonts w:eastAsia="Times New Roman"/>
      <w:bCs/>
      <w:noProof/>
      <w:szCs w:val="28"/>
      <w:lang w:val="x-none" w:eastAsia="x-none"/>
    </w:rPr>
  </w:style>
  <w:style w:type="paragraph" w:styleId="Heading5">
    <w:name w:val="heading 5"/>
    <w:basedOn w:val="Normal"/>
    <w:next w:val="Normal"/>
    <w:link w:val="Heading5Char"/>
    <w:qFormat/>
    <w:rsid w:val="003E1020"/>
    <w:pPr>
      <w:widowControl w:val="0"/>
      <w:tabs>
        <w:tab w:val="num" w:pos="725"/>
        <w:tab w:val="right" w:pos="9356"/>
      </w:tabs>
      <w:autoSpaceDE w:val="0"/>
      <w:autoSpaceDN w:val="0"/>
      <w:adjustRightInd w:val="0"/>
      <w:spacing w:line="360" w:lineRule="atLeast"/>
      <w:ind w:left="725" w:hanging="1008"/>
      <w:textAlignment w:val="baseline"/>
      <w:outlineLvl w:val="4"/>
    </w:pPr>
    <w:rPr>
      <w:rFonts w:eastAsia="Times New Roman"/>
      <w:noProof/>
      <w:szCs w:val="26"/>
      <w:lang w:val="x-none" w:eastAsia="x-none"/>
    </w:rPr>
  </w:style>
  <w:style w:type="paragraph" w:styleId="Heading6">
    <w:name w:val="heading 6"/>
    <w:basedOn w:val="Normal"/>
    <w:next w:val="Normal"/>
    <w:link w:val="Heading6Char"/>
    <w:qFormat/>
    <w:rsid w:val="003E1020"/>
    <w:pPr>
      <w:widowControl w:val="0"/>
      <w:tabs>
        <w:tab w:val="num" w:pos="869"/>
        <w:tab w:val="right" w:pos="9356"/>
      </w:tabs>
      <w:autoSpaceDE w:val="0"/>
      <w:autoSpaceDN w:val="0"/>
      <w:adjustRightInd w:val="0"/>
      <w:spacing w:after="60" w:line="360" w:lineRule="atLeast"/>
      <w:ind w:left="869" w:hanging="1152"/>
      <w:textAlignment w:val="baseline"/>
      <w:outlineLvl w:val="5"/>
    </w:pPr>
    <w:rPr>
      <w:rFonts w:eastAsia="Times New Roman"/>
      <w:b/>
      <w:bCs/>
      <w:noProof/>
      <w:sz w:val="22"/>
      <w:lang w:val="x-none" w:eastAsia="x-none"/>
    </w:rPr>
  </w:style>
  <w:style w:type="paragraph" w:styleId="Heading7">
    <w:name w:val="heading 7"/>
    <w:basedOn w:val="Normal"/>
    <w:next w:val="Normal"/>
    <w:link w:val="Heading7Char"/>
    <w:qFormat/>
    <w:rsid w:val="003E1020"/>
    <w:pPr>
      <w:widowControl w:val="0"/>
      <w:tabs>
        <w:tab w:val="num" w:pos="1013"/>
        <w:tab w:val="right" w:pos="9356"/>
      </w:tabs>
      <w:autoSpaceDE w:val="0"/>
      <w:autoSpaceDN w:val="0"/>
      <w:adjustRightInd w:val="0"/>
      <w:spacing w:after="60" w:line="360" w:lineRule="atLeast"/>
      <w:ind w:left="1013" w:hanging="1296"/>
      <w:textAlignment w:val="baseline"/>
      <w:outlineLvl w:val="6"/>
    </w:pPr>
    <w:rPr>
      <w:rFonts w:eastAsia="Times New Roman"/>
      <w:noProof/>
      <w:szCs w:val="24"/>
      <w:lang w:val="x-none" w:eastAsia="x-none"/>
    </w:rPr>
  </w:style>
  <w:style w:type="paragraph" w:styleId="Heading8">
    <w:name w:val="heading 8"/>
    <w:basedOn w:val="Normal"/>
    <w:next w:val="Normal"/>
    <w:link w:val="Heading8Char"/>
    <w:qFormat/>
    <w:rsid w:val="003E1020"/>
    <w:pPr>
      <w:widowControl w:val="0"/>
      <w:tabs>
        <w:tab w:val="num" w:pos="2575"/>
        <w:tab w:val="right" w:pos="9356"/>
      </w:tabs>
      <w:autoSpaceDE w:val="0"/>
      <w:autoSpaceDN w:val="0"/>
      <w:adjustRightInd w:val="0"/>
      <w:spacing w:after="60" w:line="360" w:lineRule="atLeast"/>
      <w:ind w:left="2575" w:hanging="1440"/>
      <w:textAlignment w:val="baseline"/>
      <w:outlineLvl w:val="7"/>
    </w:pPr>
    <w:rPr>
      <w:rFonts w:eastAsia="Times New Roman"/>
      <w:iCs/>
      <w:noProof/>
      <w:szCs w:val="24"/>
      <w:lang w:val="x-none" w:eastAsia="x-none"/>
    </w:rPr>
  </w:style>
  <w:style w:type="paragraph" w:styleId="Heading9">
    <w:name w:val="heading 9"/>
    <w:basedOn w:val="Normal"/>
    <w:next w:val="Normal"/>
    <w:link w:val="Heading9Char"/>
    <w:qFormat/>
    <w:rsid w:val="003E1020"/>
    <w:pPr>
      <w:widowControl w:val="0"/>
      <w:tabs>
        <w:tab w:val="num" w:pos="1301"/>
        <w:tab w:val="right" w:pos="9356"/>
      </w:tabs>
      <w:autoSpaceDE w:val="0"/>
      <w:autoSpaceDN w:val="0"/>
      <w:adjustRightInd w:val="0"/>
      <w:spacing w:after="60" w:line="360" w:lineRule="atLeast"/>
      <w:ind w:left="1301" w:hanging="1584"/>
      <w:textAlignment w:val="baseline"/>
      <w:outlineLvl w:val="8"/>
    </w:pPr>
    <w:rPr>
      <w:rFonts w:eastAsia="Times New Roman"/>
      <w:noProof/>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E1020"/>
    <w:rPr>
      <w:rFonts w:ascii="Arial" w:hAnsi="Arial" w:cs="Arial"/>
      <w:b/>
      <w:bCs/>
      <w:kern w:val="32"/>
      <w:sz w:val="32"/>
      <w:szCs w:val="32"/>
    </w:rPr>
  </w:style>
  <w:style w:type="character" w:customStyle="1" w:styleId="Heading2Char">
    <w:name w:val="Heading 2 Char"/>
    <w:link w:val="Heading2"/>
    <w:rsid w:val="00335ABA"/>
    <w:rPr>
      <w:rFonts w:ascii="Arial" w:eastAsia="Times New Roman" w:hAnsi="Arial" w:cs="Arial"/>
      <w:b/>
      <w:bCs/>
      <w:i/>
      <w:iCs/>
      <w:sz w:val="28"/>
      <w:szCs w:val="28"/>
    </w:rPr>
  </w:style>
  <w:style w:type="character" w:customStyle="1" w:styleId="Heading3Char">
    <w:name w:val="Heading 3 Char"/>
    <w:link w:val="Heading3"/>
    <w:rsid w:val="003E1020"/>
    <w:rPr>
      <w:rFonts w:eastAsia="Times New Roman" w:cs="Arial"/>
      <w:noProof/>
      <w:sz w:val="24"/>
      <w:szCs w:val="24"/>
    </w:rPr>
  </w:style>
  <w:style w:type="character" w:customStyle="1" w:styleId="Heading4Char">
    <w:name w:val="Heading 4 Char"/>
    <w:link w:val="Heading4"/>
    <w:rsid w:val="003E1020"/>
    <w:rPr>
      <w:rFonts w:eastAsia="Times New Roman" w:cs="Arial"/>
      <w:bCs/>
      <w:noProof/>
      <w:sz w:val="24"/>
      <w:szCs w:val="28"/>
    </w:rPr>
  </w:style>
  <w:style w:type="character" w:customStyle="1" w:styleId="Heading5Char">
    <w:name w:val="Heading 5 Char"/>
    <w:link w:val="Heading5"/>
    <w:rsid w:val="003E1020"/>
    <w:rPr>
      <w:rFonts w:eastAsia="Times New Roman" w:cs="Arial"/>
      <w:noProof/>
      <w:sz w:val="24"/>
      <w:szCs w:val="26"/>
    </w:rPr>
  </w:style>
  <w:style w:type="character" w:customStyle="1" w:styleId="Heading6Char">
    <w:name w:val="Heading 6 Char"/>
    <w:link w:val="Heading6"/>
    <w:rsid w:val="003E1020"/>
    <w:rPr>
      <w:rFonts w:eastAsia="Times New Roman" w:cs="Arial"/>
      <w:b/>
      <w:bCs/>
      <w:noProof/>
      <w:sz w:val="22"/>
      <w:szCs w:val="22"/>
    </w:rPr>
  </w:style>
  <w:style w:type="character" w:customStyle="1" w:styleId="Heading7Char">
    <w:name w:val="Heading 7 Char"/>
    <w:link w:val="Heading7"/>
    <w:rsid w:val="003E1020"/>
    <w:rPr>
      <w:rFonts w:eastAsia="Times New Roman" w:cs="Arial"/>
      <w:noProof/>
      <w:sz w:val="24"/>
      <w:szCs w:val="24"/>
    </w:rPr>
  </w:style>
  <w:style w:type="character" w:customStyle="1" w:styleId="Heading8Char">
    <w:name w:val="Heading 8 Char"/>
    <w:link w:val="Heading8"/>
    <w:rsid w:val="003E1020"/>
    <w:rPr>
      <w:rFonts w:eastAsia="Times New Roman" w:cs="Arial"/>
      <w:iCs/>
      <w:noProof/>
      <w:sz w:val="24"/>
      <w:szCs w:val="24"/>
    </w:rPr>
  </w:style>
  <w:style w:type="character" w:customStyle="1" w:styleId="Heading9Char">
    <w:name w:val="Heading 9 Char"/>
    <w:link w:val="Heading9"/>
    <w:rsid w:val="003E1020"/>
    <w:rPr>
      <w:rFonts w:eastAsia="Times New Roman" w:cs="Arial"/>
      <w:noProof/>
      <w:sz w:val="22"/>
      <w:szCs w:val="22"/>
    </w:rPr>
  </w:style>
  <w:style w:type="paragraph" w:customStyle="1" w:styleId="Point">
    <w:name w:val="Point"/>
    <w:basedOn w:val="Normal"/>
    <w:qFormat/>
    <w:rsid w:val="007E144D"/>
    <w:pPr>
      <w:numPr>
        <w:ilvl w:val="3"/>
        <w:numId w:val="4"/>
      </w:numPr>
      <w:spacing w:before="120"/>
    </w:pPr>
    <w:rPr>
      <w:rFonts w:eastAsia="Times New Roman"/>
      <w:szCs w:val="24"/>
    </w:rPr>
  </w:style>
  <w:style w:type="paragraph" w:customStyle="1" w:styleId="Pointmark">
    <w:name w:val="Point (mark)"/>
    <w:qFormat/>
    <w:rsid w:val="00A264D0"/>
    <w:pPr>
      <w:numPr>
        <w:numId w:val="2"/>
      </w:numPr>
      <w:tabs>
        <w:tab w:val="clear" w:pos="360"/>
        <w:tab w:val="num" w:pos="1418"/>
      </w:tabs>
      <w:ind w:left="1418" w:hanging="567"/>
      <w:jc w:val="both"/>
    </w:pPr>
    <w:rPr>
      <w:rFonts w:eastAsia="Times New Roman" w:cs="Arial"/>
      <w:sz w:val="24"/>
      <w:lang w:eastAsia="en-US"/>
    </w:rPr>
  </w:style>
  <w:style w:type="paragraph" w:customStyle="1" w:styleId="Pointmarko">
    <w:name w:val="Point (mark) o"/>
    <w:basedOn w:val="Pointmark"/>
    <w:qFormat/>
    <w:rsid w:val="00F0599E"/>
    <w:pPr>
      <w:numPr>
        <w:numId w:val="3"/>
      </w:numPr>
    </w:pPr>
  </w:style>
  <w:style w:type="paragraph" w:customStyle="1" w:styleId="Texttab">
    <w:name w:val="Text tab"/>
    <w:basedOn w:val="Normal"/>
    <w:qFormat/>
    <w:rsid w:val="007E144D"/>
    <w:pPr>
      <w:tabs>
        <w:tab w:val="right" w:pos="851"/>
        <w:tab w:val="right" w:pos="1701"/>
      </w:tabs>
      <w:ind w:left="851"/>
    </w:pPr>
    <w:rPr>
      <w:rFonts w:eastAsia="Times New Roman" w:cs="Arial"/>
      <w:iCs/>
      <w:noProof/>
      <w:szCs w:val="24"/>
    </w:rPr>
  </w:style>
  <w:style w:type="paragraph" w:customStyle="1" w:styleId="Texttabtab">
    <w:name w:val="Text tab tab"/>
    <w:basedOn w:val="Texttab"/>
    <w:qFormat/>
    <w:rsid w:val="007E144D"/>
    <w:pPr>
      <w:ind w:left="1418"/>
    </w:pPr>
    <w:rPr>
      <w:rFonts w:cs="Times New Roman"/>
    </w:rPr>
  </w:style>
  <w:style w:type="paragraph" w:customStyle="1" w:styleId="Texttabtabtab">
    <w:name w:val="Text tab tab tab"/>
    <w:basedOn w:val="Texttabtab"/>
    <w:qFormat/>
    <w:rsid w:val="003A3D1B"/>
    <w:pPr>
      <w:ind w:left="2127"/>
    </w:pPr>
  </w:style>
  <w:style w:type="paragraph" w:customStyle="1" w:styleId="a">
    <w:name w:val="Программа"/>
    <w:basedOn w:val="Texttabtab"/>
    <w:qFormat/>
    <w:rsid w:val="007E144D"/>
    <w:pPr>
      <w:tabs>
        <w:tab w:val="clear" w:pos="851"/>
        <w:tab w:val="clear" w:pos="1701"/>
      </w:tabs>
    </w:pPr>
    <w:rPr>
      <w:rFonts w:cs="Arial"/>
      <w:noProof w:val="0"/>
      <w:color w:val="0000FF"/>
      <w:sz w:val="22"/>
      <w:szCs w:val="22"/>
      <w:lang w:val="ru-RU"/>
    </w:rPr>
  </w:style>
  <w:style w:type="paragraph" w:customStyle="1" w:styleId="a0">
    <w:name w:val="Комментарий"/>
    <w:basedOn w:val="Texttabtab"/>
    <w:qFormat/>
    <w:rsid w:val="00E92677"/>
    <w:rPr>
      <w:noProof w:val="0"/>
      <w:color w:val="000080"/>
      <w:lang w:val="ru-RU"/>
    </w:rPr>
  </w:style>
  <w:style w:type="paragraph" w:customStyle="1" w:styleId="Title1">
    <w:name w:val="Title 1"/>
    <w:qFormat/>
    <w:rsid w:val="007E144D"/>
    <w:pPr>
      <w:keepNext/>
      <w:keepLines/>
      <w:pageBreakBefore/>
      <w:numPr>
        <w:numId w:val="4"/>
      </w:numPr>
      <w:jc w:val="both"/>
      <w:outlineLvl w:val="0"/>
    </w:pPr>
    <w:rPr>
      <w:rFonts w:eastAsia="Times New Roman"/>
      <w:b/>
      <w:sz w:val="24"/>
      <w:szCs w:val="24"/>
      <w:lang w:eastAsia="en-US"/>
    </w:rPr>
  </w:style>
  <w:style w:type="paragraph" w:customStyle="1" w:styleId="Title2">
    <w:name w:val="Title 2"/>
    <w:basedOn w:val="Title1"/>
    <w:qFormat/>
    <w:rsid w:val="00572FB0"/>
    <w:pPr>
      <w:pageBreakBefore w:val="0"/>
      <w:numPr>
        <w:numId w:val="0"/>
      </w:numPr>
      <w:tabs>
        <w:tab w:val="num" w:pos="1080"/>
      </w:tabs>
      <w:spacing w:before="120"/>
      <w:ind w:left="2127" w:hanging="2127"/>
      <w:outlineLvl w:val="1"/>
    </w:pPr>
  </w:style>
  <w:style w:type="paragraph" w:customStyle="1" w:styleId="Title3">
    <w:name w:val="Title 3"/>
    <w:basedOn w:val="Normal"/>
    <w:qFormat/>
    <w:rsid w:val="00B24C46"/>
    <w:pPr>
      <w:keepNext/>
      <w:keepLines/>
      <w:numPr>
        <w:ilvl w:val="2"/>
        <w:numId w:val="1"/>
      </w:numPr>
      <w:spacing w:before="120" w:after="120"/>
    </w:pPr>
    <w:rPr>
      <w:rFonts w:eastAsia="Times New Roman"/>
      <w:b/>
      <w:szCs w:val="24"/>
    </w:rPr>
  </w:style>
  <w:style w:type="paragraph" w:customStyle="1" w:styleId="Point2">
    <w:name w:val="Point 2"/>
    <w:basedOn w:val="Point"/>
    <w:qFormat/>
    <w:rsid w:val="005E220A"/>
    <w:pPr>
      <w:numPr>
        <w:ilvl w:val="4"/>
      </w:numPr>
      <w:tabs>
        <w:tab w:val="clear" w:pos="1135"/>
        <w:tab w:val="num" w:pos="851"/>
      </w:tabs>
      <w:ind w:left="851"/>
    </w:pPr>
  </w:style>
  <w:style w:type="paragraph" w:customStyle="1" w:styleId="10">
    <w:name w:val="Заголовок 1 Приложения"/>
    <w:basedOn w:val="Heading1"/>
    <w:next w:val="Normal"/>
    <w:rsid w:val="003E1020"/>
    <w:pPr>
      <w:keepNext w:val="0"/>
      <w:pageBreakBefore/>
      <w:numPr>
        <w:ilvl w:val="1"/>
        <w:numId w:val="5"/>
      </w:numPr>
      <w:autoSpaceDE w:val="0"/>
      <w:autoSpaceDN w:val="0"/>
      <w:spacing w:before="0" w:after="0"/>
      <w:jc w:val="right"/>
    </w:pPr>
    <w:rPr>
      <w:rFonts w:ascii="Times New Roman" w:eastAsia="Times New Roman" w:hAnsi="Times New Roman"/>
      <w:bCs w:val="0"/>
      <w:noProof/>
      <w:kern w:val="0"/>
      <w:sz w:val="24"/>
      <w:szCs w:val="28"/>
      <w:lang w:bidi="en-US"/>
    </w:rPr>
  </w:style>
  <w:style w:type="paragraph" w:customStyle="1" w:styleId="a1">
    <w:name w:val="Статья"/>
    <w:basedOn w:val="Normal"/>
    <w:qFormat/>
    <w:rsid w:val="007C3523"/>
    <w:pPr>
      <w:spacing w:before="240"/>
    </w:pPr>
    <w:rPr>
      <w:rFonts w:eastAsia="Times New Roman"/>
      <w:b/>
    </w:rPr>
  </w:style>
  <w:style w:type="paragraph" w:customStyle="1" w:styleId="a2">
    <w:name w:val="Раздел"/>
    <w:basedOn w:val="Normal"/>
    <w:rsid w:val="007C3523"/>
    <w:pPr>
      <w:spacing w:before="120" w:after="120"/>
    </w:pPr>
    <w:rPr>
      <w:rFonts w:eastAsia="Times New Roman"/>
      <w:sz w:val="28"/>
      <w:szCs w:val="24"/>
    </w:rPr>
  </w:style>
  <w:style w:type="paragraph" w:styleId="Header">
    <w:name w:val="header"/>
    <w:basedOn w:val="Normal"/>
    <w:link w:val="HeaderChar"/>
    <w:uiPriority w:val="99"/>
    <w:unhideWhenUsed/>
    <w:rsid w:val="00657440"/>
    <w:pPr>
      <w:tabs>
        <w:tab w:val="center" w:pos="4680"/>
        <w:tab w:val="right" w:pos="9360"/>
      </w:tabs>
      <w:spacing w:after="0" w:line="240" w:lineRule="auto"/>
      <w:pPrChange w:id="1" w:author="AnnK" w:date="2026-09-25T20:10:00Z">
        <w:pPr>
          <w:tabs>
            <w:tab w:val="center" w:pos="4677"/>
            <w:tab w:val="right" w:pos="9355"/>
          </w:tabs>
          <w:spacing w:after="160" w:line="259" w:lineRule="auto"/>
        </w:pPr>
      </w:pPrChange>
    </w:pPr>
    <w:rPr>
      <w:rPrChange w:id="1" w:author="AnnK" w:date="2026-09-25T20:10:00Z">
        <w:rPr>
          <w:rFonts w:eastAsiaTheme="minorHAnsi" w:cstheme="minorBidi"/>
          <w:sz w:val="24"/>
          <w:szCs w:val="22"/>
          <w:lang w:val="x-none" w:eastAsia="x-none" w:bidi="ar-SA"/>
        </w:rPr>
      </w:rPrChange>
    </w:rPr>
  </w:style>
  <w:style w:type="character" w:customStyle="1" w:styleId="HeaderChar">
    <w:name w:val="Header Char"/>
    <w:link w:val="Header"/>
    <w:uiPriority w:val="99"/>
    <w:rsid w:val="00572FB0"/>
    <w:rPr>
      <w:rFonts w:eastAsiaTheme="minorHAnsi" w:cstheme="minorBidi"/>
      <w:sz w:val="24"/>
      <w:szCs w:val="22"/>
      <w:lang w:val="en-US" w:eastAsia="en-US"/>
    </w:rPr>
  </w:style>
  <w:style w:type="paragraph" w:styleId="Footer">
    <w:name w:val="footer"/>
    <w:basedOn w:val="Normal"/>
    <w:link w:val="FooterChar"/>
    <w:uiPriority w:val="99"/>
    <w:unhideWhenUsed/>
    <w:rsid w:val="00657440"/>
    <w:pPr>
      <w:tabs>
        <w:tab w:val="center" w:pos="4680"/>
        <w:tab w:val="right" w:pos="9360"/>
      </w:tabs>
      <w:spacing w:after="0" w:line="240" w:lineRule="auto"/>
      <w:pPrChange w:id="2" w:author="AnnK" w:date="2026-09-25T20:10:00Z">
        <w:pPr>
          <w:tabs>
            <w:tab w:val="center" w:pos="4677"/>
            <w:tab w:val="right" w:pos="9355"/>
          </w:tabs>
          <w:spacing w:after="160" w:line="259" w:lineRule="auto"/>
        </w:pPr>
      </w:pPrChange>
    </w:pPr>
    <w:rPr>
      <w:rPrChange w:id="2" w:author="AnnK" w:date="2026-09-25T20:10:00Z">
        <w:rPr>
          <w:rFonts w:eastAsiaTheme="minorHAnsi" w:cstheme="minorBidi"/>
          <w:sz w:val="24"/>
          <w:szCs w:val="22"/>
          <w:lang w:val="x-none" w:eastAsia="x-none" w:bidi="ar-SA"/>
        </w:rPr>
      </w:rPrChange>
    </w:rPr>
  </w:style>
  <w:style w:type="character" w:customStyle="1" w:styleId="FooterChar">
    <w:name w:val="Footer Char"/>
    <w:link w:val="Footer"/>
    <w:uiPriority w:val="99"/>
    <w:rsid w:val="00572FB0"/>
    <w:rPr>
      <w:rFonts w:eastAsiaTheme="minorHAnsi" w:cstheme="minorBidi"/>
      <w:sz w:val="24"/>
      <w:szCs w:val="22"/>
      <w:lang w:val="en-US" w:eastAsia="en-US"/>
    </w:rPr>
  </w:style>
  <w:style w:type="paragraph" w:customStyle="1" w:styleId="11">
    <w:name w:val="Заголовок оглавления1"/>
    <w:basedOn w:val="Heading1"/>
    <w:next w:val="Normal"/>
    <w:uiPriority w:val="39"/>
    <w:semiHidden/>
    <w:unhideWhenUsed/>
    <w:qFormat/>
    <w:rsid w:val="00282E9D"/>
    <w:pPr>
      <w:keepLines/>
      <w:spacing w:before="480" w:after="0" w:line="276" w:lineRule="auto"/>
      <w:outlineLvl w:val="9"/>
    </w:pPr>
    <w:rPr>
      <w:rFonts w:ascii="Cambria" w:eastAsia="Times New Roman" w:hAnsi="Cambria"/>
      <w:color w:val="365F91"/>
      <w:kern w:val="0"/>
      <w:sz w:val="28"/>
      <w:szCs w:val="28"/>
    </w:rPr>
  </w:style>
  <w:style w:type="paragraph" w:styleId="TOC1">
    <w:name w:val="toc 1"/>
    <w:basedOn w:val="Normal"/>
    <w:next w:val="Normal"/>
    <w:autoRedefine/>
    <w:uiPriority w:val="39"/>
    <w:rsid w:val="00282E9D"/>
  </w:style>
  <w:style w:type="paragraph" w:styleId="TOC2">
    <w:name w:val="toc 2"/>
    <w:basedOn w:val="Normal"/>
    <w:next w:val="Normal"/>
    <w:autoRedefine/>
    <w:uiPriority w:val="39"/>
    <w:rsid w:val="00282E9D"/>
    <w:pPr>
      <w:ind w:left="240"/>
    </w:pPr>
  </w:style>
  <w:style w:type="character" w:styleId="Hyperlink">
    <w:name w:val="Hyperlink"/>
    <w:basedOn w:val="DefaultParagraphFont"/>
    <w:uiPriority w:val="99"/>
    <w:unhideWhenUsed/>
    <w:rsid w:val="00B557F6"/>
    <w:rPr>
      <w:color w:val="0000FF"/>
      <w:u w:val="single"/>
      <w:rPrChange w:id="3" w:author="AnnK" w:date="2026-09-25T20:10:00Z">
        <w:rPr>
          <w:color w:val="0000FF"/>
          <w:u w:val="single"/>
        </w:rPr>
      </w:rPrChange>
    </w:rPr>
  </w:style>
  <w:style w:type="paragraph" w:styleId="BodyTextIndent">
    <w:name w:val="Body Text Indent"/>
    <w:basedOn w:val="Normal"/>
    <w:link w:val="BodyTextIndentChar"/>
    <w:rsid w:val="003E1020"/>
    <w:pPr>
      <w:widowControl w:val="0"/>
      <w:tabs>
        <w:tab w:val="right" w:pos="9356"/>
      </w:tabs>
      <w:autoSpaceDE w:val="0"/>
      <w:autoSpaceDN w:val="0"/>
      <w:adjustRightInd w:val="0"/>
      <w:spacing w:after="120" w:line="360" w:lineRule="atLeast"/>
      <w:ind w:left="283"/>
      <w:textAlignment w:val="baseline"/>
    </w:pPr>
    <w:rPr>
      <w:rFonts w:eastAsia="Times New Roman"/>
      <w:noProof/>
      <w:szCs w:val="24"/>
      <w:lang w:val="x-none" w:eastAsia="x-none"/>
    </w:rPr>
  </w:style>
  <w:style w:type="character" w:customStyle="1" w:styleId="BodyTextIndentChar">
    <w:name w:val="Body Text Indent Char"/>
    <w:link w:val="BodyTextIndent"/>
    <w:rsid w:val="003E1020"/>
    <w:rPr>
      <w:rFonts w:eastAsia="Times New Roman" w:cs="Arial"/>
      <w:noProof/>
      <w:sz w:val="24"/>
      <w:szCs w:val="24"/>
    </w:rPr>
  </w:style>
  <w:style w:type="paragraph" w:styleId="List">
    <w:name w:val="List"/>
    <w:basedOn w:val="Normal"/>
    <w:rsid w:val="003E1020"/>
    <w:pPr>
      <w:tabs>
        <w:tab w:val="right" w:pos="9356"/>
      </w:tabs>
      <w:spacing w:line="360" w:lineRule="atLeast"/>
      <w:ind w:left="283" w:hanging="283"/>
    </w:pPr>
    <w:rPr>
      <w:rFonts w:ascii="Times New Roman CYR" w:eastAsia="Times New Roman" w:hAnsi="Times New Roman CYR" w:cs="Arial"/>
      <w:noProof/>
      <w:szCs w:val="24"/>
    </w:rPr>
  </w:style>
  <w:style w:type="paragraph" w:customStyle="1" w:styleId="Headcenter">
    <w:name w:val="Head center"/>
    <w:basedOn w:val="Normal"/>
    <w:qFormat/>
    <w:rsid w:val="003E1020"/>
    <w:pPr>
      <w:keepLines/>
      <w:widowControl w:val="0"/>
      <w:tabs>
        <w:tab w:val="right" w:pos="9356"/>
      </w:tabs>
      <w:adjustRightInd w:val="0"/>
      <w:spacing w:line="360" w:lineRule="atLeast"/>
      <w:ind w:left="142"/>
      <w:jc w:val="center"/>
      <w:textAlignment w:val="baseline"/>
    </w:pPr>
    <w:rPr>
      <w:rFonts w:eastAsia="Times New Roman" w:cs="Arial"/>
      <w:b/>
      <w:bCs/>
      <w:noProof/>
      <w:sz w:val="32"/>
      <w:szCs w:val="24"/>
    </w:rPr>
  </w:style>
  <w:style w:type="paragraph" w:customStyle="1" w:styleId="TextRight">
    <w:name w:val="Text Right"/>
    <w:basedOn w:val="Normal"/>
    <w:autoRedefine/>
    <w:qFormat/>
    <w:rsid w:val="003E1020"/>
    <w:pPr>
      <w:widowControl w:val="0"/>
      <w:tabs>
        <w:tab w:val="right" w:pos="9639"/>
      </w:tabs>
      <w:adjustRightInd w:val="0"/>
      <w:spacing w:line="360" w:lineRule="atLeast"/>
      <w:ind w:left="3402"/>
      <w:jc w:val="right"/>
      <w:textAlignment w:val="baseline"/>
    </w:pPr>
    <w:rPr>
      <w:rFonts w:eastAsia="Times New Roman"/>
      <w:noProof/>
      <w:sz w:val="20"/>
    </w:rPr>
  </w:style>
  <w:style w:type="paragraph" w:customStyle="1" w:styleId="Text">
    <w:name w:val="Text"/>
    <w:basedOn w:val="Normal"/>
    <w:link w:val="Text0"/>
    <w:qFormat/>
    <w:rsid w:val="003E1020"/>
    <w:pPr>
      <w:widowControl w:val="0"/>
      <w:tabs>
        <w:tab w:val="right" w:pos="9356"/>
      </w:tabs>
      <w:adjustRightInd w:val="0"/>
      <w:spacing w:line="360" w:lineRule="atLeast"/>
      <w:textAlignment w:val="baseline"/>
    </w:pPr>
    <w:rPr>
      <w:rFonts w:eastAsia="Times New Roman"/>
      <w:iCs/>
      <w:szCs w:val="24"/>
      <w:lang w:eastAsia="x-none"/>
    </w:rPr>
  </w:style>
  <w:style w:type="paragraph" w:customStyle="1" w:styleId="a3">
    <w:name w:val="Пункт приложения"/>
    <w:basedOn w:val="Normal"/>
    <w:qFormat/>
    <w:rsid w:val="003E1020"/>
    <w:pPr>
      <w:widowControl w:val="0"/>
      <w:tabs>
        <w:tab w:val="num" w:pos="851"/>
      </w:tabs>
      <w:adjustRightInd w:val="0"/>
      <w:spacing w:before="240"/>
      <w:ind w:left="851" w:hanging="851"/>
      <w:textAlignment w:val="baseline"/>
    </w:pPr>
    <w:rPr>
      <w:rFonts w:eastAsia="Times New Roman"/>
      <w:bCs/>
      <w:szCs w:val="24"/>
    </w:rPr>
  </w:style>
  <w:style w:type="paragraph" w:styleId="BalloonText">
    <w:name w:val="Balloon Text"/>
    <w:basedOn w:val="Normal"/>
    <w:link w:val="BalloonTextChar"/>
    <w:rsid w:val="00850ECB"/>
    <w:rPr>
      <w:rFonts w:ascii="Tahoma" w:hAnsi="Tahoma"/>
      <w:sz w:val="16"/>
      <w:szCs w:val="16"/>
      <w:lang w:val="x-none" w:eastAsia="x-none"/>
    </w:rPr>
  </w:style>
  <w:style w:type="character" w:customStyle="1" w:styleId="BalloonTextChar">
    <w:name w:val="Balloon Text Char"/>
    <w:link w:val="BalloonText"/>
    <w:rsid w:val="00850ECB"/>
    <w:rPr>
      <w:rFonts w:ascii="Tahoma" w:hAnsi="Tahoma" w:cs="Tahoma"/>
      <w:sz w:val="16"/>
      <w:szCs w:val="16"/>
    </w:rPr>
  </w:style>
  <w:style w:type="character" w:styleId="CommentReference">
    <w:name w:val="annotation reference"/>
    <w:rsid w:val="00850ECB"/>
    <w:rPr>
      <w:sz w:val="16"/>
      <w:szCs w:val="16"/>
    </w:rPr>
  </w:style>
  <w:style w:type="paragraph" w:styleId="CommentText">
    <w:name w:val="annotation text"/>
    <w:basedOn w:val="Normal"/>
    <w:link w:val="CommentTextChar"/>
    <w:rsid w:val="00850ECB"/>
    <w:rPr>
      <w:sz w:val="20"/>
    </w:rPr>
  </w:style>
  <w:style w:type="character" w:customStyle="1" w:styleId="CommentTextChar">
    <w:name w:val="Comment Text Char"/>
    <w:basedOn w:val="DefaultParagraphFont"/>
    <w:link w:val="CommentText"/>
    <w:rsid w:val="00850ECB"/>
  </w:style>
  <w:style w:type="paragraph" w:styleId="CommentSubject">
    <w:name w:val="annotation subject"/>
    <w:basedOn w:val="CommentText"/>
    <w:next w:val="CommentText"/>
    <w:link w:val="CommentSubjectChar"/>
    <w:rsid w:val="00850ECB"/>
    <w:rPr>
      <w:b/>
      <w:bCs/>
      <w:lang w:val="x-none" w:eastAsia="x-none"/>
    </w:rPr>
  </w:style>
  <w:style w:type="character" w:customStyle="1" w:styleId="CommentSubjectChar">
    <w:name w:val="Comment Subject Char"/>
    <w:link w:val="CommentSubject"/>
    <w:rsid w:val="00850ECB"/>
    <w:rPr>
      <w:b/>
      <w:bCs/>
    </w:rPr>
  </w:style>
  <w:style w:type="character" w:customStyle="1" w:styleId="a4">
    <w:name w:val="Термин"/>
    <w:rsid w:val="00DC35EF"/>
    <w:rPr>
      <w:b/>
      <w:bCs/>
    </w:rPr>
  </w:style>
  <w:style w:type="paragraph" w:customStyle="1" w:styleId="Point3">
    <w:name w:val="Point 3"/>
    <w:basedOn w:val="Normal"/>
    <w:qFormat/>
    <w:rsid w:val="0042429C"/>
    <w:pPr>
      <w:tabs>
        <w:tab w:val="num" w:pos="851"/>
        <w:tab w:val="left" w:pos="1418"/>
      </w:tabs>
      <w:ind w:left="851" w:hanging="851"/>
      <w:outlineLvl w:val="0"/>
    </w:pPr>
    <w:rPr>
      <w:rFonts w:eastAsia="Times New Roman" w:cs="Arial"/>
    </w:rPr>
  </w:style>
  <w:style w:type="paragraph" w:customStyle="1" w:styleId="1">
    <w:name w:val="Регламент 1"/>
    <w:basedOn w:val="Normal"/>
    <w:qFormat/>
    <w:rsid w:val="001F0D5E"/>
    <w:pPr>
      <w:numPr>
        <w:numId w:val="6"/>
      </w:numPr>
    </w:pPr>
    <w:rPr>
      <w:rFonts w:eastAsia="Times New Roman"/>
      <w:snapToGrid w:val="0"/>
      <w:color w:val="000000"/>
      <w:sz w:val="22"/>
    </w:rPr>
  </w:style>
  <w:style w:type="paragraph" w:customStyle="1" w:styleId="20">
    <w:name w:val="Регламент 2"/>
    <w:basedOn w:val="1"/>
    <w:qFormat/>
    <w:rsid w:val="001F0D5E"/>
    <w:pPr>
      <w:numPr>
        <w:ilvl w:val="1"/>
      </w:numPr>
    </w:pPr>
  </w:style>
  <w:style w:type="paragraph" w:styleId="PlainText">
    <w:name w:val="Plain Text"/>
    <w:basedOn w:val="Normal"/>
    <w:link w:val="PlainTextChar"/>
    <w:uiPriority w:val="99"/>
    <w:unhideWhenUsed/>
    <w:rsid w:val="00434F60"/>
    <w:rPr>
      <w:rFonts w:ascii="Arial" w:hAnsi="Arial"/>
      <w:sz w:val="20"/>
      <w:szCs w:val="21"/>
      <w:lang w:val="x-none"/>
    </w:rPr>
  </w:style>
  <w:style w:type="character" w:customStyle="1" w:styleId="PlainTextChar">
    <w:name w:val="Plain Text Char"/>
    <w:link w:val="PlainText"/>
    <w:uiPriority w:val="99"/>
    <w:rsid w:val="00434F60"/>
    <w:rPr>
      <w:rFonts w:ascii="Arial" w:eastAsia="Calibri" w:hAnsi="Arial" w:cs="Times New Roman"/>
      <w:szCs w:val="21"/>
      <w:lang w:eastAsia="en-US"/>
    </w:rPr>
  </w:style>
  <w:style w:type="paragraph" w:styleId="FootnoteText">
    <w:name w:val="footnote text"/>
    <w:basedOn w:val="Normal"/>
    <w:link w:val="FootnoteTextChar"/>
    <w:rsid w:val="00E222A1"/>
    <w:rPr>
      <w:rFonts w:eastAsia="Times New Roman"/>
      <w:sz w:val="20"/>
      <w:lang w:val="x-none" w:eastAsia="x-none"/>
    </w:rPr>
  </w:style>
  <w:style w:type="character" w:customStyle="1" w:styleId="FootnoteTextChar">
    <w:name w:val="Footnote Text Char"/>
    <w:link w:val="FootnoteText"/>
    <w:rsid w:val="00E222A1"/>
    <w:rPr>
      <w:rFonts w:eastAsia="Times New Roman"/>
    </w:rPr>
  </w:style>
  <w:style w:type="character" w:styleId="FootnoteReference">
    <w:name w:val="footnote reference"/>
    <w:rsid w:val="00E222A1"/>
    <w:rPr>
      <w:vertAlign w:val="superscript"/>
    </w:rPr>
  </w:style>
  <w:style w:type="table" w:styleId="TableGrid">
    <w:name w:val="Table Grid"/>
    <w:basedOn w:val="TableNormal"/>
    <w:rsid w:val="00E222A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етка таблицы1"/>
    <w:basedOn w:val="TableNormal"/>
    <w:next w:val="TableGrid"/>
    <w:rsid w:val="00E222A1"/>
    <w:pPr>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E222A1"/>
    <w:pPr>
      <w:spacing w:before="100" w:beforeAutospacing="1" w:after="100" w:afterAutospacing="1"/>
    </w:pPr>
    <w:rPr>
      <w:rFonts w:eastAsia="Times New Roman"/>
      <w:szCs w:val="24"/>
    </w:rPr>
  </w:style>
  <w:style w:type="paragraph" w:customStyle="1" w:styleId="21">
    <w:name w:val="Основной текст 21"/>
    <w:basedOn w:val="Normal"/>
    <w:rsid w:val="00E222A1"/>
    <w:pPr>
      <w:widowControl w:val="0"/>
      <w:spacing w:line="360" w:lineRule="auto"/>
      <w:ind w:firstLine="720"/>
    </w:pPr>
    <w:rPr>
      <w:rFonts w:eastAsia="Times New Roman"/>
    </w:rPr>
  </w:style>
  <w:style w:type="paragraph" w:customStyle="1" w:styleId="13">
    <w:name w:val="Без интервала1"/>
    <w:rsid w:val="00F53702"/>
    <w:pPr>
      <w:spacing w:before="60" w:after="60" w:line="276" w:lineRule="auto"/>
      <w:jc w:val="both"/>
    </w:pPr>
    <w:rPr>
      <w:rFonts w:ascii="Franklin Gothic Book" w:eastAsia="Times New Roman" w:hAnsi="Franklin Gothic Book"/>
      <w:sz w:val="22"/>
      <w:szCs w:val="22"/>
      <w:lang w:val="en-US" w:eastAsia="en-US"/>
    </w:rPr>
  </w:style>
  <w:style w:type="paragraph" w:customStyle="1" w:styleId="a5">
    <w:name w:val="Заголовок"/>
    <w:basedOn w:val="Normal"/>
    <w:rsid w:val="00335ABA"/>
    <w:pPr>
      <w:jc w:val="center"/>
    </w:pPr>
    <w:rPr>
      <w:rFonts w:eastAsia="Times New Roman"/>
      <w:b/>
      <w:sz w:val="28"/>
      <w:szCs w:val="24"/>
    </w:rPr>
  </w:style>
  <w:style w:type="character" w:styleId="PageNumber">
    <w:name w:val="page number"/>
    <w:basedOn w:val="DefaultParagraphFont"/>
    <w:rsid w:val="00335ABA"/>
  </w:style>
  <w:style w:type="paragraph" w:styleId="Title">
    <w:name w:val="Title"/>
    <w:basedOn w:val="Normal"/>
    <w:link w:val="TitleChar"/>
    <w:qFormat/>
    <w:rsid w:val="00335ABA"/>
    <w:pPr>
      <w:overflowPunct w:val="0"/>
      <w:autoSpaceDE w:val="0"/>
      <w:autoSpaceDN w:val="0"/>
      <w:adjustRightInd w:val="0"/>
      <w:ind w:right="29" w:firstLine="567"/>
      <w:jc w:val="center"/>
      <w:textAlignment w:val="baseline"/>
    </w:pPr>
    <w:rPr>
      <w:rFonts w:eastAsia="Times New Roman"/>
      <w:b/>
      <w:bCs/>
      <w:color w:val="000000"/>
      <w:sz w:val="28"/>
      <w:szCs w:val="28"/>
      <w:lang w:val="x-none" w:eastAsia="x-none"/>
    </w:rPr>
  </w:style>
  <w:style w:type="character" w:customStyle="1" w:styleId="TitleChar">
    <w:name w:val="Title Char"/>
    <w:link w:val="Title"/>
    <w:rsid w:val="00335ABA"/>
    <w:rPr>
      <w:rFonts w:eastAsia="Times New Roman"/>
      <w:b/>
      <w:bCs/>
      <w:color w:val="000000"/>
      <w:sz w:val="28"/>
      <w:szCs w:val="28"/>
    </w:rPr>
  </w:style>
  <w:style w:type="paragraph" w:styleId="BodyTextIndent3">
    <w:name w:val="Body Text Indent 3"/>
    <w:basedOn w:val="Normal"/>
    <w:link w:val="BodyTextIndent3Char"/>
    <w:rsid w:val="00335ABA"/>
    <w:pPr>
      <w:spacing w:before="120" w:after="120"/>
      <w:ind w:left="5529"/>
    </w:pPr>
    <w:rPr>
      <w:rFonts w:eastAsia="Times New Roman"/>
      <w:b/>
      <w:szCs w:val="24"/>
      <w:lang w:val="x-none" w:eastAsia="x-none"/>
    </w:rPr>
  </w:style>
  <w:style w:type="character" w:customStyle="1" w:styleId="BodyTextIndent3Char">
    <w:name w:val="Body Text Indent 3 Char"/>
    <w:link w:val="BodyTextIndent3"/>
    <w:rsid w:val="00335ABA"/>
    <w:rPr>
      <w:rFonts w:eastAsia="Times New Roman"/>
      <w:b/>
      <w:sz w:val="24"/>
      <w:szCs w:val="24"/>
    </w:rPr>
  </w:style>
  <w:style w:type="paragraph" w:customStyle="1" w:styleId="a6">
    <w:name w:val="Полужирный По центру"/>
    <w:basedOn w:val="Normal"/>
    <w:rsid w:val="00335ABA"/>
    <w:pPr>
      <w:jc w:val="center"/>
    </w:pPr>
    <w:rPr>
      <w:rFonts w:eastAsia="Times New Roman"/>
      <w:b/>
      <w:bCs/>
    </w:rPr>
  </w:style>
  <w:style w:type="paragraph" w:customStyle="1" w:styleId="a7">
    <w:name w:val="Решение"/>
    <w:basedOn w:val="Normal"/>
    <w:rsid w:val="00335ABA"/>
    <w:pPr>
      <w:spacing w:line="360" w:lineRule="auto"/>
      <w:ind w:left="709" w:hanging="709"/>
    </w:pPr>
    <w:rPr>
      <w:rFonts w:eastAsia="Times New Roman"/>
      <w:b/>
    </w:rPr>
  </w:style>
  <w:style w:type="paragraph" w:customStyle="1" w:styleId="a8">
    <w:name w:val="Текст пункта без номера"/>
    <w:basedOn w:val="Normal"/>
    <w:rsid w:val="00335ABA"/>
    <w:pPr>
      <w:spacing w:before="120" w:after="120"/>
      <w:ind w:firstLine="709"/>
    </w:pPr>
    <w:rPr>
      <w:rFonts w:eastAsia="Times New Roman"/>
    </w:rPr>
  </w:style>
  <w:style w:type="paragraph" w:customStyle="1" w:styleId="a9">
    <w:name w:val="Полужирный По правому краю"/>
    <w:basedOn w:val="a6"/>
    <w:rsid w:val="00335ABA"/>
    <w:pPr>
      <w:jc w:val="right"/>
    </w:pPr>
  </w:style>
  <w:style w:type="paragraph" w:customStyle="1" w:styleId="125">
    <w:name w:val="Стиль Первая строка:  125 см"/>
    <w:basedOn w:val="Normal"/>
    <w:rsid w:val="00335ABA"/>
    <w:pPr>
      <w:spacing w:after="60"/>
      <w:ind w:firstLine="709"/>
    </w:pPr>
    <w:rPr>
      <w:rFonts w:ascii="Franklin Gothic Book" w:eastAsia="Times New Roman" w:hAnsi="Franklin Gothic Book"/>
    </w:rPr>
  </w:style>
  <w:style w:type="paragraph" w:customStyle="1" w:styleId="14">
    <w:name w:val="Обычный1"/>
    <w:rsid w:val="00335ABA"/>
    <w:pPr>
      <w:spacing w:before="100" w:after="100"/>
    </w:pPr>
    <w:rPr>
      <w:rFonts w:eastAsia="Times New Roman"/>
      <w:snapToGrid w:val="0"/>
      <w:sz w:val="24"/>
    </w:rPr>
  </w:style>
  <w:style w:type="paragraph" w:styleId="BodyText2">
    <w:name w:val="Body Text 2"/>
    <w:basedOn w:val="Normal"/>
    <w:link w:val="BodyText2Char"/>
    <w:rsid w:val="00335ABA"/>
    <w:pPr>
      <w:spacing w:after="120" w:line="480" w:lineRule="auto"/>
    </w:pPr>
    <w:rPr>
      <w:rFonts w:eastAsia="Times New Roman"/>
      <w:szCs w:val="24"/>
      <w:lang w:val="x-none" w:eastAsia="x-none"/>
    </w:rPr>
  </w:style>
  <w:style w:type="character" w:customStyle="1" w:styleId="BodyText2Char">
    <w:name w:val="Body Text 2 Char"/>
    <w:link w:val="BodyText2"/>
    <w:rsid w:val="00335ABA"/>
    <w:rPr>
      <w:rFonts w:eastAsia="Times New Roman"/>
      <w:sz w:val="24"/>
      <w:szCs w:val="24"/>
    </w:rPr>
  </w:style>
  <w:style w:type="paragraph" w:styleId="BodyText">
    <w:name w:val="Body Text"/>
    <w:basedOn w:val="Normal"/>
    <w:link w:val="BodyTextChar"/>
    <w:rsid w:val="00335ABA"/>
    <w:pPr>
      <w:spacing w:after="120"/>
    </w:pPr>
    <w:rPr>
      <w:rFonts w:eastAsia="Times New Roman"/>
      <w:szCs w:val="24"/>
      <w:lang w:val="x-none" w:eastAsia="x-none"/>
    </w:rPr>
  </w:style>
  <w:style w:type="character" w:customStyle="1" w:styleId="BodyTextChar">
    <w:name w:val="Body Text Char"/>
    <w:link w:val="BodyText"/>
    <w:rsid w:val="00335ABA"/>
    <w:rPr>
      <w:rFonts w:eastAsia="Times New Roman"/>
      <w:sz w:val="24"/>
      <w:szCs w:val="24"/>
    </w:rPr>
  </w:style>
  <w:style w:type="paragraph" w:customStyle="1" w:styleId="211">
    <w:name w:val="Основной текст 211"/>
    <w:basedOn w:val="Normal"/>
    <w:rsid w:val="00335ABA"/>
    <w:pPr>
      <w:overflowPunct w:val="0"/>
      <w:autoSpaceDE w:val="0"/>
      <w:autoSpaceDN w:val="0"/>
      <w:adjustRightInd w:val="0"/>
      <w:textAlignment w:val="baseline"/>
    </w:pPr>
    <w:rPr>
      <w:rFonts w:ascii="Arial" w:eastAsia="Times New Roman" w:hAnsi="Arial"/>
      <w:b/>
      <w:sz w:val="22"/>
    </w:rPr>
  </w:style>
  <w:style w:type="paragraph" w:customStyle="1" w:styleId="31">
    <w:name w:val="Основной текст 31"/>
    <w:basedOn w:val="Normal"/>
    <w:rsid w:val="00335ABA"/>
    <w:rPr>
      <w:rFonts w:eastAsia="Times New Roman"/>
      <w:b/>
    </w:rPr>
  </w:style>
  <w:style w:type="paragraph" w:customStyle="1" w:styleId="2">
    <w:name w:val="Стиль Заголовок 2 + полужирный Черный"/>
    <w:basedOn w:val="Heading2"/>
    <w:rsid w:val="00335ABA"/>
    <w:pPr>
      <w:numPr>
        <w:ilvl w:val="1"/>
        <w:numId w:val="7"/>
      </w:numPr>
      <w:tabs>
        <w:tab w:val="left" w:pos="709"/>
      </w:tabs>
      <w:jc w:val="both"/>
    </w:pPr>
    <w:rPr>
      <w:rFonts w:ascii="Times New Roman" w:hAnsi="Times New Roman"/>
      <w:i w:val="0"/>
      <w:iCs w:val="0"/>
      <w:color w:val="000000"/>
      <w:sz w:val="24"/>
      <w:szCs w:val="24"/>
    </w:rPr>
  </w:style>
  <w:style w:type="paragraph" w:customStyle="1" w:styleId="aa">
    <w:name w:val="Статус"/>
    <w:basedOn w:val="Normal"/>
    <w:rsid w:val="00335ABA"/>
    <w:pPr>
      <w:spacing w:before="120" w:after="120"/>
      <w:jc w:val="right"/>
    </w:pPr>
    <w:rPr>
      <w:rFonts w:eastAsia="Times New Roman"/>
      <w:b/>
      <w:bCs/>
    </w:rPr>
  </w:style>
  <w:style w:type="paragraph" w:customStyle="1" w:styleId="ab">
    <w:name w:val="Подраздел"/>
    <w:basedOn w:val="Normal"/>
    <w:rsid w:val="00335ABA"/>
    <w:pPr>
      <w:tabs>
        <w:tab w:val="num" w:pos="792"/>
      </w:tabs>
      <w:ind w:left="1985" w:hanging="1985"/>
      <w:outlineLvl w:val="1"/>
    </w:pPr>
    <w:rPr>
      <w:rFonts w:ascii="Arial" w:hAnsi="Arial"/>
      <w:b/>
    </w:rPr>
  </w:style>
  <w:style w:type="paragraph" w:customStyle="1" w:styleId="ac">
    <w:name w:val="Пункт"/>
    <w:basedOn w:val="Normal"/>
    <w:rsid w:val="00335ABA"/>
    <w:pPr>
      <w:spacing w:before="120"/>
      <w:ind w:left="454" w:hanging="454"/>
    </w:pPr>
  </w:style>
  <w:style w:type="paragraph" w:customStyle="1" w:styleId="ad">
    <w:name w:val="Подпункт"/>
    <w:basedOn w:val="Normal"/>
    <w:rsid w:val="00335ABA"/>
    <w:pPr>
      <w:ind w:left="454" w:hanging="454"/>
    </w:pPr>
  </w:style>
  <w:style w:type="paragraph" w:customStyle="1" w:styleId="Tab">
    <w:name w:val="Текст (Tab)"/>
    <w:basedOn w:val="Normal"/>
    <w:qFormat/>
    <w:rsid w:val="00B24862"/>
    <w:pPr>
      <w:tabs>
        <w:tab w:val="left" w:pos="851"/>
      </w:tabs>
      <w:ind w:left="851"/>
    </w:pPr>
    <w:rPr>
      <w:rFonts w:eastAsia="Times New Roman"/>
      <w:szCs w:val="24"/>
    </w:rPr>
  </w:style>
  <w:style w:type="paragraph" w:customStyle="1" w:styleId="-11">
    <w:name w:val="Цветной список - Акцент 11"/>
    <w:basedOn w:val="Normal"/>
    <w:uiPriority w:val="34"/>
    <w:qFormat/>
    <w:rsid w:val="00D71AD6"/>
    <w:pPr>
      <w:ind w:left="720"/>
      <w:contextualSpacing/>
    </w:pPr>
  </w:style>
  <w:style w:type="character" w:customStyle="1" w:styleId="Text0">
    <w:name w:val="Text Знак"/>
    <w:link w:val="Text"/>
    <w:rsid w:val="00835692"/>
    <w:rPr>
      <w:rFonts w:eastAsia="Times New Roman"/>
      <w:iCs/>
      <w:sz w:val="24"/>
      <w:szCs w:val="24"/>
      <w:lang w:val="en-US"/>
    </w:rPr>
  </w:style>
  <w:style w:type="paragraph" w:styleId="ListParagraph">
    <w:name w:val="List Paragraph"/>
    <w:basedOn w:val="Normal"/>
    <w:uiPriority w:val="34"/>
    <w:qFormat/>
    <w:rsid w:val="00A2109D"/>
    <w:pPr>
      <w:ind w:left="720"/>
      <w:contextualSpacing/>
    </w:pPr>
  </w:style>
  <w:style w:type="character" w:styleId="Strong">
    <w:name w:val="Strong"/>
    <w:basedOn w:val="DefaultParagraphFont"/>
    <w:uiPriority w:val="22"/>
    <w:qFormat/>
    <w:rsid w:val="00DE5E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824711">
      <w:bodyDiv w:val="1"/>
      <w:marLeft w:val="0"/>
      <w:marRight w:val="0"/>
      <w:marTop w:val="0"/>
      <w:marBottom w:val="0"/>
      <w:divBdr>
        <w:top w:val="none" w:sz="0" w:space="0" w:color="auto"/>
        <w:left w:val="none" w:sz="0" w:space="0" w:color="auto"/>
        <w:bottom w:val="none" w:sz="0" w:space="0" w:color="auto"/>
        <w:right w:val="none" w:sz="0" w:space="0" w:color="auto"/>
      </w:divBdr>
    </w:div>
    <w:div w:id="57754401">
      <w:bodyDiv w:val="1"/>
      <w:marLeft w:val="0"/>
      <w:marRight w:val="0"/>
      <w:marTop w:val="0"/>
      <w:marBottom w:val="0"/>
      <w:divBdr>
        <w:top w:val="none" w:sz="0" w:space="0" w:color="auto"/>
        <w:left w:val="none" w:sz="0" w:space="0" w:color="auto"/>
        <w:bottom w:val="none" w:sz="0" w:space="0" w:color="auto"/>
        <w:right w:val="none" w:sz="0" w:space="0" w:color="auto"/>
      </w:divBdr>
    </w:div>
    <w:div w:id="167866672">
      <w:bodyDiv w:val="1"/>
      <w:marLeft w:val="0"/>
      <w:marRight w:val="0"/>
      <w:marTop w:val="0"/>
      <w:marBottom w:val="0"/>
      <w:divBdr>
        <w:top w:val="none" w:sz="0" w:space="0" w:color="auto"/>
        <w:left w:val="none" w:sz="0" w:space="0" w:color="auto"/>
        <w:bottom w:val="none" w:sz="0" w:space="0" w:color="auto"/>
        <w:right w:val="none" w:sz="0" w:space="0" w:color="auto"/>
      </w:divBdr>
    </w:div>
    <w:div w:id="211621662">
      <w:bodyDiv w:val="1"/>
      <w:marLeft w:val="0"/>
      <w:marRight w:val="0"/>
      <w:marTop w:val="0"/>
      <w:marBottom w:val="0"/>
      <w:divBdr>
        <w:top w:val="none" w:sz="0" w:space="0" w:color="auto"/>
        <w:left w:val="none" w:sz="0" w:space="0" w:color="auto"/>
        <w:bottom w:val="none" w:sz="0" w:space="0" w:color="auto"/>
        <w:right w:val="none" w:sz="0" w:space="0" w:color="auto"/>
      </w:divBdr>
    </w:div>
    <w:div w:id="320543353">
      <w:bodyDiv w:val="1"/>
      <w:marLeft w:val="0"/>
      <w:marRight w:val="0"/>
      <w:marTop w:val="0"/>
      <w:marBottom w:val="0"/>
      <w:divBdr>
        <w:top w:val="none" w:sz="0" w:space="0" w:color="auto"/>
        <w:left w:val="none" w:sz="0" w:space="0" w:color="auto"/>
        <w:bottom w:val="none" w:sz="0" w:space="0" w:color="auto"/>
        <w:right w:val="none" w:sz="0" w:space="0" w:color="auto"/>
      </w:divBdr>
    </w:div>
    <w:div w:id="347488286">
      <w:bodyDiv w:val="1"/>
      <w:marLeft w:val="0"/>
      <w:marRight w:val="0"/>
      <w:marTop w:val="0"/>
      <w:marBottom w:val="0"/>
      <w:divBdr>
        <w:top w:val="none" w:sz="0" w:space="0" w:color="auto"/>
        <w:left w:val="none" w:sz="0" w:space="0" w:color="auto"/>
        <w:bottom w:val="none" w:sz="0" w:space="0" w:color="auto"/>
        <w:right w:val="none" w:sz="0" w:space="0" w:color="auto"/>
      </w:divBdr>
    </w:div>
    <w:div w:id="378211537">
      <w:bodyDiv w:val="1"/>
      <w:marLeft w:val="0"/>
      <w:marRight w:val="0"/>
      <w:marTop w:val="0"/>
      <w:marBottom w:val="0"/>
      <w:divBdr>
        <w:top w:val="none" w:sz="0" w:space="0" w:color="auto"/>
        <w:left w:val="none" w:sz="0" w:space="0" w:color="auto"/>
        <w:bottom w:val="none" w:sz="0" w:space="0" w:color="auto"/>
        <w:right w:val="none" w:sz="0" w:space="0" w:color="auto"/>
      </w:divBdr>
    </w:div>
    <w:div w:id="561449058">
      <w:bodyDiv w:val="1"/>
      <w:marLeft w:val="0"/>
      <w:marRight w:val="0"/>
      <w:marTop w:val="0"/>
      <w:marBottom w:val="0"/>
      <w:divBdr>
        <w:top w:val="none" w:sz="0" w:space="0" w:color="auto"/>
        <w:left w:val="none" w:sz="0" w:space="0" w:color="auto"/>
        <w:bottom w:val="none" w:sz="0" w:space="0" w:color="auto"/>
        <w:right w:val="none" w:sz="0" w:space="0" w:color="auto"/>
      </w:divBdr>
    </w:div>
    <w:div w:id="594048797">
      <w:bodyDiv w:val="1"/>
      <w:marLeft w:val="0"/>
      <w:marRight w:val="0"/>
      <w:marTop w:val="0"/>
      <w:marBottom w:val="0"/>
      <w:divBdr>
        <w:top w:val="none" w:sz="0" w:space="0" w:color="auto"/>
        <w:left w:val="none" w:sz="0" w:space="0" w:color="auto"/>
        <w:bottom w:val="none" w:sz="0" w:space="0" w:color="auto"/>
        <w:right w:val="none" w:sz="0" w:space="0" w:color="auto"/>
      </w:divBdr>
    </w:div>
    <w:div w:id="789668484">
      <w:bodyDiv w:val="1"/>
      <w:marLeft w:val="0"/>
      <w:marRight w:val="0"/>
      <w:marTop w:val="0"/>
      <w:marBottom w:val="0"/>
      <w:divBdr>
        <w:top w:val="none" w:sz="0" w:space="0" w:color="auto"/>
        <w:left w:val="none" w:sz="0" w:space="0" w:color="auto"/>
        <w:bottom w:val="none" w:sz="0" w:space="0" w:color="auto"/>
        <w:right w:val="none" w:sz="0" w:space="0" w:color="auto"/>
      </w:divBdr>
    </w:div>
    <w:div w:id="1012806018">
      <w:bodyDiv w:val="1"/>
      <w:marLeft w:val="0"/>
      <w:marRight w:val="0"/>
      <w:marTop w:val="0"/>
      <w:marBottom w:val="0"/>
      <w:divBdr>
        <w:top w:val="none" w:sz="0" w:space="0" w:color="auto"/>
        <w:left w:val="none" w:sz="0" w:space="0" w:color="auto"/>
        <w:bottom w:val="none" w:sz="0" w:space="0" w:color="auto"/>
        <w:right w:val="none" w:sz="0" w:space="0" w:color="auto"/>
      </w:divBdr>
    </w:div>
    <w:div w:id="1096095822">
      <w:bodyDiv w:val="1"/>
      <w:marLeft w:val="0"/>
      <w:marRight w:val="0"/>
      <w:marTop w:val="0"/>
      <w:marBottom w:val="0"/>
      <w:divBdr>
        <w:top w:val="none" w:sz="0" w:space="0" w:color="auto"/>
        <w:left w:val="none" w:sz="0" w:space="0" w:color="auto"/>
        <w:bottom w:val="none" w:sz="0" w:space="0" w:color="auto"/>
        <w:right w:val="none" w:sz="0" w:space="0" w:color="auto"/>
      </w:divBdr>
    </w:div>
    <w:div w:id="1165363173">
      <w:bodyDiv w:val="1"/>
      <w:marLeft w:val="0"/>
      <w:marRight w:val="0"/>
      <w:marTop w:val="0"/>
      <w:marBottom w:val="0"/>
      <w:divBdr>
        <w:top w:val="none" w:sz="0" w:space="0" w:color="auto"/>
        <w:left w:val="none" w:sz="0" w:space="0" w:color="auto"/>
        <w:bottom w:val="none" w:sz="0" w:space="0" w:color="auto"/>
        <w:right w:val="none" w:sz="0" w:space="0" w:color="auto"/>
      </w:divBdr>
    </w:div>
    <w:div w:id="1294140058">
      <w:bodyDiv w:val="1"/>
      <w:marLeft w:val="0"/>
      <w:marRight w:val="0"/>
      <w:marTop w:val="0"/>
      <w:marBottom w:val="0"/>
      <w:divBdr>
        <w:top w:val="none" w:sz="0" w:space="0" w:color="auto"/>
        <w:left w:val="none" w:sz="0" w:space="0" w:color="auto"/>
        <w:bottom w:val="none" w:sz="0" w:space="0" w:color="auto"/>
        <w:right w:val="none" w:sz="0" w:space="0" w:color="auto"/>
      </w:divBdr>
    </w:div>
    <w:div w:id="1376809980">
      <w:bodyDiv w:val="1"/>
      <w:marLeft w:val="0"/>
      <w:marRight w:val="0"/>
      <w:marTop w:val="0"/>
      <w:marBottom w:val="0"/>
      <w:divBdr>
        <w:top w:val="none" w:sz="0" w:space="0" w:color="auto"/>
        <w:left w:val="none" w:sz="0" w:space="0" w:color="auto"/>
        <w:bottom w:val="none" w:sz="0" w:space="0" w:color="auto"/>
        <w:right w:val="none" w:sz="0" w:space="0" w:color="auto"/>
      </w:divBdr>
    </w:div>
    <w:div w:id="1422293341">
      <w:bodyDiv w:val="1"/>
      <w:marLeft w:val="0"/>
      <w:marRight w:val="0"/>
      <w:marTop w:val="0"/>
      <w:marBottom w:val="0"/>
      <w:divBdr>
        <w:top w:val="none" w:sz="0" w:space="0" w:color="auto"/>
        <w:left w:val="none" w:sz="0" w:space="0" w:color="auto"/>
        <w:bottom w:val="none" w:sz="0" w:space="0" w:color="auto"/>
        <w:right w:val="none" w:sz="0" w:space="0" w:color="auto"/>
      </w:divBdr>
    </w:div>
    <w:div w:id="1570722826">
      <w:bodyDiv w:val="1"/>
      <w:marLeft w:val="0"/>
      <w:marRight w:val="0"/>
      <w:marTop w:val="0"/>
      <w:marBottom w:val="0"/>
      <w:divBdr>
        <w:top w:val="none" w:sz="0" w:space="0" w:color="auto"/>
        <w:left w:val="none" w:sz="0" w:space="0" w:color="auto"/>
        <w:bottom w:val="none" w:sz="0" w:space="0" w:color="auto"/>
        <w:right w:val="none" w:sz="0" w:space="0" w:color="auto"/>
      </w:divBdr>
    </w:div>
    <w:div w:id="1671979170">
      <w:bodyDiv w:val="1"/>
      <w:marLeft w:val="0"/>
      <w:marRight w:val="0"/>
      <w:marTop w:val="0"/>
      <w:marBottom w:val="0"/>
      <w:divBdr>
        <w:top w:val="none" w:sz="0" w:space="0" w:color="auto"/>
        <w:left w:val="none" w:sz="0" w:space="0" w:color="auto"/>
        <w:bottom w:val="none" w:sz="0" w:space="0" w:color="auto"/>
        <w:right w:val="none" w:sz="0" w:space="0" w:color="auto"/>
      </w:divBdr>
    </w:div>
    <w:div w:id="1859656366">
      <w:bodyDiv w:val="1"/>
      <w:marLeft w:val="0"/>
      <w:marRight w:val="0"/>
      <w:marTop w:val="0"/>
      <w:marBottom w:val="0"/>
      <w:divBdr>
        <w:top w:val="none" w:sz="0" w:space="0" w:color="auto"/>
        <w:left w:val="none" w:sz="0" w:space="0" w:color="auto"/>
        <w:bottom w:val="none" w:sz="0" w:space="0" w:color="auto"/>
        <w:right w:val="none" w:sz="0" w:space="0" w:color="auto"/>
      </w:divBdr>
    </w:div>
    <w:div w:id="2007518434">
      <w:bodyDiv w:val="1"/>
      <w:marLeft w:val="0"/>
      <w:marRight w:val="0"/>
      <w:marTop w:val="0"/>
      <w:marBottom w:val="0"/>
      <w:divBdr>
        <w:top w:val="none" w:sz="0" w:space="0" w:color="auto"/>
        <w:left w:val="none" w:sz="0" w:space="0" w:color="auto"/>
        <w:bottom w:val="none" w:sz="0" w:space="0" w:color="auto"/>
        <w:right w:val="none" w:sz="0" w:space="0" w:color="auto"/>
      </w:divBdr>
    </w:div>
    <w:div w:id="2028287215">
      <w:bodyDiv w:val="1"/>
      <w:marLeft w:val="0"/>
      <w:marRight w:val="0"/>
      <w:marTop w:val="0"/>
      <w:marBottom w:val="0"/>
      <w:divBdr>
        <w:top w:val="none" w:sz="0" w:space="0" w:color="auto"/>
        <w:left w:val="none" w:sz="0" w:space="0" w:color="auto"/>
        <w:bottom w:val="none" w:sz="0" w:space="0" w:color="auto"/>
        <w:right w:val="none" w:sz="0" w:space="0" w:color="auto"/>
      </w:divBdr>
    </w:div>
    <w:div w:id="2069187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BC774-FCF4-4A94-9219-98D162AA3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3428</Words>
  <Characters>19545</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Фролов Дмитрий Андреевич</dc:creator>
  <cp:lastModifiedBy>Arthur Souza Rodrigues</cp:lastModifiedBy>
  <cp:revision>1</cp:revision>
  <cp:lastPrinted>2014-04-29T17:57:00Z</cp:lastPrinted>
  <dcterms:created xsi:type="dcterms:W3CDTF">2018-01-22T09:08:00Z</dcterms:created>
  <dcterms:modified xsi:type="dcterms:W3CDTF">2026-09-26T00:10:00Z</dcterms:modified>
</cp:coreProperties>
</file>