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D450FC" w14:textId="77777777" w:rsidR="004843D8" w:rsidRPr="00E67707" w:rsidRDefault="00E67707" w:rsidP="00E67707">
      <w:pPr>
        <w:shd w:val="clear" w:color="auto" w:fill="FFFF00"/>
        <w:jc w:val="center"/>
        <w:rPr>
          <w:del w:id="12" w:author="Karen Satter" w:date="2026-09-25T20:04:00Z" w16du:dateUtc="2026-09-26T00:04:00Z"/>
          <w:b/>
          <w:sz w:val="28"/>
          <w:szCs w:val="28"/>
        </w:rPr>
      </w:pPr>
      <w:del w:id="13" w:author="Karen Satter" w:date="2026-09-25T20:04:00Z" w16du:dateUtc="2026-09-26T00:04:00Z">
        <w:r w:rsidRPr="00E67707">
          <w:rPr>
            <w:b/>
            <w:sz w:val="28"/>
            <w:szCs w:val="28"/>
          </w:rPr>
          <w:delText>PHYSICAL EDUCATION</w:delText>
        </w:r>
      </w:del>
    </w:p>
    <w:p w14:paraId="7C33A165" w14:textId="77777777" w:rsidR="00E67707" w:rsidRDefault="00E67707" w:rsidP="00E67707">
      <w:pPr>
        <w:shd w:val="clear" w:color="auto" w:fill="FFFF00"/>
        <w:jc w:val="center"/>
        <w:rPr>
          <w:del w:id="14" w:author="Karen Satter" w:date="2026-09-25T20:04:00Z" w16du:dateUtc="2026-09-26T00:04:00Z"/>
          <w:b/>
          <w:sz w:val="28"/>
          <w:szCs w:val="28"/>
        </w:rPr>
      </w:pPr>
      <w:del w:id="15" w:author="Karen Satter" w:date="2026-09-25T20:04:00Z" w16du:dateUtc="2026-09-26T00:04:00Z">
        <w:r w:rsidRPr="00E67707">
          <w:rPr>
            <w:b/>
            <w:sz w:val="28"/>
            <w:szCs w:val="28"/>
          </w:rPr>
          <w:delText>ACTIVITY LOG</w:delText>
        </w:r>
      </w:del>
    </w:p>
    <w:p w14:paraId="63C39554" w14:textId="77777777" w:rsidR="00E67707" w:rsidRDefault="00E67707" w:rsidP="00E67707">
      <w:pPr>
        <w:jc w:val="center"/>
        <w:rPr>
          <w:del w:id="16" w:author="Karen Satter" w:date="2026-09-25T20:04:00Z" w16du:dateUtc="2026-09-26T00:04:00Z"/>
          <w:b/>
          <w:sz w:val="28"/>
          <w:szCs w:val="28"/>
        </w:rPr>
      </w:pPr>
    </w:p>
    <w:p w14:paraId="61449819" w14:textId="77777777" w:rsidR="00E67707" w:rsidRPr="00E67707" w:rsidRDefault="00E67707" w:rsidP="009E4146">
      <w:pPr>
        <w:jc w:val="center"/>
        <w:rPr>
          <w:del w:id="17" w:author="Karen Satter" w:date="2026-09-25T20:04:00Z" w16du:dateUtc="2026-09-26T00:04:00Z"/>
          <w:b/>
        </w:rPr>
      </w:pPr>
      <w:del w:id="18" w:author="Karen Satter" w:date="2026-09-25T20:04:00Z" w16du:dateUtc="2026-09-26T00:04:00Z">
        <w:r w:rsidRPr="00E67707">
          <w:rPr>
            <w:b/>
          </w:rPr>
          <w:delText>WEEKLY FITNESS AND ACTIVITY LOG</w:delText>
        </w:r>
      </w:del>
    </w:p>
    <w:p w14:paraId="1F8BD618" w14:textId="77777777" w:rsidR="00E67707" w:rsidRPr="00E67707" w:rsidRDefault="00E67707" w:rsidP="00E67707">
      <w:pPr>
        <w:rPr>
          <w:del w:id="19" w:author="Karen Satter" w:date="2026-09-25T20:04:00Z" w16du:dateUtc="2026-09-26T00:04:00Z"/>
          <w:b/>
        </w:rPr>
      </w:pPr>
    </w:p>
    <w:p w14:paraId="52A1167B" w14:textId="77777777" w:rsidR="00E67707" w:rsidRDefault="009E4146" w:rsidP="00E67707">
      <w:pPr>
        <w:rPr>
          <w:del w:id="20" w:author="Karen Satter" w:date="2026-09-25T20:04:00Z" w16du:dateUtc="2026-09-26T00:04:00Z"/>
          <w:b/>
          <w:sz w:val="28"/>
          <w:szCs w:val="28"/>
        </w:rPr>
      </w:pPr>
      <w:del w:id="21" w:author="Karen Satter" w:date="2026-09-25T20:04:00Z" w16du:dateUtc="2026-09-26T00:04:00Z">
        <w:r>
          <w:rPr>
            <w:b/>
          </w:rPr>
          <w:delText>WEEK OF</w:delText>
        </w:r>
        <w:r w:rsidR="00E67707" w:rsidRPr="00E67707">
          <w:rPr>
            <w:b/>
          </w:rPr>
          <w:delText>:</w:delText>
        </w:r>
        <w:r w:rsidR="00867FEF">
          <w:rPr>
            <w:b/>
          </w:rPr>
          <w:delText xml:space="preserve"> (DATE)</w:delText>
        </w:r>
        <w:r w:rsidR="00E67707">
          <w:rPr>
            <w:b/>
            <w:sz w:val="28"/>
            <w:szCs w:val="28"/>
          </w:rPr>
          <w:delText xml:space="preserve">___________________________________     </w:delText>
        </w:r>
      </w:del>
    </w:p>
    <w:p w14:paraId="08E85CA1" w14:textId="77777777" w:rsidR="00E67707" w:rsidRDefault="00E67707" w:rsidP="00E67707">
      <w:pPr>
        <w:rPr>
          <w:del w:id="22" w:author="Karen Satter" w:date="2026-09-25T20:04:00Z" w16du:dateUtc="2026-09-26T00:04:00Z"/>
          <w:b/>
          <w:sz w:val="28"/>
          <w:szCs w:val="28"/>
        </w:rPr>
      </w:pPr>
    </w:p>
    <w:p w14:paraId="55364E33" w14:textId="77777777" w:rsidR="00E67707" w:rsidRDefault="00E67707" w:rsidP="00E67707">
      <w:pPr>
        <w:rPr>
          <w:del w:id="23" w:author="Karen Satter" w:date="2026-09-25T20:04:00Z" w16du:dateUtc="2026-09-26T00:04:00Z"/>
          <w:b/>
          <w:sz w:val="28"/>
          <w:szCs w:val="28"/>
        </w:rPr>
      </w:pPr>
      <w:del w:id="24" w:author="Karen Satter" w:date="2026-09-25T20:04:00Z" w16du:dateUtc="2026-09-26T00:04:00Z">
        <w:r>
          <w:rPr>
            <w:b/>
            <w:sz w:val="28"/>
            <w:szCs w:val="28"/>
          </w:rPr>
          <w:delText>THIS WEEK’S GOALS</w:delText>
        </w:r>
      </w:del>
    </w:p>
    <w:p w14:paraId="1F62DFD5" w14:textId="77777777" w:rsidR="00867FEF" w:rsidRDefault="00867FEF" w:rsidP="00E67707">
      <w:pPr>
        <w:rPr>
          <w:del w:id="25" w:author="Karen Satter" w:date="2026-09-25T20:04:00Z" w16du:dateUtc="2026-09-26T00:04:00Z"/>
          <w:b/>
          <w:sz w:val="28"/>
          <w:szCs w:val="28"/>
        </w:rPr>
      </w:pPr>
    </w:p>
    <w:p w14:paraId="2F31B809" w14:textId="77777777" w:rsidR="00867FEF" w:rsidRDefault="00867FEF" w:rsidP="00867FEF">
      <w:pPr>
        <w:rPr>
          <w:del w:id="26" w:author="Karen Satter" w:date="2026-09-25T20:04:00Z" w16du:dateUtc="2026-09-26T00:04:00Z"/>
          <w:b/>
        </w:rPr>
      </w:pPr>
      <w:del w:id="27" w:author="Karen Satter" w:date="2026-09-25T20:04:00Z" w16du:dateUtc="2026-09-26T00:04:00Z">
        <w:r w:rsidRPr="00E67707">
          <w:rPr>
            <w:b/>
          </w:rPr>
          <w:delText xml:space="preserve">ACTIVITY/CARDIO – ULTIMATE GOAL </w:delText>
        </w:r>
        <w:r w:rsidR="009E4146">
          <w:rPr>
            <w:b/>
          </w:rPr>
          <w:delText>IS 30 TO 60 MINUTES, 3</w:delText>
        </w:r>
        <w:r>
          <w:rPr>
            <w:b/>
          </w:rPr>
          <w:delText xml:space="preserve"> TIMES A WEEK</w:delText>
        </w:r>
      </w:del>
    </w:p>
    <w:p w14:paraId="216DF9F4" w14:textId="77777777" w:rsidR="00867FEF" w:rsidRDefault="00867FEF" w:rsidP="00867FEF">
      <w:pPr>
        <w:rPr>
          <w:del w:id="28" w:author="Karen Satter" w:date="2026-09-25T20:04:00Z" w16du:dateUtc="2026-09-26T00:04:00Z"/>
          <w:b/>
        </w:rPr>
      </w:pPr>
      <w:del w:id="29" w:author="Karen Satter" w:date="2026-09-25T20:04:00Z" w16du:dateUtc="2026-09-26T00:04:00Z">
        <w:r>
          <w:rPr>
            <w:b/>
          </w:rPr>
          <w:delText>STRENGTH BUILDING- ULTIMATE GOAL IS 20 MINUTES, 2 OR 3 TIMES A WEEK</w:delText>
        </w:r>
      </w:del>
    </w:p>
    <w:p w14:paraId="131AC076" w14:textId="77777777" w:rsidR="00E67707" w:rsidRDefault="00867FEF" w:rsidP="00E67707">
      <w:pPr>
        <w:rPr>
          <w:del w:id="30" w:author="Karen Satter" w:date="2026-09-25T20:04:00Z" w16du:dateUtc="2026-09-26T00:04:00Z"/>
          <w:b/>
          <w:sz w:val="28"/>
          <w:szCs w:val="28"/>
        </w:rPr>
      </w:pPr>
      <w:del w:id="31" w:author="Karen Satter" w:date="2026-09-25T20:04:00Z" w16du:dateUtc="2026-09-26T00:04:00Z">
        <w:r>
          <w:rPr>
            <w:b/>
          </w:rPr>
          <w:delText>STRETCHING – ULTIMATE GOAL IS 10 TO 15 MINUTES, 3 OR MORE TIMES A WEEK</w:delText>
        </w:r>
      </w:del>
    </w:p>
    <w:p w14:paraId="045638E6" w14:textId="77777777" w:rsidR="00867FEF" w:rsidRDefault="00867FEF" w:rsidP="00E67707">
      <w:pPr>
        <w:rPr>
          <w:del w:id="32" w:author="Karen Satter" w:date="2026-09-25T20:04:00Z" w16du:dateUtc="2026-09-26T00:04:00Z"/>
          <w:b/>
          <w:sz w:val="28"/>
          <w:szCs w:val="28"/>
        </w:rPr>
      </w:pPr>
    </w:p>
    <w:p w14:paraId="7AD194B6" w14:textId="77777777" w:rsidR="00E67707" w:rsidRDefault="00E67707" w:rsidP="00E67707">
      <w:pPr>
        <w:rPr>
          <w:del w:id="33" w:author="Karen Satter" w:date="2026-09-25T20:04:00Z" w16du:dateUtc="2026-09-26T00:04:00Z"/>
          <w:b/>
          <w:sz w:val="28"/>
          <w:szCs w:val="28"/>
        </w:rPr>
      </w:pPr>
      <w:del w:id="34" w:author="Karen Satter" w:date="2026-09-25T20:04:00Z" w16du:dateUtc="2026-09-26T00:04:00Z">
        <w:r>
          <w:rPr>
            <w:b/>
            <w:sz w:val="28"/>
            <w:szCs w:val="28"/>
          </w:rPr>
          <w:delText>FOR EACH DAY OF THE WEEK, NOTE WHAT YOU DID AND HOW LONG YOU DID IT.</w:delText>
        </w:r>
        <w:r w:rsidR="00867FEF">
          <w:rPr>
            <w:b/>
            <w:sz w:val="28"/>
            <w:szCs w:val="28"/>
          </w:rPr>
          <w:delText xml:space="preserve">  INTENSITY= HARD-MEDIUM-EASY</w:delText>
        </w:r>
      </w:del>
    </w:p>
    <w:p w14:paraId="5542FD0E" w14:textId="77777777" w:rsidR="00E67707" w:rsidRDefault="00E67707" w:rsidP="00E67707">
      <w:pPr>
        <w:rPr>
          <w:del w:id="35" w:author="Karen Satter" w:date="2026-09-25T20:04:00Z" w16du:dateUtc="2026-09-26T00:04:00Z"/>
          <w:b/>
          <w:sz w:val="28"/>
          <w:szCs w:val="28"/>
        </w:rPr>
      </w:pPr>
    </w:p>
    <w:tbl>
      <w:tblPr>
        <w:tblW w:w="1045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  <w:tblPrChange w:id="36" w:author="Karen Satter" w:date="2026-09-25T20:04:00Z" w16du:dateUtc="2026-09-26T00:04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413"/>
        <w:gridCol w:w="1050"/>
        <w:gridCol w:w="1498"/>
        <w:gridCol w:w="1498"/>
        <w:gridCol w:w="1498"/>
        <w:gridCol w:w="1498"/>
        <w:tblGridChange w:id="37">
          <w:tblGrid>
            <w:gridCol w:w="697"/>
            <w:gridCol w:w="1601"/>
            <w:gridCol w:w="1115"/>
            <w:gridCol w:w="1050"/>
            <w:gridCol w:w="3"/>
            <w:gridCol w:w="1407"/>
            <w:gridCol w:w="88"/>
            <w:gridCol w:w="1498"/>
            <w:gridCol w:w="9"/>
            <w:gridCol w:w="1081"/>
            <w:gridCol w:w="408"/>
            <w:gridCol w:w="596"/>
            <w:gridCol w:w="902"/>
          </w:tblGrid>
        </w:tblGridChange>
      </w:tblGrid>
      <w:tr w:rsidR="00867FEF" w14:paraId="4A308FC7" w14:textId="77777777">
        <w:trPr>
          <w:trPrChange w:id="38" w:author="Karen Satter" w:date="2026-09-25T20:04:00Z" w16du:dateUtc="2026-09-26T00:04:00Z">
            <w:trPr>
              <w:gridBefore w:val="1"/>
              <w:gridAfter w:val="1"/>
            </w:trPr>
          </w:trPrChange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39" w:author="Karen Satter" w:date="2026-09-25T20:04:00Z" w16du:dateUtc="2026-09-26T00:04:00Z">
              <w:tcPr>
                <w:tcW w:w="1601" w:type="dxa"/>
              </w:tcPr>
            </w:tcPrChange>
          </w:tcPr>
          <w:p w14:paraId="05F2F45B" w14:textId="77777777" w:rsidR="00E67707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itter" w:hAnsi="Bitter"/>
                <w:b/>
                <w:sz w:val="20"/>
                <w:rPrChange w:id="40" w:author="Karen Satter" w:date="2026-09-25T20:04:00Z" w16du:dateUtc="2026-09-26T00:04:00Z">
                  <w:rPr>
                    <w:b/>
                  </w:rPr>
                </w:rPrChange>
              </w:rPr>
              <w:pPrChange w:id="41" w:author="Karen Satter" w:date="2026-09-25T20:04:00Z" w16du:dateUtc="2026-09-26T00:04:00Z">
                <w:pPr/>
              </w:pPrChange>
            </w:pPr>
            <w:ins w:id="42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Application Materials</w:t>
              </w:r>
            </w:ins>
            <w:del w:id="43" w:author="Karen Satter" w:date="2026-09-25T20:04:00Z" w16du:dateUtc="2026-09-26T00:04:00Z">
              <w:r w:rsidR="00E67707">
                <w:rPr>
                  <w:b/>
                </w:rPr>
                <w:delText>DAY</w:delText>
              </w:r>
            </w:del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44" w:author="Karen Satter" w:date="2026-09-25T20:04:00Z" w16du:dateUtc="2026-09-26T00:04:00Z">
              <w:tcPr>
                <w:tcW w:w="2168" w:type="dxa"/>
                <w:gridSpan w:val="3"/>
              </w:tcPr>
            </w:tcPrChange>
          </w:tcPr>
          <w:p w14:paraId="5494FA9C" w14:textId="77777777" w:rsidR="00E67707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itter" w:hAnsi="Bitter"/>
                <w:b/>
                <w:sz w:val="20"/>
                <w:rPrChange w:id="45" w:author="Karen Satter" w:date="2026-09-25T20:04:00Z" w16du:dateUtc="2026-09-26T00:04:00Z">
                  <w:rPr/>
                </w:rPrChange>
              </w:rPr>
              <w:pPrChange w:id="46" w:author="Karen Satter" w:date="2026-09-25T20:04:00Z" w16du:dateUtc="2026-09-26T00:04:00Z">
                <w:pPr/>
              </w:pPrChange>
            </w:pPr>
            <w:ins w:id="47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Possible Points</w:t>
              </w:r>
            </w:ins>
            <w:del w:id="48" w:author="Karen Satter" w:date="2026-09-25T20:04:00Z" w16du:dateUtc="2026-09-26T00:04:00Z">
              <w:r w:rsidR="00E67707">
                <w:delText>PHYSICAL ACTIVITY/CARDIO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49" w:author="Karen Satter" w:date="2026-09-25T20:04:00Z" w16du:dateUtc="2026-09-26T00:04:00Z">
              <w:tcPr>
                <w:tcW w:w="1407" w:type="dxa"/>
              </w:tcPr>
            </w:tcPrChange>
          </w:tcPr>
          <w:p w14:paraId="725F0B4F" w14:textId="77777777" w:rsidR="00E67707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itter" w:hAnsi="Bitter"/>
                <w:b/>
                <w:sz w:val="20"/>
                <w:rPrChange w:id="50" w:author="Karen Satter" w:date="2026-09-25T20:04:00Z" w16du:dateUtc="2026-09-26T00:04:00Z">
                  <w:rPr/>
                </w:rPrChange>
              </w:rPr>
              <w:pPrChange w:id="51" w:author="Karen Satter" w:date="2026-09-25T20:04:00Z" w16du:dateUtc="2026-09-26T00:04:00Z">
                <w:pPr/>
              </w:pPrChange>
            </w:pPr>
            <w:ins w:id="52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Total Points Awarded</w:t>
              </w:r>
            </w:ins>
            <w:del w:id="53" w:author="Karen Satter" w:date="2026-09-25T20:04:00Z" w16du:dateUtc="2026-09-26T00:04:00Z">
              <w:r w:rsidR="00E67707">
                <w:delText>STRENGTH BUILDING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54" w:author="Karen Satter" w:date="2026-09-25T20:04:00Z" w16du:dateUtc="2026-09-26T00:04:00Z">
              <w:tcPr>
                <w:tcW w:w="1595" w:type="dxa"/>
                <w:gridSpan w:val="3"/>
              </w:tcPr>
            </w:tcPrChange>
          </w:tcPr>
          <w:p w14:paraId="4341D155" w14:textId="77777777" w:rsidR="00E67707" w:rsidRDefault="00E67707" w:rsidP="00E67707">
            <w:pPr>
              <w:rPr>
                <w:del w:id="55" w:author="Karen Satter" w:date="2026-09-25T20:04:00Z" w16du:dateUtc="2026-09-26T00:04:00Z"/>
              </w:rPr>
            </w:pPr>
            <w:del w:id="56" w:author="Karen Satter" w:date="2026-09-25T20:04:00Z" w16du:dateUtc="2026-09-26T00:04:00Z">
              <w:r>
                <w:delText>STRETCHING</w:delText>
              </w:r>
            </w:del>
          </w:p>
          <w:p w14:paraId="4F08787A" w14:textId="77777777" w:rsidR="00351253" w:rsidRDefault="00351253" w:rsidP="00E67707">
            <w:del w:id="57" w:author="Karen Satter" w:date="2026-09-25T20:04:00Z" w16du:dateUtc="2026-09-26T00:04:00Z">
              <w:r w:rsidRPr="002C28BC">
                <w:rPr>
                  <w:sz w:val="18"/>
                  <w:szCs w:val="18"/>
                </w:rPr>
                <w:delText>FOR EACH DAY ENTER HOW MANY MINUTES OF STRETCHING YOU DID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58" w:author="Karen Satter" w:date="2026-09-25T20:04:00Z" w16du:dateUtc="2026-09-26T00:04:00Z">
              <w:tcPr>
                <w:tcW w:w="1081" w:type="dxa"/>
              </w:tcPr>
            </w:tcPrChange>
          </w:tcPr>
          <w:p w14:paraId="1302CEEB" w14:textId="77777777" w:rsidR="00E67707" w:rsidRDefault="00E67707" w:rsidP="00E67707">
            <w:del w:id="59" w:author="Karen Satter" w:date="2026-09-25T20:04:00Z" w16du:dateUtc="2026-09-26T00:04:00Z">
              <w:r>
                <w:delText>TOTAL TIME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60" w:author="Karen Satter" w:date="2026-09-25T20:04:00Z" w16du:dateUtc="2026-09-26T00:04:00Z">
              <w:tcPr>
                <w:tcW w:w="1004" w:type="dxa"/>
                <w:gridSpan w:val="2"/>
              </w:tcPr>
            </w:tcPrChange>
          </w:tcPr>
          <w:p w14:paraId="6DC8C4BE" w14:textId="77777777" w:rsidR="00E67707" w:rsidRPr="00351253" w:rsidRDefault="00E67707" w:rsidP="00E67707">
            <w:pPr>
              <w:rPr>
                <w:sz w:val="18"/>
                <w:szCs w:val="18"/>
              </w:rPr>
            </w:pPr>
            <w:del w:id="61" w:author="Karen Satter" w:date="2026-09-25T20:04:00Z" w16du:dateUtc="2026-09-26T00:04:00Z">
              <w:r w:rsidRPr="00351253">
                <w:rPr>
                  <w:sz w:val="18"/>
                  <w:szCs w:val="18"/>
                </w:rPr>
                <w:delText>DID YOU MEET YOUR GOAL</w:delText>
              </w:r>
            </w:del>
          </w:p>
        </w:tc>
      </w:tr>
      <w:tr w:rsidR="00867FEF" w14:paraId="48BB808C" w14:textId="77777777">
        <w:trPr>
          <w:trPrChange w:id="62" w:author="Karen Satter" w:date="2026-09-25T20:04:00Z" w16du:dateUtc="2026-09-26T00:04:00Z">
            <w:trPr>
              <w:gridBefore w:val="1"/>
              <w:gridAfter w:val="1"/>
              <w:trHeight w:val="1007"/>
            </w:trPr>
          </w:trPrChange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63" w:author="Karen Satter" w:date="2026-09-25T20:04:00Z" w16du:dateUtc="2026-09-26T00:04:00Z">
              <w:tcPr>
                <w:tcW w:w="1601" w:type="dxa"/>
              </w:tcPr>
            </w:tcPrChange>
          </w:tcPr>
          <w:p w14:paraId="145FC902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64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65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1.Application Cover</w:t>
              </w:r>
            </w:ins>
          </w:p>
          <w:p w14:paraId="39AF15FD" w14:textId="77777777" w:rsidR="008A0796" w:rsidRDefault="00DA6E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66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67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Included and filled out completely</w:t>
              </w:r>
            </w:ins>
          </w:p>
          <w:p w14:paraId="0CEB5099" w14:textId="77777777" w:rsidR="008A0796" w:rsidRDefault="00DA6E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6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69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All signature lines signed in packet</w:t>
              </w:r>
            </w:ins>
          </w:p>
          <w:p w14:paraId="3A7FAE36" w14:textId="77777777" w:rsidR="008A0796" w:rsidRDefault="00DA6E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70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71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Is prepared as required</w:t>
              </w:r>
            </w:ins>
          </w:p>
          <w:p w14:paraId="4408AE91" w14:textId="77777777" w:rsidR="00E67707" w:rsidRDefault="00DA6E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72" w:author="Karen Satter" w:date="2026-09-25T20:04:00Z" w16du:dateUtc="2026-09-26T00:04:00Z">
                  <w:rPr/>
                </w:rPrChange>
              </w:rPr>
              <w:pPrChange w:id="73" w:author="Karen Satter" w:date="2026-09-25T20:04:00Z" w16du:dateUtc="2026-09-26T00:04:00Z">
                <w:pPr/>
              </w:pPrChange>
            </w:pPr>
            <w:ins w:id="74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All forms except recommendation letters are typed</w:t>
              </w:r>
            </w:ins>
            <w:del w:id="75" w:author="Karen Satter" w:date="2026-09-25T20:04:00Z" w16du:dateUtc="2026-09-26T00:04:00Z">
              <w:r w:rsidR="00E67707">
                <w:delText>MONDAY</w:delText>
              </w:r>
            </w:del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76" w:author="Karen Satter" w:date="2026-09-25T20:04:00Z" w16du:dateUtc="2026-09-26T00:04:00Z">
              <w:tcPr>
                <w:tcW w:w="2168" w:type="dxa"/>
                <w:gridSpan w:val="3"/>
              </w:tcPr>
            </w:tcPrChange>
          </w:tcPr>
          <w:p w14:paraId="108BECCF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ns w:id="77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63088130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ns w:id="7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79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0     1</w:t>
              </w:r>
            </w:ins>
          </w:p>
          <w:p w14:paraId="5850ECEC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ns w:id="80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81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 xml:space="preserve">0     1    2    3   </w:t>
              </w:r>
            </w:ins>
          </w:p>
          <w:p w14:paraId="339DF573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ns w:id="82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83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0     1</w:t>
              </w:r>
            </w:ins>
          </w:p>
          <w:p w14:paraId="1C1DD263" w14:textId="77777777" w:rsidR="00E67707" w:rsidRDefault="00DA6E19" w:rsidP="00E67707">
            <w:pPr>
              <w:rPr>
                <w:del w:id="84" w:author="Karen Satter" w:date="2026-09-25T20:04:00Z" w16du:dateUtc="2026-09-26T00:04:00Z"/>
              </w:rPr>
            </w:pPr>
            <w:ins w:id="85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 xml:space="preserve">0     1    2    3   </w:t>
              </w:r>
            </w:ins>
            <w:del w:id="86" w:author="Karen Satter" w:date="2026-09-25T20:04:00Z" w16du:dateUtc="2026-09-26T00:04:00Z">
              <w:r w:rsidR="00E67707">
                <w:delText>ACTIVITY:</w:delText>
              </w:r>
            </w:del>
          </w:p>
          <w:p w14:paraId="3F1CCE0C" w14:textId="77777777" w:rsidR="00E67707" w:rsidRDefault="00E67707" w:rsidP="00E67707">
            <w:pPr>
              <w:rPr>
                <w:del w:id="87" w:author="Karen Satter" w:date="2026-09-25T20:04:00Z" w16du:dateUtc="2026-09-26T00:04:00Z"/>
              </w:rPr>
            </w:pPr>
            <w:del w:id="88" w:author="Karen Satter" w:date="2026-09-25T20:04:00Z" w16du:dateUtc="2026-09-26T00:04:00Z">
              <w:r>
                <w:delText>HOW LONG:</w:delText>
              </w:r>
            </w:del>
          </w:p>
          <w:p w14:paraId="4F197109" w14:textId="77777777" w:rsidR="00E67707" w:rsidRDefault="00E67707">
            <w:pPr>
              <w:widowControl w:val="0"/>
              <w:jc w:val="center"/>
              <w:rPr>
                <w:rFonts w:ascii="Bitter" w:hAnsi="Bitter"/>
                <w:sz w:val="20"/>
                <w:rPrChange w:id="89" w:author="Karen Satter" w:date="2026-09-25T20:04:00Z" w16du:dateUtc="2026-09-26T00:04:00Z">
                  <w:rPr/>
                </w:rPrChange>
              </w:rPr>
              <w:pPrChange w:id="90" w:author="Karen Satter" w:date="2026-09-25T20:04:00Z" w16du:dateUtc="2026-09-26T00:04:00Z">
                <w:pPr/>
              </w:pPrChange>
            </w:pPr>
            <w:del w:id="91" w:author="Karen Satter" w:date="2026-09-25T20:04:00Z" w16du:dateUtc="2026-09-26T00:04:00Z">
              <w:r>
                <w:delText>INTENSITY: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92" w:author="Karen Satter" w:date="2026-09-25T20:04:00Z" w16du:dateUtc="2026-09-26T00:04:00Z">
              <w:tcPr>
                <w:tcW w:w="1407" w:type="dxa"/>
              </w:tcPr>
            </w:tcPrChange>
          </w:tcPr>
          <w:p w14:paraId="5839A98F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ns w:id="9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372AAA8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94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1E123579" w14:textId="77777777" w:rsidR="00351253" w:rsidRDefault="00DA6E19" w:rsidP="00351253">
            <w:pPr>
              <w:rPr>
                <w:del w:id="95" w:author="Karen Satter" w:date="2026-09-25T20:04:00Z" w16du:dateUtc="2026-09-26T00:04:00Z"/>
              </w:rPr>
            </w:pPr>
            <w:ins w:id="96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_____ out of 8</w:t>
              </w:r>
            </w:ins>
            <w:del w:id="97" w:author="Karen Satter" w:date="2026-09-25T20:04:00Z" w16du:dateUtc="2026-09-26T00:04:00Z">
              <w:r w:rsidR="00351253">
                <w:delText>EXERCISE:</w:delText>
              </w:r>
            </w:del>
          </w:p>
          <w:p w14:paraId="3B9A1635" w14:textId="77777777" w:rsidR="00351253" w:rsidRDefault="00351253" w:rsidP="00351253">
            <w:pPr>
              <w:rPr>
                <w:del w:id="98" w:author="Karen Satter" w:date="2026-09-25T20:04:00Z" w16du:dateUtc="2026-09-26T00:04:00Z"/>
              </w:rPr>
            </w:pPr>
          </w:p>
          <w:p w14:paraId="2152D263" w14:textId="77777777" w:rsidR="00E67707" w:rsidRDefault="003512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itter" w:hAnsi="Bitter"/>
                <w:sz w:val="20"/>
                <w:rPrChange w:id="99" w:author="Karen Satter" w:date="2026-09-25T20:04:00Z" w16du:dateUtc="2026-09-26T00:04:00Z">
                  <w:rPr/>
                </w:rPrChange>
              </w:rPr>
              <w:pPrChange w:id="100" w:author="Karen Satter" w:date="2026-09-25T20:04:00Z" w16du:dateUtc="2026-09-26T00:04:00Z">
                <w:pPr/>
              </w:pPrChange>
            </w:pPr>
            <w:del w:id="101" w:author="Karen Satter" w:date="2026-09-25T20:04:00Z" w16du:dateUtc="2026-09-26T00:04:00Z">
              <w:r>
                <w:delText>HOW LONG?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02" w:author="Karen Satter" w:date="2026-09-25T20:04:00Z" w16du:dateUtc="2026-09-26T00:04:00Z">
              <w:tcPr>
                <w:tcW w:w="1595" w:type="dxa"/>
                <w:gridSpan w:val="3"/>
              </w:tcPr>
            </w:tcPrChange>
          </w:tcPr>
          <w:p w14:paraId="015DDF5C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03" w:author="Karen Satter" w:date="2026-09-25T20:04:00Z" w16du:dateUtc="2026-09-26T00:04:00Z">
              <w:tcPr>
                <w:tcW w:w="1081" w:type="dxa"/>
              </w:tcPr>
            </w:tcPrChange>
          </w:tcPr>
          <w:p w14:paraId="094E732A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04" w:author="Karen Satter" w:date="2026-09-25T20:04:00Z" w16du:dateUtc="2026-09-26T00:04:00Z">
              <w:tcPr>
                <w:tcW w:w="1004" w:type="dxa"/>
                <w:gridSpan w:val="2"/>
              </w:tcPr>
            </w:tcPrChange>
          </w:tcPr>
          <w:p w14:paraId="21A4C237" w14:textId="77777777" w:rsidR="00E67707" w:rsidRDefault="00E67707" w:rsidP="00E67707"/>
        </w:tc>
      </w:tr>
      <w:tr w:rsidR="00867FEF" w14:paraId="43AC12E2" w14:textId="77777777">
        <w:trPr>
          <w:trPrChange w:id="105" w:author="Karen Satter" w:date="2026-09-25T20:04:00Z" w16du:dateUtc="2026-09-26T00:04:00Z">
            <w:trPr>
              <w:gridBefore w:val="1"/>
              <w:gridAfter w:val="1"/>
              <w:trHeight w:val="980"/>
            </w:trPr>
          </w:trPrChange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06" w:author="Karen Satter" w:date="2026-09-25T20:04:00Z" w16du:dateUtc="2026-09-26T00:04:00Z">
              <w:tcPr>
                <w:tcW w:w="1601" w:type="dxa"/>
              </w:tcPr>
            </w:tcPrChange>
          </w:tcPr>
          <w:p w14:paraId="5C3F64C5" w14:textId="77777777" w:rsidR="00E67707" w:rsidRDefault="00E67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07" w:author="Karen Satter" w:date="2026-09-25T20:04:00Z" w16du:dateUtc="2026-09-26T00:04:00Z">
                  <w:rPr/>
                </w:rPrChange>
              </w:rPr>
              <w:pPrChange w:id="108" w:author="Karen Satter" w:date="2026-09-25T20:04:00Z" w16du:dateUtc="2026-09-26T00:04:00Z">
                <w:pPr/>
              </w:pPrChange>
            </w:pPr>
            <w:del w:id="109" w:author="Karen Satter" w:date="2026-09-25T20:04:00Z" w16du:dateUtc="2026-09-26T00:04:00Z">
              <w:r>
                <w:delText>TUESDAY</w:delText>
              </w:r>
            </w:del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10" w:author="Karen Satter" w:date="2026-09-25T20:04:00Z" w16du:dateUtc="2026-09-26T00:04:00Z">
              <w:tcPr>
                <w:tcW w:w="2168" w:type="dxa"/>
                <w:gridSpan w:val="3"/>
              </w:tcPr>
            </w:tcPrChange>
          </w:tcPr>
          <w:p w14:paraId="0709BD00" w14:textId="77777777" w:rsidR="00E67707" w:rsidRDefault="00DA6E19" w:rsidP="00E67707">
            <w:pPr>
              <w:rPr>
                <w:del w:id="111" w:author="Karen Satter" w:date="2026-09-25T20:04:00Z" w16du:dateUtc="2026-09-26T00:04:00Z"/>
              </w:rPr>
            </w:pPr>
            <w:ins w:id="112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8</w:t>
              </w:r>
            </w:ins>
            <w:del w:id="113" w:author="Karen Satter" w:date="2026-09-25T20:04:00Z" w16du:dateUtc="2026-09-26T00:04:00Z">
              <w:r w:rsidR="00E67707">
                <w:delText>ACTIVITY:</w:delText>
              </w:r>
            </w:del>
          </w:p>
          <w:p w14:paraId="1BA45DE7" w14:textId="77777777" w:rsidR="00E67707" w:rsidRDefault="00E67707" w:rsidP="00E67707">
            <w:pPr>
              <w:rPr>
                <w:del w:id="114" w:author="Karen Satter" w:date="2026-09-25T20:04:00Z" w16du:dateUtc="2026-09-26T00:04:00Z"/>
              </w:rPr>
            </w:pPr>
            <w:del w:id="115" w:author="Karen Satter" w:date="2026-09-25T20:04:00Z" w16du:dateUtc="2026-09-26T00:04:00Z">
              <w:r>
                <w:delText>HOW LONG:</w:delText>
              </w:r>
            </w:del>
          </w:p>
          <w:p w14:paraId="0BB3238A" w14:textId="77777777" w:rsidR="00E67707" w:rsidRDefault="00E67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16" w:author="Karen Satter" w:date="2026-09-25T20:04:00Z" w16du:dateUtc="2026-09-26T00:04:00Z">
                  <w:rPr/>
                </w:rPrChange>
              </w:rPr>
              <w:pPrChange w:id="117" w:author="Karen Satter" w:date="2026-09-25T20:04:00Z" w16du:dateUtc="2026-09-26T00:04:00Z">
                <w:pPr/>
              </w:pPrChange>
            </w:pPr>
            <w:del w:id="118" w:author="Karen Satter" w:date="2026-09-25T20:04:00Z" w16du:dateUtc="2026-09-26T00:04:00Z">
              <w:r>
                <w:delText>INTENSITY: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19" w:author="Karen Satter" w:date="2026-09-25T20:04:00Z" w16du:dateUtc="2026-09-26T00:04:00Z">
              <w:tcPr>
                <w:tcW w:w="1407" w:type="dxa"/>
              </w:tcPr>
            </w:tcPrChange>
          </w:tcPr>
          <w:p w14:paraId="72671695" w14:textId="77777777" w:rsidR="00351253" w:rsidRDefault="00351253" w:rsidP="00351253">
            <w:pPr>
              <w:rPr>
                <w:del w:id="120" w:author="Karen Satter" w:date="2026-09-25T20:04:00Z" w16du:dateUtc="2026-09-26T00:04:00Z"/>
              </w:rPr>
            </w:pPr>
            <w:del w:id="121" w:author="Karen Satter" w:date="2026-09-25T20:04:00Z" w16du:dateUtc="2026-09-26T00:04:00Z">
              <w:r>
                <w:delText>EXERCISE:</w:delText>
              </w:r>
            </w:del>
          </w:p>
          <w:p w14:paraId="77DA4DD5" w14:textId="77777777" w:rsidR="00351253" w:rsidRDefault="00351253" w:rsidP="00351253">
            <w:pPr>
              <w:rPr>
                <w:del w:id="122" w:author="Karen Satter" w:date="2026-09-25T20:04:00Z" w16du:dateUtc="2026-09-26T00:04:00Z"/>
              </w:rPr>
            </w:pPr>
          </w:p>
          <w:p w14:paraId="0CE8E064" w14:textId="77777777" w:rsidR="00E67707" w:rsidRDefault="003512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23" w:author="Karen Satter" w:date="2026-09-25T20:04:00Z" w16du:dateUtc="2026-09-26T00:04:00Z">
                  <w:rPr/>
                </w:rPrChange>
              </w:rPr>
              <w:pPrChange w:id="124" w:author="Karen Satter" w:date="2026-09-25T20:04:00Z" w16du:dateUtc="2026-09-26T00:04:00Z">
                <w:pPr/>
              </w:pPrChange>
            </w:pPr>
            <w:del w:id="125" w:author="Karen Satter" w:date="2026-09-25T20:04:00Z" w16du:dateUtc="2026-09-26T00:04:00Z">
              <w:r>
                <w:delText>HOW LONG?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26" w:author="Karen Satter" w:date="2026-09-25T20:04:00Z" w16du:dateUtc="2026-09-26T00:04:00Z">
              <w:tcPr>
                <w:tcW w:w="1595" w:type="dxa"/>
                <w:gridSpan w:val="3"/>
              </w:tcPr>
            </w:tcPrChange>
          </w:tcPr>
          <w:p w14:paraId="5CF5011E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27" w:author="Karen Satter" w:date="2026-09-25T20:04:00Z" w16du:dateUtc="2026-09-26T00:04:00Z">
              <w:tcPr>
                <w:tcW w:w="1081" w:type="dxa"/>
              </w:tcPr>
            </w:tcPrChange>
          </w:tcPr>
          <w:p w14:paraId="3E38BCDB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28" w:author="Karen Satter" w:date="2026-09-25T20:04:00Z" w16du:dateUtc="2026-09-26T00:04:00Z">
              <w:tcPr>
                <w:tcW w:w="1004" w:type="dxa"/>
                <w:gridSpan w:val="2"/>
              </w:tcPr>
            </w:tcPrChange>
          </w:tcPr>
          <w:p w14:paraId="21B1F90C" w14:textId="77777777" w:rsidR="00E67707" w:rsidRDefault="00E67707" w:rsidP="00E67707"/>
        </w:tc>
      </w:tr>
      <w:tr w:rsidR="00867FEF" w14:paraId="4D8BF04A" w14:textId="77777777">
        <w:trPr>
          <w:trPrChange w:id="129" w:author="Karen Satter" w:date="2026-09-25T20:04:00Z" w16du:dateUtc="2026-09-26T00:04:00Z">
            <w:trPr>
              <w:gridBefore w:val="1"/>
              <w:gridAfter w:val="1"/>
              <w:trHeight w:val="989"/>
            </w:trPr>
          </w:trPrChange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30" w:author="Karen Satter" w:date="2026-09-25T20:04:00Z" w16du:dateUtc="2026-09-26T00:04:00Z">
              <w:tcPr>
                <w:tcW w:w="1601" w:type="dxa"/>
              </w:tcPr>
            </w:tcPrChange>
          </w:tcPr>
          <w:p w14:paraId="0590239A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131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132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2. Student Activity Information Sheet</w:t>
              </w:r>
            </w:ins>
          </w:p>
          <w:p w14:paraId="3B5D338E" w14:textId="77777777" w:rsidR="00E67707" w:rsidRDefault="00DA6E19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33" w:author="Karen Satter" w:date="2026-09-25T20:04:00Z" w16du:dateUtc="2026-09-26T00:04:00Z">
                  <w:rPr/>
                </w:rPrChange>
              </w:rPr>
              <w:pPrChange w:id="134" w:author="Karen Satter" w:date="2026-09-25T20:04:00Z" w16du:dateUtc="2026-09-26T00:04:00Z">
                <w:pPr/>
              </w:pPrChange>
            </w:pPr>
            <w:ins w:id="135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lastRenderedPageBreak/>
                <w:t>Contains information regarding Extracurricular, Leadership and other Community Activities</w:t>
              </w:r>
            </w:ins>
            <w:del w:id="136" w:author="Karen Satter" w:date="2026-09-25T20:04:00Z" w16du:dateUtc="2026-09-26T00:04:00Z">
              <w:r w:rsidR="00E67707">
                <w:delText>WEDNESDAY</w:delText>
              </w:r>
            </w:del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37" w:author="Karen Satter" w:date="2026-09-25T20:04:00Z" w16du:dateUtc="2026-09-26T00:04:00Z">
              <w:tcPr>
                <w:tcW w:w="2168" w:type="dxa"/>
                <w:gridSpan w:val="3"/>
              </w:tcPr>
            </w:tcPrChange>
          </w:tcPr>
          <w:p w14:paraId="2BA0274C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13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018FA50F" w14:textId="77777777" w:rsidR="00E67707" w:rsidRDefault="00DA6E19" w:rsidP="00E67707">
            <w:pPr>
              <w:rPr>
                <w:del w:id="139" w:author="Karen Satter" w:date="2026-09-25T20:04:00Z" w16du:dateUtc="2026-09-26T00:04:00Z"/>
              </w:rPr>
            </w:pPr>
            <w:ins w:id="14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lastRenderedPageBreak/>
                <w:t xml:space="preserve">0     1    2    3   </w:t>
              </w:r>
            </w:ins>
            <w:del w:id="141" w:author="Karen Satter" w:date="2026-09-25T20:04:00Z" w16du:dateUtc="2026-09-26T00:04:00Z">
              <w:r w:rsidR="00E67707">
                <w:delText>ACTIVITY:</w:delText>
              </w:r>
            </w:del>
          </w:p>
          <w:p w14:paraId="7EBBD516" w14:textId="77777777" w:rsidR="00E67707" w:rsidRDefault="00E67707" w:rsidP="00E67707">
            <w:pPr>
              <w:rPr>
                <w:del w:id="142" w:author="Karen Satter" w:date="2026-09-25T20:04:00Z" w16du:dateUtc="2026-09-26T00:04:00Z"/>
              </w:rPr>
            </w:pPr>
            <w:del w:id="143" w:author="Karen Satter" w:date="2026-09-25T20:04:00Z" w16du:dateUtc="2026-09-26T00:04:00Z">
              <w:r>
                <w:delText>HOW LONG:</w:delText>
              </w:r>
            </w:del>
          </w:p>
          <w:p w14:paraId="06EAA662" w14:textId="77777777" w:rsidR="00E67707" w:rsidRDefault="00E67707">
            <w:pPr>
              <w:widowControl w:val="0"/>
              <w:jc w:val="center"/>
              <w:rPr>
                <w:rFonts w:ascii="Bitter" w:hAnsi="Bitter"/>
                <w:sz w:val="20"/>
                <w:rPrChange w:id="144" w:author="Karen Satter" w:date="2026-09-25T20:04:00Z" w16du:dateUtc="2026-09-26T00:04:00Z">
                  <w:rPr/>
                </w:rPrChange>
              </w:rPr>
              <w:pPrChange w:id="145" w:author="Karen Satter" w:date="2026-09-25T20:04:00Z" w16du:dateUtc="2026-09-26T00:04:00Z">
                <w:pPr/>
              </w:pPrChange>
            </w:pPr>
            <w:del w:id="146" w:author="Karen Satter" w:date="2026-09-25T20:04:00Z" w16du:dateUtc="2026-09-26T00:04:00Z">
              <w:r>
                <w:delText>INTENSITY: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47" w:author="Karen Satter" w:date="2026-09-25T20:04:00Z" w16du:dateUtc="2026-09-26T00:04:00Z">
              <w:tcPr>
                <w:tcW w:w="1407" w:type="dxa"/>
              </w:tcPr>
            </w:tcPrChange>
          </w:tcPr>
          <w:p w14:paraId="1E8D231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14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278872C4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149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15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lastRenderedPageBreak/>
                <w:t>______ out of 3</w:t>
              </w:r>
            </w:ins>
          </w:p>
          <w:p w14:paraId="72FDA024" w14:textId="77777777" w:rsidR="00351253" w:rsidRDefault="00351253" w:rsidP="00351253">
            <w:pPr>
              <w:rPr>
                <w:del w:id="151" w:author="Karen Satter" w:date="2026-09-25T20:04:00Z" w16du:dateUtc="2026-09-26T00:04:00Z"/>
              </w:rPr>
            </w:pPr>
            <w:del w:id="152" w:author="Karen Satter" w:date="2026-09-25T20:04:00Z" w16du:dateUtc="2026-09-26T00:04:00Z">
              <w:r>
                <w:delText>EXERCISE:</w:delText>
              </w:r>
            </w:del>
          </w:p>
          <w:p w14:paraId="06F57B2B" w14:textId="77777777" w:rsidR="00351253" w:rsidRDefault="00351253" w:rsidP="00351253">
            <w:pPr>
              <w:rPr>
                <w:del w:id="153" w:author="Karen Satter" w:date="2026-09-25T20:04:00Z" w16du:dateUtc="2026-09-26T00:04:00Z"/>
              </w:rPr>
            </w:pPr>
          </w:p>
          <w:p w14:paraId="1282DE4A" w14:textId="77777777" w:rsidR="00E67707" w:rsidRDefault="003512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54" w:author="Karen Satter" w:date="2026-09-25T20:04:00Z" w16du:dateUtc="2026-09-26T00:04:00Z">
                  <w:rPr/>
                </w:rPrChange>
              </w:rPr>
              <w:pPrChange w:id="155" w:author="Karen Satter" w:date="2026-09-25T20:04:00Z" w16du:dateUtc="2026-09-26T00:04:00Z">
                <w:pPr/>
              </w:pPrChange>
            </w:pPr>
            <w:del w:id="156" w:author="Karen Satter" w:date="2026-09-25T20:04:00Z" w16du:dateUtc="2026-09-26T00:04:00Z">
              <w:r>
                <w:delText>HOW LONG?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57" w:author="Karen Satter" w:date="2026-09-25T20:04:00Z" w16du:dateUtc="2026-09-26T00:04:00Z">
              <w:tcPr>
                <w:tcW w:w="1595" w:type="dxa"/>
                <w:gridSpan w:val="3"/>
              </w:tcPr>
            </w:tcPrChange>
          </w:tcPr>
          <w:p w14:paraId="4196832A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58" w:author="Karen Satter" w:date="2026-09-25T20:04:00Z" w16du:dateUtc="2026-09-26T00:04:00Z">
              <w:tcPr>
                <w:tcW w:w="1081" w:type="dxa"/>
              </w:tcPr>
            </w:tcPrChange>
          </w:tcPr>
          <w:p w14:paraId="4632CAA2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59" w:author="Karen Satter" w:date="2026-09-25T20:04:00Z" w16du:dateUtc="2026-09-26T00:04:00Z">
              <w:tcPr>
                <w:tcW w:w="1004" w:type="dxa"/>
                <w:gridSpan w:val="2"/>
              </w:tcPr>
            </w:tcPrChange>
          </w:tcPr>
          <w:p w14:paraId="259483AB" w14:textId="77777777" w:rsidR="00E67707" w:rsidRDefault="00E67707" w:rsidP="00E67707"/>
        </w:tc>
      </w:tr>
      <w:tr w:rsidR="00867FEF" w14:paraId="6CE31477" w14:textId="77777777">
        <w:trPr>
          <w:trPrChange w:id="160" w:author="Karen Satter" w:date="2026-09-25T20:04:00Z" w16du:dateUtc="2026-09-26T00:04:00Z">
            <w:trPr>
              <w:gridBefore w:val="1"/>
              <w:gridAfter w:val="1"/>
            </w:trPr>
          </w:trPrChange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61" w:author="Karen Satter" w:date="2026-09-25T20:04:00Z" w16du:dateUtc="2026-09-26T00:04:00Z">
              <w:tcPr>
                <w:tcW w:w="1601" w:type="dxa"/>
              </w:tcPr>
            </w:tcPrChange>
          </w:tcPr>
          <w:p w14:paraId="0C8E376E" w14:textId="77777777" w:rsidR="00E67707" w:rsidRDefault="00E67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62" w:author="Karen Satter" w:date="2026-09-25T20:04:00Z" w16du:dateUtc="2026-09-26T00:04:00Z">
                  <w:rPr/>
                </w:rPrChange>
              </w:rPr>
              <w:pPrChange w:id="163" w:author="Karen Satter" w:date="2026-09-25T20:04:00Z" w16du:dateUtc="2026-09-26T00:04:00Z">
                <w:pPr/>
              </w:pPrChange>
            </w:pPr>
            <w:del w:id="164" w:author="Karen Satter" w:date="2026-09-25T20:04:00Z" w16du:dateUtc="2026-09-26T00:04:00Z">
              <w:r>
                <w:delText>THURSDAY</w:delText>
              </w:r>
            </w:del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65" w:author="Karen Satter" w:date="2026-09-25T20:04:00Z" w16du:dateUtc="2026-09-26T00:04:00Z">
              <w:tcPr>
                <w:tcW w:w="2168" w:type="dxa"/>
                <w:gridSpan w:val="3"/>
              </w:tcPr>
            </w:tcPrChange>
          </w:tcPr>
          <w:p w14:paraId="46F123B1" w14:textId="77777777" w:rsidR="00E67707" w:rsidRDefault="00DA6E19" w:rsidP="00E67707">
            <w:pPr>
              <w:rPr>
                <w:del w:id="166" w:author="Karen Satter" w:date="2026-09-25T20:04:00Z" w16du:dateUtc="2026-09-26T00:04:00Z"/>
              </w:rPr>
            </w:pPr>
            <w:ins w:id="167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3</w:t>
              </w:r>
            </w:ins>
            <w:del w:id="168" w:author="Karen Satter" w:date="2026-09-25T20:04:00Z" w16du:dateUtc="2026-09-26T00:04:00Z">
              <w:r w:rsidR="00E67707">
                <w:delText>ACTIVITY:</w:delText>
              </w:r>
            </w:del>
          </w:p>
          <w:p w14:paraId="2BF32800" w14:textId="77777777" w:rsidR="00E67707" w:rsidRDefault="00867FEF" w:rsidP="00E67707">
            <w:pPr>
              <w:rPr>
                <w:del w:id="169" w:author="Karen Satter" w:date="2026-09-25T20:04:00Z" w16du:dateUtc="2026-09-26T00:04:00Z"/>
              </w:rPr>
            </w:pPr>
            <w:del w:id="170" w:author="Karen Satter" w:date="2026-09-25T20:04:00Z" w16du:dateUtc="2026-09-26T00:04:00Z">
              <w:r>
                <w:delText>HOW LONG:</w:delText>
              </w:r>
            </w:del>
          </w:p>
          <w:p w14:paraId="2A5254A7" w14:textId="77777777" w:rsidR="00867FEF" w:rsidRDefault="00867F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71" w:author="Karen Satter" w:date="2026-09-25T20:04:00Z" w16du:dateUtc="2026-09-26T00:04:00Z">
                  <w:rPr/>
                </w:rPrChange>
              </w:rPr>
              <w:pPrChange w:id="172" w:author="Karen Satter" w:date="2026-09-25T20:04:00Z" w16du:dateUtc="2026-09-26T00:04:00Z">
                <w:pPr/>
              </w:pPrChange>
            </w:pPr>
            <w:del w:id="173" w:author="Karen Satter" w:date="2026-09-25T20:04:00Z" w16du:dateUtc="2026-09-26T00:04:00Z">
              <w:r>
                <w:delText>INTENSITY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74" w:author="Karen Satter" w:date="2026-09-25T20:04:00Z" w16du:dateUtc="2026-09-26T00:04:00Z">
              <w:tcPr>
                <w:tcW w:w="1407" w:type="dxa"/>
              </w:tcPr>
            </w:tcPrChange>
          </w:tcPr>
          <w:p w14:paraId="33865D8A" w14:textId="77777777" w:rsidR="00351253" w:rsidRDefault="00351253" w:rsidP="00351253">
            <w:pPr>
              <w:rPr>
                <w:del w:id="175" w:author="Karen Satter" w:date="2026-09-25T20:04:00Z" w16du:dateUtc="2026-09-26T00:04:00Z"/>
              </w:rPr>
            </w:pPr>
            <w:del w:id="176" w:author="Karen Satter" w:date="2026-09-25T20:04:00Z" w16du:dateUtc="2026-09-26T00:04:00Z">
              <w:r>
                <w:delText>EXERCISE:</w:delText>
              </w:r>
            </w:del>
          </w:p>
          <w:p w14:paraId="44BF4CED" w14:textId="77777777" w:rsidR="00351253" w:rsidRDefault="00351253" w:rsidP="00351253">
            <w:pPr>
              <w:rPr>
                <w:del w:id="177" w:author="Karen Satter" w:date="2026-09-25T20:04:00Z" w16du:dateUtc="2026-09-26T00:04:00Z"/>
              </w:rPr>
            </w:pPr>
          </w:p>
          <w:p w14:paraId="79F6F91C" w14:textId="77777777" w:rsidR="00E67707" w:rsidRDefault="003512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78" w:author="Karen Satter" w:date="2026-09-25T20:04:00Z" w16du:dateUtc="2026-09-26T00:04:00Z">
                  <w:rPr/>
                </w:rPrChange>
              </w:rPr>
              <w:pPrChange w:id="179" w:author="Karen Satter" w:date="2026-09-25T20:04:00Z" w16du:dateUtc="2026-09-26T00:04:00Z">
                <w:pPr/>
              </w:pPrChange>
            </w:pPr>
            <w:del w:id="180" w:author="Karen Satter" w:date="2026-09-25T20:04:00Z" w16du:dateUtc="2026-09-26T00:04:00Z">
              <w:r>
                <w:delText>HOW LONG?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81" w:author="Karen Satter" w:date="2026-09-25T20:04:00Z" w16du:dateUtc="2026-09-26T00:04:00Z">
              <w:tcPr>
                <w:tcW w:w="1595" w:type="dxa"/>
                <w:gridSpan w:val="3"/>
              </w:tcPr>
            </w:tcPrChange>
          </w:tcPr>
          <w:p w14:paraId="12BF9F49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82" w:author="Karen Satter" w:date="2026-09-25T20:04:00Z" w16du:dateUtc="2026-09-26T00:04:00Z">
              <w:tcPr>
                <w:tcW w:w="1081" w:type="dxa"/>
              </w:tcPr>
            </w:tcPrChange>
          </w:tcPr>
          <w:p w14:paraId="5C4E6D96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83" w:author="Karen Satter" w:date="2026-09-25T20:04:00Z" w16du:dateUtc="2026-09-26T00:04:00Z">
              <w:tcPr>
                <w:tcW w:w="1004" w:type="dxa"/>
                <w:gridSpan w:val="2"/>
              </w:tcPr>
            </w:tcPrChange>
          </w:tcPr>
          <w:p w14:paraId="47CF0AED" w14:textId="77777777" w:rsidR="00E67707" w:rsidRDefault="00E67707" w:rsidP="00E67707"/>
        </w:tc>
      </w:tr>
      <w:tr w:rsidR="00867FEF" w14:paraId="5F4F29F8" w14:textId="77777777">
        <w:trPr>
          <w:trPrChange w:id="184" w:author="Karen Satter" w:date="2026-09-25T20:04:00Z" w16du:dateUtc="2026-09-26T00:04:00Z">
            <w:trPr>
              <w:gridBefore w:val="1"/>
              <w:gridAfter w:val="1"/>
            </w:trPr>
          </w:trPrChange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85" w:author="Karen Satter" w:date="2026-09-25T20:04:00Z" w16du:dateUtc="2026-09-26T00:04:00Z">
              <w:tcPr>
                <w:tcW w:w="1601" w:type="dxa"/>
              </w:tcPr>
            </w:tcPrChange>
          </w:tcPr>
          <w:p w14:paraId="4241A902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186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187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3. Student Service Activity Information Sheet</w:t>
              </w:r>
            </w:ins>
          </w:p>
          <w:p w14:paraId="5E95086C" w14:textId="77777777" w:rsidR="00E67707" w:rsidRDefault="00DA6E1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188" w:author="Karen Satter" w:date="2026-09-25T20:04:00Z" w16du:dateUtc="2026-09-26T00:04:00Z">
                  <w:rPr/>
                </w:rPrChange>
              </w:rPr>
              <w:pPrChange w:id="189" w:author="Karen Satter" w:date="2026-09-25T20:04:00Z" w16du:dateUtc="2026-09-26T00:04:00Z">
                <w:pPr/>
              </w:pPrChange>
            </w:pPr>
            <w:ins w:id="19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Student shows 10 or more hours of community service in the past two years</w:t>
              </w:r>
            </w:ins>
            <w:del w:id="191" w:author="Karen Satter" w:date="2026-09-25T20:04:00Z" w16du:dateUtc="2026-09-26T00:04:00Z">
              <w:r w:rsidR="00E67707">
                <w:delText>FRIDAY</w:delText>
              </w:r>
            </w:del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192" w:author="Karen Satter" w:date="2026-09-25T20:04:00Z" w16du:dateUtc="2026-09-26T00:04:00Z">
              <w:tcPr>
                <w:tcW w:w="2168" w:type="dxa"/>
                <w:gridSpan w:val="3"/>
              </w:tcPr>
            </w:tcPrChange>
          </w:tcPr>
          <w:p w14:paraId="7986C3D8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19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42142C61" w14:textId="77777777" w:rsidR="008A0796" w:rsidRDefault="00DA6E19">
            <w:pPr>
              <w:widowControl w:val="0"/>
              <w:rPr>
                <w:ins w:id="194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195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0    1   2   3   4   5</w:t>
              </w:r>
            </w:ins>
          </w:p>
          <w:p w14:paraId="1671065B" w14:textId="77777777" w:rsidR="00E67707" w:rsidRDefault="00867FEF" w:rsidP="00E67707">
            <w:pPr>
              <w:rPr>
                <w:del w:id="196" w:author="Karen Satter" w:date="2026-09-25T20:04:00Z" w16du:dateUtc="2026-09-26T00:04:00Z"/>
              </w:rPr>
            </w:pPr>
            <w:del w:id="197" w:author="Karen Satter" w:date="2026-09-25T20:04:00Z" w16du:dateUtc="2026-09-26T00:04:00Z">
              <w:r>
                <w:delText>ACTIVITY:</w:delText>
              </w:r>
            </w:del>
          </w:p>
          <w:p w14:paraId="090D92D9" w14:textId="77777777" w:rsidR="00867FEF" w:rsidRDefault="00867FEF" w:rsidP="00E67707">
            <w:pPr>
              <w:rPr>
                <w:del w:id="198" w:author="Karen Satter" w:date="2026-09-25T20:04:00Z" w16du:dateUtc="2026-09-26T00:04:00Z"/>
              </w:rPr>
            </w:pPr>
            <w:del w:id="199" w:author="Karen Satter" w:date="2026-09-25T20:04:00Z" w16du:dateUtc="2026-09-26T00:04:00Z">
              <w:r>
                <w:delText>HOW LONG;</w:delText>
              </w:r>
            </w:del>
          </w:p>
          <w:p w14:paraId="68C754BD" w14:textId="77777777" w:rsidR="00867FEF" w:rsidRDefault="00867F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200" w:author="Karen Satter" w:date="2026-09-25T20:04:00Z" w16du:dateUtc="2026-09-26T00:04:00Z">
                  <w:rPr/>
                </w:rPrChange>
              </w:rPr>
              <w:pPrChange w:id="201" w:author="Karen Satter" w:date="2026-09-25T20:04:00Z" w16du:dateUtc="2026-09-26T00:04:00Z">
                <w:pPr/>
              </w:pPrChange>
            </w:pPr>
            <w:del w:id="202" w:author="Karen Satter" w:date="2026-09-25T20:04:00Z" w16du:dateUtc="2026-09-26T00:04:00Z">
              <w:r>
                <w:delText>INTENSITY: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03" w:author="Karen Satter" w:date="2026-09-25T20:04:00Z" w16du:dateUtc="2026-09-26T00:04:00Z">
              <w:tcPr>
                <w:tcW w:w="1407" w:type="dxa"/>
              </w:tcPr>
            </w:tcPrChange>
          </w:tcPr>
          <w:p w14:paraId="208E425A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04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420AC28F" w14:textId="77777777" w:rsidR="00351253" w:rsidRDefault="00DA6E19" w:rsidP="00351253">
            <w:pPr>
              <w:rPr>
                <w:del w:id="205" w:author="Karen Satter" w:date="2026-09-25T20:04:00Z" w16du:dateUtc="2026-09-26T00:04:00Z"/>
              </w:rPr>
            </w:pPr>
            <w:ins w:id="206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______ out of 5</w:t>
              </w:r>
            </w:ins>
            <w:del w:id="207" w:author="Karen Satter" w:date="2026-09-25T20:04:00Z" w16du:dateUtc="2026-09-26T00:04:00Z">
              <w:r w:rsidR="00351253">
                <w:delText>EXERCISE:</w:delText>
              </w:r>
            </w:del>
          </w:p>
          <w:p w14:paraId="31D6B101" w14:textId="77777777" w:rsidR="00351253" w:rsidRDefault="00351253" w:rsidP="00351253">
            <w:pPr>
              <w:rPr>
                <w:del w:id="208" w:author="Karen Satter" w:date="2026-09-25T20:04:00Z" w16du:dateUtc="2026-09-26T00:04:00Z"/>
              </w:rPr>
            </w:pPr>
          </w:p>
          <w:p w14:paraId="14515107" w14:textId="77777777" w:rsidR="00E67707" w:rsidRDefault="00351253">
            <w:pPr>
              <w:widowControl w:val="0"/>
              <w:rPr>
                <w:rFonts w:ascii="Bitter" w:hAnsi="Bitter"/>
                <w:sz w:val="20"/>
                <w:rPrChange w:id="209" w:author="Karen Satter" w:date="2026-09-25T20:04:00Z" w16du:dateUtc="2026-09-26T00:04:00Z">
                  <w:rPr/>
                </w:rPrChange>
              </w:rPr>
              <w:pPrChange w:id="210" w:author="Karen Satter" w:date="2026-09-25T20:04:00Z" w16du:dateUtc="2026-09-26T00:04:00Z">
                <w:pPr/>
              </w:pPrChange>
            </w:pPr>
            <w:del w:id="211" w:author="Karen Satter" w:date="2026-09-25T20:04:00Z" w16du:dateUtc="2026-09-26T00:04:00Z">
              <w:r>
                <w:delText>HOW LONG?</w:delText>
              </w:r>
            </w:del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12" w:author="Karen Satter" w:date="2026-09-25T20:04:00Z" w16du:dateUtc="2026-09-26T00:04:00Z">
              <w:tcPr>
                <w:tcW w:w="1595" w:type="dxa"/>
                <w:gridSpan w:val="3"/>
              </w:tcPr>
            </w:tcPrChange>
          </w:tcPr>
          <w:p w14:paraId="0E9E2EF8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13" w:author="Karen Satter" w:date="2026-09-25T20:04:00Z" w16du:dateUtc="2026-09-26T00:04:00Z">
              <w:tcPr>
                <w:tcW w:w="1081" w:type="dxa"/>
              </w:tcPr>
            </w:tcPrChange>
          </w:tcPr>
          <w:p w14:paraId="657CA720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14" w:author="Karen Satter" w:date="2026-09-25T20:04:00Z" w16du:dateUtc="2026-09-26T00:04:00Z">
              <w:tcPr>
                <w:tcW w:w="1004" w:type="dxa"/>
                <w:gridSpan w:val="2"/>
              </w:tcPr>
            </w:tcPrChange>
          </w:tcPr>
          <w:p w14:paraId="7A2457F4" w14:textId="77777777" w:rsidR="00E67707" w:rsidRDefault="00E67707" w:rsidP="00E67707"/>
        </w:tc>
      </w:tr>
      <w:tr w:rsidR="00E67707" w14:paraId="496E8B0C" w14:textId="77777777">
        <w:trPr>
          <w:trPrChange w:id="215" w:author="Karen Satter" w:date="2026-09-25T20:04:00Z" w16du:dateUtc="2026-09-26T00:04:00Z">
            <w:trPr>
              <w:gridBefore w:val="1"/>
              <w:gridAfter w:val="1"/>
              <w:trHeight w:val="791"/>
            </w:trPr>
          </w:trPrChange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16" w:author="Karen Satter" w:date="2026-09-25T20:04:00Z" w16du:dateUtc="2026-09-26T00:04:00Z">
              <w:tcPr>
                <w:tcW w:w="1601" w:type="dxa"/>
              </w:tcPr>
            </w:tcPrChange>
          </w:tcPr>
          <w:p w14:paraId="7B09F25F" w14:textId="77777777" w:rsidR="00E67707" w:rsidRDefault="00E67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217" w:author="Karen Satter" w:date="2026-09-25T20:04:00Z" w16du:dateUtc="2026-09-26T00:04:00Z">
                  <w:rPr/>
                </w:rPrChange>
              </w:rPr>
              <w:pPrChange w:id="218" w:author="Karen Satter" w:date="2026-09-25T20:04:00Z" w16du:dateUtc="2026-09-26T00:04:00Z">
                <w:pPr/>
              </w:pPrChange>
            </w:pPr>
            <w:del w:id="219" w:author="Karen Satter" w:date="2026-09-25T20:04:00Z" w16du:dateUtc="2026-09-26T00:04:00Z">
              <w:r>
                <w:delText>WEEKLY TOTALS</w:delText>
              </w:r>
            </w:del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20" w:author="Karen Satter" w:date="2026-09-25T20:04:00Z" w16du:dateUtc="2026-09-26T00:04:00Z">
              <w:tcPr>
                <w:tcW w:w="2168" w:type="dxa"/>
                <w:gridSpan w:val="3"/>
              </w:tcPr>
            </w:tcPrChange>
          </w:tcPr>
          <w:p w14:paraId="47A41A33" w14:textId="77777777" w:rsidR="00E67707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221" w:author="Karen Satter" w:date="2026-09-25T20:04:00Z" w16du:dateUtc="2026-09-26T00:04:00Z">
                  <w:rPr/>
                </w:rPrChange>
              </w:rPr>
              <w:pPrChange w:id="222" w:author="Karen Satter" w:date="2026-09-25T20:04:00Z" w16du:dateUtc="2026-09-26T00:04:00Z">
                <w:pPr/>
              </w:pPrChange>
            </w:pPr>
            <w:ins w:id="223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5</w:t>
              </w:r>
            </w:ins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24" w:author="Karen Satter" w:date="2026-09-25T20:04:00Z" w16du:dateUtc="2026-09-26T00:04:00Z">
              <w:tcPr>
                <w:tcW w:w="1407" w:type="dxa"/>
              </w:tcPr>
            </w:tcPrChange>
          </w:tcPr>
          <w:p w14:paraId="7D8E01BF" w14:textId="77777777" w:rsidR="00E67707" w:rsidRDefault="00E677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itter" w:hAnsi="Bitter"/>
                <w:sz w:val="20"/>
                <w:rPrChange w:id="225" w:author="Karen Satter" w:date="2026-09-25T20:04:00Z" w16du:dateUtc="2026-09-26T00:04:00Z">
                  <w:rPr/>
                </w:rPrChange>
              </w:rPr>
              <w:pPrChange w:id="226" w:author="Karen Satter" w:date="2026-09-25T20:04:00Z" w16du:dateUtc="2026-09-26T00:04:00Z">
                <w:pPr/>
              </w:pPrChange>
            </w:pP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27" w:author="Karen Satter" w:date="2026-09-25T20:04:00Z" w16du:dateUtc="2026-09-26T00:04:00Z">
              <w:tcPr>
                <w:tcW w:w="1595" w:type="dxa"/>
                <w:gridSpan w:val="3"/>
              </w:tcPr>
            </w:tcPrChange>
          </w:tcPr>
          <w:p w14:paraId="4BE5F9D1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28" w:author="Karen Satter" w:date="2026-09-25T20:04:00Z" w16du:dateUtc="2026-09-26T00:04:00Z">
              <w:tcPr>
                <w:tcW w:w="1081" w:type="dxa"/>
              </w:tcPr>
            </w:tcPrChange>
          </w:tcPr>
          <w:p w14:paraId="50ADA350" w14:textId="77777777" w:rsidR="00E67707" w:rsidRDefault="00E67707" w:rsidP="00E67707"/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tcPrChange w:id="229" w:author="Karen Satter" w:date="2026-09-25T20:04:00Z" w16du:dateUtc="2026-09-26T00:04:00Z">
              <w:tcPr>
                <w:tcW w:w="1004" w:type="dxa"/>
                <w:gridSpan w:val="2"/>
              </w:tcPr>
            </w:tcPrChange>
          </w:tcPr>
          <w:p w14:paraId="305F0C7B" w14:textId="77777777" w:rsidR="00E67707" w:rsidRDefault="00E67707" w:rsidP="00E67707"/>
        </w:tc>
      </w:tr>
      <w:tr w:rsidR="008A0796" w14:paraId="344BCB07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30" w:author="Karen Satter" w:date="2026-09-25T20:04:00Z" w16du:dateUtc="2026-09-26T00:04:00Z"/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8BE8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31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232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4. and 5. Recommendations</w:t>
              </w:r>
            </w:ins>
          </w:p>
          <w:p w14:paraId="7ECF0A3C" w14:textId="77777777" w:rsidR="008A0796" w:rsidRDefault="00DA6E1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3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34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Provided two recommendations with at least one from a staff member</w:t>
              </w:r>
            </w:ins>
          </w:p>
          <w:p w14:paraId="67C8A086" w14:textId="77777777" w:rsidR="008A0796" w:rsidRDefault="00DA6E1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35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36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Total score from letter #1</w:t>
              </w:r>
            </w:ins>
          </w:p>
          <w:p w14:paraId="16C310C5" w14:textId="77777777" w:rsidR="008A0796" w:rsidRDefault="00DA6E19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37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238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Part 1 (if all 4s give a 4)</w:t>
              </w:r>
            </w:ins>
          </w:p>
          <w:p w14:paraId="5467121C" w14:textId="77777777" w:rsidR="008A0796" w:rsidRDefault="00DA6E19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39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240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Part 2</w:t>
              </w:r>
            </w:ins>
          </w:p>
          <w:p w14:paraId="112E8D06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4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42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 xml:space="preserve">     -     Total score from letter #2 </w:t>
              </w:r>
            </w:ins>
          </w:p>
          <w:p w14:paraId="41E4D248" w14:textId="77777777" w:rsidR="008A0796" w:rsidRDefault="00DA6E19">
            <w:pPr>
              <w:widowControl w:val="0"/>
              <w:numPr>
                <w:ilvl w:val="1"/>
                <w:numId w:val="1"/>
              </w:numPr>
              <w:rPr>
                <w:ins w:id="243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244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Part 1 (if all 4s give a 4)</w:t>
              </w:r>
            </w:ins>
          </w:p>
          <w:p w14:paraId="0263E95B" w14:textId="77777777" w:rsidR="008A0796" w:rsidRDefault="00DA6E19">
            <w:pPr>
              <w:widowControl w:val="0"/>
              <w:numPr>
                <w:ilvl w:val="1"/>
                <w:numId w:val="1"/>
              </w:numPr>
              <w:rPr>
                <w:ins w:id="245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246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Part 2</w:t>
              </w:r>
            </w:ins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E954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47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543307DE" w14:textId="77777777" w:rsidR="008A0796" w:rsidRDefault="00DA6E19">
            <w:pPr>
              <w:widowControl w:val="0"/>
              <w:rPr>
                <w:ins w:id="24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49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</w:t>
              </w:r>
            </w:ins>
          </w:p>
          <w:p w14:paraId="44C1C403" w14:textId="77777777" w:rsidR="008A0796" w:rsidRDefault="008A0796">
            <w:pPr>
              <w:widowControl w:val="0"/>
              <w:rPr>
                <w:ins w:id="250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5889844D" w14:textId="77777777" w:rsidR="008A0796" w:rsidRDefault="008A0796">
            <w:pPr>
              <w:widowControl w:val="0"/>
              <w:rPr>
                <w:ins w:id="25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2EA55651" w14:textId="77777777" w:rsidR="008A0796" w:rsidRDefault="00DA6E19">
            <w:pPr>
              <w:widowControl w:val="0"/>
              <w:rPr>
                <w:ins w:id="252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53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0    1   2   3   4</w:t>
              </w:r>
            </w:ins>
          </w:p>
          <w:p w14:paraId="17ED1AD3" w14:textId="77777777" w:rsidR="008A0796" w:rsidRDefault="00DA6E19">
            <w:pPr>
              <w:widowControl w:val="0"/>
              <w:rPr>
                <w:ins w:id="254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55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0    1   2   3   4</w:t>
              </w:r>
            </w:ins>
          </w:p>
          <w:p w14:paraId="7E2AC95F" w14:textId="77777777" w:rsidR="008A0796" w:rsidRDefault="008A0796">
            <w:pPr>
              <w:widowControl w:val="0"/>
              <w:rPr>
                <w:ins w:id="256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4A7C2E9B" w14:textId="77777777" w:rsidR="008A0796" w:rsidRDefault="00DA6E19">
            <w:pPr>
              <w:widowControl w:val="0"/>
              <w:rPr>
                <w:ins w:id="257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58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0    1   2   3   4</w:t>
              </w:r>
            </w:ins>
          </w:p>
          <w:p w14:paraId="1914DC22" w14:textId="77777777" w:rsidR="008A0796" w:rsidRDefault="00DA6E19">
            <w:pPr>
              <w:widowControl w:val="0"/>
              <w:rPr>
                <w:ins w:id="259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6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0    1   2   3   4</w:t>
              </w:r>
            </w:ins>
          </w:p>
        </w:tc>
        <w:tc>
          <w:tcPr>
            <w:tcW w:w="25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C670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6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52C29878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62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0E600F02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6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162C8A48" w14:textId="77777777" w:rsidR="008A0796" w:rsidRDefault="00DA6E19">
            <w:pPr>
              <w:widowControl w:val="0"/>
              <w:rPr>
                <w:ins w:id="264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65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______ out of 18</w:t>
              </w:r>
            </w:ins>
          </w:p>
          <w:p w14:paraId="45C1BBB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66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4249CDD5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67" w:author="Karen Satter" w:date="2026-09-25T20:04:00Z" w16du:dateUtc="2026-09-26T00:04:00Z"/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4576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6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7944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69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7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18</w:t>
              </w:r>
            </w:ins>
          </w:p>
        </w:tc>
        <w:tc>
          <w:tcPr>
            <w:tcW w:w="25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DE6C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7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3170EB5B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72" w:author="Karen Satter" w:date="2026-09-25T20:04:00Z" w16du:dateUtc="2026-09-26T00:04:00Z"/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3823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73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274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6. Student Essay Question response</w:t>
              </w:r>
            </w:ins>
          </w:p>
          <w:p w14:paraId="011A65B2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75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76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Essay is on topic and grade level</w:t>
              </w:r>
            </w:ins>
          </w:p>
          <w:p w14:paraId="6CBBFC02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77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78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Essay follows essay structure with proper paragraph structure, and is the appropriate length</w:t>
              </w:r>
            </w:ins>
          </w:p>
          <w:p w14:paraId="02BFC83A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79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8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Student identifies at least three positive character traits</w:t>
              </w:r>
            </w:ins>
          </w:p>
          <w:p w14:paraId="1270FC84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8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82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Student provides appropriate examples of identified character traits from the past two years</w:t>
              </w:r>
            </w:ins>
          </w:p>
          <w:p w14:paraId="13940436" w14:textId="77777777" w:rsidR="008A0796" w:rsidRDefault="00DA6E1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8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84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Conventions, grammar and capitalization are well done</w:t>
              </w:r>
            </w:ins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5533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85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2D3B473E" w14:textId="77777777" w:rsidR="008A0796" w:rsidRDefault="00DA6E19">
            <w:pPr>
              <w:widowControl w:val="0"/>
              <w:rPr>
                <w:ins w:id="286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87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</w:t>
              </w:r>
            </w:ins>
          </w:p>
          <w:p w14:paraId="5628D476" w14:textId="77777777" w:rsidR="008A0796" w:rsidRDefault="00DA6E19">
            <w:pPr>
              <w:widowControl w:val="0"/>
              <w:rPr>
                <w:ins w:id="28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89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</w:t>
              </w:r>
            </w:ins>
          </w:p>
          <w:p w14:paraId="776BA2E2" w14:textId="77777777" w:rsidR="008A0796" w:rsidRDefault="008A0796">
            <w:pPr>
              <w:widowControl w:val="0"/>
              <w:rPr>
                <w:ins w:id="290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7754A724" w14:textId="77777777" w:rsidR="008A0796" w:rsidRDefault="00DA6E19">
            <w:pPr>
              <w:widowControl w:val="0"/>
              <w:rPr>
                <w:ins w:id="29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92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</w:t>
              </w:r>
            </w:ins>
          </w:p>
          <w:p w14:paraId="059D17A1" w14:textId="77777777" w:rsidR="008A0796" w:rsidRDefault="00DA6E19">
            <w:pPr>
              <w:widowControl w:val="0"/>
              <w:rPr>
                <w:ins w:id="29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94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</w:t>
              </w:r>
            </w:ins>
          </w:p>
          <w:p w14:paraId="76A01F3A" w14:textId="77777777" w:rsidR="008A0796" w:rsidRDefault="008A0796">
            <w:pPr>
              <w:widowControl w:val="0"/>
              <w:rPr>
                <w:ins w:id="295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77DAE68F" w14:textId="77777777" w:rsidR="008A0796" w:rsidRDefault="00DA6E19">
            <w:pPr>
              <w:widowControl w:val="0"/>
              <w:rPr>
                <w:ins w:id="296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297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0    1   2   3</w:t>
              </w:r>
            </w:ins>
          </w:p>
        </w:tc>
        <w:tc>
          <w:tcPr>
            <w:tcW w:w="25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EAC5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29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60FA53EB" w14:textId="77777777" w:rsidR="008A0796" w:rsidRDefault="00DA6E19">
            <w:pPr>
              <w:widowControl w:val="0"/>
              <w:rPr>
                <w:ins w:id="299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30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______ out of 3</w:t>
              </w:r>
            </w:ins>
          </w:p>
          <w:p w14:paraId="7E723BBA" w14:textId="77777777" w:rsidR="008A0796" w:rsidRDefault="00DA6E19">
            <w:pPr>
              <w:widowControl w:val="0"/>
              <w:rPr>
                <w:ins w:id="30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302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______ out of 3</w:t>
              </w:r>
            </w:ins>
          </w:p>
          <w:p w14:paraId="7F6A5B35" w14:textId="77777777" w:rsidR="008A0796" w:rsidRDefault="008A0796">
            <w:pPr>
              <w:widowControl w:val="0"/>
              <w:rPr>
                <w:ins w:id="30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2E39FE36" w14:textId="77777777" w:rsidR="008A0796" w:rsidRDefault="00DA6E19">
            <w:pPr>
              <w:widowControl w:val="0"/>
              <w:rPr>
                <w:ins w:id="304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305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______ out of 3</w:t>
              </w:r>
            </w:ins>
          </w:p>
          <w:p w14:paraId="01DA1E22" w14:textId="77777777" w:rsidR="008A0796" w:rsidRDefault="00DA6E19">
            <w:pPr>
              <w:widowControl w:val="0"/>
              <w:rPr>
                <w:ins w:id="306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307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______ out of 3</w:t>
              </w:r>
            </w:ins>
          </w:p>
          <w:p w14:paraId="27C2C0E4" w14:textId="77777777" w:rsidR="008A0796" w:rsidRDefault="008A0796">
            <w:pPr>
              <w:widowControl w:val="0"/>
              <w:rPr>
                <w:ins w:id="308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  <w:p w14:paraId="756EA9B1" w14:textId="77777777" w:rsidR="008A0796" w:rsidRDefault="00DA6E19">
            <w:pPr>
              <w:widowControl w:val="0"/>
              <w:rPr>
                <w:ins w:id="309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31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______ out of 3</w:t>
              </w:r>
            </w:ins>
          </w:p>
        </w:tc>
      </w:tr>
      <w:tr w:rsidR="008A0796" w14:paraId="70912894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11" w:author="Karen Satter" w:date="2026-09-25T20:04:00Z" w16du:dateUtc="2026-09-26T00:04:00Z"/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4EA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12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C6AB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1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314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15</w:t>
              </w:r>
            </w:ins>
          </w:p>
        </w:tc>
        <w:tc>
          <w:tcPr>
            <w:tcW w:w="25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7214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15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213C0D33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16" w:author="Karen Satter" w:date="2026-09-25T20:04:00Z" w16du:dateUtc="2026-09-26T00:04:00Z"/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4ED4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17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318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7. Scoring Rubric included in the packet</w:t>
              </w:r>
            </w:ins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0DF5" w14:textId="77777777" w:rsidR="008A0796" w:rsidRDefault="00DA6E19">
            <w:pPr>
              <w:widowControl w:val="0"/>
              <w:rPr>
                <w:ins w:id="319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32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0    1</w:t>
              </w:r>
            </w:ins>
          </w:p>
        </w:tc>
        <w:tc>
          <w:tcPr>
            <w:tcW w:w="25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3BE9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2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1B580430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22" w:author="Karen Satter" w:date="2026-09-25T20:04:00Z" w16du:dateUtc="2026-09-26T00:04:00Z"/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A726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23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84D6C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24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25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024D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25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7A01CCCF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26" w:author="Karen Satter" w:date="2026-09-25T20:04:00Z" w16du:dateUtc="2026-09-26T00:04:00Z"/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6FE9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27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328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Total Possible Points</w:t>
              </w:r>
            </w:ins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FC5D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29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  <w:ins w:id="330" w:author="Karen Satter" w:date="2026-09-25T20:04:00Z" w16du:dateUtc="2026-09-26T00:04:00Z">
              <w:r>
                <w:rPr>
                  <w:rFonts w:ascii="Bitter" w:eastAsia="Bitter" w:hAnsi="Bitter" w:cs="Bitter"/>
                  <w:sz w:val="20"/>
                  <w:szCs w:val="20"/>
                </w:rPr>
                <w:t>50</w:t>
              </w:r>
            </w:ins>
          </w:p>
        </w:tc>
        <w:tc>
          <w:tcPr>
            <w:tcW w:w="25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3088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31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</w:tr>
      <w:tr w:rsidR="008A0796" w14:paraId="13394636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32" w:author="Karen Satter" w:date="2026-09-25T20:04:00Z" w16du:dateUtc="2026-09-26T00:04:00Z"/>
        </w:trPr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C413" w14:textId="77777777" w:rsidR="008A0796" w:rsidRDefault="00DA6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33" w:author="Karen Satter" w:date="2026-09-25T20:04:00Z" w16du:dateUtc="2026-09-26T00:04:00Z"/>
                <w:rFonts w:ascii="Bitter" w:eastAsia="Bitter" w:hAnsi="Bitter" w:cs="Bitter"/>
                <w:b/>
                <w:sz w:val="20"/>
                <w:szCs w:val="20"/>
              </w:rPr>
            </w:pPr>
            <w:ins w:id="334" w:author="Karen Satter" w:date="2026-09-25T20:04:00Z" w16du:dateUtc="2026-09-26T00:04:00Z">
              <w:r>
                <w:rPr>
                  <w:rFonts w:ascii="Bitter" w:eastAsia="Bitter" w:hAnsi="Bitter" w:cs="Bitter"/>
                  <w:b/>
                  <w:sz w:val="20"/>
                  <w:szCs w:val="20"/>
                </w:rPr>
                <w:t>Total Points Received</w:t>
              </w:r>
            </w:ins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E3E4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35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  <w:tc>
          <w:tcPr>
            <w:tcW w:w="25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9D9B" w14:textId="77777777" w:rsidR="008A0796" w:rsidRDefault="008A0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336" w:author="Karen Satter" w:date="2026-09-25T20:04:00Z" w16du:dateUtc="2026-09-26T00:04:00Z"/>
                <w:rFonts w:ascii="Bitter" w:eastAsia="Bitter" w:hAnsi="Bitter" w:cs="Bitter"/>
                <w:sz w:val="20"/>
                <w:szCs w:val="20"/>
              </w:rPr>
            </w:pPr>
          </w:p>
        </w:tc>
      </w:tr>
    </w:tbl>
    <w:p w14:paraId="30D92653" w14:textId="77777777" w:rsidR="00E67707" w:rsidRDefault="00E67707" w:rsidP="00E67707">
      <w:pPr>
        <w:rPr>
          <w:del w:id="337" w:author="Karen Satter" w:date="2026-09-25T20:04:00Z" w16du:dateUtc="2026-09-26T00:04:00Z"/>
        </w:rPr>
      </w:pPr>
    </w:p>
    <w:p w14:paraId="15A00543" w14:textId="77777777" w:rsidR="002C28BC" w:rsidRDefault="002C28BC" w:rsidP="00E67707">
      <w:pPr>
        <w:rPr>
          <w:del w:id="338" w:author="Karen Satter" w:date="2026-09-25T20:04:00Z" w16du:dateUtc="2026-09-26T00:04:00Z"/>
        </w:rPr>
      </w:pPr>
    </w:p>
    <w:p w14:paraId="36F69D47" w14:textId="77777777" w:rsidR="002C28BC" w:rsidRPr="00E67707" w:rsidRDefault="002C28BC" w:rsidP="002C28BC">
      <w:pPr>
        <w:shd w:val="clear" w:color="auto" w:fill="FFFF00"/>
        <w:jc w:val="center"/>
        <w:rPr>
          <w:del w:id="339" w:author="Karen Satter" w:date="2026-09-25T20:04:00Z" w16du:dateUtc="2026-09-26T00:04:00Z"/>
          <w:b/>
          <w:sz w:val="28"/>
          <w:szCs w:val="28"/>
        </w:rPr>
      </w:pPr>
      <w:del w:id="340" w:author="Karen Satter" w:date="2026-09-25T20:04:00Z" w16du:dateUtc="2026-09-26T00:04:00Z">
        <w:r w:rsidRPr="00E67707">
          <w:rPr>
            <w:b/>
            <w:sz w:val="28"/>
            <w:szCs w:val="28"/>
          </w:rPr>
          <w:delText>PHYSICAL EDUCATION</w:delText>
        </w:r>
      </w:del>
    </w:p>
    <w:p w14:paraId="2DFC80A4" w14:textId="77777777" w:rsidR="002C28BC" w:rsidRDefault="002C28BC" w:rsidP="002C28BC">
      <w:pPr>
        <w:shd w:val="clear" w:color="auto" w:fill="FFFF00"/>
        <w:jc w:val="center"/>
        <w:rPr>
          <w:del w:id="341" w:author="Karen Satter" w:date="2026-09-25T20:04:00Z" w16du:dateUtc="2026-09-26T00:04:00Z"/>
          <w:b/>
          <w:sz w:val="28"/>
          <w:szCs w:val="28"/>
        </w:rPr>
      </w:pPr>
      <w:del w:id="342" w:author="Karen Satter" w:date="2026-09-25T20:04:00Z" w16du:dateUtc="2026-09-26T00:04:00Z">
        <w:r w:rsidRPr="00E67707">
          <w:rPr>
            <w:b/>
            <w:sz w:val="28"/>
            <w:szCs w:val="28"/>
          </w:rPr>
          <w:delText>ACTIVITY LOG</w:delText>
        </w:r>
      </w:del>
    </w:p>
    <w:p w14:paraId="4ADFD0DE" w14:textId="77777777" w:rsidR="002C28BC" w:rsidRPr="002C28BC" w:rsidRDefault="002C28BC" w:rsidP="002C28BC">
      <w:pPr>
        <w:jc w:val="center"/>
        <w:rPr>
          <w:del w:id="343" w:author="Karen Satter" w:date="2026-09-25T20:04:00Z" w16du:dateUtc="2026-09-26T00:04:00Z"/>
          <w:b/>
          <w:sz w:val="28"/>
          <w:szCs w:val="28"/>
          <w:u w:val="single"/>
        </w:rPr>
      </w:pPr>
      <w:del w:id="344" w:author="Karen Satter" w:date="2026-09-25T20:04:00Z" w16du:dateUtc="2026-09-26T00:04:00Z">
        <w:r w:rsidRPr="002C28BC">
          <w:rPr>
            <w:b/>
            <w:sz w:val="28"/>
            <w:szCs w:val="28"/>
            <w:u w:val="single"/>
          </w:rPr>
          <w:delText>EXAMPLE</w:delText>
        </w:r>
      </w:del>
    </w:p>
    <w:p w14:paraId="075CC4D2" w14:textId="77777777" w:rsidR="002C28BC" w:rsidRDefault="002C28BC" w:rsidP="002C28BC">
      <w:pPr>
        <w:jc w:val="center"/>
        <w:rPr>
          <w:del w:id="345" w:author="Karen Satter" w:date="2026-09-25T20:04:00Z" w16du:dateUtc="2026-09-26T00:04:00Z"/>
          <w:b/>
          <w:sz w:val="28"/>
          <w:szCs w:val="28"/>
        </w:rPr>
      </w:pPr>
    </w:p>
    <w:p w14:paraId="0CF75C8C" w14:textId="77777777" w:rsidR="002C28BC" w:rsidRPr="00E67707" w:rsidRDefault="002C28BC" w:rsidP="002C28BC">
      <w:pPr>
        <w:jc w:val="center"/>
        <w:rPr>
          <w:del w:id="346" w:author="Karen Satter" w:date="2026-09-25T20:04:00Z" w16du:dateUtc="2026-09-26T00:04:00Z"/>
          <w:b/>
        </w:rPr>
      </w:pPr>
      <w:del w:id="347" w:author="Karen Satter" w:date="2026-09-25T20:04:00Z" w16du:dateUtc="2026-09-26T00:04:00Z">
        <w:r w:rsidRPr="00E67707">
          <w:rPr>
            <w:b/>
          </w:rPr>
          <w:delText>WEEKLY FITNESS AND ACTIVITY LOG</w:delText>
        </w:r>
      </w:del>
    </w:p>
    <w:p w14:paraId="08A61971" w14:textId="77777777" w:rsidR="002C28BC" w:rsidRPr="00E67707" w:rsidRDefault="002C28BC" w:rsidP="002C28BC">
      <w:pPr>
        <w:rPr>
          <w:del w:id="348" w:author="Karen Satter" w:date="2026-09-25T20:04:00Z" w16du:dateUtc="2026-09-26T00:04:00Z"/>
          <w:b/>
        </w:rPr>
      </w:pPr>
    </w:p>
    <w:p w14:paraId="672AA877" w14:textId="77777777" w:rsidR="002C28BC" w:rsidRDefault="002C28BC" w:rsidP="002C28BC">
      <w:pPr>
        <w:rPr>
          <w:del w:id="349" w:author="Karen Satter" w:date="2026-09-25T20:04:00Z" w16du:dateUtc="2026-09-26T00:04:00Z"/>
          <w:b/>
          <w:sz w:val="28"/>
          <w:szCs w:val="28"/>
        </w:rPr>
      </w:pPr>
      <w:del w:id="350" w:author="Karen Satter" w:date="2026-09-25T20:04:00Z" w16du:dateUtc="2026-09-26T00:04:00Z">
        <w:r>
          <w:rPr>
            <w:b/>
          </w:rPr>
          <w:delText>WEEK OF</w:delText>
        </w:r>
        <w:r w:rsidRPr="00E67707">
          <w:rPr>
            <w:b/>
          </w:rPr>
          <w:delText>:</w:delText>
        </w:r>
        <w:r>
          <w:rPr>
            <w:b/>
          </w:rPr>
          <w:delText xml:space="preserve"> (DATE)</w:delText>
        </w:r>
        <w:r>
          <w:rPr>
            <w:b/>
            <w:sz w:val="28"/>
            <w:szCs w:val="28"/>
          </w:rPr>
          <w:delText>______AUGUST 17</w:delText>
        </w:r>
        <w:r w:rsidRPr="002C28BC">
          <w:rPr>
            <w:b/>
            <w:sz w:val="28"/>
            <w:szCs w:val="28"/>
            <w:vertAlign w:val="superscript"/>
          </w:rPr>
          <w:delText>TH</w:delText>
        </w:r>
        <w:r>
          <w:rPr>
            <w:b/>
            <w:sz w:val="28"/>
            <w:szCs w:val="28"/>
          </w:rPr>
          <w:delText xml:space="preserve">, 2020_____________________________     </w:delText>
        </w:r>
      </w:del>
    </w:p>
    <w:p w14:paraId="6A8DC1B5" w14:textId="77777777" w:rsidR="002C28BC" w:rsidRDefault="002C28BC" w:rsidP="002C28BC">
      <w:pPr>
        <w:rPr>
          <w:del w:id="351" w:author="Karen Satter" w:date="2026-09-25T20:04:00Z" w16du:dateUtc="2026-09-26T00:04:00Z"/>
          <w:b/>
          <w:sz w:val="28"/>
          <w:szCs w:val="28"/>
        </w:rPr>
      </w:pPr>
    </w:p>
    <w:p w14:paraId="5B4D2CD8" w14:textId="77777777" w:rsidR="002C28BC" w:rsidRDefault="002C28BC" w:rsidP="002C28BC">
      <w:pPr>
        <w:rPr>
          <w:del w:id="352" w:author="Karen Satter" w:date="2026-09-25T20:04:00Z" w16du:dateUtc="2026-09-26T00:04:00Z"/>
          <w:b/>
          <w:sz w:val="28"/>
          <w:szCs w:val="28"/>
        </w:rPr>
      </w:pPr>
      <w:del w:id="353" w:author="Karen Satter" w:date="2026-09-25T20:04:00Z" w16du:dateUtc="2026-09-26T00:04:00Z">
        <w:r>
          <w:rPr>
            <w:b/>
            <w:sz w:val="28"/>
            <w:szCs w:val="28"/>
          </w:rPr>
          <w:delText>THIS WEEK’S GOALS</w:delText>
        </w:r>
      </w:del>
    </w:p>
    <w:p w14:paraId="3ABE507B" w14:textId="77777777" w:rsidR="002C28BC" w:rsidRDefault="002C28BC" w:rsidP="002C28BC">
      <w:pPr>
        <w:rPr>
          <w:del w:id="354" w:author="Karen Satter" w:date="2026-09-25T20:04:00Z" w16du:dateUtc="2026-09-26T00:04:00Z"/>
          <w:b/>
          <w:sz w:val="28"/>
          <w:szCs w:val="28"/>
        </w:rPr>
      </w:pPr>
    </w:p>
    <w:p w14:paraId="32225BBF" w14:textId="77777777" w:rsidR="002C28BC" w:rsidRDefault="002C28BC" w:rsidP="002C28BC">
      <w:pPr>
        <w:rPr>
          <w:del w:id="355" w:author="Karen Satter" w:date="2026-09-25T20:04:00Z" w16du:dateUtc="2026-09-26T00:04:00Z"/>
          <w:b/>
        </w:rPr>
      </w:pPr>
      <w:del w:id="356" w:author="Karen Satter" w:date="2026-09-25T20:04:00Z" w16du:dateUtc="2026-09-26T00:04:00Z">
        <w:r w:rsidRPr="00E67707">
          <w:rPr>
            <w:b/>
          </w:rPr>
          <w:delText xml:space="preserve">ACTIVITY/CARDIO – ULTIMATE GOAL </w:delText>
        </w:r>
        <w:r>
          <w:rPr>
            <w:b/>
          </w:rPr>
          <w:delText>IS 30 TO 60 MINUTES, 3 TIMES A WEEK</w:delText>
        </w:r>
      </w:del>
    </w:p>
    <w:p w14:paraId="6B2678CA" w14:textId="77777777" w:rsidR="002C28BC" w:rsidRDefault="002C28BC" w:rsidP="002C28BC">
      <w:pPr>
        <w:rPr>
          <w:del w:id="357" w:author="Karen Satter" w:date="2026-09-25T20:04:00Z" w16du:dateUtc="2026-09-26T00:04:00Z"/>
          <w:b/>
        </w:rPr>
      </w:pPr>
      <w:del w:id="358" w:author="Karen Satter" w:date="2026-09-25T20:04:00Z" w16du:dateUtc="2026-09-26T00:04:00Z">
        <w:r>
          <w:rPr>
            <w:b/>
          </w:rPr>
          <w:delText>STRENGTH BUILDING- ULTIMATE GOAL IS 20 MINUTES, 2 OR 3 TIMES A WEEK</w:delText>
        </w:r>
      </w:del>
    </w:p>
    <w:p w14:paraId="3DF4C562" w14:textId="77777777" w:rsidR="002C28BC" w:rsidRDefault="002C28BC" w:rsidP="002C28BC">
      <w:pPr>
        <w:rPr>
          <w:del w:id="359" w:author="Karen Satter" w:date="2026-09-25T20:04:00Z" w16du:dateUtc="2026-09-26T00:04:00Z"/>
          <w:b/>
          <w:sz w:val="28"/>
          <w:szCs w:val="28"/>
        </w:rPr>
      </w:pPr>
      <w:del w:id="360" w:author="Karen Satter" w:date="2026-09-25T20:04:00Z" w16du:dateUtc="2026-09-26T00:04:00Z">
        <w:r>
          <w:rPr>
            <w:b/>
          </w:rPr>
          <w:delText>STRETCHING – ULTIMATE GOAL IS 10 TO 15 MINUTES, 3 OR MORE TIMES A WEEK</w:delText>
        </w:r>
      </w:del>
    </w:p>
    <w:p w14:paraId="72451EEF" w14:textId="77777777" w:rsidR="002C28BC" w:rsidRDefault="002C28BC" w:rsidP="002C28BC">
      <w:pPr>
        <w:rPr>
          <w:del w:id="361" w:author="Karen Satter" w:date="2026-09-25T20:04:00Z" w16du:dateUtc="2026-09-26T00:04:00Z"/>
          <w:b/>
          <w:sz w:val="28"/>
          <w:szCs w:val="28"/>
        </w:rPr>
      </w:pPr>
    </w:p>
    <w:p w14:paraId="60C0AAF6" w14:textId="77777777" w:rsidR="002C28BC" w:rsidRPr="002C28BC" w:rsidRDefault="002C28BC" w:rsidP="002C28BC">
      <w:pPr>
        <w:rPr>
          <w:del w:id="362" w:author="Karen Satter" w:date="2026-09-25T20:04:00Z" w16du:dateUtc="2026-09-26T00:04:00Z"/>
          <w:b/>
        </w:rPr>
      </w:pPr>
      <w:del w:id="363" w:author="Karen Satter" w:date="2026-09-25T20:04:00Z" w16du:dateUtc="2026-09-26T00:04:00Z">
        <w:r w:rsidRPr="002C28BC">
          <w:rPr>
            <w:b/>
          </w:rPr>
          <w:delText>FOR EACH DAY OF THE WEEK, NOTE WHAT YOU DID AND HOW LONG YOU DID IT.  INTENSITY= HARD-MEDIUM-EASY</w:delText>
        </w:r>
      </w:del>
    </w:p>
    <w:p w14:paraId="5A6B8E09" w14:textId="77777777" w:rsidR="002C28BC" w:rsidRDefault="002C28BC" w:rsidP="002C28BC">
      <w:pPr>
        <w:rPr>
          <w:del w:id="364" w:author="Karen Satter" w:date="2026-09-25T20:04:00Z" w16du:dateUtc="2026-09-26T00:04:00Z"/>
          <w:b/>
          <w:sz w:val="28"/>
          <w:szCs w:val="28"/>
        </w:rPr>
      </w:pPr>
    </w:p>
    <w:tbl>
      <w:tblPr>
        <w:tblStyle w:val="TableGrid"/>
        <w:tblW w:w="9018" w:type="dxa"/>
        <w:tblLayout w:type="fixed"/>
        <w:tblLook w:val="04A0" w:firstRow="1" w:lastRow="0" w:firstColumn="1" w:lastColumn="0" w:noHBand="0" w:noVBand="1"/>
      </w:tblPr>
      <w:tblGrid>
        <w:gridCol w:w="1495"/>
        <w:gridCol w:w="2021"/>
        <w:gridCol w:w="1812"/>
        <w:gridCol w:w="1610"/>
        <w:gridCol w:w="1270"/>
        <w:gridCol w:w="810"/>
      </w:tblGrid>
      <w:tr w:rsidR="002C28BC" w14:paraId="2E0FA535" w14:textId="77777777" w:rsidTr="002C28BC">
        <w:trPr>
          <w:del w:id="365" w:author="Karen Satter" w:date="2026-09-25T20:04:00Z" w16du:dateUtc="2026-09-26T00:04:00Z"/>
        </w:trPr>
        <w:tc>
          <w:tcPr>
            <w:tcW w:w="1495" w:type="dxa"/>
          </w:tcPr>
          <w:p w14:paraId="6B34D3F9" w14:textId="77777777" w:rsidR="002C28BC" w:rsidRPr="00E67707" w:rsidRDefault="002C28BC" w:rsidP="002C28BC">
            <w:pPr>
              <w:rPr>
                <w:del w:id="366" w:author="Karen Satter" w:date="2026-09-25T20:04:00Z" w16du:dateUtc="2026-09-26T00:04:00Z"/>
                <w:b/>
              </w:rPr>
            </w:pPr>
            <w:del w:id="367" w:author="Karen Satter" w:date="2026-09-25T20:04:00Z" w16du:dateUtc="2026-09-26T00:04:00Z">
              <w:r>
                <w:rPr>
                  <w:b/>
                </w:rPr>
                <w:delText>DAY</w:delText>
              </w:r>
            </w:del>
          </w:p>
        </w:tc>
        <w:tc>
          <w:tcPr>
            <w:tcW w:w="2021" w:type="dxa"/>
          </w:tcPr>
          <w:p w14:paraId="64B4D617" w14:textId="77777777" w:rsidR="002C28BC" w:rsidRDefault="002C28BC" w:rsidP="002C28BC">
            <w:pPr>
              <w:rPr>
                <w:del w:id="368" w:author="Karen Satter" w:date="2026-09-25T20:04:00Z" w16du:dateUtc="2026-09-26T00:04:00Z"/>
              </w:rPr>
            </w:pPr>
            <w:del w:id="369" w:author="Karen Satter" w:date="2026-09-25T20:04:00Z" w16du:dateUtc="2026-09-26T00:04:00Z">
              <w:r>
                <w:delText>PHYSICAL ACTIVITY/</w:delText>
              </w:r>
            </w:del>
          </w:p>
          <w:p w14:paraId="08861A15" w14:textId="77777777" w:rsidR="002C28BC" w:rsidRDefault="002C28BC" w:rsidP="002C28BC">
            <w:pPr>
              <w:rPr>
                <w:del w:id="370" w:author="Karen Satter" w:date="2026-09-25T20:04:00Z" w16du:dateUtc="2026-09-26T00:04:00Z"/>
              </w:rPr>
            </w:pPr>
            <w:del w:id="371" w:author="Karen Satter" w:date="2026-09-25T20:04:00Z" w16du:dateUtc="2026-09-26T00:04:00Z">
              <w:r>
                <w:delText>CARDIO</w:delText>
              </w:r>
            </w:del>
          </w:p>
        </w:tc>
        <w:tc>
          <w:tcPr>
            <w:tcW w:w="1812" w:type="dxa"/>
          </w:tcPr>
          <w:p w14:paraId="1BA3566C" w14:textId="77777777" w:rsidR="002C28BC" w:rsidRDefault="002C28BC" w:rsidP="002C28BC">
            <w:pPr>
              <w:rPr>
                <w:del w:id="372" w:author="Karen Satter" w:date="2026-09-25T20:04:00Z" w16du:dateUtc="2026-09-26T00:04:00Z"/>
              </w:rPr>
            </w:pPr>
            <w:del w:id="373" w:author="Karen Satter" w:date="2026-09-25T20:04:00Z" w16du:dateUtc="2026-09-26T00:04:00Z">
              <w:r>
                <w:delText>STRENGTH BUILDING</w:delText>
              </w:r>
            </w:del>
          </w:p>
        </w:tc>
        <w:tc>
          <w:tcPr>
            <w:tcW w:w="1610" w:type="dxa"/>
          </w:tcPr>
          <w:p w14:paraId="643728F3" w14:textId="77777777" w:rsidR="002C28BC" w:rsidRDefault="002C28BC" w:rsidP="002C28BC">
            <w:pPr>
              <w:rPr>
                <w:del w:id="374" w:author="Karen Satter" w:date="2026-09-25T20:04:00Z" w16du:dateUtc="2026-09-26T00:04:00Z"/>
              </w:rPr>
            </w:pPr>
            <w:del w:id="375" w:author="Karen Satter" w:date="2026-09-25T20:04:00Z" w16du:dateUtc="2026-09-26T00:04:00Z">
              <w:r>
                <w:delText>STRETCHING</w:delText>
              </w:r>
            </w:del>
          </w:p>
          <w:p w14:paraId="332AE990" w14:textId="77777777" w:rsidR="002C28BC" w:rsidRDefault="002C28BC" w:rsidP="002C28BC">
            <w:pPr>
              <w:rPr>
                <w:del w:id="376" w:author="Karen Satter" w:date="2026-09-25T20:04:00Z" w16du:dateUtc="2026-09-26T00:04:00Z"/>
                <w:sz w:val="16"/>
                <w:szCs w:val="16"/>
              </w:rPr>
            </w:pPr>
          </w:p>
          <w:p w14:paraId="104F19C0" w14:textId="77777777" w:rsidR="002C28BC" w:rsidRPr="002C28BC" w:rsidRDefault="002C28BC" w:rsidP="002C28BC">
            <w:pPr>
              <w:rPr>
                <w:del w:id="377" w:author="Karen Satter" w:date="2026-09-25T20:04:00Z" w16du:dateUtc="2026-09-26T00:04:00Z"/>
                <w:sz w:val="18"/>
                <w:szCs w:val="18"/>
              </w:rPr>
            </w:pPr>
            <w:del w:id="378" w:author="Karen Satter" w:date="2026-09-25T20:04:00Z" w16du:dateUtc="2026-09-26T00:04:00Z">
              <w:r w:rsidRPr="002C28BC">
                <w:rPr>
                  <w:sz w:val="18"/>
                  <w:szCs w:val="18"/>
                </w:rPr>
                <w:delText>FOR EACH DAY ENTER HOW MANY MINUTES OF STRETCHING YOU DID</w:delText>
              </w:r>
            </w:del>
          </w:p>
        </w:tc>
        <w:tc>
          <w:tcPr>
            <w:tcW w:w="1270" w:type="dxa"/>
          </w:tcPr>
          <w:p w14:paraId="459B8576" w14:textId="77777777" w:rsidR="002C28BC" w:rsidRDefault="002C28BC" w:rsidP="002C28BC">
            <w:pPr>
              <w:rPr>
                <w:del w:id="379" w:author="Karen Satter" w:date="2026-09-25T20:04:00Z" w16du:dateUtc="2026-09-26T00:04:00Z"/>
              </w:rPr>
            </w:pPr>
            <w:del w:id="380" w:author="Karen Satter" w:date="2026-09-25T20:04:00Z" w16du:dateUtc="2026-09-26T00:04:00Z">
              <w:r>
                <w:delText>TOTAL TIME</w:delText>
              </w:r>
            </w:del>
          </w:p>
        </w:tc>
        <w:tc>
          <w:tcPr>
            <w:tcW w:w="810" w:type="dxa"/>
          </w:tcPr>
          <w:p w14:paraId="7A5BC7DF" w14:textId="77777777" w:rsidR="002C28BC" w:rsidRPr="008B2DDA" w:rsidRDefault="002C28BC" w:rsidP="002C28BC">
            <w:pPr>
              <w:rPr>
                <w:del w:id="381" w:author="Karen Satter" w:date="2026-09-25T20:04:00Z" w16du:dateUtc="2026-09-26T00:04:00Z"/>
                <w:sz w:val="20"/>
                <w:szCs w:val="20"/>
              </w:rPr>
            </w:pPr>
            <w:del w:id="382" w:author="Karen Satter" w:date="2026-09-25T20:04:00Z" w16du:dateUtc="2026-09-26T00:04:00Z">
              <w:r w:rsidRPr="008B2DDA">
                <w:rPr>
                  <w:sz w:val="20"/>
                  <w:szCs w:val="20"/>
                </w:rPr>
                <w:delText>DID YOU MEET YOUR GOAL</w:delText>
              </w:r>
            </w:del>
          </w:p>
        </w:tc>
      </w:tr>
      <w:tr w:rsidR="002C28BC" w14:paraId="41EE3E59" w14:textId="77777777" w:rsidTr="002C28BC">
        <w:trPr>
          <w:trHeight w:val="1007"/>
          <w:del w:id="383" w:author="Karen Satter" w:date="2026-09-25T20:04:00Z" w16du:dateUtc="2026-09-26T00:04:00Z"/>
        </w:trPr>
        <w:tc>
          <w:tcPr>
            <w:tcW w:w="1495" w:type="dxa"/>
          </w:tcPr>
          <w:p w14:paraId="2941AB03" w14:textId="77777777" w:rsidR="002C28BC" w:rsidRDefault="002C28BC" w:rsidP="002C28BC">
            <w:pPr>
              <w:rPr>
                <w:del w:id="384" w:author="Karen Satter" w:date="2026-09-25T20:04:00Z" w16du:dateUtc="2026-09-26T00:04:00Z"/>
              </w:rPr>
            </w:pPr>
            <w:del w:id="385" w:author="Karen Satter" w:date="2026-09-25T20:04:00Z" w16du:dateUtc="2026-09-26T00:04:00Z">
              <w:r>
                <w:delText>MONDAY</w:delText>
              </w:r>
            </w:del>
          </w:p>
        </w:tc>
        <w:tc>
          <w:tcPr>
            <w:tcW w:w="2021" w:type="dxa"/>
          </w:tcPr>
          <w:p w14:paraId="574A53E0" w14:textId="77777777" w:rsidR="002C28BC" w:rsidRDefault="002C28BC" w:rsidP="002C28BC">
            <w:pPr>
              <w:rPr>
                <w:del w:id="386" w:author="Karen Satter" w:date="2026-09-25T20:04:00Z" w16du:dateUtc="2026-09-26T00:04:00Z"/>
              </w:rPr>
            </w:pPr>
            <w:del w:id="387" w:author="Karen Satter" w:date="2026-09-25T20:04:00Z" w16du:dateUtc="2026-09-26T00:04:00Z">
              <w:r>
                <w:delText>ACTIVITY: WALKING</w:delText>
              </w:r>
            </w:del>
          </w:p>
          <w:p w14:paraId="5980A4A5" w14:textId="77777777" w:rsidR="002C28BC" w:rsidRDefault="002C28BC" w:rsidP="002C28BC">
            <w:pPr>
              <w:rPr>
                <w:del w:id="388" w:author="Karen Satter" w:date="2026-09-25T20:04:00Z" w16du:dateUtc="2026-09-26T00:04:00Z"/>
              </w:rPr>
            </w:pPr>
            <w:del w:id="389" w:author="Karen Satter" w:date="2026-09-25T20:04:00Z" w16du:dateUtc="2026-09-26T00:04:00Z">
              <w:r>
                <w:delText>HOW LONG; 30 MINUTES</w:delText>
              </w:r>
            </w:del>
          </w:p>
          <w:p w14:paraId="373939D7" w14:textId="77777777" w:rsidR="002C28BC" w:rsidRDefault="002C28BC" w:rsidP="002C28BC">
            <w:pPr>
              <w:rPr>
                <w:del w:id="390" w:author="Karen Satter" w:date="2026-09-25T20:04:00Z" w16du:dateUtc="2026-09-26T00:04:00Z"/>
              </w:rPr>
            </w:pPr>
            <w:del w:id="391" w:author="Karen Satter" w:date="2026-09-25T20:04:00Z" w16du:dateUtc="2026-09-26T00:04:00Z">
              <w:r>
                <w:delText>INTENSITY: MEDIUM</w:delText>
              </w:r>
            </w:del>
          </w:p>
        </w:tc>
        <w:tc>
          <w:tcPr>
            <w:tcW w:w="1812" w:type="dxa"/>
          </w:tcPr>
          <w:p w14:paraId="296CB62A" w14:textId="77777777" w:rsidR="002C28BC" w:rsidRDefault="002C28BC" w:rsidP="002C28BC">
            <w:pPr>
              <w:rPr>
                <w:del w:id="392" w:author="Karen Satter" w:date="2026-09-25T20:04:00Z" w16du:dateUtc="2026-09-26T00:04:00Z"/>
              </w:rPr>
            </w:pPr>
            <w:del w:id="393" w:author="Karen Satter" w:date="2026-09-25T20:04:00Z" w16du:dateUtc="2026-09-26T00:04:00Z">
              <w:r>
                <w:delText>EXERCISE:</w:delText>
              </w:r>
            </w:del>
          </w:p>
          <w:p w14:paraId="4A95208E" w14:textId="77777777" w:rsidR="002C28BC" w:rsidRDefault="002C28BC" w:rsidP="002C28BC">
            <w:pPr>
              <w:rPr>
                <w:del w:id="394" w:author="Karen Satter" w:date="2026-09-25T20:04:00Z" w16du:dateUtc="2026-09-26T00:04:00Z"/>
              </w:rPr>
            </w:pPr>
          </w:p>
          <w:p w14:paraId="560EC35F" w14:textId="77777777" w:rsidR="002C28BC" w:rsidRDefault="002C28BC" w:rsidP="002C28BC">
            <w:pPr>
              <w:rPr>
                <w:del w:id="395" w:author="Karen Satter" w:date="2026-09-25T20:04:00Z" w16du:dateUtc="2026-09-26T00:04:00Z"/>
              </w:rPr>
            </w:pPr>
            <w:del w:id="396" w:author="Karen Satter" w:date="2026-09-25T20:04:00Z" w16du:dateUtc="2026-09-26T00:04:00Z">
              <w:r>
                <w:delText>HOW LONG?</w:delText>
              </w:r>
            </w:del>
          </w:p>
        </w:tc>
        <w:tc>
          <w:tcPr>
            <w:tcW w:w="1610" w:type="dxa"/>
          </w:tcPr>
          <w:p w14:paraId="0F6A00E9" w14:textId="77777777" w:rsidR="002C28BC" w:rsidRDefault="002C28BC" w:rsidP="002C28BC">
            <w:pPr>
              <w:rPr>
                <w:del w:id="397" w:author="Karen Satter" w:date="2026-09-25T20:04:00Z" w16du:dateUtc="2026-09-26T00:04:00Z"/>
              </w:rPr>
            </w:pPr>
            <w:del w:id="398" w:author="Karen Satter" w:date="2026-09-25T20:04:00Z" w16du:dateUtc="2026-09-26T00:04:00Z">
              <w:r>
                <w:delText xml:space="preserve"> </w:delText>
              </w:r>
            </w:del>
          </w:p>
          <w:p w14:paraId="70B1A59C" w14:textId="77777777" w:rsidR="002C28BC" w:rsidRDefault="002C28BC" w:rsidP="002C28BC">
            <w:pPr>
              <w:jc w:val="center"/>
              <w:rPr>
                <w:del w:id="399" w:author="Karen Satter" w:date="2026-09-25T20:04:00Z" w16du:dateUtc="2026-09-26T00:04:00Z"/>
              </w:rPr>
            </w:pPr>
          </w:p>
          <w:p w14:paraId="6A2B5000" w14:textId="77777777" w:rsidR="002C28BC" w:rsidRDefault="002C28BC" w:rsidP="002C28BC">
            <w:pPr>
              <w:jc w:val="center"/>
              <w:rPr>
                <w:del w:id="400" w:author="Karen Satter" w:date="2026-09-25T20:04:00Z" w16du:dateUtc="2026-09-26T00:04:00Z"/>
              </w:rPr>
            </w:pPr>
            <w:del w:id="401" w:author="Karen Satter" w:date="2026-09-25T20:04:00Z" w16du:dateUtc="2026-09-26T00:04:00Z">
              <w:r>
                <w:delText>10 MINUTES</w:delText>
              </w:r>
            </w:del>
          </w:p>
        </w:tc>
        <w:tc>
          <w:tcPr>
            <w:tcW w:w="1270" w:type="dxa"/>
          </w:tcPr>
          <w:p w14:paraId="1AA8F348" w14:textId="77777777" w:rsidR="002C28BC" w:rsidRDefault="002C28BC" w:rsidP="002C28BC">
            <w:pPr>
              <w:rPr>
                <w:del w:id="402" w:author="Karen Satter" w:date="2026-09-25T20:04:00Z" w16du:dateUtc="2026-09-26T00:04:00Z"/>
              </w:rPr>
            </w:pPr>
            <w:del w:id="403" w:author="Karen Satter" w:date="2026-09-25T20:04:00Z" w16du:dateUtc="2026-09-26T00:04:00Z">
              <w:r>
                <w:delText xml:space="preserve"> 40 MINUTES</w:delText>
              </w:r>
            </w:del>
          </w:p>
        </w:tc>
        <w:tc>
          <w:tcPr>
            <w:tcW w:w="810" w:type="dxa"/>
          </w:tcPr>
          <w:p w14:paraId="5E89DE7B" w14:textId="77777777" w:rsidR="002C28BC" w:rsidRDefault="002C28BC" w:rsidP="002C28BC">
            <w:pPr>
              <w:rPr>
                <w:del w:id="404" w:author="Karen Satter" w:date="2026-09-25T20:04:00Z" w16du:dateUtc="2026-09-26T00:04:00Z"/>
              </w:rPr>
            </w:pPr>
          </w:p>
          <w:p w14:paraId="6A28FFE7" w14:textId="77777777" w:rsidR="002C28BC" w:rsidRDefault="002C28BC" w:rsidP="002C28BC">
            <w:pPr>
              <w:rPr>
                <w:del w:id="405" w:author="Karen Satter" w:date="2026-09-25T20:04:00Z" w16du:dateUtc="2026-09-26T00:04:00Z"/>
              </w:rPr>
            </w:pPr>
            <w:del w:id="406" w:author="Karen Satter" w:date="2026-09-25T20:04:00Z" w16du:dateUtc="2026-09-26T00:04:00Z">
              <w:r>
                <w:delText>YES</w:delText>
              </w:r>
            </w:del>
          </w:p>
        </w:tc>
      </w:tr>
      <w:tr w:rsidR="002C28BC" w14:paraId="681113D4" w14:textId="77777777" w:rsidTr="002C28BC">
        <w:trPr>
          <w:trHeight w:val="980"/>
          <w:del w:id="407" w:author="Karen Satter" w:date="2026-09-25T20:04:00Z" w16du:dateUtc="2026-09-26T00:04:00Z"/>
        </w:trPr>
        <w:tc>
          <w:tcPr>
            <w:tcW w:w="1495" w:type="dxa"/>
          </w:tcPr>
          <w:p w14:paraId="6BDAB8B7" w14:textId="77777777" w:rsidR="002C28BC" w:rsidRDefault="002C28BC" w:rsidP="002C28BC">
            <w:pPr>
              <w:rPr>
                <w:del w:id="408" w:author="Karen Satter" w:date="2026-09-25T20:04:00Z" w16du:dateUtc="2026-09-26T00:04:00Z"/>
              </w:rPr>
            </w:pPr>
            <w:del w:id="409" w:author="Karen Satter" w:date="2026-09-25T20:04:00Z" w16du:dateUtc="2026-09-26T00:04:00Z">
              <w:r>
                <w:delText>TUESDAY</w:delText>
              </w:r>
            </w:del>
          </w:p>
        </w:tc>
        <w:tc>
          <w:tcPr>
            <w:tcW w:w="2021" w:type="dxa"/>
          </w:tcPr>
          <w:p w14:paraId="40ED4342" w14:textId="77777777" w:rsidR="002C28BC" w:rsidRDefault="002C28BC" w:rsidP="002C28BC">
            <w:pPr>
              <w:rPr>
                <w:del w:id="410" w:author="Karen Satter" w:date="2026-09-25T20:04:00Z" w16du:dateUtc="2026-09-26T00:04:00Z"/>
              </w:rPr>
            </w:pPr>
            <w:del w:id="411" w:author="Karen Satter" w:date="2026-09-25T20:04:00Z" w16du:dateUtc="2026-09-26T00:04:00Z">
              <w:r>
                <w:delText>ACTIVITY: RUNNING</w:delText>
              </w:r>
            </w:del>
          </w:p>
          <w:p w14:paraId="693A21B3" w14:textId="77777777" w:rsidR="002C28BC" w:rsidRDefault="002C28BC" w:rsidP="002C28BC">
            <w:pPr>
              <w:rPr>
                <w:del w:id="412" w:author="Karen Satter" w:date="2026-09-25T20:04:00Z" w16du:dateUtc="2026-09-26T00:04:00Z"/>
              </w:rPr>
            </w:pPr>
            <w:del w:id="413" w:author="Karen Satter" w:date="2026-09-25T20:04:00Z" w16du:dateUtc="2026-09-26T00:04:00Z">
              <w:r>
                <w:delText>HOW LONG? 30 MINUTES</w:delText>
              </w:r>
            </w:del>
          </w:p>
          <w:p w14:paraId="762BD15A" w14:textId="77777777" w:rsidR="002C28BC" w:rsidRDefault="002C28BC" w:rsidP="002C28BC">
            <w:pPr>
              <w:rPr>
                <w:del w:id="414" w:author="Karen Satter" w:date="2026-09-25T20:04:00Z" w16du:dateUtc="2026-09-26T00:04:00Z"/>
              </w:rPr>
            </w:pPr>
            <w:del w:id="415" w:author="Karen Satter" w:date="2026-09-25T20:04:00Z" w16du:dateUtc="2026-09-26T00:04:00Z">
              <w:r>
                <w:delText>INTENSITY: EASY</w:delText>
              </w:r>
            </w:del>
          </w:p>
        </w:tc>
        <w:tc>
          <w:tcPr>
            <w:tcW w:w="1812" w:type="dxa"/>
          </w:tcPr>
          <w:p w14:paraId="0A0B572B" w14:textId="77777777" w:rsidR="002C28BC" w:rsidRDefault="002C28BC" w:rsidP="002C28BC">
            <w:pPr>
              <w:rPr>
                <w:del w:id="416" w:author="Karen Satter" w:date="2026-09-25T20:04:00Z" w16du:dateUtc="2026-09-26T00:04:00Z"/>
              </w:rPr>
            </w:pPr>
            <w:del w:id="417" w:author="Karen Satter" w:date="2026-09-25T20:04:00Z" w16du:dateUtc="2026-09-26T00:04:00Z">
              <w:r>
                <w:delText>EXERCISE:</w:delText>
              </w:r>
            </w:del>
          </w:p>
          <w:p w14:paraId="701BCEA1" w14:textId="77777777" w:rsidR="002C28BC" w:rsidRDefault="002C28BC" w:rsidP="002C28BC">
            <w:pPr>
              <w:rPr>
                <w:del w:id="418" w:author="Karen Satter" w:date="2026-09-25T20:04:00Z" w16du:dateUtc="2026-09-26T00:04:00Z"/>
              </w:rPr>
            </w:pPr>
          </w:p>
          <w:p w14:paraId="75D2F7A9" w14:textId="77777777" w:rsidR="002C28BC" w:rsidRDefault="002C28BC" w:rsidP="002C28BC">
            <w:pPr>
              <w:rPr>
                <w:del w:id="419" w:author="Karen Satter" w:date="2026-09-25T20:04:00Z" w16du:dateUtc="2026-09-26T00:04:00Z"/>
              </w:rPr>
            </w:pPr>
            <w:del w:id="420" w:author="Karen Satter" w:date="2026-09-25T20:04:00Z" w16du:dateUtc="2026-09-26T00:04:00Z">
              <w:r>
                <w:delText>HOW LONG?</w:delText>
              </w:r>
            </w:del>
          </w:p>
        </w:tc>
        <w:tc>
          <w:tcPr>
            <w:tcW w:w="1610" w:type="dxa"/>
          </w:tcPr>
          <w:p w14:paraId="3974144B" w14:textId="77777777" w:rsidR="002C28BC" w:rsidRDefault="002C28BC" w:rsidP="002C28BC">
            <w:pPr>
              <w:rPr>
                <w:del w:id="421" w:author="Karen Satter" w:date="2026-09-25T20:04:00Z" w16du:dateUtc="2026-09-26T00:04:00Z"/>
              </w:rPr>
            </w:pPr>
          </w:p>
          <w:p w14:paraId="353B4B80" w14:textId="77777777" w:rsidR="002C28BC" w:rsidRDefault="002C28BC" w:rsidP="002C28BC">
            <w:pPr>
              <w:rPr>
                <w:del w:id="422" w:author="Karen Satter" w:date="2026-09-25T20:04:00Z" w16du:dateUtc="2026-09-26T00:04:00Z"/>
              </w:rPr>
            </w:pPr>
            <w:del w:id="423" w:author="Karen Satter" w:date="2026-09-25T20:04:00Z" w16du:dateUtc="2026-09-26T00:04:00Z">
              <w:r>
                <w:delText>10 MINUTES</w:delText>
              </w:r>
            </w:del>
          </w:p>
        </w:tc>
        <w:tc>
          <w:tcPr>
            <w:tcW w:w="1270" w:type="dxa"/>
          </w:tcPr>
          <w:p w14:paraId="3ECC4790" w14:textId="77777777" w:rsidR="002C28BC" w:rsidRDefault="002C28BC" w:rsidP="002C28BC">
            <w:pPr>
              <w:rPr>
                <w:del w:id="424" w:author="Karen Satter" w:date="2026-09-25T20:04:00Z" w16du:dateUtc="2026-09-26T00:04:00Z"/>
              </w:rPr>
            </w:pPr>
            <w:del w:id="425" w:author="Karen Satter" w:date="2026-09-25T20:04:00Z" w16du:dateUtc="2026-09-26T00:04:00Z">
              <w:r>
                <w:delText>40 MINUTES</w:delText>
              </w:r>
            </w:del>
          </w:p>
          <w:p w14:paraId="3DE245E4" w14:textId="77777777" w:rsidR="002C28BC" w:rsidRDefault="002C28BC" w:rsidP="002C28BC">
            <w:pPr>
              <w:rPr>
                <w:del w:id="426" w:author="Karen Satter" w:date="2026-09-25T20:04:00Z" w16du:dateUtc="2026-09-26T00:04:00Z"/>
              </w:rPr>
            </w:pPr>
          </w:p>
        </w:tc>
        <w:tc>
          <w:tcPr>
            <w:tcW w:w="810" w:type="dxa"/>
          </w:tcPr>
          <w:p w14:paraId="2CA008DB" w14:textId="77777777" w:rsidR="002C28BC" w:rsidRDefault="002C28BC" w:rsidP="002C28BC">
            <w:pPr>
              <w:rPr>
                <w:del w:id="427" w:author="Karen Satter" w:date="2026-09-25T20:04:00Z" w16du:dateUtc="2026-09-26T00:04:00Z"/>
              </w:rPr>
            </w:pPr>
          </w:p>
          <w:p w14:paraId="128088E9" w14:textId="77777777" w:rsidR="002C28BC" w:rsidRDefault="002C28BC" w:rsidP="002C28BC">
            <w:pPr>
              <w:rPr>
                <w:del w:id="428" w:author="Karen Satter" w:date="2026-09-25T20:04:00Z" w16du:dateUtc="2026-09-26T00:04:00Z"/>
              </w:rPr>
            </w:pPr>
            <w:del w:id="429" w:author="Karen Satter" w:date="2026-09-25T20:04:00Z" w16du:dateUtc="2026-09-26T00:04:00Z">
              <w:r>
                <w:delText>YES</w:delText>
              </w:r>
            </w:del>
          </w:p>
        </w:tc>
      </w:tr>
      <w:tr w:rsidR="002C28BC" w14:paraId="27B24610" w14:textId="77777777" w:rsidTr="002C28BC">
        <w:trPr>
          <w:trHeight w:val="989"/>
          <w:del w:id="430" w:author="Karen Satter" w:date="2026-09-25T20:04:00Z" w16du:dateUtc="2026-09-26T00:04:00Z"/>
        </w:trPr>
        <w:tc>
          <w:tcPr>
            <w:tcW w:w="1495" w:type="dxa"/>
          </w:tcPr>
          <w:p w14:paraId="7232AD44" w14:textId="77777777" w:rsidR="002C28BC" w:rsidRDefault="002C28BC" w:rsidP="002C28BC">
            <w:pPr>
              <w:rPr>
                <w:del w:id="431" w:author="Karen Satter" w:date="2026-09-25T20:04:00Z" w16du:dateUtc="2026-09-26T00:04:00Z"/>
              </w:rPr>
            </w:pPr>
            <w:del w:id="432" w:author="Karen Satter" w:date="2026-09-25T20:04:00Z" w16du:dateUtc="2026-09-26T00:04:00Z">
              <w:r>
                <w:delText>WEDNESDAY</w:delText>
              </w:r>
            </w:del>
          </w:p>
        </w:tc>
        <w:tc>
          <w:tcPr>
            <w:tcW w:w="2021" w:type="dxa"/>
          </w:tcPr>
          <w:p w14:paraId="1D2DF035" w14:textId="77777777" w:rsidR="002C28BC" w:rsidRDefault="002C28BC" w:rsidP="002C28BC">
            <w:pPr>
              <w:rPr>
                <w:del w:id="433" w:author="Karen Satter" w:date="2026-09-25T20:04:00Z" w16du:dateUtc="2026-09-26T00:04:00Z"/>
              </w:rPr>
            </w:pPr>
            <w:del w:id="434" w:author="Karen Satter" w:date="2026-09-25T20:04:00Z" w16du:dateUtc="2026-09-26T00:04:00Z">
              <w:r>
                <w:delText>ACTIVITY: WALKING</w:delText>
              </w:r>
            </w:del>
          </w:p>
          <w:p w14:paraId="0664E751" w14:textId="77777777" w:rsidR="002C28BC" w:rsidRDefault="002C28BC" w:rsidP="002C28BC">
            <w:pPr>
              <w:rPr>
                <w:del w:id="435" w:author="Karen Satter" w:date="2026-09-25T20:04:00Z" w16du:dateUtc="2026-09-26T00:04:00Z"/>
              </w:rPr>
            </w:pPr>
            <w:del w:id="436" w:author="Karen Satter" w:date="2026-09-25T20:04:00Z" w16du:dateUtc="2026-09-26T00:04:00Z">
              <w:r>
                <w:delText>HOW LONG? 30 MINUTES</w:delText>
              </w:r>
            </w:del>
          </w:p>
          <w:p w14:paraId="680ABB88" w14:textId="77777777" w:rsidR="002C28BC" w:rsidRDefault="002C28BC" w:rsidP="002C28BC">
            <w:pPr>
              <w:rPr>
                <w:del w:id="437" w:author="Karen Satter" w:date="2026-09-25T20:04:00Z" w16du:dateUtc="2026-09-26T00:04:00Z"/>
              </w:rPr>
            </w:pPr>
            <w:del w:id="438" w:author="Karen Satter" w:date="2026-09-25T20:04:00Z" w16du:dateUtc="2026-09-26T00:04:00Z">
              <w:r>
                <w:delText>INTENSITY: EASY</w:delText>
              </w:r>
            </w:del>
          </w:p>
        </w:tc>
        <w:tc>
          <w:tcPr>
            <w:tcW w:w="1812" w:type="dxa"/>
          </w:tcPr>
          <w:p w14:paraId="7EC93794" w14:textId="77777777" w:rsidR="002C28BC" w:rsidRDefault="002C28BC" w:rsidP="002C28BC">
            <w:pPr>
              <w:rPr>
                <w:del w:id="439" w:author="Karen Satter" w:date="2026-09-25T20:04:00Z" w16du:dateUtc="2026-09-26T00:04:00Z"/>
              </w:rPr>
            </w:pPr>
            <w:del w:id="440" w:author="Karen Satter" w:date="2026-09-25T20:04:00Z" w16du:dateUtc="2026-09-26T00:04:00Z">
              <w:r>
                <w:delText>EXERCISE:</w:delText>
              </w:r>
            </w:del>
          </w:p>
          <w:p w14:paraId="08662D8B" w14:textId="77777777" w:rsidR="002C28BC" w:rsidRDefault="002C28BC" w:rsidP="002C28BC">
            <w:pPr>
              <w:rPr>
                <w:del w:id="441" w:author="Karen Satter" w:date="2026-09-25T20:04:00Z" w16du:dateUtc="2026-09-26T00:04:00Z"/>
              </w:rPr>
            </w:pPr>
            <w:del w:id="442" w:author="Karen Satter" w:date="2026-09-25T20:04:00Z" w16du:dateUtc="2026-09-26T00:04:00Z">
              <w:r>
                <w:delText>PUSHUPS/SITUPS</w:delText>
              </w:r>
            </w:del>
          </w:p>
          <w:p w14:paraId="52EDDBE0" w14:textId="77777777" w:rsidR="002C28BC" w:rsidRDefault="002C28BC" w:rsidP="002C28BC">
            <w:pPr>
              <w:rPr>
                <w:del w:id="443" w:author="Karen Satter" w:date="2026-09-25T20:04:00Z" w16du:dateUtc="2026-09-26T00:04:00Z"/>
              </w:rPr>
            </w:pPr>
            <w:del w:id="444" w:author="Karen Satter" w:date="2026-09-25T20:04:00Z" w16du:dateUtc="2026-09-26T00:04:00Z">
              <w:r>
                <w:delText>HOW LONG? 10 MINUTES</w:delText>
              </w:r>
            </w:del>
          </w:p>
        </w:tc>
        <w:tc>
          <w:tcPr>
            <w:tcW w:w="1610" w:type="dxa"/>
          </w:tcPr>
          <w:p w14:paraId="0A190AED" w14:textId="77777777" w:rsidR="002C28BC" w:rsidRDefault="002C28BC" w:rsidP="002C28BC">
            <w:pPr>
              <w:rPr>
                <w:del w:id="445" w:author="Karen Satter" w:date="2026-09-25T20:04:00Z" w16du:dateUtc="2026-09-26T00:04:00Z"/>
              </w:rPr>
            </w:pPr>
          </w:p>
          <w:p w14:paraId="7DC4E4CF" w14:textId="77777777" w:rsidR="002C28BC" w:rsidRDefault="002C28BC" w:rsidP="002C28BC">
            <w:pPr>
              <w:rPr>
                <w:del w:id="446" w:author="Karen Satter" w:date="2026-09-25T20:04:00Z" w16du:dateUtc="2026-09-26T00:04:00Z"/>
              </w:rPr>
            </w:pPr>
            <w:del w:id="447" w:author="Karen Satter" w:date="2026-09-25T20:04:00Z" w16du:dateUtc="2026-09-26T00:04:00Z">
              <w:r>
                <w:delText>10 MINUTES</w:delText>
              </w:r>
            </w:del>
          </w:p>
        </w:tc>
        <w:tc>
          <w:tcPr>
            <w:tcW w:w="1270" w:type="dxa"/>
          </w:tcPr>
          <w:p w14:paraId="058ADAAE" w14:textId="77777777" w:rsidR="002C28BC" w:rsidRDefault="002C28BC" w:rsidP="002C28BC">
            <w:pPr>
              <w:rPr>
                <w:del w:id="448" w:author="Karen Satter" w:date="2026-09-25T20:04:00Z" w16du:dateUtc="2026-09-26T00:04:00Z"/>
              </w:rPr>
            </w:pPr>
            <w:del w:id="449" w:author="Karen Satter" w:date="2026-09-25T20:04:00Z" w16du:dateUtc="2026-09-26T00:04:00Z">
              <w:r>
                <w:delText>50 MINUTES</w:delText>
              </w:r>
            </w:del>
          </w:p>
        </w:tc>
        <w:tc>
          <w:tcPr>
            <w:tcW w:w="810" w:type="dxa"/>
          </w:tcPr>
          <w:p w14:paraId="3AF3F3E4" w14:textId="77777777" w:rsidR="002C28BC" w:rsidRDefault="002C28BC" w:rsidP="002C28BC">
            <w:pPr>
              <w:rPr>
                <w:del w:id="450" w:author="Karen Satter" w:date="2026-09-25T20:04:00Z" w16du:dateUtc="2026-09-26T00:04:00Z"/>
              </w:rPr>
            </w:pPr>
          </w:p>
          <w:p w14:paraId="3BE051E3" w14:textId="77777777" w:rsidR="002C28BC" w:rsidRDefault="002C28BC" w:rsidP="002C28BC">
            <w:pPr>
              <w:rPr>
                <w:del w:id="451" w:author="Karen Satter" w:date="2026-09-25T20:04:00Z" w16du:dateUtc="2026-09-26T00:04:00Z"/>
              </w:rPr>
            </w:pPr>
            <w:del w:id="452" w:author="Karen Satter" w:date="2026-09-25T20:04:00Z" w16du:dateUtc="2026-09-26T00:04:00Z">
              <w:r>
                <w:delText>YES</w:delText>
              </w:r>
            </w:del>
          </w:p>
        </w:tc>
      </w:tr>
      <w:tr w:rsidR="002C28BC" w14:paraId="0C1F8F2C" w14:textId="77777777" w:rsidTr="002C28BC">
        <w:trPr>
          <w:trHeight w:val="971"/>
          <w:del w:id="453" w:author="Karen Satter" w:date="2026-09-25T20:04:00Z" w16du:dateUtc="2026-09-26T00:04:00Z"/>
        </w:trPr>
        <w:tc>
          <w:tcPr>
            <w:tcW w:w="1495" w:type="dxa"/>
          </w:tcPr>
          <w:p w14:paraId="7D368A0F" w14:textId="77777777" w:rsidR="002C28BC" w:rsidRDefault="002C28BC" w:rsidP="002C28BC">
            <w:pPr>
              <w:rPr>
                <w:del w:id="454" w:author="Karen Satter" w:date="2026-09-25T20:04:00Z" w16du:dateUtc="2026-09-26T00:04:00Z"/>
              </w:rPr>
            </w:pPr>
            <w:del w:id="455" w:author="Karen Satter" w:date="2026-09-25T20:04:00Z" w16du:dateUtc="2026-09-26T00:04:00Z">
              <w:r>
                <w:delText>THURSDAY</w:delText>
              </w:r>
            </w:del>
          </w:p>
        </w:tc>
        <w:tc>
          <w:tcPr>
            <w:tcW w:w="2021" w:type="dxa"/>
          </w:tcPr>
          <w:p w14:paraId="305B4EC5" w14:textId="77777777" w:rsidR="002C28BC" w:rsidRDefault="002C28BC" w:rsidP="002C28BC">
            <w:pPr>
              <w:rPr>
                <w:del w:id="456" w:author="Karen Satter" w:date="2026-09-25T20:04:00Z" w16du:dateUtc="2026-09-26T00:04:00Z"/>
              </w:rPr>
            </w:pPr>
            <w:del w:id="457" w:author="Karen Satter" w:date="2026-09-25T20:04:00Z" w16du:dateUtc="2026-09-26T00:04:00Z">
              <w:r>
                <w:delText>ACTIVITY:</w:delText>
              </w:r>
              <w:r w:rsidR="008B2DDA">
                <w:delText xml:space="preserve"> STRENGTH BUILDING</w:delText>
              </w:r>
            </w:del>
          </w:p>
          <w:p w14:paraId="39E9B601" w14:textId="77777777" w:rsidR="002C28BC" w:rsidRDefault="002C28BC" w:rsidP="002C28BC">
            <w:pPr>
              <w:rPr>
                <w:del w:id="458" w:author="Karen Satter" w:date="2026-09-25T20:04:00Z" w16du:dateUtc="2026-09-26T00:04:00Z"/>
              </w:rPr>
            </w:pPr>
            <w:del w:id="459" w:author="Karen Satter" w:date="2026-09-25T20:04:00Z" w16du:dateUtc="2026-09-26T00:04:00Z">
              <w:r>
                <w:delText>HOW LONG</w:delText>
              </w:r>
              <w:r w:rsidR="008B2DDA">
                <w:delText>? 60 MINUTES</w:delText>
              </w:r>
            </w:del>
          </w:p>
          <w:p w14:paraId="55F8276B" w14:textId="77777777" w:rsidR="008B2DDA" w:rsidRDefault="002C28BC" w:rsidP="002C28BC">
            <w:pPr>
              <w:rPr>
                <w:del w:id="460" w:author="Karen Satter" w:date="2026-09-25T20:04:00Z" w16du:dateUtc="2026-09-26T00:04:00Z"/>
              </w:rPr>
            </w:pPr>
            <w:del w:id="461" w:author="Karen Satter" w:date="2026-09-25T20:04:00Z" w16du:dateUtc="2026-09-26T00:04:00Z">
              <w:r>
                <w:delText>INTENSITY:</w:delText>
              </w:r>
            </w:del>
          </w:p>
          <w:p w14:paraId="2C0D12A8" w14:textId="77777777" w:rsidR="002C28BC" w:rsidRDefault="008B2DDA" w:rsidP="002C28BC">
            <w:pPr>
              <w:rPr>
                <w:del w:id="462" w:author="Karen Satter" w:date="2026-09-25T20:04:00Z" w16du:dateUtc="2026-09-26T00:04:00Z"/>
              </w:rPr>
            </w:pPr>
            <w:del w:id="463" w:author="Karen Satter" w:date="2026-09-25T20:04:00Z" w16du:dateUtc="2026-09-26T00:04:00Z">
              <w:r>
                <w:delText>HARD</w:delText>
              </w:r>
            </w:del>
          </w:p>
        </w:tc>
        <w:tc>
          <w:tcPr>
            <w:tcW w:w="1812" w:type="dxa"/>
          </w:tcPr>
          <w:p w14:paraId="0C918842" w14:textId="77777777" w:rsidR="002C28BC" w:rsidRDefault="002C28BC" w:rsidP="002C28BC">
            <w:pPr>
              <w:rPr>
                <w:del w:id="464" w:author="Karen Satter" w:date="2026-09-25T20:04:00Z" w16du:dateUtc="2026-09-26T00:04:00Z"/>
              </w:rPr>
            </w:pPr>
            <w:del w:id="465" w:author="Karen Satter" w:date="2026-09-25T20:04:00Z" w16du:dateUtc="2026-09-26T00:04:00Z">
              <w:r>
                <w:delText>EXERCISE:</w:delText>
              </w:r>
            </w:del>
          </w:p>
          <w:p w14:paraId="4624FB8E" w14:textId="77777777" w:rsidR="002C28BC" w:rsidRDefault="002C28BC" w:rsidP="002C28BC">
            <w:pPr>
              <w:rPr>
                <w:del w:id="466" w:author="Karen Satter" w:date="2026-09-25T20:04:00Z" w16du:dateUtc="2026-09-26T00:04:00Z"/>
              </w:rPr>
            </w:pPr>
            <w:del w:id="467" w:author="Karen Satter" w:date="2026-09-25T20:04:00Z" w16du:dateUtc="2026-09-26T00:04:00Z">
              <w:r>
                <w:delText>LIFTING WEIGHTS</w:delText>
              </w:r>
            </w:del>
          </w:p>
          <w:p w14:paraId="13D35D8A" w14:textId="77777777" w:rsidR="002C28BC" w:rsidRDefault="002C28BC" w:rsidP="002C28BC">
            <w:pPr>
              <w:rPr>
                <w:del w:id="468" w:author="Karen Satter" w:date="2026-09-25T20:04:00Z" w16du:dateUtc="2026-09-26T00:04:00Z"/>
              </w:rPr>
            </w:pPr>
          </w:p>
          <w:p w14:paraId="2EB840A4" w14:textId="77777777" w:rsidR="002C28BC" w:rsidRDefault="002C28BC" w:rsidP="002C28BC">
            <w:pPr>
              <w:rPr>
                <w:del w:id="469" w:author="Karen Satter" w:date="2026-09-25T20:04:00Z" w16du:dateUtc="2026-09-26T00:04:00Z"/>
              </w:rPr>
            </w:pPr>
            <w:del w:id="470" w:author="Karen Satter" w:date="2026-09-25T20:04:00Z" w16du:dateUtc="2026-09-26T00:04:00Z">
              <w:r>
                <w:delText>HOW LONG? 60 MINUTES</w:delText>
              </w:r>
            </w:del>
          </w:p>
        </w:tc>
        <w:tc>
          <w:tcPr>
            <w:tcW w:w="1610" w:type="dxa"/>
          </w:tcPr>
          <w:p w14:paraId="6D948E52" w14:textId="77777777" w:rsidR="002C28BC" w:rsidRDefault="002C28BC" w:rsidP="002C28BC">
            <w:pPr>
              <w:rPr>
                <w:del w:id="471" w:author="Karen Satter" w:date="2026-09-25T20:04:00Z" w16du:dateUtc="2026-09-26T00:04:00Z"/>
              </w:rPr>
            </w:pPr>
          </w:p>
          <w:p w14:paraId="7724C936" w14:textId="77777777" w:rsidR="008B2DDA" w:rsidRDefault="008B2DDA" w:rsidP="002C28BC">
            <w:pPr>
              <w:rPr>
                <w:del w:id="472" w:author="Karen Satter" w:date="2026-09-25T20:04:00Z" w16du:dateUtc="2026-09-26T00:04:00Z"/>
              </w:rPr>
            </w:pPr>
            <w:del w:id="473" w:author="Karen Satter" w:date="2026-09-25T20:04:00Z" w16du:dateUtc="2026-09-26T00:04:00Z">
              <w:r>
                <w:delText>10 MINUTES</w:delText>
              </w:r>
            </w:del>
          </w:p>
        </w:tc>
        <w:tc>
          <w:tcPr>
            <w:tcW w:w="1270" w:type="dxa"/>
          </w:tcPr>
          <w:p w14:paraId="59480C56" w14:textId="77777777" w:rsidR="002C28BC" w:rsidRDefault="002C28BC" w:rsidP="002C28BC">
            <w:pPr>
              <w:rPr>
                <w:del w:id="474" w:author="Karen Satter" w:date="2026-09-25T20:04:00Z" w16du:dateUtc="2026-09-26T00:04:00Z"/>
              </w:rPr>
            </w:pPr>
          </w:p>
          <w:p w14:paraId="3C0E127D" w14:textId="77777777" w:rsidR="002C28BC" w:rsidRDefault="008B2DDA" w:rsidP="002C28BC">
            <w:pPr>
              <w:rPr>
                <w:del w:id="475" w:author="Karen Satter" w:date="2026-09-25T20:04:00Z" w16du:dateUtc="2026-09-26T00:04:00Z"/>
              </w:rPr>
            </w:pPr>
            <w:del w:id="476" w:author="Karen Satter" w:date="2026-09-25T20:04:00Z" w16du:dateUtc="2026-09-26T00:04:00Z">
              <w:r>
                <w:delText>7</w:delText>
              </w:r>
              <w:r w:rsidR="002C28BC">
                <w:delText>0 MINUTES</w:delText>
              </w:r>
            </w:del>
          </w:p>
        </w:tc>
        <w:tc>
          <w:tcPr>
            <w:tcW w:w="810" w:type="dxa"/>
          </w:tcPr>
          <w:p w14:paraId="02E817AF" w14:textId="77777777" w:rsidR="002C28BC" w:rsidRDefault="002C28BC" w:rsidP="002C28BC">
            <w:pPr>
              <w:rPr>
                <w:del w:id="477" w:author="Karen Satter" w:date="2026-09-25T20:04:00Z" w16du:dateUtc="2026-09-26T00:04:00Z"/>
              </w:rPr>
            </w:pPr>
          </w:p>
          <w:p w14:paraId="1CE158FC" w14:textId="77777777" w:rsidR="002C28BC" w:rsidRDefault="002C28BC" w:rsidP="002C28BC">
            <w:pPr>
              <w:rPr>
                <w:del w:id="478" w:author="Karen Satter" w:date="2026-09-25T20:04:00Z" w16du:dateUtc="2026-09-26T00:04:00Z"/>
              </w:rPr>
            </w:pPr>
            <w:del w:id="479" w:author="Karen Satter" w:date="2026-09-25T20:04:00Z" w16du:dateUtc="2026-09-26T00:04:00Z">
              <w:r>
                <w:delText>YES</w:delText>
              </w:r>
            </w:del>
          </w:p>
        </w:tc>
      </w:tr>
      <w:tr w:rsidR="002C28BC" w14:paraId="3BC91F48" w14:textId="77777777" w:rsidTr="002C28BC">
        <w:trPr>
          <w:del w:id="480" w:author="Karen Satter" w:date="2026-09-25T20:04:00Z" w16du:dateUtc="2026-09-26T00:04:00Z"/>
        </w:trPr>
        <w:tc>
          <w:tcPr>
            <w:tcW w:w="1495" w:type="dxa"/>
          </w:tcPr>
          <w:p w14:paraId="31C44A60" w14:textId="77777777" w:rsidR="002C28BC" w:rsidRDefault="002C28BC" w:rsidP="002C28BC">
            <w:pPr>
              <w:rPr>
                <w:del w:id="481" w:author="Karen Satter" w:date="2026-09-25T20:04:00Z" w16du:dateUtc="2026-09-26T00:04:00Z"/>
              </w:rPr>
            </w:pPr>
            <w:del w:id="482" w:author="Karen Satter" w:date="2026-09-25T20:04:00Z" w16du:dateUtc="2026-09-26T00:04:00Z">
              <w:r>
                <w:delText>FRIDAY</w:delText>
              </w:r>
            </w:del>
          </w:p>
        </w:tc>
        <w:tc>
          <w:tcPr>
            <w:tcW w:w="2021" w:type="dxa"/>
          </w:tcPr>
          <w:p w14:paraId="526611FA" w14:textId="77777777" w:rsidR="002C28BC" w:rsidRDefault="002C28BC" w:rsidP="002C28BC">
            <w:pPr>
              <w:rPr>
                <w:del w:id="483" w:author="Karen Satter" w:date="2026-09-25T20:04:00Z" w16du:dateUtc="2026-09-26T00:04:00Z"/>
              </w:rPr>
            </w:pPr>
            <w:del w:id="484" w:author="Karen Satter" w:date="2026-09-25T20:04:00Z" w16du:dateUtc="2026-09-26T00:04:00Z">
              <w:r>
                <w:delText>ACTIVITY:</w:delText>
              </w:r>
              <w:r w:rsidR="008B2DDA">
                <w:delText xml:space="preserve"> SKATEBOARDINGRUNNING</w:delText>
              </w:r>
            </w:del>
          </w:p>
          <w:p w14:paraId="30CC7A24" w14:textId="77777777" w:rsidR="008B2DDA" w:rsidRDefault="008B2DDA" w:rsidP="002C28BC">
            <w:pPr>
              <w:rPr>
                <w:del w:id="485" w:author="Karen Satter" w:date="2026-09-25T20:04:00Z" w16du:dateUtc="2026-09-26T00:04:00Z"/>
              </w:rPr>
            </w:pPr>
            <w:del w:id="486" w:author="Karen Satter" w:date="2026-09-25T20:04:00Z" w16du:dateUtc="2026-09-26T00:04:00Z">
              <w:r>
                <w:delText>HOW LONG? 30 MINUTES</w:delText>
              </w:r>
            </w:del>
          </w:p>
          <w:p w14:paraId="2F767425" w14:textId="77777777" w:rsidR="008B2DDA" w:rsidRDefault="002C28BC" w:rsidP="002C28BC">
            <w:pPr>
              <w:rPr>
                <w:del w:id="487" w:author="Karen Satter" w:date="2026-09-25T20:04:00Z" w16du:dateUtc="2026-09-26T00:04:00Z"/>
              </w:rPr>
            </w:pPr>
            <w:del w:id="488" w:author="Karen Satter" w:date="2026-09-25T20:04:00Z" w16du:dateUtc="2026-09-26T00:04:00Z">
              <w:r>
                <w:delText>INTENSITY:</w:delText>
              </w:r>
            </w:del>
          </w:p>
          <w:p w14:paraId="6E528AB4" w14:textId="77777777" w:rsidR="002C28BC" w:rsidRDefault="008B2DDA" w:rsidP="002C28BC">
            <w:pPr>
              <w:rPr>
                <w:del w:id="489" w:author="Karen Satter" w:date="2026-09-25T20:04:00Z" w16du:dateUtc="2026-09-26T00:04:00Z"/>
              </w:rPr>
            </w:pPr>
            <w:del w:id="490" w:author="Karen Satter" w:date="2026-09-25T20:04:00Z" w16du:dateUtc="2026-09-26T00:04:00Z">
              <w:r>
                <w:delText>MEDIUM</w:delText>
              </w:r>
            </w:del>
          </w:p>
        </w:tc>
        <w:tc>
          <w:tcPr>
            <w:tcW w:w="1812" w:type="dxa"/>
          </w:tcPr>
          <w:p w14:paraId="6F9FFE5E" w14:textId="77777777" w:rsidR="002C28BC" w:rsidRDefault="002C28BC" w:rsidP="002C28BC">
            <w:pPr>
              <w:rPr>
                <w:del w:id="491" w:author="Karen Satter" w:date="2026-09-25T20:04:00Z" w16du:dateUtc="2026-09-26T00:04:00Z"/>
              </w:rPr>
            </w:pPr>
            <w:del w:id="492" w:author="Karen Satter" w:date="2026-09-25T20:04:00Z" w16du:dateUtc="2026-09-26T00:04:00Z">
              <w:r>
                <w:delText>EXERCISE:</w:delText>
              </w:r>
            </w:del>
          </w:p>
          <w:p w14:paraId="67EE5A67" w14:textId="77777777" w:rsidR="002C28BC" w:rsidRDefault="002C28BC" w:rsidP="002C28BC">
            <w:pPr>
              <w:rPr>
                <w:del w:id="493" w:author="Karen Satter" w:date="2026-09-25T20:04:00Z" w16du:dateUtc="2026-09-26T00:04:00Z"/>
              </w:rPr>
            </w:pPr>
          </w:p>
          <w:p w14:paraId="3E0EFDCE" w14:textId="77777777" w:rsidR="002C28BC" w:rsidRDefault="002C28BC" w:rsidP="002C28BC">
            <w:pPr>
              <w:rPr>
                <w:del w:id="494" w:author="Karen Satter" w:date="2026-09-25T20:04:00Z" w16du:dateUtc="2026-09-26T00:04:00Z"/>
              </w:rPr>
            </w:pPr>
            <w:del w:id="495" w:author="Karen Satter" w:date="2026-09-25T20:04:00Z" w16du:dateUtc="2026-09-26T00:04:00Z">
              <w:r>
                <w:delText>HOW LONG?</w:delText>
              </w:r>
            </w:del>
          </w:p>
        </w:tc>
        <w:tc>
          <w:tcPr>
            <w:tcW w:w="1610" w:type="dxa"/>
          </w:tcPr>
          <w:p w14:paraId="602BA040" w14:textId="77777777" w:rsidR="002C28BC" w:rsidRDefault="002C28BC" w:rsidP="002C28BC">
            <w:pPr>
              <w:rPr>
                <w:del w:id="496" w:author="Karen Satter" w:date="2026-09-25T20:04:00Z" w16du:dateUtc="2026-09-26T00:04:00Z"/>
              </w:rPr>
            </w:pPr>
          </w:p>
          <w:p w14:paraId="04AF9DFB" w14:textId="77777777" w:rsidR="008B2DDA" w:rsidRDefault="008B2DDA" w:rsidP="002C28BC">
            <w:pPr>
              <w:rPr>
                <w:del w:id="497" w:author="Karen Satter" w:date="2026-09-25T20:04:00Z" w16du:dateUtc="2026-09-26T00:04:00Z"/>
              </w:rPr>
            </w:pPr>
            <w:del w:id="498" w:author="Karen Satter" w:date="2026-09-25T20:04:00Z" w16du:dateUtc="2026-09-26T00:04:00Z">
              <w:r>
                <w:delText>10 MINUTES</w:delText>
              </w:r>
            </w:del>
          </w:p>
        </w:tc>
        <w:tc>
          <w:tcPr>
            <w:tcW w:w="1270" w:type="dxa"/>
          </w:tcPr>
          <w:p w14:paraId="604C5AC8" w14:textId="77777777" w:rsidR="002C28BC" w:rsidRDefault="002C28BC" w:rsidP="002C28BC">
            <w:pPr>
              <w:rPr>
                <w:del w:id="499" w:author="Karen Satter" w:date="2026-09-25T20:04:00Z" w16du:dateUtc="2026-09-26T00:04:00Z"/>
              </w:rPr>
            </w:pPr>
          </w:p>
          <w:p w14:paraId="6C439820" w14:textId="77777777" w:rsidR="008B2DDA" w:rsidRDefault="008B2DDA" w:rsidP="002C28BC">
            <w:pPr>
              <w:rPr>
                <w:del w:id="500" w:author="Karen Satter" w:date="2026-09-25T20:04:00Z" w16du:dateUtc="2026-09-26T00:04:00Z"/>
              </w:rPr>
            </w:pPr>
            <w:del w:id="501" w:author="Karen Satter" w:date="2026-09-25T20:04:00Z" w16du:dateUtc="2026-09-26T00:04:00Z">
              <w:r>
                <w:delText>40 MINUTES</w:delText>
              </w:r>
            </w:del>
          </w:p>
        </w:tc>
        <w:tc>
          <w:tcPr>
            <w:tcW w:w="810" w:type="dxa"/>
          </w:tcPr>
          <w:p w14:paraId="782FEBEC" w14:textId="77777777" w:rsidR="002C28BC" w:rsidRDefault="002C28BC" w:rsidP="002C28BC">
            <w:pPr>
              <w:rPr>
                <w:del w:id="502" w:author="Karen Satter" w:date="2026-09-25T20:04:00Z" w16du:dateUtc="2026-09-26T00:04:00Z"/>
              </w:rPr>
            </w:pPr>
          </w:p>
          <w:p w14:paraId="617AB6F1" w14:textId="77777777" w:rsidR="008B2DDA" w:rsidRDefault="008B2DDA" w:rsidP="002C28BC">
            <w:pPr>
              <w:rPr>
                <w:del w:id="503" w:author="Karen Satter" w:date="2026-09-25T20:04:00Z" w16du:dateUtc="2026-09-26T00:04:00Z"/>
              </w:rPr>
            </w:pPr>
            <w:del w:id="504" w:author="Karen Satter" w:date="2026-09-25T20:04:00Z" w16du:dateUtc="2026-09-26T00:04:00Z">
              <w:r>
                <w:delText>YES</w:delText>
              </w:r>
            </w:del>
          </w:p>
        </w:tc>
      </w:tr>
      <w:tr w:rsidR="002C28BC" w14:paraId="6001D1A6" w14:textId="77777777" w:rsidTr="002C28BC">
        <w:trPr>
          <w:trHeight w:val="791"/>
          <w:del w:id="505" w:author="Karen Satter" w:date="2026-09-25T20:04:00Z" w16du:dateUtc="2026-09-26T00:04:00Z"/>
        </w:trPr>
        <w:tc>
          <w:tcPr>
            <w:tcW w:w="1495" w:type="dxa"/>
          </w:tcPr>
          <w:p w14:paraId="2DC1DDEE" w14:textId="77777777" w:rsidR="002C28BC" w:rsidRDefault="002C28BC" w:rsidP="002C28BC">
            <w:pPr>
              <w:rPr>
                <w:del w:id="506" w:author="Karen Satter" w:date="2026-09-25T20:04:00Z" w16du:dateUtc="2026-09-26T00:04:00Z"/>
              </w:rPr>
            </w:pPr>
            <w:del w:id="507" w:author="Karen Satter" w:date="2026-09-25T20:04:00Z" w16du:dateUtc="2026-09-26T00:04:00Z">
              <w:r>
                <w:delText>WEEKLY TOTALS</w:delText>
              </w:r>
            </w:del>
          </w:p>
        </w:tc>
        <w:tc>
          <w:tcPr>
            <w:tcW w:w="2021" w:type="dxa"/>
          </w:tcPr>
          <w:p w14:paraId="016BC5F6" w14:textId="77777777" w:rsidR="008B2DDA" w:rsidRDefault="008B2DDA" w:rsidP="002C28BC">
            <w:pPr>
              <w:rPr>
                <w:del w:id="508" w:author="Karen Satter" w:date="2026-09-25T20:04:00Z" w16du:dateUtc="2026-09-26T00:04:00Z"/>
              </w:rPr>
            </w:pPr>
          </w:p>
          <w:p w14:paraId="1E962152" w14:textId="77777777" w:rsidR="002C28BC" w:rsidRDefault="008B2DDA" w:rsidP="002C28BC">
            <w:pPr>
              <w:rPr>
                <w:del w:id="509" w:author="Karen Satter" w:date="2026-09-25T20:04:00Z" w16du:dateUtc="2026-09-26T00:04:00Z"/>
              </w:rPr>
            </w:pPr>
            <w:del w:id="510" w:author="Karen Satter" w:date="2026-09-25T20:04:00Z" w16du:dateUtc="2026-09-26T00:04:00Z">
              <w:r>
                <w:delText>180 MINUTES</w:delText>
              </w:r>
            </w:del>
          </w:p>
        </w:tc>
        <w:tc>
          <w:tcPr>
            <w:tcW w:w="1812" w:type="dxa"/>
          </w:tcPr>
          <w:p w14:paraId="00890E0D" w14:textId="77777777" w:rsidR="002C28BC" w:rsidRDefault="002C28BC" w:rsidP="002C28BC">
            <w:pPr>
              <w:rPr>
                <w:del w:id="511" w:author="Karen Satter" w:date="2026-09-25T20:04:00Z" w16du:dateUtc="2026-09-26T00:04:00Z"/>
              </w:rPr>
            </w:pPr>
          </w:p>
          <w:p w14:paraId="24ECBDBD" w14:textId="77777777" w:rsidR="008B2DDA" w:rsidRDefault="008B2DDA" w:rsidP="002C28BC">
            <w:pPr>
              <w:rPr>
                <w:del w:id="512" w:author="Karen Satter" w:date="2026-09-25T20:04:00Z" w16du:dateUtc="2026-09-26T00:04:00Z"/>
              </w:rPr>
            </w:pPr>
            <w:del w:id="513" w:author="Karen Satter" w:date="2026-09-25T20:04:00Z" w16du:dateUtc="2026-09-26T00:04:00Z">
              <w:r>
                <w:delText>70 MINUTES</w:delText>
              </w:r>
            </w:del>
          </w:p>
        </w:tc>
        <w:tc>
          <w:tcPr>
            <w:tcW w:w="1610" w:type="dxa"/>
          </w:tcPr>
          <w:p w14:paraId="2937AF8D" w14:textId="77777777" w:rsidR="002C28BC" w:rsidRDefault="002C28BC" w:rsidP="002C28BC">
            <w:pPr>
              <w:rPr>
                <w:del w:id="514" w:author="Karen Satter" w:date="2026-09-25T20:04:00Z" w16du:dateUtc="2026-09-26T00:04:00Z"/>
              </w:rPr>
            </w:pPr>
          </w:p>
          <w:p w14:paraId="58567E2D" w14:textId="77777777" w:rsidR="008B2DDA" w:rsidRDefault="008B2DDA" w:rsidP="002C28BC">
            <w:pPr>
              <w:rPr>
                <w:del w:id="515" w:author="Karen Satter" w:date="2026-09-25T20:04:00Z" w16du:dateUtc="2026-09-26T00:04:00Z"/>
              </w:rPr>
            </w:pPr>
            <w:del w:id="516" w:author="Karen Satter" w:date="2026-09-25T20:04:00Z" w16du:dateUtc="2026-09-26T00:04:00Z">
              <w:r>
                <w:delText>50 MINUTES</w:delText>
              </w:r>
            </w:del>
          </w:p>
        </w:tc>
        <w:tc>
          <w:tcPr>
            <w:tcW w:w="1270" w:type="dxa"/>
          </w:tcPr>
          <w:p w14:paraId="093368E8" w14:textId="77777777" w:rsidR="002C28BC" w:rsidRDefault="002C28BC" w:rsidP="002C28BC">
            <w:pPr>
              <w:rPr>
                <w:del w:id="517" w:author="Karen Satter" w:date="2026-09-25T20:04:00Z" w16du:dateUtc="2026-09-26T00:04:00Z"/>
              </w:rPr>
            </w:pPr>
          </w:p>
          <w:p w14:paraId="144C369E" w14:textId="77777777" w:rsidR="008B2DDA" w:rsidRDefault="008B2DDA" w:rsidP="002C28BC">
            <w:pPr>
              <w:rPr>
                <w:del w:id="518" w:author="Karen Satter" w:date="2026-09-25T20:04:00Z" w16du:dateUtc="2026-09-26T00:04:00Z"/>
              </w:rPr>
            </w:pPr>
            <w:del w:id="519" w:author="Karen Satter" w:date="2026-09-25T20:04:00Z" w16du:dateUtc="2026-09-26T00:04:00Z">
              <w:r>
                <w:delText>300 MINUTES</w:delText>
              </w:r>
            </w:del>
          </w:p>
        </w:tc>
        <w:tc>
          <w:tcPr>
            <w:tcW w:w="810" w:type="dxa"/>
          </w:tcPr>
          <w:p w14:paraId="4AD816ED" w14:textId="77777777" w:rsidR="002C28BC" w:rsidRDefault="002C28BC" w:rsidP="002C28BC">
            <w:pPr>
              <w:rPr>
                <w:del w:id="520" w:author="Karen Satter" w:date="2026-09-25T20:04:00Z" w16du:dateUtc="2026-09-26T00:04:00Z"/>
              </w:rPr>
            </w:pPr>
          </w:p>
          <w:p w14:paraId="5EF45F88" w14:textId="77777777" w:rsidR="008B2DDA" w:rsidRDefault="008B2DDA" w:rsidP="002C28BC">
            <w:pPr>
              <w:rPr>
                <w:del w:id="521" w:author="Karen Satter" w:date="2026-09-25T20:04:00Z" w16du:dateUtc="2026-09-26T00:04:00Z"/>
              </w:rPr>
            </w:pPr>
            <w:del w:id="522" w:author="Karen Satter" w:date="2026-09-25T20:04:00Z" w16du:dateUtc="2026-09-26T00:04:00Z">
              <w:r>
                <w:delText>YES</w:delText>
              </w:r>
            </w:del>
          </w:p>
        </w:tc>
      </w:tr>
    </w:tbl>
    <w:p w14:paraId="40D4C710" w14:textId="77777777" w:rsidR="002C28BC" w:rsidRDefault="002C28BC" w:rsidP="002C28BC">
      <w:pPr>
        <w:rPr>
          <w:del w:id="523" w:author="Karen Satter" w:date="2026-09-25T20:04:00Z" w16du:dateUtc="2026-09-26T00:04:00Z"/>
        </w:rPr>
      </w:pPr>
    </w:p>
    <w:p w14:paraId="3DE59105" w14:textId="77777777" w:rsidR="002C28BC" w:rsidRDefault="002C28BC" w:rsidP="00E67707">
      <w:pPr>
        <w:rPr>
          <w:rFonts w:ascii="Bitter" w:hAnsi="Bitter"/>
          <w:sz w:val="20"/>
          <w:rPrChange w:id="524" w:author="Karen Satter" w:date="2026-09-25T20:04:00Z" w16du:dateUtc="2026-09-26T00:04:00Z">
            <w:rPr/>
          </w:rPrChange>
        </w:rPr>
      </w:pPr>
    </w:p>
    <w:sectPr w:rsidR="002C28B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530" w:author="Karen Satter" w:date="2026-09-25T20:04:00Z" w16du:dateUtc="2026-09-26T00:04:00Z">
        <w:sectPr w:rsidR="002C28BC">
          <w:pgMar w:top="1440" w:right="1800" w:bottom="1440" w:left="180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E5CA63" w14:textId="77777777" w:rsidR="00626D7E" w:rsidRDefault="00626D7E">
      <w:pPr>
        <w:pPrChange w:id="10" w:author="Karen Satter" w:date="2026-09-25T20:04:00Z" w16du:dateUtc="2026-09-26T00:04:00Z">
          <w:pPr/>
        </w:pPrChange>
      </w:pPr>
      <w:r>
        <w:separator/>
      </w:r>
    </w:p>
  </w:endnote>
  <w:endnote w:type="continuationSeparator" w:id="0">
    <w:p w14:paraId="4F3BF428" w14:textId="77777777" w:rsidR="00626D7E" w:rsidRDefault="00626D7E">
      <w:pPr>
        <w:pPrChange w:id="11" w:author="Karen Satter" w:date="2026-09-25T20:04:00Z" w16du:dateUtc="2026-09-26T00:0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itter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5A3E41" w14:textId="77777777" w:rsidR="00711BF5" w:rsidRDefault="00DA6E19">
    <w:pPr>
      <w:pPrChange w:id="528" w:author="Karen Satter" w:date="2026-09-25T20:04:00Z" w16du:dateUtc="2026-09-26T00:04:00Z">
        <w:pPr>
          <w:pStyle w:val="Footer"/>
        </w:pPr>
      </w:pPrChange>
    </w:pPr>
    <w:ins w:id="529" w:author="Karen Satter" w:date="2026-09-25T20:04:00Z" w16du:dateUtc="2026-09-26T00:04:00Z">
      <w:r>
        <w:t>Accept: 50 - 46</w:t>
      </w:r>
      <w:r>
        <w:tab/>
      </w:r>
      <w:r>
        <w:tab/>
      </w:r>
      <w:r>
        <w:tab/>
        <w:t>Questionable: 45-43</w:t>
      </w:r>
      <w:r>
        <w:tab/>
      </w:r>
      <w:r>
        <w:tab/>
      </w:r>
      <w:r>
        <w:tab/>
        <w:t>Decline: &lt; 42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95B847" w14:textId="77777777" w:rsidR="00626D7E" w:rsidRDefault="00626D7E">
      <w:pPr>
        <w:pPrChange w:id="8" w:author="Karen Satter" w:date="2026-09-25T20:04:00Z" w16du:dateUtc="2026-09-26T00:04:00Z">
          <w:pPr/>
        </w:pPrChange>
      </w:pPr>
      <w:r>
        <w:separator/>
      </w:r>
    </w:p>
  </w:footnote>
  <w:footnote w:type="continuationSeparator" w:id="0">
    <w:p w14:paraId="19E34210" w14:textId="77777777" w:rsidR="00626D7E" w:rsidRDefault="00626D7E">
      <w:pPr>
        <w:pPrChange w:id="9" w:author="Karen Satter" w:date="2026-09-25T20:04:00Z" w16du:dateUtc="2026-09-26T00:0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D8168A" w14:textId="77777777" w:rsidR="00711BF5" w:rsidRDefault="00DA6E19">
    <w:pPr>
      <w:rPr>
        <w:b/>
        <w:rPrChange w:id="525" w:author="Karen Satter" w:date="2026-09-25T20:04:00Z" w16du:dateUtc="2026-09-26T00:04:00Z">
          <w:rPr/>
        </w:rPrChange>
      </w:rPr>
      <w:pPrChange w:id="526" w:author="Karen Satter" w:date="2026-09-25T20:04:00Z" w16du:dateUtc="2026-09-26T00:04:00Z">
        <w:pPr>
          <w:pStyle w:val="Header"/>
        </w:pPr>
      </w:pPrChange>
    </w:pPr>
    <w:ins w:id="527" w:author="Karen Satter" w:date="2026-09-25T20:04:00Z" w16du:dateUtc="2026-09-26T00:04:00Z">
      <w:r>
        <w:rPr>
          <w:b/>
        </w:rPr>
        <w:t>Name of Applicant: _______________________________Grade 8 or 9 (circle one)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722E2"/>
    <w:multiLevelType w:val="multilevel"/>
    <w:tmpl w:val="DED670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4B3D12"/>
    <w:multiLevelType w:val="multilevel"/>
    <w:tmpl w:val="1E4EDB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1A6DA5"/>
    <w:multiLevelType w:val="multilevel"/>
    <w:tmpl w:val="25EAD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E138ED"/>
    <w:multiLevelType w:val="multilevel"/>
    <w:tmpl w:val="4F34E2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0F284F"/>
    <w:multiLevelType w:val="multilevel"/>
    <w:tmpl w:val="2CC015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70884412">
    <w:abstractNumId w:val="4"/>
  </w:num>
  <w:num w:numId="2" w16cid:durableId="1294481079">
    <w:abstractNumId w:val="1"/>
  </w:num>
  <w:num w:numId="3" w16cid:durableId="494876773">
    <w:abstractNumId w:val="2"/>
  </w:num>
  <w:num w:numId="4" w16cid:durableId="122702097">
    <w:abstractNumId w:val="0"/>
  </w:num>
  <w:num w:numId="5" w16cid:durableId="103836046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7707"/>
    <w:rsid w:val="000D290A"/>
    <w:rsid w:val="002C28BC"/>
    <w:rsid w:val="00351253"/>
    <w:rsid w:val="004843D8"/>
    <w:rsid w:val="005E33BB"/>
    <w:rsid w:val="00626D7E"/>
    <w:rsid w:val="00711BF5"/>
    <w:rsid w:val="00867FEF"/>
    <w:rsid w:val="008A0796"/>
    <w:rsid w:val="008B2DDA"/>
    <w:rsid w:val="009A2981"/>
    <w:rsid w:val="009E4146"/>
    <w:rsid w:val="00A41EB7"/>
    <w:rsid w:val="00B14072"/>
    <w:rsid w:val="00B76F51"/>
    <w:rsid w:val="00DA6E19"/>
    <w:rsid w:val="00E6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Karen Satter" w:date="2026-09-25T20:04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Karen Satter" w:date="2026-09-25T20:04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Karen Satter" w:date="2026-09-25T20:04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Karen Satter" w:date="2026-09-25T20:04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Karen Satter" w:date="2026-09-25T20:04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Karen Satter" w:date="2026-09-25T20:04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Karen Satter" w:date="2026-09-25T20:04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lang w:val="en"/>
      <w:rPrChange w:id="3" w:author="Karen Satter" w:date="2026-09-25T20:04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Karen Satter" w:date="2026-09-25T20:04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sz w:val="22"/>
      <w:szCs w:val="22"/>
      <w:lang w:val="en"/>
      <w:rPrChange w:id="4" w:author="Karen Satter" w:date="2026-09-25T20:04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Karen Satter" w:date="2026-09-25T20:04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sz w:val="22"/>
      <w:szCs w:val="22"/>
      <w:lang w:val="en"/>
      <w:rPrChange w:id="5" w:author="Karen Satter" w:date="2026-09-25T20:04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77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11BF5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BF5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BF5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BF5"/>
    <w:rPr>
      <w:rFonts w:ascii="Arial" w:eastAsia="Arial" w:hAnsi="Arial" w:cs="Arial"/>
      <w:color w:val="666666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BF5"/>
    <w:rPr>
      <w:rFonts w:ascii="Arial" w:eastAsia="Arial" w:hAnsi="Arial" w:cs="Arial"/>
      <w:color w:val="666666"/>
      <w:sz w:val="22"/>
      <w:szCs w:val="22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BF5"/>
    <w:rPr>
      <w:rFonts w:ascii="Arial" w:eastAsia="Arial" w:hAnsi="Arial" w:cs="Arial"/>
      <w:i/>
      <w:color w:val="666666"/>
      <w:sz w:val="22"/>
      <w:szCs w:val="22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Karen Satter" w:date="2026-09-25T20:04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Karen Satter" w:date="2026-09-25T20:04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1BF5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Karen Satter" w:date="2026-09-25T20:04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Karen Satter" w:date="2026-09-25T20:04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1BF5"/>
    <w:rPr>
      <w:rFonts w:ascii="Arial" w:eastAsia="Arial" w:hAnsi="Arial" w:cs="Arial"/>
      <w:color w:val="666666"/>
      <w:sz w:val="30"/>
      <w:szCs w:val="30"/>
      <w:lang w:val="en"/>
    </w:rPr>
  </w:style>
  <w:style w:type="paragraph" w:styleId="Header">
    <w:name w:val="header"/>
    <w:basedOn w:val="Normal"/>
    <w:link w:val="HeaderChar"/>
    <w:uiPriority w:val="99"/>
    <w:unhideWhenUsed/>
    <w:rsid w:val="00711B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BF5"/>
  </w:style>
  <w:style w:type="paragraph" w:styleId="Footer">
    <w:name w:val="footer"/>
    <w:basedOn w:val="Normal"/>
    <w:link w:val="FooterChar"/>
    <w:uiPriority w:val="99"/>
    <w:unhideWhenUsed/>
    <w:rsid w:val="00711B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Kim</dc:creator>
  <cp:keywords/>
  <dc:description/>
  <cp:lastModifiedBy>Arthur Souza Rodrigues</cp:lastModifiedBy>
  <cp:revision>1</cp:revision>
  <dcterms:created xsi:type="dcterms:W3CDTF">2020-08-09T20:09:00Z</dcterms:created>
  <dcterms:modified xsi:type="dcterms:W3CDTF">2026-09-26T00:04:00Z</dcterms:modified>
</cp:coreProperties>
</file>