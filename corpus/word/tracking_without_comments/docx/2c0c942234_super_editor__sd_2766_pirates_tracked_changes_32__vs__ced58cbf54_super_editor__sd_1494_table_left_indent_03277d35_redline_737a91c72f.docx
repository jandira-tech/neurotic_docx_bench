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362D2" w14:textId="69FA39DC" w:rsidR="00AA6D4A" w:rsidRDefault="007523AB">
      <w:pPr>
        <w:rPr>
          <w:ins w:id="17" w:author="Elliot Burton" w:date="2026-08-03T22:22:00Z" w16du:dateUtc="2026-08-04T02:22:00Z"/>
        </w:rPr>
      </w:pPr>
      <w:ins w:id="18" w:author="Elliot Burton" w:date="2026-08-03T22:22:00Z" w16du:dateUtc="2026-08-04T02:22:00Z">
        <w:r>
          <w:t>Table with left indent 1”</w:t>
        </w:r>
      </w:ins>
    </w:p>
    <w:p w14:paraId="15F9E1D8" w14:textId="62AA6908" w:rsidR="00055FC8" w:rsidRDefault="00055FC8">
      <w:pPr>
        <w:pStyle w:val="Title"/>
        <w:rPr>
          <w:del w:id="19" w:author="Elliot Burton" w:date="2026-08-03T22:22:00Z" w16du:dateUtc="2026-08-04T02:22:00Z"/>
          <w:rFonts w:eastAsia="Helvetica Neue" w:cs="Helvetica Neue"/>
        </w:rPr>
      </w:pPr>
      <w:del w:id="20" w:author="Elliot Burton" w:date="2026-08-03T22:22:00Z" w16du:dateUtc="2026-08-04T02:22:00Z">
        <w:r>
          <w:rPr>
            <w:rFonts w:eastAsia="Helvetica Neue" w:cs="Helvetica Neue"/>
          </w:rPr>
          <w:delText>A Simple Captain’s Log</w:delText>
        </w:r>
      </w:del>
    </w:p>
    <w:p w14:paraId="4734B5DF" w14:textId="3E8C3AF6" w:rsidR="00055FC8" w:rsidRDefault="00055FC8">
      <w:pPr>
        <w:pStyle w:val="Subtitle"/>
        <w:rPr>
          <w:del w:id="21" w:author="Elliot Burton" w:date="2026-08-03T22:22:00Z" w16du:dateUtc="2026-08-04T02:22:00Z"/>
          <w:rFonts w:eastAsia="Helvetica Neue" w:cs="Helvetica Neue"/>
        </w:rPr>
      </w:pPr>
      <w:del w:id="22" w:author="Elliot Burton" w:date="2026-08-03T22:22:00Z" w16du:dateUtc="2026-08-04T02:22:00Z">
        <w:r>
          <w:rPr>
            <w:rFonts w:eastAsia="Helvetica Neue" w:cs="Helvetica Neue"/>
          </w:rPr>
          <w:delText>Fer Yer Eyes Only, Matey</w:delText>
        </w:r>
      </w:del>
    </w:p>
    <w:p w14:paraId="12CF77BC" w14:textId="47743F05" w:rsidR="00055FC8" w:rsidRDefault="00055FC8">
      <w:pPr>
        <w:pStyle w:val="BodyA"/>
        <w:rPr>
          <w:del w:id="23" w:author="Elliot Burton" w:date="2026-08-03T22:22:00Z" w16du:dateUtc="2026-08-04T02:22:00Z"/>
          <w:rFonts w:eastAsia="Helvetica Neue" w:cs="Helvetica Neue"/>
        </w:rPr>
      </w:pPr>
      <w:del w:id="24" w:author="Elliot Burton" w:date="2026-08-03T22:22:00Z" w16du:dateUtc="2026-08-04T02:22:00Z">
        <w:r>
          <w:rPr>
            <w:rFonts w:eastAsia="Helvetica Neue" w:cs="Helvetica Neue"/>
          </w:rPr>
          <w:delText>To set sail, just tap or click this here placeholder text and begin scribblin’ yer tale. Ye can view and edit this here document on yer Mac, iPad, iPhone, or on iCloud.com, wherever the winds may take ye.</w:delText>
        </w:r>
      </w:del>
    </w:p>
    <w:p w14:paraId="41DB321F" w14:textId="0162FE08" w:rsidR="00055FC8" w:rsidRDefault="00055FC8">
      <w:pPr>
        <w:pStyle w:val="BodyA"/>
        <w:rPr>
          <w:del w:id="25" w:author="Elliot Burton" w:date="2026-08-03T22:22:00Z" w16du:dateUtc="2026-08-04T02:22:00Z"/>
          <w:rFonts w:eastAsia="Helvetica Neue" w:cs="Helvetica Neue"/>
        </w:rPr>
      </w:pPr>
      <w:del w:id="26" w:author="Elliot Burton" w:date="2026-08-03T22:22:00Z" w16du:dateUtc="2026-08-04T02:22:00Z">
        <w:r>
          <w:rPr>
            <w:rFonts w:eastAsia="Helvetica Neue" w:cs="Helvetica Neue"/>
          </w:rPr>
          <w:delText>‘Tis easy as plunderin’ a merchant vessel to edit all the things throughout yer document. Fer example, this here paragraph uses Body style. Ye can change it in the Text tab of the Format controls, savvy?</w:delText>
        </w:r>
      </w:del>
    </w:p>
    <w:p w14:paraId="2E765D1F" w14:textId="15352D96" w:rsidR="00055FC8" w:rsidRDefault="00055FC8">
      <w:pPr>
        <w:pStyle w:val="BodyA"/>
        <w:rPr>
          <w:del w:id="27" w:author="Elliot Burton" w:date="2026-08-03T22:22:00Z" w16du:dateUtc="2026-08-04T02:22:00Z"/>
          <w:rFonts w:eastAsia="Helvetica Neue" w:cs="Helvetica Neue"/>
        </w:rPr>
      </w:pPr>
      <w:del w:id="28" w:author="Elliot Burton" w:date="2026-08-03T22:22:00Z" w16du:dateUtc="2026-08-04T02:22:00Z">
        <w:r>
          <w:rPr>
            <w:rFonts w:eastAsia="Helvetica Neue" w:cs="Helvetica Neue"/>
          </w:rPr>
          <w:delText>To add treasure maps, image galleries, shanty recordings, videos, charts, or any of more than 700 customizable shapes, tap or click one of the insert buttons in the toolbar or drag and drop the plunder onto the page. Ye can layer objects, resize ‘em, and place ‘em anywhere on the page like buryin’ treasure on a deserted isle. To change how an object moves with text, select the object and then tap or click the Arrange tab in the Format controls, ye scallywag.</w:delText>
        </w:r>
      </w:del>
    </w:p>
    <w:p w14:paraId="0DF58499" w14:textId="77777777" w:rsidR="00055FC8" w:rsidRDefault="00055FC8">
      <w:pPr>
        <w:pStyle w:val="Heading"/>
        <w:rPr>
          <w:del w:id="29" w:author="Elliot Burton" w:date="2026-08-03T22:22:00Z" w16du:dateUtc="2026-08-04T02:22:00Z"/>
          <w:rFonts w:eastAsia="Helvetica Neue" w:cs="Helvetica Neue"/>
        </w:rPr>
      </w:pPr>
      <w:del w:id="30" w:author="Elliot Burton" w:date="2026-08-03T22:22:00Z" w16du:dateUtc="2026-08-04T02:22:00Z">
        <w:r>
          <w:rPr>
            <w:rFonts w:eastAsia="Helvetica Neue" w:cs="Helvetica Neue"/>
          </w:rPr>
          <w:delText>Ahoy, a Heading!</w:delText>
        </w:r>
      </w:del>
    </w:p>
    <w:p w14:paraId="23BF5C57" w14:textId="0C3B0A44" w:rsidR="00055FC8" w:rsidRDefault="00055FC8">
      <w:pPr>
        <w:pStyle w:val="BodyA"/>
        <w:rPr>
          <w:del w:id="31" w:author="Elliot Burton" w:date="2026-08-03T22:22:00Z" w16du:dateUtc="2026-08-04T02:22:00Z"/>
          <w:rFonts w:eastAsia="Helvetica Neue" w:cs="Helvetica Neue"/>
        </w:rPr>
      </w:pPr>
      <w:del w:id="32" w:author="Elliot Burton" w:date="2026-08-03T22:22:00Z" w16du:dateUtc="2026-08-04T02:22:00Z">
        <w:r>
          <w:rPr>
            <w:rFonts w:eastAsia="Helvetica Neue" w:cs="Helvetica Neue"/>
          </w:rPr>
          <w:delText>Ye can use Pages fer both word processin’ and page layout, arr. This here Captain’s Log template be set up fer word processin’, so yer text flows from one page to the next as ye type, with new pages conjured up automatically when ye reach the end of a page, like discoverin’ new lands on the horizon.</w:delText>
        </w:r>
      </w:del>
    </w:p>
    <w:p w14:paraId="7C0B2912" w14:textId="560568BE" w:rsidR="00055FC8" w:rsidRDefault="00055FC8">
      <w:pPr>
        <w:pStyle w:val="BodyA"/>
        <w:rPr>
          <w:del w:id="33" w:author="Elliot Burton" w:date="2026-08-03T22:22:00Z" w16du:dateUtc="2026-08-04T02:22:00Z"/>
          <w:rFonts w:eastAsia="Helvetica Neue" w:cs="Helvetica Neue"/>
        </w:rPr>
      </w:pPr>
      <w:del w:id="34" w:author="Elliot Burton" w:date="2026-08-03T22:22:00Z" w16du:dateUtc="2026-08-04T02:22:00Z">
        <w:r>
          <w:rPr>
            <w:rFonts w:eastAsia="Helvetica Neue" w:cs="Helvetica Neue"/>
          </w:rPr>
          <w:delText>In page layout documents, ye can manually rearrange pages and freely position text boxes, images, and other plunder on the page like arrangin’ loot in the cargo hold. To create a page layout document, choose a page layout template in the template chooser. Ye can also change this document to page layout on yer Mac, iPad, or iPhone by turnin’ off Document Body in the Document controls, and that be no lie.</w:delText>
        </w:r>
      </w:del>
    </w:p>
    <w:p w14:paraId="12BB8A05" w14:textId="3D33B616" w:rsidR="00055FC8" w:rsidRDefault="00055FC8">
      <w:pPr>
        <w:pStyle w:val="Quote"/>
        <w:rPr>
          <w:del w:id="35" w:author="Elliot Burton" w:date="2026-08-03T22:22:00Z" w16du:dateUtc="2026-08-04T02:22:00Z"/>
          <w:rFonts w:ascii="Arial Unicode MS" w:hAnsi="Arial Unicode MS"/>
          <w:rtl/>
        </w:rPr>
      </w:pPr>
      <w:del w:id="36" w:author="Elliot Burton" w:date="2026-08-03T22:22:00Z" w16du:dateUtc="2026-08-04T02:22:00Z">
        <w:r>
          <w:rPr>
            <w:rFonts w:ascii="Arial Unicode MS" w:hAnsi="Arial Unicode MS"/>
            <w:rtl/>
          </w:rPr>
          <w:delText>“</w:delText>
        </w:r>
        <w:r>
          <w:rPr>
            <w:rFonts w:eastAsia="Helvetica Neue" w:cs="Helvetica Neue"/>
          </w:rPr>
          <w:delText>Arrr, this be an example of a pull quote (a key phrase from yer captain’s log). Tap or click this text to add yer own words of wisdom from the seven seas.</w:delText>
        </w:r>
        <w:r>
          <w:rPr>
            <w:rFonts w:eastAsia="Helvetica Neue" w:cs="Helvetica Neue"/>
            <w:rtl/>
          </w:rPr>
          <w:delText>”</w:delText>
        </w:r>
      </w:del>
    </w:p>
    <w:tbl>
      <w:tblPr>
        <w:tblStyle w:val="TableGrid"/>
        <w:tblW w:w="0" w:type="auto"/>
        <w:tblInd w:w="1440" w:type="dxa"/>
        <w:tblLook w:val="04A0" w:firstRow="1" w:lastRow="0" w:firstColumn="1" w:lastColumn="0" w:noHBand="0" w:noVBand="1"/>
        <w:tblPrChange w:id="37" w:author="Elliot Burton" w:date="2026-08-03T22:22:00Z" w16du:dateUtc="2026-08-04T02:22:00Z">
          <w:tblPr>
            <w:tblW w:w="93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PrChange>
      </w:tblPr>
      <w:tblGrid>
        <w:gridCol w:w="2048"/>
        <w:gridCol w:w="1803"/>
        <w:gridCol w:w="2041"/>
        <w:gridCol w:w="2018"/>
        <w:tblGridChange w:id="38">
          <w:tblGrid>
            <w:gridCol w:w="1327"/>
            <w:gridCol w:w="1008"/>
            <w:gridCol w:w="1040"/>
            <w:gridCol w:w="1295"/>
            <w:gridCol w:w="508"/>
            <w:gridCol w:w="1827"/>
            <w:gridCol w:w="214"/>
            <w:gridCol w:w="2018"/>
            <w:gridCol w:w="103"/>
          </w:tblGrid>
        </w:tblGridChange>
      </w:tblGrid>
      <w:tr w:rsidR="00BB3C61" w14:paraId="3112FCD9" w14:textId="77777777" w:rsidTr="007523AB">
        <w:trPr>
          <w:trPrChange w:id="39" w:author="Elliot Burton" w:date="2026-08-03T22:22:00Z" w16du:dateUtc="2026-08-04T02:22:00Z">
            <w:trPr>
              <w:trHeight w:val="500"/>
              <w:tblHeader/>
            </w:trPr>
          </w:trPrChange>
        </w:trPr>
        <w:tc>
          <w:tcPr>
            <w:tcW w:w="3116" w:type="dxa"/>
            <w:tcPrChange w:id="40" w:author="Elliot Burton" w:date="2026-08-03T22:22:00Z" w16du:dateUtc="2026-08-04T02:22:00Z">
              <w:tcPr>
                <w:tcW w:w="2335" w:type="dxa"/>
                <w:gridSpan w:val="2"/>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tcPrChange>
          </w:tcPr>
          <w:p w14:paraId="44593713" w14:textId="77777777" w:rsidR="00BB3C61" w:rsidRDefault="00BB3C61"/>
        </w:tc>
        <w:tc>
          <w:tcPr>
            <w:tcW w:w="3117" w:type="dxa"/>
            <w:tcPrChange w:id="41" w:author="Elliot Burton" w:date="2026-08-03T22:22:00Z" w16du:dateUtc="2026-08-04T02:22:00Z">
              <w:tcPr>
                <w:tcW w:w="2335" w:type="dxa"/>
                <w:gridSpan w:val="2"/>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tcPrChange>
          </w:tcPr>
          <w:p w14:paraId="2DA2A68D" w14:textId="77777777" w:rsidR="00BB3C61" w:rsidRDefault="00A55A25">
            <w:pPr>
              <w:rPr>
                <w:rPrChange w:id="42" w:author="Elliot Burton" w:date="2026-08-03T22:22:00Z" w16du:dateUtc="2026-08-04T02:22:00Z">
                  <w:rPr>
                    <w:rFonts w:ascii="Helvetica Neue" w:eastAsia="Helvetica Neue" w:hAnsi="Helvetica Neue" w:cs="Helvetica Neue"/>
                    <w:b/>
                    <w:bCs/>
                    <w:color w:val="FFFFFF"/>
                    <w:sz w:val="36"/>
                    <w:szCs w:val="36"/>
                  </w:rPr>
                </w:rPrChange>
              </w:rPr>
              <w:pPrChange w:id="43" w:author="Elliot Burton" w:date="2026-08-03T22:22:00Z" w16du:dateUtc="2026-08-04T02:22:00Z">
                <w:pPr>
                  <w:suppressAutoHyphens/>
                  <w:outlineLvl w:val="0"/>
                </w:pPr>
              </w:pPrChange>
            </w:pPr>
            <w:del w:id="44" w:author="Elliot Burton" w:date="2026-08-03T22:22:00Z" w16du:dateUtc="2026-08-04T02:22:00Z">
              <w:r>
                <w:rPr>
                  <w:rFonts w:ascii="Helvetica Neue" w:eastAsia="Helvetica Neue" w:hAnsi="Helvetica Neue" w:cs="Helvetica Neue"/>
                  <w:b/>
                  <w:bCs/>
                  <w:color w:val="FFFFFF"/>
                  <w:sz w:val="36"/>
                  <w:szCs w:val="36"/>
                </w:rPr>
                <w:delText>Flats</w:delText>
              </w:r>
            </w:del>
          </w:p>
        </w:tc>
        <w:tc>
          <w:tcPr>
            <w:tcW w:w="3117" w:type="dxa"/>
            <w:tcPrChange w:id="45" w:author="Elliot Burton" w:date="2026-08-03T22:22:00Z" w16du:dateUtc="2026-08-04T02:22:00Z">
              <w:tcPr>
                <w:tcW w:w="2335" w:type="dxa"/>
                <w:gridSpan w:val="2"/>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tcPrChange>
          </w:tcPr>
          <w:p w14:paraId="53DC301C" w14:textId="77777777" w:rsidR="00BB3C61" w:rsidRDefault="00A55A25">
            <w:pPr>
              <w:rPr>
                <w:rPrChange w:id="46" w:author="Elliot Burton" w:date="2026-08-03T22:22:00Z" w16du:dateUtc="2026-08-04T02:22:00Z">
                  <w:rPr>
                    <w:rFonts w:ascii="Helvetica Neue" w:eastAsia="Helvetica Neue" w:hAnsi="Helvetica Neue" w:cs="Helvetica Neue"/>
                    <w:b/>
                    <w:bCs/>
                    <w:color w:val="FFFFFF"/>
                    <w:sz w:val="36"/>
                    <w:szCs w:val="36"/>
                  </w:rPr>
                </w:rPrChange>
              </w:rPr>
              <w:pPrChange w:id="47" w:author="Elliot Burton" w:date="2026-08-03T22:22:00Z" w16du:dateUtc="2026-08-04T02:22:00Z">
                <w:pPr>
                  <w:suppressAutoHyphens/>
                  <w:outlineLvl w:val="0"/>
                </w:pPr>
              </w:pPrChange>
            </w:pPr>
            <w:del w:id="48" w:author="Elliot Burton" w:date="2026-08-03T22:22:00Z" w16du:dateUtc="2026-08-04T02:22:00Z">
              <w:r>
                <w:rPr>
                  <w:rFonts w:ascii="Helvetica Neue" w:eastAsia="Helvetica Neue" w:hAnsi="Helvetica Neue" w:cs="Helvetica Neue"/>
                  <w:b/>
                  <w:bCs/>
                  <w:color w:val="FFFFFF"/>
                  <w:sz w:val="36"/>
                  <w:szCs w:val="36"/>
                </w:rPr>
                <w:delText>Curves</w:delText>
              </w:r>
            </w:del>
          </w:p>
        </w:tc>
        <w:tc>
          <w:tcPr>
            <w:tcW w:w="3117" w:type="dxa"/>
            <w:tcPrChange w:id="49" w:author="Elliot Burton" w:date="2026-08-03T22:22:00Z" w16du:dateUtc="2026-08-04T02:22:00Z">
              <w:tcPr>
                <w:tcW w:w="2335" w:type="dxa"/>
                <w:gridSpan w:val="3"/>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tcPrChange>
          </w:tcPr>
          <w:p w14:paraId="412E878D" w14:textId="77777777" w:rsidR="00BB3C61" w:rsidRDefault="00A55A25">
            <w:pPr>
              <w:suppressAutoHyphens/>
              <w:outlineLvl w:val="0"/>
              <w:rPr>
                <w:rFonts w:ascii="Helvetica Neue" w:eastAsia="Helvetica Neue" w:hAnsi="Helvetica Neue" w:cs="Helvetica Neue"/>
                <w:b/>
                <w:bCs/>
                <w:color w:val="FFFFFF"/>
                <w:sz w:val="36"/>
                <w:szCs w:val="36"/>
              </w:rPr>
            </w:pPr>
            <w:del w:id="50" w:author="Elliot Burton" w:date="2026-08-03T22:22:00Z" w16du:dateUtc="2026-08-04T02:22:00Z">
              <w:r>
                <w:rPr>
                  <w:rFonts w:ascii="Helvetica Neue" w:eastAsia="Helvetica Neue" w:hAnsi="Helvetica Neue" w:cs="Helvetica Neue"/>
                  <w:b/>
                  <w:bCs/>
                  <w:color w:val="FFFFFF"/>
                  <w:sz w:val="36"/>
                  <w:szCs w:val="36"/>
                </w:rPr>
                <w:delText>Angles</w:delText>
              </w:r>
            </w:del>
          </w:p>
        </w:tc>
      </w:tr>
      <w:tr w:rsidR="00BB3C61" w14:paraId="2A2A2C54" w14:textId="77777777" w:rsidTr="007523AB">
        <w:trPr>
          <w:trPrChange w:id="51" w:author="Elliot Burton" w:date="2026-08-03T22:22:00Z" w16du:dateUtc="2026-08-04T02:22:00Z">
            <w:trPr>
              <w:trHeight w:val="500"/>
            </w:trPr>
          </w:trPrChange>
        </w:trPr>
        <w:tc>
          <w:tcPr>
            <w:tcW w:w="3116" w:type="dxa"/>
            <w:tcPrChange w:id="52" w:author="Elliot Burton" w:date="2026-08-03T22:22:00Z" w16du:dateUtc="2026-08-04T02:22:00Z">
              <w:tcPr>
                <w:tcW w:w="2335" w:type="dxa"/>
                <w:gridSpan w:val="2"/>
                <w:tcBorders>
                  <w:top w:val="single" w:sz="24"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tcPrChange>
          </w:tcPr>
          <w:p w14:paraId="407AD564" w14:textId="77777777" w:rsidR="00BB3C61" w:rsidRDefault="00A55A25">
            <w:pPr>
              <w:rPr>
                <w:rPrChange w:id="53" w:author="Elliot Burton" w:date="2026-08-03T22:22:00Z" w16du:dateUtc="2026-08-04T02:22:00Z">
                  <w:rPr>
                    <w:rFonts w:ascii="Helvetica Neue" w:eastAsia="Helvetica Neue" w:hAnsi="Helvetica Neue" w:cs="Helvetica Neue"/>
                    <w:b/>
                    <w:bCs/>
                    <w:color w:val="FFFFFF"/>
                    <w:sz w:val="36"/>
                    <w:szCs w:val="36"/>
                  </w:rPr>
                </w:rPrChange>
              </w:rPr>
              <w:pPrChange w:id="54" w:author="Elliot Burton" w:date="2026-08-03T22:22:00Z" w16du:dateUtc="2026-08-04T02:22:00Z">
                <w:pPr>
                  <w:suppressAutoHyphens/>
                  <w:outlineLvl w:val="0"/>
                </w:pPr>
              </w:pPrChange>
            </w:pPr>
            <w:del w:id="55" w:author="Elliot Burton" w:date="2026-08-03T22:22:00Z" w16du:dateUtc="2026-08-04T02:22:00Z">
              <w:r>
                <w:rPr>
                  <w:rFonts w:ascii="Helvetica Neue" w:eastAsia="Helvetica Neue" w:hAnsi="Helvetica Neue" w:cs="Helvetica Neue"/>
                  <w:b/>
                  <w:bCs/>
                  <w:color w:val="FFFFFF"/>
                  <w:sz w:val="36"/>
                  <w:szCs w:val="36"/>
                </w:rPr>
                <w:delText>Square</w:delText>
              </w:r>
            </w:del>
          </w:p>
        </w:tc>
        <w:tc>
          <w:tcPr>
            <w:tcW w:w="3117" w:type="dxa"/>
            <w:tcPrChange w:id="56" w:author="Elliot Burton" w:date="2026-08-03T22:22:00Z" w16du:dateUtc="2026-08-04T02:22:00Z">
              <w:tcPr>
                <w:tcW w:w="2335" w:type="dxa"/>
                <w:gridSpan w:val="2"/>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tcPrChange>
          </w:tcPr>
          <w:p w14:paraId="43593EE3" w14:textId="77777777" w:rsidR="00BB3C61" w:rsidRDefault="00A55A25">
            <w:pPr>
              <w:rPr>
                <w:rPrChange w:id="57" w:author="Elliot Burton" w:date="2026-08-03T22:22:00Z" w16du:dateUtc="2026-08-04T02:22:00Z">
                  <w:rPr>
                    <w:rFonts w:ascii="Helvetica Neue" w:eastAsia="Helvetica Neue" w:hAnsi="Helvetica Neue" w:cs="Helvetica Neue"/>
                    <w:color w:val="000000"/>
                    <w:sz w:val="36"/>
                    <w:szCs w:val="36"/>
                  </w:rPr>
                </w:rPrChange>
              </w:rPr>
              <w:pPrChange w:id="58" w:author="Elliot Burton" w:date="2026-08-03T22:22:00Z" w16du:dateUtc="2026-08-04T02:22:00Z">
                <w:pPr>
                  <w:suppressAutoHyphens/>
                  <w:outlineLvl w:val="0"/>
                </w:pPr>
              </w:pPrChange>
            </w:pPr>
            <w:del w:id="59" w:author="Elliot Burton" w:date="2026-08-03T22:22:00Z" w16du:dateUtc="2026-08-04T02:22:00Z">
              <w:r>
                <w:rPr>
                  <w:rFonts w:ascii="Helvetica Neue" w:eastAsia="Helvetica Neue" w:hAnsi="Helvetica Neue" w:cs="Helvetica Neue"/>
                  <w:color w:val="000000"/>
                  <w:sz w:val="36"/>
                  <w:szCs w:val="36"/>
                </w:rPr>
                <w:delText>4</w:delText>
              </w:r>
            </w:del>
          </w:p>
        </w:tc>
        <w:tc>
          <w:tcPr>
            <w:tcW w:w="3117" w:type="dxa"/>
            <w:tcPrChange w:id="60" w:author="Elliot Burton" w:date="2026-08-03T22:22:00Z" w16du:dateUtc="2026-08-04T02:22:00Z">
              <w:tcPr>
                <w:tcW w:w="2335" w:type="dxa"/>
                <w:gridSpan w:val="2"/>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tcPrChange>
          </w:tcPr>
          <w:p w14:paraId="51CE50F9" w14:textId="77777777" w:rsidR="00BB3C61" w:rsidRDefault="00A55A25">
            <w:pPr>
              <w:rPr>
                <w:rPrChange w:id="61" w:author="Elliot Burton" w:date="2026-08-03T22:22:00Z" w16du:dateUtc="2026-08-04T02:22:00Z">
                  <w:rPr>
                    <w:rFonts w:ascii="Helvetica Neue" w:eastAsia="Helvetica Neue" w:hAnsi="Helvetica Neue" w:cs="Helvetica Neue"/>
                    <w:color w:val="000000"/>
                    <w:sz w:val="36"/>
                    <w:szCs w:val="36"/>
                  </w:rPr>
                </w:rPrChange>
              </w:rPr>
              <w:pPrChange w:id="62" w:author="Elliot Burton" w:date="2026-08-03T22:22:00Z" w16du:dateUtc="2026-08-04T02:22:00Z">
                <w:pPr>
                  <w:suppressAutoHyphens/>
                  <w:outlineLvl w:val="0"/>
                </w:pPr>
              </w:pPrChange>
            </w:pPr>
            <w:del w:id="63" w:author="Elliot Burton" w:date="2026-08-03T22:22:00Z" w16du:dateUtc="2026-08-04T02:22:00Z">
              <w:r>
                <w:rPr>
                  <w:rFonts w:ascii="Helvetica Neue" w:eastAsia="Helvetica Neue" w:hAnsi="Helvetica Neue" w:cs="Helvetica Neue"/>
                  <w:color w:val="000000"/>
                  <w:sz w:val="36"/>
                  <w:szCs w:val="36"/>
                </w:rPr>
                <w:delText>0</w:delText>
              </w:r>
            </w:del>
          </w:p>
        </w:tc>
        <w:tc>
          <w:tcPr>
            <w:tcW w:w="3117" w:type="dxa"/>
            <w:tcPrChange w:id="64" w:author="Elliot Burton" w:date="2026-08-03T22:22:00Z" w16du:dateUtc="2026-08-04T02:22:00Z">
              <w:tcPr>
                <w:tcW w:w="2335" w:type="dxa"/>
                <w:gridSpan w:val="3"/>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tcPrChange>
          </w:tcPr>
          <w:p w14:paraId="7305375F" w14:textId="77777777" w:rsidR="00BB3C61" w:rsidRDefault="00A55A25">
            <w:pPr>
              <w:suppressAutoHyphens/>
              <w:outlineLvl w:val="0"/>
              <w:rPr>
                <w:rFonts w:ascii="Helvetica Neue" w:eastAsia="Helvetica Neue" w:hAnsi="Helvetica Neue" w:cs="Helvetica Neue"/>
                <w:color w:val="000000"/>
                <w:sz w:val="36"/>
                <w:szCs w:val="36"/>
              </w:rPr>
            </w:pPr>
            <w:del w:id="65" w:author="Elliot Burton" w:date="2026-08-03T22:22:00Z" w16du:dateUtc="2026-08-04T02:22:00Z">
              <w:r>
                <w:rPr>
                  <w:rFonts w:ascii="Helvetica Neue" w:eastAsia="Helvetica Neue" w:hAnsi="Helvetica Neue" w:cs="Helvetica Neue"/>
                  <w:color w:val="000000"/>
                  <w:sz w:val="36"/>
                  <w:szCs w:val="36"/>
                </w:rPr>
                <w:delText>4</w:delText>
              </w:r>
            </w:del>
          </w:p>
        </w:tc>
      </w:tr>
    </w:tbl>
    <w:tbl>
      <w:tblPr>
        <w:tblW w:w="93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2335"/>
        <w:gridCol w:w="2335"/>
        <w:gridCol w:w="2335"/>
        <w:gridCol w:w="2335"/>
      </w:tblGrid>
      <w:tr w:rsidR="00BB3C61" w14:paraId="46A70B03" w14:textId="77777777">
        <w:trPr>
          <w:trHeight w:val="480"/>
          <w:del w:id="66" w:author="Elliot Burton" w:date="2026-08-03T22:22:00Z" w16du:dateUtc="2026-08-04T02:22: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2EF34CE3" w14:textId="77777777" w:rsidR="00BB3C61" w:rsidRDefault="00A55A25">
            <w:pPr>
              <w:suppressAutoHyphens/>
              <w:outlineLvl w:val="0"/>
              <w:rPr>
                <w:del w:id="67" w:author="Elliot Burton" w:date="2026-08-03T22:22:00Z" w16du:dateUtc="2026-08-04T02:22:00Z"/>
                <w:rFonts w:ascii="Helvetica Neue" w:eastAsia="Helvetica Neue" w:hAnsi="Helvetica Neue" w:cs="Helvetica Neue"/>
                <w:b/>
                <w:bCs/>
                <w:color w:val="FFFFFF"/>
                <w:sz w:val="36"/>
                <w:szCs w:val="36"/>
              </w:rPr>
            </w:pPr>
            <w:del w:id="68" w:author="Elliot Burton" w:date="2026-08-03T22:22:00Z" w16du:dateUtc="2026-08-04T02:22:00Z">
              <w:r>
                <w:rPr>
                  <w:rFonts w:ascii="Helvetica Neue" w:eastAsia="Helvetica Neue" w:hAnsi="Helvetica Neue" w:cs="Helvetica Neue"/>
                  <w:b/>
                  <w:bCs/>
                  <w:color w:val="FFFFFF"/>
                  <w:sz w:val="36"/>
                  <w:szCs w:val="36"/>
                </w:rPr>
                <w:delText>Circle</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6D9670C" w14:textId="77777777" w:rsidR="00BB3C61" w:rsidRDefault="00A55A25">
            <w:pPr>
              <w:suppressAutoHyphens/>
              <w:outlineLvl w:val="0"/>
              <w:rPr>
                <w:del w:id="69" w:author="Elliot Burton" w:date="2026-08-03T22:22:00Z" w16du:dateUtc="2026-08-04T02:22:00Z"/>
                <w:rFonts w:ascii="Helvetica Neue" w:eastAsia="Helvetica Neue" w:hAnsi="Helvetica Neue" w:cs="Helvetica Neue"/>
                <w:color w:val="000000"/>
                <w:sz w:val="36"/>
                <w:szCs w:val="36"/>
              </w:rPr>
            </w:pPr>
            <w:del w:id="70" w:author="Elliot Burton" w:date="2026-08-03T22:22:00Z" w16du:dateUtc="2026-08-04T02:22:00Z">
              <w:r>
                <w:rPr>
                  <w:rFonts w:ascii="Helvetica Neue" w:eastAsia="Helvetica Neue" w:hAnsi="Helvetica Neue" w:cs="Helvetica Neue"/>
                  <w:color w:val="000000"/>
                  <w:sz w:val="36"/>
                  <w:szCs w:val="36"/>
                </w:rPr>
                <w:delText>0</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D53153F" w14:textId="77777777" w:rsidR="00BB3C61" w:rsidRDefault="00A55A25">
            <w:pPr>
              <w:suppressAutoHyphens/>
              <w:outlineLvl w:val="0"/>
              <w:rPr>
                <w:del w:id="71" w:author="Elliot Burton" w:date="2026-08-03T22:22:00Z" w16du:dateUtc="2026-08-04T02:22:00Z"/>
                <w:rFonts w:ascii="Helvetica Neue" w:eastAsia="Helvetica Neue" w:hAnsi="Helvetica Neue" w:cs="Helvetica Neue"/>
                <w:color w:val="000000"/>
                <w:sz w:val="36"/>
                <w:szCs w:val="36"/>
              </w:rPr>
            </w:pPr>
            <w:del w:id="72" w:author="Elliot Burton" w:date="2026-08-03T22:22:00Z" w16du:dateUtc="2026-08-04T02:22:00Z">
              <w:r>
                <w:rPr>
                  <w:rFonts w:ascii="Helvetica Neue" w:eastAsia="Helvetica Neue" w:hAnsi="Helvetica Neue" w:cs="Helvetica Neue"/>
                  <w:color w:val="000000"/>
                  <w:sz w:val="36"/>
                  <w:szCs w:val="36"/>
                </w:rPr>
                <w:delText>1</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762DC38" w14:textId="77777777" w:rsidR="00BB3C61" w:rsidRDefault="00A55A25">
            <w:pPr>
              <w:suppressAutoHyphens/>
              <w:outlineLvl w:val="0"/>
              <w:rPr>
                <w:del w:id="73" w:author="Elliot Burton" w:date="2026-08-03T22:22:00Z" w16du:dateUtc="2026-08-04T02:22:00Z"/>
                <w:rFonts w:ascii="Helvetica Neue" w:eastAsia="Helvetica Neue" w:hAnsi="Helvetica Neue" w:cs="Helvetica Neue"/>
                <w:color w:val="000000"/>
                <w:sz w:val="36"/>
                <w:szCs w:val="36"/>
              </w:rPr>
            </w:pPr>
            <w:del w:id="74" w:author="Elliot Burton" w:date="2026-08-03T22:22:00Z" w16du:dateUtc="2026-08-04T02:22:00Z">
              <w:r>
                <w:rPr>
                  <w:rFonts w:ascii="Helvetica Neue" w:eastAsia="Helvetica Neue" w:hAnsi="Helvetica Neue" w:cs="Helvetica Neue"/>
                  <w:color w:val="000000"/>
                  <w:sz w:val="36"/>
                  <w:szCs w:val="36"/>
                </w:rPr>
                <w:delText>0</w:delText>
              </w:r>
            </w:del>
          </w:p>
        </w:tc>
      </w:tr>
      <w:tr w:rsidR="00BB3C61" w14:paraId="7DDDCD82" w14:textId="77777777">
        <w:trPr>
          <w:trHeight w:val="480"/>
          <w:del w:id="75" w:author="Elliot Burton" w:date="2026-08-03T22:22:00Z" w16du:dateUtc="2026-08-04T02:22: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115E548C" w14:textId="77777777" w:rsidR="00BB3C61" w:rsidRDefault="00A55A25">
            <w:pPr>
              <w:suppressAutoHyphens/>
              <w:outlineLvl w:val="0"/>
              <w:rPr>
                <w:del w:id="76" w:author="Elliot Burton" w:date="2026-08-03T22:22:00Z" w16du:dateUtc="2026-08-04T02:22:00Z"/>
                <w:rFonts w:ascii="Helvetica Neue" w:eastAsia="Helvetica Neue" w:hAnsi="Helvetica Neue" w:cs="Helvetica Neue"/>
                <w:b/>
                <w:bCs/>
                <w:color w:val="FFFFFF"/>
                <w:sz w:val="36"/>
                <w:szCs w:val="36"/>
              </w:rPr>
            </w:pPr>
            <w:del w:id="77" w:author="Elliot Burton" w:date="2026-08-03T22:22:00Z" w16du:dateUtc="2026-08-04T02:22:00Z">
              <w:r>
                <w:rPr>
                  <w:rFonts w:ascii="Helvetica Neue" w:eastAsia="Helvetica Neue" w:hAnsi="Helvetica Neue" w:cs="Helvetica Neue"/>
                  <w:b/>
                  <w:bCs/>
                  <w:color w:val="FFFFFF"/>
                  <w:sz w:val="36"/>
                  <w:szCs w:val="36"/>
                </w:rPr>
                <w:delText>Cone</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ADE4C42" w14:textId="77777777" w:rsidR="00BB3C61" w:rsidRDefault="00A55A25">
            <w:pPr>
              <w:suppressAutoHyphens/>
              <w:outlineLvl w:val="0"/>
              <w:rPr>
                <w:del w:id="78" w:author="Elliot Burton" w:date="2026-08-03T22:22:00Z" w16du:dateUtc="2026-08-04T02:22:00Z"/>
                <w:rFonts w:ascii="Helvetica Neue" w:eastAsia="Helvetica Neue" w:hAnsi="Helvetica Neue" w:cs="Helvetica Neue"/>
                <w:color w:val="000000"/>
                <w:sz w:val="36"/>
                <w:szCs w:val="36"/>
              </w:rPr>
            </w:pPr>
            <w:del w:id="79" w:author="Elliot Burton" w:date="2026-08-03T22:22:00Z" w16du:dateUtc="2026-08-04T02:22:00Z">
              <w:r>
                <w:rPr>
                  <w:rFonts w:ascii="Helvetica Neue" w:eastAsia="Helvetica Neue" w:hAnsi="Helvetica Neue" w:cs="Helvetica Neue"/>
                  <w:color w:val="000000"/>
                  <w:sz w:val="36"/>
                  <w:szCs w:val="36"/>
                </w:rPr>
                <w:delText>3</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D20722A" w14:textId="77777777" w:rsidR="00BB3C61" w:rsidRDefault="00A55A25">
            <w:pPr>
              <w:suppressAutoHyphens/>
              <w:outlineLvl w:val="0"/>
              <w:rPr>
                <w:del w:id="80" w:author="Elliot Burton" w:date="2026-08-03T22:22:00Z" w16du:dateUtc="2026-08-04T02:22:00Z"/>
                <w:rFonts w:ascii="Helvetica Neue" w:eastAsia="Helvetica Neue" w:hAnsi="Helvetica Neue" w:cs="Helvetica Neue"/>
                <w:color w:val="000000"/>
                <w:sz w:val="36"/>
                <w:szCs w:val="36"/>
              </w:rPr>
            </w:pPr>
            <w:del w:id="81" w:author="Elliot Burton" w:date="2026-08-03T22:22:00Z" w16du:dateUtc="2026-08-04T02:22:00Z">
              <w:r>
                <w:rPr>
                  <w:rFonts w:ascii="Helvetica Neue" w:eastAsia="Helvetica Neue" w:hAnsi="Helvetica Neue" w:cs="Helvetica Neue"/>
                  <w:color w:val="000000"/>
                  <w:sz w:val="36"/>
                  <w:szCs w:val="36"/>
                </w:rPr>
                <w:delText>1</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10C8AE92" w14:textId="77777777" w:rsidR="00BB3C61" w:rsidRDefault="00A55A25">
            <w:pPr>
              <w:suppressAutoHyphens/>
              <w:outlineLvl w:val="0"/>
              <w:rPr>
                <w:del w:id="82" w:author="Elliot Burton" w:date="2026-08-03T22:22:00Z" w16du:dateUtc="2026-08-04T02:22:00Z"/>
                <w:rFonts w:ascii="Helvetica Neue" w:eastAsia="Helvetica Neue" w:hAnsi="Helvetica Neue" w:cs="Helvetica Neue"/>
                <w:color w:val="000000"/>
                <w:sz w:val="36"/>
                <w:szCs w:val="36"/>
              </w:rPr>
            </w:pPr>
            <w:del w:id="83" w:author="Elliot Burton" w:date="2026-08-03T22:22:00Z" w16du:dateUtc="2026-08-04T02:22:00Z">
              <w:r>
                <w:rPr>
                  <w:rFonts w:ascii="Helvetica Neue" w:eastAsia="Helvetica Neue" w:hAnsi="Helvetica Neue" w:cs="Helvetica Neue"/>
                  <w:color w:val="000000"/>
                  <w:sz w:val="36"/>
                  <w:szCs w:val="36"/>
                </w:rPr>
                <w:delText>1</w:delText>
              </w:r>
            </w:del>
          </w:p>
        </w:tc>
      </w:tr>
      <w:tr w:rsidR="00BB3C61" w14:paraId="3E1BD577" w14:textId="77777777">
        <w:trPr>
          <w:trHeight w:val="480"/>
          <w:del w:id="84" w:author="Elliot Burton" w:date="2026-08-03T22:22:00Z" w16du:dateUtc="2026-08-04T02:22: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4121F674" w14:textId="77777777" w:rsidR="00BB3C61" w:rsidRDefault="00A55A25">
            <w:pPr>
              <w:suppressAutoHyphens/>
              <w:outlineLvl w:val="0"/>
              <w:rPr>
                <w:del w:id="85" w:author="Elliot Burton" w:date="2026-08-03T22:22:00Z" w16du:dateUtc="2026-08-04T02:22:00Z"/>
                <w:rFonts w:ascii="Helvetica Neue" w:eastAsia="Helvetica Neue" w:hAnsi="Helvetica Neue" w:cs="Helvetica Neue"/>
                <w:b/>
                <w:bCs/>
                <w:color w:val="FFFFFF"/>
                <w:sz w:val="36"/>
                <w:szCs w:val="36"/>
              </w:rPr>
            </w:pPr>
            <w:del w:id="86" w:author="Elliot Burton" w:date="2026-08-03T22:22:00Z" w16du:dateUtc="2026-08-04T02:22:00Z">
              <w:r>
                <w:rPr>
                  <w:rFonts w:ascii="Helvetica Neue" w:eastAsia="Helvetica Neue" w:hAnsi="Helvetica Neue" w:cs="Helvetica Neue"/>
                  <w:b/>
                  <w:bCs/>
                  <w:color w:val="FFFFFF"/>
                  <w:sz w:val="36"/>
                  <w:szCs w:val="36"/>
                </w:rPr>
                <w:delText>triangle</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EF88E24" w14:textId="77777777" w:rsidR="00BB3C61" w:rsidRDefault="00A55A25">
            <w:pPr>
              <w:suppressAutoHyphens/>
              <w:outlineLvl w:val="0"/>
              <w:rPr>
                <w:del w:id="87" w:author="Elliot Burton" w:date="2026-08-03T22:22:00Z" w16du:dateUtc="2026-08-04T02:22:00Z"/>
                <w:rFonts w:ascii="Helvetica Neue" w:eastAsia="Helvetica Neue" w:hAnsi="Helvetica Neue" w:cs="Helvetica Neue"/>
                <w:color w:val="000000"/>
                <w:sz w:val="36"/>
                <w:szCs w:val="36"/>
              </w:rPr>
            </w:pPr>
            <w:del w:id="88" w:author="Elliot Burton" w:date="2026-08-03T22:22:00Z" w16du:dateUtc="2026-08-04T02:22:00Z">
              <w:r>
                <w:rPr>
                  <w:rFonts w:ascii="Helvetica Neue" w:eastAsia="Helvetica Neue" w:hAnsi="Helvetica Neue" w:cs="Helvetica Neue"/>
                  <w:color w:val="000000"/>
                  <w:sz w:val="36"/>
                  <w:szCs w:val="36"/>
                </w:rPr>
                <w:delText>8</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3071D84A" w14:textId="77777777" w:rsidR="00BB3C61" w:rsidRDefault="00A55A25">
            <w:pPr>
              <w:suppressAutoHyphens/>
              <w:outlineLvl w:val="0"/>
              <w:rPr>
                <w:del w:id="89" w:author="Elliot Burton" w:date="2026-08-03T22:22:00Z" w16du:dateUtc="2026-08-04T02:22:00Z"/>
                <w:rFonts w:ascii="Helvetica Neue" w:eastAsia="Helvetica Neue" w:hAnsi="Helvetica Neue" w:cs="Helvetica Neue"/>
                <w:color w:val="000000"/>
                <w:sz w:val="36"/>
                <w:szCs w:val="36"/>
              </w:rPr>
            </w:pPr>
            <w:del w:id="90" w:author="Elliot Burton" w:date="2026-08-03T22:22:00Z" w16du:dateUtc="2026-08-04T02:22:00Z">
              <w:r>
                <w:rPr>
                  <w:rFonts w:ascii="Helvetica Neue" w:eastAsia="Helvetica Neue" w:hAnsi="Helvetica Neue" w:cs="Helvetica Neue"/>
                  <w:color w:val="000000"/>
                  <w:sz w:val="36"/>
                  <w:szCs w:val="36"/>
                </w:rPr>
                <w:delText>0</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A83673A" w14:textId="77777777" w:rsidR="00BB3C61" w:rsidRDefault="00A55A25">
            <w:pPr>
              <w:suppressAutoHyphens/>
              <w:outlineLvl w:val="0"/>
              <w:rPr>
                <w:del w:id="91" w:author="Elliot Burton" w:date="2026-08-03T22:22:00Z" w16du:dateUtc="2026-08-04T02:22:00Z"/>
                <w:rFonts w:ascii="Helvetica Neue" w:eastAsia="Helvetica Neue" w:hAnsi="Helvetica Neue" w:cs="Helvetica Neue"/>
                <w:color w:val="000000"/>
                <w:sz w:val="36"/>
                <w:szCs w:val="36"/>
              </w:rPr>
            </w:pPr>
            <w:del w:id="92" w:author="Elliot Burton" w:date="2026-08-03T22:22:00Z" w16du:dateUtc="2026-08-04T02:22:00Z">
              <w:r>
                <w:rPr>
                  <w:rFonts w:ascii="Helvetica Neue" w:eastAsia="Helvetica Neue" w:hAnsi="Helvetica Neue" w:cs="Helvetica Neue"/>
                  <w:color w:val="000000"/>
                  <w:sz w:val="36"/>
                  <w:szCs w:val="36"/>
                </w:rPr>
                <w:delText>3</w:delText>
              </w:r>
            </w:del>
          </w:p>
        </w:tc>
      </w:tr>
    </w:tbl>
    <w:p w14:paraId="45BEBAB2" w14:textId="77777777" w:rsidR="007523AB" w:rsidRDefault="007523AB">
      <w:pPr>
        <w:rPr>
          <w:ins w:id="93" w:author="Elliot Burton" w:date="2026-08-03T22:22:00Z" w16du:dateUtc="2026-08-04T02:22:00Z"/>
        </w:rPr>
      </w:pPr>
    </w:p>
    <w:p w14:paraId="2C60F655" w14:textId="77777777" w:rsidR="007523AB" w:rsidRDefault="007523AB">
      <w:pPr>
        <w:rPr>
          <w:ins w:id="94" w:author="Elliot Burton" w:date="2026-08-03T22:22:00Z" w16du:dateUtc="2026-08-04T02:22:00Z"/>
        </w:rPr>
      </w:pPr>
    </w:p>
    <w:p w14:paraId="360CD8D0" w14:textId="04778A4E" w:rsidR="007523AB" w:rsidRDefault="007523AB">
      <w:pPr>
        <w:rPr>
          <w:ins w:id="95" w:author="Elliot Burton" w:date="2026-08-03T22:22:00Z" w16du:dateUtc="2026-08-04T02:22:00Z"/>
        </w:rPr>
      </w:pPr>
      <w:ins w:id="96" w:author="Elliot Burton" w:date="2026-08-03T22:22:00Z" w16du:dateUtc="2026-08-04T02:22:00Z">
        <w:r>
          <w:t>Table with no left indent</w:t>
        </w:r>
      </w:ins>
    </w:p>
    <w:tbl>
      <w:tblPr>
        <w:tblStyle w:val="TableGrid"/>
        <w:tblW w:w="0" w:type="auto"/>
        <w:tblLook w:val="04A0" w:firstRow="1" w:lastRow="0" w:firstColumn="1" w:lastColumn="0" w:noHBand="0" w:noVBand="1"/>
      </w:tblPr>
      <w:tblGrid>
        <w:gridCol w:w="3116"/>
        <w:gridCol w:w="3117"/>
        <w:gridCol w:w="3117"/>
      </w:tblGrid>
      <w:tr w:rsidR="007523AB" w14:paraId="2036DA3A" w14:textId="77777777" w:rsidTr="007523AB">
        <w:trPr>
          <w:ins w:id="97" w:author="Elliot Burton" w:date="2026-08-03T22:22:00Z" w16du:dateUtc="2026-08-04T02:22:00Z"/>
        </w:trPr>
        <w:tc>
          <w:tcPr>
            <w:tcW w:w="3116" w:type="dxa"/>
          </w:tcPr>
          <w:p w14:paraId="434B5434" w14:textId="77777777" w:rsidR="007523AB" w:rsidRDefault="007523AB">
            <w:pPr>
              <w:rPr>
                <w:ins w:id="98" w:author="Elliot Burton" w:date="2026-08-03T22:22:00Z" w16du:dateUtc="2026-08-04T02:22:00Z"/>
              </w:rPr>
            </w:pPr>
          </w:p>
        </w:tc>
        <w:tc>
          <w:tcPr>
            <w:tcW w:w="3117" w:type="dxa"/>
          </w:tcPr>
          <w:p w14:paraId="3BEA1E17" w14:textId="77777777" w:rsidR="007523AB" w:rsidRDefault="007523AB">
            <w:pPr>
              <w:rPr>
                <w:ins w:id="99" w:author="Elliot Burton" w:date="2026-08-03T22:22:00Z" w16du:dateUtc="2026-08-04T02:22:00Z"/>
              </w:rPr>
            </w:pPr>
          </w:p>
        </w:tc>
        <w:tc>
          <w:tcPr>
            <w:tcW w:w="3117" w:type="dxa"/>
          </w:tcPr>
          <w:p w14:paraId="1F9131F9" w14:textId="77777777" w:rsidR="007523AB" w:rsidRDefault="007523AB">
            <w:pPr>
              <w:rPr>
                <w:ins w:id="100" w:author="Elliot Burton" w:date="2026-08-03T22:22:00Z" w16du:dateUtc="2026-08-04T02:22:00Z"/>
              </w:rPr>
            </w:pPr>
          </w:p>
        </w:tc>
      </w:tr>
      <w:tr w:rsidR="007523AB" w14:paraId="2E703C72" w14:textId="77777777" w:rsidTr="007523AB">
        <w:trPr>
          <w:ins w:id="101" w:author="Elliot Burton" w:date="2026-08-03T22:22:00Z" w16du:dateUtc="2026-08-04T02:22:00Z"/>
        </w:trPr>
        <w:tc>
          <w:tcPr>
            <w:tcW w:w="3116" w:type="dxa"/>
          </w:tcPr>
          <w:p w14:paraId="735EA275" w14:textId="77777777" w:rsidR="007523AB" w:rsidRDefault="007523AB">
            <w:pPr>
              <w:rPr>
                <w:ins w:id="102" w:author="Elliot Burton" w:date="2026-08-03T22:22:00Z" w16du:dateUtc="2026-08-04T02:22:00Z"/>
              </w:rPr>
            </w:pPr>
          </w:p>
        </w:tc>
        <w:tc>
          <w:tcPr>
            <w:tcW w:w="3117" w:type="dxa"/>
          </w:tcPr>
          <w:p w14:paraId="108B55F9" w14:textId="77777777" w:rsidR="007523AB" w:rsidRDefault="007523AB">
            <w:pPr>
              <w:rPr>
                <w:ins w:id="103" w:author="Elliot Burton" w:date="2026-08-03T22:22:00Z" w16du:dateUtc="2026-08-04T02:22:00Z"/>
              </w:rPr>
            </w:pPr>
          </w:p>
        </w:tc>
        <w:tc>
          <w:tcPr>
            <w:tcW w:w="3117" w:type="dxa"/>
          </w:tcPr>
          <w:p w14:paraId="4C6DE17C" w14:textId="77777777" w:rsidR="007523AB" w:rsidRDefault="007523AB">
            <w:pPr>
              <w:rPr>
                <w:ins w:id="104" w:author="Elliot Burton" w:date="2026-08-03T22:22:00Z" w16du:dateUtc="2026-08-04T02:22:00Z"/>
              </w:rPr>
            </w:pPr>
          </w:p>
        </w:tc>
      </w:tr>
    </w:tbl>
    <w:p w14:paraId="4CD91550" w14:textId="77777777" w:rsidR="00BB3C61" w:rsidRDefault="00BB3C61">
      <w:pPr>
        <w:pPrChange w:id="105" w:author="Elliot Burton" w:date="2026-08-03T22:22:00Z" w16du:dateUtc="2026-08-04T02:22:00Z">
          <w:pPr>
            <w:pStyle w:val="BodyA"/>
          </w:pPr>
        </w:pPrChange>
      </w:pPr>
    </w:p>
    <w:sectPr w:rsidR="00BB3C61">
      <w:headerReference w:type="default" r:id="rId6"/>
      <w:footerReference w:type="default" r:id="rId7"/>
      <w:pgSz w:w="12240" w:h="15840"/>
      <w:pgMar w:top="1440" w:right="1440" w:bottom="1440" w:left="1440" w:header="720" w:footer="720" w:gutter="0"/>
      <w:cols w:space="720"/>
      <w:docGrid w:linePitch="360"/>
      <w:sectPrChange w:id="109" w:author="Elliot Burton" w:date="2026-08-03T22:22:00Z" w16du:dateUtc="2026-08-04T02:22:00Z">
        <w:sectPr w:rsidR="00BB3C61">
          <w:pgMar w:top="1440" w:right="1440" w:bottom="1440" w:left="1440" w:header="480" w:footer="480" w:gutter="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05E98" w14:textId="77777777" w:rsidR="00A55A25" w:rsidRDefault="00A55A25" w:rsidP="00DE35A1">
      <w:pPr>
        <w:spacing w:after="0" w:line="240" w:lineRule="auto"/>
        <w:pPrChange w:id="15" w:author="Elliot Burton" w:date="2026-08-03T22:22:00Z" w16du:dateUtc="2026-08-04T02:22:00Z">
          <w:pPr/>
        </w:pPrChange>
      </w:pPr>
      <w:r>
        <w:separator/>
      </w:r>
    </w:p>
  </w:endnote>
  <w:endnote w:type="continuationSeparator" w:id="0">
    <w:p w14:paraId="10883D16" w14:textId="77777777" w:rsidR="00A55A25" w:rsidRDefault="00A55A25" w:rsidP="00DE35A1">
      <w:pPr>
        <w:spacing w:after="0" w:line="240" w:lineRule="auto"/>
        <w:pPrChange w:id="16" w:author="Elliot Burton" w:date="2026-08-03T22:22:00Z" w16du:dateUtc="2026-08-04T02:22: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BF46" w14:textId="77777777" w:rsidR="00BB3C61" w:rsidRDefault="00A55A25">
    <w:pPr>
      <w:pStyle w:val="IntenseQuoteChar"/>
      <w:pPrChange w:id="107" w:author="Elliot Burton" w:date="2026-08-03T22:22:00Z" w16du:dateUtc="2026-08-04T02:22:00Z">
        <w:pPr>
          <w:pStyle w:val="HeaderFooter"/>
          <w:tabs>
            <w:tab w:val="clear" w:pos="9020"/>
            <w:tab w:val="center" w:pos="4680"/>
            <w:tab w:val="right" w:pos="9340"/>
          </w:tabs>
        </w:pPr>
      </w:pPrChange>
    </w:pPr>
    <w:del w:id="108" w:author="Elliot Burton" w:date="2026-08-03T22:22:00Z" w16du:dateUtc="2026-08-04T02:22:00Z">
      <w:r>
        <w:delText>Footer</w:delText>
      </w:r>
      <w:r>
        <w:tab/>
      </w:r>
      <w:r>
        <w:tab/>
      </w:r>
      <w:r>
        <w:fldChar w:fldCharType="begin"/>
      </w:r>
      <w:r>
        <w:delInstrText xml:space="preserve"> PAGE </w:delInstrText>
      </w:r>
      <w:r>
        <w:fldChar w:fldCharType="separate"/>
      </w:r>
      <w:r w:rsidR="00055FC8">
        <w:rPr>
          <w:noProof/>
        </w:rPr>
        <w:delText>1</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99A48" w14:textId="77777777" w:rsidR="00A55A25" w:rsidRDefault="00A55A25" w:rsidP="00DE35A1">
      <w:pPr>
        <w:spacing w:after="0" w:line="240" w:lineRule="auto"/>
        <w:pPrChange w:id="13" w:author="Elliot Burton" w:date="2026-08-03T22:22:00Z" w16du:dateUtc="2026-08-04T02:22:00Z">
          <w:pPr/>
        </w:pPrChange>
      </w:pPr>
      <w:r>
        <w:separator/>
      </w:r>
    </w:p>
  </w:footnote>
  <w:footnote w:type="continuationSeparator" w:id="0">
    <w:p w14:paraId="533377F1" w14:textId="77777777" w:rsidR="00A55A25" w:rsidRDefault="00A55A25" w:rsidP="00DE35A1">
      <w:pPr>
        <w:spacing w:after="0" w:line="240" w:lineRule="auto"/>
        <w:pPrChange w:id="14" w:author="Elliot Burton" w:date="2026-08-03T22:22:00Z" w16du:dateUtc="2026-08-04T02:22: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64EA7" w14:textId="77777777" w:rsidR="00BB3C61" w:rsidRDefault="00BB3C61">
    <w:pPr>
      <w:pStyle w:val="IntenseEmphasis"/>
      <w:pPrChange w:id="106" w:author="Elliot Burton" w:date="2026-08-03T22:22:00Z" w16du:dateUtc="2026-08-04T02:22:00Z">
        <w:pPr>
          <w:pStyle w:val="HeaderFooter"/>
        </w:pPr>
      </w:pPrChang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C61"/>
    <w:rsid w:val="00055FC8"/>
    <w:rsid w:val="000871FD"/>
    <w:rsid w:val="00112874"/>
    <w:rsid w:val="0013590C"/>
    <w:rsid w:val="0025238F"/>
    <w:rsid w:val="002910F5"/>
    <w:rsid w:val="005F58DF"/>
    <w:rsid w:val="007523AB"/>
    <w:rsid w:val="008C31CE"/>
    <w:rsid w:val="00A55A25"/>
    <w:rsid w:val="00AA6D4A"/>
    <w:rsid w:val="00BB3C61"/>
    <w:rsid w:val="00CF5EA7"/>
    <w:rsid w:val="00DE35A1"/>
    <w:rsid w:val="00DE473F"/>
    <w:rsid w:val="00EE328F"/>
    <w:rsid w:val="00F643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27E0A3F"/>
  <w15:docId w15:val="{604DC7DB-81BA-E948-B412-313BA223B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Change w:id="0" w:author="Elliot Burton" w:date="2026-08-03T22:22:00Z">
        <w:pPr>
          <w:pBdr>
            <w:top w:val="nil"/>
            <w:left w:val="nil"/>
            <w:bottom w:val="nil"/>
            <w:right w:val="nil"/>
            <w:between w:val="nil"/>
            <w:bar w:val="nil"/>
          </w:pBdr>
        </w:pPr>
      </w:pPrChange>
    </w:pPr>
    <w:rPr>
      <w:rFonts w:asciiTheme="minorHAnsi" w:eastAsiaTheme="minorHAnsi" w:hAnsiTheme="minorHAnsi" w:cstheme="minorBidi"/>
      <w:kern w:val="2"/>
      <w:sz w:val="24"/>
      <w:szCs w:val="24"/>
      <w:bdr w:val="none" w:sz="0" w:space="0" w:color="auto"/>
      <w:lang w:val="en-US"/>
      <w14:ligatures w14:val="standardContextual"/>
      <w:rPrChange w:id="0" w:author="Elliot Burton" w:date="2026-08-03T22:22:00Z">
        <w:rPr>
          <w:rFonts w:eastAsia="Arial Unicode MS"/>
          <w:sz w:val="24"/>
          <w:szCs w:val="24"/>
          <w:bdr w:val="nil"/>
          <w:lang w:val="en-US" w:eastAsia="en-US" w:bidi="ar-SA"/>
        </w:rPr>
      </w:rPrChange>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079BF"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079BF"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079BF" w:themeColor="accent1" w:themeShade="BF"/>
      <w:sz w:val="28"/>
      <w:szCs w:val="28"/>
    </w:rPr>
  </w:style>
  <w:style w:type="paragraph" w:styleId="Heading4">
    <w:name w:val="heading 4"/>
    <w:basedOn w:val="Normal"/>
    <w:next w:val="Normal"/>
    <w:link w:val="Heading4Char"/>
    <w:uiPriority w:val="9"/>
    <w:semiHidden/>
    <w:unhideWhenUsed/>
    <w:qFormat/>
    <w:rsid w:val="007523AB"/>
    <w:pPr>
      <w:keepNext/>
      <w:keepLines/>
      <w:spacing w:before="80" w:after="40"/>
      <w:outlineLvl w:val="3"/>
      <w:pPrChange w:id="1" w:author="Elliot Burton" w:date="2026-08-03T22:22:00Z">
        <w:pPr>
          <w:keepNext/>
          <w:keepLines/>
          <w:spacing w:before="80" w:after="40" w:line="278" w:lineRule="auto"/>
          <w:outlineLvl w:val="3"/>
        </w:pPr>
      </w:pPrChange>
    </w:pPr>
    <w:rPr>
      <w:rFonts w:eastAsiaTheme="majorEastAsia" w:cstheme="majorBidi"/>
      <w:i/>
      <w:iCs/>
      <w:color w:val="0079BF" w:themeColor="accent1" w:themeShade="BF"/>
      <w:rPrChange w:id="1" w:author="Elliot Burton" w:date="2026-08-03T22:22:00Z">
        <w:rPr>
          <w:rFonts w:asciiTheme="minorHAnsi" w:eastAsiaTheme="majorEastAsia" w:hAnsiTheme="minorHAnsi" w:cstheme="majorBidi"/>
          <w:i/>
          <w:iCs/>
          <w:color w:val="0079BF"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7523AB"/>
    <w:pPr>
      <w:keepNext/>
      <w:keepLines/>
      <w:spacing w:before="80" w:after="40"/>
      <w:outlineLvl w:val="4"/>
      <w:pPrChange w:id="2" w:author="Elliot Burton" w:date="2026-08-03T22:22:00Z">
        <w:pPr>
          <w:keepNext/>
          <w:keepLines/>
          <w:spacing w:before="80" w:after="40" w:line="278" w:lineRule="auto"/>
          <w:outlineLvl w:val="4"/>
        </w:pPr>
      </w:pPrChange>
    </w:pPr>
    <w:rPr>
      <w:rFonts w:eastAsiaTheme="majorEastAsia" w:cstheme="majorBidi"/>
      <w:color w:val="0079BF" w:themeColor="accent1" w:themeShade="BF"/>
      <w:rPrChange w:id="2" w:author="Elliot Burton" w:date="2026-08-03T22:22:00Z">
        <w:rPr>
          <w:rFonts w:asciiTheme="minorHAnsi" w:eastAsiaTheme="majorEastAsia" w:hAnsiTheme="minorHAnsi" w:cstheme="majorBidi"/>
          <w:color w:val="0079BF"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7523AB"/>
    <w:pPr>
      <w:keepNext/>
      <w:keepLines/>
      <w:spacing w:before="40" w:after="0"/>
      <w:outlineLvl w:val="5"/>
      <w:pPrChange w:id="3" w:author="Elliot Burton" w:date="2026-08-03T22:22:00Z">
        <w:pPr>
          <w:keepNext/>
          <w:keepLines/>
          <w:spacing w:before="40" w:after="160" w:line="278" w:lineRule="auto"/>
          <w:outlineLvl w:val="5"/>
        </w:pPr>
      </w:pPrChange>
    </w:pPr>
    <w:rPr>
      <w:rFonts w:eastAsiaTheme="majorEastAsia" w:cstheme="majorBidi"/>
      <w:i/>
      <w:iCs/>
      <w:color w:val="595959" w:themeColor="text1" w:themeTint="A6"/>
      <w:rPrChange w:id="3" w:author="Elliot Burton" w:date="2026-08-03T22:22: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7523AB"/>
    <w:pPr>
      <w:keepNext/>
      <w:keepLines/>
      <w:spacing w:before="40" w:after="0"/>
      <w:outlineLvl w:val="6"/>
      <w:pPrChange w:id="4" w:author="Elliot Burton" w:date="2026-08-03T22:22:00Z">
        <w:pPr>
          <w:keepNext/>
          <w:keepLines/>
          <w:spacing w:before="40" w:after="160" w:line="278" w:lineRule="auto"/>
          <w:outlineLvl w:val="6"/>
        </w:pPr>
      </w:pPrChange>
    </w:pPr>
    <w:rPr>
      <w:rFonts w:eastAsiaTheme="majorEastAsia" w:cstheme="majorBidi"/>
      <w:color w:val="595959" w:themeColor="text1" w:themeTint="A6"/>
      <w:rPrChange w:id="4" w:author="Elliot Burton" w:date="2026-08-03T22:22: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7523AB"/>
    <w:pPr>
      <w:keepNext/>
      <w:keepLines/>
      <w:spacing w:after="0"/>
      <w:outlineLvl w:val="7"/>
      <w:pPrChange w:id="5" w:author="Elliot Burton" w:date="2026-08-03T22:22:00Z">
        <w:pPr>
          <w:keepNext/>
          <w:keepLines/>
          <w:spacing w:after="160" w:line="278" w:lineRule="auto"/>
          <w:outlineLvl w:val="7"/>
        </w:pPr>
      </w:pPrChange>
    </w:pPr>
    <w:rPr>
      <w:rFonts w:eastAsiaTheme="majorEastAsia" w:cstheme="majorBidi"/>
      <w:i/>
      <w:iCs/>
      <w:color w:val="272727" w:themeColor="text1" w:themeTint="D8"/>
      <w:rPrChange w:id="5" w:author="Elliot Burton" w:date="2026-08-03T22:22: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7523AB"/>
    <w:pPr>
      <w:keepNext/>
      <w:keepLines/>
      <w:spacing w:after="0"/>
      <w:outlineLvl w:val="8"/>
      <w:pPrChange w:id="6" w:author="Elliot Burton" w:date="2026-08-03T22:22:00Z">
        <w:pPr>
          <w:keepNext/>
          <w:keepLines/>
          <w:spacing w:after="160" w:line="278" w:lineRule="auto"/>
          <w:outlineLvl w:val="8"/>
        </w:pPr>
      </w:pPrChange>
    </w:pPr>
    <w:rPr>
      <w:rFonts w:eastAsiaTheme="majorEastAsia" w:cstheme="majorBidi"/>
      <w:color w:val="272727" w:themeColor="text1" w:themeTint="D8"/>
      <w:rPrChange w:id="6" w:author="Elliot Burton" w:date="2026-08-03T22:22: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u w:color="000000"/>
      <w:lang w:val="nl-NL"/>
      <w14:textOutline w14:w="12700" w14:cap="flat" w14:cmpd="sng" w14:algn="ctr">
        <w14:noFill/>
        <w14:prstDash w14:val="solid"/>
        <w14:miter w14:lim="400000"/>
      </w14:textOutline>
    </w:rPr>
  </w:style>
  <w:style w:type="paragraph" w:styleId="Title">
    <w:name w:val="Title"/>
    <w:basedOn w:val="Normal"/>
    <w:next w:val="Normal"/>
    <w:link w:val="TitleChar"/>
    <w:uiPriority w:val="10"/>
    <w:qFormat/>
    <w:rsid w:val="007523AB"/>
    <w:pPr>
      <w:spacing w:after="80" w:line="240" w:lineRule="auto"/>
      <w:contextualSpacing/>
      <w:pPrChange w:id="7" w:author="Elliot Burton" w:date="2026-08-03T22:22:00Z">
        <w:pPr>
          <w:keepLines/>
          <w:pBdr>
            <w:top w:val="nil"/>
            <w:left w:val="nil"/>
            <w:bottom w:val="nil"/>
            <w:right w:val="nil"/>
            <w:between w:val="nil"/>
            <w:bar w:val="nil"/>
          </w:pBdr>
          <w:spacing w:after="120"/>
          <w:jc w:val="center"/>
        </w:pPr>
      </w:pPrChange>
    </w:pPr>
    <w:rPr>
      <w:rFonts w:asciiTheme="majorHAnsi" w:eastAsiaTheme="majorEastAsia" w:hAnsiTheme="majorHAnsi" w:cstheme="majorBidi"/>
      <w:spacing w:val="-10"/>
      <w:kern w:val="28"/>
      <w:sz w:val="56"/>
      <w:szCs w:val="56"/>
      <w:rPrChange w:id="7" w:author="Elliot Burton" w:date="2026-08-03T22:22:00Z">
        <w:rPr>
          <w:rFonts w:ascii="Helvetica Neue" w:eastAsia="Arial Unicode MS" w:hAnsi="Helvetica Neue" w:cs="Arial Unicode MS"/>
          <w:b/>
          <w:bCs/>
          <w:color w:val="000000"/>
          <w:sz w:val="36"/>
          <w:szCs w:val="36"/>
          <w:u w:color="000000"/>
          <w:bdr w:val="nil"/>
          <w:lang w:val="de-DE" w:eastAsia="en-US" w:bidi="ar-SA"/>
          <w14:textOutline w14:w="12700" w14:cap="flat" w14:cmpd="sng" w14:algn="ctr">
            <w14:noFill/>
            <w14:prstDash w14:val="solid"/>
            <w14:miter w14:lim="400000"/>
          </w14:textOutline>
        </w:rPr>
      </w:rPrChange>
    </w:rPr>
  </w:style>
  <w:style w:type="paragraph" w:styleId="Subtitle">
    <w:name w:val="Subtitle"/>
    <w:basedOn w:val="Normal"/>
    <w:next w:val="Normal"/>
    <w:link w:val="SubtitleChar"/>
    <w:uiPriority w:val="11"/>
    <w:qFormat/>
    <w:rsid w:val="007523AB"/>
    <w:pPr>
      <w:numPr>
        <w:ilvl w:val="1"/>
      </w:numPr>
      <w:pPrChange w:id="8" w:author="Elliot Burton" w:date="2026-08-03T22:22:00Z">
        <w:pPr>
          <w:keepLines/>
          <w:pBdr>
            <w:top w:val="nil"/>
            <w:left w:val="nil"/>
            <w:bottom w:val="nil"/>
            <w:right w:val="nil"/>
            <w:between w:val="nil"/>
            <w:bar w:val="nil"/>
          </w:pBdr>
          <w:spacing w:after="360"/>
          <w:jc w:val="center"/>
        </w:pPr>
      </w:pPrChange>
    </w:pPr>
    <w:rPr>
      <w:rFonts w:eastAsiaTheme="majorEastAsia" w:cstheme="majorBidi"/>
      <w:color w:val="595959" w:themeColor="text1" w:themeTint="A6"/>
      <w:spacing w:val="15"/>
      <w:sz w:val="28"/>
      <w:szCs w:val="28"/>
      <w:rPrChange w:id="8" w:author="Elliot Burton" w:date="2026-08-03T22:22:00Z">
        <w:rPr>
          <w:rFonts w:ascii="Helvetica Neue" w:eastAsia="Arial Unicode MS" w:hAnsi="Helvetica Neue" w:cs="Arial Unicode MS"/>
          <w:color w:val="000000"/>
          <w:sz w:val="28"/>
          <w:szCs w:val="28"/>
          <w:u w:color="000000"/>
          <w:bdr w:val="nil"/>
          <w:lang w:val="en-US" w:eastAsia="en-US" w:bidi="ar-SA"/>
          <w14:textOutline w14:w="12700" w14:cap="flat" w14:cmpd="sng" w14:algn="ctr">
            <w14:noFill/>
            <w14:prstDash w14:val="solid"/>
            <w14:miter w14:lim="400000"/>
          </w14:textOutline>
        </w:rPr>
      </w:rPrChange>
    </w:rPr>
  </w:style>
  <w:style w:type="paragraph" w:customStyle="1" w:styleId="BodyA">
    <w:name w:val="Body A"/>
    <w:pPr>
      <w:spacing w:after="240" w:line="312" w:lineRule="auto"/>
    </w:pPr>
    <w:rPr>
      <w:rFonts w:ascii="Helvetica Neue" w:hAnsi="Helvetica Neue" w:cs="Arial Unicode MS"/>
      <w:color w:val="000000"/>
      <w:spacing w:val="7"/>
      <w:sz w:val="24"/>
      <w:szCs w:val="24"/>
      <w:u w:color="000000"/>
      <w:lang w:val="en-US"/>
      <w14:textOutline w14:w="12700" w14:cap="flat" w14:cmpd="sng" w14:algn="ctr">
        <w14:noFill/>
        <w14:prstDash w14:val="solid"/>
        <w14:miter w14:lim="400000"/>
      </w14:textOutline>
    </w:rPr>
  </w:style>
  <w:style w:type="paragraph" w:customStyle="1" w:styleId="Heading">
    <w:name w:val="Heading"/>
    <w:next w:val="BodyA"/>
    <w:pPr>
      <w:keepNext/>
      <w:keepLines/>
      <w:spacing w:before="280" w:after="160"/>
      <w:jc w:val="center"/>
      <w:outlineLvl w:val="0"/>
    </w:pPr>
    <w:rPr>
      <w:rFonts w:ascii="Helvetica Neue" w:hAnsi="Helvetica Neue" w:cs="Arial Unicode MS"/>
      <w:color w:val="000000"/>
      <w:spacing w:val="2"/>
      <w:sz w:val="28"/>
      <w:szCs w:val="28"/>
      <w:u w:color="000000"/>
      <w:lang w:val="en-US"/>
      <w14:textOutline w14:w="12700" w14:cap="flat" w14:cmpd="sng" w14:algn="ctr">
        <w14:noFill/>
        <w14:prstDash w14:val="solid"/>
        <w14:miter w14:lim="400000"/>
      </w14:textOutline>
    </w:rPr>
  </w:style>
  <w:style w:type="paragraph" w:styleId="Quote">
    <w:name w:val="Quote"/>
    <w:basedOn w:val="Normal"/>
    <w:next w:val="Normal"/>
    <w:link w:val="QuoteChar"/>
    <w:uiPriority w:val="29"/>
    <w:qFormat/>
    <w:rsid w:val="007523AB"/>
    <w:pPr>
      <w:spacing w:before="160"/>
      <w:jc w:val="center"/>
      <w:pPrChange w:id="9" w:author="Elliot Burton" w:date="2026-08-03T22:22:00Z">
        <w:pPr>
          <w:keepNext/>
          <w:pBdr>
            <w:top w:val="nil"/>
            <w:left w:val="nil"/>
            <w:bottom w:val="nil"/>
            <w:right w:val="nil"/>
            <w:between w:val="nil"/>
            <w:bar w:val="nil"/>
          </w:pBdr>
          <w:spacing w:before="280" w:after="280" w:line="312" w:lineRule="auto"/>
          <w:ind w:left="720" w:right="720" w:hanging="120"/>
          <w:outlineLvl w:val="0"/>
        </w:pPr>
      </w:pPrChange>
    </w:pPr>
    <w:rPr>
      <w:i/>
      <w:iCs/>
      <w:color w:val="404040" w:themeColor="text1" w:themeTint="BF"/>
      <w:rPrChange w:id="9" w:author="Elliot Burton" w:date="2026-08-03T22:22:00Z">
        <w:rPr>
          <w:rFonts w:ascii="Helvetica Neue" w:eastAsia="Arial Unicode MS" w:hAnsi="Helvetica Neue" w:cs="Arial Unicode MS"/>
          <w:color w:val="000000"/>
          <w:spacing w:val="2"/>
          <w:sz w:val="28"/>
          <w:szCs w:val="28"/>
          <w:u w:color="000000"/>
          <w:bdr w:val="nil"/>
          <w:lang w:val="ar-SA" w:eastAsia="en-US" w:bidi="ar-SA"/>
          <w14:textOutline w14:w="12700" w14:cap="flat" w14:cmpd="sng" w14:algn="ctr">
            <w14:noFill/>
            <w14:prstDash w14:val="solid"/>
            <w14:miter w14:lim="400000"/>
          </w14:textOutline>
        </w:rPr>
      </w:rPrChange>
    </w:rPr>
  </w:style>
  <w:style w:type="paragraph" w:styleId="Revision">
    <w:name w:val="Revision"/>
    <w:hidden/>
    <w:uiPriority w:val="99"/>
    <w:semiHidden/>
    <w:rsid w:val="00055FC8"/>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rPr>
  </w:style>
  <w:style w:type="character" w:customStyle="1" w:styleId="Heading4Char">
    <w:name w:val="Heading 4 Char"/>
    <w:basedOn w:val="DefaultParagraphFont"/>
    <w:link w:val="Heading4"/>
    <w:uiPriority w:val="9"/>
    <w:semiHidden/>
    <w:rsid w:val="00EE328F"/>
    <w:rPr>
      <w:rFonts w:asciiTheme="minorHAnsi" w:eastAsiaTheme="majorEastAsia" w:hAnsiTheme="minorHAnsi" w:cstheme="majorBidi"/>
      <w:i/>
      <w:iCs/>
      <w:color w:val="0079BF" w:themeColor="accent1" w:themeShade="BF"/>
      <w:kern w:val="2"/>
      <w:sz w:val="24"/>
      <w:szCs w:val="24"/>
      <w:bdr w:val="none" w:sz="0" w:space="0" w:color="auto"/>
      <w:lang w:val="en-US"/>
      <w14:ligatures w14:val="standardContextual"/>
    </w:rPr>
  </w:style>
  <w:style w:type="character" w:customStyle="1" w:styleId="Heading5Char">
    <w:name w:val="Heading 5 Char"/>
    <w:basedOn w:val="DefaultParagraphFont"/>
    <w:link w:val="Heading5"/>
    <w:uiPriority w:val="9"/>
    <w:semiHidden/>
    <w:rsid w:val="00EE328F"/>
    <w:rPr>
      <w:rFonts w:asciiTheme="minorHAnsi" w:eastAsiaTheme="majorEastAsia" w:hAnsiTheme="minorHAnsi" w:cstheme="majorBidi"/>
      <w:color w:val="0079BF" w:themeColor="accent1" w:themeShade="BF"/>
      <w:kern w:val="2"/>
      <w:sz w:val="24"/>
      <w:szCs w:val="24"/>
      <w:bdr w:val="none" w:sz="0" w:space="0" w:color="auto"/>
      <w:lang w:val="en-US"/>
      <w14:ligatures w14:val="standardContextual"/>
    </w:rPr>
  </w:style>
  <w:style w:type="character" w:customStyle="1" w:styleId="Heading6Char">
    <w:name w:val="Heading 6 Char"/>
    <w:basedOn w:val="DefaultParagraphFont"/>
    <w:link w:val="Heading6"/>
    <w:uiPriority w:val="9"/>
    <w:semiHidden/>
    <w:rsid w:val="00EE328F"/>
    <w:rPr>
      <w:rFonts w:asciiTheme="minorHAnsi" w:eastAsiaTheme="majorEastAsia" w:hAnsiTheme="minorHAnsi" w:cstheme="majorBidi"/>
      <w:i/>
      <w:iCs/>
      <w:color w:val="595959" w:themeColor="text1" w:themeTint="A6"/>
      <w:kern w:val="2"/>
      <w:sz w:val="24"/>
      <w:szCs w:val="24"/>
      <w:bdr w:val="none" w:sz="0" w:space="0" w:color="auto"/>
      <w:lang w:val="en-US"/>
      <w14:ligatures w14:val="standardContextual"/>
    </w:rPr>
  </w:style>
  <w:style w:type="character" w:customStyle="1" w:styleId="Heading7Char">
    <w:name w:val="Heading 7 Char"/>
    <w:basedOn w:val="DefaultParagraphFont"/>
    <w:link w:val="Heading7"/>
    <w:uiPriority w:val="9"/>
    <w:semiHidden/>
    <w:rsid w:val="00EE328F"/>
    <w:rPr>
      <w:rFonts w:asciiTheme="minorHAnsi" w:eastAsiaTheme="majorEastAsia" w:hAnsiTheme="minorHAnsi" w:cstheme="majorBidi"/>
      <w:color w:val="595959" w:themeColor="text1" w:themeTint="A6"/>
      <w:kern w:val="2"/>
      <w:sz w:val="24"/>
      <w:szCs w:val="24"/>
      <w:bdr w:val="none" w:sz="0" w:space="0" w:color="auto"/>
      <w:lang w:val="en-US"/>
      <w14:ligatures w14:val="standardContextual"/>
    </w:rPr>
  </w:style>
  <w:style w:type="character" w:customStyle="1" w:styleId="Heading8Char">
    <w:name w:val="Heading 8 Char"/>
    <w:basedOn w:val="DefaultParagraphFont"/>
    <w:link w:val="Heading8"/>
    <w:uiPriority w:val="9"/>
    <w:semiHidden/>
    <w:rsid w:val="00EE328F"/>
    <w:rPr>
      <w:rFonts w:asciiTheme="minorHAnsi" w:eastAsiaTheme="majorEastAsia" w:hAnsiTheme="minorHAnsi" w:cstheme="majorBidi"/>
      <w:i/>
      <w:iCs/>
      <w:color w:val="272727" w:themeColor="text1" w:themeTint="D8"/>
      <w:kern w:val="2"/>
      <w:sz w:val="24"/>
      <w:szCs w:val="24"/>
      <w:bdr w:val="none" w:sz="0" w:space="0" w:color="auto"/>
      <w:lang w:val="en-US"/>
      <w14:ligatures w14:val="standardContextual"/>
    </w:rPr>
  </w:style>
  <w:style w:type="character" w:customStyle="1" w:styleId="Heading9Char">
    <w:name w:val="Heading 9 Char"/>
    <w:basedOn w:val="DefaultParagraphFont"/>
    <w:link w:val="Heading9"/>
    <w:uiPriority w:val="9"/>
    <w:semiHidden/>
    <w:rsid w:val="00EE328F"/>
    <w:rPr>
      <w:rFonts w:asciiTheme="minorHAnsi" w:eastAsiaTheme="majorEastAsia" w:hAnsiTheme="minorHAnsi" w:cstheme="majorBidi"/>
      <w:color w:val="272727" w:themeColor="text1" w:themeTint="D8"/>
      <w:kern w:val="2"/>
      <w:sz w:val="24"/>
      <w:szCs w:val="24"/>
      <w:bdr w:val="none" w:sz="0" w:space="0" w:color="auto"/>
      <w:lang w:val="en-US"/>
      <w14:ligatures w14:val="standardContextual"/>
    </w:rPr>
  </w:style>
  <w:style w:type="paragraph" w:customStyle="1" w:styleId="HeadingLeft">
    <w:name w:val="HeadingLeft"/>
    <w:basedOn w:val="Normal"/>
    <w:next w:val="Normal"/>
    <w:qFormat/>
    <w:rsid w:val="00CF5EA7"/>
    <w:pPr>
      <w:pPrChange w:id="10" w:author="Elliot Burton" w:date="2026-08-03T22:22:00Z">
        <w:pPr>
          <w:spacing w:after="160" w:line="278" w:lineRule="auto"/>
        </w:pPr>
      </w:pPrChange>
    </w:pPr>
    <w:rPr>
      <w:b/>
      <w:bCs/>
      <w:u w:val="single"/>
      <w:rPrChange w:id="10" w:author="Elliot Burton" w:date="2026-08-03T22:22:00Z">
        <w:rPr>
          <w:rFonts w:asciiTheme="minorHAnsi" w:eastAsiaTheme="minorHAnsi" w:hAnsiTheme="minorHAnsi" w:cstheme="minorBidi"/>
          <w:b/>
          <w:bCs/>
          <w:kern w:val="2"/>
          <w:sz w:val="24"/>
          <w:szCs w:val="24"/>
          <w:u w:val="single"/>
          <w:lang w:val="en-US" w:eastAsia="en-US" w:bidi="ar-SA"/>
          <w14:ligatures w14:val="standardContextual"/>
        </w:rPr>
      </w:rPrChange>
    </w:rPr>
  </w:style>
  <w:style w:type="character" w:customStyle="1" w:styleId="Heading1Char">
    <w:name w:val="Heading 1 Char"/>
    <w:basedOn w:val="DefaultParagraphFont"/>
    <w:link w:val="Heading1"/>
    <w:uiPriority w:val="9"/>
    <w:rsid w:val="00EE328F"/>
    <w:rPr>
      <w:rFonts w:asciiTheme="majorHAnsi" w:eastAsiaTheme="majorEastAsia" w:hAnsiTheme="majorHAnsi" w:cstheme="majorBidi"/>
      <w:color w:val="0079BF" w:themeColor="accent1" w:themeShade="BF"/>
      <w:sz w:val="40"/>
      <w:szCs w:val="40"/>
      <w:lang w:val="en-US"/>
    </w:rPr>
  </w:style>
  <w:style w:type="character" w:customStyle="1" w:styleId="Heading2Char">
    <w:name w:val="Heading 2 Char"/>
    <w:basedOn w:val="DefaultParagraphFont"/>
    <w:link w:val="Heading2"/>
    <w:uiPriority w:val="9"/>
    <w:semiHidden/>
    <w:rsid w:val="00EE328F"/>
    <w:rPr>
      <w:rFonts w:asciiTheme="majorHAnsi" w:eastAsiaTheme="majorEastAsia" w:hAnsiTheme="majorHAnsi" w:cstheme="majorBidi"/>
      <w:color w:val="0079BF" w:themeColor="accent1" w:themeShade="BF"/>
      <w:sz w:val="32"/>
      <w:szCs w:val="32"/>
      <w:lang w:val="en-US"/>
    </w:rPr>
  </w:style>
  <w:style w:type="character" w:customStyle="1" w:styleId="Heading3Char">
    <w:name w:val="Heading 3 Char"/>
    <w:basedOn w:val="DefaultParagraphFont"/>
    <w:link w:val="Heading3"/>
    <w:uiPriority w:val="9"/>
    <w:semiHidden/>
    <w:rsid w:val="00EE328F"/>
    <w:rPr>
      <w:rFonts w:eastAsiaTheme="majorEastAsia" w:cstheme="majorBidi"/>
      <w:color w:val="0079BF" w:themeColor="accent1" w:themeShade="BF"/>
      <w:sz w:val="28"/>
      <w:szCs w:val="28"/>
      <w:lang w:val="en-US"/>
    </w:rPr>
  </w:style>
  <w:style w:type="character" w:customStyle="1" w:styleId="TitleChar">
    <w:name w:val="Title Char"/>
    <w:basedOn w:val="DefaultParagraphFont"/>
    <w:link w:val="Title"/>
    <w:uiPriority w:val="10"/>
    <w:rsid w:val="00EE328F"/>
    <w:rPr>
      <w:rFonts w:asciiTheme="majorHAnsi" w:eastAsiaTheme="majorEastAsia" w:hAnsiTheme="majorHAnsi" w:cstheme="majorBidi"/>
      <w:spacing w:val="-10"/>
      <w:kern w:val="28"/>
      <w:sz w:val="56"/>
      <w:szCs w:val="56"/>
      <w:bdr w:val="none" w:sz="0" w:space="0" w:color="auto"/>
      <w:lang w:val="en-US"/>
      <w14:ligatures w14:val="standardContextual"/>
    </w:rPr>
  </w:style>
  <w:style w:type="character" w:customStyle="1" w:styleId="SubtitleChar">
    <w:name w:val="Subtitle Char"/>
    <w:basedOn w:val="DefaultParagraphFont"/>
    <w:link w:val="Subtitle"/>
    <w:uiPriority w:val="11"/>
    <w:rsid w:val="00EE328F"/>
    <w:rPr>
      <w:rFonts w:asciiTheme="minorHAnsi" w:eastAsiaTheme="majorEastAsia" w:hAnsiTheme="minorHAnsi" w:cstheme="majorBidi"/>
      <w:color w:val="595959" w:themeColor="text1" w:themeTint="A6"/>
      <w:spacing w:val="15"/>
      <w:kern w:val="2"/>
      <w:sz w:val="28"/>
      <w:szCs w:val="28"/>
      <w:bdr w:val="none" w:sz="0" w:space="0" w:color="auto"/>
      <w:lang w:val="en-US"/>
      <w14:ligatures w14:val="standardContextual"/>
    </w:rPr>
  </w:style>
  <w:style w:type="character" w:customStyle="1" w:styleId="QuoteChar">
    <w:name w:val="Quote Char"/>
    <w:basedOn w:val="DefaultParagraphFont"/>
    <w:link w:val="Quote"/>
    <w:uiPriority w:val="29"/>
    <w:rsid w:val="00EE328F"/>
    <w:rPr>
      <w:rFonts w:asciiTheme="minorHAnsi" w:eastAsiaTheme="minorHAnsi" w:hAnsiTheme="minorHAnsi" w:cstheme="minorBidi"/>
      <w:i/>
      <w:iCs/>
      <w:color w:val="404040" w:themeColor="text1" w:themeTint="BF"/>
      <w:kern w:val="2"/>
      <w:sz w:val="24"/>
      <w:szCs w:val="24"/>
      <w:bdr w:val="none" w:sz="0" w:space="0" w:color="auto"/>
      <w:lang w:val="en-US"/>
      <w14:ligatures w14:val="standardContextual"/>
    </w:rPr>
  </w:style>
  <w:style w:type="paragraph" w:styleId="ListParagraph">
    <w:name w:val="List Paragraph"/>
    <w:basedOn w:val="Normal"/>
    <w:uiPriority w:val="34"/>
    <w:qFormat/>
    <w:rsid w:val="007523AB"/>
    <w:pPr>
      <w:ind w:left="720"/>
      <w:contextualSpacing/>
      <w:pPrChange w:id="11" w:author="Elliot Burton" w:date="2026-08-03T22:22:00Z">
        <w:pPr>
          <w:spacing w:after="160" w:line="278" w:lineRule="auto"/>
          <w:ind w:left="720"/>
          <w:contextualSpacing/>
        </w:pPr>
      </w:pPrChange>
    </w:pPr>
    <w:rPr>
      <w:rPrChange w:id="11" w:author="Elliot Burton" w:date="2026-08-03T22:22:00Z">
        <w:rPr>
          <w:rFonts w:asciiTheme="minorHAnsi" w:eastAsiaTheme="minorHAnsi" w:hAnsiTheme="minorHAnsi" w:cstheme="minorBidi"/>
          <w:kern w:val="2"/>
          <w:sz w:val="24"/>
          <w:szCs w:val="24"/>
          <w:lang w:val="en-US" w:eastAsia="en-US" w:bidi="ar-SA"/>
          <w14:ligatures w14:val="standardContextual"/>
        </w:rPr>
      </w:rPrChange>
    </w:rPr>
  </w:style>
  <w:style w:type="character" w:styleId="IntenseEmphasis">
    <w:name w:val="Intense Emphasis"/>
    <w:basedOn w:val="DefaultParagraphFont"/>
    <w:uiPriority w:val="21"/>
    <w:qFormat/>
    <w:rsid w:val="00EE328F"/>
    <w:rPr>
      <w:i/>
      <w:iCs/>
      <w:color w:val="0079BF" w:themeColor="accent1" w:themeShade="BF"/>
    </w:rPr>
  </w:style>
  <w:style w:type="paragraph" w:styleId="IntenseQuote">
    <w:name w:val="Intense Quote"/>
    <w:basedOn w:val="Normal"/>
    <w:next w:val="Normal"/>
    <w:link w:val="IntenseQuoteChar"/>
    <w:uiPriority w:val="30"/>
    <w:qFormat/>
    <w:rsid w:val="007523AB"/>
    <w:pPr>
      <w:pBdr>
        <w:top w:val="single" w:sz="4" w:space="10" w:color="0079BF" w:themeColor="accent1" w:themeShade="BF"/>
        <w:bottom w:val="single" w:sz="4" w:space="10" w:color="0079BF" w:themeColor="accent1" w:themeShade="BF"/>
      </w:pBdr>
      <w:spacing w:before="360" w:after="360"/>
      <w:ind w:left="864" w:right="864"/>
      <w:jc w:val="center"/>
      <w:pPrChange w:id="12" w:author="Elliot Burton" w:date="2026-08-03T22:22:00Z">
        <w:pPr>
          <w:pBdr>
            <w:top w:val="single" w:sz="4" w:space="10" w:color="0079BF" w:themeColor="accent1" w:themeShade="BF"/>
            <w:bottom w:val="single" w:sz="4" w:space="10" w:color="0079BF" w:themeColor="accent1" w:themeShade="BF"/>
          </w:pBdr>
          <w:spacing w:before="360" w:after="360" w:line="278" w:lineRule="auto"/>
          <w:ind w:left="864" w:right="864"/>
          <w:jc w:val="center"/>
        </w:pPr>
      </w:pPrChange>
    </w:pPr>
    <w:rPr>
      <w:i/>
      <w:iCs/>
      <w:color w:val="0079BF" w:themeColor="accent1" w:themeShade="BF"/>
      <w:rPrChange w:id="12" w:author="Elliot Burton" w:date="2026-08-03T22:22:00Z">
        <w:rPr>
          <w:rFonts w:asciiTheme="minorHAnsi" w:eastAsiaTheme="minorHAnsi" w:hAnsiTheme="minorHAnsi" w:cstheme="minorBidi"/>
          <w:i/>
          <w:iCs/>
          <w:color w:val="0079BF"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EE328F"/>
    <w:rPr>
      <w:rFonts w:asciiTheme="minorHAnsi" w:eastAsiaTheme="minorHAnsi" w:hAnsiTheme="minorHAnsi" w:cstheme="minorBidi"/>
      <w:i/>
      <w:iCs/>
      <w:color w:val="0079BF" w:themeColor="accent1" w:themeShade="BF"/>
      <w:kern w:val="2"/>
      <w:sz w:val="24"/>
      <w:szCs w:val="24"/>
      <w:bdr w:val="none" w:sz="0" w:space="0" w:color="auto"/>
      <w:lang w:val="en-US"/>
      <w14:ligatures w14:val="standardContextual"/>
    </w:rPr>
  </w:style>
  <w:style w:type="character" w:styleId="IntenseReference">
    <w:name w:val="Intense Reference"/>
    <w:basedOn w:val="DefaultParagraphFont"/>
    <w:uiPriority w:val="32"/>
    <w:qFormat/>
    <w:rsid w:val="00EE328F"/>
    <w:rPr>
      <w:b/>
      <w:bCs/>
      <w:smallCaps/>
      <w:color w:val="0079BF" w:themeColor="accent1" w:themeShade="BF"/>
      <w:spacing w:val="5"/>
    </w:rPr>
  </w:style>
  <w:style w:type="table" w:styleId="TableGrid">
    <w:name w:val="Table Grid"/>
    <w:basedOn w:val="TableNormal"/>
    <w:uiPriority w:val="39"/>
    <w:rsid w:val="00EE328F"/>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kern w:val="2"/>
      <w:sz w:val="24"/>
      <w:szCs w:val="24"/>
      <w:bdr w:val="none" w:sz="0" w:space="0" w:color="auto"/>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21_Simple_Report">
  <a:themeElements>
    <a:clrScheme name="21_Simple_Report">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6667FA-28AC-8C4E-AD83-DB2C402B52B9}">
  <we:reference id="173296a7-dca6-4fbe-a870-b006f0b782a6" version="1.0.0.0" store="develop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2026-04-28T14:06:00Z</dcterms:created>
  <dcterms:modified xsi:type="dcterms:W3CDTF">2026-08-04T02:22:00Z</dcterms:modified>
</cp:coreProperties>
</file>