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06E96" w14:textId="77777777" w:rsidR="00974311" w:rsidRDefault="00924E9A">
      <w:pPr>
        <w:rPr>
          <w:ins w:id="0" w:author="Nick Bernal" w:date="2026-09-26T15:08:00Z" w16du:dateUtc="2026-09-26T19:08:00Z"/>
        </w:rPr>
      </w:pPr>
      <w:ins w:id="1" w:author="Nick Bernal" w:date="2026-09-26T15:08:00Z" w16du:dateUtc="2026-09-26T19:08:00Z">
        <w:r>
          <w:t>Test 1</w:t>
        </w:r>
      </w:ins>
    </w:p>
    <w:p w14:paraId="3AAF3AE6" w14:textId="77777777" w:rsidR="00974311" w:rsidRDefault="00974311">
      <w:pPr>
        <w:rPr>
          <w:ins w:id="2" w:author="Nick Bernal" w:date="2026-09-26T15:08:00Z" w16du:dateUtc="2026-09-26T19:08:00Z"/>
        </w:rPr>
      </w:pPr>
    </w:p>
    <w:p w14:paraId="6F734B30" w14:textId="77777777" w:rsidR="00974311" w:rsidRDefault="00974311">
      <w:pPr>
        <w:rPr>
          <w:ins w:id="3" w:author="Nick Bernal" w:date="2026-09-26T15:08:00Z" w16du:dateUtc="2026-09-26T19:08:00Z"/>
        </w:rPr>
      </w:pPr>
    </w:p>
    <w:p w14:paraId="35187523" w14:textId="77777777" w:rsidR="00974311" w:rsidRDefault="00924E9A">
      <w:pPr>
        <w:rPr>
          <w:ins w:id="4" w:author="Nick Bernal" w:date="2026-09-26T15:08:00Z" w16du:dateUtc="2026-09-26T19:08:00Z"/>
        </w:rPr>
      </w:pPr>
      <w:ins w:id="5" w:author="Nick Bernal" w:date="2026-09-26T15:08:00Z" w16du:dateUtc="2026-09-26T19:08:00Z">
        <w:r>
          <w:t>Test 2</w:t>
        </w:r>
      </w:ins>
    </w:p>
    <w:p w14:paraId="06528D92" w14:textId="77777777" w:rsidR="00974311" w:rsidRDefault="00924E9A">
      <w:pPr>
        <w:rPr>
          <w:ins w:id="6" w:author="Nick Bernal" w:date="2026-09-26T15:08:00Z" w16du:dateUtc="2026-09-26T19:08:00Z"/>
        </w:rPr>
      </w:pPr>
      <w:ins w:id="7" w:author="Nick Bernal" w:date="2026-09-26T15:08:00Z" w16du:dateUtc="2026-09-26T19:08:00Z">
        <w:r>
          <w:t>Enter your full name</w:t>
        </w:r>
      </w:ins>
    </w:p>
    <w:p w14:paraId="280DC2F4" w14:textId="77777777" w:rsidR="00974311" w:rsidRDefault="00924E9A">
      <w:pPr>
        <w:rPr>
          <w:ins w:id="8" w:author="Nick Bernal" w:date="2026-09-26T15:08:00Z" w16du:dateUtc="2026-09-26T19:08:00Z"/>
        </w:rPr>
      </w:pPr>
      <w:ins w:id="9" w:author="Nick Bernal" w:date="2026-09-26T15:08:00Z" w16du:dateUtc="2026-09-26T19:08:00Z">
        <w:r>
          <w:t>Enter company name</w:t>
        </w:r>
      </w:ins>
    </w:p>
    <w:p w14:paraId="32FCC4DC" w14:textId="77777777" w:rsidR="00974311" w:rsidRDefault="00924E9A">
      <w:pPr>
        <w:rPr>
          <w:ins w:id="10" w:author="Nick Bernal" w:date="2026-09-26T15:08:00Z" w16du:dateUtc="2026-09-26T19:08:00Z"/>
        </w:rPr>
      </w:pPr>
      <w:ins w:id="11" w:author="Nick Bernal" w:date="2026-09-26T15:08:00Z" w16du:dateUtc="2026-09-26T19:08:00Z">
        <w:r>
          <w:t>Enter the date</w:t>
        </w:r>
      </w:ins>
    </w:p>
    <w:p w14:paraId="7542687D" w14:textId="77777777" w:rsidR="0053647C" w:rsidRDefault="00924E9A">
      <w:pPr>
        <w:rPr>
          <w:del w:id="12" w:author="Nick Bernal" w:date="2026-09-26T15:08:00Z" w16du:dateUtc="2026-09-26T19:08:00Z"/>
        </w:rPr>
      </w:pPr>
      <w:ins w:id="13" w:author="Nick Bernal" w:date="2026-09-26T15:08:00Z" w16du:dateUtc="2026-09-26T19:08:00Z">
        <w:r>
          <w:t>Enter duration</w:t>
        </w:r>
      </w:ins>
    </w:p>
    <w:p w14:paraId="7008B665" w14:textId="77777777" w:rsidR="0053647C" w:rsidRDefault="0053647C">
      <w:pPr>
        <w:rPr>
          <w:del w:id="14" w:author="Nick Bernal" w:date="2026-09-26T15:08:00Z" w16du:dateUtc="2026-09-26T19:08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rPr>
          <w:del w:id="15" w:author="Nick Bernal" w:date="2026-09-26T15:08:00Z" w16du:dateUtc="2026-09-26T19:08:00Z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924E9A">
            <w:pPr>
              <w:rPr>
                <w:del w:id="16" w:author="Nick Bernal" w:date="2026-09-26T15:08:00Z" w16du:dateUtc="2026-09-26T19:08:00Z"/>
              </w:rPr>
            </w:pPr>
            <w:customXmlDelRangeStart w:id="17" w:author="Nick Bernal" w:date="2026-09-26T15:08:00Z"/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customXmlDelRangeEnd w:id="17"/>
                <w:del w:id="18" w:author="Nick Bernal" w:date="2026-09-26T15:08:00Z" w16du:dateUtc="2026-09-26T19:08:00Z">
                  <w:r>
                    <w:delText>Enter paragraph text</w:delText>
                  </w:r>
                </w:del>
                <w:customXmlDelRangeStart w:id="19" w:author="Nick Bernal" w:date="2026-09-26T15:08:00Z"/>
              </w:sdtContent>
            </w:sdt>
            <w:customXmlDelRangeEnd w:id="19"/>
          </w:p>
          <w:p w14:paraId="4C4195A2" w14:textId="77777777" w:rsidR="0053647C" w:rsidRDefault="0053647C">
            <w:pPr>
              <w:rPr>
                <w:del w:id="20" w:author="Nick Bernal" w:date="2026-09-26T15:08:00Z" w16du:dateUtc="2026-09-26T19:08:00Z"/>
              </w:rPr>
            </w:pPr>
          </w:p>
        </w:tc>
      </w:tr>
    </w:tbl>
    <w:p w14:paraId="717E027A" w14:textId="77777777" w:rsidR="00C9518E" w:rsidRDefault="00C9518E"/>
    <w:sectPr w:rsidR="00C9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16BE0"/>
    <w:rsid w:val="00360F1B"/>
    <w:rsid w:val="003A4303"/>
    <w:rsid w:val="003C1D14"/>
    <w:rsid w:val="003C58BC"/>
    <w:rsid w:val="0049461A"/>
    <w:rsid w:val="004F00A4"/>
    <w:rsid w:val="0053647C"/>
    <w:rsid w:val="005458B8"/>
    <w:rsid w:val="00652E45"/>
    <w:rsid w:val="00924E9A"/>
    <w:rsid w:val="00974311"/>
    <w:rsid w:val="00AB2838"/>
    <w:rsid w:val="00AF4127"/>
    <w:rsid w:val="00BB1758"/>
    <w:rsid w:val="00BB6CBB"/>
    <w:rsid w:val="00C9518E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2217E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2025-05-19T17:33:00Z</dcterms:created>
  <dcterms:modified xsi:type="dcterms:W3CDTF">2026-09-26T19:08:00Z</dcterms:modified>
</cp:coreProperties>
</file>