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A55DEF" w14:textId="77777777" w:rsidR="00F918EE" w:rsidRDefault="000726B7">
      <w:pPr>
        <w:pStyle w:val="Title"/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t>m:m Matrix Test Fixtures</w:t>
        </w:r>
      </w:ins>
    </w:p>
    <w:p w14:paraId="0B1173D1" w14:textId="77777777" w:rsidR="00F918EE" w:rsidRDefault="000726B7">
      <w:pPr>
        <w:rPr>
          <w:ins w:id="2" w:author="Caio Pizzol" w:date="2026-09-26T15:06:00Z" w16du:dateUtc="2026-09-26T19:06:00Z"/>
        </w:rPr>
      </w:pPr>
      <w:ins w:id="3" w:author="Caio Pizzol" w:date="2026-09-26T15:06:00Z" w16du:dateUtc="2026-09-26T19:06:00Z">
        <w:r>
          <w:t>Each section tests a different m:m matrix shape.</w:t>
        </w:r>
      </w:ins>
    </w:p>
    <w:p w14:paraId="3794D22C" w14:textId="77777777" w:rsidR="00F918EE" w:rsidRDefault="000726B7">
      <w:pPr>
        <w:pStyle w:val="Heading2"/>
        <w:rPr>
          <w:ins w:id="4" w:author="Caio Pizzol" w:date="2026-09-26T15:06:00Z" w16du:dateUtc="2026-09-26T19:06:00Z"/>
        </w:rPr>
      </w:pPr>
      <w:ins w:id="5" w:author="Caio Pizzol" w:date="2026-09-26T15:06:00Z" w16du:dateUtc="2026-09-26T19:06:00Z">
        <w:r>
          <w:t>1. Plain 2x2 matrix (no delimiter)</w:t>
        </w:r>
      </w:ins>
    </w:p>
    <w:p w14:paraId="634FB321" w14:textId="77777777" w:rsidR="00F918EE" w:rsidRDefault="000726B7">
      <w:pPr>
        <w:rPr>
          <w:ins w:id="6" w:author="Caio Pizzol" w:date="2026-09-26T15:06:00Z" w16du:dateUtc="2026-09-26T19:06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8" w:author="Caio Pizzol" w:date="2026-09-26T15:06:00Z" w16du:dateUtc="2026-09-26T19:06:00Z">
                    <w:rPr>
                      <w:rFonts w:ascii="Cambria Math" w:hAnsi="Cambria Math"/>
                    </w:rPr>
                    <m:t>a</m:t>
                  </w:ins>
                </m:r>
              </m:e>
              <m:e>
                <m:r>
                  <w:ins w:id="9" w:author="Caio Pizzol" w:date="2026-09-26T15:06:00Z" w16du:dateUtc="2026-09-26T19:06:00Z">
                    <w:rPr>
                      <w:rFonts w:ascii="Cambria Math" w:hAnsi="Cambria Math"/>
                    </w:rPr>
                    <m:t>b</m:t>
                  </w:ins>
                </m:r>
              </m:e>
            </m:mr>
            <m:mr>
              <m:e>
                <m:r>
                  <w:ins w:id="10" w:author="Caio Pizzol" w:date="2026-09-26T15:06:00Z" w16du:dateUtc="2026-09-26T19:06:00Z">
                    <w:rPr>
                      <w:rFonts w:ascii="Cambria Math" w:hAnsi="Cambria Math"/>
                    </w:rPr>
                    <m:t>c</m:t>
                  </w:ins>
                </m:r>
              </m:e>
              <m:e>
                <m:r>
                  <w:ins w:id="11" w:author="Caio Pizzol" w:date="2026-09-26T15:06:00Z" w16du:dateUtc="2026-09-26T19:06:00Z">
                    <w:rPr>
                      <w:rFonts w:ascii="Cambria Math" w:hAnsi="Cambria Math"/>
                    </w:rPr>
                    <m:t>d</m:t>
                  </w:ins>
                </m:r>
              </m:e>
            </m:mr>
          </m:m>
        </m:oMath>
      </m:oMathPara>
    </w:p>
    <w:p w14:paraId="76179428" w14:textId="5CB2FA1A" w:rsidR="00DE0A42" w:rsidRDefault="00DD5707" w:rsidP="00DD5707">
      <w:pPr>
        <w:pStyle w:val="Heading1"/>
        <w:rPr>
          <w:del w:id="12" w:author="Caio Pizzol" w:date="2026-09-26T15:06:00Z" w16du:dateUtc="2026-09-26T19:06:00Z"/>
        </w:rPr>
      </w:pPr>
      <w:del w:id="13" w:author="Caio Pizzol" w:date="2026-09-26T15:06:00Z" w16du:dateUtc="2026-09-26T19:06:00Z">
        <w:r>
          <w:delText>SuperDoc — m:limLow / m:limUpp test showcase (PR #2771)</w:delText>
        </w:r>
      </w:del>
    </w:p>
    <w:p w14:paraId="5E2968FB" w14:textId="691BC2EF" w:rsidR="00DD5707" w:rsidRPr="00DD5707" w:rsidRDefault="00DD5707">
      <w:pPr>
        <w:rPr>
          <w:del w:id="14" w:author="Caio Pizzol" w:date="2026-09-26T15:06:00Z" w16du:dateUtc="2026-09-26T19:06:00Z"/>
          <w:rFonts w:eastAsiaTheme="minorEastAsia"/>
        </w:rPr>
      </w:pPr>
      <w:del w:id="15" w:author="Caio Pizzol" w:date="2026-09-26T15:06:00Z" w16du:dateUtc="2026-09-26T19:06:00Z">
        <w:r>
          <w:delText xml:space="preserve">1. limLow in m:func — lim over n to infinity: </w:delText>
        </w:r>
      </w:del>
      <m:oMath>
        <m:func>
          <m:funcPr>
            <m:ctrlPr>
              <w:del w:id="16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7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8" w:author="Caio Pizzol" w:date="2026-09-26T15:06:00Z" w16du:dateUtc="2026-09-26T19:06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del>
                </m:r>
                <m:ctrlPr>
                  <w:del w:id="19" w:author="Caio Pizzol" w:date="2026-09-26T15:06:00Z" w16du:dateUtc="2026-09-26T19:06:00Z">
                    <w:rPr>
                      <w:rFonts w:ascii="Cambria Math" w:hAnsi="Cambria Math"/>
                    </w:rPr>
                  </w:del>
                </m:ctrlPr>
              </m:e>
              <m:lim>
                <m:r>
                  <w:del w:id="20" w:author="Caio Pizzol" w:date="2026-09-26T15:06:00Z" w16du:dateUtc="2026-09-26T19:06:00Z">
                    <w:rPr>
                      <w:rFonts w:ascii="Cambria Math" w:hAnsi="Cambria Math"/>
                    </w:rPr>
                    <m:t>n</m:t>
                  </w:del>
                </m:r>
                <m:r>
                  <w:del w:id="21" w:author="Caio Pizzol" w:date="2026-09-26T15:06:00Z" w16du:dateUtc="2026-09-26T19:06:00Z">
                    <w:rPr>
                      <w:rFonts w:ascii="Cambria Math" w:hAnsi="Cambria Math" w:cs="Aptos"/>
                    </w:rPr>
                    <m:t>→∞</m:t>
                  </w:del>
                </m:r>
                <m:ctrlPr>
                  <w:del w:id="22" w:author="Caio Pizzol" w:date="2026-09-26T15:06:00Z" w16du:dateUtc="2026-09-26T19:06:00Z">
                    <w:rPr>
                      <w:rFonts w:ascii="Cambria Math" w:hAnsi="Cambria Math"/>
                    </w:rPr>
                  </w:del>
                </m:ctrlPr>
              </m:lim>
            </m:limLow>
            <m:ctrlPr>
              <w:del w:id="23" w:author="Caio Pizzol" w:date="2026-09-26T15:06:00Z" w16du:dateUtc="2026-09-26T19:06:00Z">
                <w:rPr>
                  <w:rFonts w:ascii="Cambria Math" w:hAnsi="Cambria Math"/>
                  <w:i/>
                </w:rPr>
              </w:del>
            </m:ctrlPr>
          </m:fName>
          <m:e>
            <m:ctrlPr>
              <w:del w:id="24" w:author="Caio Pizzol" w:date="2026-09-26T15:06:00Z" w16du:dateUtc="2026-09-26T19:06:00Z">
                <w:rPr>
                  <w:rFonts w:ascii="Cambria Math" w:hAnsi="Cambria Math"/>
                  <w:i/>
                </w:rPr>
              </w:del>
            </m:ctrlPr>
          </m:e>
        </m:func>
      </m:oMath>
    </w:p>
    <w:p w14:paraId="0397EE54" w14:textId="77777777" w:rsidR="00F918EE" w:rsidRDefault="00DD5707">
      <w:pPr>
        <w:pStyle w:val="Heading2"/>
        <w:rPr>
          <w:ins w:id="25" w:author="Caio Pizzol" w:date="2026-09-26T15:06:00Z" w16du:dateUtc="2026-09-26T19:06:00Z"/>
        </w:rPr>
      </w:pPr>
      <w:r>
        <w:rPr>
          <w:rFonts w:eastAsiaTheme="minorEastAsia"/>
        </w:rPr>
        <w:t xml:space="preserve">2. </w:t>
      </w:r>
      <w:ins w:id="26" w:author="Caio Pizzol" w:date="2026-09-26T15:06:00Z" w16du:dateUtc="2026-09-26T19:06:00Z">
        <w:r w:rsidR="000726B7">
          <w:t>2x2 matrix inside [ ] delimiter</w:t>
        </w:r>
      </w:ins>
    </w:p>
    <w:p w14:paraId="769ED139" w14:textId="77777777" w:rsidR="00F918EE" w:rsidRDefault="000726B7">
      <w:pPr>
        <w:rPr>
          <w:ins w:id="27" w:author="Caio Pizzol" w:date="2026-09-26T15:06:00Z" w16du:dateUtc="2026-09-26T19:06:00Z"/>
        </w:rPr>
      </w:pPr>
      <m:oMathPara>
        <m:oMath>
          <m:d>
            <m:dPr>
              <m:begChr m:val="["/>
              <m:endChr m:val="]"/>
              <m:ctrlPr>
                <w:ins w:id="28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29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30" w:author="Caio Pizzol" w:date="2026-09-26T15:06:00Z" w16du:dateUtc="2026-09-26T19:06:00Z">
                        <w:rPr>
                          <w:rFonts w:ascii="Cambria Math" w:hAnsi="Cambria Math"/>
                        </w:rPr>
                        <m:t>1</m:t>
                      </w:ins>
                    </m:r>
                  </m:e>
                  <m:e>
                    <m:r>
                      <w:ins w:id="31" w:author="Caio Pizzol" w:date="2026-09-26T15:06:00Z" w16du:dateUtc="2026-09-26T19:06:00Z">
                        <w:rPr>
                          <w:rFonts w:ascii="Cambria Math" w:hAnsi="Cambria Math"/>
                        </w:rPr>
                        <m:t>2</m:t>
                      </w:ins>
                    </m:r>
                  </m:e>
                </m:mr>
                <m:mr>
                  <m:e>
                    <m:r>
                      <w:ins w:id="32" w:author="Caio Pizzol" w:date="2026-09-26T15:06:00Z" w16du:dateUtc="2026-09-26T19:06:00Z">
                        <w:rPr>
                          <w:rFonts w:ascii="Cambria Math" w:hAnsi="Cambria Math"/>
                        </w:rPr>
                        <m:t>3</m:t>
                      </w:ins>
                    </m:r>
                  </m:e>
                  <m:e>
                    <m:r>
                      <w:ins w:id="33" w:author="Caio Pizzol" w:date="2026-09-26T15:06:00Z" w16du:dateUtc="2026-09-26T19:06:00Z">
                        <w:rPr>
                          <w:rFonts w:ascii="Cambria Math" w:hAnsi="Cambria Math"/>
                        </w:rPr>
                        <m:t>4</m:t>
                      </w:ins>
                    </m:r>
                  </m:e>
                </m:mr>
              </m:m>
            </m:e>
          </m:d>
        </m:oMath>
      </m:oMathPara>
    </w:p>
    <w:p w14:paraId="4ABA9C47" w14:textId="3E4FC664" w:rsidR="00DD5707" w:rsidRPr="00DD5707" w:rsidRDefault="000726B7">
      <w:pPr>
        <w:pStyle w:val="Heading2"/>
        <w:rPr>
          <w:rFonts w:eastAsiaTheme="minorEastAsia"/>
        </w:rPr>
        <w:pPrChange w:id="34" w:author="Caio Pizzol" w:date="2026-09-26T15:06:00Z" w16du:dateUtc="2026-09-26T19:06:00Z">
          <w:pPr/>
        </w:pPrChange>
      </w:pPr>
      <w:ins w:id="35" w:author="Caio Pizzol" w:date="2026-09-26T15:06:00Z" w16du:dateUtc="2026-09-26T19:06:00Z">
        <w:r>
          <w:t>3. Matrix</w:t>
        </w:r>
      </w:ins>
      <w:del w:id="36" w:author="Caio Pizzol" w:date="2026-09-26T15:06:00Z" w16du:dateUtc="2026-09-26T19:06:00Z">
        <w:r w:rsidR="00DD5707">
          <w:rPr>
            <w:rFonts w:eastAsiaTheme="minorEastAsia"/>
          </w:rPr>
          <w:delText>Bare m:limUpp — equals</w:delText>
        </w:r>
      </w:del>
      <w:r w:rsidR="00DD5707">
        <w:rPr>
          <w:rFonts w:eastAsiaTheme="minorEastAsia"/>
        </w:rPr>
        <w:t xml:space="preserve"> with </w:t>
      </w:r>
      <w:del w:id="37" w:author="Caio Pizzol" w:date="2026-09-26T15:06:00Z" w16du:dateUtc="2026-09-26T19:06:00Z">
        <w:r w:rsidR="00DD5707">
          <w:rPr>
            <w:rFonts w:eastAsiaTheme="minorEastAsia"/>
          </w:rPr>
          <w:delText xml:space="preserve">def above: </w:delText>
        </w:r>
      </w:del>
      <m:oMath>
        <m:limUpp>
          <m:limUppPr>
            <m:ctrlPr>
              <w:del w:id="38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limUppPr>
          <m:e>
            <m:r>
              <w:del w:id="39" w:author="Caio Pizzol" w:date="2026-09-26T15:06:00Z" w16du:dateUtc="2026-09-26T19:06:00Z">
                <w:rPr>
                  <w:rFonts w:ascii="Cambria Math" w:eastAsiaTheme="minorEastAsia" w:hAnsi="Cambria Math"/>
                </w:rPr>
                <m:t>=</m:t>
              </w:del>
            </m:r>
            <m:ctrlPr>
              <w:del w:id="40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41" w:author="Caio Pizzol" w:date="2026-09-26T15:06:00Z" w16du:dateUtc="2026-09-26T19:06:00Z">
                <w:rPr>
                  <w:rFonts w:ascii="Cambria Math" w:eastAsiaTheme="minorEastAsia" w:hAnsi="Cambria Math"/>
                </w:rPr>
                <m:t>def</m:t>
              </w:del>
            </m:r>
          </m:lim>
        </m:limUpp>
      </m:oMath>
      <w:del w:id="42" w:author="Caio Pizzol" w:date="2026-09-26T15:06:00Z" w16du:dateUtc="2026-09-26T19:06:00Z">
        <w:r w:rsidR="00DD5707">
          <w:rPr>
            <w:rFonts w:eastAsiaTheme="minorEastAsia"/>
          </w:rPr>
          <w:delText xml:space="preserve"> limLow with fraction in m:lim (</w:delText>
        </w:r>
      </w:del>
      <w:r w:rsidR="00DD5707">
        <w:rPr>
          <w:rFonts w:eastAsiaTheme="minorEastAsia"/>
        </w:rPr>
        <w:t>nested math</w:t>
      </w:r>
      <w:ins w:id="43" w:author="Caio Pizzol" w:date="2026-09-26T15:06:00Z" w16du:dateUtc="2026-09-26T19:06:00Z">
        <w:r>
          <w:t xml:space="preserve"> (fraction + superscript)</w:t>
        </w:r>
      </w:ins>
      <w:del w:id="44" w:author="Caio Pizzol" w:date="2026-09-26T15:06:00Z" w16du:dateUtc="2026-09-26T19:06:00Z">
        <w:r w:rsidR="00DD5707">
          <w:rPr>
            <w:rFonts w:eastAsiaTheme="minorEastAsia"/>
          </w:rPr>
          <w:delText xml:space="preserve">): </w:delText>
        </w:r>
      </w:del>
      <m:oMath>
        <m:func>
          <m:funcPr>
            <m:ctrlPr>
              <w:del w:id="45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46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47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48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f>
                  <m:fPr>
                    <m:ctrlPr>
                      <w:del w:id="49" w:author="Caio Pizzol" w:date="2026-09-26T15:06:00Z" w16du:dateUtc="2026-09-26T19:06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fPr>
                  <m:num>
                    <m:r>
                      <w:del w:id="50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num>
                  <m:den>
                    <m:r>
                      <w:del w:id="51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y</m:t>
                      </w:del>
                    </m:r>
                  </m:den>
                </m:f>
                <m:ctrlPr>
                  <w:del w:id="52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53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54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73FCF427" w14:textId="77777777" w:rsidR="00F918EE" w:rsidRDefault="000726B7">
      <w:pPr>
        <w:rPr>
          <w:ins w:id="55" w:author="Caio Pizzol" w:date="2026-09-26T15:06:00Z" w16du:dateUtc="2026-09-26T19:06:00Z"/>
        </w:rPr>
      </w:pPr>
      <m:oMathPara>
        <m:oMath>
          <m:d>
            <m:dPr>
              <m:ctrlPr>
                <w:ins w:id="56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57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f>
                      <m:fPr>
                        <m:ctrlPr>
                          <w:ins w:id="58" w:author="Caio Pizzol" w:date="2026-09-26T15:06:00Z" w16du:dateUtc="2026-09-26T19:06:00Z">
                            <w:rPr>
                              <w:rFonts w:ascii="Cambria Math" w:hAnsi="Cambria Math"/>
                            </w:rPr>
                          </w:ins>
                        </m:ctrlPr>
                      </m:fPr>
                      <m:num>
                        <m:r>
                          <w:ins w:id="59" w:author="Caio Pizzol" w:date="2026-09-26T15:06:00Z" w16du:dateUtc="2026-09-26T19:06:00Z">
                            <w:rPr>
                              <w:rFonts w:ascii="Cambria Math" w:hAnsi="Cambria Math"/>
                            </w:rPr>
                            <m:t>a</m:t>
                          </w:ins>
                        </m:r>
                      </m:num>
                      <m:den>
                        <m:r>
                          <w:ins w:id="60" w:author="Caio Pizzol" w:date="2026-09-26T15:06:00Z" w16du:dateUtc="2026-09-26T19:06:00Z">
                            <w:rPr>
                              <w:rFonts w:ascii="Cambria Math" w:hAnsi="Cambria Math"/>
                            </w:rPr>
                            <m:t>b</m:t>
                          </w:ins>
                        </m:r>
                      </m:den>
                    </m:f>
                  </m:e>
                  <m:e>
                    <m:r>
                      <w:ins w:id="61" w:author="Caio Pizzol" w:date="2026-09-26T15:06:00Z" w16du:dateUtc="2026-09-26T19:06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</m:mr>
                <m:mr>
                  <m:e>
                    <m:r>
                      <w:ins w:id="62" w:author="Caio Pizzol" w:date="2026-09-26T15:06:00Z" w16du:dateUtc="2026-09-26T19:06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sSup>
                      <m:sSupPr>
                        <m:ctrlPr>
                          <w:ins w:id="63" w:author="Caio Pizzol" w:date="2026-09-26T15:06:00Z" w16du:dateUtc="2026-09-26T19:06:00Z">
                            <w:rPr>
                              <w:rFonts w:ascii="Cambria Math" w:hAnsi="Cambria Math"/>
                            </w:rPr>
                          </w:ins>
                        </m:ctrlPr>
                      </m:sSupPr>
                      <m:e>
                        <m:r>
                          <w:ins w:id="64" w:author="Caio Pizzol" w:date="2026-09-26T15:06:00Z" w16du:dateUtc="2026-09-26T19:06:00Z">
                            <w:rPr>
                              <w:rFonts w:ascii="Cambria Math" w:hAnsi="Cambria Math"/>
                            </w:rPr>
                            <m:t>z</m:t>
                          </w:ins>
                        </m:r>
                      </m:e>
                      <m:sup>
                        <m:r>
                          <w:ins w:id="65" w:author="Caio Pizzol" w:date="2026-09-26T15:06:00Z" w16du:dateUtc="2026-09-26T19:06:00Z">
                            <w:rPr>
                              <w:rFonts w:ascii="Cambria Math" w:hAnsi="Cambria Math"/>
                            </w:rPr>
                            <m:t>2</m:t>
                          </w:ins>
                        </m:r>
                      </m:sup>
                    </m:sSup>
                  </m:e>
                </m:mr>
              </m:m>
            </m:e>
          </m:d>
        </m:oMath>
      </m:oMathPara>
    </w:p>
    <w:p w14:paraId="4A2F7A32" w14:textId="77777777" w:rsidR="00F918EE" w:rsidRDefault="000726B7">
      <w:pPr>
        <w:pStyle w:val="Heading2"/>
        <w:rPr>
          <w:ins w:id="66" w:author="Caio Pizzol" w:date="2026-09-26T15:06:00Z" w16du:dateUtc="2026-09-26T19:06:00Z"/>
        </w:rPr>
      </w:pPr>
      <w:ins w:id="67" w:author="Caio Pizzol" w:date="2026-09-26T15:06:00Z" w16du:dateUtc="2026-09-26T19:06:00Z">
        <w:r>
          <w:t>4. Matrix with multi-run cells (a+b)</w:t>
        </w:r>
      </w:ins>
    </w:p>
    <w:p w14:paraId="1A6FBDF0" w14:textId="77777777" w:rsidR="00F918EE" w:rsidRDefault="000726B7">
      <w:pPr>
        <w:rPr>
          <w:ins w:id="68" w:author="Caio Pizzol" w:date="2026-09-26T15:06:00Z" w16du:dateUtc="2026-09-26T19:06:00Z"/>
        </w:rPr>
      </w:pPr>
      <m:oMathPara>
        <m:oMath>
          <m:d>
            <m:dPr>
              <m:begChr m:val="["/>
              <m:endChr m:val="]"/>
              <m:ctrlPr>
                <w:ins w:id="69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70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71" w:author="Caio Pizzol" w:date="2026-09-26T15:06:00Z" w16du:dateUtc="2026-09-26T19:06:00Z">
                        <w:rPr>
                          <w:rFonts w:ascii="Cambria Math" w:hAnsi="Cambria Math"/>
                        </w:rPr>
                        <m:t>a</m:t>
                      </w:ins>
                    </m:r>
                    <m:r>
                      <w:ins w:id="72" w:author="Caio Pizzol" w:date="2026-09-26T15:06:00Z" w16du:dateUtc="2026-09-26T19:06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73" w:author="Caio Pizzol" w:date="2026-09-26T15:06:00Z" w16du:dateUtc="2026-09-26T19:06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  <m:e>
                    <m:r>
                      <w:ins w:id="74" w:author="Caio Pizzol" w:date="2026-09-26T15:06:00Z" w16du:dateUtc="2026-09-26T19:06:00Z">
                        <w:rPr>
                          <w:rFonts w:ascii="Cambria Math" w:hAnsi="Cambria Math"/>
                        </w:rPr>
                        <m:t>c</m:t>
                      </w:ins>
                    </m:r>
                    <m:r>
                      <w:ins w:id="75" w:author="Caio Pizzol" w:date="2026-09-26T15:06:00Z" w16du:dateUtc="2026-09-26T19:06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76" w:author="Caio Pizzol" w:date="2026-09-26T15:06:00Z" w16du:dateUtc="2026-09-26T19:06:00Z">
                        <w:rPr>
                          <w:rFonts w:ascii="Cambria Math" w:hAnsi="Cambria Math"/>
                        </w:rPr>
                        <m:t>d</m:t>
                      </w:ins>
                    </m:r>
                  </m:e>
                </m:mr>
                <m:mr>
                  <m:e>
                    <m:r>
                      <w:ins w:id="77" w:author="Caio Pizzol" w:date="2026-09-26T15:06:00Z" w16du:dateUtc="2026-09-26T19:06:00Z">
                        <w:rPr>
                          <w:rFonts w:ascii="Cambria Math" w:hAnsi="Cambria Math"/>
                        </w:rPr>
                        <m:t>x</m:t>
                      </w:ins>
                    </m:r>
                    <m:r>
                      <w:ins w:id="78" w:author="Caio Pizzol" w:date="2026-09-26T15:06:00Z" w16du:dateUtc="2026-09-26T19:06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79" w:author="Caio Pizzol" w:date="2026-09-26T15:06:00Z" w16du:dateUtc="2026-09-26T19:06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80" w:author="Caio Pizzol" w:date="2026-09-26T15:06:00Z" w16du:dateUtc="2026-09-26T19:06:00Z">
                        <w:rPr>
                          <w:rFonts w:ascii="Cambria Math" w:hAnsi="Cambria Math"/>
                        </w:rPr>
                        <m:t>p</m:t>
                      </w:ins>
                    </m:r>
                    <m:r>
                      <w:ins w:id="81" w:author="Caio Pizzol" w:date="2026-09-26T15:06:00Z" w16du:dateUtc="2026-09-26T19:06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82" w:author="Caio Pizzol" w:date="2026-09-26T15:06:00Z" w16du:dateUtc="2026-09-26T19:06:00Z">
                        <w:rPr>
                          <w:rFonts w:ascii="Cambria Math" w:hAnsi="Cambria Math"/>
                        </w:rPr>
                        <m:t>q</m:t>
                      </w:ins>
                    </m:r>
                  </m:e>
                </m:mr>
              </m:m>
            </m:e>
          </m:d>
        </m:oMath>
      </m:oMathPara>
    </w:p>
    <w:p w14:paraId="2C002FE6" w14:textId="2297F31F" w:rsidR="00DD5707" w:rsidRPr="00DD5707" w:rsidRDefault="00DD5707">
      <w:pPr>
        <w:rPr>
          <w:del w:id="83" w:author="Caio Pizzol" w:date="2026-09-26T15:06:00Z" w16du:dateUtc="2026-09-26T19:06:00Z"/>
          <w:rFonts w:eastAsiaTheme="minorEastAsia"/>
        </w:rPr>
      </w:pPr>
      <w:del w:id="84" w:author="Caio Pizzol" w:date="2026-09-26T15:06:00Z" w16du:dateUtc="2026-09-26T19:06:00Z">
        <w:r>
          <w:rPr>
            <w:rFonts w:eastAsiaTheme="minorEastAsia"/>
          </w:rPr>
          <w:delText xml:space="preserve">4. Bare m:limLow — non-function base: </w:delText>
        </w:r>
      </w:del>
      <m:oMath>
        <m:limLow>
          <m:limLowPr>
            <m:ctrlPr>
              <w:del w:id="85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limLowPr>
          <m:e>
            <m:r>
              <w:del w:id="86" w:author="Caio Pizzol" w:date="2026-09-26T15:06:00Z" w16du:dateUtc="2026-09-26T19:06:00Z">
                <w:rPr>
                  <w:rFonts w:ascii="Cambria Math" w:eastAsiaTheme="minorEastAsia" w:hAnsi="Cambria Math"/>
                </w:rPr>
                <m:t>a</m:t>
              </w:del>
            </m:r>
            <m:ctrlPr>
              <w:del w:id="87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88" w:author="Caio Pizzol" w:date="2026-09-26T15:06:00Z" w16du:dateUtc="2026-09-26T19:06:00Z">
                <w:rPr>
                  <w:rFonts w:ascii="Cambria Math" w:eastAsiaTheme="minorEastAsia" w:hAnsi="Cambria Math"/>
                </w:rPr>
                <m:t>b</m:t>
              </w:del>
            </m:r>
          </m:lim>
        </m:limLow>
      </m:oMath>
    </w:p>
    <w:p w14:paraId="383D6A48" w14:textId="1ED2B8C4" w:rsidR="00DD5707" w:rsidRPr="00DD5707" w:rsidRDefault="00DD5707">
      <w:pPr>
        <w:pStyle w:val="Heading2"/>
        <w:rPr>
          <w:rFonts w:eastAsiaTheme="minorEastAsia"/>
        </w:rPr>
        <w:pPrChange w:id="89" w:author="Caio Pizzol" w:date="2026-09-26T15:06:00Z" w16du:dateUtc="2026-09-26T19:06:00Z">
          <w:pPr/>
        </w:pPrChange>
      </w:pPr>
      <w:r>
        <w:rPr>
          <w:rFonts w:eastAsiaTheme="minorEastAsia"/>
        </w:rPr>
        <w:t xml:space="preserve">5. </w:t>
      </w:r>
      <w:ins w:id="90" w:author="Caio Pizzol" w:date="2026-09-26T15:06:00Z" w16du:dateUtc="2026-09-26T19:06:00Z">
        <w:r w:rsidR="000726B7">
          <w:t>Matrix</w:t>
        </w:r>
      </w:ins>
      <w:del w:id="91" w:author="Caio Pizzol" w:date="2026-09-26T15:06:00Z" w16du:dateUtc="2026-09-26T19:06:00Z">
        <w:r>
          <w:rPr>
            <w:rFonts w:eastAsiaTheme="minorEastAsia"/>
          </w:rPr>
          <w:delText>limUpp in m:func — lim</w:delText>
        </w:r>
      </w:del>
      <w:r>
        <w:rPr>
          <w:rFonts w:eastAsiaTheme="minorEastAsia"/>
        </w:rPr>
        <w:t xml:space="preserve"> with </w:t>
      </w:r>
      <w:ins w:id="92" w:author="Caio Pizzol" w:date="2026-09-26T15:06:00Z" w16du:dateUtc="2026-09-26T19:06:00Z">
        <w:r w:rsidR="000726B7">
          <w:t>empty cells (gaps)</w:t>
        </w:r>
      </w:ins>
      <w:del w:id="93" w:author="Caio Pizzol" w:date="2026-09-26T15:06:00Z" w16du:dateUtc="2026-09-26T19:06:00Z">
        <w:r>
          <w:rPr>
            <w:rFonts w:eastAsiaTheme="minorEastAsia"/>
          </w:rPr>
          <w:delText xml:space="preserve">x above: </w:delText>
        </w:r>
      </w:del>
      <m:oMath>
        <m:func>
          <m:funcPr>
            <m:ctrlPr>
              <w:del w:id="94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Upp>
              <m:limUppPr>
                <m:ctrlPr>
                  <w:del w:id="95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UppPr>
              <m:e>
                <m:r>
                  <w:del w:id="96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97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98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x</m:t>
                  </w:del>
                </m:r>
                <m:ctrlPr>
                  <w:del w:id="99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lim>
            </m:limUpp>
            <m:ctrlPr>
              <w:del w:id="100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01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78ECCB92" w14:textId="77777777" w:rsidR="00F918EE" w:rsidRDefault="000726B7">
      <w:pPr>
        <w:rPr>
          <w:ins w:id="102" w:author="Caio Pizzol" w:date="2026-09-26T15:06:00Z" w16du:dateUtc="2026-09-26T19:06:00Z"/>
        </w:rPr>
      </w:pPr>
      <m:oMathPara>
        <m:oMath>
          <m:d>
            <m:dPr>
              <m:begChr m:val="["/>
              <m:endChr m:val="]"/>
              <m:ctrlPr>
                <w:ins w:id="103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104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05" w:author="Caio Pizzol" w:date="2026-09-26T15:06:00Z" w16du:dateUtc="2026-09-26T19:06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  <m:e/>
                  <m:e>
                    <m:r>
                      <w:ins w:id="106" w:author="Caio Pizzol" w:date="2026-09-26T15:06:00Z" w16du:dateUtc="2026-09-26T19:06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  <m:mr>
                  <m:e/>
                  <m:e>
                    <m:r>
                      <w:ins w:id="107" w:author="Caio Pizzol" w:date="2026-09-26T15:06:00Z" w16du:dateUtc="2026-09-26T19:06:00Z">
                        <w:rPr>
                          <w:rFonts w:ascii="Cambria Math" w:hAnsi="Cambria Math"/>
                        </w:rPr>
                        <m:t>e</m:t>
                      </w:ins>
                    </m:r>
                  </m:e>
                  <m:e>
                    <m:r>
                      <w:ins w:id="108" w:author="Caio Pizzol" w:date="2026-09-26T15:06:00Z" w16du:dateUtc="2026-09-26T19:06:00Z">
                        <w:rPr>
                          <w:rFonts w:ascii="Cambria Math" w:hAnsi="Cambria Math"/>
                        </w:rPr>
                        <m:t>f</m:t>
                      </w:ins>
                    </m:r>
                  </m:e>
                </m:mr>
              </m:m>
            </m:e>
          </m:d>
        </m:oMath>
      </m:oMathPara>
    </w:p>
    <w:p w14:paraId="3564CE4A" w14:textId="09FD7C4E" w:rsidR="00DD5707" w:rsidRPr="00DD5707" w:rsidRDefault="00DD5707">
      <w:pPr>
        <w:rPr>
          <w:del w:id="109" w:author="Caio Pizzol" w:date="2026-09-26T15:06:00Z" w16du:dateUtc="2026-09-26T19:06:00Z"/>
          <w:rFonts w:eastAsiaTheme="minorEastAsia"/>
        </w:rPr>
      </w:pPr>
      <w:r>
        <w:rPr>
          <w:rFonts w:eastAsiaTheme="minorEastAsia"/>
        </w:rPr>
        <w:t xml:space="preserve">6. </w:t>
      </w:r>
      <w:ins w:id="110" w:author="Caio Pizzol" w:date="2026-09-26T15:06:00Z" w16du:dateUtc="2026-09-26T19:06:00Z">
        <w:r w:rsidR="000726B7">
          <w:t>Matrix</w:t>
        </w:r>
      </w:ins>
      <w:del w:id="111" w:author="Caio Pizzol" w:date="2026-09-26T15:06:00Z" w16du:dateUtc="2026-09-26T19:06:00Z">
        <w:r>
          <w:rPr>
            <w:rFonts w:eastAsiaTheme="minorEastAsia"/>
          </w:rPr>
          <w:delText xml:space="preserve">Multi-char non-function base (max): </w:delText>
        </w:r>
      </w:del>
      <m:oMath>
        <m:func>
          <m:funcPr>
            <m:ctrlPr>
              <w:del w:id="112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13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14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del>
                </m:r>
                <m:ctrlPr>
                  <w:del w:id="115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116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x</m:t>
                  </w:del>
                </m:r>
                <m:r>
                  <w:del w:id="117" w:author="Caio Pizzol" w:date="2026-09-26T15:06:00Z" w16du:dateUtc="2026-09-26T19:06:00Z">
                    <w:rPr>
                      <w:rFonts w:ascii="Cambria Math" w:eastAsiaTheme="minorEastAsia" w:hAnsi="Cambria Math" w:cs="Cambria Math"/>
                    </w:rPr>
                    <m:t>∈</m:t>
                  </w:del>
                </m:r>
                <m:r>
                  <w:del w:id="118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S</m:t>
                  </w:del>
                </m:r>
                <m:ctrlPr>
                  <w:del w:id="119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20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21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1C22894D" w14:textId="37443FCB" w:rsidR="00DD5707" w:rsidRPr="00DD5707" w:rsidRDefault="00DD5707">
      <w:pPr>
        <w:rPr>
          <w:del w:id="122" w:author="Caio Pizzol" w:date="2026-09-26T15:06:00Z" w16du:dateUtc="2026-09-26T19:06:00Z"/>
          <w:rFonts w:eastAsiaTheme="minorEastAsia"/>
        </w:rPr>
      </w:pPr>
      <w:del w:id="123" w:author="Caio Pizzol" w:date="2026-09-26T15:06:00Z" w16du:dateUtc="2026-09-26T19:06:00Z">
        <w:r>
          <w:rPr>
            <w:rFonts w:eastAsiaTheme="minorEastAsia"/>
          </w:rPr>
          <w:delText xml:space="preserve">7. Multi-char non-function base (sup): </w:delText>
        </w:r>
      </w:del>
      <m:oMath>
        <m:func>
          <m:funcPr>
            <m:ctrlPr>
              <w:del w:id="124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25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26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del>
                </m:r>
                <m:ctrlPr>
                  <w:del w:id="127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128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n</m:t>
                  </w:del>
                </m:r>
                <m:r>
                  <w:del w:id="129" w:author="Caio Pizzol" w:date="2026-09-26T15:06:00Z" w16du:dateUtc="2026-09-26T19:06:00Z">
                    <w:rPr>
                      <w:rFonts w:ascii="Cambria Math" w:eastAsiaTheme="minorEastAsia" w:hAnsi="Cambria Math" w:cs="Aptos"/>
                    </w:rPr>
                    <m:t>≥</m:t>
                  </w:del>
                </m:r>
                <m:r>
                  <w:del w:id="130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1</m:t>
                  </w:del>
                </m:r>
                <m:ctrlPr>
                  <w:del w:id="131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32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33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E82E0D6" w14:textId="2D1DA389" w:rsidR="00DD5707" w:rsidRPr="00DD5707" w:rsidRDefault="00DD5707">
      <w:pPr>
        <w:pStyle w:val="Heading2"/>
        <w:rPr>
          <w:rFonts w:eastAsiaTheme="minorEastAsia"/>
        </w:rPr>
        <w:pPrChange w:id="134" w:author="Caio Pizzol" w:date="2026-09-26T15:06:00Z" w16du:dateUtc="2026-09-26T19:06:00Z">
          <w:pPr/>
        </w:pPrChange>
      </w:pPr>
      <w:del w:id="135" w:author="Caio Pizzol" w:date="2026-09-26T15:06:00Z" w16du:dateUtc="2026-09-26T19:06:00Z">
        <w:r>
          <w:rPr>
            <w:rFonts w:eastAsiaTheme="minorEastAsia"/>
          </w:rPr>
          <w:lastRenderedPageBreak/>
          <w:delText>8. limLow</w:delText>
        </w:r>
      </w:del>
      <w:r>
        <w:rPr>
          <w:rFonts w:eastAsiaTheme="minorEastAsia"/>
        </w:rPr>
        <w:t xml:space="preserve"> with </w:t>
      </w:r>
      <w:ins w:id="136" w:author="Caio Pizzol" w:date="2026-09-26T15:06:00Z" w16du:dateUtc="2026-09-26T19:06:00Z">
        <w:r w:rsidR="000726B7">
          <w:t>per-column justification (left/center/right)</w:t>
        </w:r>
      </w:ins>
      <w:del w:id="137" w:author="Caio Pizzol" w:date="2026-09-26T15:06:00Z" w16du:dateUtc="2026-09-26T19:06:00Z">
        <w:r>
          <w:rPr>
            <w:rFonts w:eastAsiaTheme="minorEastAsia"/>
          </w:rPr>
          <w:delText xml:space="preserve">subscript in limit (deep recursion): </w:delText>
        </w:r>
      </w:del>
      <m:oMath>
        <m:func>
          <m:funcPr>
            <m:ctrlPr>
              <w:del w:id="138" w:author="Caio Pizzol" w:date="2026-09-26T15:06:00Z" w16du:dateUtc="2026-09-26T19:06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39" w:author="Caio Pizzol" w:date="2026-09-26T15:06:00Z" w16du:dateUtc="2026-09-26T19:06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40" w:author="Caio Pizzol" w:date="2026-09-26T15:06:00Z" w16du:dateUtc="2026-09-26T19:0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141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sSub>
                  <m:sSubPr>
                    <m:ctrlPr>
                      <w:del w:id="142" w:author="Caio Pizzol" w:date="2026-09-26T15:06:00Z" w16du:dateUtc="2026-09-26T19:06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sSubPr>
                  <m:e>
                    <m:r>
                      <w:del w:id="143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e>
                  <m:sub>
                    <m:r>
                      <w:del w:id="144" w:author="Caio Pizzol" w:date="2026-09-26T15:06:00Z" w16du:dateUtc="2026-09-26T19:06:00Z">
                        <w:rPr>
                          <w:rFonts w:ascii="Cambria Math" w:eastAsiaTheme="minorEastAsia" w:hAnsi="Cambria Math"/>
                        </w:rPr>
                        <m:t>i</m:t>
                      </w:del>
                    </m:r>
                  </m:sub>
                </m:sSub>
                <m:r>
                  <w:del w:id="145" w:author="Caio Pizzol" w:date="2026-09-26T15:06:00Z" w16du:dateUtc="2026-09-26T19:06:00Z">
                    <w:rPr>
                      <w:rFonts w:ascii="Cambria Math" w:eastAsiaTheme="minorEastAsia" w:hAnsi="Cambria Math" w:cs="Aptos"/>
                    </w:rPr>
                    <m:t>→</m:t>
                  </w:del>
                </m:r>
                <m:r>
                  <w:del w:id="146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  <m:t>0</m:t>
                  </w:del>
                </m:r>
                <m:ctrlPr>
                  <w:del w:id="147" w:author="Caio Pizzol" w:date="2026-09-26T15:06:00Z" w16du:dateUtc="2026-09-26T19:06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48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49" w:author="Caio Pizzol" w:date="2026-09-26T15:06:00Z" w16du:dateUtc="2026-09-26T19:06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5EA448AA" w14:textId="77777777" w:rsidR="00F918EE" w:rsidRDefault="000726B7">
      <w:pPr>
        <w:rPr>
          <w:ins w:id="150" w:author="Caio Pizzol" w:date="2026-09-26T15:06:00Z" w16du:dateUtc="2026-09-26T19:06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ins w:id="151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152" w:author="Caio Pizzol" w:date="2026-09-26T15:06:00Z" w16du:dateUtc="2026-09-26T19:06:00Z">
                    <w:rPr>
                      <w:rFonts w:ascii="Cambria Math" w:hAnsi="Cambria Math"/>
                    </w:rPr>
                    <m:t>1</m:t>
                  </w:ins>
                </m:r>
              </m:e>
              <m:e>
                <m:r>
                  <w:ins w:id="153" w:author="Caio Pizzol" w:date="2026-09-26T15:06:00Z" w16du:dateUtc="2026-09-26T19:06:00Z">
                    <w:rPr>
                      <w:rFonts w:ascii="Cambria Math" w:hAnsi="Cambria Math"/>
                    </w:rPr>
                    <m:t>2222</m:t>
                  </w:ins>
                </m:r>
              </m:e>
              <m:e>
                <m:r>
                  <w:ins w:id="154" w:author="Caio Pizzol" w:date="2026-09-26T15:06:00Z" w16du:dateUtc="2026-09-26T19:06:00Z">
                    <w:rPr>
                      <w:rFonts w:ascii="Cambria Math" w:hAnsi="Cambria Math"/>
                    </w:rPr>
                    <m:t>3</m:t>
                  </w:ins>
                </m:r>
              </m:e>
            </m:mr>
            <m:mr>
              <m:e>
                <m:r>
                  <w:ins w:id="155" w:author="Caio Pizzol" w:date="2026-09-26T15:06:00Z" w16du:dateUtc="2026-09-26T19:06:00Z">
                    <w:rPr>
                      <w:rFonts w:ascii="Cambria Math" w:hAnsi="Cambria Math"/>
                    </w:rPr>
                    <m:t>4444</m:t>
                  </w:ins>
                </m:r>
              </m:e>
              <m:e>
                <m:r>
                  <w:ins w:id="156" w:author="Caio Pizzol" w:date="2026-09-26T15:06:00Z" w16du:dateUtc="2026-09-26T19:06:00Z">
                    <w:rPr>
                      <w:rFonts w:ascii="Cambria Math" w:hAnsi="Cambria Math"/>
                    </w:rPr>
                    <m:t>5</m:t>
                  </w:ins>
                </m:r>
              </m:e>
              <m:e>
                <m:r>
                  <w:ins w:id="157" w:author="Caio Pizzol" w:date="2026-09-26T15:06:00Z" w16du:dateUtc="2026-09-26T19:06:00Z">
                    <w:rPr>
                      <w:rFonts w:ascii="Cambria Math" w:hAnsi="Cambria Math"/>
                    </w:rPr>
                    <m:t>6666</m:t>
                  </w:ins>
                </m:r>
              </m:e>
            </m:mr>
          </m:m>
        </m:oMath>
      </m:oMathPara>
    </w:p>
    <w:p w14:paraId="5F84990B" w14:textId="77777777" w:rsidR="00F918EE" w:rsidRDefault="000726B7">
      <w:pPr>
        <w:pStyle w:val="Heading2"/>
        <w:rPr>
          <w:ins w:id="158" w:author="Caio Pizzol" w:date="2026-09-26T15:06:00Z" w16du:dateUtc="2026-09-26T19:06:00Z"/>
        </w:rPr>
      </w:pPr>
      <w:ins w:id="159" w:author="Caio Pizzol" w:date="2026-09-26T15:06:00Z" w16du:dateUtc="2026-09-26T19:06:00Z">
        <w:r>
          <w:t>7. 1x3 row vector</w:t>
        </w:r>
      </w:ins>
    </w:p>
    <w:p w14:paraId="7CF01B6D" w14:textId="77777777" w:rsidR="00F918EE" w:rsidRDefault="000726B7">
      <w:pPr>
        <w:rPr>
          <w:ins w:id="160" w:author="Caio Pizzol" w:date="2026-09-26T15:06:00Z" w16du:dateUtc="2026-09-26T19:06:00Z"/>
        </w:rPr>
      </w:pPr>
      <m:oMathPara>
        <m:oMath>
          <m:d>
            <m:dPr>
              <m:begChr m:val="["/>
              <m:endChr m:val="]"/>
              <m:ctrlPr>
                <w:ins w:id="161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162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63" w:author="Caio Pizzol" w:date="2026-09-26T15:06:00Z" w16du:dateUtc="2026-09-26T19:06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e>
                    <m:r>
                      <w:ins w:id="164" w:author="Caio Pizzol" w:date="2026-09-26T15:06:00Z" w16du:dateUtc="2026-09-26T19:06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165" w:author="Caio Pizzol" w:date="2026-09-26T15:06:00Z" w16du:dateUtc="2026-09-26T19:06:00Z">
                        <w:rPr>
                          <w:rFonts w:ascii="Cambria Math" w:hAnsi="Cambria Math"/>
                        </w:rPr>
                        <m:t>z</m:t>
                      </w:ins>
                    </m:r>
                  </m:e>
                </m:mr>
              </m:m>
            </m:e>
          </m:d>
        </m:oMath>
      </m:oMathPara>
    </w:p>
    <w:p w14:paraId="22591C09" w14:textId="77777777" w:rsidR="00F918EE" w:rsidRDefault="000726B7">
      <w:pPr>
        <w:pStyle w:val="Heading2"/>
        <w:rPr>
          <w:ins w:id="166" w:author="Caio Pizzol" w:date="2026-09-26T15:06:00Z" w16du:dateUtc="2026-09-26T19:06:00Z"/>
        </w:rPr>
      </w:pPr>
      <w:ins w:id="167" w:author="Caio Pizzol" w:date="2026-09-26T15:06:00Z" w16du:dateUtc="2026-09-26T19:06:00Z">
        <w:r>
          <w:t>8. 3x1 column vector</w:t>
        </w:r>
      </w:ins>
    </w:p>
    <w:p w14:paraId="4F954D46" w14:textId="77777777" w:rsidR="00F918EE" w:rsidRDefault="000726B7">
      <w:pPr>
        <w:rPr>
          <w:ins w:id="168" w:author="Caio Pizzol" w:date="2026-09-26T15:06:00Z" w16du:dateUtc="2026-09-26T19:06:00Z"/>
        </w:rPr>
      </w:pPr>
      <m:oMathPara>
        <m:oMath>
          <m:d>
            <m:dPr>
              <m:begChr m:val="["/>
              <m:endChr m:val="]"/>
              <m:ctrlPr>
                <w:ins w:id="169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ins w:id="170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71" w:author="Caio Pizzol" w:date="2026-09-26T15:06:00Z" w16du:dateUtc="2026-09-26T19:06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</m:mr>
                <m:mr>
                  <m:e>
                    <m:r>
                      <w:ins w:id="172" w:author="Caio Pizzol" w:date="2026-09-26T15:06:00Z" w16du:dateUtc="2026-09-26T19:06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</m:mr>
                <m:mr>
                  <m:e>
                    <m:r>
                      <w:ins w:id="173" w:author="Caio Pizzol" w:date="2026-09-26T15:06:00Z" w16du:dateUtc="2026-09-26T19:06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</m:m>
            </m:e>
          </m:d>
        </m:oMath>
      </m:oMathPara>
    </w:p>
    <w:p w14:paraId="2DC265A0" w14:textId="77777777" w:rsidR="00F918EE" w:rsidRDefault="000726B7">
      <w:pPr>
        <w:pStyle w:val="Heading2"/>
        <w:rPr>
          <w:ins w:id="174" w:author="Caio Pizzol" w:date="2026-09-26T15:06:00Z" w16du:dateUtc="2026-09-26T19:06:00Z"/>
        </w:rPr>
      </w:pPr>
      <w:ins w:id="175" w:author="Caio Pizzol" w:date="2026-09-26T15:06:00Z" w16du:dateUtc="2026-09-26T19:06:00Z">
        <w:r>
          <w:t>9. Matrix with &amp; character in cell (edge case)</w:t>
        </w:r>
      </w:ins>
    </w:p>
    <w:p w14:paraId="15C173E2" w14:textId="77777777" w:rsidR="00F918EE" w:rsidRDefault="000726B7">
      <w:pPr>
        <w:rPr>
          <w:ins w:id="176" w:author="Caio Pizzol" w:date="2026-09-26T15:06:00Z" w16du:dateUtc="2026-09-26T19:06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17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178" w:author="Caio Pizzol" w:date="2026-09-26T15:06:00Z" w16du:dateUtc="2026-09-26T19:06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179" w:author="Caio Pizzol" w:date="2026-09-26T15:06:00Z" w16du:dateUtc="2026-09-26T19:06:00Z">
                    <w:rPr>
                      <w:rFonts w:ascii="Cambria Math" w:hAnsi="Cambria Math"/>
                    </w:rPr>
                    <m:t>&amp;=1</m:t>
                  </w:ins>
                </m:r>
              </m:e>
              <m:e>
                <m:r>
                  <w:ins w:id="180" w:author="Caio Pizzol" w:date="2026-09-26T15:06:00Z" w16du:dateUtc="2026-09-26T19:06:00Z">
                    <w:rPr>
                      <w:rFonts w:ascii="Cambria Math" w:hAnsi="Cambria Math"/>
                    </w:rPr>
                    <m:t>y</m:t>
                  </w:ins>
                </m:r>
                <m:r>
                  <w:ins w:id="181" w:author="Caio Pizzol" w:date="2026-09-26T15:06:00Z" w16du:dateUtc="2026-09-26T19:06:00Z">
                    <w:rPr>
                      <w:rFonts w:ascii="Cambria Math" w:hAnsi="Cambria Math"/>
                    </w:rPr>
                    <m:t>&amp;=2</m:t>
                  </w:ins>
                </m:r>
              </m:e>
            </m:mr>
          </m:m>
        </m:oMath>
      </m:oMathPara>
    </w:p>
    <w:p w14:paraId="398766E4" w14:textId="77777777" w:rsidR="00F918EE" w:rsidRDefault="000726B7">
      <w:pPr>
        <w:pStyle w:val="Heading2"/>
        <w:rPr>
          <w:ins w:id="182" w:author="Caio Pizzol" w:date="2026-09-26T15:06:00Z" w16du:dateUtc="2026-09-26T19:06:00Z"/>
        </w:rPr>
      </w:pPr>
      <w:ins w:id="183" w:author="Caio Pizzol" w:date="2026-09-26T15:06:00Z" w16du:dateUtc="2026-09-26T19:06:00Z">
        <w:r>
          <w:t>10. Inline matrix with baseJc=top</w:t>
        </w:r>
      </w:ins>
    </w:p>
    <w:p w14:paraId="2CA94C3E" w14:textId="77777777" w:rsidR="00DD5707" w:rsidRPr="00DD5707" w:rsidRDefault="000726B7">
      <w:pPr>
        <w:rPr>
          <w:rFonts w:eastAsiaTheme="minorEastAsia"/>
        </w:rPr>
      </w:pPr>
      <w:ins w:id="184" w:author="Caio Pizzol" w:date="2026-09-26T15:06:00Z" w16du:dateUtc="2026-09-26T19:06:00Z">
        <w:r>
          <w:t xml:space="preserve">a + </w:t>
        </w:r>
      </w:ins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ins w:id="185" w:author="Caio Pizzol" w:date="2026-09-26T15:06:00Z" w16du:dateUtc="2026-09-26T19:06:00Z">
                <w:rPr>
                  <w:rFonts w:ascii="Cambria Math" w:hAnsi="Cambria Math"/>
                </w:rPr>
              </w:ins>
            </m:ctrlPr>
          </m:mPr>
          <m:mr>
            <m:e>
              <m:r>
                <w:ins w:id="186" w:author="Caio Pizzol" w:date="2026-09-26T15:06:00Z" w16du:dateUtc="2026-09-26T19:06:00Z">
                  <w:rPr>
                    <w:rFonts w:ascii="Cambria Math" w:hAnsi="Cambria Math"/>
                  </w:rPr>
                  <m:t>1</m:t>
                </w:ins>
              </m:r>
            </m:e>
            <m:e>
              <m:r>
                <w:ins w:id="187" w:author="Caio Pizzol" w:date="2026-09-26T15:06:00Z" w16du:dateUtc="2026-09-26T19:06:00Z">
                  <w:rPr>
                    <w:rFonts w:ascii="Cambria Math" w:hAnsi="Cambria Math"/>
                  </w:rPr>
                  <m:t>2</m:t>
                </w:ins>
              </m:r>
            </m:e>
          </m:mr>
          <m:mr>
            <m:e>
              <m:r>
                <w:ins w:id="188" w:author="Caio Pizzol" w:date="2026-09-26T15:06:00Z" w16du:dateUtc="2026-09-26T19:06:00Z">
                  <w:rPr>
                    <w:rFonts w:ascii="Cambria Math" w:hAnsi="Cambria Math"/>
                  </w:rPr>
                  <m:t>3</m:t>
                </w:ins>
              </m:r>
            </m:e>
            <m:e>
              <m:r>
                <w:ins w:id="189" w:author="Caio Pizzol" w:date="2026-09-26T15:06:00Z" w16du:dateUtc="2026-09-26T19:06:00Z">
                  <w:rPr>
                    <w:rFonts w:ascii="Cambria Math" w:hAnsi="Cambria Math"/>
                  </w:rPr>
                  <m:t>4</m:t>
                </w:ins>
              </m:r>
            </m:e>
          </m:mr>
        </m:m>
      </m:oMath>
      <w:ins w:id="190" w:author="Caio Pizzol" w:date="2026-09-26T15:06:00Z" w16du:dateUtc="2026-09-26T19:06:00Z">
        <w:r>
          <w:t xml:space="preserve"> + b</w:t>
        </w:r>
      </w:ins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0726B7"/>
    <w:rsid w:val="002031F9"/>
    <w:rsid w:val="002B1219"/>
    <w:rsid w:val="00744453"/>
    <w:rsid w:val="008144A8"/>
    <w:rsid w:val="00AF4127"/>
    <w:rsid w:val="00C400A7"/>
    <w:rsid w:val="00DD5707"/>
    <w:rsid w:val="00DE0A42"/>
    <w:rsid w:val="00E0083A"/>
    <w:rsid w:val="00F33F9F"/>
    <w:rsid w:val="00F9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2026-04-12T21:03:00Z</dcterms:created>
  <dcterms:modified xsi:type="dcterms:W3CDTF">2026-09-26T19:06:00Z</dcterms:modified>
</cp:coreProperties>
</file>