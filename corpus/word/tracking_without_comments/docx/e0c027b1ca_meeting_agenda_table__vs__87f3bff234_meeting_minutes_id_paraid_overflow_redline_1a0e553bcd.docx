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98D7EF" w14:textId="77777777" w:rsidR="007C5F53" w:rsidRDefault="00084166">
      <w:r>
        <w:t xml:space="preserve">Meeting </w:t>
      </w:r>
      <w:ins w:id="0" w:author="Author" w:date="2026-06-29T11:12:00Z" w16du:dateUtc="2026-06-29T15:12:00Z">
        <w:r>
          <w:t>Minutes</w:t>
        </w:r>
      </w:ins>
      <w:del w:id="1" w:author="Author" w:date="2026-06-29T11:12:00Z" w16du:dateUtc="2026-06-29T15:12:00Z">
        <w:r>
          <w:delText>Agenda</w:delText>
        </w:r>
      </w:del>
    </w:p>
    <w:p w14:paraId="6DE432D1" w14:textId="77777777" w:rsidR="00007119" w:rsidRDefault="00084166">
      <w:pPr>
        <w:rPr>
          <w:ins w:id="2" w:author="Author" w:date="2026-06-29T11:12:00Z" w16du:dateUtc="2026-06-29T15:12:00Z"/>
        </w:rPr>
      </w:pPr>
      <w:ins w:id="3" w:author="Author" w:date="2026-06-29T11:12:00Z" w16du:dateUtc="2026-06-29T15:12:00Z">
        <w:r>
          <w:t>Date: January 10, 2026</w:t>
        </w:r>
      </w:ins>
    </w:p>
    <w:p w14:paraId="667E7D1A" w14:textId="77777777" w:rsidR="00007119" w:rsidRDefault="00084166">
      <w:pPr>
        <w:rPr>
          <w:ins w:id="4" w:author="Author" w:date="2026-06-29T11:12:00Z" w16du:dateUtc="2026-06-29T15:12:00Z"/>
        </w:rPr>
      </w:pPr>
      <w:ins w:id="5" w:author="Author" w:date="2026-06-29T11:12:00Z" w16du:dateUtc="2026-06-29T15:12:00Z">
        <w:r>
          <w:t>Attendees: John, Sarah, Mike</w:t>
        </w:r>
      </w:ins>
    </w:p>
    <w:p w14:paraId="1D922DFB" w14:textId="77777777" w:rsidR="00007119" w:rsidRDefault="00084166">
      <w:pPr>
        <w:rPr>
          <w:ins w:id="6" w:author="Author" w:date="2026-06-29T11:12:00Z" w16du:dateUtc="2026-06-29T15:12:00Z"/>
        </w:rPr>
      </w:pPr>
      <w:ins w:id="7" w:author="Author" w:date="2026-06-29T11:12:00Z" w16du:dateUtc="2026-06-29T15:12:00Z">
        <w:r>
          <w:t>Action items: Complete the report by Friday.</w:t>
        </w:r>
      </w:ins>
    </w:p>
    <w:p w14:paraId="6BA0D4A6" w14:textId="77777777" w:rsidR="007C5F53" w:rsidRDefault="00084166">
      <w:pPr>
        <w:rPr>
          <w:del w:id="8" w:author="Author" w:date="2026-06-29T11:12:00Z" w16du:dateUtc="2026-06-29T15:12:00Z"/>
        </w:rPr>
      </w:pPr>
      <w:ins w:id="9" w:author="Author" w:date="2026-06-29T11:12:00Z" w16du:dateUtc="2026-06-29T15:12:00Z">
        <w:r>
          <w:t>Next meeting scheduled for January 17.</w:t>
        </w:r>
      </w:ins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5F53" w14:paraId="4798106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0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AC2A4" w14:textId="77777777" w:rsidR="007C5F53" w:rsidRDefault="00084166">
            <w:pPr>
              <w:rPr>
                <w:del w:id="11" w:author="Author" w:date="2026-06-29T11:12:00Z" w16du:dateUtc="2026-06-29T15:12:00Z"/>
              </w:rPr>
            </w:pPr>
            <w:del w:id="12" w:author="Author" w:date="2026-06-29T11:12:00Z" w16du:dateUtc="2026-06-29T15:12:00Z">
              <w:r>
                <w:delText>Time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DB6D" w14:textId="77777777" w:rsidR="007C5F53" w:rsidRDefault="00084166">
            <w:pPr>
              <w:rPr>
                <w:del w:id="13" w:author="Author" w:date="2026-06-29T11:12:00Z" w16du:dateUtc="2026-06-29T15:12:00Z"/>
              </w:rPr>
            </w:pPr>
            <w:del w:id="14" w:author="Author" w:date="2026-06-29T11:12:00Z" w16du:dateUtc="2026-06-29T15:12:00Z">
              <w:r>
                <w:delText>Topic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DA3C" w14:textId="77777777" w:rsidR="007C5F53" w:rsidRDefault="00084166">
            <w:pPr>
              <w:rPr>
                <w:del w:id="15" w:author="Author" w:date="2026-06-29T11:12:00Z" w16du:dateUtc="2026-06-29T15:12:00Z"/>
              </w:rPr>
            </w:pPr>
            <w:del w:id="16" w:author="Author" w:date="2026-06-29T11:12:00Z" w16du:dateUtc="2026-06-29T15:12:00Z">
              <w:r>
                <w:delText>Presenter</w:delText>
              </w:r>
            </w:del>
          </w:p>
        </w:tc>
      </w:tr>
      <w:tr w:rsidR="007C5F53" w14:paraId="650CC942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3853" w14:textId="77777777" w:rsidR="007C5F53" w:rsidRDefault="00084166">
            <w:pPr>
              <w:rPr>
                <w:del w:id="18" w:author="Author" w:date="2026-06-29T11:12:00Z" w16du:dateUtc="2026-06-29T15:12:00Z"/>
              </w:rPr>
            </w:pPr>
            <w:del w:id="19" w:author="Author" w:date="2026-06-29T11:12:00Z" w16du:dateUtc="2026-06-29T15:12:00Z">
              <w:r>
                <w:delText>9:00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28EE2" w14:textId="77777777" w:rsidR="007C5F53" w:rsidRDefault="00084166">
            <w:pPr>
              <w:rPr>
                <w:del w:id="20" w:author="Author" w:date="2026-06-29T11:12:00Z" w16du:dateUtc="2026-06-29T15:12:00Z"/>
              </w:rPr>
            </w:pPr>
            <w:del w:id="21" w:author="Author" w:date="2026-06-29T11:12:00Z" w16du:dateUtc="2026-06-29T15:12:00Z">
              <w:r>
                <w:delText>Q1 Review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05FED" w14:textId="77777777" w:rsidR="007C5F53" w:rsidRDefault="00084166">
            <w:pPr>
              <w:rPr>
                <w:del w:id="22" w:author="Author" w:date="2026-06-29T11:12:00Z" w16du:dateUtc="2026-06-29T15:12:00Z"/>
              </w:rPr>
            </w:pPr>
            <w:del w:id="23" w:author="Author" w:date="2026-06-29T11:12:00Z" w16du:dateUtc="2026-06-29T15:12:00Z">
              <w:r>
                <w:delText>CEO</w:delText>
              </w:r>
            </w:del>
          </w:p>
        </w:tc>
      </w:tr>
      <w:tr w:rsidR="007C5F53" w14:paraId="35CEAA09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4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D1BA" w14:textId="77777777" w:rsidR="007C5F53" w:rsidRDefault="00084166">
            <w:pPr>
              <w:rPr>
                <w:del w:id="25" w:author="Author" w:date="2026-06-29T11:12:00Z" w16du:dateUtc="2026-06-29T15:12:00Z"/>
              </w:rPr>
            </w:pPr>
            <w:del w:id="26" w:author="Author" w:date="2026-06-29T11:12:00Z" w16du:dateUtc="2026-06-29T15:12:00Z">
              <w:r>
                <w:delText>10:00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A3DD" w14:textId="77777777" w:rsidR="007C5F53" w:rsidRDefault="00084166">
            <w:pPr>
              <w:rPr>
                <w:del w:id="27" w:author="Author" w:date="2026-06-29T11:12:00Z" w16du:dateUtc="2026-06-29T15:12:00Z"/>
              </w:rPr>
            </w:pPr>
            <w:del w:id="28" w:author="Author" w:date="2026-06-29T11:12:00Z" w16du:dateUtc="2026-06-29T15:12:00Z">
              <w:r>
                <w:delText>Product Roadmap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62036" w14:textId="77777777" w:rsidR="007C5F53" w:rsidRDefault="00084166">
            <w:pPr>
              <w:rPr>
                <w:del w:id="29" w:author="Author" w:date="2026-06-29T11:12:00Z" w16du:dateUtc="2026-06-29T15:12:00Z"/>
              </w:rPr>
            </w:pPr>
            <w:del w:id="30" w:author="Author" w:date="2026-06-29T11:12:00Z" w16du:dateUtc="2026-06-29T15:12:00Z">
              <w:r>
                <w:delText>CTO</w:delText>
              </w:r>
            </w:del>
          </w:p>
        </w:tc>
      </w:tr>
      <w:tr w:rsidR="007C5F53" w14:paraId="0CFF637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1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DCD5" w14:textId="77777777" w:rsidR="007C5F53" w:rsidRDefault="00084166">
            <w:pPr>
              <w:rPr>
                <w:del w:id="32" w:author="Author" w:date="2026-06-29T11:12:00Z" w16du:dateUtc="2026-06-29T15:12:00Z"/>
              </w:rPr>
            </w:pPr>
            <w:del w:id="33" w:author="Author" w:date="2026-06-29T11:12:00Z" w16du:dateUtc="2026-06-29T15:12:00Z">
              <w:r>
                <w:delText>11:00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AEBF" w14:textId="77777777" w:rsidR="007C5F53" w:rsidRDefault="00084166">
            <w:pPr>
              <w:rPr>
                <w:del w:id="34" w:author="Author" w:date="2026-06-29T11:12:00Z" w16du:dateUtc="2026-06-29T15:12:00Z"/>
              </w:rPr>
            </w:pPr>
            <w:del w:id="35" w:author="Author" w:date="2026-06-29T11:12:00Z" w16du:dateUtc="2026-06-29T15:12:00Z">
              <w:r>
                <w:delText>Budget Plan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5A748" w14:textId="77777777" w:rsidR="007C5F53" w:rsidRDefault="00084166">
            <w:pPr>
              <w:rPr>
                <w:del w:id="36" w:author="Author" w:date="2026-06-29T11:12:00Z" w16du:dateUtc="2026-06-29T15:12:00Z"/>
              </w:rPr>
            </w:pPr>
            <w:del w:id="37" w:author="Author" w:date="2026-06-29T11:12:00Z" w16du:dateUtc="2026-06-29T15:12:00Z">
              <w:r>
                <w:delText>CFO</w:delText>
              </w:r>
            </w:del>
          </w:p>
        </w:tc>
      </w:tr>
    </w:tbl>
    <w:p w14:paraId="3C971B01" w14:textId="77777777" w:rsidR="007C5F53" w:rsidRDefault="007C5F53"/>
    <w:sectPr w:rsidR="007C5F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F53"/>
    <w:rsid w:val="00007119"/>
    <w:rsid w:val="00084166"/>
    <w:rsid w:val="00325BC5"/>
    <w:rsid w:val="007C5F53"/>
    <w:rsid w:val="00E0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B0A67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2026-06-29T15:12:00Z</dcterms:modified>
</cp:coreProperties>
</file>