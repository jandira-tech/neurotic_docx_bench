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C07A154" w14:textId="77777777" w:rsidR="00267C72" w:rsidRDefault="00EB29C8">
      <w:pPr>
        <w:rPr>
          <w:ins w:id="0" w:author="Comparison" w:date="2026-07-05T01:30:00Z" w16du:dateUtc="2026-07-05T05:30:00Z"/>
        </w:rPr>
      </w:pPr>
      <w:ins w:id="1" w:author="Comparison" w:date="2026-07-05T01:30:00Z" w16du:dateUtc="2026-07-05T05:30:00Z">
        <w:r>
          <w:t>Inventory List</w:t>
        </w:r>
      </w:ins>
    </w:p>
    <w:p w14:paraId="5BC4DEAB" w14:textId="77777777" w:rsidR="00267C72" w:rsidRDefault="00267C72">
      <w:pPr>
        <w:rPr>
          <w:ins w:id="2" w:author="Comparison" w:date="2026-07-05T01:30:00Z" w16du:dateUtc="2026-07-05T05:30:00Z"/>
        </w:rPr>
      </w:pPr>
    </w:p>
    <w:p w14:paraId="2A9F2714" w14:textId="77777777" w:rsidR="00267C72" w:rsidRDefault="00267C72">
      <w:pPr>
        <w:rPr>
          <w:ins w:id="3" w:author="Comparison" w:date="2026-07-05T01:30:00Z" w16du:dateUtc="2026-07-05T05:30:00Z"/>
        </w:rPr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67C72" w14:paraId="71894C96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4" w:author="Comparison" w:date="2026-07-05T01:30:00Z" w16du:dateUtc="2026-07-05T05:30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B05C1" w14:textId="77777777" w:rsidR="00267C72" w:rsidRDefault="00EB29C8">
            <w:pPr>
              <w:rPr>
                <w:ins w:id="5" w:author="Comparison" w:date="2026-07-05T01:30:00Z" w16du:dateUtc="2026-07-05T05:30:00Z"/>
              </w:rPr>
            </w:pPr>
            <w:ins w:id="6" w:author="Comparison" w:date="2026-07-05T01:30:00Z" w16du:dateUtc="2026-07-05T05:30:00Z">
              <w:r>
                <w:t>Item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88EA2" w14:textId="77777777" w:rsidR="00267C72" w:rsidRDefault="00EB29C8">
            <w:pPr>
              <w:rPr>
                <w:ins w:id="7" w:author="Comparison" w:date="2026-07-05T01:30:00Z" w16du:dateUtc="2026-07-05T05:30:00Z"/>
              </w:rPr>
            </w:pPr>
            <w:ins w:id="8" w:author="Comparison" w:date="2026-07-05T01:30:00Z" w16du:dateUtc="2026-07-05T05:30:00Z">
              <w:r>
                <w:t>Stock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4CEAC" w14:textId="77777777" w:rsidR="00267C72" w:rsidRDefault="00EB29C8">
            <w:pPr>
              <w:rPr>
                <w:ins w:id="9" w:author="Comparison" w:date="2026-07-05T01:30:00Z" w16du:dateUtc="2026-07-05T05:30:00Z"/>
              </w:rPr>
            </w:pPr>
            <w:ins w:id="10" w:author="Comparison" w:date="2026-07-05T01:30:00Z" w16du:dateUtc="2026-07-05T05:30:00Z">
              <w:r>
                <w:t>Price</w:t>
              </w:r>
            </w:ins>
          </w:p>
        </w:tc>
      </w:tr>
      <w:tr w:rsidR="00267C72" w14:paraId="5E5B1ED1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11" w:author="Comparison" w:date="2026-07-05T01:30:00Z" w16du:dateUtc="2026-07-05T05:30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C07DC" w14:textId="4D41E4CB" w:rsidR="00267C72" w:rsidRDefault="00267C72">
            <w:pPr>
              <w:rPr>
                <w:ins w:id="12" w:author="Comparison" w:date="2026-07-05T01:30:00Z" w16du:dateUtc="2026-07-05T05:30:00Z"/>
              </w:rPr>
            </w:pP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65604" w14:textId="77777777" w:rsidR="00267C72" w:rsidRDefault="00EB29C8">
            <w:pPr>
              <w:rPr>
                <w:ins w:id="13" w:author="Comparison" w:date="2026-07-05T01:30:00Z" w16du:dateUtc="2026-07-05T05:30:00Z"/>
              </w:rPr>
            </w:pPr>
            <w:ins w:id="14" w:author="Comparison" w:date="2026-07-05T01:30:00Z" w16du:dateUtc="2026-07-05T05:30:00Z">
              <w:r>
                <w:t>10 units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EC227" w14:textId="77777777" w:rsidR="00267C72" w:rsidRDefault="00EB29C8">
            <w:pPr>
              <w:rPr>
                <w:ins w:id="15" w:author="Comparison" w:date="2026-07-05T01:30:00Z" w16du:dateUtc="2026-07-05T05:30:00Z"/>
              </w:rPr>
            </w:pPr>
            <w:ins w:id="16" w:author="Comparison" w:date="2026-07-05T01:30:00Z" w16du:dateUtc="2026-07-05T05:30:00Z">
              <w:r>
                <w:t>$1,200</w:t>
              </w:r>
            </w:ins>
          </w:p>
        </w:tc>
      </w:tr>
      <w:tr w:rsidR="00267C72" w14:paraId="7A23F962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17" w:author="Comparison" w:date="2026-07-05T01:30:00Z" w16du:dateUtc="2026-07-05T05:30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A3128" w14:textId="77777777" w:rsidR="00267C72" w:rsidRDefault="00EB29C8">
            <w:pPr>
              <w:rPr>
                <w:ins w:id="18" w:author="Comparison" w:date="2026-07-05T01:30:00Z" w16du:dateUtc="2026-07-05T05:30:00Z"/>
              </w:rPr>
            </w:pPr>
            <w:ins w:id="19" w:author="Comparison" w:date="2026-07-05T01:30:00Z" w16du:dateUtc="2026-07-05T05:30:00Z">
              <w:r>
                <w:t>Wireless Mouse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CC7B0" w14:textId="73F3312F" w:rsidR="00267C72" w:rsidRDefault="00267C72">
            <w:pPr>
              <w:rPr>
                <w:ins w:id="20" w:author="Comparison" w:date="2026-07-05T01:30:00Z" w16du:dateUtc="2026-07-05T05:30:00Z"/>
              </w:rPr>
            </w:pP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583F5" w14:textId="77777777" w:rsidR="00267C72" w:rsidRDefault="00EB29C8">
            <w:pPr>
              <w:rPr>
                <w:ins w:id="21" w:author="Comparison" w:date="2026-07-05T01:30:00Z" w16du:dateUtc="2026-07-05T05:30:00Z"/>
              </w:rPr>
            </w:pPr>
            <w:ins w:id="22" w:author="Comparison" w:date="2026-07-05T01:30:00Z" w16du:dateUtc="2026-07-05T05:30:00Z">
              <w:r>
                <w:t>$25</w:t>
              </w:r>
            </w:ins>
          </w:p>
        </w:tc>
      </w:tr>
    </w:tbl>
    <w:p w14:paraId="5ED5201F" w14:textId="77777777" w:rsidR="00A63A8D" w:rsidRDefault="00EB29C8">
      <w:pPr>
        <w:rPr>
          <w:del w:id="23" w:author="Comparison" w:date="2026-07-05T01:30:00Z" w16du:dateUtc="2026-07-05T05:30:00Z"/>
        </w:rPr>
      </w:pPr>
      <w:del w:id="24" w:author="Comparison" w:date="2026-07-05T01:30:00Z" w16du:dateUtc="2026-07-05T05:30:00Z">
        <w:r>
          <w:delText>Insert Link Demo</w:delText>
        </w:r>
      </w:del>
    </w:p>
    <w:p w14:paraId="313E1D4E" w14:textId="77777777" w:rsidR="00A63A8D" w:rsidRDefault="00EB29C8">
      <w:pPr>
        <w:rPr>
          <w:del w:id="25" w:author="Comparison" w:date="2026-07-05T01:30:00Z" w16du:dateUtc="2026-07-05T05:30:00Z"/>
        </w:rPr>
      </w:pPr>
      <w:del w:id="26" w:author="Comparison" w:date="2026-07-05T01:30:00Z" w16du:dateUtc="2026-07-05T05:30:00Z">
        <w:r>
          <w:delText>This document demonstrates inserting hyperlinks.</w:delText>
        </w:r>
      </w:del>
    </w:p>
    <w:p w14:paraId="36F6FD39" w14:textId="77777777" w:rsidR="00A63A8D" w:rsidRDefault="00EB29C8">
      <w:del w:id="27" w:author="Comparison" w:date="2026-07-05T01:30:00Z" w16du:dateUtc="2026-07-05T05:30:00Z">
        <w:r>
          <w:fldChar w:fldCharType="begin"/>
        </w:r>
        <w:r>
          <w:delInstrText>HYPERLINK "https://example.com" \h</w:delInstrText>
        </w:r>
        <w:r>
          <w:fldChar w:fldCharType="separate"/>
        </w:r>
        <w:r>
          <w:delText>Click here to visit example.com</w:delText>
        </w:r>
        <w:r>
          <w:fldChar w:fldCharType="end"/>
        </w:r>
      </w:del>
    </w:p>
    <w:sectPr w:rsidR="00A63A8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63A8D"/>
    <w:rsid w:val="00267C72"/>
    <w:rsid w:val="00500DFA"/>
    <w:rsid w:val="007344E0"/>
    <w:rsid w:val="00A63A8D"/>
    <w:rsid w:val="00BF0F5F"/>
    <w:rsid w:val="00EB2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CB9253"/>
  <w15:docId w15:val="{71FC5F19-109A-0640-9BE0-3171264F4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179</Characters>
  <Application>Microsoft Office Word</Application>
  <DocSecurity>0</DocSecurity>
  <Lines>1</Lines>
  <Paragraphs>1</Paragraphs>
  <ScaleCrop>false</ScaleCrop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2026-05-14T16:51:00Z</dcterms:created>
  <dcterms:modified xsi:type="dcterms:W3CDTF">2026-07-05T05:30:00Z</dcterms:modified>
</cp:coreProperties>
</file>