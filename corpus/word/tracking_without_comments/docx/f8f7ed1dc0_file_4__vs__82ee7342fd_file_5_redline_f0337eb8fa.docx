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1AF1E9" w14:textId="77777777" w:rsidR="00E14DE8" w:rsidRDefault="00E14DE8">
      <w:pPr>
        <w:rPr>
          <w:b/>
          <w:i/>
          <w:rPrChange w:id="0" w:author="Arthur Souza Rodrigues" w:date="2026-07-10T21:41:00Z" w16du:dateUtc="2026-07-11T01:41:00Z">
            <w:rPr>
              <w:rFonts w:ascii="&quot;Open Sans&quot;, sans-serif" w:hAnsi="&quot;Open Sans&quot;, sans-serif" w:cs="&quot;Open Sans&quot;, sans-serif"/>
            </w:rPr>
          </w:rPrChange>
        </w:rPr>
      </w:pPr>
      <w:r>
        <w:rPr>
          <w:b/>
          <w:i/>
          <w:rPrChange w:id="1" w:author="Arthur Souza Rodrigues" w:date="2026-07-10T21:41:00Z" w16du:dateUtc="2026-07-11T01:41:00Z">
            <w:rPr>
              <w:rFonts w:ascii="&quot;Open Sans&quot;, sans-serif" w:hAnsi="&quot;Open Sans&quot;, sans-serif" w:cs="&quot;Open Sans&quot;, sans-serif"/>
            </w:rPr>
          </w:rPrChange>
        </w:rPr>
        <w:t>file_</w:t>
      </w:r>
      <w:ins w:id="2" w:author="Arthur Souza Rodrigues" w:date="2026-07-10T21:41:00Z" w16du:dateUtc="2026-07-11T01:41:00Z">
        <w:r w:rsidR="0083595A">
          <w:rPr>
            <w:b/>
            <w:bCs/>
            <w:i/>
            <w:iCs/>
          </w:rPr>
          <w:t>5</w:t>
        </w:r>
      </w:ins>
      <w:del w:id="3" w:author="Arthur Souza Rodrigues" w:date="2026-07-10T21:41:00Z" w16du:dateUtc="2026-07-11T01:41:00Z">
        <w:r>
          <w:rPr>
            <w:rFonts w:ascii="&quot;Open Sans&quot;, sans-serif" w:hAnsi="&quot;Open Sans&quot;, sans-serif" w:cs="&quot;Open Sans&quot;, sans-serif"/>
          </w:rPr>
          <w:delText>4</w:delText>
        </w:r>
      </w:del>
      <w:r>
        <w:rPr>
          <w:b/>
          <w:i/>
          <w:rPrChange w:id="4" w:author="Arthur Souza Rodrigues" w:date="2026-07-10T21:41:00Z" w16du:dateUtc="2026-07-11T01:41:00Z">
            <w:rPr>
              <w:rFonts w:ascii="&quot;Open Sans&quot;, sans-serif" w:hAnsi="&quot;Open Sans&quot;, sans-serif" w:cs="&quot;Open Sans&quot;, sans-serif"/>
            </w:rPr>
          </w:rPrChange>
        </w:rPr>
        <w:t>.docx</w:t>
      </w:r>
    </w:p>
    <w:p w14:paraId="357CD376" w14:textId="7BCEEB04" w:rsidR="008D1B07" w:rsidRDefault="00C6391E">
      <w:ins w:id="5" w:author="Arthur Souza Rodrigues" w:date="2026-07-10T21:41:00Z" w16du:dateUtc="2026-07-11T01:41:00Z">
        <w:r>
          <w:rPr>
            <w:b/>
            <w:bCs/>
            <w:i/>
            <w:iCs/>
          </w:rPr>
          <w:t>Bold Italic Combined</w:t>
        </w:r>
      </w:ins>
      <w:del w:id="6" w:author="Arthur Souza Rodrigues" w:date="2026-07-10T21:41:00Z" w16du:dateUtc="2026-07-11T01:41:00Z">
        <w:r>
          <w:rPr>
            <w:rFonts w:ascii="&quot;Open Sans&quot;, sans-serif" w:hAnsi="&quot;Open Sans&quot;, sans-serif" w:cs="&quot;Open Sans&quot;, sans-serif"/>
          </w:rPr>
          <w:delText>Open Sans Font</w:delText>
        </w:r>
      </w:del>
      <w:r>
        <w:rPr>
          <w:b/>
          <w:i/>
          <w:rPrChange w:id="7" w:author="Arthur Souza Rodrigues" w:date="2026-07-10T21:41:00Z" w16du:dateUtc="2026-07-11T01:41:00Z">
            <w:rPr>
              <w:rFonts w:ascii="&quot;Open Sans&quot;, sans-serif" w:hAnsi="&quot;Open Sans&quot;, sans-serif" w:cs="&quot;Open Sans&quot;, sans-serif"/>
            </w:rPr>
          </w:rPrChange>
        </w:rPr>
        <w:t xml:space="preserve"> Demo</w:t>
      </w:r>
    </w:p>
    <w:p w14:paraId="10C921B3" w14:textId="77777777" w:rsidR="008D1B07" w:rsidRDefault="00C6391E">
      <w:r>
        <w:rPr>
          <w:b/>
          <w:i/>
          <w:rPrChange w:id="8" w:author="Arthur Souza Rodrigues" w:date="2026-07-10T21:41:00Z" w16du:dateUtc="2026-07-11T01:41:00Z">
            <w:rPr>
              <w:rFonts w:ascii="&quot;Open Sans&quot;, sans-serif" w:hAnsi="&quot;Open Sans&quot;, sans-serif" w:cs="&quot;Open Sans&quot;, sans-serif"/>
            </w:rPr>
          </w:rPrChange>
        </w:rPr>
        <w:t xml:space="preserve">This document </w:t>
      </w:r>
      <w:ins w:id="9" w:author="Arthur Souza Rodrigues" w:date="2026-07-10T21:41:00Z" w16du:dateUtc="2026-07-11T01:41:00Z">
        <w:r>
          <w:rPr>
            <w:b/>
            <w:bCs/>
            <w:i/>
            <w:iCs/>
          </w:rPr>
          <w:t>combines bold and italic formatting together</w:t>
        </w:r>
      </w:ins>
      <w:del w:id="10" w:author="Arthur Souza Rodrigues" w:date="2026-07-10T21:41:00Z" w16du:dateUtc="2026-07-11T01:41:00Z">
        <w:r>
          <w:rPr>
            <w:rFonts w:ascii="&quot;Open Sans&quot;, sans-serif" w:hAnsi="&quot;Open Sans&quot;, sans-serif" w:cs="&quot;Open Sans&quot;, sans-serif"/>
          </w:rPr>
          <w:delText>uses the Open Sans font family</w:delText>
        </w:r>
      </w:del>
      <w:r>
        <w:rPr>
          <w:b/>
          <w:i/>
          <w:rPrChange w:id="11" w:author="Arthur Souza Rodrigues" w:date="2026-07-10T21:41:00Z" w16du:dateUtc="2026-07-11T01:41:00Z">
            <w:rPr>
              <w:rFonts w:ascii="&quot;Open Sans&quot;, sans-serif" w:hAnsi="&quot;Open Sans&quot;, sans-serif" w:cs="&quot;Open Sans&quot;, sans-serif"/>
            </w:rPr>
          </w:rPrChange>
        </w:rPr>
        <w:t>.</w:t>
      </w:r>
    </w:p>
    <w:p w14:paraId="0F1E7C9D" w14:textId="77777777" w:rsidR="008D1B07" w:rsidRDefault="00C6391E">
      <w:ins w:id="12" w:author="Arthur Souza Rodrigues" w:date="2026-07-10T21:41:00Z" w16du:dateUtc="2026-07-11T01:41:00Z">
        <w:r>
          <w:rPr>
            <w:b/>
            <w:bCs/>
            <w:i/>
            <w:iCs/>
          </w:rPr>
          <w:t>Bold italic text creates emphasis for important highlighted content.</w:t>
        </w:r>
      </w:ins>
      <w:del w:id="13" w:author="Arthur Souza Rodrigues" w:date="2026-07-10T21:41:00Z" w16du:dateUtc="2026-07-11T01:41:00Z">
        <w:r>
          <w:rPr>
            <w:rFonts w:ascii="&quot;Open Sans&quot;, sans-serif" w:hAnsi="&quot;Open Sans&quot;, sans-serif" w:cs="&quot;Open Sans&quot;, sans-serif"/>
          </w:rPr>
          <w:delText>Open Sans is a clean, modern sans-serif typeface.</w:delText>
        </w:r>
      </w:del>
    </w:p>
    <w:sectPr w:rsidR="008D1B0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1B07"/>
    <w:rsid w:val="00563AAE"/>
    <w:rsid w:val="008262B1"/>
    <w:rsid w:val="0083595A"/>
    <w:rsid w:val="008D1B07"/>
    <w:rsid w:val="00975BE5"/>
    <w:rsid w:val="00D53FE7"/>
    <w:rsid w:val="00E14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F92C1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2026-05-14T16:57:00Z</dcterms:created>
  <dcterms:modified xsi:type="dcterms:W3CDTF">2026-07-11T01:41:00Z</dcterms:modified>
</cp:coreProperties>
</file>