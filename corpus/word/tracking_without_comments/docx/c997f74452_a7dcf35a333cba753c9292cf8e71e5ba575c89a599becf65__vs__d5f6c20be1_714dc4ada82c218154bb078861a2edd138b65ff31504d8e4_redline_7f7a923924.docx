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513770B" w14:textId="77777777" w:rsidR="0071716C" w:rsidRDefault="001D3B72">
      <w:pPr>
        <w:rPr>
          <w:ins w:id="6" w:author="Henry" w:date="2026-09-25T20:02:00Z" w16du:dateUtc="2026-09-26T00:02:00Z"/>
        </w:rPr>
      </w:pPr>
      <w:ins w:id="7" w:author="Henry" w:date="2026-09-25T20:02:00Z" w16du:dateUtc="2026-09-26T00:02:00Z">
        <w:r>
          <w:tab/>
        </w:r>
        <w:r>
          <w:rPr>
            <w:noProof/>
          </w:rPr>
          <w:drawing>
            <wp:inline distT="0" distB="0" distL="0" distR="0" wp14:anchorId="43A9672D">
              <wp:extent cx="2457450" cy="990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7450" cy="990600"/>
                      </a:xfrm>
                      <a:prstGeom prst="rect">
                        <a:avLst/>
                      </a:prstGeom>
                      <a:noFill/>
                    </pic:spPr>
                  </pic:pic>
                </a:graphicData>
              </a:graphic>
            </wp:inline>
          </w:drawing>
        </w:r>
        <w:r>
          <w:rPr>
            <w:noProof/>
          </w:rPr>
          <w:drawing>
            <wp:inline distT="0" distB="0" distL="0" distR="0" wp14:anchorId="0C2D729A">
              <wp:extent cx="2942590" cy="9429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42590" cy="942975"/>
                      </a:xfrm>
                      <a:prstGeom prst="rect">
                        <a:avLst/>
                      </a:prstGeom>
                      <a:noFill/>
                    </pic:spPr>
                  </pic:pic>
                </a:graphicData>
              </a:graphic>
            </wp:inline>
          </w:drawing>
        </w:r>
        <w:r w:rsidR="0071716C">
          <w:tab/>
        </w:r>
        <w:r w:rsidR="0071716C">
          <w:tab/>
        </w:r>
      </w:ins>
    </w:p>
    <w:p w14:paraId="76CA966B" w14:textId="77777777" w:rsidR="00964033" w:rsidRDefault="00964033" w:rsidP="00964033">
      <w:pPr>
        <w:jc w:val="center"/>
        <w:rPr>
          <w:ins w:id="8" w:author="Henry" w:date="2026-09-25T20:02:00Z" w16du:dateUtc="2026-09-26T00:02:00Z"/>
        </w:rPr>
      </w:pPr>
      <w:ins w:id="9" w:author="Henry" w:date="2026-09-25T20:02:00Z" w16du:dateUtc="2026-09-26T00:02:00Z">
        <w:r w:rsidRPr="00964033">
          <w:t>DISTRICT SAFETY COMMITTEE</w:t>
        </w:r>
      </w:ins>
    </w:p>
    <w:p w14:paraId="54F97444" w14:textId="77777777" w:rsidR="00964033" w:rsidRDefault="00C440A4" w:rsidP="00C440A4">
      <w:pPr>
        <w:jc w:val="both"/>
        <w:rPr>
          <w:ins w:id="10" w:author="Henry" w:date="2026-09-25T20:02:00Z" w16du:dateUtc="2026-09-26T00:02:00Z"/>
          <w:b w:val="0"/>
        </w:rPr>
      </w:pPr>
      <w:ins w:id="11" w:author="Henry" w:date="2026-09-25T20:02:00Z" w16du:dateUtc="2026-09-26T00:02:00Z">
        <w:r w:rsidRPr="00C440A4">
          <w:t>Legal Reference</w:t>
        </w:r>
        <w:r>
          <w:rPr>
            <w:b w:val="0"/>
          </w:rPr>
          <w:t>:  California Code of Regulations, Title 8, Section 3203</w:t>
        </w:r>
      </w:ins>
    </w:p>
    <w:p w14:paraId="00EE360A" w14:textId="77777777" w:rsidR="00C440A4" w:rsidRPr="00C440A4" w:rsidRDefault="00C440A4" w:rsidP="00C440A4">
      <w:pPr>
        <w:jc w:val="both"/>
        <w:rPr>
          <w:ins w:id="12" w:author="Henry" w:date="2026-09-25T20:02:00Z" w16du:dateUtc="2026-09-26T00:02:00Z"/>
          <w:b w:val="0"/>
        </w:rPr>
      </w:pPr>
      <w:ins w:id="13" w:author="Henry" w:date="2026-09-25T20:02:00Z" w16du:dateUtc="2026-09-26T00:02:00Z">
        <w:r>
          <w:t xml:space="preserve">PURPOSE:  </w:t>
        </w:r>
        <w:r w:rsidRPr="00C440A4">
          <w:rPr>
            <w:b w:val="0"/>
          </w:rPr>
          <w:t>The purpose of this guidance document is to assist member school districts in setting up and maintaining an effective district safety committee.</w:t>
        </w:r>
      </w:ins>
    </w:p>
    <w:p w14:paraId="4D9BCF3C" w14:textId="77777777" w:rsidR="00C440A4" w:rsidRDefault="00C440A4" w:rsidP="00C440A4">
      <w:pPr>
        <w:jc w:val="both"/>
        <w:rPr>
          <w:ins w:id="14" w:author="Henry" w:date="2026-09-25T20:02:00Z" w16du:dateUtc="2026-09-26T00:02:00Z"/>
          <w:b w:val="0"/>
        </w:rPr>
      </w:pPr>
      <w:ins w:id="15" w:author="Henry" w:date="2026-09-25T20:02:00Z" w16du:dateUtc="2026-09-26T00:02:00Z">
        <w:r>
          <w:t>INTRODUCTION:</w:t>
        </w:r>
        <w:r>
          <w:rPr>
            <w:b w:val="0"/>
          </w:rPr>
          <w:t xml:space="preserve">  The purpose of a safety committee is to bring workers and managers together in a cooperative effort to promote safety in the workplace.  The committee assists the employer and makes recommendations for change regarding occupational safety issues.  It is easy to </w:t>
        </w:r>
        <w:r w:rsidR="00234ECE">
          <w:rPr>
            <w:b w:val="0"/>
          </w:rPr>
          <w:t>start a</w:t>
        </w:r>
        <w:r>
          <w:rPr>
            <w:b w:val="0"/>
          </w:rPr>
          <w:t xml:space="preserve"> safety committee, but developing an effective one (one that achieves and maintains a safe workplace) requires workers and managers who are </w:t>
        </w:r>
        <w:r w:rsidR="00234ECE">
          <w:rPr>
            <w:b w:val="0"/>
          </w:rPr>
          <w:t>committed to</w:t>
        </w:r>
        <w:r>
          <w:rPr>
            <w:b w:val="0"/>
          </w:rPr>
          <w:t xml:space="preserve"> achieving that goal.</w:t>
        </w:r>
      </w:ins>
    </w:p>
    <w:p w14:paraId="6D6A1413" w14:textId="77777777" w:rsidR="00C440A4" w:rsidRDefault="00C440A4" w:rsidP="00C440A4">
      <w:pPr>
        <w:rPr>
          <w:ins w:id="16" w:author="Henry" w:date="2026-09-25T20:02:00Z" w16du:dateUtc="2026-09-26T00:02:00Z"/>
          <w:b w:val="0"/>
        </w:rPr>
      </w:pPr>
      <w:ins w:id="17" w:author="Henry" w:date="2026-09-25T20:02:00Z" w16du:dateUtc="2026-09-26T00:02:00Z">
        <w:r>
          <w:t>Legal Requirement:</w:t>
        </w:r>
        <w:r>
          <w:rPr>
            <w:b w:val="0"/>
          </w:rPr>
          <w:t xml:space="preserve">  Employers who elect to use a labor/management safety committee to comply with the </w:t>
        </w:r>
        <w:r w:rsidR="00234ECE">
          <w:rPr>
            <w:b w:val="0"/>
          </w:rPr>
          <w:t>communication requirements</w:t>
        </w:r>
        <w:r>
          <w:rPr>
            <w:b w:val="0"/>
          </w:rPr>
          <w:t xml:space="preserve"> of Section 3203 (a)(3), shall include a system for communicating with employees in a form readily understandable by all affected employees on matters relating to occupational safety, including provisions designed to encourage employees to inform the employer of hazards at the worksite without fear of reprisal.  Substantial compliance with this provision includes meetings, training programs, posting, written communications, a system of anonymous notification by employees about hazards, labor/management safety committees, or any other means that ensures communication with employees.  You are presumed to be in </w:t>
        </w:r>
        <w:r w:rsidR="00234ECE">
          <w:rPr>
            <w:b w:val="0"/>
          </w:rPr>
          <w:t>substantial compliance</w:t>
        </w:r>
        <w:r>
          <w:rPr>
            <w:b w:val="0"/>
          </w:rPr>
          <w:t xml:space="preserve"> with subsection (a)(3) if the committee:</w:t>
        </w:r>
      </w:ins>
    </w:p>
    <w:p w14:paraId="19911C0F" w14:textId="77777777" w:rsidR="00C440A4" w:rsidRDefault="0017356A" w:rsidP="00C440A4">
      <w:pPr>
        <w:pStyle w:val="ListParagraph"/>
        <w:numPr>
          <w:ilvl w:val="0"/>
          <w:numId w:val="34"/>
        </w:numPr>
        <w:rPr>
          <w:ins w:id="18" w:author="Henry" w:date="2026-09-25T20:02:00Z" w16du:dateUtc="2026-09-26T00:02:00Z"/>
          <w:b w:val="0"/>
        </w:rPr>
      </w:pPr>
      <w:ins w:id="19" w:author="Henry" w:date="2026-09-25T20:02:00Z" w16du:dateUtc="2026-09-26T00:02:00Z">
        <w:r>
          <w:rPr>
            <w:b w:val="0"/>
          </w:rPr>
          <w:t>Meets regularly, but not less than quarterly;</w:t>
        </w:r>
      </w:ins>
    </w:p>
    <w:p w14:paraId="6EEE285D" w14:textId="77777777" w:rsidR="0017356A" w:rsidRDefault="0017356A" w:rsidP="00C440A4">
      <w:pPr>
        <w:pStyle w:val="ListParagraph"/>
        <w:numPr>
          <w:ilvl w:val="0"/>
          <w:numId w:val="34"/>
        </w:numPr>
        <w:rPr>
          <w:ins w:id="20" w:author="Henry" w:date="2026-09-25T20:02:00Z" w16du:dateUtc="2026-09-26T00:02:00Z"/>
          <w:b w:val="0"/>
        </w:rPr>
      </w:pPr>
      <w:ins w:id="21" w:author="Henry" w:date="2026-09-25T20:02:00Z" w16du:dateUtc="2026-09-26T00:02:00Z">
        <w:r>
          <w:rPr>
            <w:b w:val="0"/>
          </w:rPr>
          <w:t xml:space="preserve">Prepares and makes available to the affected employees, written records of the safety issues discussed at the committee meetings and, maintained for </w:t>
        </w:r>
        <w:r>
          <w:rPr>
            <w:b w:val="0"/>
          </w:rPr>
          <w:lastRenderedPageBreak/>
          <w:t xml:space="preserve">review by the Cal/OSOGA upon request.  The committee meeting </w:t>
        </w:r>
        <w:r w:rsidR="00234ECE">
          <w:rPr>
            <w:b w:val="0"/>
          </w:rPr>
          <w:t>records</w:t>
        </w:r>
        <w:r>
          <w:rPr>
            <w:b w:val="0"/>
          </w:rPr>
          <w:t xml:space="preserve"> shall be maintained for at least three years;</w:t>
        </w:r>
      </w:ins>
    </w:p>
    <w:p w14:paraId="418F6B7A" w14:textId="77777777" w:rsidR="0017356A" w:rsidRDefault="0017356A" w:rsidP="00C440A4">
      <w:pPr>
        <w:pStyle w:val="ListParagraph"/>
        <w:numPr>
          <w:ilvl w:val="0"/>
          <w:numId w:val="34"/>
        </w:numPr>
        <w:rPr>
          <w:ins w:id="22" w:author="Henry" w:date="2026-09-25T20:02:00Z" w16du:dateUtc="2026-09-26T00:02:00Z"/>
          <w:b w:val="0"/>
        </w:rPr>
      </w:pPr>
      <w:ins w:id="23" w:author="Henry" w:date="2026-09-25T20:02:00Z" w16du:dateUtc="2026-09-26T00:02:00Z">
        <w:r>
          <w:rPr>
            <w:b w:val="0"/>
          </w:rPr>
          <w:t>Reviews results of the periodic, scheduled worksite inspections;</w:t>
        </w:r>
      </w:ins>
    </w:p>
    <w:p w14:paraId="361AEC2E" w14:textId="77777777" w:rsidR="0017356A" w:rsidRDefault="0017356A" w:rsidP="00C440A4">
      <w:pPr>
        <w:pStyle w:val="ListParagraph"/>
        <w:numPr>
          <w:ilvl w:val="0"/>
          <w:numId w:val="34"/>
        </w:numPr>
        <w:rPr>
          <w:ins w:id="24" w:author="Henry" w:date="2026-09-25T20:02:00Z" w16du:dateUtc="2026-09-26T00:02:00Z"/>
          <w:b w:val="0"/>
        </w:rPr>
      </w:pPr>
      <w:ins w:id="25" w:author="Henry" w:date="2026-09-25T20:02:00Z" w16du:dateUtc="2026-09-26T00:02:00Z">
        <w:r>
          <w:rPr>
            <w:b w:val="0"/>
          </w:rPr>
          <w:t>Reviews investigations of occupationa</w:t>
        </w:r>
        <w:r w:rsidR="0027220C">
          <w:rPr>
            <w:b w:val="0"/>
          </w:rPr>
          <w:t>l accidents and causes of incid</w:t>
        </w:r>
        <w:r>
          <w:rPr>
            <w:b w:val="0"/>
          </w:rPr>
          <w:t>ents resulting in occupational injury, occupational illness, or exposer to hazardous substances and, where appropriate, submits suggestions to management for the prevention of future incidents’</w:t>
        </w:r>
      </w:ins>
    </w:p>
    <w:p w14:paraId="41E377C7" w14:textId="77777777" w:rsidR="0017356A" w:rsidRDefault="0017356A" w:rsidP="00C440A4">
      <w:pPr>
        <w:pStyle w:val="ListParagraph"/>
        <w:numPr>
          <w:ilvl w:val="0"/>
          <w:numId w:val="34"/>
        </w:numPr>
        <w:rPr>
          <w:ins w:id="26" w:author="Henry" w:date="2026-09-25T20:02:00Z" w16du:dateUtc="2026-09-26T00:02:00Z"/>
          <w:b w:val="0"/>
        </w:rPr>
      </w:pPr>
      <w:ins w:id="27" w:author="Henry" w:date="2026-09-25T20:02:00Z" w16du:dateUtc="2026-09-26T00:02:00Z">
        <w:r>
          <w:rPr>
            <w:b w:val="0"/>
          </w:rPr>
          <w:t xml:space="preserve">Reviews investigations of alleged hazardous conditions brought to the attention of any committee member.  When determined necessary by the committee, the committee may conduct its own inspection and investigation to assist in remedial solutions’ and </w:t>
        </w:r>
      </w:ins>
    </w:p>
    <w:p w14:paraId="4E76E9AE" w14:textId="77777777" w:rsidR="0017356A" w:rsidRDefault="0017356A" w:rsidP="00C440A4">
      <w:pPr>
        <w:pStyle w:val="ListParagraph"/>
        <w:numPr>
          <w:ilvl w:val="0"/>
          <w:numId w:val="34"/>
        </w:numPr>
        <w:rPr>
          <w:ins w:id="28" w:author="Henry" w:date="2026-09-25T20:02:00Z" w16du:dateUtc="2026-09-26T00:02:00Z"/>
          <w:b w:val="0"/>
        </w:rPr>
      </w:pPr>
      <w:ins w:id="29" w:author="Henry" w:date="2026-09-25T20:02:00Z" w16du:dateUtc="2026-09-26T00:02:00Z">
        <w:r>
          <w:rPr>
            <w:b w:val="0"/>
          </w:rPr>
          <w:t>Submits recommendations to assist in the evaluation of employee safety suggestions.</w:t>
        </w:r>
      </w:ins>
    </w:p>
    <w:p w14:paraId="42EF90A0" w14:textId="77777777" w:rsidR="0027220C" w:rsidRDefault="0017356A" w:rsidP="00414FFE">
      <w:pPr>
        <w:rPr>
          <w:ins w:id="30" w:author="Henry" w:date="2026-09-25T20:02:00Z" w16du:dateUtc="2026-09-26T00:02:00Z"/>
          <w:b w:val="0"/>
        </w:rPr>
      </w:pPr>
      <w:ins w:id="31" w:author="Henry" w:date="2026-09-25T20:02:00Z" w16du:dateUtc="2026-09-26T00:02:00Z">
        <w:r>
          <w:t xml:space="preserve">COMMITTEE MEMBERS - </w:t>
        </w:r>
        <w:r>
          <w:rPr>
            <w:b w:val="0"/>
          </w:rPr>
          <w:t>Title 8 does not specify who could serve on your safety committee.  However, organizations that use saf</w:t>
        </w:r>
        <w:r w:rsidR="0027220C">
          <w:rPr>
            <w:b w:val="0"/>
          </w:rPr>
          <w:t>ety committees seem to have the</w:t>
        </w:r>
        <w:r>
          <w:rPr>
            <w:b w:val="0"/>
          </w:rPr>
          <w:t xml:space="preserve"> greatest success with committees made up of equal numbers of employe</w:t>
        </w:r>
        <w:r w:rsidR="0027220C">
          <w:rPr>
            <w:b w:val="0"/>
          </w:rPr>
          <w:t>e and management representative</w:t>
        </w:r>
        <w:r>
          <w:rPr>
            <w:b w:val="0"/>
          </w:rPr>
          <w:t>s and have a chairperson elected</w:t>
        </w:r>
        <w:r w:rsidR="0027220C">
          <w:rPr>
            <w:b w:val="0"/>
          </w:rPr>
          <w:t xml:space="preserve"> by the representatives.  A committee of six to eight people for a medium to large school district will generally be large enough to allow for designation of particular duties to members, but not so big as to make it difficult to conduct meetings and coordinate members’ activities.  Other matters to consider about whom will serve on the committee:</w:t>
        </w:r>
      </w:ins>
    </w:p>
    <w:p w14:paraId="7B8C30D9" w14:textId="77777777" w:rsidR="0027220C" w:rsidRDefault="0027220C" w:rsidP="0027220C">
      <w:pPr>
        <w:pStyle w:val="ListParagraph"/>
        <w:numPr>
          <w:ilvl w:val="0"/>
          <w:numId w:val="35"/>
        </w:numPr>
        <w:rPr>
          <w:ins w:id="32" w:author="Henry" w:date="2026-09-25T20:02:00Z" w16du:dateUtc="2026-09-26T00:02:00Z"/>
          <w:b w:val="0"/>
        </w:rPr>
      </w:pPr>
      <w:ins w:id="33" w:author="Henry" w:date="2026-09-25T20:02:00Z" w16du:dateUtc="2026-09-26T00:02:00Z">
        <w:r>
          <w:rPr>
            <w:b w:val="0"/>
          </w:rPr>
          <w:t>Employee representatives can volunteer to serve on the committee or their peers can elect them.  If your collective bargaining agreement has procedures for selecting representatives, follow those procedures</w:t>
        </w:r>
      </w:ins>
    </w:p>
    <w:p w14:paraId="4C3AF628" w14:textId="77777777" w:rsidR="0027220C" w:rsidRDefault="0027220C" w:rsidP="0027220C">
      <w:pPr>
        <w:pStyle w:val="ListParagraph"/>
        <w:numPr>
          <w:ilvl w:val="0"/>
          <w:numId w:val="35"/>
        </w:numPr>
        <w:rPr>
          <w:ins w:id="34" w:author="Henry" w:date="2026-09-25T20:02:00Z" w16du:dateUtc="2026-09-26T00:02:00Z"/>
          <w:b w:val="0"/>
        </w:rPr>
      </w:pPr>
      <w:ins w:id="35" w:author="Henry" w:date="2026-09-25T20:02:00Z" w16du:dateUtc="2026-09-26T00:02:00Z">
        <w:r>
          <w:rPr>
            <w:b w:val="0"/>
          </w:rPr>
          <w:t>Employer representatives represent the employer.  You can have more employee representatives on the committee than employer representatives (management) if no one objects.  You can choose any employee to serve as a representative.</w:t>
        </w:r>
      </w:ins>
    </w:p>
    <w:p w14:paraId="0D024A01" w14:textId="77777777" w:rsidR="0027220C" w:rsidRDefault="0027220C" w:rsidP="0027220C">
      <w:pPr>
        <w:pStyle w:val="ListParagraph"/>
        <w:numPr>
          <w:ilvl w:val="0"/>
          <w:numId w:val="35"/>
        </w:numPr>
        <w:rPr>
          <w:ins w:id="36" w:author="Henry" w:date="2026-09-25T20:02:00Z" w16du:dateUtc="2026-09-26T00:02:00Z"/>
          <w:b w:val="0"/>
        </w:rPr>
      </w:pPr>
      <w:ins w:id="37" w:author="Henry" w:date="2026-09-25T20:02:00Z" w16du:dateUtc="2026-09-26T00:02:00Z">
        <w:r>
          <w:rPr>
            <w:b w:val="0"/>
          </w:rPr>
          <w:t>Representatives’ job s should reflect the districts major departments and or job classifications such as instruction, workers’ compensation, business services and human relations.</w:t>
        </w:r>
      </w:ins>
    </w:p>
    <w:p w14:paraId="2BDDCA4D" w14:textId="77777777" w:rsidR="0027220C" w:rsidRDefault="0027220C" w:rsidP="0027220C">
      <w:pPr>
        <w:pStyle w:val="ListParagraph"/>
        <w:numPr>
          <w:ilvl w:val="0"/>
          <w:numId w:val="35"/>
        </w:numPr>
        <w:rPr>
          <w:ins w:id="38" w:author="Henry" w:date="2026-09-25T20:02:00Z" w16du:dateUtc="2026-09-26T00:02:00Z"/>
          <w:b w:val="0"/>
        </w:rPr>
      </w:pPr>
      <w:ins w:id="39" w:author="Henry" w:date="2026-09-25T20:02:00Z" w16du:dateUtc="2026-09-26T00:02:00Z">
        <w:r>
          <w:rPr>
            <w:b w:val="0"/>
          </w:rPr>
          <w:t>Representatives must be paid their regular wages for safety committee meetings and safety-related training sessions.</w:t>
        </w:r>
      </w:ins>
    </w:p>
    <w:p w14:paraId="76A6BFD0" w14:textId="77777777" w:rsidR="0027220C" w:rsidRDefault="0027220C" w:rsidP="0027220C">
      <w:pPr>
        <w:pStyle w:val="ListParagraph"/>
        <w:numPr>
          <w:ilvl w:val="0"/>
          <w:numId w:val="35"/>
        </w:numPr>
        <w:rPr>
          <w:ins w:id="40" w:author="Henry" w:date="2026-09-25T20:02:00Z" w16du:dateUtc="2026-09-26T00:02:00Z"/>
          <w:b w:val="0"/>
        </w:rPr>
      </w:pPr>
      <w:ins w:id="41" w:author="Henry" w:date="2026-09-25T20:02:00Z" w16du:dateUtc="2026-09-26T00:02:00Z">
        <w:r>
          <w:rPr>
            <w:b w:val="0"/>
          </w:rPr>
          <w:t>Each representative should serve at least one year on the committee.</w:t>
        </w:r>
      </w:ins>
    </w:p>
    <w:p w14:paraId="76199894" w14:textId="77777777" w:rsidR="0027220C" w:rsidRDefault="0027220C" w:rsidP="00414FFE">
      <w:pPr>
        <w:rPr>
          <w:ins w:id="42" w:author="Henry" w:date="2026-09-25T20:02:00Z" w16du:dateUtc="2026-09-26T00:02:00Z"/>
          <w:b w:val="0"/>
        </w:rPr>
      </w:pPr>
      <w:ins w:id="43" w:author="Henry" w:date="2026-09-25T20:02:00Z" w16du:dateUtc="2026-09-26T00:02:00Z">
        <w:r>
          <w:rPr>
            <w:b w:val="0"/>
          </w:rPr>
          <w:t>Your safety committee must have a chairperson and someone to take minutes at each meeting.  The committee doesn’t have to have a vice-chair</w:t>
        </w:r>
        <w:r w:rsidR="00234ECE">
          <w:rPr>
            <w:b w:val="0"/>
          </w:rPr>
          <w:t>; however</w:t>
        </w:r>
        <w:r w:rsidR="00414FFE">
          <w:rPr>
            <w:b w:val="0"/>
          </w:rPr>
          <w:t>, someone should be available to prepare an agenda and conduct committee business in the chair’s absence.  The following table summarizes the duties of the chairperson, vice-chair, recorder, and other committee representatives.</w:t>
        </w:r>
      </w:ins>
    </w:p>
    <w:p w14:paraId="4EFF55EF" w14:textId="77777777" w:rsidR="00414FFE" w:rsidRDefault="00414FFE" w:rsidP="00414FFE">
      <w:pPr>
        <w:rPr>
          <w:ins w:id="44" w:author="Henry" w:date="2026-09-25T20:02:00Z" w16du:dateUtc="2026-09-26T00:02:00Z"/>
          <w:b w:val="0"/>
          <w:u w:val="single"/>
        </w:rPr>
      </w:pPr>
      <w:ins w:id="45" w:author="Henry" w:date="2026-09-25T20:02:00Z" w16du:dateUtc="2026-09-26T00:02:00Z">
        <w:r>
          <w:rPr>
            <w:b w:val="0"/>
            <w:u w:val="single"/>
          </w:rPr>
          <w:t>Chairperson</w:t>
        </w:r>
      </w:ins>
    </w:p>
    <w:p w14:paraId="34908884" w14:textId="77777777" w:rsidR="00414FFE" w:rsidRPr="00414FFE" w:rsidRDefault="00414FFE" w:rsidP="00414FFE">
      <w:pPr>
        <w:pStyle w:val="ListParagraph"/>
        <w:numPr>
          <w:ilvl w:val="0"/>
          <w:numId w:val="37"/>
        </w:numPr>
        <w:rPr>
          <w:ins w:id="46" w:author="Henry" w:date="2026-09-25T20:02:00Z" w16du:dateUtc="2026-09-26T00:02:00Z"/>
          <w:b w:val="0"/>
        </w:rPr>
      </w:pPr>
      <w:ins w:id="47" w:author="Henry" w:date="2026-09-25T20:02:00Z" w16du:dateUtc="2026-09-26T00:02:00Z">
        <w:r w:rsidRPr="00414FFE">
          <w:rPr>
            <w:b w:val="0"/>
          </w:rPr>
          <w:t>Schedules monthly meetings</w:t>
        </w:r>
      </w:ins>
    </w:p>
    <w:p w14:paraId="27D20FDD" w14:textId="77777777" w:rsidR="00414FFE" w:rsidRPr="00414FFE" w:rsidRDefault="00414FFE" w:rsidP="00414FFE">
      <w:pPr>
        <w:pStyle w:val="ListParagraph"/>
        <w:numPr>
          <w:ilvl w:val="0"/>
          <w:numId w:val="37"/>
        </w:numPr>
        <w:rPr>
          <w:ins w:id="48" w:author="Henry" w:date="2026-09-25T20:02:00Z" w16du:dateUtc="2026-09-26T00:02:00Z"/>
          <w:b w:val="0"/>
        </w:rPr>
      </w:pPr>
      <w:ins w:id="49" w:author="Henry" w:date="2026-09-25T20:02:00Z" w16du:dateUtc="2026-09-26T00:02:00Z">
        <w:r w:rsidRPr="00414FFE">
          <w:rPr>
            <w:b w:val="0"/>
          </w:rPr>
          <w:t>Develops agendas for meetings</w:t>
        </w:r>
      </w:ins>
    </w:p>
    <w:p w14:paraId="40B757F1" w14:textId="77777777" w:rsidR="00414FFE" w:rsidRDefault="00414FFE" w:rsidP="00414FFE">
      <w:pPr>
        <w:pStyle w:val="ListParagraph"/>
        <w:numPr>
          <w:ilvl w:val="0"/>
          <w:numId w:val="37"/>
        </w:numPr>
        <w:rPr>
          <w:ins w:id="50" w:author="Henry" w:date="2026-09-25T20:02:00Z" w16du:dateUtc="2026-09-26T00:02:00Z"/>
          <w:b w:val="0"/>
        </w:rPr>
      </w:pPr>
      <w:ins w:id="51" w:author="Henry" w:date="2026-09-25T20:02:00Z" w16du:dateUtc="2026-09-26T00:02:00Z">
        <w:r w:rsidRPr="00414FFE">
          <w:rPr>
            <w:b w:val="0"/>
          </w:rPr>
          <w:t>Conducts monthly meetings</w:t>
        </w:r>
      </w:ins>
    </w:p>
    <w:p w14:paraId="54B59D67" w14:textId="77777777" w:rsidR="00414FFE" w:rsidRDefault="00414FFE" w:rsidP="00414FFE">
      <w:pPr>
        <w:rPr>
          <w:ins w:id="52" w:author="Henry" w:date="2026-09-25T20:02:00Z" w16du:dateUtc="2026-09-26T00:02:00Z"/>
          <w:b w:val="0"/>
          <w:u w:val="single"/>
        </w:rPr>
      </w:pPr>
      <w:ins w:id="53" w:author="Henry" w:date="2026-09-25T20:02:00Z" w16du:dateUtc="2026-09-26T00:02:00Z">
        <w:r w:rsidRPr="00414FFE">
          <w:rPr>
            <w:b w:val="0"/>
            <w:u w:val="single"/>
          </w:rPr>
          <w:t>Vice-Chair</w:t>
        </w:r>
      </w:ins>
    </w:p>
    <w:p w14:paraId="566464FD" w14:textId="77777777" w:rsidR="00414FFE" w:rsidRPr="00414FFE" w:rsidRDefault="00414FFE" w:rsidP="00414FFE">
      <w:pPr>
        <w:pStyle w:val="ListParagraph"/>
        <w:numPr>
          <w:ilvl w:val="0"/>
          <w:numId w:val="38"/>
        </w:numPr>
        <w:rPr>
          <w:ins w:id="54" w:author="Henry" w:date="2026-09-25T20:02:00Z" w16du:dateUtc="2026-09-26T00:02:00Z"/>
          <w:b w:val="0"/>
          <w:u w:val="single"/>
        </w:rPr>
      </w:pPr>
      <w:ins w:id="55" w:author="Henry" w:date="2026-09-25T20:02:00Z" w16du:dateUtc="2026-09-26T00:02:00Z">
        <w:r>
          <w:rPr>
            <w:b w:val="0"/>
          </w:rPr>
          <w:t>Assumes chair’s duties when the chair is absent</w:t>
        </w:r>
      </w:ins>
    </w:p>
    <w:p w14:paraId="64831F51" w14:textId="77777777" w:rsidR="00414FFE" w:rsidRPr="00414FFE" w:rsidRDefault="00414FFE" w:rsidP="00414FFE">
      <w:pPr>
        <w:pStyle w:val="ListParagraph"/>
        <w:numPr>
          <w:ilvl w:val="0"/>
          <w:numId w:val="38"/>
        </w:numPr>
        <w:rPr>
          <w:ins w:id="56" w:author="Henry" w:date="2026-09-25T20:02:00Z" w16du:dateUtc="2026-09-26T00:02:00Z"/>
          <w:b w:val="0"/>
          <w:u w:val="single"/>
        </w:rPr>
      </w:pPr>
      <w:ins w:id="57" w:author="Henry" w:date="2026-09-25T20:02:00Z" w16du:dateUtc="2026-09-26T00:02:00Z">
        <w:r>
          <w:rPr>
            <w:b w:val="0"/>
          </w:rPr>
          <w:t>Coordinates training  for new representatives</w:t>
        </w:r>
      </w:ins>
    </w:p>
    <w:p w14:paraId="1555455D" w14:textId="77777777" w:rsidR="00414FFE" w:rsidRPr="00414FFE" w:rsidRDefault="00414FFE" w:rsidP="00414FFE">
      <w:pPr>
        <w:pStyle w:val="ListParagraph"/>
        <w:numPr>
          <w:ilvl w:val="0"/>
          <w:numId w:val="38"/>
        </w:numPr>
        <w:rPr>
          <w:ins w:id="58" w:author="Henry" w:date="2026-09-25T20:02:00Z" w16du:dateUtc="2026-09-26T00:02:00Z"/>
          <w:b w:val="0"/>
          <w:u w:val="single"/>
        </w:rPr>
      </w:pPr>
      <w:ins w:id="59" w:author="Henry" w:date="2026-09-25T20:02:00Z" w16du:dateUtc="2026-09-26T00:02:00Z">
        <w:r>
          <w:rPr>
            <w:b w:val="0"/>
          </w:rPr>
          <w:t xml:space="preserve">Performs other duties assigned by the </w:t>
        </w:r>
        <w:r w:rsidR="00234ECE">
          <w:rPr>
            <w:b w:val="0"/>
          </w:rPr>
          <w:t>chair</w:t>
        </w:r>
      </w:ins>
    </w:p>
    <w:p w14:paraId="0352B996" w14:textId="77777777" w:rsidR="00414FFE" w:rsidRDefault="00414FFE" w:rsidP="00414FFE">
      <w:pPr>
        <w:rPr>
          <w:ins w:id="60" w:author="Henry" w:date="2026-09-25T20:02:00Z" w16du:dateUtc="2026-09-26T00:02:00Z"/>
          <w:b w:val="0"/>
        </w:rPr>
      </w:pPr>
      <w:ins w:id="61" w:author="Henry" w:date="2026-09-25T20:02:00Z" w16du:dateUtc="2026-09-26T00:02:00Z">
        <w:r w:rsidRPr="00414FFE">
          <w:rPr>
            <w:b w:val="0"/>
            <w:u w:val="single"/>
          </w:rPr>
          <w:t>Recorder</w:t>
        </w:r>
      </w:ins>
    </w:p>
    <w:p w14:paraId="17A656D5" w14:textId="77777777" w:rsidR="00414FFE" w:rsidRDefault="00414FFE" w:rsidP="00414FFE">
      <w:pPr>
        <w:pStyle w:val="ListParagraph"/>
        <w:numPr>
          <w:ilvl w:val="0"/>
          <w:numId w:val="39"/>
        </w:numPr>
        <w:rPr>
          <w:ins w:id="62" w:author="Henry" w:date="2026-09-25T20:02:00Z" w16du:dateUtc="2026-09-26T00:02:00Z"/>
          <w:b w:val="0"/>
        </w:rPr>
      </w:pPr>
      <w:ins w:id="63" w:author="Henry" w:date="2026-09-25T20:02:00Z" w16du:dateUtc="2026-09-26T00:02:00Z">
        <w:r>
          <w:rPr>
            <w:b w:val="0"/>
          </w:rPr>
          <w:t>Takes minutes at each meeting</w:t>
        </w:r>
      </w:ins>
    </w:p>
    <w:p w14:paraId="635DEAB8" w14:textId="77777777" w:rsidR="00414FFE" w:rsidRDefault="00414FFE" w:rsidP="00414FFE">
      <w:pPr>
        <w:pStyle w:val="ListParagraph"/>
        <w:numPr>
          <w:ilvl w:val="0"/>
          <w:numId w:val="39"/>
        </w:numPr>
        <w:rPr>
          <w:ins w:id="64" w:author="Henry" w:date="2026-09-25T20:02:00Z" w16du:dateUtc="2026-09-26T00:02:00Z"/>
          <w:b w:val="0"/>
        </w:rPr>
      </w:pPr>
      <w:ins w:id="65" w:author="Henry" w:date="2026-09-25T20:02:00Z" w16du:dateUtc="2026-09-26T00:02:00Z">
        <w:r>
          <w:rPr>
            <w:b w:val="0"/>
          </w:rPr>
          <w:t>Distributes copies of minutes to representatives</w:t>
        </w:r>
      </w:ins>
    </w:p>
    <w:p w14:paraId="25026E4F" w14:textId="77777777" w:rsidR="00414FFE" w:rsidRDefault="00414FFE" w:rsidP="00414FFE">
      <w:pPr>
        <w:pStyle w:val="ListParagraph"/>
        <w:numPr>
          <w:ilvl w:val="0"/>
          <w:numId w:val="39"/>
        </w:numPr>
        <w:rPr>
          <w:ins w:id="66" w:author="Henry" w:date="2026-09-25T20:02:00Z" w16du:dateUtc="2026-09-26T00:02:00Z"/>
          <w:b w:val="0"/>
        </w:rPr>
      </w:pPr>
      <w:ins w:id="67" w:author="Henry" w:date="2026-09-25T20:02:00Z" w16du:dateUtc="2026-09-26T00:02:00Z">
        <w:r>
          <w:rPr>
            <w:b w:val="0"/>
          </w:rPr>
          <w:t>Posts minutes for other employees to review</w:t>
        </w:r>
      </w:ins>
    </w:p>
    <w:p w14:paraId="694EA1E4" w14:textId="77777777" w:rsidR="00414FFE" w:rsidRDefault="00414FFE" w:rsidP="00414FFE">
      <w:pPr>
        <w:pStyle w:val="ListParagraph"/>
        <w:numPr>
          <w:ilvl w:val="0"/>
          <w:numId w:val="39"/>
        </w:numPr>
        <w:rPr>
          <w:ins w:id="68" w:author="Henry" w:date="2026-09-25T20:02:00Z" w16du:dateUtc="2026-09-26T00:02:00Z"/>
          <w:b w:val="0"/>
        </w:rPr>
      </w:pPr>
      <w:ins w:id="69" w:author="Henry" w:date="2026-09-25T20:02:00Z" w16du:dateUtc="2026-09-26T00:02:00Z">
        <w:r>
          <w:rPr>
            <w:b w:val="0"/>
          </w:rPr>
          <w:t>Maintains the safety-committee file</w:t>
        </w:r>
      </w:ins>
    </w:p>
    <w:p w14:paraId="08A595D4" w14:textId="77777777" w:rsidR="00414FFE" w:rsidRDefault="00414FFE" w:rsidP="00414FFE">
      <w:pPr>
        <w:pStyle w:val="ListParagraph"/>
        <w:numPr>
          <w:ilvl w:val="0"/>
          <w:numId w:val="39"/>
        </w:numPr>
        <w:rPr>
          <w:ins w:id="70" w:author="Henry" w:date="2026-09-25T20:02:00Z" w16du:dateUtc="2026-09-26T00:02:00Z"/>
          <w:b w:val="0"/>
        </w:rPr>
      </w:pPr>
      <w:ins w:id="71" w:author="Henry" w:date="2026-09-25T20:02:00Z" w16du:dateUtc="2026-09-26T00:02:00Z">
        <w:r>
          <w:rPr>
            <w:b w:val="0"/>
          </w:rPr>
          <w:t>Keeps minutes and agendas on file for three years</w:t>
        </w:r>
      </w:ins>
    </w:p>
    <w:p w14:paraId="53718C01" w14:textId="77777777" w:rsidR="00414FFE" w:rsidRDefault="00414FFE" w:rsidP="00414FFE">
      <w:pPr>
        <w:rPr>
          <w:ins w:id="72" w:author="Henry" w:date="2026-09-25T20:02:00Z" w16du:dateUtc="2026-09-26T00:02:00Z"/>
          <w:b w:val="0"/>
          <w:u w:val="single"/>
        </w:rPr>
      </w:pPr>
      <w:ins w:id="73" w:author="Henry" w:date="2026-09-25T20:02:00Z" w16du:dateUtc="2026-09-26T00:02:00Z">
        <w:r>
          <w:rPr>
            <w:b w:val="0"/>
            <w:u w:val="single"/>
          </w:rPr>
          <w:t>Other committee representatives</w:t>
        </w:r>
      </w:ins>
    </w:p>
    <w:p w14:paraId="4614DFB9" w14:textId="77777777" w:rsidR="00414FFE" w:rsidRDefault="00414FFE" w:rsidP="00414FFE">
      <w:pPr>
        <w:pStyle w:val="ListParagraph"/>
        <w:numPr>
          <w:ilvl w:val="0"/>
          <w:numId w:val="40"/>
        </w:numPr>
        <w:rPr>
          <w:ins w:id="74" w:author="Henry" w:date="2026-09-25T20:02:00Z" w16du:dateUtc="2026-09-26T00:02:00Z"/>
          <w:b w:val="0"/>
        </w:rPr>
      </w:pPr>
      <w:ins w:id="75" w:author="Henry" w:date="2026-09-25T20:02:00Z" w16du:dateUtc="2026-09-26T00:02:00Z">
        <w:r w:rsidRPr="00414FFE">
          <w:rPr>
            <w:b w:val="0"/>
          </w:rPr>
          <w:t>Report employees’ safety concerns to the committee</w:t>
        </w:r>
      </w:ins>
    </w:p>
    <w:p w14:paraId="29D7A27C" w14:textId="77777777" w:rsidR="00414FFE" w:rsidRDefault="00414FFE" w:rsidP="00414FFE">
      <w:pPr>
        <w:pStyle w:val="ListParagraph"/>
        <w:numPr>
          <w:ilvl w:val="0"/>
          <w:numId w:val="40"/>
        </w:numPr>
        <w:rPr>
          <w:ins w:id="76" w:author="Henry" w:date="2026-09-25T20:02:00Z" w16du:dateUtc="2026-09-26T00:02:00Z"/>
          <w:b w:val="0"/>
        </w:rPr>
      </w:pPr>
      <w:ins w:id="77" w:author="Henry" w:date="2026-09-25T20:02:00Z" w16du:dateUtc="2026-09-26T00:02:00Z">
        <w:r>
          <w:rPr>
            <w:b w:val="0"/>
          </w:rPr>
          <w:t>Report accidents, near miss incidents, and unsafe workplace conditions to the committee</w:t>
        </w:r>
      </w:ins>
    </w:p>
    <w:p w14:paraId="50814690" w14:textId="77777777" w:rsidR="00414FFE" w:rsidRDefault="00CC788C" w:rsidP="00414FFE">
      <w:pPr>
        <w:pStyle w:val="ListParagraph"/>
        <w:numPr>
          <w:ilvl w:val="0"/>
          <w:numId w:val="40"/>
        </w:numPr>
        <w:rPr>
          <w:ins w:id="78" w:author="Henry" w:date="2026-09-25T20:02:00Z" w16du:dateUtc="2026-09-26T00:02:00Z"/>
          <w:b w:val="0"/>
        </w:rPr>
      </w:pPr>
      <w:ins w:id="79" w:author="Henry" w:date="2026-09-25T20:02:00Z" w16du:dateUtc="2026-09-26T00:02:00Z">
        <w:r>
          <w:rPr>
            <w:b w:val="0"/>
          </w:rPr>
          <w:t>Re</w:t>
        </w:r>
        <w:r w:rsidR="00414FFE">
          <w:rPr>
            <w:b w:val="0"/>
          </w:rPr>
          <w:t>port back to employees on their suggestions</w:t>
        </w:r>
        <w:r>
          <w:rPr>
            <w:b w:val="0"/>
          </w:rPr>
          <w:t>, concer</w:t>
        </w:r>
        <w:r w:rsidR="00414FFE">
          <w:rPr>
            <w:b w:val="0"/>
          </w:rPr>
          <w:t>ns, reports</w:t>
        </w:r>
      </w:ins>
    </w:p>
    <w:p w14:paraId="0A7CE226" w14:textId="77777777" w:rsidR="00414FFE" w:rsidRDefault="00414FFE" w:rsidP="00414FFE">
      <w:pPr>
        <w:pStyle w:val="ListParagraph"/>
        <w:numPr>
          <w:ilvl w:val="0"/>
          <w:numId w:val="40"/>
        </w:numPr>
        <w:rPr>
          <w:ins w:id="80" w:author="Henry" w:date="2026-09-25T20:02:00Z" w16du:dateUtc="2026-09-26T00:02:00Z"/>
          <w:b w:val="0"/>
        </w:rPr>
      </w:pPr>
      <w:ins w:id="81" w:author="Henry" w:date="2026-09-25T20:02:00Z" w16du:dateUtc="2026-09-26T00:02:00Z">
        <w:r>
          <w:rPr>
            <w:b w:val="0"/>
          </w:rPr>
          <w:t>Suggest items to inclu</w:t>
        </w:r>
        <w:r w:rsidR="00CC788C">
          <w:rPr>
            <w:b w:val="0"/>
          </w:rPr>
          <w:t>de in the monthly</w:t>
        </w:r>
        <w:r>
          <w:rPr>
            <w:b w:val="0"/>
          </w:rPr>
          <w:t xml:space="preserve"> meeting agenda</w:t>
        </w:r>
      </w:ins>
    </w:p>
    <w:p w14:paraId="73FC8B7E" w14:textId="77777777" w:rsidR="00CC788C" w:rsidRDefault="00CC788C" w:rsidP="00414FFE">
      <w:pPr>
        <w:pStyle w:val="ListParagraph"/>
        <w:numPr>
          <w:ilvl w:val="0"/>
          <w:numId w:val="40"/>
        </w:numPr>
        <w:rPr>
          <w:ins w:id="82" w:author="Henry" w:date="2026-09-25T20:02:00Z" w16du:dateUtc="2026-09-26T00:02:00Z"/>
          <w:b w:val="0"/>
        </w:rPr>
      </w:pPr>
      <w:ins w:id="83" w:author="Henry" w:date="2026-09-25T20:02:00Z" w16du:dateUtc="2026-09-26T00:02:00Z">
        <w:r>
          <w:rPr>
            <w:b w:val="0"/>
          </w:rPr>
          <w:t>Encourage employees to report workplace hazards and suggest how to control them</w:t>
        </w:r>
      </w:ins>
    </w:p>
    <w:p w14:paraId="3A8049C0" w14:textId="77777777" w:rsidR="00CC788C" w:rsidRDefault="00CC788C" w:rsidP="00414FFE">
      <w:pPr>
        <w:pStyle w:val="ListParagraph"/>
        <w:numPr>
          <w:ilvl w:val="0"/>
          <w:numId w:val="40"/>
        </w:numPr>
        <w:rPr>
          <w:ins w:id="84" w:author="Henry" w:date="2026-09-25T20:02:00Z" w16du:dateUtc="2026-09-26T00:02:00Z"/>
          <w:b w:val="0"/>
        </w:rPr>
      </w:pPr>
      <w:ins w:id="85" w:author="Henry" w:date="2026-09-25T20:02:00Z" w16du:dateUtc="2026-09-26T00:02:00Z">
        <w:r>
          <w:rPr>
            <w:b w:val="0"/>
          </w:rPr>
          <w:t>Establish procedures  for conducting workplace inspections and for making recommendations to management to eliminate or control hazards</w:t>
        </w:r>
      </w:ins>
    </w:p>
    <w:p w14:paraId="669A10A8" w14:textId="77777777" w:rsidR="00CC788C" w:rsidRDefault="00CC788C" w:rsidP="00414FFE">
      <w:pPr>
        <w:pStyle w:val="ListParagraph"/>
        <w:numPr>
          <w:ilvl w:val="0"/>
          <w:numId w:val="40"/>
        </w:numPr>
        <w:rPr>
          <w:ins w:id="86" w:author="Henry" w:date="2026-09-25T20:02:00Z" w16du:dateUtc="2026-09-26T00:02:00Z"/>
          <w:b w:val="0"/>
        </w:rPr>
      </w:pPr>
      <w:ins w:id="87" w:author="Henry" w:date="2026-09-25T20:02:00Z" w16du:dateUtc="2026-09-26T00:02:00Z">
        <w:r>
          <w:rPr>
            <w:b w:val="0"/>
          </w:rPr>
          <w:t>Help management evaluate the district</w:t>
        </w:r>
      </w:ins>
    </w:p>
    <w:p w14:paraId="3F7DE8EE" w14:textId="77777777" w:rsidR="00CC788C" w:rsidRDefault="00CC788C" w:rsidP="00414FFE">
      <w:pPr>
        <w:pStyle w:val="ListParagraph"/>
        <w:numPr>
          <w:ilvl w:val="0"/>
          <w:numId w:val="40"/>
        </w:numPr>
        <w:rPr>
          <w:ins w:id="88" w:author="Henry" w:date="2026-09-25T20:02:00Z" w16du:dateUtc="2026-09-26T00:02:00Z"/>
          <w:b w:val="0"/>
        </w:rPr>
      </w:pPr>
      <w:ins w:id="89" w:author="Henry" w:date="2026-09-25T20:02:00Z" w16du:dateUtc="2026-09-26T00:02:00Z">
        <w:r>
          <w:rPr>
            <w:b w:val="0"/>
          </w:rPr>
          <w:t>S safety program and recommend how to improve it</w:t>
        </w:r>
      </w:ins>
    </w:p>
    <w:p w14:paraId="5C5DBB84" w14:textId="77777777" w:rsidR="00CC788C" w:rsidRDefault="00CC788C" w:rsidP="00414FFE">
      <w:pPr>
        <w:pStyle w:val="ListParagraph"/>
        <w:numPr>
          <w:ilvl w:val="0"/>
          <w:numId w:val="40"/>
        </w:numPr>
        <w:rPr>
          <w:ins w:id="90" w:author="Henry" w:date="2026-09-25T20:02:00Z" w16du:dateUtc="2026-09-26T00:02:00Z"/>
          <w:b w:val="0"/>
        </w:rPr>
      </w:pPr>
      <w:ins w:id="91" w:author="Henry" w:date="2026-09-25T20:02:00Z" w16du:dateUtc="2026-09-26T00:02:00Z">
        <w:r>
          <w:rPr>
            <w:b w:val="0"/>
          </w:rPr>
          <w:t>Establish procedures for investigating the causes of accidents and near-miss incidents</w:t>
        </w:r>
      </w:ins>
    </w:p>
    <w:p w14:paraId="12EF949E" w14:textId="77777777" w:rsidR="00CC788C" w:rsidRDefault="00CC788C" w:rsidP="00414FFE">
      <w:pPr>
        <w:pStyle w:val="ListParagraph"/>
        <w:numPr>
          <w:ilvl w:val="0"/>
          <w:numId w:val="40"/>
        </w:numPr>
        <w:rPr>
          <w:ins w:id="92" w:author="Henry" w:date="2026-09-25T20:02:00Z" w16du:dateUtc="2026-09-26T00:02:00Z"/>
          <w:b w:val="0"/>
        </w:rPr>
      </w:pPr>
      <w:ins w:id="93" w:author="Henry" w:date="2026-09-25T20:02:00Z" w16du:dateUtc="2026-09-26T00:02:00Z">
        <w:r>
          <w:rPr>
            <w:b w:val="0"/>
          </w:rPr>
          <w:t>Assist in communicating committee activities to all employees</w:t>
        </w:r>
      </w:ins>
    </w:p>
    <w:p w14:paraId="0C2526D3" w14:textId="77777777" w:rsidR="00CC788C" w:rsidRDefault="00CC788C" w:rsidP="00414FFE">
      <w:pPr>
        <w:pStyle w:val="ListParagraph"/>
        <w:numPr>
          <w:ilvl w:val="0"/>
          <w:numId w:val="40"/>
        </w:numPr>
        <w:rPr>
          <w:ins w:id="94" w:author="Henry" w:date="2026-09-25T20:02:00Z" w16du:dateUtc="2026-09-26T00:02:00Z"/>
          <w:b w:val="0"/>
        </w:rPr>
      </w:pPr>
      <w:ins w:id="95" w:author="Henry" w:date="2026-09-25T20:02:00Z" w16du:dateUtc="2026-09-26T00:02:00Z">
        <w:r>
          <w:rPr>
            <w:b w:val="0"/>
          </w:rPr>
          <w:t>Set example by working safely</w:t>
        </w:r>
      </w:ins>
    </w:p>
    <w:p w14:paraId="084F33B0" w14:textId="77777777" w:rsidR="00CC788C" w:rsidRDefault="00CC788C" w:rsidP="00414FFE">
      <w:pPr>
        <w:pStyle w:val="ListParagraph"/>
        <w:numPr>
          <w:ilvl w:val="0"/>
          <w:numId w:val="40"/>
        </w:numPr>
        <w:rPr>
          <w:ins w:id="96" w:author="Henry" w:date="2026-09-25T20:02:00Z" w16du:dateUtc="2026-09-26T00:02:00Z"/>
          <w:b w:val="0"/>
        </w:rPr>
      </w:pPr>
      <w:ins w:id="97" w:author="Henry" w:date="2026-09-25T20:02:00Z" w16du:dateUtc="2026-09-26T00:02:00Z">
        <w:r>
          <w:rPr>
            <w:b w:val="0"/>
          </w:rPr>
          <w:t>Other duties as assigned by the chair</w:t>
        </w:r>
      </w:ins>
    </w:p>
    <w:p w14:paraId="617EA1E8" w14:textId="77777777" w:rsidR="00CC788C" w:rsidRDefault="00CC788C" w:rsidP="00CC788C">
      <w:pPr>
        <w:rPr>
          <w:ins w:id="98" w:author="Henry" w:date="2026-09-25T20:02:00Z" w16du:dateUtc="2026-09-26T00:02:00Z"/>
          <w:b w:val="0"/>
        </w:rPr>
      </w:pPr>
      <w:ins w:id="99" w:author="Henry" w:date="2026-09-25T20:02:00Z" w16du:dateUtc="2026-09-26T00:02:00Z">
        <w:r>
          <w:t xml:space="preserve">COMMITTEE GOALS – </w:t>
        </w:r>
        <w:r>
          <w:rPr>
            <w:b w:val="0"/>
          </w:rPr>
          <w:t>The purpose of the safety committee is to bring workers and managers together in a cooperative effort to promote safety in the workplace.  But you’ll need to narrow the focus, set goals, and specify what the committee will do.  Start with a few written paragraphs that states why the committee was established and what it intends to accomplish.</w:t>
        </w:r>
      </w:ins>
    </w:p>
    <w:p w14:paraId="5216193F" w14:textId="77777777" w:rsidR="00CC788C" w:rsidRDefault="00CC788C" w:rsidP="00CC788C">
      <w:pPr>
        <w:rPr>
          <w:ins w:id="100" w:author="Henry" w:date="2026-09-25T20:02:00Z" w16du:dateUtc="2026-09-26T00:02:00Z"/>
          <w:b w:val="0"/>
        </w:rPr>
      </w:pPr>
      <w:ins w:id="101" w:author="Henry" w:date="2026-09-25T20:02:00Z" w16du:dateUtc="2026-09-26T00:02:00Z">
        <w:r>
          <w:t xml:space="preserve">MEETING PRODEDURES – </w:t>
        </w:r>
        <w:r>
          <w:rPr>
            <w:b w:val="0"/>
          </w:rPr>
          <w:t>Committees are only as effective as their meetings, so running a successful meeting should be taken seriously and it should be a priority.  Meetings can be formal or informal, but typically opting for the middle ground is satisfactory.  Some districts are required to conduct all committee meetings following</w:t>
        </w:r>
        <w:r w:rsidR="0055119E">
          <w:rPr>
            <w:b w:val="0"/>
          </w:rPr>
          <w:t xml:space="preserve"> Robert’s Rules of Orders if it is considered a public meeting.</w:t>
        </w:r>
      </w:ins>
    </w:p>
    <w:p w14:paraId="34D3692B" w14:textId="77777777" w:rsidR="0055119E" w:rsidRDefault="0055119E" w:rsidP="00CC788C">
      <w:pPr>
        <w:rPr>
          <w:ins w:id="102" w:author="Henry" w:date="2026-09-25T20:02:00Z" w16du:dateUtc="2026-09-26T00:02:00Z"/>
          <w:b w:val="0"/>
        </w:rPr>
      </w:pPr>
      <w:ins w:id="103" w:author="Henry" w:date="2026-09-25T20:02:00Z" w16du:dateUtc="2026-09-26T00:02:00Z">
        <w:r>
          <w:rPr>
            <w:b w:val="0"/>
            <w:u w:val="single"/>
          </w:rPr>
          <w:t xml:space="preserve">Require Participation </w:t>
        </w:r>
        <w:r>
          <w:rPr>
            <w:b w:val="0"/>
          </w:rPr>
          <w:t xml:space="preserve">                                                                                               </w:t>
        </w:r>
        <w:r w:rsidRPr="0055119E">
          <w:rPr>
            <w:b w:val="0"/>
          </w:rPr>
          <w:t>Set a regular schedule for the meeting</w:t>
        </w:r>
        <w:r>
          <w:rPr>
            <w:b w:val="0"/>
          </w:rPr>
          <w:t>s.  Make sure each representati</w:t>
        </w:r>
        <w:r w:rsidRPr="0055119E">
          <w:rPr>
            <w:b w:val="0"/>
          </w:rPr>
          <w:t>ve gets a copy of the schedule and copy is posted at each worksite.  Each representative must help the committee accomplish its goals.</w:t>
        </w:r>
      </w:ins>
    </w:p>
    <w:p w14:paraId="2D7663F3" w14:textId="77777777" w:rsidR="0055119E" w:rsidRDefault="0055119E" w:rsidP="00CC788C">
      <w:pPr>
        <w:rPr>
          <w:ins w:id="104" w:author="Henry" w:date="2026-09-25T20:02:00Z" w16du:dateUtc="2026-09-26T00:02:00Z"/>
          <w:b w:val="0"/>
        </w:rPr>
      </w:pPr>
      <w:ins w:id="105" w:author="Henry" w:date="2026-09-25T20:02:00Z" w16du:dateUtc="2026-09-26T00:02:00Z">
        <w:r>
          <w:rPr>
            <w:b w:val="0"/>
            <w:u w:val="single"/>
          </w:rPr>
          <w:t xml:space="preserve">Agenda and </w:t>
        </w:r>
        <w:r w:rsidR="00234ECE">
          <w:rPr>
            <w:b w:val="0"/>
            <w:u w:val="single"/>
          </w:rPr>
          <w:t>Minutes</w:t>
        </w:r>
        <w:r w:rsidR="00234ECE">
          <w:rPr>
            <w:b w:val="0"/>
          </w:rPr>
          <w:t xml:space="preserve"> The</w:t>
        </w:r>
        <w:r>
          <w:rPr>
            <w:b w:val="0"/>
          </w:rPr>
          <w:t xml:space="preserve"> agenda outlines the meeting’s discussion topics.  The chairperson should understand the agenda topics and keep discussion focused on them.  Send copies of the agenda to representatives a few days before the meeting so they can review it and suggest changes or additions.  Accurate meeting minutes are important because they document the committee’s accomplishments.  The representative who has this responsibility should be able to grasp </w:t>
        </w:r>
        <w:r w:rsidR="00234ECE">
          <w:rPr>
            <w:b w:val="0"/>
          </w:rPr>
          <w:t>the main</w:t>
        </w:r>
        <w:r>
          <w:rPr>
            <w:b w:val="0"/>
          </w:rPr>
          <w:t xml:space="preserve"> points of a discussion and record them quickly.</w:t>
        </w:r>
      </w:ins>
    </w:p>
    <w:p w14:paraId="31E52623" w14:textId="77777777" w:rsidR="0055119E" w:rsidRDefault="0055119E" w:rsidP="00CC788C">
      <w:pPr>
        <w:rPr>
          <w:ins w:id="106" w:author="Henry" w:date="2026-09-25T20:02:00Z" w16du:dateUtc="2026-09-26T00:02:00Z"/>
          <w:b w:val="0"/>
        </w:rPr>
      </w:pPr>
      <w:ins w:id="107" w:author="Henry" w:date="2026-09-25T20:02:00Z" w16du:dateUtc="2026-09-26T00:02:00Z">
        <w:r>
          <w:rPr>
            <w:b w:val="0"/>
          </w:rPr>
          <w:t>Meeting minutes should include the following:</w:t>
        </w:r>
      </w:ins>
    </w:p>
    <w:p w14:paraId="3EF4E3C8" w14:textId="77777777" w:rsidR="0055119E" w:rsidRDefault="0055119E" w:rsidP="0055119E">
      <w:pPr>
        <w:pStyle w:val="ListParagraph"/>
        <w:numPr>
          <w:ilvl w:val="0"/>
          <w:numId w:val="41"/>
        </w:numPr>
        <w:rPr>
          <w:ins w:id="108" w:author="Henry" w:date="2026-09-25T20:02:00Z" w16du:dateUtc="2026-09-26T00:02:00Z"/>
          <w:b w:val="0"/>
        </w:rPr>
      </w:pPr>
      <w:ins w:id="109" w:author="Henry" w:date="2026-09-25T20:02:00Z" w16du:dateUtc="2026-09-26T00:02:00Z">
        <w:r>
          <w:rPr>
            <w:b w:val="0"/>
          </w:rPr>
          <w:t>A brief summary of the discussion of each topic</w:t>
        </w:r>
      </w:ins>
    </w:p>
    <w:p w14:paraId="53D34C0B" w14:textId="77777777" w:rsidR="0055119E" w:rsidRDefault="0055119E" w:rsidP="0055119E">
      <w:pPr>
        <w:pStyle w:val="ListParagraph"/>
        <w:numPr>
          <w:ilvl w:val="0"/>
          <w:numId w:val="41"/>
        </w:numPr>
        <w:rPr>
          <w:ins w:id="110" w:author="Henry" w:date="2026-09-25T20:02:00Z" w16du:dateUtc="2026-09-26T00:02:00Z"/>
          <w:b w:val="0"/>
        </w:rPr>
      </w:pPr>
      <w:ins w:id="111" w:author="Henry" w:date="2026-09-25T20:02:00Z" w16du:dateUtc="2026-09-26T00:02:00Z">
        <w:r>
          <w:rPr>
            <w:b w:val="0"/>
          </w:rPr>
          <w:t>A copy of committee reports, evaluations, and recommendations</w:t>
        </w:r>
      </w:ins>
    </w:p>
    <w:p w14:paraId="6C191A69" w14:textId="77777777" w:rsidR="0055119E" w:rsidRDefault="0055119E" w:rsidP="0055119E">
      <w:pPr>
        <w:pStyle w:val="ListParagraph"/>
        <w:numPr>
          <w:ilvl w:val="0"/>
          <w:numId w:val="41"/>
        </w:numPr>
        <w:rPr>
          <w:ins w:id="112" w:author="Henry" w:date="2026-09-25T20:02:00Z" w16du:dateUtc="2026-09-26T00:02:00Z"/>
          <w:b w:val="0"/>
        </w:rPr>
      </w:pPr>
      <w:ins w:id="113" w:author="Henry" w:date="2026-09-25T20:02:00Z" w16du:dateUtc="2026-09-26T00:02:00Z">
        <w:r>
          <w:rPr>
            <w:b w:val="0"/>
          </w:rPr>
          <w:t>A copy of management’s response to committee recommendations</w:t>
        </w:r>
      </w:ins>
    </w:p>
    <w:p w14:paraId="1A1714E0" w14:textId="77777777" w:rsidR="0055119E" w:rsidRDefault="0055119E" w:rsidP="0055119E">
      <w:pPr>
        <w:rPr>
          <w:ins w:id="114" w:author="Henry" w:date="2026-09-25T20:02:00Z" w16du:dateUtc="2026-09-26T00:02:00Z"/>
          <w:i/>
        </w:rPr>
      </w:pPr>
      <w:ins w:id="115" w:author="Henry" w:date="2026-09-25T20:02:00Z" w16du:dateUtc="2026-09-26T00:02:00Z">
        <w:r>
          <w:rPr>
            <w:i/>
          </w:rPr>
          <w:t>Remember to send a copy of the minutes to each representative promptly after the meeting and to post a copy at each worksite on the safety bulletin board where other employees can see it.  Keep a copy of each meeting’s minutes on file for three years.</w:t>
        </w:r>
      </w:ins>
    </w:p>
    <w:p w14:paraId="02888A0E" w14:textId="77777777" w:rsidR="0055119E" w:rsidRDefault="0055119E" w:rsidP="0055119E">
      <w:pPr>
        <w:rPr>
          <w:ins w:id="116" w:author="Henry" w:date="2026-09-25T20:02:00Z" w16du:dateUtc="2026-09-26T00:02:00Z"/>
          <w:b w:val="0"/>
        </w:rPr>
      </w:pPr>
      <w:ins w:id="117" w:author="Henry" w:date="2026-09-25T20:02:00Z" w16du:dateUtc="2026-09-26T00:02:00Z">
        <w:r>
          <w:t xml:space="preserve">COMMITTEE MEETING ACTIVITIES AND TOPICS </w:t>
        </w:r>
        <w:r w:rsidR="00B47F5E">
          <w:t>–</w:t>
        </w:r>
        <w:r w:rsidR="00B47F5E">
          <w:rPr>
            <w:b w:val="0"/>
          </w:rPr>
          <w:t xml:space="preserve"> A committee meeting gives you the opportunity to discuss with your employee representatives the general matters about which you must consult your workforce.</w:t>
        </w:r>
      </w:ins>
    </w:p>
    <w:p w14:paraId="4B24E2CC" w14:textId="77777777" w:rsidR="00B47F5E" w:rsidRDefault="00B47F5E" w:rsidP="0055119E">
      <w:pPr>
        <w:rPr>
          <w:ins w:id="118" w:author="Henry" w:date="2026-09-25T20:02:00Z" w16du:dateUtc="2026-09-26T00:02:00Z"/>
          <w:b w:val="0"/>
        </w:rPr>
      </w:pPr>
      <w:ins w:id="119" w:author="Henry" w:date="2026-09-25T20:02:00Z" w16du:dateUtc="2026-09-26T00:02:00Z">
        <w:r>
          <w:rPr>
            <w:b w:val="0"/>
          </w:rPr>
          <w:t>To ensure you cover all relevant issues, the committee should have some standing items for the agenda and allow for other items to be added as necessary.  Standing items are required by Cal/OSHA such as:</w:t>
        </w:r>
      </w:ins>
    </w:p>
    <w:p w14:paraId="611D904A" w14:textId="77777777" w:rsidR="00B47F5E" w:rsidRDefault="00425C8C" w:rsidP="00B47F5E">
      <w:pPr>
        <w:pStyle w:val="ListParagraph"/>
        <w:numPr>
          <w:ilvl w:val="0"/>
          <w:numId w:val="42"/>
        </w:numPr>
        <w:rPr>
          <w:ins w:id="120" w:author="Henry" w:date="2026-09-25T20:02:00Z" w16du:dateUtc="2026-09-26T00:02:00Z"/>
          <w:b w:val="0"/>
        </w:rPr>
      </w:pPr>
      <w:ins w:id="121" w:author="Henry" w:date="2026-09-25T20:02:00Z" w16du:dateUtc="2026-09-26T00:02:00Z">
        <w:r>
          <w:rPr>
            <w:b w:val="0"/>
          </w:rPr>
          <w:t xml:space="preserve"> </w:t>
        </w:r>
        <w:r w:rsidR="008618BA">
          <w:rPr>
            <w:b w:val="0"/>
          </w:rPr>
          <w:t>Statement of Purpose and Objectives –  Does not have to be on every agenda, but it’s a good idea to help keep members focused</w:t>
        </w:r>
      </w:ins>
    </w:p>
    <w:p w14:paraId="4635521B" w14:textId="77777777" w:rsidR="008618BA" w:rsidRDefault="008618BA" w:rsidP="00B47F5E">
      <w:pPr>
        <w:pStyle w:val="ListParagraph"/>
        <w:numPr>
          <w:ilvl w:val="0"/>
          <w:numId w:val="42"/>
        </w:numPr>
        <w:rPr>
          <w:ins w:id="122" w:author="Henry" w:date="2026-09-25T20:02:00Z" w16du:dateUtc="2026-09-26T00:02:00Z"/>
          <w:b w:val="0"/>
        </w:rPr>
      </w:pPr>
      <w:ins w:id="123" w:author="Henry" w:date="2026-09-25T20:02:00Z" w16du:dateUtc="2026-09-26T00:02:00Z">
        <w:r>
          <w:rPr>
            <w:b w:val="0"/>
          </w:rPr>
          <w:t>Attendance – Document who was in attendance</w:t>
        </w:r>
      </w:ins>
    </w:p>
    <w:p w14:paraId="069BACE1" w14:textId="77777777" w:rsidR="008618BA" w:rsidRDefault="008618BA" w:rsidP="00B47F5E">
      <w:pPr>
        <w:pStyle w:val="ListParagraph"/>
        <w:numPr>
          <w:ilvl w:val="0"/>
          <w:numId w:val="42"/>
        </w:numPr>
        <w:rPr>
          <w:ins w:id="124" w:author="Henry" w:date="2026-09-25T20:02:00Z" w16du:dateUtc="2026-09-26T00:02:00Z"/>
          <w:b w:val="0"/>
        </w:rPr>
      </w:pPr>
      <w:ins w:id="125" w:author="Henry" w:date="2026-09-25T20:02:00Z" w16du:dateUtc="2026-09-26T00:02:00Z">
        <w:r>
          <w:rPr>
            <w:b w:val="0"/>
          </w:rPr>
          <w:t>Employee Accidents – Review investigations of occupational accidents (and near-hits) and causes of incidents resulting in occupational injury, occupational illness, or exposure to substances and, where appropriate, submits suggestions to management for the prevention of future incidents</w:t>
        </w:r>
      </w:ins>
    </w:p>
    <w:p w14:paraId="1D43E9C4" w14:textId="77777777" w:rsidR="008618BA" w:rsidRDefault="008618BA" w:rsidP="00B47F5E">
      <w:pPr>
        <w:pStyle w:val="ListParagraph"/>
        <w:numPr>
          <w:ilvl w:val="0"/>
          <w:numId w:val="42"/>
        </w:numPr>
        <w:rPr>
          <w:ins w:id="126" w:author="Henry" w:date="2026-09-25T20:02:00Z" w16du:dateUtc="2026-09-26T00:02:00Z"/>
          <w:b w:val="0"/>
        </w:rPr>
      </w:pPr>
      <w:ins w:id="127" w:author="Henry" w:date="2026-09-25T20:02:00Z" w16du:dateUtc="2026-09-26T00:02:00Z">
        <w:r>
          <w:rPr>
            <w:b w:val="0"/>
          </w:rPr>
          <w:t>Workers’ Compensation – Review statistics and claim costs (do not use employee names)</w:t>
        </w:r>
      </w:ins>
    </w:p>
    <w:p w14:paraId="516BB641" w14:textId="77777777" w:rsidR="008618BA" w:rsidRDefault="008618BA" w:rsidP="00B47F5E">
      <w:pPr>
        <w:pStyle w:val="ListParagraph"/>
        <w:numPr>
          <w:ilvl w:val="0"/>
          <w:numId w:val="42"/>
        </w:numPr>
        <w:rPr>
          <w:ins w:id="128" w:author="Henry" w:date="2026-09-25T20:02:00Z" w16du:dateUtc="2026-09-26T00:02:00Z"/>
          <w:b w:val="0"/>
        </w:rPr>
      </w:pPr>
      <w:ins w:id="129" w:author="Henry" w:date="2026-09-25T20:02:00Z" w16du:dateUtc="2026-09-26T00:02:00Z">
        <w:r>
          <w:rPr>
            <w:b w:val="0"/>
          </w:rPr>
          <w:t>Safety Concerns and Suggestions – Review and discuss safety suggestions and/or concerns from sites, committee members, employees, and/or anonymous</w:t>
        </w:r>
      </w:ins>
    </w:p>
    <w:p w14:paraId="2C3BC257" w14:textId="77777777" w:rsidR="008618BA" w:rsidRDefault="008618BA" w:rsidP="00B47F5E">
      <w:pPr>
        <w:pStyle w:val="ListParagraph"/>
        <w:numPr>
          <w:ilvl w:val="0"/>
          <w:numId w:val="42"/>
        </w:numPr>
        <w:rPr>
          <w:ins w:id="130" w:author="Henry" w:date="2026-09-25T20:02:00Z" w16du:dateUtc="2026-09-26T00:02:00Z"/>
          <w:b w:val="0"/>
        </w:rPr>
      </w:pPr>
      <w:ins w:id="131" w:author="Henry" w:date="2026-09-25T20:02:00Z" w16du:dateUtc="2026-09-26T00:02:00Z">
        <w:r>
          <w:rPr>
            <w:b w:val="0"/>
          </w:rPr>
          <w:t>Safety Training – Review and discuss safety related inspection activities within the district</w:t>
        </w:r>
      </w:ins>
    </w:p>
    <w:p w14:paraId="0B9B5E92" w14:textId="77777777" w:rsidR="008618BA" w:rsidRDefault="008618BA" w:rsidP="00B47F5E">
      <w:pPr>
        <w:pStyle w:val="ListParagraph"/>
        <w:numPr>
          <w:ilvl w:val="0"/>
          <w:numId w:val="42"/>
        </w:numPr>
        <w:rPr>
          <w:ins w:id="132" w:author="Henry" w:date="2026-09-25T20:02:00Z" w16du:dateUtc="2026-09-26T00:02:00Z"/>
          <w:b w:val="0"/>
        </w:rPr>
      </w:pPr>
      <w:ins w:id="133" w:author="Henry" w:date="2026-09-25T20:02:00Z" w16du:dateUtc="2026-09-26T00:02:00Z">
        <w:r>
          <w:rPr>
            <w:b w:val="0"/>
          </w:rPr>
          <w:t>Incentive Awards – Discuss and award as necessary.  In order for an</w:t>
        </w:r>
        <w:r w:rsidR="00234ECE">
          <w:rPr>
            <w:b w:val="0"/>
          </w:rPr>
          <w:t xml:space="preserve"> incen</w:t>
        </w:r>
        <w:r>
          <w:rPr>
            <w:b w:val="0"/>
          </w:rPr>
          <w:t>tive program to work, the incentive has to be of value to the person receiving it.  Employees on your safety committee can provide insight into what motivates your workers and what i</w:t>
        </w:r>
        <w:r w:rsidR="00234ECE">
          <w:rPr>
            <w:b w:val="0"/>
          </w:rPr>
          <w:t>n</w:t>
        </w:r>
        <w:r>
          <w:rPr>
            <w:b w:val="0"/>
          </w:rPr>
          <w:t>centives they might find valuable—and, often, those incentives cost ar</w:t>
        </w:r>
        <w:r w:rsidR="00234ECE">
          <w:rPr>
            <w:b w:val="0"/>
          </w:rPr>
          <w:t>e</w:t>
        </w:r>
        <w:r>
          <w:rPr>
            <w:b w:val="0"/>
          </w:rPr>
          <w:t xml:space="preserve"> less than anything you would have thought of on your own!</w:t>
        </w:r>
      </w:ins>
    </w:p>
    <w:p w14:paraId="6287CE25" w14:textId="77777777" w:rsidR="008618BA" w:rsidRDefault="008618BA" w:rsidP="00B47F5E">
      <w:pPr>
        <w:pStyle w:val="ListParagraph"/>
        <w:numPr>
          <w:ilvl w:val="0"/>
          <w:numId w:val="42"/>
        </w:numPr>
        <w:rPr>
          <w:ins w:id="134" w:author="Henry" w:date="2026-09-25T20:02:00Z" w16du:dateUtc="2026-09-26T00:02:00Z"/>
          <w:b w:val="0"/>
        </w:rPr>
      </w:pPr>
      <w:ins w:id="135" w:author="Henry" w:date="2026-09-25T20:02:00Z" w16du:dateUtc="2026-09-26T00:02:00Z">
        <w:r>
          <w:rPr>
            <w:b w:val="0"/>
          </w:rPr>
          <w:t>Safety Budget – Review and discuss account balance(s), list expenditures in minutes, approve expenditures, etc.</w:t>
        </w:r>
      </w:ins>
    </w:p>
    <w:p w14:paraId="0EFC49BF" w14:textId="77777777" w:rsidR="008618BA" w:rsidRDefault="008618BA" w:rsidP="00B47F5E">
      <w:pPr>
        <w:pStyle w:val="ListParagraph"/>
        <w:numPr>
          <w:ilvl w:val="0"/>
          <w:numId w:val="42"/>
        </w:numPr>
        <w:rPr>
          <w:ins w:id="136" w:author="Henry" w:date="2026-09-25T20:02:00Z" w16du:dateUtc="2026-09-26T00:02:00Z"/>
          <w:b w:val="0"/>
        </w:rPr>
      </w:pPr>
      <w:ins w:id="137" w:author="Henry" w:date="2026-09-25T20:02:00Z" w16du:dateUtc="2026-09-26T00:02:00Z">
        <w:r>
          <w:rPr>
            <w:b w:val="0"/>
          </w:rPr>
          <w:t>Date – Document future meeting date(s)</w:t>
        </w:r>
      </w:ins>
    </w:p>
    <w:p w14:paraId="7FA5D1DD" w14:textId="77777777" w:rsidR="00234ECE" w:rsidRDefault="00234ECE" w:rsidP="00B47F5E">
      <w:pPr>
        <w:pStyle w:val="ListParagraph"/>
        <w:numPr>
          <w:ilvl w:val="0"/>
          <w:numId w:val="42"/>
        </w:numPr>
        <w:rPr>
          <w:ins w:id="138" w:author="Henry" w:date="2026-09-25T20:02:00Z" w16du:dateUtc="2026-09-26T00:02:00Z"/>
          <w:b w:val="0"/>
        </w:rPr>
      </w:pPr>
      <w:ins w:id="139" w:author="Henry" w:date="2026-09-25T20:02:00Z" w16du:dateUtc="2026-09-26T00:02:00Z">
        <w:r>
          <w:rPr>
            <w:b w:val="0"/>
          </w:rPr>
          <w:t>Other – Student accidents, drills, emergency preparedness, etc.</w:t>
        </w:r>
      </w:ins>
    </w:p>
    <w:p w14:paraId="1771154E" w14:textId="77777777" w:rsidR="00234ECE" w:rsidRDefault="00234ECE" w:rsidP="00234ECE">
      <w:pPr>
        <w:rPr>
          <w:ins w:id="140" w:author="Henry" w:date="2026-09-25T20:02:00Z" w16du:dateUtc="2026-09-26T00:02:00Z"/>
          <w:b w:val="0"/>
        </w:rPr>
      </w:pPr>
      <w:ins w:id="141" w:author="Henry" w:date="2026-09-25T20:02:00Z" w16du:dateUtc="2026-09-26T00:02:00Z">
        <w:r>
          <w:rPr>
            <w:b w:val="0"/>
          </w:rPr>
          <w:t>If the safety committee is discussing accidents, the aim is to stop them happening again, not to give blame.  Committees should:</w:t>
        </w:r>
      </w:ins>
    </w:p>
    <w:p w14:paraId="684B1B23" w14:textId="77777777" w:rsidR="00234ECE" w:rsidRDefault="00234ECE" w:rsidP="00234ECE">
      <w:pPr>
        <w:pStyle w:val="ListParagraph"/>
        <w:numPr>
          <w:ilvl w:val="0"/>
          <w:numId w:val="43"/>
        </w:numPr>
        <w:rPr>
          <w:ins w:id="142" w:author="Henry" w:date="2026-09-25T20:02:00Z" w16du:dateUtc="2026-09-26T00:02:00Z"/>
          <w:b w:val="0"/>
        </w:rPr>
      </w:pPr>
      <w:ins w:id="143" w:author="Henry" w:date="2026-09-25T20:02:00Z" w16du:dateUtc="2026-09-26T00:02:00Z">
        <w:r>
          <w:rPr>
            <w:b w:val="0"/>
          </w:rPr>
          <w:t>Look at the facts in an impartial way</w:t>
        </w:r>
      </w:ins>
    </w:p>
    <w:p w14:paraId="245D0AB2" w14:textId="77777777" w:rsidR="00234ECE" w:rsidRDefault="00234ECE" w:rsidP="00234ECE">
      <w:pPr>
        <w:pStyle w:val="ListParagraph"/>
        <w:numPr>
          <w:ilvl w:val="0"/>
          <w:numId w:val="43"/>
        </w:numPr>
        <w:rPr>
          <w:ins w:id="144" w:author="Henry" w:date="2026-09-25T20:02:00Z" w16du:dateUtc="2026-09-26T00:02:00Z"/>
          <w:b w:val="0"/>
        </w:rPr>
      </w:pPr>
      <w:ins w:id="145" w:author="Henry" w:date="2026-09-25T20:02:00Z" w16du:dateUtc="2026-09-26T00:02:00Z">
        <w:r>
          <w:rPr>
            <w:b w:val="0"/>
          </w:rPr>
          <w:t>Consider what precautions might be taken</w:t>
        </w:r>
      </w:ins>
    </w:p>
    <w:p w14:paraId="2070279B" w14:textId="77777777" w:rsidR="00234ECE" w:rsidRDefault="00234ECE" w:rsidP="00234ECE">
      <w:pPr>
        <w:pStyle w:val="ListParagraph"/>
        <w:numPr>
          <w:ilvl w:val="0"/>
          <w:numId w:val="43"/>
        </w:numPr>
        <w:rPr>
          <w:ins w:id="146" w:author="Henry" w:date="2026-09-25T20:02:00Z" w16du:dateUtc="2026-09-26T00:02:00Z"/>
          <w:b w:val="0"/>
        </w:rPr>
      </w:pPr>
      <w:ins w:id="147" w:author="Henry" w:date="2026-09-25T20:02:00Z" w16du:dateUtc="2026-09-26T00:02:00Z">
        <w:r>
          <w:rPr>
            <w:b w:val="0"/>
          </w:rPr>
          <w:t>Recommend appropriate actions</w:t>
        </w:r>
      </w:ins>
    </w:p>
    <w:p w14:paraId="09AC3017" w14:textId="77777777" w:rsidR="00234ECE" w:rsidRDefault="00234ECE" w:rsidP="00234ECE">
      <w:pPr>
        <w:pStyle w:val="ListParagraph"/>
        <w:numPr>
          <w:ilvl w:val="0"/>
          <w:numId w:val="43"/>
        </w:numPr>
        <w:rPr>
          <w:ins w:id="148" w:author="Henry" w:date="2026-09-25T20:02:00Z" w16du:dateUtc="2026-09-26T00:02:00Z"/>
          <w:b w:val="0"/>
        </w:rPr>
      </w:pPr>
      <w:ins w:id="149" w:author="Henry" w:date="2026-09-25T20:02:00Z" w16du:dateUtc="2026-09-26T00:02:00Z">
        <w:r>
          <w:rPr>
            <w:b w:val="0"/>
          </w:rPr>
          <w:t>Monitor progress with implementing the safety interventions</w:t>
        </w:r>
      </w:ins>
    </w:p>
    <w:p w14:paraId="2DBDA079" w14:textId="77777777" w:rsidR="00234ECE" w:rsidRPr="00234ECE" w:rsidRDefault="00234ECE" w:rsidP="00234ECE">
      <w:pPr>
        <w:rPr>
          <w:ins w:id="150" w:author="Henry" w:date="2026-09-25T20:02:00Z" w16du:dateUtc="2026-09-26T00:02:00Z"/>
          <w:b w:val="0"/>
        </w:rPr>
      </w:pPr>
      <w:ins w:id="151" w:author="Henry" w:date="2026-09-25T20:02:00Z" w16du:dateUtc="2026-09-26T00:02:00Z">
        <w:r>
          <w:rPr>
            <w:b w:val="0"/>
          </w:rPr>
          <w:t>Only the planning and effective leadership of management and the safety committee can build a program that lasts.  The safety committee should be an effective problem-solving team, providing guidance and leadership in safety matters.</w:t>
        </w:r>
      </w:ins>
    </w:p>
    <w:p w14:paraId="5EC20BAF" w14:textId="77777777" w:rsidR="008618BA" w:rsidRPr="008618BA" w:rsidRDefault="008618BA" w:rsidP="008618BA">
      <w:pPr>
        <w:ind w:left="360"/>
        <w:rPr>
          <w:ins w:id="152" w:author="Henry" w:date="2026-09-25T20:02:00Z" w16du:dateUtc="2026-09-26T00:02:00Z"/>
          <w:b w:val="0"/>
        </w:rPr>
      </w:pPr>
    </w:p>
    <w:p w14:paraId="55472E96" w14:textId="77777777" w:rsidR="00414FFE" w:rsidRPr="00414FFE" w:rsidRDefault="00414FFE" w:rsidP="00414FFE">
      <w:pPr>
        <w:ind w:firstLine="720"/>
        <w:rPr>
          <w:ins w:id="153" w:author="Henry" w:date="2026-09-25T20:02:00Z" w16du:dateUtc="2026-09-26T00:02:00Z"/>
          <w:b w:val="0"/>
          <w:u w:val="single"/>
        </w:rPr>
      </w:pPr>
    </w:p>
    <w:p w14:paraId="7C9FA76F" w14:textId="77777777" w:rsidR="00250AA2" w:rsidRPr="001574AF" w:rsidRDefault="00493AE8" w:rsidP="001574AF">
      <w:pPr>
        <w:pStyle w:val="Title1"/>
        <w:pBdr>
          <w:top w:val="single" w:sz="6" w:space="4" w:color="auto"/>
          <w:left w:val="single" w:sz="6" w:space="4" w:color="auto"/>
          <w:bottom w:val="single" w:sz="6" w:space="4" w:color="auto"/>
          <w:right w:val="single" w:sz="6" w:space="4" w:color="auto"/>
        </w:pBdr>
        <w:spacing w:after="0" w:line="240" w:lineRule="auto"/>
        <w:jc w:val="both"/>
        <w:rPr>
          <w:del w:id="154" w:author="Henry" w:date="2026-09-25T20:02:00Z" w16du:dateUtc="2026-09-26T00:02:00Z"/>
          <w:rFonts w:cs="Arial"/>
          <w:b w:val="0"/>
        </w:rPr>
      </w:pPr>
      <w:del w:id="155" w:author="Henry" w:date="2026-09-25T20:02:00Z" w16du:dateUtc="2026-09-26T00:02:00Z">
        <w:r w:rsidRPr="001574AF">
          <w:rPr>
            <w:rFonts w:cs="Arial"/>
          </w:rPr>
          <w:delText>PROHIBITION OF HARASSMENT</w:delText>
        </w:r>
        <w:r w:rsidRPr="001574AF">
          <w:rPr>
            <w:rFonts w:cs="Arial"/>
          </w:rPr>
          <w:tab/>
          <w:delText>3.43</w:delText>
        </w:r>
      </w:del>
    </w:p>
    <w:p w14:paraId="13E73720" w14:textId="77777777" w:rsidR="00250AA2" w:rsidRPr="001574AF" w:rsidRDefault="00250AA2" w:rsidP="001574AF">
      <w:pPr>
        <w:spacing w:after="0" w:line="240" w:lineRule="auto"/>
        <w:jc w:val="both"/>
        <w:rPr>
          <w:del w:id="156" w:author="Henry" w:date="2026-09-25T20:02:00Z" w16du:dateUtc="2026-09-26T00:02:00Z"/>
          <w:rFonts w:cs="Calibri"/>
        </w:rPr>
      </w:pPr>
      <w:bookmarkStart w:id="157" w:name="textstart"/>
      <w:bookmarkEnd w:id="157"/>
    </w:p>
    <w:p w14:paraId="283A8C63" w14:textId="77777777" w:rsidR="00250AA2" w:rsidRPr="001574AF" w:rsidRDefault="00250AA2" w:rsidP="001574AF">
      <w:pPr>
        <w:pStyle w:val="BodyTextIndent"/>
        <w:numPr>
          <w:ilvl w:val="0"/>
          <w:numId w:val="31"/>
        </w:numPr>
        <w:tabs>
          <w:tab w:val="clear" w:pos="720"/>
          <w:tab w:val="clear" w:pos="5040"/>
        </w:tabs>
        <w:spacing w:after="0" w:line="240" w:lineRule="auto"/>
        <w:rPr>
          <w:del w:id="158" w:author="Henry" w:date="2026-09-25T20:02:00Z" w16du:dateUtc="2026-09-26T00:02:00Z"/>
          <w:rFonts w:cs="Calibri"/>
        </w:rPr>
      </w:pPr>
      <w:del w:id="159" w:author="Henry" w:date="2026-09-25T20:02:00Z" w16du:dateUtc="2026-09-26T00:02:00Z">
        <w:r w:rsidRPr="001574AF">
          <w:rPr>
            <w:rFonts w:cs="Calibri"/>
          </w:rPr>
          <w:delText xml:space="preserve">The </w:delText>
        </w:r>
        <w:r w:rsidR="0047348A" w:rsidRPr="001574AF">
          <w:rPr>
            <w:rFonts w:cs="Calibri"/>
          </w:rPr>
          <w:delText>Tuscaloosa</w:delText>
        </w:r>
        <w:r w:rsidR="00F93C68" w:rsidRPr="001574AF">
          <w:rPr>
            <w:rFonts w:cs="Calibri"/>
          </w:rPr>
          <w:delText xml:space="preserve"> County</w:delText>
        </w:r>
        <w:r w:rsidR="00A8467D" w:rsidRPr="001574AF">
          <w:rPr>
            <w:rFonts w:cs="Calibri"/>
          </w:rPr>
          <w:delText xml:space="preserve"> Board of Education</w:delText>
        </w:r>
        <w:r w:rsidRPr="001574AF">
          <w:rPr>
            <w:rFonts w:cs="Calibri"/>
          </w:rPr>
          <w:delText xml:space="preserve"> prohibits harassment against any employee, applicant for employment, student, or student applicant based</w:delText>
        </w:r>
        <w:r w:rsidR="00520F07" w:rsidRPr="001574AF">
          <w:rPr>
            <w:rFonts w:cs="Calibri"/>
          </w:rPr>
          <w:delText xml:space="preserve"> upon race, color, religion, gender</w:delText>
        </w:r>
        <w:r w:rsidRPr="001574AF">
          <w:rPr>
            <w:rFonts w:cs="Calibri"/>
          </w:rPr>
          <w:delText xml:space="preserve">, age, </w:delText>
        </w:r>
        <w:r w:rsidR="00520F07" w:rsidRPr="001574AF">
          <w:rPr>
            <w:rFonts w:cs="Calibri"/>
          </w:rPr>
          <w:delText xml:space="preserve">ethnicity, </w:delText>
        </w:r>
        <w:r w:rsidR="00224CEB" w:rsidRPr="001574AF">
          <w:rPr>
            <w:rFonts w:cs="Calibri"/>
          </w:rPr>
          <w:delText xml:space="preserve">national origin, </w:delText>
        </w:r>
        <w:r w:rsidR="00520F07" w:rsidRPr="001574AF">
          <w:rPr>
            <w:rFonts w:cs="Calibri"/>
          </w:rPr>
          <w:delText xml:space="preserve">marital status, disability, political or religious beliefs, or social and family background.  This policy also applies to non-employment volunteers who work subject to the control of school authorities.  </w:delText>
        </w:r>
      </w:del>
    </w:p>
    <w:p w14:paraId="6928698F" w14:textId="77777777" w:rsidR="00250AA2" w:rsidRPr="001574AF" w:rsidRDefault="00250AA2" w:rsidP="001574AF">
      <w:pPr>
        <w:pStyle w:val="BodyTextIndent"/>
        <w:tabs>
          <w:tab w:val="clear" w:pos="5040"/>
        </w:tabs>
        <w:spacing w:after="0" w:line="240" w:lineRule="auto"/>
        <w:ind w:left="0" w:firstLine="0"/>
        <w:rPr>
          <w:del w:id="160" w:author="Henry" w:date="2026-09-25T20:02:00Z" w16du:dateUtc="2026-09-26T00:02:00Z"/>
          <w:rFonts w:cs="Calibri"/>
        </w:rPr>
      </w:pPr>
    </w:p>
    <w:p w14:paraId="4E668A9C" w14:textId="77777777" w:rsidR="00250AA2" w:rsidRPr="001574AF" w:rsidRDefault="00250AA2" w:rsidP="001574AF">
      <w:pPr>
        <w:numPr>
          <w:ilvl w:val="0"/>
          <w:numId w:val="31"/>
        </w:numPr>
        <w:tabs>
          <w:tab w:val="clear" w:pos="720"/>
        </w:tabs>
        <w:spacing w:after="0" w:line="240" w:lineRule="auto"/>
        <w:jc w:val="both"/>
        <w:rPr>
          <w:del w:id="161" w:author="Henry" w:date="2026-09-25T20:02:00Z" w16du:dateUtc="2026-09-26T00:02:00Z"/>
          <w:rFonts w:cs="Calibri"/>
        </w:rPr>
      </w:pPr>
      <w:del w:id="162" w:author="Henry" w:date="2026-09-25T20:02:00Z" w16du:dateUtc="2026-09-26T00:02:00Z">
        <w:r w:rsidRPr="001574AF">
          <w:rPr>
            <w:rFonts w:cs="Calibri"/>
          </w:rPr>
          <w:delText xml:space="preserve">The </w:delText>
        </w:r>
        <w:r w:rsidR="00B35039" w:rsidRPr="001574AF">
          <w:rPr>
            <w:rFonts w:cs="Calibri"/>
          </w:rPr>
          <w:delText>Superintendent</w:delText>
        </w:r>
        <w:r w:rsidRPr="001574AF">
          <w:rPr>
            <w:rFonts w:cs="Calibri"/>
          </w:rPr>
          <w:delText xml:space="preserve"> shall develop procedures which shall be used by persons alleging harassment.</w:delText>
        </w:r>
      </w:del>
    </w:p>
    <w:p w14:paraId="4EE05F95" w14:textId="77777777" w:rsidR="00250AA2" w:rsidRPr="001574AF" w:rsidRDefault="00250AA2" w:rsidP="001574AF">
      <w:pPr>
        <w:spacing w:after="0" w:line="240" w:lineRule="auto"/>
        <w:ind w:left="720" w:hanging="720"/>
        <w:jc w:val="both"/>
        <w:rPr>
          <w:del w:id="163" w:author="Henry" w:date="2026-09-25T20:02:00Z" w16du:dateUtc="2026-09-26T00:02:00Z"/>
          <w:rFonts w:cs="Calibri"/>
        </w:rPr>
      </w:pPr>
    </w:p>
    <w:p w14:paraId="10BFB9F6" w14:textId="77777777" w:rsidR="001574AF" w:rsidRDefault="00250AA2" w:rsidP="001574AF">
      <w:pPr>
        <w:numPr>
          <w:ilvl w:val="0"/>
          <w:numId w:val="31"/>
        </w:numPr>
        <w:tabs>
          <w:tab w:val="clear" w:pos="720"/>
        </w:tabs>
        <w:spacing w:after="0" w:line="240" w:lineRule="auto"/>
        <w:jc w:val="both"/>
        <w:rPr>
          <w:del w:id="164" w:author="Henry" w:date="2026-09-25T20:02:00Z" w16du:dateUtc="2026-09-26T00:02:00Z"/>
          <w:rFonts w:cs="Calibri"/>
        </w:rPr>
      </w:pPr>
      <w:del w:id="165" w:author="Henry" w:date="2026-09-25T20:02:00Z" w16du:dateUtc="2026-09-26T00:02:00Z">
        <w:r w:rsidRPr="001574AF">
          <w:rPr>
            <w:rFonts w:cs="Calibri"/>
          </w:rPr>
          <w:delText xml:space="preserve">Sexual Harassment by Students </w:delText>
        </w:r>
      </w:del>
    </w:p>
    <w:p w14:paraId="264DDC40" w14:textId="77777777" w:rsidR="00250AA2" w:rsidRPr="001574AF" w:rsidRDefault="00250AA2" w:rsidP="001574AF">
      <w:pPr>
        <w:spacing w:after="0" w:line="240" w:lineRule="auto"/>
        <w:ind w:left="720"/>
        <w:jc w:val="both"/>
        <w:rPr>
          <w:del w:id="166" w:author="Henry" w:date="2026-09-25T20:02:00Z" w16du:dateUtc="2026-09-26T00:02:00Z"/>
          <w:rFonts w:cs="Calibri"/>
        </w:rPr>
      </w:pPr>
      <w:del w:id="167" w:author="Henry" w:date="2026-09-25T20:02:00Z" w16du:dateUtc="2026-09-26T00:02:00Z">
        <w:r w:rsidRPr="001574AF">
          <w:rPr>
            <w:rFonts w:cs="Calibri"/>
          </w:rPr>
          <w:delText xml:space="preserve">The </w:delText>
        </w:r>
        <w:r w:rsidR="0047348A" w:rsidRPr="001574AF">
          <w:rPr>
            <w:rFonts w:cs="Calibri"/>
          </w:rPr>
          <w:delText>Tuscaloosa</w:delText>
        </w:r>
        <w:r w:rsidR="00F93C68" w:rsidRPr="001574AF">
          <w:rPr>
            <w:rFonts w:cs="Calibri"/>
          </w:rPr>
          <w:delText xml:space="preserve"> County</w:delText>
        </w:r>
        <w:r w:rsidR="00A8467D" w:rsidRPr="001574AF">
          <w:rPr>
            <w:rFonts w:cs="Calibri"/>
          </w:rPr>
          <w:delText xml:space="preserve"> Board of Education</w:delText>
        </w:r>
        <w:r w:rsidRPr="001574AF">
          <w:rPr>
            <w:rFonts w:cs="Calibri"/>
          </w:rPr>
          <w:delText xml:space="preserve"> desires to maintain an academic environment in which all students are treated with respect and dignity.  A vital element of this atmosphere is the Board’s commitment to equal opportunities and the eradication of discriminatory practices including sexual harassment.  Sexual harassment is specifically prohibited by state and federal law and instances of harassment may result in both civil and criminal liability on the part of the individual harasser as well as the </w:delText>
        </w:r>
        <w:r w:rsidR="0047348A" w:rsidRPr="001574AF">
          <w:rPr>
            <w:rFonts w:cs="Calibri"/>
          </w:rPr>
          <w:delText>Tuscaloosa</w:delText>
        </w:r>
        <w:r w:rsidR="00F93C68" w:rsidRPr="001574AF">
          <w:rPr>
            <w:rFonts w:cs="Calibri"/>
          </w:rPr>
          <w:delText xml:space="preserve"> County</w:delText>
        </w:r>
        <w:r w:rsidR="00A8467D" w:rsidRPr="001574AF">
          <w:rPr>
            <w:rFonts w:cs="Calibri"/>
          </w:rPr>
          <w:delText xml:space="preserve"> Board of Education</w:delText>
        </w:r>
        <w:r w:rsidRPr="001574AF">
          <w:rPr>
            <w:rFonts w:cs="Calibri"/>
          </w:rPr>
          <w:delText>.  Sexual harassment’s destructive impact wastes human potential, demoralizes students, and perpetuates the tendency to</w:delText>
        </w:r>
        <w:r w:rsidR="00520F07" w:rsidRPr="001574AF">
          <w:rPr>
            <w:rFonts w:cs="Calibri"/>
          </w:rPr>
          <w:delText>ward</w:delText>
        </w:r>
        <w:r w:rsidRPr="001574AF">
          <w:rPr>
            <w:rFonts w:cs="Calibri"/>
          </w:rPr>
          <w:delText xml:space="preserve"> further unacceptable behavior.  For these reasons, the </w:delText>
        </w:r>
        <w:r w:rsidR="0047348A" w:rsidRPr="001574AF">
          <w:rPr>
            <w:rFonts w:cs="Calibri"/>
          </w:rPr>
          <w:delText>Tuscaloosa</w:delText>
        </w:r>
        <w:r w:rsidR="00F93C68" w:rsidRPr="001574AF">
          <w:rPr>
            <w:rFonts w:cs="Calibri"/>
          </w:rPr>
          <w:delText xml:space="preserve"> County</w:delText>
        </w:r>
        <w:r w:rsidR="00A8467D" w:rsidRPr="001574AF">
          <w:rPr>
            <w:rFonts w:cs="Calibri"/>
          </w:rPr>
          <w:delText xml:space="preserve"> Board of Education</w:delText>
        </w:r>
        <w:r w:rsidRPr="001574AF">
          <w:rPr>
            <w:rFonts w:cs="Calibri"/>
          </w:rPr>
          <w:delText xml:space="preserve"> forbids harassment against any student on the basis </w:delText>
        </w:r>
        <w:r w:rsidR="00520F07" w:rsidRPr="001574AF">
          <w:rPr>
            <w:rFonts w:cs="Calibri"/>
          </w:rPr>
          <w:delText>of gender</w:delText>
        </w:r>
        <w:r w:rsidRPr="001574AF">
          <w:rPr>
            <w:rFonts w:cs="Calibri"/>
          </w:rPr>
          <w:delText>.  The Board will not tolerate harassment activity by any of its students.</w:delText>
        </w:r>
      </w:del>
    </w:p>
    <w:p w14:paraId="14073A7A" w14:textId="77777777" w:rsidR="00250AA2" w:rsidRPr="001574AF" w:rsidRDefault="00250AA2" w:rsidP="001574AF">
      <w:pPr>
        <w:numPr>
          <w:ilvl w:val="1"/>
          <w:numId w:val="31"/>
        </w:numPr>
        <w:tabs>
          <w:tab w:val="clear" w:pos="1440"/>
        </w:tabs>
        <w:spacing w:after="0" w:line="240" w:lineRule="auto"/>
        <w:ind w:left="1080" w:hanging="360"/>
        <w:jc w:val="both"/>
        <w:rPr>
          <w:del w:id="168" w:author="Henry" w:date="2026-09-25T20:02:00Z" w16du:dateUtc="2026-09-26T00:02:00Z"/>
          <w:rFonts w:cs="Calibri"/>
        </w:rPr>
      </w:pPr>
      <w:del w:id="169" w:author="Henry" w:date="2026-09-25T20:02:00Z" w16du:dateUtc="2026-09-26T00:02:00Z">
        <w:r w:rsidRPr="001574AF">
          <w:rPr>
            <w:rFonts w:cs="Calibri"/>
          </w:rPr>
          <w:delText>Definition – Sexual harassment consists of unwelcome sexual advances, requests for sexual favors, and other inappropriate verbal or physical conduct of a sexual nature, wherever such harassment occurs on school property or at a school-sponsored event, that is aimed at coercing an unwilling person into a sexual relationship whether or n</w:delText>
        </w:r>
        <w:r w:rsidR="00520F07" w:rsidRPr="001574AF">
          <w:rPr>
            <w:rFonts w:cs="Calibri"/>
          </w:rPr>
          <w:delText>ot it involves physical contact,</w:delText>
        </w:r>
        <w:r w:rsidRPr="001574AF">
          <w:rPr>
            <w:rFonts w:cs="Calibri"/>
          </w:rPr>
          <w:delText xml:space="preserve"> or that substantially interferes with a student’s academic performance, or creates an intimidating, hostile, or offensive school environment.</w:delText>
        </w:r>
      </w:del>
    </w:p>
    <w:p w14:paraId="745B08C6" w14:textId="77777777" w:rsidR="00250AA2" w:rsidRPr="001574AF" w:rsidRDefault="00250AA2" w:rsidP="001574AF">
      <w:pPr>
        <w:spacing w:after="0" w:line="240" w:lineRule="auto"/>
        <w:ind w:left="1440"/>
        <w:jc w:val="both"/>
        <w:rPr>
          <w:del w:id="170" w:author="Henry" w:date="2026-09-25T20:02:00Z" w16du:dateUtc="2026-09-26T00:02:00Z"/>
          <w:rFonts w:cs="Calibri"/>
        </w:rPr>
      </w:pPr>
      <w:del w:id="171" w:author="Henry" w:date="2026-09-25T20:02:00Z" w16du:dateUtc="2026-09-26T00:02:00Z">
        <w:r w:rsidRPr="001574AF">
          <w:rPr>
            <w:rFonts w:cs="Calibri"/>
          </w:rPr>
          <w:delText>Examples of sexual harassment may include but are not limited to the following:</w:delText>
        </w:r>
      </w:del>
    </w:p>
    <w:p w14:paraId="636C8572" w14:textId="77777777" w:rsidR="00250AA2" w:rsidRPr="001574AF" w:rsidRDefault="00250AA2" w:rsidP="001574AF">
      <w:pPr>
        <w:numPr>
          <w:ilvl w:val="2"/>
          <w:numId w:val="31"/>
        </w:numPr>
        <w:tabs>
          <w:tab w:val="clear" w:pos="2160"/>
        </w:tabs>
        <w:spacing w:after="0" w:line="240" w:lineRule="auto"/>
        <w:ind w:left="1800" w:hanging="360"/>
        <w:jc w:val="both"/>
        <w:rPr>
          <w:del w:id="172" w:author="Henry" w:date="2026-09-25T20:02:00Z" w16du:dateUtc="2026-09-26T00:02:00Z"/>
          <w:rFonts w:cs="Calibri"/>
        </w:rPr>
      </w:pPr>
      <w:del w:id="173" w:author="Henry" w:date="2026-09-25T20:02:00Z" w16du:dateUtc="2026-09-26T00:02:00Z">
        <w:r w:rsidRPr="001574AF">
          <w:rPr>
            <w:rFonts w:cs="Calibri"/>
          </w:rPr>
          <w:delText>Verbal harassment or abuse of a sexual nature;</w:delText>
        </w:r>
      </w:del>
    </w:p>
    <w:p w14:paraId="55484772" w14:textId="77777777" w:rsidR="00250AA2" w:rsidRPr="001574AF" w:rsidRDefault="00250AA2" w:rsidP="001574AF">
      <w:pPr>
        <w:numPr>
          <w:ilvl w:val="2"/>
          <w:numId w:val="31"/>
        </w:numPr>
        <w:tabs>
          <w:tab w:val="clear" w:pos="2160"/>
        </w:tabs>
        <w:spacing w:after="0" w:line="240" w:lineRule="auto"/>
        <w:ind w:left="1800" w:hanging="360"/>
        <w:jc w:val="both"/>
        <w:rPr>
          <w:del w:id="174" w:author="Henry" w:date="2026-09-25T20:02:00Z" w16du:dateUtc="2026-09-26T00:02:00Z"/>
          <w:rFonts w:cs="Calibri"/>
        </w:rPr>
      </w:pPr>
      <w:del w:id="175" w:author="Henry" w:date="2026-09-25T20:02:00Z" w16du:dateUtc="2026-09-26T00:02:00Z">
        <w:r w:rsidRPr="001574AF">
          <w:rPr>
            <w:rFonts w:cs="Calibri"/>
          </w:rPr>
          <w:delText>Subtle pressure for sexual activity;</w:delText>
        </w:r>
      </w:del>
    </w:p>
    <w:p w14:paraId="50E9C2DE" w14:textId="77777777" w:rsidR="00250AA2" w:rsidRPr="001574AF" w:rsidRDefault="00250AA2" w:rsidP="001574AF">
      <w:pPr>
        <w:numPr>
          <w:ilvl w:val="2"/>
          <w:numId w:val="31"/>
        </w:numPr>
        <w:tabs>
          <w:tab w:val="clear" w:pos="2160"/>
        </w:tabs>
        <w:spacing w:after="0" w:line="240" w:lineRule="auto"/>
        <w:ind w:left="1800" w:hanging="360"/>
        <w:jc w:val="both"/>
        <w:rPr>
          <w:del w:id="176" w:author="Henry" w:date="2026-09-25T20:02:00Z" w16du:dateUtc="2026-09-26T00:02:00Z"/>
          <w:rFonts w:cs="Calibri"/>
        </w:rPr>
      </w:pPr>
      <w:del w:id="177" w:author="Henry" w:date="2026-09-25T20:02:00Z" w16du:dateUtc="2026-09-26T00:02:00Z">
        <w:r w:rsidRPr="001574AF">
          <w:rPr>
            <w:rFonts w:cs="Calibri"/>
          </w:rPr>
          <w:delText>Repeated remarks to a person with sexual or demeaning implications</w:delText>
        </w:r>
        <w:r w:rsidR="00520F07" w:rsidRPr="001574AF">
          <w:rPr>
            <w:rFonts w:cs="Calibri"/>
            <w:i/>
          </w:rPr>
          <w:delText xml:space="preserve">, </w:delText>
        </w:r>
        <w:r w:rsidRPr="001574AF">
          <w:rPr>
            <w:rFonts w:cs="Calibri"/>
            <w:i/>
          </w:rPr>
          <w:delText>e.g</w:delText>
        </w:r>
        <w:r w:rsidRPr="001574AF">
          <w:rPr>
            <w:rFonts w:cs="Calibri"/>
          </w:rPr>
          <w:delText>., a person’s b</w:delText>
        </w:r>
        <w:r w:rsidR="00520F07" w:rsidRPr="001574AF">
          <w:rPr>
            <w:rFonts w:cs="Calibri"/>
          </w:rPr>
          <w:delText>ody, clothes or sexual activity</w:delText>
        </w:r>
        <w:r w:rsidRPr="001574AF">
          <w:rPr>
            <w:rFonts w:cs="Calibri"/>
          </w:rPr>
          <w:delText>;</w:delText>
        </w:r>
      </w:del>
    </w:p>
    <w:p w14:paraId="32E5B26A" w14:textId="77777777" w:rsidR="00250AA2" w:rsidRPr="001574AF" w:rsidRDefault="00071EF0" w:rsidP="001574AF">
      <w:pPr>
        <w:numPr>
          <w:ilvl w:val="2"/>
          <w:numId w:val="31"/>
        </w:numPr>
        <w:tabs>
          <w:tab w:val="clear" w:pos="2160"/>
        </w:tabs>
        <w:spacing w:after="0" w:line="240" w:lineRule="auto"/>
        <w:ind w:left="1800" w:hanging="360"/>
        <w:jc w:val="both"/>
        <w:rPr>
          <w:del w:id="178" w:author="Henry" w:date="2026-09-25T20:02:00Z" w16du:dateUtc="2026-09-26T00:02:00Z"/>
          <w:rFonts w:cs="Calibri"/>
        </w:rPr>
      </w:pPr>
      <w:del w:id="179" w:author="Henry" w:date="2026-09-25T20:02:00Z" w16du:dateUtc="2026-09-26T00:02:00Z">
        <w:r w:rsidRPr="001574AF">
          <w:rPr>
            <w:rFonts w:cs="Calibri"/>
          </w:rPr>
          <w:delText>Unwelcome</w:delText>
        </w:r>
        <w:r w:rsidR="00250AA2" w:rsidRPr="001574AF">
          <w:rPr>
            <w:rFonts w:cs="Calibri"/>
          </w:rPr>
          <w:delText xml:space="preserve"> or inappropriate physical contact such as patting, pinching, or unnecessary touching;</w:delText>
        </w:r>
      </w:del>
    </w:p>
    <w:p w14:paraId="30FA5856" w14:textId="77777777" w:rsidR="00250AA2" w:rsidRPr="001574AF" w:rsidRDefault="00250AA2" w:rsidP="001574AF">
      <w:pPr>
        <w:numPr>
          <w:ilvl w:val="2"/>
          <w:numId w:val="31"/>
        </w:numPr>
        <w:tabs>
          <w:tab w:val="clear" w:pos="2160"/>
        </w:tabs>
        <w:spacing w:after="0" w:line="240" w:lineRule="auto"/>
        <w:ind w:left="1800" w:hanging="360"/>
        <w:jc w:val="both"/>
        <w:rPr>
          <w:del w:id="180" w:author="Henry" w:date="2026-09-25T20:02:00Z" w16du:dateUtc="2026-09-26T00:02:00Z"/>
          <w:rFonts w:cs="Calibri"/>
        </w:rPr>
      </w:pPr>
      <w:del w:id="181" w:author="Henry" w:date="2026-09-25T20:02:00Z" w16du:dateUtc="2026-09-26T00:02:00Z">
        <w:r w:rsidRPr="001574AF">
          <w:rPr>
            <w:rFonts w:cs="Calibri"/>
          </w:rPr>
          <w:delText>Suggesting or demanding sexual involvement accompanied by implied or explicit threats;</w:delText>
        </w:r>
      </w:del>
    </w:p>
    <w:p w14:paraId="0F1BAE31" w14:textId="77777777" w:rsidR="00250AA2" w:rsidRPr="001574AF" w:rsidRDefault="00250AA2" w:rsidP="001574AF">
      <w:pPr>
        <w:numPr>
          <w:ilvl w:val="2"/>
          <w:numId w:val="31"/>
        </w:numPr>
        <w:tabs>
          <w:tab w:val="clear" w:pos="2160"/>
        </w:tabs>
        <w:spacing w:after="0" w:line="240" w:lineRule="auto"/>
        <w:ind w:left="1800" w:hanging="360"/>
        <w:jc w:val="both"/>
        <w:rPr>
          <w:del w:id="182" w:author="Henry" w:date="2026-09-25T20:02:00Z" w16du:dateUtc="2026-09-26T00:02:00Z"/>
          <w:rFonts w:cs="Calibri"/>
        </w:rPr>
      </w:pPr>
      <w:del w:id="183" w:author="Henry" w:date="2026-09-25T20:02:00Z" w16du:dateUtc="2026-09-26T00:02:00Z">
        <w:r w:rsidRPr="001574AF">
          <w:rPr>
            <w:rFonts w:cs="Calibri"/>
          </w:rPr>
          <w:delText>Display of sexually suggestive objects, pictures, or written materials;</w:delText>
        </w:r>
      </w:del>
    </w:p>
    <w:p w14:paraId="33F64433" w14:textId="77777777" w:rsidR="00250AA2" w:rsidRPr="001574AF" w:rsidRDefault="00250AA2" w:rsidP="001574AF">
      <w:pPr>
        <w:numPr>
          <w:ilvl w:val="2"/>
          <w:numId w:val="31"/>
        </w:numPr>
        <w:tabs>
          <w:tab w:val="clear" w:pos="2160"/>
        </w:tabs>
        <w:spacing w:after="0" w:line="240" w:lineRule="auto"/>
        <w:ind w:left="1800" w:hanging="360"/>
        <w:jc w:val="both"/>
        <w:rPr>
          <w:del w:id="184" w:author="Henry" w:date="2026-09-25T20:02:00Z" w16du:dateUtc="2026-09-26T00:02:00Z"/>
          <w:rFonts w:cs="Calibri"/>
        </w:rPr>
      </w:pPr>
      <w:del w:id="185" w:author="Henry" w:date="2026-09-25T20:02:00Z" w16du:dateUtc="2026-09-26T00:02:00Z">
        <w:r w:rsidRPr="001574AF">
          <w:rPr>
            <w:rFonts w:cs="Calibri"/>
          </w:rPr>
          <w:delText>Sexual harassment does not refer to occasional compliments or welcomed interactions of a socially acceptable nature.</w:delText>
        </w:r>
      </w:del>
    </w:p>
    <w:p w14:paraId="09A32D6D" w14:textId="77777777" w:rsidR="00250AA2" w:rsidRPr="001574AF" w:rsidRDefault="00250AA2" w:rsidP="001574AF">
      <w:pPr>
        <w:pStyle w:val="BodyTextIndent"/>
        <w:numPr>
          <w:ilvl w:val="1"/>
          <w:numId w:val="31"/>
        </w:numPr>
        <w:tabs>
          <w:tab w:val="clear" w:pos="1440"/>
          <w:tab w:val="clear" w:pos="5040"/>
        </w:tabs>
        <w:spacing w:after="0" w:line="240" w:lineRule="auto"/>
        <w:ind w:left="1080" w:hanging="360"/>
        <w:rPr>
          <w:del w:id="186" w:author="Henry" w:date="2026-09-25T20:02:00Z" w16du:dateUtc="2026-09-26T00:02:00Z"/>
          <w:rFonts w:cs="Calibri"/>
        </w:rPr>
      </w:pPr>
      <w:del w:id="187" w:author="Henry" w:date="2026-09-25T20:02:00Z" w16du:dateUtc="2026-09-26T00:02:00Z">
        <w:r w:rsidRPr="001574AF">
          <w:rPr>
            <w:rFonts w:cs="Calibri"/>
          </w:rPr>
          <w:delText>Specific Prohibition - It is sexual harassment for a student to subject another student or a s</w:delText>
        </w:r>
        <w:r w:rsidR="000551E9" w:rsidRPr="001574AF">
          <w:rPr>
            <w:rFonts w:cs="Calibri"/>
          </w:rPr>
          <w:delText>chool employee to any unwelcome</w:delText>
        </w:r>
        <w:r w:rsidRPr="001574AF">
          <w:rPr>
            <w:rFonts w:cs="Calibri"/>
          </w:rPr>
          <w:delText xml:space="preserve"> conduct of a sexual nature on school property or at a school-sponsored event.  Students who engage in such conduct shall be subject to penalties as described herein.</w:delText>
        </w:r>
      </w:del>
    </w:p>
    <w:p w14:paraId="54125A5B" w14:textId="77777777" w:rsidR="00250AA2" w:rsidRPr="001574AF" w:rsidRDefault="00250AA2" w:rsidP="001574AF">
      <w:pPr>
        <w:pStyle w:val="BodyTextIndent"/>
        <w:numPr>
          <w:ilvl w:val="1"/>
          <w:numId w:val="31"/>
        </w:numPr>
        <w:tabs>
          <w:tab w:val="clear" w:pos="1440"/>
          <w:tab w:val="clear" w:pos="5040"/>
        </w:tabs>
        <w:spacing w:after="0" w:line="240" w:lineRule="auto"/>
        <w:ind w:left="1080" w:hanging="360"/>
        <w:rPr>
          <w:del w:id="188" w:author="Henry" w:date="2026-09-25T20:02:00Z" w16du:dateUtc="2026-09-26T00:02:00Z"/>
          <w:rFonts w:cs="Calibri"/>
        </w:rPr>
      </w:pPr>
      <w:del w:id="189" w:author="Henry" w:date="2026-09-25T20:02:00Z" w16du:dateUtc="2026-09-26T00:02:00Z">
        <w:r w:rsidRPr="001574AF">
          <w:rPr>
            <w:rFonts w:cs="Calibri"/>
          </w:rPr>
          <w:delText xml:space="preserve">Procedures - Any student who alleges sexual harassment by an employee or another student should report the harassment to the building </w:delText>
        </w:r>
        <w:r w:rsidR="00B35039" w:rsidRPr="001574AF">
          <w:rPr>
            <w:rFonts w:cs="Calibri"/>
          </w:rPr>
          <w:delText>Principal</w:delText>
        </w:r>
        <w:r w:rsidRPr="001574AF">
          <w:rPr>
            <w:rFonts w:cs="Calibri"/>
          </w:rPr>
          <w:delText xml:space="preserve">, assistant </w:delText>
        </w:r>
        <w:r w:rsidR="00B35039" w:rsidRPr="001574AF">
          <w:rPr>
            <w:rFonts w:cs="Calibri"/>
          </w:rPr>
          <w:delText>Principal</w:delText>
        </w:r>
        <w:r w:rsidRPr="001574AF">
          <w:rPr>
            <w:rFonts w:cs="Calibri"/>
          </w:rPr>
          <w:delText>(s)</w:delText>
        </w:r>
        <w:r w:rsidR="00520F07" w:rsidRPr="001574AF">
          <w:rPr>
            <w:rFonts w:cs="Calibri"/>
          </w:rPr>
          <w:delText>, guidance counselor</w:delText>
        </w:r>
        <w:r w:rsidR="00435FE4" w:rsidRPr="001574AF">
          <w:rPr>
            <w:rFonts w:cs="Calibri"/>
          </w:rPr>
          <w:delText>(</w:delText>
        </w:r>
        <w:r w:rsidR="00520F07" w:rsidRPr="001574AF">
          <w:rPr>
            <w:rFonts w:cs="Calibri"/>
          </w:rPr>
          <w:delText>s</w:delText>
        </w:r>
        <w:r w:rsidR="00435FE4" w:rsidRPr="001574AF">
          <w:rPr>
            <w:rFonts w:cs="Calibri"/>
          </w:rPr>
          <w:delText xml:space="preserve">) or </w:delText>
        </w:r>
        <w:r w:rsidR="00B35039" w:rsidRPr="001574AF">
          <w:rPr>
            <w:rFonts w:cs="Calibri"/>
          </w:rPr>
          <w:delText>Superintendent</w:delText>
        </w:r>
        <w:r w:rsidR="00435FE4" w:rsidRPr="001574AF">
          <w:rPr>
            <w:rFonts w:cs="Calibri"/>
          </w:rPr>
          <w:delText>’ designee</w:delText>
        </w:r>
        <w:r w:rsidR="00071EF0" w:rsidRPr="001574AF">
          <w:rPr>
            <w:rFonts w:cs="Calibri"/>
          </w:rPr>
          <w:delText xml:space="preserve">. </w:delText>
        </w:r>
        <w:r w:rsidRPr="001574AF">
          <w:rPr>
            <w:rFonts w:cs="Calibri"/>
          </w:rPr>
          <w:delText>Filing of a complaint or otherwise reporting sexual harassment will not affect the student’s status, extracurricular activities, grade or any other ass</w:delText>
        </w:r>
        <w:r w:rsidR="00520F07" w:rsidRPr="001574AF">
          <w:rPr>
            <w:rFonts w:cs="Calibri"/>
          </w:rPr>
          <w:delText xml:space="preserve">ignments.  The complaint </w:delText>
        </w:r>
        <w:r w:rsidR="00237724" w:rsidRPr="001574AF">
          <w:rPr>
            <w:rFonts w:cs="Calibri"/>
          </w:rPr>
          <w:delText>should be</w:delText>
        </w:r>
        <w:r w:rsidRPr="001574AF">
          <w:rPr>
            <w:rFonts w:cs="Calibri"/>
          </w:rPr>
          <w:delText xml:space="preserve"> in writing, state the act or acts, state the date(s), state the names of witnesses, and be signed by the complainant.</w:delText>
        </w:r>
      </w:del>
    </w:p>
    <w:p w14:paraId="5F2131E5" w14:textId="77777777" w:rsidR="00250AA2" w:rsidRPr="001574AF" w:rsidRDefault="00250AA2" w:rsidP="001574AF">
      <w:pPr>
        <w:pStyle w:val="BodyTextIndent"/>
        <w:numPr>
          <w:ilvl w:val="2"/>
          <w:numId w:val="31"/>
        </w:numPr>
        <w:tabs>
          <w:tab w:val="clear" w:pos="2160"/>
          <w:tab w:val="clear" w:pos="5040"/>
        </w:tabs>
        <w:spacing w:after="0" w:line="240" w:lineRule="auto"/>
        <w:ind w:left="1800" w:hanging="360"/>
        <w:rPr>
          <w:del w:id="190" w:author="Henry" w:date="2026-09-25T20:02:00Z" w16du:dateUtc="2026-09-26T00:02:00Z"/>
          <w:rFonts w:cs="Calibri"/>
        </w:rPr>
      </w:pPr>
      <w:del w:id="191" w:author="Henry" w:date="2026-09-25T20:02:00Z" w16du:dateUtc="2026-09-26T00:02:00Z">
        <w:r w:rsidRPr="001574AF">
          <w:rPr>
            <w:rFonts w:cs="Calibri"/>
          </w:rPr>
          <w:delText>The right to confidentiality, both of the complainant and of the accused, will be respected, consistent with the Board’s legal obligations and with the necessity to investigate allegations of misconduct and take corrective action when this conduct has occurred.</w:delText>
        </w:r>
      </w:del>
    </w:p>
    <w:p w14:paraId="1783FA0E" w14:textId="77777777" w:rsidR="00250AA2" w:rsidRPr="001574AF" w:rsidRDefault="00250AA2" w:rsidP="001574AF">
      <w:pPr>
        <w:pStyle w:val="BodyTextIndent"/>
        <w:numPr>
          <w:ilvl w:val="2"/>
          <w:numId w:val="31"/>
        </w:numPr>
        <w:tabs>
          <w:tab w:val="clear" w:pos="2160"/>
          <w:tab w:val="clear" w:pos="5040"/>
        </w:tabs>
        <w:spacing w:after="0" w:line="240" w:lineRule="auto"/>
        <w:ind w:left="1800" w:hanging="360"/>
        <w:rPr>
          <w:del w:id="192" w:author="Henry" w:date="2026-09-25T20:02:00Z" w16du:dateUtc="2026-09-26T00:02:00Z"/>
          <w:rFonts w:cs="Calibri"/>
        </w:rPr>
      </w:pPr>
      <w:del w:id="193" w:author="Henry" w:date="2026-09-25T20:02:00Z" w16du:dateUtc="2026-09-26T00:02:00Z">
        <w:r w:rsidRPr="001574AF">
          <w:rPr>
            <w:rFonts w:cs="Calibri"/>
          </w:rPr>
          <w:delText xml:space="preserve">In determining whether alleged conduct constitutes sexual harassment, the totality of the circumstances, nature of the conduct, and the context in which the alleged conduct occurred will be investigated.  The </w:delText>
        </w:r>
        <w:r w:rsidR="00B35039" w:rsidRPr="001574AF">
          <w:rPr>
            <w:rFonts w:cs="Calibri"/>
          </w:rPr>
          <w:delText>Superintendent</w:delText>
        </w:r>
        <w:r w:rsidRPr="001574AF">
          <w:rPr>
            <w:rFonts w:cs="Calibri"/>
          </w:rPr>
          <w:delText xml:space="preserve"> or designee has the responsibility of investigating and resolving complaints of sexual harassment.</w:delText>
        </w:r>
      </w:del>
    </w:p>
    <w:p w14:paraId="3D1CB916" w14:textId="77777777" w:rsidR="00250AA2" w:rsidRPr="001574AF" w:rsidRDefault="00250AA2" w:rsidP="001574AF">
      <w:pPr>
        <w:pStyle w:val="BodyTextIndent"/>
        <w:numPr>
          <w:ilvl w:val="1"/>
          <w:numId w:val="31"/>
        </w:numPr>
        <w:tabs>
          <w:tab w:val="clear" w:pos="1440"/>
          <w:tab w:val="clear" w:pos="5040"/>
        </w:tabs>
        <w:spacing w:after="0" w:line="240" w:lineRule="auto"/>
        <w:ind w:left="1080" w:hanging="360"/>
        <w:jc w:val="left"/>
        <w:rPr>
          <w:del w:id="194" w:author="Henry" w:date="2026-09-25T20:02:00Z" w16du:dateUtc="2026-09-26T00:02:00Z"/>
          <w:rFonts w:cs="Calibri"/>
        </w:rPr>
      </w:pPr>
      <w:del w:id="195" w:author="Henry" w:date="2026-09-25T20:02:00Z" w16du:dateUtc="2026-09-26T00:02:00Z">
        <w:r w:rsidRPr="001574AF">
          <w:rPr>
            <w:rFonts w:cs="Calibri"/>
          </w:rPr>
          <w:delText>Penalties</w:delText>
        </w:r>
        <w:r w:rsidR="00520F07" w:rsidRPr="001574AF">
          <w:rPr>
            <w:rFonts w:cs="Calibri"/>
          </w:rPr>
          <w:delText xml:space="preserve"> </w:delText>
        </w:r>
        <w:r w:rsidRPr="001574AF">
          <w:rPr>
            <w:rFonts w:cs="Calibri"/>
          </w:rPr>
          <w:delText>- A substantiated charge against a student shall subject that student to disciplinary action consistent with the Code of Student Conduct.</w:delText>
        </w:r>
      </w:del>
    </w:p>
    <w:p w14:paraId="11F55E35" w14:textId="77777777" w:rsidR="006E35E5" w:rsidRPr="001574AF" w:rsidRDefault="006E35E5" w:rsidP="001574AF">
      <w:pPr>
        <w:pStyle w:val="BodyTextIndent"/>
        <w:tabs>
          <w:tab w:val="clear" w:pos="5040"/>
        </w:tabs>
        <w:spacing w:after="0" w:line="240" w:lineRule="auto"/>
        <w:jc w:val="left"/>
        <w:rPr>
          <w:del w:id="196" w:author="Henry" w:date="2026-09-25T20:02:00Z" w16du:dateUtc="2026-09-26T00:02:00Z"/>
          <w:rFonts w:cs="Calibri"/>
        </w:rPr>
      </w:pPr>
    </w:p>
    <w:p w14:paraId="0D2BC93C" w14:textId="77777777" w:rsidR="001574AF" w:rsidRPr="001574AF" w:rsidRDefault="00250AA2" w:rsidP="001574AF">
      <w:pPr>
        <w:pStyle w:val="BodyTextIndent"/>
        <w:numPr>
          <w:ilvl w:val="0"/>
          <w:numId w:val="31"/>
        </w:numPr>
        <w:tabs>
          <w:tab w:val="clear" w:pos="720"/>
          <w:tab w:val="clear" w:pos="5040"/>
        </w:tabs>
        <w:spacing w:after="0" w:line="240" w:lineRule="auto"/>
        <w:rPr>
          <w:del w:id="197" w:author="Henry" w:date="2026-09-25T20:02:00Z" w16du:dateUtc="2026-09-26T00:02:00Z"/>
          <w:rFonts w:cs="Calibri"/>
        </w:rPr>
      </w:pPr>
      <w:del w:id="198" w:author="Henry" w:date="2026-09-25T20:02:00Z" w16du:dateUtc="2026-09-26T00:02:00Z">
        <w:r w:rsidRPr="001574AF">
          <w:rPr>
            <w:rFonts w:cs="Calibri"/>
          </w:rPr>
          <w:delText>Sexual Harassment by Employees</w:delText>
        </w:r>
        <w:r w:rsidR="001574AF">
          <w:rPr>
            <w:rFonts w:cs="Calibri"/>
          </w:rPr>
          <w:delText xml:space="preserve"> – D</w:delText>
        </w:r>
        <w:r w:rsidRPr="001574AF">
          <w:rPr>
            <w:rFonts w:cs="Calibri"/>
          </w:rPr>
          <w:delText>efinition – Sexual har</w:delText>
        </w:r>
        <w:r w:rsidR="00071EF0" w:rsidRPr="001574AF">
          <w:rPr>
            <w:rFonts w:cs="Calibri"/>
          </w:rPr>
          <w:delText>assment is defined as unwelcome</w:delText>
        </w:r>
        <w:r w:rsidRPr="001574AF">
          <w:rPr>
            <w:rFonts w:cs="Calibri"/>
          </w:rPr>
          <w:delText xml:space="preserve"> sexual advances, requests for sexual favors and other inappropriate verbal, non-verbal or physical conduct of a sexual nature when:</w:delText>
        </w:r>
      </w:del>
    </w:p>
    <w:p w14:paraId="63D3BC31" w14:textId="77777777" w:rsidR="00250AA2" w:rsidRPr="001574AF" w:rsidRDefault="00250AA2" w:rsidP="001574AF">
      <w:pPr>
        <w:pStyle w:val="BodyTextIndent"/>
        <w:numPr>
          <w:ilvl w:val="1"/>
          <w:numId w:val="31"/>
        </w:numPr>
        <w:tabs>
          <w:tab w:val="clear" w:pos="1440"/>
          <w:tab w:val="clear" w:pos="5040"/>
        </w:tabs>
        <w:spacing w:after="0" w:line="240" w:lineRule="auto"/>
        <w:ind w:left="1080" w:hanging="360"/>
        <w:rPr>
          <w:del w:id="199" w:author="Henry" w:date="2026-09-25T20:02:00Z" w16du:dateUtc="2026-09-26T00:02:00Z"/>
          <w:rFonts w:cs="Calibri"/>
        </w:rPr>
      </w:pPr>
      <w:del w:id="200" w:author="Henry" w:date="2026-09-25T20:02:00Z" w16du:dateUtc="2026-09-26T00:02:00Z">
        <w:r w:rsidRPr="001574AF">
          <w:rPr>
            <w:rFonts w:cs="Calibri"/>
          </w:rPr>
          <w:delText>Submission to such conduct is made either explicitly or implicitly a term o</w:delText>
        </w:r>
        <w:r w:rsidR="00285017" w:rsidRPr="001574AF">
          <w:rPr>
            <w:rFonts w:cs="Calibri"/>
          </w:rPr>
          <w:delText>r</w:delText>
        </w:r>
        <w:r w:rsidRPr="001574AF">
          <w:rPr>
            <w:rFonts w:cs="Calibri"/>
          </w:rPr>
          <w:delText xml:space="preserve"> condition of an individual’s employment or a student’s education;</w:delText>
        </w:r>
      </w:del>
    </w:p>
    <w:p w14:paraId="4CE782E2" w14:textId="77777777" w:rsidR="00250AA2" w:rsidRPr="001574AF" w:rsidRDefault="00250AA2" w:rsidP="001574AF">
      <w:pPr>
        <w:pStyle w:val="BodyTextIndent"/>
        <w:numPr>
          <w:ilvl w:val="1"/>
          <w:numId w:val="31"/>
        </w:numPr>
        <w:tabs>
          <w:tab w:val="clear" w:pos="1440"/>
          <w:tab w:val="clear" w:pos="5040"/>
        </w:tabs>
        <w:spacing w:after="0" w:line="240" w:lineRule="auto"/>
        <w:ind w:left="1080" w:hanging="360"/>
        <w:rPr>
          <w:del w:id="201" w:author="Henry" w:date="2026-09-25T20:02:00Z" w16du:dateUtc="2026-09-26T00:02:00Z"/>
          <w:rFonts w:cs="Calibri"/>
        </w:rPr>
      </w:pPr>
      <w:del w:id="202" w:author="Henry" w:date="2026-09-25T20:02:00Z" w16du:dateUtc="2026-09-26T00:02:00Z">
        <w:r w:rsidRPr="001574AF">
          <w:rPr>
            <w:rFonts w:cs="Calibri"/>
          </w:rPr>
          <w:delText>Submission to or rejection of such conduct by an individual is used as the basis for employment or academic decisions affecting such individual;</w:delText>
        </w:r>
      </w:del>
    </w:p>
    <w:p w14:paraId="68950532" w14:textId="77777777" w:rsidR="00250AA2" w:rsidRPr="001574AF" w:rsidRDefault="00250AA2" w:rsidP="001574AF">
      <w:pPr>
        <w:pStyle w:val="BodyTextIndent"/>
        <w:numPr>
          <w:ilvl w:val="1"/>
          <w:numId w:val="31"/>
        </w:numPr>
        <w:tabs>
          <w:tab w:val="clear" w:pos="1440"/>
          <w:tab w:val="clear" w:pos="5040"/>
        </w:tabs>
        <w:spacing w:after="0" w:line="240" w:lineRule="auto"/>
        <w:ind w:left="1080" w:hanging="360"/>
        <w:rPr>
          <w:del w:id="203" w:author="Henry" w:date="2026-09-25T20:02:00Z" w16du:dateUtc="2026-09-26T00:02:00Z"/>
          <w:rFonts w:cs="Calibri"/>
        </w:rPr>
      </w:pPr>
      <w:del w:id="204" w:author="Henry" w:date="2026-09-25T20:02:00Z" w16du:dateUtc="2026-09-26T00:02:00Z">
        <w:r w:rsidRPr="001574AF">
          <w:rPr>
            <w:rFonts w:cs="Calibri"/>
          </w:rPr>
          <w:delText>Such conduct has the purpose or effect of unreasonably interfering with an individual’s work performance or student’s educational performance or creating an intimidating, hostile or offensive work or school environment.</w:delText>
        </w:r>
      </w:del>
    </w:p>
    <w:p w14:paraId="37F53AFD" w14:textId="77777777" w:rsidR="00250AA2" w:rsidRPr="001574AF" w:rsidRDefault="00250AA2" w:rsidP="001574AF">
      <w:pPr>
        <w:pStyle w:val="BodyTextIndent"/>
        <w:numPr>
          <w:ilvl w:val="1"/>
          <w:numId w:val="31"/>
        </w:numPr>
        <w:tabs>
          <w:tab w:val="clear" w:pos="1440"/>
          <w:tab w:val="clear" w:pos="5040"/>
        </w:tabs>
        <w:spacing w:after="0" w:line="240" w:lineRule="auto"/>
        <w:ind w:left="1080" w:hanging="360"/>
        <w:rPr>
          <w:del w:id="205" w:author="Henry" w:date="2026-09-25T20:02:00Z" w16du:dateUtc="2026-09-26T00:02:00Z"/>
          <w:rFonts w:cs="Calibri"/>
        </w:rPr>
      </w:pPr>
      <w:del w:id="206" w:author="Henry" w:date="2026-09-25T20:02:00Z" w16du:dateUtc="2026-09-26T00:02:00Z">
        <w:r w:rsidRPr="001574AF">
          <w:rPr>
            <w:rFonts w:cs="Calibri"/>
          </w:rPr>
          <w:delText>Examples o</w:delText>
        </w:r>
        <w:r w:rsidR="00285017" w:rsidRPr="001574AF">
          <w:rPr>
            <w:rFonts w:cs="Calibri"/>
          </w:rPr>
          <w:delText>f</w:delText>
        </w:r>
        <w:r w:rsidRPr="001574AF">
          <w:rPr>
            <w:rFonts w:cs="Calibri"/>
          </w:rPr>
          <w:delText xml:space="preserve"> sexual harassment may include, but are not limited to, the following:</w:delText>
        </w:r>
      </w:del>
    </w:p>
    <w:p w14:paraId="55E4BDFF" w14:textId="77777777" w:rsidR="00250AA2" w:rsidRPr="001574AF" w:rsidRDefault="00250AA2" w:rsidP="001574AF">
      <w:pPr>
        <w:pStyle w:val="BodyTextIndent"/>
        <w:numPr>
          <w:ilvl w:val="2"/>
          <w:numId w:val="31"/>
        </w:numPr>
        <w:tabs>
          <w:tab w:val="clear" w:pos="2160"/>
          <w:tab w:val="clear" w:pos="5040"/>
        </w:tabs>
        <w:spacing w:after="0" w:line="240" w:lineRule="auto"/>
        <w:ind w:left="1800" w:hanging="360"/>
        <w:rPr>
          <w:del w:id="207" w:author="Henry" w:date="2026-09-25T20:02:00Z" w16du:dateUtc="2026-09-26T00:02:00Z"/>
          <w:rFonts w:cs="Calibri"/>
        </w:rPr>
      </w:pPr>
      <w:del w:id="208" w:author="Henry" w:date="2026-09-25T20:02:00Z" w16du:dateUtc="2026-09-26T00:02:00Z">
        <w:r w:rsidRPr="001574AF">
          <w:rPr>
            <w:rFonts w:cs="Calibri"/>
          </w:rPr>
          <w:delText>Verbal harassment or abuse of a sexual nature;</w:delText>
        </w:r>
      </w:del>
    </w:p>
    <w:p w14:paraId="4359C16B" w14:textId="77777777" w:rsidR="00250AA2" w:rsidRPr="001574AF" w:rsidRDefault="00250AA2" w:rsidP="001574AF">
      <w:pPr>
        <w:pStyle w:val="BodyTextIndent"/>
        <w:numPr>
          <w:ilvl w:val="2"/>
          <w:numId w:val="31"/>
        </w:numPr>
        <w:tabs>
          <w:tab w:val="clear" w:pos="2160"/>
          <w:tab w:val="clear" w:pos="5040"/>
        </w:tabs>
        <w:spacing w:after="0" w:line="240" w:lineRule="auto"/>
        <w:ind w:left="1800" w:hanging="360"/>
        <w:rPr>
          <w:del w:id="209" w:author="Henry" w:date="2026-09-25T20:02:00Z" w16du:dateUtc="2026-09-26T00:02:00Z"/>
          <w:rFonts w:cs="Calibri"/>
        </w:rPr>
      </w:pPr>
      <w:del w:id="210" w:author="Henry" w:date="2026-09-25T20:02:00Z" w16du:dateUtc="2026-09-26T00:02:00Z">
        <w:r w:rsidRPr="001574AF">
          <w:rPr>
            <w:rFonts w:cs="Calibri"/>
          </w:rPr>
          <w:delText>Subtle pressure for sexual activity;</w:delText>
        </w:r>
      </w:del>
    </w:p>
    <w:p w14:paraId="655E0148" w14:textId="77777777" w:rsidR="00250AA2" w:rsidRPr="001574AF" w:rsidRDefault="00250AA2" w:rsidP="001574AF">
      <w:pPr>
        <w:pStyle w:val="BodyTextIndent"/>
        <w:numPr>
          <w:ilvl w:val="2"/>
          <w:numId w:val="31"/>
        </w:numPr>
        <w:tabs>
          <w:tab w:val="clear" w:pos="2160"/>
          <w:tab w:val="clear" w:pos="5040"/>
        </w:tabs>
        <w:spacing w:after="0" w:line="240" w:lineRule="auto"/>
        <w:ind w:left="1800" w:hanging="360"/>
        <w:rPr>
          <w:del w:id="211" w:author="Henry" w:date="2026-09-25T20:02:00Z" w16du:dateUtc="2026-09-26T00:02:00Z"/>
          <w:rFonts w:cs="Calibri"/>
        </w:rPr>
      </w:pPr>
      <w:del w:id="212" w:author="Henry" w:date="2026-09-25T20:02:00Z" w16du:dateUtc="2026-09-26T00:02:00Z">
        <w:r w:rsidRPr="001574AF">
          <w:rPr>
            <w:rFonts w:cs="Calibri"/>
          </w:rPr>
          <w:delText>Repeated remarks to a person with se</w:delText>
        </w:r>
        <w:r w:rsidR="00520F07" w:rsidRPr="001574AF">
          <w:rPr>
            <w:rFonts w:cs="Calibri"/>
          </w:rPr>
          <w:delText xml:space="preserve">xual or demeaning implications, </w:delText>
        </w:r>
        <w:r w:rsidRPr="001574AF">
          <w:rPr>
            <w:rFonts w:cs="Calibri"/>
            <w:i/>
          </w:rPr>
          <w:delText>e.g</w:delText>
        </w:r>
        <w:r w:rsidRPr="001574AF">
          <w:rPr>
            <w:rFonts w:cs="Calibri"/>
          </w:rPr>
          <w:delText>., a person’s body, c</w:delText>
        </w:r>
        <w:r w:rsidR="00520F07" w:rsidRPr="001574AF">
          <w:rPr>
            <w:rFonts w:cs="Calibri"/>
          </w:rPr>
          <w:delText>lothes or sexual activity</w:delText>
        </w:r>
        <w:r w:rsidRPr="001574AF">
          <w:rPr>
            <w:rFonts w:cs="Calibri"/>
          </w:rPr>
          <w:delText>;</w:delText>
        </w:r>
      </w:del>
    </w:p>
    <w:p w14:paraId="62641812" w14:textId="77777777" w:rsidR="00250AA2" w:rsidRPr="001574AF" w:rsidRDefault="00250AA2" w:rsidP="001574AF">
      <w:pPr>
        <w:pStyle w:val="BodyTextIndent"/>
        <w:numPr>
          <w:ilvl w:val="2"/>
          <w:numId w:val="31"/>
        </w:numPr>
        <w:tabs>
          <w:tab w:val="clear" w:pos="2160"/>
          <w:tab w:val="clear" w:pos="5040"/>
        </w:tabs>
        <w:spacing w:after="0" w:line="240" w:lineRule="auto"/>
        <w:ind w:left="1800" w:hanging="360"/>
        <w:rPr>
          <w:del w:id="213" w:author="Henry" w:date="2026-09-25T20:02:00Z" w16du:dateUtc="2026-09-26T00:02:00Z"/>
          <w:rFonts w:cs="Calibri"/>
        </w:rPr>
      </w:pPr>
      <w:del w:id="214" w:author="Henry" w:date="2026-09-25T20:02:00Z" w16du:dateUtc="2026-09-26T00:02:00Z">
        <w:r w:rsidRPr="001574AF">
          <w:rPr>
            <w:rFonts w:cs="Calibri"/>
          </w:rPr>
          <w:delText>Unwelcome or</w:delText>
        </w:r>
        <w:r w:rsidR="00520F07" w:rsidRPr="001574AF">
          <w:rPr>
            <w:rFonts w:cs="Calibri"/>
          </w:rPr>
          <w:delText xml:space="preserve"> inappropriate physical contact</w:delText>
        </w:r>
        <w:r w:rsidRPr="001574AF">
          <w:rPr>
            <w:rFonts w:cs="Calibri"/>
          </w:rPr>
          <w:delText xml:space="preserve"> such as patting, pinching, or unnecessary touching;</w:delText>
        </w:r>
      </w:del>
    </w:p>
    <w:p w14:paraId="34FC607A" w14:textId="77777777" w:rsidR="00250AA2" w:rsidRPr="001574AF" w:rsidRDefault="00250AA2" w:rsidP="001574AF">
      <w:pPr>
        <w:pStyle w:val="BodyTextIndent"/>
        <w:numPr>
          <w:ilvl w:val="2"/>
          <w:numId w:val="31"/>
        </w:numPr>
        <w:tabs>
          <w:tab w:val="clear" w:pos="2160"/>
          <w:tab w:val="clear" w:pos="5040"/>
        </w:tabs>
        <w:spacing w:after="0" w:line="240" w:lineRule="auto"/>
        <w:ind w:left="1800" w:hanging="360"/>
        <w:rPr>
          <w:del w:id="215" w:author="Henry" w:date="2026-09-25T20:02:00Z" w16du:dateUtc="2026-09-26T00:02:00Z"/>
          <w:rFonts w:cs="Calibri"/>
        </w:rPr>
      </w:pPr>
      <w:del w:id="216" w:author="Henry" w:date="2026-09-25T20:02:00Z" w16du:dateUtc="2026-09-26T00:02:00Z">
        <w:r w:rsidRPr="001574AF">
          <w:rPr>
            <w:rFonts w:cs="Calibri"/>
          </w:rPr>
          <w:delText>Suggesting or demanding sexual involvement accompanied by implied or explicit t</w:delText>
        </w:r>
        <w:r w:rsidR="00520F07" w:rsidRPr="001574AF">
          <w:rPr>
            <w:rFonts w:cs="Calibri"/>
          </w:rPr>
          <w:delText>h</w:delText>
        </w:r>
        <w:r w:rsidRPr="001574AF">
          <w:rPr>
            <w:rFonts w:cs="Calibri"/>
          </w:rPr>
          <w:delText>reats;</w:delText>
        </w:r>
      </w:del>
    </w:p>
    <w:p w14:paraId="510DFE6A" w14:textId="77777777" w:rsidR="00250AA2" w:rsidRPr="001574AF" w:rsidRDefault="00250AA2" w:rsidP="001574AF">
      <w:pPr>
        <w:pStyle w:val="BodyTextIndent"/>
        <w:numPr>
          <w:ilvl w:val="2"/>
          <w:numId w:val="31"/>
        </w:numPr>
        <w:tabs>
          <w:tab w:val="clear" w:pos="2160"/>
          <w:tab w:val="clear" w:pos="5040"/>
        </w:tabs>
        <w:spacing w:after="0" w:line="240" w:lineRule="auto"/>
        <w:ind w:left="1800" w:hanging="360"/>
        <w:rPr>
          <w:del w:id="217" w:author="Henry" w:date="2026-09-25T20:02:00Z" w16du:dateUtc="2026-09-26T00:02:00Z"/>
          <w:rFonts w:cs="Calibri"/>
        </w:rPr>
      </w:pPr>
      <w:del w:id="218" w:author="Henry" w:date="2026-09-25T20:02:00Z" w16du:dateUtc="2026-09-26T00:02:00Z">
        <w:r w:rsidRPr="001574AF">
          <w:rPr>
            <w:rFonts w:cs="Calibri"/>
          </w:rPr>
          <w:delText>Display of sexually suggestive objects, pictures, or written materials.</w:delText>
        </w:r>
      </w:del>
    </w:p>
    <w:p w14:paraId="20E5F709" w14:textId="77777777" w:rsidR="00250AA2" w:rsidRPr="001574AF" w:rsidRDefault="00250AA2" w:rsidP="001574AF">
      <w:pPr>
        <w:pStyle w:val="BodyTextIndent"/>
        <w:numPr>
          <w:ilvl w:val="1"/>
          <w:numId w:val="31"/>
        </w:numPr>
        <w:tabs>
          <w:tab w:val="clear" w:pos="1440"/>
          <w:tab w:val="clear" w:pos="5040"/>
        </w:tabs>
        <w:spacing w:after="0" w:line="240" w:lineRule="auto"/>
        <w:ind w:left="1080" w:hanging="360"/>
        <w:rPr>
          <w:del w:id="219" w:author="Henry" w:date="2026-09-25T20:02:00Z" w16du:dateUtc="2026-09-26T00:02:00Z"/>
          <w:rFonts w:cs="Calibri"/>
        </w:rPr>
      </w:pPr>
      <w:del w:id="220" w:author="Henry" w:date="2026-09-25T20:02:00Z" w16du:dateUtc="2026-09-26T00:02:00Z">
        <w:r w:rsidRPr="001574AF">
          <w:rPr>
            <w:rFonts w:cs="Calibri"/>
          </w:rPr>
          <w:delText>Sexual harassment does not refer to occasional compliments or welcomed interactions of a socially acceptable nature.</w:delText>
        </w:r>
      </w:del>
    </w:p>
    <w:p w14:paraId="3142D589" w14:textId="77777777" w:rsidR="00250AA2" w:rsidRPr="001574AF" w:rsidRDefault="00250AA2" w:rsidP="001574AF">
      <w:pPr>
        <w:pStyle w:val="BodyTextIndent"/>
        <w:numPr>
          <w:ilvl w:val="1"/>
          <w:numId w:val="31"/>
        </w:numPr>
        <w:tabs>
          <w:tab w:val="clear" w:pos="1440"/>
          <w:tab w:val="clear" w:pos="5040"/>
        </w:tabs>
        <w:spacing w:after="0" w:line="240" w:lineRule="auto"/>
        <w:ind w:left="1080" w:hanging="360"/>
        <w:rPr>
          <w:del w:id="221" w:author="Henry" w:date="2026-09-25T20:02:00Z" w16du:dateUtc="2026-09-26T00:02:00Z"/>
          <w:rFonts w:cs="Calibri"/>
        </w:rPr>
      </w:pPr>
      <w:del w:id="222" w:author="Henry" w:date="2026-09-25T20:02:00Z" w16du:dateUtc="2026-09-26T00:02:00Z">
        <w:r w:rsidRPr="001574AF">
          <w:rPr>
            <w:rFonts w:cs="Calibri"/>
          </w:rPr>
          <w:delText xml:space="preserve">Any suspected child abuse shall be reported </w:delText>
        </w:r>
        <w:r w:rsidR="00520F07" w:rsidRPr="001574AF">
          <w:rPr>
            <w:rFonts w:cs="Calibri"/>
          </w:rPr>
          <w:delText xml:space="preserve">in accordance with state law. </w:delText>
        </w:r>
      </w:del>
    </w:p>
    <w:p w14:paraId="6C06A443" w14:textId="77777777" w:rsidR="00250AA2" w:rsidRPr="001574AF" w:rsidRDefault="00250AA2" w:rsidP="001574AF">
      <w:pPr>
        <w:pStyle w:val="BodyTextIndent"/>
        <w:numPr>
          <w:ilvl w:val="1"/>
          <w:numId w:val="31"/>
        </w:numPr>
        <w:tabs>
          <w:tab w:val="clear" w:pos="1440"/>
          <w:tab w:val="clear" w:pos="5040"/>
        </w:tabs>
        <w:spacing w:after="0" w:line="240" w:lineRule="auto"/>
        <w:ind w:left="1080" w:hanging="360"/>
        <w:rPr>
          <w:del w:id="223" w:author="Henry" w:date="2026-09-25T20:02:00Z" w16du:dateUtc="2026-09-26T00:02:00Z"/>
          <w:rFonts w:cs="Calibri"/>
        </w:rPr>
      </w:pPr>
      <w:del w:id="224" w:author="Henry" w:date="2026-09-25T20:02:00Z" w16du:dateUtc="2026-09-26T00:02:00Z">
        <w:r w:rsidRPr="001574AF">
          <w:rPr>
            <w:rFonts w:cs="Calibri"/>
          </w:rPr>
          <w:delText>Specific Prohibition – Sexual harassment in any form is prohibited.  All claims of sexual harassment will be subject to prompt and thorough investigation.</w:delText>
        </w:r>
      </w:del>
    </w:p>
    <w:p w14:paraId="55D880B8" w14:textId="77777777" w:rsidR="00250AA2" w:rsidRPr="001574AF" w:rsidRDefault="00250AA2" w:rsidP="001574AF">
      <w:pPr>
        <w:pStyle w:val="BodyTextIndent"/>
        <w:numPr>
          <w:ilvl w:val="2"/>
          <w:numId w:val="31"/>
        </w:numPr>
        <w:tabs>
          <w:tab w:val="clear" w:pos="2160"/>
          <w:tab w:val="clear" w:pos="5040"/>
        </w:tabs>
        <w:spacing w:after="0" w:line="240" w:lineRule="auto"/>
        <w:ind w:left="1800" w:hanging="360"/>
        <w:rPr>
          <w:del w:id="225" w:author="Henry" w:date="2026-09-25T20:02:00Z" w16du:dateUtc="2026-09-26T00:02:00Z"/>
          <w:rFonts w:cs="Calibri"/>
        </w:rPr>
      </w:pPr>
      <w:del w:id="226" w:author="Henry" w:date="2026-09-25T20:02:00Z" w16du:dateUtc="2026-09-26T00:02:00Z">
        <w:r w:rsidRPr="001574AF">
          <w:rPr>
            <w:rFonts w:cs="Calibri"/>
          </w:rPr>
          <w:delText>It is sexual harassment for an administra</w:delText>
        </w:r>
        <w:r w:rsidR="00520F07" w:rsidRPr="001574AF">
          <w:rPr>
            <w:rFonts w:cs="Calibri"/>
          </w:rPr>
          <w:delText>tor or supervisor to use his/</w:delText>
        </w:r>
        <w:r w:rsidRPr="001574AF">
          <w:rPr>
            <w:rFonts w:cs="Calibri"/>
          </w:rPr>
          <w:delText>her authority to solicit sexual favors or attention from subordinates, including, but not limited to, incidents when the subordinate’s failure to submit will result in adverse treatment, or when the subordinate’s acquiescence will result in preferential treatment.  Administrators and supervisors who either engage in sexual harassment or tolerate such conduct by other employees shall be subject to penalties.</w:delText>
        </w:r>
      </w:del>
    </w:p>
    <w:p w14:paraId="6DCEFFB6" w14:textId="77777777" w:rsidR="00250AA2" w:rsidRPr="001574AF" w:rsidRDefault="00250AA2" w:rsidP="001574AF">
      <w:pPr>
        <w:pStyle w:val="BodyTextIndent"/>
        <w:numPr>
          <w:ilvl w:val="2"/>
          <w:numId w:val="31"/>
        </w:numPr>
        <w:tabs>
          <w:tab w:val="clear" w:pos="2160"/>
          <w:tab w:val="clear" w:pos="5040"/>
        </w:tabs>
        <w:spacing w:after="0" w:line="240" w:lineRule="auto"/>
        <w:ind w:left="1800" w:hanging="360"/>
        <w:rPr>
          <w:del w:id="227" w:author="Henry" w:date="2026-09-25T20:02:00Z" w16du:dateUtc="2026-09-26T00:02:00Z"/>
          <w:rFonts w:cs="Calibri"/>
        </w:rPr>
      </w:pPr>
      <w:del w:id="228" w:author="Henry" w:date="2026-09-25T20:02:00Z" w16du:dateUtc="2026-09-26T00:02:00Z">
        <w:r w:rsidRPr="001574AF">
          <w:rPr>
            <w:rFonts w:cs="Calibri"/>
          </w:rPr>
          <w:delText>It is sexual harassment for a non-administrator and non-supervisory employee to subject another such employee to any unwelcome conduct of a sexual nature.  Employees who engage in such conduct shall be subject to penalties.</w:delText>
        </w:r>
      </w:del>
    </w:p>
    <w:p w14:paraId="3934E666" w14:textId="77777777" w:rsidR="00250AA2" w:rsidRPr="001574AF" w:rsidRDefault="00250AA2" w:rsidP="001574AF">
      <w:pPr>
        <w:pStyle w:val="BodyTextIndent"/>
        <w:numPr>
          <w:ilvl w:val="2"/>
          <w:numId w:val="31"/>
        </w:numPr>
        <w:tabs>
          <w:tab w:val="clear" w:pos="2160"/>
          <w:tab w:val="clear" w:pos="5040"/>
        </w:tabs>
        <w:spacing w:after="0" w:line="240" w:lineRule="auto"/>
        <w:ind w:left="1800" w:hanging="360"/>
        <w:rPr>
          <w:del w:id="229" w:author="Henry" w:date="2026-09-25T20:02:00Z" w16du:dateUtc="2026-09-26T00:02:00Z"/>
          <w:rFonts w:cs="Calibri"/>
        </w:rPr>
      </w:pPr>
      <w:del w:id="230" w:author="Henry" w:date="2026-09-25T20:02:00Z" w16du:dateUtc="2026-09-26T00:02:00Z">
        <w:r w:rsidRPr="001574AF">
          <w:rPr>
            <w:rFonts w:cs="Calibri"/>
          </w:rPr>
          <w:delText xml:space="preserve">It is sexual harassment for a </w:delText>
        </w:r>
        <w:r w:rsidR="0047348A" w:rsidRPr="001574AF">
          <w:rPr>
            <w:rFonts w:cs="Calibri"/>
          </w:rPr>
          <w:delText>Tuscaloosa</w:delText>
        </w:r>
        <w:r w:rsidR="00F93C68" w:rsidRPr="001574AF">
          <w:rPr>
            <w:rFonts w:cs="Calibri"/>
          </w:rPr>
          <w:delText xml:space="preserve"> County</w:delText>
        </w:r>
        <w:r w:rsidR="00A8467D" w:rsidRPr="001574AF">
          <w:rPr>
            <w:rFonts w:cs="Calibri"/>
          </w:rPr>
          <w:delText xml:space="preserve"> Board of Education</w:delText>
        </w:r>
        <w:r w:rsidRPr="001574AF">
          <w:rPr>
            <w:rFonts w:cs="Calibri"/>
          </w:rPr>
          <w:delText xml:space="preserve"> employee to use his or her authority to solicit sexual favors or attention from students.  Board employees who either engage in sexual harassment or tolerate such conduct by other employees shall be subject to penalties.</w:delText>
        </w:r>
      </w:del>
    </w:p>
    <w:p w14:paraId="3D77A581" w14:textId="77777777" w:rsidR="00250AA2" w:rsidRPr="001574AF" w:rsidRDefault="00250AA2" w:rsidP="001574AF">
      <w:pPr>
        <w:pStyle w:val="BodyTextIndent"/>
        <w:numPr>
          <w:ilvl w:val="1"/>
          <w:numId w:val="31"/>
        </w:numPr>
        <w:tabs>
          <w:tab w:val="clear" w:pos="1440"/>
          <w:tab w:val="clear" w:pos="5040"/>
        </w:tabs>
        <w:spacing w:after="0" w:line="240" w:lineRule="auto"/>
        <w:ind w:left="1080" w:hanging="360"/>
        <w:rPr>
          <w:del w:id="231" w:author="Henry" w:date="2026-09-25T20:02:00Z" w16du:dateUtc="2026-09-26T00:02:00Z"/>
          <w:rFonts w:cs="Calibri"/>
        </w:rPr>
      </w:pPr>
      <w:del w:id="232" w:author="Henry" w:date="2026-09-25T20:02:00Z" w16du:dateUtc="2026-09-26T00:02:00Z">
        <w:r w:rsidRPr="001574AF">
          <w:rPr>
            <w:rFonts w:cs="Calibri"/>
          </w:rPr>
          <w:delText xml:space="preserve">Procedures – It is the responsibility of any employee to promptly report any occurrence of alleged sexual harassment.  This policy on sexual harassment shall be communicated to all employees to inform them that a procedure exists for reporting claims of sexual harassment, that management will promptly investigate all alleged incidents of sexual harassment, and appropriate corrective action will be taken. Complaints should be reported to the </w:delText>
        </w:r>
        <w:r w:rsidR="00B35039" w:rsidRPr="001574AF">
          <w:rPr>
            <w:rFonts w:cs="Calibri"/>
          </w:rPr>
          <w:delText>Superintendent</w:delText>
        </w:r>
        <w:r w:rsidRPr="001574AF">
          <w:rPr>
            <w:rFonts w:cs="Calibri"/>
          </w:rPr>
          <w:delText xml:space="preserve"> or designee and should be in writing, state the act(s), </w:delText>
        </w:r>
        <w:r w:rsidR="00520F07" w:rsidRPr="001574AF">
          <w:rPr>
            <w:rFonts w:cs="Calibri"/>
          </w:rPr>
          <w:delText xml:space="preserve">state the date(s), </w:delText>
        </w:r>
        <w:r w:rsidRPr="001574AF">
          <w:rPr>
            <w:rFonts w:cs="Calibri"/>
          </w:rPr>
          <w:delText>state the name(s) of witnesses and be signed by the complainant.</w:delText>
        </w:r>
      </w:del>
    </w:p>
    <w:p w14:paraId="32152686" w14:textId="77777777" w:rsidR="001574AF" w:rsidRDefault="00250AA2" w:rsidP="001574AF">
      <w:pPr>
        <w:pStyle w:val="BodyTextIndent"/>
        <w:tabs>
          <w:tab w:val="clear" w:pos="5040"/>
        </w:tabs>
        <w:spacing w:after="0" w:line="240" w:lineRule="auto"/>
        <w:ind w:left="1080" w:firstLine="0"/>
        <w:rPr>
          <w:del w:id="233" w:author="Henry" w:date="2026-09-25T20:02:00Z" w16du:dateUtc="2026-09-26T00:02:00Z"/>
          <w:rFonts w:cs="Calibri"/>
        </w:rPr>
      </w:pPr>
      <w:del w:id="234" w:author="Henry" w:date="2026-09-25T20:02:00Z" w16du:dateUtc="2026-09-26T00:02:00Z">
        <w:r w:rsidRPr="001574AF">
          <w:rPr>
            <w:rFonts w:cs="Calibri"/>
          </w:rPr>
          <w:delText>Investigations will be conducted with discretion.  The right to confidentiality, both of the</w:delText>
        </w:r>
        <w:r w:rsidR="001574AF">
          <w:rPr>
            <w:rFonts w:cs="Calibri"/>
          </w:rPr>
          <w:delText xml:space="preserve"> </w:delText>
        </w:r>
        <w:r w:rsidRPr="001574AF">
          <w:rPr>
            <w:rFonts w:cs="Calibri"/>
          </w:rPr>
          <w:delText>complainant and of the accused, will be respected, co</w:delText>
        </w:r>
        <w:r w:rsidR="001574AF">
          <w:rPr>
            <w:rFonts w:cs="Calibri"/>
          </w:rPr>
          <w:delText xml:space="preserve">nsistent with the Board’s legal </w:delText>
        </w:r>
        <w:r w:rsidRPr="001574AF">
          <w:rPr>
            <w:rFonts w:cs="Calibri"/>
          </w:rPr>
          <w:delText>obligations and with the necessity to investigate all</w:delText>
        </w:r>
        <w:r w:rsidR="001574AF">
          <w:rPr>
            <w:rFonts w:cs="Calibri"/>
          </w:rPr>
          <w:delText xml:space="preserve">egations of misconduct and take </w:delText>
        </w:r>
        <w:r w:rsidRPr="001574AF">
          <w:rPr>
            <w:rFonts w:cs="Calibri"/>
          </w:rPr>
          <w:delText>corrective action when this conduct has occurred.  Claims found to be factually supported will be prom</w:delText>
        </w:r>
        <w:r w:rsidR="00520F07" w:rsidRPr="001574AF">
          <w:rPr>
            <w:rFonts w:cs="Calibri"/>
          </w:rPr>
          <w:delText>ptly acted</w:delText>
        </w:r>
        <w:r w:rsidRPr="001574AF">
          <w:rPr>
            <w:rFonts w:cs="Calibri"/>
          </w:rPr>
          <w:delText xml:space="preserve"> upon. No employee or student shall be retaliated against, in any manner, for reporting conduct which is believed to be a violation of this rule or for participating in an investigation of a possible violation of this rule.</w:delText>
        </w:r>
      </w:del>
    </w:p>
    <w:p w14:paraId="7073A24B" w14:textId="77777777" w:rsidR="00250AA2" w:rsidRPr="001574AF" w:rsidRDefault="00250AA2" w:rsidP="001574AF">
      <w:pPr>
        <w:pStyle w:val="BodyTextIndent"/>
        <w:tabs>
          <w:tab w:val="clear" w:pos="5040"/>
        </w:tabs>
        <w:spacing w:after="0" w:line="240" w:lineRule="auto"/>
        <w:ind w:left="1080" w:firstLine="0"/>
        <w:rPr>
          <w:del w:id="235" w:author="Henry" w:date="2026-09-25T20:02:00Z" w16du:dateUtc="2026-09-26T00:02:00Z"/>
          <w:rFonts w:cs="Calibri"/>
        </w:rPr>
      </w:pPr>
      <w:del w:id="236" w:author="Henry" w:date="2026-09-25T20:02:00Z" w16du:dateUtc="2026-09-26T00:02:00Z">
        <w:r w:rsidRPr="001574AF">
          <w:rPr>
            <w:rFonts w:cs="Calibri"/>
          </w:rPr>
          <w:delText>In determining whether alleged conduct constitutes sexual harassment, the totality of the circumstances, nature of the</w:delText>
        </w:r>
        <w:r w:rsidR="001574AF">
          <w:rPr>
            <w:rFonts w:cs="Calibri"/>
          </w:rPr>
          <w:delText xml:space="preserve"> </w:delText>
        </w:r>
        <w:r w:rsidRPr="001574AF">
          <w:rPr>
            <w:rFonts w:cs="Calibri"/>
          </w:rPr>
          <w:delText xml:space="preserve">conduct, and the context in which the alleged conduct occurred will be investigated.  The </w:delText>
        </w:r>
        <w:r w:rsidR="00B35039" w:rsidRPr="001574AF">
          <w:rPr>
            <w:rFonts w:cs="Calibri"/>
          </w:rPr>
          <w:delText>Superintendent</w:delText>
        </w:r>
        <w:r w:rsidRPr="001574AF">
          <w:rPr>
            <w:rFonts w:cs="Calibri"/>
          </w:rPr>
          <w:delText xml:space="preserve"> or designee has the responsibility of investigating and resolving complaints of sexual harassment.</w:delText>
        </w:r>
      </w:del>
    </w:p>
    <w:p w14:paraId="1F25F941" w14:textId="77777777" w:rsidR="00250AA2" w:rsidRPr="001574AF" w:rsidRDefault="00250AA2" w:rsidP="001574AF">
      <w:pPr>
        <w:pStyle w:val="BodyTextIndent"/>
        <w:numPr>
          <w:ilvl w:val="1"/>
          <w:numId w:val="31"/>
        </w:numPr>
        <w:tabs>
          <w:tab w:val="clear" w:pos="1440"/>
          <w:tab w:val="clear" w:pos="5040"/>
        </w:tabs>
        <w:spacing w:after="0" w:line="240" w:lineRule="auto"/>
        <w:ind w:left="1080" w:hanging="360"/>
        <w:rPr>
          <w:del w:id="237" w:author="Henry" w:date="2026-09-25T20:02:00Z" w16du:dateUtc="2026-09-26T00:02:00Z"/>
          <w:rFonts w:cs="Calibri"/>
        </w:rPr>
      </w:pPr>
      <w:del w:id="238" w:author="Henry" w:date="2026-09-25T20:02:00Z" w16du:dateUtc="2026-09-26T00:02:00Z">
        <w:r w:rsidRPr="001574AF">
          <w:rPr>
            <w:rFonts w:cs="Calibri"/>
          </w:rPr>
          <w:delText>Penalties – Necessary disciplinary action, up to and including termination, may result if sexual harassment occurs.  Any employee who makes false allegations of sexual harassment will be subject to appropriate disciplinary action, up to and including termination.</w:delText>
        </w:r>
      </w:del>
    </w:p>
    <w:p w14:paraId="0ED7FC92" w14:textId="77777777" w:rsidR="00A8467D" w:rsidRPr="001574AF" w:rsidRDefault="00A8467D" w:rsidP="001574AF">
      <w:pPr>
        <w:pStyle w:val="BodyTextIndent"/>
        <w:tabs>
          <w:tab w:val="clear" w:pos="5040"/>
        </w:tabs>
        <w:spacing w:after="0" w:line="240" w:lineRule="auto"/>
        <w:jc w:val="left"/>
        <w:rPr>
          <w:del w:id="239" w:author="Henry" w:date="2026-09-25T20:02:00Z" w16du:dateUtc="2026-09-26T00:02:00Z"/>
          <w:rFonts w:cs="Calibri"/>
        </w:rPr>
      </w:pPr>
    </w:p>
    <w:p w14:paraId="0F012B3C" w14:textId="77777777" w:rsidR="00446AA2" w:rsidRPr="001574AF" w:rsidRDefault="00446AA2" w:rsidP="001574AF">
      <w:pPr>
        <w:pStyle w:val="BodyTextIndent"/>
        <w:tabs>
          <w:tab w:val="clear" w:pos="5040"/>
        </w:tabs>
        <w:spacing w:after="0" w:line="240" w:lineRule="auto"/>
        <w:jc w:val="left"/>
        <w:rPr>
          <w:del w:id="240" w:author="Henry" w:date="2026-09-25T20:02:00Z" w16du:dateUtc="2026-09-26T00:02:00Z"/>
          <w:rFonts w:cs="Calibri"/>
        </w:rPr>
      </w:pPr>
    </w:p>
    <w:p w14:paraId="3AE44722" w14:textId="77777777" w:rsidR="00250AA2" w:rsidRPr="001574AF" w:rsidRDefault="00B352D9" w:rsidP="001574AF">
      <w:pPr>
        <w:pStyle w:val="StatutoryAuthority"/>
        <w:spacing w:after="0" w:line="240" w:lineRule="auto"/>
        <w:rPr>
          <w:del w:id="241" w:author="Henry" w:date="2026-09-25T20:02:00Z" w16du:dateUtc="2026-09-26T00:02:00Z"/>
          <w:rFonts w:ascii="Calibri" w:hAnsi="Calibri" w:cs="Calibri"/>
          <w:color w:val="auto"/>
        </w:rPr>
      </w:pPr>
      <w:bookmarkStart w:id="242" w:name="textend"/>
      <w:bookmarkEnd w:id="242"/>
      <w:del w:id="243" w:author="Henry" w:date="2026-09-25T20:02:00Z" w16du:dateUtc="2026-09-26T00:02:00Z">
        <w:r w:rsidRPr="001574AF">
          <w:rPr>
            <w:rFonts w:ascii="Calibri" w:hAnsi="Calibri" w:cs="Calibri"/>
            <w:color w:val="auto"/>
          </w:rPr>
          <w:delText>REFERENCE</w:delText>
        </w:r>
        <w:r w:rsidR="00DA7F39" w:rsidRPr="001574AF">
          <w:rPr>
            <w:rFonts w:ascii="Calibri" w:hAnsi="Calibri" w:cs="Calibri"/>
            <w:color w:val="auto"/>
          </w:rPr>
          <w:delText>(S)</w:delText>
        </w:r>
        <w:r w:rsidR="00250AA2" w:rsidRPr="001574AF">
          <w:rPr>
            <w:rFonts w:ascii="Calibri" w:hAnsi="Calibri" w:cs="Calibri"/>
            <w:color w:val="auto"/>
          </w:rPr>
          <w:delText>:</w:delText>
        </w:r>
        <w:r w:rsidR="00250AA2" w:rsidRPr="001574AF">
          <w:rPr>
            <w:rFonts w:ascii="Calibri" w:hAnsi="Calibri" w:cs="Calibri"/>
            <w:color w:val="auto"/>
          </w:rPr>
          <w:tab/>
          <w:delText>CODE OF ALABAMA</w:delText>
        </w:r>
        <w:r w:rsidRPr="001574AF">
          <w:rPr>
            <w:rFonts w:ascii="Calibri" w:hAnsi="Calibri" w:cs="Calibri"/>
            <w:color w:val="auto"/>
          </w:rPr>
          <w:delText xml:space="preserve"> </w:delText>
        </w:r>
        <w:r w:rsidR="004F66AA">
          <w:fldChar w:fldCharType="begin"/>
        </w:r>
        <w:r w:rsidR="004F66AA">
          <w:delInstrText>HYPERLINK "file:///D:\\Section%2016-9-23%20co%20supt%20rec%20personnel.doc"</w:delInstrText>
        </w:r>
        <w:r w:rsidR="004F66AA">
          <w:fldChar w:fldCharType="separate"/>
        </w:r>
        <w:r w:rsidR="004F66AA" w:rsidRPr="001574AF">
          <w:rPr>
            <w:rStyle w:val="Hyperlink"/>
            <w:rFonts w:ascii="Calibri" w:hAnsi="Calibri" w:cs="Calibri"/>
            <w:color w:val="auto"/>
          </w:rPr>
          <w:delText>16-</w:delText>
        </w:r>
        <w:r w:rsidR="0047348A" w:rsidRPr="001574AF">
          <w:rPr>
            <w:rStyle w:val="Hyperlink"/>
            <w:rFonts w:ascii="Calibri" w:hAnsi="Calibri" w:cs="Calibri"/>
            <w:color w:val="auto"/>
          </w:rPr>
          <w:delText>8</w:delText>
        </w:r>
        <w:r w:rsidR="00FB5785" w:rsidRPr="001574AF">
          <w:rPr>
            <w:rStyle w:val="Hyperlink"/>
            <w:rFonts w:ascii="Calibri" w:hAnsi="Calibri" w:cs="Calibri"/>
            <w:color w:val="auto"/>
          </w:rPr>
          <w:delText>-</w:delText>
        </w:r>
        <w:r w:rsidR="004F66AA" w:rsidRPr="001574AF">
          <w:rPr>
            <w:rStyle w:val="Hyperlink"/>
            <w:rFonts w:ascii="Calibri" w:hAnsi="Calibri" w:cs="Calibri"/>
            <w:color w:val="auto"/>
          </w:rPr>
          <w:delText>23</w:delText>
        </w:r>
        <w:r w:rsidR="004F66AA">
          <w:fldChar w:fldCharType="end"/>
        </w:r>
      </w:del>
    </w:p>
    <w:p w14:paraId="6289AEE1" w14:textId="77777777" w:rsidR="00071EF0" w:rsidRPr="001574AF" w:rsidRDefault="00071EF0" w:rsidP="001574AF">
      <w:pPr>
        <w:pStyle w:val="StatutoryAuthority"/>
        <w:spacing w:after="0" w:line="240" w:lineRule="auto"/>
        <w:rPr>
          <w:del w:id="244" w:author="Henry" w:date="2026-09-25T20:02:00Z" w16du:dateUtc="2026-09-26T00:02:00Z"/>
          <w:rFonts w:ascii="Calibri" w:hAnsi="Calibri" w:cs="Calibri"/>
          <w:caps/>
          <w:color w:val="auto"/>
        </w:rPr>
      </w:pPr>
      <w:del w:id="245" w:author="Henry" w:date="2026-09-25T20:02:00Z" w16du:dateUtc="2026-09-26T00:02:00Z">
        <w:r w:rsidRPr="001574AF">
          <w:rPr>
            <w:rFonts w:ascii="Calibri" w:hAnsi="Calibri" w:cs="Calibri"/>
            <w:caps/>
            <w:color w:val="auto"/>
          </w:rPr>
          <w:tab/>
          <w:delText>Title IX of Education Amendments of 1972</w:delText>
        </w:r>
      </w:del>
    </w:p>
    <w:p w14:paraId="5706CB2C" w14:textId="77777777" w:rsidR="00E80014" w:rsidRPr="001574AF" w:rsidRDefault="00E80014" w:rsidP="001574AF">
      <w:pPr>
        <w:pStyle w:val="StatutoryAuthority"/>
        <w:spacing w:after="0" w:line="240" w:lineRule="auto"/>
        <w:rPr>
          <w:del w:id="246" w:author="Henry" w:date="2026-09-25T20:02:00Z" w16du:dateUtc="2026-09-26T00:02:00Z"/>
          <w:rFonts w:ascii="Calibri" w:hAnsi="Calibri" w:cs="Calibri"/>
          <w:caps/>
          <w:color w:val="auto"/>
        </w:rPr>
      </w:pPr>
      <w:del w:id="247" w:author="Henry" w:date="2026-09-25T20:02:00Z" w16du:dateUtc="2026-09-26T00:02:00Z">
        <w:r w:rsidRPr="001574AF">
          <w:rPr>
            <w:rFonts w:ascii="Calibri" w:hAnsi="Calibri" w:cs="Calibri"/>
            <w:caps/>
            <w:color w:val="auto"/>
          </w:rPr>
          <w:tab/>
          <w:delText>PUBLIC LAW 100-960, PUBLIC LAW 102-143</w:delText>
        </w:r>
      </w:del>
    </w:p>
    <w:p w14:paraId="3AAD443B" w14:textId="77777777" w:rsidR="00250AA2" w:rsidRPr="001574AF" w:rsidRDefault="00250AA2" w:rsidP="001574AF">
      <w:pPr>
        <w:pStyle w:val="StatutoryAuthority"/>
        <w:spacing w:after="0" w:line="240" w:lineRule="auto"/>
        <w:rPr>
          <w:del w:id="248" w:author="Henry" w:date="2026-09-25T20:02:00Z" w16du:dateUtc="2026-09-26T00:02:00Z"/>
          <w:rFonts w:ascii="Calibri" w:hAnsi="Calibri" w:cs="Calibri"/>
          <w:color w:val="auto"/>
        </w:rPr>
      </w:pPr>
    </w:p>
    <w:p w14:paraId="241F5ED5" w14:textId="77777777" w:rsidR="006E4FA7" w:rsidRPr="001574AF" w:rsidRDefault="006E4FA7" w:rsidP="001574AF">
      <w:pPr>
        <w:pStyle w:val="StatutoryAuthority"/>
        <w:spacing w:after="0" w:line="240" w:lineRule="auto"/>
        <w:rPr>
          <w:del w:id="249" w:author="Henry" w:date="2026-09-25T20:02:00Z" w16du:dateUtc="2026-09-26T00:02:00Z"/>
          <w:rFonts w:ascii="Calibri" w:hAnsi="Calibri" w:cs="Calibri"/>
          <w:color w:val="auto"/>
        </w:rPr>
      </w:pPr>
      <w:del w:id="250" w:author="Henry" w:date="2026-09-25T20:02:00Z" w16du:dateUtc="2026-09-26T00:02:00Z">
        <w:r w:rsidRPr="001574AF">
          <w:rPr>
            <w:rFonts w:ascii="Calibri" w:hAnsi="Calibri" w:cs="Calibri"/>
            <w:color w:val="auto"/>
          </w:rPr>
          <w:delText xml:space="preserve">HISTORY: </w:delText>
        </w:r>
        <w:r w:rsidRPr="001574AF">
          <w:rPr>
            <w:rFonts w:ascii="Calibri" w:hAnsi="Calibri" w:cs="Calibri"/>
            <w:color w:val="auto"/>
          </w:rPr>
          <w:tab/>
          <w:delText xml:space="preserve">ADOPTED:  </w:delText>
        </w:r>
        <w:r w:rsidR="0047348A" w:rsidRPr="001574AF">
          <w:rPr>
            <w:rFonts w:ascii="Calibri" w:hAnsi="Calibri" w:cs="Calibri"/>
            <w:color w:val="auto"/>
          </w:rPr>
          <w:delText>NOVEMBER 4, 1992</w:delText>
        </w:r>
      </w:del>
    </w:p>
    <w:p w14:paraId="6285CB39" w14:textId="77777777" w:rsidR="006E4FA7" w:rsidRPr="001574AF" w:rsidRDefault="006E4FA7" w:rsidP="001574AF">
      <w:pPr>
        <w:pStyle w:val="StatutoryAuthority"/>
        <w:spacing w:after="0" w:line="240" w:lineRule="auto"/>
        <w:rPr>
          <w:del w:id="251" w:author="Henry" w:date="2026-09-25T20:02:00Z" w16du:dateUtc="2026-09-26T00:02:00Z"/>
          <w:rFonts w:ascii="Calibri" w:hAnsi="Calibri" w:cs="Calibri"/>
          <w:color w:val="auto"/>
        </w:rPr>
      </w:pPr>
      <w:del w:id="252" w:author="Henry" w:date="2026-09-25T20:02:00Z" w16du:dateUtc="2026-09-26T00:02:00Z">
        <w:r w:rsidRPr="001574AF">
          <w:rPr>
            <w:rFonts w:ascii="Calibri" w:hAnsi="Calibri" w:cs="Calibri"/>
            <w:color w:val="auto"/>
          </w:rPr>
          <w:tab/>
          <w:delText xml:space="preserve">REVISED:  </w:delText>
        </w:r>
        <w:r w:rsidR="0047348A" w:rsidRPr="001574AF">
          <w:rPr>
            <w:rFonts w:ascii="Calibri" w:hAnsi="Calibri" w:cs="Calibri"/>
            <w:color w:val="auto"/>
          </w:rPr>
          <w:delText xml:space="preserve">OCTOBER 11, 1993; </w:delText>
        </w:r>
        <w:r w:rsidR="00BC05C4" w:rsidRPr="001574AF">
          <w:rPr>
            <w:rFonts w:ascii="Calibri" w:hAnsi="Calibri" w:cs="Calibri"/>
            <w:color w:val="auto"/>
          </w:rPr>
          <w:delText>APRIL 8, 2013</w:delText>
        </w:r>
      </w:del>
    </w:p>
    <w:p w14:paraId="41D22C3D" w14:textId="77777777" w:rsidR="00250AA2" w:rsidRPr="00FB34B4" w:rsidRDefault="006E4FA7" w:rsidP="00BC35C5">
      <w:pPr>
        <w:spacing w:before="100" w:beforeAutospacing="1" w:after="240" w:line="360" w:lineRule="auto"/>
        <w:ind w:left="360"/>
        <w:rPr>
          <w:b w:val="0"/>
          <w:rPrChange w:id="253" w:author="Henry" w:date="2026-09-25T20:02:00Z" w16du:dateUtc="2026-09-26T00:02:00Z">
            <w:rPr>
              <w:rFonts w:ascii="Calibri" w:hAnsi="Calibri" w:cs="Calibri"/>
              <w:color w:val="auto"/>
            </w:rPr>
          </w:rPrChange>
        </w:rPr>
        <w:pPrChange w:id="254" w:author="Henry" w:date="2026-09-25T20:02:00Z" w16du:dateUtc="2026-09-26T00:02:00Z">
          <w:pPr>
            <w:pStyle w:val="StatutoryAuthority"/>
            <w:spacing w:after="0" w:line="240" w:lineRule="auto"/>
          </w:pPr>
        </w:pPrChange>
      </w:pPr>
      <w:del w:id="255" w:author="Henry" w:date="2026-09-25T20:02:00Z" w16du:dateUtc="2026-09-26T00:02:00Z">
        <w:r w:rsidRPr="001574AF">
          <w:rPr>
            <w:rFonts w:ascii="Calibri" w:hAnsi="Calibri" w:cs="Calibri"/>
          </w:rPr>
          <w:tab/>
          <w:delText xml:space="preserve">FORMERLY:  </w:delText>
        </w:r>
        <w:r w:rsidR="0047348A" w:rsidRPr="001574AF">
          <w:rPr>
            <w:rFonts w:ascii="Calibri" w:hAnsi="Calibri" w:cs="Calibri"/>
          </w:rPr>
          <w:delText>GAJDBH, JN</w:delText>
        </w:r>
      </w:del>
    </w:p>
    <w:sectPr w:rsidR="00250AA2" w:rsidRPr="00FB34B4" w:rsidSect="00BC35C5">
      <w:headerReference w:type="default" r:id="rId10"/>
      <w:footerReference w:type="default" r:id="rId11"/>
      <w:endnotePr>
        <w:numFmt w:val="lowerRoman"/>
      </w:endnotePr>
      <w:pgSz w:w="12240" w:h="15840"/>
      <w:pgMar w:top="1440" w:right="1440" w:bottom="720" w:left="1440" w:header="720" w:footer="720" w:gutter="0"/>
      <w:cols w:space="720"/>
      <w:docGrid w:linePitch="360"/>
      <w:sectPrChange w:id="263" w:author="Henry" w:date="2026-09-25T20:02:00Z" w16du:dateUtc="2026-09-26T00:02:00Z">
        <w:sectPr w:rsidR="00250AA2" w:rsidRPr="00FB34B4" w:rsidSect="00BC35C5">
          <w:endnotePr>
            <w:numFmt w:val="decimal"/>
          </w:endnotePr>
          <w:pgMar w:top="1440" w:right="1440" w:bottom="1440" w:left="1440" w:header="1440" w:footer="720" w:gutter="0"/>
          <w:docGrid w:linePitch="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FF92728" w14:textId="77777777" w:rsidR="00144371" w:rsidRDefault="00144371" w:rsidP="00043683">
      <w:pPr>
        <w:spacing w:after="0" w:line="240" w:lineRule="auto"/>
        <w:pPrChange w:id="4" w:author="Henry" w:date="2026-09-25T20:02:00Z" w16du:dateUtc="2026-09-26T00:02:00Z">
          <w:pPr/>
        </w:pPrChange>
      </w:pPr>
      <w:r>
        <w:separator/>
      </w:r>
    </w:p>
  </w:endnote>
  <w:endnote w:type="continuationSeparator" w:id="0">
    <w:p w14:paraId="25DADDBE" w14:textId="77777777" w:rsidR="00144371" w:rsidRDefault="00144371" w:rsidP="00043683">
      <w:pPr>
        <w:spacing w:after="0" w:line="240" w:lineRule="auto"/>
        <w:pPrChange w:id="5" w:author="Henry" w:date="2026-09-25T20:02:00Z" w16du:dateUtc="2026-09-26T00:02:00Z">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923ECC" w14:textId="77777777" w:rsidR="00A844CC" w:rsidRDefault="00A844CC">
    <w:pPr>
      <w:pStyle w:val="BodyText"/>
      <w:rPr>
        <w:rPrChange w:id="260" w:author="Henry" w:date="2026-09-25T20:02:00Z" w16du:dateUtc="2026-09-26T00:02:00Z">
          <w:rPr>
            <w:rFonts w:cs="Arial"/>
            <w:b w:val="0"/>
          </w:rPr>
        </w:rPrChange>
      </w:rPr>
      <w:pPrChange w:id="261" w:author="Henry" w:date="2026-09-25T20:02:00Z" w16du:dateUtc="2026-09-26T00:02:00Z">
        <w:pPr>
          <w:pStyle w:val="Footer"/>
          <w:tabs>
            <w:tab w:val="clear" w:pos="4320"/>
            <w:tab w:val="clear" w:pos="8640"/>
            <w:tab w:val="center" w:pos="4500"/>
            <w:tab w:val="right" w:pos="9360"/>
          </w:tabs>
        </w:pPr>
      </w:pPrChange>
    </w:pPr>
    <w:del w:id="262" w:author="Henry" w:date="2026-09-25T20:02:00Z" w16du:dateUtc="2026-09-26T00:02:00Z">
      <w:r>
        <w:rPr>
          <w:sz w:val="16"/>
        </w:rPr>
        <w:fldChar w:fldCharType="begin"/>
      </w:r>
      <w:r>
        <w:rPr>
          <w:sz w:val="16"/>
        </w:rPr>
        <w:delInstrText xml:space="preserve"> DATE  \* MERGEFORMAT </w:delInstrText>
      </w:r>
      <w:r>
        <w:rPr>
          <w:sz w:val="16"/>
        </w:rPr>
        <w:fldChar w:fldCharType="separate"/>
      </w:r>
      <w:r w:rsidR="00F31F2A">
        <w:rPr>
          <w:noProof/>
          <w:sz w:val="16"/>
        </w:rPr>
        <w:delText>9/25/26</w:delText>
      </w:r>
      <w:r>
        <w:rPr>
          <w:sz w:val="16"/>
        </w:rPr>
        <w:fldChar w:fldCharType="end"/>
      </w:r>
      <w:r>
        <w:rPr>
          <w:sz w:val="16"/>
        </w:rPr>
        <w:delText xml:space="preserve">, </w:delText>
      </w:r>
      <w:r>
        <w:rPr>
          <w:sz w:val="16"/>
        </w:rPr>
        <w:fldChar w:fldCharType="begin"/>
      </w:r>
      <w:r>
        <w:rPr>
          <w:sz w:val="16"/>
        </w:rPr>
        <w:delInstrText xml:space="preserve"> TIME  \* MERGEFORMAT </w:delInstrText>
      </w:r>
      <w:r>
        <w:rPr>
          <w:sz w:val="16"/>
        </w:rPr>
        <w:fldChar w:fldCharType="separate"/>
      </w:r>
      <w:r w:rsidR="00F31F2A">
        <w:rPr>
          <w:noProof/>
          <w:sz w:val="16"/>
        </w:rPr>
        <w:delText>8:02 PM</w:delText>
      </w:r>
      <w:r>
        <w:rPr>
          <w:sz w:val="16"/>
        </w:rPr>
        <w:fldChar w:fldCharType="end"/>
      </w:r>
      <w:r w:rsidRPr="007E7217">
        <w:tab/>
        <w:delText xml:space="preserve">Page </w:delText>
      </w:r>
      <w:r w:rsidRPr="007E7217">
        <w:rPr>
          <w:b w:val="0"/>
        </w:rPr>
        <w:fldChar w:fldCharType="begin"/>
      </w:r>
      <w:r w:rsidRPr="007E7217">
        <w:delInstrText xml:space="preserve"> PAGE </w:delInstrText>
      </w:r>
      <w:r w:rsidRPr="007E7217">
        <w:rPr>
          <w:b w:val="0"/>
        </w:rPr>
        <w:fldChar w:fldCharType="separate"/>
      </w:r>
      <w:r w:rsidR="001574AF">
        <w:rPr>
          <w:noProof/>
        </w:rPr>
        <w:delText>1</w:delText>
      </w:r>
      <w:r w:rsidRPr="007E7217">
        <w:rPr>
          <w:b w:val="0"/>
        </w:rPr>
        <w:fldChar w:fldCharType="end"/>
      </w:r>
      <w:r w:rsidRPr="007E7217">
        <w:delText xml:space="preserve"> of </w:delText>
      </w:r>
      <w:r w:rsidRPr="007E7217">
        <w:rPr>
          <w:b w:val="0"/>
        </w:rPr>
        <w:fldChar w:fldCharType="begin"/>
      </w:r>
      <w:r w:rsidRPr="007E7217">
        <w:delInstrText xml:space="preserve"> NUMPAGES </w:delInstrText>
      </w:r>
      <w:r w:rsidRPr="007E7217">
        <w:rPr>
          <w:b w:val="0"/>
        </w:rPr>
        <w:fldChar w:fldCharType="separate"/>
      </w:r>
      <w:r w:rsidR="001574AF">
        <w:rPr>
          <w:noProof/>
        </w:rPr>
        <w:delText>3</w:delText>
      </w:r>
      <w:r w:rsidRPr="007E7217">
        <w:rPr>
          <w:b w:val="0"/>
        </w:rPr>
        <w:fldChar w:fldCharType="end"/>
      </w:r>
      <w:r w:rsidRPr="007E7217">
        <w:tab/>
      </w:r>
      <w:r w:rsidR="0047348A">
        <w:delText>TUSCALOOSA</w:delText>
      </w:r>
      <w:r>
        <w:delText xml:space="preserve"> COUNTY 3.43</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361A01A" w14:textId="77777777" w:rsidR="00144371" w:rsidRDefault="00144371" w:rsidP="00043683">
      <w:pPr>
        <w:spacing w:after="0" w:line="240" w:lineRule="auto"/>
        <w:pPrChange w:id="2" w:author="Henry" w:date="2026-09-25T20:02:00Z" w16du:dateUtc="2026-09-26T00:02:00Z">
          <w:pPr/>
        </w:pPrChange>
      </w:pPr>
      <w:r>
        <w:separator/>
      </w:r>
    </w:p>
  </w:footnote>
  <w:footnote w:type="continuationSeparator" w:id="0">
    <w:p w14:paraId="7FB97C7C" w14:textId="77777777" w:rsidR="00144371" w:rsidRDefault="00144371" w:rsidP="00043683">
      <w:pPr>
        <w:spacing w:after="0" w:line="240" w:lineRule="auto"/>
        <w:pPrChange w:id="3" w:author="Henry" w:date="2026-09-25T20:02:00Z" w16du:dateUtc="2026-09-26T00:02:00Z">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F7F488" w14:textId="77777777" w:rsidR="00A844CC" w:rsidRPr="007E7217" w:rsidRDefault="00A844CC" w:rsidP="001574AF">
    <w:pPr>
      <w:pStyle w:val="Header"/>
      <w:tabs>
        <w:tab w:val="clear" w:pos="4320"/>
        <w:tab w:val="clear" w:pos="8640"/>
      </w:tabs>
      <w:spacing w:after="0" w:line="240" w:lineRule="auto"/>
      <w:jc w:val="center"/>
      <w:rPr>
        <w:del w:id="256" w:author="Henry" w:date="2026-09-25T20:02:00Z" w16du:dateUtc="2026-09-26T00:02:00Z"/>
        <w:rFonts w:cs="Arial"/>
        <w:b w:val="0"/>
      </w:rPr>
    </w:pPr>
    <w:del w:id="257" w:author="Henry" w:date="2026-09-25T20:02:00Z" w16du:dateUtc="2026-09-26T00:02:00Z">
      <w:r w:rsidRPr="007E7217">
        <w:rPr>
          <w:rFonts w:cs="Arial"/>
        </w:rPr>
        <w:delText>CHAPTER 3.00 - SCHOOL ADMINISTRATION</w:delText>
      </w:r>
    </w:del>
  </w:p>
  <w:p w14:paraId="616CCD1C" w14:textId="77777777" w:rsidR="00A844CC" w:rsidRDefault="00A844CC">
    <w:pPr>
      <w:pStyle w:val="Footer"/>
      <w:rPr>
        <w:rPrChange w:id="258" w:author="Henry" w:date="2026-09-25T20:02:00Z" w16du:dateUtc="2026-09-26T00:02:00Z">
          <w:rPr>
            <w:rFonts w:cs="Arial"/>
            <w:b w:val="0"/>
          </w:rPr>
        </w:rPrChange>
      </w:rPr>
      <w:pPrChange w:id="259" w:author="Henry" w:date="2026-09-25T20:02:00Z" w16du:dateUtc="2026-09-26T00:02:00Z">
        <w:pPr>
          <w:pStyle w:val="Header"/>
          <w:tabs>
            <w:tab w:val="clear" w:pos="4320"/>
            <w:tab w:val="clear" w:pos="8640"/>
          </w:tabs>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193704"/>
    <w:multiLevelType w:val="multilevel"/>
    <w:tmpl w:val="A130481E"/>
    <w:lvl w:ilvl="0">
      <w:start w:val="4"/>
      <w:numFmt w:val="decimal"/>
      <w:lvlText w:val="(%1)"/>
      <w:lvlJc w:val="left"/>
      <w:pPr>
        <w:tabs>
          <w:tab w:val="num" w:pos="1080"/>
        </w:tabs>
        <w:ind w:left="1080" w:hanging="360"/>
      </w:pPr>
      <w:rPr>
        <w:rFonts w:hint="default"/>
      </w:rPr>
    </w:lvl>
    <w:lvl w:ilvl="1" w:tentative="1">
      <w:start w:val="1"/>
      <w:numFmt w:val="lowerLetter"/>
      <w:lvlText w:val="%2."/>
      <w:lvlJc w:val="left"/>
      <w:pPr>
        <w:tabs>
          <w:tab w:val="num" w:pos="1800"/>
        </w:tabs>
        <w:ind w:left="1800" w:hanging="360"/>
      </w:p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1" w15:restartNumberingAfterBreak="0">
    <w:nsid w:val="0A5B04D4"/>
    <w:multiLevelType w:val="hybridMultilevel"/>
    <w:tmpl w:val="D32E37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3F721E"/>
    <w:multiLevelType w:val="hybridMultilevel"/>
    <w:tmpl w:val="55B212B0"/>
    <w:lvl w:ilvl="0" w:tplc="04090005">
      <w:start w:val="1"/>
      <w:numFmt w:val="bullet"/>
      <w:lvlText w:val=""/>
      <w:lvlJc w:val="left"/>
      <w:pPr>
        <w:tabs>
          <w:tab w:val="num" w:pos="2430"/>
        </w:tabs>
        <w:ind w:left="2430" w:hanging="360"/>
      </w:pPr>
      <w:rPr>
        <w:rFonts w:ascii="Wingdings" w:hAnsi="Wingdings" w:hint="default"/>
      </w:rPr>
    </w:lvl>
    <w:lvl w:ilvl="1" w:tplc="04090003" w:tentative="1">
      <w:start w:val="1"/>
      <w:numFmt w:val="bullet"/>
      <w:lvlText w:val="o"/>
      <w:lvlJc w:val="left"/>
      <w:pPr>
        <w:tabs>
          <w:tab w:val="num" w:pos="3150"/>
        </w:tabs>
        <w:ind w:left="3150" w:hanging="360"/>
      </w:pPr>
      <w:rPr>
        <w:rFonts w:ascii="Courier New" w:hAnsi="Courier New" w:cs="Courier New" w:hint="default"/>
      </w:rPr>
    </w:lvl>
    <w:lvl w:ilvl="2" w:tplc="04090005" w:tentative="1">
      <w:start w:val="1"/>
      <w:numFmt w:val="bullet"/>
      <w:lvlText w:val=""/>
      <w:lvlJc w:val="left"/>
      <w:pPr>
        <w:tabs>
          <w:tab w:val="num" w:pos="3870"/>
        </w:tabs>
        <w:ind w:left="3870" w:hanging="360"/>
      </w:pPr>
      <w:rPr>
        <w:rFonts w:ascii="Wingdings" w:hAnsi="Wingdings" w:hint="default"/>
      </w:rPr>
    </w:lvl>
    <w:lvl w:ilvl="3" w:tplc="04090001" w:tentative="1">
      <w:start w:val="1"/>
      <w:numFmt w:val="bullet"/>
      <w:lvlText w:val=""/>
      <w:lvlJc w:val="left"/>
      <w:pPr>
        <w:tabs>
          <w:tab w:val="num" w:pos="4590"/>
        </w:tabs>
        <w:ind w:left="4590" w:hanging="360"/>
      </w:pPr>
      <w:rPr>
        <w:rFonts w:ascii="Symbol" w:hAnsi="Symbol" w:hint="default"/>
      </w:rPr>
    </w:lvl>
    <w:lvl w:ilvl="4" w:tplc="04090003" w:tentative="1">
      <w:start w:val="1"/>
      <w:numFmt w:val="bullet"/>
      <w:lvlText w:val="o"/>
      <w:lvlJc w:val="left"/>
      <w:pPr>
        <w:tabs>
          <w:tab w:val="num" w:pos="5310"/>
        </w:tabs>
        <w:ind w:left="5310" w:hanging="360"/>
      </w:pPr>
      <w:rPr>
        <w:rFonts w:ascii="Courier New" w:hAnsi="Courier New" w:cs="Courier New" w:hint="default"/>
      </w:rPr>
    </w:lvl>
    <w:lvl w:ilvl="5" w:tplc="04090005" w:tentative="1">
      <w:start w:val="1"/>
      <w:numFmt w:val="bullet"/>
      <w:lvlText w:val=""/>
      <w:lvlJc w:val="left"/>
      <w:pPr>
        <w:tabs>
          <w:tab w:val="num" w:pos="6030"/>
        </w:tabs>
        <w:ind w:left="6030" w:hanging="360"/>
      </w:pPr>
      <w:rPr>
        <w:rFonts w:ascii="Wingdings" w:hAnsi="Wingdings" w:hint="default"/>
      </w:rPr>
    </w:lvl>
    <w:lvl w:ilvl="6" w:tplc="04090001" w:tentative="1">
      <w:start w:val="1"/>
      <w:numFmt w:val="bullet"/>
      <w:lvlText w:val=""/>
      <w:lvlJc w:val="left"/>
      <w:pPr>
        <w:tabs>
          <w:tab w:val="num" w:pos="6750"/>
        </w:tabs>
        <w:ind w:left="6750" w:hanging="360"/>
      </w:pPr>
      <w:rPr>
        <w:rFonts w:ascii="Symbol" w:hAnsi="Symbol" w:hint="default"/>
      </w:rPr>
    </w:lvl>
    <w:lvl w:ilvl="7" w:tplc="04090003" w:tentative="1">
      <w:start w:val="1"/>
      <w:numFmt w:val="bullet"/>
      <w:lvlText w:val="o"/>
      <w:lvlJc w:val="left"/>
      <w:pPr>
        <w:tabs>
          <w:tab w:val="num" w:pos="7470"/>
        </w:tabs>
        <w:ind w:left="7470" w:hanging="360"/>
      </w:pPr>
      <w:rPr>
        <w:rFonts w:ascii="Courier New" w:hAnsi="Courier New" w:cs="Courier New" w:hint="default"/>
      </w:rPr>
    </w:lvl>
    <w:lvl w:ilvl="8" w:tplc="04090005" w:tentative="1">
      <w:start w:val="1"/>
      <w:numFmt w:val="bullet"/>
      <w:lvlText w:val=""/>
      <w:lvlJc w:val="left"/>
      <w:pPr>
        <w:tabs>
          <w:tab w:val="num" w:pos="8190"/>
        </w:tabs>
        <w:ind w:left="8190" w:hanging="360"/>
      </w:pPr>
      <w:rPr>
        <w:rFonts w:ascii="Wingdings" w:hAnsi="Wingdings" w:hint="default"/>
      </w:rPr>
    </w:lvl>
  </w:abstractNum>
  <w:abstractNum w:abstractNumId="3" w15:restartNumberingAfterBreak="0">
    <w:nsid w:val="14DE3C3F"/>
    <w:multiLevelType w:val="multilevel"/>
    <w:tmpl w:val="A90E18FC"/>
    <w:lvl w:ilvl="0">
      <w:start w:val="1"/>
      <w:numFmt w:val="decimal"/>
      <w:lvlText w:val="(%1)"/>
      <w:lvlJc w:val="left"/>
      <w:pPr>
        <w:tabs>
          <w:tab w:val="num" w:pos="720"/>
        </w:tabs>
        <w:ind w:left="720" w:hanging="720"/>
      </w:pPr>
      <w:rPr>
        <w:rFonts w:hint="default"/>
        <w:b w:val="0"/>
        <w:i w:val="0"/>
        <w:color w:val="auto"/>
        <w:sz w:val="24"/>
        <w:szCs w:val="24"/>
      </w:rPr>
    </w:lvl>
    <w:lvl w:ilvl="1">
      <w:start w:val="1"/>
      <w:numFmt w:val="lowerLetter"/>
      <w:lvlText w:val="(%2)"/>
      <w:lvlJc w:val="left"/>
      <w:pPr>
        <w:tabs>
          <w:tab w:val="num" w:pos="1440"/>
        </w:tabs>
        <w:ind w:left="1440" w:hanging="720"/>
      </w:pPr>
      <w:rPr>
        <w:rFonts w:hint="default"/>
        <w:b w:val="0"/>
        <w:i w:val="0"/>
        <w:strike w:val="0"/>
        <w:dstrike w:val="0"/>
        <w:sz w:val="24"/>
        <w:szCs w:val="24"/>
      </w:rPr>
    </w:lvl>
    <w:lvl w:ilvl="2">
      <w:start w:val="1"/>
      <w:numFmt w:val="lowerRoman"/>
      <w:lvlText w:val="(%3)"/>
      <w:lvlJc w:val="left"/>
      <w:pPr>
        <w:tabs>
          <w:tab w:val="num" w:pos="2160"/>
        </w:tabs>
        <w:ind w:left="2160" w:hanging="720"/>
      </w:pPr>
      <w:rPr>
        <w:rFonts w:ascii="Arial" w:hAnsi="Arial" w:hint="default"/>
        <w:b w:val="0"/>
        <w:i w:val="0"/>
        <w:sz w:val="24"/>
        <w:szCs w:val="24"/>
      </w:rPr>
    </w:lvl>
    <w:lvl w:ilvl="3">
      <w:start w:val="1"/>
      <w:numFmt w:val="lowerLetter"/>
      <w:lvlText w:val="(%4)"/>
      <w:lvlJc w:val="left"/>
      <w:pPr>
        <w:tabs>
          <w:tab w:val="num" w:pos="2880"/>
        </w:tabs>
        <w:ind w:left="2880" w:hanging="720"/>
      </w:pPr>
      <w:rPr>
        <w:rFonts w:hint="default"/>
      </w:rPr>
    </w:lvl>
    <w:lvl w:ilvl="4">
      <w:start w:val="6"/>
      <w:numFmt w:val="lowerRoman"/>
      <w:lvlText w:val="(%5)"/>
      <w:lvlJc w:val="left"/>
      <w:pPr>
        <w:tabs>
          <w:tab w:val="num" w:pos="3600"/>
        </w:tabs>
        <w:ind w:left="3600" w:hanging="720"/>
      </w:pPr>
      <w:rPr>
        <w:rFonts w:hint="default"/>
      </w:rPr>
    </w:lvl>
    <w:lvl w:ilvl="5">
      <w:start w:val="1"/>
      <w:numFmt w:val="decimal"/>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 w15:restartNumberingAfterBreak="0">
    <w:nsid w:val="15BA36D0"/>
    <w:multiLevelType w:val="hybridMultilevel"/>
    <w:tmpl w:val="33CC6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D1757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27C02B2E"/>
    <w:multiLevelType w:val="hybridMultilevel"/>
    <w:tmpl w:val="A130481E"/>
    <w:lvl w:ilvl="0" w:tplc="6C30D162">
      <w:start w:val="4"/>
      <w:numFmt w:val="decimal"/>
      <w:lvlText w:val="(%1)"/>
      <w:lvlJc w:val="left"/>
      <w:pPr>
        <w:tabs>
          <w:tab w:val="num" w:pos="1080"/>
        </w:tabs>
        <w:ind w:left="1080" w:hanging="360"/>
      </w:pPr>
      <w:rPr>
        <w:rFonts w:hint="default"/>
      </w:rPr>
    </w:lvl>
    <w:lvl w:ilvl="1" w:tplc="1908A040" w:tentative="1">
      <w:start w:val="1"/>
      <w:numFmt w:val="lowerLetter"/>
      <w:lvlText w:val="%2."/>
      <w:lvlJc w:val="left"/>
      <w:pPr>
        <w:tabs>
          <w:tab w:val="num" w:pos="1800"/>
        </w:tabs>
        <w:ind w:left="1800" w:hanging="360"/>
      </w:pPr>
    </w:lvl>
    <w:lvl w:ilvl="2" w:tplc="64D83FD2" w:tentative="1">
      <w:start w:val="1"/>
      <w:numFmt w:val="lowerRoman"/>
      <w:lvlText w:val="%3."/>
      <w:lvlJc w:val="right"/>
      <w:pPr>
        <w:tabs>
          <w:tab w:val="num" w:pos="2520"/>
        </w:tabs>
        <w:ind w:left="2520" w:hanging="180"/>
      </w:pPr>
    </w:lvl>
    <w:lvl w:ilvl="3" w:tplc="B220F56C" w:tentative="1">
      <w:start w:val="1"/>
      <w:numFmt w:val="decimal"/>
      <w:lvlText w:val="%4."/>
      <w:lvlJc w:val="left"/>
      <w:pPr>
        <w:tabs>
          <w:tab w:val="num" w:pos="3240"/>
        </w:tabs>
        <w:ind w:left="3240" w:hanging="360"/>
      </w:pPr>
    </w:lvl>
    <w:lvl w:ilvl="4" w:tplc="E5A6A250" w:tentative="1">
      <w:start w:val="1"/>
      <w:numFmt w:val="lowerLetter"/>
      <w:lvlText w:val="%5."/>
      <w:lvlJc w:val="left"/>
      <w:pPr>
        <w:tabs>
          <w:tab w:val="num" w:pos="3960"/>
        </w:tabs>
        <w:ind w:left="3960" w:hanging="360"/>
      </w:pPr>
    </w:lvl>
    <w:lvl w:ilvl="5" w:tplc="6354E974" w:tentative="1">
      <w:start w:val="1"/>
      <w:numFmt w:val="lowerRoman"/>
      <w:lvlText w:val="%6."/>
      <w:lvlJc w:val="right"/>
      <w:pPr>
        <w:tabs>
          <w:tab w:val="num" w:pos="4680"/>
        </w:tabs>
        <w:ind w:left="4680" w:hanging="180"/>
      </w:pPr>
    </w:lvl>
    <w:lvl w:ilvl="6" w:tplc="C434918C" w:tentative="1">
      <w:start w:val="1"/>
      <w:numFmt w:val="decimal"/>
      <w:lvlText w:val="%7."/>
      <w:lvlJc w:val="left"/>
      <w:pPr>
        <w:tabs>
          <w:tab w:val="num" w:pos="5400"/>
        </w:tabs>
        <w:ind w:left="5400" w:hanging="360"/>
      </w:pPr>
    </w:lvl>
    <w:lvl w:ilvl="7" w:tplc="1494E2C0" w:tentative="1">
      <w:start w:val="1"/>
      <w:numFmt w:val="lowerLetter"/>
      <w:lvlText w:val="%8."/>
      <w:lvlJc w:val="left"/>
      <w:pPr>
        <w:tabs>
          <w:tab w:val="num" w:pos="6120"/>
        </w:tabs>
        <w:ind w:left="6120" w:hanging="360"/>
      </w:pPr>
    </w:lvl>
    <w:lvl w:ilvl="8" w:tplc="9A90F9D6" w:tentative="1">
      <w:start w:val="1"/>
      <w:numFmt w:val="lowerRoman"/>
      <w:lvlText w:val="%9."/>
      <w:lvlJc w:val="right"/>
      <w:pPr>
        <w:tabs>
          <w:tab w:val="num" w:pos="6840"/>
        </w:tabs>
        <w:ind w:left="6840" w:hanging="180"/>
      </w:pPr>
    </w:lvl>
  </w:abstractNum>
  <w:abstractNum w:abstractNumId="7" w15:restartNumberingAfterBreak="0">
    <w:nsid w:val="286C5F6C"/>
    <w:multiLevelType w:val="multilevel"/>
    <w:tmpl w:val="11AAF1D8"/>
    <w:lvl w:ilvl="0">
      <w:start w:val="1"/>
      <w:numFmt w:val="decimal"/>
      <w:lvlText w:val="(%1)"/>
      <w:lvlJc w:val="left"/>
      <w:pPr>
        <w:tabs>
          <w:tab w:val="num" w:pos="360"/>
        </w:tabs>
        <w:ind w:left="360" w:hanging="360"/>
      </w:pPr>
      <w:rPr>
        <w:rFonts w:hint="default"/>
      </w:rPr>
    </w:lvl>
    <w:lvl w:ilvl="1">
      <w:start w:val="1"/>
      <w:numFmt w:val="upperLetter"/>
      <w:lvlText w:val="%2)"/>
      <w:lvlJc w:val="left"/>
      <w:pPr>
        <w:tabs>
          <w:tab w:val="num" w:pos="720"/>
        </w:tabs>
        <w:ind w:left="720" w:hanging="360"/>
      </w:pPr>
      <w:rPr>
        <w:rFonts w:hint="default"/>
      </w:rPr>
    </w:lvl>
    <w:lvl w:ilvl="2">
      <w:start w:val="1"/>
      <w:numFmt w:val="decimal"/>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8" w15:restartNumberingAfterBreak="0">
    <w:nsid w:val="2BDD6A1C"/>
    <w:multiLevelType w:val="hybridMultilevel"/>
    <w:tmpl w:val="23ACC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90198D"/>
    <w:multiLevelType w:val="multilevel"/>
    <w:tmpl w:val="32821F0C"/>
    <w:lvl w:ilvl="0">
      <w:start w:val="6"/>
      <w:numFmt w:val="decimal"/>
      <w:lvlText w:val="(%1)"/>
      <w:lvlJc w:val="left"/>
      <w:pPr>
        <w:tabs>
          <w:tab w:val="num" w:pos="360"/>
        </w:tabs>
        <w:ind w:left="360" w:hanging="360"/>
      </w:pPr>
      <w:rPr>
        <w:rFonts w:hint="default"/>
      </w:rPr>
    </w:lvl>
    <w:lvl w:ilvl="1">
      <w:start w:val="1"/>
      <w:numFmt w:val="upperLetter"/>
      <w:lvlText w:val="%2)"/>
      <w:lvlJc w:val="left"/>
      <w:pPr>
        <w:tabs>
          <w:tab w:val="num" w:pos="720"/>
        </w:tabs>
        <w:ind w:left="720" w:hanging="360"/>
      </w:pPr>
      <w:rPr>
        <w:rFonts w:hint="default"/>
      </w:rPr>
    </w:lvl>
    <w:lvl w:ilvl="2">
      <w:start w:val="1"/>
      <w:numFmt w:val="lowerLetter"/>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 w15:restartNumberingAfterBreak="0">
    <w:nsid w:val="2F992FC7"/>
    <w:multiLevelType w:val="hybridMultilevel"/>
    <w:tmpl w:val="2B747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11C4C67"/>
    <w:multiLevelType w:val="multilevel"/>
    <w:tmpl w:val="CB2AA598"/>
    <w:lvl w:ilvl="0">
      <w:start w:val="8"/>
      <w:numFmt w:val="decimal"/>
      <w:lvlText w:val="(%1)"/>
      <w:lvlJc w:val="left"/>
      <w:pPr>
        <w:tabs>
          <w:tab w:val="num" w:pos="360"/>
        </w:tabs>
        <w:ind w:left="360" w:hanging="360"/>
      </w:pPr>
      <w:rPr>
        <w:rFonts w:hint="default"/>
      </w:rPr>
    </w:lvl>
    <w:lvl w:ilvl="1">
      <w:start w:val="2"/>
      <w:numFmt w:val="upperLetter"/>
      <w:lvlText w:val="%2)"/>
      <w:lvlJc w:val="left"/>
      <w:pPr>
        <w:tabs>
          <w:tab w:val="num" w:pos="720"/>
        </w:tabs>
        <w:ind w:left="720" w:hanging="360"/>
      </w:pPr>
      <w:rPr>
        <w:rFonts w:hint="default"/>
      </w:rPr>
    </w:lvl>
    <w:lvl w:ilvl="2">
      <w:start w:val="1"/>
      <w:numFmt w:val="lowerLetter"/>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2" w15:restartNumberingAfterBreak="0">
    <w:nsid w:val="34D767F4"/>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320"/>
        </w:tabs>
        <w:ind w:left="4320" w:hanging="1440"/>
      </w:pPr>
    </w:lvl>
  </w:abstractNum>
  <w:abstractNum w:abstractNumId="13" w15:restartNumberingAfterBreak="0">
    <w:nsid w:val="367B4D1E"/>
    <w:multiLevelType w:val="multilevel"/>
    <w:tmpl w:val="51E2AF66"/>
    <w:lvl w:ilvl="0">
      <w:start w:val="9"/>
      <w:numFmt w:val="decimal"/>
      <w:lvlText w:val="(%1)"/>
      <w:lvlJc w:val="left"/>
      <w:pPr>
        <w:tabs>
          <w:tab w:val="num" w:pos="360"/>
        </w:tabs>
        <w:ind w:left="360" w:hanging="360"/>
      </w:pPr>
      <w:rPr>
        <w:rFonts w:hint="default"/>
      </w:rPr>
    </w:lvl>
    <w:lvl w:ilvl="1">
      <w:start w:val="1"/>
      <w:numFmt w:val="upperLetter"/>
      <w:lvlText w:val="%2)"/>
      <w:lvlJc w:val="left"/>
      <w:pPr>
        <w:tabs>
          <w:tab w:val="num" w:pos="720"/>
        </w:tabs>
        <w:ind w:left="720" w:hanging="360"/>
      </w:pPr>
      <w:rPr>
        <w:rFonts w:hint="default"/>
      </w:rPr>
    </w:lvl>
    <w:lvl w:ilvl="2">
      <w:start w:val="1"/>
      <w:numFmt w:val="lowerLetter"/>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4" w15:restartNumberingAfterBreak="0">
    <w:nsid w:val="3F9D2295"/>
    <w:multiLevelType w:val="multilevel"/>
    <w:tmpl w:val="C0E0060E"/>
    <w:lvl w:ilvl="0">
      <w:start w:val="1"/>
      <w:numFmt w:val="decimal"/>
      <w:lvlText w:val="(%1)"/>
      <w:lvlJc w:val="left"/>
      <w:pPr>
        <w:tabs>
          <w:tab w:val="num" w:pos="360"/>
        </w:tabs>
        <w:ind w:left="1440" w:hanging="720"/>
      </w:pPr>
      <w:rPr>
        <w:rFonts w:hint="default"/>
      </w:rPr>
    </w:lvl>
    <w:lvl w:ilvl="1">
      <w:start w:val="1"/>
      <w:numFmt w:val="lowerLetter"/>
      <w:lvlText w:val="(%2)"/>
      <w:lvlJc w:val="left"/>
      <w:pPr>
        <w:tabs>
          <w:tab w:val="num" w:pos="720"/>
        </w:tabs>
        <w:ind w:left="2160" w:hanging="720"/>
      </w:pPr>
      <w:rPr>
        <w:rFonts w:hint="default"/>
      </w:rPr>
    </w:lvl>
    <w:lvl w:ilvl="2">
      <w:start w:val="1"/>
      <w:numFmt w:val="lowerRoman"/>
      <w:lvlText w:val="(%3)"/>
      <w:lvlJc w:val="left"/>
      <w:pPr>
        <w:tabs>
          <w:tab w:val="num" w:pos="1080"/>
        </w:tabs>
        <w:ind w:left="2880" w:hanging="720"/>
      </w:pPr>
      <w:rPr>
        <w:rFonts w:hint="default"/>
      </w:rPr>
    </w:lvl>
    <w:lvl w:ilvl="3">
      <w:start w:val="1"/>
      <w:numFmt w:val="decimal"/>
      <w:lvlText w:val="(%4)"/>
      <w:lvlJc w:val="left"/>
      <w:pPr>
        <w:tabs>
          <w:tab w:val="num" w:pos="1440"/>
        </w:tabs>
        <w:ind w:left="3600" w:hanging="720"/>
      </w:pPr>
      <w:rPr>
        <w:rFonts w:hint="default"/>
      </w:rPr>
    </w:lvl>
    <w:lvl w:ilvl="4">
      <w:start w:val="1"/>
      <w:numFmt w:val="lowerLetter"/>
      <w:lvlText w:val="(%5)"/>
      <w:lvlJc w:val="left"/>
      <w:pPr>
        <w:tabs>
          <w:tab w:val="num" w:pos="1800"/>
        </w:tabs>
        <w:ind w:left="4320" w:hanging="72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5" w15:restartNumberingAfterBreak="0">
    <w:nsid w:val="4070415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40E26498"/>
    <w:multiLevelType w:val="multilevel"/>
    <w:tmpl w:val="C0E0060E"/>
    <w:lvl w:ilvl="0">
      <w:start w:val="1"/>
      <w:numFmt w:val="decimal"/>
      <w:lvlText w:val="(%1)"/>
      <w:lvlJc w:val="left"/>
      <w:pPr>
        <w:tabs>
          <w:tab w:val="num" w:pos="360"/>
        </w:tabs>
        <w:ind w:left="1440" w:hanging="720"/>
      </w:pPr>
      <w:rPr>
        <w:rFonts w:hint="default"/>
      </w:rPr>
    </w:lvl>
    <w:lvl w:ilvl="1">
      <w:start w:val="1"/>
      <w:numFmt w:val="lowerLetter"/>
      <w:lvlText w:val="(%2)"/>
      <w:lvlJc w:val="left"/>
      <w:pPr>
        <w:tabs>
          <w:tab w:val="num" w:pos="720"/>
        </w:tabs>
        <w:ind w:left="2160" w:hanging="720"/>
      </w:pPr>
      <w:rPr>
        <w:rFonts w:hint="default"/>
      </w:rPr>
    </w:lvl>
    <w:lvl w:ilvl="2">
      <w:start w:val="1"/>
      <w:numFmt w:val="lowerRoman"/>
      <w:lvlText w:val="(%3)"/>
      <w:lvlJc w:val="left"/>
      <w:pPr>
        <w:tabs>
          <w:tab w:val="num" w:pos="1080"/>
        </w:tabs>
        <w:ind w:left="2880" w:hanging="720"/>
      </w:pPr>
      <w:rPr>
        <w:rFonts w:hint="default"/>
      </w:rPr>
    </w:lvl>
    <w:lvl w:ilvl="3">
      <w:start w:val="1"/>
      <w:numFmt w:val="decimal"/>
      <w:lvlText w:val="(%4)"/>
      <w:lvlJc w:val="left"/>
      <w:pPr>
        <w:tabs>
          <w:tab w:val="num" w:pos="1440"/>
        </w:tabs>
        <w:ind w:left="3600" w:hanging="720"/>
      </w:pPr>
      <w:rPr>
        <w:rFonts w:hint="default"/>
      </w:rPr>
    </w:lvl>
    <w:lvl w:ilvl="4">
      <w:start w:val="1"/>
      <w:numFmt w:val="lowerLetter"/>
      <w:lvlText w:val="(%5)"/>
      <w:lvlJc w:val="left"/>
      <w:pPr>
        <w:tabs>
          <w:tab w:val="num" w:pos="1800"/>
        </w:tabs>
        <w:ind w:left="4320" w:hanging="72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7" w15:restartNumberingAfterBreak="0">
    <w:nsid w:val="41E1197E"/>
    <w:multiLevelType w:val="hybridMultilevel"/>
    <w:tmpl w:val="66D8C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6C1A62"/>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4ACC42DF"/>
    <w:multiLevelType w:val="hybridMultilevel"/>
    <w:tmpl w:val="419C7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C1E5C9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1" w15:restartNumberingAfterBreak="0">
    <w:nsid w:val="4E2F2A8C"/>
    <w:multiLevelType w:val="multilevel"/>
    <w:tmpl w:val="12780056"/>
    <w:lvl w:ilvl="0">
      <w:start w:val="1"/>
      <w:numFmt w:val="decimal"/>
      <w:lvlText w:val="(%1)"/>
      <w:lvlJc w:val="left"/>
      <w:pPr>
        <w:tabs>
          <w:tab w:val="num" w:pos="720"/>
        </w:tabs>
        <w:ind w:left="720" w:hanging="720"/>
      </w:pPr>
      <w:rPr>
        <w:rFonts w:hint="default"/>
        <w:b w:val="0"/>
        <w:i w:val="0"/>
        <w:color w:val="auto"/>
        <w:sz w:val="24"/>
        <w:szCs w:val="24"/>
      </w:rPr>
    </w:lvl>
    <w:lvl w:ilvl="1">
      <w:start w:val="1"/>
      <w:numFmt w:val="upperLetter"/>
      <w:lvlText w:val="(%2)"/>
      <w:lvlJc w:val="left"/>
      <w:pPr>
        <w:tabs>
          <w:tab w:val="num" w:pos="1440"/>
        </w:tabs>
        <w:ind w:left="1440" w:hanging="720"/>
      </w:pPr>
      <w:rPr>
        <w:rFonts w:ascii="Arial" w:hAnsi="Arial" w:hint="default"/>
        <w:b w:val="0"/>
        <w:i w:val="0"/>
        <w:caps w:val="0"/>
        <w:strike w:val="0"/>
        <w:dstrike w:val="0"/>
        <w:color w:val="auto"/>
        <w:sz w:val="24"/>
        <w:szCs w:val="24"/>
      </w:rPr>
    </w:lvl>
    <w:lvl w:ilvl="2">
      <w:start w:val="1"/>
      <w:numFmt w:val="lowerRoman"/>
      <w:lvlText w:val="(%3)"/>
      <w:lvlJc w:val="left"/>
      <w:pPr>
        <w:tabs>
          <w:tab w:val="num" w:pos="2160"/>
        </w:tabs>
        <w:ind w:left="2160" w:hanging="720"/>
      </w:pPr>
      <w:rPr>
        <w:rFonts w:ascii="Arial" w:hAnsi="Arial" w:hint="default"/>
        <w:b w:val="0"/>
        <w:i w:val="0"/>
        <w:sz w:val="24"/>
        <w:szCs w:val="24"/>
      </w:rPr>
    </w:lvl>
    <w:lvl w:ilvl="3">
      <w:start w:val="1"/>
      <w:numFmt w:val="lowerLetter"/>
      <w:lvlText w:val="(%4)"/>
      <w:lvlJc w:val="left"/>
      <w:pPr>
        <w:tabs>
          <w:tab w:val="num" w:pos="2880"/>
        </w:tabs>
        <w:ind w:left="2880" w:hanging="720"/>
      </w:pPr>
      <w:rPr>
        <w:rFonts w:hint="default"/>
      </w:rPr>
    </w:lvl>
    <w:lvl w:ilvl="4">
      <w:start w:val="1"/>
      <w:numFmt w:val="lowerRoman"/>
      <w:lvlText w:val="(%5)"/>
      <w:lvlJc w:val="left"/>
      <w:pPr>
        <w:tabs>
          <w:tab w:val="num" w:pos="3600"/>
        </w:tabs>
        <w:ind w:left="3600" w:hanging="720"/>
      </w:pPr>
      <w:rPr>
        <w:rFonts w:hint="default"/>
      </w:rPr>
    </w:lvl>
    <w:lvl w:ilvl="5">
      <w:start w:val="1"/>
      <w:numFmt w:val="lowerRoman"/>
      <w:lvlText w:val="(%6)"/>
      <w:lvlJc w:val="left"/>
      <w:pPr>
        <w:tabs>
          <w:tab w:val="num" w:pos="2160"/>
        </w:tabs>
        <w:ind w:left="4320" w:hanging="72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2" w15:restartNumberingAfterBreak="0">
    <w:nsid w:val="4EDC07E7"/>
    <w:multiLevelType w:val="hybridMultilevel"/>
    <w:tmpl w:val="70642922"/>
    <w:lvl w:ilvl="0" w:tplc="D83898B8">
      <w:start w:val="99"/>
      <w:numFmt w:val="decimal"/>
      <w:lvlText w:val="%1"/>
      <w:lvlJc w:val="left"/>
      <w:pPr>
        <w:tabs>
          <w:tab w:val="num" w:pos="432"/>
        </w:tabs>
        <w:ind w:left="432" w:hanging="360"/>
      </w:pPr>
      <w:rPr>
        <w:rFonts w:ascii="Arial" w:hAnsi="Arial" w:hint="default"/>
      </w:rPr>
    </w:lvl>
    <w:lvl w:ilvl="1" w:tplc="4F5E58D0" w:tentative="1">
      <w:start w:val="1"/>
      <w:numFmt w:val="lowerLetter"/>
      <w:lvlText w:val="%2."/>
      <w:lvlJc w:val="left"/>
      <w:pPr>
        <w:tabs>
          <w:tab w:val="num" w:pos="1152"/>
        </w:tabs>
        <w:ind w:left="1152" w:hanging="360"/>
      </w:pPr>
    </w:lvl>
    <w:lvl w:ilvl="2" w:tplc="8466BD46" w:tentative="1">
      <w:start w:val="1"/>
      <w:numFmt w:val="lowerRoman"/>
      <w:lvlText w:val="%3."/>
      <w:lvlJc w:val="right"/>
      <w:pPr>
        <w:tabs>
          <w:tab w:val="num" w:pos="1872"/>
        </w:tabs>
        <w:ind w:left="1872" w:hanging="180"/>
      </w:pPr>
    </w:lvl>
    <w:lvl w:ilvl="3" w:tplc="A95490F2" w:tentative="1">
      <w:start w:val="1"/>
      <w:numFmt w:val="decimal"/>
      <w:lvlText w:val="%4."/>
      <w:lvlJc w:val="left"/>
      <w:pPr>
        <w:tabs>
          <w:tab w:val="num" w:pos="2592"/>
        </w:tabs>
        <w:ind w:left="2592" w:hanging="360"/>
      </w:pPr>
    </w:lvl>
    <w:lvl w:ilvl="4" w:tplc="11B25ED2" w:tentative="1">
      <w:start w:val="1"/>
      <w:numFmt w:val="lowerLetter"/>
      <w:lvlText w:val="%5."/>
      <w:lvlJc w:val="left"/>
      <w:pPr>
        <w:tabs>
          <w:tab w:val="num" w:pos="3312"/>
        </w:tabs>
        <w:ind w:left="3312" w:hanging="360"/>
      </w:pPr>
    </w:lvl>
    <w:lvl w:ilvl="5" w:tplc="00B0C77E" w:tentative="1">
      <w:start w:val="1"/>
      <w:numFmt w:val="lowerRoman"/>
      <w:lvlText w:val="%6."/>
      <w:lvlJc w:val="right"/>
      <w:pPr>
        <w:tabs>
          <w:tab w:val="num" w:pos="4032"/>
        </w:tabs>
        <w:ind w:left="4032" w:hanging="180"/>
      </w:pPr>
    </w:lvl>
    <w:lvl w:ilvl="6" w:tplc="DE24ADB2" w:tentative="1">
      <w:start w:val="1"/>
      <w:numFmt w:val="decimal"/>
      <w:lvlText w:val="%7."/>
      <w:lvlJc w:val="left"/>
      <w:pPr>
        <w:tabs>
          <w:tab w:val="num" w:pos="4752"/>
        </w:tabs>
        <w:ind w:left="4752" w:hanging="360"/>
      </w:pPr>
    </w:lvl>
    <w:lvl w:ilvl="7" w:tplc="F34AED44" w:tentative="1">
      <w:start w:val="1"/>
      <w:numFmt w:val="lowerLetter"/>
      <w:lvlText w:val="%8."/>
      <w:lvlJc w:val="left"/>
      <w:pPr>
        <w:tabs>
          <w:tab w:val="num" w:pos="5472"/>
        </w:tabs>
        <w:ind w:left="5472" w:hanging="360"/>
      </w:pPr>
    </w:lvl>
    <w:lvl w:ilvl="8" w:tplc="C91E002C" w:tentative="1">
      <w:start w:val="1"/>
      <w:numFmt w:val="lowerRoman"/>
      <w:lvlText w:val="%9."/>
      <w:lvlJc w:val="right"/>
      <w:pPr>
        <w:tabs>
          <w:tab w:val="num" w:pos="6192"/>
        </w:tabs>
        <w:ind w:left="6192" w:hanging="180"/>
      </w:pPr>
    </w:lvl>
  </w:abstractNum>
  <w:abstractNum w:abstractNumId="23" w15:restartNumberingAfterBreak="0">
    <w:nsid w:val="4F11000F"/>
    <w:multiLevelType w:val="hybridMultilevel"/>
    <w:tmpl w:val="E54C5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5697267"/>
    <w:multiLevelType w:val="multilevel"/>
    <w:tmpl w:val="7F822D5E"/>
    <w:lvl w:ilvl="0">
      <w:start w:val="1"/>
      <w:numFmt w:val="upperRoman"/>
      <w:lvlRestart w:val="0"/>
      <w:lvlText w:val="%1."/>
      <w:lvlJc w:val="left"/>
      <w:pPr>
        <w:tabs>
          <w:tab w:val="num" w:pos="720"/>
        </w:tabs>
        <w:ind w:left="720" w:hanging="720"/>
      </w:pPr>
      <w:rPr>
        <w:rFonts w:hint="default"/>
        <w:b w:val="0"/>
        <w:i w:val="0"/>
        <w:color w:val="auto"/>
        <w:sz w:val="24"/>
      </w:rPr>
    </w:lvl>
    <w:lvl w:ilvl="1">
      <w:start w:val="1"/>
      <w:numFmt w:val="upperLetter"/>
      <w:lvlText w:val="%2."/>
      <w:lvlJc w:val="left"/>
      <w:pPr>
        <w:tabs>
          <w:tab w:val="num" w:pos="1440"/>
        </w:tabs>
        <w:ind w:left="1440" w:hanging="720"/>
      </w:pPr>
      <w:rPr>
        <w:rFonts w:ascii="Calibri" w:hAnsi="Calibri" w:cs="Arial" w:hint="default"/>
        <w:b w:val="0"/>
        <w:i w:val="0"/>
        <w:caps w:val="0"/>
        <w:strike w:val="0"/>
        <w:dstrike w:val="0"/>
        <w:color w:val="auto"/>
        <w:sz w:val="22"/>
        <w:szCs w:val="22"/>
      </w:rPr>
    </w:lvl>
    <w:lvl w:ilvl="2">
      <w:start w:val="1"/>
      <w:numFmt w:val="decimal"/>
      <w:lvlText w:val="%3."/>
      <w:lvlJc w:val="left"/>
      <w:pPr>
        <w:tabs>
          <w:tab w:val="num" w:pos="2160"/>
        </w:tabs>
        <w:ind w:left="2160" w:hanging="720"/>
      </w:pPr>
      <w:rPr>
        <w:rFonts w:ascii="Calibri" w:hAnsi="Calibri" w:cs="Arial" w:hint="default"/>
        <w:b w:val="0"/>
        <w:i w:val="0"/>
        <w:sz w:val="22"/>
        <w:szCs w:val="22"/>
      </w:rPr>
    </w:lvl>
    <w:lvl w:ilvl="3" w:tentative="1">
      <w:start w:val="1"/>
      <w:numFmt w:val="lowerLetter"/>
      <w:lvlText w:val="%4."/>
      <w:lvlJc w:val="left"/>
      <w:pPr>
        <w:tabs>
          <w:tab w:val="num" w:pos="2880"/>
        </w:tabs>
        <w:ind w:left="2880" w:hanging="720"/>
      </w:pPr>
    </w:lvl>
    <w:lvl w:ilvl="4" w:tentative="1">
      <w:start w:val="1"/>
      <w:numFmt w:val="decimal"/>
      <w:lvlText w:val="(%5)"/>
      <w:lvlJc w:val="left"/>
      <w:pPr>
        <w:tabs>
          <w:tab w:val="num" w:pos="3600"/>
        </w:tabs>
        <w:ind w:left="3600" w:hanging="720"/>
      </w:pPr>
    </w:lvl>
    <w:lvl w:ilvl="5" w:tentative="1">
      <w:start w:val="1"/>
      <w:numFmt w:val="lowerLetter"/>
      <w:lvlText w:val="(%6)"/>
      <w:lvlJc w:val="left"/>
      <w:pPr>
        <w:tabs>
          <w:tab w:val="num" w:pos="4320"/>
        </w:tabs>
        <w:ind w:left="4320" w:hanging="720"/>
      </w:pPr>
    </w:lvl>
    <w:lvl w:ilvl="6" w:tentative="1">
      <w:start w:val="1"/>
      <w:numFmt w:val="lowerRoman"/>
      <w:lvlText w:val="(%7.)"/>
      <w:lvlJc w:val="left"/>
      <w:pPr>
        <w:tabs>
          <w:tab w:val="num" w:pos="5040"/>
        </w:tabs>
        <w:ind w:left="4320" w:firstLine="0"/>
      </w:pPr>
    </w:lvl>
    <w:lvl w:ilvl="7" w:tentative="1">
      <w:start w:val="1"/>
      <w:numFmt w:val="lowerLetter"/>
      <w:lvlText w:val="%8."/>
      <w:lvlJc w:val="left"/>
      <w:pPr>
        <w:tabs>
          <w:tab w:val="num" w:pos="2880"/>
        </w:tabs>
        <w:ind w:left="2880" w:hanging="360"/>
      </w:pPr>
    </w:lvl>
    <w:lvl w:ilvl="8" w:tentative="1">
      <w:start w:val="1"/>
      <w:numFmt w:val="lowerRoman"/>
      <w:lvlText w:val="%9."/>
      <w:lvlJc w:val="left"/>
      <w:pPr>
        <w:tabs>
          <w:tab w:val="num" w:pos="3240"/>
        </w:tabs>
        <w:ind w:left="3240" w:hanging="360"/>
      </w:pPr>
    </w:lvl>
  </w:abstractNum>
  <w:abstractNum w:abstractNumId="25" w15:restartNumberingAfterBreak="0">
    <w:nsid w:val="569F6AD8"/>
    <w:multiLevelType w:val="multilevel"/>
    <w:tmpl w:val="A90E18FC"/>
    <w:lvl w:ilvl="0">
      <w:start w:val="1"/>
      <w:numFmt w:val="decimal"/>
      <w:lvlText w:val="(%1)"/>
      <w:lvlJc w:val="left"/>
      <w:pPr>
        <w:tabs>
          <w:tab w:val="num" w:pos="720"/>
        </w:tabs>
        <w:ind w:left="720" w:hanging="720"/>
      </w:pPr>
      <w:rPr>
        <w:rFonts w:hint="default"/>
        <w:b w:val="0"/>
        <w:i w:val="0"/>
        <w:color w:val="auto"/>
        <w:sz w:val="24"/>
        <w:szCs w:val="24"/>
      </w:rPr>
    </w:lvl>
    <w:lvl w:ilvl="1">
      <w:start w:val="1"/>
      <w:numFmt w:val="lowerLetter"/>
      <w:lvlText w:val="(%2)"/>
      <w:lvlJc w:val="left"/>
      <w:pPr>
        <w:tabs>
          <w:tab w:val="num" w:pos="1440"/>
        </w:tabs>
        <w:ind w:left="1440" w:hanging="720"/>
      </w:pPr>
      <w:rPr>
        <w:rFonts w:hint="default"/>
        <w:b w:val="0"/>
        <w:i w:val="0"/>
        <w:strike w:val="0"/>
        <w:dstrike w:val="0"/>
        <w:sz w:val="24"/>
        <w:szCs w:val="24"/>
      </w:rPr>
    </w:lvl>
    <w:lvl w:ilvl="2">
      <w:start w:val="1"/>
      <w:numFmt w:val="lowerRoman"/>
      <w:lvlText w:val="(%3)"/>
      <w:lvlJc w:val="left"/>
      <w:pPr>
        <w:tabs>
          <w:tab w:val="num" w:pos="2160"/>
        </w:tabs>
        <w:ind w:left="2160" w:hanging="720"/>
      </w:pPr>
      <w:rPr>
        <w:rFonts w:ascii="Arial" w:hAnsi="Arial" w:hint="default"/>
        <w:b w:val="0"/>
        <w:i w:val="0"/>
        <w:sz w:val="24"/>
        <w:szCs w:val="24"/>
      </w:rPr>
    </w:lvl>
    <w:lvl w:ilvl="3">
      <w:start w:val="1"/>
      <w:numFmt w:val="lowerLetter"/>
      <w:lvlText w:val="(%4)"/>
      <w:lvlJc w:val="left"/>
      <w:pPr>
        <w:tabs>
          <w:tab w:val="num" w:pos="2880"/>
        </w:tabs>
        <w:ind w:left="2880" w:hanging="720"/>
      </w:pPr>
      <w:rPr>
        <w:rFonts w:hint="default"/>
      </w:rPr>
    </w:lvl>
    <w:lvl w:ilvl="4">
      <w:start w:val="6"/>
      <w:numFmt w:val="lowerRoman"/>
      <w:lvlText w:val="(%5)"/>
      <w:lvlJc w:val="left"/>
      <w:pPr>
        <w:tabs>
          <w:tab w:val="num" w:pos="3600"/>
        </w:tabs>
        <w:ind w:left="3600" w:hanging="720"/>
      </w:pPr>
      <w:rPr>
        <w:rFonts w:hint="default"/>
      </w:rPr>
    </w:lvl>
    <w:lvl w:ilvl="5">
      <w:start w:val="1"/>
      <w:numFmt w:val="decimal"/>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6" w15:restartNumberingAfterBreak="0">
    <w:nsid w:val="57BD3BDC"/>
    <w:multiLevelType w:val="multilevel"/>
    <w:tmpl w:val="B11C1818"/>
    <w:lvl w:ilvl="0">
      <w:start w:val="7"/>
      <w:numFmt w:val="decimal"/>
      <w:lvlText w:val="(%1)"/>
      <w:lvlJc w:val="left"/>
      <w:pPr>
        <w:tabs>
          <w:tab w:val="num" w:pos="360"/>
        </w:tabs>
        <w:ind w:left="360" w:hanging="360"/>
      </w:pPr>
      <w:rPr>
        <w:rFonts w:hint="default"/>
      </w:rPr>
    </w:lvl>
    <w:lvl w:ilvl="1">
      <w:start w:val="1"/>
      <w:numFmt w:val="upperLetter"/>
      <w:lvlText w:val="%2)"/>
      <w:lvlJc w:val="left"/>
      <w:pPr>
        <w:tabs>
          <w:tab w:val="num" w:pos="720"/>
        </w:tabs>
        <w:ind w:left="720" w:hanging="360"/>
      </w:pPr>
      <w:rPr>
        <w:rFonts w:hint="default"/>
      </w:rPr>
    </w:lvl>
    <w:lvl w:ilvl="2">
      <w:start w:val="1"/>
      <w:numFmt w:val="lowerLetter"/>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7" w15:restartNumberingAfterBreak="0">
    <w:nsid w:val="5A6B0742"/>
    <w:multiLevelType w:val="hybridMultilevel"/>
    <w:tmpl w:val="67EE99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B39562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9" w15:restartNumberingAfterBreak="0">
    <w:nsid w:val="5E0B0FA6"/>
    <w:multiLevelType w:val="multilevel"/>
    <w:tmpl w:val="278A57EC"/>
    <w:lvl w:ilvl="0">
      <w:start w:val="9"/>
      <w:numFmt w:val="decimal"/>
      <w:lvlText w:val="(%1)"/>
      <w:lvlJc w:val="left"/>
      <w:pPr>
        <w:tabs>
          <w:tab w:val="num" w:pos="360"/>
        </w:tabs>
        <w:ind w:left="1440" w:hanging="720"/>
      </w:pPr>
      <w:rPr>
        <w:rFonts w:hint="default"/>
      </w:rPr>
    </w:lvl>
    <w:lvl w:ilvl="1">
      <w:start w:val="1"/>
      <w:numFmt w:val="lowerLetter"/>
      <w:lvlText w:val="(%2)"/>
      <w:lvlJc w:val="left"/>
      <w:pPr>
        <w:tabs>
          <w:tab w:val="num" w:pos="720"/>
        </w:tabs>
        <w:ind w:left="2160" w:hanging="720"/>
      </w:pPr>
      <w:rPr>
        <w:rFonts w:hint="default"/>
      </w:rPr>
    </w:lvl>
    <w:lvl w:ilvl="2">
      <w:start w:val="1"/>
      <w:numFmt w:val="lowerRoman"/>
      <w:lvlText w:val="(%3)"/>
      <w:lvlJc w:val="left"/>
      <w:pPr>
        <w:tabs>
          <w:tab w:val="num" w:pos="1080"/>
        </w:tabs>
        <w:ind w:left="2880" w:hanging="720"/>
      </w:pPr>
      <w:rPr>
        <w:rFonts w:hint="default"/>
      </w:rPr>
    </w:lvl>
    <w:lvl w:ilvl="3">
      <w:start w:val="1"/>
      <w:numFmt w:val="decimal"/>
      <w:lvlText w:val="(%4)"/>
      <w:lvlJc w:val="left"/>
      <w:pPr>
        <w:tabs>
          <w:tab w:val="num" w:pos="1440"/>
        </w:tabs>
        <w:ind w:left="3600" w:hanging="720"/>
      </w:pPr>
      <w:rPr>
        <w:rFonts w:hint="default"/>
      </w:rPr>
    </w:lvl>
    <w:lvl w:ilvl="4">
      <w:start w:val="1"/>
      <w:numFmt w:val="lowerLetter"/>
      <w:lvlText w:val="(%5)"/>
      <w:lvlJc w:val="left"/>
      <w:pPr>
        <w:tabs>
          <w:tab w:val="num" w:pos="1800"/>
        </w:tabs>
        <w:ind w:left="4320" w:hanging="72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0" w15:restartNumberingAfterBreak="0">
    <w:nsid w:val="60E0387D"/>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1" w15:restartNumberingAfterBreak="0">
    <w:nsid w:val="61914BFA"/>
    <w:multiLevelType w:val="hybridMultilevel"/>
    <w:tmpl w:val="09DA2C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61985D3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3" w15:restartNumberingAfterBreak="0">
    <w:nsid w:val="61CC10FA"/>
    <w:multiLevelType w:val="hybridMultilevel"/>
    <w:tmpl w:val="F89E6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2465AE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5" w15:restartNumberingAfterBreak="0">
    <w:nsid w:val="6371306D"/>
    <w:multiLevelType w:val="multilevel"/>
    <w:tmpl w:val="CB2AA598"/>
    <w:lvl w:ilvl="0">
      <w:start w:val="8"/>
      <w:numFmt w:val="decimal"/>
      <w:lvlText w:val="(%1)"/>
      <w:lvlJc w:val="left"/>
      <w:pPr>
        <w:tabs>
          <w:tab w:val="num" w:pos="360"/>
        </w:tabs>
        <w:ind w:left="360" w:hanging="360"/>
      </w:pPr>
      <w:rPr>
        <w:rFonts w:hint="default"/>
      </w:rPr>
    </w:lvl>
    <w:lvl w:ilvl="1">
      <w:start w:val="2"/>
      <w:numFmt w:val="upperLetter"/>
      <w:lvlText w:val="%2)"/>
      <w:lvlJc w:val="left"/>
      <w:pPr>
        <w:tabs>
          <w:tab w:val="num" w:pos="720"/>
        </w:tabs>
        <w:ind w:left="720" w:hanging="360"/>
      </w:pPr>
      <w:rPr>
        <w:rFonts w:hint="default"/>
      </w:rPr>
    </w:lvl>
    <w:lvl w:ilvl="2">
      <w:start w:val="1"/>
      <w:numFmt w:val="lowerLetter"/>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6" w15:restartNumberingAfterBreak="0">
    <w:nsid w:val="639812D3"/>
    <w:multiLevelType w:val="multilevel"/>
    <w:tmpl w:val="C0E0060E"/>
    <w:lvl w:ilvl="0">
      <w:start w:val="1"/>
      <w:numFmt w:val="decimal"/>
      <w:lvlText w:val="(%1)"/>
      <w:lvlJc w:val="left"/>
      <w:pPr>
        <w:tabs>
          <w:tab w:val="num" w:pos="360"/>
        </w:tabs>
        <w:ind w:left="1440" w:hanging="720"/>
      </w:pPr>
      <w:rPr>
        <w:rFonts w:hint="default"/>
      </w:rPr>
    </w:lvl>
    <w:lvl w:ilvl="1">
      <w:start w:val="1"/>
      <w:numFmt w:val="lowerLetter"/>
      <w:lvlText w:val="(%2)"/>
      <w:lvlJc w:val="left"/>
      <w:pPr>
        <w:tabs>
          <w:tab w:val="num" w:pos="720"/>
        </w:tabs>
        <w:ind w:left="2160" w:hanging="720"/>
      </w:pPr>
      <w:rPr>
        <w:rFonts w:hint="default"/>
      </w:rPr>
    </w:lvl>
    <w:lvl w:ilvl="2">
      <w:start w:val="1"/>
      <w:numFmt w:val="lowerRoman"/>
      <w:lvlText w:val="(%3)"/>
      <w:lvlJc w:val="left"/>
      <w:pPr>
        <w:tabs>
          <w:tab w:val="num" w:pos="1080"/>
        </w:tabs>
        <w:ind w:left="2880" w:hanging="720"/>
      </w:pPr>
      <w:rPr>
        <w:rFonts w:hint="default"/>
      </w:rPr>
    </w:lvl>
    <w:lvl w:ilvl="3">
      <w:start w:val="1"/>
      <w:numFmt w:val="decimal"/>
      <w:lvlText w:val="(%4)"/>
      <w:lvlJc w:val="left"/>
      <w:pPr>
        <w:tabs>
          <w:tab w:val="num" w:pos="1440"/>
        </w:tabs>
        <w:ind w:left="3600" w:hanging="720"/>
      </w:pPr>
      <w:rPr>
        <w:rFonts w:hint="default"/>
      </w:rPr>
    </w:lvl>
    <w:lvl w:ilvl="4">
      <w:start w:val="1"/>
      <w:numFmt w:val="lowerLetter"/>
      <w:lvlText w:val="(%5)"/>
      <w:lvlJc w:val="left"/>
      <w:pPr>
        <w:tabs>
          <w:tab w:val="num" w:pos="1800"/>
        </w:tabs>
        <w:ind w:left="4320" w:hanging="72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7" w15:restartNumberingAfterBreak="0">
    <w:nsid w:val="67E50558"/>
    <w:multiLevelType w:val="hybridMultilevel"/>
    <w:tmpl w:val="6CFED6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73223AF4"/>
    <w:multiLevelType w:val="hybridMultilevel"/>
    <w:tmpl w:val="8484570E"/>
    <w:lvl w:ilvl="0" w:tplc="04090001">
      <w:start w:val="1"/>
      <w:numFmt w:val="bullet"/>
      <w:lvlText w:val=""/>
      <w:lvlJc w:val="left"/>
      <w:pPr>
        <w:ind w:left="900" w:hanging="360"/>
      </w:pPr>
      <w:rPr>
        <w:rFonts w:ascii="Symbol" w:hAnsi="Symbol"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9" w15:restartNumberingAfterBreak="0">
    <w:nsid w:val="751E4C7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0" w15:restartNumberingAfterBreak="0">
    <w:nsid w:val="75A80205"/>
    <w:multiLevelType w:val="multilevel"/>
    <w:tmpl w:val="CB2AA598"/>
    <w:lvl w:ilvl="0">
      <w:start w:val="8"/>
      <w:numFmt w:val="decimal"/>
      <w:lvlText w:val="(%1)"/>
      <w:lvlJc w:val="left"/>
      <w:pPr>
        <w:tabs>
          <w:tab w:val="num" w:pos="360"/>
        </w:tabs>
        <w:ind w:left="360" w:hanging="360"/>
      </w:pPr>
      <w:rPr>
        <w:rFonts w:hint="default"/>
      </w:rPr>
    </w:lvl>
    <w:lvl w:ilvl="1">
      <w:start w:val="2"/>
      <w:numFmt w:val="upperLetter"/>
      <w:lvlText w:val="%2)"/>
      <w:lvlJc w:val="left"/>
      <w:pPr>
        <w:tabs>
          <w:tab w:val="num" w:pos="720"/>
        </w:tabs>
        <w:ind w:left="720" w:hanging="360"/>
      </w:pPr>
      <w:rPr>
        <w:rFonts w:hint="default"/>
      </w:rPr>
    </w:lvl>
    <w:lvl w:ilvl="2">
      <w:start w:val="1"/>
      <w:numFmt w:val="lowerLetter"/>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1" w15:restartNumberingAfterBreak="0">
    <w:nsid w:val="78081C51"/>
    <w:multiLevelType w:val="multilevel"/>
    <w:tmpl w:val="F48C2792"/>
    <w:lvl w:ilvl="0">
      <w:start w:val="1"/>
      <w:numFmt w:val="decimal"/>
      <w:lvlText w:val="(%1)"/>
      <w:lvlJc w:val="left"/>
      <w:pPr>
        <w:tabs>
          <w:tab w:val="num" w:pos="360"/>
        </w:tabs>
        <w:ind w:left="1440" w:hanging="720"/>
      </w:pPr>
      <w:rPr>
        <w:rFonts w:hint="default"/>
      </w:rPr>
    </w:lvl>
    <w:lvl w:ilvl="1">
      <w:start w:val="1"/>
      <w:numFmt w:val="bullet"/>
      <w:lvlText w:val=""/>
      <w:lvlJc w:val="left"/>
      <w:pPr>
        <w:tabs>
          <w:tab w:val="num" w:pos="1800"/>
        </w:tabs>
        <w:ind w:left="1800" w:hanging="360"/>
      </w:pPr>
      <w:rPr>
        <w:rFonts w:ascii="Symbol" w:hAnsi="Symbol" w:hint="default"/>
        <w:color w:val="auto"/>
      </w:rPr>
    </w:lvl>
    <w:lvl w:ilvl="2">
      <w:start w:val="1"/>
      <w:numFmt w:val="lowerRoman"/>
      <w:lvlText w:val="(%3)"/>
      <w:lvlJc w:val="left"/>
      <w:pPr>
        <w:tabs>
          <w:tab w:val="num" w:pos="1080"/>
        </w:tabs>
        <w:ind w:left="2880" w:hanging="720"/>
      </w:pPr>
      <w:rPr>
        <w:rFonts w:hint="default"/>
      </w:rPr>
    </w:lvl>
    <w:lvl w:ilvl="3">
      <w:start w:val="1"/>
      <w:numFmt w:val="decimal"/>
      <w:lvlText w:val="(%4)"/>
      <w:lvlJc w:val="left"/>
      <w:pPr>
        <w:tabs>
          <w:tab w:val="num" w:pos="1440"/>
        </w:tabs>
        <w:ind w:left="3600" w:hanging="720"/>
      </w:pPr>
      <w:rPr>
        <w:rFonts w:hint="default"/>
      </w:rPr>
    </w:lvl>
    <w:lvl w:ilvl="4">
      <w:start w:val="1"/>
      <w:numFmt w:val="lowerLetter"/>
      <w:lvlText w:val="(%5)"/>
      <w:lvlJc w:val="left"/>
      <w:pPr>
        <w:tabs>
          <w:tab w:val="num" w:pos="1800"/>
        </w:tabs>
        <w:ind w:left="4320" w:hanging="72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2" w15:restartNumberingAfterBreak="0">
    <w:nsid w:val="7A3C2B08"/>
    <w:multiLevelType w:val="multilevel"/>
    <w:tmpl w:val="C0E0060E"/>
    <w:lvl w:ilvl="0">
      <w:start w:val="1"/>
      <w:numFmt w:val="decimal"/>
      <w:lvlText w:val="(%1)"/>
      <w:lvlJc w:val="left"/>
      <w:pPr>
        <w:tabs>
          <w:tab w:val="num" w:pos="360"/>
        </w:tabs>
        <w:ind w:left="1440" w:hanging="720"/>
      </w:pPr>
      <w:rPr>
        <w:rFonts w:hint="default"/>
      </w:rPr>
    </w:lvl>
    <w:lvl w:ilvl="1">
      <w:start w:val="1"/>
      <w:numFmt w:val="lowerLetter"/>
      <w:lvlText w:val="(%2)"/>
      <w:lvlJc w:val="left"/>
      <w:pPr>
        <w:tabs>
          <w:tab w:val="num" w:pos="720"/>
        </w:tabs>
        <w:ind w:left="2160" w:hanging="720"/>
      </w:pPr>
      <w:rPr>
        <w:rFonts w:hint="default"/>
      </w:rPr>
    </w:lvl>
    <w:lvl w:ilvl="2">
      <w:start w:val="1"/>
      <w:numFmt w:val="lowerRoman"/>
      <w:lvlText w:val="(%3)"/>
      <w:lvlJc w:val="left"/>
      <w:pPr>
        <w:tabs>
          <w:tab w:val="num" w:pos="1080"/>
        </w:tabs>
        <w:ind w:left="2880" w:hanging="720"/>
      </w:pPr>
      <w:rPr>
        <w:rFonts w:hint="default"/>
      </w:rPr>
    </w:lvl>
    <w:lvl w:ilvl="3">
      <w:start w:val="1"/>
      <w:numFmt w:val="decimal"/>
      <w:lvlText w:val="(%4)"/>
      <w:lvlJc w:val="left"/>
      <w:pPr>
        <w:tabs>
          <w:tab w:val="num" w:pos="1440"/>
        </w:tabs>
        <w:ind w:left="3600" w:hanging="720"/>
      </w:pPr>
      <w:rPr>
        <w:rFonts w:hint="default"/>
      </w:rPr>
    </w:lvl>
    <w:lvl w:ilvl="4">
      <w:start w:val="1"/>
      <w:numFmt w:val="lowerLetter"/>
      <w:lvlText w:val="(%5)"/>
      <w:lvlJc w:val="left"/>
      <w:pPr>
        <w:tabs>
          <w:tab w:val="num" w:pos="1800"/>
        </w:tabs>
        <w:ind w:left="4320" w:hanging="72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num w:numId="1" w16cid:durableId="1491290232">
    <w:abstractNumId w:val="12"/>
  </w:num>
  <w:num w:numId="2" w16cid:durableId="38870157">
    <w:abstractNumId w:val="7"/>
  </w:num>
  <w:num w:numId="3" w16cid:durableId="983394736">
    <w:abstractNumId w:val="6"/>
  </w:num>
  <w:num w:numId="4" w16cid:durableId="1101217905">
    <w:abstractNumId w:val="0"/>
  </w:num>
  <w:num w:numId="5" w16cid:durableId="310253806">
    <w:abstractNumId w:val="26"/>
  </w:num>
  <w:num w:numId="6" w16cid:durableId="1467622029">
    <w:abstractNumId w:val="9"/>
  </w:num>
  <w:num w:numId="7" w16cid:durableId="1247886747">
    <w:abstractNumId w:val="11"/>
  </w:num>
  <w:num w:numId="8" w16cid:durableId="2143839779">
    <w:abstractNumId w:val="35"/>
  </w:num>
  <w:num w:numId="9" w16cid:durableId="1708604492">
    <w:abstractNumId w:val="40"/>
  </w:num>
  <w:num w:numId="10" w16cid:durableId="1018001442">
    <w:abstractNumId w:val="13"/>
  </w:num>
  <w:num w:numId="11" w16cid:durableId="848835115">
    <w:abstractNumId w:val="22"/>
  </w:num>
  <w:num w:numId="12" w16cid:durableId="1237133138">
    <w:abstractNumId w:val="21"/>
  </w:num>
  <w:num w:numId="13" w16cid:durableId="1718699028">
    <w:abstractNumId w:val="41"/>
  </w:num>
  <w:num w:numId="14" w16cid:durableId="668676865">
    <w:abstractNumId w:val="16"/>
  </w:num>
  <w:num w:numId="15" w16cid:durableId="1086149862">
    <w:abstractNumId w:val="36"/>
  </w:num>
  <w:num w:numId="16" w16cid:durableId="1057321690">
    <w:abstractNumId w:val="14"/>
  </w:num>
  <w:num w:numId="17" w16cid:durableId="1817607800">
    <w:abstractNumId w:val="29"/>
  </w:num>
  <w:num w:numId="18" w16cid:durableId="1784305611">
    <w:abstractNumId w:val="18"/>
  </w:num>
  <w:num w:numId="19" w16cid:durableId="1430665509">
    <w:abstractNumId w:val="30"/>
  </w:num>
  <w:num w:numId="20" w16cid:durableId="125052562">
    <w:abstractNumId w:val="34"/>
  </w:num>
  <w:num w:numId="21" w16cid:durableId="1215190874">
    <w:abstractNumId w:val="5"/>
  </w:num>
  <w:num w:numId="22" w16cid:durableId="20207606">
    <w:abstractNumId w:val="15"/>
  </w:num>
  <w:num w:numId="23" w16cid:durableId="1531993710">
    <w:abstractNumId w:val="28"/>
  </w:num>
  <w:num w:numId="24" w16cid:durableId="1388917908">
    <w:abstractNumId w:val="39"/>
  </w:num>
  <w:num w:numId="25" w16cid:durableId="792211991">
    <w:abstractNumId w:val="20"/>
  </w:num>
  <w:num w:numId="26" w16cid:durableId="1839231028">
    <w:abstractNumId w:val="32"/>
  </w:num>
  <w:num w:numId="27" w16cid:durableId="1848859368">
    <w:abstractNumId w:val="42"/>
  </w:num>
  <w:num w:numId="28" w16cid:durableId="2033726769">
    <w:abstractNumId w:val="2"/>
  </w:num>
  <w:num w:numId="29" w16cid:durableId="540478088">
    <w:abstractNumId w:val="3"/>
  </w:num>
  <w:num w:numId="30" w16cid:durableId="2013799024">
    <w:abstractNumId w:val="25"/>
  </w:num>
  <w:num w:numId="31" w16cid:durableId="1956328336">
    <w:abstractNumId w:val="24"/>
  </w:num>
  <w:num w:numId="32" w16cid:durableId="331950781">
    <w:abstractNumId w:val="38"/>
  </w:num>
  <w:num w:numId="33" w16cid:durableId="1031689069">
    <w:abstractNumId w:val="27"/>
  </w:num>
  <w:num w:numId="34" w16cid:durableId="1395549541">
    <w:abstractNumId w:val="1"/>
  </w:num>
  <w:num w:numId="35" w16cid:durableId="1546063850">
    <w:abstractNumId w:val="31"/>
  </w:num>
  <w:num w:numId="36" w16cid:durableId="1739281464">
    <w:abstractNumId w:val="37"/>
  </w:num>
  <w:num w:numId="37" w16cid:durableId="1715496146">
    <w:abstractNumId w:val="8"/>
  </w:num>
  <w:num w:numId="38" w16cid:durableId="1297759036">
    <w:abstractNumId w:val="23"/>
  </w:num>
  <w:num w:numId="39" w16cid:durableId="1820000712">
    <w:abstractNumId w:val="19"/>
  </w:num>
  <w:num w:numId="40" w16cid:durableId="1169980367">
    <w:abstractNumId w:val="10"/>
  </w:num>
  <w:num w:numId="41" w16cid:durableId="1829664992">
    <w:abstractNumId w:val="4"/>
  </w:num>
  <w:num w:numId="42" w16cid:durableId="2143426332">
    <w:abstractNumId w:val="33"/>
  </w:num>
  <w:num w:numId="43" w16cid:durableId="1627539889">
    <w:abstractNumId w:val="1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embedSystemFonts/>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usePrinterMetrics/>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8A7D7F"/>
    <w:rsid w:val="00014F04"/>
    <w:rsid w:val="00043683"/>
    <w:rsid w:val="000551E9"/>
    <w:rsid w:val="00071EF0"/>
    <w:rsid w:val="0009402A"/>
    <w:rsid w:val="000D2364"/>
    <w:rsid w:val="00144371"/>
    <w:rsid w:val="001574AF"/>
    <w:rsid w:val="00166405"/>
    <w:rsid w:val="001708A6"/>
    <w:rsid w:val="0017356A"/>
    <w:rsid w:val="00174EE3"/>
    <w:rsid w:val="001B1737"/>
    <w:rsid w:val="001D3B72"/>
    <w:rsid w:val="00216518"/>
    <w:rsid w:val="00224CEB"/>
    <w:rsid w:val="00234ECE"/>
    <w:rsid w:val="00237724"/>
    <w:rsid w:val="00250AA2"/>
    <w:rsid w:val="002559DD"/>
    <w:rsid w:val="00267B43"/>
    <w:rsid w:val="00271978"/>
    <w:rsid w:val="0027220C"/>
    <w:rsid w:val="002816E6"/>
    <w:rsid w:val="00285017"/>
    <w:rsid w:val="002B1103"/>
    <w:rsid w:val="002B5CC1"/>
    <w:rsid w:val="002F6203"/>
    <w:rsid w:val="00313F85"/>
    <w:rsid w:val="00344D8A"/>
    <w:rsid w:val="003A3C9A"/>
    <w:rsid w:val="003A72DF"/>
    <w:rsid w:val="003C2C0C"/>
    <w:rsid w:val="00414FFE"/>
    <w:rsid w:val="00415840"/>
    <w:rsid w:val="00417318"/>
    <w:rsid w:val="00425C8C"/>
    <w:rsid w:val="00435FE4"/>
    <w:rsid w:val="004372A4"/>
    <w:rsid w:val="00446AA2"/>
    <w:rsid w:val="00453CA7"/>
    <w:rsid w:val="004705A0"/>
    <w:rsid w:val="0047348A"/>
    <w:rsid w:val="00493AE8"/>
    <w:rsid w:val="0049497B"/>
    <w:rsid w:val="004A71AD"/>
    <w:rsid w:val="004F3C21"/>
    <w:rsid w:val="004F4EFB"/>
    <w:rsid w:val="004F66AA"/>
    <w:rsid w:val="00520F07"/>
    <w:rsid w:val="0055119E"/>
    <w:rsid w:val="00575C24"/>
    <w:rsid w:val="005E07AC"/>
    <w:rsid w:val="005E33BB"/>
    <w:rsid w:val="00692BE1"/>
    <w:rsid w:val="006E35E5"/>
    <w:rsid w:val="006E4FA7"/>
    <w:rsid w:val="006F1599"/>
    <w:rsid w:val="00704033"/>
    <w:rsid w:val="00710E0E"/>
    <w:rsid w:val="0071716C"/>
    <w:rsid w:val="00760046"/>
    <w:rsid w:val="00763660"/>
    <w:rsid w:val="00772EB4"/>
    <w:rsid w:val="007E7217"/>
    <w:rsid w:val="007F4ECB"/>
    <w:rsid w:val="0082065E"/>
    <w:rsid w:val="00820FED"/>
    <w:rsid w:val="008618BA"/>
    <w:rsid w:val="00863413"/>
    <w:rsid w:val="00863668"/>
    <w:rsid w:val="008776D1"/>
    <w:rsid w:val="00881543"/>
    <w:rsid w:val="0088201B"/>
    <w:rsid w:val="008A7D7F"/>
    <w:rsid w:val="008C2B5C"/>
    <w:rsid w:val="008F2CD7"/>
    <w:rsid w:val="009129DF"/>
    <w:rsid w:val="00924941"/>
    <w:rsid w:val="009362DE"/>
    <w:rsid w:val="00964033"/>
    <w:rsid w:val="00997C0A"/>
    <w:rsid w:val="00A263B7"/>
    <w:rsid w:val="00A73A04"/>
    <w:rsid w:val="00A844CC"/>
    <w:rsid w:val="00A8467D"/>
    <w:rsid w:val="00B11A50"/>
    <w:rsid w:val="00B23567"/>
    <w:rsid w:val="00B35039"/>
    <w:rsid w:val="00B352D9"/>
    <w:rsid w:val="00B47F5E"/>
    <w:rsid w:val="00B555E1"/>
    <w:rsid w:val="00B972DC"/>
    <w:rsid w:val="00BA2269"/>
    <w:rsid w:val="00BB178B"/>
    <w:rsid w:val="00BC05C4"/>
    <w:rsid w:val="00BC35C5"/>
    <w:rsid w:val="00BF18C4"/>
    <w:rsid w:val="00BF2F0E"/>
    <w:rsid w:val="00C36700"/>
    <w:rsid w:val="00C440A4"/>
    <w:rsid w:val="00C8754F"/>
    <w:rsid w:val="00C902D6"/>
    <w:rsid w:val="00CB7D36"/>
    <w:rsid w:val="00CC788C"/>
    <w:rsid w:val="00CE1F4C"/>
    <w:rsid w:val="00D360C3"/>
    <w:rsid w:val="00D82F3A"/>
    <w:rsid w:val="00DA7F39"/>
    <w:rsid w:val="00DC1B59"/>
    <w:rsid w:val="00DC257B"/>
    <w:rsid w:val="00DC68A9"/>
    <w:rsid w:val="00DD1B8A"/>
    <w:rsid w:val="00DD69C8"/>
    <w:rsid w:val="00E41122"/>
    <w:rsid w:val="00E479E1"/>
    <w:rsid w:val="00E52538"/>
    <w:rsid w:val="00E80014"/>
    <w:rsid w:val="00E85C24"/>
    <w:rsid w:val="00EB013F"/>
    <w:rsid w:val="00EB6052"/>
    <w:rsid w:val="00F31F2A"/>
    <w:rsid w:val="00F755E9"/>
    <w:rsid w:val="00F93C68"/>
    <w:rsid w:val="00F9531F"/>
    <w:rsid w:val="00FB34B4"/>
    <w:rsid w:val="00FB5785"/>
    <w:rsid w:val="00FF69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FE4F528D-A5F1-6049-BE78-B20F218D6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caption" w:semiHidden="1" w:unhideWhenUsed="1"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line="276" w:lineRule="auto"/>
      <w:pPrChange w:id="0" w:author="Henry" w:date="2026-09-25T20:02:00Z">
        <w:pPr>
          <w:spacing w:after="160" w:line="278" w:lineRule="auto"/>
        </w:pPr>
      </w:pPrChange>
    </w:pPr>
    <w:rPr>
      <w:rFonts w:eastAsiaTheme="minorHAnsi"/>
      <w:b/>
      <w:sz w:val="28"/>
      <w:szCs w:val="28"/>
      <w:rPrChange w:id="0" w:author="Henry" w:date="2026-09-25T20:02:00Z">
        <w:rPr>
          <w:rFonts w:ascii="Aptos" w:eastAsia="Aptos" w:hAnsi="Aptos"/>
          <w:kern w:val="2"/>
          <w:sz w:val="24"/>
          <w:szCs w:val="24"/>
          <w:lang w:val="en-US" w:eastAsia="en-US" w:bidi="ar-SA"/>
        </w:rPr>
      </w:rPrChange>
    </w:rPr>
  </w:style>
  <w:style w:type="paragraph" w:styleId="Heading1">
    <w:name w:val="heading 1"/>
    <w:basedOn w:val="Normal"/>
    <w:next w:val="Normal"/>
    <w:link w:val="Heading1Char"/>
    <w:uiPriority w:val="9"/>
    <w:qFormat/>
    <w:rsid w:val="00BC05C4"/>
    <w:pPr>
      <w:keepNext/>
      <w:spacing w:before="240" w:after="60"/>
      <w:outlineLvl w:val="0"/>
    </w:pPr>
    <w:rPr>
      <w:rFonts w:ascii="Cambria" w:eastAsia="Times New Roman" w:hAnsi="Cambria"/>
      <w:b w:val="0"/>
      <w:bCs/>
      <w:kern w:val="32"/>
      <w:sz w:val="32"/>
      <w:szCs w:val="32"/>
    </w:rPr>
  </w:style>
  <w:style w:type="paragraph" w:styleId="Heading2">
    <w:name w:val="heading 2"/>
    <w:basedOn w:val="Normal"/>
    <w:next w:val="Normal"/>
    <w:link w:val="Heading2Char"/>
    <w:uiPriority w:val="9"/>
    <w:unhideWhenUsed/>
    <w:qFormat/>
    <w:rsid w:val="00BC05C4"/>
    <w:pPr>
      <w:keepNext/>
      <w:spacing w:before="240" w:after="60"/>
      <w:outlineLvl w:val="1"/>
    </w:pPr>
    <w:rPr>
      <w:rFonts w:ascii="Cambria" w:eastAsia="Times New Roman" w:hAnsi="Cambria"/>
      <w:b w:val="0"/>
      <w:bCs/>
      <w:i/>
      <w:iCs/>
    </w:rPr>
  </w:style>
  <w:style w:type="paragraph" w:styleId="Heading3">
    <w:name w:val="heading 3"/>
    <w:basedOn w:val="Normal"/>
    <w:next w:val="Normal"/>
    <w:link w:val="Heading3Char"/>
    <w:uiPriority w:val="9"/>
    <w:semiHidden/>
    <w:unhideWhenUsed/>
    <w:qFormat/>
    <w:rsid w:val="00BC05C4"/>
    <w:pPr>
      <w:keepNext/>
      <w:spacing w:before="240" w:after="60"/>
      <w:outlineLvl w:val="2"/>
    </w:pPr>
    <w:rPr>
      <w:rFonts w:ascii="Cambria" w:eastAsia="Times New Roman" w:hAnsi="Cambria"/>
      <w:b w:val="0"/>
      <w:bCs/>
      <w:sz w:val="26"/>
      <w:szCs w:val="26"/>
    </w:rPr>
  </w:style>
  <w:style w:type="paragraph" w:styleId="Heading4">
    <w:name w:val="heading 4"/>
    <w:basedOn w:val="Normal"/>
    <w:next w:val="Normal"/>
    <w:link w:val="Heading4Char"/>
    <w:uiPriority w:val="9"/>
    <w:semiHidden/>
    <w:unhideWhenUsed/>
    <w:qFormat/>
    <w:rsid w:val="00BC05C4"/>
    <w:pPr>
      <w:keepNext/>
      <w:spacing w:before="240" w:after="60"/>
      <w:outlineLvl w:val="3"/>
    </w:pPr>
    <w:rPr>
      <w:b w:val="0"/>
      <w:bCs/>
    </w:rPr>
  </w:style>
  <w:style w:type="paragraph" w:styleId="Heading5">
    <w:name w:val="heading 5"/>
    <w:basedOn w:val="Normal"/>
    <w:next w:val="Normal"/>
    <w:link w:val="Heading5Char"/>
    <w:uiPriority w:val="9"/>
    <w:semiHidden/>
    <w:unhideWhenUsed/>
    <w:qFormat/>
    <w:rsid w:val="00BC05C4"/>
    <w:pPr>
      <w:spacing w:before="240" w:after="60"/>
      <w:outlineLvl w:val="4"/>
    </w:pPr>
    <w:rPr>
      <w:b w:val="0"/>
      <w:bCs/>
      <w:i/>
      <w:iCs/>
      <w:sz w:val="26"/>
      <w:szCs w:val="26"/>
    </w:rPr>
  </w:style>
  <w:style w:type="paragraph" w:styleId="Heading6">
    <w:name w:val="heading 6"/>
    <w:basedOn w:val="Normal"/>
    <w:next w:val="Normal"/>
    <w:link w:val="Heading6Char"/>
    <w:uiPriority w:val="9"/>
    <w:semiHidden/>
    <w:unhideWhenUsed/>
    <w:qFormat/>
    <w:rsid w:val="00BC05C4"/>
    <w:pPr>
      <w:spacing w:before="240" w:after="60"/>
      <w:outlineLvl w:val="5"/>
    </w:pPr>
    <w:rPr>
      <w:b w:val="0"/>
      <w:bCs/>
    </w:rPr>
  </w:style>
  <w:style w:type="paragraph" w:styleId="Heading7">
    <w:name w:val="heading 7"/>
    <w:basedOn w:val="Normal"/>
    <w:next w:val="Normal"/>
    <w:link w:val="Heading7Char"/>
    <w:uiPriority w:val="9"/>
    <w:semiHidden/>
    <w:unhideWhenUsed/>
    <w:qFormat/>
    <w:rsid w:val="00BC05C4"/>
    <w:pPr>
      <w:spacing w:before="240" w:after="60"/>
      <w:outlineLvl w:val="6"/>
    </w:pPr>
  </w:style>
  <w:style w:type="paragraph" w:styleId="Heading8">
    <w:name w:val="heading 8"/>
    <w:basedOn w:val="Normal"/>
    <w:next w:val="Normal"/>
    <w:link w:val="Heading8Char"/>
    <w:uiPriority w:val="9"/>
    <w:semiHidden/>
    <w:unhideWhenUsed/>
    <w:qFormat/>
    <w:rsid w:val="00BC05C4"/>
    <w:pPr>
      <w:spacing w:before="240" w:after="60"/>
      <w:outlineLvl w:val="7"/>
    </w:pPr>
    <w:rPr>
      <w:i/>
      <w:iCs/>
    </w:rPr>
  </w:style>
  <w:style w:type="paragraph" w:styleId="Heading9">
    <w:name w:val="heading 9"/>
    <w:basedOn w:val="Normal"/>
    <w:next w:val="Normal"/>
    <w:link w:val="Heading9Char"/>
    <w:uiPriority w:val="9"/>
    <w:semiHidden/>
    <w:unhideWhenUsed/>
    <w:qFormat/>
    <w:rsid w:val="00BC05C4"/>
    <w:pPr>
      <w:spacing w:before="240" w:after="60"/>
      <w:outlineLvl w:val="8"/>
    </w:pPr>
    <w:rPr>
      <w:rFonts w:ascii="Cambria" w:eastAsia="Times New Roman" w:hAnsi="Cambria"/>
    </w:rPr>
  </w:style>
  <w:style w:type="character" w:default="1" w:styleId="DefaultParagraphFont">
    <w:name w:val="Default Paragraph Font"/>
    <w:uiPriority w:val="1"/>
    <w:semiHidden/>
    <w:unhideWhenUsed/>
    <w:rsid w:val="00F31F2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31F2A"/>
  </w:style>
  <w:style w:type="paragraph" w:styleId="EnvelopeAddress">
    <w:name w:val="envelope address"/>
    <w:basedOn w:val="Normal"/>
    <w:pPr>
      <w:framePr w:w="7920" w:h="1980" w:hRule="exact" w:hSpace="180" w:wrap="auto" w:hAnchor="page" w:xAlign="center" w:yAlign="bottom"/>
      <w:ind w:left="2880"/>
    </w:pPr>
  </w:style>
  <w:style w:type="paragraph" w:styleId="EnvelopeReturn">
    <w:name w:val="envelope return"/>
    <w:basedOn w:val="Normal"/>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odyTextIndent">
    <w:name w:val="Body Text Indent"/>
    <w:basedOn w:val="Normal"/>
    <w:pPr>
      <w:tabs>
        <w:tab w:val="left" w:pos="5040"/>
      </w:tabs>
      <w:ind w:left="1440" w:hanging="720"/>
      <w:jc w:val="both"/>
    </w:pPr>
  </w:style>
  <w:style w:type="paragraph" w:styleId="BodyText">
    <w:name w:val="Body Text"/>
    <w:basedOn w:val="Normal"/>
    <w:pPr>
      <w:tabs>
        <w:tab w:val="left" w:pos="0"/>
        <w:tab w:val="left" w:pos="5040"/>
      </w:tabs>
      <w:jc w:val="both"/>
    </w:pPr>
    <w:rPr>
      <w:rFonts w:ascii="Arial" w:hAnsi="Arial" w:cs="Arial"/>
    </w:rPr>
  </w:style>
  <w:style w:type="paragraph" w:styleId="BodyTextIndent2">
    <w:name w:val="Body Text Indent 2"/>
    <w:basedOn w:val="Normal"/>
    <w:pPr>
      <w:tabs>
        <w:tab w:val="left" w:pos="1440"/>
        <w:tab w:val="left" w:pos="5040"/>
      </w:tabs>
      <w:ind w:left="1440" w:hanging="720"/>
      <w:jc w:val="both"/>
    </w:pPr>
    <w:rPr>
      <w:rFonts w:ascii="Arial" w:hAnsi="Arial" w:cs="Arial"/>
    </w:rPr>
  </w:style>
  <w:style w:type="paragraph" w:styleId="BodyTextIndent3">
    <w:name w:val="Body Text Indent 3"/>
    <w:basedOn w:val="Normal"/>
    <w:pPr>
      <w:tabs>
        <w:tab w:val="left" w:pos="1170"/>
        <w:tab w:val="left" w:pos="1440"/>
      </w:tabs>
      <w:ind w:left="1440"/>
      <w:jc w:val="both"/>
    </w:pPr>
    <w:rPr>
      <w:rFonts w:ascii="Arial" w:hAnsi="Arial" w:cs="Arial"/>
    </w:rPr>
  </w:style>
  <w:style w:type="paragraph" w:customStyle="1" w:styleId="APPENDIXBODY">
    <w:name w:val="APPENDIX BODY"/>
    <w:basedOn w:val="Normal"/>
    <w:rsid w:val="007E7217"/>
    <w:pPr>
      <w:tabs>
        <w:tab w:val="right" w:leader="dot" w:pos="9187"/>
      </w:tabs>
    </w:pPr>
    <w:rPr>
      <w:rFonts w:ascii="Arial" w:hAnsi="Arial" w:cs="Arial"/>
      <w:bCs/>
    </w:rPr>
  </w:style>
  <w:style w:type="paragraph" w:customStyle="1" w:styleId="APPENDIXSUB">
    <w:name w:val="APPENDIX SUB"/>
    <w:basedOn w:val="Normal"/>
    <w:rsid w:val="007E7217"/>
    <w:pPr>
      <w:tabs>
        <w:tab w:val="right" w:leader="dot" w:pos="9180"/>
      </w:tabs>
      <w:ind w:left="720"/>
    </w:pPr>
    <w:rPr>
      <w:rFonts w:ascii="Arial" w:hAnsi="Arial" w:cs="Arial"/>
      <w:bCs/>
    </w:rPr>
  </w:style>
  <w:style w:type="paragraph" w:customStyle="1" w:styleId="APPENDIXSUBSUB">
    <w:name w:val="APPENDIX SUB SUB"/>
    <w:basedOn w:val="Normal"/>
    <w:rsid w:val="007E7217"/>
    <w:pPr>
      <w:tabs>
        <w:tab w:val="right" w:leader="dot" w:pos="9180"/>
      </w:tabs>
      <w:ind w:left="1440"/>
    </w:pPr>
    <w:rPr>
      <w:rFonts w:ascii="Helvetica" w:hAnsi="Helvetica"/>
      <w:bCs/>
    </w:rPr>
  </w:style>
  <w:style w:type="paragraph" w:customStyle="1" w:styleId="JOBSTYLE">
    <w:name w:val="JOB STYLE"/>
    <w:basedOn w:val="Normal"/>
    <w:rsid w:val="007E7217"/>
    <w:pPr>
      <w:overflowPunct w:val="0"/>
      <w:autoSpaceDE w:val="0"/>
      <w:autoSpaceDN w:val="0"/>
      <w:adjustRightInd w:val="0"/>
      <w:jc w:val="both"/>
      <w:textAlignment w:val="baseline"/>
    </w:pPr>
    <w:rPr>
      <w:bCs/>
    </w:rPr>
  </w:style>
  <w:style w:type="paragraph" w:customStyle="1" w:styleId="StatutoryAuthority">
    <w:name w:val="Statutory Authority"/>
    <w:basedOn w:val="Normal"/>
    <w:rsid w:val="007E7217"/>
    <w:pPr>
      <w:tabs>
        <w:tab w:val="right" w:pos="9360"/>
      </w:tabs>
      <w:jc w:val="both"/>
    </w:pPr>
    <w:rPr>
      <w:rFonts w:ascii="Arial" w:hAnsi="Arial"/>
      <w:b w:val="0"/>
      <w:color w:val="0000FF"/>
    </w:rPr>
  </w:style>
  <w:style w:type="paragraph" w:customStyle="1" w:styleId="Style">
    <w:name w:val="Style"/>
    <w:next w:val="JOBSTYLE"/>
    <w:rsid w:val="007E7217"/>
    <w:rPr>
      <w:rFonts w:ascii="Palatino Linotype" w:hAnsi="Palatino Linotype"/>
    </w:rPr>
  </w:style>
  <w:style w:type="paragraph" w:customStyle="1" w:styleId="Title1">
    <w:name w:val="Title1"/>
    <w:basedOn w:val="Normal"/>
    <w:rsid w:val="007E7217"/>
    <w:pPr>
      <w:tabs>
        <w:tab w:val="right" w:pos="9360"/>
      </w:tabs>
    </w:pPr>
    <w:rPr>
      <w:bCs/>
    </w:rPr>
  </w:style>
  <w:style w:type="paragraph" w:customStyle="1" w:styleId="APPENDIXSUBSUBSUB">
    <w:name w:val="APPENDIX SUB SUB SUB"/>
    <w:basedOn w:val="APPENDIXSUBSUB"/>
    <w:rsid w:val="007E7217"/>
    <w:pPr>
      <w:ind w:left="2160"/>
    </w:pPr>
    <w:rPr>
      <w:rFonts w:ascii="Arial" w:hAnsi="Arial" w:cs="Arial"/>
    </w:rPr>
  </w:style>
  <w:style w:type="paragraph" w:customStyle="1" w:styleId="BoardPolicies">
    <w:name w:val="Board Policies"/>
    <w:basedOn w:val="Normal"/>
    <w:rsid w:val="007E7217"/>
    <w:pPr>
      <w:tabs>
        <w:tab w:val="left" w:leader="dot" w:pos="8460"/>
      </w:tabs>
      <w:ind w:left="720"/>
    </w:pPr>
    <w:rPr>
      <w:rFonts w:ascii="Arial" w:hAnsi="Arial" w:cs="Arial"/>
      <w:bCs/>
    </w:rPr>
  </w:style>
  <w:style w:type="paragraph" w:customStyle="1" w:styleId="BOARDTOCBODY">
    <w:name w:val="BOARD TOC BODY"/>
    <w:basedOn w:val="Normal"/>
    <w:rsid w:val="007E7217"/>
    <w:pPr>
      <w:tabs>
        <w:tab w:val="left" w:leader="dot" w:pos="8460"/>
      </w:tabs>
      <w:ind w:left="720"/>
    </w:pPr>
    <w:rPr>
      <w:rFonts w:ascii="Arial" w:hAnsi="Arial" w:cs="Arial"/>
      <w:bCs/>
    </w:rPr>
  </w:style>
  <w:style w:type="paragraph" w:customStyle="1" w:styleId="BOARDTOCCHAPTER">
    <w:name w:val="BOARD TOC CHAPTER"/>
    <w:basedOn w:val="Normal"/>
    <w:rsid w:val="007E7217"/>
    <w:pPr>
      <w:tabs>
        <w:tab w:val="left" w:pos="8280"/>
      </w:tabs>
    </w:pPr>
    <w:rPr>
      <w:rFonts w:ascii="Arial" w:hAnsi="Arial" w:cs="Arial"/>
      <w:b w:val="0"/>
    </w:rPr>
  </w:style>
  <w:style w:type="paragraph" w:customStyle="1" w:styleId="BOARDTOCSUB">
    <w:name w:val="BOARD TOC SUB"/>
    <w:basedOn w:val="BOARDTOCBODY"/>
    <w:rsid w:val="007E7217"/>
    <w:pPr>
      <w:ind w:left="1440"/>
    </w:pPr>
  </w:style>
  <w:style w:type="paragraph" w:styleId="Index1">
    <w:name w:val="index 1"/>
    <w:basedOn w:val="Normal"/>
    <w:next w:val="Normal"/>
    <w:autoRedefine/>
    <w:semiHidden/>
    <w:rsid w:val="00435FE4"/>
    <w:pPr>
      <w:tabs>
        <w:tab w:val="right" w:leader="dot" w:pos="4310"/>
      </w:tabs>
      <w:ind w:left="240" w:hanging="240"/>
      <w:jc w:val="center"/>
    </w:pPr>
    <w:rPr>
      <w:rFonts w:ascii="Arial" w:hAnsi="Arial"/>
      <w:sz w:val="20"/>
    </w:rPr>
  </w:style>
  <w:style w:type="paragraph" w:styleId="Index2">
    <w:name w:val="index 2"/>
    <w:basedOn w:val="Normal"/>
    <w:next w:val="Normal"/>
    <w:autoRedefine/>
    <w:semiHidden/>
    <w:rsid w:val="00435FE4"/>
    <w:pPr>
      <w:ind w:left="480" w:hanging="240"/>
    </w:pPr>
    <w:rPr>
      <w:rFonts w:ascii="Arial" w:hAnsi="Arial"/>
      <w:sz w:val="20"/>
    </w:rPr>
  </w:style>
  <w:style w:type="paragraph" w:styleId="BalloonText">
    <w:name w:val="Balloon Text"/>
    <w:basedOn w:val="Normal"/>
    <w:link w:val="BalloonTextChar"/>
    <w:uiPriority w:val="99"/>
    <w:semiHidden/>
    <w:unhideWhenUsed/>
    <w:rsid w:val="009362DE"/>
    <w:pPr>
      <w:spacing w:after="0" w:line="240" w:lineRule="auto"/>
      <w:pPrChange w:id="1" w:author="Henry" w:date="2026-09-25T20:02:00Z">
        <w:pPr>
          <w:spacing w:after="200" w:line="276" w:lineRule="auto"/>
        </w:pPr>
      </w:pPrChange>
    </w:pPr>
    <w:rPr>
      <w:rFonts w:ascii="Tahoma" w:hAnsi="Tahoma" w:cs="Tahoma"/>
      <w:sz w:val="16"/>
      <w:szCs w:val="16"/>
      <w:rPrChange w:id="1" w:author="Henry" w:date="2026-09-25T20:02:00Z">
        <w:rPr>
          <w:rFonts w:ascii="Tahoma" w:eastAsiaTheme="minorHAnsi" w:hAnsi="Tahoma" w:cs="Tahoma"/>
          <w:b/>
          <w:sz w:val="16"/>
          <w:szCs w:val="16"/>
          <w:lang w:val="en-US" w:eastAsia="en-US" w:bidi="ar-SA"/>
        </w:rPr>
      </w:rPrChange>
    </w:rPr>
  </w:style>
  <w:style w:type="character" w:styleId="Hyperlink">
    <w:name w:val="Hyperlink"/>
    <w:rsid w:val="004F66AA"/>
    <w:rPr>
      <w:color w:val="0000FF"/>
      <w:u w:val="single"/>
    </w:rPr>
  </w:style>
  <w:style w:type="character" w:customStyle="1" w:styleId="Heading3Char">
    <w:name w:val="Heading 3 Char"/>
    <w:link w:val="Heading3"/>
    <w:uiPriority w:val="9"/>
    <w:semiHidden/>
    <w:rsid w:val="00BC05C4"/>
    <w:rPr>
      <w:rFonts w:ascii="Cambria" w:hAnsi="Cambria"/>
      <w:b/>
      <w:bCs/>
      <w:sz w:val="26"/>
      <w:szCs w:val="26"/>
      <w:lang w:bidi="en-US"/>
    </w:rPr>
  </w:style>
  <w:style w:type="character" w:customStyle="1" w:styleId="Heading4Char">
    <w:name w:val="Heading 4 Char"/>
    <w:link w:val="Heading4"/>
    <w:uiPriority w:val="9"/>
    <w:semiHidden/>
    <w:rsid w:val="00BC05C4"/>
    <w:rPr>
      <w:rFonts w:ascii="Calibri" w:eastAsia="Calibri" w:hAnsi="Calibri"/>
      <w:b/>
      <w:bCs/>
      <w:sz w:val="28"/>
      <w:szCs w:val="28"/>
      <w:lang w:bidi="en-US"/>
    </w:rPr>
  </w:style>
  <w:style w:type="character" w:customStyle="1" w:styleId="Heading5Char">
    <w:name w:val="Heading 5 Char"/>
    <w:link w:val="Heading5"/>
    <w:uiPriority w:val="9"/>
    <w:semiHidden/>
    <w:rsid w:val="00BC05C4"/>
    <w:rPr>
      <w:rFonts w:ascii="Calibri" w:eastAsia="Calibri" w:hAnsi="Calibri"/>
      <w:b/>
      <w:bCs/>
      <w:i/>
      <w:iCs/>
      <w:sz w:val="26"/>
      <w:szCs w:val="26"/>
      <w:lang w:bidi="en-US"/>
    </w:rPr>
  </w:style>
  <w:style w:type="character" w:customStyle="1" w:styleId="Heading6Char">
    <w:name w:val="Heading 6 Char"/>
    <w:link w:val="Heading6"/>
    <w:uiPriority w:val="9"/>
    <w:semiHidden/>
    <w:rsid w:val="00BC05C4"/>
    <w:rPr>
      <w:rFonts w:ascii="Calibri" w:eastAsia="Calibri" w:hAnsi="Calibri"/>
      <w:b/>
      <w:bCs/>
      <w:sz w:val="22"/>
      <w:szCs w:val="22"/>
      <w:lang w:bidi="en-US"/>
    </w:rPr>
  </w:style>
  <w:style w:type="character" w:customStyle="1" w:styleId="Heading7Char">
    <w:name w:val="Heading 7 Char"/>
    <w:link w:val="Heading7"/>
    <w:uiPriority w:val="9"/>
    <w:semiHidden/>
    <w:rsid w:val="00BC05C4"/>
    <w:rPr>
      <w:rFonts w:ascii="Calibri" w:eastAsia="Calibri" w:hAnsi="Calibri"/>
      <w:sz w:val="24"/>
      <w:szCs w:val="24"/>
      <w:lang w:bidi="en-US"/>
    </w:rPr>
  </w:style>
  <w:style w:type="character" w:customStyle="1" w:styleId="Heading8Char">
    <w:name w:val="Heading 8 Char"/>
    <w:link w:val="Heading8"/>
    <w:uiPriority w:val="9"/>
    <w:semiHidden/>
    <w:rsid w:val="00BC05C4"/>
    <w:rPr>
      <w:rFonts w:ascii="Calibri" w:eastAsia="Calibri" w:hAnsi="Calibri"/>
      <w:i/>
      <w:iCs/>
      <w:sz w:val="24"/>
      <w:szCs w:val="24"/>
      <w:lang w:bidi="en-US"/>
    </w:rPr>
  </w:style>
  <w:style w:type="character" w:customStyle="1" w:styleId="Heading9Char">
    <w:name w:val="Heading 9 Char"/>
    <w:link w:val="Heading9"/>
    <w:uiPriority w:val="9"/>
    <w:semiHidden/>
    <w:rsid w:val="00BC05C4"/>
    <w:rPr>
      <w:rFonts w:ascii="Cambria" w:hAnsi="Cambria"/>
      <w:sz w:val="22"/>
      <w:szCs w:val="22"/>
      <w:lang w:bidi="en-US"/>
    </w:rPr>
  </w:style>
  <w:style w:type="character" w:customStyle="1" w:styleId="Heading1Char">
    <w:name w:val="Heading 1 Char"/>
    <w:link w:val="Heading1"/>
    <w:uiPriority w:val="9"/>
    <w:rsid w:val="00BC05C4"/>
    <w:rPr>
      <w:rFonts w:ascii="Cambria" w:hAnsi="Cambria"/>
      <w:b/>
      <w:bCs/>
      <w:kern w:val="32"/>
      <w:sz w:val="32"/>
      <w:szCs w:val="32"/>
      <w:lang w:bidi="en-US"/>
    </w:rPr>
  </w:style>
  <w:style w:type="character" w:customStyle="1" w:styleId="Heading2Char">
    <w:name w:val="Heading 2 Char"/>
    <w:link w:val="Heading2"/>
    <w:uiPriority w:val="9"/>
    <w:rsid w:val="00BC05C4"/>
    <w:rPr>
      <w:rFonts w:ascii="Cambria" w:hAnsi="Cambria"/>
      <w:b/>
      <w:bCs/>
      <w:i/>
      <w:iCs/>
      <w:sz w:val="28"/>
      <w:szCs w:val="28"/>
      <w:lang w:bidi="en-US"/>
    </w:rPr>
  </w:style>
  <w:style w:type="paragraph" w:styleId="Title">
    <w:name w:val="Title"/>
    <w:basedOn w:val="Normal"/>
    <w:next w:val="Normal"/>
    <w:link w:val="TitleChar"/>
    <w:uiPriority w:val="10"/>
    <w:qFormat/>
    <w:rsid w:val="00BC05C4"/>
    <w:pPr>
      <w:spacing w:before="240" w:after="60"/>
      <w:jc w:val="center"/>
      <w:outlineLvl w:val="0"/>
    </w:pPr>
    <w:rPr>
      <w:rFonts w:ascii="Cambria" w:eastAsia="Times New Roman" w:hAnsi="Cambria"/>
      <w:b w:val="0"/>
      <w:bCs/>
      <w:kern w:val="28"/>
      <w:sz w:val="32"/>
      <w:szCs w:val="32"/>
    </w:rPr>
  </w:style>
  <w:style w:type="character" w:customStyle="1" w:styleId="TitleChar">
    <w:name w:val="Title Char"/>
    <w:link w:val="Title"/>
    <w:uiPriority w:val="10"/>
    <w:rsid w:val="00BC05C4"/>
    <w:rPr>
      <w:rFonts w:ascii="Cambria" w:hAnsi="Cambria"/>
      <w:b/>
      <w:bCs/>
      <w:kern w:val="28"/>
      <w:sz w:val="32"/>
      <w:szCs w:val="32"/>
      <w:lang w:bidi="en-US"/>
    </w:rPr>
  </w:style>
  <w:style w:type="paragraph" w:styleId="Subtitle">
    <w:name w:val="Subtitle"/>
    <w:basedOn w:val="Normal"/>
    <w:next w:val="Normal"/>
    <w:link w:val="SubtitleChar"/>
    <w:uiPriority w:val="11"/>
    <w:qFormat/>
    <w:rsid w:val="00BC05C4"/>
    <w:pPr>
      <w:spacing w:after="60"/>
      <w:jc w:val="center"/>
      <w:outlineLvl w:val="1"/>
    </w:pPr>
    <w:rPr>
      <w:rFonts w:ascii="Cambria" w:eastAsia="Times New Roman" w:hAnsi="Cambria"/>
    </w:rPr>
  </w:style>
  <w:style w:type="character" w:customStyle="1" w:styleId="SubtitleChar">
    <w:name w:val="Subtitle Char"/>
    <w:link w:val="Subtitle"/>
    <w:uiPriority w:val="11"/>
    <w:rsid w:val="00BC05C4"/>
    <w:rPr>
      <w:rFonts w:ascii="Cambria" w:hAnsi="Cambria"/>
      <w:sz w:val="24"/>
      <w:szCs w:val="24"/>
      <w:lang w:bidi="en-US"/>
    </w:rPr>
  </w:style>
  <w:style w:type="character" w:styleId="Strong">
    <w:name w:val="Strong"/>
    <w:uiPriority w:val="22"/>
    <w:qFormat/>
    <w:rsid w:val="00BC05C4"/>
    <w:rPr>
      <w:b/>
      <w:bCs/>
    </w:rPr>
  </w:style>
  <w:style w:type="character" w:styleId="Emphasis">
    <w:name w:val="Emphasis"/>
    <w:uiPriority w:val="20"/>
    <w:qFormat/>
    <w:rsid w:val="00BC05C4"/>
    <w:rPr>
      <w:rFonts w:ascii="Calibri" w:hAnsi="Calibri"/>
      <w:b/>
      <w:i/>
      <w:iCs/>
    </w:rPr>
  </w:style>
  <w:style w:type="paragraph" w:styleId="NoSpacing">
    <w:name w:val="No Spacing"/>
    <w:basedOn w:val="Normal"/>
    <w:uiPriority w:val="1"/>
    <w:qFormat/>
    <w:rsid w:val="00BC05C4"/>
    <w:rPr>
      <w:szCs w:val="32"/>
    </w:rPr>
  </w:style>
  <w:style w:type="paragraph" w:styleId="ListParagraph">
    <w:name w:val="List Paragraph"/>
    <w:basedOn w:val="Normal"/>
    <w:uiPriority w:val="34"/>
    <w:qFormat/>
    <w:rsid w:val="00BC05C4"/>
    <w:pPr>
      <w:ind w:left="720"/>
      <w:contextualSpacing/>
    </w:pPr>
  </w:style>
  <w:style w:type="paragraph" w:styleId="Quote">
    <w:name w:val="Quote"/>
    <w:basedOn w:val="Normal"/>
    <w:next w:val="Normal"/>
    <w:link w:val="QuoteChar"/>
    <w:uiPriority w:val="29"/>
    <w:qFormat/>
    <w:rsid w:val="00BC05C4"/>
    <w:rPr>
      <w:i/>
    </w:rPr>
  </w:style>
  <w:style w:type="character" w:customStyle="1" w:styleId="QuoteChar">
    <w:name w:val="Quote Char"/>
    <w:link w:val="Quote"/>
    <w:uiPriority w:val="29"/>
    <w:rsid w:val="00BC05C4"/>
    <w:rPr>
      <w:rFonts w:ascii="Calibri" w:eastAsia="Calibri" w:hAnsi="Calibri"/>
      <w:i/>
      <w:sz w:val="24"/>
      <w:szCs w:val="24"/>
      <w:lang w:bidi="en-US"/>
    </w:rPr>
  </w:style>
  <w:style w:type="paragraph" w:styleId="IntenseQuote">
    <w:name w:val="Intense Quote"/>
    <w:basedOn w:val="Normal"/>
    <w:next w:val="Normal"/>
    <w:link w:val="IntenseQuoteChar"/>
    <w:uiPriority w:val="30"/>
    <w:qFormat/>
    <w:rsid w:val="00BC05C4"/>
    <w:pPr>
      <w:ind w:left="720" w:right="720"/>
    </w:pPr>
    <w:rPr>
      <w:b w:val="0"/>
      <w:i/>
    </w:rPr>
  </w:style>
  <w:style w:type="character" w:customStyle="1" w:styleId="IntenseQuoteChar">
    <w:name w:val="Intense Quote Char"/>
    <w:link w:val="IntenseQuote"/>
    <w:uiPriority w:val="30"/>
    <w:rsid w:val="00BC05C4"/>
    <w:rPr>
      <w:rFonts w:ascii="Calibri" w:eastAsia="Calibri" w:hAnsi="Calibri"/>
      <w:b/>
      <w:i/>
      <w:sz w:val="24"/>
      <w:szCs w:val="22"/>
      <w:lang w:bidi="en-US"/>
    </w:rPr>
  </w:style>
  <w:style w:type="character" w:styleId="SubtleEmphasis">
    <w:name w:val="Subtle Emphasis"/>
    <w:uiPriority w:val="19"/>
    <w:qFormat/>
    <w:rsid w:val="00BC05C4"/>
    <w:rPr>
      <w:i/>
      <w:color w:val="5A5A5A"/>
    </w:rPr>
  </w:style>
  <w:style w:type="character" w:styleId="IntenseEmphasis">
    <w:name w:val="Intense Emphasis"/>
    <w:uiPriority w:val="21"/>
    <w:qFormat/>
    <w:rsid w:val="00BC05C4"/>
    <w:rPr>
      <w:b/>
      <w:i/>
      <w:sz w:val="24"/>
      <w:szCs w:val="24"/>
      <w:u w:val="single"/>
    </w:rPr>
  </w:style>
  <w:style w:type="character" w:styleId="SubtleReference">
    <w:name w:val="Subtle Reference"/>
    <w:uiPriority w:val="31"/>
    <w:qFormat/>
    <w:rsid w:val="00BC05C4"/>
    <w:rPr>
      <w:sz w:val="24"/>
      <w:szCs w:val="24"/>
      <w:u w:val="single"/>
    </w:rPr>
  </w:style>
  <w:style w:type="character" w:styleId="IntenseReference">
    <w:name w:val="Intense Reference"/>
    <w:uiPriority w:val="32"/>
    <w:qFormat/>
    <w:rsid w:val="00BC05C4"/>
    <w:rPr>
      <w:b/>
      <w:sz w:val="24"/>
      <w:u w:val="single"/>
    </w:rPr>
  </w:style>
  <w:style w:type="character" w:styleId="BookTitle">
    <w:name w:val="Book Title"/>
    <w:uiPriority w:val="33"/>
    <w:qFormat/>
    <w:rsid w:val="00BC05C4"/>
    <w:rPr>
      <w:rFonts w:ascii="Cambria" w:eastAsia="Times New Roman" w:hAnsi="Cambria"/>
      <w:b/>
      <w:i/>
      <w:sz w:val="24"/>
      <w:szCs w:val="24"/>
    </w:rPr>
  </w:style>
  <w:style w:type="paragraph" w:styleId="TOCHeading">
    <w:name w:val="TOC Heading"/>
    <w:basedOn w:val="Heading1"/>
    <w:next w:val="Normal"/>
    <w:uiPriority w:val="39"/>
    <w:semiHidden/>
    <w:unhideWhenUsed/>
    <w:qFormat/>
    <w:rsid w:val="00BC05C4"/>
    <w:pPr>
      <w:outlineLvl w:val="9"/>
    </w:pPr>
  </w:style>
  <w:style w:type="character" w:customStyle="1" w:styleId="BalloonTextChar">
    <w:name w:val="Balloon Text Char"/>
    <w:basedOn w:val="DefaultParagraphFont"/>
    <w:link w:val="BalloonText"/>
    <w:uiPriority w:val="99"/>
    <w:semiHidden/>
    <w:rsid w:val="00DC1B59"/>
    <w:rPr>
      <w:rFonts w:ascii="Tahoma" w:eastAsiaTheme="minorHAnsi" w:hAnsi="Tahoma" w:cs="Tahoma"/>
      <w:b/>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890AB30-4778-4E2C-B5A7-31E27BA6D3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2815</Words>
  <Characters>16052</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PROHIBITION OF HARASSMENT</vt:lpstr>
    </vt:vector>
  </TitlesOfParts>
  <Company>Toshiba</Company>
  <LinksUpToDate>false</LinksUpToDate>
  <CharactersWithSpaces>18830</CharactersWithSpaces>
  <SharedDoc>false</SharedDoc>
  <HLinks>
    <vt:vector size="6" baseType="variant">
      <vt:variant>
        <vt:i4>1441869</vt:i4>
      </vt:variant>
      <vt:variant>
        <vt:i4>0</vt:i4>
      </vt:variant>
      <vt:variant>
        <vt:i4>0</vt:i4>
      </vt:variant>
      <vt:variant>
        <vt:i4>5</vt:i4>
      </vt:variant>
      <vt:variant>
        <vt:lpwstr>Section 16-9-23 co supt rec personnel.doc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PROHIBITION OF HARASSMENT</dc:title>
  <dc:creator>Marcia Burke</dc:creator>
  <cp:lastModifiedBy>Arthur Souza Rodrigues</cp:lastModifiedBy>
  <cp:revision>1</cp:revision>
  <cp:lastPrinted>2012-06-17T14:53:00Z</cp:lastPrinted>
  <dcterms:created xsi:type="dcterms:W3CDTF">2013-07-31T17:48:00Z</dcterms:created>
  <dcterms:modified xsi:type="dcterms:W3CDTF">2026-09-26T00:02:00Z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oogle.Documents.Tracking">
    <vt:lpwstr>true</vt:lpwstr>
  </property>
  <property fmtid="{D5CDD505-2E9C-101B-9397-08002B2CF9AE}" pid="3" name="Google.Documents.DocumentId">
    <vt:lpwstr>15VMQmrKR7eM99a6VrDkjT8wwhVmUP37KqFhO_Ssz3U0</vt:lpwstr>
  </property>
  <property fmtid="{D5CDD505-2E9C-101B-9397-08002B2CF9AE}" pid="4" name="Google.Documents.RevisionId">
    <vt:lpwstr>09650266537660843467</vt:lpwstr>
  </property>
  <property fmtid="{D5CDD505-2E9C-101B-9397-08002B2CF9AE}" pid="5" name="Google.Documents.PluginVersion">
    <vt:lpwstr>2.0.2424.7283</vt:lpwstr>
  </property>
  <property fmtid="{D5CDD505-2E9C-101B-9397-08002B2CF9AE}" pid="6" name="Google.Documents.MergeIncapabilityFlags">
    <vt:i4>0</vt:i4>
  </property>
</Properties>
</file>