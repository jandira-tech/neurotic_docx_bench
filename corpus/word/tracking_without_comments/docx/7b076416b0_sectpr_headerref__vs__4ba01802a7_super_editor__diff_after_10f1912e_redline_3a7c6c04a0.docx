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D70A" w14:textId="77777777" w:rsidR="00EB3E03" w:rsidRPr="00EB3E03" w:rsidRDefault="00EB3E03" w:rsidP="00EB3E03">
      <w:pPr>
        <w:rPr>
          <w:ins w:id="2" w:author="Luccas Correa" w:date="2026-08-04T06:08:00Z" w16du:dateUtc="2026-08-04T10:08:00Z"/>
        </w:rPr>
      </w:pPr>
      <w:ins w:id="3" w:author="Luccas Correa" w:date="2026-08-04T06:08:00Z" w16du:dateUtc="2026-08-04T10:08:00Z">
        <w:r w:rsidRPr="00EB3E03">
          <w:t>Lorem ipsum dolor sit amet, consectetur adipiscing elit.</w:t>
        </w:r>
      </w:ins>
    </w:p>
    <w:p w14:paraId="30F7839C" w14:textId="77777777" w:rsidR="00EB3E03" w:rsidRPr="00EB3E03" w:rsidRDefault="00EB3E03" w:rsidP="00EB3E03">
      <w:pPr>
        <w:rPr>
          <w:ins w:id="4" w:author="Luccas Correa" w:date="2026-08-04T06:08:00Z" w16du:dateUtc="2026-08-04T10:08:00Z"/>
        </w:rPr>
      </w:pPr>
    </w:p>
    <w:p w14:paraId="2280BD95" w14:textId="77777777" w:rsidR="00EB3E03" w:rsidRPr="00EB3E03" w:rsidRDefault="00EB3E03" w:rsidP="00EB3E03">
      <w:pPr>
        <w:rPr>
          <w:ins w:id="5" w:author="Luccas Correa" w:date="2026-08-04T06:08:00Z" w16du:dateUtc="2026-08-04T10:08:00Z"/>
          <w:lang w:val="pt-BR"/>
        </w:rPr>
      </w:pPr>
      <w:ins w:id="6" w:author="Luccas Correa" w:date="2026-08-04T06:08:00Z" w16du:dateUtc="2026-08-04T10:08:00Z">
        <w:r w:rsidRPr="00EB3E03">
          <w:rPr>
            <w:lang w:val="pt-BR"/>
          </w:rPr>
          <w:t>Pellentesque habitant morbi tristique senectus et netus.</w:t>
        </w:r>
      </w:ins>
    </w:p>
    <w:p w14:paraId="3FF5C2AA" w14:textId="77777777" w:rsidR="00EB3E03" w:rsidRPr="00EB3E03" w:rsidRDefault="00EB3E03" w:rsidP="00EB3E03">
      <w:pPr>
        <w:rPr>
          <w:ins w:id="7" w:author="Luccas Correa" w:date="2026-08-04T06:08:00Z" w16du:dateUtc="2026-08-04T10:08:00Z"/>
          <w:lang w:val="pt-BR"/>
        </w:rPr>
      </w:pPr>
    </w:p>
    <w:p w14:paraId="5239BCD0" w14:textId="315E94B3" w:rsidR="00EB3E03" w:rsidRPr="00EB3E03" w:rsidRDefault="005E5AE5" w:rsidP="00EB3E03">
      <w:pPr>
        <w:rPr>
          <w:ins w:id="8" w:author="Luccas Correa" w:date="2026-08-04T06:08:00Z" w16du:dateUtc="2026-08-04T10:08:00Z"/>
          <w:lang w:val="pt-BR"/>
        </w:rPr>
      </w:pPr>
      <w:ins w:id="9" w:author="Luccas Correa" w:date="2026-08-04T06:08:00Z" w16du:dateUtc="2026-08-04T10:08:00Z">
        <w:r w:rsidRPr="005E5AE5">
          <w:rPr>
            <w:lang w:val="pt-BR"/>
          </w:rPr>
          <w:t>Curabitur facilisis ligula suscipit enim pretium et nunc ligula, porttitor augue consequat maximus.</w:t>
        </w:r>
      </w:ins>
    </w:p>
    <w:p w14:paraId="0C0D553A" w14:textId="77777777" w:rsidR="00EB3E03" w:rsidRDefault="00EB3E03" w:rsidP="00EB3E03">
      <w:pPr>
        <w:rPr>
          <w:ins w:id="10" w:author="Luccas Correa" w:date="2026-08-04T06:08:00Z" w16du:dateUtc="2026-08-04T10:08:00Z"/>
          <w:lang w:val="pt-BR"/>
        </w:rPr>
      </w:pPr>
    </w:p>
    <w:p w14:paraId="2AC1289D" w14:textId="32202562" w:rsidR="005E5AE5" w:rsidRPr="005E5AE5" w:rsidRDefault="005E5AE5" w:rsidP="00EB3E03">
      <w:pPr>
        <w:rPr>
          <w:ins w:id="11" w:author="Luccas Correa" w:date="2026-08-04T06:08:00Z" w16du:dateUtc="2026-08-04T10:08:00Z"/>
        </w:rPr>
      </w:pPr>
      <w:ins w:id="12" w:author="Luccas Correa" w:date="2026-08-04T06:08:00Z" w16du:dateUtc="2026-08-04T10:08:00Z">
        <w:r w:rsidRPr="005E5AE5">
          <w:t>Lorem tempor velit eget lorem posuere, id luctus dolor ultricies, to track supplier risks.</w:t>
        </w:r>
      </w:ins>
    </w:p>
    <w:p w14:paraId="0B611C51" w14:textId="77777777" w:rsidR="005E5AE5" w:rsidRPr="005E5AE5" w:rsidRDefault="005E5AE5" w:rsidP="00EB3E03">
      <w:pPr>
        <w:rPr>
          <w:ins w:id="13" w:author="Luccas Correa" w:date="2026-08-04T06:08:00Z" w16du:dateUtc="2026-08-04T10:08:00Z"/>
        </w:rPr>
      </w:pPr>
    </w:p>
    <w:p w14:paraId="34D94997" w14:textId="529CD6F6" w:rsidR="00EB3E03" w:rsidRPr="00EB3E03" w:rsidRDefault="005E5AE5" w:rsidP="00EB3E03">
      <w:pPr>
        <w:rPr>
          <w:ins w:id="14" w:author="Luccas Correa" w:date="2026-08-04T06:08:00Z" w16du:dateUtc="2026-08-04T10:08:00Z"/>
          <w:lang w:val="pt-BR"/>
        </w:rPr>
      </w:pPr>
      <w:ins w:id="15" w:author="Luccas Correa" w:date="2026-08-04T06:08:00Z" w16du:dateUtc="2026-08-04T10:08:00Z">
        <w:r w:rsidRPr="005E5AE5">
          <w:rPr>
            <w:lang w:val="pt-BR"/>
          </w:rPr>
          <w:t>Quisque dapibus risus convallis ligula cursus vulputate, ornare dictum ipsum et vehicula nisl</w:t>
        </w:r>
        <w:r w:rsidR="00EB3E03" w:rsidRPr="00EB3E03">
          <w:rPr>
            <w:lang w:val="pt-BR"/>
          </w:rPr>
          <w:t>.</w:t>
        </w:r>
      </w:ins>
    </w:p>
    <w:p w14:paraId="0EE8F32F" w14:textId="77777777" w:rsidR="00EB3E03" w:rsidRPr="00EB3E03" w:rsidRDefault="00EB3E03" w:rsidP="00EB3E03">
      <w:pPr>
        <w:rPr>
          <w:ins w:id="16" w:author="Luccas Correa" w:date="2026-08-04T06:08:00Z" w16du:dateUtc="2026-08-04T10:08:00Z"/>
          <w:lang w:val="pt-BR"/>
        </w:rPr>
      </w:pPr>
    </w:p>
    <w:p w14:paraId="19C616F0" w14:textId="6DED1EBE" w:rsidR="00EB3E03" w:rsidRPr="00EB3E03" w:rsidRDefault="005E5AE5" w:rsidP="00EB3E03">
      <w:pPr>
        <w:rPr>
          <w:ins w:id="17" w:author="Luccas Correa" w:date="2026-08-04T06:08:00Z" w16du:dateUtc="2026-08-04T10:08:00Z"/>
        </w:rPr>
      </w:pPr>
      <w:ins w:id="18" w:author="Luccas Correa" w:date="2026-08-04T06:08:00Z" w16du:dateUtc="2026-08-04T10:08:00Z">
        <w:r>
          <w:t>No</w:t>
        </w:r>
      </w:ins>
    </w:p>
    <w:p w14:paraId="5F6AA5E4" w14:textId="77777777" w:rsidR="00EB3E03" w:rsidRPr="00EB3E03" w:rsidRDefault="00EB3E03" w:rsidP="00EB3E03">
      <w:pPr>
        <w:rPr>
          <w:ins w:id="19" w:author="Luccas Correa" w:date="2026-08-04T06:08:00Z" w16du:dateUtc="2026-08-04T10:08:00Z"/>
        </w:rPr>
      </w:pPr>
    </w:p>
    <w:p w14:paraId="3EE884B4" w14:textId="77777777" w:rsidR="005E5AE5" w:rsidRDefault="00EB3E03" w:rsidP="00EB3E03">
      <w:pPr>
        <w:rPr>
          <w:ins w:id="20" w:author="Luccas Correa" w:date="2026-08-04T06:08:00Z" w16du:dateUtc="2026-08-04T10:08:00Z"/>
        </w:rPr>
      </w:pPr>
      <w:ins w:id="21" w:author="Luccas Correa" w:date="2026-08-04T06:08:00Z" w16du:dateUtc="2026-08-04T10:08:00Z">
        <w:r w:rsidRPr="00EB3E03">
          <w:t>Sed et nibh in nulla blandit maximus et dapibus.</w:t>
        </w:r>
      </w:ins>
    </w:p>
    <w:p w14:paraId="6A3F46FC" w14:textId="77777777" w:rsidR="005E5AE5" w:rsidRDefault="005E5AE5" w:rsidP="00EB3E03">
      <w:pPr>
        <w:rPr>
          <w:ins w:id="22" w:author="Luccas Correa" w:date="2026-08-04T06:08:00Z" w16du:dateUtc="2026-08-04T10:08:00Z"/>
        </w:rPr>
      </w:pPr>
    </w:p>
    <w:p w14:paraId="196AF838" w14:textId="7937BC49" w:rsidR="00EB3E03" w:rsidRPr="00EB3E03" w:rsidRDefault="00EB3E03" w:rsidP="00EB3E03">
      <w:pPr>
        <w:rPr>
          <w:ins w:id="23" w:author="Luccas Correa" w:date="2026-08-04T06:08:00Z" w16du:dateUtc="2026-08-04T10:08:00Z"/>
          <w:lang w:val="pt-BR"/>
        </w:rPr>
      </w:pPr>
      <w:ins w:id="24" w:author="Luccas Correa" w:date="2026-08-04T06:08:00Z" w16du:dateUtc="2026-08-04T10:08:00Z">
        <w:r w:rsidRPr="00EB3E03">
          <w:rPr>
            <w:lang w:val="pt-BR"/>
          </w:rPr>
          <w:t>Etiam egestas diam luctus sit amet gravida purus.</w:t>
        </w:r>
      </w:ins>
    </w:p>
    <w:p w14:paraId="37C12E66" w14:textId="77777777" w:rsidR="00EB3E03" w:rsidRPr="00EB3E03" w:rsidRDefault="00EB3E03" w:rsidP="00EB3E03">
      <w:pPr>
        <w:rPr>
          <w:ins w:id="25" w:author="Luccas Correa" w:date="2026-08-04T06:08:00Z" w16du:dateUtc="2026-08-04T10:08:00Z"/>
          <w:lang w:val="pt-BR"/>
        </w:rPr>
      </w:pPr>
    </w:p>
    <w:p w14:paraId="24E14C7A" w14:textId="52296FDB" w:rsidR="005E5AE5" w:rsidRPr="00EB3E03" w:rsidRDefault="00EB3E03" w:rsidP="005E5AE5">
      <w:pPr>
        <w:rPr>
          <w:ins w:id="26" w:author="Luccas Correa" w:date="2026-08-04T06:08:00Z" w16du:dateUtc="2026-08-04T10:08:00Z"/>
          <w:lang w:val="pt-BR"/>
        </w:rPr>
      </w:pPr>
      <w:ins w:id="27" w:author="Luccas Correa" w:date="2026-08-04T06:08:00Z" w16du:dateUtc="2026-08-04T10:08:00Z">
        <w:r w:rsidRPr="005E5AE5">
          <w:rPr>
            <w:lang w:val="pt-BR"/>
          </w:rPr>
          <w:t>Praesent dapibus lacus vitae tellus laoreet, eget facilisis mi facilisis</w:t>
        </w:r>
        <w:r w:rsidR="005E5AE5">
          <w:rPr>
            <w:lang w:val="pt-BR"/>
          </w:rPr>
          <w:t>,</w:t>
        </w:r>
        <w:r w:rsidR="005E5AE5" w:rsidRPr="005E5AE5">
          <w:rPr>
            <w:lang w:val="pt-BR"/>
          </w:rPr>
          <w:t xml:space="preserve"> </w:t>
        </w:r>
        <w:r w:rsidR="005E5AE5">
          <w:rPr>
            <w:lang w:val="pt-BR"/>
          </w:rPr>
          <w:t>d</w:t>
        </w:r>
        <w:r w:rsidR="005E5AE5" w:rsidRPr="00EB3E03">
          <w:rPr>
            <w:lang w:val="pt-BR"/>
          </w:rPr>
          <w:t>onec mollis lacus sed nisl posuere, nec feugiat massa fringilla.</w:t>
        </w:r>
      </w:ins>
    </w:p>
    <w:p w14:paraId="091DBF6C" w14:textId="723FB58A" w:rsidR="00EB3E03" w:rsidRPr="005E5AE5" w:rsidRDefault="00EB3E03" w:rsidP="00EB3E03">
      <w:pPr>
        <w:rPr>
          <w:ins w:id="28" w:author="Luccas Correa" w:date="2026-08-04T06:08:00Z" w16du:dateUtc="2026-08-04T10:08:00Z"/>
          <w:lang w:val="pt-BR"/>
        </w:rPr>
      </w:pPr>
    </w:p>
    <w:p w14:paraId="5D4D1E60" w14:textId="77777777" w:rsidR="005E5AE5" w:rsidRPr="00EB3E03" w:rsidRDefault="005E5AE5" w:rsidP="005E5AE5">
      <w:pPr>
        <w:rPr>
          <w:ins w:id="29" w:author="Luccas Correa" w:date="2026-08-04T06:08:00Z" w16du:dateUtc="2026-08-04T10:08:00Z"/>
          <w:lang w:val="pt-BR"/>
        </w:rPr>
      </w:pPr>
      <w:ins w:id="30" w:author="Luccas Correa" w:date="2026-08-04T06:08:00Z" w16du:dateUtc="2026-08-04T10:08:00Z">
        <w:r w:rsidRPr="00EB3E03">
          <w:rPr>
            <w:lang w:val="pt-BR"/>
          </w:rPr>
          <w:t>Aenean hendrerit elit vitae sem fermentum, vel sagittis erat gravida.</w:t>
        </w:r>
      </w:ins>
    </w:p>
    <w:p w14:paraId="7293433B" w14:textId="77777777" w:rsidR="005E5AE5" w:rsidRPr="00EB3E03" w:rsidRDefault="005E5AE5" w:rsidP="005E5AE5">
      <w:pPr>
        <w:rPr>
          <w:ins w:id="31" w:author="Luccas Correa" w:date="2026-08-04T06:08:00Z" w16du:dateUtc="2026-08-04T10:08:00Z"/>
          <w:lang w:val="pt-BR"/>
        </w:rPr>
      </w:pPr>
    </w:p>
    <w:p w14:paraId="40F2D49D" w14:textId="77777777" w:rsidR="005E6328" w:rsidRDefault="00EB3E03">
      <w:pPr>
        <w:pStyle w:val="Title"/>
        <w:spacing w:after="90"/>
        <w:jc w:val="center"/>
        <w:rPr>
          <w:del w:id="32" w:author="Luccas Correa" w:date="2026-08-04T06:08:00Z" w16du:dateUtc="2026-08-04T10:08:00Z"/>
        </w:rPr>
      </w:pPr>
      <w:ins w:id="33" w:author="Luccas Correa" w:date="2026-08-04T06:08:00Z" w16du:dateUtc="2026-08-04T10:08:00Z">
        <w:r w:rsidRPr="00EB3E03">
          <w:rPr>
            <w:lang w:val="pt-BR"/>
          </w:rPr>
          <w:t>Nam ultricies velit vitae purus eleifend pellentesque.</w:t>
        </w:r>
      </w:ins>
      <w:del w:id="34" w:author="Luccas Correa" w:date="2026-08-04T06:08:00Z" w16du:dateUtc="2026-08-04T10:08:00Z">
        <w:r w:rsidR="00634084">
          <w:delText>CONTRACT FOR CONTRACTS</w:delText>
        </w:r>
      </w:del>
    </w:p>
    <w:p w14:paraId="3ED35058" w14:textId="77777777" w:rsidR="005E6328" w:rsidRDefault="00322D35">
      <w:pPr>
        <w:pStyle w:val="Title"/>
        <w:spacing w:after="90"/>
        <w:jc w:val="center"/>
        <w:rPr>
          <w:del w:id="35" w:author="Luccas Correa" w:date="2026-08-04T06:08:00Z" w16du:dateUtc="2026-08-04T10:08:00Z"/>
        </w:rPr>
      </w:pPr>
      <w:del w:id="36" w:author="Luccas Correa" w:date="2026-08-04T06:08:00Z" w16du:dateUtc="2026-08-04T10:08:00Z">
        <w:r>
          <w:rPr>
            <w:i/>
          </w:rPr>
          <w:delText>aka the most kickass contract system EVER</w:delText>
        </w:r>
      </w:del>
    </w:p>
    <w:p w14:paraId="4BBE1A7B" w14:textId="77777777" w:rsidR="005E6328" w:rsidRDefault="005E6328">
      <w:pPr>
        <w:spacing w:after="0" w:line="240" w:lineRule="auto"/>
        <w:rPr>
          <w:del w:id="37" w:author="Luccas Correa" w:date="2026-08-04T06:08:00Z" w16du:dateUtc="2026-08-04T10:08:00Z"/>
        </w:rPr>
      </w:pPr>
    </w:p>
    <w:p w14:paraId="570ACAB5" w14:textId="77777777" w:rsidR="005E6328" w:rsidRDefault="005217C4">
      <w:pPr>
        <w:spacing w:after="0"/>
        <w:rPr>
          <w:del w:id="38" w:author="Luccas Correa" w:date="2026-08-04T06:08:00Z" w16du:dateUtc="2026-08-04T10:08:00Z"/>
        </w:rPr>
      </w:pPr>
      <w:del w:id="39" w:author="Luccas Correa" w:date="2026-08-04T06:08:00Z" w16du:dateUtc="2026-08-04T10:08:00Z">
        <w:r>
          <w:rPr>
            <w:noProof/>
          </w:rPr>
          <w:pict w14:anchorId="26080713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540F5C6B" w14:textId="77777777" w:rsidR="005E6328" w:rsidRDefault="00634084">
      <w:pPr>
        <w:spacing w:after="0" w:line="240" w:lineRule="auto"/>
        <w:rPr>
          <w:del w:id="40" w:author="Luccas Correa" w:date="2026-08-04T06:08:00Z" w16du:dateUtc="2026-08-04T10:08:00Z"/>
        </w:rPr>
      </w:pPr>
      <w:del w:id="41" w:author="Luccas Correa" w:date="2026-08-04T06:08:00Z" w16du:dateUtc="2026-08-04T10:08:00Z">
        <w:r>
          <w:rPr>
            <w:b/>
          </w:rPr>
          <w:delText>PARTIES</w:delText>
        </w:r>
      </w:del>
    </w:p>
    <w:p w14:paraId="6C594677" w14:textId="77777777" w:rsidR="005E6328" w:rsidRDefault="00634084">
      <w:pPr>
        <w:spacing w:after="0" w:line="240" w:lineRule="auto"/>
        <w:rPr>
          <w:del w:id="42" w:author="Luccas Correa" w:date="2026-08-04T06:08:00Z" w16du:dateUtc="2026-08-04T10:08:00Z"/>
        </w:rPr>
      </w:pPr>
      <w:del w:id="43" w:author="Luccas Correa" w:date="2026-08-04T06:08:00Z" w16du:dateUtc="2026-08-04T10:08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37F13C04" w14:textId="77777777" w:rsidR="005E6328" w:rsidRDefault="005217C4">
      <w:pPr>
        <w:spacing w:after="0"/>
        <w:rPr>
          <w:del w:id="44" w:author="Luccas Correa" w:date="2026-08-04T06:08:00Z" w16du:dateUtc="2026-08-04T10:08:00Z"/>
        </w:rPr>
      </w:pPr>
      <w:del w:id="45" w:author="Luccas Correa" w:date="2026-08-04T06:08:00Z" w16du:dateUtc="2026-08-04T10:08:00Z">
        <w:r>
          <w:rPr>
            <w:noProof/>
          </w:rPr>
          <w:pict w14:anchorId="22460777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3C9837CD" w14:textId="77777777" w:rsidR="005E6328" w:rsidRDefault="005E6328">
      <w:pPr>
        <w:spacing w:after="0" w:line="240" w:lineRule="auto"/>
        <w:rPr>
          <w:del w:id="46" w:author="Luccas Correa" w:date="2026-08-04T06:08:00Z" w16du:dateUtc="2026-08-04T10:08:00Z"/>
          <w:b/>
        </w:rPr>
      </w:pPr>
    </w:p>
    <w:p w14:paraId="36A17EDA" w14:textId="77777777" w:rsidR="005E6328" w:rsidRDefault="00634084">
      <w:pPr>
        <w:spacing w:after="0" w:line="240" w:lineRule="auto"/>
        <w:rPr>
          <w:del w:id="47" w:author="Luccas Correa" w:date="2026-08-04T06:08:00Z" w16du:dateUtc="2026-08-04T10:08:00Z"/>
        </w:rPr>
      </w:pPr>
      <w:del w:id="48" w:author="Luccas Correa" w:date="2026-08-04T06:08:00Z" w16du:dateUtc="2026-08-04T10:08:00Z">
        <w:r>
          <w:rPr>
            <w:b/>
          </w:rPr>
          <w:delText>WHEREAS</w:delText>
        </w:r>
      </w:del>
    </w:p>
    <w:p w14:paraId="6C8C40B1" w14:textId="77777777" w:rsidR="005E6328" w:rsidRDefault="00634084">
      <w:pPr>
        <w:numPr>
          <w:ilvl w:val="0"/>
          <w:numId w:val="1"/>
        </w:numPr>
        <w:spacing w:after="0" w:line="240" w:lineRule="auto"/>
        <w:rPr>
          <w:del w:id="49" w:author="Luccas Correa" w:date="2026-08-04T06:08:00Z" w16du:dateUtc="2026-08-04T10:08:00Z"/>
        </w:rPr>
      </w:pPr>
      <w:del w:id="50" w:author="Luccas Correa" w:date="2026-08-04T06:08:00Z" w16du:dateUtc="2026-08-04T10:08:00Z">
        <w:r>
          <w:delText>OG is down with OPP;</w:delText>
        </w:r>
      </w:del>
    </w:p>
    <w:p w14:paraId="5B9ABBC9" w14:textId="77777777" w:rsidR="005E6328" w:rsidRDefault="00634084">
      <w:pPr>
        <w:numPr>
          <w:ilvl w:val="0"/>
          <w:numId w:val="1"/>
        </w:numPr>
        <w:spacing w:after="0" w:line="240" w:lineRule="auto"/>
        <w:rPr>
          <w:del w:id="51" w:author="Luccas Correa" w:date="2026-08-04T06:08:00Z" w16du:dateUtc="2026-08-04T10:08:00Z"/>
        </w:rPr>
      </w:pPr>
      <w:del w:id="52" w:author="Luccas Correa" w:date="2026-08-04T06:08:00Z" w16du:dateUtc="2026-08-04T10:08:00Z">
        <w:r>
          <w:delText>OG believes it’s time for public servants to have tools they love;</w:delText>
        </w:r>
      </w:del>
    </w:p>
    <w:p w14:paraId="5A230707" w14:textId="77777777" w:rsidR="005E6328" w:rsidRDefault="00634084">
      <w:pPr>
        <w:numPr>
          <w:ilvl w:val="0"/>
          <w:numId w:val="1"/>
        </w:numPr>
        <w:spacing w:after="0" w:line="240" w:lineRule="auto"/>
        <w:rPr>
          <w:del w:id="53" w:author="Luccas Correa" w:date="2026-08-04T06:08:00Z" w16du:dateUtc="2026-08-04T10:08:00Z"/>
        </w:rPr>
      </w:pPr>
      <w:del w:id="54" w:author="Luccas Correa" w:date="2026-08-04T06:08:00Z" w16du:dateUtc="2026-08-04T10:08:00Z">
        <w:r>
          <w:delText>OG has a roadmap it wants to share</w:delText>
        </w:r>
      </w:del>
    </w:p>
    <w:p w14:paraId="0CD17ECC" w14:textId="77777777" w:rsidR="005E6328" w:rsidRDefault="00634084">
      <w:pPr>
        <w:numPr>
          <w:ilvl w:val="0"/>
          <w:numId w:val="1"/>
        </w:numPr>
        <w:spacing w:after="0" w:line="240" w:lineRule="auto"/>
        <w:rPr>
          <w:del w:id="55" w:author="Luccas Correa" w:date="2026-08-04T06:08:00Z" w16du:dateUtc="2026-08-04T10:08:00Z"/>
        </w:rPr>
      </w:pPr>
      <w:del w:id="56" w:author="Luccas Correa" w:date="2026-08-04T06:08:00Z" w16du:dateUtc="2026-08-04T10:08:00Z">
        <w:r>
          <w:delText>OPP are willing to get down with OG;</w:delText>
        </w:r>
      </w:del>
    </w:p>
    <w:p w14:paraId="5BFA171F" w14:textId="77777777" w:rsidR="005E6328" w:rsidRDefault="005E6328">
      <w:pPr>
        <w:spacing w:after="0" w:line="240" w:lineRule="auto"/>
        <w:rPr>
          <w:del w:id="57" w:author="Luccas Correa" w:date="2026-08-04T06:08:00Z" w16du:dateUtc="2026-08-04T10:08:00Z"/>
        </w:rPr>
      </w:pPr>
    </w:p>
    <w:p w14:paraId="2455F740" w14:textId="77777777" w:rsidR="005E6328" w:rsidRPr="005E5AE5" w:rsidRDefault="005E6328" w:rsidP="00EB3E03">
      <w:pPr>
        <w:rPr>
          <w:lang w:val="pt-BR"/>
          <w:rPrChange w:id="58" w:author="Luccas Correa" w:date="2026-08-04T06:08:00Z" w16du:dateUtc="2026-08-04T10:08:00Z">
            <w:rPr/>
          </w:rPrChange>
        </w:rPr>
        <w:pPrChange w:id="59" w:author="Luccas Correa" w:date="2026-08-04T06:08:00Z" w16du:dateUtc="2026-08-04T10:08:00Z">
          <w:pPr>
            <w:spacing w:after="0" w:line="240" w:lineRule="auto"/>
          </w:pPr>
        </w:pPrChange>
      </w:pPr>
    </w:p>
    <w:sectPr w:rsidR="005E6328" w:rsidRPr="005E5AE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  <w:sectPrChange w:id="62" w:author="Luccas Correa" w:date="2026-08-04T06:08:00Z" w16du:dateUtc="2026-08-04T10:08:00Z">
        <w:sectPr w:rsidR="005E6328" w:rsidRPr="005E5AE5"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D5C95" w14:textId="77777777" w:rsidR="005217C4" w:rsidRDefault="005217C4">
      <w:pPr>
        <w:spacing w:after="0" w:line="240" w:lineRule="auto"/>
      </w:pPr>
      <w:r>
        <w:separator/>
      </w:r>
    </w:p>
  </w:endnote>
  <w:endnote w:type="continuationSeparator" w:id="0">
    <w:p w14:paraId="6401B738" w14:textId="77777777" w:rsidR="005217C4" w:rsidRDefault="00521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2ACFD" w14:textId="77777777" w:rsidR="005E6328" w:rsidRDefault="005E6328">
    <w:pPr>
      <w:pStyle w:val="IntenseReference"/>
      <w:pPrChange w:id="61" w:author="Luccas Correa" w:date="2026-08-04T06:08:00Z" w16du:dateUtc="2026-08-04T10:08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936B9" w14:textId="77777777" w:rsidR="005217C4" w:rsidRDefault="005217C4">
      <w:pPr>
        <w:spacing w:after="0" w:line="240" w:lineRule="auto"/>
      </w:pPr>
      <w:r>
        <w:separator/>
      </w:r>
    </w:p>
  </w:footnote>
  <w:footnote w:type="continuationSeparator" w:id="0">
    <w:p w14:paraId="7A2BF1B3" w14:textId="77777777" w:rsidR="005217C4" w:rsidRDefault="00521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6D0" w14:textId="77777777" w:rsidR="005E6328" w:rsidRDefault="005E6328">
    <w:pPr>
      <w:pStyle w:val="IntenseQuote"/>
      <w:pPrChange w:id="60" w:author="Luccas Correa" w:date="2026-08-04T06:08:00Z" w16du:dateUtc="2026-08-04T10:08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322D35"/>
    <w:rsid w:val="004368DF"/>
    <w:rsid w:val="005217C4"/>
    <w:rsid w:val="00524058"/>
    <w:rsid w:val="00563DB5"/>
    <w:rsid w:val="005E5AE5"/>
    <w:rsid w:val="005E6328"/>
    <w:rsid w:val="00634084"/>
    <w:rsid w:val="006D3D70"/>
    <w:rsid w:val="008C7AEF"/>
    <w:rsid w:val="009C7AE6"/>
    <w:rsid w:val="00A16521"/>
    <w:rsid w:val="00D035E4"/>
    <w:rsid w:val="00D72779"/>
    <w:rsid w:val="00D833B8"/>
    <w:rsid w:val="00EB3E03"/>
    <w:rsid w:val="00FC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  <w:pPrChange w:id="0" w:author="Luccas Correa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Luccas Correa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  <w:pPrChange w:id="1" w:author="Luccas Correa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Luccas Correa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2026-08-04T10:08:00Z</dcterms:modified>
</cp:coreProperties>
</file>