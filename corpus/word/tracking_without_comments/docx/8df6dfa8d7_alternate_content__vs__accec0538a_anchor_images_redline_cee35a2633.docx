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33D5C26" w14:textId="77777777" w:rsidR="009310D4" w:rsidRPr="009310D4" w:rsidRDefault="009310D4" w:rsidP="009310D4">
      <w:pPr>
        <w:pStyle w:val="Heading1"/>
        <w:jc w:val="center"/>
        <w:rPr>
          <w:ins w:id="17" w:author="Vladislava Andrushchenko" w:date="2026-09-26T14:39:00Z" w16du:dateUtc="2026-09-26T18:39:00Z"/>
          <w:rFonts w:ascii="Ubuntu" w:hAnsi="Ubuntu"/>
        </w:rPr>
      </w:pPr>
      <w:bookmarkStart w:id="18" w:name="_Toc359077862"/>
      <w:ins w:id="19" w:author="Vladislava Andrushchenko" w:date="2026-09-26T14:39:00Z" w16du:dateUtc="2026-09-26T18:39:00Z">
        <w:r w:rsidRPr="009310D4">
          <w:rPr>
            <w:rFonts w:ascii="Ubuntu" w:hAnsi="Ubuntu"/>
            <w:sz w:val="28"/>
            <w:szCs w:val="28"/>
          </w:rPr>
          <w:t>Images</w:t>
        </w:r>
        <w:bookmarkEnd w:id="18"/>
      </w:ins>
    </w:p>
    <w:p w14:paraId="0404D5DB" w14:textId="77777777" w:rsidR="009310D4" w:rsidRPr="009310D4" w:rsidRDefault="009310D4" w:rsidP="009310D4">
      <w:pPr>
        <w:ind w:firstLine="426"/>
        <w:rPr>
          <w:ins w:id="20" w:author="Vladislava Andrushchenko" w:date="2026-09-26T14:39:00Z" w16du:dateUtc="2026-09-26T18:39:00Z"/>
        </w:rPr>
      </w:pPr>
      <w:ins w:id="21" w:author="Vladislava Andrushchenko" w:date="2026-09-26T14:39:00Z" w16du:dateUtc="2026-09-26T18:39:00Z">
        <w:r w:rsidRPr="009310D4">
          <w:t xml:space="preserve">Images can be of three main types. Inline images are images that are part of the normal text flow, like this image of a green dot </w:t>
        </w:r>
        <w:r w:rsidRPr="009310D4">
          <w:rPr>
            <w:noProof/>
          </w:rPr>
          <w:drawing>
            <wp:inline distT="0" distB="0" distL="0" distR="0" wp14:anchorId="79CA73FC" wp14:editId="66D085F4">
              <wp:extent cx="137160" cy="137160"/>
              <wp:effectExtent l="19050" t="0" r="0" b="0"/>
              <wp:docPr id="1" name="Picture 0" descr="dot_gree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ot_green.png"/>
                      <pic:cNvPicPr/>
                    </pic:nvPicPr>
                    <pic:blipFill>
                      <a:blip r:embed="rId6"/>
                      <a:stretch>
                        <a:fillRect/>
                      </a:stretch>
                    </pic:blipFill>
                    <pic:spPr>
                      <a:xfrm>
                        <a:off x="0" y="0"/>
                        <a:ext cx="137160" cy="137160"/>
                      </a:xfrm>
                      <a:prstGeom prst="rect">
                        <a:avLst/>
                      </a:prstGeom>
                    </pic:spPr>
                  </pic:pic>
                </a:graphicData>
              </a:graphic>
            </wp:inline>
          </w:drawing>
        </w:r>
        <w:r w:rsidRPr="009310D4">
          <w:t>. Inline images do not cause breaks in the text and are usually small in size.</w:t>
        </w:r>
        <w:r w:rsidRPr="009310D4">
          <w:rPr>
            <w:noProof/>
          </w:rPr>
          <w:drawing>
            <wp:anchor distT="0" distB="0" distL="114300" distR="114300" simplePos="0" relativeHeight="251659264" behindDoc="0" locked="0" layoutInCell="1" allowOverlap="1" wp14:anchorId="68AFC1C5" wp14:editId="39A9A47E">
              <wp:simplePos x="3589020" y="1859280"/>
              <wp:positionH relativeFrom="margin">
                <wp:align>left</wp:align>
              </wp:positionH>
              <wp:positionV relativeFrom="margin">
                <wp:align>top</wp:align>
              </wp:positionV>
              <wp:extent cx="975600" cy="975600"/>
              <wp:effectExtent l="0" t="0" r="0" b="0"/>
              <wp:wrapSquare wrapText="bothSides"/>
              <wp:docPr id="2" name="Picture 1" descr="back.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ack.png"/>
                      <pic:cNvPicPr/>
                    </pic:nvPicPr>
                    <pic:blipFill>
                      <a:blip r:embed="rId7"/>
                      <a:stretch>
                        <a:fillRect/>
                      </a:stretch>
                    </pic:blipFill>
                    <pic:spPr>
                      <a:xfrm>
                        <a:off x="0" y="0"/>
                        <a:ext cx="975600" cy="975600"/>
                      </a:xfrm>
                      <a:prstGeom prst="rect">
                        <a:avLst/>
                      </a:prstGeom>
                    </pic:spPr>
                  </pic:pic>
                </a:graphicData>
              </a:graphic>
              <wp14:sizeRelH relativeFrom="margin">
                <wp14:pctWidth>0</wp14:pctWidth>
              </wp14:sizeRelH>
              <wp14:sizeRelV relativeFrom="margin">
                <wp14:pctHeight>0</wp14:pctHeight>
              </wp14:sizeRelV>
            </wp:anchor>
          </w:drawing>
        </w:r>
        <w:r w:rsidRPr="009310D4">
          <w:t xml:space="preserve"> The next category of image is a floating image, one that “floats “ on the page and is surrounded by text. Word supports more </w:t>
        </w:r>
        <w:r w:rsidRPr="009310D4">
          <w:rPr>
            <w:color w:val="000000" w:themeColor="text1"/>
          </w:rPr>
          <w:t>types of floating images than are possible with current ebook technology, so the conversion maps floating images to simple left and right floats, as you can see with the left and right arrow images</w:t>
        </w:r>
        <w:r w:rsidRPr="009310D4">
          <w:t xml:space="preserve"> on the sides of this paragraph.</w:t>
        </w:r>
      </w:ins>
    </w:p>
    <w:p w14:paraId="488CE0F0" w14:textId="77777777" w:rsidR="009310D4" w:rsidRPr="009310D4" w:rsidRDefault="009310D4" w:rsidP="009310D4">
      <w:pPr>
        <w:rPr>
          <w:ins w:id="22" w:author="Vladislava Andrushchenko" w:date="2026-09-26T14:39:00Z" w16du:dateUtc="2026-09-26T18:39:00Z"/>
        </w:rPr>
      </w:pPr>
      <w:ins w:id="23" w:author="Vladislava Andrushchenko" w:date="2026-09-26T14:39:00Z" w16du:dateUtc="2026-09-26T18:39:00Z">
        <w:r w:rsidRPr="009310D4">
          <w:t>The final type of image is a “block” image, one that becomes a paragraph on its own and has no text on either side. Below is a centered green dot.</w:t>
        </w:r>
      </w:ins>
    </w:p>
    <w:p w14:paraId="5F9E41BC" w14:textId="77777777" w:rsidR="009310D4" w:rsidRPr="009310D4" w:rsidRDefault="009310D4" w:rsidP="009310D4">
      <w:pPr>
        <w:rPr>
          <w:ins w:id="24" w:author="Vladislava Andrushchenko" w:date="2026-09-26T14:39:00Z" w16du:dateUtc="2026-09-26T18:39:00Z"/>
        </w:rPr>
      </w:pPr>
      <w:ins w:id="25" w:author="Vladislava Andrushchenko" w:date="2026-09-26T14:39:00Z" w16du:dateUtc="2026-09-26T18:39:00Z">
        <w:r w:rsidRPr="009310D4">
          <w:rPr>
            <w:noProof/>
          </w:rPr>
          <w:drawing>
            <wp:anchor distT="0" distB="0" distL="114300" distR="114300" simplePos="0" relativeHeight="251661312" behindDoc="0" locked="0" layoutInCell="1" allowOverlap="1" wp14:anchorId="3C184E44" wp14:editId="0B7F4E0A">
              <wp:simplePos x="0" y="0"/>
              <wp:positionH relativeFrom="page">
                <wp:align>center</wp:align>
              </wp:positionH>
              <wp:positionV relativeFrom="paragraph">
                <wp:posOffset>6985</wp:posOffset>
              </wp:positionV>
              <wp:extent cx="251460" cy="243840"/>
              <wp:effectExtent l="0" t="0" r="0" b="0"/>
              <wp:wrapTopAndBottom/>
              <wp:docPr id="5" name="Picture 4" descr="dot_gree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ot_green.png"/>
                      <pic:cNvPicPr/>
                    </pic:nvPicPr>
                    <pic:blipFill>
                      <a:blip r:embed="rId6"/>
                      <a:stretch>
                        <a:fillRect/>
                      </a:stretch>
                    </pic:blipFill>
                    <pic:spPr>
                      <a:xfrm>
                        <a:off x="0" y="0"/>
                        <a:ext cx="251460" cy="243840"/>
                      </a:xfrm>
                      <a:prstGeom prst="rect">
                        <a:avLst/>
                      </a:prstGeom>
                    </pic:spPr>
                  </pic:pic>
                </a:graphicData>
              </a:graphic>
            </wp:anchor>
          </w:drawing>
        </w:r>
        <w:r w:rsidRPr="009310D4">
          <w:rPr>
            <w:noProof/>
          </w:rPr>
          <w:drawing>
            <wp:anchor distT="0" distB="0" distL="114300" distR="114300" simplePos="0" relativeHeight="251660288" behindDoc="0" locked="0" layoutInCell="1" allowOverlap="1" wp14:anchorId="2DE1861D" wp14:editId="3FE2CE04">
              <wp:simplePos x="1950720" y="2865120"/>
              <wp:positionH relativeFrom="margin">
                <wp:align>right</wp:align>
              </wp:positionH>
              <wp:positionV relativeFrom="margin">
                <wp:align>top</wp:align>
              </wp:positionV>
              <wp:extent cx="975360" cy="975360"/>
              <wp:effectExtent l="0" t="0" r="0" b="0"/>
              <wp:wrapSquare wrapText="bothSides"/>
              <wp:docPr id="3" name="Picture 2" descr="forwar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orward.png"/>
                      <pic:cNvPicPr/>
                    </pic:nvPicPr>
                    <pic:blipFill>
                      <a:blip r:embed="rId8"/>
                      <a:stretch>
                        <a:fillRect/>
                      </a:stretch>
                    </pic:blipFill>
                    <pic:spPr>
                      <a:xfrm>
                        <a:off x="0" y="0"/>
                        <a:ext cx="975360" cy="975360"/>
                      </a:xfrm>
                      <a:prstGeom prst="rect">
                        <a:avLst/>
                      </a:prstGeom>
                    </pic:spPr>
                  </pic:pic>
                </a:graphicData>
              </a:graphic>
            </wp:anchor>
          </w:drawing>
        </w:r>
        <w:r w:rsidRPr="009310D4">
          <w:t xml:space="preserve">Centered images like this are useful for large pictures that should be a focus of attention. </w:t>
        </w:r>
      </w:ins>
    </w:p>
    <w:p w14:paraId="554CAE60" w14:textId="77777777" w:rsidR="009310D4" w:rsidRPr="009310D4" w:rsidRDefault="009310D4" w:rsidP="009310D4">
      <w:pPr>
        <w:rPr>
          <w:ins w:id="26" w:author="Vladislava Andrushchenko" w:date="2026-09-26T14:39:00Z" w16du:dateUtc="2026-09-26T18:39:00Z"/>
        </w:rPr>
      </w:pPr>
      <w:ins w:id="27" w:author="Vladislava Andrushchenko" w:date="2026-09-26T14:39:00Z" w16du:dateUtc="2026-09-26T18:39:00Z">
        <w:r w:rsidRPr="009310D4">
          <w:t xml:space="preserve">Generally, it is not possible to translate the exact positioning of images from a Word document to an ebook. That is because in Word, image positioning is specified in absolute units from the page boundaries.  There is no analogous technology in ebooks, so the conversion will usually end up placing the image either centered or floating close to the point in the text where it was </w:t>
        </w:r>
        <w:r w:rsidRPr="009310D4">
          <w:rPr>
            <w:rStyle w:val="SubtleEmphasis"/>
          </w:rPr>
          <w:t>inserted</w:t>
        </w:r>
        <w:r w:rsidRPr="009310D4">
          <w:t>, not necessarily where it appears on the page in Word.</w:t>
        </w:r>
      </w:ins>
    </w:p>
    <w:p w14:paraId="443D6B5F" w14:textId="77777777" w:rsidR="00E952CA" w:rsidRDefault="00A131A0">
      <w:pPr>
        <w:rPr>
          <w:del w:id="28" w:author="Vladislava Andrushchenko" w:date="2026-09-26T14:39:00Z" w16du:dateUtc="2026-09-26T18:39:00Z"/>
        </w:rPr>
      </w:pPr>
      <w:del w:id="29" w:author="Vladislava Andrushchenko" w:date="2026-09-26T14:39:00Z" w16du:dateUtc="2026-09-26T18:39:00Z">
        <w:r>
          <w:delText>This document demonstrates valid uses of mc:AlternateContent for testing.</w:delText>
        </w:r>
      </w:del>
    </w:p>
    <w:p w14:paraId="034CFEDF" w14:textId="77777777" w:rsidR="00E952CA" w:rsidRDefault="00A131A0">
      <w:pPr>
        <w:rPr>
          <w:del w:id="30" w:author="Vladislava Andrushchenko" w:date="2026-09-26T14:39:00Z" w16du:dateUtc="2026-09-26T18:39:00Z"/>
        </w:rPr>
      </w:pPr>
      <w:del w:id="31" w:author="Vladislava Andrushchenko" w:date="2026-09-26T14:39:00Z" w16du:dateUtc="2026-09-26T18:39:00Z">
        <w:r>
          <w:delText xml:space="preserve">Run-level AlternateContent: </w:delText>
        </w:r>
        <w:r>
          <w:rPr>
            <w:b/>
            <w:color w:val="FF0000"/>
          </w:rPr>
          <w:delText>Choice run (bold red, Requires=w14)</w:delText>
        </w:r>
      </w:del>
    </w:p>
    <w:tbl>
      <w:tblPr>
        <w:tblW w:w="0" w:type="auto"/>
        <w:tblLook w:val="04A0" w:firstRow="1" w:lastRow="0" w:firstColumn="1" w:lastColumn="0" w:noHBand="0" w:noVBand="1"/>
      </w:tblPr>
      <w:tblGrid>
        <w:gridCol w:w="8640"/>
      </w:tblGrid>
      <w:tr w:rsidR="00E952CA" w14:paraId="1A66371D" w14:textId="77777777">
        <w:trPr>
          <w:del w:id="32" w:author="Vladislava Andrushchenko" w:date="2026-09-26T14:39:00Z" w16du:dateUtc="2026-09-26T18:39:00Z"/>
        </w:trPr>
        <w:tc>
          <w:tcPr>
            <w:tcW w:w="8640" w:type="dxa"/>
          </w:tcPr>
          <w:p w14:paraId="3BDA5EF1" w14:textId="77777777" w:rsidR="00E952CA" w:rsidRDefault="00A131A0">
            <w:pPr>
              <w:rPr>
                <w:del w:id="33" w:author="Vladislava Andrushchenko" w:date="2026-09-26T14:39:00Z" w16du:dateUtc="2026-09-26T18:39:00Z"/>
              </w:rPr>
            </w:pPr>
            <w:del w:id="34" w:author="Vladislava Andrushchenko" w:date="2026-09-26T14:39:00Z" w16du:dateUtc="2026-09-26T18:39:00Z">
              <w:r>
                <w:delText>Cell-level AlternateContent follows:</w:delText>
              </w:r>
            </w:del>
          </w:p>
          <w:p w14:paraId="43792AA8" w14:textId="77777777" w:rsidR="00E952CA" w:rsidRDefault="00A131A0">
            <w:pPr>
              <w:rPr>
                <w:del w:id="35" w:author="Vladislava Andrushchenko" w:date="2026-09-26T14:39:00Z" w16du:dateUtc="2026-09-26T18:39:00Z"/>
              </w:rPr>
            </w:pPr>
            <w:del w:id="36" w:author="Vladislava Andrushchenko" w:date="2026-09-26T14:39:00Z" w16du:dateUtc="2026-09-26T18:39:00Z">
              <w:r>
                <w:delText>Choice paragraph inside table cell (Requires=w14)</w:delText>
              </w:r>
            </w:del>
          </w:p>
        </w:tc>
      </w:tr>
    </w:tbl>
    <w:p w14:paraId="5E5D2355" w14:textId="77777777" w:rsidR="00E952CA" w:rsidRDefault="00A131A0">
      <w:pPr>
        <w:rPr>
          <w:del w:id="37" w:author="Vladislava Andrushchenko" w:date="2026-09-26T14:39:00Z" w16du:dateUtc="2026-09-26T18:39:00Z"/>
        </w:rPr>
      </w:pPr>
      <w:del w:id="38" w:author="Vladislava Andrushchenko" w:date="2026-09-26T14:39:00Z" w16du:dateUtc="2026-09-26T18:39:00Z">
        <w:r>
          <w:delText>Choice paragraph at body level (Requires=w14)</w:delText>
        </w:r>
      </w:del>
    </w:p>
    <w:p w14:paraId="36215EE1" w14:textId="77777777" w:rsidR="00E952CA" w:rsidRDefault="00A131A0">
      <w:del w:id="39" w:author="Vladislava Andrushchenko" w:date="2026-09-26T14:39:00Z" w16du:dateUtc="2026-09-26T18:39:00Z">
        <w:r>
          <w:delText>Choice A: Requires=w15</w:delText>
        </w:r>
      </w:del>
    </w:p>
    <w:sectPr w:rsidR="00E952CA">
      <w:pgSz w:w="11906" w:h="16838"/>
      <w:pgMar w:top="1440" w:right="1440" w:bottom="1440" w:left="1440" w:header="708" w:footer="708" w:gutter="0"/>
      <w:cols w:space="708"/>
      <w:docGrid w:linePitch="360"/>
      <w:sectPrChange w:id="40" w:author="Vladislava Andrushchenko" w:date="2026-09-26T14:39:00Z" w16du:dateUtc="2026-09-26T18:39:00Z">
        <w:sectPr w:rsidR="00E952CA">
          <w:pgSz w:w="12240" w:h="15840"/>
          <w:pgMar w:top="1440" w:right="1800" w:bottom="1440" w:left="1800" w:header="720" w:footer="720" w:gutter="0"/>
          <w:cols w:space="720"/>
        </w:sectPr>
      </w:sectPrChang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Ubuntu">
    <w:panose1 w:val="020B0504030602030204"/>
    <w:charset w:val="00"/>
    <w:family w:val="swiss"/>
    <w:pitch w:val="variable"/>
    <w:sig w:usb0="E00002FF" w:usb1="5000205B" w:usb2="00000000" w:usb3="00000000" w:csb0="0000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19753393">
    <w:abstractNumId w:val="8"/>
  </w:num>
  <w:num w:numId="2" w16cid:durableId="244460778">
    <w:abstractNumId w:val="6"/>
  </w:num>
  <w:num w:numId="3" w16cid:durableId="1473671881">
    <w:abstractNumId w:val="5"/>
  </w:num>
  <w:num w:numId="4" w16cid:durableId="7299300">
    <w:abstractNumId w:val="4"/>
  </w:num>
  <w:num w:numId="5" w16cid:durableId="881668978">
    <w:abstractNumId w:val="7"/>
  </w:num>
  <w:num w:numId="6" w16cid:durableId="307903049">
    <w:abstractNumId w:val="3"/>
  </w:num>
  <w:num w:numId="7" w16cid:durableId="1489786117">
    <w:abstractNumId w:val="2"/>
  </w:num>
  <w:num w:numId="8" w16cid:durableId="545259921">
    <w:abstractNumId w:val="1"/>
  </w:num>
  <w:num w:numId="9" w16cid:durableId="1319378511">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98"/>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E6F0E"/>
    <w:rsid w:val="0015074B"/>
    <w:rsid w:val="002167FF"/>
    <w:rsid w:val="0029639D"/>
    <w:rsid w:val="00326F90"/>
    <w:rsid w:val="003A1882"/>
    <w:rsid w:val="005017B3"/>
    <w:rsid w:val="00635D55"/>
    <w:rsid w:val="009310D4"/>
    <w:rsid w:val="009F58C9"/>
    <w:rsid w:val="00AA1D8D"/>
    <w:rsid w:val="00B41974"/>
    <w:rsid w:val="00B47730"/>
    <w:rsid w:val="00CB0664"/>
    <w:rsid w:val="00D24516"/>
    <w:rsid w:val="00E952CA"/>
    <w:rsid w:val="00EC776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E6102AA"/>
  <w14:defaultImageDpi w14:val="300"/>
  <w15:docId w15:val="{BDFCCD24-8742-784D-86A0-4C6983CAE7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310D4"/>
    <w:pPr>
      <w:spacing w:after="0"/>
      <w:ind w:firstLine="432"/>
      <w:pPrChange w:id="0" w:author="Vladislava Andrushchenko" w:date="2026-09-26T14:39:00Z">
        <w:pPr>
          <w:spacing w:after="200" w:line="276" w:lineRule="auto"/>
        </w:pPr>
      </w:pPrChange>
    </w:pPr>
    <w:rPr>
      <w:rFonts w:ascii="Ubuntu" w:eastAsiaTheme="minorHAnsi" w:hAnsi="Ubuntu"/>
      <w:sz w:val="24"/>
      <w:rPrChange w:id="0" w:author="Vladislava Andrushchenko" w:date="2026-09-26T14:39:00Z">
        <w:rPr>
          <w:rFonts w:asciiTheme="minorHAnsi" w:eastAsiaTheme="minorEastAsia" w:hAnsiTheme="minorHAnsi" w:cstheme="minorBidi"/>
          <w:sz w:val="22"/>
          <w:szCs w:val="22"/>
          <w:lang w:val="en-US" w:eastAsia="en-US" w:bidi="ar-SA"/>
        </w:rPr>
      </w:rPrChange>
    </w:rPr>
  </w:style>
  <w:style w:type="paragraph" w:styleId="Heading1">
    <w:name w:val="heading 1"/>
    <w:basedOn w:val="Normal"/>
    <w:next w:val="Normal"/>
    <w:link w:val="Heading1Char"/>
    <w:uiPriority w:val="9"/>
    <w:qFormat/>
    <w:rsid w:val="009310D4"/>
    <w:pPr>
      <w:keepNext/>
      <w:keepLines/>
      <w:spacing w:before="360" w:after="80" w:line="240" w:lineRule="auto"/>
      <w:ind w:firstLine="0"/>
      <w:outlineLvl w:val="0"/>
      <w:pPrChange w:id="1" w:author="Vladislava Andrushchenko" w:date="2026-09-26T14:39:00Z">
        <w:pPr>
          <w:keepNext/>
          <w:keepLines/>
          <w:spacing w:before="480" w:line="276" w:lineRule="auto"/>
          <w:ind w:firstLine="432"/>
          <w:outlineLvl w:val="0"/>
        </w:pPr>
      </w:pPrChange>
    </w:pPr>
    <w:rPr>
      <w:rFonts w:asciiTheme="majorHAnsi" w:eastAsiaTheme="majorEastAsia" w:hAnsiTheme="majorHAnsi" w:cstheme="majorBidi"/>
      <w:color w:val="365F91" w:themeColor="accent1" w:themeShade="BF"/>
      <w:kern w:val="2"/>
      <w:sz w:val="40"/>
      <w:szCs w:val="40"/>
      <w:lang/>
      <w14:ligatures w14:val="standardContextual"/>
      <w:rPrChange w:id="1" w:author="Vladislava Andrushchenko" w:date="2026-09-26T14:39:00Z">
        <w:rPr>
          <w:rFonts w:asciiTheme="majorHAnsi" w:eastAsiaTheme="majorEastAsia" w:hAnsiTheme="majorHAnsi" w:cstheme="majorBidi"/>
          <w:b/>
          <w:bCs/>
          <w:color w:val="365F91" w:themeColor="accent1" w:themeShade="BF"/>
          <w:sz w:val="28"/>
          <w:szCs w:val="28"/>
          <w:lang w:val="en-US" w:eastAsia="en-US" w:bidi="ar-SA"/>
        </w:rPr>
      </w:rPrChange>
    </w:rPr>
  </w:style>
  <w:style w:type="paragraph" w:styleId="Heading2">
    <w:name w:val="heading 2"/>
    <w:basedOn w:val="Normal"/>
    <w:next w:val="Normal"/>
    <w:link w:val="Heading2Char"/>
    <w:uiPriority w:val="9"/>
    <w:semiHidden/>
    <w:unhideWhenUsed/>
    <w:qFormat/>
    <w:rsid w:val="009310D4"/>
    <w:pPr>
      <w:keepNext/>
      <w:keepLines/>
      <w:spacing w:before="160" w:after="80" w:line="240" w:lineRule="auto"/>
      <w:ind w:firstLine="0"/>
      <w:outlineLvl w:val="1"/>
      <w:pPrChange w:id="2" w:author="Vladislava Andrushchenko" w:date="2026-09-26T14:39:00Z">
        <w:pPr>
          <w:keepNext/>
          <w:keepLines/>
          <w:spacing w:before="200" w:line="276" w:lineRule="auto"/>
          <w:ind w:firstLine="432"/>
          <w:outlineLvl w:val="1"/>
        </w:pPr>
      </w:pPrChange>
    </w:pPr>
    <w:rPr>
      <w:rFonts w:asciiTheme="majorHAnsi" w:eastAsiaTheme="majorEastAsia" w:hAnsiTheme="majorHAnsi" w:cstheme="majorBidi"/>
      <w:color w:val="365F91" w:themeColor="accent1" w:themeShade="BF"/>
      <w:kern w:val="2"/>
      <w:sz w:val="32"/>
      <w:szCs w:val="32"/>
      <w:lang/>
      <w14:ligatures w14:val="standardContextual"/>
      <w:rPrChange w:id="2" w:author="Vladislava Andrushchenko" w:date="2026-09-26T14:39:00Z">
        <w:rPr>
          <w:rFonts w:asciiTheme="majorHAnsi" w:eastAsiaTheme="majorEastAsia" w:hAnsiTheme="majorHAnsi" w:cstheme="majorBidi"/>
          <w:b/>
          <w:bCs/>
          <w:color w:val="4F81BD" w:themeColor="accent1"/>
          <w:sz w:val="26"/>
          <w:szCs w:val="26"/>
          <w:lang w:val="en-US" w:eastAsia="en-US" w:bidi="ar-SA"/>
        </w:rPr>
      </w:rPrChange>
    </w:rPr>
  </w:style>
  <w:style w:type="paragraph" w:styleId="Heading3">
    <w:name w:val="heading 3"/>
    <w:basedOn w:val="Normal"/>
    <w:next w:val="Normal"/>
    <w:link w:val="Heading3Char"/>
    <w:uiPriority w:val="9"/>
    <w:semiHidden/>
    <w:unhideWhenUsed/>
    <w:qFormat/>
    <w:rsid w:val="009310D4"/>
    <w:pPr>
      <w:keepNext/>
      <w:keepLines/>
      <w:spacing w:before="160" w:after="80" w:line="240" w:lineRule="auto"/>
      <w:ind w:firstLine="0"/>
      <w:outlineLvl w:val="2"/>
      <w:pPrChange w:id="3" w:author="Vladislava Andrushchenko" w:date="2026-09-26T14:39:00Z">
        <w:pPr>
          <w:keepNext/>
          <w:keepLines/>
          <w:spacing w:before="200" w:line="276" w:lineRule="auto"/>
          <w:ind w:firstLine="432"/>
          <w:outlineLvl w:val="2"/>
        </w:pPr>
      </w:pPrChange>
    </w:pPr>
    <w:rPr>
      <w:rFonts w:asciiTheme="minorHAnsi" w:eastAsiaTheme="majorEastAsia" w:hAnsiTheme="minorHAnsi" w:cstheme="majorBidi"/>
      <w:color w:val="365F91" w:themeColor="accent1" w:themeShade="BF"/>
      <w:kern w:val="2"/>
      <w:sz w:val="28"/>
      <w:szCs w:val="28"/>
      <w:lang/>
      <w14:ligatures w14:val="standardContextual"/>
      <w:rPrChange w:id="3" w:author="Vladislava Andrushchenko" w:date="2026-09-26T14:39:00Z">
        <w:rPr>
          <w:rFonts w:asciiTheme="majorHAnsi" w:eastAsiaTheme="majorEastAsia" w:hAnsiTheme="majorHAnsi" w:cstheme="majorBidi"/>
          <w:b/>
          <w:bCs/>
          <w:color w:val="4F81BD" w:themeColor="accent1"/>
          <w:sz w:val="24"/>
          <w:szCs w:val="22"/>
          <w:lang w:val="en-US" w:eastAsia="en-US" w:bidi="ar-SA"/>
        </w:rPr>
      </w:rPrChange>
    </w:rPr>
  </w:style>
  <w:style w:type="paragraph" w:styleId="Heading4">
    <w:name w:val="heading 4"/>
    <w:basedOn w:val="Normal"/>
    <w:next w:val="Normal"/>
    <w:link w:val="Heading4Char"/>
    <w:uiPriority w:val="9"/>
    <w:semiHidden/>
    <w:unhideWhenUsed/>
    <w:qFormat/>
    <w:rsid w:val="009310D4"/>
    <w:pPr>
      <w:keepNext/>
      <w:keepLines/>
      <w:spacing w:before="80" w:after="40" w:line="240" w:lineRule="auto"/>
      <w:ind w:firstLine="0"/>
      <w:outlineLvl w:val="3"/>
      <w:pPrChange w:id="4" w:author="Vladislava Andrushchenko" w:date="2026-09-26T14:39:00Z">
        <w:pPr>
          <w:keepNext/>
          <w:keepLines/>
          <w:spacing w:before="200" w:line="276" w:lineRule="auto"/>
          <w:ind w:firstLine="432"/>
          <w:outlineLvl w:val="3"/>
        </w:pPr>
      </w:pPrChange>
    </w:pPr>
    <w:rPr>
      <w:rFonts w:asciiTheme="minorHAnsi" w:eastAsiaTheme="majorEastAsia" w:hAnsiTheme="minorHAnsi" w:cstheme="majorBidi"/>
      <w:i/>
      <w:iCs/>
      <w:color w:val="365F91" w:themeColor="accent1" w:themeShade="BF"/>
      <w:kern w:val="2"/>
      <w:szCs w:val="24"/>
      <w:lang/>
      <w14:ligatures w14:val="standardContextual"/>
      <w:rPrChange w:id="4" w:author="Vladislava Andrushchenko" w:date="2026-09-26T14:39:00Z">
        <w:rPr>
          <w:rFonts w:asciiTheme="majorHAnsi" w:eastAsiaTheme="majorEastAsia" w:hAnsiTheme="majorHAnsi" w:cstheme="majorBidi"/>
          <w:b/>
          <w:bCs/>
          <w:i/>
          <w:iCs/>
          <w:color w:val="4F81BD" w:themeColor="accent1"/>
          <w:sz w:val="24"/>
          <w:szCs w:val="22"/>
          <w:lang w:val="en-US" w:eastAsia="en-US" w:bidi="ar-SA"/>
        </w:rPr>
      </w:rPrChange>
    </w:rPr>
  </w:style>
  <w:style w:type="paragraph" w:styleId="Heading5">
    <w:name w:val="heading 5"/>
    <w:basedOn w:val="Normal"/>
    <w:next w:val="Normal"/>
    <w:link w:val="Heading5Char"/>
    <w:uiPriority w:val="9"/>
    <w:semiHidden/>
    <w:unhideWhenUsed/>
    <w:qFormat/>
    <w:rsid w:val="009310D4"/>
    <w:pPr>
      <w:keepNext/>
      <w:keepLines/>
      <w:spacing w:before="80" w:after="40" w:line="240" w:lineRule="auto"/>
      <w:ind w:firstLine="0"/>
      <w:outlineLvl w:val="4"/>
      <w:pPrChange w:id="5" w:author="Vladislava Andrushchenko" w:date="2026-09-26T14:39:00Z">
        <w:pPr>
          <w:keepNext/>
          <w:keepLines/>
          <w:spacing w:before="200" w:line="276" w:lineRule="auto"/>
          <w:ind w:firstLine="432"/>
          <w:outlineLvl w:val="4"/>
        </w:pPr>
      </w:pPrChange>
    </w:pPr>
    <w:rPr>
      <w:rFonts w:asciiTheme="minorHAnsi" w:eastAsiaTheme="majorEastAsia" w:hAnsiTheme="minorHAnsi" w:cstheme="majorBidi"/>
      <w:color w:val="365F91" w:themeColor="accent1" w:themeShade="BF"/>
      <w:kern w:val="2"/>
      <w:szCs w:val="24"/>
      <w:lang/>
      <w14:ligatures w14:val="standardContextual"/>
      <w:rPrChange w:id="5" w:author="Vladislava Andrushchenko" w:date="2026-09-26T14:39:00Z">
        <w:rPr>
          <w:rFonts w:asciiTheme="majorHAnsi" w:eastAsiaTheme="majorEastAsia" w:hAnsiTheme="majorHAnsi" w:cstheme="majorBidi"/>
          <w:color w:val="243F60" w:themeColor="accent1" w:themeShade="7F"/>
          <w:sz w:val="24"/>
          <w:szCs w:val="22"/>
          <w:lang w:val="en-US" w:eastAsia="en-US" w:bidi="ar-SA"/>
        </w:rPr>
      </w:rPrChange>
    </w:rPr>
  </w:style>
  <w:style w:type="paragraph" w:styleId="Heading6">
    <w:name w:val="heading 6"/>
    <w:basedOn w:val="Normal"/>
    <w:next w:val="Normal"/>
    <w:link w:val="Heading6Char"/>
    <w:uiPriority w:val="9"/>
    <w:semiHidden/>
    <w:unhideWhenUsed/>
    <w:qFormat/>
    <w:rsid w:val="009310D4"/>
    <w:pPr>
      <w:keepNext/>
      <w:keepLines/>
      <w:spacing w:before="40" w:line="240" w:lineRule="auto"/>
      <w:ind w:firstLine="0"/>
      <w:outlineLvl w:val="5"/>
      <w:pPrChange w:id="6" w:author="Vladislava Andrushchenko" w:date="2026-09-26T14:39:00Z">
        <w:pPr>
          <w:keepNext/>
          <w:keepLines/>
          <w:spacing w:before="200" w:line="276" w:lineRule="auto"/>
          <w:ind w:firstLine="432"/>
          <w:outlineLvl w:val="5"/>
        </w:pPr>
      </w:pPrChange>
    </w:pPr>
    <w:rPr>
      <w:rFonts w:asciiTheme="minorHAnsi" w:eastAsiaTheme="majorEastAsia" w:hAnsiTheme="minorHAnsi" w:cstheme="majorBidi"/>
      <w:i/>
      <w:iCs/>
      <w:color w:val="595959" w:themeColor="text1" w:themeTint="A6"/>
      <w:kern w:val="2"/>
      <w:szCs w:val="24"/>
      <w:lang/>
      <w14:ligatures w14:val="standardContextual"/>
      <w:rPrChange w:id="6" w:author="Vladislava Andrushchenko" w:date="2026-09-26T14:39:00Z">
        <w:rPr>
          <w:rFonts w:asciiTheme="majorHAnsi" w:eastAsiaTheme="majorEastAsia" w:hAnsiTheme="majorHAnsi" w:cstheme="majorBidi"/>
          <w:i/>
          <w:iCs/>
          <w:color w:val="243F60" w:themeColor="accent1" w:themeShade="7F"/>
          <w:sz w:val="24"/>
          <w:szCs w:val="22"/>
          <w:lang w:val="en-US" w:eastAsia="en-US" w:bidi="ar-SA"/>
        </w:rPr>
      </w:rPrChange>
    </w:rPr>
  </w:style>
  <w:style w:type="paragraph" w:styleId="Heading7">
    <w:name w:val="heading 7"/>
    <w:basedOn w:val="Normal"/>
    <w:next w:val="Normal"/>
    <w:link w:val="Heading7Char"/>
    <w:uiPriority w:val="9"/>
    <w:semiHidden/>
    <w:unhideWhenUsed/>
    <w:qFormat/>
    <w:rsid w:val="009310D4"/>
    <w:pPr>
      <w:keepNext/>
      <w:keepLines/>
      <w:spacing w:before="40" w:line="240" w:lineRule="auto"/>
      <w:ind w:firstLine="0"/>
      <w:outlineLvl w:val="6"/>
      <w:pPrChange w:id="7" w:author="Vladislava Andrushchenko" w:date="2026-09-26T14:39:00Z">
        <w:pPr>
          <w:keepNext/>
          <w:keepLines/>
          <w:spacing w:before="200" w:line="276" w:lineRule="auto"/>
          <w:ind w:firstLine="432"/>
          <w:outlineLvl w:val="6"/>
        </w:pPr>
      </w:pPrChange>
    </w:pPr>
    <w:rPr>
      <w:rFonts w:asciiTheme="minorHAnsi" w:eastAsiaTheme="majorEastAsia" w:hAnsiTheme="minorHAnsi" w:cstheme="majorBidi"/>
      <w:color w:val="595959" w:themeColor="text1" w:themeTint="A6"/>
      <w:kern w:val="2"/>
      <w:szCs w:val="24"/>
      <w:lang/>
      <w14:ligatures w14:val="standardContextual"/>
      <w:rPrChange w:id="7" w:author="Vladislava Andrushchenko" w:date="2026-09-26T14:39:00Z">
        <w:rPr>
          <w:rFonts w:asciiTheme="majorHAnsi" w:eastAsiaTheme="majorEastAsia" w:hAnsiTheme="majorHAnsi" w:cstheme="majorBidi"/>
          <w:i/>
          <w:iCs/>
          <w:color w:val="404040" w:themeColor="text1" w:themeTint="BF"/>
          <w:sz w:val="24"/>
          <w:szCs w:val="22"/>
          <w:lang w:val="en-US" w:eastAsia="en-US" w:bidi="ar-SA"/>
        </w:rPr>
      </w:rPrChange>
    </w:rPr>
  </w:style>
  <w:style w:type="paragraph" w:styleId="Heading8">
    <w:name w:val="heading 8"/>
    <w:basedOn w:val="Normal"/>
    <w:next w:val="Normal"/>
    <w:link w:val="Heading8Char"/>
    <w:uiPriority w:val="9"/>
    <w:semiHidden/>
    <w:unhideWhenUsed/>
    <w:qFormat/>
    <w:rsid w:val="009310D4"/>
    <w:pPr>
      <w:keepNext/>
      <w:keepLines/>
      <w:spacing w:line="240" w:lineRule="auto"/>
      <w:ind w:firstLine="0"/>
      <w:outlineLvl w:val="7"/>
      <w:pPrChange w:id="8" w:author="Vladislava Andrushchenko" w:date="2026-09-26T14:39:00Z">
        <w:pPr>
          <w:keepNext/>
          <w:keepLines/>
          <w:spacing w:before="200" w:line="276" w:lineRule="auto"/>
          <w:ind w:firstLine="432"/>
          <w:outlineLvl w:val="7"/>
        </w:pPr>
      </w:pPrChange>
    </w:pPr>
    <w:rPr>
      <w:rFonts w:asciiTheme="minorHAnsi" w:eastAsiaTheme="majorEastAsia" w:hAnsiTheme="minorHAnsi" w:cstheme="majorBidi"/>
      <w:i/>
      <w:iCs/>
      <w:color w:val="272727" w:themeColor="text1" w:themeTint="D8"/>
      <w:kern w:val="2"/>
      <w:szCs w:val="24"/>
      <w:lang/>
      <w14:ligatures w14:val="standardContextual"/>
      <w:rPrChange w:id="8" w:author="Vladislava Andrushchenko" w:date="2026-09-26T14:39:00Z">
        <w:rPr>
          <w:rFonts w:asciiTheme="majorHAnsi" w:eastAsiaTheme="majorEastAsia" w:hAnsiTheme="majorHAnsi" w:cstheme="majorBidi"/>
          <w:color w:val="4F81BD" w:themeColor="accent1"/>
          <w:lang w:val="en-US" w:eastAsia="en-US" w:bidi="ar-SA"/>
        </w:rPr>
      </w:rPrChange>
    </w:rPr>
  </w:style>
  <w:style w:type="paragraph" w:styleId="Heading9">
    <w:name w:val="heading 9"/>
    <w:basedOn w:val="Normal"/>
    <w:next w:val="Normal"/>
    <w:link w:val="Heading9Char"/>
    <w:uiPriority w:val="9"/>
    <w:semiHidden/>
    <w:unhideWhenUsed/>
    <w:qFormat/>
    <w:rsid w:val="009310D4"/>
    <w:pPr>
      <w:keepNext/>
      <w:keepLines/>
      <w:spacing w:line="240" w:lineRule="auto"/>
      <w:ind w:firstLine="0"/>
      <w:outlineLvl w:val="8"/>
      <w:pPrChange w:id="9" w:author="Vladislava Andrushchenko" w:date="2026-09-26T14:39:00Z">
        <w:pPr>
          <w:keepNext/>
          <w:keepLines/>
          <w:spacing w:before="200" w:line="276" w:lineRule="auto"/>
          <w:ind w:firstLine="432"/>
          <w:outlineLvl w:val="8"/>
        </w:pPr>
      </w:pPrChange>
    </w:pPr>
    <w:rPr>
      <w:rFonts w:asciiTheme="minorHAnsi" w:eastAsiaTheme="majorEastAsia" w:hAnsiTheme="minorHAnsi" w:cstheme="majorBidi"/>
      <w:color w:val="272727" w:themeColor="text1" w:themeTint="D8"/>
      <w:kern w:val="2"/>
      <w:szCs w:val="24"/>
      <w:lang/>
      <w14:ligatures w14:val="standardContextual"/>
      <w:rPrChange w:id="9" w:author="Vladislava Andrushchenko" w:date="2026-09-26T14:39:00Z">
        <w:rPr>
          <w:rFonts w:asciiTheme="majorHAnsi" w:eastAsiaTheme="majorEastAsia" w:hAnsiTheme="majorHAnsi" w:cstheme="majorBidi"/>
          <w:i/>
          <w:iCs/>
          <w:color w:val="404040" w:themeColor="text1" w:themeTint="BF"/>
          <w:lang w:val="en-US" w:eastAsia="en-US" w:bidi="ar-SA"/>
        </w:rPr>
      </w:rPrChang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color w:val="365F91" w:themeColor="accent1" w:themeShade="BF"/>
      <w:kern w:val="2"/>
      <w:sz w:val="40"/>
      <w:szCs w:val="40"/>
      <w:lang/>
      <w14:ligatures w14:val="standardContextual"/>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color w:val="365F91" w:themeColor="accent1" w:themeShade="BF"/>
      <w:kern w:val="2"/>
      <w:sz w:val="32"/>
      <w:szCs w:val="32"/>
      <w:lang/>
      <w14:ligatures w14:val="standardContextual"/>
    </w:rPr>
  </w:style>
  <w:style w:type="character" w:customStyle="1" w:styleId="Heading3Char">
    <w:name w:val="Heading 3 Char"/>
    <w:basedOn w:val="DefaultParagraphFont"/>
    <w:link w:val="Heading3"/>
    <w:uiPriority w:val="9"/>
    <w:rsid w:val="00FC693F"/>
    <w:rPr>
      <w:rFonts w:eastAsiaTheme="majorEastAsia" w:cstheme="majorBidi"/>
      <w:color w:val="365F91" w:themeColor="accent1" w:themeShade="BF"/>
      <w:kern w:val="2"/>
      <w:sz w:val="28"/>
      <w:szCs w:val="28"/>
      <w:lang/>
      <w14:ligatures w14:val="standardContextual"/>
    </w:rPr>
  </w:style>
  <w:style w:type="paragraph" w:styleId="Title">
    <w:name w:val="Title"/>
    <w:basedOn w:val="Normal"/>
    <w:next w:val="Normal"/>
    <w:link w:val="TitleChar"/>
    <w:uiPriority w:val="10"/>
    <w:qFormat/>
    <w:rsid w:val="009310D4"/>
    <w:pPr>
      <w:spacing w:after="80" w:line="240" w:lineRule="auto"/>
      <w:ind w:firstLine="0"/>
      <w:contextualSpacing/>
      <w:pPrChange w:id="10" w:author="Vladislava Andrushchenko" w:date="2026-09-26T14:39:00Z">
        <w:pPr>
          <w:pBdr>
            <w:bottom w:val="single" w:sz="8" w:space="4" w:color="4F81BD" w:themeColor="accent1"/>
          </w:pBdr>
          <w:spacing w:after="300"/>
          <w:ind w:firstLine="432"/>
          <w:contextualSpacing/>
        </w:pPr>
      </w:pPrChange>
    </w:pPr>
    <w:rPr>
      <w:rFonts w:asciiTheme="majorHAnsi" w:eastAsiaTheme="majorEastAsia" w:hAnsiTheme="majorHAnsi" w:cstheme="majorBidi"/>
      <w:spacing w:val="-10"/>
      <w:kern w:val="28"/>
      <w:sz w:val="56"/>
      <w:szCs w:val="56"/>
      <w:lang/>
      <w14:ligatures w14:val="standardContextual"/>
      <w:rPrChange w:id="10" w:author="Vladislava Andrushchenko" w:date="2026-09-26T14:39:00Z">
        <w:rPr>
          <w:rFonts w:asciiTheme="majorHAnsi" w:eastAsiaTheme="majorEastAsia" w:hAnsiTheme="majorHAnsi" w:cstheme="majorBidi"/>
          <w:color w:val="17365D" w:themeColor="text2" w:themeShade="BF"/>
          <w:spacing w:val="5"/>
          <w:kern w:val="28"/>
          <w:sz w:val="52"/>
          <w:szCs w:val="52"/>
          <w:lang w:val="en-US" w:eastAsia="en-US" w:bidi="ar-SA"/>
        </w:rPr>
      </w:rPrChange>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spacing w:val="-10"/>
      <w:kern w:val="28"/>
      <w:sz w:val="56"/>
      <w:szCs w:val="56"/>
      <w:lang/>
      <w14:ligatures w14:val="standardContextual"/>
    </w:rPr>
  </w:style>
  <w:style w:type="paragraph" w:styleId="Subtitle">
    <w:name w:val="Subtitle"/>
    <w:basedOn w:val="Normal"/>
    <w:next w:val="Normal"/>
    <w:link w:val="SubtitleChar"/>
    <w:uiPriority w:val="11"/>
    <w:qFormat/>
    <w:rsid w:val="009310D4"/>
    <w:pPr>
      <w:numPr>
        <w:ilvl w:val="1"/>
      </w:numPr>
      <w:spacing w:after="160" w:line="240" w:lineRule="auto"/>
      <w:ind w:firstLine="432"/>
      <w:pPrChange w:id="11" w:author="Vladislava Andrushchenko" w:date="2026-09-26T14:39:00Z">
        <w:pPr>
          <w:numPr>
            <w:ilvl w:val="1"/>
          </w:numPr>
          <w:spacing w:line="276" w:lineRule="auto"/>
          <w:ind w:firstLine="432"/>
        </w:pPr>
      </w:pPrChange>
    </w:pPr>
    <w:rPr>
      <w:rFonts w:asciiTheme="minorHAnsi" w:eastAsiaTheme="majorEastAsia" w:hAnsiTheme="minorHAnsi" w:cstheme="majorBidi"/>
      <w:color w:val="595959" w:themeColor="text1" w:themeTint="A6"/>
      <w:spacing w:val="15"/>
      <w:kern w:val="2"/>
      <w:sz w:val="28"/>
      <w:szCs w:val="28"/>
      <w:lang/>
      <w14:ligatures w14:val="standardContextual"/>
      <w:rPrChange w:id="11" w:author="Vladislava Andrushchenko" w:date="2026-09-26T14:39:00Z">
        <w:rPr>
          <w:rFonts w:asciiTheme="majorHAnsi" w:eastAsiaTheme="majorEastAsia" w:hAnsiTheme="majorHAnsi" w:cstheme="majorBidi"/>
          <w:i/>
          <w:iCs/>
          <w:color w:val="4F81BD" w:themeColor="accent1"/>
          <w:spacing w:val="15"/>
          <w:sz w:val="24"/>
          <w:szCs w:val="24"/>
          <w:lang w:val="en-US" w:eastAsia="en-US" w:bidi="ar-SA"/>
        </w:rPr>
      </w:rPrChange>
    </w:rPr>
  </w:style>
  <w:style w:type="character" w:customStyle="1" w:styleId="SubtitleChar">
    <w:name w:val="Subtitle Char"/>
    <w:basedOn w:val="DefaultParagraphFont"/>
    <w:link w:val="Subtitle"/>
    <w:uiPriority w:val="11"/>
    <w:rsid w:val="00FC693F"/>
    <w:rPr>
      <w:rFonts w:eastAsiaTheme="majorEastAsia" w:cstheme="majorBidi"/>
      <w:color w:val="595959" w:themeColor="text1" w:themeTint="A6"/>
      <w:spacing w:val="15"/>
      <w:kern w:val="2"/>
      <w:sz w:val="28"/>
      <w:szCs w:val="28"/>
      <w:lang/>
      <w14:ligatures w14:val="standardContextual"/>
    </w:rPr>
  </w:style>
  <w:style w:type="paragraph" w:styleId="ListParagraph">
    <w:name w:val="List Paragraph"/>
    <w:basedOn w:val="Normal"/>
    <w:uiPriority w:val="34"/>
    <w:qFormat/>
    <w:rsid w:val="009310D4"/>
    <w:pPr>
      <w:spacing w:line="240" w:lineRule="auto"/>
      <w:ind w:left="720" w:firstLine="0"/>
      <w:contextualSpacing/>
      <w:pPrChange w:id="12" w:author="Vladislava Andrushchenko" w:date="2026-09-26T14:39:00Z">
        <w:pPr>
          <w:spacing w:line="276" w:lineRule="auto"/>
          <w:ind w:left="720" w:firstLine="432"/>
          <w:contextualSpacing/>
        </w:pPr>
      </w:pPrChange>
    </w:pPr>
    <w:rPr>
      <w:rFonts w:asciiTheme="minorHAnsi" w:hAnsiTheme="minorHAnsi"/>
      <w:kern w:val="2"/>
      <w:szCs w:val="24"/>
      <w:lang/>
      <w14:ligatures w14:val="standardContextual"/>
      <w:rPrChange w:id="12" w:author="Vladislava Andrushchenko" w:date="2026-09-26T14:39:00Z">
        <w:rPr>
          <w:rFonts w:ascii="Ubuntu" w:eastAsiaTheme="minorHAnsi" w:hAnsi="Ubuntu" w:cstheme="minorBidi"/>
          <w:sz w:val="24"/>
          <w:szCs w:val="22"/>
          <w:lang w:val="en-US" w:eastAsia="en-US" w:bidi="ar-SA"/>
        </w:rPr>
      </w:rPrChange>
    </w:r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9310D4"/>
    <w:pPr>
      <w:spacing w:before="160" w:after="160" w:line="240" w:lineRule="auto"/>
      <w:ind w:firstLine="0"/>
      <w:jc w:val="center"/>
      <w:pPrChange w:id="13" w:author="Vladislava Andrushchenko" w:date="2026-09-26T14:39:00Z">
        <w:pPr>
          <w:spacing w:line="276" w:lineRule="auto"/>
          <w:ind w:firstLine="432"/>
        </w:pPr>
      </w:pPrChange>
    </w:pPr>
    <w:rPr>
      <w:rFonts w:asciiTheme="minorHAnsi" w:hAnsiTheme="minorHAnsi"/>
      <w:i/>
      <w:iCs/>
      <w:color w:val="404040" w:themeColor="text1" w:themeTint="BF"/>
      <w:kern w:val="2"/>
      <w:szCs w:val="24"/>
      <w:lang/>
      <w14:ligatures w14:val="standardContextual"/>
      <w:rPrChange w:id="13" w:author="Vladislava Andrushchenko" w:date="2026-09-26T14:39:00Z">
        <w:rPr>
          <w:rFonts w:ascii="Ubuntu" w:eastAsiaTheme="minorHAnsi" w:hAnsi="Ubuntu" w:cstheme="minorBidi"/>
          <w:i/>
          <w:iCs/>
          <w:color w:val="000000" w:themeColor="text1"/>
          <w:sz w:val="24"/>
          <w:szCs w:val="22"/>
          <w:lang w:val="en-US" w:eastAsia="en-US" w:bidi="ar-SA"/>
        </w:rPr>
      </w:rPrChange>
    </w:rPr>
  </w:style>
  <w:style w:type="character" w:customStyle="1" w:styleId="QuoteChar">
    <w:name w:val="Quote Char"/>
    <w:basedOn w:val="DefaultParagraphFont"/>
    <w:link w:val="Quote"/>
    <w:uiPriority w:val="29"/>
    <w:rsid w:val="00FC693F"/>
    <w:rPr>
      <w:rFonts w:eastAsiaTheme="minorHAnsi"/>
      <w:i/>
      <w:iCs/>
      <w:color w:val="404040" w:themeColor="text1" w:themeTint="BF"/>
      <w:kern w:val="2"/>
      <w:sz w:val="24"/>
      <w:szCs w:val="24"/>
      <w:lang/>
      <w14:ligatures w14:val="standardContextual"/>
    </w:rPr>
  </w:style>
  <w:style w:type="character" w:customStyle="1" w:styleId="Heading4Char">
    <w:name w:val="Heading 4 Char"/>
    <w:basedOn w:val="DefaultParagraphFont"/>
    <w:link w:val="Heading4"/>
    <w:uiPriority w:val="9"/>
    <w:semiHidden/>
    <w:rsid w:val="00FC693F"/>
    <w:rPr>
      <w:rFonts w:eastAsiaTheme="majorEastAsia" w:cstheme="majorBidi"/>
      <w:i/>
      <w:iCs/>
      <w:color w:val="365F91" w:themeColor="accent1" w:themeShade="BF"/>
      <w:kern w:val="2"/>
      <w:sz w:val="24"/>
      <w:szCs w:val="24"/>
      <w:lang/>
      <w14:ligatures w14:val="standardContextual"/>
    </w:rPr>
  </w:style>
  <w:style w:type="character" w:customStyle="1" w:styleId="Heading5Char">
    <w:name w:val="Heading 5 Char"/>
    <w:basedOn w:val="DefaultParagraphFont"/>
    <w:link w:val="Heading5"/>
    <w:uiPriority w:val="9"/>
    <w:semiHidden/>
    <w:rsid w:val="00FC693F"/>
    <w:rPr>
      <w:rFonts w:eastAsiaTheme="majorEastAsia" w:cstheme="majorBidi"/>
      <w:color w:val="365F91" w:themeColor="accent1" w:themeShade="BF"/>
      <w:kern w:val="2"/>
      <w:sz w:val="24"/>
      <w:szCs w:val="24"/>
      <w:lang/>
      <w14:ligatures w14:val="standardContextual"/>
    </w:rPr>
  </w:style>
  <w:style w:type="character" w:customStyle="1" w:styleId="Heading6Char">
    <w:name w:val="Heading 6 Char"/>
    <w:basedOn w:val="DefaultParagraphFont"/>
    <w:link w:val="Heading6"/>
    <w:uiPriority w:val="9"/>
    <w:semiHidden/>
    <w:rsid w:val="00FC693F"/>
    <w:rPr>
      <w:rFonts w:eastAsiaTheme="majorEastAsia" w:cstheme="majorBidi"/>
      <w:i/>
      <w:iCs/>
      <w:color w:val="595959" w:themeColor="text1" w:themeTint="A6"/>
      <w:kern w:val="2"/>
      <w:sz w:val="24"/>
      <w:szCs w:val="24"/>
      <w:lang/>
      <w14:ligatures w14:val="standardContextual"/>
    </w:rPr>
  </w:style>
  <w:style w:type="character" w:customStyle="1" w:styleId="Heading7Char">
    <w:name w:val="Heading 7 Char"/>
    <w:basedOn w:val="DefaultParagraphFont"/>
    <w:link w:val="Heading7"/>
    <w:uiPriority w:val="9"/>
    <w:semiHidden/>
    <w:rsid w:val="00FC693F"/>
    <w:rPr>
      <w:rFonts w:eastAsiaTheme="majorEastAsia" w:cstheme="majorBidi"/>
      <w:color w:val="595959" w:themeColor="text1" w:themeTint="A6"/>
      <w:kern w:val="2"/>
      <w:sz w:val="24"/>
      <w:szCs w:val="24"/>
      <w:lang/>
      <w14:ligatures w14:val="standardContextual"/>
    </w:rPr>
  </w:style>
  <w:style w:type="character" w:customStyle="1" w:styleId="Heading8Char">
    <w:name w:val="Heading 8 Char"/>
    <w:basedOn w:val="DefaultParagraphFont"/>
    <w:link w:val="Heading8"/>
    <w:uiPriority w:val="9"/>
    <w:semiHidden/>
    <w:rsid w:val="00FC693F"/>
    <w:rPr>
      <w:rFonts w:eastAsiaTheme="majorEastAsia" w:cstheme="majorBidi"/>
      <w:i/>
      <w:iCs/>
      <w:color w:val="272727" w:themeColor="text1" w:themeTint="D8"/>
      <w:kern w:val="2"/>
      <w:sz w:val="24"/>
      <w:szCs w:val="24"/>
      <w:lang/>
      <w14:ligatures w14:val="standardContextual"/>
    </w:rPr>
  </w:style>
  <w:style w:type="character" w:customStyle="1" w:styleId="Heading9Char">
    <w:name w:val="Heading 9 Char"/>
    <w:basedOn w:val="DefaultParagraphFont"/>
    <w:link w:val="Heading9"/>
    <w:uiPriority w:val="9"/>
    <w:semiHidden/>
    <w:rsid w:val="00FC693F"/>
    <w:rPr>
      <w:rFonts w:eastAsiaTheme="majorEastAsia" w:cstheme="majorBidi"/>
      <w:color w:val="272727" w:themeColor="text1" w:themeTint="D8"/>
      <w:kern w:val="2"/>
      <w:sz w:val="24"/>
      <w:szCs w:val="24"/>
      <w:lang/>
      <w14:ligatures w14:val="standardContextual"/>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9310D4"/>
    <w:pPr>
      <w:pBdr>
        <w:top w:val="single" w:sz="4" w:space="10" w:color="365F91" w:themeColor="accent1" w:themeShade="BF"/>
        <w:bottom w:val="single" w:sz="4" w:space="10" w:color="365F91" w:themeColor="accent1" w:themeShade="BF"/>
      </w:pBdr>
      <w:spacing w:before="360" w:after="360" w:line="240" w:lineRule="auto"/>
      <w:ind w:left="864" w:right="864" w:firstLine="0"/>
      <w:jc w:val="center"/>
      <w:pPrChange w:id="14" w:author="Vladislava Andrushchenko" w:date="2026-09-26T14:39:00Z">
        <w:pPr>
          <w:pBdr>
            <w:bottom w:val="single" w:sz="4" w:space="4" w:color="4F81BD" w:themeColor="accent1"/>
          </w:pBdr>
          <w:spacing w:before="200" w:after="280" w:line="276" w:lineRule="auto"/>
          <w:ind w:left="936" w:right="936" w:firstLine="432"/>
        </w:pPr>
      </w:pPrChange>
    </w:pPr>
    <w:rPr>
      <w:rFonts w:asciiTheme="minorHAnsi" w:hAnsiTheme="minorHAnsi"/>
      <w:i/>
      <w:iCs/>
      <w:color w:val="365F91" w:themeColor="accent1" w:themeShade="BF"/>
      <w:kern w:val="2"/>
      <w:szCs w:val="24"/>
      <w:lang/>
      <w14:ligatures w14:val="standardContextual"/>
      <w:rPrChange w:id="14" w:author="Vladislava Andrushchenko" w:date="2026-09-26T14:39:00Z">
        <w:rPr>
          <w:rFonts w:ascii="Ubuntu" w:eastAsiaTheme="minorHAnsi" w:hAnsi="Ubuntu" w:cstheme="minorBidi"/>
          <w:b/>
          <w:bCs/>
          <w:i/>
          <w:iCs/>
          <w:color w:val="4F81BD" w:themeColor="accent1"/>
          <w:sz w:val="24"/>
          <w:szCs w:val="22"/>
          <w:lang w:val="en-US" w:eastAsia="en-US" w:bidi="ar-SA"/>
        </w:rPr>
      </w:rPrChange>
    </w:rPr>
  </w:style>
  <w:style w:type="character" w:customStyle="1" w:styleId="IntenseQuoteChar">
    <w:name w:val="Intense Quote Char"/>
    <w:basedOn w:val="DefaultParagraphFont"/>
    <w:link w:val="IntenseQuote"/>
    <w:uiPriority w:val="30"/>
    <w:rsid w:val="00FC693F"/>
    <w:rPr>
      <w:rFonts w:eastAsiaTheme="minorHAnsi"/>
      <w:i/>
      <w:iCs/>
      <w:color w:val="365F91" w:themeColor="accent1" w:themeShade="BF"/>
      <w:kern w:val="2"/>
      <w:sz w:val="24"/>
      <w:szCs w:val="24"/>
      <w:lang/>
      <w14:ligatures w14:val="standardContextual"/>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9310D4"/>
    <w:rPr>
      <w:i/>
      <w:iCs/>
      <w:color w:val="365F91" w:themeColor="accent1" w:themeShade="BF"/>
      <w:rPrChange w:id="15" w:author="Vladislava Andrushchenko" w:date="2026-09-26T14:39:00Z">
        <w:rPr>
          <w:b/>
          <w:bCs/>
          <w:i/>
          <w:iCs/>
          <w:color w:val="4F81BD" w:themeColor="accent1"/>
        </w:rPr>
      </w:rPrChange>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9310D4"/>
    <w:rPr>
      <w:b/>
      <w:bCs/>
      <w:smallCaps/>
      <w:color w:val="365F91" w:themeColor="accent1" w:themeShade="BF"/>
      <w:spacing w:val="5"/>
      <w:rPrChange w:id="16" w:author="Vladislava Andrushchenko" w:date="2026-09-26T14:39:00Z">
        <w:rPr>
          <w:b/>
          <w:bCs/>
          <w:smallCaps/>
          <w:color w:val="C0504D" w:themeColor="accent2"/>
          <w:spacing w:val="5"/>
          <w:u w:val="single"/>
        </w:rPr>
      </w:rPrChang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232</Words>
  <Characters>1325</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1554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Arthur Souza Rodrigues</cp:lastModifiedBy>
  <cp:revision>1</cp:revision>
  <dcterms:created xsi:type="dcterms:W3CDTF">2013-12-23T23:15:00Z</dcterms:created>
  <dcterms:modified xsi:type="dcterms:W3CDTF">2026-09-26T18:39:00Z</dcterms:modified>
  <cp:category/>
</cp:coreProperties>
</file>