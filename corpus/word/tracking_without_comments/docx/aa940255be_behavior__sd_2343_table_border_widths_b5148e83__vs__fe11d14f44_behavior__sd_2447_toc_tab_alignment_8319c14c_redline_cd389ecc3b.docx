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6E0A" w14:textId="1671C10B" w:rsidR="00DE0A42" w:rsidRDefault="007438C0" w:rsidP="007438C0">
      <w:pPr>
        <w:pStyle w:val="Heading1"/>
        <w:rPr>
          <w:ins w:id="0" w:author="Caio Pizzol" w:date="2026-08-03T22:17:00Z" w16du:dateUtc="2026-08-04T02:17:00Z"/>
        </w:rPr>
      </w:pPr>
      <w:bookmarkStart w:id="1" w:name="_Toc227268872"/>
      <w:ins w:id="2" w:author="Caio Pizzol" w:date="2026-08-03T22:17:00Z" w16du:dateUtc="2026-08-04T02:17:00Z">
        <w:r>
          <w:t>Generalities</w:t>
        </w:r>
        <w:bookmarkEnd w:id="1"/>
      </w:ins>
    </w:p>
    <w:p w14:paraId="2E2A25A9" w14:textId="21F389B5" w:rsidR="007438C0" w:rsidRDefault="007438C0" w:rsidP="007438C0">
      <w:pPr>
        <w:rPr>
          <w:ins w:id="3" w:author="Caio Pizzol" w:date="2026-08-03T22:17:00Z" w16du:dateUtc="2026-08-04T02:17:00Z"/>
        </w:rPr>
      </w:pPr>
      <w:ins w:id="4" w:author="Caio Pizzol" w:date="2026-08-03T22:17:00Z" w16du:dateUtc="2026-08-04T02:17:00Z">
        <w:r>
          <w:t>Content for the Generalities section.</w:t>
        </w:r>
      </w:ins>
    </w:p>
    <w:p w14:paraId="0D54BFF2" w14:textId="07545B38" w:rsidR="007438C0" w:rsidRDefault="007438C0">
      <w:pPr>
        <w:rPr>
          <w:ins w:id="5" w:author="Caio Pizzol" w:date="2026-08-03T22:17:00Z" w16du:dateUtc="2026-08-04T02:17:00Z"/>
        </w:rPr>
      </w:pPr>
      <w:ins w:id="6" w:author="Caio Pizzol" w:date="2026-08-03T22:17:00Z" w16du:dateUtc="2026-08-04T02:17:00Z">
        <w:r>
          <w:br w:type="page"/>
        </w:r>
      </w:ins>
    </w:p>
    <w:p w14:paraId="4A3C1E94" w14:textId="7F6DE62F" w:rsidR="007438C0" w:rsidRDefault="007438C0" w:rsidP="007438C0">
      <w:pPr>
        <w:pStyle w:val="Heading1"/>
        <w:rPr>
          <w:ins w:id="7" w:author="Caio Pizzol" w:date="2026-08-03T22:17:00Z" w16du:dateUtc="2026-08-04T02:17:00Z"/>
        </w:rPr>
      </w:pPr>
      <w:bookmarkStart w:id="8" w:name="_Toc227268873"/>
      <w:ins w:id="9" w:author="Caio Pizzol" w:date="2026-08-03T22:17:00Z" w16du:dateUtc="2026-08-04T02:17:00Z">
        <w:r>
          <w:lastRenderedPageBreak/>
          <w:t>Definitions</w:t>
        </w:r>
        <w:bookmarkEnd w:id="8"/>
      </w:ins>
    </w:p>
    <w:p w14:paraId="33F99779" w14:textId="0934D36E" w:rsidR="007438C0" w:rsidRDefault="007438C0" w:rsidP="007438C0">
      <w:pPr>
        <w:rPr>
          <w:ins w:id="10" w:author="Caio Pizzol" w:date="2026-08-03T22:17:00Z" w16du:dateUtc="2026-08-04T02:17:00Z"/>
        </w:rPr>
      </w:pPr>
      <w:ins w:id="11" w:author="Caio Pizzol" w:date="2026-08-03T22:17:00Z" w16du:dateUtc="2026-08-04T02:17:00Z">
        <w:r>
          <w:t>Content for the Definitions section.</w:t>
        </w:r>
      </w:ins>
    </w:p>
    <w:p w14:paraId="6EB931F7" w14:textId="51BEB476" w:rsidR="007438C0" w:rsidRDefault="007438C0" w:rsidP="007438C0">
      <w:pPr>
        <w:pStyle w:val="Heading2"/>
        <w:rPr>
          <w:ins w:id="12" w:author="Caio Pizzol" w:date="2026-08-03T22:17:00Z" w16du:dateUtc="2026-08-04T02:17:00Z"/>
        </w:rPr>
      </w:pPr>
      <w:bookmarkStart w:id="13" w:name="_Toc227268874"/>
      <w:ins w:id="14" w:author="Caio Pizzol" w:date="2026-08-03T22:17:00Z" w16du:dateUtc="2026-08-04T02:17:00Z">
        <w:r>
          <w:t>Key terms</w:t>
        </w:r>
        <w:bookmarkEnd w:id="13"/>
      </w:ins>
    </w:p>
    <w:p w14:paraId="41B5BCF2" w14:textId="741E651B" w:rsidR="007438C0" w:rsidRDefault="007438C0" w:rsidP="007438C0">
      <w:pPr>
        <w:rPr>
          <w:ins w:id="15" w:author="Caio Pizzol" w:date="2026-08-03T22:17:00Z" w16du:dateUtc="2026-08-04T02:17:00Z"/>
        </w:rPr>
      </w:pPr>
      <w:ins w:id="16" w:author="Caio Pizzol" w:date="2026-08-03T22:17:00Z" w16du:dateUtc="2026-08-04T02:17:00Z">
        <w:r>
          <w:t>Key terms content.</w:t>
        </w:r>
      </w:ins>
    </w:p>
    <w:p w14:paraId="6CBA6D2F" w14:textId="46FBA7CC" w:rsidR="007438C0" w:rsidRDefault="007438C0">
      <w:pPr>
        <w:rPr>
          <w:ins w:id="17" w:author="Caio Pizzol" w:date="2026-08-03T22:17:00Z" w16du:dateUtc="2026-08-04T02:17:00Z"/>
        </w:rPr>
      </w:pPr>
      <w:ins w:id="18" w:author="Caio Pizzol" w:date="2026-08-03T22:17:00Z" w16du:dateUtc="2026-08-04T02:17:00Z">
        <w:r>
          <w:br w:type="page"/>
        </w:r>
      </w:ins>
    </w:p>
    <w:p w14:paraId="3F612389" w14:textId="0C9D243A" w:rsidR="007438C0" w:rsidRDefault="007438C0" w:rsidP="007438C0">
      <w:pPr>
        <w:pStyle w:val="Heading1"/>
        <w:rPr>
          <w:ins w:id="19" w:author="Caio Pizzol" w:date="2026-08-03T22:17:00Z" w16du:dateUtc="2026-08-04T02:17:00Z"/>
        </w:rPr>
      </w:pPr>
      <w:bookmarkStart w:id="20" w:name="_Toc227268875"/>
      <w:ins w:id="21" w:author="Caio Pizzol" w:date="2026-08-03T22:17:00Z" w16du:dateUtc="2026-08-04T02:17:00Z">
        <w:r>
          <w:t>Obligations</w:t>
        </w:r>
        <w:bookmarkEnd w:id="20"/>
      </w:ins>
    </w:p>
    <w:p w14:paraId="655E2869" w14:textId="68412613" w:rsidR="007438C0" w:rsidRDefault="007438C0" w:rsidP="007438C0">
      <w:pPr>
        <w:rPr>
          <w:ins w:id="22" w:author="Caio Pizzol" w:date="2026-08-03T22:17:00Z" w16du:dateUtc="2026-08-04T02:17:00Z"/>
        </w:rPr>
      </w:pPr>
      <w:ins w:id="23" w:author="Caio Pizzol" w:date="2026-08-03T22:17:00Z" w16du:dateUtc="2026-08-04T02:17:00Z">
        <w:r>
          <w:t>Obligations section content goes here with several lines so pagination occurs naturally.</w:t>
        </w:r>
      </w:ins>
    </w:p>
    <w:p w14:paraId="14D0CFEE" w14:textId="29C5876C" w:rsidR="007438C0" w:rsidRDefault="007438C0" w:rsidP="007438C0">
      <w:pPr>
        <w:pStyle w:val="Heading2"/>
        <w:rPr>
          <w:ins w:id="24" w:author="Caio Pizzol" w:date="2026-08-03T22:17:00Z" w16du:dateUtc="2026-08-04T02:17:00Z"/>
        </w:rPr>
      </w:pPr>
      <w:bookmarkStart w:id="25" w:name="_Toc227268876"/>
      <w:ins w:id="26" w:author="Caio Pizzol" w:date="2026-08-03T22:17:00Z" w16du:dateUtc="2026-08-04T02:17:00Z">
        <w:r>
          <w:t>Representations and Warranties</w:t>
        </w:r>
        <w:bookmarkEnd w:id="25"/>
      </w:ins>
    </w:p>
    <w:p w14:paraId="1C160133" w14:textId="1338C68A" w:rsidR="007438C0" w:rsidRDefault="007438C0" w:rsidP="007438C0">
      <w:pPr>
        <w:rPr>
          <w:ins w:id="27" w:author="Caio Pizzol" w:date="2026-08-03T22:17:00Z" w16du:dateUtc="2026-08-04T02:17:00Z"/>
        </w:rPr>
      </w:pPr>
      <w:ins w:id="28" w:author="Caio Pizzol" w:date="2026-08-03T22:17:00Z" w16du:dateUtc="2026-08-04T02:17:00Z">
        <w:r>
          <w:t>Reps and warranties content.</w:t>
        </w:r>
      </w:ins>
    </w:p>
    <w:p w14:paraId="28183213" w14:textId="4345DC11" w:rsidR="007438C0" w:rsidRDefault="007438C0" w:rsidP="007438C0">
      <w:pPr>
        <w:pStyle w:val="Heading3"/>
        <w:rPr>
          <w:ins w:id="29" w:author="Caio Pizzol" w:date="2026-08-03T22:17:00Z" w16du:dateUtc="2026-08-04T02:17:00Z"/>
        </w:rPr>
      </w:pPr>
      <w:bookmarkStart w:id="30" w:name="_Toc227268877"/>
      <w:ins w:id="31" w:author="Caio Pizzol" w:date="2026-08-03T22:17:00Z" w16du:dateUtc="2026-08-04T02:17:00Z">
        <w:r>
          <w:t>Disclosure Letter</w:t>
        </w:r>
        <w:bookmarkEnd w:id="30"/>
      </w:ins>
    </w:p>
    <w:p w14:paraId="42EF6B0A" w14:textId="75EA297C" w:rsidR="007438C0" w:rsidRDefault="007438C0" w:rsidP="007438C0">
      <w:pPr>
        <w:rPr>
          <w:ins w:id="32" w:author="Caio Pizzol" w:date="2026-08-03T22:17:00Z" w16du:dateUtc="2026-08-04T02:17:00Z"/>
        </w:rPr>
      </w:pPr>
      <w:ins w:id="33" w:author="Caio Pizzol" w:date="2026-08-03T22:17:00Z" w16du:dateUtc="2026-08-04T02:17:00Z">
        <w:r>
          <w:t>Disclosure letter content.</w:t>
        </w:r>
      </w:ins>
    </w:p>
    <w:p w14:paraId="2EB07EE5" w14:textId="4400F527" w:rsidR="007438C0" w:rsidRDefault="007438C0">
      <w:pPr>
        <w:rPr>
          <w:ins w:id="34" w:author="Caio Pizzol" w:date="2026-08-03T22:17:00Z" w16du:dateUtc="2026-08-04T02:17:00Z"/>
        </w:rPr>
      </w:pPr>
      <w:ins w:id="35" w:author="Caio Pizzol" w:date="2026-08-03T22:17:00Z" w16du:dateUtc="2026-08-04T02:17:00Z">
        <w:r>
          <w:br w:type="page"/>
        </w:r>
      </w:ins>
    </w:p>
    <w:p w14:paraId="73C9AA76" w14:textId="1A9D7425" w:rsidR="007438C0" w:rsidRDefault="007438C0" w:rsidP="007438C0">
      <w:pPr>
        <w:pStyle w:val="Heading1"/>
        <w:rPr>
          <w:ins w:id="36" w:author="Caio Pizzol" w:date="2026-08-03T22:17:00Z" w16du:dateUtc="2026-08-04T02:17:00Z"/>
        </w:rPr>
      </w:pPr>
      <w:bookmarkStart w:id="37" w:name="_Toc227268878"/>
      <w:ins w:id="38" w:author="Caio Pizzol" w:date="2026-08-03T22:17:00Z" w16du:dateUtc="2026-08-04T02:17:00Z">
        <w:r>
          <w:t>Miscellaneous</w:t>
        </w:r>
        <w:bookmarkEnd w:id="37"/>
      </w:ins>
    </w:p>
    <w:p w14:paraId="57A19386" w14:textId="6CA55943" w:rsidR="007438C0" w:rsidRDefault="007438C0" w:rsidP="007438C0">
      <w:pPr>
        <w:rPr>
          <w:ins w:id="39" w:author="Caio Pizzol" w:date="2026-08-03T22:17:00Z" w16du:dateUtc="2026-08-04T02:17:00Z"/>
        </w:rPr>
      </w:pPr>
      <w:ins w:id="40" w:author="Caio Pizzol" w:date="2026-08-03T22:17:00Z" w16du:dateUtc="2026-08-04T02:17:00Z">
        <w:r>
          <w:t>Closing content.</w:t>
        </w:r>
      </w:ins>
    </w:p>
    <w:p w14:paraId="24C391D6" w14:textId="7DBE7955" w:rsidR="007438C0" w:rsidRDefault="007438C0">
      <w:pPr>
        <w:rPr>
          <w:ins w:id="41" w:author="Caio Pizzol" w:date="2026-08-03T22:17:00Z" w16du:dateUtc="2026-08-04T02:17:00Z"/>
        </w:rPr>
      </w:pPr>
      <w:ins w:id="42" w:author="Caio Pizzol" w:date="2026-08-03T22:17:00Z" w16du:dateUtc="2026-08-04T02:17:00Z">
        <w:r>
          <w:br w:type="page"/>
        </w:r>
      </w:ins>
    </w:p>
    <w:p w14:paraId="66471189" w14:textId="284F5551" w:rsidR="00DE0A42" w:rsidRDefault="00EB711B" w:rsidP="00EB711B">
      <w:pPr>
        <w:pStyle w:val="Heading1"/>
      </w:pPr>
      <w:del w:id="43" w:author="Caio Pizzol" w:date="2026-08-03T22:17:00Z" w16du:dateUtc="2026-08-04T02:17:00Z">
        <w:r>
          <w:delText xml:space="preserve">SD-2343 </w:delText>
        </w:r>
      </w:del>
      <w:bookmarkStart w:id="44" w:name="_Toc227268879"/>
      <w:r>
        <w:t xml:space="preserve">Table </w:t>
      </w:r>
      <w:ins w:id="45" w:author="Caio Pizzol" w:date="2026-08-03T22:17:00Z" w16du:dateUtc="2026-08-04T02:17:00Z">
        <w:r w:rsidR="007438C0">
          <w:t>of Contents</w:t>
        </w:r>
      </w:ins>
      <w:bookmarkEnd w:id="44"/>
      <w:del w:id="46" w:author="Caio Pizzol" w:date="2026-08-03T22:17:00Z" w16du:dateUtc="2026-08-04T02:17:00Z">
        <w:r>
          <w:delText>Border Widths Regression</w:delText>
        </w:r>
      </w:del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ins w:id="47" w:author="Caio Pizzol" w:date="2026-08-03T22:17:00Z" w16du:dateUtc="2026-08-04T02:17:00Z"/>
          <w:noProof/>
        </w:rPr>
      </w:pPr>
      <w:ins w:id="48" w:author="Caio Pizzol" w:date="2026-08-03T22:17:00Z" w16du:dateUtc="2026-08-04T02:17:00Z">
        <w:r>
          <w:fldChar w:fldCharType="begin"/>
        </w:r>
        <w:r>
          <w:instrText xml:space="preserve"> TOC \o "1-3" </w:instrText>
        </w:r>
        <w:r>
          <w:fldChar w:fldCharType="separate"/>
        </w:r>
        <w:r>
          <w:rPr>
            <w:noProof/>
          </w:rPr>
          <w:t>Generalities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ins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ins w:id="49" w:author="Caio Pizzol" w:date="2026-08-03T22:17:00Z" w16du:dateUtc="2026-08-04T02:17:00Z"/>
          <w:noProof/>
        </w:rPr>
      </w:pPr>
      <w:ins w:id="50" w:author="Caio Pizzol" w:date="2026-08-03T22:17:00Z" w16du:dateUtc="2026-08-04T02:17:00Z">
        <w:r>
          <w:rPr>
            <w:noProof/>
          </w:rPr>
          <w:t>Definitions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ins w:id="51" w:author="Caio Pizzol" w:date="2026-08-03T22:17:00Z" w16du:dateUtc="2026-08-04T02:17:00Z"/>
          <w:noProof/>
        </w:rPr>
      </w:pPr>
      <w:ins w:id="52" w:author="Caio Pizzol" w:date="2026-08-03T22:17:00Z" w16du:dateUtc="2026-08-04T02:17:00Z">
        <w:r>
          <w:rPr>
            <w:noProof/>
          </w:rPr>
          <w:t>Key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ins w:id="53" w:author="Caio Pizzol" w:date="2026-08-03T22:17:00Z" w16du:dateUtc="2026-08-04T02:17:00Z"/>
          <w:noProof/>
        </w:rPr>
      </w:pPr>
      <w:ins w:id="54" w:author="Caio Pizzol" w:date="2026-08-03T22:17:00Z" w16du:dateUtc="2026-08-04T02:17:00Z">
        <w:r>
          <w:rPr>
            <w:noProof/>
          </w:rPr>
          <w:t>Obligations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ins w:id="55" w:author="Caio Pizzol" w:date="2026-08-03T22:17:00Z" w16du:dateUtc="2026-08-04T02:17:00Z"/>
          <w:noProof/>
        </w:rPr>
      </w:pPr>
      <w:ins w:id="56" w:author="Caio Pizzol" w:date="2026-08-03T22:17:00Z" w16du:dateUtc="2026-08-04T02:17:00Z">
        <w:r>
          <w:rPr>
            <w:noProof/>
          </w:rPr>
          <w:t>Representations and Warranties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ins w:id="57" w:author="Caio Pizzol" w:date="2026-08-03T22:17:00Z" w16du:dateUtc="2026-08-04T02:17:00Z"/>
          <w:noProof/>
        </w:rPr>
      </w:pPr>
      <w:ins w:id="58" w:author="Caio Pizzol" w:date="2026-08-03T22:17:00Z" w16du:dateUtc="2026-08-04T02:17:00Z">
        <w:r>
          <w:rPr>
            <w:noProof/>
          </w:rPr>
          <w:t>Disclosure Letter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ins w:id="59" w:author="Caio Pizzol" w:date="2026-08-03T22:17:00Z" w16du:dateUtc="2026-08-04T02:17:00Z"/>
          <w:noProof/>
        </w:rPr>
      </w:pPr>
      <w:ins w:id="60" w:author="Caio Pizzol" w:date="2026-08-03T22:17:00Z" w16du:dateUtc="2026-08-04T02:17:00Z">
        <w:r>
          <w:rPr>
            <w:noProof/>
          </w:rPr>
          <w:t>Miscellaneous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ins w:id="61" w:author="Caio Pizzol" w:date="2026-08-03T22:17:00Z" w16du:dateUtc="2026-08-04T02:17:00Z"/>
          <w:noProof/>
        </w:rPr>
      </w:pPr>
      <w:ins w:id="62" w:author="Caio Pizzol" w:date="2026-08-03T22:17:00Z" w16du:dateUtc="2026-08-04T02:17:00Z">
        <w:r>
          <w:rPr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6FBA6C5C" w14:textId="0F91274D" w:rsidR="007438C0" w:rsidRDefault="007438C0" w:rsidP="007438C0">
      <w:pPr>
        <w:rPr>
          <w:ins w:id="63" w:author="Caio Pizzol" w:date="2026-08-03T22:17:00Z" w16du:dateUtc="2026-08-04T02:17:00Z"/>
        </w:rPr>
      </w:pPr>
      <w:ins w:id="64" w:author="Caio Pizzol" w:date="2026-08-03T22:17:00Z" w16du:dateUtc="2026-08-04T02:17:00Z">
        <w:r>
          <w:fldChar w:fldCharType="end"/>
        </w:r>
      </w:ins>
    </w:p>
    <w:p w14:paraId="493CE579" w14:textId="403C32DE" w:rsidR="00EB711B" w:rsidRDefault="00EB711B" w:rsidP="00EB711B">
      <w:pPr>
        <w:rPr>
          <w:del w:id="65" w:author="Caio Pizzol" w:date="2026-08-03T22:17:00Z" w16du:dateUtc="2026-08-04T02:17:00Z"/>
        </w:rPr>
      </w:pPr>
      <w:del w:id="66" w:author="Caio Pizzol" w:date="2026-08-03T22:17:00Z" w16du:dateUtc="2026-08-04T02:17:00Z">
        <w:r>
          <w:delText>Each table uses a uniform border at a different size. Verifies eighth-points→px conversion runs exactly once.</w:delText>
        </w:r>
      </w:del>
    </w:p>
    <w:p w14:paraId="7EA1D630" w14:textId="21A2DC03" w:rsidR="00EB711B" w:rsidRDefault="00EB711B" w:rsidP="00EB711B">
      <w:pPr>
        <w:rPr>
          <w:del w:id="67" w:author="Caio Pizzol" w:date="2026-08-03T22:17:00Z" w16du:dateUtc="2026-08-04T02:17:00Z"/>
        </w:rPr>
      </w:pPr>
      <w:del w:id="68" w:author="Caio Pizzol" w:date="2026-08-03T22:17:00Z" w16du:dateUtc="2026-08-04T02:17:00Z">
        <w:r>
          <w:delText>Thin: 0.5pt = sz=4 = ~0.67px</w:delText>
        </w:r>
      </w:del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rPr>
          <w:del w:id="69" w:author="Caio Pizzol" w:date="2026-08-03T22:17:00Z" w16du:dateUtc="2026-08-04T02:17:00Z"/>
        </w:trPr>
        <w:tc>
          <w:tcPr>
            <w:tcW w:w="4680" w:type="dxa"/>
          </w:tcPr>
          <w:p w14:paraId="1CA09DB7" w14:textId="594F01EF" w:rsidR="00EB711B" w:rsidRDefault="00EB711B" w:rsidP="00EB711B">
            <w:pPr>
              <w:rPr>
                <w:del w:id="70" w:author="Caio Pizzol" w:date="2026-08-03T22:17:00Z" w16du:dateUtc="2026-08-04T02:17:00Z"/>
              </w:rPr>
            </w:pPr>
            <w:del w:id="71" w:author="Caio Pizzol" w:date="2026-08-03T22:17:00Z" w16du:dateUtc="2026-08-04T02:17:00Z">
              <w:r>
                <w:delText>A1</w:delText>
              </w:r>
            </w:del>
          </w:p>
        </w:tc>
        <w:tc>
          <w:tcPr>
            <w:tcW w:w="4680" w:type="dxa"/>
          </w:tcPr>
          <w:p w14:paraId="58CF49B3" w14:textId="470A1BAB" w:rsidR="00EB711B" w:rsidRDefault="00EB711B" w:rsidP="00EB711B">
            <w:pPr>
              <w:rPr>
                <w:del w:id="72" w:author="Caio Pizzol" w:date="2026-08-03T22:17:00Z" w16du:dateUtc="2026-08-04T02:17:00Z"/>
              </w:rPr>
            </w:pPr>
            <w:del w:id="73" w:author="Caio Pizzol" w:date="2026-08-03T22:17:00Z" w16du:dateUtc="2026-08-04T02:17:00Z">
              <w:r>
                <w:delText>B1</w:delText>
              </w:r>
            </w:del>
          </w:p>
        </w:tc>
      </w:tr>
    </w:tbl>
    <w:p w14:paraId="13FE5117" w14:textId="1E799ED2" w:rsidR="00EB711B" w:rsidRDefault="00EB711B" w:rsidP="00EB711B">
      <w:pPr>
        <w:rPr>
          <w:del w:id="74" w:author="Caio Pizzol" w:date="2026-08-03T22:17:00Z" w16du:dateUtc="2026-08-04T02:17:00Z"/>
        </w:rPr>
      </w:pPr>
      <w:del w:id="75" w:author="Caio Pizzol" w:date="2026-08-03T22:17:00Z" w16du:dateUtc="2026-08-04T02:17:00Z">
        <w:r>
          <w:br w:type="page"/>
          <w:delText>Default: 1pt = sz=8 = ~1.33px</w:delText>
        </w:r>
      </w:del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rPr>
          <w:del w:id="76" w:author="Caio Pizzol" w:date="2026-08-03T22:17:00Z" w16du:dateUtc="2026-08-04T02:17:00Z"/>
        </w:trPr>
        <w:tc>
          <w:tcPr>
            <w:tcW w:w="4680" w:type="dxa"/>
          </w:tcPr>
          <w:p w14:paraId="7D6D214C" w14:textId="5CB0CCCA" w:rsidR="00EB711B" w:rsidRDefault="00EB711B" w:rsidP="00EB711B">
            <w:pPr>
              <w:rPr>
                <w:del w:id="77" w:author="Caio Pizzol" w:date="2026-08-03T22:17:00Z" w16du:dateUtc="2026-08-04T02:17:00Z"/>
              </w:rPr>
            </w:pPr>
            <w:del w:id="78" w:author="Caio Pizzol" w:date="2026-08-03T22:17:00Z" w16du:dateUtc="2026-08-04T02:17:00Z">
              <w:r>
                <w:delText>A1</w:delText>
              </w:r>
            </w:del>
          </w:p>
        </w:tc>
        <w:tc>
          <w:tcPr>
            <w:tcW w:w="4680" w:type="dxa"/>
          </w:tcPr>
          <w:p w14:paraId="5EA367A1" w14:textId="05AD506E" w:rsidR="00EB711B" w:rsidRDefault="00EB711B" w:rsidP="00EB711B">
            <w:pPr>
              <w:rPr>
                <w:del w:id="79" w:author="Caio Pizzol" w:date="2026-08-03T22:17:00Z" w16du:dateUtc="2026-08-04T02:17:00Z"/>
              </w:rPr>
            </w:pPr>
            <w:del w:id="80" w:author="Caio Pizzol" w:date="2026-08-03T22:17:00Z" w16du:dateUtc="2026-08-04T02:17:00Z">
              <w:r>
                <w:delText>B1</w:delText>
              </w:r>
            </w:del>
          </w:p>
        </w:tc>
      </w:tr>
    </w:tbl>
    <w:p w14:paraId="3A698C86" w14:textId="7E40C951" w:rsidR="00EB711B" w:rsidRDefault="00EB711B" w:rsidP="00EB711B">
      <w:pPr>
        <w:rPr>
          <w:del w:id="81" w:author="Caio Pizzol" w:date="2026-08-03T22:17:00Z" w16du:dateUtc="2026-08-04T02:17:00Z"/>
        </w:rPr>
      </w:pPr>
      <w:del w:id="82" w:author="Caio Pizzol" w:date="2026-08-03T22:17:00Z" w16du:dateUtc="2026-08-04T02:17:00Z">
        <w:r>
          <w:br w:type="page"/>
          <w:delText>Medium: 3pt = sz=24 = 4px</w:delText>
        </w:r>
      </w:del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rPr>
          <w:del w:id="83" w:author="Caio Pizzol" w:date="2026-08-03T22:17:00Z" w16du:dateUtc="2026-08-04T02:17:00Z"/>
        </w:trPr>
        <w:tc>
          <w:tcPr>
            <w:tcW w:w="4680" w:type="dxa"/>
          </w:tcPr>
          <w:p w14:paraId="3FAB9009" w14:textId="49902B73" w:rsidR="00EB711B" w:rsidRDefault="00EB711B" w:rsidP="00EB711B">
            <w:pPr>
              <w:rPr>
                <w:del w:id="84" w:author="Caio Pizzol" w:date="2026-08-03T22:17:00Z" w16du:dateUtc="2026-08-04T02:17:00Z"/>
              </w:rPr>
            </w:pPr>
            <w:del w:id="85" w:author="Caio Pizzol" w:date="2026-08-03T22:17:00Z" w16du:dateUtc="2026-08-04T02:17:00Z">
              <w:r>
                <w:delText>A1</w:delText>
              </w:r>
            </w:del>
          </w:p>
        </w:tc>
        <w:tc>
          <w:tcPr>
            <w:tcW w:w="4680" w:type="dxa"/>
          </w:tcPr>
          <w:p w14:paraId="33C18B80" w14:textId="3ADFA748" w:rsidR="00EB711B" w:rsidRDefault="00EB711B" w:rsidP="00EB711B">
            <w:pPr>
              <w:rPr>
                <w:del w:id="86" w:author="Caio Pizzol" w:date="2026-08-03T22:17:00Z" w16du:dateUtc="2026-08-04T02:17:00Z"/>
              </w:rPr>
            </w:pPr>
            <w:del w:id="87" w:author="Caio Pizzol" w:date="2026-08-03T22:17:00Z" w16du:dateUtc="2026-08-04T02:17:00Z">
              <w:r>
                <w:delText>B1</w:delText>
              </w:r>
            </w:del>
          </w:p>
        </w:tc>
      </w:tr>
    </w:tbl>
    <w:p w14:paraId="5814702E" w14:textId="2320840E" w:rsidR="00EB711B" w:rsidRDefault="00EB711B" w:rsidP="00EB711B">
      <w:pPr>
        <w:rPr>
          <w:del w:id="88" w:author="Caio Pizzol" w:date="2026-08-03T22:17:00Z" w16du:dateUtc="2026-08-04T02:17:00Z"/>
        </w:rPr>
      </w:pPr>
      <w:del w:id="89" w:author="Caio Pizzol" w:date="2026-08-03T22:17:00Z" w16du:dateUtc="2026-08-04T02:17:00Z">
        <w:r>
          <w:br w:type="page"/>
          <w:delText>Thick: 6pt = sz=48 = 8px</w:delText>
        </w:r>
      </w:del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rPr>
          <w:del w:id="90" w:author="Caio Pizzol" w:date="2026-08-03T22:17:00Z" w16du:dateUtc="2026-08-04T02:17:00Z"/>
        </w:trPr>
        <w:tc>
          <w:tcPr>
            <w:tcW w:w="4680" w:type="dxa"/>
          </w:tcPr>
          <w:p w14:paraId="4F0CDBB0" w14:textId="1CE65ECA" w:rsidR="00EB711B" w:rsidRDefault="00EB711B" w:rsidP="00EB711B">
            <w:pPr>
              <w:rPr>
                <w:del w:id="91" w:author="Caio Pizzol" w:date="2026-08-03T22:17:00Z" w16du:dateUtc="2026-08-04T02:17:00Z"/>
              </w:rPr>
            </w:pPr>
            <w:del w:id="92" w:author="Caio Pizzol" w:date="2026-08-03T22:17:00Z" w16du:dateUtc="2026-08-04T02:17:00Z">
              <w:r>
                <w:delText>A1</w:delText>
              </w:r>
            </w:del>
          </w:p>
        </w:tc>
        <w:tc>
          <w:tcPr>
            <w:tcW w:w="4680" w:type="dxa"/>
          </w:tcPr>
          <w:p w14:paraId="3B54D058" w14:textId="4CCF235B" w:rsidR="00EB711B" w:rsidRDefault="00EB711B" w:rsidP="00EB711B">
            <w:pPr>
              <w:rPr>
                <w:del w:id="93" w:author="Caio Pizzol" w:date="2026-08-03T22:17:00Z" w16du:dateUtc="2026-08-04T02:17:00Z"/>
              </w:rPr>
            </w:pPr>
            <w:del w:id="94" w:author="Caio Pizzol" w:date="2026-08-03T22:17:00Z" w16du:dateUtc="2026-08-04T02:17:00Z">
              <w:r>
                <w:delText>B1</w:delText>
              </w:r>
            </w:del>
          </w:p>
        </w:tc>
      </w:tr>
      <w:tr w:rsidR="00EB711B" w14:paraId="6F29426E" w14:textId="77777777" w:rsidTr="00EB711B">
        <w:trPr>
          <w:del w:id="95" w:author="Caio Pizzol" w:date="2026-08-03T22:17:00Z" w16du:dateUtc="2026-08-04T02:17:00Z"/>
        </w:trPr>
        <w:tc>
          <w:tcPr>
            <w:tcW w:w="4680" w:type="dxa"/>
          </w:tcPr>
          <w:p w14:paraId="22097E73" w14:textId="77777777" w:rsidR="00EB711B" w:rsidRDefault="00EB711B" w:rsidP="00EB711B">
            <w:pPr>
              <w:rPr>
                <w:del w:id="96" w:author="Caio Pizzol" w:date="2026-08-03T22:17:00Z" w16du:dateUtc="2026-08-04T02:17:00Z"/>
              </w:rPr>
            </w:pPr>
          </w:p>
          <w:p w14:paraId="34E1E314" w14:textId="2B8B8211" w:rsidR="00EB711B" w:rsidRDefault="00EB711B" w:rsidP="00EB711B">
            <w:pPr>
              <w:rPr>
                <w:del w:id="97" w:author="Caio Pizzol" w:date="2026-08-03T22:17:00Z" w16du:dateUtc="2026-08-04T02:17:00Z"/>
              </w:rPr>
            </w:pPr>
            <w:del w:id="98" w:author="Caio Pizzol" w:date="2026-08-03T22:17:00Z" w16du:dateUtc="2026-08-04T02:17:00Z">
              <w:r>
                <w:delText>A2</w:delText>
              </w:r>
            </w:del>
          </w:p>
        </w:tc>
        <w:tc>
          <w:tcPr>
            <w:tcW w:w="4680" w:type="dxa"/>
          </w:tcPr>
          <w:p w14:paraId="58D143F7" w14:textId="38E1050C" w:rsidR="00EB711B" w:rsidRDefault="00EB711B" w:rsidP="00EB711B">
            <w:pPr>
              <w:rPr>
                <w:del w:id="99" w:author="Caio Pizzol" w:date="2026-08-03T22:17:00Z" w16du:dateUtc="2026-08-04T02:17:00Z"/>
              </w:rPr>
            </w:pPr>
            <w:del w:id="100" w:author="Caio Pizzol" w:date="2026-08-03T22:17:00Z" w16du:dateUtc="2026-08-04T02:17:00Z">
              <w:r>
                <w:delText>B2</w:delText>
              </w:r>
            </w:del>
          </w:p>
        </w:tc>
      </w:tr>
    </w:tbl>
    <w:p w14:paraId="390D2934" w14:textId="77777777" w:rsidR="00EB711B" w:rsidRDefault="00EB711B" w:rsidP="00EB711B">
      <w:pPr>
        <w:rPr>
          <w:del w:id="101" w:author="Caio Pizzol" w:date="2026-08-03T22:17:00Z" w16du:dateUtc="2026-08-04T02:17:00Z"/>
        </w:rPr>
      </w:pP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rPr>
          <w:del w:id="102" w:author="Caio Pizzol" w:date="2026-08-03T22:17:00Z" w16du:dateUtc="2026-08-04T02:17:00Z"/>
        </w:trPr>
        <w:tc>
          <w:tcPr>
            <w:tcW w:w="4680" w:type="dxa"/>
          </w:tcPr>
          <w:p w14:paraId="498C9602" w14:textId="3163ADEF" w:rsidR="00EB711B" w:rsidRDefault="00EB711B" w:rsidP="00EB711B">
            <w:pPr>
              <w:rPr>
                <w:del w:id="103" w:author="Caio Pizzol" w:date="2026-08-03T22:17:00Z" w16du:dateUtc="2026-08-04T02:17:00Z"/>
              </w:rPr>
            </w:pPr>
          </w:p>
          <w:p w14:paraId="73427D9C" w14:textId="3CD16E98" w:rsidR="00EB711B" w:rsidRDefault="00EB711B" w:rsidP="00EB711B">
            <w:pPr>
              <w:rPr>
                <w:del w:id="104" w:author="Caio Pizzol" w:date="2026-08-03T22:17:00Z" w16du:dateUtc="2026-08-04T02:17:00Z"/>
              </w:rPr>
            </w:pPr>
            <w:del w:id="105" w:author="Caio Pizzol" w:date="2026-08-03T22:17:00Z" w16du:dateUtc="2026-08-04T02:17:00Z">
              <w:r>
                <w:delText>A2</w:delText>
              </w:r>
            </w:del>
          </w:p>
        </w:tc>
        <w:tc>
          <w:tcPr>
            <w:tcW w:w="4680" w:type="dxa"/>
          </w:tcPr>
          <w:p w14:paraId="58D9C1DB" w14:textId="62BE6264" w:rsidR="00EB711B" w:rsidRDefault="00EB711B" w:rsidP="00EB711B">
            <w:pPr>
              <w:rPr>
                <w:del w:id="106" w:author="Caio Pizzol" w:date="2026-08-03T22:17:00Z" w16du:dateUtc="2026-08-04T02:17:00Z"/>
              </w:rPr>
            </w:pPr>
            <w:del w:id="107" w:author="Caio Pizzol" w:date="2026-08-03T22:17:00Z" w16du:dateUtc="2026-08-04T02:17:00Z">
              <w:r>
                <w:delText>B2</w:delText>
              </w:r>
            </w:del>
          </w:p>
        </w:tc>
      </w:tr>
    </w:tbl>
    <w:p w14:paraId="1A0C2234" w14:textId="77777777" w:rsidR="00EB711B" w:rsidRDefault="00EB711B" w:rsidP="00EB711B">
      <w:pPr>
        <w:rPr>
          <w:del w:id="108" w:author="Caio Pizzol" w:date="2026-08-03T22:17:00Z" w16du:dateUtc="2026-08-04T02:17:00Z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rPr>
          <w:del w:id="109" w:author="Caio Pizzol" w:date="2026-08-03T22:17:00Z" w16du:dateUtc="2026-08-04T02:17:00Z"/>
        </w:trPr>
        <w:tc>
          <w:tcPr>
            <w:tcW w:w="4680" w:type="dxa"/>
          </w:tcPr>
          <w:p w14:paraId="2503ACA9" w14:textId="19039B4D" w:rsidR="00EB711B" w:rsidRDefault="00EB711B" w:rsidP="00EB711B">
            <w:pPr>
              <w:rPr>
                <w:del w:id="110" w:author="Caio Pizzol" w:date="2026-08-03T22:17:00Z" w16du:dateUtc="2026-08-04T02:17:00Z"/>
              </w:rPr>
            </w:pPr>
          </w:p>
          <w:p w14:paraId="40D283FA" w14:textId="6A2B9518" w:rsidR="00EB711B" w:rsidRDefault="00EB711B" w:rsidP="00EB711B">
            <w:pPr>
              <w:rPr>
                <w:del w:id="111" w:author="Caio Pizzol" w:date="2026-08-03T22:17:00Z" w16du:dateUtc="2026-08-04T02:17:00Z"/>
              </w:rPr>
            </w:pPr>
            <w:del w:id="112" w:author="Caio Pizzol" w:date="2026-08-03T22:17:00Z" w16du:dateUtc="2026-08-04T02:17:00Z">
              <w:r>
                <w:delText>A2</w:delText>
              </w:r>
            </w:del>
          </w:p>
        </w:tc>
        <w:tc>
          <w:tcPr>
            <w:tcW w:w="4680" w:type="dxa"/>
          </w:tcPr>
          <w:p w14:paraId="671DF5E5" w14:textId="63EF30AF" w:rsidR="00EB711B" w:rsidRDefault="00EB711B" w:rsidP="00EB711B">
            <w:pPr>
              <w:rPr>
                <w:del w:id="113" w:author="Caio Pizzol" w:date="2026-08-03T22:17:00Z" w16du:dateUtc="2026-08-04T02:17:00Z"/>
              </w:rPr>
            </w:pPr>
            <w:del w:id="114" w:author="Caio Pizzol" w:date="2026-08-03T22:17:00Z" w16du:dateUtc="2026-08-04T02:17:00Z">
              <w:r>
                <w:delText>B2</w:delText>
              </w:r>
            </w:del>
          </w:p>
        </w:tc>
      </w:tr>
    </w:tbl>
    <w:p w14:paraId="269D459F" w14:textId="77777777" w:rsidR="00EB711B" w:rsidRDefault="00EB711B" w:rsidP="00EB711B">
      <w:pPr>
        <w:rPr>
          <w:del w:id="115" w:author="Caio Pizzol" w:date="2026-08-03T22:17:00Z" w16du:dateUtc="2026-08-04T02:17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rPr>
          <w:del w:id="116" w:author="Caio Pizzol" w:date="2026-08-03T22:17:00Z" w16du:dateUtc="2026-08-04T02:17:00Z"/>
        </w:trPr>
        <w:tc>
          <w:tcPr>
            <w:tcW w:w="4680" w:type="dxa"/>
          </w:tcPr>
          <w:p w14:paraId="4C9A9602" w14:textId="6179AD68" w:rsidR="00EB711B" w:rsidRDefault="00EB711B" w:rsidP="00EB711B">
            <w:pPr>
              <w:rPr>
                <w:del w:id="117" w:author="Caio Pizzol" w:date="2026-08-03T22:17:00Z" w16du:dateUtc="2026-08-04T02:17:00Z"/>
              </w:rPr>
            </w:pPr>
          </w:p>
          <w:p w14:paraId="17B65876" w14:textId="4911D80F" w:rsidR="00EB711B" w:rsidRDefault="00EB711B" w:rsidP="00EB711B">
            <w:pPr>
              <w:rPr>
                <w:del w:id="118" w:author="Caio Pizzol" w:date="2026-08-03T22:17:00Z" w16du:dateUtc="2026-08-04T02:17:00Z"/>
              </w:rPr>
            </w:pPr>
            <w:del w:id="119" w:author="Caio Pizzol" w:date="2026-08-03T22:17:00Z" w16du:dateUtc="2026-08-04T02:17:00Z">
              <w:r>
                <w:delText>A2</w:delText>
              </w:r>
            </w:del>
          </w:p>
        </w:tc>
        <w:tc>
          <w:tcPr>
            <w:tcW w:w="4680" w:type="dxa"/>
          </w:tcPr>
          <w:p w14:paraId="496C58FE" w14:textId="11A38429" w:rsidR="00EB711B" w:rsidRDefault="00EB711B" w:rsidP="00EB711B">
            <w:pPr>
              <w:rPr>
                <w:del w:id="120" w:author="Caio Pizzol" w:date="2026-08-03T22:17:00Z" w16du:dateUtc="2026-08-04T02:17:00Z"/>
              </w:rPr>
            </w:pPr>
            <w:del w:id="121" w:author="Caio Pizzol" w:date="2026-08-03T22:17:00Z" w16du:dateUtc="2026-08-04T02:17:00Z">
              <w:r>
                <w:delText>B2</w:delText>
              </w:r>
            </w:del>
          </w:p>
        </w:tc>
      </w:tr>
    </w:tbl>
    <w:p w14:paraId="2CFD4928" w14:textId="77777777" w:rsidR="00EB711B" w:rsidRPr="00EB711B" w:rsidRDefault="00EB711B" w:rsidP="00EB711B"/>
    <w:sectPr w:rsidR="00EB711B" w:rsidRPr="00EB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1B"/>
    <w:rsid w:val="002031F9"/>
    <w:rsid w:val="002B1C2A"/>
    <w:rsid w:val="007438C0"/>
    <w:rsid w:val="00744453"/>
    <w:rsid w:val="00A8667C"/>
    <w:rsid w:val="00C2183A"/>
    <w:rsid w:val="00C24483"/>
    <w:rsid w:val="00D822D2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7001"/>
  <w15:chartTrackingRefBased/>
  <w15:docId w15:val="{CC706EBC-EDC1-422E-BB3C-4D5D5EDC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1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866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6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8667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2026-04-28T19:58:00Z</dcterms:created>
  <dcterms:modified xsi:type="dcterms:W3CDTF">2026-08-04T02:17:00Z</dcterms:modified>
</cp:coreProperties>
</file>