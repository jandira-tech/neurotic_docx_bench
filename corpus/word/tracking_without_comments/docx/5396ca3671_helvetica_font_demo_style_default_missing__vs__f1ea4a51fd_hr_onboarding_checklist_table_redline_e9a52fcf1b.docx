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C9B56" w14:textId="77777777" w:rsidR="00E7527D" w:rsidRDefault="009E5A72">
      <w:pPr>
        <w:rPr>
          <w:ins w:id="0" w:author="Comparison" w:date="2026-07-05T01:08:00Z" w16du:dateUtc="2026-07-05T05:08:00Z"/>
        </w:rPr>
      </w:pPr>
      <w:ins w:id="1" w:author="Comparison" w:date="2026-07-05T01:08:00Z" w16du:dateUtc="2026-07-05T05:08:00Z">
        <w:r>
          <w:t>HR Onboarding Checklist</w:t>
        </w:r>
      </w:ins>
    </w:p>
    <w:p w14:paraId="47A02B8D" w14:textId="77777777" w:rsidR="00E7527D" w:rsidRDefault="00E7527D">
      <w:pPr>
        <w:rPr>
          <w:ins w:id="2" w:author="Comparison" w:date="2026-07-05T01:08:00Z" w16du:dateUtc="2026-07-05T05:08:00Z"/>
        </w:rPr>
      </w:pPr>
    </w:p>
    <w:p w14:paraId="66B39D0F" w14:textId="77777777" w:rsidR="00E7527D" w:rsidRDefault="00E7527D">
      <w:pPr>
        <w:rPr>
          <w:ins w:id="3" w:author="Comparison" w:date="2026-07-05T01:08:00Z" w16du:dateUtc="2026-07-05T05:08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7527D" w14:paraId="0F132C8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2450" w14:textId="77777777" w:rsidR="00E7527D" w:rsidRDefault="009E5A72">
            <w:pPr>
              <w:rPr>
                <w:ins w:id="5" w:author="Comparison" w:date="2026-07-05T01:08:00Z" w16du:dateUtc="2026-07-05T05:08:00Z"/>
              </w:rPr>
            </w:pPr>
            <w:ins w:id="6" w:author="Comparison" w:date="2026-07-05T01:08:00Z" w16du:dateUtc="2026-07-05T05:08:00Z">
              <w:r>
                <w:t>Step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DF11" w14:textId="77777777" w:rsidR="00E7527D" w:rsidRDefault="009E5A72">
            <w:pPr>
              <w:rPr>
                <w:ins w:id="7" w:author="Comparison" w:date="2026-07-05T01:08:00Z" w16du:dateUtc="2026-07-05T05:08:00Z"/>
              </w:rPr>
            </w:pPr>
            <w:ins w:id="8" w:author="Comparison" w:date="2026-07-05T01:08:00Z" w16du:dateUtc="2026-07-05T05:08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84605" w14:textId="77777777" w:rsidR="00E7527D" w:rsidRDefault="009E5A72">
            <w:pPr>
              <w:rPr>
                <w:ins w:id="9" w:author="Comparison" w:date="2026-07-05T01:08:00Z" w16du:dateUtc="2026-07-05T05:08:00Z"/>
              </w:rPr>
            </w:pPr>
            <w:ins w:id="10" w:author="Comparison" w:date="2026-07-05T01:08:00Z" w16du:dateUtc="2026-07-05T05:08:00Z">
              <w:r>
                <w:t>Done</w:t>
              </w:r>
            </w:ins>
          </w:p>
        </w:tc>
      </w:tr>
      <w:tr w:rsidR="00E7527D" w14:paraId="5D12F04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CA13" w14:textId="77777777" w:rsidR="00E7527D" w:rsidRDefault="009E5A72">
            <w:pPr>
              <w:rPr>
                <w:ins w:id="12" w:author="Comparison" w:date="2026-07-05T01:08:00Z" w16du:dateUtc="2026-07-05T05:08:00Z"/>
              </w:rPr>
            </w:pPr>
            <w:ins w:id="13" w:author="Comparison" w:date="2026-07-05T01:08:00Z" w16du:dateUtc="2026-07-05T05:08:00Z">
              <w:r>
                <w:t>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19FD" w14:textId="77777777" w:rsidR="00E7527D" w:rsidRDefault="009E5A72">
            <w:pPr>
              <w:rPr>
                <w:ins w:id="14" w:author="Comparison" w:date="2026-07-05T01:08:00Z" w16du:dateUtc="2026-07-05T05:08:00Z"/>
              </w:rPr>
            </w:pPr>
            <w:ins w:id="15" w:author="Comparison" w:date="2026-07-05T01:08:00Z" w16du:dateUtc="2026-07-05T05:08:00Z">
              <w:r>
                <w:t>Sign NDA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C5B9" w14:textId="77777777" w:rsidR="00E7527D" w:rsidRDefault="009E5A72">
            <w:pPr>
              <w:rPr>
                <w:ins w:id="16" w:author="Comparison" w:date="2026-07-05T01:08:00Z" w16du:dateUtc="2026-07-05T05:08:00Z"/>
              </w:rPr>
            </w:pPr>
            <w:ins w:id="17" w:author="Comparison" w:date="2026-07-05T01:08:00Z" w16du:dateUtc="2026-07-05T05:08:00Z">
              <w:r>
                <w:t>Yes</w:t>
              </w:r>
            </w:ins>
          </w:p>
        </w:tc>
      </w:tr>
      <w:tr w:rsidR="00E7527D" w14:paraId="13D03C8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6B65" w14:textId="77777777" w:rsidR="00E7527D" w:rsidRDefault="009E5A72">
            <w:pPr>
              <w:rPr>
                <w:ins w:id="19" w:author="Comparison" w:date="2026-07-05T01:08:00Z" w16du:dateUtc="2026-07-05T05:08:00Z"/>
              </w:rPr>
            </w:pPr>
            <w:ins w:id="20" w:author="Comparison" w:date="2026-07-05T01:08:00Z" w16du:dateUtc="2026-07-05T05:08:00Z">
              <w:r>
                <w:t>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CE3DA" w14:textId="77777777" w:rsidR="00E7527D" w:rsidRDefault="009E5A72">
            <w:pPr>
              <w:rPr>
                <w:ins w:id="21" w:author="Comparison" w:date="2026-07-05T01:08:00Z" w16du:dateUtc="2026-07-05T05:08:00Z"/>
              </w:rPr>
            </w:pPr>
            <w:ins w:id="22" w:author="Comparison" w:date="2026-07-05T01:08:00Z" w16du:dateUtc="2026-07-05T05:08:00Z">
              <w:r>
                <w:t>Setup laptop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D3B8" w14:textId="77777777" w:rsidR="00E7527D" w:rsidRDefault="009E5A72">
            <w:pPr>
              <w:rPr>
                <w:ins w:id="23" w:author="Comparison" w:date="2026-07-05T01:08:00Z" w16du:dateUtc="2026-07-05T05:08:00Z"/>
              </w:rPr>
            </w:pPr>
            <w:ins w:id="24" w:author="Comparison" w:date="2026-07-05T01:08:00Z" w16du:dateUtc="2026-07-05T05:08:00Z">
              <w:r>
                <w:t>No</w:t>
              </w:r>
            </w:ins>
          </w:p>
        </w:tc>
      </w:tr>
    </w:tbl>
    <w:p w14:paraId="283CDFD6" w14:textId="77777777" w:rsidR="005D3755" w:rsidRDefault="009E5A72">
      <w:pPr>
        <w:rPr>
          <w:del w:id="25" w:author="Comparison" w:date="2026-07-05T01:08:00Z" w16du:dateUtc="2026-07-05T05:08:00Z"/>
        </w:rPr>
      </w:pPr>
      <w:del w:id="26" w:author="Comparison" w:date="2026-07-05T01:08:00Z" w16du:dateUtc="2026-07-05T05:08:00Z">
        <w:r>
          <w:rPr>
            <w:rFonts w:ascii="Helvetica, Arial, sans-serif" w:hAnsi="Helvetica, Arial, sans-serif" w:cs="Helvetica, Arial, sans-serif"/>
          </w:rPr>
          <w:delText>Helvetica Font Demo</w:delText>
        </w:r>
      </w:del>
    </w:p>
    <w:p w14:paraId="55394DD1" w14:textId="77777777" w:rsidR="005D3755" w:rsidRDefault="009E5A72">
      <w:pPr>
        <w:rPr>
          <w:del w:id="27" w:author="Comparison" w:date="2026-07-05T01:08:00Z" w16du:dateUtc="2026-07-05T05:08:00Z"/>
        </w:rPr>
      </w:pPr>
      <w:del w:id="28" w:author="Comparison" w:date="2026-07-05T01:08:00Z" w16du:dateUtc="2026-07-05T05:08:00Z">
        <w:r>
          <w:rPr>
            <w:rFonts w:ascii="Helvetica, Arial, sans-serif" w:hAnsi="Helvetica, Arial, sans-serif" w:cs="Helvetica, Arial, sans-serif"/>
          </w:rPr>
          <w:delText>This document demonstrates the Helvetica font family.</w:delText>
        </w:r>
      </w:del>
    </w:p>
    <w:p w14:paraId="5D16395F" w14:textId="77777777" w:rsidR="005D3755" w:rsidRDefault="009E5A72">
      <w:del w:id="29" w:author="Comparison" w:date="2026-07-05T01:08:00Z" w16du:dateUtc="2026-07-05T05:08:00Z">
        <w:r>
          <w:rPr>
            <w:rFonts w:ascii="Helvetica, Arial, sans-serif" w:hAnsi="Helvetica, Arial, sans-serif" w:cs="Helvetica, Arial, sans-serif"/>
          </w:rPr>
          <w:delText>Helvetica is a classic Swiss sans-serif typeface.</w:delText>
        </w:r>
      </w:del>
    </w:p>
    <w:sectPr w:rsidR="005D37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755"/>
    <w:rsid w:val="00387E23"/>
    <w:rsid w:val="004022B2"/>
    <w:rsid w:val="005D3755"/>
    <w:rsid w:val="009E5A72"/>
    <w:rsid w:val="00B37A4C"/>
    <w:rsid w:val="00E7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2026-07-05T05:08:00Z</dcterms:modified>
</cp:coreProperties>
</file>