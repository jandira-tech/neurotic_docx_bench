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299D7A" w14:textId="77777777" w:rsidR="00FC743E" w:rsidRDefault="00FC743E">
      <w:pPr>
        <w:rPr>
          <w:rFonts w:ascii="&quot;Calibri&quot;, Arial, sans-serif" w:hAnsi="&quot;Calibri&quot;, Arial, sans-serif"/>
          <w:b/>
          <w:i/>
          <w:rPrChange w:id="0" w:author="Arthur Souza Rodrigues" w:date="2026-07-10T21:52:00Z" w16du:dateUtc="2026-07-11T01:52:00Z">
            <w:rPr>
              <w:strike/>
              <w:color w:val="0070C0"/>
            </w:rPr>
          </w:rPrChange>
        </w:rPr>
      </w:pPr>
      <w:r>
        <w:rPr>
          <w:rFonts w:ascii="&quot;Calibri&quot;, Arial, sans-serif" w:hAnsi="&quot;Calibri&quot;, Arial, sans-serif"/>
          <w:b/>
          <w:i/>
          <w:rPrChange w:id="1" w:author="Arthur Souza Rodrigues" w:date="2026-07-10T21:52:00Z" w16du:dateUtc="2026-07-11T01:52:00Z">
            <w:rPr>
              <w:strike/>
              <w:color w:val="0070C0"/>
            </w:rPr>
          </w:rPrChange>
        </w:rPr>
        <w:t>file_</w:t>
      </w:r>
      <w:ins w:id="2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190</w:t>
        </w:r>
      </w:ins>
      <w:del w:id="3" w:author="Arthur Souza Rodrigues" w:date="2026-07-10T21:52:00Z" w16du:dateUtc="2026-07-11T01:52:00Z">
        <w:r>
          <w:rPr>
            <w:strike/>
            <w:color w:val="0070C0"/>
          </w:rPr>
          <w:delText>189</w:delText>
        </w:r>
      </w:del>
      <w:r>
        <w:rPr>
          <w:rFonts w:ascii="&quot;Calibri&quot;, Arial, sans-serif" w:hAnsi="&quot;Calibri&quot;, Arial, sans-serif"/>
          <w:b/>
          <w:i/>
          <w:rPrChange w:id="4" w:author="Arthur Souza Rodrigues" w:date="2026-07-10T21:52:00Z" w16du:dateUtc="2026-07-11T01:52:00Z">
            <w:rPr>
              <w:strike/>
              <w:color w:val="0070C0"/>
            </w:rPr>
          </w:rPrChange>
        </w:rPr>
        <w:t>.docx</w:t>
      </w:r>
    </w:p>
    <w:p w14:paraId="1D3263FF" w14:textId="44D8A473" w:rsidR="00880AE6" w:rsidRDefault="00BF2F8D">
      <w:ins w:id="5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6" w:author="Arthur Souza Rodrigues" w:date="2026-07-10T21:52:00Z" w16du:dateUtc="2026-07-11T01:52:00Z">
        <w:r>
          <w:rPr>
            <w:strike/>
            <w:color w:val="0070C0"/>
          </w:rPr>
          <w:delText>Track Changes Editing Strikethrough Blue</w:delText>
        </w:r>
      </w:del>
      <w:r>
        <w:rPr>
          <w:rFonts w:ascii="&quot;Calibri&quot;, Arial, sans-serif" w:hAnsi="&quot;Calibri&quot;, Arial, sans-serif"/>
          <w:b/>
          <w:i/>
          <w:rPrChange w:id="7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 Demo</w:t>
      </w:r>
    </w:p>
    <w:p w14:paraId="3132E6CF" w14:textId="77777777" w:rsidR="00880AE6" w:rsidRDefault="00BF2F8D">
      <w:r>
        <w:rPr>
          <w:rFonts w:ascii="&quot;Calibri&quot;, Arial, sans-serif" w:hAnsi="&quot;Calibri&quot;, Arial, sans-serif"/>
          <w:b/>
          <w:i/>
          <w:rPrChange w:id="8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This document </w:t>
      </w:r>
      <w:ins w:id="9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 xml:space="preserve">shows Calibri font </w:t>
        </w:r>
      </w:ins>
      <w:del w:id="10" w:author="Arthur Souza Rodrigues" w:date="2026-07-10T21:52:00Z" w16du:dateUtc="2026-07-11T01:52:00Z">
        <w:r>
          <w:rPr>
            <w:strike/>
            <w:color w:val="0070C0"/>
          </w:rPr>
          <w:delText xml:space="preserve">uses Editing mode </w:delText>
        </w:r>
      </w:del>
      <w:r>
        <w:rPr>
          <w:rFonts w:ascii="&quot;Calibri&quot;, Arial, sans-serif" w:hAnsi="&quot;Calibri&quot;, Arial, sans-serif"/>
          <w:b/>
          <w:i/>
          <w:rPrChange w:id="11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with </w:t>
      </w:r>
      <w:ins w:id="12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bold</w:t>
        </w:r>
      </w:ins>
      <w:del w:id="13" w:author="Arthur Souza Rodrigues" w:date="2026-07-10T21:52:00Z" w16du:dateUtc="2026-07-11T01:52:00Z">
        <w:r>
          <w:rPr>
            <w:strike/>
            <w:color w:val="0070C0"/>
          </w:rPr>
          <w:delText>strikethrough</w:delText>
        </w:r>
      </w:del>
      <w:r>
        <w:rPr>
          <w:rFonts w:ascii="&quot;Calibri&quot;, Arial, sans-serif" w:hAnsi="&quot;Calibri&quot;, Arial, sans-serif"/>
          <w:b/>
          <w:i/>
          <w:rPrChange w:id="14" w:author="Arthur Souza Rodrigues" w:date="2026-07-10T21:52:00Z" w16du:dateUtc="2026-07-11T01:52:00Z">
            <w:rPr>
              <w:strike/>
              <w:color w:val="0070C0"/>
            </w:rPr>
          </w:rPrChange>
        </w:rPr>
        <w:t xml:space="preserve"> and </w:t>
      </w:r>
      <w:ins w:id="15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italic styles</w:t>
        </w:r>
      </w:ins>
      <w:del w:id="16" w:author="Arthur Souza Rodrigues" w:date="2026-07-10T21:52:00Z" w16du:dateUtc="2026-07-11T01:52:00Z">
        <w:r>
          <w:rPr>
            <w:strike/>
            <w:color w:val="0070C0"/>
          </w:rPr>
          <w:delText>blue font color</w:delText>
        </w:r>
      </w:del>
      <w:r>
        <w:rPr>
          <w:rFonts w:ascii="&quot;Calibri&quot;, Arial, sans-serif" w:hAnsi="&quot;Calibri&quot;, Arial, sans-serif"/>
          <w:b/>
          <w:i/>
          <w:rPrChange w:id="17" w:author="Arthur Souza Rodrigues" w:date="2026-07-10T21:52:00Z" w16du:dateUtc="2026-07-11T01:52:00Z">
            <w:rPr>
              <w:strike/>
              <w:color w:val="0070C0"/>
            </w:rPr>
          </w:rPrChange>
        </w:rPr>
        <w:t>.</w:t>
      </w:r>
    </w:p>
    <w:p w14:paraId="08CD5D62" w14:textId="77777777" w:rsidR="00880AE6" w:rsidRDefault="00BF2F8D">
      <w:ins w:id="18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19" w:author="Arthur Souza Rodrigues" w:date="2026-07-10T21:52:00Z" w16du:dateUtc="2026-07-11T01:52:00Z">
        <w:r>
          <w:rPr>
            <w:strike/>
            <w:color w:val="0070C0"/>
          </w:rPr>
          <w:delText>Blue strikethrough in Editing mode marks deleted content for revision.</w:delText>
        </w:r>
      </w:del>
    </w:p>
    <w:sectPr w:rsidR="00880A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E6"/>
    <w:rsid w:val="001E5A2D"/>
    <w:rsid w:val="00521DC0"/>
    <w:rsid w:val="00880AE6"/>
    <w:rsid w:val="008D3299"/>
    <w:rsid w:val="009D297B"/>
    <w:rsid w:val="00D53FE7"/>
    <w:rsid w:val="00FC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985D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2026-07-11T01:52:00Z</dcterms:modified>
</cp:coreProperties>
</file>