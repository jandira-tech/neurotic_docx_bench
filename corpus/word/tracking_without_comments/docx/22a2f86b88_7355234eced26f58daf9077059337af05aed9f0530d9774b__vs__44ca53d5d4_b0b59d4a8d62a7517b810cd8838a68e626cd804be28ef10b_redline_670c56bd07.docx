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AB47A7" w14:textId="77777777" w:rsidR="000A31BA" w:rsidRDefault="000A31BA" w:rsidP="000A31BA">
      <w:pPr>
        <w:spacing w:after="0" w:line="240" w:lineRule="auto"/>
        <w:rPr>
          <w:ins w:id="0" w:author="Michelle Hampson" w:date="2026-09-25T19:59:00Z" w16du:dateUtc="2026-09-25T23:59:00Z"/>
          <w:rFonts w:ascii="Tahoma" w:eastAsia="Times New Roman" w:hAnsi="Tahoma" w:cs="Tahoma"/>
          <w:color w:val="716863"/>
          <w:sz w:val="20"/>
          <w:szCs w:val="20"/>
          <w:lang w:eastAsia="en-GB"/>
        </w:rPr>
      </w:pPr>
      <w:ins w:id="1" w:author="Michelle Hampson" w:date="2026-09-25T19:59:00Z" w16du:dateUtc="2026-09-25T23:59:00Z">
        <w:r>
          <w:rPr>
            <w:rFonts w:ascii="Tahoma" w:eastAsia="Times New Roman" w:hAnsi="Tahoma" w:cs="Tahoma"/>
            <w:color w:val="716863"/>
            <w:sz w:val="20"/>
            <w:szCs w:val="20"/>
            <w:lang w:eastAsia="en-GB"/>
          </w:rPr>
          <w:t>REMOTE LEARNING</w:t>
        </w:r>
      </w:ins>
    </w:p>
    <w:p w14:paraId="3FE8AB82" w14:textId="77777777" w:rsidR="000A31BA" w:rsidRDefault="000A31BA" w:rsidP="000A31BA">
      <w:pPr>
        <w:spacing w:after="0" w:line="240" w:lineRule="auto"/>
        <w:rPr>
          <w:ins w:id="2" w:author="Michelle Hampson" w:date="2026-09-25T19:59:00Z" w16du:dateUtc="2026-09-25T23:59:00Z"/>
          <w:rFonts w:ascii="Tahoma" w:eastAsia="Times New Roman" w:hAnsi="Tahoma" w:cs="Tahoma"/>
          <w:color w:val="716863"/>
          <w:sz w:val="20"/>
          <w:szCs w:val="20"/>
          <w:lang w:eastAsia="en-GB"/>
        </w:rPr>
      </w:pPr>
    </w:p>
    <w:p w14:paraId="5C086BE6" w14:textId="77777777" w:rsidR="000A31BA" w:rsidRDefault="000A31BA" w:rsidP="000A31BA">
      <w:pPr>
        <w:spacing w:after="0" w:line="240" w:lineRule="auto"/>
        <w:rPr>
          <w:ins w:id="3" w:author="Michelle Hampson" w:date="2026-09-25T19:59:00Z" w16du:dateUtc="2026-09-25T23:59:00Z"/>
          <w:rFonts w:ascii="Tahoma" w:eastAsia="Times New Roman" w:hAnsi="Tahoma" w:cs="Tahoma"/>
          <w:color w:val="716863"/>
          <w:sz w:val="20"/>
          <w:szCs w:val="20"/>
          <w:lang w:eastAsia="en-GB"/>
        </w:rPr>
      </w:pPr>
    </w:p>
    <w:p w14:paraId="4A202FF2" w14:textId="77777777" w:rsidR="000A31BA" w:rsidRDefault="000A31BA" w:rsidP="000A31BA">
      <w:pPr>
        <w:spacing w:after="0" w:line="240" w:lineRule="auto"/>
        <w:rPr>
          <w:ins w:id="4" w:author="Michelle Hampson" w:date="2026-09-25T19:59:00Z" w16du:dateUtc="2026-09-25T23:59:00Z"/>
          <w:rFonts w:ascii="Tahoma" w:eastAsia="Times New Roman" w:hAnsi="Tahoma" w:cs="Tahoma"/>
          <w:color w:val="716863"/>
          <w:sz w:val="20"/>
          <w:szCs w:val="20"/>
          <w:lang w:eastAsia="en-GB"/>
        </w:rPr>
      </w:pPr>
      <w:ins w:id="5" w:author="Michelle Hampson" w:date="2026-09-25T19:59:00Z" w16du:dateUtc="2026-09-25T23:59:00Z">
        <w:r>
          <w:rPr>
            <w:rFonts w:ascii="Tahoma" w:eastAsia="Times New Roman" w:hAnsi="Tahoma" w:cs="Tahoma"/>
            <w:color w:val="716863"/>
            <w:sz w:val="20"/>
            <w:szCs w:val="20"/>
            <w:lang w:eastAsia="en-GB"/>
          </w:rPr>
          <w:t>5</w:t>
        </w:r>
        <w:r w:rsidRPr="000A31BA">
          <w:rPr>
            <w:rFonts w:ascii="Tahoma" w:eastAsia="Times New Roman" w:hAnsi="Tahoma" w:cs="Tahoma"/>
            <w:color w:val="716863"/>
            <w:sz w:val="20"/>
            <w:szCs w:val="20"/>
            <w:vertAlign w:val="superscript"/>
            <w:lang w:eastAsia="en-GB"/>
          </w:rPr>
          <w:t>th</w:t>
        </w:r>
        <w:r>
          <w:rPr>
            <w:rFonts w:ascii="Tahoma" w:eastAsia="Times New Roman" w:hAnsi="Tahoma" w:cs="Tahoma"/>
            <w:color w:val="716863"/>
            <w:sz w:val="20"/>
            <w:szCs w:val="20"/>
            <w:lang w:eastAsia="en-GB"/>
          </w:rPr>
          <w:t xml:space="preserve"> January 2021</w:t>
        </w:r>
      </w:ins>
    </w:p>
    <w:p w14:paraId="4FDC2523" w14:textId="77777777" w:rsidR="000A31BA" w:rsidRDefault="000A31BA" w:rsidP="000A31BA">
      <w:pPr>
        <w:spacing w:after="0" w:line="240" w:lineRule="auto"/>
        <w:rPr>
          <w:ins w:id="6" w:author="Michelle Hampson" w:date="2026-09-25T19:59:00Z" w16du:dateUtc="2026-09-25T23:59:00Z"/>
          <w:rFonts w:ascii="Tahoma" w:eastAsia="Times New Roman" w:hAnsi="Tahoma" w:cs="Tahoma"/>
          <w:color w:val="716863"/>
          <w:sz w:val="20"/>
          <w:szCs w:val="20"/>
          <w:lang w:eastAsia="en-GB"/>
        </w:rPr>
      </w:pPr>
    </w:p>
    <w:p w14:paraId="4B89A1D5" w14:textId="77777777" w:rsidR="000A31BA" w:rsidRPr="000A31BA" w:rsidRDefault="000A31BA" w:rsidP="000A31BA">
      <w:pPr>
        <w:spacing w:after="0" w:line="240" w:lineRule="auto"/>
        <w:rPr>
          <w:ins w:id="7" w:author="Michelle Hampson" w:date="2026-09-25T19:59:00Z" w16du:dateUtc="2026-09-25T23:59:00Z"/>
          <w:rFonts w:ascii="Tahoma" w:eastAsia="Times New Roman" w:hAnsi="Tahoma" w:cs="Tahoma"/>
          <w:color w:val="716863"/>
          <w:sz w:val="20"/>
          <w:szCs w:val="20"/>
          <w:lang w:eastAsia="en-GB"/>
        </w:rPr>
      </w:pPr>
      <w:ins w:id="8" w:author="Michelle Hampson" w:date="2026-09-25T19:59:00Z" w16du:dateUtc="2026-09-25T23:59:00Z">
        <w:r w:rsidRPr="000A31BA">
          <w:rPr>
            <w:rFonts w:ascii="Tahoma" w:eastAsia="Times New Roman" w:hAnsi="Tahoma" w:cs="Tahoma"/>
            <w:color w:val="716863"/>
            <w:sz w:val="20"/>
            <w:szCs w:val="20"/>
            <w:lang w:eastAsia="en-GB"/>
          </w:rPr>
          <w:t>Dear Parents and Carers,</w:t>
        </w:r>
      </w:ins>
    </w:p>
    <w:p w14:paraId="7A12345A" w14:textId="77777777" w:rsidR="000A31BA" w:rsidRPr="000A31BA" w:rsidRDefault="000A31BA" w:rsidP="000A31BA">
      <w:pPr>
        <w:spacing w:after="0" w:line="240" w:lineRule="auto"/>
        <w:rPr>
          <w:ins w:id="9" w:author="Michelle Hampson" w:date="2026-09-25T19:59:00Z" w16du:dateUtc="2026-09-25T23:59:00Z"/>
          <w:rFonts w:ascii="Tahoma" w:eastAsia="Times New Roman" w:hAnsi="Tahoma" w:cs="Tahoma"/>
          <w:color w:val="716863"/>
          <w:sz w:val="20"/>
          <w:szCs w:val="20"/>
          <w:lang w:eastAsia="en-GB"/>
        </w:rPr>
      </w:pPr>
    </w:p>
    <w:p w14:paraId="276F67F1" w14:textId="77777777" w:rsidR="000A31BA" w:rsidRPr="000A31BA" w:rsidRDefault="000A31BA" w:rsidP="000A31BA">
      <w:pPr>
        <w:spacing w:after="0" w:line="240" w:lineRule="auto"/>
        <w:rPr>
          <w:ins w:id="10" w:author="Michelle Hampson" w:date="2026-09-25T19:59:00Z" w16du:dateUtc="2026-09-25T23:59:00Z"/>
          <w:rFonts w:ascii="Tahoma" w:eastAsia="Times New Roman" w:hAnsi="Tahoma" w:cs="Tahoma"/>
          <w:color w:val="716863"/>
          <w:sz w:val="20"/>
          <w:szCs w:val="20"/>
          <w:lang w:eastAsia="en-GB"/>
        </w:rPr>
      </w:pPr>
      <w:ins w:id="11" w:author="Michelle Hampson" w:date="2026-09-25T19:59:00Z" w16du:dateUtc="2026-09-25T23:59:00Z">
        <w:r w:rsidRPr="000A31BA">
          <w:rPr>
            <w:rFonts w:ascii="Tahoma" w:eastAsia="Times New Roman" w:hAnsi="Tahoma" w:cs="Tahoma"/>
            <w:color w:val="716863"/>
            <w:sz w:val="20"/>
            <w:szCs w:val="20"/>
            <w:lang w:eastAsia="en-GB"/>
          </w:rPr>
          <w:t>Hope you are all well.</w:t>
        </w:r>
      </w:ins>
    </w:p>
    <w:p w14:paraId="77F35D24" w14:textId="77777777" w:rsidR="000A31BA" w:rsidRPr="000A31BA" w:rsidRDefault="000A31BA" w:rsidP="000A31BA">
      <w:pPr>
        <w:spacing w:after="0" w:line="240" w:lineRule="auto"/>
        <w:rPr>
          <w:ins w:id="12" w:author="Michelle Hampson" w:date="2026-09-25T19:59:00Z" w16du:dateUtc="2026-09-25T23:59:00Z"/>
          <w:rFonts w:ascii="Tahoma" w:eastAsia="Times New Roman" w:hAnsi="Tahoma" w:cs="Tahoma"/>
          <w:color w:val="716863"/>
          <w:sz w:val="20"/>
          <w:szCs w:val="20"/>
          <w:lang w:eastAsia="en-GB"/>
        </w:rPr>
      </w:pPr>
    </w:p>
    <w:p w14:paraId="4E49310D" w14:textId="77777777" w:rsidR="000A31BA" w:rsidRPr="000A31BA" w:rsidRDefault="000A31BA" w:rsidP="000A31BA">
      <w:pPr>
        <w:spacing w:after="0" w:line="240" w:lineRule="auto"/>
        <w:rPr>
          <w:ins w:id="13" w:author="Michelle Hampson" w:date="2026-09-25T19:59:00Z" w16du:dateUtc="2026-09-25T23:59:00Z"/>
          <w:rFonts w:ascii="Tahoma" w:eastAsia="Times New Roman" w:hAnsi="Tahoma" w:cs="Tahoma"/>
          <w:color w:val="716863"/>
          <w:sz w:val="20"/>
          <w:szCs w:val="20"/>
          <w:lang w:eastAsia="en-GB"/>
        </w:rPr>
      </w:pPr>
      <w:ins w:id="14" w:author="Michelle Hampson" w:date="2026-09-25T19:59:00Z" w16du:dateUtc="2026-09-25T23:59:00Z">
        <w:r w:rsidRPr="000A31BA">
          <w:rPr>
            <w:rFonts w:ascii="Tahoma" w:eastAsia="Times New Roman" w:hAnsi="Tahoma" w:cs="Tahoma"/>
            <w:color w:val="716863"/>
            <w:sz w:val="20"/>
            <w:szCs w:val="20"/>
            <w:lang w:eastAsia="en-GB"/>
          </w:rPr>
          <w:t>The teaching staff will begin to post work on Google Classroom this week. (Tapestry for Nursery and Reception)</w:t>
        </w:r>
      </w:ins>
    </w:p>
    <w:p w14:paraId="68EBAD0A" w14:textId="77777777" w:rsidR="000A31BA" w:rsidRPr="000A31BA" w:rsidRDefault="000A31BA" w:rsidP="000A31BA">
      <w:pPr>
        <w:spacing w:after="0" w:line="240" w:lineRule="auto"/>
        <w:rPr>
          <w:ins w:id="15" w:author="Michelle Hampson" w:date="2026-09-25T19:59:00Z" w16du:dateUtc="2026-09-25T23:59:00Z"/>
          <w:rFonts w:ascii="Tahoma" w:eastAsia="Times New Roman" w:hAnsi="Tahoma" w:cs="Tahoma"/>
          <w:color w:val="716863"/>
          <w:sz w:val="20"/>
          <w:szCs w:val="20"/>
          <w:lang w:eastAsia="en-GB"/>
        </w:rPr>
      </w:pPr>
      <w:ins w:id="16" w:author="Michelle Hampson" w:date="2026-09-25T19:59:00Z" w16du:dateUtc="2026-09-25T23:59:00Z">
        <w:r w:rsidRPr="000A31BA">
          <w:rPr>
            <w:rFonts w:ascii="Tahoma" w:eastAsia="Times New Roman" w:hAnsi="Tahoma" w:cs="Tahoma"/>
            <w:color w:val="716863"/>
            <w:sz w:val="20"/>
            <w:szCs w:val="20"/>
            <w:lang w:eastAsia="en-GB"/>
          </w:rPr>
          <w:t>If you are struggling to access this please contact school via Class Dojo and we will sort this out for you.</w:t>
        </w:r>
      </w:ins>
    </w:p>
    <w:p w14:paraId="345A595C" w14:textId="77777777" w:rsidR="000A31BA" w:rsidRPr="000A31BA" w:rsidRDefault="000A31BA" w:rsidP="000A31BA">
      <w:pPr>
        <w:spacing w:after="0" w:line="240" w:lineRule="auto"/>
        <w:rPr>
          <w:ins w:id="17" w:author="Michelle Hampson" w:date="2026-09-25T19:59:00Z" w16du:dateUtc="2026-09-25T23:59:00Z"/>
          <w:rFonts w:ascii="Tahoma" w:eastAsia="Times New Roman" w:hAnsi="Tahoma" w:cs="Tahoma"/>
          <w:color w:val="716863"/>
          <w:sz w:val="20"/>
          <w:szCs w:val="20"/>
          <w:lang w:eastAsia="en-GB"/>
        </w:rPr>
      </w:pPr>
    </w:p>
    <w:p w14:paraId="0922FA83" w14:textId="77777777" w:rsidR="000A31BA" w:rsidRPr="000A31BA" w:rsidRDefault="000A31BA" w:rsidP="000A31BA">
      <w:pPr>
        <w:spacing w:after="0" w:line="240" w:lineRule="auto"/>
        <w:rPr>
          <w:ins w:id="18" w:author="Michelle Hampson" w:date="2026-09-25T19:59:00Z" w16du:dateUtc="2026-09-25T23:59:00Z"/>
          <w:rFonts w:ascii="Tahoma" w:eastAsia="Times New Roman" w:hAnsi="Tahoma" w:cs="Tahoma"/>
          <w:color w:val="716863"/>
          <w:sz w:val="20"/>
          <w:szCs w:val="20"/>
          <w:lang w:eastAsia="en-GB"/>
        </w:rPr>
      </w:pPr>
      <w:ins w:id="19" w:author="Michelle Hampson" w:date="2026-09-25T19:59:00Z" w16du:dateUtc="2026-09-25T23:59:00Z">
        <w:r w:rsidRPr="000A31BA">
          <w:rPr>
            <w:rFonts w:ascii="Tahoma" w:eastAsia="Times New Roman" w:hAnsi="Tahoma" w:cs="Tahoma"/>
            <w:color w:val="716863"/>
            <w:sz w:val="20"/>
            <w:szCs w:val="20"/>
            <w:lang w:eastAsia="en-GB"/>
          </w:rPr>
          <w:t>A work pack will be available for collection from 9am tomorrow morning. Please buzz on the Lawton Moor Road gate and the pack will be brought to you. This pack is for the next few days.</w:t>
        </w:r>
      </w:ins>
    </w:p>
    <w:p w14:paraId="1DF13022" w14:textId="77777777" w:rsidR="000A31BA" w:rsidRPr="000A31BA" w:rsidRDefault="000A31BA" w:rsidP="000A31BA">
      <w:pPr>
        <w:spacing w:after="0" w:line="240" w:lineRule="auto"/>
        <w:rPr>
          <w:ins w:id="20" w:author="Michelle Hampson" w:date="2026-09-25T19:59:00Z" w16du:dateUtc="2026-09-25T23:59:00Z"/>
          <w:rFonts w:ascii="Tahoma" w:eastAsia="Times New Roman" w:hAnsi="Tahoma" w:cs="Tahoma"/>
          <w:color w:val="716863"/>
          <w:sz w:val="20"/>
          <w:szCs w:val="20"/>
          <w:lang w:eastAsia="en-GB"/>
        </w:rPr>
      </w:pPr>
    </w:p>
    <w:p w14:paraId="48D05933" w14:textId="77777777" w:rsidR="000A31BA" w:rsidRPr="000A31BA" w:rsidRDefault="000A31BA" w:rsidP="000A31BA">
      <w:pPr>
        <w:spacing w:after="0" w:line="240" w:lineRule="auto"/>
        <w:rPr>
          <w:ins w:id="21" w:author="Michelle Hampson" w:date="2026-09-25T19:59:00Z" w16du:dateUtc="2026-09-25T23:59:00Z"/>
          <w:rFonts w:ascii="Tahoma" w:eastAsia="Times New Roman" w:hAnsi="Tahoma" w:cs="Tahoma"/>
          <w:color w:val="716863"/>
          <w:sz w:val="20"/>
          <w:szCs w:val="20"/>
          <w:lang w:eastAsia="en-GB"/>
        </w:rPr>
      </w:pPr>
      <w:ins w:id="22" w:author="Michelle Hampson" w:date="2026-09-25T19:59:00Z" w16du:dateUtc="2026-09-25T23:59:00Z">
        <w:r w:rsidRPr="000A31BA">
          <w:rPr>
            <w:rFonts w:ascii="Tahoma" w:eastAsia="Times New Roman" w:hAnsi="Tahoma" w:cs="Tahoma"/>
            <w:color w:val="716863"/>
            <w:sz w:val="20"/>
            <w:szCs w:val="20"/>
            <w:lang w:eastAsia="en-GB"/>
          </w:rPr>
          <w:t>The children do have access to Myon and Activ Learn, Education City and Purple Mash and we will remind you of all of this over the next few days.</w:t>
        </w:r>
      </w:ins>
    </w:p>
    <w:p w14:paraId="7BFAD2FD" w14:textId="77777777" w:rsidR="000A31BA" w:rsidRPr="000A31BA" w:rsidRDefault="000A31BA" w:rsidP="000A31BA">
      <w:pPr>
        <w:spacing w:after="0" w:line="240" w:lineRule="auto"/>
        <w:rPr>
          <w:ins w:id="23" w:author="Michelle Hampson" w:date="2026-09-25T19:59:00Z" w16du:dateUtc="2026-09-25T23:59:00Z"/>
          <w:rFonts w:ascii="Tahoma" w:eastAsia="Times New Roman" w:hAnsi="Tahoma" w:cs="Tahoma"/>
          <w:color w:val="716863"/>
          <w:sz w:val="20"/>
          <w:szCs w:val="20"/>
          <w:lang w:eastAsia="en-GB"/>
        </w:rPr>
      </w:pPr>
      <w:ins w:id="24" w:author="Michelle Hampson" w:date="2026-09-25T19:59:00Z" w16du:dateUtc="2026-09-25T23:59:00Z">
        <w:r w:rsidRPr="000A31BA">
          <w:rPr>
            <w:rFonts w:ascii="Tahoma" w:eastAsia="Times New Roman" w:hAnsi="Tahoma" w:cs="Tahoma"/>
            <w:color w:val="716863"/>
            <w:sz w:val="20"/>
            <w:szCs w:val="20"/>
            <w:lang w:eastAsia="en-GB"/>
          </w:rPr>
          <w:t>Phonics Play is also available and can be accessed with the Username aidans1 and the password M230BW</w:t>
        </w:r>
      </w:ins>
    </w:p>
    <w:p w14:paraId="607D2F77" w14:textId="77777777" w:rsidR="000A31BA" w:rsidRPr="000A31BA" w:rsidRDefault="000A31BA" w:rsidP="000A31BA">
      <w:pPr>
        <w:spacing w:after="0" w:line="240" w:lineRule="auto"/>
        <w:rPr>
          <w:ins w:id="25" w:author="Michelle Hampson" w:date="2026-09-25T19:59:00Z" w16du:dateUtc="2026-09-25T23:59:00Z"/>
          <w:rFonts w:ascii="Tahoma" w:eastAsia="Times New Roman" w:hAnsi="Tahoma" w:cs="Tahoma"/>
          <w:color w:val="716863"/>
          <w:sz w:val="20"/>
          <w:szCs w:val="20"/>
          <w:lang w:eastAsia="en-GB"/>
        </w:rPr>
      </w:pPr>
    </w:p>
    <w:p w14:paraId="3D92D64D" w14:textId="77777777" w:rsidR="000A31BA" w:rsidRPr="000A31BA" w:rsidRDefault="000A31BA" w:rsidP="000A31BA">
      <w:pPr>
        <w:spacing w:after="0" w:line="240" w:lineRule="auto"/>
        <w:rPr>
          <w:ins w:id="26" w:author="Michelle Hampson" w:date="2026-09-25T19:59:00Z" w16du:dateUtc="2026-09-25T23:59:00Z"/>
          <w:rFonts w:ascii="Tahoma" w:eastAsia="Times New Roman" w:hAnsi="Tahoma" w:cs="Tahoma"/>
          <w:color w:val="716863"/>
          <w:sz w:val="20"/>
          <w:szCs w:val="20"/>
          <w:lang w:eastAsia="en-GB"/>
        </w:rPr>
      </w:pPr>
      <w:ins w:id="27" w:author="Michelle Hampson" w:date="2026-09-25T19:59:00Z" w16du:dateUtc="2026-09-25T23:59:00Z">
        <w:r w:rsidRPr="000A31BA">
          <w:rPr>
            <w:rFonts w:ascii="Tahoma" w:eastAsia="Times New Roman" w:hAnsi="Tahoma" w:cs="Tahoma"/>
            <w:color w:val="716863"/>
            <w:sz w:val="20"/>
            <w:szCs w:val="20"/>
            <w:lang w:eastAsia="en-GB"/>
          </w:rPr>
          <w:t>Staff will make work available on Google Classroom and will make comments and respond as and when they can. This is a learning experience for all of us and I know that if we all work together then the children will continue to learn at home as best as they can. I do appreciate that it may prove difficult as many of you are trying to work and support your child with their work. Please try not to worry. Any work that you are able to support them with is fine.</w:t>
        </w:r>
      </w:ins>
    </w:p>
    <w:p w14:paraId="45341B4B" w14:textId="77777777" w:rsidR="000A31BA" w:rsidRPr="000A31BA" w:rsidRDefault="000A31BA" w:rsidP="000A31BA">
      <w:pPr>
        <w:spacing w:after="0" w:line="240" w:lineRule="auto"/>
        <w:rPr>
          <w:ins w:id="28" w:author="Michelle Hampson" w:date="2026-09-25T19:59:00Z" w16du:dateUtc="2026-09-25T23:59:00Z"/>
          <w:rFonts w:ascii="Tahoma" w:eastAsia="Times New Roman" w:hAnsi="Tahoma" w:cs="Tahoma"/>
          <w:color w:val="716863"/>
          <w:sz w:val="20"/>
          <w:szCs w:val="20"/>
          <w:lang w:eastAsia="en-GB"/>
        </w:rPr>
      </w:pPr>
    </w:p>
    <w:p w14:paraId="7B07E57B" w14:textId="77777777" w:rsidR="000A31BA" w:rsidRPr="000A31BA" w:rsidRDefault="000A31BA" w:rsidP="000A31BA">
      <w:pPr>
        <w:spacing w:after="0" w:line="240" w:lineRule="auto"/>
        <w:rPr>
          <w:ins w:id="29" w:author="Michelle Hampson" w:date="2026-09-25T19:59:00Z" w16du:dateUtc="2026-09-25T23:59:00Z"/>
          <w:rFonts w:ascii="Tahoma" w:eastAsia="Times New Roman" w:hAnsi="Tahoma" w:cs="Tahoma"/>
          <w:color w:val="716863"/>
          <w:sz w:val="20"/>
          <w:szCs w:val="20"/>
          <w:lang w:eastAsia="en-GB"/>
        </w:rPr>
      </w:pPr>
      <w:ins w:id="30" w:author="Michelle Hampson" w:date="2026-09-25T19:59:00Z" w16du:dateUtc="2026-09-25T23:59:00Z">
        <w:r w:rsidRPr="000A31BA">
          <w:rPr>
            <w:rFonts w:ascii="Tahoma" w:eastAsia="Times New Roman" w:hAnsi="Tahoma" w:cs="Tahoma"/>
            <w:color w:val="716863"/>
            <w:sz w:val="20"/>
            <w:szCs w:val="20"/>
            <w:lang w:eastAsia="en-GB"/>
          </w:rPr>
          <w:t>This has been a very strange day.</w:t>
        </w:r>
      </w:ins>
    </w:p>
    <w:p w14:paraId="78FBACB2" w14:textId="77777777" w:rsidR="000A31BA" w:rsidRPr="000A31BA" w:rsidRDefault="000A31BA" w:rsidP="000A31BA">
      <w:pPr>
        <w:spacing w:after="0" w:line="240" w:lineRule="auto"/>
        <w:rPr>
          <w:ins w:id="31" w:author="Michelle Hampson" w:date="2026-09-25T19:59:00Z" w16du:dateUtc="2026-09-25T23:59:00Z"/>
          <w:rFonts w:ascii="Tahoma" w:eastAsia="Times New Roman" w:hAnsi="Tahoma" w:cs="Tahoma"/>
          <w:color w:val="716863"/>
          <w:sz w:val="20"/>
          <w:szCs w:val="20"/>
          <w:lang w:eastAsia="en-GB"/>
        </w:rPr>
      </w:pPr>
    </w:p>
    <w:p w14:paraId="6A1D2305" w14:textId="77777777" w:rsidR="000A31BA" w:rsidRPr="000A31BA" w:rsidRDefault="000A31BA" w:rsidP="000A31BA">
      <w:pPr>
        <w:spacing w:after="0" w:line="240" w:lineRule="auto"/>
        <w:rPr>
          <w:ins w:id="32" w:author="Michelle Hampson" w:date="2026-09-25T19:59:00Z" w16du:dateUtc="2026-09-25T23:59:00Z"/>
          <w:rFonts w:ascii="Tahoma" w:eastAsia="Times New Roman" w:hAnsi="Tahoma" w:cs="Tahoma"/>
          <w:color w:val="716863"/>
          <w:sz w:val="20"/>
          <w:szCs w:val="20"/>
          <w:lang w:eastAsia="en-GB"/>
        </w:rPr>
      </w:pPr>
      <w:ins w:id="33" w:author="Michelle Hampson" w:date="2026-09-25T19:59:00Z" w16du:dateUtc="2026-09-25T23:59:00Z">
        <w:r w:rsidRPr="000A31BA">
          <w:rPr>
            <w:rFonts w:ascii="Tahoma" w:eastAsia="Times New Roman" w:hAnsi="Tahoma" w:cs="Tahoma"/>
            <w:color w:val="716863"/>
            <w:sz w:val="20"/>
            <w:szCs w:val="20"/>
            <w:lang w:eastAsia="en-GB"/>
          </w:rPr>
          <w:t>If you have any questions then please do not hesitate to contact school.</w:t>
        </w:r>
      </w:ins>
    </w:p>
    <w:p w14:paraId="7AD5687B" w14:textId="77777777" w:rsidR="000A31BA" w:rsidRPr="000A31BA" w:rsidRDefault="000A31BA" w:rsidP="000A31BA">
      <w:pPr>
        <w:spacing w:after="0" w:line="240" w:lineRule="auto"/>
        <w:rPr>
          <w:ins w:id="34" w:author="Michelle Hampson" w:date="2026-09-25T19:59:00Z" w16du:dateUtc="2026-09-25T23:59:00Z"/>
          <w:rFonts w:ascii="Tahoma" w:eastAsia="Times New Roman" w:hAnsi="Tahoma" w:cs="Tahoma"/>
          <w:color w:val="716863"/>
          <w:sz w:val="20"/>
          <w:szCs w:val="20"/>
          <w:lang w:eastAsia="en-GB"/>
        </w:rPr>
      </w:pPr>
    </w:p>
    <w:p w14:paraId="68162593" w14:textId="77777777" w:rsidR="000A31BA" w:rsidRPr="000A31BA" w:rsidRDefault="000A31BA" w:rsidP="000A31BA">
      <w:pPr>
        <w:spacing w:after="0" w:line="240" w:lineRule="auto"/>
        <w:rPr>
          <w:ins w:id="35" w:author="Michelle Hampson" w:date="2026-09-25T19:59:00Z" w16du:dateUtc="2026-09-25T23:59:00Z"/>
          <w:rFonts w:ascii="Tahoma" w:eastAsia="Times New Roman" w:hAnsi="Tahoma" w:cs="Tahoma"/>
          <w:color w:val="716863"/>
          <w:sz w:val="20"/>
          <w:szCs w:val="20"/>
          <w:lang w:eastAsia="en-GB"/>
        </w:rPr>
      </w:pPr>
      <w:ins w:id="36" w:author="Michelle Hampson" w:date="2026-09-25T19:59:00Z" w16du:dateUtc="2026-09-25T23:59:00Z">
        <w:r w:rsidRPr="000A31BA">
          <w:rPr>
            <w:rFonts w:ascii="Tahoma" w:eastAsia="Times New Roman" w:hAnsi="Tahoma" w:cs="Tahoma"/>
            <w:color w:val="716863"/>
            <w:sz w:val="20"/>
            <w:szCs w:val="20"/>
            <w:lang w:eastAsia="en-GB"/>
          </w:rPr>
          <w:t>I will keep you and your families in my prayers,</w:t>
        </w:r>
      </w:ins>
    </w:p>
    <w:p w14:paraId="34AC7203" w14:textId="77777777" w:rsidR="000A31BA" w:rsidRPr="000A31BA" w:rsidRDefault="000A31BA" w:rsidP="000A31BA">
      <w:pPr>
        <w:spacing w:after="0" w:line="240" w:lineRule="auto"/>
        <w:rPr>
          <w:ins w:id="37" w:author="Michelle Hampson" w:date="2026-09-25T19:59:00Z" w16du:dateUtc="2026-09-25T23:59:00Z"/>
          <w:rFonts w:ascii="Tahoma" w:eastAsia="Times New Roman" w:hAnsi="Tahoma" w:cs="Tahoma"/>
          <w:color w:val="716863"/>
          <w:sz w:val="20"/>
          <w:szCs w:val="20"/>
          <w:lang w:eastAsia="en-GB"/>
        </w:rPr>
      </w:pPr>
    </w:p>
    <w:p w14:paraId="569EAF5C" w14:textId="77777777" w:rsidR="000A31BA" w:rsidRPr="000A31BA" w:rsidRDefault="000A31BA" w:rsidP="000A31BA">
      <w:pPr>
        <w:spacing w:after="0" w:line="240" w:lineRule="auto"/>
        <w:rPr>
          <w:ins w:id="38" w:author="Michelle Hampson" w:date="2026-09-25T19:59:00Z" w16du:dateUtc="2026-09-25T23:59:00Z"/>
          <w:rFonts w:ascii="Tahoma" w:eastAsia="Times New Roman" w:hAnsi="Tahoma" w:cs="Tahoma"/>
          <w:color w:val="716863"/>
          <w:sz w:val="20"/>
          <w:szCs w:val="20"/>
          <w:lang w:eastAsia="en-GB"/>
        </w:rPr>
      </w:pPr>
    </w:p>
    <w:p w14:paraId="20BA4732" w14:textId="77777777" w:rsidR="000A31BA" w:rsidRPr="000A31BA" w:rsidRDefault="000A31BA" w:rsidP="000A31BA">
      <w:pPr>
        <w:spacing w:after="0" w:line="240" w:lineRule="auto"/>
        <w:rPr>
          <w:ins w:id="39" w:author="Michelle Hampson" w:date="2026-09-25T19:59:00Z" w16du:dateUtc="2026-09-25T23:59:00Z"/>
          <w:rFonts w:ascii="Tahoma" w:eastAsia="Times New Roman" w:hAnsi="Tahoma" w:cs="Tahoma"/>
          <w:color w:val="716863"/>
          <w:sz w:val="20"/>
          <w:szCs w:val="20"/>
          <w:lang w:eastAsia="en-GB"/>
        </w:rPr>
      </w:pPr>
    </w:p>
    <w:p w14:paraId="254A1CC9" w14:textId="77777777" w:rsidR="000A31BA" w:rsidRPr="000A31BA" w:rsidRDefault="000A31BA" w:rsidP="000A31BA">
      <w:pPr>
        <w:spacing w:after="0" w:line="240" w:lineRule="auto"/>
        <w:rPr>
          <w:ins w:id="40" w:author="Michelle Hampson" w:date="2026-09-25T19:59:00Z" w16du:dateUtc="2026-09-25T23:59:00Z"/>
          <w:rFonts w:ascii="Tahoma" w:eastAsia="Times New Roman" w:hAnsi="Tahoma" w:cs="Tahoma"/>
          <w:color w:val="716863"/>
          <w:sz w:val="20"/>
          <w:szCs w:val="20"/>
          <w:lang w:eastAsia="en-GB"/>
        </w:rPr>
      </w:pPr>
      <w:ins w:id="41" w:author="Michelle Hampson" w:date="2026-09-25T19:59:00Z" w16du:dateUtc="2026-09-25T23:59:00Z">
        <w:r w:rsidRPr="000A31BA">
          <w:rPr>
            <w:rFonts w:ascii="Tahoma" w:eastAsia="Times New Roman" w:hAnsi="Tahoma" w:cs="Tahoma"/>
            <w:b/>
            <w:bCs/>
            <w:color w:val="716863"/>
            <w:sz w:val="20"/>
            <w:szCs w:val="20"/>
            <w:lang w:eastAsia="en-GB"/>
          </w:rPr>
          <w:t>Sarah Yates</w:t>
        </w:r>
      </w:ins>
    </w:p>
    <w:p w14:paraId="273F19C5" w14:textId="77777777" w:rsidR="000A31BA" w:rsidRPr="000A31BA" w:rsidRDefault="000A31BA" w:rsidP="000A31BA">
      <w:pPr>
        <w:spacing w:after="0" w:line="240" w:lineRule="auto"/>
        <w:rPr>
          <w:ins w:id="42" w:author="Michelle Hampson" w:date="2026-09-25T19:59:00Z" w16du:dateUtc="2026-09-25T23:59:00Z"/>
          <w:rFonts w:ascii="Tahoma" w:eastAsia="Times New Roman" w:hAnsi="Tahoma" w:cs="Tahoma"/>
          <w:color w:val="716863"/>
          <w:sz w:val="20"/>
          <w:szCs w:val="20"/>
          <w:lang w:eastAsia="en-GB"/>
        </w:rPr>
      </w:pPr>
      <w:ins w:id="43" w:author="Michelle Hampson" w:date="2026-09-25T19:59:00Z" w16du:dateUtc="2026-09-25T23:59:00Z">
        <w:r w:rsidRPr="000A31BA">
          <w:rPr>
            <w:rFonts w:ascii="Tahoma" w:eastAsia="Times New Roman" w:hAnsi="Tahoma" w:cs="Tahoma"/>
            <w:b/>
            <w:bCs/>
            <w:color w:val="716863"/>
            <w:sz w:val="20"/>
            <w:szCs w:val="20"/>
            <w:lang w:eastAsia="en-GB"/>
          </w:rPr>
          <w:t>Headteacher</w:t>
        </w:r>
      </w:ins>
    </w:p>
    <w:p w14:paraId="37448A4C" w14:textId="77777777" w:rsidR="00C86E86" w:rsidRPr="00013EFA" w:rsidRDefault="00C86E86" w:rsidP="005D763F">
      <w:pPr>
        <w:pStyle w:val="NoSpacing"/>
        <w:rPr>
          <w:del w:id="44" w:author="Michelle Hampson" w:date="2026-09-25T19:59:00Z" w16du:dateUtc="2026-09-25T23:59:00Z"/>
          <w:rFonts w:ascii="Arial" w:hAnsi="Arial" w:cs="Arial"/>
          <w:sz w:val="40"/>
          <w:szCs w:val="40"/>
        </w:rPr>
      </w:pPr>
      <w:del w:id="45" w:author="Michelle Hampson" w:date="2026-09-25T19:59:00Z" w16du:dateUtc="2026-09-25T23:59:00Z">
        <w:r w:rsidRPr="00013EFA">
          <w:rPr>
            <w:rFonts w:ascii="Arial" w:hAnsi="Arial" w:cs="Arial"/>
            <w:sz w:val="40"/>
            <w:szCs w:val="40"/>
          </w:rPr>
          <w:delText>Write to your MP about the Refugees (Family Reunion) Bill</w:delText>
        </w:r>
      </w:del>
    </w:p>
    <w:p w14:paraId="5B7A49CB" w14:textId="77777777" w:rsidR="00C86E86" w:rsidRDefault="00C86E86" w:rsidP="005D763F">
      <w:pPr>
        <w:pStyle w:val="NoSpacing"/>
        <w:rPr>
          <w:del w:id="46" w:author="Michelle Hampson" w:date="2026-09-25T19:59:00Z" w16du:dateUtc="2026-09-25T23:59:00Z"/>
          <w:rFonts w:ascii="Arial" w:hAnsi="Arial" w:cs="Arial"/>
          <w:sz w:val="24"/>
          <w:szCs w:val="24"/>
        </w:rPr>
      </w:pPr>
    </w:p>
    <w:p w14:paraId="7D6DD5D2" w14:textId="77777777" w:rsidR="00013EFA" w:rsidRDefault="00013EFA" w:rsidP="005D763F">
      <w:pPr>
        <w:pStyle w:val="NoSpacing"/>
        <w:rPr>
          <w:del w:id="47" w:author="Michelle Hampson" w:date="2026-09-25T19:59:00Z" w16du:dateUtc="2026-09-25T23:59:00Z"/>
          <w:rFonts w:ascii="Arial" w:hAnsi="Arial" w:cs="Arial"/>
          <w:sz w:val="24"/>
          <w:szCs w:val="24"/>
        </w:rPr>
      </w:pPr>
    </w:p>
    <w:p w14:paraId="79B0DAC3" w14:textId="77777777" w:rsidR="00013EFA" w:rsidRPr="00013EFA" w:rsidRDefault="00013EFA" w:rsidP="005D763F">
      <w:pPr>
        <w:pStyle w:val="NoSpacing"/>
        <w:rPr>
          <w:del w:id="48" w:author="Michelle Hampson" w:date="2026-09-25T19:59:00Z" w16du:dateUtc="2026-09-25T23:59:00Z"/>
          <w:rFonts w:ascii="Arial" w:hAnsi="Arial" w:cs="Arial"/>
          <w:b/>
          <w:sz w:val="24"/>
          <w:szCs w:val="24"/>
        </w:rPr>
      </w:pPr>
      <w:del w:id="49" w:author="Michelle Hampson" w:date="2026-09-25T19:59:00Z" w16du:dateUtc="2026-09-25T23:59:00Z">
        <w:r w:rsidRPr="00013EFA">
          <w:rPr>
            <w:rFonts w:ascii="Arial" w:hAnsi="Arial" w:cs="Arial"/>
            <w:b/>
            <w:sz w:val="24"/>
            <w:szCs w:val="24"/>
          </w:rPr>
          <w:delText>Information</w:delText>
        </w:r>
      </w:del>
    </w:p>
    <w:p w14:paraId="10C56640" w14:textId="77777777" w:rsidR="00C86E86" w:rsidRDefault="00C86E86" w:rsidP="005D763F">
      <w:pPr>
        <w:pStyle w:val="NoSpacing"/>
        <w:rPr>
          <w:del w:id="50" w:author="Michelle Hampson" w:date="2026-09-25T19:59:00Z" w16du:dateUtc="2026-09-25T23:59:00Z"/>
          <w:rFonts w:ascii="Arial" w:hAnsi="Arial" w:cs="Arial"/>
          <w:sz w:val="24"/>
          <w:szCs w:val="24"/>
        </w:rPr>
      </w:pPr>
    </w:p>
    <w:p w14:paraId="7FF05F04" w14:textId="77777777" w:rsidR="00013EFA" w:rsidRDefault="00013EFA" w:rsidP="00013EFA">
      <w:pPr>
        <w:pStyle w:val="NoSpacing"/>
        <w:rPr>
          <w:del w:id="51" w:author="Michelle Hampson" w:date="2026-09-25T19:59:00Z" w16du:dateUtc="2026-09-25T23:59:00Z"/>
          <w:rFonts w:ascii="Arial" w:hAnsi="Arial" w:cs="Arial"/>
          <w:sz w:val="24"/>
          <w:szCs w:val="24"/>
        </w:rPr>
      </w:pPr>
      <w:del w:id="52" w:author="Michelle Hampson" w:date="2026-09-25T19:59:00Z" w16du:dateUtc="2026-09-25T23:59:00Z">
        <w:r>
          <w:rPr>
            <w:rFonts w:ascii="Arial" w:hAnsi="Arial" w:cs="Arial"/>
            <w:sz w:val="24"/>
            <w:szCs w:val="24"/>
          </w:rPr>
          <w:delText>The Bill will be debated on Friday 16 March 2018.</w:delText>
        </w:r>
      </w:del>
    </w:p>
    <w:p w14:paraId="437A1E61" w14:textId="77777777" w:rsidR="00013EFA" w:rsidRDefault="00013EFA" w:rsidP="00013EFA">
      <w:pPr>
        <w:pStyle w:val="NoSpacing"/>
        <w:rPr>
          <w:del w:id="53" w:author="Michelle Hampson" w:date="2026-09-25T19:59:00Z" w16du:dateUtc="2026-09-25T23:59:00Z"/>
          <w:rFonts w:ascii="Arial" w:hAnsi="Arial" w:cs="Arial"/>
          <w:sz w:val="24"/>
          <w:szCs w:val="24"/>
        </w:rPr>
      </w:pPr>
    </w:p>
    <w:p w14:paraId="3EEC47BB" w14:textId="77777777" w:rsidR="005D763F" w:rsidRDefault="005D763F" w:rsidP="005D763F">
      <w:pPr>
        <w:pStyle w:val="NoSpacing"/>
        <w:rPr>
          <w:del w:id="54" w:author="Michelle Hampson" w:date="2026-09-25T19:59:00Z" w16du:dateUtc="2026-09-25T23:59:00Z"/>
          <w:rFonts w:ascii="Arial" w:hAnsi="Arial" w:cs="Arial"/>
          <w:sz w:val="24"/>
          <w:szCs w:val="24"/>
        </w:rPr>
      </w:pPr>
      <w:del w:id="55" w:author="Michelle Hampson" w:date="2026-09-25T19:59:00Z" w16du:dateUtc="2026-09-25T23:59:00Z">
        <w:r w:rsidRPr="005D763F">
          <w:rPr>
            <w:rFonts w:ascii="Arial" w:hAnsi="Arial" w:cs="Arial"/>
            <w:sz w:val="24"/>
            <w:szCs w:val="24"/>
          </w:rPr>
          <w:delText>Find your MP</w:delText>
        </w:r>
        <w:r w:rsidR="00C86E86">
          <w:rPr>
            <w:rFonts w:ascii="Arial" w:hAnsi="Arial" w:cs="Arial"/>
            <w:sz w:val="24"/>
            <w:szCs w:val="24"/>
          </w:rPr>
          <w:delText>:</w:delText>
        </w:r>
        <w:r w:rsidRPr="005D763F">
          <w:rPr>
            <w:rFonts w:ascii="Arial" w:hAnsi="Arial" w:cs="Arial"/>
            <w:sz w:val="24"/>
            <w:szCs w:val="24"/>
          </w:rPr>
          <w:delText xml:space="preserve"> </w:delText>
        </w:r>
        <w:r>
          <w:fldChar w:fldCharType="begin"/>
        </w:r>
        <w:r>
          <w:delInstrText>HYPERLINK "http://www.theyworkforyou.org.uk"</w:delInstrText>
        </w:r>
        <w:r>
          <w:fldChar w:fldCharType="separate"/>
        </w:r>
        <w:r w:rsidRPr="005D763F">
          <w:rPr>
            <w:rStyle w:val="Hyperlink"/>
            <w:rFonts w:ascii="Arial" w:hAnsi="Arial" w:cs="Arial"/>
            <w:sz w:val="24"/>
            <w:szCs w:val="24"/>
          </w:rPr>
          <w:delText>www.theyworkforyou.org.uk</w:delText>
        </w:r>
        <w:r>
          <w:fldChar w:fldCharType="end"/>
        </w:r>
        <w:r w:rsidRPr="005D763F">
          <w:rPr>
            <w:rFonts w:ascii="Arial" w:hAnsi="Arial" w:cs="Arial"/>
            <w:sz w:val="24"/>
            <w:szCs w:val="24"/>
          </w:rPr>
          <w:delText xml:space="preserve"> </w:delText>
        </w:r>
      </w:del>
    </w:p>
    <w:p w14:paraId="09889845" w14:textId="77777777" w:rsidR="00C86E86" w:rsidRDefault="00C86E86" w:rsidP="005D763F">
      <w:pPr>
        <w:pStyle w:val="NoSpacing"/>
        <w:rPr>
          <w:del w:id="56" w:author="Michelle Hampson" w:date="2026-09-25T19:59:00Z" w16du:dateUtc="2026-09-25T23:59:00Z"/>
          <w:rFonts w:ascii="Arial" w:hAnsi="Arial" w:cs="Arial"/>
          <w:sz w:val="24"/>
          <w:szCs w:val="24"/>
        </w:rPr>
      </w:pPr>
    </w:p>
    <w:p w14:paraId="58463F8B" w14:textId="77777777" w:rsidR="00C86E86" w:rsidRPr="005D763F" w:rsidRDefault="00C86E86" w:rsidP="005D763F">
      <w:pPr>
        <w:pStyle w:val="NoSpacing"/>
        <w:rPr>
          <w:del w:id="57" w:author="Michelle Hampson" w:date="2026-09-25T19:59:00Z" w16du:dateUtc="2026-09-25T23:59:00Z"/>
          <w:rFonts w:ascii="Arial" w:hAnsi="Arial" w:cs="Arial"/>
          <w:sz w:val="24"/>
          <w:szCs w:val="24"/>
        </w:rPr>
      </w:pPr>
      <w:del w:id="58" w:author="Michelle Hampson" w:date="2026-09-25T19:59:00Z" w16du:dateUtc="2026-09-25T23:59:00Z">
        <w:r>
          <w:rPr>
            <w:rFonts w:ascii="Arial" w:hAnsi="Arial" w:cs="Arial"/>
            <w:sz w:val="24"/>
            <w:szCs w:val="24"/>
          </w:rPr>
          <w:delText xml:space="preserve">Information about the Bill: </w:delText>
        </w:r>
        <w:r>
          <w:fldChar w:fldCharType="begin"/>
        </w:r>
        <w:r>
          <w:delInstrText>HYPERLINK "https://services.parliament.uk/bills/2017-19/refugeesfamilyreunionno2.html"</w:delInstrText>
        </w:r>
        <w:r>
          <w:fldChar w:fldCharType="separate"/>
        </w:r>
        <w:r w:rsidRPr="00275399">
          <w:rPr>
            <w:rStyle w:val="Hyperlink"/>
            <w:rFonts w:ascii="Arial" w:hAnsi="Arial" w:cs="Arial"/>
            <w:sz w:val="24"/>
            <w:szCs w:val="24"/>
          </w:rPr>
          <w:delText>https://services.parliament.uk/bills/2017-19/refugeesfamilyreunionno2.html</w:delText>
        </w:r>
        <w:r>
          <w:fldChar w:fldCharType="end"/>
        </w:r>
        <w:r>
          <w:rPr>
            <w:rFonts w:ascii="Arial" w:hAnsi="Arial" w:cs="Arial"/>
            <w:sz w:val="24"/>
            <w:szCs w:val="24"/>
          </w:rPr>
          <w:delText xml:space="preserve"> </w:delText>
        </w:r>
      </w:del>
    </w:p>
    <w:p w14:paraId="1A00A558" w14:textId="77777777" w:rsidR="00013EFA" w:rsidRDefault="00013EFA" w:rsidP="005D763F">
      <w:pPr>
        <w:pStyle w:val="NoSpacing"/>
        <w:rPr>
          <w:del w:id="59" w:author="Michelle Hampson" w:date="2026-09-25T19:59:00Z" w16du:dateUtc="2026-09-25T23:59:00Z"/>
          <w:rFonts w:ascii="Arial" w:hAnsi="Arial" w:cs="Arial"/>
          <w:sz w:val="24"/>
          <w:szCs w:val="24"/>
        </w:rPr>
      </w:pPr>
    </w:p>
    <w:p w14:paraId="25D3DF63" w14:textId="77777777" w:rsidR="00013EFA" w:rsidRDefault="00013EFA" w:rsidP="005D763F">
      <w:pPr>
        <w:pStyle w:val="NoSpacing"/>
        <w:rPr>
          <w:del w:id="60" w:author="Michelle Hampson" w:date="2026-09-25T19:59:00Z" w16du:dateUtc="2026-09-25T23:59:00Z"/>
          <w:rFonts w:ascii="Arial" w:hAnsi="Arial" w:cs="Arial"/>
          <w:sz w:val="24"/>
          <w:szCs w:val="24"/>
        </w:rPr>
      </w:pPr>
      <w:del w:id="61" w:author="Michelle Hampson" w:date="2026-09-25T19:59:00Z" w16du:dateUtc="2026-09-25T23:59:00Z">
        <w:r>
          <w:rPr>
            <w:rFonts w:ascii="Arial" w:hAnsi="Arial" w:cs="Arial"/>
            <w:sz w:val="24"/>
            <w:szCs w:val="24"/>
          </w:rPr>
          <w:delText xml:space="preserve">Please tell us you’ve written at: </w:delText>
        </w:r>
        <w:r>
          <w:fldChar w:fldCharType="begin"/>
        </w:r>
        <w:r>
          <w:delInstrText>HYPERLINK "https://forms.quaker.org.uk/politics/"</w:delInstrText>
        </w:r>
        <w:r>
          <w:fldChar w:fldCharType="separate"/>
        </w:r>
        <w:r w:rsidRPr="00275399">
          <w:rPr>
            <w:rStyle w:val="Hyperlink"/>
            <w:rFonts w:ascii="Arial" w:hAnsi="Arial" w:cs="Arial"/>
            <w:sz w:val="24"/>
            <w:szCs w:val="24"/>
          </w:rPr>
          <w:delText>https://forms.quaker.org.uk/politics/</w:delText>
        </w:r>
        <w:r>
          <w:fldChar w:fldCharType="end"/>
        </w:r>
        <w:r>
          <w:rPr>
            <w:rFonts w:ascii="Arial" w:hAnsi="Arial" w:cs="Arial"/>
            <w:sz w:val="24"/>
            <w:szCs w:val="24"/>
          </w:rPr>
          <w:delText xml:space="preserve"> </w:delText>
        </w:r>
      </w:del>
    </w:p>
    <w:p w14:paraId="4C2D9834" w14:textId="77777777" w:rsidR="00013EFA" w:rsidRDefault="00013EFA" w:rsidP="005D763F">
      <w:pPr>
        <w:pStyle w:val="NoSpacing"/>
        <w:rPr>
          <w:del w:id="62" w:author="Michelle Hampson" w:date="2026-09-25T19:59:00Z" w16du:dateUtc="2026-09-25T23:59:00Z"/>
          <w:rFonts w:ascii="Arial" w:hAnsi="Arial" w:cs="Arial"/>
          <w:sz w:val="24"/>
          <w:szCs w:val="24"/>
        </w:rPr>
      </w:pPr>
    </w:p>
    <w:p w14:paraId="0C34E86C" w14:textId="77777777" w:rsidR="00013EFA" w:rsidRDefault="00013EFA" w:rsidP="005D763F">
      <w:pPr>
        <w:pStyle w:val="NoSpacing"/>
        <w:rPr>
          <w:del w:id="63" w:author="Michelle Hampson" w:date="2026-09-25T19:59:00Z" w16du:dateUtc="2026-09-25T23:59:00Z"/>
          <w:rFonts w:ascii="Arial" w:hAnsi="Arial" w:cs="Arial"/>
          <w:sz w:val="24"/>
          <w:szCs w:val="24"/>
        </w:rPr>
      </w:pPr>
    </w:p>
    <w:p w14:paraId="64C52F6E" w14:textId="77777777" w:rsidR="00013EFA" w:rsidRPr="00013EFA" w:rsidRDefault="00013EFA" w:rsidP="005D763F">
      <w:pPr>
        <w:pStyle w:val="NoSpacing"/>
        <w:rPr>
          <w:del w:id="64" w:author="Michelle Hampson" w:date="2026-09-25T19:59:00Z" w16du:dateUtc="2026-09-25T23:59:00Z"/>
          <w:rFonts w:ascii="Arial" w:hAnsi="Arial" w:cs="Arial"/>
          <w:b/>
          <w:sz w:val="24"/>
          <w:szCs w:val="24"/>
        </w:rPr>
      </w:pPr>
      <w:del w:id="65" w:author="Michelle Hampson" w:date="2026-09-25T19:59:00Z" w16du:dateUtc="2026-09-25T23:59:00Z">
        <w:r w:rsidRPr="00013EFA">
          <w:rPr>
            <w:rFonts w:ascii="Arial" w:hAnsi="Arial" w:cs="Arial"/>
            <w:b/>
            <w:sz w:val="24"/>
            <w:szCs w:val="24"/>
          </w:rPr>
          <w:lastRenderedPageBreak/>
          <w:delText>Template letter</w:delText>
        </w:r>
      </w:del>
    </w:p>
    <w:p w14:paraId="7BB971A3" w14:textId="77777777" w:rsidR="00013EFA" w:rsidRPr="005D763F" w:rsidRDefault="00013EFA" w:rsidP="005D763F">
      <w:pPr>
        <w:pStyle w:val="NoSpacing"/>
        <w:rPr>
          <w:del w:id="66" w:author="Michelle Hampson" w:date="2026-09-25T19:59:00Z" w16du:dateUtc="2026-09-25T23:59:00Z"/>
          <w:rFonts w:ascii="Arial" w:hAnsi="Arial" w:cs="Arial"/>
          <w:sz w:val="24"/>
          <w:szCs w:val="24"/>
        </w:rPr>
      </w:pPr>
    </w:p>
    <w:p w14:paraId="144982E3" w14:textId="77777777" w:rsidR="005D763F" w:rsidRPr="005D763F" w:rsidRDefault="005D763F" w:rsidP="005D763F">
      <w:pPr>
        <w:pStyle w:val="NoSpacing"/>
        <w:rPr>
          <w:del w:id="67" w:author="Michelle Hampson" w:date="2026-09-25T19:59:00Z" w16du:dateUtc="2026-09-25T23:59:00Z"/>
          <w:rFonts w:ascii="Arial" w:hAnsi="Arial" w:cs="Arial"/>
          <w:sz w:val="24"/>
          <w:szCs w:val="24"/>
        </w:rPr>
      </w:pPr>
      <w:del w:id="68" w:author="Michelle Hampson" w:date="2026-09-25T19:59:00Z" w16du:dateUtc="2026-09-25T23:59:00Z">
        <w:r w:rsidRPr="005D763F">
          <w:rPr>
            <w:rFonts w:ascii="Arial" w:hAnsi="Arial" w:cs="Arial"/>
            <w:sz w:val="24"/>
            <w:szCs w:val="24"/>
          </w:rPr>
          <w:delText xml:space="preserve">Dear </w:delText>
        </w:r>
      </w:del>
    </w:p>
    <w:p w14:paraId="632EFDED" w14:textId="77777777" w:rsidR="005D763F" w:rsidRPr="005D763F" w:rsidRDefault="005D763F" w:rsidP="005D763F">
      <w:pPr>
        <w:pStyle w:val="NoSpacing"/>
        <w:rPr>
          <w:del w:id="69" w:author="Michelle Hampson" w:date="2026-09-25T19:59:00Z" w16du:dateUtc="2026-09-25T23:59:00Z"/>
          <w:rFonts w:ascii="Arial" w:hAnsi="Arial" w:cs="Arial"/>
          <w:sz w:val="24"/>
          <w:szCs w:val="24"/>
        </w:rPr>
      </w:pPr>
    </w:p>
    <w:p w14:paraId="1CD06788" w14:textId="77777777" w:rsidR="005D763F" w:rsidRPr="005D763F" w:rsidRDefault="005D763F" w:rsidP="005D763F">
      <w:pPr>
        <w:pStyle w:val="NoSpacing"/>
        <w:rPr>
          <w:del w:id="70" w:author="Michelle Hampson" w:date="2026-09-25T19:59:00Z" w16du:dateUtc="2026-09-25T23:59:00Z"/>
          <w:rFonts w:ascii="Arial" w:hAnsi="Arial" w:cs="Arial"/>
          <w:sz w:val="24"/>
          <w:szCs w:val="24"/>
        </w:rPr>
      </w:pPr>
      <w:del w:id="71" w:author="Michelle Hampson" w:date="2026-09-25T19:59:00Z" w16du:dateUtc="2026-09-25T23:59:00Z">
        <w:r w:rsidRPr="005D763F">
          <w:rPr>
            <w:rFonts w:ascii="Arial" w:hAnsi="Arial" w:cs="Arial"/>
            <w:sz w:val="24"/>
            <w:szCs w:val="24"/>
          </w:rPr>
          <w:delText xml:space="preserve">I am writing to you as a constituent to ask you to support the Refugees (Family Reunion) Bill which will be debated in the House of Commons on 16 March. </w:delText>
        </w:r>
      </w:del>
    </w:p>
    <w:p w14:paraId="02209E9B" w14:textId="77777777" w:rsidR="005D763F" w:rsidRPr="005D763F" w:rsidRDefault="005D763F" w:rsidP="005D763F">
      <w:pPr>
        <w:pStyle w:val="NoSpacing"/>
        <w:rPr>
          <w:del w:id="72" w:author="Michelle Hampson" w:date="2026-09-25T19:59:00Z" w16du:dateUtc="2026-09-25T23:59:00Z"/>
          <w:rFonts w:ascii="Arial" w:hAnsi="Arial" w:cs="Arial"/>
          <w:sz w:val="24"/>
          <w:szCs w:val="24"/>
        </w:rPr>
      </w:pPr>
    </w:p>
    <w:p w14:paraId="38715DC0" w14:textId="77777777" w:rsidR="005D763F" w:rsidRPr="005D763F" w:rsidRDefault="005D763F" w:rsidP="005D763F">
      <w:pPr>
        <w:pStyle w:val="NoSpacing"/>
        <w:rPr>
          <w:del w:id="73" w:author="Michelle Hampson" w:date="2026-09-25T19:59:00Z" w16du:dateUtc="2026-09-25T23:59:00Z"/>
          <w:rFonts w:ascii="Arial" w:hAnsi="Arial" w:cs="Arial"/>
          <w:sz w:val="24"/>
          <w:szCs w:val="24"/>
        </w:rPr>
      </w:pPr>
      <w:del w:id="74" w:author="Michelle Hampson" w:date="2026-09-25T19:59:00Z" w16du:dateUtc="2026-09-25T23:59:00Z">
        <w:r w:rsidRPr="005D763F">
          <w:rPr>
            <w:rFonts w:ascii="Arial" w:hAnsi="Arial" w:cs="Arial"/>
            <w:sz w:val="24"/>
            <w:szCs w:val="24"/>
          </w:rPr>
          <w:delText xml:space="preserve">It is a Private Members Bill laid by Angus Brendan MacNeil MP and supported by a cross party group of MPs. </w:delText>
        </w:r>
      </w:del>
    </w:p>
    <w:p w14:paraId="7026667E" w14:textId="77777777" w:rsidR="005D763F" w:rsidRPr="005D763F" w:rsidRDefault="005D763F" w:rsidP="005D763F">
      <w:pPr>
        <w:pStyle w:val="NoSpacing"/>
        <w:rPr>
          <w:del w:id="75" w:author="Michelle Hampson" w:date="2026-09-25T19:59:00Z" w16du:dateUtc="2026-09-25T23:59:00Z"/>
          <w:rFonts w:ascii="Arial" w:hAnsi="Arial" w:cs="Arial"/>
          <w:sz w:val="24"/>
          <w:szCs w:val="24"/>
        </w:rPr>
      </w:pPr>
    </w:p>
    <w:p w14:paraId="0C36D528" w14:textId="77777777" w:rsidR="005D763F" w:rsidRPr="005D763F" w:rsidRDefault="005D763F" w:rsidP="005D763F">
      <w:pPr>
        <w:pStyle w:val="NoSpacing"/>
        <w:rPr>
          <w:del w:id="76" w:author="Michelle Hampson" w:date="2026-09-25T19:59:00Z" w16du:dateUtc="2026-09-25T23:59:00Z"/>
          <w:rFonts w:ascii="Arial" w:hAnsi="Arial" w:cs="Arial"/>
          <w:sz w:val="24"/>
          <w:szCs w:val="24"/>
        </w:rPr>
      </w:pPr>
      <w:del w:id="77" w:author="Michelle Hampson" w:date="2026-09-25T19:59:00Z" w16du:dateUtc="2026-09-25T23:59:00Z">
        <w:r w:rsidRPr="005D763F">
          <w:rPr>
            <w:rFonts w:ascii="Arial" w:hAnsi="Arial" w:cs="Arial"/>
            <w:sz w:val="24"/>
            <w:szCs w:val="24"/>
          </w:rPr>
          <w:delText xml:space="preserve">I urge you to support this Bill. The current rules are too restrictive, forcing refugees to </w:delText>
        </w:r>
        <w:r w:rsidR="00013EFA" w:rsidRPr="005D763F">
          <w:rPr>
            <w:rFonts w:ascii="Arial" w:hAnsi="Arial" w:cs="Arial"/>
            <w:sz w:val="24"/>
            <w:szCs w:val="24"/>
          </w:rPr>
          <w:delText>choose</w:delText>
        </w:r>
        <w:r w:rsidRPr="005D763F">
          <w:rPr>
            <w:rFonts w:ascii="Arial" w:hAnsi="Arial" w:cs="Arial"/>
            <w:sz w:val="24"/>
            <w:szCs w:val="24"/>
          </w:rPr>
          <w:delText xml:space="preserve"> between their safety and their family. This Bill expands the current definition of who qualifies as a family member. Because the Bill does not place any minimum income or age limit on the refugee, it would also allow unaccompanied children sponsor family members. This Bill also reinstates legal aid for refugees seeking to be reunited with their family. It cannot be morally right for us to keep families apart when we have the ability to reunite them. </w:delText>
        </w:r>
      </w:del>
    </w:p>
    <w:p w14:paraId="2E9C09DE" w14:textId="77777777" w:rsidR="005D763F" w:rsidRPr="005D763F" w:rsidRDefault="005D763F" w:rsidP="005D763F">
      <w:pPr>
        <w:pStyle w:val="NoSpacing"/>
        <w:rPr>
          <w:del w:id="78" w:author="Michelle Hampson" w:date="2026-09-25T19:59:00Z" w16du:dateUtc="2026-09-25T23:59:00Z"/>
          <w:rFonts w:ascii="Arial" w:hAnsi="Arial" w:cs="Arial"/>
          <w:sz w:val="24"/>
          <w:szCs w:val="24"/>
        </w:rPr>
      </w:pPr>
    </w:p>
    <w:p w14:paraId="3333552D" w14:textId="77777777" w:rsidR="005D763F" w:rsidRPr="005D763F" w:rsidRDefault="005D763F" w:rsidP="005D763F">
      <w:pPr>
        <w:pStyle w:val="NoSpacing"/>
        <w:rPr>
          <w:del w:id="79" w:author="Michelle Hampson" w:date="2026-09-25T19:59:00Z" w16du:dateUtc="2026-09-25T23:59:00Z"/>
          <w:rFonts w:ascii="Arial" w:hAnsi="Arial" w:cs="Arial"/>
          <w:sz w:val="24"/>
          <w:szCs w:val="24"/>
        </w:rPr>
      </w:pPr>
      <w:del w:id="80" w:author="Michelle Hampson" w:date="2026-09-25T19:59:00Z" w16du:dateUtc="2026-09-25T23:59:00Z">
        <w:r w:rsidRPr="005D763F">
          <w:rPr>
            <w:rFonts w:ascii="Arial" w:hAnsi="Arial" w:cs="Arial"/>
            <w:sz w:val="24"/>
            <w:szCs w:val="24"/>
          </w:rPr>
          <w:delText xml:space="preserve">As a Quaker, I recognise that of God in everyone, no matter where they can come from or what they have faced in their life so far. </w:delText>
        </w:r>
      </w:del>
    </w:p>
    <w:p w14:paraId="53577CC8" w14:textId="77777777" w:rsidR="005D763F" w:rsidRPr="005D763F" w:rsidRDefault="005D763F" w:rsidP="005D763F">
      <w:pPr>
        <w:pStyle w:val="NoSpacing"/>
        <w:rPr>
          <w:del w:id="81" w:author="Michelle Hampson" w:date="2026-09-25T19:59:00Z" w16du:dateUtc="2026-09-25T23:59:00Z"/>
          <w:rFonts w:ascii="Arial" w:hAnsi="Arial" w:cs="Arial"/>
          <w:sz w:val="24"/>
          <w:szCs w:val="24"/>
        </w:rPr>
      </w:pPr>
    </w:p>
    <w:p w14:paraId="5E5AF1E6" w14:textId="77777777" w:rsidR="005D763F" w:rsidRPr="005D763F" w:rsidRDefault="005D763F" w:rsidP="005D763F">
      <w:pPr>
        <w:pStyle w:val="NoSpacing"/>
        <w:rPr>
          <w:del w:id="82" w:author="Michelle Hampson" w:date="2026-09-25T19:59:00Z" w16du:dateUtc="2026-09-25T23:59:00Z"/>
          <w:rFonts w:ascii="Arial" w:hAnsi="Arial" w:cs="Arial"/>
          <w:sz w:val="24"/>
          <w:szCs w:val="24"/>
        </w:rPr>
      </w:pPr>
      <w:del w:id="83" w:author="Michelle Hampson" w:date="2026-09-25T19:59:00Z" w16du:dateUtc="2026-09-25T23:59:00Z">
        <w:r w:rsidRPr="005D763F">
          <w:rPr>
            <w:rFonts w:ascii="Arial" w:hAnsi="Arial" w:cs="Arial"/>
            <w:sz w:val="24"/>
            <w:szCs w:val="24"/>
          </w:rPr>
          <w:delText xml:space="preserve">Please attend the debate on 16 March and support the legislation. </w:delText>
        </w:r>
      </w:del>
    </w:p>
    <w:p w14:paraId="61FEFE50" w14:textId="77777777" w:rsidR="005D763F" w:rsidRPr="005D763F" w:rsidRDefault="005D763F" w:rsidP="005D763F">
      <w:pPr>
        <w:pStyle w:val="NoSpacing"/>
        <w:rPr>
          <w:del w:id="84" w:author="Michelle Hampson" w:date="2026-09-25T19:59:00Z" w16du:dateUtc="2026-09-25T23:59:00Z"/>
          <w:rFonts w:ascii="Arial" w:hAnsi="Arial" w:cs="Arial"/>
          <w:sz w:val="24"/>
          <w:szCs w:val="24"/>
        </w:rPr>
      </w:pPr>
    </w:p>
    <w:p w14:paraId="0E6F2346" w14:textId="77777777" w:rsidR="005D763F" w:rsidRPr="005D763F" w:rsidRDefault="005D763F" w:rsidP="005D763F">
      <w:pPr>
        <w:pStyle w:val="NoSpacing"/>
        <w:rPr>
          <w:del w:id="85" w:author="Michelle Hampson" w:date="2026-09-25T19:59:00Z" w16du:dateUtc="2026-09-25T23:59:00Z"/>
          <w:rFonts w:ascii="Arial" w:hAnsi="Arial" w:cs="Arial"/>
          <w:sz w:val="24"/>
          <w:szCs w:val="24"/>
        </w:rPr>
      </w:pPr>
      <w:del w:id="86" w:author="Michelle Hampson" w:date="2026-09-25T19:59:00Z" w16du:dateUtc="2026-09-25T23:59:00Z">
        <w:r w:rsidRPr="005D763F">
          <w:rPr>
            <w:rFonts w:ascii="Arial" w:hAnsi="Arial" w:cs="Arial"/>
            <w:sz w:val="24"/>
            <w:szCs w:val="24"/>
          </w:rPr>
          <w:delText xml:space="preserve">In Friendship </w:delText>
        </w:r>
      </w:del>
    </w:p>
    <w:p w14:paraId="58A8F099" w14:textId="77777777" w:rsidR="005D763F" w:rsidRPr="005D763F" w:rsidRDefault="005D763F" w:rsidP="005D763F">
      <w:pPr>
        <w:pStyle w:val="NoSpacing"/>
        <w:rPr>
          <w:del w:id="87" w:author="Michelle Hampson" w:date="2026-09-25T19:59:00Z" w16du:dateUtc="2026-09-25T23:59:00Z"/>
          <w:rFonts w:ascii="Arial" w:hAnsi="Arial" w:cs="Arial"/>
          <w:sz w:val="24"/>
          <w:szCs w:val="24"/>
        </w:rPr>
      </w:pPr>
    </w:p>
    <w:p w14:paraId="6422F1F3" w14:textId="77777777" w:rsidR="005D763F" w:rsidRPr="005D763F" w:rsidRDefault="005D763F" w:rsidP="005D763F">
      <w:pPr>
        <w:pStyle w:val="NoSpacing"/>
        <w:rPr>
          <w:del w:id="88" w:author="Michelle Hampson" w:date="2026-09-25T19:59:00Z" w16du:dateUtc="2026-09-25T23:59:00Z"/>
          <w:rFonts w:ascii="Arial" w:hAnsi="Arial" w:cs="Arial"/>
          <w:sz w:val="24"/>
          <w:szCs w:val="24"/>
        </w:rPr>
      </w:pPr>
    </w:p>
    <w:p w14:paraId="2BA8E559" w14:textId="77777777" w:rsidR="005D763F" w:rsidRDefault="005D763F">
      <w:pPr>
        <w:rPr>
          <w:rPrChange w:id="89" w:author="Michelle Hampson" w:date="2026-09-25T19:59:00Z" w16du:dateUtc="2026-09-25T23:59:00Z">
            <w:rPr>
              <w:rFonts w:ascii="Arial" w:hAnsi="Arial" w:cs="Arial"/>
              <w:sz w:val="24"/>
              <w:szCs w:val="24"/>
            </w:rPr>
          </w:rPrChange>
        </w:rPr>
        <w:pPrChange w:id="90" w:author="Michelle Hampson" w:date="2026-09-25T19:59:00Z" w16du:dateUtc="2026-09-25T23:59:00Z">
          <w:pPr>
            <w:pStyle w:val="NoSpacing"/>
          </w:pPr>
        </w:pPrChange>
      </w:pPr>
    </w:p>
    <w:sectPr w:rsidR="005D76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63F"/>
    <w:rsid w:val="00013EFA"/>
    <w:rsid w:val="000A31BA"/>
    <w:rsid w:val="000A6A33"/>
    <w:rsid w:val="00187A6D"/>
    <w:rsid w:val="005D763F"/>
    <w:rsid w:val="005E33BB"/>
    <w:rsid w:val="006E5976"/>
    <w:rsid w:val="00C86E86"/>
    <w:rsid w:val="00D82130"/>
    <w:rsid w:val="00EC5D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07DE0"/>
  <w15:chartTrackingRefBased/>
  <w15:docId w15:val="{6E08FF75-4C48-4D5D-9DAE-8F5E80997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D763F"/>
    <w:pPr>
      <w:spacing w:after="0" w:line="240" w:lineRule="auto"/>
    </w:pPr>
  </w:style>
  <w:style w:type="character" w:styleId="Hyperlink">
    <w:name w:val="Hyperlink"/>
    <w:basedOn w:val="DefaultParagraphFont"/>
    <w:uiPriority w:val="99"/>
    <w:unhideWhenUsed/>
    <w:rsid w:val="005D76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5958338">
      <w:bodyDiv w:val="1"/>
      <w:marLeft w:val="0"/>
      <w:marRight w:val="0"/>
      <w:marTop w:val="0"/>
      <w:marBottom w:val="0"/>
      <w:divBdr>
        <w:top w:val="none" w:sz="0" w:space="0" w:color="auto"/>
        <w:left w:val="none" w:sz="0" w:space="0" w:color="auto"/>
        <w:bottom w:val="none" w:sz="0" w:space="0" w:color="auto"/>
        <w:right w:val="none" w:sz="0" w:space="0" w:color="auto"/>
      </w:divBdr>
      <w:divsChild>
        <w:div w:id="447626532">
          <w:marLeft w:val="0"/>
          <w:marRight w:val="0"/>
          <w:marTop w:val="0"/>
          <w:marBottom w:val="0"/>
          <w:divBdr>
            <w:top w:val="none" w:sz="0" w:space="0" w:color="auto"/>
            <w:left w:val="none" w:sz="0" w:space="0" w:color="auto"/>
            <w:bottom w:val="none" w:sz="0" w:space="0" w:color="auto"/>
            <w:right w:val="none" w:sz="0" w:space="0" w:color="auto"/>
          </w:divBdr>
        </w:div>
        <w:div w:id="454176771">
          <w:marLeft w:val="0"/>
          <w:marRight w:val="0"/>
          <w:marTop w:val="0"/>
          <w:marBottom w:val="0"/>
          <w:divBdr>
            <w:top w:val="none" w:sz="0" w:space="0" w:color="auto"/>
            <w:left w:val="none" w:sz="0" w:space="0" w:color="auto"/>
            <w:bottom w:val="none" w:sz="0" w:space="0" w:color="auto"/>
            <w:right w:val="none" w:sz="0" w:space="0" w:color="auto"/>
          </w:divBdr>
        </w:div>
        <w:div w:id="562984784">
          <w:marLeft w:val="0"/>
          <w:marRight w:val="0"/>
          <w:marTop w:val="0"/>
          <w:marBottom w:val="0"/>
          <w:divBdr>
            <w:top w:val="none" w:sz="0" w:space="0" w:color="auto"/>
            <w:left w:val="none" w:sz="0" w:space="0" w:color="auto"/>
            <w:bottom w:val="none" w:sz="0" w:space="0" w:color="auto"/>
            <w:right w:val="none" w:sz="0" w:space="0" w:color="auto"/>
          </w:divBdr>
        </w:div>
        <w:div w:id="641347799">
          <w:marLeft w:val="0"/>
          <w:marRight w:val="0"/>
          <w:marTop w:val="0"/>
          <w:marBottom w:val="0"/>
          <w:divBdr>
            <w:top w:val="none" w:sz="0" w:space="0" w:color="auto"/>
            <w:left w:val="none" w:sz="0" w:space="0" w:color="auto"/>
            <w:bottom w:val="none" w:sz="0" w:space="0" w:color="auto"/>
            <w:right w:val="none" w:sz="0" w:space="0" w:color="auto"/>
          </w:divBdr>
        </w:div>
        <w:div w:id="655961014">
          <w:marLeft w:val="0"/>
          <w:marRight w:val="0"/>
          <w:marTop w:val="0"/>
          <w:marBottom w:val="0"/>
          <w:divBdr>
            <w:top w:val="none" w:sz="0" w:space="0" w:color="auto"/>
            <w:left w:val="none" w:sz="0" w:space="0" w:color="auto"/>
            <w:bottom w:val="none" w:sz="0" w:space="0" w:color="auto"/>
            <w:right w:val="none" w:sz="0" w:space="0" w:color="auto"/>
          </w:divBdr>
        </w:div>
        <w:div w:id="684786216">
          <w:marLeft w:val="0"/>
          <w:marRight w:val="0"/>
          <w:marTop w:val="0"/>
          <w:marBottom w:val="0"/>
          <w:divBdr>
            <w:top w:val="none" w:sz="0" w:space="0" w:color="auto"/>
            <w:left w:val="none" w:sz="0" w:space="0" w:color="auto"/>
            <w:bottom w:val="none" w:sz="0" w:space="0" w:color="auto"/>
            <w:right w:val="none" w:sz="0" w:space="0" w:color="auto"/>
          </w:divBdr>
        </w:div>
        <w:div w:id="713047186">
          <w:marLeft w:val="0"/>
          <w:marRight w:val="0"/>
          <w:marTop w:val="0"/>
          <w:marBottom w:val="0"/>
          <w:divBdr>
            <w:top w:val="none" w:sz="0" w:space="0" w:color="auto"/>
            <w:left w:val="none" w:sz="0" w:space="0" w:color="auto"/>
            <w:bottom w:val="none" w:sz="0" w:space="0" w:color="auto"/>
            <w:right w:val="none" w:sz="0" w:space="0" w:color="auto"/>
          </w:divBdr>
        </w:div>
        <w:div w:id="778842986">
          <w:marLeft w:val="0"/>
          <w:marRight w:val="0"/>
          <w:marTop w:val="0"/>
          <w:marBottom w:val="0"/>
          <w:divBdr>
            <w:top w:val="none" w:sz="0" w:space="0" w:color="auto"/>
            <w:left w:val="none" w:sz="0" w:space="0" w:color="auto"/>
            <w:bottom w:val="none" w:sz="0" w:space="0" w:color="auto"/>
            <w:right w:val="none" w:sz="0" w:space="0" w:color="auto"/>
          </w:divBdr>
        </w:div>
        <w:div w:id="813370276">
          <w:marLeft w:val="0"/>
          <w:marRight w:val="0"/>
          <w:marTop w:val="0"/>
          <w:marBottom w:val="0"/>
          <w:divBdr>
            <w:top w:val="none" w:sz="0" w:space="0" w:color="auto"/>
            <w:left w:val="none" w:sz="0" w:space="0" w:color="auto"/>
            <w:bottom w:val="none" w:sz="0" w:space="0" w:color="auto"/>
            <w:right w:val="none" w:sz="0" w:space="0" w:color="auto"/>
          </w:divBdr>
        </w:div>
        <w:div w:id="979383534">
          <w:marLeft w:val="0"/>
          <w:marRight w:val="0"/>
          <w:marTop w:val="0"/>
          <w:marBottom w:val="0"/>
          <w:divBdr>
            <w:top w:val="none" w:sz="0" w:space="0" w:color="auto"/>
            <w:left w:val="none" w:sz="0" w:space="0" w:color="auto"/>
            <w:bottom w:val="none" w:sz="0" w:space="0" w:color="auto"/>
            <w:right w:val="none" w:sz="0" w:space="0" w:color="auto"/>
          </w:divBdr>
        </w:div>
        <w:div w:id="1025597104">
          <w:marLeft w:val="0"/>
          <w:marRight w:val="0"/>
          <w:marTop w:val="0"/>
          <w:marBottom w:val="0"/>
          <w:divBdr>
            <w:top w:val="none" w:sz="0" w:space="0" w:color="auto"/>
            <w:left w:val="none" w:sz="0" w:space="0" w:color="auto"/>
            <w:bottom w:val="none" w:sz="0" w:space="0" w:color="auto"/>
            <w:right w:val="none" w:sz="0" w:space="0" w:color="auto"/>
          </w:divBdr>
        </w:div>
        <w:div w:id="1083794169">
          <w:marLeft w:val="0"/>
          <w:marRight w:val="0"/>
          <w:marTop w:val="0"/>
          <w:marBottom w:val="0"/>
          <w:divBdr>
            <w:top w:val="none" w:sz="0" w:space="0" w:color="auto"/>
            <w:left w:val="none" w:sz="0" w:space="0" w:color="auto"/>
            <w:bottom w:val="none" w:sz="0" w:space="0" w:color="auto"/>
            <w:right w:val="none" w:sz="0" w:space="0" w:color="auto"/>
          </w:divBdr>
        </w:div>
        <w:div w:id="1196189665">
          <w:marLeft w:val="0"/>
          <w:marRight w:val="0"/>
          <w:marTop w:val="0"/>
          <w:marBottom w:val="0"/>
          <w:divBdr>
            <w:top w:val="none" w:sz="0" w:space="0" w:color="auto"/>
            <w:left w:val="none" w:sz="0" w:space="0" w:color="auto"/>
            <w:bottom w:val="none" w:sz="0" w:space="0" w:color="auto"/>
            <w:right w:val="none" w:sz="0" w:space="0" w:color="auto"/>
          </w:divBdr>
        </w:div>
        <w:div w:id="1224634847">
          <w:marLeft w:val="0"/>
          <w:marRight w:val="0"/>
          <w:marTop w:val="0"/>
          <w:marBottom w:val="0"/>
          <w:divBdr>
            <w:top w:val="none" w:sz="0" w:space="0" w:color="auto"/>
            <w:left w:val="none" w:sz="0" w:space="0" w:color="auto"/>
            <w:bottom w:val="none" w:sz="0" w:space="0" w:color="auto"/>
            <w:right w:val="none" w:sz="0" w:space="0" w:color="auto"/>
          </w:divBdr>
        </w:div>
        <w:div w:id="1224951338">
          <w:marLeft w:val="0"/>
          <w:marRight w:val="0"/>
          <w:marTop w:val="0"/>
          <w:marBottom w:val="0"/>
          <w:divBdr>
            <w:top w:val="none" w:sz="0" w:space="0" w:color="auto"/>
            <w:left w:val="none" w:sz="0" w:space="0" w:color="auto"/>
            <w:bottom w:val="none" w:sz="0" w:space="0" w:color="auto"/>
            <w:right w:val="none" w:sz="0" w:space="0" w:color="auto"/>
          </w:divBdr>
        </w:div>
        <w:div w:id="1270360243">
          <w:marLeft w:val="0"/>
          <w:marRight w:val="0"/>
          <w:marTop w:val="0"/>
          <w:marBottom w:val="0"/>
          <w:divBdr>
            <w:top w:val="none" w:sz="0" w:space="0" w:color="auto"/>
            <w:left w:val="none" w:sz="0" w:space="0" w:color="auto"/>
            <w:bottom w:val="none" w:sz="0" w:space="0" w:color="auto"/>
            <w:right w:val="none" w:sz="0" w:space="0" w:color="auto"/>
          </w:divBdr>
        </w:div>
        <w:div w:id="1410539697">
          <w:marLeft w:val="0"/>
          <w:marRight w:val="0"/>
          <w:marTop w:val="0"/>
          <w:marBottom w:val="0"/>
          <w:divBdr>
            <w:top w:val="none" w:sz="0" w:space="0" w:color="auto"/>
            <w:left w:val="none" w:sz="0" w:space="0" w:color="auto"/>
            <w:bottom w:val="none" w:sz="0" w:space="0" w:color="auto"/>
            <w:right w:val="none" w:sz="0" w:space="0" w:color="auto"/>
          </w:divBdr>
        </w:div>
        <w:div w:id="1566061683">
          <w:marLeft w:val="0"/>
          <w:marRight w:val="0"/>
          <w:marTop w:val="0"/>
          <w:marBottom w:val="0"/>
          <w:divBdr>
            <w:top w:val="none" w:sz="0" w:space="0" w:color="auto"/>
            <w:left w:val="none" w:sz="0" w:space="0" w:color="auto"/>
            <w:bottom w:val="none" w:sz="0" w:space="0" w:color="auto"/>
            <w:right w:val="none" w:sz="0" w:space="0" w:color="auto"/>
          </w:divBdr>
        </w:div>
        <w:div w:id="1721829787">
          <w:marLeft w:val="0"/>
          <w:marRight w:val="0"/>
          <w:marTop w:val="0"/>
          <w:marBottom w:val="0"/>
          <w:divBdr>
            <w:top w:val="none" w:sz="0" w:space="0" w:color="auto"/>
            <w:left w:val="none" w:sz="0" w:space="0" w:color="auto"/>
            <w:bottom w:val="none" w:sz="0" w:space="0" w:color="auto"/>
            <w:right w:val="none" w:sz="0" w:space="0" w:color="auto"/>
          </w:divBdr>
        </w:div>
        <w:div w:id="1949576517">
          <w:marLeft w:val="0"/>
          <w:marRight w:val="0"/>
          <w:marTop w:val="0"/>
          <w:marBottom w:val="0"/>
          <w:divBdr>
            <w:top w:val="none" w:sz="0" w:space="0" w:color="auto"/>
            <w:left w:val="none" w:sz="0" w:space="0" w:color="auto"/>
            <w:bottom w:val="none" w:sz="0" w:space="0" w:color="auto"/>
            <w:right w:val="none" w:sz="0" w:space="0" w:color="auto"/>
          </w:divBdr>
        </w:div>
        <w:div w:id="2013026248">
          <w:marLeft w:val="0"/>
          <w:marRight w:val="0"/>
          <w:marTop w:val="0"/>
          <w:marBottom w:val="0"/>
          <w:divBdr>
            <w:top w:val="none" w:sz="0" w:space="0" w:color="auto"/>
            <w:left w:val="none" w:sz="0" w:space="0" w:color="auto"/>
            <w:bottom w:val="none" w:sz="0" w:space="0" w:color="auto"/>
            <w:right w:val="none" w:sz="0" w:space="0" w:color="auto"/>
          </w:divBdr>
        </w:div>
        <w:div w:id="2057503317">
          <w:marLeft w:val="0"/>
          <w:marRight w:val="0"/>
          <w:marTop w:val="0"/>
          <w:marBottom w:val="0"/>
          <w:divBdr>
            <w:top w:val="none" w:sz="0" w:space="0" w:color="auto"/>
            <w:left w:val="none" w:sz="0" w:space="0" w:color="auto"/>
            <w:bottom w:val="none" w:sz="0" w:space="0" w:color="auto"/>
            <w:right w:val="none" w:sz="0" w:space="0" w:color="auto"/>
          </w:divBdr>
        </w:div>
        <w:div w:id="2099062582">
          <w:marLeft w:val="0"/>
          <w:marRight w:val="0"/>
          <w:marTop w:val="0"/>
          <w:marBottom w:val="0"/>
          <w:divBdr>
            <w:top w:val="none" w:sz="0" w:space="0" w:color="auto"/>
            <w:left w:val="none" w:sz="0" w:space="0" w:color="auto"/>
            <w:bottom w:val="none" w:sz="0" w:space="0" w:color="auto"/>
            <w:right w:val="none" w:sz="0" w:space="0" w:color="auto"/>
          </w:divBdr>
        </w:div>
        <w:div w:id="2137406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RSOF</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Metheringham</dc:creator>
  <cp:keywords/>
  <dc:description/>
  <cp:lastModifiedBy>Arthur Souza Rodrigues</cp:lastModifiedBy>
  <cp:revision>1</cp:revision>
  <dcterms:created xsi:type="dcterms:W3CDTF">2018-03-13T16:21:00Z</dcterms:created>
  <dcterms:modified xsi:type="dcterms:W3CDTF">2026-09-25T23:59:00Z</dcterms:modified>
</cp:coreProperties>
</file>