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75496A" w14:textId="77777777" w:rsidR="00BC32DD" w:rsidRPr="001A2552" w:rsidRDefault="00BC32DD" w:rsidP="00BC32DD">
      <w:pPr>
        <w:jc w:val="center"/>
        <w:rPr>
          <w:ins w:id="7" w:author="msi" w:date="2026-09-22T12:15:00Z" w16du:dateUtc="2026-09-22T16:15:00Z"/>
          <w:sz w:val="16"/>
          <w:szCs w:val="16"/>
        </w:rPr>
      </w:pPr>
      <w:ins w:id="8" w:author="msi" w:date="2026-09-22T12:15:00Z" w16du:dateUtc="2026-09-22T16:15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48E6E00" w14:textId="77777777" w:rsidR="00BC32DD" w:rsidRPr="001A2552" w:rsidRDefault="00BC32DD" w:rsidP="00BC32DD">
      <w:pPr>
        <w:jc w:val="center"/>
        <w:rPr>
          <w:ins w:id="9" w:author="msi" w:date="2026-09-22T12:15:00Z" w16du:dateUtc="2026-09-22T16:15:00Z"/>
          <w:b/>
          <w:sz w:val="16"/>
          <w:szCs w:val="16"/>
        </w:rPr>
      </w:pPr>
      <w:ins w:id="10" w:author="msi" w:date="2026-09-22T12:15:00Z" w16du:dateUtc="2026-09-22T16:15:00Z">
        <w:r w:rsidRPr="001A2552">
          <w:rPr>
            <w:b/>
            <w:sz w:val="16"/>
            <w:szCs w:val="16"/>
          </w:rPr>
          <w:t>Açık Ders Malzemeleri</w:t>
        </w:r>
      </w:ins>
    </w:p>
    <w:p w14:paraId="171EF801" w14:textId="77777777" w:rsidR="00BC32DD" w:rsidRDefault="00BC32DD" w:rsidP="00BC32DD">
      <w:pPr>
        <w:pStyle w:val="Basliklar"/>
        <w:jc w:val="center"/>
        <w:rPr>
          <w:ins w:id="11" w:author="msi" w:date="2026-09-22T12:15:00Z" w16du:dateUtc="2026-09-22T16:15:00Z"/>
          <w:sz w:val="16"/>
          <w:szCs w:val="16"/>
        </w:rPr>
      </w:pPr>
    </w:p>
    <w:p w14:paraId="1A1CF789" w14:textId="77777777" w:rsidR="00BC32DD" w:rsidRPr="001A2552" w:rsidRDefault="00BC32DD" w:rsidP="00BC32DD">
      <w:pPr>
        <w:pStyle w:val="Basliklar"/>
        <w:jc w:val="center"/>
        <w:rPr>
          <w:ins w:id="12" w:author="msi" w:date="2026-09-22T12:15:00Z" w16du:dateUtc="2026-09-22T16:15:00Z"/>
          <w:sz w:val="16"/>
          <w:szCs w:val="16"/>
        </w:rPr>
      </w:pPr>
      <w:ins w:id="13" w:author="msi" w:date="2026-09-22T12:15:00Z" w16du:dateUtc="2026-09-22T16:15:00Z">
        <w:r>
          <w:rPr>
            <w:sz w:val="16"/>
            <w:szCs w:val="16"/>
          </w:rPr>
          <w:t>Ders izlence Formu</w:t>
        </w:r>
      </w:ins>
    </w:p>
    <w:p w14:paraId="64510CF2" w14:textId="77777777" w:rsidR="00BC32DD" w:rsidRPr="001A2552" w:rsidRDefault="00BC32DD" w:rsidP="00BC32DD">
      <w:pPr>
        <w:rPr>
          <w:ins w:id="14" w:author="msi" w:date="2026-09-22T12:15:00Z" w16du:dateUtc="2026-09-22T16:15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5D633044" w14:textId="77777777" w:rsidTr="00832AEF">
        <w:trPr>
          <w:jc w:val="center"/>
          <w:ins w:id="15" w:author="msi" w:date="2026-09-22T12:15:00Z" w16du:dateUtc="2026-09-22T16:15:00Z"/>
        </w:trPr>
        <w:tc>
          <w:tcPr>
            <w:tcW w:w="2745" w:type="dxa"/>
            <w:vAlign w:val="center"/>
          </w:tcPr>
          <w:p w14:paraId="146A9960" w14:textId="77777777" w:rsidR="00BC32DD" w:rsidRPr="001A2552" w:rsidRDefault="00BC32DD" w:rsidP="00832AEF">
            <w:pPr>
              <w:pStyle w:val="DersBasliklar"/>
              <w:rPr>
                <w:ins w:id="16" w:author="msi" w:date="2026-09-22T12:15:00Z" w16du:dateUtc="2026-09-22T16:15:00Z"/>
                <w:szCs w:val="16"/>
              </w:rPr>
            </w:pPr>
            <w:ins w:id="17" w:author="msi" w:date="2026-09-22T12:15:00Z" w16du:dateUtc="2026-09-22T16:15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588ABC35" w14:textId="77777777" w:rsidR="00BC32DD" w:rsidRPr="00B00DF3" w:rsidRDefault="00CC0B85" w:rsidP="00F95BE5">
            <w:pPr>
              <w:pStyle w:val="DersBilgileri"/>
              <w:rPr>
                <w:ins w:id="18" w:author="msi" w:date="2026-09-22T12:15:00Z" w16du:dateUtc="2026-09-22T16:15:00Z"/>
                <w:bCs/>
                <w:szCs w:val="16"/>
              </w:rPr>
            </w:pPr>
            <w:ins w:id="19" w:author="msi" w:date="2026-09-22T12:15:00Z" w16du:dateUtc="2026-09-22T16:15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1018B334" w14:textId="77777777" w:rsidTr="00832AEF">
        <w:trPr>
          <w:jc w:val="center"/>
          <w:ins w:id="20" w:author="msi" w:date="2026-09-22T12:15:00Z" w16du:dateUtc="2026-09-22T16:15:00Z"/>
        </w:trPr>
        <w:tc>
          <w:tcPr>
            <w:tcW w:w="2745" w:type="dxa"/>
            <w:vAlign w:val="center"/>
          </w:tcPr>
          <w:p w14:paraId="413F99F0" w14:textId="77777777" w:rsidR="00BC32DD" w:rsidRPr="001A2552" w:rsidRDefault="00BC32DD" w:rsidP="00832AEF">
            <w:pPr>
              <w:pStyle w:val="DersBasliklar"/>
              <w:rPr>
                <w:ins w:id="21" w:author="msi" w:date="2026-09-22T12:15:00Z" w16du:dateUtc="2026-09-22T16:15:00Z"/>
                <w:szCs w:val="16"/>
              </w:rPr>
            </w:pPr>
            <w:ins w:id="22" w:author="msi" w:date="2026-09-22T12:15:00Z" w16du:dateUtc="2026-09-22T16:15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400161FB" w14:textId="77777777" w:rsidR="00BC32DD" w:rsidRPr="00B00DF3" w:rsidRDefault="00F911A6" w:rsidP="00832AEF">
            <w:pPr>
              <w:pStyle w:val="DersBilgileri"/>
              <w:rPr>
                <w:ins w:id="23" w:author="msi" w:date="2026-09-22T12:15:00Z" w16du:dateUtc="2026-09-22T16:15:00Z"/>
                <w:szCs w:val="16"/>
              </w:rPr>
            </w:pPr>
            <w:ins w:id="24" w:author="msi" w:date="2026-09-22T12:15:00Z" w16du:dateUtc="2026-09-22T16:15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77F7FD7C" w14:textId="77777777" w:rsidTr="00832AEF">
        <w:trPr>
          <w:jc w:val="center"/>
          <w:ins w:id="25" w:author="msi" w:date="2026-09-22T12:15:00Z" w16du:dateUtc="2026-09-22T16:15:00Z"/>
        </w:trPr>
        <w:tc>
          <w:tcPr>
            <w:tcW w:w="2745" w:type="dxa"/>
            <w:vAlign w:val="center"/>
          </w:tcPr>
          <w:p w14:paraId="1E9F7D47" w14:textId="77777777" w:rsidR="00BC32DD" w:rsidRPr="001A2552" w:rsidRDefault="00BC32DD" w:rsidP="00832AEF">
            <w:pPr>
              <w:pStyle w:val="DersBasliklar"/>
              <w:rPr>
                <w:ins w:id="26" w:author="msi" w:date="2026-09-22T12:15:00Z" w16du:dateUtc="2026-09-22T16:15:00Z"/>
                <w:szCs w:val="16"/>
              </w:rPr>
            </w:pPr>
            <w:ins w:id="27" w:author="msi" w:date="2026-09-22T12:15:00Z" w16du:dateUtc="2026-09-22T16:15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6795C6C9" w14:textId="77777777" w:rsidR="00BC32DD" w:rsidRPr="00B00DF3" w:rsidRDefault="00F911A6" w:rsidP="00832AEF">
            <w:pPr>
              <w:pStyle w:val="DersBilgileri"/>
              <w:rPr>
                <w:ins w:id="28" w:author="msi" w:date="2026-09-22T12:15:00Z" w16du:dateUtc="2026-09-22T16:15:00Z"/>
                <w:szCs w:val="16"/>
              </w:rPr>
            </w:pPr>
            <w:ins w:id="29" w:author="msi" w:date="2026-09-22T12:15:00Z" w16du:dateUtc="2026-09-22T16:15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55BB3B35" w14:textId="77777777" w:rsidTr="00832AEF">
        <w:trPr>
          <w:jc w:val="center"/>
          <w:ins w:id="30" w:author="msi" w:date="2026-09-22T12:15:00Z" w16du:dateUtc="2026-09-22T16:15:00Z"/>
        </w:trPr>
        <w:tc>
          <w:tcPr>
            <w:tcW w:w="2745" w:type="dxa"/>
            <w:vAlign w:val="center"/>
          </w:tcPr>
          <w:p w14:paraId="7FC47089" w14:textId="77777777" w:rsidR="00BC32DD" w:rsidRPr="001A2552" w:rsidRDefault="00BC32DD" w:rsidP="00832AEF">
            <w:pPr>
              <w:pStyle w:val="DersBasliklar"/>
              <w:rPr>
                <w:ins w:id="31" w:author="msi" w:date="2026-09-22T12:15:00Z" w16du:dateUtc="2026-09-22T16:15:00Z"/>
                <w:szCs w:val="16"/>
              </w:rPr>
            </w:pPr>
            <w:ins w:id="32" w:author="msi" w:date="2026-09-22T12:15:00Z" w16du:dateUtc="2026-09-22T16:15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2E1E2697" w14:textId="77777777" w:rsidR="00BC32DD" w:rsidRPr="00B00DF3" w:rsidRDefault="00F911A6" w:rsidP="00832AEF">
            <w:pPr>
              <w:pStyle w:val="DersBilgileri"/>
              <w:rPr>
                <w:ins w:id="33" w:author="msi" w:date="2026-09-22T12:15:00Z" w16du:dateUtc="2026-09-22T16:15:00Z"/>
                <w:szCs w:val="16"/>
              </w:rPr>
            </w:pPr>
            <w:ins w:id="34" w:author="msi" w:date="2026-09-22T12:15:00Z" w16du:dateUtc="2026-09-22T16:15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44AE5294" w14:textId="77777777" w:rsidTr="00832AEF">
        <w:trPr>
          <w:jc w:val="center"/>
          <w:ins w:id="35" w:author="msi" w:date="2026-09-22T12:15:00Z" w16du:dateUtc="2026-09-22T16:15:00Z"/>
        </w:trPr>
        <w:tc>
          <w:tcPr>
            <w:tcW w:w="2745" w:type="dxa"/>
            <w:vAlign w:val="center"/>
          </w:tcPr>
          <w:p w14:paraId="0ADB3D9E" w14:textId="77777777" w:rsidR="00BC32DD" w:rsidRPr="001A2552" w:rsidRDefault="00BC32DD" w:rsidP="00832AEF">
            <w:pPr>
              <w:pStyle w:val="DersBasliklar"/>
              <w:rPr>
                <w:ins w:id="36" w:author="msi" w:date="2026-09-22T12:15:00Z" w16du:dateUtc="2026-09-22T16:15:00Z"/>
                <w:szCs w:val="16"/>
              </w:rPr>
            </w:pPr>
            <w:ins w:id="37" w:author="msi" w:date="2026-09-22T12:15:00Z" w16du:dateUtc="2026-09-22T16:15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17D79651" w14:textId="77777777" w:rsidR="00BC32DD" w:rsidRPr="00B00DF3" w:rsidRDefault="00F8234C" w:rsidP="00832AEF">
            <w:pPr>
              <w:pStyle w:val="DersBilgileri"/>
              <w:rPr>
                <w:ins w:id="38" w:author="msi" w:date="2026-09-22T12:15:00Z" w16du:dateUtc="2026-09-22T16:15:00Z"/>
                <w:szCs w:val="16"/>
              </w:rPr>
            </w:pPr>
            <w:ins w:id="39" w:author="msi" w:date="2026-09-22T12:15:00Z" w16du:dateUtc="2026-09-22T16:15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1684E1E7" w14:textId="77777777" w:rsidTr="00832AEF">
        <w:trPr>
          <w:jc w:val="center"/>
          <w:ins w:id="40" w:author="msi" w:date="2026-09-22T12:15:00Z" w16du:dateUtc="2026-09-22T16:15:00Z"/>
        </w:trPr>
        <w:tc>
          <w:tcPr>
            <w:tcW w:w="2745" w:type="dxa"/>
            <w:vAlign w:val="center"/>
          </w:tcPr>
          <w:p w14:paraId="6EA2D799" w14:textId="77777777" w:rsidR="00BC32DD" w:rsidRPr="001A2552" w:rsidRDefault="00BC32DD" w:rsidP="00832AEF">
            <w:pPr>
              <w:pStyle w:val="DersBasliklar"/>
              <w:rPr>
                <w:ins w:id="41" w:author="msi" w:date="2026-09-22T12:15:00Z" w16du:dateUtc="2026-09-22T16:15:00Z"/>
                <w:szCs w:val="16"/>
              </w:rPr>
            </w:pPr>
            <w:ins w:id="42" w:author="msi" w:date="2026-09-22T12:15:00Z" w16du:dateUtc="2026-09-22T16:15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7835EEA2" w14:textId="77777777" w:rsidR="00F911A6" w:rsidRPr="00B00DF3" w:rsidRDefault="00F911A6" w:rsidP="00F911A6">
            <w:pPr>
              <w:rPr>
                <w:ins w:id="43" w:author="msi" w:date="2026-09-22T12:15:00Z" w16du:dateUtc="2026-09-22T16:15:00Z"/>
                <w:sz w:val="16"/>
                <w:szCs w:val="16"/>
              </w:rPr>
            </w:pPr>
          </w:p>
          <w:p w14:paraId="4810A5D3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4" w:author="msi" w:date="2026-09-22T12:15:00Z" w16du:dateUtc="2026-09-22T16:15:00Z"/>
                <w:sz w:val="16"/>
                <w:szCs w:val="16"/>
              </w:rPr>
            </w:pPr>
            <w:ins w:id="45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41B67BED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6" w:author="msi" w:date="2026-09-22T12:15:00Z" w16du:dateUtc="2026-09-22T16:15:00Z"/>
                <w:sz w:val="16"/>
                <w:szCs w:val="16"/>
              </w:rPr>
            </w:pPr>
            <w:ins w:id="47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10BCF8A2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15:00Z" w16du:dateUtc="2026-09-22T16:15:00Z"/>
                <w:sz w:val="16"/>
                <w:szCs w:val="16"/>
              </w:rPr>
            </w:pPr>
            <w:ins w:id="49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C9B27E8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15:00Z" w16du:dateUtc="2026-09-22T16:15:00Z"/>
                <w:sz w:val="16"/>
                <w:szCs w:val="16"/>
              </w:rPr>
            </w:pPr>
            <w:ins w:id="51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756CCF2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15:00Z" w16du:dateUtc="2026-09-22T16:15:00Z"/>
                <w:sz w:val="16"/>
                <w:szCs w:val="16"/>
              </w:rPr>
            </w:pPr>
            <w:ins w:id="53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48011556" w14:textId="77777777" w:rsidR="00F911A6" w:rsidRPr="00F8234C" w:rsidRDefault="00F911A6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ins w:id="54" w:author="msi" w:date="2026-09-22T12:15:00Z" w16du:dateUtc="2026-09-22T16:15:00Z"/>
                <w:sz w:val="16"/>
                <w:szCs w:val="16"/>
              </w:rPr>
            </w:pPr>
            <w:ins w:id="55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C9C71A3" w14:textId="77777777" w:rsidR="00B00DF3" w:rsidRPr="00F8234C" w:rsidRDefault="00B90493" w:rsidP="00F95BE5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56" w:author="msi" w:date="2026-09-22T12:15:00Z" w16du:dateUtc="2026-09-22T16:15:00Z"/>
                <w:sz w:val="16"/>
                <w:szCs w:val="16"/>
              </w:rPr>
            </w:pPr>
            <w:ins w:id="57" w:author="msi" w:date="2026-09-22T12:15:00Z" w16du:dateUtc="2026-09-22T16:15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48C05B8C" w14:textId="77777777" w:rsidR="00BC32DD" w:rsidRPr="00B00DF3" w:rsidRDefault="00F911A6" w:rsidP="009D5F97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58" w:author="msi" w:date="2026-09-22T12:15:00Z" w16du:dateUtc="2026-09-22T16:15:00Z"/>
                <w:szCs w:val="16"/>
              </w:rPr>
            </w:pPr>
            <w:ins w:id="59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0B3DD7FC" w14:textId="77777777" w:rsidTr="00832AEF">
        <w:trPr>
          <w:jc w:val="center"/>
          <w:ins w:id="60" w:author="msi" w:date="2026-09-22T12:15:00Z" w16du:dateUtc="2026-09-22T16:15:00Z"/>
        </w:trPr>
        <w:tc>
          <w:tcPr>
            <w:tcW w:w="2745" w:type="dxa"/>
            <w:vAlign w:val="center"/>
          </w:tcPr>
          <w:p w14:paraId="02DB1ECF" w14:textId="77777777" w:rsidR="00BC32DD" w:rsidRPr="001A2552" w:rsidRDefault="00BC32DD" w:rsidP="00832AEF">
            <w:pPr>
              <w:pStyle w:val="DersBasliklar"/>
              <w:rPr>
                <w:ins w:id="61" w:author="msi" w:date="2026-09-22T12:15:00Z" w16du:dateUtc="2026-09-22T16:15:00Z"/>
                <w:szCs w:val="16"/>
              </w:rPr>
            </w:pPr>
            <w:ins w:id="62" w:author="msi" w:date="2026-09-22T12:15:00Z" w16du:dateUtc="2026-09-22T16:15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2B398E0B" w14:textId="77777777" w:rsidR="009D5F97" w:rsidRPr="009D5F97" w:rsidRDefault="009D5F97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15:00Z" w16du:dateUtc="2026-09-22T16:15:00Z"/>
                <w:sz w:val="16"/>
                <w:szCs w:val="16"/>
              </w:rPr>
            </w:pPr>
            <w:ins w:id="64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A0B013B" w14:textId="77777777" w:rsidR="00CC0B85" w:rsidRDefault="00CC0B85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15:00Z" w16du:dateUtc="2026-09-22T16:15:00Z"/>
                <w:sz w:val="16"/>
                <w:szCs w:val="16"/>
              </w:rPr>
            </w:pPr>
            <w:ins w:id="66" w:author="msi" w:date="2026-09-22T12:15:00Z" w16du:dateUtc="2026-09-22T16:15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733B1EFB" w14:textId="77777777" w:rsidR="00CC0B85" w:rsidRDefault="00B90493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15:00Z" w16du:dateUtc="2026-09-22T16:15:00Z"/>
                <w:sz w:val="16"/>
                <w:szCs w:val="16"/>
              </w:rPr>
            </w:pPr>
            <w:ins w:id="68" w:author="msi" w:date="2026-09-22T12:15:00Z" w16du:dateUtc="2026-09-22T16:15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3E206843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15:00Z" w16du:dateUtc="2026-09-22T16:15:00Z"/>
                <w:sz w:val="16"/>
                <w:szCs w:val="16"/>
              </w:rPr>
            </w:pPr>
            <w:ins w:id="70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C4CAD86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15:00Z" w16du:dateUtc="2026-09-22T16:15:00Z"/>
                <w:sz w:val="16"/>
                <w:szCs w:val="16"/>
              </w:rPr>
            </w:pPr>
            <w:ins w:id="72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24A9F00F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15:00Z" w16du:dateUtc="2026-09-22T16:15:00Z"/>
                <w:sz w:val="16"/>
                <w:szCs w:val="16"/>
              </w:rPr>
            </w:pPr>
            <w:ins w:id="74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266B2506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15:00Z" w16du:dateUtc="2026-09-22T16:15:00Z"/>
                <w:sz w:val="16"/>
                <w:szCs w:val="16"/>
              </w:rPr>
            </w:pPr>
            <w:ins w:id="76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77782C25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15:00Z" w16du:dateUtc="2026-09-22T16:15:00Z"/>
                <w:sz w:val="16"/>
                <w:szCs w:val="16"/>
              </w:rPr>
            </w:pPr>
            <w:ins w:id="78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84286E5" w14:textId="77777777" w:rsidR="00BC32DD" w:rsidRPr="00B00DF3" w:rsidRDefault="00BC32DD" w:rsidP="00832AEF">
            <w:pPr>
              <w:pStyle w:val="DersBilgileri"/>
              <w:rPr>
                <w:ins w:id="79" w:author="msi" w:date="2026-09-22T12:15:00Z" w16du:dateUtc="2026-09-22T16:15:00Z"/>
                <w:szCs w:val="16"/>
              </w:rPr>
            </w:pPr>
          </w:p>
        </w:tc>
      </w:tr>
      <w:tr w:rsidR="00BC32DD" w:rsidRPr="001A2552" w14:paraId="735C55EA" w14:textId="77777777" w:rsidTr="00832AEF">
        <w:trPr>
          <w:jc w:val="center"/>
          <w:ins w:id="80" w:author="msi" w:date="2026-09-22T12:15:00Z" w16du:dateUtc="2026-09-22T16:15:00Z"/>
        </w:trPr>
        <w:tc>
          <w:tcPr>
            <w:tcW w:w="2745" w:type="dxa"/>
            <w:vAlign w:val="center"/>
          </w:tcPr>
          <w:p w14:paraId="5E939B63" w14:textId="77777777" w:rsidR="00BC32DD" w:rsidRPr="001A2552" w:rsidRDefault="00BC32DD" w:rsidP="00832AEF">
            <w:pPr>
              <w:pStyle w:val="DersBasliklar"/>
              <w:rPr>
                <w:ins w:id="81" w:author="msi" w:date="2026-09-22T12:15:00Z" w16du:dateUtc="2026-09-22T16:15:00Z"/>
                <w:szCs w:val="16"/>
              </w:rPr>
            </w:pPr>
            <w:ins w:id="82" w:author="msi" w:date="2026-09-22T12:15:00Z" w16du:dateUtc="2026-09-22T16:15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5FBD11AF" w14:textId="77777777" w:rsidR="00BC32DD" w:rsidRPr="00B00DF3" w:rsidRDefault="00F8234C" w:rsidP="00832AEF">
            <w:pPr>
              <w:pStyle w:val="DersBilgileri"/>
              <w:rPr>
                <w:ins w:id="83" w:author="msi" w:date="2026-09-22T12:15:00Z" w16du:dateUtc="2026-09-22T16:15:00Z"/>
                <w:szCs w:val="16"/>
              </w:rPr>
            </w:pPr>
            <w:ins w:id="84" w:author="msi" w:date="2026-09-22T12:15:00Z" w16du:dateUtc="2026-09-22T16:15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6B3C17BC" w14:textId="77777777" w:rsidTr="00832AEF">
        <w:trPr>
          <w:jc w:val="center"/>
          <w:ins w:id="85" w:author="msi" w:date="2026-09-22T12:15:00Z" w16du:dateUtc="2026-09-22T16:15:00Z"/>
        </w:trPr>
        <w:tc>
          <w:tcPr>
            <w:tcW w:w="2745" w:type="dxa"/>
            <w:vAlign w:val="center"/>
          </w:tcPr>
          <w:p w14:paraId="3858EF10" w14:textId="77777777" w:rsidR="00BC32DD" w:rsidRPr="001A2552" w:rsidRDefault="00BC32DD" w:rsidP="00832AEF">
            <w:pPr>
              <w:pStyle w:val="DersBasliklar"/>
              <w:rPr>
                <w:ins w:id="86" w:author="msi" w:date="2026-09-22T12:15:00Z" w16du:dateUtc="2026-09-22T16:15:00Z"/>
                <w:szCs w:val="16"/>
              </w:rPr>
            </w:pPr>
            <w:ins w:id="87" w:author="msi" w:date="2026-09-22T12:15:00Z" w16du:dateUtc="2026-09-22T16:15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46D818CC" w14:textId="77777777" w:rsidR="00BC32DD" w:rsidRPr="00B00DF3" w:rsidRDefault="00B00DF3" w:rsidP="00832AEF">
            <w:pPr>
              <w:pStyle w:val="DersBilgileri"/>
              <w:rPr>
                <w:ins w:id="88" w:author="msi" w:date="2026-09-22T12:15:00Z" w16du:dateUtc="2026-09-22T16:15:00Z"/>
                <w:szCs w:val="16"/>
              </w:rPr>
            </w:pPr>
            <w:ins w:id="89" w:author="msi" w:date="2026-09-22T12:15:00Z" w16du:dateUtc="2026-09-22T16:15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5624963D" w14:textId="77777777" w:rsidTr="00832AEF">
        <w:trPr>
          <w:jc w:val="center"/>
          <w:ins w:id="90" w:author="msi" w:date="2026-09-22T12:15:00Z" w16du:dateUtc="2026-09-22T16:15:00Z"/>
        </w:trPr>
        <w:tc>
          <w:tcPr>
            <w:tcW w:w="2745" w:type="dxa"/>
            <w:vAlign w:val="center"/>
          </w:tcPr>
          <w:p w14:paraId="7B676807" w14:textId="77777777" w:rsidR="00BC32DD" w:rsidRPr="001A2552" w:rsidRDefault="00BC32DD" w:rsidP="00832AEF">
            <w:pPr>
              <w:pStyle w:val="DersBasliklar"/>
              <w:rPr>
                <w:ins w:id="91" w:author="msi" w:date="2026-09-22T12:15:00Z" w16du:dateUtc="2026-09-22T16:15:00Z"/>
                <w:szCs w:val="16"/>
              </w:rPr>
            </w:pPr>
            <w:ins w:id="92" w:author="msi" w:date="2026-09-22T12:15:00Z" w16du:dateUtc="2026-09-22T16:15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490EC190" w14:textId="77777777" w:rsidR="00BC32DD" w:rsidRPr="00B00DF3" w:rsidRDefault="00BC32DD" w:rsidP="00832AEF">
            <w:pPr>
              <w:pStyle w:val="DersBilgileri"/>
              <w:rPr>
                <w:ins w:id="93" w:author="msi" w:date="2026-09-22T12:15:00Z" w16du:dateUtc="2026-09-22T16:15:00Z"/>
                <w:szCs w:val="16"/>
              </w:rPr>
            </w:pPr>
          </w:p>
        </w:tc>
      </w:tr>
      <w:tr w:rsidR="00BC32DD" w:rsidRPr="001A2552" w14:paraId="18A22019" w14:textId="77777777" w:rsidTr="00832AEF">
        <w:trPr>
          <w:jc w:val="center"/>
          <w:ins w:id="94" w:author="msi" w:date="2026-09-22T12:15:00Z" w16du:dateUtc="2026-09-22T16:15:00Z"/>
        </w:trPr>
        <w:tc>
          <w:tcPr>
            <w:tcW w:w="2745" w:type="dxa"/>
            <w:vAlign w:val="center"/>
          </w:tcPr>
          <w:p w14:paraId="54A495B3" w14:textId="77777777" w:rsidR="00BC32DD" w:rsidRPr="001A2552" w:rsidRDefault="00BC32DD" w:rsidP="00832AEF">
            <w:pPr>
              <w:pStyle w:val="DersBasliklar"/>
              <w:rPr>
                <w:ins w:id="95" w:author="msi" w:date="2026-09-22T12:15:00Z" w16du:dateUtc="2026-09-22T16:15:00Z"/>
                <w:szCs w:val="16"/>
              </w:rPr>
            </w:pPr>
            <w:ins w:id="96" w:author="msi" w:date="2026-09-22T12:15:00Z" w16du:dateUtc="2026-09-22T16:15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490FD150" w14:textId="77777777" w:rsidR="00B00DF3" w:rsidRPr="00B00DF3" w:rsidRDefault="00B00DF3" w:rsidP="00B00DF3">
            <w:pPr>
              <w:rPr>
                <w:ins w:id="97" w:author="msi" w:date="2026-09-22T12:15:00Z" w16du:dateUtc="2026-09-22T16:15:00Z"/>
                <w:sz w:val="16"/>
                <w:szCs w:val="16"/>
              </w:rPr>
            </w:pPr>
            <w:ins w:id="98" w:author="msi" w:date="2026-09-22T12:15:00Z" w16du:dateUtc="2026-09-22T16:15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EDDC95E" w14:textId="77777777" w:rsidR="00B00DF3" w:rsidRPr="00B00DF3" w:rsidRDefault="00B00DF3" w:rsidP="00B00DF3">
            <w:pPr>
              <w:rPr>
                <w:ins w:id="99" w:author="msi" w:date="2026-09-22T12:15:00Z" w16du:dateUtc="2026-09-22T16:15:00Z"/>
                <w:sz w:val="16"/>
                <w:szCs w:val="16"/>
              </w:rPr>
            </w:pPr>
            <w:ins w:id="100" w:author="msi" w:date="2026-09-22T12:15:00Z" w16du:dateUtc="2026-09-22T16:15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D831D27" w14:textId="77777777" w:rsidR="00B00DF3" w:rsidRPr="00B00DF3" w:rsidRDefault="00B00DF3" w:rsidP="00B00DF3">
            <w:pPr>
              <w:rPr>
                <w:ins w:id="101" w:author="msi" w:date="2026-09-22T12:15:00Z" w16du:dateUtc="2026-09-22T16:15:00Z"/>
                <w:sz w:val="16"/>
                <w:szCs w:val="16"/>
              </w:rPr>
            </w:pPr>
            <w:ins w:id="102" w:author="msi" w:date="2026-09-22T12:15:00Z" w16du:dateUtc="2026-09-22T16:15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4A021A57" w14:textId="77777777" w:rsidR="00B00DF3" w:rsidRPr="00B00DF3" w:rsidRDefault="00B00DF3" w:rsidP="00B00DF3">
            <w:pPr>
              <w:pStyle w:val="BodyText2"/>
              <w:jc w:val="both"/>
              <w:rPr>
                <w:ins w:id="103" w:author="msi" w:date="2026-09-22T12:15:00Z" w16du:dateUtc="2026-09-22T16:15:00Z"/>
                <w:rFonts w:ascii="Verdana" w:hAnsi="Verdana"/>
                <w:sz w:val="16"/>
                <w:szCs w:val="16"/>
              </w:rPr>
            </w:pPr>
            <w:ins w:id="104" w:author="msi" w:date="2026-09-22T12:15:00Z" w16du:dateUtc="2026-09-22T16:15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DB945C9" w14:textId="77777777" w:rsidR="00B00DF3" w:rsidRPr="00B00DF3" w:rsidRDefault="00B00DF3" w:rsidP="00B00DF3">
            <w:pPr>
              <w:rPr>
                <w:ins w:id="105" w:author="msi" w:date="2026-09-22T12:15:00Z" w16du:dateUtc="2026-09-22T16:15:00Z"/>
                <w:sz w:val="16"/>
                <w:szCs w:val="16"/>
              </w:rPr>
            </w:pPr>
            <w:ins w:id="106" w:author="msi" w:date="2026-09-22T12:15:00Z" w16du:dateUtc="2026-09-22T16:15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7B7031D" w14:textId="77777777" w:rsidR="00B00DF3" w:rsidRPr="00B00DF3" w:rsidRDefault="00B00DF3" w:rsidP="00B00DF3">
            <w:pPr>
              <w:rPr>
                <w:ins w:id="107" w:author="msi" w:date="2026-09-22T12:15:00Z" w16du:dateUtc="2026-09-22T16:15:00Z"/>
                <w:sz w:val="16"/>
                <w:szCs w:val="16"/>
              </w:rPr>
            </w:pPr>
            <w:ins w:id="108" w:author="msi" w:date="2026-09-22T12:15:00Z" w16du:dateUtc="2026-09-22T16:15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22FF5A3C" w14:textId="77777777" w:rsidR="00B00DF3" w:rsidRPr="00B00DF3" w:rsidRDefault="00B00DF3" w:rsidP="00B00DF3">
            <w:pPr>
              <w:rPr>
                <w:ins w:id="109" w:author="msi" w:date="2026-09-22T12:15:00Z" w16du:dateUtc="2026-09-22T16:15:00Z"/>
                <w:sz w:val="16"/>
                <w:szCs w:val="16"/>
              </w:rPr>
            </w:pPr>
            <w:ins w:id="110" w:author="msi" w:date="2026-09-22T12:15:00Z" w16du:dateUtc="2026-09-22T16:15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39357C73" w14:textId="77777777" w:rsidR="00B00DF3" w:rsidRPr="00B00DF3" w:rsidRDefault="00B00DF3" w:rsidP="00B00DF3">
            <w:pPr>
              <w:rPr>
                <w:ins w:id="111" w:author="msi" w:date="2026-09-22T12:15:00Z" w16du:dateUtc="2026-09-22T16:15:00Z"/>
                <w:sz w:val="16"/>
                <w:szCs w:val="16"/>
              </w:rPr>
            </w:pPr>
            <w:ins w:id="112" w:author="msi" w:date="2026-09-22T12:15:00Z" w16du:dateUtc="2026-09-22T16:15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53F41AA6" w14:textId="77777777" w:rsidR="00B00DF3" w:rsidRPr="00B00DF3" w:rsidRDefault="00B00DF3" w:rsidP="00B00DF3">
            <w:pPr>
              <w:rPr>
                <w:ins w:id="113" w:author="msi" w:date="2026-09-22T12:15:00Z" w16du:dateUtc="2026-09-22T16:15:00Z"/>
                <w:sz w:val="16"/>
                <w:szCs w:val="16"/>
              </w:rPr>
            </w:pPr>
            <w:ins w:id="114" w:author="msi" w:date="2026-09-22T12:15:00Z" w16du:dateUtc="2026-09-22T16:15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56AF2819" w14:textId="77777777" w:rsidR="00BC32DD" w:rsidRPr="00B00DF3" w:rsidRDefault="00BC32DD" w:rsidP="00832AEF">
            <w:pPr>
              <w:pStyle w:val="Kaynakca"/>
              <w:rPr>
                <w:ins w:id="115" w:author="msi" w:date="2026-09-22T12:15:00Z" w16du:dateUtc="2026-09-22T16:15:00Z"/>
                <w:szCs w:val="16"/>
                <w:lang w:val="tr-TR"/>
              </w:rPr>
            </w:pPr>
          </w:p>
        </w:tc>
      </w:tr>
      <w:tr w:rsidR="00BC32DD" w:rsidRPr="001A2552" w14:paraId="094CCDFC" w14:textId="77777777" w:rsidTr="00832AEF">
        <w:trPr>
          <w:jc w:val="center"/>
          <w:ins w:id="116" w:author="msi" w:date="2026-09-22T12:15:00Z" w16du:dateUtc="2026-09-22T16:15:00Z"/>
        </w:trPr>
        <w:tc>
          <w:tcPr>
            <w:tcW w:w="2745" w:type="dxa"/>
            <w:vAlign w:val="center"/>
          </w:tcPr>
          <w:p w14:paraId="1EB630D5" w14:textId="77777777" w:rsidR="00BC32DD" w:rsidRPr="001A2552" w:rsidRDefault="00BC32DD" w:rsidP="00832AEF">
            <w:pPr>
              <w:pStyle w:val="DersBasliklar"/>
              <w:rPr>
                <w:ins w:id="117" w:author="msi" w:date="2026-09-22T12:15:00Z" w16du:dateUtc="2026-09-22T16:15:00Z"/>
                <w:szCs w:val="16"/>
              </w:rPr>
            </w:pPr>
            <w:ins w:id="118" w:author="msi" w:date="2026-09-22T12:15:00Z" w16du:dateUtc="2026-09-22T16:15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4E7C155F" w14:textId="77777777" w:rsidR="00BC32DD" w:rsidRPr="001A2552" w:rsidRDefault="00B00DF3" w:rsidP="00832AEF">
            <w:pPr>
              <w:pStyle w:val="DersBilgileri"/>
              <w:rPr>
                <w:ins w:id="119" w:author="msi" w:date="2026-09-22T12:15:00Z" w16du:dateUtc="2026-09-22T16:15:00Z"/>
                <w:szCs w:val="16"/>
              </w:rPr>
            </w:pPr>
            <w:ins w:id="120" w:author="msi" w:date="2026-09-22T12:15:00Z" w16du:dateUtc="2026-09-22T16:15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F1FBD98" w14:textId="77777777" w:rsidTr="00832AEF">
        <w:trPr>
          <w:jc w:val="center"/>
          <w:ins w:id="121" w:author="msi" w:date="2026-09-22T12:15:00Z" w16du:dateUtc="2026-09-22T16:15:00Z"/>
        </w:trPr>
        <w:tc>
          <w:tcPr>
            <w:tcW w:w="2745" w:type="dxa"/>
            <w:vAlign w:val="center"/>
          </w:tcPr>
          <w:p w14:paraId="6286E24F" w14:textId="77777777" w:rsidR="00BC32DD" w:rsidRPr="001A2552" w:rsidRDefault="00BC32DD" w:rsidP="00832AEF">
            <w:pPr>
              <w:pStyle w:val="DersBasliklar"/>
              <w:rPr>
                <w:ins w:id="122" w:author="msi" w:date="2026-09-22T12:15:00Z" w16du:dateUtc="2026-09-22T16:15:00Z"/>
                <w:szCs w:val="16"/>
              </w:rPr>
            </w:pPr>
            <w:ins w:id="123" w:author="msi" w:date="2026-09-22T12:15:00Z" w16du:dateUtc="2026-09-22T16:15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6BA4DF84" w14:textId="77777777" w:rsidR="00BC32DD" w:rsidRPr="001A2552" w:rsidRDefault="00BC32DD" w:rsidP="00832AEF">
            <w:pPr>
              <w:pStyle w:val="DersBilgileri"/>
              <w:rPr>
                <w:ins w:id="124" w:author="msi" w:date="2026-09-22T12:15:00Z" w16du:dateUtc="2026-09-22T16:15:00Z"/>
                <w:szCs w:val="16"/>
              </w:rPr>
            </w:pPr>
          </w:p>
        </w:tc>
      </w:tr>
      <w:tr w:rsidR="00BC32DD" w:rsidRPr="001A2552" w14:paraId="1586BEAF" w14:textId="77777777" w:rsidTr="00832AEF">
        <w:trPr>
          <w:jc w:val="center"/>
          <w:ins w:id="125" w:author="msi" w:date="2026-09-22T12:15:00Z" w16du:dateUtc="2026-09-22T16:15:00Z"/>
        </w:trPr>
        <w:tc>
          <w:tcPr>
            <w:tcW w:w="2745" w:type="dxa"/>
            <w:vAlign w:val="center"/>
          </w:tcPr>
          <w:p w14:paraId="6FB9469C" w14:textId="77777777" w:rsidR="00BC32DD" w:rsidRPr="001A2552" w:rsidRDefault="00BC32DD" w:rsidP="00832AEF">
            <w:pPr>
              <w:pStyle w:val="DersBasliklar"/>
              <w:rPr>
                <w:ins w:id="126" w:author="msi" w:date="2026-09-22T12:15:00Z" w16du:dateUtc="2026-09-22T16:15:00Z"/>
                <w:szCs w:val="16"/>
              </w:rPr>
            </w:pPr>
            <w:ins w:id="127" w:author="msi" w:date="2026-09-22T12:15:00Z" w16du:dateUtc="2026-09-22T16:15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31D6B912" w14:textId="77777777" w:rsidR="00BC32DD" w:rsidRPr="001A2552" w:rsidRDefault="00BC32DD" w:rsidP="00832AEF">
            <w:pPr>
              <w:pStyle w:val="DersBilgileri"/>
              <w:rPr>
                <w:ins w:id="128" w:author="msi" w:date="2026-09-22T12:15:00Z" w16du:dateUtc="2026-09-22T16:15:00Z"/>
                <w:szCs w:val="16"/>
              </w:rPr>
            </w:pPr>
          </w:p>
        </w:tc>
      </w:tr>
    </w:tbl>
    <w:p w14:paraId="6D4DFC90" w14:textId="77777777" w:rsidR="00BC32DD" w:rsidRPr="001A2552" w:rsidRDefault="00BC32DD" w:rsidP="00BC32DD">
      <w:pPr>
        <w:rPr>
          <w:ins w:id="129" w:author="msi" w:date="2026-09-22T12:15:00Z" w16du:dateUtc="2026-09-22T16:15:00Z"/>
          <w:sz w:val="16"/>
          <w:szCs w:val="16"/>
        </w:rPr>
      </w:pPr>
    </w:p>
    <w:p w14:paraId="63DF1AF8" w14:textId="77777777" w:rsidR="00BC32DD" w:rsidRPr="001A2552" w:rsidRDefault="00BC32DD" w:rsidP="00BC32DD">
      <w:pPr>
        <w:rPr>
          <w:ins w:id="130" w:author="msi" w:date="2026-09-22T12:15:00Z" w16du:dateUtc="2026-09-22T16:15:00Z"/>
          <w:sz w:val="16"/>
          <w:szCs w:val="16"/>
        </w:rPr>
      </w:pPr>
    </w:p>
    <w:p w14:paraId="1C0550CB" w14:textId="77777777" w:rsidR="007F1C0B" w:rsidRPr="004C61D7" w:rsidRDefault="007F1C0B" w:rsidP="007F1C0B">
      <w:pPr>
        <w:jc w:val="center"/>
        <w:rPr>
          <w:del w:id="131" w:author="msi" w:date="2026-09-22T12:15:00Z" w16du:dateUtc="2026-09-22T16:15:00Z"/>
          <w:sz w:val="32"/>
          <w:szCs w:val="32"/>
        </w:rPr>
      </w:pPr>
      <w:del w:id="132" w:author="msi" w:date="2026-09-22T12:15:00Z" w16du:dateUtc="2026-09-22T16:15:00Z">
        <w:r w:rsidRPr="004C61D7">
          <w:rPr>
            <w:sz w:val="32"/>
            <w:szCs w:val="32"/>
          </w:rPr>
          <w:delText>ВОЛЧИХИНСКИЙ РАЙОННЫЙ СОВЕТ НАРОДНЫХ ДЕПУТАТОВ АЛТАЙСКОГО КРАЯ</w:delText>
        </w:r>
      </w:del>
    </w:p>
    <w:p w14:paraId="12F9379E" w14:textId="77777777" w:rsidR="007F1C0B" w:rsidRPr="004C61D7" w:rsidRDefault="007F1C0B" w:rsidP="007F1C0B">
      <w:pPr>
        <w:jc w:val="center"/>
        <w:rPr>
          <w:del w:id="133" w:author="msi" w:date="2026-09-22T12:15:00Z" w16du:dateUtc="2026-09-22T16:15:00Z"/>
          <w:sz w:val="32"/>
          <w:szCs w:val="32"/>
        </w:rPr>
      </w:pPr>
    </w:p>
    <w:p w14:paraId="7DD760E4" w14:textId="77777777" w:rsidR="007F1C0B" w:rsidRPr="004C61D7" w:rsidRDefault="007F1C0B" w:rsidP="007F1C0B">
      <w:pPr>
        <w:jc w:val="center"/>
        <w:rPr>
          <w:del w:id="134" w:author="msi" w:date="2026-09-22T12:15:00Z" w16du:dateUtc="2026-09-22T16:15:00Z"/>
          <w:sz w:val="32"/>
          <w:szCs w:val="32"/>
        </w:rPr>
      </w:pPr>
      <w:del w:id="135" w:author="msi" w:date="2026-09-22T12:15:00Z" w16du:dateUtc="2026-09-22T16:15:00Z">
        <w:r w:rsidRPr="004C61D7">
          <w:rPr>
            <w:sz w:val="32"/>
            <w:szCs w:val="32"/>
          </w:rPr>
          <w:delText>РЕШЕНИ</w:delText>
        </w:r>
        <w:r>
          <w:rPr>
            <w:sz w:val="32"/>
            <w:szCs w:val="32"/>
          </w:rPr>
          <w:delText>Е</w:delText>
        </w:r>
      </w:del>
    </w:p>
    <w:p w14:paraId="4AAD0962" w14:textId="77777777" w:rsidR="007F1C0B" w:rsidRPr="004C61D7" w:rsidRDefault="007F1C0B" w:rsidP="007F1C0B">
      <w:pPr>
        <w:jc w:val="center"/>
        <w:rPr>
          <w:del w:id="136" w:author="msi" w:date="2026-09-22T12:15:00Z" w16du:dateUtc="2026-09-22T16:15:00Z"/>
          <w:sz w:val="28"/>
          <w:szCs w:val="28"/>
        </w:rPr>
      </w:pPr>
    </w:p>
    <w:p w14:paraId="6B4DC67F" w14:textId="77777777" w:rsidR="007F1C0B" w:rsidRPr="004C61D7" w:rsidRDefault="007F1C0B" w:rsidP="007F1C0B">
      <w:pPr>
        <w:jc w:val="center"/>
        <w:rPr>
          <w:del w:id="137" w:author="msi" w:date="2026-09-22T12:15:00Z" w16du:dateUtc="2026-09-22T16:15:00Z"/>
          <w:sz w:val="28"/>
          <w:szCs w:val="28"/>
        </w:rPr>
      </w:pPr>
    </w:p>
    <w:p w14:paraId="21C4E46F" w14:textId="77777777" w:rsidR="007F1C0B" w:rsidRPr="004C61D7" w:rsidRDefault="007F1C0B" w:rsidP="007F1C0B">
      <w:pPr>
        <w:rPr>
          <w:del w:id="138" w:author="msi" w:date="2026-09-22T12:15:00Z" w16du:dateUtc="2026-09-22T16:15:00Z"/>
          <w:sz w:val="28"/>
          <w:szCs w:val="28"/>
        </w:rPr>
      </w:pPr>
      <w:del w:id="139" w:author="msi" w:date="2026-09-22T12:15:00Z" w16du:dateUtc="2026-09-22T16:15:00Z">
        <w:r>
          <w:rPr>
            <w:sz w:val="28"/>
            <w:szCs w:val="28"/>
          </w:rPr>
          <w:delText>_______________</w:delText>
        </w:r>
        <w:r w:rsidRPr="004C61D7">
          <w:rPr>
            <w:sz w:val="28"/>
            <w:szCs w:val="28"/>
          </w:rPr>
          <w:delText xml:space="preserve">                                                          </w:delText>
        </w:r>
        <w:r>
          <w:rPr>
            <w:sz w:val="28"/>
            <w:szCs w:val="28"/>
          </w:rPr>
          <w:delText xml:space="preserve">                          </w:delText>
        </w:r>
        <w:r w:rsidRPr="004C61D7">
          <w:rPr>
            <w:sz w:val="28"/>
            <w:szCs w:val="28"/>
          </w:rPr>
          <w:delText xml:space="preserve"> № </w:delText>
        </w:r>
        <w:r>
          <w:rPr>
            <w:sz w:val="28"/>
            <w:szCs w:val="28"/>
          </w:rPr>
          <w:delText>______</w:delText>
        </w:r>
      </w:del>
    </w:p>
    <w:p w14:paraId="197C3830" w14:textId="77777777" w:rsidR="007F1C0B" w:rsidRPr="004C61D7" w:rsidRDefault="007F1C0B" w:rsidP="007F1C0B">
      <w:pPr>
        <w:jc w:val="center"/>
        <w:rPr>
          <w:del w:id="140" w:author="msi" w:date="2026-09-22T12:15:00Z" w16du:dateUtc="2026-09-22T16:15:00Z"/>
          <w:rFonts w:ascii="Arial" w:hAnsi="Arial" w:cs="Arial"/>
        </w:rPr>
      </w:pPr>
      <w:del w:id="141" w:author="msi" w:date="2026-09-22T12:15:00Z" w16du:dateUtc="2026-09-22T16:15:00Z">
        <w:r w:rsidRPr="004C61D7">
          <w:rPr>
            <w:rFonts w:ascii="Arial" w:hAnsi="Arial" w:cs="Arial"/>
          </w:rPr>
          <w:delText>с. Волчиха</w:delText>
        </w:r>
      </w:del>
    </w:p>
    <w:p w14:paraId="4D845650" w14:textId="77777777" w:rsidR="007F1C0B" w:rsidRPr="004C61D7" w:rsidRDefault="007F1C0B" w:rsidP="007F1C0B">
      <w:pPr>
        <w:rPr>
          <w:del w:id="142" w:author="msi" w:date="2026-09-22T12:15:00Z" w16du:dateUtc="2026-09-22T16:15:00Z"/>
          <w:sz w:val="28"/>
          <w:szCs w:val="28"/>
        </w:rPr>
      </w:pPr>
    </w:p>
    <w:p w14:paraId="68F022D6" w14:textId="77777777" w:rsidR="007F1C0B" w:rsidRPr="004C61D7" w:rsidRDefault="007F1C0B" w:rsidP="007F1C0B">
      <w:pPr>
        <w:rPr>
          <w:del w:id="143" w:author="msi" w:date="2026-09-22T12:15:00Z" w16du:dateUtc="2026-09-22T16:15:00Z"/>
          <w:sz w:val="28"/>
          <w:szCs w:val="28"/>
        </w:rPr>
      </w:pPr>
    </w:p>
    <w:p w14:paraId="5F755B89" w14:textId="77777777" w:rsidR="007F1C0B" w:rsidRPr="004C61D7" w:rsidRDefault="007F1C0B" w:rsidP="007F1C0B">
      <w:pPr>
        <w:pStyle w:val="BodyText3"/>
        <w:tabs>
          <w:tab w:val="left" w:pos="3969"/>
        </w:tabs>
        <w:ind w:right="5386"/>
        <w:rPr>
          <w:del w:id="144" w:author="msi" w:date="2026-09-22T12:15:00Z" w16du:dateUtc="2026-09-22T16:15:00Z"/>
          <w:szCs w:val="28"/>
        </w:rPr>
      </w:pPr>
      <w:del w:id="145" w:author="msi" w:date="2026-09-22T12:15:00Z" w16du:dateUtc="2026-09-22T16:15:00Z">
        <w:r>
          <w:rPr>
            <w:szCs w:val="28"/>
          </w:rPr>
          <w:delText>О внесении изменений в решение Волчихинского районного Совета народных депутатов от 28.01.2021 № 3 «Об утверждении Положения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</w:del>
    </w:p>
    <w:p w14:paraId="344570E9" w14:textId="77777777" w:rsidR="007F1C0B" w:rsidRPr="004C61D7" w:rsidRDefault="007F1C0B" w:rsidP="007F1C0B">
      <w:pPr>
        <w:rPr>
          <w:del w:id="146" w:author="msi" w:date="2026-09-22T12:15:00Z" w16du:dateUtc="2026-09-22T16:15:00Z"/>
          <w:sz w:val="28"/>
          <w:szCs w:val="28"/>
        </w:rPr>
      </w:pPr>
    </w:p>
    <w:p w14:paraId="670961D3" w14:textId="77777777" w:rsidR="007F1C0B" w:rsidRPr="004C61D7" w:rsidRDefault="007F1C0B" w:rsidP="007F1C0B">
      <w:pPr>
        <w:rPr>
          <w:del w:id="147" w:author="msi" w:date="2026-09-22T12:15:00Z" w16du:dateUtc="2026-09-22T16:15:00Z"/>
          <w:sz w:val="28"/>
          <w:szCs w:val="28"/>
        </w:rPr>
      </w:pPr>
    </w:p>
    <w:p w14:paraId="6DFACAEB" w14:textId="77777777" w:rsidR="007F1C0B" w:rsidRPr="004C61D7" w:rsidRDefault="007F1C0B" w:rsidP="007F1C0B">
      <w:pPr>
        <w:ind w:firstLine="720"/>
        <w:rPr>
          <w:del w:id="148" w:author="msi" w:date="2026-09-22T12:15:00Z" w16du:dateUtc="2026-09-22T16:15:00Z"/>
          <w:spacing w:val="40"/>
          <w:sz w:val="28"/>
          <w:szCs w:val="28"/>
        </w:rPr>
      </w:pPr>
      <w:del w:id="149" w:author="msi" w:date="2026-09-22T12:15:00Z" w16du:dateUtc="2026-09-22T16:15:00Z">
        <w:r>
          <w:rPr>
            <w:sz w:val="28"/>
            <w:szCs w:val="28"/>
          </w:rPr>
          <w:delText xml:space="preserve">В соответствии с Земельным кодексом Российской Федерации от 25.10.2001 № 136 – ФЗ, </w:delText>
        </w:r>
        <w:r w:rsidRPr="004C61D7">
          <w:rPr>
            <w:sz w:val="28"/>
            <w:szCs w:val="28"/>
          </w:rPr>
          <w:delText xml:space="preserve">Волчихинский районный Совет народных депутатов </w:delText>
        </w:r>
        <w:r w:rsidRPr="004C61D7">
          <w:rPr>
            <w:spacing w:val="40"/>
            <w:sz w:val="28"/>
            <w:szCs w:val="28"/>
          </w:rPr>
          <w:delText>решил:</w:delText>
        </w:r>
      </w:del>
    </w:p>
    <w:p w14:paraId="49478F75" w14:textId="77777777" w:rsidR="007F1C0B" w:rsidRDefault="007F1C0B" w:rsidP="007F1C0B">
      <w:pPr>
        <w:pStyle w:val="ListParagraph"/>
        <w:numPr>
          <w:ilvl w:val="0"/>
          <w:numId w:val="1"/>
        </w:numPr>
        <w:ind w:left="0" w:firstLine="0"/>
        <w:rPr>
          <w:del w:id="150" w:author="msi" w:date="2026-09-22T12:15:00Z" w16du:dateUtc="2026-09-22T16:15:00Z"/>
          <w:sz w:val="28"/>
          <w:szCs w:val="28"/>
        </w:rPr>
      </w:pPr>
      <w:del w:id="151" w:author="msi" w:date="2026-09-22T12:15:00Z" w16du:dateUtc="2026-09-22T16:15:00Z">
        <w:r>
          <w:rPr>
            <w:sz w:val="28"/>
            <w:szCs w:val="28"/>
          </w:rPr>
          <w:delText>Внести</w:delText>
        </w:r>
        <w:r w:rsidRPr="00816C13">
          <w:rPr>
            <w:sz w:val="28"/>
            <w:szCs w:val="28"/>
          </w:rPr>
          <w:delText xml:space="preserve"> в решение Волчихинского районного Совета народных депутатов от 28.01.2021 № 3 «Об утверждении Положения о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  <w:r>
          <w:rPr>
            <w:sz w:val="28"/>
            <w:szCs w:val="28"/>
          </w:rPr>
          <w:delText xml:space="preserve"> (далее  - Решение) следующие изменения:</w:delText>
        </w:r>
      </w:del>
    </w:p>
    <w:p w14:paraId="59575F88" w14:textId="77777777" w:rsidR="007F1C0B" w:rsidRPr="00816C13" w:rsidRDefault="007F1C0B" w:rsidP="007F1C0B">
      <w:pPr>
        <w:pStyle w:val="ListParagraph"/>
        <w:ind w:left="0"/>
        <w:rPr>
          <w:del w:id="152" w:author="msi" w:date="2026-09-22T12:15:00Z" w16du:dateUtc="2026-09-22T16:15:00Z"/>
          <w:sz w:val="28"/>
          <w:szCs w:val="28"/>
        </w:rPr>
      </w:pPr>
      <w:del w:id="153" w:author="msi" w:date="2026-09-22T12:15:00Z" w16du:dateUtc="2026-09-22T16:15:00Z">
        <w:r>
          <w:rPr>
            <w:sz w:val="28"/>
            <w:szCs w:val="28"/>
          </w:rPr>
          <w:delText xml:space="preserve">пункт 3.5 Положения о порядке осуществления муниципального земельного контроля на территории муниципального образования Волчихинский район Алтайского края признать утратившим силу. </w:delText>
        </w:r>
      </w:del>
    </w:p>
    <w:p w14:paraId="07F8D10E" w14:textId="77777777" w:rsidR="007F1C0B" w:rsidRPr="007A4333" w:rsidRDefault="007F1C0B" w:rsidP="007F1C0B">
      <w:pPr>
        <w:pStyle w:val="ListParagraph"/>
        <w:numPr>
          <w:ilvl w:val="0"/>
          <w:numId w:val="1"/>
        </w:numPr>
        <w:ind w:left="0" w:firstLine="0"/>
        <w:rPr>
          <w:del w:id="154" w:author="msi" w:date="2026-09-22T12:15:00Z" w16du:dateUtc="2026-09-22T16:15:00Z"/>
          <w:sz w:val="28"/>
          <w:szCs w:val="28"/>
        </w:rPr>
      </w:pPr>
      <w:del w:id="155" w:author="msi" w:date="2026-09-22T12:15:00Z" w16du:dateUtc="2026-09-22T16:15:00Z">
        <w:r>
          <w:rPr>
            <w:sz w:val="28"/>
            <w:szCs w:val="28"/>
          </w:rPr>
          <w:delText>Опубликовать настоящее решение на официальном сайте Администрации Волчихинского района в информационно – телекоммуникационной сети «Интернет».</w:delText>
        </w:r>
      </w:del>
    </w:p>
    <w:p w14:paraId="6F78C818" w14:textId="77777777" w:rsidR="007F1C0B" w:rsidRPr="004C61D7" w:rsidRDefault="007F1C0B" w:rsidP="007F1C0B">
      <w:pPr>
        <w:tabs>
          <w:tab w:val="left" w:pos="993"/>
          <w:tab w:val="left" w:pos="1276"/>
        </w:tabs>
        <w:rPr>
          <w:del w:id="156" w:author="msi" w:date="2026-09-22T12:15:00Z" w16du:dateUtc="2026-09-22T16:15:00Z"/>
          <w:sz w:val="28"/>
          <w:szCs w:val="28"/>
        </w:rPr>
      </w:pPr>
      <w:del w:id="157" w:author="msi" w:date="2026-09-22T12:15:00Z" w16du:dateUtc="2026-09-22T16:15:00Z">
        <w:r w:rsidRPr="004C61D7">
          <w:rPr>
            <w:sz w:val="28"/>
            <w:szCs w:val="28"/>
          </w:rPr>
          <w:tab/>
        </w:r>
      </w:del>
    </w:p>
    <w:p w14:paraId="07A141E6" w14:textId="77777777" w:rsidR="007F1C0B" w:rsidRPr="004C61D7" w:rsidRDefault="007F1C0B" w:rsidP="007F1C0B">
      <w:pPr>
        <w:tabs>
          <w:tab w:val="left" w:pos="993"/>
          <w:tab w:val="left" w:pos="1276"/>
        </w:tabs>
        <w:rPr>
          <w:del w:id="158" w:author="msi" w:date="2026-09-22T12:15:00Z" w16du:dateUtc="2026-09-22T16:15:00Z"/>
          <w:sz w:val="28"/>
          <w:szCs w:val="28"/>
        </w:rPr>
      </w:pPr>
    </w:p>
    <w:p w14:paraId="5069CDB9" w14:textId="77777777" w:rsidR="007F1C0B" w:rsidRPr="004C61D7" w:rsidRDefault="007F1C0B" w:rsidP="007F1C0B">
      <w:pPr>
        <w:tabs>
          <w:tab w:val="left" w:pos="993"/>
          <w:tab w:val="left" w:pos="1276"/>
        </w:tabs>
        <w:rPr>
          <w:del w:id="159" w:author="msi" w:date="2026-09-22T12:15:00Z" w16du:dateUtc="2026-09-22T16:15:00Z"/>
          <w:sz w:val="28"/>
          <w:szCs w:val="28"/>
        </w:rPr>
      </w:pPr>
    </w:p>
    <w:p w14:paraId="060622C1" w14:textId="77777777" w:rsidR="007F1C0B" w:rsidRPr="004C61D7" w:rsidRDefault="007F1C0B" w:rsidP="007F1C0B">
      <w:pPr>
        <w:pStyle w:val="Title"/>
        <w:ind w:firstLine="0"/>
        <w:jc w:val="left"/>
        <w:rPr>
          <w:del w:id="160" w:author="msi" w:date="2026-09-22T12:15:00Z" w16du:dateUtc="2026-09-22T16:15:00Z"/>
          <w:szCs w:val="28"/>
        </w:rPr>
      </w:pPr>
      <w:del w:id="161" w:author="msi" w:date="2026-09-22T12:15:00Z" w16du:dateUtc="2026-09-22T16:15:00Z">
        <w:r>
          <w:rPr>
            <w:szCs w:val="28"/>
          </w:rPr>
          <w:delText>Глава района</w:delText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  <w:delText xml:space="preserve">   Е.В. Артюшкина</w:delText>
        </w:r>
      </w:del>
    </w:p>
    <w:p w14:paraId="346FF2D9" w14:textId="77777777" w:rsidR="007F1C0B" w:rsidRPr="001A2552" w:rsidRDefault="007F1C0B" w:rsidP="00BC32DD">
      <w:pPr>
        <w:rPr>
          <w:sz w:val="16"/>
          <w:rPrChange w:id="162" w:author="msi" w:date="2026-09-22T12:15:00Z" w16du:dateUtc="2026-09-22T16:15:00Z">
            <w:rPr>
              <w:sz w:val="28"/>
              <w:szCs w:val="28"/>
            </w:rPr>
          </w:rPrChange>
        </w:rPr>
        <w:pPrChange w:id="163" w:author="msi" w:date="2026-09-22T12:15:00Z" w16du:dateUtc="2026-09-22T16:15:00Z">
          <w:pPr>
            <w:pStyle w:val="NormalWeb"/>
            <w:spacing w:before="0" w:beforeAutospacing="0" w:after="0" w:afterAutospacing="0"/>
            <w:ind w:left="4820"/>
          </w:pPr>
        </w:pPrChange>
      </w:pPr>
    </w:p>
    <w:p w14:paraId="45C4332B" w14:textId="77777777" w:rsidR="007F1C0B" w:rsidRDefault="007F1C0B" w:rsidP="007F1C0B"/>
    <w:p w14:paraId="12EBC547" w14:textId="77777777" w:rsidR="003031B2" w:rsidRDefault="003031B2"/>
    <w:sectPr w:rsidR="003031B2">
      <w:pgSz w:w="11906" w:h="16838"/>
      <w:pgMar w:top="1417" w:right="1417" w:bottom="1417" w:left="1417" w:header="708" w:footer="708" w:gutter="0"/>
      <w:cols w:space="708"/>
      <w:docGrid w:linePitch="360"/>
      <w:sectPrChange w:id="164" w:author="msi" w:date="2026-09-22T12:15:00Z" w16du:dateUtc="2026-09-22T16:15:00Z">
        <w:sectPr w:rsidR="003031B2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E0C"/>
    <w:multiLevelType w:val="multilevel"/>
    <w:tmpl w:val="9998E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97384356">
    <w:abstractNumId w:val="5"/>
  </w:num>
  <w:num w:numId="2" w16cid:durableId="2033993754">
    <w:abstractNumId w:val="0"/>
  </w:num>
  <w:num w:numId="3" w16cid:durableId="1881938403">
    <w:abstractNumId w:val="1"/>
  </w:num>
  <w:num w:numId="4" w16cid:durableId="437018965">
    <w:abstractNumId w:val="6"/>
  </w:num>
  <w:num w:numId="5" w16cid:durableId="2000962986">
    <w:abstractNumId w:val="3"/>
  </w:num>
  <w:num w:numId="6" w16cid:durableId="908661026">
    <w:abstractNumId w:val="4"/>
  </w:num>
  <w:num w:numId="7" w16cid:durableId="5168874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6D0"/>
    <w:rsid w:val="000A48ED"/>
    <w:rsid w:val="00170D6F"/>
    <w:rsid w:val="003031B2"/>
    <w:rsid w:val="00334276"/>
    <w:rsid w:val="00435120"/>
    <w:rsid w:val="005E6702"/>
    <w:rsid w:val="0069464C"/>
    <w:rsid w:val="007336D0"/>
    <w:rsid w:val="007A5794"/>
    <w:rsid w:val="007F1C0B"/>
    <w:rsid w:val="00832BE3"/>
    <w:rsid w:val="00875E83"/>
    <w:rsid w:val="009D5F97"/>
    <w:rsid w:val="00B00DF3"/>
    <w:rsid w:val="00B90493"/>
    <w:rsid w:val="00BC32DD"/>
    <w:rsid w:val="00C44FC3"/>
    <w:rsid w:val="00CC0B85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widowControl/>
      <w:jc w:val="both"/>
      <w:pPrChange w:id="0" w:author="msi" w:date="2026-09-22T12:15:00Z">
        <w:pPr/>
      </w:pPrChange>
    </w:pPr>
    <w:rPr>
      <w:rFonts w:ascii="Verdana" w:eastAsia="Times New Roman" w:hAnsi="Verdana" w:cs="Times New Roman"/>
      <w:sz w:val="20"/>
      <w:lang w:val="tr-TR" w:eastAsia="tr-TR"/>
      <w:rPrChange w:id="0" w:author="msi" w:date="2026-09-22T12:15:00Z">
        <w:rPr>
          <w:lang w:val="ru-RU" w:eastAsia="ru-RU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5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5:00Z">
        <w:rPr>
          <w:rFonts w:ascii="Verdana" w:hAnsi="Verdana"/>
          <w:sz w:val="24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5120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semiHidden/>
    <w:rsid w:val="007F1C0B"/>
    <w:pPr>
      <w:ind w:right="5385"/>
    </w:pPr>
    <w:rPr>
      <w:sz w:val="28"/>
    </w:rPr>
  </w:style>
  <w:style w:type="character" w:customStyle="1" w:styleId="BodyText3Char">
    <w:name w:val="Body Text 3 Char"/>
    <w:basedOn w:val="DefaultParagraphFont"/>
    <w:link w:val="BodyText3"/>
    <w:semiHidden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itle">
    <w:name w:val="Title"/>
    <w:basedOn w:val="Normal"/>
    <w:link w:val="TitleChar"/>
    <w:qFormat/>
    <w:rsid w:val="007F1C0B"/>
    <w:pPr>
      <w:ind w:firstLine="720"/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rmalWeb">
    <w:name w:val="Normal (Web)"/>
    <w:basedOn w:val="Normal"/>
    <w:rsid w:val="007F1C0B"/>
    <w:pPr>
      <w:spacing w:before="100" w:beforeAutospacing="1" w:after="100" w:afterAutospacing="1"/>
    </w:pPr>
    <w:rPr>
      <w:sz w:val="24"/>
    </w:rPr>
  </w:style>
  <w:style w:type="paragraph" w:styleId="ListParagraph">
    <w:name w:val="List Paragraph"/>
    <w:basedOn w:val="Normal"/>
    <w:uiPriority w:val="34"/>
    <w:qFormat/>
    <w:rsid w:val="007F1C0B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170D6F"/>
    <w:rPr>
      <w:rFonts w:ascii="Times New Roman" w:eastAsia="Times New Roman" w:hAnsi="Times New Roman" w:cs="Times New Roman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5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5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5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5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5:00Z">
        <w:pPr>
          <w:keepNext/>
          <w:spacing w:before="240" w:after="120"/>
          <w:jc w:val="both"/>
        </w:pPr>
      </w:pPrChange>
    </w:pPr>
    <w:rPr>
      <w:b/>
      <w:rPrChange w:id="4" w:author="msi" w:date="2026-09-22T12:15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5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5:00Z">
        <w:rPr>
          <w:rFonts w:ascii="Verdana" w:hAnsi="Verdana"/>
          <w:sz w:val="16"/>
          <w:szCs w:val="24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5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5:00Z">
        <w:rPr>
          <w:rFonts w:ascii="Verdana" w:hAnsi="Verdana"/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170D6F"/>
    <w:rPr>
      <w:rFonts w:ascii="Times New Roman" w:eastAsia="Times New Roman" w:hAnsi="Times New Roman" w:cs="Times New Roman"/>
      <w:sz w:val="22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3288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Arthur Souza Rodrigues</cp:lastModifiedBy>
  <cp:revision>1</cp:revision>
  <dcterms:created xsi:type="dcterms:W3CDTF">2021-08-13T07:44:00Z</dcterms:created>
  <dcterms:modified xsi:type="dcterms:W3CDTF">2026-09-22T16:15:00Z</dcterms:modified>
</cp:coreProperties>
</file>