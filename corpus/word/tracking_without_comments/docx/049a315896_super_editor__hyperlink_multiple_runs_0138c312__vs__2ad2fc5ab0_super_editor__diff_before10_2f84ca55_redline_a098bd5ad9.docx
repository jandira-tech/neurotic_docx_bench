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6AFB" w14:textId="77777777" w:rsidR="004C4C2D" w:rsidRDefault="00C80471">
      <w:ins w:id="15" w:author="Luccas Correa" w:date="2026-08-03T22:25:00Z" w16du:dateUtc="2026-08-04T02:25:00Z">
        <w:r>
          <w:t>One two</w:t>
        </w:r>
      </w:ins>
      <w:del w:id="16" w:author="Luccas Correa" w:date="2026-08-03T22:25:00Z" w16du:dateUtc="2026-08-04T02:25:00Z">
        <w:r w:rsidR="00344E09">
          <w:fldChar w:fldCharType="begin"/>
        </w:r>
        <w:r w:rsidR="00344E09">
          <w:delInstrText>HYPERLINK "https://www.example.com" \h</w:delInstrText>
        </w:r>
        <w:r w:rsidR="00344E09">
          <w:fldChar w:fldCharType="separate"/>
        </w:r>
        <w:r w:rsidR="00344E09">
          <w:delText>Click</w:delText>
        </w:r>
        <w:r w:rsidR="00344E09">
          <w:rPr>
            <w:b/>
          </w:rPr>
          <w:delText>here</w:delText>
        </w:r>
        <w:r w:rsidR="00344E09">
          <w:rPr>
            <w:i/>
          </w:rPr>
          <w:delText>now</w:delText>
        </w:r>
        <w:r w:rsidR="00344E09">
          <w:fldChar w:fldCharType="end"/>
        </w:r>
      </w:del>
    </w:p>
    <w:sectPr w:rsidR="004C4C2D">
      <w:pgSz w:w="12240" w:h="15840"/>
      <w:pgMar w:top="1440" w:right="1440" w:bottom="1440" w:left="1440" w:header="708" w:footer="708" w:gutter="0"/>
      <w:cols w:space="708"/>
      <w:docGrid w:linePitch="360"/>
      <w:sectPrChange w:id="17" w:author="Luccas Correa" w:date="2026-08-03T22:25:00Z" w16du:dateUtc="2026-08-04T02:25:00Z">
        <w:sectPr w:rsidR="004C4C2D">
          <w:pgMar w:top="1440" w:right="1800" w:bottom="1440" w:left="180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567322">
    <w:abstractNumId w:val="8"/>
  </w:num>
  <w:num w:numId="2" w16cid:durableId="1915360401">
    <w:abstractNumId w:val="6"/>
  </w:num>
  <w:num w:numId="3" w16cid:durableId="506292915">
    <w:abstractNumId w:val="5"/>
  </w:num>
  <w:num w:numId="4" w16cid:durableId="1062606030">
    <w:abstractNumId w:val="4"/>
  </w:num>
  <w:num w:numId="5" w16cid:durableId="919677455">
    <w:abstractNumId w:val="7"/>
  </w:num>
  <w:num w:numId="6" w16cid:durableId="687290867">
    <w:abstractNumId w:val="3"/>
  </w:num>
  <w:num w:numId="7" w16cid:durableId="1176850048">
    <w:abstractNumId w:val="2"/>
  </w:num>
  <w:num w:numId="8" w16cid:durableId="1155220339">
    <w:abstractNumId w:val="1"/>
  </w:num>
  <w:num w:numId="9" w16cid:durableId="14038748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343"/>
    <w:rsid w:val="0015074B"/>
    <w:rsid w:val="0029639D"/>
    <w:rsid w:val="00326F90"/>
    <w:rsid w:val="004C4C2D"/>
    <w:rsid w:val="00524058"/>
    <w:rsid w:val="00A16521"/>
    <w:rsid w:val="00AA1D8D"/>
    <w:rsid w:val="00B47730"/>
    <w:rsid w:val="00B827D0"/>
    <w:rsid w:val="00C804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C80471"/>
    <w:pPr>
      <w:keepNext/>
      <w:keepLines/>
      <w:spacing w:before="360" w:after="80" w:line="278" w:lineRule="auto"/>
      <w:outlineLvl w:val="0"/>
      <w:pPrChange w:id="0" w:author="Luccas Correa" w:date="2026-08-03T22:25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8-03T22:25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71"/>
    <w:pPr>
      <w:keepNext/>
      <w:keepLines/>
      <w:spacing w:before="160" w:after="80" w:line="278" w:lineRule="auto"/>
      <w:outlineLvl w:val="1"/>
      <w:pPrChange w:id="1" w:author="Luccas Correa" w:date="2026-08-03T22:25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8-03T22:25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71"/>
    <w:pPr>
      <w:keepNext/>
      <w:keepLines/>
      <w:spacing w:before="160" w:after="80" w:line="278" w:lineRule="auto"/>
      <w:outlineLvl w:val="2"/>
      <w:pPrChange w:id="2" w:author="Luccas Correa" w:date="2026-08-03T22:25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8-03T22:25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71"/>
    <w:pPr>
      <w:keepNext/>
      <w:keepLines/>
      <w:spacing w:before="80" w:after="40" w:line="278" w:lineRule="auto"/>
      <w:outlineLvl w:val="3"/>
      <w:pPrChange w:id="3" w:author="Luccas Correa" w:date="2026-08-03T22:25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8-03T22:25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71"/>
    <w:pPr>
      <w:keepNext/>
      <w:keepLines/>
      <w:spacing w:before="80" w:after="40" w:line="278" w:lineRule="auto"/>
      <w:outlineLvl w:val="4"/>
      <w:pPrChange w:id="4" w:author="Luccas Correa" w:date="2026-08-03T22:25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8-03T22:25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71"/>
    <w:pPr>
      <w:keepNext/>
      <w:keepLines/>
      <w:spacing w:before="40" w:after="0" w:line="278" w:lineRule="auto"/>
      <w:outlineLvl w:val="5"/>
      <w:pPrChange w:id="5" w:author="Luccas Correa" w:date="2026-08-03T22:25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8-03T22:25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71"/>
    <w:pPr>
      <w:keepNext/>
      <w:keepLines/>
      <w:spacing w:before="40" w:after="0" w:line="278" w:lineRule="auto"/>
      <w:outlineLvl w:val="6"/>
      <w:pPrChange w:id="6" w:author="Luccas Correa" w:date="2026-08-03T22:25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8-03T22:2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71"/>
    <w:pPr>
      <w:keepNext/>
      <w:keepLines/>
      <w:spacing w:after="0" w:line="278" w:lineRule="auto"/>
      <w:outlineLvl w:val="7"/>
      <w:pPrChange w:id="7" w:author="Luccas Correa" w:date="2026-08-03T22:25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8-03T22:25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71"/>
    <w:pPr>
      <w:keepNext/>
      <w:keepLines/>
      <w:spacing w:after="0" w:line="278" w:lineRule="auto"/>
      <w:outlineLvl w:val="8"/>
      <w:pPrChange w:id="8" w:author="Luccas Correa" w:date="2026-08-03T22:25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8-03T22:25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C80471"/>
    <w:pPr>
      <w:spacing w:after="80" w:line="240" w:lineRule="auto"/>
      <w:contextualSpacing/>
      <w:pPrChange w:id="9" w:author="Luccas Correa" w:date="2026-08-03T22:25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3T22:25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71"/>
    <w:pPr>
      <w:numPr>
        <w:ilvl w:val="1"/>
      </w:numPr>
      <w:spacing w:after="160" w:line="278" w:lineRule="auto"/>
      <w:pPrChange w:id="10" w:author="Luccas Correa" w:date="2026-08-03T22:25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3T22:25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80471"/>
    <w:pPr>
      <w:spacing w:before="160" w:after="160" w:line="278" w:lineRule="auto"/>
      <w:jc w:val="center"/>
      <w:pPrChange w:id="11" w:author="Luccas Correa" w:date="2026-08-03T22:25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8-03T22:2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8-03T22:25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8-03T22:25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80471"/>
    <w:rPr>
      <w:i/>
      <w:iCs/>
      <w:color w:val="365F91" w:themeColor="accent1" w:themeShade="BF"/>
      <w:rPrChange w:id="13" w:author="Luccas Correa" w:date="2026-08-03T22:25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80471"/>
    <w:rPr>
      <w:b/>
      <w:bCs/>
      <w:smallCaps/>
      <w:color w:val="365F91" w:themeColor="accent1" w:themeShade="BF"/>
      <w:spacing w:val="5"/>
      <w:rPrChange w:id="14" w:author="Luccas Correa" w:date="2026-08-03T22:25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2026-08-04T02:25:00Z</dcterms:modified>
  <cp:category/>
</cp:coreProperties>
</file>