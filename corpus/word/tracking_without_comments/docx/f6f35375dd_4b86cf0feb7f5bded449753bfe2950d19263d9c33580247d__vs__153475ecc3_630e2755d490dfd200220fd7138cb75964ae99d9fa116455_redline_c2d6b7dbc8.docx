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F3D702" w14:textId="77777777" w:rsidR="00077F9A" w:rsidRDefault="00077F9A" w:rsidP="00F86273">
      <w:pPr>
        <w:jc w:val="center"/>
        <w:rPr>
          <w:ins w:id="2" w:author="user" w:date="2026-09-25T21:11:00Z" w16du:dateUtc="2026-09-26T01:11:00Z"/>
          <w:b/>
          <w:sz w:val="30"/>
          <w:szCs w:val="30"/>
          <w:u w:val="single"/>
        </w:rPr>
      </w:pPr>
    </w:p>
    <w:p w14:paraId="318C6BC0" w14:textId="77777777" w:rsidR="00F86273" w:rsidRPr="00683E82" w:rsidRDefault="00F86273" w:rsidP="00F86273">
      <w:pPr>
        <w:jc w:val="center"/>
        <w:rPr>
          <w:ins w:id="3" w:author="user" w:date="2026-09-25T21:11:00Z" w16du:dateUtc="2026-09-26T01:11:00Z"/>
          <w:b/>
          <w:sz w:val="30"/>
          <w:szCs w:val="30"/>
          <w:u w:val="single"/>
        </w:rPr>
      </w:pPr>
      <w:ins w:id="4" w:author="user" w:date="2026-09-25T21:11:00Z" w16du:dateUtc="2026-09-26T01:11:00Z">
        <w:r w:rsidRPr="00683E82">
          <w:rPr>
            <w:b/>
            <w:sz w:val="30"/>
            <w:szCs w:val="30"/>
            <w:u w:val="single"/>
          </w:rPr>
          <w:t>The Joe Mooney Summer School</w:t>
        </w:r>
      </w:ins>
    </w:p>
    <w:p w14:paraId="730E8089" w14:textId="77777777" w:rsidR="00AF06C6" w:rsidRPr="005679CA" w:rsidRDefault="00F86273" w:rsidP="005679CA">
      <w:pPr>
        <w:jc w:val="center"/>
        <w:rPr>
          <w:ins w:id="5" w:author="user" w:date="2026-09-25T21:11:00Z" w16du:dateUtc="2026-09-26T01:11:00Z"/>
          <w:b/>
          <w:i/>
          <w:sz w:val="30"/>
          <w:szCs w:val="30"/>
          <w:u w:val="single"/>
        </w:rPr>
      </w:pPr>
      <w:ins w:id="6" w:author="user" w:date="2026-09-25T21:11:00Z" w16du:dateUtc="2026-09-26T01:11:00Z">
        <w:r w:rsidRPr="00683E82">
          <w:rPr>
            <w:b/>
            <w:i/>
            <w:sz w:val="30"/>
            <w:szCs w:val="30"/>
            <w:u w:val="single"/>
          </w:rPr>
          <w:t>Registration Form</w:t>
        </w:r>
        <w:r w:rsidR="00F41860">
          <w:rPr>
            <w:b/>
            <w:i/>
            <w:sz w:val="30"/>
            <w:szCs w:val="30"/>
            <w:u w:val="single"/>
          </w:rPr>
          <w:t xml:space="preserve"> 2025</w:t>
        </w:r>
        <w:r w:rsidR="00E454DD">
          <w:rPr>
            <w:b/>
            <w:i/>
            <w:sz w:val="30"/>
            <w:szCs w:val="30"/>
            <w:u w:val="single"/>
          </w:rPr>
          <w:t xml:space="preserve"> </w:t>
        </w:r>
      </w:ins>
    </w:p>
    <w:p w14:paraId="0E65F52B" w14:textId="77777777" w:rsidR="00AF06C6" w:rsidRPr="00E53F5A" w:rsidRDefault="00EF54DF" w:rsidP="00AF06C6">
      <w:pPr>
        <w:jc w:val="center"/>
        <w:rPr>
          <w:ins w:id="7" w:author="user" w:date="2026-09-25T21:11:00Z" w16du:dateUtc="2026-09-26T01:11:00Z"/>
          <w:b/>
          <w:sz w:val="48"/>
          <w:szCs w:val="48"/>
          <w:u w:val="single"/>
        </w:rPr>
      </w:pPr>
      <w:ins w:id="8" w:author="user" w:date="2026-09-25T21:11:00Z" w16du:dateUtc="2026-09-26T01:11:00Z">
        <w:r>
          <w:rPr>
            <w:b/>
            <w:sz w:val="48"/>
            <w:szCs w:val="48"/>
            <w:u w:val="single"/>
          </w:rPr>
          <w:t>Junior Sean Nos D</w:t>
        </w:r>
        <w:r w:rsidR="00E53F5A" w:rsidRPr="00E53F5A">
          <w:rPr>
            <w:b/>
            <w:sz w:val="48"/>
            <w:szCs w:val="48"/>
            <w:u w:val="single"/>
          </w:rPr>
          <w:t>ancing</w:t>
        </w:r>
        <w:r w:rsidR="00077F9A" w:rsidRPr="00E53F5A">
          <w:rPr>
            <w:b/>
            <w:sz w:val="48"/>
            <w:szCs w:val="48"/>
            <w:u w:val="single"/>
          </w:rPr>
          <w:t xml:space="preserve"> </w:t>
        </w:r>
        <w:r>
          <w:rPr>
            <w:b/>
            <w:sz w:val="48"/>
            <w:szCs w:val="48"/>
            <w:u w:val="single"/>
          </w:rPr>
          <w:t>W</w:t>
        </w:r>
        <w:r w:rsidR="00E53F5A" w:rsidRPr="00E53F5A">
          <w:rPr>
            <w:b/>
            <w:sz w:val="48"/>
            <w:szCs w:val="48"/>
            <w:u w:val="single"/>
          </w:rPr>
          <w:t>orkshop</w:t>
        </w:r>
      </w:ins>
    </w:p>
    <w:p w14:paraId="787B2D96" w14:textId="77777777" w:rsidR="00077F9A" w:rsidRDefault="00077F9A" w:rsidP="00AF06C6">
      <w:pPr>
        <w:jc w:val="center"/>
        <w:rPr>
          <w:ins w:id="9" w:author="user" w:date="2026-09-25T21:11:00Z" w16du:dateUtc="2026-09-26T01:11:00Z"/>
          <w:b/>
          <w:sz w:val="40"/>
          <w:szCs w:val="40"/>
          <w:u w:val="single"/>
        </w:rPr>
      </w:pPr>
    </w:p>
    <w:p w14:paraId="2890D1D3" w14:textId="77777777" w:rsidR="00077F9A" w:rsidRDefault="00077F9A" w:rsidP="00AF06C6">
      <w:pPr>
        <w:jc w:val="center"/>
        <w:rPr>
          <w:ins w:id="10" w:author="user" w:date="2026-09-25T21:11:00Z" w16du:dateUtc="2026-09-26T01:11:00Z"/>
          <w:b/>
          <w:sz w:val="28"/>
          <w:szCs w:val="28"/>
        </w:rPr>
      </w:pPr>
      <w:ins w:id="11" w:author="user" w:date="2026-09-25T21:11:00Z" w16du:dateUtc="2026-09-26T01:11:00Z">
        <w:r>
          <w:rPr>
            <w:b/>
            <w:sz w:val="28"/>
            <w:szCs w:val="28"/>
          </w:rPr>
          <w:t>*A</w:t>
        </w:r>
        <w:r w:rsidR="00EF54DF">
          <w:rPr>
            <w:b/>
            <w:sz w:val="28"/>
            <w:szCs w:val="28"/>
          </w:rPr>
          <w:t xml:space="preserve">n opportunity to try out some </w:t>
        </w:r>
        <w:r w:rsidR="00081DBE">
          <w:rPr>
            <w:b/>
            <w:sz w:val="28"/>
            <w:szCs w:val="28"/>
          </w:rPr>
          <w:t>Sean N</w:t>
        </w:r>
        <w:r w:rsidR="00EF54DF">
          <w:rPr>
            <w:b/>
            <w:sz w:val="28"/>
            <w:szCs w:val="28"/>
          </w:rPr>
          <w:t xml:space="preserve">os steps </w:t>
        </w:r>
        <w:r>
          <w:rPr>
            <w:b/>
            <w:sz w:val="28"/>
            <w:szCs w:val="28"/>
          </w:rPr>
          <w:t>f</w:t>
        </w:r>
        <w:r w:rsidR="00EF54DF">
          <w:rPr>
            <w:b/>
            <w:sz w:val="28"/>
            <w:szCs w:val="28"/>
          </w:rPr>
          <w:t xml:space="preserve">or children </w:t>
        </w:r>
        <w:r>
          <w:rPr>
            <w:b/>
            <w:sz w:val="28"/>
            <w:szCs w:val="28"/>
          </w:rPr>
          <w:t>*</w:t>
        </w:r>
      </w:ins>
    </w:p>
    <w:p w14:paraId="56CE4891" w14:textId="77777777" w:rsidR="00EF54DF" w:rsidRPr="00EF54DF" w:rsidRDefault="00EF54DF" w:rsidP="00EF54DF">
      <w:pPr>
        <w:jc w:val="center"/>
        <w:rPr>
          <w:ins w:id="12" w:author="user" w:date="2026-09-25T21:11:00Z" w16du:dateUtc="2026-09-26T01:11:00Z"/>
          <w:b/>
          <w:sz w:val="32"/>
          <w:szCs w:val="32"/>
        </w:rPr>
      </w:pPr>
    </w:p>
    <w:p w14:paraId="42C2D65D" w14:textId="77777777" w:rsidR="00EF54DF" w:rsidRPr="00EF54DF" w:rsidRDefault="00EF54DF" w:rsidP="00EF54DF">
      <w:pPr>
        <w:autoSpaceDE w:val="0"/>
        <w:autoSpaceDN w:val="0"/>
        <w:adjustRightInd w:val="0"/>
        <w:jc w:val="center"/>
        <w:rPr>
          <w:ins w:id="13" w:author="user" w:date="2026-09-25T21:11:00Z" w16du:dateUtc="2026-09-26T01:11:00Z"/>
          <w:rFonts w:ascii="Calibri-Bold" w:eastAsiaTheme="minorHAnsi" w:hAnsi="Calibri-Bold" w:cs="Calibri-Bold"/>
          <w:b/>
          <w:bCs/>
          <w:color w:val="00000A"/>
          <w:sz w:val="32"/>
          <w:szCs w:val="32"/>
          <w:lang w:val="en-IE" w:bidi="ar-SA"/>
        </w:rPr>
      </w:pPr>
      <w:ins w:id="14" w:author="user" w:date="2026-09-25T21:11:00Z" w16du:dateUtc="2026-09-26T01:11:00Z">
        <w:r w:rsidRPr="00EF54DF">
          <w:rPr>
            <w:rFonts w:ascii="Calibri-Bold" w:eastAsiaTheme="minorHAnsi" w:hAnsi="Calibri-Bold" w:cs="Calibri-Bold"/>
            <w:b/>
            <w:bCs/>
            <w:color w:val="00000A"/>
            <w:sz w:val="32"/>
            <w:szCs w:val="32"/>
            <w:lang w:val="en-IE" w:bidi="ar-SA"/>
          </w:rPr>
          <w:t xml:space="preserve">“Junior Sean Nos" – This course is only for children aged </w:t>
        </w:r>
        <w:r w:rsidR="00081DBE">
          <w:rPr>
            <w:rFonts w:ascii="Calibri-Bold" w:eastAsiaTheme="minorHAnsi" w:hAnsi="Calibri-Bold" w:cs="Calibri-Bold"/>
            <w:b/>
            <w:bCs/>
            <w:color w:val="00000A"/>
            <w:sz w:val="32"/>
            <w:szCs w:val="32"/>
            <w:lang w:val="en-IE" w:bidi="ar-SA"/>
          </w:rPr>
          <w:t>5</w:t>
        </w:r>
        <w:r w:rsidR="008A2357">
          <w:rPr>
            <w:rFonts w:ascii="Calibri-Bold" w:eastAsiaTheme="minorHAnsi" w:hAnsi="Calibri-Bold" w:cs="Calibri-Bold"/>
            <w:b/>
            <w:bCs/>
            <w:color w:val="00000A"/>
            <w:sz w:val="32"/>
            <w:szCs w:val="32"/>
            <w:lang w:val="en-IE" w:bidi="ar-SA"/>
          </w:rPr>
          <w:t xml:space="preserve"> to 12</w:t>
        </w:r>
        <w:r w:rsidRPr="00EF54DF">
          <w:rPr>
            <w:rFonts w:ascii="Calibri-Bold" w:eastAsiaTheme="minorHAnsi" w:hAnsi="Calibri-Bold" w:cs="Calibri-Bold"/>
            <w:b/>
            <w:bCs/>
            <w:color w:val="00000A"/>
            <w:sz w:val="32"/>
            <w:szCs w:val="32"/>
            <w:lang w:val="en-IE" w:bidi="ar-SA"/>
          </w:rPr>
          <w:t>.</w:t>
        </w:r>
      </w:ins>
    </w:p>
    <w:p w14:paraId="47A69902" w14:textId="77777777" w:rsidR="00077F9A" w:rsidRDefault="00077F9A" w:rsidP="00AF06C6">
      <w:pPr>
        <w:jc w:val="center"/>
        <w:rPr>
          <w:ins w:id="15" w:author="user" w:date="2026-09-25T21:11:00Z" w16du:dateUtc="2026-09-26T01:11:00Z"/>
          <w:b/>
          <w:sz w:val="28"/>
          <w:szCs w:val="28"/>
        </w:rPr>
      </w:pPr>
    </w:p>
    <w:p w14:paraId="5D48B8CB" w14:textId="77777777" w:rsidR="00BD3919" w:rsidRDefault="00CB7668" w:rsidP="00BD3919">
      <w:pPr>
        <w:rPr>
          <w:ins w:id="16" w:author="user" w:date="2026-09-25T21:11:00Z" w16du:dateUtc="2026-09-26T01:11:00Z"/>
          <w:rFonts w:ascii="Helvetica" w:hAnsi="Helvetica"/>
          <w:color w:val="000000"/>
          <w:sz w:val="20"/>
          <w:szCs w:val="20"/>
          <w:shd w:val="clear" w:color="auto" w:fill="FFFFFF"/>
        </w:rPr>
      </w:pPr>
      <w:ins w:id="17" w:author="user" w:date="2026-09-25T21:11:00Z" w16du:dateUtc="2026-09-26T01:11:00Z">
        <w:r>
          <w:rPr>
            <w:rFonts w:ascii="Helvetica" w:hAnsi="Helvetica"/>
            <w:noProof/>
            <w:color w:val="000000"/>
            <w:sz w:val="20"/>
            <w:szCs w:val="20"/>
            <w:lang w:val="en-GB" w:eastAsia="en-GB" w:bidi="ar-SA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6160AD56" wp14:editId="54E6A092">
                  <wp:simplePos x="0" y="0"/>
                  <wp:positionH relativeFrom="column">
                    <wp:posOffset>6610350</wp:posOffset>
                  </wp:positionH>
                  <wp:positionV relativeFrom="paragraph">
                    <wp:posOffset>40640</wp:posOffset>
                  </wp:positionV>
                  <wp:extent cx="200025" cy="171450"/>
                  <wp:effectExtent l="0" t="0" r="28575" b="19050"/>
                  <wp:wrapNone/>
                  <wp:docPr id="777795506" name="Rectangle 77779550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0025" cy="1714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28BA01F1" id="Rectangle 1" o:spid="_x0000_s1026" style="position:absolute;margin-left:520.5pt;margin-top:3.2pt;width:15.75pt;height:1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" fillcolor="window" strokecolor="#a6a6a6" strokeweight="2pt"/>
              </w:pict>
            </mc:Fallback>
          </mc:AlternateContent>
        </w:r>
        <w:r w:rsidR="00BD3919">
          <w:rPr>
            <w:rFonts w:ascii="Helvetica" w:hAnsi="Helvetica"/>
            <w:color w:val="000000"/>
            <w:sz w:val="20"/>
            <w:szCs w:val="20"/>
            <w:shd w:val="clear" w:color="auto" w:fill="FFFFFF"/>
          </w:rPr>
          <w:t xml:space="preserve">I agree to my personal </w:t>
        </w:r>
        <w:r>
          <w:rPr>
            <w:rFonts w:ascii="Helvetica" w:hAnsi="Helvetica"/>
            <w:color w:val="000000"/>
            <w:sz w:val="20"/>
            <w:szCs w:val="20"/>
            <w:shd w:val="clear" w:color="auto" w:fill="FFFFFF"/>
          </w:rPr>
          <w:t>information below</w:t>
        </w:r>
        <w:r w:rsidR="00BD3919">
          <w:rPr>
            <w:rFonts w:ascii="Helvetica" w:hAnsi="Helvetica"/>
            <w:color w:val="000000"/>
            <w:sz w:val="20"/>
            <w:szCs w:val="20"/>
            <w:shd w:val="clear" w:color="auto" w:fill="FFFFFF"/>
          </w:rPr>
          <w:t xml:space="preserve"> being collected and processed by the Joe Mooney Summer School committee. </w:t>
        </w:r>
        <w:r w:rsidR="00BD3919">
          <w:rPr>
            <w:rFonts w:ascii="Helvetica" w:hAnsi="Helvetica"/>
            <w:color w:val="000000"/>
            <w:sz w:val="20"/>
            <w:szCs w:val="20"/>
          </w:rPr>
          <w:t xml:space="preserve">     </w:t>
        </w:r>
        <w:r w:rsidR="00BD3919">
          <w:rPr>
            <w:rFonts w:ascii="Helvetica" w:hAnsi="Helvetica"/>
            <w:color w:val="000000"/>
            <w:sz w:val="20"/>
            <w:szCs w:val="20"/>
          </w:rPr>
          <w:br/>
        </w:r>
      </w:ins>
    </w:p>
    <w:p w14:paraId="49E62022" w14:textId="77777777" w:rsidR="00BD3919" w:rsidRPr="0005561F" w:rsidRDefault="00BD3919" w:rsidP="00BD3919">
      <w:pPr>
        <w:rPr>
          <w:ins w:id="18" w:author="user" w:date="2026-09-25T21:11:00Z" w16du:dateUtc="2026-09-26T01:11:00Z"/>
          <w:rFonts w:ascii="Helvetica" w:hAnsi="Helvetica"/>
          <w:color w:val="000000"/>
          <w:sz w:val="20"/>
          <w:szCs w:val="20"/>
          <w:shd w:val="clear" w:color="auto" w:fill="FFFFFF"/>
        </w:rPr>
      </w:pPr>
      <w:ins w:id="19" w:author="user" w:date="2026-09-25T21:11:00Z" w16du:dateUtc="2026-09-26T01:11:00Z">
        <w:r>
          <w:rPr>
            <w:rFonts w:ascii="Helvetica" w:hAnsi="Helvetica"/>
            <w:noProof/>
            <w:color w:val="000000"/>
            <w:sz w:val="20"/>
            <w:szCs w:val="20"/>
            <w:lang w:val="en-GB" w:eastAsia="en-GB" w:bidi="ar-SA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418C5C4B" wp14:editId="40BD7453">
                  <wp:simplePos x="0" y="0"/>
                  <wp:positionH relativeFrom="column">
                    <wp:posOffset>6610350</wp:posOffset>
                  </wp:positionH>
                  <wp:positionV relativeFrom="paragraph">
                    <wp:posOffset>-635</wp:posOffset>
                  </wp:positionV>
                  <wp:extent cx="200025" cy="171450"/>
                  <wp:effectExtent l="0" t="0" r="28575" b="19050"/>
                  <wp:wrapNone/>
                  <wp:docPr id="797455413" name="Rectangle 7974554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0025" cy="1714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4D155B6B" id="Rectangle 4" o:spid="_x0000_s1026" style="position:absolute;margin-left:520.5pt;margin-top:-.05pt;width:15.75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" fillcolor="white [3201]" strokecolor="#a5a5a5 [2092]" strokeweight="2pt"/>
              </w:pict>
            </mc:Fallback>
          </mc:AlternateContent>
        </w:r>
        <w:r>
          <w:rPr>
            <w:rFonts w:ascii="Helvetica" w:hAnsi="Helvetica"/>
            <w:noProof/>
            <w:color w:val="000000"/>
            <w:sz w:val="20"/>
            <w:szCs w:val="20"/>
            <w:lang w:val="en-GB" w:eastAsia="en-GB" w:bidi="ar-SA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3F246E24" wp14:editId="73A23AAF">
                  <wp:simplePos x="0" y="0"/>
                  <wp:positionH relativeFrom="column">
                    <wp:posOffset>6096000</wp:posOffset>
                  </wp:positionH>
                  <wp:positionV relativeFrom="paragraph">
                    <wp:posOffset>-635</wp:posOffset>
                  </wp:positionV>
                  <wp:extent cx="200025" cy="1714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0025" cy="1714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328C7683" id="Rectangle 3" o:spid="_x0000_s1026" style="position:absolute;margin-left:480pt;margin-top:-.05pt;width:15.7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" fillcolor="window" strokecolor="#a5a5a5 [2092]" strokeweight="2pt"/>
              </w:pict>
            </mc:Fallback>
          </mc:AlternateContent>
        </w:r>
        <w:r>
          <w:rPr>
            <w:rFonts w:ascii="Helvetica" w:hAnsi="Helvetica"/>
            <w:color w:val="000000"/>
            <w:sz w:val="20"/>
            <w:szCs w:val="20"/>
            <w:shd w:val="clear" w:color="auto" w:fill="FFFFFF"/>
          </w:rPr>
          <w:t xml:space="preserve">Do you agree to you receiving text and or emails from the Joe Mooney Summer School </w:t>
        </w:r>
        <w:r w:rsidR="00081DBE">
          <w:rPr>
            <w:rFonts w:ascii="Helvetica" w:hAnsi="Helvetica"/>
            <w:color w:val="000000"/>
            <w:sz w:val="20"/>
            <w:szCs w:val="20"/>
            <w:shd w:val="clear" w:color="auto" w:fill="FFFFFF"/>
          </w:rPr>
          <w:t>Committee?</w:t>
        </w:r>
        <w:r>
          <w:rPr>
            <w:rFonts w:ascii="Helvetica" w:hAnsi="Helvetica"/>
            <w:color w:val="000000"/>
            <w:sz w:val="20"/>
            <w:szCs w:val="20"/>
            <w:shd w:val="clear" w:color="auto" w:fill="FFFFFF"/>
          </w:rPr>
          <w:t> </w:t>
        </w:r>
        <w:r>
          <w:rPr>
            <w:rFonts w:ascii="Helvetica" w:hAnsi="Helvetica"/>
            <w:color w:val="000000"/>
            <w:sz w:val="20"/>
            <w:szCs w:val="20"/>
          </w:rPr>
          <w:t xml:space="preserve">      Yes          No                            </w:t>
        </w:r>
      </w:ins>
    </w:p>
    <w:p w14:paraId="1C6B90C5" w14:textId="77777777" w:rsidR="00BD3919" w:rsidRDefault="00BD3919" w:rsidP="00AF06C6">
      <w:pPr>
        <w:jc w:val="center"/>
        <w:rPr>
          <w:ins w:id="20" w:author="user" w:date="2026-09-25T21:11:00Z" w16du:dateUtc="2026-09-26T01:11:00Z"/>
          <w:b/>
          <w:sz w:val="28"/>
          <w:szCs w:val="28"/>
        </w:rPr>
      </w:pPr>
    </w:p>
    <w:p w14:paraId="659D95EE" w14:textId="77777777" w:rsidR="00077F9A" w:rsidRPr="00077F9A" w:rsidRDefault="00077F9A" w:rsidP="00AF06C6">
      <w:pPr>
        <w:jc w:val="center"/>
        <w:rPr>
          <w:ins w:id="21" w:author="user" w:date="2026-09-25T21:11:00Z" w16du:dateUtc="2026-09-26T01:11:00Z"/>
          <w:b/>
          <w:sz w:val="28"/>
          <w:szCs w:val="28"/>
        </w:rPr>
      </w:pPr>
    </w:p>
    <w:p w14:paraId="698DA66C" w14:textId="77777777" w:rsidR="00077F9A" w:rsidRPr="00077F9A" w:rsidRDefault="00077F9A" w:rsidP="00AF06C6">
      <w:pPr>
        <w:jc w:val="center"/>
        <w:rPr>
          <w:ins w:id="22" w:author="user" w:date="2026-09-25T21:11:00Z" w16du:dateUtc="2026-09-26T01:11:00Z"/>
          <w:b/>
          <w:sz w:val="28"/>
          <w:szCs w:val="28"/>
          <w:u w:val="single"/>
        </w:rPr>
      </w:pPr>
      <w:ins w:id="23" w:author="user" w:date="2026-09-25T21:11:00Z" w16du:dateUtc="2026-09-26T01:11:00Z">
        <w:r w:rsidRPr="00077F9A">
          <w:rPr>
            <w:b/>
            <w:sz w:val="28"/>
            <w:szCs w:val="28"/>
          </w:rPr>
          <w:t>(Class numbers confined</w:t>
        </w:r>
        <w:r w:rsidRPr="00077F9A">
          <w:rPr>
            <w:b/>
            <w:sz w:val="28"/>
            <w:szCs w:val="28"/>
            <w:u w:val="single"/>
          </w:rPr>
          <w:t>)</w:t>
        </w:r>
      </w:ins>
    </w:p>
    <w:p w14:paraId="7A366AB4" w14:textId="77777777" w:rsidR="00F86273" w:rsidRDefault="00F86273" w:rsidP="00F86273">
      <w:pPr>
        <w:rPr>
          <w:ins w:id="24" w:author="user" w:date="2026-09-25T21:11:00Z" w16du:dateUtc="2026-09-26T01:11:00Z"/>
          <w:b/>
          <w:u w:val="single"/>
        </w:rPr>
      </w:pPr>
    </w:p>
    <w:p w14:paraId="14A863B2" w14:textId="77777777" w:rsidR="00F86273" w:rsidRDefault="00AF06C6" w:rsidP="00F86273">
      <w:pPr>
        <w:rPr>
          <w:ins w:id="25" w:author="user" w:date="2026-09-25T21:11:00Z" w16du:dateUtc="2026-09-26T01:11:00Z"/>
          <w:b/>
          <w:u w:val="single"/>
        </w:rPr>
      </w:pPr>
      <w:ins w:id="26" w:author="user" w:date="2026-09-25T21:11:00Z" w16du:dateUtc="2026-09-26T01:11:00Z">
        <w:r>
          <w:rPr>
            <w:b/>
            <w:u w:val="single"/>
          </w:rPr>
          <w:t>Name: [BLOCK CAPITALS ]</w:t>
        </w:r>
        <w:r w:rsidR="00F86273" w:rsidRPr="00516F07">
          <w:rPr>
            <w:b/>
            <w:u w:val="single"/>
          </w:rPr>
          <w:tab/>
        </w:r>
        <w:r w:rsidR="00F86273" w:rsidRPr="00516F07">
          <w:rPr>
            <w:b/>
            <w:u w:val="single"/>
          </w:rPr>
          <w:tab/>
        </w:r>
        <w:r w:rsidR="00F86273" w:rsidRPr="00516F07">
          <w:rPr>
            <w:b/>
            <w:u w:val="single"/>
          </w:rPr>
          <w:tab/>
        </w:r>
        <w:r w:rsidR="00F86273" w:rsidRPr="00516F07">
          <w:rPr>
            <w:b/>
            <w:u w:val="single"/>
          </w:rPr>
          <w:tab/>
        </w:r>
        <w:r w:rsidR="00F86273" w:rsidRPr="00516F07">
          <w:rPr>
            <w:b/>
            <w:u w:val="single"/>
          </w:rPr>
          <w:tab/>
        </w:r>
        <w:r w:rsidR="00F86273" w:rsidRPr="00516F07">
          <w:rPr>
            <w:b/>
            <w:u w:val="single"/>
          </w:rPr>
          <w:tab/>
        </w:r>
        <w:r w:rsidR="00F86273" w:rsidRPr="00516F07">
          <w:rPr>
            <w:b/>
            <w:u w:val="single"/>
          </w:rPr>
          <w:tab/>
        </w:r>
        <w:r w:rsidR="00F86273" w:rsidRPr="00516F07">
          <w:rPr>
            <w:b/>
            <w:u w:val="single"/>
          </w:rPr>
          <w:tab/>
        </w:r>
        <w:r w:rsidR="00F86273" w:rsidRPr="00516F07">
          <w:rPr>
            <w:b/>
            <w:u w:val="single"/>
          </w:rPr>
          <w:tab/>
        </w:r>
        <w:r w:rsidR="00F86273" w:rsidRPr="00516F07">
          <w:rPr>
            <w:b/>
            <w:u w:val="single"/>
          </w:rPr>
          <w:tab/>
        </w:r>
      </w:ins>
    </w:p>
    <w:p w14:paraId="692FF91F" w14:textId="65858813" w:rsidR="00136F43" w:rsidRDefault="002F62D0">
      <w:pPr>
        <w:rPr>
          <w:del w:id="27" w:author="user" w:date="2026-09-25T21:11:00Z" w16du:dateUtc="2026-09-26T01:11:00Z"/>
        </w:rPr>
      </w:pPr>
      <w:del w:id="28" w:author="user" w:date="2026-09-25T21:11:00Z" w16du:dateUtc="2026-09-26T01:11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2D096CF" wp14:editId="363D0729">
                  <wp:simplePos x="0" y="0"/>
                  <wp:positionH relativeFrom="margin">
                    <wp:align>right</wp:align>
                  </wp:positionH>
                  <wp:positionV relativeFrom="paragraph">
                    <wp:posOffset>61595</wp:posOffset>
                  </wp:positionV>
                  <wp:extent cx="4236720" cy="1257300"/>
                  <wp:effectExtent l="0" t="0" r="11430" b="19050"/>
                  <wp:wrapNone/>
                  <wp:docPr id="2" name="Text Box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236720" cy="1257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EB11943" w14:textId="77777777" w:rsidR="00654DDD" w:rsidRPr="0031080C" w:rsidRDefault="00654DDD" w:rsidP="002F62D0">
                              <w:pPr>
                                <w:jc w:val="center"/>
                                <w:rPr>
                                  <w:del w:id="29" w:author="user" w:date="2026-09-25T21:11:00Z" w16du:dateUtc="2026-09-26T01:11:00Z"/>
                                  <w:rFonts w:ascii="Arial" w:hAnsi="Arial" w:cs="Arial"/>
                                </w:rPr>
                              </w:pPr>
                            </w:p>
                            <w:p w14:paraId="03544758" w14:textId="4B230252" w:rsidR="00654DDD" w:rsidRPr="008D3B82" w:rsidRDefault="00654DDD" w:rsidP="002F62D0">
                              <w:pPr>
                                <w:jc w:val="center"/>
                                <w:rPr>
                                  <w:del w:id="30" w:author="user" w:date="2026-09-25T21:11:00Z" w16du:dateUtc="2026-09-26T01:11:00Z"/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del w:id="31" w:author="user" w:date="2026-09-25T21:11:00Z" w16du:dateUtc="2026-09-26T01:11:00Z">
                                <w:r w:rsidRPr="008D3B82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delText xml:space="preserve">Application for Membership </w:delText>
                                </w:r>
                              </w:del>
                            </w:p>
                            <w:p w14:paraId="191CDB9C" w14:textId="34A39225" w:rsidR="00654DDD" w:rsidRPr="008D3B82" w:rsidRDefault="00654DDD" w:rsidP="002F62D0">
                              <w:pPr>
                                <w:jc w:val="center"/>
                                <w:rPr>
                                  <w:del w:id="32" w:author="user" w:date="2026-09-25T21:11:00Z" w16du:dateUtc="2026-09-26T01:11:00Z"/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del w:id="33" w:author="user" w:date="2026-09-25T21:11:00Z" w16du:dateUtc="2026-09-26T01:11:00Z">
                                <w:r w:rsidRPr="008D3B82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delText>Year 202</w:delText>
                                </w:r>
                                <w:r w:rsidR="00A0728E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delText>2</w:delText>
                                </w:r>
                              </w:del>
                            </w:p>
                            <w:p w14:paraId="5DE63FCD" w14:textId="265B61E9" w:rsidR="00654DDD" w:rsidRPr="008D3B82" w:rsidRDefault="00654DDD" w:rsidP="002F62D0">
                              <w:pPr>
                                <w:jc w:val="center"/>
                                <w:rPr>
                                  <w:del w:id="34" w:author="user" w:date="2026-09-25T21:11:00Z" w16du:dateUtc="2026-09-26T01:11:00Z"/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del w:id="35" w:author="user" w:date="2026-09-25T21:11:00Z" w16du:dateUtc="2026-09-26T01:11:00Z">
                                <w:r w:rsidRPr="008D3B82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delText xml:space="preserve">Boonah and District Landcare Association Inc. </w:delText>
                                </w:r>
                              </w:del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2D096CF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282.4pt;margin-top:4.85pt;width:333.6pt;height:99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" fillcolor="white [3201]" strokecolor="white [3212]" strokeweight=".5pt">
                  <v:textbox>
                    <w:txbxContent>
                      <w:p w14:paraId="5EB11943" w14:textId="77777777" w:rsidR="00654DDD" w:rsidRPr="0031080C" w:rsidRDefault="00654DDD" w:rsidP="002F62D0">
                        <w:pPr>
                          <w:jc w:val="center"/>
                          <w:rPr>
                            <w:del w:id="36" w:author="user" w:date="2026-09-25T21:11:00Z" w16du:dateUtc="2026-09-26T01:11:00Z"/>
                            <w:rFonts w:ascii="Arial" w:hAnsi="Arial" w:cs="Arial"/>
                          </w:rPr>
                        </w:pPr>
                      </w:p>
                      <w:p w14:paraId="03544758" w14:textId="4B230252" w:rsidR="00654DDD" w:rsidRPr="008D3B82" w:rsidRDefault="00654DDD" w:rsidP="002F62D0">
                        <w:pPr>
                          <w:jc w:val="center"/>
                          <w:rPr>
                            <w:del w:id="37" w:author="user" w:date="2026-09-25T21:11:00Z" w16du:dateUtc="2026-09-26T01:11:00Z"/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</w:pPr>
                        <w:del w:id="38" w:author="user" w:date="2026-09-25T21:11:00Z" w16du:dateUtc="2026-09-26T01:11:00Z">
                          <w:r w:rsidRPr="008D3B82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delText xml:space="preserve">Application for Membership </w:delText>
                          </w:r>
                        </w:del>
                      </w:p>
                      <w:p w14:paraId="191CDB9C" w14:textId="34A39225" w:rsidR="00654DDD" w:rsidRPr="008D3B82" w:rsidRDefault="00654DDD" w:rsidP="002F62D0">
                        <w:pPr>
                          <w:jc w:val="center"/>
                          <w:rPr>
                            <w:del w:id="39" w:author="user" w:date="2026-09-25T21:11:00Z" w16du:dateUtc="2026-09-26T01:11:00Z"/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</w:pPr>
                        <w:del w:id="40" w:author="user" w:date="2026-09-25T21:11:00Z" w16du:dateUtc="2026-09-26T01:11:00Z">
                          <w:r w:rsidRPr="008D3B82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delText>Year 202</w:delText>
                          </w:r>
                          <w:r w:rsidR="00A0728E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delText>2</w:delText>
                          </w:r>
                        </w:del>
                      </w:p>
                      <w:p w14:paraId="5DE63FCD" w14:textId="265B61E9" w:rsidR="00654DDD" w:rsidRPr="008D3B82" w:rsidRDefault="00654DDD" w:rsidP="002F62D0">
                        <w:pPr>
                          <w:jc w:val="center"/>
                          <w:rPr>
                            <w:del w:id="41" w:author="user" w:date="2026-09-25T21:11:00Z" w16du:dateUtc="2026-09-26T01:11:00Z"/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</w:pPr>
                        <w:del w:id="42" w:author="user" w:date="2026-09-25T21:11:00Z" w16du:dateUtc="2026-09-26T01:11:00Z">
                          <w:r w:rsidRPr="008D3B82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delText xml:space="preserve">Boonah and District Landcare Association Inc. </w:delText>
                          </w:r>
                        </w:del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delText xml:space="preserve">     </w:delText>
        </w:r>
        <w:r>
          <w:rPr>
            <w:noProof/>
          </w:rPr>
          <w:drawing>
            <wp:inline distT="0" distB="0" distL="0" distR="0" wp14:anchorId="795ACB0D" wp14:editId="0C257E3A">
              <wp:extent cx="1043940" cy="1280071"/>
              <wp:effectExtent l="0" t="0" r="3810" b="0"/>
              <wp:docPr id="1" name="Picture 1" descr="A picture containing drawing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 descr="A picture containing drawing&#10;&#10;Description automatically generated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3291" cy="132832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D551B39" w14:textId="5F1DD0FC" w:rsidR="002F62D0" w:rsidRPr="00476E28" w:rsidRDefault="00883C3B">
      <w:pPr>
        <w:rPr>
          <w:del w:id="43" w:author="user" w:date="2026-09-25T21:11:00Z" w16du:dateUtc="2026-09-26T01:11:00Z"/>
          <w:rFonts w:ascii="Arial" w:hAnsi="Arial" w:cs="Arial"/>
          <w:b/>
          <w:bCs/>
        </w:rPr>
      </w:pPr>
      <w:del w:id="44" w:author="user" w:date="2026-09-25T21:11:00Z" w16du:dateUtc="2026-09-26T01:11:00Z">
        <w:r w:rsidRPr="00476E28">
          <w:rPr>
            <w:rFonts w:ascii="Arial" w:hAnsi="Arial" w:cs="Arial"/>
            <w:b/>
            <w:bCs/>
          </w:rPr>
          <w:delText>Applicant Details</w:delText>
        </w:r>
      </w:del>
    </w:p>
    <w:p w14:paraId="1B055126" w14:textId="77777777" w:rsidR="00F86273" w:rsidRPr="00516F07" w:rsidRDefault="00F86273" w:rsidP="00F86273">
      <w:pPr>
        <w:rPr>
          <w:ins w:id="45" w:author="user" w:date="2026-09-25T21:11:00Z" w16du:dateUtc="2026-09-26T01:11:00Z"/>
          <w:b/>
          <w:u w:val="single"/>
        </w:rPr>
      </w:pPr>
    </w:p>
    <w:p w14:paraId="3606DC19" w14:textId="77777777" w:rsidR="00F86273" w:rsidRDefault="00F86273" w:rsidP="00F86273">
      <w:pPr>
        <w:rPr>
          <w:ins w:id="46" w:author="user" w:date="2026-09-25T21:11:00Z" w16du:dateUtc="2026-09-26T01:11:00Z"/>
          <w:b/>
          <w:u w:val="single"/>
        </w:rPr>
      </w:pPr>
      <w:ins w:id="47" w:author="user" w:date="2026-09-25T21:11:00Z" w16du:dateUtc="2026-09-26T01:11:00Z">
        <w:r w:rsidRPr="00516F07">
          <w:rPr>
            <w:b/>
            <w:u w:val="single"/>
          </w:rPr>
          <w:t>Address:</w:t>
        </w:r>
        <w:r w:rsidR="00AF06C6">
          <w:rPr>
            <w:b/>
            <w:u w:val="single"/>
          </w:rPr>
          <w:t>[BLOCK CAPITALS]</w:t>
        </w:r>
        <w:r w:rsidRPr="00516F07">
          <w:rPr>
            <w:b/>
            <w:u w:val="single"/>
          </w:rPr>
          <w:tab/>
        </w:r>
        <w:r w:rsidRPr="00516F07">
          <w:rPr>
            <w:b/>
            <w:u w:val="single"/>
          </w:rPr>
          <w:tab/>
        </w:r>
        <w:r w:rsidRPr="00516F07">
          <w:rPr>
            <w:b/>
            <w:u w:val="single"/>
          </w:rPr>
          <w:tab/>
        </w:r>
        <w:r w:rsidRPr="00516F07">
          <w:rPr>
            <w:b/>
            <w:u w:val="single"/>
          </w:rPr>
          <w:tab/>
        </w:r>
        <w:r w:rsidRPr="00516F07">
          <w:rPr>
            <w:b/>
            <w:u w:val="single"/>
          </w:rPr>
          <w:tab/>
        </w:r>
        <w:r w:rsidRPr="00516F07">
          <w:rPr>
            <w:b/>
            <w:u w:val="single"/>
          </w:rPr>
          <w:tab/>
        </w:r>
        <w:r w:rsidRPr="00516F07">
          <w:rPr>
            <w:b/>
            <w:u w:val="single"/>
          </w:rPr>
          <w:tab/>
        </w:r>
        <w:r w:rsidRPr="00516F07">
          <w:rPr>
            <w:b/>
            <w:u w:val="single"/>
          </w:rPr>
          <w:tab/>
        </w:r>
        <w:r w:rsidRPr="00516F07">
          <w:rPr>
            <w:b/>
            <w:u w:val="single"/>
          </w:rPr>
          <w:tab/>
        </w:r>
        <w:r w:rsidRPr="00516F07">
          <w:rPr>
            <w:b/>
            <w:u w:val="single"/>
          </w:rPr>
          <w:tab/>
        </w:r>
      </w:ins>
    </w:p>
    <w:p w14:paraId="403674E3" w14:textId="77777777" w:rsidR="00AF06C6" w:rsidRDefault="00AF06C6" w:rsidP="00F86273">
      <w:pPr>
        <w:rPr>
          <w:ins w:id="48" w:author="user" w:date="2026-09-25T21:11:00Z" w16du:dateUtc="2026-09-26T01:11:00Z"/>
          <w:b/>
          <w:u w:val="single"/>
        </w:rPr>
      </w:pPr>
    </w:p>
    <w:p w14:paraId="042EFF16" w14:textId="77777777" w:rsidR="008A2357" w:rsidRDefault="00F86273" w:rsidP="008A2357">
      <w:pPr>
        <w:rPr>
          <w:ins w:id="49" w:author="user" w:date="2026-09-25T21:11:00Z" w16du:dateUtc="2026-09-26T01:11:00Z"/>
          <w:b/>
          <w:u w:val="single"/>
        </w:rPr>
      </w:pPr>
      <w:ins w:id="50" w:author="user" w:date="2026-09-25T21:11:00Z" w16du:dateUtc="2026-09-26T01:11:00Z">
        <w:r>
          <w:rPr>
            <w:b/>
            <w:u w:val="single"/>
          </w:rPr>
          <w:t>E-mail:</w:t>
        </w:r>
        <w:r>
          <w:rPr>
            <w:b/>
            <w:u w:val="single"/>
          </w:rPr>
          <w:tab/>
        </w:r>
        <w:r>
          <w:rPr>
            <w:b/>
            <w:u w:val="single"/>
          </w:rPr>
          <w:tab/>
        </w:r>
        <w:r>
          <w:rPr>
            <w:b/>
            <w:u w:val="single"/>
          </w:rPr>
          <w:tab/>
        </w:r>
        <w:r>
          <w:rPr>
            <w:b/>
            <w:u w:val="single"/>
          </w:rPr>
          <w:tab/>
        </w:r>
        <w:r>
          <w:rPr>
            <w:b/>
            <w:u w:val="single"/>
          </w:rPr>
          <w:tab/>
        </w:r>
        <w:r>
          <w:rPr>
            <w:b/>
            <w:u w:val="single"/>
          </w:rPr>
          <w:tab/>
        </w:r>
        <w:r>
          <w:rPr>
            <w:b/>
            <w:u w:val="single"/>
          </w:rPr>
          <w:tab/>
        </w:r>
        <w:r>
          <w:rPr>
            <w:b/>
            <w:u w:val="single"/>
          </w:rPr>
          <w:tab/>
        </w:r>
        <w:r>
          <w:rPr>
            <w:b/>
            <w:u w:val="single"/>
          </w:rPr>
          <w:tab/>
        </w:r>
        <w:r>
          <w:rPr>
            <w:b/>
            <w:u w:val="single"/>
          </w:rPr>
          <w:tab/>
        </w:r>
        <w:r>
          <w:rPr>
            <w:b/>
            <w:u w:val="single"/>
          </w:rPr>
          <w:tab/>
        </w:r>
        <w:r>
          <w:rPr>
            <w:b/>
            <w:u w:val="single"/>
          </w:rPr>
          <w:tab/>
        </w:r>
        <w:r>
          <w:rPr>
            <w:b/>
            <w:u w:val="single"/>
          </w:rPr>
          <w:tab/>
        </w:r>
      </w:ins>
    </w:p>
    <w:p w14:paraId="19FCA192" w14:textId="77777777" w:rsidR="008A2357" w:rsidRDefault="008A2357" w:rsidP="008A2357">
      <w:pPr>
        <w:rPr>
          <w:ins w:id="51" w:author="user" w:date="2026-09-25T21:11:00Z" w16du:dateUtc="2026-09-26T01:11:00Z"/>
          <w:b/>
          <w:u w:val="single"/>
        </w:rPr>
      </w:pPr>
    </w:p>
    <w:p w14:paraId="0BCF28D2" w14:textId="77777777" w:rsidR="00077F9A" w:rsidRDefault="008A2357" w:rsidP="008A2357">
      <w:pPr>
        <w:rPr>
          <w:ins w:id="52" w:author="user" w:date="2026-09-25T21:11:00Z" w16du:dateUtc="2026-09-26T01:11:00Z"/>
          <w:u w:val="single"/>
        </w:rPr>
      </w:pPr>
      <w:ins w:id="53" w:author="user" w:date="2026-09-25T21:11:00Z" w16du:dateUtc="2026-09-26T01:11:00Z">
        <w:r>
          <w:rPr>
            <w:b/>
            <w:u w:val="single"/>
          </w:rPr>
          <w:t xml:space="preserve">Date of Birth if under </w:t>
        </w:r>
        <w:r w:rsidRPr="000D0E47">
          <w:rPr>
            <w:b/>
            <w:u w:val="single"/>
          </w:rPr>
          <w:t>16</w:t>
        </w:r>
        <w:r w:rsidRPr="000D0E47">
          <w:rPr>
            <w:u w:val="single"/>
          </w:rPr>
          <w:t>:</w:t>
        </w:r>
        <w:r>
          <w:rPr>
            <w:u w:val="single"/>
          </w:rPr>
          <w:t>__________________________________________________________</w:t>
        </w:r>
      </w:ins>
    </w:p>
    <w:p w14:paraId="255DBE68" w14:textId="77777777" w:rsidR="008A2357" w:rsidRPr="008A2357" w:rsidRDefault="008A2357" w:rsidP="008A2357">
      <w:pPr>
        <w:rPr>
          <w:ins w:id="54" w:author="user" w:date="2026-09-25T21:11:00Z" w16du:dateUtc="2026-09-26T01:11:00Z"/>
          <w:b/>
          <w:u w:val="single"/>
        </w:rPr>
      </w:pPr>
    </w:p>
    <w:p w14:paraId="185E6583" w14:textId="77777777" w:rsidR="00077F9A" w:rsidRDefault="00077F9A" w:rsidP="00077F9A">
      <w:pPr>
        <w:jc w:val="center"/>
        <w:rPr>
          <w:ins w:id="55" w:author="user" w:date="2026-09-25T21:11:00Z" w16du:dateUtc="2026-09-26T01:11:00Z"/>
          <w:sz w:val="32"/>
          <w:szCs w:val="32"/>
        </w:rPr>
      </w:pPr>
      <w:ins w:id="56" w:author="user" w:date="2026-09-25T21:11:00Z" w16du:dateUtc="2026-09-26T01:11:00Z">
        <w:r w:rsidRPr="00654D4A">
          <w:rPr>
            <w:sz w:val="32"/>
            <w:szCs w:val="32"/>
          </w:rPr>
          <w:t xml:space="preserve">A contact no. is required for </w:t>
        </w:r>
        <w:r w:rsidRPr="00654D4A">
          <w:rPr>
            <w:b/>
            <w:sz w:val="32"/>
            <w:szCs w:val="32"/>
            <w:u w:val="single"/>
          </w:rPr>
          <w:t>ALL CHILDREN</w:t>
        </w:r>
        <w:r w:rsidRPr="00654D4A">
          <w:rPr>
            <w:sz w:val="32"/>
            <w:szCs w:val="32"/>
          </w:rPr>
          <w:t xml:space="preserve"> under 16 years in case of emergency</w:t>
        </w:r>
      </w:ins>
    </w:p>
    <w:p w14:paraId="7869223C" w14:textId="77777777" w:rsidR="00077F9A" w:rsidRDefault="00077F9A" w:rsidP="00077F9A">
      <w:pPr>
        <w:rPr>
          <w:ins w:id="57" w:author="user" w:date="2026-09-25T21:11:00Z" w16du:dateUtc="2026-09-26T01:11:00Z"/>
          <w:sz w:val="32"/>
          <w:szCs w:val="32"/>
        </w:rPr>
      </w:pPr>
    </w:p>
    <w:p w14:paraId="74535B38" w14:textId="77777777" w:rsidR="00077F9A" w:rsidRDefault="00077F9A" w:rsidP="00077F9A">
      <w:pPr>
        <w:rPr>
          <w:ins w:id="58" w:author="user" w:date="2026-09-25T21:11:00Z" w16du:dateUtc="2026-09-26T01:11:00Z"/>
          <w:sz w:val="32"/>
          <w:szCs w:val="32"/>
          <w:u w:val="single"/>
        </w:rPr>
      </w:pPr>
      <w:ins w:id="59" w:author="user" w:date="2026-09-25T21:11:00Z" w16du:dateUtc="2026-09-26T01:11:00Z">
        <w:r w:rsidRPr="00654D4A">
          <w:rPr>
            <w:sz w:val="32"/>
            <w:szCs w:val="32"/>
          </w:rPr>
          <w:t>Parent / Guardian Mobile No:</w:t>
        </w:r>
        <w:r w:rsidRPr="00654D4A">
          <w:rPr>
            <w:sz w:val="32"/>
            <w:szCs w:val="32"/>
            <w:u w:val="single"/>
          </w:rPr>
          <w:tab/>
        </w:r>
        <w:r w:rsidRPr="00654D4A">
          <w:rPr>
            <w:sz w:val="32"/>
            <w:szCs w:val="32"/>
            <w:u w:val="single"/>
          </w:rPr>
          <w:tab/>
        </w:r>
        <w:r w:rsidRPr="00654D4A">
          <w:rPr>
            <w:sz w:val="32"/>
            <w:szCs w:val="32"/>
            <w:u w:val="single"/>
          </w:rPr>
          <w:tab/>
        </w:r>
        <w:r w:rsidRPr="00654D4A">
          <w:rPr>
            <w:sz w:val="32"/>
            <w:szCs w:val="32"/>
            <w:u w:val="single"/>
          </w:rPr>
          <w:tab/>
        </w:r>
        <w:r w:rsidRPr="00654D4A">
          <w:rPr>
            <w:sz w:val="32"/>
            <w:szCs w:val="32"/>
            <w:u w:val="single"/>
          </w:rPr>
          <w:tab/>
        </w:r>
        <w:r w:rsidRPr="00654D4A">
          <w:rPr>
            <w:sz w:val="32"/>
            <w:szCs w:val="32"/>
            <w:u w:val="single"/>
          </w:rPr>
          <w:tab/>
        </w:r>
        <w:r w:rsidRPr="00654D4A">
          <w:rPr>
            <w:sz w:val="32"/>
            <w:szCs w:val="32"/>
            <w:u w:val="single"/>
          </w:rPr>
          <w:tab/>
        </w:r>
      </w:ins>
    </w:p>
    <w:p w14:paraId="3CDF641D" w14:textId="77777777" w:rsidR="00AF06C6" w:rsidRDefault="00AF06C6" w:rsidP="00F86273">
      <w:pPr>
        <w:rPr>
          <w:ins w:id="60" w:author="user" w:date="2026-09-25T21:11:00Z" w16du:dateUtc="2026-09-26T01:11:00Z"/>
          <w:sz w:val="28"/>
          <w:szCs w:val="28"/>
          <w:u w:val="single"/>
        </w:rPr>
      </w:pPr>
    </w:p>
    <w:p w14:paraId="61106E3F" w14:textId="77777777" w:rsidR="00EA1A01" w:rsidRPr="00077F9A" w:rsidRDefault="00EA1A01" w:rsidP="0079532B">
      <w:pPr>
        <w:rPr>
          <w:ins w:id="61" w:author="user" w:date="2026-09-25T21:11:00Z" w16du:dateUtc="2026-09-26T01:11:00Z"/>
          <w:sz w:val="28"/>
          <w:szCs w:val="28"/>
        </w:rPr>
      </w:pPr>
      <w:ins w:id="62" w:author="user" w:date="2026-09-25T21:11:00Z" w16du:dateUtc="2026-09-26T01:11:00Z">
        <w:r w:rsidRPr="0079532B">
          <w:rPr>
            <w:b/>
            <w:u w:val="single"/>
          </w:rPr>
          <w:t>Fees:</w:t>
        </w:r>
        <w:r w:rsidRPr="0079532B">
          <w:tab/>
        </w:r>
        <w:r w:rsidRPr="0079532B">
          <w:tab/>
        </w:r>
      </w:ins>
    </w:p>
    <w:p w14:paraId="4E624C30" w14:textId="77777777" w:rsidR="00EA1A01" w:rsidRPr="0079532B" w:rsidRDefault="00EA1A01" w:rsidP="00EA1A01">
      <w:pPr>
        <w:jc w:val="center"/>
        <w:rPr>
          <w:ins w:id="63" w:author="user" w:date="2026-09-25T21:11:00Z" w16du:dateUtc="2026-09-26T01:11:00Z"/>
        </w:rPr>
      </w:pPr>
      <w:ins w:id="64" w:author="user" w:date="2026-09-25T21:11:00Z" w16du:dateUtc="2026-09-26T01:11:00Z">
        <w:r w:rsidRPr="0079532B">
          <w:t>Please indicate relevant option</w:t>
        </w:r>
      </w:ins>
    </w:p>
    <w:p w14:paraId="2C11BD75" w14:textId="77777777" w:rsidR="00EA1A01" w:rsidRPr="0079532B" w:rsidRDefault="00EA1A01" w:rsidP="00EA1A01">
      <w:pPr>
        <w:jc w:val="center"/>
        <w:rPr>
          <w:ins w:id="65" w:author="user" w:date="2026-09-25T21:11:00Z" w16du:dateUtc="2026-09-26T01:11:00Z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PrChange w:id="66" w:author="user" w:date="2026-09-25T21:11:00Z" w16du:dateUtc="2026-09-26T01:11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5788"/>
        <w:gridCol w:w="6"/>
        <w:gridCol w:w="4662"/>
        <w:tblGridChange w:id="67">
          <w:tblGrid>
            <w:gridCol w:w="4672"/>
            <w:gridCol w:w="1116"/>
            <w:gridCol w:w="2279"/>
            <w:gridCol w:w="1277"/>
            <w:gridCol w:w="1112"/>
          </w:tblGrid>
        </w:tblGridChange>
      </w:tblGrid>
      <w:tr w:rsidR="00883C3B" w:rsidRPr="00476E28" w14:paraId="08F064D1" w14:textId="77777777" w:rsidTr="00F20B79">
        <w:trPr>
          <w:jc w:val="center"/>
          <w:trPrChange w:id="68" w:author="user" w:date="2026-09-25T21:11:00Z" w16du:dateUtc="2026-09-26T01:11:00Z">
            <w:trPr>
              <w:gridAfter w:val="1"/>
            </w:trPr>
          </w:trPrChange>
        </w:trPr>
        <w:tc>
          <w:tcPr>
            <w:tcW w:w="5793" w:type="dxa"/>
            <w:tcBorders>
              <w:bottom w:val="single" w:sz="4" w:space="0" w:color="auto"/>
            </w:tcBorders>
            <w:tcPrChange w:id="69" w:author="user" w:date="2026-09-25T21:11:00Z" w16du:dateUtc="2026-09-26T01:11:00Z">
              <w:tcPr>
                <w:tcW w:w="4673" w:type="dxa"/>
              </w:tcPr>
            </w:tcPrChange>
          </w:tcPr>
          <w:p w14:paraId="5EC667F8" w14:textId="77777777" w:rsidR="00883C3B" w:rsidRPr="00476E28" w:rsidRDefault="00EA1A01">
            <w:pPr>
              <w:rPr>
                <w:del w:id="70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  <w:ins w:id="71" w:author="user" w:date="2026-09-25T21:11:00Z" w16du:dateUtc="2026-09-26T01:11:00Z">
              <w:r w:rsidRPr="0079532B">
                <w:t xml:space="preserve">Under 16                                                                 </w:t>
              </w:r>
              <w:r w:rsidR="00081DBE">
                <w:t xml:space="preserve"> </w:t>
              </w:r>
              <w:r w:rsidRPr="0079532B">
                <w:t>€</w:t>
              </w:r>
              <w:r w:rsidR="00081DBE">
                <w:t>90</w:t>
              </w:r>
            </w:ins>
          </w:p>
          <w:p w14:paraId="0BC3BE09" w14:textId="67D4F703" w:rsidR="00883C3B" w:rsidRPr="0079532B" w:rsidRDefault="00883C3B">
            <w:pPr>
              <w:rPr>
                <w:rPrChange w:id="72" w:author="user" w:date="2026-09-25T21:11:00Z" w16du:dateUtc="2026-09-26T01:11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</w:pPr>
            <w:del w:id="73" w:author="user" w:date="2026-09-25T21:11:00Z" w16du:dateUtc="2026-09-26T01:11:00Z">
              <w:r w:rsidRPr="00476E28">
                <w:rPr>
                  <w:rFonts w:ascii="Arial" w:hAnsi="Arial" w:cs="Arial"/>
                  <w:sz w:val="20"/>
                  <w:szCs w:val="20"/>
                </w:rPr>
                <w:delText>First Name:</w:delText>
              </w:r>
            </w:del>
          </w:p>
        </w:tc>
        <w:tc>
          <w:tcPr>
            <w:tcW w:w="1277" w:type="dxa"/>
            <w:gridSpan w:val="2"/>
            <w:tcBorders>
              <w:bottom w:val="single" w:sz="4" w:space="0" w:color="auto"/>
            </w:tcBorders>
            <w:tcPrChange w:id="74" w:author="user" w:date="2026-09-25T21:11:00Z" w16du:dateUtc="2026-09-26T01:11:00Z">
              <w:tcPr>
                <w:tcW w:w="4673" w:type="dxa"/>
                <w:gridSpan w:val="3"/>
              </w:tcPr>
            </w:tcPrChange>
          </w:tcPr>
          <w:p w14:paraId="737634C4" w14:textId="77777777" w:rsidR="00883C3B" w:rsidRPr="00476E28" w:rsidRDefault="00883C3B">
            <w:pPr>
              <w:rPr>
                <w:del w:id="75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6F5E1FA1" w14:textId="41908A8A" w:rsidR="00883C3B" w:rsidRPr="0079532B" w:rsidRDefault="28647E77">
            <w:pPr>
              <w:rPr>
                <w:rPrChange w:id="76" w:author="user" w:date="2026-09-25T21:11:00Z" w16du:dateUtc="2026-09-26T01:11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</w:pPr>
            <w:del w:id="77" w:author="user" w:date="2026-09-25T21:11:00Z" w16du:dateUtc="2026-09-26T01:11:00Z">
              <w:r w:rsidRPr="28647E77">
                <w:rPr>
                  <w:rFonts w:ascii="Arial" w:hAnsi="Arial" w:cs="Arial"/>
                  <w:sz w:val="20"/>
                  <w:szCs w:val="20"/>
                </w:rPr>
                <w:delText>Last Name:</w:delText>
              </w:r>
            </w:del>
          </w:p>
        </w:tc>
      </w:tr>
      <w:tr w:rsidR="00883C3B" w:rsidRPr="00476E28" w14:paraId="55A9FCE1" w14:textId="00693576" w:rsidTr="00F20B79">
        <w:trPr>
          <w:jc w:val="center"/>
          <w:trPrChange w:id="78" w:author="user" w:date="2026-09-25T21:11:00Z" w16du:dateUtc="2026-09-26T01:11:00Z">
            <w:trPr>
              <w:gridAfter w:val="1"/>
            </w:trPr>
          </w:trPrChange>
        </w:trPr>
        <w:tc>
          <w:tcPr>
            <w:tcW w:w="5799" w:type="dxa"/>
            <w:gridSpan w:val="2"/>
            <w:tcBorders>
              <w:left w:val="single" w:sz="12" w:space="0" w:color="auto"/>
              <w:right w:val="single" w:sz="4" w:space="0" w:color="auto"/>
            </w:tcBorders>
            <w:tcPrChange w:id="79" w:author="user" w:date="2026-09-25T21:11:00Z" w16du:dateUtc="2026-09-26T01:11:00Z">
              <w:tcPr>
                <w:tcW w:w="9346" w:type="dxa"/>
                <w:gridSpan w:val="3"/>
              </w:tcPr>
            </w:tcPrChange>
          </w:tcPr>
          <w:p w14:paraId="645148FB" w14:textId="1D69A6AB" w:rsidR="00883C3B" w:rsidRPr="00516F07" w:rsidRDefault="00F20B79">
            <w:pPr>
              <w:rPr>
                <w:del w:id="80" w:author="user" w:date="2026-09-25T21:11:00Z" w16du:dateUtc="2026-09-26T01:11:00Z"/>
                <w:b/>
                <w:u w:val="single"/>
                <w:rPrChange w:id="81" w:author="user" w:date="2026-09-25T21:11:00Z" w16du:dateUtc="2026-09-26T01:11:00Z">
                  <w:rPr>
                    <w:del w:id="82" w:author="user" w:date="2026-09-25T21:11:00Z" w16du:dateUtc="2026-09-26T01:11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ins w:id="83" w:author="user" w:date="2026-09-25T21:11:00Z" w16du:dateUtc="2026-09-26T01:11:00Z">
              <w:r>
                <w:rPr>
                  <w:rFonts w:ascii="Calibri" w:eastAsiaTheme="minorHAnsi" w:hAnsi="Calibri" w:cs="Calibri"/>
                  <w:color w:val="00000A"/>
                  <w:lang w:val="en-IE" w:bidi="ar-SA"/>
                </w:rPr>
                <w:t>2</w:t>
              </w:r>
              <w:r>
                <w:rPr>
                  <w:rFonts w:ascii="Calibri" w:eastAsiaTheme="minorHAnsi" w:hAnsi="Calibri" w:cs="Calibri"/>
                  <w:color w:val="00000A"/>
                  <w:sz w:val="14"/>
                  <w:szCs w:val="14"/>
                  <w:lang w:val="en-IE" w:bidi="ar-SA"/>
                </w:rPr>
                <w:t xml:space="preserve">nd </w:t>
              </w:r>
              <w:r>
                <w:rPr>
                  <w:rFonts w:ascii="Calibri" w:eastAsiaTheme="minorHAnsi" w:hAnsi="Calibri" w:cs="Calibri"/>
                  <w:color w:val="00000A"/>
                  <w:lang w:val="en-IE" w:bidi="ar-SA"/>
                </w:rPr>
                <w:t xml:space="preserve">&amp; subsequent child(ren) from same family </w:t>
              </w:r>
              <w:r w:rsidR="00081DBE">
                <w:rPr>
                  <w:rFonts w:ascii="Calibri" w:eastAsiaTheme="minorHAnsi" w:hAnsi="Calibri" w:cs="Calibri"/>
                  <w:color w:val="00000A"/>
                  <w:lang w:val="en-IE" w:bidi="ar-SA"/>
                </w:rPr>
                <w:t xml:space="preserve"> </w:t>
              </w:r>
              <w:r>
                <w:rPr>
                  <w:rFonts w:ascii="Calibri" w:eastAsiaTheme="minorHAnsi" w:hAnsi="Calibri" w:cs="Calibri"/>
                  <w:color w:val="00000A"/>
                  <w:lang w:val="en-IE" w:bidi="ar-SA"/>
                </w:rPr>
                <w:t>€</w:t>
              </w:r>
              <w:r w:rsidR="00081DBE">
                <w:rPr>
                  <w:rFonts w:ascii="Calibri" w:eastAsiaTheme="minorHAnsi" w:hAnsi="Calibri" w:cs="Calibri"/>
                  <w:color w:val="00000A"/>
                  <w:lang w:val="en-IE" w:bidi="ar-SA"/>
                </w:rPr>
                <w:t>8</w:t>
              </w:r>
              <w:r>
                <w:rPr>
                  <w:rFonts w:ascii="Calibri" w:eastAsiaTheme="minorHAnsi" w:hAnsi="Calibri" w:cs="Calibri"/>
                  <w:color w:val="00000A"/>
                  <w:lang w:val="en-IE" w:bidi="ar-SA"/>
                </w:rPr>
                <w:t>5 each</w:t>
              </w:r>
            </w:ins>
          </w:p>
          <w:p w14:paraId="206173F3" w14:textId="0B6CAD61" w:rsidR="00883C3B" w:rsidRPr="00F20B79" w:rsidRDefault="00883C3B" w:rsidP="00F04461">
            <w:pPr>
              <w:autoSpaceDE w:val="0"/>
              <w:autoSpaceDN w:val="0"/>
              <w:adjustRightInd w:val="0"/>
              <w:rPr>
                <w:rFonts w:ascii="Calibri" w:hAnsi="Calibri"/>
                <w:color w:val="00000A"/>
                <w:lang w:val="en-IE"/>
                <w:rPrChange w:id="84" w:author="user" w:date="2026-09-25T21:11:00Z" w16du:dateUtc="2026-09-26T01:11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pPrChange w:id="85" w:author="user" w:date="2026-09-25T21:11:00Z" w16du:dateUtc="2026-09-26T01:11:00Z">
                <w:pPr/>
              </w:pPrChange>
            </w:pPr>
            <w:del w:id="86" w:author="user" w:date="2026-09-25T21:11:00Z" w16du:dateUtc="2026-09-26T01:11:00Z">
              <w:r w:rsidRPr="00516F07">
                <w:rPr>
                  <w:b/>
                  <w:u w:val="single"/>
                  <w:rPrChange w:id="87" w:author="user" w:date="2026-09-25T21:11:00Z" w16du:dateUtc="2026-09-26T01:11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>Address</w:delText>
              </w:r>
              <w:r w:rsidRPr="00476E28">
                <w:rPr>
                  <w:rFonts w:ascii="Arial" w:hAnsi="Arial" w:cs="Arial"/>
                  <w:sz w:val="20"/>
                  <w:szCs w:val="20"/>
                </w:rPr>
                <w:delText>:</w:delText>
              </w:r>
            </w:del>
          </w:p>
        </w:tc>
        <w:tc>
          <w:tcPr>
            <w:tcW w:w="1277" w:type="dxa"/>
            <w:tcBorders>
              <w:left w:val="single" w:sz="4" w:space="0" w:color="auto"/>
              <w:right w:val="single" w:sz="12" w:space="0" w:color="auto"/>
            </w:tcBorders>
            <w:tcPrChange w:id="88" w:author="user" w:date="2026-09-25T21:11:00Z" w16du:dateUtc="2026-09-26T01:11:00Z">
              <w:tcPr>
                <w:tcW w:w="1277" w:type="dxa"/>
                <w:tcBorders>
                  <w:left w:val="single" w:sz="4" w:space="0" w:color="auto"/>
                  <w:right w:val="single" w:sz="12" w:space="0" w:color="auto"/>
                </w:tcBorders>
              </w:tcPr>
            </w:tcPrChange>
          </w:tcPr>
          <w:p w14:paraId="100B520C" w14:textId="77777777" w:rsidR="00BC66DC" w:rsidRPr="0079532B" w:rsidRDefault="00BC66DC" w:rsidP="00BC66DC"/>
        </w:tc>
      </w:tr>
      <w:tr w:rsidR="00883C3B" w:rsidRPr="00476E28" w14:paraId="7A455CBB" w14:textId="77777777" w:rsidTr="28647E77">
        <w:tblPrEx>
          <w:jc w:val="left"/>
        </w:tblPrEx>
        <w:trPr>
          <w:del w:id="89" w:author="user" w:date="2026-09-25T21:11:00Z" w16du:dateUtc="2026-09-26T01:11:00Z"/>
        </w:trPr>
        <w:tc>
          <w:tcPr>
            <w:tcW w:w="4673" w:type="dxa"/>
          </w:tcPr>
          <w:p w14:paraId="25466039" w14:textId="77777777" w:rsidR="00883C3B" w:rsidRPr="00476E28" w:rsidRDefault="00883C3B">
            <w:pPr>
              <w:rPr>
                <w:del w:id="90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75572824" w14:textId="21C89D8C" w:rsidR="00883C3B" w:rsidRPr="00476E28" w:rsidRDefault="00883C3B">
            <w:pPr>
              <w:rPr>
                <w:del w:id="91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  <w:del w:id="92" w:author="user" w:date="2026-09-25T21:11:00Z" w16du:dateUtc="2026-09-26T01:11:00Z">
              <w:r w:rsidRPr="00476E28">
                <w:rPr>
                  <w:rFonts w:ascii="Arial" w:hAnsi="Arial" w:cs="Arial"/>
                  <w:sz w:val="20"/>
                  <w:szCs w:val="20"/>
                </w:rPr>
                <w:delText>Date of Birth:</w:delText>
              </w:r>
            </w:del>
          </w:p>
        </w:tc>
        <w:tc>
          <w:tcPr>
            <w:tcW w:w="4673" w:type="dxa"/>
            <w:gridSpan w:val="2"/>
          </w:tcPr>
          <w:p w14:paraId="408CB6C1" w14:textId="77777777" w:rsidR="00883C3B" w:rsidRPr="00476E28" w:rsidRDefault="00883C3B">
            <w:pPr>
              <w:rPr>
                <w:del w:id="93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2BABD634" w14:textId="21CBF1E1" w:rsidR="00883C3B" w:rsidRPr="00476E28" w:rsidRDefault="00883C3B">
            <w:pPr>
              <w:rPr>
                <w:del w:id="94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  <w:del w:id="95" w:author="user" w:date="2026-09-25T21:11:00Z" w16du:dateUtc="2026-09-26T01:11:00Z">
              <w:r w:rsidRPr="00476E28">
                <w:rPr>
                  <w:rFonts w:ascii="Arial" w:hAnsi="Arial" w:cs="Arial"/>
                  <w:sz w:val="20"/>
                  <w:szCs w:val="20"/>
                </w:rPr>
                <w:delText>Phone:</w:delText>
              </w:r>
            </w:del>
          </w:p>
        </w:tc>
      </w:tr>
      <w:tr w:rsidR="00883C3B" w:rsidRPr="00476E28" w14:paraId="0AF7F0C7" w14:textId="77777777" w:rsidTr="28647E77">
        <w:tblPrEx>
          <w:jc w:val="left"/>
        </w:tblPrEx>
        <w:trPr>
          <w:del w:id="96" w:author="user" w:date="2026-09-25T21:11:00Z" w16du:dateUtc="2026-09-26T01:11:00Z"/>
        </w:trPr>
        <w:tc>
          <w:tcPr>
            <w:tcW w:w="9346" w:type="dxa"/>
            <w:gridSpan w:val="3"/>
          </w:tcPr>
          <w:p w14:paraId="3D3293F7" w14:textId="77777777" w:rsidR="00883C3B" w:rsidRPr="00476E28" w:rsidRDefault="00883C3B">
            <w:pPr>
              <w:rPr>
                <w:del w:id="97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6AB70998" w14:textId="1E7BC162" w:rsidR="00883C3B" w:rsidRPr="00476E28" w:rsidRDefault="00883C3B">
            <w:pPr>
              <w:rPr>
                <w:del w:id="98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  <w:del w:id="99" w:author="user" w:date="2026-09-25T21:11:00Z" w16du:dateUtc="2026-09-26T01:11:00Z">
              <w:r w:rsidRPr="00476E28">
                <w:rPr>
                  <w:rFonts w:ascii="Arial" w:hAnsi="Arial" w:cs="Arial"/>
                  <w:sz w:val="20"/>
                  <w:szCs w:val="20"/>
                </w:rPr>
                <w:delText>Email:</w:delText>
              </w:r>
            </w:del>
          </w:p>
        </w:tc>
      </w:tr>
    </w:tbl>
    <w:p w14:paraId="385AFC9E" w14:textId="77777777" w:rsidR="00EA1A01" w:rsidRPr="0079532B" w:rsidRDefault="00EA1A01" w:rsidP="00EA1A01">
      <w:pPr>
        <w:rPr>
          <w:ins w:id="100" w:author="user" w:date="2026-09-25T21:11:00Z" w16du:dateUtc="2026-09-26T01:11:00Z"/>
          <w:b/>
          <w:u w:val="single"/>
        </w:rPr>
      </w:pPr>
    </w:p>
    <w:p w14:paraId="159A1274" w14:textId="77777777" w:rsidR="0062651B" w:rsidRDefault="0062651B" w:rsidP="0062651B">
      <w:pPr>
        <w:autoSpaceDE w:val="0"/>
        <w:autoSpaceDN w:val="0"/>
        <w:adjustRightInd w:val="0"/>
        <w:jc w:val="both"/>
        <w:rPr>
          <w:ins w:id="101" w:author="user" w:date="2026-09-25T21:11:00Z" w16du:dateUtc="2026-09-26T01:11:00Z"/>
          <w:rFonts w:ascii="Calibri-Bold" w:eastAsiaTheme="minorHAnsi" w:hAnsi="Calibri-Bold" w:cs="Calibri-Bold"/>
          <w:b/>
          <w:bCs/>
          <w:color w:val="00000A"/>
          <w:lang w:val="en-IE" w:bidi="ar-SA"/>
        </w:rPr>
      </w:pPr>
    </w:p>
    <w:p w14:paraId="52C2AE3A" w14:textId="77777777" w:rsidR="0062651B" w:rsidRDefault="0062651B" w:rsidP="008A2357">
      <w:pPr>
        <w:autoSpaceDE w:val="0"/>
        <w:autoSpaceDN w:val="0"/>
        <w:adjustRightInd w:val="0"/>
        <w:jc w:val="center"/>
        <w:rPr>
          <w:ins w:id="102" w:author="user" w:date="2026-09-25T21:11:00Z" w16du:dateUtc="2026-09-26T01:11:00Z"/>
          <w:rFonts w:ascii="Calibri-Bold" w:eastAsiaTheme="minorHAnsi" w:hAnsi="Calibri-Bold" w:cs="Calibri-Bold"/>
          <w:b/>
          <w:bCs/>
          <w:color w:val="00000A"/>
          <w:lang w:val="en-IE" w:bidi="ar-SA"/>
        </w:rPr>
      </w:pPr>
      <w:ins w:id="103" w:author="user" w:date="2026-09-25T21:11:00Z" w16du:dateUtc="2026-09-26T01:11:00Z">
        <w:r>
          <w:rPr>
            <w:rFonts w:ascii="Calibri-Bold" w:eastAsiaTheme="minorHAnsi" w:hAnsi="Calibri-Bold" w:cs="Calibri-Bold"/>
            <w:b/>
            <w:bCs/>
            <w:color w:val="00000A"/>
            <w:lang w:val="en-IE" w:bidi="ar-SA"/>
          </w:rPr>
          <w:t xml:space="preserve">It is necessary </w:t>
        </w:r>
        <w:r w:rsidR="008A2357">
          <w:rPr>
            <w:rFonts w:ascii="Calibri-Bold" w:eastAsiaTheme="minorHAnsi" w:hAnsi="Calibri-Bold" w:cs="Calibri-Bold"/>
            <w:b/>
            <w:bCs/>
            <w:color w:val="00000A"/>
            <w:lang w:val="en-IE" w:bidi="ar-SA"/>
          </w:rPr>
          <w:t>to sign</w:t>
        </w:r>
        <w:r>
          <w:rPr>
            <w:rFonts w:ascii="Calibri-Bold" w:eastAsiaTheme="minorHAnsi" w:hAnsi="Calibri-Bold" w:cs="Calibri-Bold"/>
            <w:b/>
            <w:bCs/>
            <w:color w:val="00000A"/>
            <w:lang w:val="en-IE" w:bidi="ar-SA"/>
          </w:rPr>
          <w:t xml:space="preserve"> up for the whole week for this class as places are limited</w:t>
        </w:r>
      </w:ins>
    </w:p>
    <w:p w14:paraId="11A2C8DB" w14:textId="77777777" w:rsidR="008A2357" w:rsidRDefault="008A2357" w:rsidP="008A2357">
      <w:pPr>
        <w:autoSpaceDE w:val="0"/>
        <w:autoSpaceDN w:val="0"/>
        <w:adjustRightInd w:val="0"/>
        <w:jc w:val="center"/>
        <w:rPr>
          <w:ins w:id="104" w:author="user" w:date="2026-09-25T21:11:00Z" w16du:dateUtc="2026-09-26T01:11:00Z"/>
          <w:rFonts w:ascii="Calibri-Bold" w:eastAsiaTheme="minorHAnsi" w:hAnsi="Calibri-Bold" w:cs="Calibri-Bold"/>
          <w:b/>
          <w:bCs/>
          <w:color w:val="00000A"/>
          <w:lang w:val="en-IE" w:bidi="ar-SA"/>
        </w:rPr>
      </w:pPr>
    </w:p>
    <w:p w14:paraId="2D002E9C" w14:textId="77777777" w:rsidR="0062651B" w:rsidRDefault="0062651B" w:rsidP="0062651B">
      <w:pPr>
        <w:autoSpaceDE w:val="0"/>
        <w:autoSpaceDN w:val="0"/>
        <w:adjustRightInd w:val="0"/>
        <w:jc w:val="both"/>
        <w:rPr>
          <w:ins w:id="105" w:author="user" w:date="2026-09-25T21:11:00Z" w16du:dateUtc="2026-09-26T01:11:00Z"/>
          <w:rFonts w:ascii="Calibri-Bold" w:eastAsiaTheme="minorHAnsi" w:hAnsi="Calibri-Bold" w:cs="Calibri-Bold"/>
          <w:b/>
          <w:bCs/>
          <w:color w:val="00000A"/>
          <w:lang w:val="en-IE" w:bidi="ar-SA"/>
        </w:rPr>
      </w:pPr>
    </w:p>
    <w:p w14:paraId="2194A77F" w14:textId="6AD798CF" w:rsidR="00883C3B" w:rsidRPr="00476E28" w:rsidRDefault="008A2357">
      <w:pPr>
        <w:rPr>
          <w:del w:id="106" w:author="user" w:date="2026-09-25T21:11:00Z" w16du:dateUtc="2026-09-26T01:11:00Z"/>
          <w:rFonts w:ascii="Arial" w:hAnsi="Arial" w:cs="Arial"/>
          <w:b/>
          <w:bCs/>
        </w:rPr>
      </w:pPr>
      <w:ins w:id="107" w:author="user" w:date="2026-09-25T21:11:00Z" w16du:dateUtc="2026-09-26T01:11:00Z">
        <w:r w:rsidRPr="00E921D5">
          <w:rPr>
            <w:b/>
            <w:sz w:val="28"/>
            <w:szCs w:val="28"/>
            <w:u w:val="single"/>
          </w:rPr>
          <w:t>If your child has</w:t>
        </w:r>
      </w:ins>
      <w:del w:id="108" w:author="user" w:date="2026-09-25T21:11:00Z" w16du:dateUtc="2026-09-26T01:11:00Z">
        <w:r w:rsidR="00883C3B" w:rsidRPr="00476E28">
          <w:rPr>
            <w:rFonts w:ascii="Arial" w:hAnsi="Arial" w:cs="Arial"/>
            <w:b/>
            <w:bCs/>
          </w:rPr>
          <w:delText>Next of Kin Details: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883C3B" w:rsidRPr="00476E28" w14:paraId="6BAEBE33" w14:textId="77777777" w:rsidTr="28647E77">
        <w:trPr>
          <w:del w:id="109" w:author="user" w:date="2026-09-25T21:11:00Z" w16du:dateUtc="2026-09-26T01:11:00Z"/>
        </w:trPr>
        <w:tc>
          <w:tcPr>
            <w:tcW w:w="4673" w:type="dxa"/>
          </w:tcPr>
          <w:p w14:paraId="15C81CC3" w14:textId="77777777" w:rsidR="00883C3B" w:rsidRPr="00476E28" w:rsidRDefault="00883C3B">
            <w:pPr>
              <w:rPr>
                <w:del w:id="110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0386E4B8" w14:textId="073B16F9" w:rsidR="00883C3B" w:rsidRPr="00476E28" w:rsidRDefault="00883C3B">
            <w:pPr>
              <w:rPr>
                <w:del w:id="111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  <w:del w:id="112" w:author="user" w:date="2026-09-25T21:11:00Z" w16du:dateUtc="2026-09-26T01:11:00Z">
              <w:r w:rsidRPr="00476E28">
                <w:rPr>
                  <w:rFonts w:ascii="Arial" w:hAnsi="Arial" w:cs="Arial"/>
                  <w:sz w:val="20"/>
                  <w:szCs w:val="20"/>
                </w:rPr>
                <w:delText>First Name:</w:delText>
              </w:r>
            </w:del>
          </w:p>
        </w:tc>
        <w:tc>
          <w:tcPr>
            <w:tcW w:w="4673" w:type="dxa"/>
          </w:tcPr>
          <w:p w14:paraId="20E88E8E" w14:textId="77777777" w:rsidR="00883C3B" w:rsidRPr="00476E28" w:rsidRDefault="00883C3B">
            <w:pPr>
              <w:rPr>
                <w:del w:id="113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69012329" w14:textId="3B6F23CB" w:rsidR="00883C3B" w:rsidRPr="00476E28" w:rsidRDefault="28647E77">
            <w:pPr>
              <w:rPr>
                <w:del w:id="114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  <w:del w:id="115" w:author="user" w:date="2026-09-25T21:11:00Z" w16du:dateUtc="2026-09-26T01:11:00Z">
              <w:r w:rsidRPr="28647E77">
                <w:rPr>
                  <w:rFonts w:ascii="Arial" w:hAnsi="Arial" w:cs="Arial"/>
                  <w:sz w:val="20"/>
                  <w:szCs w:val="20"/>
                </w:rPr>
                <w:delText>Last Name:</w:delText>
              </w:r>
            </w:del>
          </w:p>
        </w:tc>
      </w:tr>
      <w:tr w:rsidR="00883C3B" w:rsidRPr="00476E28" w14:paraId="7D37EF0D" w14:textId="77777777" w:rsidTr="28647E77">
        <w:trPr>
          <w:del w:id="116" w:author="user" w:date="2026-09-25T21:11:00Z" w16du:dateUtc="2026-09-26T01:11:00Z"/>
        </w:trPr>
        <w:tc>
          <w:tcPr>
            <w:tcW w:w="4673" w:type="dxa"/>
          </w:tcPr>
          <w:p w14:paraId="4E770252" w14:textId="77777777" w:rsidR="00883C3B" w:rsidRPr="00476E28" w:rsidRDefault="00883C3B">
            <w:pPr>
              <w:rPr>
                <w:del w:id="117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29C3905B" w14:textId="28CD778F" w:rsidR="00883C3B" w:rsidRPr="00476E28" w:rsidRDefault="00883C3B">
            <w:pPr>
              <w:rPr>
                <w:del w:id="118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  <w:del w:id="119" w:author="user" w:date="2026-09-25T21:11:00Z" w16du:dateUtc="2026-09-26T01:11:00Z">
              <w:r w:rsidRPr="00476E28">
                <w:rPr>
                  <w:rFonts w:ascii="Arial" w:hAnsi="Arial" w:cs="Arial"/>
                  <w:sz w:val="20"/>
                  <w:szCs w:val="20"/>
                </w:rPr>
                <w:delText>Relationship:</w:delText>
              </w:r>
            </w:del>
          </w:p>
        </w:tc>
        <w:tc>
          <w:tcPr>
            <w:tcW w:w="4673" w:type="dxa"/>
          </w:tcPr>
          <w:p w14:paraId="1033D29C" w14:textId="77777777" w:rsidR="00883C3B" w:rsidRPr="00476E28" w:rsidRDefault="00883C3B">
            <w:pPr>
              <w:rPr>
                <w:del w:id="120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4E85C734" w14:textId="43BE543E" w:rsidR="00883C3B" w:rsidRPr="00476E28" w:rsidRDefault="00883C3B">
            <w:pPr>
              <w:rPr>
                <w:del w:id="121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  <w:del w:id="122" w:author="user" w:date="2026-09-25T21:11:00Z" w16du:dateUtc="2026-09-26T01:11:00Z">
              <w:r w:rsidRPr="00476E28">
                <w:rPr>
                  <w:rFonts w:ascii="Arial" w:hAnsi="Arial" w:cs="Arial"/>
                  <w:sz w:val="20"/>
                  <w:szCs w:val="20"/>
                </w:rPr>
                <w:delText>Phone:</w:delText>
              </w:r>
            </w:del>
          </w:p>
        </w:tc>
      </w:tr>
    </w:tbl>
    <w:p w14:paraId="7B08E139" w14:textId="77777777" w:rsidR="00654D4A" w:rsidRDefault="00476E28" w:rsidP="00F20B79">
      <w:pPr>
        <w:jc w:val="center"/>
        <w:rPr>
          <w:ins w:id="123" w:author="user" w:date="2026-09-25T21:11:00Z" w16du:dateUtc="2026-09-26T01:11:00Z"/>
          <w:b/>
          <w:sz w:val="28"/>
          <w:szCs w:val="28"/>
          <w:u w:val="single"/>
        </w:rPr>
      </w:pPr>
      <w:del w:id="124" w:author="user" w:date="2026-09-25T21:11:00Z" w16du:dateUtc="2026-09-26T01:11:00Z">
        <w:r w:rsidRPr="00476E28">
          <w:rPr>
            <w:rFonts w:ascii="Arial" w:hAnsi="Arial" w:cs="Arial"/>
            <w:b/>
            <w:bCs/>
          </w:rPr>
          <w:delText xml:space="preserve">Applicant </w:delText>
        </w:r>
        <w:r>
          <w:rPr>
            <w:rFonts w:ascii="Arial" w:hAnsi="Arial" w:cs="Arial"/>
            <w:b/>
            <w:bCs/>
          </w:rPr>
          <w:delText>Health Details:</w:delText>
        </w:r>
        <w:r w:rsidR="00F83EA6">
          <w:rPr>
            <w:rFonts w:ascii="Arial" w:hAnsi="Arial" w:cs="Arial"/>
            <w:b/>
            <w:bCs/>
          </w:rPr>
          <w:delText xml:space="preserve"> </w:delText>
        </w:r>
        <w:r w:rsidRPr="0031080C">
          <w:rPr>
            <w:rFonts w:ascii="Arial" w:hAnsi="Arial" w:cs="Arial"/>
            <w:sz w:val="20"/>
            <w:szCs w:val="20"/>
          </w:rPr>
          <w:delText>Please note</w:delText>
        </w:r>
      </w:del>
      <w:r w:rsidRPr="00E921D5">
        <w:rPr>
          <w:b/>
          <w:sz w:val="28"/>
          <w:u w:val="single"/>
          <w:rPrChange w:id="125" w:author="user" w:date="2026-09-25T21:11:00Z" w16du:dateUtc="2026-09-26T01:11:00Z">
            <w:rPr>
              <w:rFonts w:ascii="Arial" w:hAnsi="Arial" w:cs="Arial"/>
              <w:sz w:val="20"/>
              <w:szCs w:val="20"/>
            </w:rPr>
          </w:rPrChange>
        </w:rPr>
        <w:t xml:space="preserve"> any </w:t>
      </w:r>
      <w:del w:id="126" w:author="user" w:date="2026-09-25T21:11:00Z" w16du:dateUtc="2026-09-26T01:11:00Z">
        <w:r w:rsidRPr="0031080C">
          <w:rPr>
            <w:rFonts w:ascii="Arial" w:hAnsi="Arial" w:cs="Arial"/>
            <w:sz w:val="20"/>
            <w:szCs w:val="20"/>
          </w:rPr>
          <w:delText xml:space="preserve">known allergies and/or </w:delText>
        </w:r>
      </w:del>
      <w:r w:rsidRPr="00E921D5">
        <w:rPr>
          <w:b/>
          <w:sz w:val="28"/>
          <w:u w:val="single"/>
          <w:rPrChange w:id="127" w:author="user" w:date="2026-09-25T21:11:00Z" w16du:dateUtc="2026-09-26T01:11:00Z">
            <w:rPr>
              <w:rFonts w:ascii="Arial" w:hAnsi="Arial" w:cs="Arial"/>
              <w:sz w:val="20"/>
              <w:szCs w:val="20"/>
            </w:rPr>
          </w:rPrChange>
        </w:rPr>
        <w:t>medical</w:t>
      </w:r>
      <w:r>
        <w:rPr>
          <w:b/>
          <w:sz w:val="28"/>
          <w:u w:val="single"/>
          <w:rPrChange w:id="128" w:author="user" w:date="2026-09-25T21:11:00Z" w16du:dateUtc="2026-09-26T01:11:00Z">
            <w:rPr>
              <w:rFonts w:ascii="Arial" w:hAnsi="Arial" w:cs="Arial"/>
              <w:sz w:val="20"/>
              <w:szCs w:val="20"/>
            </w:rPr>
          </w:rPrChange>
        </w:rPr>
        <w:t xml:space="preserve"> </w:t>
      </w:r>
      <w:ins w:id="129" w:author="user" w:date="2026-09-25T21:11:00Z" w16du:dateUtc="2026-09-26T01:11:00Z">
        <w:r w:rsidR="00BD3919">
          <w:rPr>
            <w:b/>
            <w:sz w:val="28"/>
            <w:szCs w:val="28"/>
            <w:u w:val="single"/>
          </w:rPr>
          <w:t>or additional</w:t>
        </w:r>
        <w:r w:rsidR="00180B8B">
          <w:rPr>
            <w:b/>
            <w:sz w:val="28"/>
            <w:szCs w:val="28"/>
            <w:u w:val="single"/>
          </w:rPr>
          <w:t xml:space="preserve"> needs</w:t>
        </w:r>
        <w:r w:rsidR="008A2357" w:rsidRPr="00E921D5">
          <w:rPr>
            <w:b/>
            <w:sz w:val="28"/>
            <w:szCs w:val="28"/>
            <w:u w:val="single"/>
          </w:rPr>
          <w:t xml:space="preserve"> please ensure you make a member of the committee aware of this at registration</w:t>
        </w:r>
      </w:ins>
    </w:p>
    <w:p w14:paraId="1EB53DA6" w14:textId="77777777" w:rsidR="00F43F18" w:rsidRPr="00DC4318" w:rsidRDefault="00F43F18" w:rsidP="00BD3919">
      <w:pPr>
        <w:rPr>
          <w:ins w:id="130" w:author="user" w:date="2026-09-25T21:11:00Z" w16du:dateUtc="2026-09-26T01:11:00Z"/>
          <w:sz w:val="22"/>
          <w:szCs w:val="22"/>
        </w:rPr>
      </w:pPr>
      <w:ins w:id="131" w:author="user" w:date="2026-09-25T21:11:00Z" w16du:dateUtc="2026-09-26T01:11:00Z">
        <w:r w:rsidRPr="00DC4318">
          <w:rPr>
            <w:rFonts w:ascii="Helvetica" w:hAnsi="Helvetica"/>
            <w:color w:val="000000"/>
            <w:sz w:val="22"/>
            <w:szCs w:val="22"/>
            <w:shd w:val="clear" w:color="auto" w:fill="FFFFFF"/>
          </w:rPr>
          <w:t xml:space="preserve"> </w:t>
        </w:r>
      </w:ins>
    </w:p>
    <w:p w14:paraId="31757CC4" w14:textId="1A621C1F" w:rsidR="00476E28" w:rsidRDefault="00F41860">
      <w:pPr>
        <w:rPr>
          <w:b/>
          <w:color w:val="FF0000"/>
          <w:rPrChange w:id="132" w:author="user" w:date="2026-09-25T21:11:00Z" w16du:dateUtc="2026-09-26T01:11:00Z">
            <w:rPr>
              <w:rFonts w:ascii="Arial" w:hAnsi="Arial" w:cs="Arial"/>
              <w:b/>
              <w:bCs/>
            </w:rPr>
          </w:rPrChange>
        </w:rPr>
      </w:pPr>
      <w:ins w:id="133" w:author="user" w:date="2026-09-25T21:11:00Z" w16du:dateUtc="2026-09-26T01:11:00Z">
        <w:r>
          <w:rPr>
            <w:b/>
            <w:color w:val="FF0000"/>
          </w:rPr>
          <w:t>PLEASE NOTE: TG4 &amp; Tyrone Productions will be filming at the Joe Mooney Summer School for a television series</w:t>
        </w:r>
      </w:ins>
      <w:del w:id="134" w:author="user" w:date="2026-09-25T21:11:00Z" w16du:dateUtc="2026-09-26T01:11:00Z">
        <w:r w:rsidR="00476E28" w:rsidRPr="0031080C">
          <w:rPr>
            <w:rFonts w:ascii="Arial" w:hAnsi="Arial" w:cs="Arial"/>
            <w:sz w:val="20"/>
            <w:szCs w:val="20"/>
          </w:rPr>
          <w:delText>conditions</w:delText>
        </w:r>
      </w:del>
      <w:r w:rsidR="00476E28">
        <w:rPr>
          <w:b/>
          <w:color w:val="FF0000"/>
          <w:rPrChange w:id="135" w:author="user" w:date="2026-09-25T21:11:00Z" w16du:dateUtc="2026-09-26T01:11:00Z">
            <w:rPr>
              <w:rFonts w:ascii="Arial" w:hAnsi="Arial" w:cs="Arial"/>
              <w:sz w:val="20"/>
              <w:szCs w:val="20"/>
            </w:rPr>
          </w:rPrChange>
        </w:rPr>
        <w:t xml:space="preserve"> that </w:t>
      </w:r>
      <w:ins w:id="136" w:author="user" w:date="2026-09-25T21:11:00Z" w16du:dateUtc="2026-09-26T01:11:00Z">
        <w:r>
          <w:rPr>
            <w:b/>
            <w:color w:val="FF0000"/>
          </w:rPr>
          <w:t>will be broadcast</w:t>
        </w:r>
      </w:ins>
      <w:del w:id="137" w:author="user" w:date="2026-09-25T21:11:00Z" w16du:dateUtc="2026-09-26T01:11:00Z">
        <w:r w:rsidR="00476E28" w:rsidRPr="0031080C">
          <w:rPr>
            <w:rFonts w:ascii="Arial" w:hAnsi="Arial" w:cs="Arial"/>
            <w:sz w:val="20"/>
            <w:szCs w:val="20"/>
          </w:rPr>
          <w:delText>should be disclosed, especially if engaged</w:delText>
        </w:r>
      </w:del>
      <w:r w:rsidR="00476E28">
        <w:rPr>
          <w:b/>
          <w:color w:val="FF0000"/>
          <w:rPrChange w:id="138" w:author="user" w:date="2026-09-25T21:11:00Z" w16du:dateUtc="2026-09-26T01:11:00Z">
            <w:rPr>
              <w:rFonts w:ascii="Arial" w:hAnsi="Arial" w:cs="Arial"/>
              <w:sz w:val="20"/>
              <w:szCs w:val="20"/>
            </w:rPr>
          </w:rPrChange>
        </w:rPr>
        <w:t xml:space="preserve"> in </w:t>
      </w:r>
      <w:ins w:id="139" w:author="user" w:date="2026-09-25T21:11:00Z" w16du:dateUtc="2026-09-26T01:11:00Z">
        <w:r>
          <w:rPr>
            <w:b/>
            <w:color w:val="FF0000"/>
          </w:rPr>
          <w:t>late 2025/early 2026. If, for any reason, you or your child would not want to be filmed, please make us aware in advance.</w:t>
        </w:r>
      </w:ins>
      <w:del w:id="140" w:author="user" w:date="2026-09-25T21:11:00Z" w16du:dateUtc="2026-09-26T01:11:00Z">
        <w:r w:rsidR="00476E28" w:rsidRPr="0031080C">
          <w:rPr>
            <w:rFonts w:ascii="Arial" w:hAnsi="Arial" w:cs="Arial"/>
            <w:sz w:val="20"/>
            <w:szCs w:val="20"/>
          </w:rPr>
          <w:delText xml:space="preserve">fieldwork. </w:delText>
        </w:r>
      </w:del>
    </w:p>
    <w:tbl>
      <w:tblPr>
        <w:tblStyle w:val="TableGrid"/>
        <w:tblW w:w="9438" w:type="dxa"/>
        <w:tblLook w:val="04A0" w:firstRow="1" w:lastRow="0" w:firstColumn="1" w:lastColumn="0" w:noHBand="0" w:noVBand="1"/>
      </w:tblPr>
      <w:tblGrid>
        <w:gridCol w:w="9438"/>
      </w:tblGrid>
      <w:tr w:rsidR="00476E28" w:rsidRPr="0031080C" w14:paraId="032CC6BA" w14:textId="77777777" w:rsidTr="00D0492B">
        <w:trPr>
          <w:trHeight w:val="576"/>
          <w:del w:id="141" w:author="user" w:date="2026-09-25T21:11:00Z" w16du:dateUtc="2026-09-26T01:11:00Z"/>
        </w:trPr>
        <w:tc>
          <w:tcPr>
            <w:tcW w:w="9438" w:type="dxa"/>
          </w:tcPr>
          <w:p w14:paraId="4649994C" w14:textId="77777777" w:rsidR="00476E28" w:rsidRPr="0031080C" w:rsidRDefault="00476E28">
            <w:pPr>
              <w:rPr>
                <w:del w:id="142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390E9392" w14:textId="77777777" w:rsidR="00476E28" w:rsidRPr="0031080C" w:rsidRDefault="00476E28">
            <w:pPr>
              <w:rPr>
                <w:del w:id="143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590795EE" w14:textId="77777777" w:rsidR="00476E28" w:rsidRPr="0031080C" w:rsidRDefault="00476E28">
            <w:pPr>
              <w:rPr>
                <w:del w:id="144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5998D467" w14:textId="77777777" w:rsidR="00476E28" w:rsidRPr="0031080C" w:rsidRDefault="00476E28">
            <w:pPr>
              <w:rPr>
                <w:del w:id="145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0333D1F1" w14:textId="77777777" w:rsidR="00476E28" w:rsidRPr="0031080C" w:rsidRDefault="00476E28">
            <w:pPr>
              <w:rPr>
                <w:del w:id="146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6F9ADAE7" w14:textId="77777777" w:rsidR="00476E28" w:rsidRPr="0031080C" w:rsidRDefault="00476E28">
            <w:pPr>
              <w:rPr>
                <w:del w:id="147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  <w:p w14:paraId="00096322" w14:textId="7609C36B" w:rsidR="00476E28" w:rsidRPr="0031080C" w:rsidRDefault="00476E28">
            <w:pPr>
              <w:rPr>
                <w:del w:id="148" w:author="user" w:date="2026-09-25T21:11:00Z" w16du:dateUtc="2026-09-26T01:11:00Z"/>
                <w:rFonts w:ascii="Arial" w:hAnsi="Arial" w:cs="Arial"/>
                <w:sz w:val="20"/>
                <w:szCs w:val="20"/>
              </w:rPr>
            </w:pPr>
          </w:p>
        </w:tc>
      </w:tr>
    </w:tbl>
    <w:p w14:paraId="0C4519B9" w14:textId="1DEE5530" w:rsidR="008D3B82" w:rsidRPr="00F83EA6" w:rsidRDefault="00476E28">
      <w:pPr>
        <w:rPr>
          <w:del w:id="149" w:author="user" w:date="2026-09-25T21:11:00Z" w16du:dateUtc="2026-09-26T01:11:00Z"/>
          <w:rFonts w:ascii="Arial" w:hAnsi="Arial" w:cs="Arial"/>
        </w:rPr>
      </w:pPr>
      <w:del w:id="150" w:author="user" w:date="2026-09-25T21:11:00Z" w16du:dateUtc="2026-09-26T01:11:00Z">
        <w:r>
          <w:rPr>
            <w:rFonts w:ascii="Arial" w:hAnsi="Arial" w:cs="Arial"/>
          </w:rPr>
          <w:delText xml:space="preserve"> </w:delText>
        </w:r>
        <w:r w:rsidR="008D3B82" w:rsidRPr="006069E0">
          <w:rPr>
            <w:rFonts w:ascii="Arial" w:hAnsi="Arial" w:cs="Arial"/>
            <w:b/>
            <w:bCs/>
          </w:rPr>
          <w:delText>Areas of interest (please circle):</w:delText>
        </w:r>
      </w:del>
    </w:p>
    <w:p w14:paraId="3B027B98" w14:textId="77777777" w:rsidR="00FA5C7D" w:rsidRDefault="00D728AC">
      <w:pPr>
        <w:rPr>
          <w:del w:id="151" w:author="user" w:date="2026-09-25T21:11:00Z" w16du:dateUtc="2026-09-26T01:11:00Z"/>
          <w:rFonts w:ascii="Arial" w:hAnsi="Arial" w:cs="Arial"/>
        </w:rPr>
      </w:pPr>
      <w:del w:id="152" w:author="user" w:date="2026-09-25T21:11:00Z" w16du:dateUtc="2026-09-26T01:11:00Z">
        <w:r>
          <w:rPr>
            <w:rFonts w:ascii="Arial" w:hAnsi="Arial" w:cs="Arial"/>
          </w:rPr>
          <w:delText>Regenerative Land Management</w:delText>
        </w:r>
        <w:r w:rsidR="008D3B82">
          <w:rPr>
            <w:rFonts w:ascii="Arial" w:hAnsi="Arial" w:cs="Arial"/>
          </w:rPr>
          <w:delText xml:space="preserve">            Soil Health         Tree Planting/Revegetation      </w:delText>
        </w:r>
      </w:del>
    </w:p>
    <w:p w14:paraId="01E1A7EA" w14:textId="43AC0EAF" w:rsidR="008D3B82" w:rsidRDefault="008D3B82">
      <w:pPr>
        <w:rPr>
          <w:del w:id="153" w:author="user" w:date="2026-09-25T21:11:00Z" w16du:dateUtc="2026-09-26T01:11:00Z"/>
          <w:rFonts w:ascii="Arial" w:hAnsi="Arial" w:cs="Arial"/>
        </w:rPr>
      </w:pPr>
      <w:del w:id="154" w:author="user" w:date="2026-09-25T21:11:00Z" w16du:dateUtc="2026-09-26T01:11:00Z">
        <w:r>
          <w:rPr>
            <w:rFonts w:ascii="Arial" w:hAnsi="Arial" w:cs="Arial"/>
          </w:rPr>
          <w:delText xml:space="preserve">Weed Removal/Clean up                        Waterways       </w:delText>
        </w:r>
        <w:r w:rsidR="00881B3E">
          <w:rPr>
            <w:rFonts w:ascii="Arial" w:hAnsi="Arial" w:cs="Arial"/>
          </w:rPr>
          <w:delText xml:space="preserve"> </w:delText>
        </w:r>
        <w:r w:rsidR="00DC1931">
          <w:rPr>
            <w:rFonts w:ascii="Arial" w:hAnsi="Arial" w:cs="Arial"/>
          </w:rPr>
          <w:delText xml:space="preserve">  </w:delText>
        </w:r>
        <w:r w:rsidR="006069E0">
          <w:rPr>
            <w:rFonts w:ascii="Arial" w:hAnsi="Arial" w:cs="Arial"/>
          </w:rPr>
          <w:delText>Healthy habitats</w:delText>
        </w:r>
      </w:del>
    </w:p>
    <w:p w14:paraId="08442E82" w14:textId="2D466D73" w:rsidR="008D3B82" w:rsidRDefault="008D3B82">
      <w:pPr>
        <w:rPr>
          <w:del w:id="155" w:author="user" w:date="2026-09-25T21:11:00Z" w16du:dateUtc="2026-09-26T01:11:00Z"/>
          <w:rFonts w:ascii="Arial" w:hAnsi="Arial" w:cs="Arial"/>
        </w:rPr>
      </w:pPr>
      <w:del w:id="156" w:author="user" w:date="2026-09-25T21:11:00Z" w16du:dateUtc="2026-09-26T01:11:00Z">
        <w:r>
          <w:rPr>
            <w:rFonts w:ascii="Arial" w:hAnsi="Arial" w:cs="Arial"/>
          </w:rPr>
          <w:delText xml:space="preserve">Other: ___________________________  </w:delText>
        </w:r>
      </w:del>
    </w:p>
    <w:p w14:paraId="76A9CBE8" w14:textId="65B554C2" w:rsidR="0031080C" w:rsidRDefault="00A56061">
      <w:pPr>
        <w:rPr>
          <w:del w:id="157" w:author="user" w:date="2026-09-25T21:11:00Z" w16du:dateUtc="2026-09-26T01:11:00Z"/>
          <w:rFonts w:ascii="Arial" w:hAnsi="Arial" w:cs="Arial"/>
        </w:rPr>
      </w:pPr>
      <w:del w:id="158" w:author="user" w:date="2026-09-25T21:11:00Z" w16du:dateUtc="2026-09-26T01:11:00Z">
        <w:r w:rsidRPr="00A56061">
          <w:rPr>
            <w:rFonts w:ascii="Arial" w:hAnsi="Arial" w:cs="Arial"/>
            <w:b/>
            <w:bCs/>
          </w:rPr>
          <w:delText>Please note any skills</w:delText>
        </w:r>
        <w:r w:rsidR="009A138C">
          <w:rPr>
            <w:rFonts w:ascii="Arial" w:hAnsi="Arial" w:cs="Arial"/>
            <w:b/>
            <w:bCs/>
          </w:rPr>
          <w:delText>/qualifications</w:delText>
        </w:r>
        <w:r w:rsidRPr="00A56061">
          <w:rPr>
            <w:rFonts w:ascii="Arial" w:hAnsi="Arial" w:cs="Arial"/>
            <w:b/>
            <w:bCs/>
          </w:rPr>
          <w:delText xml:space="preserve"> you would be willing to contribute:</w:delText>
        </w:r>
        <w:r w:rsidR="003503A7">
          <w:rPr>
            <w:rFonts w:ascii="Arial" w:hAnsi="Arial" w:cs="Arial"/>
            <w:b/>
            <w:bCs/>
          </w:rPr>
          <w:delText xml:space="preserve"> </w:delText>
        </w:r>
        <w:r w:rsidR="003503A7">
          <w:rPr>
            <w:rFonts w:ascii="Arial" w:hAnsi="Arial" w:cs="Arial"/>
          </w:rPr>
          <w:delText xml:space="preserve">e.g. organisational skills, </w:delText>
        </w:r>
        <w:r w:rsidR="0020356D">
          <w:rPr>
            <w:rFonts w:ascii="Arial" w:hAnsi="Arial" w:cs="Arial"/>
          </w:rPr>
          <w:delText xml:space="preserve">public relations, IT skills, </w:delText>
        </w:r>
        <w:r w:rsidR="00CB17F7">
          <w:rPr>
            <w:rFonts w:ascii="Arial" w:hAnsi="Arial" w:cs="Arial"/>
          </w:rPr>
          <w:delText>fauna and flora ID</w:delText>
        </w:r>
        <w:r w:rsidR="00250629">
          <w:rPr>
            <w:rFonts w:ascii="Arial" w:hAnsi="Arial" w:cs="Arial"/>
          </w:rPr>
          <w:delText xml:space="preserve">, woodworking, </w:delText>
        </w:r>
        <w:r w:rsidR="009E13E9">
          <w:rPr>
            <w:rFonts w:ascii="Arial" w:hAnsi="Arial" w:cs="Arial"/>
          </w:rPr>
          <w:delText>catering</w:delText>
        </w:r>
        <w:r w:rsidR="004D3319">
          <w:rPr>
            <w:rFonts w:ascii="Arial" w:hAnsi="Arial" w:cs="Arial"/>
          </w:rPr>
          <w:delText>, safe use of chainsaw/chemicals</w:delText>
        </w:r>
        <w:r w:rsidR="00CB17F7">
          <w:rPr>
            <w:rFonts w:ascii="Arial" w:hAnsi="Arial" w:cs="Arial"/>
          </w:rPr>
          <w:delText xml:space="preserve"> etc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B17F7" w14:paraId="2FE3776A" w14:textId="77777777" w:rsidTr="00CB17F7">
        <w:trPr>
          <w:del w:id="159" w:author="user" w:date="2026-09-25T21:11:00Z" w16du:dateUtc="2026-09-26T01:11:00Z"/>
        </w:trPr>
        <w:tc>
          <w:tcPr>
            <w:tcW w:w="9344" w:type="dxa"/>
          </w:tcPr>
          <w:p w14:paraId="0D2DC4CC" w14:textId="77777777" w:rsidR="00CB17F7" w:rsidRPr="00CB17F7" w:rsidRDefault="00CB17F7">
            <w:pPr>
              <w:rPr>
                <w:del w:id="160" w:author="user" w:date="2026-09-25T21:11:00Z" w16du:dateUtc="2026-09-26T01:11:00Z"/>
                <w:rFonts w:ascii="Arial" w:hAnsi="Arial" w:cs="Arial"/>
                <w:sz w:val="52"/>
                <w:szCs w:val="52"/>
              </w:rPr>
            </w:pPr>
          </w:p>
        </w:tc>
      </w:tr>
      <w:tr w:rsidR="00CB17F7" w14:paraId="0722C2D2" w14:textId="77777777" w:rsidTr="00CB17F7">
        <w:trPr>
          <w:del w:id="161" w:author="user" w:date="2026-09-25T21:11:00Z" w16du:dateUtc="2026-09-26T01:11:00Z"/>
        </w:trPr>
        <w:tc>
          <w:tcPr>
            <w:tcW w:w="9344" w:type="dxa"/>
          </w:tcPr>
          <w:p w14:paraId="4468E4EA" w14:textId="77777777" w:rsidR="00CB17F7" w:rsidRPr="00CB17F7" w:rsidRDefault="00CB17F7">
            <w:pPr>
              <w:rPr>
                <w:del w:id="162" w:author="user" w:date="2026-09-25T21:11:00Z" w16du:dateUtc="2026-09-26T01:11:00Z"/>
                <w:rFonts w:ascii="Arial" w:hAnsi="Arial" w:cs="Arial"/>
                <w:sz w:val="52"/>
                <w:szCs w:val="52"/>
              </w:rPr>
            </w:pPr>
          </w:p>
        </w:tc>
      </w:tr>
      <w:tr w:rsidR="00CB17F7" w14:paraId="0C7D8676" w14:textId="77777777" w:rsidTr="00CB17F7">
        <w:trPr>
          <w:del w:id="163" w:author="user" w:date="2026-09-25T21:11:00Z" w16du:dateUtc="2026-09-26T01:11:00Z"/>
        </w:trPr>
        <w:tc>
          <w:tcPr>
            <w:tcW w:w="9344" w:type="dxa"/>
          </w:tcPr>
          <w:p w14:paraId="5B98B5A6" w14:textId="77777777" w:rsidR="00CB17F7" w:rsidRPr="00CB17F7" w:rsidRDefault="00CB17F7">
            <w:pPr>
              <w:rPr>
                <w:del w:id="164" w:author="user" w:date="2026-09-25T21:11:00Z" w16du:dateUtc="2026-09-26T01:11:00Z"/>
                <w:rFonts w:ascii="Arial" w:hAnsi="Arial" w:cs="Arial"/>
                <w:sz w:val="52"/>
                <w:szCs w:val="52"/>
              </w:rPr>
            </w:pPr>
          </w:p>
        </w:tc>
      </w:tr>
    </w:tbl>
    <w:p w14:paraId="2E06B744" w14:textId="4AB30867" w:rsidR="00023B71" w:rsidRDefault="00023B71">
      <w:pPr>
        <w:rPr>
          <w:del w:id="165" w:author="user" w:date="2026-09-25T21:11:00Z" w16du:dateUtc="2026-09-26T01:11:00Z"/>
          <w:rFonts w:ascii="Arial" w:hAnsi="Arial" w:cs="Arial"/>
        </w:rPr>
      </w:pPr>
    </w:p>
    <w:p w14:paraId="5D0758A3" w14:textId="31453DDB" w:rsidR="00562EFE" w:rsidRPr="00562EFE" w:rsidRDefault="00562EFE">
      <w:pPr>
        <w:rPr>
          <w:del w:id="166" w:author="user" w:date="2026-09-25T21:11:00Z" w16du:dateUtc="2026-09-26T01:11:00Z"/>
          <w:rFonts w:ascii="Arial" w:hAnsi="Arial" w:cs="Arial"/>
          <w:b/>
          <w:bCs/>
        </w:rPr>
      </w:pPr>
      <w:del w:id="167" w:author="user" w:date="2026-09-25T21:11:00Z" w16du:dateUtc="2026-09-26T01:11:00Z">
        <w:r>
          <w:rPr>
            <w:rFonts w:ascii="Arial" w:hAnsi="Arial" w:cs="Arial"/>
            <w:b/>
            <w:bCs/>
          </w:rPr>
          <w:delText xml:space="preserve">Do you have a Bluecard?  </w:delText>
        </w:r>
        <w:r w:rsidR="0062772F">
          <w:rPr>
            <w:rFonts w:ascii="Arial" w:hAnsi="Arial" w:cs="Arial"/>
            <w:b/>
            <w:bCs/>
          </w:rPr>
          <w:delText>N</w:delText>
        </w:r>
        <w:r w:rsidR="00BC37F9">
          <w:rPr>
            <w:rFonts w:ascii="Arial" w:hAnsi="Arial" w:cs="Arial"/>
            <w:b/>
            <w:bCs/>
          </w:rPr>
          <w:delText>O</w:delText>
        </w:r>
        <w:r w:rsidR="0062772F">
          <w:rPr>
            <w:rFonts w:ascii="Arial" w:hAnsi="Arial" w:cs="Arial"/>
            <w:b/>
            <w:bCs/>
          </w:rPr>
          <w:delText xml:space="preserve">          Y</w:delText>
        </w:r>
        <w:r w:rsidR="00BC37F9">
          <w:rPr>
            <w:rFonts w:ascii="Arial" w:hAnsi="Arial" w:cs="Arial"/>
            <w:b/>
            <w:bCs/>
          </w:rPr>
          <w:delText>ES</w:delText>
        </w:r>
        <w:r w:rsidR="0062772F">
          <w:rPr>
            <w:rFonts w:ascii="Arial" w:hAnsi="Arial" w:cs="Arial"/>
            <w:b/>
            <w:bCs/>
          </w:rPr>
          <w:delText>/Expiry Date</w:delText>
        </w:r>
      </w:del>
    </w:p>
    <w:p w14:paraId="46D58027" w14:textId="77777777" w:rsidR="00F83EA6" w:rsidRDefault="00F83EA6">
      <w:pPr>
        <w:rPr>
          <w:del w:id="168" w:author="user" w:date="2026-09-25T21:11:00Z" w16du:dateUtc="2026-09-26T01:11:00Z"/>
          <w:rFonts w:ascii="Arial" w:hAnsi="Arial" w:cs="Arial"/>
        </w:rPr>
      </w:pPr>
    </w:p>
    <w:p w14:paraId="086A0F22" w14:textId="5B46D13A" w:rsidR="0031080C" w:rsidRPr="00853855" w:rsidRDefault="0031080C">
      <w:pPr>
        <w:rPr>
          <w:del w:id="169" w:author="user" w:date="2026-09-25T21:11:00Z" w16du:dateUtc="2026-09-26T01:11:00Z"/>
          <w:rFonts w:ascii="Arial" w:hAnsi="Arial" w:cs="Arial"/>
        </w:rPr>
      </w:pPr>
      <w:del w:id="170" w:author="user" w:date="2026-09-25T21:11:00Z" w16du:dateUtc="2026-09-26T01:11:00Z">
        <w:r>
          <w:rPr>
            <w:rFonts w:ascii="Arial" w:hAnsi="Arial" w:cs="Arial"/>
            <w:noProof/>
            <w:lang w:val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7F0CBC2" wp14:editId="260FDB55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220345</wp:posOffset>
                  </wp:positionV>
                  <wp:extent cx="2570480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57048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="http://schemas.openxmlformats.org/drawingml/2006/main">
              <w:pict>
                <v:line id="Straight Connector 4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from="1pt,17.35pt" to="203.4pt,17.35pt" w14:anchorId="35A5E4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">
                  <v:stroke joinstyle="miter"/>
                </v:line>
              </w:pict>
            </mc:Fallback>
          </mc:AlternateContent>
        </w:r>
      </w:del>
    </w:p>
    <w:p w14:paraId="7ACCDC55" w14:textId="318D2F44" w:rsidR="0031080C" w:rsidRPr="00853855" w:rsidRDefault="17BCD98A">
      <w:pPr>
        <w:rPr>
          <w:del w:id="171" w:author="user" w:date="2026-09-25T21:11:00Z" w16du:dateUtc="2026-09-26T01:11:00Z"/>
          <w:rFonts w:ascii="Arial" w:hAnsi="Arial" w:cs="Arial"/>
          <w:b/>
          <w:bCs/>
        </w:rPr>
      </w:pPr>
      <w:del w:id="172" w:author="user" w:date="2026-09-25T21:11:00Z" w16du:dateUtc="2026-09-26T01:11:00Z">
        <w:r w:rsidRPr="17BCD98A">
          <w:rPr>
            <w:rFonts w:ascii="Arial" w:hAnsi="Arial" w:cs="Arial"/>
            <w:b/>
            <w:bCs/>
          </w:rPr>
          <w:delText>Applicant Signature                                                                 Date:</w:delText>
        </w:r>
      </w:del>
    </w:p>
    <w:p w14:paraId="2C00711A" w14:textId="44FD9FE1" w:rsidR="0031080C" w:rsidRDefault="17BCD98A">
      <w:pPr>
        <w:rPr>
          <w:del w:id="173" w:author="user" w:date="2026-09-25T21:11:00Z" w16du:dateUtc="2026-09-26T01:11:00Z"/>
          <w:rFonts w:ascii="Arial" w:hAnsi="Arial" w:cs="Arial"/>
          <w:b/>
          <w:bCs/>
        </w:rPr>
      </w:pPr>
      <w:del w:id="174" w:author="user" w:date="2026-09-25T21:11:00Z" w16du:dateUtc="2026-09-26T01:11:00Z">
        <w:r w:rsidRPr="17BCD98A">
          <w:rPr>
            <w:rFonts w:ascii="Arial" w:hAnsi="Arial" w:cs="Arial"/>
            <w:b/>
            <w:bCs/>
          </w:rPr>
          <w:delText xml:space="preserve">Annual Fee: </w:delText>
        </w:r>
        <w:r w:rsidRPr="17BCD98A">
          <w:rPr>
            <w:rFonts w:ascii="Arial" w:hAnsi="Arial" w:cs="Arial"/>
          </w:rPr>
          <w:delText xml:space="preserve"> $10.00 annual                   </w:delText>
        </w:r>
        <w:r w:rsidRPr="17BCD98A">
          <w:rPr>
            <w:rFonts w:ascii="Arial" w:hAnsi="Arial" w:cs="Arial"/>
            <w:b/>
            <w:bCs/>
          </w:rPr>
          <w:delText>Date of payment: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A7B04" w14:paraId="2A646FC0" w14:textId="77777777" w:rsidTr="00023B71">
        <w:trPr>
          <w:trHeight w:val="944"/>
          <w:del w:id="175" w:author="user" w:date="2026-09-25T21:11:00Z" w16du:dateUtc="2026-09-26T01:11:00Z"/>
        </w:trPr>
        <w:tc>
          <w:tcPr>
            <w:tcW w:w="4672" w:type="dxa"/>
          </w:tcPr>
          <w:p w14:paraId="6AB5F308" w14:textId="036C1C49" w:rsidR="00FA7B04" w:rsidRPr="00FA7B04" w:rsidRDefault="00FA7B04" w:rsidP="00FA7B04">
            <w:pPr>
              <w:shd w:val="clear" w:color="auto" w:fill="FFFFFF"/>
              <w:rPr>
                <w:del w:id="176" w:author="user" w:date="2026-09-25T21:11:00Z" w16du:dateUtc="2026-09-26T01:11:00Z"/>
                <w:rFonts w:ascii="Arial" w:eastAsia="Times New Roman" w:hAnsi="Arial" w:cs="Arial"/>
                <w:color w:val="1D2228"/>
                <w:lang w:eastAsia="en-AU"/>
              </w:rPr>
            </w:pPr>
            <w:del w:id="177" w:author="user" w:date="2026-09-25T21:11:00Z" w16du:dateUtc="2026-09-26T01:11:00Z">
              <w:r w:rsidRPr="00FA7B04">
                <w:rPr>
                  <w:rFonts w:ascii="Arial" w:eastAsia="Times New Roman" w:hAnsi="Arial" w:cs="Arial"/>
                  <w:color w:val="1D2228"/>
                  <w:lang w:eastAsia="en-AU"/>
                </w:rPr>
                <w:delText>Boonah and District Landcare Association</w:delText>
              </w:r>
            </w:del>
          </w:p>
          <w:p w14:paraId="0F3EBE93" w14:textId="3F20969B" w:rsidR="00FA7B04" w:rsidRDefault="00FA7B04" w:rsidP="00023B71">
            <w:pPr>
              <w:shd w:val="clear" w:color="auto" w:fill="FFFFFF"/>
              <w:rPr>
                <w:del w:id="178" w:author="user" w:date="2026-09-25T21:11:00Z" w16du:dateUtc="2026-09-26T01:11:00Z"/>
                <w:rFonts w:ascii="Arial" w:eastAsia="Times New Roman" w:hAnsi="Arial" w:cs="Arial"/>
                <w:color w:val="1D2228"/>
                <w:lang w:eastAsia="en-AU"/>
              </w:rPr>
            </w:pPr>
            <w:del w:id="179" w:author="user" w:date="2026-09-25T21:11:00Z" w16du:dateUtc="2026-09-26T01:11:00Z">
              <w:r w:rsidRPr="00FA7B04">
                <w:rPr>
                  <w:rFonts w:ascii="Arial" w:eastAsia="Times New Roman" w:hAnsi="Arial" w:cs="Arial"/>
                  <w:color w:val="1D2228"/>
                  <w:lang w:eastAsia="en-AU"/>
                </w:rPr>
                <w:delText>BSB 633000</w:delText>
              </w:r>
              <w:r>
                <w:rPr>
                  <w:rFonts w:ascii="Arial" w:eastAsia="Times New Roman" w:hAnsi="Arial" w:cs="Arial"/>
                  <w:color w:val="1D2228"/>
                  <w:lang w:eastAsia="en-AU"/>
                </w:rPr>
                <w:delText xml:space="preserve">   </w:delText>
              </w:r>
              <w:r w:rsidRPr="00FA7B04">
                <w:rPr>
                  <w:rFonts w:ascii="Arial" w:eastAsia="Times New Roman" w:hAnsi="Arial" w:cs="Arial"/>
                  <w:color w:val="1D2228"/>
                  <w:lang w:eastAsia="en-AU"/>
                </w:rPr>
                <w:delText>Account number 113860704</w:delText>
              </w:r>
            </w:del>
          </w:p>
        </w:tc>
        <w:tc>
          <w:tcPr>
            <w:tcW w:w="4672" w:type="dxa"/>
          </w:tcPr>
          <w:p w14:paraId="7521BD34" w14:textId="508A7EC4" w:rsidR="00FA7B04" w:rsidRPr="00023B71" w:rsidRDefault="00FA7B04" w:rsidP="00FA7B04">
            <w:pPr>
              <w:rPr>
                <w:del w:id="180" w:author="user" w:date="2026-09-25T21:11:00Z" w16du:dateUtc="2026-09-26T01:11:00Z"/>
                <w:rFonts w:ascii="Arial" w:hAnsi="Arial" w:cs="Arial"/>
              </w:rPr>
            </w:pPr>
            <w:del w:id="181" w:author="user" w:date="2026-09-25T21:11:00Z" w16du:dateUtc="2026-09-26T01:11:00Z">
              <w:r>
                <w:rPr>
                  <w:rFonts w:ascii="Arial" w:hAnsi="Arial" w:cs="Arial"/>
                  <w:b/>
                  <w:bCs/>
                </w:rPr>
                <w:delText xml:space="preserve">Postal Address: </w:delText>
              </w:r>
              <w:r>
                <w:rPr>
                  <w:rFonts w:ascii="Arial" w:hAnsi="Arial" w:cs="Arial"/>
                </w:rPr>
                <w:delText>Boonah and District Landcare Association Inc, LPO Box 284, BOONAH 4310</w:delText>
              </w:r>
            </w:del>
          </w:p>
        </w:tc>
      </w:tr>
    </w:tbl>
    <w:p w14:paraId="1DAAD34B" w14:textId="2E8515F4" w:rsidR="00E06B9E" w:rsidRPr="00F20B79" w:rsidRDefault="00E06B9E">
      <w:pPr>
        <w:rPr>
          <w:sz w:val="32"/>
          <w:u w:val="single"/>
          <w:rPrChange w:id="182" w:author="user" w:date="2026-09-25T21:11:00Z" w16du:dateUtc="2026-09-26T01:11:00Z">
            <w:rPr>
              <w:rFonts w:ascii="Arial" w:hAnsi="Arial" w:cs="Arial"/>
            </w:rPr>
          </w:rPrChange>
        </w:rPr>
      </w:pPr>
    </w:p>
    <w:sectPr w:rsidR="00E06B9E" w:rsidRPr="00F20B79" w:rsidSect="00F86273">
      <w:pgSz w:w="11906" w:h="16838" w:code="0"/>
      <w:pgMar w:top="720" w:right="720" w:bottom="720" w:left="720" w:header="708" w:footer="708" w:gutter="0"/>
      <w:cols w:space="708"/>
      <w:docGrid w:linePitch="360"/>
      <w:sectPrChange w:id="183" w:author="user" w:date="2026-09-25T21:11:00Z" w16du:dateUtc="2026-09-26T01:11:00Z">
        <w:sectPr w:rsidR="00E06B9E" w:rsidRPr="00F20B79" w:rsidSect="00F86273">
          <w:pgSz w:code="9"/>
          <w:pgMar w:top="11" w:right="1276" w:bottom="142" w:left="1276" w:header="709" w:footer="709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51"/>
    <w:rsid w:val="00023B71"/>
    <w:rsid w:val="00077F9A"/>
    <w:rsid w:val="00081DBE"/>
    <w:rsid w:val="000E470A"/>
    <w:rsid w:val="000F606C"/>
    <w:rsid w:val="00135CB8"/>
    <w:rsid w:val="00136F43"/>
    <w:rsid w:val="00154772"/>
    <w:rsid w:val="0018023D"/>
    <w:rsid w:val="00180B8B"/>
    <w:rsid w:val="00185FCE"/>
    <w:rsid w:val="001A446E"/>
    <w:rsid w:val="001B38D9"/>
    <w:rsid w:val="001C2E3F"/>
    <w:rsid w:val="0020356D"/>
    <w:rsid w:val="00227718"/>
    <w:rsid w:val="00245438"/>
    <w:rsid w:val="00250629"/>
    <w:rsid w:val="00283DD4"/>
    <w:rsid w:val="002E0B52"/>
    <w:rsid w:val="002F62D0"/>
    <w:rsid w:val="0031080C"/>
    <w:rsid w:val="003503A7"/>
    <w:rsid w:val="0035398B"/>
    <w:rsid w:val="00390C92"/>
    <w:rsid w:val="003C0FFD"/>
    <w:rsid w:val="003D18D3"/>
    <w:rsid w:val="00412241"/>
    <w:rsid w:val="00412B2F"/>
    <w:rsid w:val="004242A3"/>
    <w:rsid w:val="00476E28"/>
    <w:rsid w:val="00480219"/>
    <w:rsid w:val="00495137"/>
    <w:rsid w:val="004B6208"/>
    <w:rsid w:val="004D3319"/>
    <w:rsid w:val="005334D4"/>
    <w:rsid w:val="00561221"/>
    <w:rsid w:val="00562EFE"/>
    <w:rsid w:val="005679CA"/>
    <w:rsid w:val="00567FEA"/>
    <w:rsid w:val="005F42E1"/>
    <w:rsid w:val="005F652E"/>
    <w:rsid w:val="006069E0"/>
    <w:rsid w:val="0062651B"/>
    <w:rsid w:val="0062772F"/>
    <w:rsid w:val="00634CE9"/>
    <w:rsid w:val="00654D4A"/>
    <w:rsid w:val="00654DDD"/>
    <w:rsid w:val="00683E82"/>
    <w:rsid w:val="00693A88"/>
    <w:rsid w:val="006F2FA7"/>
    <w:rsid w:val="00745551"/>
    <w:rsid w:val="0079532B"/>
    <w:rsid w:val="007F3C4E"/>
    <w:rsid w:val="00853855"/>
    <w:rsid w:val="00881B3E"/>
    <w:rsid w:val="00883C3B"/>
    <w:rsid w:val="008A2357"/>
    <w:rsid w:val="008D3B82"/>
    <w:rsid w:val="008E33AC"/>
    <w:rsid w:val="008F285F"/>
    <w:rsid w:val="0091444C"/>
    <w:rsid w:val="00955D84"/>
    <w:rsid w:val="009A138C"/>
    <w:rsid w:val="009D6134"/>
    <w:rsid w:val="009E13E9"/>
    <w:rsid w:val="00A0728E"/>
    <w:rsid w:val="00A21AFC"/>
    <w:rsid w:val="00A56061"/>
    <w:rsid w:val="00AE006E"/>
    <w:rsid w:val="00AF06C6"/>
    <w:rsid w:val="00AF5EE5"/>
    <w:rsid w:val="00BA1BED"/>
    <w:rsid w:val="00BC37F9"/>
    <w:rsid w:val="00BC66DC"/>
    <w:rsid w:val="00BD3919"/>
    <w:rsid w:val="00BF2610"/>
    <w:rsid w:val="00C01D35"/>
    <w:rsid w:val="00CB17F7"/>
    <w:rsid w:val="00CB7668"/>
    <w:rsid w:val="00D0492B"/>
    <w:rsid w:val="00D17A74"/>
    <w:rsid w:val="00D728AC"/>
    <w:rsid w:val="00DC1931"/>
    <w:rsid w:val="00E06B9E"/>
    <w:rsid w:val="00E4280C"/>
    <w:rsid w:val="00E454DD"/>
    <w:rsid w:val="00E53F5A"/>
    <w:rsid w:val="00EA1A01"/>
    <w:rsid w:val="00EC383D"/>
    <w:rsid w:val="00EF54DF"/>
    <w:rsid w:val="00EF5E01"/>
    <w:rsid w:val="00F04461"/>
    <w:rsid w:val="00F20B79"/>
    <w:rsid w:val="00F22CD3"/>
    <w:rsid w:val="00F2501E"/>
    <w:rsid w:val="00F41860"/>
    <w:rsid w:val="00F43F18"/>
    <w:rsid w:val="00F4695D"/>
    <w:rsid w:val="00F6728C"/>
    <w:rsid w:val="00F83EA6"/>
    <w:rsid w:val="00F86273"/>
    <w:rsid w:val="00FA5C7D"/>
    <w:rsid w:val="00FA7B04"/>
    <w:rsid w:val="00FB3AE6"/>
    <w:rsid w:val="00FC6FDB"/>
    <w:rsid w:val="00FD13D8"/>
    <w:rsid w:val="17BCD98A"/>
    <w:rsid w:val="2864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4112"/>
  <w15:chartTrackingRefBased/>
  <w15:docId w15:val="{A1063EAE-CDD5-4639-93AB-475F5F15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273"/>
    <w:pPr>
      <w:spacing w:after="0" w:line="240" w:lineRule="auto"/>
      <w:pPrChange w:id="0" w:author="user" w:date="2026-09-25T21:11:00Z">
        <w:pPr>
          <w:spacing w:after="160" w:line="259" w:lineRule="auto"/>
        </w:pPr>
      </w:pPrChange>
    </w:pPr>
    <w:rPr>
      <w:rFonts w:eastAsiaTheme="minorEastAsia" w:cs="Times New Roman"/>
      <w:sz w:val="24"/>
      <w:szCs w:val="24"/>
      <w:lang w:val="en-US" w:bidi="en-US"/>
      <w:rPrChange w:id="0" w:author="user" w:date="2026-09-25T21:11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3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023D"/>
    <w:pPr>
      <w:pPrChange w:id="1" w:author="user" w:date="2026-09-25T21:11:00Z">
        <w:pPr/>
      </w:pPrChange>
    </w:pPr>
    <w:rPr>
      <w:rFonts w:ascii="Tahoma" w:hAnsi="Tahoma" w:cs="Tahoma"/>
      <w:sz w:val="16"/>
      <w:szCs w:val="16"/>
      <w:rPrChange w:id="1" w:author="user" w:date="2026-09-25T21:11:00Z">
        <w:rPr>
          <w:rFonts w:ascii="Tahoma" w:eastAsiaTheme="minorEastAsia" w:hAnsi="Tahoma" w:cs="Tahoma"/>
          <w:sz w:val="16"/>
          <w:szCs w:val="16"/>
          <w:lang w:val="en-US" w:eastAsia="en-US" w:bidi="en-US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FCE"/>
    <w:rPr>
      <w:rFonts w:ascii="Tahoma" w:eastAsiaTheme="minorEastAsia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67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Kimber</dc:creator>
  <cp:keywords/>
  <dc:description/>
  <cp:lastModifiedBy>Arthur Souza Rodrigues</cp:lastModifiedBy>
  <cp:revision>1</cp:revision>
  <cp:lastPrinted>2020-11-23T05:09:00Z</cp:lastPrinted>
  <dcterms:created xsi:type="dcterms:W3CDTF">2022-01-12T02:58:00Z</dcterms:created>
  <dcterms:modified xsi:type="dcterms:W3CDTF">2026-09-26T01:11:00Z</dcterms:modified>
</cp:coreProperties>
</file>