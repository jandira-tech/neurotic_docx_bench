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468D9" w14:textId="77777777" w:rsidR="00E76EE3" w:rsidRDefault="00E76EE3">
      <w:pPr>
        <w:rPr>
          <w:rFonts w:ascii="Arial" w:hAnsi="Arial"/>
          <w:b/>
          <w:sz w:val="24"/>
          <w:rPrChange w:id="0" w:author="Arthur Souza Rodrigues" w:date="2026-09-26T14:53:00Z" w16du:dateUtc="2026-09-26T18:53:00Z">
            <w:rPr/>
          </w:rPrChange>
        </w:rPr>
      </w:pPr>
      <w:r>
        <w:rPr>
          <w:rFonts w:ascii="Arial" w:hAnsi="Arial"/>
          <w:b/>
          <w:sz w:val="24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E941FF">
          <w:rPr>
            <w:rFonts w:ascii="Arial" w:hAnsi="Arial" w:cs="Arial"/>
            <w:b/>
            <w:bCs/>
            <w:sz w:val="24"/>
            <w:szCs w:val="24"/>
          </w:rPr>
          <w:t>120</w:t>
        </w:r>
      </w:ins>
      <w:del w:id="3" w:author="Arthur Souza Rodrigues" w:date="2026-09-26T14:53:00Z" w16du:dateUtc="2026-09-26T18:53:00Z">
        <w:r>
          <w:delText>119</w:delText>
        </w:r>
      </w:del>
      <w:r>
        <w:rPr>
          <w:rFonts w:ascii="Arial" w:hAnsi="Arial"/>
          <w:b/>
          <w:sz w:val="24"/>
          <w:rPrChange w:id="4" w:author="Arthur Souza Rodrigues" w:date="2026-09-26T14:53:00Z" w16du:dateUtc="2026-09-26T18:53:00Z">
            <w:rPr/>
          </w:rPrChange>
        </w:rPr>
        <w:t>.docx</w:t>
      </w:r>
    </w:p>
    <w:p w14:paraId="290BCFA7" w14:textId="5E3C584D" w:rsidR="00615465" w:rsidRDefault="005520CF">
      <w:ins w:id="5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t>Heading 4 Style</w:t>
        </w:r>
      </w:ins>
      <w:del w:id="6" w:author="Arthur Souza Rodrigues" w:date="2026-09-26T14:53:00Z" w16du:dateUtc="2026-09-26T18:53:00Z">
        <w:r>
          <w:delText>Increase Indent</w:delText>
        </w:r>
      </w:del>
      <w:r>
        <w:rPr>
          <w:rFonts w:ascii="Arial" w:hAnsi="Arial"/>
          <w:b/>
          <w:sz w:val="24"/>
          <w:rPrChange w:id="7" w:author="Arthur Souza Rodrigues" w:date="2026-09-26T14:53:00Z" w16du:dateUtc="2026-09-26T18:53:00Z">
            <w:rPr/>
          </w:rPrChange>
        </w:rPr>
        <w:t xml:space="preserve"> Demo</w:t>
      </w:r>
    </w:p>
    <w:p w14:paraId="3695AB11" w14:textId="77777777" w:rsidR="00626581" w:rsidRDefault="005520CF">
      <w:pPr>
        <w:spacing w:before="280" w:after="80" w:line="240" w:lineRule="auto"/>
        <w:rPr>
          <w:ins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t>This document demonstrates Heading 4 paragraph style.</w:t>
        </w:r>
      </w:ins>
    </w:p>
    <w:p w14:paraId="4529F77C" w14:textId="77777777" w:rsidR="00615465" w:rsidRDefault="005520CF">
      <w:pPr>
        <w:ind w:left="720"/>
        <w:rPr>
          <w:del w:id="10" w:author="Arthur Souza Rodrigues" w:date="2026-09-26T14:53:00Z" w16du:dateUtc="2026-09-26T18:53:00Z"/>
        </w:rPr>
      </w:pPr>
      <w:ins w:id="11" w:author="Arthur Souza Rodrigues" w:date="2026-09-26T14:53:00Z" w16du:dateUtc="2026-09-26T18:53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 document hierarchy.</w:t>
        </w:r>
      </w:ins>
      <w:del w:id="12" w:author="Arthur Souza Rodrigues" w:date="2026-09-26T14:53:00Z" w16du:dateUtc="2026-09-26T18:53:00Z">
        <w:r>
          <w:delText>This text will be indented.</w:delText>
        </w:r>
      </w:del>
    </w:p>
    <w:p w14:paraId="76082443" w14:textId="77777777" w:rsidR="00615465" w:rsidRDefault="005520CF">
      <w:pPr>
        <w:ind w:left="720"/>
        <w:rPr>
          <w:del w:id="13" w:author="Arthur Souza Rodrigues" w:date="2026-09-26T14:53:00Z" w16du:dateUtc="2026-09-26T18:53:00Z"/>
        </w:rPr>
      </w:pPr>
      <w:del w:id="14" w:author="Arthur Souza Rodrigues" w:date="2026-09-26T14:53:00Z" w16du:dateUtc="2026-09-26T18:53:00Z">
        <w:r>
          <w:delText>This line is indented once.</w:delText>
        </w:r>
      </w:del>
    </w:p>
    <w:p w14:paraId="316424D6" w14:textId="77777777" w:rsidR="00615465" w:rsidRDefault="005520CF">
      <w:pPr>
        <w:spacing w:before="280" w:after="80" w:line="240" w:lineRule="auto"/>
        <w:pPrChange w:id="15" w:author="Arthur Souza Rodrigues" w:date="2026-09-26T14:53:00Z" w16du:dateUtc="2026-09-26T18:53:00Z">
          <w:pPr>
            <w:ind w:left="1440"/>
          </w:pPr>
        </w:pPrChange>
      </w:pPr>
      <w:del w:id="16" w:author="Arthur Souza Rodrigues" w:date="2026-09-26T14:53:00Z" w16du:dateUtc="2026-09-26T18:53:00Z">
        <w:r>
          <w:delText>This line is indented more.</w:delText>
        </w:r>
      </w:del>
    </w:p>
    <w:sectPr w:rsidR="00615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65"/>
    <w:rsid w:val="002F5B90"/>
    <w:rsid w:val="00615465"/>
    <w:rsid w:val="00626581"/>
    <w:rsid w:val="00D53FE7"/>
    <w:rsid w:val="00E50D5A"/>
    <w:rsid w:val="00E76EE3"/>
    <w:rsid w:val="00E77E8A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E26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2026-09-26T18:53:00Z</dcterms:modified>
</cp:coreProperties>
</file>