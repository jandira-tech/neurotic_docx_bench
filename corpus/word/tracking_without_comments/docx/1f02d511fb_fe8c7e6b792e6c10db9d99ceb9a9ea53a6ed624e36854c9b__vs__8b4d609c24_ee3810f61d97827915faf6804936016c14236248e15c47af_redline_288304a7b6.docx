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6A923" w14:textId="2F4FBAB8" w:rsidR="0046398C" w:rsidRPr="00B9385E" w:rsidRDefault="00771CE6" w:rsidP="00D13813">
      <w:pPr>
        <w:jc w:val="center"/>
        <w:rPr>
          <w:ins w:id="11" w:author="Cockrell, Dawn" w:date="2026-09-25T20:10:00Z" w16du:dateUtc="2026-09-26T00:10:00Z"/>
          <w:rFonts w:ascii="Gill Sans" w:hAnsi="Gill Sans"/>
          <w:b/>
          <w:smallCaps/>
          <w:sz w:val="20"/>
        </w:rPr>
      </w:pPr>
      <w:ins w:id="12" w:author="Cockrell, Dawn" w:date="2026-09-25T20:10:00Z" w16du:dateUtc="2026-09-26T00:10:00Z">
        <w:r w:rsidRPr="009908D9">
          <w:rPr>
            <w:rFonts w:ascii="Palatino" w:hAnsi="Palatino"/>
            <w:b/>
            <w:smallCaps/>
            <w:noProof/>
            <w:color w:val="1F497D" w:themeColor="text2"/>
            <w:sz w:val="32"/>
            <w:szCs w:val="32"/>
          </w:rPr>
          <w:drawing>
            <wp:anchor distT="0" distB="0" distL="114300" distR="114300" simplePos="0" relativeHeight="251659264" behindDoc="0" locked="0" layoutInCell="1" allowOverlap="1" wp14:anchorId="5C311FF8" wp14:editId="63A4625B">
              <wp:simplePos x="0" y="0"/>
              <wp:positionH relativeFrom="column">
                <wp:posOffset>228600</wp:posOffset>
              </wp:positionH>
              <wp:positionV relativeFrom="paragraph">
                <wp:posOffset>-297339</wp:posOffset>
              </wp:positionV>
              <wp:extent cx="1143000" cy="1039019"/>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149096" cy="104456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908D9" w:rsidRPr="009908D9">
          <w:rPr>
            <w:rFonts w:ascii="Palatino" w:hAnsi="Palatino"/>
            <w:b/>
            <w:smallCaps/>
            <w:color w:val="1F497D" w:themeColor="text2"/>
            <w:sz w:val="32"/>
            <w:szCs w:val="32"/>
          </w:rPr>
          <w:t>MAPLETON</w:t>
        </w:r>
        <w:r w:rsidR="009908D9">
          <w:rPr>
            <w:rFonts w:ascii="Palatino" w:hAnsi="Palatino"/>
            <w:b/>
            <w:smallCaps/>
            <w:color w:val="1F497D" w:themeColor="text2"/>
            <w:sz w:val="36"/>
            <w:szCs w:val="32"/>
          </w:rPr>
          <w:t xml:space="preserve"> </w:t>
        </w:r>
        <w:r w:rsidR="00CD1045" w:rsidRPr="00CD1045">
          <w:rPr>
            <w:rFonts w:ascii="Palatino" w:hAnsi="Palatino"/>
            <w:b/>
            <w:smallCaps/>
            <w:color w:val="1F497D" w:themeColor="text2"/>
            <w:sz w:val="32"/>
            <w:szCs w:val="32"/>
          </w:rPr>
          <w:t xml:space="preserve">Elementary </w:t>
        </w:r>
        <w:r w:rsidR="0046398C" w:rsidRPr="00CD1045">
          <w:rPr>
            <w:rFonts w:ascii="Palatino" w:hAnsi="Palatino"/>
            <w:b/>
            <w:smallCaps/>
            <w:color w:val="1F497D" w:themeColor="text2"/>
            <w:sz w:val="32"/>
            <w:szCs w:val="32"/>
          </w:rPr>
          <w:t>S</w:t>
        </w:r>
        <w:r w:rsidR="00B9385E" w:rsidRPr="00CD1045">
          <w:rPr>
            <w:rFonts w:ascii="Palatino" w:hAnsi="Palatino"/>
            <w:b/>
            <w:smallCaps/>
            <w:color w:val="1F497D" w:themeColor="text2"/>
            <w:sz w:val="32"/>
            <w:szCs w:val="32"/>
          </w:rPr>
          <w:t>chool</w:t>
        </w:r>
      </w:ins>
    </w:p>
    <w:p w14:paraId="67837E00" w14:textId="3F3A5C0D" w:rsidR="0046398C" w:rsidRPr="00CB4D10" w:rsidRDefault="009908D9" w:rsidP="00D13813">
      <w:pPr>
        <w:jc w:val="center"/>
        <w:rPr>
          <w:ins w:id="13" w:author="Cockrell, Dawn" w:date="2026-09-25T20:10:00Z" w16du:dateUtc="2026-09-26T00:10:00Z"/>
          <w:rFonts w:ascii="Palatino" w:hAnsi="Palatino"/>
          <w:b/>
        </w:rPr>
      </w:pPr>
      <w:ins w:id="14" w:author="Cockrell, Dawn" w:date="2026-09-25T20:10:00Z" w16du:dateUtc="2026-09-26T00:10:00Z">
        <w:r>
          <w:rPr>
            <w:rFonts w:ascii="Palatino" w:hAnsi="Palatino"/>
            <w:b/>
          </w:rPr>
          <w:t>809</w:t>
        </w:r>
        <w:r w:rsidR="00B9385E">
          <w:rPr>
            <w:rFonts w:ascii="Palatino" w:hAnsi="Palatino"/>
            <w:b/>
          </w:rPr>
          <w:t xml:space="preserve"> Indian Mound Drive</w:t>
        </w:r>
      </w:ins>
    </w:p>
    <w:p w14:paraId="3A85C17C" w14:textId="77777777" w:rsidR="0046398C" w:rsidRPr="00CB4D10" w:rsidRDefault="00B9385E" w:rsidP="00D13813">
      <w:pPr>
        <w:jc w:val="center"/>
        <w:rPr>
          <w:ins w:id="15" w:author="Cockrell, Dawn" w:date="2026-09-25T20:10:00Z" w16du:dateUtc="2026-09-26T00:10:00Z"/>
          <w:rFonts w:ascii="Palatino" w:hAnsi="Palatino"/>
          <w:b/>
        </w:rPr>
      </w:pPr>
      <w:ins w:id="16" w:author="Cockrell, Dawn" w:date="2026-09-25T20:10:00Z" w16du:dateUtc="2026-09-26T00:10:00Z">
        <w:r>
          <w:rPr>
            <w:rFonts w:ascii="Palatino" w:hAnsi="Palatino"/>
            <w:b/>
          </w:rPr>
          <w:t>Mount Sterling, KY 40353</w:t>
        </w:r>
      </w:ins>
    </w:p>
    <w:p w14:paraId="385C72B6" w14:textId="25CE33AC" w:rsidR="0046398C" w:rsidRPr="00CB4D10" w:rsidRDefault="0046398C" w:rsidP="00D13813">
      <w:pPr>
        <w:jc w:val="center"/>
        <w:rPr>
          <w:ins w:id="17" w:author="Cockrell, Dawn" w:date="2026-09-25T20:10:00Z" w16du:dateUtc="2026-09-26T00:10:00Z"/>
          <w:rFonts w:ascii="Palatino" w:hAnsi="Palatino"/>
          <w:b/>
        </w:rPr>
      </w:pPr>
      <w:ins w:id="18" w:author="Cockrell, Dawn" w:date="2026-09-25T20:10:00Z" w16du:dateUtc="2026-09-26T00:10:00Z">
        <w:r w:rsidRPr="00CB4D10">
          <w:rPr>
            <w:rFonts w:ascii="Palatino" w:hAnsi="Palatino"/>
            <w:b/>
          </w:rPr>
          <w:t>Phone: (</w:t>
        </w:r>
        <w:r w:rsidR="00B9385E">
          <w:rPr>
            <w:rFonts w:ascii="Palatino" w:hAnsi="Palatino"/>
            <w:b/>
          </w:rPr>
          <w:t>859) 497-</w:t>
        </w:r>
        <w:r w:rsidR="009908D9">
          <w:rPr>
            <w:rFonts w:ascii="Palatino" w:hAnsi="Palatino"/>
            <w:b/>
          </w:rPr>
          <w:t>8752</w:t>
        </w:r>
        <w:r w:rsidR="00B9385E">
          <w:rPr>
            <w:rFonts w:ascii="Palatino" w:hAnsi="Palatino"/>
            <w:b/>
          </w:rPr>
          <w:tab/>
          <w:t xml:space="preserve">Fax: (859) </w:t>
        </w:r>
        <w:r w:rsidR="009908D9">
          <w:rPr>
            <w:rFonts w:ascii="Palatino" w:hAnsi="Palatino"/>
            <w:b/>
          </w:rPr>
          <w:t>497-8756</w:t>
        </w:r>
      </w:ins>
    </w:p>
    <w:p w14:paraId="4DA98097" w14:textId="77777777" w:rsidR="0046398C" w:rsidRPr="00CB4D10" w:rsidRDefault="00D56D1F" w:rsidP="0046398C">
      <w:pPr>
        <w:rPr>
          <w:ins w:id="19" w:author="Cockrell, Dawn" w:date="2026-09-25T20:10:00Z" w16du:dateUtc="2026-09-26T00:10:00Z"/>
          <w:rFonts w:ascii="Palatino" w:hAnsi="Palatino"/>
          <w:b/>
          <w:sz w:val="32"/>
          <w:szCs w:val="32"/>
        </w:rPr>
      </w:pPr>
      <w:ins w:id="20" w:author="Cockrell, Dawn" w:date="2026-09-25T20:10:00Z" w16du:dateUtc="2026-09-26T00:10:00Z">
        <w:r w:rsidRPr="00D56D1F">
          <w:rPr>
            <w:rFonts w:ascii="Palatino" w:hAnsi="Palatino"/>
            <w:b/>
            <w:noProof/>
            <w:sz w:val="32"/>
            <w:szCs w:val="32"/>
          </w:rPr>
          <w:pict w14:anchorId="4119E1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orizontal Line 1" o:spid="_x0000_i1025" type="#_x0000_t75" style="width:458pt;height:4pt;visibility:visible;mso-wrap-style:square">
              <v:imagedata r:id="rId11" o:title=""/>
              <o:lock v:ext="edit" rotation="t" cropping="t" verticies="t"/>
            </v:shape>
          </w:pict>
        </w:r>
      </w:ins>
    </w:p>
    <w:p w14:paraId="3A697856" w14:textId="349655F9" w:rsidR="00BF1756" w:rsidRPr="009908D9" w:rsidRDefault="009908D9" w:rsidP="009908D9">
      <w:pPr>
        <w:rPr>
          <w:ins w:id="21" w:author="Cockrell, Dawn" w:date="2026-09-25T20:10:00Z" w16du:dateUtc="2026-09-26T00:10:00Z"/>
          <w:rFonts w:ascii="Palatino" w:hAnsi="Palatino"/>
          <w:b/>
          <w:i/>
          <w:sz w:val="18"/>
          <w:szCs w:val="18"/>
        </w:rPr>
      </w:pPr>
      <w:ins w:id="22" w:author="Cockrell, Dawn" w:date="2026-09-25T20:10:00Z" w16du:dateUtc="2026-09-26T00:10:00Z">
        <w:r w:rsidRPr="009908D9">
          <w:rPr>
            <w:rFonts w:ascii="Palatino" w:hAnsi="Palatino"/>
            <w:b/>
            <w:i/>
            <w:sz w:val="18"/>
            <w:szCs w:val="18"/>
          </w:rPr>
          <w:t xml:space="preserve">    Mrs. Dawn Cockrell,</w:t>
        </w:r>
        <w:r w:rsidR="00CD1045" w:rsidRPr="009908D9">
          <w:rPr>
            <w:rFonts w:ascii="Palatino" w:hAnsi="Palatino"/>
            <w:b/>
            <w:i/>
            <w:sz w:val="18"/>
            <w:szCs w:val="18"/>
          </w:rPr>
          <w:t xml:space="preserve"> </w:t>
        </w:r>
        <w:r w:rsidR="0046398C" w:rsidRPr="009908D9">
          <w:rPr>
            <w:rFonts w:ascii="Palatino" w:hAnsi="Palatino"/>
            <w:b/>
            <w:i/>
            <w:sz w:val="18"/>
            <w:szCs w:val="18"/>
          </w:rPr>
          <w:t>Principal</w:t>
        </w:r>
        <w:r w:rsidRPr="009908D9">
          <w:rPr>
            <w:rFonts w:ascii="Palatino" w:hAnsi="Palatino"/>
            <w:b/>
            <w:i/>
            <w:sz w:val="18"/>
            <w:szCs w:val="18"/>
          </w:rPr>
          <w:tab/>
        </w:r>
        <w:r w:rsidRPr="009908D9">
          <w:rPr>
            <w:rFonts w:ascii="Palatino" w:hAnsi="Palatino"/>
            <w:b/>
            <w:i/>
            <w:sz w:val="18"/>
            <w:szCs w:val="18"/>
          </w:rPr>
          <w:tab/>
        </w:r>
        <w:r w:rsidRPr="009908D9">
          <w:rPr>
            <w:rFonts w:ascii="Palatino" w:hAnsi="Palatino"/>
            <w:b/>
            <w:i/>
            <w:sz w:val="18"/>
            <w:szCs w:val="18"/>
          </w:rPr>
          <w:tab/>
          <w:t xml:space="preserve">      </w:t>
        </w:r>
        <w:r w:rsidRPr="009908D9">
          <w:rPr>
            <w:rFonts w:ascii="Palatino" w:hAnsi="Palatino"/>
            <w:b/>
            <w:i/>
            <w:sz w:val="18"/>
            <w:szCs w:val="18"/>
          </w:rPr>
          <w:tab/>
          <w:t xml:space="preserve">                </w:t>
        </w:r>
        <w:r>
          <w:rPr>
            <w:rFonts w:ascii="Palatino" w:hAnsi="Palatino"/>
            <w:b/>
            <w:i/>
            <w:sz w:val="18"/>
            <w:szCs w:val="18"/>
          </w:rPr>
          <w:t xml:space="preserve">     </w:t>
        </w:r>
        <w:r w:rsidRPr="009908D9">
          <w:rPr>
            <w:rFonts w:ascii="Palatino" w:hAnsi="Palatino"/>
            <w:b/>
            <w:i/>
            <w:sz w:val="18"/>
            <w:szCs w:val="18"/>
          </w:rPr>
          <w:t xml:space="preserve"> Mrs. </w:t>
        </w:r>
        <w:r>
          <w:rPr>
            <w:rFonts w:ascii="Palatino" w:hAnsi="Palatino"/>
            <w:b/>
            <w:i/>
            <w:sz w:val="18"/>
            <w:szCs w:val="18"/>
          </w:rPr>
          <w:t>Lac</w:t>
        </w:r>
        <w:r w:rsidRPr="009908D9">
          <w:rPr>
            <w:rFonts w:ascii="Palatino" w:hAnsi="Palatino"/>
            <w:b/>
            <w:i/>
            <w:sz w:val="18"/>
            <w:szCs w:val="18"/>
          </w:rPr>
          <w:t>y Gross, Counselor</w:t>
        </w:r>
        <w:r>
          <w:rPr>
            <w:rFonts w:ascii="Palatino" w:hAnsi="Palatino"/>
            <w:b/>
            <w:i/>
            <w:sz w:val="18"/>
            <w:szCs w:val="18"/>
          </w:rPr>
          <w:tab/>
        </w:r>
      </w:ins>
    </w:p>
    <w:p w14:paraId="2545A503" w14:textId="0D9150D8" w:rsidR="00BF1756" w:rsidRPr="009908D9" w:rsidRDefault="009908D9" w:rsidP="009908D9">
      <w:pPr>
        <w:rPr>
          <w:ins w:id="23" w:author="Cockrell, Dawn" w:date="2026-09-25T20:10:00Z" w16du:dateUtc="2026-09-26T00:10:00Z"/>
          <w:rFonts w:ascii="Palatino" w:hAnsi="Palatino"/>
          <w:b/>
          <w:i/>
          <w:sz w:val="18"/>
          <w:szCs w:val="18"/>
        </w:rPr>
      </w:pPr>
      <w:ins w:id="24" w:author="Cockrell, Dawn" w:date="2026-09-25T20:10:00Z" w16du:dateUtc="2026-09-26T00:10:00Z">
        <w:r>
          <w:rPr>
            <w:rFonts w:ascii="Palatino" w:hAnsi="Palatino"/>
            <w:b/>
            <w:i/>
            <w:sz w:val="18"/>
            <w:szCs w:val="18"/>
          </w:rPr>
          <w:t xml:space="preserve">    </w:t>
        </w:r>
        <w:r w:rsidRPr="009908D9">
          <w:rPr>
            <w:rFonts w:ascii="Palatino" w:hAnsi="Palatino"/>
            <w:b/>
            <w:i/>
            <w:sz w:val="18"/>
            <w:szCs w:val="18"/>
          </w:rPr>
          <w:t>Mr. Brett Whitaker</w:t>
        </w:r>
        <w:r w:rsidR="00ED21B7" w:rsidRPr="009908D9">
          <w:rPr>
            <w:rFonts w:ascii="Palatino" w:hAnsi="Palatino"/>
            <w:b/>
            <w:i/>
            <w:sz w:val="18"/>
            <w:szCs w:val="18"/>
          </w:rPr>
          <w:t>, Assistant Principal</w:t>
        </w:r>
        <w:r>
          <w:rPr>
            <w:rFonts w:ascii="Palatino" w:hAnsi="Palatino"/>
            <w:b/>
            <w:i/>
            <w:sz w:val="18"/>
            <w:szCs w:val="18"/>
          </w:rPr>
          <w:tab/>
        </w:r>
        <w:r>
          <w:rPr>
            <w:rFonts w:ascii="Palatino" w:hAnsi="Palatino"/>
            <w:b/>
            <w:i/>
            <w:sz w:val="18"/>
            <w:szCs w:val="18"/>
          </w:rPr>
          <w:tab/>
        </w:r>
        <w:r>
          <w:rPr>
            <w:rFonts w:ascii="Palatino" w:hAnsi="Palatino"/>
            <w:b/>
            <w:i/>
            <w:sz w:val="18"/>
            <w:szCs w:val="18"/>
          </w:rPr>
          <w:tab/>
        </w:r>
        <w:r>
          <w:rPr>
            <w:rFonts w:ascii="Palatino" w:hAnsi="Palatino"/>
            <w:b/>
            <w:i/>
            <w:sz w:val="18"/>
            <w:szCs w:val="18"/>
          </w:rPr>
          <w:tab/>
          <w:t xml:space="preserve">       </w:t>
        </w:r>
        <w:r w:rsidR="00B316C4">
          <w:rPr>
            <w:rFonts w:ascii="Palatino" w:hAnsi="Palatino"/>
            <w:b/>
            <w:i/>
            <w:sz w:val="18"/>
            <w:szCs w:val="18"/>
          </w:rPr>
          <w:t>Ms. Danielle Pleasant, FR</w:t>
        </w:r>
        <w:r w:rsidRPr="009908D9">
          <w:rPr>
            <w:rFonts w:ascii="Palatino" w:hAnsi="Palatino"/>
            <w:b/>
            <w:i/>
            <w:sz w:val="18"/>
            <w:szCs w:val="18"/>
          </w:rPr>
          <w:t>C Director</w:t>
        </w:r>
      </w:ins>
    </w:p>
    <w:p w14:paraId="6437ED84" w14:textId="77777777" w:rsidR="00CD1045" w:rsidRDefault="00CD1045" w:rsidP="001A67E0">
      <w:pPr>
        <w:rPr>
          <w:ins w:id="25" w:author="Cockrell, Dawn" w:date="2026-09-25T20:10:00Z" w16du:dateUtc="2026-09-26T00:10:00Z"/>
          <w:rFonts w:ascii="Palatino" w:hAnsi="Palatino"/>
          <w:b/>
          <w:i/>
          <w:sz w:val="20"/>
        </w:rPr>
      </w:pPr>
    </w:p>
    <w:p w14:paraId="3D14A600" w14:textId="64F3FBAD" w:rsidR="00BD28D8" w:rsidRDefault="00C877B4" w:rsidP="00571135">
      <w:pPr>
        <w:rPr>
          <w:ins w:id="26" w:author="Cockrell, Dawn" w:date="2026-09-25T20:10:00Z" w16du:dateUtc="2026-09-26T00:10:00Z"/>
        </w:rPr>
      </w:pPr>
      <w:ins w:id="27" w:author="Cockrell, Dawn" w:date="2026-09-25T20:10:00Z" w16du:dateUtc="2026-09-26T00:10:00Z">
        <w:r>
          <w:t>Dear Mapleton Families,</w:t>
        </w:r>
      </w:ins>
    </w:p>
    <w:p w14:paraId="5CB34892" w14:textId="77777777" w:rsidR="00C877B4" w:rsidRDefault="00C877B4" w:rsidP="00571135">
      <w:pPr>
        <w:rPr>
          <w:ins w:id="28" w:author="Cockrell, Dawn" w:date="2026-09-25T20:10:00Z" w16du:dateUtc="2026-09-26T00:10:00Z"/>
        </w:rPr>
      </w:pPr>
    </w:p>
    <w:p w14:paraId="7F0B189A" w14:textId="0BB2E2C2" w:rsidR="00C877B4" w:rsidRDefault="00C877B4" w:rsidP="00571135">
      <w:pPr>
        <w:rPr>
          <w:ins w:id="29" w:author="Cockrell, Dawn" w:date="2026-09-25T20:10:00Z" w16du:dateUtc="2026-09-26T00:10:00Z"/>
        </w:rPr>
      </w:pPr>
      <w:ins w:id="30" w:author="Cockrell, Dawn" w:date="2026-09-25T20:10:00Z" w16du:dateUtc="2026-09-26T00:10:00Z">
        <w:r>
          <w:tab/>
          <w:t>On behalf of the staff at Maplet</w:t>
        </w:r>
        <w:r w:rsidR="00964577">
          <w:t>on Elementary School, I am excited</w:t>
        </w:r>
        <w:r>
          <w:t xml:space="preserve"> to welcome you to the 2016-17 school year!  </w:t>
        </w:r>
        <w:r w:rsidR="00964577">
          <w:t xml:space="preserve">Hopefully, the summer has provided you with many memorable opportunities to spend time with family and friends. It continues to be an honor and privilege to serve as the principal of such an exemplary and student centered school.  As we prepare to embark on another year, I am reminded that the beginning of school is truly a special time, and we are eagerly </w:t>
        </w:r>
        <w:r>
          <w:t xml:space="preserve">looking forward to a productive partnership </w:t>
        </w:r>
        <w:r w:rsidR="009F6D7D">
          <w:t xml:space="preserve">with you to ensure our children can achieve their highest potential.  </w:t>
        </w:r>
      </w:ins>
    </w:p>
    <w:p w14:paraId="79CFD192" w14:textId="77777777" w:rsidR="007D3276" w:rsidRDefault="007D3276" w:rsidP="00571135">
      <w:pPr>
        <w:rPr>
          <w:ins w:id="31" w:author="Cockrell, Dawn" w:date="2026-09-25T20:10:00Z" w16du:dateUtc="2026-09-26T00:10:00Z"/>
        </w:rPr>
      </w:pPr>
    </w:p>
    <w:p w14:paraId="68B1E9D7" w14:textId="060FC555" w:rsidR="00675F0C" w:rsidRDefault="00675F0C" w:rsidP="00675F0C">
      <w:pPr>
        <w:rPr>
          <w:ins w:id="32" w:author="Cockrell, Dawn" w:date="2026-09-25T20:10:00Z" w16du:dateUtc="2026-09-26T00:10:00Z"/>
        </w:rPr>
      </w:pPr>
      <w:ins w:id="33" w:author="Cockrell, Dawn" w:date="2026-09-25T20:10:00Z" w16du:dateUtc="2026-09-26T00:10:00Z">
        <w:r>
          <w:tab/>
          <w:t xml:space="preserve">While there will be minimal changes to our administrative, teacher, and support staff team </w:t>
        </w:r>
        <w:r w:rsidR="00781D8B">
          <w:t>this year</w:t>
        </w:r>
        <w:r>
          <w:t xml:space="preserve">, we are excited to welcome a few new staff members to second grade and a new instructional assistant.  Our </w:t>
        </w:r>
        <w:r w:rsidR="00781D8B">
          <w:t xml:space="preserve">staff has </w:t>
        </w:r>
        <w:r>
          <w:t xml:space="preserve">worked tirelessly over the summer to prepare for a </w:t>
        </w:r>
        <w:r w:rsidR="00781D8B">
          <w:t>successful</w:t>
        </w:r>
        <w:r>
          <w:t xml:space="preserve"> 2016-17 year.</w:t>
        </w:r>
      </w:ins>
    </w:p>
    <w:p w14:paraId="2179E279" w14:textId="77777777" w:rsidR="00964577" w:rsidRDefault="00964577" w:rsidP="00571135">
      <w:pPr>
        <w:rPr>
          <w:ins w:id="34" w:author="Cockrell, Dawn" w:date="2026-09-25T20:10:00Z" w16du:dateUtc="2026-09-26T00:10:00Z"/>
        </w:rPr>
      </w:pPr>
    </w:p>
    <w:p w14:paraId="27FE2C4B" w14:textId="6D0D0A43" w:rsidR="0042050F" w:rsidRDefault="00FE20D6" w:rsidP="00571135">
      <w:pPr>
        <w:rPr>
          <w:ins w:id="35" w:author="Cockrell, Dawn" w:date="2026-09-25T20:10:00Z" w16du:dateUtc="2026-09-26T00:10:00Z"/>
        </w:rPr>
      </w:pPr>
      <w:ins w:id="36" w:author="Cockrell, Dawn" w:date="2026-09-25T20:10:00Z" w16du:dateUtc="2026-09-26T00:10:00Z">
        <w:r>
          <w:tab/>
          <w:t xml:space="preserve">Our goals this year will focus on continued </w:t>
        </w:r>
        <w:r w:rsidRPr="0042050F">
          <w:rPr>
            <w:b/>
          </w:rPr>
          <w:t>academic achievement</w:t>
        </w:r>
        <w:r>
          <w:t xml:space="preserve">, </w:t>
        </w:r>
        <w:r w:rsidRPr="0042050F">
          <w:rPr>
            <w:b/>
          </w:rPr>
          <w:t>student leadership</w:t>
        </w:r>
        <w:r>
          <w:t xml:space="preserve">, and </w:t>
        </w:r>
        <w:r w:rsidR="0042050F" w:rsidRPr="0042050F">
          <w:rPr>
            <w:b/>
          </w:rPr>
          <w:t>increased</w:t>
        </w:r>
        <w:r w:rsidR="0042050F">
          <w:t xml:space="preserve"> </w:t>
        </w:r>
        <w:r w:rsidRPr="0042050F">
          <w:rPr>
            <w:b/>
          </w:rPr>
          <w:t>parent/community involvement</w:t>
        </w:r>
        <w:r>
          <w:t xml:space="preserve">.  To support </w:t>
        </w:r>
        <w:r w:rsidR="00342E3C">
          <w:t xml:space="preserve">our </w:t>
        </w:r>
        <w:r>
          <w:t>academic achievement</w:t>
        </w:r>
        <w:r w:rsidR="0042050F">
          <w:t xml:space="preserve"> goal</w:t>
        </w:r>
        <w:r w:rsidR="00342E3C">
          <w:t>s</w:t>
        </w:r>
        <w:r>
          <w:t xml:space="preserve">, we will </w:t>
        </w:r>
        <w:r w:rsidR="0042050F">
          <w:t>continue with the programs we have in place and begin the year with the following additional opportunities:</w:t>
        </w:r>
      </w:ins>
    </w:p>
    <w:p w14:paraId="284FAB32" w14:textId="77777777" w:rsidR="00342E3C" w:rsidRDefault="00342E3C" w:rsidP="00571135">
      <w:pPr>
        <w:rPr>
          <w:ins w:id="37" w:author="Cockrell, Dawn" w:date="2026-09-25T20:10:00Z" w16du:dateUtc="2026-09-26T00:10:00Z"/>
        </w:rPr>
      </w:pPr>
    </w:p>
    <w:p w14:paraId="74802AA8" w14:textId="77777777" w:rsidR="0042050F" w:rsidRDefault="0042050F" w:rsidP="0042050F">
      <w:pPr>
        <w:pStyle w:val="ListParagraph"/>
        <w:numPr>
          <w:ilvl w:val="0"/>
          <w:numId w:val="21"/>
        </w:numPr>
        <w:rPr>
          <w:ins w:id="38" w:author="Cockrell, Dawn" w:date="2026-09-25T20:10:00Z" w16du:dateUtc="2026-09-26T00:10:00Z"/>
        </w:rPr>
      </w:pPr>
      <w:ins w:id="39" w:author="Cockrell, Dawn" w:date="2026-09-25T20:10:00Z" w16du:dateUtc="2026-09-26T00:10:00Z">
        <w:r>
          <w:t>New student/teacher reading and writing materials to support our literacy initiative.</w:t>
        </w:r>
      </w:ins>
    </w:p>
    <w:p w14:paraId="5085EC7A" w14:textId="0F08F0C6" w:rsidR="0042050F" w:rsidRDefault="0042050F" w:rsidP="0042050F">
      <w:pPr>
        <w:pStyle w:val="ListParagraph"/>
        <w:numPr>
          <w:ilvl w:val="0"/>
          <w:numId w:val="21"/>
        </w:numPr>
        <w:rPr>
          <w:ins w:id="40" w:author="Cockrell, Dawn" w:date="2026-09-25T20:10:00Z" w16du:dateUtc="2026-09-26T00:10:00Z"/>
        </w:rPr>
      </w:pPr>
      <w:ins w:id="41" w:author="Cockrell, Dawn" w:date="2026-09-25T20:10:00Z" w16du:dateUtc="2026-09-26T00:10:00Z">
        <w:r>
          <w:t xml:space="preserve">New math teacher/student materials. </w:t>
        </w:r>
      </w:ins>
    </w:p>
    <w:p w14:paraId="5BF20ED4" w14:textId="1659AC4D" w:rsidR="00964577" w:rsidRDefault="0042050F" w:rsidP="00571135">
      <w:pPr>
        <w:pStyle w:val="ListParagraph"/>
        <w:numPr>
          <w:ilvl w:val="0"/>
          <w:numId w:val="21"/>
        </w:numPr>
        <w:rPr>
          <w:ins w:id="42" w:author="Cockrell, Dawn" w:date="2026-09-25T20:10:00Z" w16du:dateUtc="2026-09-26T00:10:00Z"/>
        </w:rPr>
      </w:pPr>
      <w:ins w:id="43" w:author="Cockrell, Dawn" w:date="2026-09-25T20:10:00Z" w16du:dateUtc="2026-09-26T00:10:00Z">
        <w:r>
          <w:t>Implementation of our STEM Lab classroom and increased technology integration.  (The STEM Lab</w:t>
        </w:r>
        <w:r w:rsidR="00FE20D6">
          <w:t xml:space="preserve"> is a class in which all students will have the opportunity to participate</w:t>
        </w:r>
        <w:r>
          <w:t>.  The focus of the class will be</w:t>
        </w:r>
        <w:r w:rsidR="00FE20D6">
          <w:t xml:space="preserve"> on integrating science, </w:t>
        </w:r>
        <w:r w:rsidR="00675F0C">
          <w:t xml:space="preserve">technology, </w:t>
        </w:r>
        <w:r w:rsidR="00FE20D6">
          <w:t xml:space="preserve">engineering, </w:t>
        </w:r>
        <w:r w:rsidR="00675F0C">
          <w:t>and math</w:t>
        </w:r>
        <w:r w:rsidR="00FE20D6">
          <w:t xml:space="preserve">.  We are partnering with Project Lead the Way </w:t>
        </w:r>
        <w:r w:rsidR="00675F0C">
          <w:t xml:space="preserve">(PLTW) </w:t>
        </w:r>
        <w:r w:rsidR="00FE20D6">
          <w:t>and will be implementing several of their units from the Engineering is Elementary program.  O</w:t>
        </w:r>
        <w:r w:rsidR="00675F0C">
          <w:t>ne of the PLTW</w:t>
        </w:r>
        <w:r w:rsidR="00FE20D6">
          <w:t xml:space="preserve"> teacher leaders will be supporting our staff this year as we begin implementation of this exciting</w:t>
        </w:r>
        <w:r w:rsidR="00675F0C">
          <w:t xml:space="preserve"> initiative</w:t>
        </w:r>
        <w:r w:rsidR="00FE20D6">
          <w:t>.  We are also excited to include Lego robotics units and after school opportunities w</w:t>
        </w:r>
        <w:r>
          <w:t>ithin this classroom as well.)</w:t>
        </w:r>
        <w:r w:rsidR="00964577">
          <w:tab/>
          <w:t xml:space="preserve"> </w:t>
        </w:r>
      </w:ins>
    </w:p>
    <w:p w14:paraId="6AC0CBF0" w14:textId="77777777" w:rsidR="0024593B" w:rsidRDefault="0024593B" w:rsidP="00571135">
      <w:pPr>
        <w:rPr>
          <w:ins w:id="44" w:author="Cockrell, Dawn" w:date="2026-09-25T20:10:00Z" w16du:dateUtc="2026-09-26T00:10:00Z"/>
        </w:rPr>
      </w:pPr>
    </w:p>
    <w:p w14:paraId="015C93C7" w14:textId="5FD07BE7" w:rsidR="0024593B" w:rsidRPr="0024593B" w:rsidRDefault="0024593B" w:rsidP="00571135">
      <w:pPr>
        <w:rPr>
          <w:ins w:id="45" w:author="Cockrell, Dawn" w:date="2026-09-25T20:10:00Z" w16du:dateUtc="2026-09-26T00:10:00Z"/>
          <w:b/>
        </w:rPr>
      </w:pPr>
      <w:ins w:id="46" w:author="Cockrell, Dawn" w:date="2026-09-25T20:10:00Z" w16du:dateUtc="2026-09-26T00:10:00Z">
        <w:r w:rsidRPr="0024593B">
          <w:rPr>
            <w:b/>
          </w:rPr>
          <w:t>Please mark your calendars for the following events:</w:t>
        </w:r>
      </w:ins>
    </w:p>
    <w:p w14:paraId="579DE7BF" w14:textId="36C72A86" w:rsidR="0024593B" w:rsidRDefault="0024593B" w:rsidP="0024593B">
      <w:pPr>
        <w:pStyle w:val="ListParagraph"/>
        <w:numPr>
          <w:ilvl w:val="0"/>
          <w:numId w:val="20"/>
        </w:numPr>
        <w:rPr>
          <w:ins w:id="47" w:author="Cockrell, Dawn" w:date="2026-09-25T20:10:00Z" w16du:dateUtc="2026-09-26T00:10:00Z"/>
        </w:rPr>
      </w:pPr>
      <w:ins w:id="48" w:author="Cockrell, Dawn" w:date="2026-09-25T20:10:00Z" w16du:dateUtc="2026-09-26T00:10:00Z">
        <w:r>
          <w:t>August 3, 2016:  Jump Start Kindergarten (8:00 a.m. – 12:00 p.m.) – Students participating should have an application completed at the school.</w:t>
        </w:r>
      </w:ins>
    </w:p>
    <w:p w14:paraId="70593CDA" w14:textId="6C327F03" w:rsidR="0024593B" w:rsidRDefault="0024593B" w:rsidP="0024593B">
      <w:pPr>
        <w:pStyle w:val="ListParagraph"/>
        <w:numPr>
          <w:ilvl w:val="0"/>
          <w:numId w:val="20"/>
        </w:numPr>
        <w:rPr>
          <w:ins w:id="49" w:author="Cockrell, Dawn" w:date="2026-09-25T20:10:00Z" w16du:dateUtc="2026-09-26T00:10:00Z"/>
        </w:rPr>
      </w:pPr>
      <w:ins w:id="50" w:author="Cockrell, Dawn" w:date="2026-09-25T20:10:00Z" w16du:dateUtc="2026-09-26T00:10:00Z">
        <w:r>
          <w:t>August 4, 2016:  Kindergarten Open House (5:00-6:30)</w:t>
        </w:r>
      </w:ins>
    </w:p>
    <w:p w14:paraId="1503F950" w14:textId="3186CFC3" w:rsidR="0024593B" w:rsidRDefault="0024593B" w:rsidP="0024593B">
      <w:pPr>
        <w:pStyle w:val="ListParagraph"/>
        <w:numPr>
          <w:ilvl w:val="0"/>
          <w:numId w:val="20"/>
        </w:numPr>
        <w:rPr>
          <w:ins w:id="51" w:author="Cockrell, Dawn" w:date="2026-09-25T20:10:00Z" w16du:dateUtc="2026-09-26T00:10:00Z"/>
        </w:rPr>
      </w:pPr>
      <w:ins w:id="52" w:author="Cockrell, Dawn" w:date="2026-09-25T20:10:00Z" w16du:dateUtc="2026-09-26T00:10:00Z">
        <w:r>
          <w:t>August 8, 2016:  First – Fourth Grade Open House (5:00-7:00)</w:t>
        </w:r>
      </w:ins>
    </w:p>
    <w:p w14:paraId="11B72BA7" w14:textId="3B125865" w:rsidR="0024593B" w:rsidRDefault="0024593B" w:rsidP="0024593B">
      <w:pPr>
        <w:pStyle w:val="ListParagraph"/>
        <w:numPr>
          <w:ilvl w:val="0"/>
          <w:numId w:val="20"/>
        </w:numPr>
        <w:rPr>
          <w:ins w:id="53" w:author="Cockrell, Dawn" w:date="2026-09-25T20:10:00Z" w16du:dateUtc="2026-09-26T00:10:00Z"/>
        </w:rPr>
      </w:pPr>
      <w:ins w:id="54" w:author="Cockrell, Dawn" w:date="2026-09-25T20:10:00Z" w16du:dateUtc="2026-09-26T00:10:00Z">
        <w:r>
          <w:t>August 11, 2016:  Opening Day for Students!</w:t>
        </w:r>
      </w:ins>
    </w:p>
    <w:p w14:paraId="16170337" w14:textId="77777777" w:rsidR="009F6D7D" w:rsidRDefault="009F6D7D" w:rsidP="00571135">
      <w:pPr>
        <w:rPr>
          <w:ins w:id="55" w:author="Cockrell, Dawn" w:date="2026-09-25T20:10:00Z" w16du:dateUtc="2026-09-26T00:10:00Z"/>
        </w:rPr>
      </w:pPr>
    </w:p>
    <w:p w14:paraId="0B96429C" w14:textId="1BFCF5B8" w:rsidR="00781D8B" w:rsidRDefault="00781D8B" w:rsidP="00781D8B">
      <w:pPr>
        <w:rPr>
          <w:ins w:id="56" w:author="Cockrell, Dawn" w:date="2026-09-25T20:10:00Z" w16du:dateUtc="2026-09-26T00:10:00Z"/>
        </w:rPr>
      </w:pPr>
      <w:ins w:id="57" w:author="Cockrell, Dawn" w:date="2026-09-25T20:10:00Z" w16du:dateUtc="2026-09-26T00:10:00Z">
        <w:r w:rsidRPr="00781D8B">
          <w:rPr>
            <w:b/>
          </w:rPr>
          <w:t>School Start Time:</w:t>
        </w:r>
        <w:r>
          <w:t xml:space="preserve">  7:30 a.m. (Students may enter the classroom at 7:15.  However, they can be dropped off at 7:00 and wait in the gym or have breakfast in the cafeteria prior to going to their classroom.)</w:t>
        </w:r>
      </w:ins>
    </w:p>
    <w:p w14:paraId="0403D609" w14:textId="4C01F88E" w:rsidR="00CB2AAA" w:rsidRDefault="00781D8B" w:rsidP="00781D8B">
      <w:pPr>
        <w:rPr>
          <w:ins w:id="58" w:author="Cockrell, Dawn" w:date="2026-09-25T20:10:00Z" w16du:dateUtc="2026-09-26T00:10:00Z"/>
        </w:rPr>
      </w:pPr>
      <w:ins w:id="59" w:author="Cockrell, Dawn" w:date="2026-09-25T20:10:00Z" w16du:dateUtc="2026-09-26T00:10:00Z">
        <w:r w:rsidRPr="00781D8B">
          <w:rPr>
            <w:b/>
          </w:rPr>
          <w:t>School Dismissal:</w:t>
        </w:r>
        <w:r>
          <w:t xml:space="preserve">  2:30 p.m.</w:t>
        </w:r>
      </w:ins>
    </w:p>
    <w:p w14:paraId="2C65C38A" w14:textId="77777777" w:rsidR="00CB2AAA" w:rsidRDefault="00CB2AAA" w:rsidP="00781D8B">
      <w:pPr>
        <w:rPr>
          <w:ins w:id="60" w:author="Cockrell, Dawn" w:date="2026-09-25T20:10:00Z" w16du:dateUtc="2026-09-26T00:10:00Z"/>
        </w:rPr>
      </w:pPr>
    </w:p>
    <w:p w14:paraId="09D10163" w14:textId="093D3CE3" w:rsidR="00781D8B" w:rsidRDefault="00CB2AAA" w:rsidP="00781D8B">
      <w:pPr>
        <w:rPr>
          <w:ins w:id="61" w:author="Cockrell, Dawn" w:date="2026-09-25T20:10:00Z" w16du:dateUtc="2026-09-26T00:10:00Z"/>
        </w:rPr>
      </w:pPr>
      <w:ins w:id="62" w:author="Cockrell, Dawn" w:date="2026-09-25T20:10:00Z" w16du:dateUtc="2026-09-26T00:10:00Z">
        <w:r w:rsidRPr="00CB2AAA">
          <w:rPr>
            <w:b/>
          </w:rPr>
          <w:t>Parent/Family Involvement:</w:t>
        </w:r>
        <w:r>
          <w:t xml:space="preserve">  We invite you to become an active participant in our school community through volunteering, joining our PTO, or attending and supporting school events.</w:t>
        </w:r>
        <w:r w:rsidR="00781D8B">
          <w:t xml:space="preserve"> </w:t>
        </w:r>
        <w:r>
          <w:t>PTO will have an informational booth set up at Open House.  We send updated events and information in our weekly school and classroom newsletters and through each child’s student agenda.</w:t>
        </w:r>
      </w:ins>
    </w:p>
    <w:p w14:paraId="0933C537" w14:textId="77777777" w:rsidR="0042050F" w:rsidRDefault="0042050F" w:rsidP="00781D8B">
      <w:pPr>
        <w:rPr>
          <w:ins w:id="63" w:author="Cockrell, Dawn" w:date="2026-09-25T20:10:00Z" w16du:dateUtc="2026-09-26T00:10:00Z"/>
        </w:rPr>
      </w:pPr>
    </w:p>
    <w:p w14:paraId="22218E26" w14:textId="2B10DE00" w:rsidR="0042050F" w:rsidRDefault="0042050F" w:rsidP="00781D8B">
      <w:pPr>
        <w:rPr>
          <w:ins w:id="64" w:author="Cockrell, Dawn" w:date="2026-09-25T20:10:00Z" w16du:dateUtc="2026-09-26T00:10:00Z"/>
          <w:rStyle w:val="apple-converted-space"/>
          <w:color w:val="000000"/>
          <w:shd w:val="clear" w:color="auto" w:fill="FFFFFF"/>
        </w:rPr>
      </w:pPr>
      <w:ins w:id="65" w:author="Cockrell, Dawn" w:date="2026-09-25T20:10:00Z" w16du:dateUtc="2026-09-26T00:10:00Z">
        <w:r w:rsidRPr="0042050F">
          <w:rPr>
            <w:color w:val="000000"/>
            <w:shd w:val="clear" w:color="auto" w:fill="FFFFFF"/>
          </w:rPr>
          <w:t>I</w:t>
        </w:r>
        <w:r w:rsidR="00CB2AAA">
          <w:rPr>
            <w:color w:val="000000"/>
            <w:shd w:val="clear" w:color="auto" w:fill="FFFFFF"/>
          </w:rPr>
          <w:t>t is my privilege and my pleasure</w:t>
        </w:r>
        <w:r>
          <w:rPr>
            <w:color w:val="000000"/>
            <w:shd w:val="clear" w:color="auto" w:fill="FFFFFF"/>
          </w:rPr>
          <w:t xml:space="preserve"> to serve as </w:t>
        </w:r>
        <w:r w:rsidRPr="0042050F">
          <w:rPr>
            <w:color w:val="000000"/>
            <w:shd w:val="clear" w:color="auto" w:fill="FFFFFF"/>
          </w:rPr>
          <w:t xml:space="preserve">principal of </w:t>
        </w:r>
        <w:r>
          <w:rPr>
            <w:color w:val="000000"/>
            <w:shd w:val="clear" w:color="auto" w:fill="FFFFFF"/>
          </w:rPr>
          <w:t xml:space="preserve">Mapleton </w:t>
        </w:r>
        <w:r w:rsidRPr="0042050F">
          <w:rPr>
            <w:color w:val="000000"/>
            <w:shd w:val="clear" w:color="auto" w:fill="FFFFFF"/>
          </w:rPr>
          <w:t>Elementary</w:t>
        </w:r>
        <w:r>
          <w:rPr>
            <w:color w:val="000000"/>
            <w:shd w:val="clear" w:color="auto" w:fill="FFFFFF"/>
          </w:rPr>
          <w:t xml:space="preserve">, </w:t>
        </w:r>
        <w:r w:rsidRPr="0042050F">
          <w:rPr>
            <w:color w:val="000000"/>
            <w:shd w:val="clear" w:color="auto" w:fill="FFFFFF"/>
          </w:rPr>
          <w:t xml:space="preserve">and </w:t>
        </w:r>
        <w:r>
          <w:rPr>
            <w:color w:val="000000"/>
            <w:shd w:val="clear" w:color="auto" w:fill="FFFFFF"/>
          </w:rPr>
          <w:t xml:space="preserve">I </w:t>
        </w:r>
        <w:r w:rsidRPr="0042050F">
          <w:rPr>
            <w:color w:val="000000"/>
            <w:shd w:val="clear" w:color="auto" w:fill="FFFFFF"/>
          </w:rPr>
          <w:t>look forward to working with our talented educators, supportive parents, and amazing students again this year.</w:t>
        </w:r>
        <w:r w:rsidR="00CB2AAA">
          <w:rPr>
            <w:rStyle w:val="apple-converted-space"/>
            <w:color w:val="000000"/>
            <w:shd w:val="clear" w:color="auto" w:fill="FFFFFF"/>
          </w:rPr>
          <w:t xml:space="preserve">  Please contact me if I can be of assistance.</w:t>
        </w:r>
      </w:ins>
    </w:p>
    <w:p w14:paraId="5C4DADC9" w14:textId="77777777" w:rsidR="00CB2AAA" w:rsidRDefault="00CB2AAA" w:rsidP="00781D8B">
      <w:pPr>
        <w:rPr>
          <w:ins w:id="66" w:author="Cockrell, Dawn" w:date="2026-09-25T20:10:00Z" w16du:dateUtc="2026-09-26T00:10:00Z"/>
          <w:rStyle w:val="apple-converted-space"/>
          <w:color w:val="000000"/>
          <w:shd w:val="clear" w:color="auto" w:fill="FFFFFF"/>
        </w:rPr>
      </w:pPr>
    </w:p>
    <w:p w14:paraId="412161A5" w14:textId="08C77117" w:rsidR="00CB2AAA" w:rsidRDefault="00CB2AAA" w:rsidP="00781D8B">
      <w:pPr>
        <w:rPr>
          <w:ins w:id="67" w:author="Cockrell, Dawn" w:date="2026-09-25T20:10:00Z" w16du:dateUtc="2026-09-26T00:10:00Z"/>
          <w:rStyle w:val="apple-converted-space"/>
          <w:color w:val="000000"/>
          <w:shd w:val="clear" w:color="auto" w:fill="FFFFFF"/>
        </w:rPr>
      </w:pPr>
      <w:ins w:id="68" w:author="Cockrell, Dawn" w:date="2026-09-25T20:10:00Z" w16du:dateUtc="2026-09-26T00:10:00Z">
        <w:r>
          <w:rPr>
            <w:rStyle w:val="apple-converted-space"/>
            <w:color w:val="000000"/>
            <w:shd w:val="clear" w:color="auto" w:fill="FFFFFF"/>
          </w:rPr>
          <w:t>Sincerely,</w:t>
        </w:r>
      </w:ins>
    </w:p>
    <w:p w14:paraId="3013F5BF" w14:textId="77777777" w:rsidR="00CB2AAA" w:rsidRDefault="00CB2AAA" w:rsidP="00781D8B">
      <w:pPr>
        <w:rPr>
          <w:ins w:id="69" w:author="Cockrell, Dawn" w:date="2026-09-25T20:10:00Z" w16du:dateUtc="2026-09-26T00:10:00Z"/>
          <w:rStyle w:val="apple-converted-space"/>
          <w:color w:val="000000"/>
          <w:shd w:val="clear" w:color="auto" w:fill="FFFFFF"/>
        </w:rPr>
      </w:pPr>
    </w:p>
    <w:p w14:paraId="664A2485" w14:textId="77777777" w:rsidR="00CB2AAA" w:rsidRDefault="00CB2AAA" w:rsidP="00781D8B">
      <w:pPr>
        <w:rPr>
          <w:ins w:id="70" w:author="Cockrell, Dawn" w:date="2026-09-25T20:10:00Z" w16du:dateUtc="2026-09-26T00:10:00Z"/>
          <w:rStyle w:val="apple-converted-space"/>
          <w:color w:val="000000"/>
          <w:shd w:val="clear" w:color="auto" w:fill="FFFFFF"/>
        </w:rPr>
      </w:pPr>
    </w:p>
    <w:p w14:paraId="2C6D5C70" w14:textId="77777777" w:rsidR="00CB2AAA" w:rsidRDefault="00CB2AAA" w:rsidP="00781D8B">
      <w:pPr>
        <w:rPr>
          <w:ins w:id="71" w:author="Cockrell, Dawn" w:date="2026-09-25T20:10:00Z" w16du:dateUtc="2026-09-26T00:10:00Z"/>
          <w:rStyle w:val="apple-converted-space"/>
          <w:color w:val="000000"/>
          <w:shd w:val="clear" w:color="auto" w:fill="FFFFFF"/>
        </w:rPr>
      </w:pPr>
      <w:ins w:id="72" w:author="Cockrell, Dawn" w:date="2026-09-25T20:10:00Z" w16du:dateUtc="2026-09-26T00:10:00Z">
        <w:r>
          <w:rPr>
            <w:rStyle w:val="apple-converted-space"/>
            <w:color w:val="000000"/>
            <w:shd w:val="clear" w:color="auto" w:fill="FFFFFF"/>
          </w:rPr>
          <w:t>Dawn Cockrell, Principal</w:t>
        </w:r>
      </w:ins>
    </w:p>
    <w:p w14:paraId="717AEB06" w14:textId="1B222097" w:rsidR="00CB2AAA" w:rsidRDefault="00CB2AAA" w:rsidP="00781D8B">
      <w:pPr>
        <w:rPr>
          <w:ins w:id="73" w:author="Cockrell, Dawn" w:date="2026-09-25T20:10:00Z" w16du:dateUtc="2026-09-26T00:10:00Z"/>
          <w:rStyle w:val="apple-converted-space"/>
          <w:color w:val="000000"/>
          <w:shd w:val="clear" w:color="auto" w:fill="FFFFFF"/>
        </w:rPr>
      </w:pPr>
      <w:ins w:id="74" w:author="Cockrell, Dawn" w:date="2026-09-25T20:10:00Z" w16du:dateUtc="2026-09-26T00:10:00Z">
        <w:r>
          <w:rPr>
            <w:rStyle w:val="apple-converted-space"/>
            <w:color w:val="000000"/>
            <w:shd w:val="clear" w:color="auto" w:fill="FFFFFF"/>
          </w:rPr>
          <w:t xml:space="preserve">Mapleton Elementary  </w:t>
        </w:r>
      </w:ins>
    </w:p>
    <w:p w14:paraId="2ADB8511" w14:textId="07491335" w:rsidR="00CB2AAA" w:rsidRPr="00CB2AAA" w:rsidRDefault="00CB2AAA" w:rsidP="00781D8B">
      <w:pPr>
        <w:rPr>
          <w:ins w:id="75" w:author="Cockrell, Dawn" w:date="2026-09-25T20:10:00Z" w16du:dateUtc="2026-09-26T00:10:00Z"/>
          <w:color w:val="000000"/>
          <w:shd w:val="clear" w:color="auto" w:fill="FFFFFF"/>
        </w:rPr>
      </w:pPr>
      <w:ins w:id="76" w:author="Cockrell, Dawn" w:date="2026-09-25T20:10:00Z" w16du:dateUtc="2026-09-26T00:10:00Z">
        <w:r>
          <w:rPr>
            <w:rStyle w:val="apple-converted-space"/>
            <w:color w:val="000000"/>
            <w:shd w:val="clear" w:color="auto" w:fill="FFFFFF"/>
          </w:rPr>
          <w:t xml:space="preserve"> (859) 497-8752</w:t>
        </w:r>
      </w:ins>
    </w:p>
    <w:p w14:paraId="14BE03FE" w14:textId="29B56B52" w:rsidR="009825AD" w:rsidRPr="00CC36E9" w:rsidRDefault="009825AD" w:rsidP="00285BB0">
      <w:pPr>
        <w:rPr>
          <w:del w:id="77" w:author="Cockrell, Dawn" w:date="2026-09-25T20:10:00Z" w16du:dateUtc="2026-09-26T00:10:00Z"/>
          <w:rFonts w:ascii="Arial" w:hAnsi="Arial" w:cs="Arial"/>
          <w:b/>
          <w:bCs/>
          <w:sz w:val="20"/>
          <w:szCs w:val="20"/>
        </w:rPr>
      </w:pPr>
      <w:del w:id="78" w:author="Cockrell, Dawn" w:date="2026-09-25T20:10:00Z" w16du:dateUtc="2026-09-26T00:10:00Z">
        <w:r w:rsidRPr="00CC36E9">
          <w:rPr>
            <w:rFonts w:ascii="Arial" w:hAnsi="Arial" w:cs="Arial"/>
            <w:b/>
            <w:bCs/>
            <w:sz w:val="20"/>
            <w:szCs w:val="20"/>
          </w:rPr>
          <w:delText>Public Inspection Notice - Statement of Accounts 20</w:delText>
        </w:r>
        <w:r w:rsidR="00156F90">
          <w:rPr>
            <w:rFonts w:ascii="Arial" w:hAnsi="Arial" w:cs="Arial"/>
            <w:b/>
            <w:bCs/>
            <w:sz w:val="20"/>
            <w:szCs w:val="20"/>
          </w:rPr>
          <w:delText>2</w:delText>
        </w:r>
        <w:r w:rsidR="0004006A">
          <w:rPr>
            <w:rFonts w:ascii="Arial" w:hAnsi="Arial" w:cs="Arial"/>
            <w:b/>
            <w:bCs/>
            <w:sz w:val="20"/>
            <w:szCs w:val="20"/>
          </w:rPr>
          <w:delText>4</w:delText>
        </w:r>
        <w:r w:rsidR="00C25880">
          <w:rPr>
            <w:rFonts w:ascii="Arial" w:hAnsi="Arial" w:cs="Arial"/>
            <w:b/>
            <w:bCs/>
            <w:sz w:val="20"/>
            <w:szCs w:val="20"/>
          </w:rPr>
          <w:delText>/</w:delText>
        </w:r>
        <w:r w:rsidR="000B2FE4">
          <w:rPr>
            <w:rFonts w:ascii="Arial" w:hAnsi="Arial" w:cs="Arial"/>
            <w:b/>
            <w:bCs/>
            <w:sz w:val="20"/>
            <w:szCs w:val="20"/>
          </w:rPr>
          <w:delText>2</w:delText>
        </w:r>
        <w:r w:rsidR="0004006A">
          <w:rPr>
            <w:rFonts w:ascii="Arial" w:hAnsi="Arial" w:cs="Arial"/>
            <w:b/>
            <w:bCs/>
            <w:sz w:val="20"/>
            <w:szCs w:val="20"/>
          </w:rPr>
          <w:delText>5</w:delText>
        </w:r>
      </w:del>
    </w:p>
    <w:p w14:paraId="58ABF4F9" w14:textId="77777777" w:rsidR="009825AD" w:rsidRDefault="009825AD" w:rsidP="00285BB0">
      <w:pPr>
        <w:rPr>
          <w:del w:id="79" w:author="Cockrell, Dawn" w:date="2026-09-25T20:10:00Z" w16du:dateUtc="2026-09-26T00:10:00Z"/>
          <w:rFonts w:ascii="Arial" w:hAnsi="Arial" w:cs="Arial"/>
          <w:b/>
          <w:bCs/>
          <w:sz w:val="20"/>
          <w:szCs w:val="20"/>
        </w:rPr>
      </w:pPr>
      <w:del w:id="80" w:author="Cockrell, Dawn" w:date="2026-09-25T20:10:00Z" w16du:dateUtc="2026-09-26T00:10:00Z">
        <w:r w:rsidRPr="00CC36E9">
          <w:rPr>
            <w:rFonts w:ascii="Arial" w:hAnsi="Arial" w:cs="Arial"/>
            <w:b/>
            <w:bCs/>
            <w:sz w:val="20"/>
            <w:szCs w:val="20"/>
          </w:rPr>
          <w:delText>Notice of the Commencement of the Period for the Exercise of Public Rights</w:delText>
        </w:r>
        <w:r w:rsidRPr="00CC36E9">
          <w:rPr>
            <w:rFonts w:ascii="Arial" w:hAnsi="Arial" w:cs="Arial"/>
            <w:sz w:val="20"/>
            <w:szCs w:val="20"/>
          </w:rPr>
          <w:br/>
        </w:r>
        <w:r w:rsidRPr="00CC36E9">
          <w:rPr>
            <w:rFonts w:ascii="Arial" w:hAnsi="Arial" w:cs="Arial"/>
            <w:b/>
            <w:bCs/>
            <w:sz w:val="20"/>
            <w:szCs w:val="20"/>
          </w:rPr>
          <w:delText>The Local Audit and Accountability Act 2014</w:delText>
        </w:r>
        <w:r w:rsidRPr="00CC36E9">
          <w:rPr>
            <w:rFonts w:ascii="Arial" w:hAnsi="Arial" w:cs="Arial"/>
            <w:sz w:val="20"/>
            <w:szCs w:val="20"/>
          </w:rPr>
          <w:br/>
        </w:r>
        <w:r w:rsidRPr="00CC36E9">
          <w:rPr>
            <w:rFonts w:ascii="Arial" w:hAnsi="Arial" w:cs="Arial"/>
            <w:b/>
            <w:bCs/>
            <w:sz w:val="20"/>
            <w:szCs w:val="20"/>
          </w:rPr>
          <w:delText>The Accounts and Audit Regulations 2015</w:delText>
        </w:r>
      </w:del>
    </w:p>
    <w:p w14:paraId="57E1DC28" w14:textId="77777777" w:rsidR="00FB4C77" w:rsidRPr="00CC36E9" w:rsidRDefault="00FB4C77" w:rsidP="00285BB0">
      <w:pPr>
        <w:rPr>
          <w:del w:id="81" w:author="Cockrell, Dawn" w:date="2026-09-25T20:10:00Z" w16du:dateUtc="2026-09-26T00:10:00Z"/>
          <w:rFonts w:ascii="Arial" w:hAnsi="Arial" w:cs="Arial"/>
          <w:b/>
          <w:bCs/>
          <w:sz w:val="20"/>
          <w:szCs w:val="20"/>
        </w:rPr>
      </w:pPr>
      <w:del w:id="82" w:author="Cockrell, Dawn" w:date="2026-09-25T20:10:00Z" w16du:dateUtc="2026-09-26T00:10:00Z">
        <w:r w:rsidRPr="00FB4C77">
          <w:rPr>
            <w:rFonts w:ascii="Arial" w:hAnsi="Arial" w:cs="Arial"/>
            <w:b/>
            <w:bCs/>
            <w:sz w:val="20"/>
            <w:szCs w:val="20"/>
          </w:rPr>
          <w:delText>Local Audit (Public Access to Documents) Act 2017</w:delText>
        </w:r>
      </w:del>
    </w:p>
    <w:p w14:paraId="0EC7D35C" w14:textId="77777777" w:rsidR="00285BB0" w:rsidRPr="00167DB6" w:rsidRDefault="00285BB0" w:rsidP="00285BB0">
      <w:pPr>
        <w:rPr>
          <w:del w:id="83" w:author="Cockrell, Dawn" w:date="2026-09-25T20:10:00Z" w16du:dateUtc="2026-09-26T00:10:00Z"/>
          <w:rFonts w:ascii="Arial" w:hAnsi="Arial" w:cs="Arial"/>
          <w:sz w:val="16"/>
          <w:szCs w:val="16"/>
        </w:rPr>
      </w:pPr>
    </w:p>
    <w:p w14:paraId="23042852" w14:textId="216F3281" w:rsidR="009825AD" w:rsidRPr="00CC36E9" w:rsidRDefault="009825AD" w:rsidP="00285BB0">
      <w:pPr>
        <w:rPr>
          <w:del w:id="84" w:author="Cockrell, Dawn" w:date="2026-09-25T20:10:00Z" w16du:dateUtc="2026-09-26T00:10:00Z"/>
          <w:rFonts w:ascii="Arial" w:hAnsi="Arial" w:cs="Arial"/>
          <w:sz w:val="20"/>
          <w:szCs w:val="20"/>
        </w:rPr>
      </w:pPr>
      <w:del w:id="85" w:author="Cockrell, Dawn" w:date="2026-09-25T20:10:00Z" w16du:dateUtc="2026-09-26T00:10:00Z">
        <w:r w:rsidRPr="00CC36E9">
          <w:rPr>
            <w:rFonts w:ascii="Arial" w:hAnsi="Arial" w:cs="Arial"/>
            <w:sz w:val="20"/>
            <w:szCs w:val="20"/>
          </w:rPr>
          <w:delText xml:space="preserve">The period for the exercise of public rights commences on </w:delText>
        </w:r>
        <w:r w:rsidRPr="002E79CA">
          <w:rPr>
            <w:rFonts w:ascii="Arial" w:hAnsi="Arial" w:cs="Arial"/>
            <w:sz w:val="20"/>
            <w:szCs w:val="20"/>
          </w:rPr>
          <w:delText xml:space="preserve">the </w:delText>
        </w:r>
        <w:r w:rsidR="00001F07">
          <w:rPr>
            <w:rFonts w:ascii="Arial" w:hAnsi="Arial" w:cs="Arial"/>
            <w:sz w:val="20"/>
            <w:szCs w:val="20"/>
          </w:rPr>
          <w:delText>16</w:delText>
        </w:r>
        <w:r w:rsidR="008D5791">
          <w:rPr>
            <w:rFonts w:ascii="Arial" w:hAnsi="Arial" w:cs="Arial"/>
            <w:sz w:val="20"/>
            <w:szCs w:val="20"/>
          </w:rPr>
          <w:delText xml:space="preserve"> </w:delText>
        </w:r>
        <w:r w:rsidR="00190BE0">
          <w:rPr>
            <w:rFonts w:ascii="Arial" w:hAnsi="Arial" w:cs="Arial"/>
            <w:sz w:val="20"/>
            <w:szCs w:val="20"/>
          </w:rPr>
          <w:delText>June</w:delText>
        </w:r>
        <w:r w:rsidR="008931FD">
          <w:rPr>
            <w:rFonts w:ascii="Arial" w:hAnsi="Arial" w:cs="Arial"/>
            <w:sz w:val="20"/>
            <w:szCs w:val="20"/>
          </w:rPr>
          <w:delText xml:space="preserve"> 20</w:delText>
        </w:r>
        <w:r w:rsidR="005944F1">
          <w:rPr>
            <w:rFonts w:ascii="Arial" w:hAnsi="Arial" w:cs="Arial"/>
            <w:sz w:val="20"/>
            <w:szCs w:val="20"/>
          </w:rPr>
          <w:delText>2</w:delText>
        </w:r>
        <w:r w:rsidR="00001F07">
          <w:rPr>
            <w:rFonts w:ascii="Arial" w:hAnsi="Arial" w:cs="Arial"/>
            <w:sz w:val="20"/>
            <w:szCs w:val="20"/>
          </w:rPr>
          <w:delText>5</w:delText>
        </w:r>
        <w:r w:rsidRPr="00CC36E9">
          <w:rPr>
            <w:rFonts w:ascii="Arial" w:hAnsi="Arial" w:cs="Arial"/>
            <w:sz w:val="20"/>
            <w:szCs w:val="20"/>
          </w:rPr>
          <w:delText xml:space="preserve"> and will conclude at 4pm on </w:delText>
        </w:r>
        <w:r w:rsidRPr="002E79CA">
          <w:rPr>
            <w:rFonts w:ascii="Arial" w:hAnsi="Arial" w:cs="Arial"/>
            <w:sz w:val="20"/>
            <w:szCs w:val="20"/>
          </w:rPr>
          <w:delText xml:space="preserve">the </w:delText>
        </w:r>
        <w:r w:rsidR="00582E98">
          <w:rPr>
            <w:rFonts w:ascii="Arial" w:hAnsi="Arial" w:cs="Arial"/>
            <w:sz w:val="20"/>
            <w:szCs w:val="20"/>
          </w:rPr>
          <w:delText>25</w:delText>
        </w:r>
        <w:r w:rsidR="00C25880" w:rsidRPr="002E79CA">
          <w:rPr>
            <w:rFonts w:ascii="Arial" w:hAnsi="Arial" w:cs="Arial"/>
            <w:sz w:val="20"/>
            <w:szCs w:val="20"/>
          </w:rPr>
          <w:delText xml:space="preserve"> </w:delText>
        </w:r>
        <w:r w:rsidR="005D62BE">
          <w:rPr>
            <w:rFonts w:ascii="Arial" w:hAnsi="Arial" w:cs="Arial"/>
            <w:sz w:val="20"/>
            <w:szCs w:val="20"/>
          </w:rPr>
          <w:delText>July</w:delText>
        </w:r>
        <w:r w:rsidR="00C25880">
          <w:rPr>
            <w:rFonts w:ascii="Arial" w:hAnsi="Arial" w:cs="Arial"/>
            <w:sz w:val="20"/>
            <w:szCs w:val="20"/>
          </w:rPr>
          <w:delText xml:space="preserve"> 20</w:delText>
        </w:r>
        <w:r w:rsidR="005944F1">
          <w:rPr>
            <w:rFonts w:ascii="Arial" w:hAnsi="Arial" w:cs="Arial"/>
            <w:sz w:val="20"/>
            <w:szCs w:val="20"/>
          </w:rPr>
          <w:delText>2</w:delText>
        </w:r>
        <w:r w:rsidR="00582E98">
          <w:rPr>
            <w:rFonts w:ascii="Arial" w:hAnsi="Arial" w:cs="Arial"/>
            <w:sz w:val="20"/>
            <w:szCs w:val="20"/>
          </w:rPr>
          <w:delText>5</w:delText>
        </w:r>
        <w:r w:rsidRPr="00CC36E9">
          <w:rPr>
            <w:rFonts w:ascii="Arial" w:hAnsi="Arial" w:cs="Arial"/>
            <w:sz w:val="20"/>
            <w:szCs w:val="20"/>
          </w:rPr>
          <w:delText>.</w:delText>
        </w:r>
      </w:del>
    </w:p>
    <w:p w14:paraId="718B9898" w14:textId="77777777" w:rsidR="00285BB0" w:rsidRPr="00167DB6" w:rsidRDefault="00285BB0" w:rsidP="00285BB0">
      <w:pPr>
        <w:rPr>
          <w:del w:id="86" w:author="Cockrell, Dawn" w:date="2026-09-25T20:10:00Z" w16du:dateUtc="2026-09-26T00:10:00Z"/>
          <w:rFonts w:ascii="Arial" w:hAnsi="Arial" w:cs="Arial"/>
          <w:sz w:val="16"/>
          <w:szCs w:val="16"/>
        </w:rPr>
      </w:pPr>
    </w:p>
    <w:p w14:paraId="1369F203" w14:textId="77777777" w:rsidR="009825AD" w:rsidRPr="00CC36E9" w:rsidRDefault="009825AD" w:rsidP="00285BB0">
      <w:pPr>
        <w:rPr>
          <w:del w:id="87" w:author="Cockrell, Dawn" w:date="2026-09-25T20:10:00Z" w16du:dateUtc="2026-09-26T00:10:00Z"/>
          <w:rFonts w:ascii="Arial" w:hAnsi="Arial" w:cs="Arial"/>
          <w:sz w:val="20"/>
          <w:szCs w:val="20"/>
        </w:rPr>
      </w:pPr>
      <w:del w:id="88" w:author="Cockrell, Dawn" w:date="2026-09-25T20:10:00Z" w16du:dateUtc="2026-09-26T00:10:00Z">
        <w:r w:rsidRPr="00CC36E9">
          <w:rPr>
            <w:rFonts w:ascii="Arial" w:hAnsi="Arial" w:cs="Arial"/>
            <w:sz w:val="20"/>
            <w:szCs w:val="20"/>
          </w:rPr>
          <w:delText>The following documents will be made available:</w:delText>
        </w:r>
      </w:del>
    </w:p>
    <w:p w14:paraId="648E5B7E" w14:textId="08ED43AB" w:rsidR="000B2FE4" w:rsidRDefault="000B2FE4" w:rsidP="00285BB0">
      <w:pPr>
        <w:numPr>
          <w:ilvl w:val="0"/>
          <w:numId w:val="1"/>
        </w:numPr>
        <w:rPr>
          <w:del w:id="89" w:author="Cockrell, Dawn" w:date="2026-09-25T20:10:00Z" w16du:dateUtc="2026-09-26T00:10:00Z"/>
          <w:rFonts w:ascii="Arial" w:hAnsi="Arial" w:cs="Arial"/>
          <w:sz w:val="20"/>
          <w:szCs w:val="20"/>
        </w:rPr>
      </w:pPr>
      <w:del w:id="90" w:author="Cockrell, Dawn" w:date="2026-09-25T20:10:00Z" w16du:dateUtc="2026-09-26T00:10:00Z">
        <w:r>
          <w:rPr>
            <w:rFonts w:ascii="Arial" w:hAnsi="Arial" w:cs="Arial"/>
            <w:sz w:val="20"/>
            <w:szCs w:val="20"/>
          </w:rPr>
          <w:delText>The Narrative Statement (Introduction to the 20</w:delText>
        </w:r>
        <w:r w:rsidR="00156F90">
          <w:rPr>
            <w:rFonts w:ascii="Arial" w:hAnsi="Arial" w:cs="Arial"/>
            <w:sz w:val="20"/>
            <w:szCs w:val="20"/>
          </w:rPr>
          <w:delText>2</w:delText>
        </w:r>
        <w:r w:rsidR="00F654AD">
          <w:rPr>
            <w:rFonts w:ascii="Arial" w:hAnsi="Arial" w:cs="Arial"/>
            <w:sz w:val="20"/>
            <w:szCs w:val="20"/>
          </w:rPr>
          <w:delText>4</w:delText>
        </w:r>
        <w:r>
          <w:rPr>
            <w:rFonts w:ascii="Arial" w:hAnsi="Arial" w:cs="Arial"/>
            <w:sz w:val="20"/>
            <w:szCs w:val="20"/>
          </w:rPr>
          <w:delText>/2</w:delText>
        </w:r>
        <w:r w:rsidR="00F654AD">
          <w:rPr>
            <w:rFonts w:ascii="Arial" w:hAnsi="Arial" w:cs="Arial"/>
            <w:sz w:val="20"/>
            <w:szCs w:val="20"/>
          </w:rPr>
          <w:delText>5</w:delText>
        </w:r>
        <w:r>
          <w:rPr>
            <w:rFonts w:ascii="Arial" w:hAnsi="Arial" w:cs="Arial"/>
            <w:sz w:val="20"/>
            <w:szCs w:val="20"/>
          </w:rPr>
          <w:delText xml:space="preserve"> Accounts)</w:delText>
        </w:r>
      </w:del>
    </w:p>
    <w:p w14:paraId="62761B0E" w14:textId="208F361C" w:rsidR="009825AD" w:rsidRPr="00CC36E9" w:rsidRDefault="009825AD" w:rsidP="00285BB0">
      <w:pPr>
        <w:numPr>
          <w:ilvl w:val="0"/>
          <w:numId w:val="1"/>
        </w:numPr>
        <w:rPr>
          <w:del w:id="91" w:author="Cockrell, Dawn" w:date="2026-09-25T20:10:00Z" w16du:dateUtc="2026-09-26T00:10:00Z"/>
          <w:rFonts w:ascii="Arial" w:hAnsi="Arial" w:cs="Arial"/>
          <w:sz w:val="20"/>
          <w:szCs w:val="20"/>
        </w:rPr>
      </w:pPr>
      <w:del w:id="92" w:author="Cockrell, Dawn" w:date="2026-09-25T20:10:00Z" w16du:dateUtc="2026-09-26T00:10:00Z">
        <w:r w:rsidRPr="00CC36E9">
          <w:rPr>
            <w:rFonts w:ascii="Arial" w:hAnsi="Arial" w:cs="Arial"/>
            <w:sz w:val="20"/>
            <w:szCs w:val="20"/>
          </w:rPr>
          <w:delText>The Statement of Accounts</w:delText>
        </w:r>
      </w:del>
    </w:p>
    <w:p w14:paraId="67F8CA3D" w14:textId="77777777" w:rsidR="009825AD" w:rsidRPr="00B0356C" w:rsidRDefault="009825AD" w:rsidP="00285BB0">
      <w:pPr>
        <w:numPr>
          <w:ilvl w:val="0"/>
          <w:numId w:val="1"/>
        </w:numPr>
        <w:rPr>
          <w:del w:id="93" w:author="Cockrell, Dawn" w:date="2026-09-25T20:10:00Z" w16du:dateUtc="2026-09-26T00:10:00Z"/>
          <w:rFonts w:ascii="Arial" w:hAnsi="Arial" w:cs="Arial"/>
          <w:sz w:val="20"/>
          <w:szCs w:val="20"/>
        </w:rPr>
      </w:pPr>
      <w:del w:id="94" w:author="Cockrell, Dawn" w:date="2026-09-25T20:10:00Z" w16du:dateUtc="2026-09-26T00:10:00Z">
        <w:r w:rsidRPr="00B0356C">
          <w:rPr>
            <w:rFonts w:ascii="Arial" w:hAnsi="Arial" w:cs="Arial"/>
            <w:sz w:val="20"/>
            <w:szCs w:val="20"/>
          </w:rPr>
          <w:delText>The Annual Governance Statement</w:delText>
        </w:r>
      </w:del>
    </w:p>
    <w:p w14:paraId="40ABB2D2" w14:textId="77777777" w:rsidR="00285BB0" w:rsidRPr="00B0356C" w:rsidRDefault="00285BB0" w:rsidP="00285BB0">
      <w:pPr>
        <w:ind w:left="720"/>
        <w:rPr>
          <w:del w:id="95" w:author="Cockrell, Dawn" w:date="2026-09-25T20:10:00Z" w16du:dateUtc="2026-09-26T00:10:00Z"/>
          <w:rFonts w:ascii="Arial" w:hAnsi="Arial" w:cs="Arial"/>
          <w:sz w:val="16"/>
          <w:szCs w:val="16"/>
        </w:rPr>
      </w:pPr>
    </w:p>
    <w:p w14:paraId="5E977E9C" w14:textId="2460481A" w:rsidR="000B2FE4" w:rsidRPr="000B2FE4" w:rsidRDefault="009825AD" w:rsidP="000B2FE4">
      <w:pPr>
        <w:spacing w:before="30" w:after="30"/>
        <w:rPr>
          <w:del w:id="96" w:author="Cockrell, Dawn" w:date="2026-09-25T20:10:00Z" w16du:dateUtc="2026-09-26T00:10:00Z"/>
          <w:rFonts w:ascii="Arial" w:hAnsi="Arial" w:cs="Arial"/>
          <w:sz w:val="20"/>
          <w:szCs w:val="20"/>
        </w:rPr>
      </w:pPr>
      <w:del w:id="97" w:author="Cockrell, Dawn" w:date="2026-09-25T20:10:00Z" w16du:dateUtc="2026-09-26T00:10:00Z">
        <w:r w:rsidRPr="00B0356C">
          <w:rPr>
            <w:rFonts w:ascii="Arial" w:hAnsi="Arial" w:cs="Arial"/>
            <w:sz w:val="20"/>
            <w:szCs w:val="20"/>
          </w:rPr>
          <w:delText>The Council</w:delText>
        </w:r>
        <w:r w:rsidR="00950483" w:rsidRPr="00B0356C">
          <w:rPr>
            <w:rFonts w:ascii="Arial" w:hAnsi="Arial" w:cs="Arial"/>
            <w:sz w:val="20"/>
            <w:szCs w:val="20"/>
          </w:rPr>
          <w:delText>’</w:delText>
        </w:r>
        <w:r w:rsidRPr="00B0356C">
          <w:rPr>
            <w:rFonts w:ascii="Arial" w:hAnsi="Arial" w:cs="Arial"/>
            <w:sz w:val="20"/>
            <w:szCs w:val="20"/>
          </w:rPr>
          <w:delText xml:space="preserve">s accounts are subject to external audit by </w:delText>
        </w:r>
        <w:r w:rsidR="00144BE1" w:rsidRPr="00B0356C">
          <w:rPr>
            <w:rFonts w:ascii="Arial" w:hAnsi="Arial" w:cs="Arial"/>
            <w:sz w:val="20"/>
            <w:szCs w:val="20"/>
          </w:rPr>
          <w:delText>Emma</w:delText>
        </w:r>
        <w:r w:rsidR="00E45BDA" w:rsidRPr="00B0356C">
          <w:rPr>
            <w:rFonts w:ascii="Arial" w:hAnsi="Arial" w:cs="Arial"/>
            <w:sz w:val="20"/>
            <w:szCs w:val="20"/>
          </w:rPr>
          <w:delText xml:space="preserve"> </w:delText>
        </w:r>
        <w:r w:rsidR="00144BE1" w:rsidRPr="00B0356C">
          <w:rPr>
            <w:rFonts w:ascii="Arial" w:hAnsi="Arial" w:cs="Arial"/>
            <w:sz w:val="20"/>
            <w:szCs w:val="20"/>
          </w:rPr>
          <w:delText>Lar</w:delText>
        </w:r>
        <w:r w:rsidR="00BE3C6B" w:rsidRPr="00B0356C">
          <w:rPr>
            <w:rFonts w:ascii="Arial" w:hAnsi="Arial" w:cs="Arial"/>
            <w:sz w:val="20"/>
            <w:szCs w:val="20"/>
          </w:rPr>
          <w:delText>combe</w:delText>
        </w:r>
        <w:r w:rsidR="00C25880" w:rsidRPr="00B0356C">
          <w:rPr>
            <w:rFonts w:ascii="Arial" w:hAnsi="Arial" w:cs="Arial"/>
            <w:sz w:val="20"/>
            <w:szCs w:val="20"/>
          </w:rPr>
          <w:delText xml:space="preserve">, </w:delText>
        </w:r>
        <w:r w:rsidR="00BE3C6B" w:rsidRPr="00B0356C">
          <w:rPr>
            <w:rFonts w:ascii="Arial" w:hAnsi="Arial" w:cs="Arial"/>
            <w:sz w:val="20"/>
            <w:szCs w:val="20"/>
          </w:rPr>
          <w:delText>Director</w:delText>
        </w:r>
        <w:r w:rsidRPr="00B0356C">
          <w:rPr>
            <w:rFonts w:ascii="Arial" w:hAnsi="Arial" w:cs="Arial"/>
            <w:sz w:val="20"/>
            <w:szCs w:val="20"/>
          </w:rPr>
          <w:delText xml:space="preserve"> of </w:delText>
        </w:r>
        <w:r w:rsidR="00BE3C6B" w:rsidRPr="00B0356C">
          <w:rPr>
            <w:rFonts w:ascii="Arial" w:hAnsi="Arial" w:cs="Arial"/>
            <w:sz w:val="20"/>
            <w:szCs w:val="20"/>
          </w:rPr>
          <w:delText>KPMG</w:delText>
        </w:r>
        <w:r w:rsidRPr="00B0356C">
          <w:rPr>
            <w:rFonts w:ascii="Arial" w:hAnsi="Arial" w:cs="Arial"/>
            <w:sz w:val="20"/>
            <w:szCs w:val="20"/>
          </w:rPr>
          <w:delText xml:space="preserve"> LLP, </w:delText>
        </w:r>
        <w:r w:rsidR="002922C5" w:rsidRPr="00B0356C">
          <w:rPr>
            <w:rFonts w:ascii="Arial" w:hAnsi="Arial" w:cs="Arial"/>
            <w:sz w:val="20"/>
            <w:szCs w:val="20"/>
          </w:rPr>
          <w:delText xml:space="preserve">c/o </w:delText>
        </w:r>
        <w:r w:rsidR="00B21673" w:rsidRPr="00B0356C">
          <w:rPr>
            <w:rFonts w:ascii="Arial" w:hAnsi="Arial" w:cs="Arial"/>
            <w:sz w:val="20"/>
            <w:szCs w:val="20"/>
          </w:rPr>
          <w:delText>15</w:delText>
        </w:r>
        <w:r w:rsidR="00556F9D" w:rsidRPr="00B0356C">
          <w:rPr>
            <w:rFonts w:ascii="Arial" w:hAnsi="Arial" w:cs="Arial"/>
            <w:sz w:val="20"/>
            <w:szCs w:val="20"/>
          </w:rPr>
          <w:delText xml:space="preserve"> </w:delText>
        </w:r>
        <w:r w:rsidR="00B21673" w:rsidRPr="00B0356C">
          <w:rPr>
            <w:rFonts w:ascii="Arial" w:hAnsi="Arial" w:cs="Arial"/>
            <w:sz w:val="20"/>
            <w:szCs w:val="20"/>
          </w:rPr>
          <w:delText>Canada Square</w:delText>
        </w:r>
        <w:r w:rsidR="00556F9D" w:rsidRPr="00B0356C">
          <w:rPr>
            <w:rFonts w:ascii="Arial" w:hAnsi="Arial" w:cs="Arial"/>
            <w:sz w:val="20"/>
            <w:szCs w:val="20"/>
          </w:rPr>
          <w:delText>, Ca</w:delText>
        </w:r>
        <w:r w:rsidR="00B21673" w:rsidRPr="00B0356C">
          <w:rPr>
            <w:rFonts w:ascii="Arial" w:hAnsi="Arial" w:cs="Arial"/>
            <w:sz w:val="20"/>
            <w:szCs w:val="20"/>
          </w:rPr>
          <w:delText>nary Wharf</w:delText>
        </w:r>
        <w:r w:rsidR="00556F9D" w:rsidRPr="00B0356C">
          <w:rPr>
            <w:rFonts w:ascii="Arial" w:hAnsi="Arial" w:cs="Arial"/>
            <w:sz w:val="20"/>
            <w:szCs w:val="20"/>
          </w:rPr>
          <w:delText>,</w:delText>
        </w:r>
        <w:r w:rsidR="00B21673" w:rsidRPr="00B0356C">
          <w:rPr>
            <w:rFonts w:ascii="Arial" w:hAnsi="Arial" w:cs="Arial"/>
            <w:sz w:val="20"/>
            <w:szCs w:val="20"/>
          </w:rPr>
          <w:delText xml:space="preserve"> London</w:delText>
        </w:r>
        <w:r w:rsidR="00556F9D" w:rsidRPr="00B0356C">
          <w:rPr>
            <w:rFonts w:ascii="Arial" w:hAnsi="Arial" w:cs="Arial"/>
            <w:sz w:val="20"/>
            <w:szCs w:val="20"/>
          </w:rPr>
          <w:delText xml:space="preserve"> </w:delText>
        </w:r>
        <w:r w:rsidR="00B21673" w:rsidRPr="00B0356C">
          <w:rPr>
            <w:rFonts w:ascii="Arial" w:hAnsi="Arial" w:cs="Arial"/>
            <w:sz w:val="20"/>
            <w:szCs w:val="20"/>
          </w:rPr>
          <w:delText>E</w:delText>
        </w:r>
        <w:r w:rsidR="00556F9D" w:rsidRPr="00B0356C">
          <w:rPr>
            <w:rFonts w:ascii="Arial" w:hAnsi="Arial" w:cs="Arial"/>
            <w:sz w:val="20"/>
            <w:szCs w:val="20"/>
          </w:rPr>
          <w:delText>1</w:delText>
        </w:r>
        <w:r w:rsidR="00B0356C">
          <w:rPr>
            <w:rFonts w:ascii="Arial" w:hAnsi="Arial" w:cs="Arial"/>
            <w:sz w:val="20"/>
            <w:szCs w:val="20"/>
          </w:rPr>
          <w:delText>4</w:delText>
        </w:r>
        <w:r w:rsidR="00556F9D" w:rsidRPr="00B0356C">
          <w:rPr>
            <w:rFonts w:ascii="Arial" w:hAnsi="Arial" w:cs="Arial"/>
            <w:sz w:val="20"/>
            <w:szCs w:val="20"/>
          </w:rPr>
          <w:delText xml:space="preserve"> </w:delText>
        </w:r>
        <w:r w:rsidR="00B21673" w:rsidRPr="00B0356C">
          <w:rPr>
            <w:rFonts w:ascii="Arial" w:hAnsi="Arial" w:cs="Arial"/>
            <w:sz w:val="20"/>
            <w:szCs w:val="20"/>
          </w:rPr>
          <w:delText>5GL</w:delText>
        </w:r>
        <w:r w:rsidRPr="00B0356C">
          <w:rPr>
            <w:rFonts w:ascii="Arial" w:hAnsi="Arial" w:cs="Arial"/>
            <w:sz w:val="20"/>
            <w:szCs w:val="20"/>
          </w:rPr>
          <w:delText>.</w:delText>
        </w:r>
        <w:r w:rsidR="000B2FE4" w:rsidRPr="00B0356C">
          <w:rPr>
            <w:rFonts w:ascii="Arial" w:hAnsi="Arial" w:cs="Arial"/>
            <w:sz w:val="20"/>
            <w:szCs w:val="20"/>
          </w:rPr>
          <w:delText xml:space="preserve"> E-mail: </w:delText>
        </w:r>
        <w:r w:rsidR="00B80944">
          <w:fldChar w:fldCharType="begin"/>
        </w:r>
        <w:r w:rsidR="00B80944">
          <w:delInstrText>HYPERLINK "mailto:Emma.Larcombe@KPMG.co.uk"</w:delInstrText>
        </w:r>
        <w:r w:rsidR="00B80944">
          <w:fldChar w:fldCharType="separate"/>
        </w:r>
        <w:r w:rsidR="00B80944" w:rsidRPr="00B0356C">
          <w:rPr>
            <w:rStyle w:val="Hyperlink"/>
            <w:rFonts w:ascii="Arial" w:hAnsi="Arial" w:cs="Arial"/>
            <w:sz w:val="20"/>
            <w:szCs w:val="20"/>
          </w:rPr>
          <w:delText>Emma.Larcombe@KPMG.co.uk</w:delText>
        </w:r>
        <w:r w:rsidR="00B80944">
          <w:fldChar w:fldCharType="end"/>
        </w:r>
      </w:del>
    </w:p>
    <w:p w14:paraId="644E5E25" w14:textId="77777777" w:rsidR="00285BB0" w:rsidRPr="00590F2C" w:rsidRDefault="00285BB0" w:rsidP="00285BB0">
      <w:pPr>
        <w:rPr>
          <w:del w:id="98" w:author="Cockrell, Dawn" w:date="2026-09-25T20:10:00Z" w16du:dateUtc="2026-09-26T00:10:00Z"/>
          <w:rFonts w:ascii="Arial" w:hAnsi="Arial" w:cs="Arial"/>
          <w:sz w:val="16"/>
          <w:szCs w:val="16"/>
        </w:rPr>
      </w:pPr>
    </w:p>
    <w:p w14:paraId="2D7E8C08" w14:textId="1223C3BB" w:rsidR="009825AD" w:rsidRPr="00CC36E9" w:rsidRDefault="009825AD" w:rsidP="00285BB0">
      <w:pPr>
        <w:pStyle w:val="ListParagraph"/>
        <w:numPr>
          <w:ilvl w:val="0"/>
          <w:numId w:val="4"/>
        </w:numPr>
        <w:rPr>
          <w:del w:id="99" w:author="Cockrell, Dawn" w:date="2026-09-25T20:10:00Z" w16du:dateUtc="2026-09-26T00:10:00Z"/>
          <w:rFonts w:ascii="Arial" w:hAnsi="Arial" w:cs="Arial"/>
          <w:sz w:val="20"/>
          <w:szCs w:val="20"/>
        </w:rPr>
      </w:pPr>
      <w:del w:id="100" w:author="Cockrell, Dawn" w:date="2026-09-25T20:10:00Z" w16du:dateUtc="2026-09-26T00:10:00Z">
        <w:r w:rsidRPr="00CC36E9">
          <w:rPr>
            <w:rFonts w:ascii="Arial" w:hAnsi="Arial" w:cs="Arial"/>
            <w:sz w:val="20"/>
            <w:szCs w:val="20"/>
          </w:rPr>
          <w:delText xml:space="preserve">From 9 am </w:delText>
        </w:r>
        <w:r w:rsidRPr="002E79CA">
          <w:rPr>
            <w:rFonts w:ascii="Arial" w:hAnsi="Arial" w:cs="Arial"/>
            <w:sz w:val="20"/>
            <w:szCs w:val="20"/>
          </w:rPr>
          <w:delText xml:space="preserve">on </w:delText>
        </w:r>
        <w:r w:rsidR="00582E98">
          <w:rPr>
            <w:rFonts w:ascii="Arial" w:hAnsi="Arial" w:cs="Arial"/>
            <w:sz w:val="20"/>
            <w:szCs w:val="20"/>
          </w:rPr>
          <w:delText>16</w:delText>
        </w:r>
        <w:r w:rsidR="008931FD" w:rsidRPr="002E79CA">
          <w:rPr>
            <w:rFonts w:ascii="Arial" w:hAnsi="Arial" w:cs="Arial"/>
            <w:sz w:val="20"/>
            <w:szCs w:val="20"/>
          </w:rPr>
          <w:delText xml:space="preserve"> </w:delText>
        </w:r>
        <w:r w:rsidR="008B79D8">
          <w:rPr>
            <w:rFonts w:ascii="Arial" w:hAnsi="Arial" w:cs="Arial"/>
            <w:sz w:val="20"/>
            <w:szCs w:val="20"/>
          </w:rPr>
          <w:delText>June</w:delText>
        </w:r>
        <w:r w:rsidR="008931FD" w:rsidRPr="002E79CA">
          <w:rPr>
            <w:rFonts w:ascii="Arial" w:hAnsi="Arial" w:cs="Arial"/>
            <w:sz w:val="20"/>
            <w:szCs w:val="20"/>
          </w:rPr>
          <w:delText xml:space="preserve"> 20</w:delText>
        </w:r>
        <w:r w:rsidR="005944F1" w:rsidRPr="002E79CA">
          <w:rPr>
            <w:rFonts w:ascii="Arial" w:hAnsi="Arial" w:cs="Arial"/>
            <w:sz w:val="20"/>
            <w:szCs w:val="20"/>
          </w:rPr>
          <w:delText>2</w:delText>
        </w:r>
        <w:r w:rsidR="00582E98">
          <w:rPr>
            <w:rFonts w:ascii="Arial" w:hAnsi="Arial" w:cs="Arial"/>
            <w:sz w:val="20"/>
            <w:szCs w:val="20"/>
          </w:rPr>
          <w:delText>5</w:delText>
        </w:r>
        <w:r w:rsidRPr="002E79CA">
          <w:rPr>
            <w:rFonts w:ascii="Arial" w:hAnsi="Arial" w:cs="Arial"/>
            <w:sz w:val="20"/>
            <w:szCs w:val="20"/>
          </w:rPr>
          <w:delText xml:space="preserve"> to 4pm on </w:delText>
        </w:r>
        <w:r w:rsidR="00582E98">
          <w:rPr>
            <w:rFonts w:ascii="Arial" w:hAnsi="Arial" w:cs="Arial"/>
            <w:sz w:val="20"/>
            <w:szCs w:val="20"/>
          </w:rPr>
          <w:delText>25</w:delText>
        </w:r>
        <w:r w:rsidR="00590F2C" w:rsidRPr="002E79CA">
          <w:rPr>
            <w:rFonts w:ascii="Arial" w:hAnsi="Arial" w:cs="Arial"/>
            <w:sz w:val="20"/>
            <w:szCs w:val="20"/>
          </w:rPr>
          <w:delText xml:space="preserve"> </w:delText>
        </w:r>
        <w:r w:rsidR="008B79D8">
          <w:rPr>
            <w:rFonts w:ascii="Arial" w:hAnsi="Arial" w:cs="Arial"/>
            <w:sz w:val="20"/>
            <w:szCs w:val="20"/>
          </w:rPr>
          <w:delText>July</w:delText>
        </w:r>
        <w:r w:rsidR="008931FD" w:rsidRPr="002E79CA">
          <w:rPr>
            <w:rFonts w:ascii="Arial" w:hAnsi="Arial" w:cs="Arial"/>
            <w:sz w:val="20"/>
            <w:szCs w:val="20"/>
          </w:rPr>
          <w:delText xml:space="preserve"> 20</w:delText>
        </w:r>
        <w:r w:rsidR="005944F1" w:rsidRPr="002E79CA">
          <w:rPr>
            <w:rFonts w:ascii="Arial" w:hAnsi="Arial" w:cs="Arial"/>
            <w:sz w:val="20"/>
            <w:szCs w:val="20"/>
          </w:rPr>
          <w:delText>2</w:delText>
        </w:r>
        <w:r w:rsidR="00582E98">
          <w:rPr>
            <w:rFonts w:ascii="Arial" w:hAnsi="Arial" w:cs="Arial"/>
            <w:sz w:val="20"/>
            <w:szCs w:val="20"/>
          </w:rPr>
          <w:delText>5</w:delText>
        </w:r>
        <w:r w:rsidRPr="00CC36E9">
          <w:rPr>
            <w:rFonts w:ascii="Arial" w:hAnsi="Arial" w:cs="Arial"/>
            <w:sz w:val="20"/>
            <w:szCs w:val="20"/>
          </w:rPr>
          <w:delText xml:space="preserve"> any person may inspect the accounting records of the Council for the financial year to 31 March </w:delText>
        </w:r>
        <w:r w:rsidR="00901E2B" w:rsidRPr="00CC36E9">
          <w:rPr>
            <w:rFonts w:ascii="Arial" w:hAnsi="Arial" w:cs="Arial"/>
            <w:sz w:val="20"/>
            <w:szCs w:val="20"/>
          </w:rPr>
          <w:delText>20</w:delText>
        </w:r>
        <w:r w:rsidR="005944F1">
          <w:rPr>
            <w:rFonts w:ascii="Arial" w:hAnsi="Arial" w:cs="Arial"/>
            <w:sz w:val="20"/>
            <w:szCs w:val="20"/>
          </w:rPr>
          <w:delText>2</w:delText>
        </w:r>
        <w:r w:rsidR="00752FEF">
          <w:rPr>
            <w:rFonts w:ascii="Arial" w:hAnsi="Arial" w:cs="Arial"/>
            <w:sz w:val="20"/>
            <w:szCs w:val="20"/>
          </w:rPr>
          <w:delText>5</w:delText>
        </w:r>
        <w:r w:rsidRPr="00CC36E9">
          <w:rPr>
            <w:rFonts w:ascii="Arial" w:hAnsi="Arial" w:cs="Arial"/>
            <w:sz w:val="20"/>
            <w:szCs w:val="20"/>
          </w:rPr>
          <w:delText xml:space="preserve">, and certain related documents (comprising books, deeds, contracts, bills, vouchers and receipts) </w:delText>
        </w:r>
        <w:r w:rsidR="00257BF2" w:rsidRPr="00CC36E9">
          <w:rPr>
            <w:rFonts w:ascii="Arial" w:hAnsi="Arial" w:cs="Arial"/>
            <w:sz w:val="20"/>
            <w:szCs w:val="20"/>
          </w:rPr>
          <w:delText xml:space="preserve">by prior arrangement </w:delText>
        </w:r>
        <w:r w:rsidRPr="00CC36E9">
          <w:rPr>
            <w:rFonts w:ascii="Arial" w:hAnsi="Arial" w:cs="Arial"/>
            <w:sz w:val="20"/>
            <w:szCs w:val="20"/>
          </w:rPr>
          <w:delText>at the address given below. They may also make copies of the accounts and documents</w:delText>
        </w:r>
        <w:r w:rsidR="00FB4C77">
          <w:rPr>
            <w:rFonts w:ascii="Arial" w:hAnsi="Arial" w:cs="Arial"/>
            <w:sz w:val="20"/>
            <w:szCs w:val="20"/>
          </w:rPr>
          <w:delText xml:space="preserve"> at the following add</w:delText>
        </w:r>
        <w:r w:rsidR="00811F03">
          <w:rPr>
            <w:rFonts w:ascii="Arial" w:hAnsi="Arial" w:cs="Arial"/>
            <w:sz w:val="20"/>
            <w:szCs w:val="20"/>
          </w:rPr>
          <w:delText>r</w:delText>
        </w:r>
        <w:r w:rsidR="00FB4C77">
          <w:rPr>
            <w:rFonts w:ascii="Arial" w:hAnsi="Arial" w:cs="Arial"/>
            <w:sz w:val="20"/>
            <w:szCs w:val="20"/>
          </w:rPr>
          <w:delText>ess</w:delText>
        </w:r>
        <w:r w:rsidRPr="00CC36E9">
          <w:rPr>
            <w:rFonts w:ascii="Arial" w:hAnsi="Arial" w:cs="Arial"/>
            <w:sz w:val="20"/>
            <w:szCs w:val="20"/>
          </w:rPr>
          <w:delText xml:space="preserve">. </w:delText>
        </w:r>
        <w:r w:rsidRPr="00CC36E9">
          <w:rPr>
            <w:rFonts w:ascii="Arial" w:hAnsi="Arial" w:cs="Arial"/>
            <w:sz w:val="20"/>
            <w:szCs w:val="20"/>
          </w:rPr>
          <w:br/>
        </w:r>
      </w:del>
    </w:p>
    <w:p w14:paraId="7CDCF405" w14:textId="464FC478" w:rsidR="009825AD" w:rsidRPr="00CC36E9" w:rsidRDefault="00C25880" w:rsidP="00285BB0">
      <w:pPr>
        <w:ind w:left="360"/>
        <w:rPr>
          <w:del w:id="101" w:author="Cockrell, Dawn" w:date="2026-09-25T20:10:00Z" w16du:dateUtc="2026-09-26T00:10:00Z"/>
          <w:rFonts w:ascii="Arial" w:hAnsi="Arial" w:cs="Arial"/>
          <w:sz w:val="20"/>
          <w:szCs w:val="20"/>
        </w:rPr>
      </w:pPr>
      <w:del w:id="102" w:author="Cockrell, Dawn" w:date="2026-09-25T20:10:00Z" w16du:dateUtc="2026-09-26T00:10:00Z">
        <w:r>
          <w:rPr>
            <w:rFonts w:ascii="Arial" w:hAnsi="Arial" w:cs="Arial"/>
            <w:sz w:val="20"/>
            <w:szCs w:val="20"/>
          </w:rPr>
          <w:delText>Finance and Resources</w:delText>
        </w:r>
        <w:r w:rsidR="000B2FE4">
          <w:rPr>
            <w:rFonts w:ascii="Arial" w:hAnsi="Arial" w:cs="Arial"/>
            <w:sz w:val="20"/>
            <w:szCs w:val="20"/>
          </w:rPr>
          <w:delText xml:space="preserve">, </w:delText>
        </w:r>
        <w:r w:rsidR="009825AD" w:rsidRPr="00CC36E9">
          <w:rPr>
            <w:rFonts w:ascii="Arial" w:hAnsi="Arial" w:cs="Arial"/>
            <w:sz w:val="20"/>
            <w:szCs w:val="20"/>
          </w:rPr>
          <w:delText xml:space="preserve">Southend-on-Sea </w:delText>
        </w:r>
        <w:r w:rsidR="00CE5352">
          <w:rPr>
            <w:rFonts w:ascii="Arial" w:hAnsi="Arial" w:cs="Arial"/>
            <w:sz w:val="20"/>
            <w:szCs w:val="20"/>
          </w:rPr>
          <w:delText>City</w:delText>
        </w:r>
        <w:r w:rsidR="009825AD" w:rsidRPr="00CC36E9">
          <w:rPr>
            <w:rFonts w:ascii="Arial" w:hAnsi="Arial" w:cs="Arial"/>
            <w:sz w:val="20"/>
            <w:szCs w:val="20"/>
          </w:rPr>
          <w:delText xml:space="preserve"> Council</w:delText>
        </w:r>
        <w:r w:rsidR="000B2FE4">
          <w:rPr>
            <w:rFonts w:ascii="Arial" w:hAnsi="Arial" w:cs="Arial"/>
            <w:sz w:val="20"/>
            <w:szCs w:val="20"/>
          </w:rPr>
          <w:delText xml:space="preserve">, </w:delText>
        </w:r>
        <w:r w:rsidR="009825AD" w:rsidRPr="00CC36E9">
          <w:rPr>
            <w:rFonts w:ascii="Arial" w:hAnsi="Arial" w:cs="Arial"/>
            <w:sz w:val="20"/>
            <w:szCs w:val="20"/>
          </w:rPr>
          <w:delText>Civic Centre</w:delText>
        </w:r>
        <w:r w:rsidR="000B2FE4">
          <w:rPr>
            <w:rFonts w:ascii="Arial" w:hAnsi="Arial" w:cs="Arial"/>
            <w:sz w:val="20"/>
            <w:szCs w:val="20"/>
          </w:rPr>
          <w:delText xml:space="preserve">, </w:delText>
        </w:r>
        <w:r w:rsidR="009825AD" w:rsidRPr="00CC36E9">
          <w:rPr>
            <w:rFonts w:ascii="Arial" w:hAnsi="Arial" w:cs="Arial"/>
            <w:sz w:val="20"/>
            <w:szCs w:val="20"/>
          </w:rPr>
          <w:delText>Victoria Avenue</w:delText>
        </w:r>
        <w:r w:rsidR="000B2FE4">
          <w:rPr>
            <w:rFonts w:ascii="Arial" w:hAnsi="Arial" w:cs="Arial"/>
            <w:sz w:val="20"/>
            <w:szCs w:val="20"/>
          </w:rPr>
          <w:delText xml:space="preserve">, </w:delText>
        </w:r>
        <w:r w:rsidR="009825AD" w:rsidRPr="00CC36E9">
          <w:rPr>
            <w:rFonts w:ascii="Arial" w:hAnsi="Arial" w:cs="Arial"/>
            <w:sz w:val="20"/>
            <w:szCs w:val="20"/>
          </w:rPr>
          <w:delText>Southend-on-Sea</w:delText>
        </w:r>
        <w:r w:rsidR="000B2FE4">
          <w:rPr>
            <w:rFonts w:ascii="Arial" w:hAnsi="Arial" w:cs="Arial"/>
            <w:sz w:val="20"/>
            <w:szCs w:val="20"/>
          </w:rPr>
          <w:delText xml:space="preserve">, </w:delText>
        </w:r>
        <w:r w:rsidR="009825AD" w:rsidRPr="00CC36E9">
          <w:rPr>
            <w:rFonts w:ascii="Arial" w:hAnsi="Arial" w:cs="Arial"/>
            <w:sz w:val="20"/>
            <w:szCs w:val="20"/>
          </w:rPr>
          <w:delText>SS2 6ER</w:delText>
        </w:r>
        <w:r w:rsidR="000B2FE4">
          <w:rPr>
            <w:rFonts w:ascii="Arial" w:hAnsi="Arial" w:cs="Arial"/>
            <w:sz w:val="20"/>
            <w:szCs w:val="20"/>
          </w:rPr>
          <w:delText>.</w:delText>
        </w:r>
      </w:del>
    </w:p>
    <w:p w14:paraId="438A6AEA" w14:textId="77777777" w:rsidR="00285BB0" w:rsidRPr="00590F2C" w:rsidRDefault="00285BB0" w:rsidP="00285BB0">
      <w:pPr>
        <w:rPr>
          <w:del w:id="103" w:author="Cockrell, Dawn" w:date="2026-09-25T20:10:00Z" w16du:dateUtc="2026-09-26T00:10:00Z"/>
          <w:rFonts w:ascii="Arial" w:hAnsi="Arial" w:cs="Arial"/>
          <w:sz w:val="16"/>
          <w:szCs w:val="16"/>
        </w:rPr>
      </w:pPr>
    </w:p>
    <w:p w14:paraId="303459AB" w14:textId="253AA96D" w:rsidR="00F6289E" w:rsidRPr="00CC36E9" w:rsidRDefault="007D1107" w:rsidP="00F6289E">
      <w:pPr>
        <w:pStyle w:val="ListParagraph"/>
        <w:numPr>
          <w:ilvl w:val="0"/>
          <w:numId w:val="4"/>
        </w:numPr>
        <w:rPr>
          <w:del w:id="104" w:author="Cockrell, Dawn" w:date="2026-09-25T20:10:00Z" w16du:dateUtc="2026-09-26T00:10:00Z"/>
          <w:rFonts w:ascii="Arial" w:hAnsi="Arial" w:cs="Arial"/>
          <w:sz w:val="20"/>
          <w:szCs w:val="20"/>
        </w:rPr>
      </w:pPr>
      <w:del w:id="105" w:author="Cockrell, Dawn" w:date="2026-09-25T20:10:00Z" w16du:dateUtc="2026-09-26T00:10:00Z">
        <w:r>
          <w:rPr>
            <w:rFonts w:ascii="Arial" w:hAnsi="Arial" w:cs="Arial"/>
            <w:sz w:val="20"/>
            <w:szCs w:val="20"/>
          </w:rPr>
          <w:delText>It would be helpful and save time if</w:delText>
        </w:r>
        <w:r w:rsidR="00590F2C">
          <w:rPr>
            <w:rFonts w:ascii="Arial" w:hAnsi="Arial" w:cs="Arial"/>
            <w:sz w:val="20"/>
            <w:szCs w:val="20"/>
          </w:rPr>
          <w:delText xml:space="preserve"> </w:delText>
        </w:r>
        <w:r w:rsidR="00F6289E" w:rsidRPr="00CC36E9">
          <w:rPr>
            <w:rFonts w:ascii="Arial" w:hAnsi="Arial" w:cs="Arial"/>
            <w:sz w:val="20"/>
            <w:szCs w:val="20"/>
          </w:rPr>
          <w:delText>any person wishing to exercise their right to inspect the Council’s accounting records</w:delText>
        </w:r>
        <w:r w:rsidR="000B2FE4">
          <w:rPr>
            <w:rFonts w:ascii="Arial" w:hAnsi="Arial" w:cs="Arial"/>
            <w:sz w:val="20"/>
            <w:szCs w:val="20"/>
          </w:rPr>
          <w:delText xml:space="preserve"> makes appropriate arrangements in advance, by </w:delText>
        </w:r>
        <w:r w:rsidR="00F6289E" w:rsidRPr="00CC36E9">
          <w:rPr>
            <w:rFonts w:ascii="Arial" w:hAnsi="Arial" w:cs="Arial"/>
            <w:sz w:val="20"/>
            <w:szCs w:val="20"/>
          </w:rPr>
          <w:delText>contact</w:delText>
        </w:r>
        <w:r w:rsidR="000B2FE4">
          <w:rPr>
            <w:rFonts w:ascii="Arial" w:hAnsi="Arial" w:cs="Arial"/>
            <w:sz w:val="20"/>
            <w:szCs w:val="20"/>
          </w:rPr>
          <w:delText>ing</w:delText>
        </w:r>
        <w:r w:rsidR="00F6289E" w:rsidRPr="00CC36E9">
          <w:rPr>
            <w:rFonts w:ascii="Arial" w:hAnsi="Arial" w:cs="Arial"/>
            <w:sz w:val="20"/>
            <w:szCs w:val="20"/>
          </w:rPr>
          <w:delText xml:space="preserve"> the Council’s Finance Team by emailing </w:delText>
        </w:r>
        <w:r w:rsidR="00901E2B">
          <w:fldChar w:fldCharType="begin"/>
        </w:r>
        <w:r w:rsidR="00901E2B">
          <w:delInstrText>HYPERLINK "mailto:accountancyreturns@southend.gov.uk"</w:delInstrText>
        </w:r>
        <w:r w:rsidR="00901E2B">
          <w:fldChar w:fldCharType="separate"/>
        </w:r>
        <w:r w:rsidR="00901E2B" w:rsidRPr="00CC36E9">
          <w:rPr>
            <w:rStyle w:val="Hyperlink"/>
            <w:rFonts w:ascii="Arial" w:hAnsi="Arial" w:cs="Arial"/>
            <w:sz w:val="20"/>
            <w:szCs w:val="20"/>
          </w:rPr>
          <w:delText>accountancyreturns@southend.gov.uk</w:delText>
        </w:r>
        <w:r w:rsidR="00901E2B">
          <w:fldChar w:fldCharType="end"/>
        </w:r>
        <w:r w:rsidR="00590F2C">
          <w:rPr>
            <w:rFonts w:ascii="Arial" w:hAnsi="Arial" w:cs="Arial"/>
            <w:sz w:val="20"/>
            <w:szCs w:val="20"/>
          </w:rPr>
          <w:delText xml:space="preserve"> </w:delText>
        </w:r>
        <w:r w:rsidR="001B2A3A">
          <w:rPr>
            <w:rFonts w:ascii="Arial" w:hAnsi="Arial" w:cs="Arial"/>
            <w:sz w:val="20"/>
            <w:szCs w:val="20"/>
          </w:rPr>
          <w:delText xml:space="preserve">. </w:delText>
        </w:r>
        <w:r w:rsidR="00F6289E" w:rsidRPr="00CC36E9">
          <w:rPr>
            <w:rFonts w:ascii="Arial" w:hAnsi="Arial" w:cs="Arial"/>
            <w:sz w:val="20"/>
            <w:szCs w:val="20"/>
          </w:rPr>
          <w:delText xml:space="preserve">A person is not entitled to inspect or copy any part of any record or document containing: </w:delText>
        </w:r>
      </w:del>
    </w:p>
    <w:p w14:paraId="6360B39C" w14:textId="77777777" w:rsidR="00F6289E" w:rsidRPr="00590F2C" w:rsidRDefault="00F6289E" w:rsidP="00F6289E">
      <w:pPr>
        <w:pStyle w:val="ListParagraph"/>
        <w:ind w:left="360"/>
        <w:rPr>
          <w:del w:id="106" w:author="Cockrell, Dawn" w:date="2026-09-25T20:10:00Z" w16du:dateUtc="2026-09-26T00:10:00Z"/>
          <w:rFonts w:ascii="Arial" w:hAnsi="Arial" w:cs="Arial"/>
          <w:sz w:val="16"/>
          <w:szCs w:val="16"/>
        </w:rPr>
      </w:pPr>
    </w:p>
    <w:p w14:paraId="0FD7543F" w14:textId="77777777" w:rsidR="00F6289E" w:rsidRPr="00CC36E9" w:rsidRDefault="00F6289E" w:rsidP="00F6289E">
      <w:pPr>
        <w:pStyle w:val="ListParagraph"/>
        <w:numPr>
          <w:ilvl w:val="0"/>
          <w:numId w:val="5"/>
        </w:numPr>
        <w:rPr>
          <w:del w:id="107" w:author="Cockrell, Dawn" w:date="2026-09-25T20:10:00Z" w16du:dateUtc="2026-09-26T00:10:00Z"/>
          <w:rFonts w:ascii="Arial" w:hAnsi="Arial" w:cs="Arial"/>
          <w:sz w:val="20"/>
          <w:szCs w:val="20"/>
        </w:rPr>
      </w:pPr>
      <w:del w:id="108" w:author="Cockrell, Dawn" w:date="2026-09-25T20:10:00Z" w16du:dateUtc="2026-09-26T00:10:00Z">
        <w:r w:rsidRPr="00CC36E9">
          <w:rPr>
            <w:rFonts w:ascii="Arial" w:hAnsi="Arial" w:cs="Arial"/>
            <w:sz w:val="20"/>
            <w:szCs w:val="20"/>
          </w:rPr>
          <w:delText xml:space="preserve">Information which is protected on the grounds of commercial confidentiality </w:delText>
        </w:r>
      </w:del>
    </w:p>
    <w:p w14:paraId="52C7AFEE" w14:textId="77777777" w:rsidR="00F6289E" w:rsidRPr="00CC36E9" w:rsidRDefault="00F6289E" w:rsidP="00F6289E">
      <w:pPr>
        <w:pStyle w:val="ListParagraph"/>
        <w:numPr>
          <w:ilvl w:val="0"/>
          <w:numId w:val="5"/>
        </w:numPr>
        <w:rPr>
          <w:del w:id="109" w:author="Cockrell, Dawn" w:date="2026-09-25T20:10:00Z" w16du:dateUtc="2026-09-26T00:10:00Z"/>
          <w:rFonts w:ascii="Arial" w:hAnsi="Arial" w:cs="Arial"/>
          <w:sz w:val="20"/>
          <w:szCs w:val="20"/>
        </w:rPr>
      </w:pPr>
      <w:del w:id="110" w:author="Cockrell, Dawn" w:date="2026-09-25T20:10:00Z" w16du:dateUtc="2026-09-26T00:10:00Z">
        <w:r w:rsidRPr="00CC36E9">
          <w:rPr>
            <w:rFonts w:ascii="Arial" w:hAnsi="Arial" w:cs="Arial"/>
            <w:sz w:val="20"/>
            <w:szCs w:val="20"/>
          </w:rPr>
          <w:delText xml:space="preserve">Personal information </w:delText>
        </w:r>
      </w:del>
    </w:p>
    <w:p w14:paraId="51B51C65" w14:textId="77777777" w:rsidR="00F6289E" w:rsidRPr="00590F2C" w:rsidRDefault="00F6289E" w:rsidP="00F6289E">
      <w:pPr>
        <w:pStyle w:val="ListParagraph"/>
        <w:ind w:left="360"/>
        <w:rPr>
          <w:del w:id="111" w:author="Cockrell, Dawn" w:date="2026-09-25T20:10:00Z" w16du:dateUtc="2026-09-26T00:10:00Z"/>
          <w:rFonts w:ascii="Arial" w:hAnsi="Arial" w:cs="Arial"/>
          <w:sz w:val="16"/>
          <w:szCs w:val="16"/>
        </w:rPr>
      </w:pPr>
    </w:p>
    <w:p w14:paraId="2C0F2DDA" w14:textId="194B96D7" w:rsidR="00285BB0" w:rsidRPr="002E79CA" w:rsidRDefault="009825AD" w:rsidP="00F6289E">
      <w:pPr>
        <w:pStyle w:val="ListParagraph"/>
        <w:numPr>
          <w:ilvl w:val="0"/>
          <w:numId w:val="4"/>
        </w:numPr>
        <w:rPr>
          <w:del w:id="112" w:author="Cockrell, Dawn" w:date="2026-09-25T20:10:00Z" w16du:dateUtc="2026-09-26T00:10:00Z"/>
          <w:rFonts w:ascii="Arial" w:hAnsi="Arial" w:cs="Arial"/>
          <w:sz w:val="20"/>
          <w:szCs w:val="20"/>
        </w:rPr>
      </w:pPr>
      <w:del w:id="113" w:author="Cockrell, Dawn" w:date="2026-09-25T20:10:00Z" w16du:dateUtc="2026-09-26T00:10:00Z">
        <w:r w:rsidRPr="002E79CA">
          <w:rPr>
            <w:rFonts w:ascii="Arial" w:hAnsi="Arial" w:cs="Arial"/>
            <w:sz w:val="20"/>
            <w:szCs w:val="20"/>
          </w:rPr>
          <w:delText xml:space="preserve">From 9 am on </w:delText>
        </w:r>
        <w:r w:rsidR="00752FEF">
          <w:rPr>
            <w:rFonts w:ascii="Arial" w:hAnsi="Arial" w:cs="Arial"/>
            <w:sz w:val="20"/>
            <w:szCs w:val="20"/>
          </w:rPr>
          <w:delText>16</w:delText>
        </w:r>
        <w:r w:rsidR="008931FD" w:rsidRPr="002E79CA">
          <w:rPr>
            <w:rFonts w:ascii="Arial" w:hAnsi="Arial" w:cs="Arial"/>
            <w:sz w:val="20"/>
            <w:szCs w:val="20"/>
          </w:rPr>
          <w:delText xml:space="preserve"> </w:delText>
        </w:r>
        <w:r w:rsidR="001B2A3A">
          <w:rPr>
            <w:rFonts w:ascii="Arial" w:hAnsi="Arial" w:cs="Arial"/>
            <w:sz w:val="20"/>
            <w:szCs w:val="20"/>
          </w:rPr>
          <w:delText>June</w:delText>
        </w:r>
        <w:r w:rsidR="008931FD" w:rsidRPr="002E79CA">
          <w:rPr>
            <w:rFonts w:ascii="Arial" w:hAnsi="Arial" w:cs="Arial"/>
            <w:sz w:val="20"/>
            <w:szCs w:val="20"/>
          </w:rPr>
          <w:delText xml:space="preserve"> 20</w:delText>
        </w:r>
        <w:r w:rsidR="005944F1" w:rsidRPr="002E79CA">
          <w:rPr>
            <w:rFonts w:ascii="Arial" w:hAnsi="Arial" w:cs="Arial"/>
            <w:sz w:val="20"/>
            <w:szCs w:val="20"/>
          </w:rPr>
          <w:delText>2</w:delText>
        </w:r>
        <w:r w:rsidR="00752FEF">
          <w:rPr>
            <w:rFonts w:ascii="Arial" w:hAnsi="Arial" w:cs="Arial"/>
            <w:sz w:val="20"/>
            <w:szCs w:val="20"/>
          </w:rPr>
          <w:delText>5</w:delText>
        </w:r>
        <w:r w:rsidRPr="002E79CA">
          <w:rPr>
            <w:rFonts w:ascii="Arial" w:hAnsi="Arial" w:cs="Arial"/>
            <w:sz w:val="20"/>
            <w:szCs w:val="20"/>
          </w:rPr>
          <w:delText xml:space="preserve"> to 4pm on </w:delText>
        </w:r>
        <w:r w:rsidR="00752FEF">
          <w:rPr>
            <w:rFonts w:ascii="Arial" w:hAnsi="Arial" w:cs="Arial"/>
            <w:sz w:val="20"/>
            <w:szCs w:val="20"/>
          </w:rPr>
          <w:delText>25</w:delText>
        </w:r>
        <w:r w:rsidR="008931FD" w:rsidRPr="002E79CA">
          <w:rPr>
            <w:rFonts w:ascii="Arial" w:hAnsi="Arial" w:cs="Arial"/>
            <w:sz w:val="20"/>
            <w:szCs w:val="20"/>
          </w:rPr>
          <w:delText xml:space="preserve"> </w:delText>
        </w:r>
        <w:r w:rsidR="001B2A3A">
          <w:rPr>
            <w:rFonts w:ascii="Arial" w:hAnsi="Arial" w:cs="Arial"/>
            <w:sz w:val="20"/>
            <w:szCs w:val="20"/>
          </w:rPr>
          <w:delText>July</w:delText>
        </w:r>
        <w:r w:rsidR="008931FD" w:rsidRPr="002E79CA">
          <w:rPr>
            <w:rFonts w:ascii="Arial" w:hAnsi="Arial" w:cs="Arial"/>
            <w:sz w:val="20"/>
            <w:szCs w:val="20"/>
          </w:rPr>
          <w:delText xml:space="preserve"> 20</w:delText>
        </w:r>
        <w:r w:rsidR="005944F1" w:rsidRPr="002E79CA">
          <w:rPr>
            <w:rFonts w:ascii="Arial" w:hAnsi="Arial" w:cs="Arial"/>
            <w:sz w:val="20"/>
            <w:szCs w:val="20"/>
          </w:rPr>
          <w:delText>2</w:delText>
        </w:r>
        <w:r w:rsidR="00752FEF">
          <w:rPr>
            <w:rFonts w:ascii="Arial" w:hAnsi="Arial" w:cs="Arial"/>
            <w:sz w:val="20"/>
            <w:szCs w:val="20"/>
          </w:rPr>
          <w:delText>5</w:delText>
        </w:r>
        <w:r w:rsidRPr="002E79CA">
          <w:rPr>
            <w:rFonts w:ascii="Arial" w:hAnsi="Arial" w:cs="Arial"/>
            <w:sz w:val="20"/>
            <w:szCs w:val="20"/>
          </w:rPr>
          <w:delText xml:space="preserve"> at the request of a local government elector, the local auditor must give the elector, or any representative of the elector, an opportunity to question the auditor about the accounting records of the Coun</w:delText>
        </w:r>
        <w:r w:rsidR="00285BB0" w:rsidRPr="002E79CA">
          <w:rPr>
            <w:rFonts w:ascii="Arial" w:hAnsi="Arial" w:cs="Arial"/>
            <w:sz w:val="20"/>
            <w:szCs w:val="20"/>
          </w:rPr>
          <w:delText>cil.</w:delText>
        </w:r>
        <w:r w:rsidR="00B23BE8" w:rsidRPr="002E79CA">
          <w:rPr>
            <w:rFonts w:ascii="Arial" w:hAnsi="Arial" w:cs="Arial"/>
            <w:sz w:val="20"/>
            <w:szCs w:val="20"/>
          </w:rPr>
          <w:delText xml:space="preserve"> Please contact the auditor at the address given above to make arrangements to ask any questions.</w:delText>
        </w:r>
      </w:del>
    </w:p>
    <w:p w14:paraId="5D5ED1E5" w14:textId="77777777" w:rsidR="00285BB0" w:rsidRPr="002E79CA" w:rsidRDefault="00285BB0" w:rsidP="00285BB0">
      <w:pPr>
        <w:pStyle w:val="ListParagraph"/>
        <w:ind w:left="360"/>
        <w:rPr>
          <w:del w:id="114" w:author="Cockrell, Dawn" w:date="2026-09-25T20:10:00Z" w16du:dateUtc="2026-09-26T00:10:00Z"/>
          <w:rFonts w:ascii="Arial" w:hAnsi="Arial" w:cs="Arial"/>
          <w:sz w:val="16"/>
          <w:szCs w:val="16"/>
        </w:rPr>
      </w:pPr>
    </w:p>
    <w:p w14:paraId="19A725E5" w14:textId="265C30BF" w:rsidR="00285BB0" w:rsidRPr="002A4343" w:rsidRDefault="009825AD" w:rsidP="002A4343">
      <w:pPr>
        <w:pStyle w:val="ListParagraph"/>
        <w:numPr>
          <w:ilvl w:val="0"/>
          <w:numId w:val="4"/>
        </w:numPr>
        <w:rPr>
          <w:del w:id="115" w:author="Cockrell, Dawn" w:date="2026-09-25T20:10:00Z" w16du:dateUtc="2026-09-26T00:10:00Z"/>
          <w:rFonts w:ascii="Arial" w:hAnsi="Arial" w:cs="Arial"/>
          <w:sz w:val="20"/>
          <w:szCs w:val="20"/>
        </w:rPr>
      </w:pPr>
      <w:del w:id="116" w:author="Cockrell, Dawn" w:date="2026-09-25T20:10:00Z" w16du:dateUtc="2026-09-26T00:10:00Z">
        <w:r w:rsidRPr="002E79CA">
          <w:rPr>
            <w:rFonts w:ascii="Arial" w:hAnsi="Arial" w:cs="Arial"/>
            <w:sz w:val="20"/>
            <w:szCs w:val="20"/>
          </w:rPr>
          <w:delText xml:space="preserve">From 9 am on </w:delText>
        </w:r>
        <w:r w:rsidR="00AB333F">
          <w:rPr>
            <w:rFonts w:ascii="Arial" w:hAnsi="Arial" w:cs="Arial"/>
            <w:sz w:val="20"/>
            <w:szCs w:val="20"/>
          </w:rPr>
          <w:delText>16</w:delText>
        </w:r>
        <w:r w:rsidRPr="002E79CA">
          <w:rPr>
            <w:rFonts w:ascii="Arial" w:hAnsi="Arial" w:cs="Arial"/>
            <w:sz w:val="20"/>
            <w:szCs w:val="20"/>
          </w:rPr>
          <w:delText xml:space="preserve"> </w:delText>
        </w:r>
        <w:r w:rsidR="001B2A3A">
          <w:rPr>
            <w:rFonts w:ascii="Arial" w:hAnsi="Arial" w:cs="Arial"/>
            <w:sz w:val="20"/>
            <w:szCs w:val="20"/>
          </w:rPr>
          <w:delText>June</w:delText>
        </w:r>
        <w:r w:rsidRPr="002E79CA">
          <w:rPr>
            <w:rFonts w:ascii="Arial" w:hAnsi="Arial" w:cs="Arial"/>
            <w:sz w:val="20"/>
            <w:szCs w:val="20"/>
          </w:rPr>
          <w:delText xml:space="preserve"> 20</w:delText>
        </w:r>
        <w:r w:rsidR="005944F1" w:rsidRPr="002E79CA">
          <w:rPr>
            <w:rFonts w:ascii="Arial" w:hAnsi="Arial" w:cs="Arial"/>
            <w:sz w:val="20"/>
            <w:szCs w:val="20"/>
          </w:rPr>
          <w:delText>2</w:delText>
        </w:r>
        <w:r w:rsidR="00AB333F">
          <w:rPr>
            <w:rFonts w:ascii="Arial" w:hAnsi="Arial" w:cs="Arial"/>
            <w:sz w:val="20"/>
            <w:szCs w:val="20"/>
          </w:rPr>
          <w:delText>5</w:delText>
        </w:r>
        <w:r w:rsidRPr="002E79CA">
          <w:rPr>
            <w:rFonts w:ascii="Arial" w:hAnsi="Arial" w:cs="Arial"/>
            <w:sz w:val="20"/>
            <w:szCs w:val="20"/>
          </w:rPr>
          <w:delText xml:space="preserve"> </w:delText>
        </w:r>
        <w:r w:rsidR="00B23BE8" w:rsidRPr="002E79CA">
          <w:rPr>
            <w:rFonts w:ascii="Arial" w:hAnsi="Arial" w:cs="Arial"/>
            <w:sz w:val="20"/>
            <w:szCs w:val="20"/>
          </w:rPr>
          <w:delText xml:space="preserve">to 4pm on </w:delText>
        </w:r>
        <w:r w:rsidR="00AB333F">
          <w:rPr>
            <w:rFonts w:ascii="Arial" w:hAnsi="Arial" w:cs="Arial"/>
            <w:sz w:val="20"/>
            <w:szCs w:val="20"/>
          </w:rPr>
          <w:delText>25</w:delText>
        </w:r>
        <w:r w:rsidR="00C25880" w:rsidRPr="002E79CA">
          <w:rPr>
            <w:rFonts w:ascii="Arial" w:hAnsi="Arial" w:cs="Arial"/>
            <w:sz w:val="20"/>
            <w:szCs w:val="20"/>
          </w:rPr>
          <w:delText xml:space="preserve"> </w:delText>
        </w:r>
        <w:r w:rsidR="001B2A3A">
          <w:rPr>
            <w:rFonts w:ascii="Arial" w:hAnsi="Arial" w:cs="Arial"/>
            <w:sz w:val="20"/>
            <w:szCs w:val="20"/>
          </w:rPr>
          <w:delText>July</w:delText>
        </w:r>
        <w:r w:rsidR="00C25880" w:rsidRPr="002E79CA">
          <w:rPr>
            <w:rFonts w:ascii="Arial" w:hAnsi="Arial" w:cs="Arial"/>
            <w:sz w:val="20"/>
            <w:szCs w:val="20"/>
          </w:rPr>
          <w:delText xml:space="preserve"> 20</w:delText>
        </w:r>
        <w:r w:rsidR="005944F1" w:rsidRPr="002E79CA">
          <w:rPr>
            <w:rFonts w:ascii="Arial" w:hAnsi="Arial" w:cs="Arial"/>
            <w:sz w:val="20"/>
            <w:szCs w:val="20"/>
          </w:rPr>
          <w:delText>2</w:delText>
        </w:r>
        <w:r w:rsidR="00AB333F">
          <w:rPr>
            <w:rFonts w:ascii="Arial" w:hAnsi="Arial" w:cs="Arial"/>
            <w:sz w:val="20"/>
            <w:szCs w:val="20"/>
          </w:rPr>
          <w:delText>5</w:delText>
        </w:r>
        <w:r w:rsidR="00B23BE8" w:rsidRPr="002E79CA">
          <w:rPr>
            <w:rFonts w:ascii="Arial" w:hAnsi="Arial" w:cs="Arial"/>
            <w:sz w:val="20"/>
            <w:szCs w:val="20"/>
          </w:rPr>
          <w:delText xml:space="preserve"> </w:delText>
        </w:r>
        <w:r w:rsidRPr="002E79CA">
          <w:rPr>
            <w:rFonts w:ascii="Arial" w:hAnsi="Arial" w:cs="Arial"/>
            <w:sz w:val="20"/>
            <w:szCs w:val="20"/>
          </w:rPr>
          <w:delText>a local government elector for the area of the Council or his/her representative may object</w:delText>
        </w:r>
        <w:r w:rsidRPr="002A4343">
          <w:rPr>
            <w:rFonts w:ascii="Arial" w:hAnsi="Arial" w:cs="Arial"/>
            <w:sz w:val="20"/>
            <w:szCs w:val="20"/>
          </w:rPr>
          <w:delText xml:space="preserve"> to the Council’s accounts asking that the auditor issue a report in the public interest or apply for a declaration that an item of account is unlawful under section 28 of the Local Audit and Accountability Act 2014. Written notice of the proposed objection and the grounds on which it will be made must be sent to the auditor at the </w:delText>
        </w:r>
        <w:r w:rsidR="00046875">
          <w:rPr>
            <w:rFonts w:ascii="Arial" w:hAnsi="Arial" w:cs="Arial"/>
            <w:sz w:val="20"/>
            <w:szCs w:val="20"/>
          </w:rPr>
          <w:delText>contact details</w:delText>
        </w:r>
        <w:r w:rsidRPr="002A4343">
          <w:rPr>
            <w:rFonts w:ascii="Arial" w:hAnsi="Arial" w:cs="Arial"/>
            <w:sz w:val="20"/>
            <w:szCs w:val="20"/>
          </w:rPr>
          <w:delText xml:space="preserve"> given above and also copied to the Council at the address given below.</w:delText>
        </w:r>
        <w:r w:rsidR="00257BF2" w:rsidRPr="002A4343">
          <w:rPr>
            <w:rFonts w:ascii="Arial" w:hAnsi="Arial" w:cs="Arial"/>
            <w:color w:val="000000"/>
            <w:sz w:val="20"/>
            <w:szCs w:val="20"/>
          </w:rPr>
          <w:delText xml:space="preserve"> </w:delText>
        </w:r>
        <w:r w:rsidR="00257BF2" w:rsidRPr="002A4343">
          <w:rPr>
            <w:rFonts w:ascii="Arial" w:hAnsi="Arial" w:cs="Arial"/>
            <w:sz w:val="20"/>
            <w:szCs w:val="20"/>
          </w:rPr>
          <w:delText xml:space="preserve">A comprehensive guide to your rights can be found at </w:delText>
        </w:r>
        <w:r w:rsidR="002A4343">
          <w:fldChar w:fldCharType="begin"/>
        </w:r>
        <w:r w:rsidR="002A4343">
          <w:delInstrText>HYPERLINK "https://www.nao.org.uk/code-audit-practice/council-accounts-a-guide-to-your-rights/"</w:delInstrText>
        </w:r>
        <w:r w:rsidR="002A4343">
          <w:fldChar w:fldCharType="separate"/>
        </w:r>
        <w:r w:rsidR="002A4343" w:rsidRPr="002A4343">
          <w:rPr>
            <w:rStyle w:val="Hyperlink"/>
            <w:rFonts w:ascii="Arial" w:hAnsi="Arial" w:cs="Arial"/>
            <w:sz w:val="20"/>
            <w:szCs w:val="20"/>
          </w:rPr>
          <w:delText>https://www.nao.org.uk/code-audit-practice/council-accounts-a-guide-to-your-rights/</w:delText>
        </w:r>
        <w:r w:rsidR="002A4343">
          <w:fldChar w:fldCharType="end"/>
        </w:r>
      </w:del>
    </w:p>
    <w:p w14:paraId="3C6584A7" w14:textId="77777777" w:rsidR="002A4343" w:rsidRPr="00590F2C" w:rsidRDefault="002A4343" w:rsidP="00285BB0">
      <w:pPr>
        <w:rPr>
          <w:del w:id="117" w:author="Cockrell, Dawn" w:date="2026-09-25T20:10:00Z" w16du:dateUtc="2026-09-26T00:10:00Z"/>
          <w:rFonts w:ascii="Arial" w:hAnsi="Arial" w:cs="Arial"/>
          <w:sz w:val="16"/>
          <w:szCs w:val="16"/>
        </w:rPr>
      </w:pPr>
    </w:p>
    <w:p w14:paraId="1D9ED8EE" w14:textId="77777777" w:rsidR="009825AD" w:rsidRPr="00CC36E9" w:rsidRDefault="009825AD" w:rsidP="00285BB0">
      <w:pPr>
        <w:rPr>
          <w:del w:id="118" w:author="Cockrell, Dawn" w:date="2026-09-25T20:10:00Z" w16du:dateUtc="2026-09-26T00:10:00Z"/>
          <w:rFonts w:ascii="Arial" w:hAnsi="Arial" w:cs="Arial"/>
          <w:sz w:val="20"/>
          <w:szCs w:val="20"/>
        </w:rPr>
      </w:pPr>
      <w:del w:id="119" w:author="Cockrell, Dawn" w:date="2026-09-25T20:10:00Z" w16du:dateUtc="2026-09-26T00:10:00Z">
        <w:r w:rsidRPr="00CC36E9">
          <w:rPr>
            <w:rFonts w:ascii="Arial" w:hAnsi="Arial" w:cs="Arial"/>
            <w:sz w:val="20"/>
            <w:szCs w:val="20"/>
          </w:rPr>
          <w:br/>
          <w:delText>Joe Chesterton</w:delText>
        </w:r>
      </w:del>
    </w:p>
    <w:p w14:paraId="71F4E944" w14:textId="7769F449" w:rsidR="009825AD" w:rsidRPr="00CC36E9" w:rsidRDefault="004C563F" w:rsidP="00285BB0">
      <w:pPr>
        <w:rPr>
          <w:del w:id="120" w:author="Cockrell, Dawn" w:date="2026-09-25T20:10:00Z" w16du:dateUtc="2026-09-26T00:10:00Z"/>
          <w:rFonts w:ascii="Arial" w:hAnsi="Arial" w:cs="Arial"/>
          <w:sz w:val="20"/>
          <w:szCs w:val="20"/>
        </w:rPr>
      </w:pPr>
      <w:del w:id="121" w:author="Cockrell, Dawn" w:date="2026-09-25T20:10:00Z" w16du:dateUtc="2026-09-26T00:10:00Z">
        <w:r>
          <w:rPr>
            <w:rFonts w:ascii="Arial" w:hAnsi="Arial" w:cs="Arial"/>
            <w:sz w:val="20"/>
            <w:szCs w:val="20"/>
          </w:rPr>
          <w:delText>Executive</w:delText>
        </w:r>
        <w:r w:rsidR="00C25880">
          <w:rPr>
            <w:rFonts w:ascii="Arial" w:hAnsi="Arial" w:cs="Arial"/>
            <w:sz w:val="20"/>
            <w:szCs w:val="20"/>
          </w:rPr>
          <w:delText xml:space="preserve"> </w:delText>
        </w:r>
        <w:r w:rsidR="00901E2B" w:rsidRPr="00CC36E9">
          <w:rPr>
            <w:rFonts w:ascii="Arial" w:hAnsi="Arial" w:cs="Arial"/>
            <w:sz w:val="20"/>
            <w:szCs w:val="20"/>
          </w:rPr>
          <w:delText>Director</w:delText>
        </w:r>
        <w:r w:rsidR="009825AD" w:rsidRPr="00CC36E9">
          <w:rPr>
            <w:rFonts w:ascii="Arial" w:hAnsi="Arial" w:cs="Arial"/>
            <w:sz w:val="20"/>
            <w:szCs w:val="20"/>
          </w:rPr>
          <w:delText xml:space="preserve"> </w:delText>
        </w:r>
        <w:r w:rsidR="00C25880">
          <w:rPr>
            <w:rFonts w:ascii="Arial" w:hAnsi="Arial" w:cs="Arial"/>
            <w:sz w:val="20"/>
            <w:szCs w:val="20"/>
          </w:rPr>
          <w:delText>(</w:delText>
        </w:r>
        <w:r w:rsidR="009825AD" w:rsidRPr="00CC36E9">
          <w:rPr>
            <w:rFonts w:ascii="Arial" w:hAnsi="Arial" w:cs="Arial"/>
            <w:sz w:val="20"/>
            <w:szCs w:val="20"/>
          </w:rPr>
          <w:delText>Finance and Resources</w:delText>
        </w:r>
        <w:r w:rsidR="00C25880">
          <w:rPr>
            <w:rFonts w:ascii="Arial" w:hAnsi="Arial" w:cs="Arial"/>
            <w:sz w:val="20"/>
            <w:szCs w:val="20"/>
          </w:rPr>
          <w:delText>)</w:delText>
        </w:r>
        <w:r w:rsidR="009C44B8">
          <w:rPr>
            <w:rFonts w:ascii="Arial" w:hAnsi="Arial" w:cs="Arial"/>
            <w:sz w:val="20"/>
            <w:szCs w:val="20"/>
          </w:rPr>
          <w:delText xml:space="preserve"> (s151 Officer)</w:delText>
        </w:r>
      </w:del>
    </w:p>
    <w:p w14:paraId="5BA5C87E" w14:textId="19964773" w:rsidR="009825AD" w:rsidRPr="00CC36E9" w:rsidRDefault="009825AD" w:rsidP="00285BB0">
      <w:pPr>
        <w:rPr>
          <w:del w:id="122" w:author="Cockrell, Dawn" w:date="2026-09-25T20:10:00Z" w16du:dateUtc="2026-09-26T00:10:00Z"/>
          <w:rFonts w:ascii="Arial" w:hAnsi="Arial" w:cs="Arial"/>
          <w:sz w:val="20"/>
          <w:szCs w:val="20"/>
        </w:rPr>
      </w:pPr>
      <w:del w:id="123" w:author="Cockrell, Dawn" w:date="2026-09-25T20:10:00Z" w16du:dateUtc="2026-09-26T00:10:00Z">
        <w:r w:rsidRPr="00CC36E9">
          <w:rPr>
            <w:rFonts w:ascii="Arial" w:hAnsi="Arial" w:cs="Arial"/>
            <w:sz w:val="20"/>
            <w:szCs w:val="20"/>
          </w:rPr>
          <w:delText xml:space="preserve">Southend-on-Sea </w:delText>
        </w:r>
        <w:r w:rsidR="00C9025B">
          <w:rPr>
            <w:rFonts w:ascii="Arial" w:hAnsi="Arial" w:cs="Arial"/>
            <w:sz w:val="20"/>
            <w:szCs w:val="20"/>
          </w:rPr>
          <w:delText>City</w:delText>
        </w:r>
        <w:r w:rsidRPr="00CC36E9">
          <w:rPr>
            <w:rFonts w:ascii="Arial" w:hAnsi="Arial" w:cs="Arial"/>
            <w:sz w:val="20"/>
            <w:szCs w:val="20"/>
          </w:rPr>
          <w:delText xml:space="preserve"> Council</w:delText>
        </w:r>
      </w:del>
    </w:p>
    <w:p w14:paraId="02096E1B" w14:textId="77777777" w:rsidR="009825AD" w:rsidRPr="00CC36E9" w:rsidRDefault="009825AD" w:rsidP="00285BB0">
      <w:pPr>
        <w:rPr>
          <w:del w:id="124" w:author="Cockrell, Dawn" w:date="2026-09-25T20:10:00Z" w16du:dateUtc="2026-09-26T00:10:00Z"/>
          <w:rFonts w:ascii="Arial" w:hAnsi="Arial" w:cs="Arial"/>
          <w:sz w:val="20"/>
          <w:szCs w:val="20"/>
        </w:rPr>
      </w:pPr>
      <w:del w:id="125" w:author="Cockrell, Dawn" w:date="2026-09-25T20:10:00Z" w16du:dateUtc="2026-09-26T00:10:00Z">
        <w:r w:rsidRPr="00CC36E9">
          <w:rPr>
            <w:rFonts w:ascii="Arial" w:hAnsi="Arial" w:cs="Arial"/>
            <w:sz w:val="20"/>
            <w:szCs w:val="20"/>
          </w:rPr>
          <w:delText>Civic Centre</w:delText>
        </w:r>
      </w:del>
    </w:p>
    <w:p w14:paraId="3ED1BD9A" w14:textId="77777777" w:rsidR="009825AD" w:rsidRPr="00CC36E9" w:rsidRDefault="009825AD" w:rsidP="00285BB0">
      <w:pPr>
        <w:rPr>
          <w:del w:id="126" w:author="Cockrell, Dawn" w:date="2026-09-25T20:10:00Z" w16du:dateUtc="2026-09-26T00:10:00Z"/>
          <w:rFonts w:ascii="Arial" w:hAnsi="Arial" w:cs="Arial"/>
          <w:sz w:val="20"/>
          <w:szCs w:val="20"/>
        </w:rPr>
      </w:pPr>
      <w:del w:id="127" w:author="Cockrell, Dawn" w:date="2026-09-25T20:10:00Z" w16du:dateUtc="2026-09-26T00:10:00Z">
        <w:r w:rsidRPr="00CC36E9">
          <w:rPr>
            <w:rFonts w:ascii="Arial" w:hAnsi="Arial" w:cs="Arial"/>
            <w:sz w:val="20"/>
            <w:szCs w:val="20"/>
          </w:rPr>
          <w:delText>Victoria Avenue</w:delText>
        </w:r>
      </w:del>
    </w:p>
    <w:p w14:paraId="0F6394D8" w14:textId="77777777" w:rsidR="009825AD" w:rsidRPr="00CC36E9" w:rsidRDefault="009825AD" w:rsidP="00285BB0">
      <w:pPr>
        <w:rPr>
          <w:del w:id="128" w:author="Cockrell, Dawn" w:date="2026-09-25T20:10:00Z" w16du:dateUtc="2026-09-26T00:10:00Z"/>
          <w:rFonts w:ascii="Arial" w:hAnsi="Arial" w:cs="Arial"/>
          <w:sz w:val="20"/>
          <w:szCs w:val="20"/>
        </w:rPr>
      </w:pPr>
      <w:del w:id="129" w:author="Cockrell, Dawn" w:date="2026-09-25T20:10:00Z" w16du:dateUtc="2026-09-26T00:10:00Z">
        <w:r w:rsidRPr="00CC36E9">
          <w:rPr>
            <w:rFonts w:ascii="Arial" w:hAnsi="Arial" w:cs="Arial"/>
            <w:sz w:val="20"/>
            <w:szCs w:val="20"/>
          </w:rPr>
          <w:delText>Southend-on-Sea</w:delText>
        </w:r>
      </w:del>
    </w:p>
    <w:p w14:paraId="7A51C90E" w14:textId="77777777" w:rsidR="00A478F4" w:rsidRPr="009908D9" w:rsidRDefault="009825AD" w:rsidP="00887AA8">
      <w:pPr>
        <w:rPr>
          <w:rPrChange w:id="130" w:author="Cockrell, Dawn" w:date="2026-09-25T20:10:00Z" w16du:dateUtc="2026-09-26T00:10:00Z">
            <w:rPr>
              <w:rFonts w:ascii="Arial" w:hAnsi="Arial" w:cs="Arial"/>
              <w:sz w:val="20"/>
              <w:szCs w:val="20"/>
            </w:rPr>
          </w:rPrChange>
        </w:rPr>
      </w:pPr>
      <w:del w:id="131" w:author="Cockrell, Dawn" w:date="2026-09-25T20:10:00Z" w16du:dateUtc="2026-09-26T00:10:00Z">
        <w:r w:rsidRPr="00CC36E9">
          <w:rPr>
            <w:rFonts w:ascii="Arial" w:hAnsi="Arial" w:cs="Arial"/>
            <w:sz w:val="20"/>
            <w:szCs w:val="20"/>
          </w:rPr>
          <w:delText>SS2 6ER</w:delText>
        </w:r>
      </w:del>
    </w:p>
    <w:sectPr w:rsidR="00A478F4" w:rsidRPr="009908D9" w:rsidSect="00CB2AAA">
      <w:headerReference w:type="default" r:id="rId12"/>
      <w:footerReference w:type="default" r:id="rId13"/>
      <w:pgSz w:w="12240" w:h="15840"/>
      <w:pgMar w:top="1008" w:right="720" w:bottom="720" w:left="720" w:header="720" w:footer="720" w:gutter="0"/>
      <w:cols w:space="720"/>
      <w:docGrid w:linePitch="0"/>
      <w:sectPrChange w:id="132" w:author="Cockrell, Dawn" w:date="2026-09-25T20:10:00Z" w16du:dateUtc="2026-09-26T00:10:00Z">
        <w:sectPr w:rsidR="00A478F4" w:rsidRPr="009908D9" w:rsidSect="00CB2AAA">
          <w:pgSz w:w="11906" w:h="16838"/>
          <w:pgMar w:top="1276" w:right="1440" w:bottom="1276"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4E8D0" w14:textId="77777777" w:rsidR="00D56D1F" w:rsidRDefault="00D56D1F" w:rsidP="00BB3087">
      <w:pPr>
        <w:pPrChange w:id="9" w:author="Cockrell, Dawn" w:date="2026-09-25T20:10:00Z" w16du:dateUtc="2026-09-26T00:10:00Z">
          <w:pPr>
            <w:spacing w:after="0" w:line="240" w:lineRule="auto"/>
          </w:pPr>
        </w:pPrChange>
      </w:pPr>
      <w:r>
        <w:separator/>
      </w:r>
    </w:p>
  </w:endnote>
  <w:endnote w:type="continuationSeparator" w:id="0">
    <w:p w14:paraId="19C4A629" w14:textId="77777777" w:rsidR="00D56D1F" w:rsidRDefault="00D56D1F" w:rsidP="00BB3087">
      <w:pPr>
        <w:pPrChange w:id="10" w:author="Cockrell, Dawn" w:date="2026-09-25T20:10:00Z" w16du:dateUtc="2026-09-26T00:10: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CAB7D" w14:textId="77777777" w:rsidR="00887AA8" w:rsidRDefault="00887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D8609" w14:textId="77777777" w:rsidR="00D56D1F" w:rsidRDefault="00D56D1F" w:rsidP="00BB3087">
      <w:pPr>
        <w:pPrChange w:id="7" w:author="Cockrell, Dawn" w:date="2026-09-25T20:10:00Z" w16du:dateUtc="2026-09-26T00:10:00Z">
          <w:pPr>
            <w:spacing w:after="0" w:line="240" w:lineRule="auto"/>
          </w:pPr>
        </w:pPrChange>
      </w:pPr>
      <w:r>
        <w:separator/>
      </w:r>
    </w:p>
  </w:footnote>
  <w:footnote w:type="continuationSeparator" w:id="0">
    <w:p w14:paraId="3C6ED05D" w14:textId="77777777" w:rsidR="00D56D1F" w:rsidRDefault="00D56D1F" w:rsidP="00BB3087">
      <w:pPr>
        <w:pPrChange w:id="8" w:author="Cockrell, Dawn" w:date="2026-09-25T20:10:00Z" w16du:dateUtc="2026-09-26T00:10: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0B83FA" w14:textId="77777777" w:rsidR="00887AA8" w:rsidRDefault="00887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02C0D"/>
    <w:multiLevelType w:val="hybridMultilevel"/>
    <w:tmpl w:val="4FF61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517C27"/>
    <w:multiLevelType w:val="multilevel"/>
    <w:tmpl w:val="07E8B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4E2D97"/>
    <w:multiLevelType w:val="hybridMultilevel"/>
    <w:tmpl w:val="90A0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E46D2"/>
    <w:multiLevelType w:val="multilevel"/>
    <w:tmpl w:val="D4D2F71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A7532CC"/>
    <w:multiLevelType w:val="hybridMultilevel"/>
    <w:tmpl w:val="07E8B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E51CD"/>
    <w:multiLevelType w:val="hybridMultilevel"/>
    <w:tmpl w:val="FAD43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B869FF"/>
    <w:multiLevelType w:val="hybridMultilevel"/>
    <w:tmpl w:val="69B0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63D58"/>
    <w:multiLevelType w:val="hybridMultilevel"/>
    <w:tmpl w:val="DC26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6729C"/>
    <w:multiLevelType w:val="hybridMultilevel"/>
    <w:tmpl w:val="28F6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50836"/>
    <w:multiLevelType w:val="hybridMultilevel"/>
    <w:tmpl w:val="6CC67A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CF647E"/>
    <w:multiLevelType w:val="hybridMultilevel"/>
    <w:tmpl w:val="32AC7C0E"/>
    <w:lvl w:ilvl="0" w:tplc="069614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542A82"/>
    <w:multiLevelType w:val="hybridMultilevel"/>
    <w:tmpl w:val="FF32B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FA5887"/>
    <w:multiLevelType w:val="hybridMultilevel"/>
    <w:tmpl w:val="1638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E48D6"/>
    <w:multiLevelType w:val="hybridMultilevel"/>
    <w:tmpl w:val="DCCE7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0BA4695"/>
    <w:multiLevelType w:val="hybridMultilevel"/>
    <w:tmpl w:val="14EE61BA"/>
    <w:lvl w:ilvl="0" w:tplc="04090001">
      <w:start w:val="1"/>
      <w:numFmt w:val="bullet"/>
      <w:lvlText w:val=""/>
      <w:lvlJc w:val="left"/>
      <w:pPr>
        <w:ind w:left="1808" w:hanging="360"/>
      </w:pPr>
      <w:rPr>
        <w:rFonts w:ascii="Symbol" w:hAnsi="Symbol" w:hint="default"/>
      </w:rPr>
    </w:lvl>
    <w:lvl w:ilvl="1" w:tplc="04090003" w:tentative="1">
      <w:start w:val="1"/>
      <w:numFmt w:val="bullet"/>
      <w:lvlText w:val="o"/>
      <w:lvlJc w:val="left"/>
      <w:pPr>
        <w:ind w:left="2528" w:hanging="360"/>
      </w:pPr>
      <w:rPr>
        <w:rFonts w:ascii="Courier New" w:hAnsi="Courier New" w:hint="default"/>
      </w:rPr>
    </w:lvl>
    <w:lvl w:ilvl="2" w:tplc="04090005" w:tentative="1">
      <w:start w:val="1"/>
      <w:numFmt w:val="bullet"/>
      <w:lvlText w:val=""/>
      <w:lvlJc w:val="left"/>
      <w:pPr>
        <w:ind w:left="3248" w:hanging="360"/>
      </w:pPr>
      <w:rPr>
        <w:rFonts w:ascii="Wingdings" w:hAnsi="Wingdings" w:hint="default"/>
      </w:rPr>
    </w:lvl>
    <w:lvl w:ilvl="3" w:tplc="04090001" w:tentative="1">
      <w:start w:val="1"/>
      <w:numFmt w:val="bullet"/>
      <w:lvlText w:val=""/>
      <w:lvlJc w:val="left"/>
      <w:pPr>
        <w:ind w:left="3968" w:hanging="360"/>
      </w:pPr>
      <w:rPr>
        <w:rFonts w:ascii="Symbol" w:hAnsi="Symbol" w:hint="default"/>
      </w:rPr>
    </w:lvl>
    <w:lvl w:ilvl="4" w:tplc="04090003" w:tentative="1">
      <w:start w:val="1"/>
      <w:numFmt w:val="bullet"/>
      <w:lvlText w:val="o"/>
      <w:lvlJc w:val="left"/>
      <w:pPr>
        <w:ind w:left="4688" w:hanging="360"/>
      </w:pPr>
      <w:rPr>
        <w:rFonts w:ascii="Courier New" w:hAnsi="Courier New" w:hint="default"/>
      </w:rPr>
    </w:lvl>
    <w:lvl w:ilvl="5" w:tplc="04090005" w:tentative="1">
      <w:start w:val="1"/>
      <w:numFmt w:val="bullet"/>
      <w:lvlText w:val=""/>
      <w:lvlJc w:val="left"/>
      <w:pPr>
        <w:ind w:left="5408" w:hanging="360"/>
      </w:pPr>
      <w:rPr>
        <w:rFonts w:ascii="Wingdings" w:hAnsi="Wingdings" w:hint="default"/>
      </w:rPr>
    </w:lvl>
    <w:lvl w:ilvl="6" w:tplc="04090001" w:tentative="1">
      <w:start w:val="1"/>
      <w:numFmt w:val="bullet"/>
      <w:lvlText w:val=""/>
      <w:lvlJc w:val="left"/>
      <w:pPr>
        <w:ind w:left="6128" w:hanging="360"/>
      </w:pPr>
      <w:rPr>
        <w:rFonts w:ascii="Symbol" w:hAnsi="Symbol" w:hint="default"/>
      </w:rPr>
    </w:lvl>
    <w:lvl w:ilvl="7" w:tplc="04090003" w:tentative="1">
      <w:start w:val="1"/>
      <w:numFmt w:val="bullet"/>
      <w:lvlText w:val="o"/>
      <w:lvlJc w:val="left"/>
      <w:pPr>
        <w:ind w:left="6848" w:hanging="360"/>
      </w:pPr>
      <w:rPr>
        <w:rFonts w:ascii="Courier New" w:hAnsi="Courier New" w:hint="default"/>
      </w:rPr>
    </w:lvl>
    <w:lvl w:ilvl="8" w:tplc="04090005" w:tentative="1">
      <w:start w:val="1"/>
      <w:numFmt w:val="bullet"/>
      <w:lvlText w:val=""/>
      <w:lvlJc w:val="left"/>
      <w:pPr>
        <w:ind w:left="7568" w:hanging="360"/>
      </w:pPr>
      <w:rPr>
        <w:rFonts w:ascii="Wingdings" w:hAnsi="Wingdings" w:hint="default"/>
      </w:rPr>
    </w:lvl>
  </w:abstractNum>
  <w:abstractNum w:abstractNumId="15" w15:restartNumberingAfterBreak="0">
    <w:nsid w:val="598C1711"/>
    <w:multiLevelType w:val="hybridMultilevel"/>
    <w:tmpl w:val="3FE6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B3D01"/>
    <w:multiLevelType w:val="multilevel"/>
    <w:tmpl w:val="FC0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34EA7"/>
    <w:multiLevelType w:val="multilevel"/>
    <w:tmpl w:val="D4D2F71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6F573A7E"/>
    <w:multiLevelType w:val="hybridMultilevel"/>
    <w:tmpl w:val="81A2C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315144"/>
    <w:multiLevelType w:val="hybridMultilevel"/>
    <w:tmpl w:val="C760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9B38FC"/>
    <w:multiLevelType w:val="multilevel"/>
    <w:tmpl w:val="D4D2F71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316349378">
    <w:abstractNumId w:val="16"/>
  </w:num>
  <w:num w:numId="2" w16cid:durableId="957026690">
    <w:abstractNumId w:val="3"/>
  </w:num>
  <w:num w:numId="3" w16cid:durableId="36442090">
    <w:abstractNumId w:val="17"/>
  </w:num>
  <w:num w:numId="4" w16cid:durableId="73405992">
    <w:abstractNumId w:val="20"/>
  </w:num>
  <w:num w:numId="5" w16cid:durableId="16321327">
    <w:abstractNumId w:val="5"/>
  </w:num>
  <w:num w:numId="6" w16cid:durableId="330835397">
    <w:abstractNumId w:val="8"/>
  </w:num>
  <w:num w:numId="7" w16cid:durableId="1841968634">
    <w:abstractNumId w:val="15"/>
  </w:num>
  <w:num w:numId="8" w16cid:durableId="1667778961">
    <w:abstractNumId w:val="11"/>
  </w:num>
  <w:num w:numId="9" w16cid:durableId="2035156911">
    <w:abstractNumId w:val="2"/>
  </w:num>
  <w:num w:numId="10" w16cid:durableId="1626304320">
    <w:abstractNumId w:val="7"/>
  </w:num>
  <w:num w:numId="11" w16cid:durableId="674917335">
    <w:abstractNumId w:val="4"/>
  </w:num>
  <w:num w:numId="12" w16cid:durableId="654334312">
    <w:abstractNumId w:val="1"/>
  </w:num>
  <w:num w:numId="13" w16cid:durableId="499347961">
    <w:abstractNumId w:val="9"/>
  </w:num>
  <w:num w:numId="14" w16cid:durableId="1265768008">
    <w:abstractNumId w:val="12"/>
  </w:num>
  <w:num w:numId="15" w16cid:durableId="1514034049">
    <w:abstractNumId w:val="13"/>
  </w:num>
  <w:num w:numId="16" w16cid:durableId="1625308947">
    <w:abstractNumId w:val="18"/>
  </w:num>
  <w:num w:numId="17" w16cid:durableId="835389507">
    <w:abstractNumId w:val="0"/>
  </w:num>
  <w:num w:numId="18" w16cid:durableId="701249303">
    <w:abstractNumId w:val="14"/>
  </w:num>
  <w:num w:numId="19" w16cid:durableId="75716555">
    <w:abstractNumId w:val="10"/>
  </w:num>
  <w:num w:numId="20" w16cid:durableId="215241395">
    <w:abstractNumId w:val="19"/>
  </w:num>
  <w:num w:numId="21" w16cid:durableId="191844023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AD"/>
    <w:rsid w:val="00001F07"/>
    <w:rsid w:val="0004006A"/>
    <w:rsid w:val="00046875"/>
    <w:rsid w:val="00060AB2"/>
    <w:rsid w:val="00064848"/>
    <w:rsid w:val="000A6E13"/>
    <w:rsid w:val="000B2FE4"/>
    <w:rsid w:val="000D1778"/>
    <w:rsid w:val="000D450F"/>
    <w:rsid w:val="000F0B41"/>
    <w:rsid w:val="00144BE1"/>
    <w:rsid w:val="001548DE"/>
    <w:rsid w:val="00156F90"/>
    <w:rsid w:val="0015752E"/>
    <w:rsid w:val="00167DB6"/>
    <w:rsid w:val="001876D0"/>
    <w:rsid w:val="00190BE0"/>
    <w:rsid w:val="001A2F92"/>
    <w:rsid w:val="001A67E0"/>
    <w:rsid w:val="001B236E"/>
    <w:rsid w:val="001B2A3A"/>
    <w:rsid w:val="001F400F"/>
    <w:rsid w:val="00202BAE"/>
    <w:rsid w:val="00210952"/>
    <w:rsid w:val="0024074C"/>
    <w:rsid w:val="0024593B"/>
    <w:rsid w:val="00257BF2"/>
    <w:rsid w:val="00282CD6"/>
    <w:rsid w:val="00285BB0"/>
    <w:rsid w:val="002922C5"/>
    <w:rsid w:val="002A2CBA"/>
    <w:rsid w:val="002A4343"/>
    <w:rsid w:val="002B5F69"/>
    <w:rsid w:val="002E47E8"/>
    <w:rsid w:val="002E53F6"/>
    <w:rsid w:val="002E79CA"/>
    <w:rsid w:val="00300F4D"/>
    <w:rsid w:val="00301BB8"/>
    <w:rsid w:val="00336DD5"/>
    <w:rsid w:val="00342E3C"/>
    <w:rsid w:val="0034343E"/>
    <w:rsid w:val="00360DC6"/>
    <w:rsid w:val="003762C9"/>
    <w:rsid w:val="003820FC"/>
    <w:rsid w:val="00391FA7"/>
    <w:rsid w:val="0042050F"/>
    <w:rsid w:val="00437B30"/>
    <w:rsid w:val="004417DC"/>
    <w:rsid w:val="0044199A"/>
    <w:rsid w:val="0046398C"/>
    <w:rsid w:val="00475359"/>
    <w:rsid w:val="00482386"/>
    <w:rsid w:val="004A7786"/>
    <w:rsid w:val="004B762C"/>
    <w:rsid w:val="004C563F"/>
    <w:rsid w:val="004E7641"/>
    <w:rsid w:val="00507711"/>
    <w:rsid w:val="00513A65"/>
    <w:rsid w:val="00556F9D"/>
    <w:rsid w:val="00562271"/>
    <w:rsid w:val="00566621"/>
    <w:rsid w:val="00571135"/>
    <w:rsid w:val="0057789E"/>
    <w:rsid w:val="00582E98"/>
    <w:rsid w:val="005868FC"/>
    <w:rsid w:val="00590F2C"/>
    <w:rsid w:val="005944F1"/>
    <w:rsid w:val="005D508E"/>
    <w:rsid w:val="005D62BE"/>
    <w:rsid w:val="005E33BB"/>
    <w:rsid w:val="005F31B7"/>
    <w:rsid w:val="00606BFD"/>
    <w:rsid w:val="00632BB7"/>
    <w:rsid w:val="00634EB0"/>
    <w:rsid w:val="00675F0C"/>
    <w:rsid w:val="006D4811"/>
    <w:rsid w:val="006F6C74"/>
    <w:rsid w:val="00731728"/>
    <w:rsid w:val="00752FEF"/>
    <w:rsid w:val="007544BC"/>
    <w:rsid w:val="007565BB"/>
    <w:rsid w:val="00766BC7"/>
    <w:rsid w:val="00771CE6"/>
    <w:rsid w:val="00781D8B"/>
    <w:rsid w:val="007B5188"/>
    <w:rsid w:val="007D0944"/>
    <w:rsid w:val="007D1107"/>
    <w:rsid w:val="007D3276"/>
    <w:rsid w:val="00800ED7"/>
    <w:rsid w:val="00811F03"/>
    <w:rsid w:val="00821EF3"/>
    <w:rsid w:val="00825BC4"/>
    <w:rsid w:val="00832148"/>
    <w:rsid w:val="00835DA8"/>
    <w:rsid w:val="00840047"/>
    <w:rsid w:val="008426EC"/>
    <w:rsid w:val="00842C65"/>
    <w:rsid w:val="00855DF5"/>
    <w:rsid w:val="00861053"/>
    <w:rsid w:val="00862F3B"/>
    <w:rsid w:val="00867972"/>
    <w:rsid w:val="00887AA8"/>
    <w:rsid w:val="008931FD"/>
    <w:rsid w:val="00896D96"/>
    <w:rsid w:val="008B09C5"/>
    <w:rsid w:val="008B79D8"/>
    <w:rsid w:val="008C7F86"/>
    <w:rsid w:val="008D5791"/>
    <w:rsid w:val="008F14BA"/>
    <w:rsid w:val="00901E2B"/>
    <w:rsid w:val="00931015"/>
    <w:rsid w:val="00946BD3"/>
    <w:rsid w:val="00950483"/>
    <w:rsid w:val="00964577"/>
    <w:rsid w:val="0097409C"/>
    <w:rsid w:val="009825AD"/>
    <w:rsid w:val="00982A99"/>
    <w:rsid w:val="009831BB"/>
    <w:rsid w:val="009908D9"/>
    <w:rsid w:val="00992E97"/>
    <w:rsid w:val="00996857"/>
    <w:rsid w:val="009979A3"/>
    <w:rsid w:val="009B377B"/>
    <w:rsid w:val="009C44B8"/>
    <w:rsid w:val="009F6D7D"/>
    <w:rsid w:val="00A14797"/>
    <w:rsid w:val="00A213F3"/>
    <w:rsid w:val="00A25CB4"/>
    <w:rsid w:val="00A3382A"/>
    <w:rsid w:val="00A4497A"/>
    <w:rsid w:val="00A478F4"/>
    <w:rsid w:val="00A52C54"/>
    <w:rsid w:val="00A71BDE"/>
    <w:rsid w:val="00A91F46"/>
    <w:rsid w:val="00A950E1"/>
    <w:rsid w:val="00A96386"/>
    <w:rsid w:val="00AA6FEC"/>
    <w:rsid w:val="00AB333F"/>
    <w:rsid w:val="00AF6F8E"/>
    <w:rsid w:val="00B0356C"/>
    <w:rsid w:val="00B21673"/>
    <w:rsid w:val="00B23BE8"/>
    <w:rsid w:val="00B23CD8"/>
    <w:rsid w:val="00B25744"/>
    <w:rsid w:val="00B316C4"/>
    <w:rsid w:val="00B4735E"/>
    <w:rsid w:val="00B47B3D"/>
    <w:rsid w:val="00B80944"/>
    <w:rsid w:val="00B9385E"/>
    <w:rsid w:val="00B9680B"/>
    <w:rsid w:val="00BA45CA"/>
    <w:rsid w:val="00BB3087"/>
    <w:rsid w:val="00BD28D8"/>
    <w:rsid w:val="00BE3C6B"/>
    <w:rsid w:val="00BE7A29"/>
    <w:rsid w:val="00BF1756"/>
    <w:rsid w:val="00C04E67"/>
    <w:rsid w:val="00C25412"/>
    <w:rsid w:val="00C25880"/>
    <w:rsid w:val="00C271BA"/>
    <w:rsid w:val="00C877B4"/>
    <w:rsid w:val="00C9025B"/>
    <w:rsid w:val="00C94729"/>
    <w:rsid w:val="00CA4BA5"/>
    <w:rsid w:val="00CB2AAA"/>
    <w:rsid w:val="00CB4D10"/>
    <w:rsid w:val="00CC36E9"/>
    <w:rsid w:val="00CD1045"/>
    <w:rsid w:val="00CD12F0"/>
    <w:rsid w:val="00CD20B0"/>
    <w:rsid w:val="00CE5352"/>
    <w:rsid w:val="00D13813"/>
    <w:rsid w:val="00D428DB"/>
    <w:rsid w:val="00D447B4"/>
    <w:rsid w:val="00D507FA"/>
    <w:rsid w:val="00D56D1F"/>
    <w:rsid w:val="00D801CA"/>
    <w:rsid w:val="00D977DF"/>
    <w:rsid w:val="00DB2177"/>
    <w:rsid w:val="00DC7E49"/>
    <w:rsid w:val="00DE5D60"/>
    <w:rsid w:val="00DF682C"/>
    <w:rsid w:val="00E024E8"/>
    <w:rsid w:val="00E04851"/>
    <w:rsid w:val="00E04A69"/>
    <w:rsid w:val="00E14A44"/>
    <w:rsid w:val="00E1586F"/>
    <w:rsid w:val="00E25277"/>
    <w:rsid w:val="00E35B5C"/>
    <w:rsid w:val="00E45BDA"/>
    <w:rsid w:val="00E6639B"/>
    <w:rsid w:val="00E747FE"/>
    <w:rsid w:val="00EA0DBE"/>
    <w:rsid w:val="00EC7B7E"/>
    <w:rsid w:val="00ED21B7"/>
    <w:rsid w:val="00EF65AE"/>
    <w:rsid w:val="00F15620"/>
    <w:rsid w:val="00F20505"/>
    <w:rsid w:val="00F53487"/>
    <w:rsid w:val="00F6289E"/>
    <w:rsid w:val="00F654AD"/>
    <w:rsid w:val="00FB4C77"/>
    <w:rsid w:val="00FB4D68"/>
    <w:rsid w:val="00FE20D6"/>
    <w:rsid w:val="00FE4A42"/>
    <w:rsid w:val="00FF18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0CD7"/>
  <w15:docId w15:val="{5FA2609D-6AEC-4DB1-82C2-C64890A1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89E"/>
    <w:pPr>
      <w:spacing w:after="0" w:line="240" w:lineRule="auto"/>
      <w:pPrChange w:id="0" w:author="Cockrell, Dawn" w:date="2026-09-25T20:10:00Z">
        <w:pPr>
          <w:spacing w:after="200" w:line="276" w:lineRule="auto"/>
        </w:pPr>
      </w:pPrChange>
    </w:pPr>
    <w:rPr>
      <w:rFonts w:ascii="Times New Roman" w:eastAsia="Times New Roman" w:hAnsi="Times New Roman" w:cs="Times New Roman"/>
      <w:sz w:val="24"/>
      <w:szCs w:val="24"/>
      <w:lang w:val="en-US"/>
      <w:rPrChange w:id="0" w:author="Cockrell, Dawn" w:date="2026-09-25T20:10:00Z">
        <w:rPr>
          <w:rFonts w:asciiTheme="minorHAnsi" w:eastAsiaTheme="minorHAnsi" w:hAnsiTheme="minorHAnsi" w:cstheme="minorBid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5AD"/>
    <w:pPr>
      <w:ind w:left="720"/>
      <w:contextualSpacing/>
    </w:pPr>
  </w:style>
  <w:style w:type="character" w:styleId="Hyperlink">
    <w:name w:val="Hyperlink"/>
    <w:basedOn w:val="DefaultParagraphFont"/>
    <w:rsid w:val="00E04851"/>
    <w:rPr>
      <w:color w:val="0000FF" w:themeColor="hyperlink"/>
      <w:u w:val="single"/>
      <w:rPrChange w:id="1" w:author="Cockrell, Dawn" w:date="2026-09-25T20:10:00Z">
        <w:rPr>
          <w:color w:val="0000FF" w:themeColor="hyperlink"/>
          <w:u w:val="single"/>
        </w:rPr>
      </w:rPrChange>
    </w:rPr>
  </w:style>
  <w:style w:type="character" w:styleId="FollowedHyperlink">
    <w:name w:val="FollowedHyperlink"/>
    <w:basedOn w:val="DefaultParagraphFont"/>
    <w:uiPriority w:val="99"/>
    <w:semiHidden/>
    <w:unhideWhenUsed/>
    <w:rsid w:val="00257BF2"/>
    <w:rPr>
      <w:color w:val="800080" w:themeColor="followedHyperlink"/>
      <w:u w:val="single"/>
    </w:rPr>
  </w:style>
  <w:style w:type="paragraph" w:styleId="BalloonText">
    <w:name w:val="Balloon Text"/>
    <w:basedOn w:val="Normal"/>
    <w:link w:val="BalloonTextChar1"/>
    <w:uiPriority w:val="99"/>
    <w:semiHidden/>
    <w:unhideWhenUsed/>
    <w:rsid w:val="00704AD4"/>
    <w:pPr>
      <w:pPrChange w:id="2" w:author="Cockrell, Dawn" w:date="2026-09-25T20:10:00Z">
        <w:pPr/>
      </w:pPrChange>
    </w:pPr>
    <w:rPr>
      <w:rFonts w:ascii="Lucida Grande" w:eastAsiaTheme="minorHAnsi" w:hAnsi="Lucida Grande" w:cstheme="minorBidi"/>
      <w:sz w:val="18"/>
      <w:szCs w:val="18"/>
      <w:lang w:val="en-GB"/>
      <w:rPrChange w:id="2" w:author="Cockrell, Dawn" w:date="2026-09-25T20:10:00Z">
        <w:rPr>
          <w:rFonts w:ascii="Tahoma" w:hAnsi="Tahoma" w:cs="Tahoma"/>
          <w:sz w:val="16"/>
          <w:szCs w:val="16"/>
          <w:lang w:val="en-US" w:eastAsia="en-US" w:bidi="ar-SA"/>
        </w:rPr>
      </w:rPrChange>
    </w:rPr>
  </w:style>
  <w:style w:type="character" w:customStyle="1" w:styleId="BalloonTextChar">
    <w:name w:val="Balloon Text Char"/>
    <w:basedOn w:val="DefaultParagraphFont"/>
    <w:uiPriority w:val="99"/>
    <w:semiHidden/>
    <w:rsid w:val="00704AD4"/>
    <w:rPr>
      <w:rFonts w:ascii="Lucida Grande" w:hAnsi="Lucida Grande"/>
      <w:sz w:val="18"/>
      <w:szCs w:val="18"/>
      <w:rPrChange w:id="3" w:author="Cockrell, Dawn" w:date="2026-09-25T20:10:00Z">
        <w:rPr>
          <w:rFonts w:ascii="Tahoma" w:hAnsi="Tahoma" w:cs="Tahoma"/>
          <w:sz w:val="16"/>
          <w:szCs w:val="16"/>
        </w:rPr>
      </w:rPrChange>
    </w:rPr>
  </w:style>
  <w:style w:type="character" w:styleId="UnresolvedMention">
    <w:name w:val="Unresolved Mention"/>
    <w:basedOn w:val="DefaultParagraphFont"/>
    <w:uiPriority w:val="99"/>
    <w:semiHidden/>
    <w:unhideWhenUsed/>
    <w:rsid w:val="000B2FE4"/>
    <w:rPr>
      <w:color w:val="605E5C"/>
      <w:shd w:val="clear" w:color="auto" w:fill="E1DFDD"/>
    </w:rPr>
  </w:style>
  <w:style w:type="character" w:customStyle="1" w:styleId="BalloonTextChar1">
    <w:name w:val="Balloon Text Char1"/>
    <w:basedOn w:val="DefaultParagraphFont"/>
    <w:link w:val="BalloonText"/>
    <w:uiPriority w:val="99"/>
    <w:semiHidden/>
    <w:rsid w:val="00887AA8"/>
    <w:rPr>
      <w:rFonts w:ascii="Lucida Grande" w:hAnsi="Lucida Grande"/>
      <w:sz w:val="18"/>
      <w:szCs w:val="18"/>
    </w:rPr>
  </w:style>
  <w:style w:type="paragraph" w:styleId="Header">
    <w:name w:val="header"/>
    <w:basedOn w:val="Normal"/>
    <w:link w:val="HeaderChar"/>
    <w:uiPriority w:val="99"/>
    <w:unhideWhenUsed/>
    <w:rsid w:val="00D428DB"/>
    <w:pPr>
      <w:tabs>
        <w:tab w:val="center" w:pos="4320"/>
        <w:tab w:val="right" w:pos="8640"/>
      </w:tabs>
      <w:pPrChange w:id="4" w:author="Cockrell, Dawn" w:date="2026-09-25T20:10:00Z">
        <w:pPr>
          <w:tabs>
            <w:tab w:val="center" w:pos="4320"/>
            <w:tab w:val="right" w:pos="8640"/>
          </w:tabs>
        </w:pPr>
      </w:pPrChange>
    </w:pPr>
    <w:rPr>
      <w:rPrChange w:id="4" w:author="Cockrell, Dawn" w:date="2026-09-25T20:10:00Z">
        <w:rPr>
          <w:sz w:val="24"/>
          <w:szCs w:val="24"/>
          <w:lang w:val="en-US" w:eastAsia="en-US" w:bidi="ar-SA"/>
        </w:rPr>
      </w:rPrChange>
    </w:rPr>
  </w:style>
  <w:style w:type="character" w:customStyle="1" w:styleId="HeaderChar">
    <w:name w:val="Header Char"/>
    <w:basedOn w:val="DefaultParagraphFont"/>
    <w:link w:val="Header"/>
    <w:uiPriority w:val="99"/>
    <w:rsid w:val="00887AA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428DB"/>
    <w:pPr>
      <w:tabs>
        <w:tab w:val="center" w:pos="4320"/>
        <w:tab w:val="right" w:pos="8640"/>
      </w:tabs>
      <w:pPrChange w:id="5" w:author="Cockrell, Dawn" w:date="2026-09-25T20:10:00Z">
        <w:pPr>
          <w:tabs>
            <w:tab w:val="center" w:pos="4320"/>
            <w:tab w:val="right" w:pos="8640"/>
          </w:tabs>
        </w:pPr>
      </w:pPrChange>
    </w:pPr>
    <w:rPr>
      <w:rPrChange w:id="5" w:author="Cockrell, Dawn" w:date="2026-09-25T20:10:00Z">
        <w:rPr>
          <w:sz w:val="24"/>
          <w:szCs w:val="24"/>
          <w:lang w:val="en-US" w:eastAsia="en-US" w:bidi="ar-SA"/>
        </w:rPr>
      </w:rPrChange>
    </w:rPr>
  </w:style>
  <w:style w:type="character" w:customStyle="1" w:styleId="FooterChar">
    <w:name w:val="Footer Char"/>
    <w:basedOn w:val="DefaultParagraphFont"/>
    <w:link w:val="Footer"/>
    <w:uiPriority w:val="99"/>
    <w:rsid w:val="00887AA8"/>
    <w:rPr>
      <w:rFonts w:ascii="Times New Roman" w:eastAsia="Times New Roman" w:hAnsi="Times New Roman" w:cs="Times New Roman"/>
      <w:sz w:val="24"/>
      <w:szCs w:val="24"/>
      <w:lang w:val="en-US"/>
    </w:rPr>
  </w:style>
  <w:style w:type="table" w:styleId="TableGrid">
    <w:name w:val="Table Grid"/>
    <w:basedOn w:val="TableNormal"/>
    <w:rsid w:val="00887AA8"/>
    <w:pPr>
      <w:spacing w:after="0" w:line="240" w:lineRule="auto"/>
    </w:pPr>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F20505"/>
    <w:pPr>
      <w:spacing w:beforeLines="1" w:afterLines="1"/>
      <w:pPrChange w:id="6" w:author="Cockrell, Dawn" w:date="2026-09-25T20:10:00Z">
        <w:pPr>
          <w:spacing w:beforeLines="1" w:afterLines="1"/>
        </w:pPr>
      </w:pPrChange>
    </w:pPr>
    <w:rPr>
      <w:rFonts w:ascii="Times" w:eastAsiaTheme="minorHAnsi" w:hAnsi="Times"/>
      <w:sz w:val="20"/>
      <w:szCs w:val="20"/>
      <w:rPrChange w:id="6" w:author="Cockrell, Dawn" w:date="2026-09-25T20:10:00Z">
        <w:rPr>
          <w:rFonts w:ascii="Times" w:hAnsi="Times"/>
          <w:lang w:val="en-US" w:eastAsia="en-US" w:bidi="ar-SA"/>
        </w:rPr>
      </w:rPrChange>
    </w:rPr>
  </w:style>
  <w:style w:type="character" w:customStyle="1" w:styleId="apple-converted-space">
    <w:name w:val="apple-converted-space"/>
    <w:basedOn w:val="DefaultParagraphFont"/>
    <w:rsid w:val="00887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10198892">
      <w:bodyDiv w:val="1"/>
      <w:marLeft w:val="0"/>
      <w:marRight w:val="0"/>
      <w:marTop w:val="0"/>
      <w:marBottom w:val="0"/>
      <w:divBdr>
        <w:top w:val="none" w:sz="0" w:space="0" w:color="auto"/>
        <w:left w:val="none" w:sz="0" w:space="0" w:color="auto"/>
        <w:bottom w:val="none" w:sz="0" w:space="0" w:color="auto"/>
        <w:right w:val="none" w:sz="0" w:space="0" w:color="auto"/>
      </w:divBdr>
      <w:divsChild>
        <w:div w:id="1714884587">
          <w:marLeft w:val="0"/>
          <w:marRight w:val="0"/>
          <w:marTop w:val="0"/>
          <w:marBottom w:val="0"/>
          <w:divBdr>
            <w:top w:val="none" w:sz="0" w:space="0" w:color="auto"/>
            <w:left w:val="none" w:sz="0" w:space="0" w:color="auto"/>
            <w:bottom w:val="none" w:sz="0" w:space="0" w:color="auto"/>
            <w:right w:val="none" w:sz="0" w:space="0" w:color="auto"/>
          </w:divBdr>
          <w:divsChild>
            <w:div w:id="1419407627">
              <w:marLeft w:val="0"/>
              <w:marRight w:val="0"/>
              <w:marTop w:val="0"/>
              <w:marBottom w:val="0"/>
              <w:divBdr>
                <w:top w:val="none" w:sz="0" w:space="0" w:color="auto"/>
                <w:left w:val="none" w:sz="0" w:space="0" w:color="auto"/>
                <w:bottom w:val="none" w:sz="0" w:space="0" w:color="auto"/>
                <w:right w:val="none" w:sz="0" w:space="0" w:color="auto"/>
              </w:divBdr>
              <w:divsChild>
                <w:div w:id="1015498619">
                  <w:marLeft w:val="0"/>
                  <w:marRight w:val="0"/>
                  <w:marTop w:val="0"/>
                  <w:marBottom w:val="0"/>
                  <w:divBdr>
                    <w:top w:val="none" w:sz="0" w:space="0" w:color="auto"/>
                    <w:left w:val="none" w:sz="0" w:space="0" w:color="auto"/>
                    <w:bottom w:val="none" w:sz="0" w:space="0" w:color="auto"/>
                    <w:right w:val="none" w:sz="0" w:space="0" w:color="auto"/>
                  </w:divBdr>
                  <w:divsChild>
                    <w:div w:id="815340714">
                      <w:marLeft w:val="0"/>
                      <w:marRight w:val="0"/>
                      <w:marTop w:val="0"/>
                      <w:marBottom w:val="0"/>
                      <w:divBdr>
                        <w:top w:val="none" w:sz="0" w:space="0" w:color="auto"/>
                        <w:left w:val="none" w:sz="0" w:space="0" w:color="auto"/>
                        <w:bottom w:val="none" w:sz="0" w:space="0" w:color="auto"/>
                        <w:right w:val="none" w:sz="0" w:space="0" w:color="auto"/>
                      </w:divBdr>
                      <w:divsChild>
                        <w:div w:id="937256932">
                          <w:marLeft w:val="0"/>
                          <w:marRight w:val="0"/>
                          <w:marTop w:val="0"/>
                          <w:marBottom w:val="0"/>
                          <w:divBdr>
                            <w:top w:val="none" w:sz="0" w:space="0" w:color="auto"/>
                            <w:left w:val="none" w:sz="0" w:space="0" w:color="auto"/>
                            <w:bottom w:val="none" w:sz="0" w:space="0" w:color="auto"/>
                            <w:right w:val="none" w:sz="0" w:space="0" w:color="auto"/>
                          </w:divBdr>
                          <w:divsChild>
                            <w:div w:id="1638103493">
                              <w:marLeft w:val="0"/>
                              <w:marRight w:val="0"/>
                              <w:marTop w:val="1"/>
                              <w:marBottom w:val="0"/>
                              <w:divBdr>
                                <w:top w:val="none" w:sz="0" w:space="0" w:color="auto"/>
                                <w:left w:val="none" w:sz="0" w:space="0" w:color="auto"/>
                                <w:bottom w:val="none" w:sz="0" w:space="0" w:color="auto"/>
                                <w:right w:val="none" w:sz="0" w:space="0" w:color="auto"/>
                              </w:divBdr>
                              <w:divsChild>
                                <w:div w:id="1334724509">
                                  <w:marLeft w:val="0"/>
                                  <w:marRight w:val="0"/>
                                  <w:marTop w:val="0"/>
                                  <w:marBottom w:val="0"/>
                                  <w:divBdr>
                                    <w:top w:val="none" w:sz="0" w:space="0" w:color="auto"/>
                                    <w:left w:val="none" w:sz="0" w:space="0" w:color="auto"/>
                                    <w:bottom w:val="none" w:sz="0" w:space="0" w:color="auto"/>
                                    <w:right w:val="none" w:sz="0" w:space="0" w:color="auto"/>
                                  </w:divBdr>
                                  <w:divsChild>
                                    <w:div w:id="2029017393">
                                      <w:marLeft w:val="0"/>
                                      <w:marRight w:val="0"/>
                                      <w:marTop w:val="0"/>
                                      <w:marBottom w:val="0"/>
                                      <w:divBdr>
                                        <w:top w:val="none" w:sz="0" w:space="0" w:color="auto"/>
                                        <w:left w:val="none" w:sz="0" w:space="0" w:color="auto"/>
                                        <w:bottom w:val="none" w:sz="0" w:space="0" w:color="auto"/>
                                        <w:right w:val="none" w:sz="0" w:space="0" w:color="auto"/>
                                      </w:divBdr>
                                      <w:divsChild>
                                        <w:div w:id="871070511">
                                          <w:marLeft w:val="0"/>
                                          <w:marRight w:val="0"/>
                                          <w:marTop w:val="0"/>
                                          <w:marBottom w:val="0"/>
                                          <w:divBdr>
                                            <w:top w:val="none" w:sz="0" w:space="0" w:color="auto"/>
                                            <w:left w:val="none" w:sz="0" w:space="0" w:color="auto"/>
                                            <w:bottom w:val="none" w:sz="0" w:space="0" w:color="auto"/>
                                            <w:right w:val="none" w:sz="0" w:space="0" w:color="auto"/>
                                          </w:divBdr>
                                          <w:divsChild>
                                            <w:div w:id="996418387">
                                              <w:marLeft w:val="0"/>
                                              <w:marRight w:val="0"/>
                                              <w:marTop w:val="0"/>
                                              <w:marBottom w:val="0"/>
                                              <w:divBdr>
                                                <w:top w:val="none" w:sz="0" w:space="0" w:color="auto"/>
                                                <w:left w:val="none" w:sz="0" w:space="0" w:color="auto"/>
                                                <w:bottom w:val="none" w:sz="0" w:space="0" w:color="auto"/>
                                                <w:right w:val="none" w:sz="0" w:space="0" w:color="auto"/>
                                              </w:divBdr>
                                              <w:divsChild>
                                                <w:div w:id="1434593725">
                                                  <w:marLeft w:val="0"/>
                                                  <w:marRight w:val="0"/>
                                                  <w:marTop w:val="0"/>
                                                  <w:marBottom w:val="0"/>
                                                  <w:divBdr>
                                                    <w:top w:val="none" w:sz="0" w:space="0" w:color="auto"/>
                                                    <w:left w:val="none" w:sz="0" w:space="0" w:color="auto"/>
                                                    <w:bottom w:val="none" w:sz="0" w:space="0" w:color="auto"/>
                                                    <w:right w:val="none" w:sz="0" w:space="0" w:color="auto"/>
                                                  </w:divBdr>
                                                  <w:divsChild>
                                                    <w:div w:id="677125768">
                                                      <w:marLeft w:val="0"/>
                                                      <w:marRight w:val="0"/>
                                                      <w:marTop w:val="0"/>
                                                      <w:marBottom w:val="0"/>
                                                      <w:divBdr>
                                                        <w:top w:val="none" w:sz="0" w:space="0" w:color="auto"/>
                                                        <w:left w:val="none" w:sz="0" w:space="0" w:color="auto"/>
                                                        <w:bottom w:val="none" w:sz="0" w:space="0" w:color="auto"/>
                                                        <w:right w:val="none" w:sz="0" w:space="0" w:color="auto"/>
                                                      </w:divBdr>
                                                      <w:divsChild>
                                                        <w:div w:id="377977612">
                                                          <w:marLeft w:val="0"/>
                                                          <w:marRight w:val="0"/>
                                                          <w:marTop w:val="0"/>
                                                          <w:marBottom w:val="0"/>
                                                          <w:divBdr>
                                                            <w:top w:val="none" w:sz="0" w:space="0" w:color="auto"/>
                                                            <w:left w:val="none" w:sz="0" w:space="0" w:color="auto"/>
                                                            <w:bottom w:val="none" w:sz="0" w:space="0" w:color="auto"/>
                                                            <w:right w:val="none" w:sz="0" w:space="0" w:color="auto"/>
                                                          </w:divBdr>
                                                          <w:divsChild>
                                                            <w:div w:id="584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9123923">
      <w:bodyDiv w:val="1"/>
      <w:marLeft w:val="0"/>
      <w:marRight w:val="0"/>
      <w:marTop w:val="0"/>
      <w:marBottom w:val="0"/>
      <w:divBdr>
        <w:top w:val="none" w:sz="0" w:space="0" w:color="auto"/>
        <w:left w:val="none" w:sz="0" w:space="0" w:color="auto"/>
        <w:bottom w:val="none" w:sz="0" w:space="0" w:color="auto"/>
        <w:right w:val="none" w:sz="0" w:space="0" w:color="auto"/>
      </w:divBdr>
    </w:div>
    <w:div w:id="1310595301">
      <w:bodyDiv w:val="1"/>
      <w:marLeft w:val="0"/>
      <w:marRight w:val="0"/>
      <w:marTop w:val="0"/>
      <w:marBottom w:val="0"/>
      <w:divBdr>
        <w:top w:val="none" w:sz="0" w:space="0" w:color="auto"/>
        <w:left w:val="none" w:sz="0" w:space="0" w:color="auto"/>
        <w:bottom w:val="none" w:sz="0" w:space="0" w:color="auto"/>
        <w:right w:val="none" w:sz="0" w:space="0" w:color="auto"/>
      </w:divBdr>
    </w:div>
    <w:div w:id="1338658637">
      <w:bodyDiv w:val="1"/>
      <w:marLeft w:val="0"/>
      <w:marRight w:val="0"/>
      <w:marTop w:val="0"/>
      <w:marBottom w:val="0"/>
      <w:divBdr>
        <w:top w:val="none" w:sz="0" w:space="0" w:color="auto"/>
        <w:left w:val="none" w:sz="0" w:space="0" w:color="auto"/>
        <w:bottom w:val="none" w:sz="0" w:space="0" w:color="auto"/>
        <w:right w:val="none" w:sz="0" w:space="0" w:color="auto"/>
      </w:divBdr>
      <w:divsChild>
        <w:div w:id="143159570">
          <w:marLeft w:val="0"/>
          <w:marRight w:val="0"/>
          <w:marTop w:val="0"/>
          <w:marBottom w:val="0"/>
          <w:divBdr>
            <w:top w:val="none" w:sz="0" w:space="0" w:color="auto"/>
            <w:left w:val="none" w:sz="0" w:space="0" w:color="auto"/>
            <w:bottom w:val="none" w:sz="0" w:space="0" w:color="auto"/>
            <w:right w:val="none" w:sz="0" w:space="0" w:color="auto"/>
          </w:divBdr>
        </w:div>
        <w:div w:id="173419051">
          <w:marLeft w:val="0"/>
          <w:marRight w:val="0"/>
          <w:marTop w:val="0"/>
          <w:marBottom w:val="0"/>
          <w:divBdr>
            <w:top w:val="none" w:sz="0" w:space="0" w:color="auto"/>
            <w:left w:val="none" w:sz="0" w:space="0" w:color="auto"/>
            <w:bottom w:val="none" w:sz="0" w:space="0" w:color="auto"/>
            <w:right w:val="none" w:sz="0" w:space="0" w:color="auto"/>
          </w:divBdr>
        </w:div>
        <w:div w:id="491603301">
          <w:marLeft w:val="0"/>
          <w:marRight w:val="0"/>
          <w:marTop w:val="0"/>
          <w:marBottom w:val="0"/>
          <w:divBdr>
            <w:top w:val="none" w:sz="0" w:space="0" w:color="auto"/>
            <w:left w:val="none" w:sz="0" w:space="0" w:color="auto"/>
            <w:bottom w:val="none" w:sz="0" w:space="0" w:color="auto"/>
            <w:right w:val="none" w:sz="0" w:space="0" w:color="auto"/>
          </w:divBdr>
        </w:div>
        <w:div w:id="672336021">
          <w:marLeft w:val="0"/>
          <w:marRight w:val="0"/>
          <w:marTop w:val="0"/>
          <w:marBottom w:val="0"/>
          <w:divBdr>
            <w:top w:val="none" w:sz="0" w:space="0" w:color="auto"/>
            <w:left w:val="none" w:sz="0" w:space="0" w:color="auto"/>
            <w:bottom w:val="none" w:sz="0" w:space="0" w:color="auto"/>
            <w:right w:val="none" w:sz="0" w:space="0" w:color="auto"/>
          </w:divBdr>
        </w:div>
        <w:div w:id="698556429">
          <w:marLeft w:val="0"/>
          <w:marRight w:val="0"/>
          <w:marTop w:val="0"/>
          <w:marBottom w:val="0"/>
          <w:divBdr>
            <w:top w:val="none" w:sz="0" w:space="0" w:color="auto"/>
            <w:left w:val="none" w:sz="0" w:space="0" w:color="auto"/>
            <w:bottom w:val="none" w:sz="0" w:space="0" w:color="auto"/>
            <w:right w:val="none" w:sz="0" w:space="0" w:color="auto"/>
          </w:divBdr>
        </w:div>
        <w:div w:id="1154878895">
          <w:marLeft w:val="0"/>
          <w:marRight w:val="0"/>
          <w:marTop w:val="0"/>
          <w:marBottom w:val="0"/>
          <w:divBdr>
            <w:top w:val="none" w:sz="0" w:space="0" w:color="auto"/>
            <w:left w:val="none" w:sz="0" w:space="0" w:color="auto"/>
            <w:bottom w:val="none" w:sz="0" w:space="0" w:color="auto"/>
            <w:right w:val="none" w:sz="0" w:space="0" w:color="auto"/>
          </w:divBdr>
        </w:div>
        <w:div w:id="1424569719">
          <w:marLeft w:val="0"/>
          <w:marRight w:val="0"/>
          <w:marTop w:val="0"/>
          <w:marBottom w:val="0"/>
          <w:divBdr>
            <w:top w:val="none" w:sz="0" w:space="0" w:color="auto"/>
            <w:left w:val="none" w:sz="0" w:space="0" w:color="auto"/>
            <w:bottom w:val="none" w:sz="0" w:space="0" w:color="auto"/>
            <w:right w:val="none" w:sz="0" w:space="0" w:color="auto"/>
          </w:divBdr>
        </w:div>
        <w:div w:id="1837257143">
          <w:marLeft w:val="0"/>
          <w:marRight w:val="0"/>
          <w:marTop w:val="0"/>
          <w:marBottom w:val="0"/>
          <w:divBdr>
            <w:top w:val="none" w:sz="0" w:space="0" w:color="auto"/>
            <w:left w:val="none" w:sz="0" w:space="0" w:color="auto"/>
            <w:bottom w:val="none" w:sz="0" w:space="0" w:color="auto"/>
            <w:right w:val="none" w:sz="0" w:space="0" w:color="auto"/>
          </w:divBdr>
        </w:div>
      </w:divsChild>
    </w:div>
    <w:div w:id="198110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gi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4edf20-3fcb-471d-8feb-ca7b70045e7f">
      <Terms xmlns="http://schemas.microsoft.com/office/infopath/2007/PartnerControls"/>
    </lcf76f155ced4ddcb4097134ff3c332f>
    <SharedWithUsers xmlns="4b9b9b79-6900-44a1-bb73-d612ad133275">
      <UserInfo>
        <DisplayName>Mark Crawshaw</DisplayName>
        <AccountId>17</AccountId>
        <AccountType/>
      </UserInfo>
      <UserInfo>
        <DisplayName>Elizabeth Anslow</DisplayName>
        <AccountId>13</AccountId>
        <AccountType/>
      </UserInfo>
      <UserInfo>
        <DisplayName>Pete Bates</DisplayName>
        <AccountId>52</AccountId>
        <AccountType/>
      </UserInfo>
      <UserInfo>
        <DisplayName>Caroline Fozzard</DisplayName>
        <AccountId>14</AccountId>
        <AccountType/>
      </UserInfo>
    </SharedWithUsers>
    <TaxCatchAll xmlns="4b9b9b79-6900-44a1-bb73-d612ad13327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81E28754CE734186E7028A26556C15" ma:contentTypeVersion="13" ma:contentTypeDescription="Create a new document." ma:contentTypeScope="" ma:versionID="d081e91ab1eb17670103e54da81cb7be">
  <xsd:schema xmlns:xsd="http://www.w3.org/2001/XMLSchema" xmlns:xs="http://www.w3.org/2001/XMLSchema" xmlns:p="http://schemas.microsoft.com/office/2006/metadata/properties" xmlns:ns2="d34edf20-3fcb-471d-8feb-ca7b70045e7f" xmlns:ns3="4b9b9b79-6900-44a1-bb73-d612ad133275" targetNamespace="http://schemas.microsoft.com/office/2006/metadata/properties" ma:root="true" ma:fieldsID="33dd73551ecab3443a4d4493ee6d3759" ns2:_="" ns3:_="">
    <xsd:import namespace="d34edf20-3fcb-471d-8feb-ca7b70045e7f"/>
    <xsd:import namespace="4b9b9b79-6900-44a1-bb73-d612ad1332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edf20-3fcb-471d-8feb-ca7b70045e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9722217-c65b-4eef-a11e-1fb9367ff26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b9b79-6900-44a1-bb73-d612ad13327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03235f5-ab55-4272-9838-d5d1fd6b72dd}" ma:internalName="TaxCatchAll" ma:showField="CatchAllData" ma:web="4b9b9b79-6900-44a1-bb73-d612ad1332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6553CE-F203-4149-93CC-A3FD4C4C4082}">
  <ds:schemaRefs>
    <ds:schemaRef ds:uri="http://schemas.microsoft.com/office/2006/metadata/properties"/>
    <ds:schemaRef ds:uri="http://schemas.microsoft.com/office/infopath/2007/PartnerControls"/>
    <ds:schemaRef ds:uri="d34edf20-3fcb-471d-8feb-ca7b70045e7f"/>
    <ds:schemaRef ds:uri="4b9b9b79-6900-44a1-bb73-d612ad133275"/>
  </ds:schemaRefs>
</ds:datastoreItem>
</file>

<file path=customXml/itemProps2.xml><?xml version="1.0" encoding="utf-8"?>
<ds:datastoreItem xmlns:ds="http://schemas.openxmlformats.org/officeDocument/2006/customXml" ds:itemID="{A1B43375-72F6-40C4-A917-1D09E8C48E7A}">
  <ds:schemaRefs>
    <ds:schemaRef ds:uri="http://schemas.microsoft.com/sharepoint/v3/contenttype/forms"/>
  </ds:schemaRefs>
</ds:datastoreItem>
</file>

<file path=customXml/itemProps3.xml><?xml version="1.0" encoding="utf-8"?>
<ds:datastoreItem xmlns:ds="http://schemas.openxmlformats.org/officeDocument/2006/customXml" ds:itemID="{7582FC73-B629-40B6-BBB1-7454DF44E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edf20-3fcb-471d-8feb-ca7b70045e7f"/>
    <ds:schemaRef ds:uri="4b9b9b79-6900-44a1-bb73-d612ad133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3aa9ea-00af-4720-a181-678d737878de}" enabled="0" method="" siteId="{513aa9ea-00af-4720-a181-678d737878de}"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Southend Borough Council</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Ian Ambrose</dc:creator>
  <cp:lastModifiedBy>Arthur Souza Rodrigues</cp:lastModifiedBy>
  <cp:revision>1</cp:revision>
  <cp:lastPrinted>2019-05-21T15:47:00Z</cp:lastPrinted>
  <dcterms:created xsi:type="dcterms:W3CDTF">2025-06-12T07:15:00Z</dcterms:created>
  <dcterms:modified xsi:type="dcterms:W3CDTF">2026-09-26T00:10:00Z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ContentTypeId">
    <vt:lpwstr>0x010100B681E28754CE734186E7028A26556C15</vt:lpwstr>
  </property>
</Properties>
</file>