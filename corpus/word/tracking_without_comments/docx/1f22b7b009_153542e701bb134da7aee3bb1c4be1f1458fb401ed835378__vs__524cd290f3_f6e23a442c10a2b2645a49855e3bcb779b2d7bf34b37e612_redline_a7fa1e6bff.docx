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F2A1BC" w14:textId="77777777" w:rsidR="003C6CAD" w:rsidRDefault="00E241F0">
      <w:pPr>
        <w:pStyle w:val="BodyText"/>
        <w:spacing w:before="60"/>
        <w:ind w:left="3566"/>
        <w:rPr>
          <w:ins w:id="10" w:author="winuser" w:date="2026-09-25T21:07:00Z" w16du:dateUtc="2026-09-26T01:07:00Z"/>
        </w:rPr>
      </w:pPr>
      <w:ins w:id="11" w:author="winuser" w:date="2026-09-25T21:07:00Z" w16du:dateUtc="2026-09-26T01:07:00Z">
        <w:r>
          <w:t>Department of Education</w:t>
        </w:r>
      </w:ins>
    </w:p>
    <w:p w14:paraId="233377F9" w14:textId="77777777" w:rsidR="003C6CAD" w:rsidRDefault="00E241F0">
      <w:pPr>
        <w:pStyle w:val="BodyText"/>
        <w:ind w:left="3211" w:right="3469" w:firstLine="825"/>
        <w:rPr>
          <w:ins w:id="12" w:author="winuser" w:date="2026-09-25T21:07:00Z" w16du:dateUtc="2026-09-26T01:07:00Z"/>
        </w:rPr>
      </w:pPr>
      <w:ins w:id="13" w:author="winuser" w:date="2026-09-25T21:07:00Z" w16du:dateUtc="2026-09-26T01:07:00Z">
        <w:r>
          <w:t>P. O. Box 2120 Richmond, Virginia 23216-2120</w:t>
        </w:r>
      </w:ins>
    </w:p>
    <w:p w14:paraId="088E5AA9" w14:textId="77777777" w:rsidR="003C6CAD" w:rsidRDefault="003C6CAD">
      <w:pPr>
        <w:pStyle w:val="BodyText"/>
        <w:spacing w:before="1"/>
        <w:rPr>
          <w:ins w:id="14" w:author="winuser" w:date="2026-09-25T21:07:00Z" w16du:dateUtc="2026-09-26T01:07:00Z"/>
        </w:rPr>
      </w:pPr>
    </w:p>
    <w:p w14:paraId="5838B8A5" w14:textId="4865107B" w:rsidR="003C6CAD" w:rsidRPr="00786DA7" w:rsidRDefault="00E241F0">
      <w:pPr>
        <w:pStyle w:val="Title"/>
        <w:rPr>
          <w:ins w:id="15" w:author="winuser" w:date="2026-09-25T21:07:00Z" w16du:dateUtc="2026-09-26T01:07:00Z"/>
          <w:sz w:val="24"/>
        </w:rPr>
      </w:pPr>
      <w:ins w:id="16" w:author="winuser" w:date="2026-09-25T21:07:00Z" w16du:dateUtc="2026-09-26T01:07:00Z">
        <w:r w:rsidRPr="00786DA7">
          <w:rPr>
            <w:sz w:val="24"/>
          </w:rPr>
          <w:t>CAREER AND TECHNI</w:t>
        </w:r>
        <w:r w:rsidR="00491DD5">
          <w:rPr>
            <w:sz w:val="24"/>
          </w:rPr>
          <w:t>C</w:t>
        </w:r>
        <w:r w:rsidRPr="00786DA7">
          <w:rPr>
            <w:sz w:val="24"/>
          </w:rPr>
          <w:t xml:space="preserve">AL EDUCATION MEMO NO. </w:t>
        </w:r>
        <w:r w:rsidR="00582240">
          <w:rPr>
            <w:sz w:val="24"/>
          </w:rPr>
          <w:t>172</w:t>
        </w:r>
        <w:r w:rsidR="00EF74EA">
          <w:rPr>
            <w:sz w:val="24"/>
          </w:rPr>
          <w:t>-20</w:t>
        </w:r>
      </w:ins>
    </w:p>
    <w:p w14:paraId="13107513" w14:textId="77777777" w:rsidR="003C6CAD" w:rsidRDefault="003C6CAD">
      <w:pPr>
        <w:pStyle w:val="BodyText"/>
        <w:spacing w:before="4"/>
        <w:rPr>
          <w:ins w:id="17" w:author="winuser" w:date="2026-09-25T21:07:00Z" w16du:dateUtc="2026-09-26T01:07:00Z"/>
          <w:sz w:val="25"/>
        </w:rPr>
      </w:pPr>
    </w:p>
    <w:p w14:paraId="7968194A" w14:textId="5F6C2586" w:rsidR="003C6CAD" w:rsidRDefault="00E241F0">
      <w:pPr>
        <w:tabs>
          <w:tab w:val="left" w:pos="1540"/>
        </w:tabs>
        <w:ind w:left="100"/>
        <w:rPr>
          <w:ins w:id="18" w:author="winuser" w:date="2026-09-25T21:07:00Z" w16du:dateUtc="2026-09-26T01:07:00Z"/>
          <w:sz w:val="24"/>
        </w:rPr>
      </w:pPr>
      <w:ins w:id="19" w:author="winuser" w:date="2026-09-25T21:07:00Z" w16du:dateUtc="2026-09-26T01:07:00Z">
        <w:r>
          <w:rPr>
            <w:b/>
            <w:sz w:val="24"/>
          </w:rPr>
          <w:t>DATE:</w:t>
        </w:r>
        <w:r>
          <w:rPr>
            <w:b/>
            <w:sz w:val="24"/>
          </w:rPr>
          <w:tab/>
        </w:r>
        <w:r w:rsidR="00EC75EE">
          <w:rPr>
            <w:sz w:val="24"/>
          </w:rPr>
          <w:t>December 3</w:t>
        </w:r>
        <w:r>
          <w:rPr>
            <w:sz w:val="24"/>
          </w:rPr>
          <w:t>,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2020</w:t>
        </w:r>
      </w:ins>
    </w:p>
    <w:p w14:paraId="299F1F59" w14:textId="77777777" w:rsidR="003C6CAD" w:rsidRDefault="003C6CAD">
      <w:pPr>
        <w:pStyle w:val="BodyText"/>
        <w:rPr>
          <w:ins w:id="20" w:author="winuser" w:date="2026-09-25T21:07:00Z" w16du:dateUtc="2026-09-26T01:07:00Z"/>
        </w:rPr>
      </w:pPr>
    </w:p>
    <w:p w14:paraId="58826FB9" w14:textId="77777777" w:rsidR="003C6CAD" w:rsidRDefault="00E241F0">
      <w:pPr>
        <w:pStyle w:val="BodyText"/>
        <w:tabs>
          <w:tab w:val="left" w:pos="1540"/>
        </w:tabs>
        <w:ind w:left="100"/>
        <w:rPr>
          <w:ins w:id="21" w:author="winuser" w:date="2026-09-25T21:07:00Z" w16du:dateUtc="2026-09-26T01:07:00Z"/>
        </w:rPr>
      </w:pPr>
      <w:ins w:id="22" w:author="winuser" w:date="2026-09-25T21:07:00Z" w16du:dateUtc="2026-09-26T01:07:00Z">
        <w:r>
          <w:rPr>
            <w:b/>
          </w:rPr>
          <w:t>TO:</w:t>
        </w:r>
        <w:r>
          <w:rPr>
            <w:b/>
          </w:rPr>
          <w:tab/>
        </w:r>
        <w:r>
          <w:t>CTE</w:t>
        </w:r>
        <w:r>
          <w:rPr>
            <w:spacing w:val="-1"/>
          </w:rPr>
          <w:t xml:space="preserve"> </w:t>
        </w:r>
        <w:r>
          <w:t>Administrators</w:t>
        </w:r>
      </w:ins>
    </w:p>
    <w:p w14:paraId="1F04F69C" w14:textId="77777777" w:rsidR="003C6CAD" w:rsidRDefault="003C6CAD">
      <w:pPr>
        <w:pStyle w:val="BodyText"/>
        <w:rPr>
          <w:ins w:id="23" w:author="winuser" w:date="2026-09-25T21:07:00Z" w16du:dateUtc="2026-09-26T01:07:00Z"/>
        </w:rPr>
      </w:pPr>
    </w:p>
    <w:p w14:paraId="1C756F74" w14:textId="77777777" w:rsidR="003C6CAD" w:rsidRDefault="00E241F0">
      <w:pPr>
        <w:pStyle w:val="BodyText"/>
        <w:tabs>
          <w:tab w:val="left" w:pos="1540"/>
        </w:tabs>
        <w:ind w:left="1540" w:right="2488" w:hanging="1440"/>
        <w:rPr>
          <w:ins w:id="24" w:author="winuser" w:date="2026-09-25T21:07:00Z" w16du:dateUtc="2026-09-26T01:07:00Z"/>
        </w:rPr>
      </w:pPr>
      <w:ins w:id="25" w:author="winuser" w:date="2026-09-25T21:07:00Z" w16du:dateUtc="2026-09-26T01:07:00Z">
        <w:r>
          <w:rPr>
            <w:b/>
          </w:rPr>
          <w:t>FROM:</w:t>
        </w:r>
        <w:r>
          <w:rPr>
            <w:b/>
          </w:rPr>
          <w:tab/>
        </w:r>
        <w:r>
          <w:t>George R. Willcox, Director, Operations and Accountability Office of Career, Technical, and Adult</w:t>
        </w:r>
        <w:r>
          <w:rPr>
            <w:spacing w:val="-3"/>
          </w:rPr>
          <w:t xml:space="preserve"> </w:t>
        </w:r>
        <w:r>
          <w:t>Education</w:t>
        </w:r>
      </w:ins>
    </w:p>
    <w:p w14:paraId="60417221" w14:textId="77777777" w:rsidR="003C6CAD" w:rsidRDefault="003C6CAD">
      <w:pPr>
        <w:pStyle w:val="BodyText"/>
        <w:spacing w:before="5"/>
        <w:rPr>
          <w:ins w:id="26" w:author="winuser" w:date="2026-09-25T21:07:00Z" w16du:dateUtc="2026-09-26T01:07:00Z"/>
        </w:rPr>
      </w:pPr>
    </w:p>
    <w:p w14:paraId="49C456A5" w14:textId="360868BA" w:rsidR="003C6CAD" w:rsidRDefault="00E241F0">
      <w:pPr>
        <w:pStyle w:val="Heading1"/>
        <w:tabs>
          <w:tab w:val="left" w:pos="1540"/>
        </w:tabs>
        <w:ind w:left="1540"/>
        <w:rPr>
          <w:ins w:id="27" w:author="winuser" w:date="2026-09-25T21:07:00Z" w16du:dateUtc="2026-09-26T01:07:00Z"/>
        </w:rPr>
      </w:pPr>
      <w:ins w:id="28" w:author="winuser" w:date="2026-09-25T21:07:00Z" w16du:dateUtc="2026-09-26T01:07:00Z">
        <w:r>
          <w:t>SUBJECT:</w:t>
        </w:r>
        <w:r>
          <w:tab/>
        </w:r>
        <w:r w:rsidR="00842350" w:rsidRPr="00842350">
          <w:rPr>
            <w:color w:val="222222"/>
          </w:rPr>
          <w:t>Microsoft Imagine Academy (MSIA)/Certiport</w:t>
        </w:r>
        <w:r w:rsidR="00E02492">
          <w:rPr>
            <w:color w:val="222222"/>
          </w:rPr>
          <w:t xml:space="preserve"> Contact Request</w:t>
        </w:r>
      </w:ins>
    </w:p>
    <w:p w14:paraId="0C3CDF0C" w14:textId="77777777" w:rsidR="003C6CAD" w:rsidRDefault="003C6CAD">
      <w:pPr>
        <w:pStyle w:val="BodyText"/>
        <w:spacing w:before="1"/>
        <w:rPr>
          <w:ins w:id="29" w:author="winuser" w:date="2026-09-25T21:07:00Z" w16du:dateUtc="2026-09-26T01:07:00Z"/>
          <w:b/>
          <w:sz w:val="25"/>
        </w:rPr>
      </w:pPr>
    </w:p>
    <w:p w14:paraId="66696D8F" w14:textId="5FC8A41F" w:rsidR="00842350" w:rsidRDefault="00EA3FA0" w:rsidP="00842350">
      <w:pPr>
        <w:rPr>
          <w:ins w:id="30" w:author="winuser" w:date="2026-09-25T21:07:00Z" w16du:dateUtc="2026-09-26T01:07:00Z"/>
          <w:color w:val="222222"/>
          <w:sz w:val="24"/>
          <w:szCs w:val="24"/>
        </w:rPr>
      </w:pPr>
      <w:ins w:id="31" w:author="winuser" w:date="2026-09-25T21:07:00Z" w16du:dateUtc="2026-09-26T01:07:00Z">
        <w:r>
          <w:rPr>
            <w:color w:val="222222"/>
            <w:sz w:val="24"/>
            <w:szCs w:val="24"/>
          </w:rPr>
          <w:t xml:space="preserve">The Virginia Department of Education has renewed the Microsoft Imagine Academy (MSIA)/Certiport contract for the period December 1, 2020 to November 30, 2021. </w:t>
        </w:r>
        <w:r w:rsidR="00842350" w:rsidRPr="00842350">
          <w:rPr>
            <w:color w:val="222222"/>
            <w:sz w:val="24"/>
            <w:szCs w:val="24"/>
          </w:rPr>
          <w:t xml:space="preserve">In order to provide the best </w:t>
        </w:r>
        <w:r>
          <w:rPr>
            <w:color w:val="222222"/>
            <w:sz w:val="24"/>
            <w:szCs w:val="24"/>
          </w:rPr>
          <w:t xml:space="preserve">instruction, professional development, and </w:t>
        </w:r>
        <w:r w:rsidR="00842350" w:rsidRPr="00842350">
          <w:rPr>
            <w:color w:val="222222"/>
            <w:sz w:val="24"/>
            <w:szCs w:val="24"/>
          </w:rPr>
          <w:t>testing opportunities</w:t>
        </w:r>
        <w:r>
          <w:rPr>
            <w:color w:val="222222"/>
            <w:sz w:val="24"/>
            <w:szCs w:val="24"/>
          </w:rPr>
          <w:t xml:space="preserve"> for each high school, </w:t>
        </w:r>
        <w:r w:rsidRPr="003D086C">
          <w:rPr>
            <w:color w:val="000000" w:themeColor="text1"/>
            <w:sz w:val="24"/>
            <w:szCs w:val="24"/>
          </w:rPr>
          <w:t xml:space="preserve">local </w:t>
        </w:r>
        <w:r w:rsidR="00F24E1B" w:rsidRPr="003D086C">
          <w:rPr>
            <w:color w:val="000000" w:themeColor="text1"/>
            <w:sz w:val="24"/>
            <w:szCs w:val="24"/>
          </w:rPr>
          <w:t xml:space="preserve">school </w:t>
        </w:r>
        <w:r w:rsidRPr="003D086C">
          <w:rPr>
            <w:color w:val="000000" w:themeColor="text1"/>
            <w:sz w:val="24"/>
            <w:szCs w:val="24"/>
          </w:rPr>
          <w:t>division</w:t>
        </w:r>
        <w:r w:rsidR="00F24E1B" w:rsidRPr="003D086C">
          <w:rPr>
            <w:color w:val="000000" w:themeColor="text1"/>
            <w:sz w:val="24"/>
            <w:szCs w:val="24"/>
          </w:rPr>
          <w:t xml:space="preserve"> technical</w:t>
        </w:r>
        <w:r w:rsidRPr="003D086C">
          <w:rPr>
            <w:color w:val="000000" w:themeColor="text1"/>
            <w:sz w:val="24"/>
            <w:szCs w:val="24"/>
          </w:rPr>
          <w:t xml:space="preserve"> center, and regional technical center</w:t>
        </w:r>
        <w:r w:rsidR="00842350" w:rsidRPr="003D086C">
          <w:rPr>
            <w:color w:val="000000" w:themeColor="text1"/>
            <w:sz w:val="24"/>
            <w:szCs w:val="24"/>
          </w:rPr>
          <w:t xml:space="preserve">, it is </w:t>
        </w:r>
        <w:r w:rsidR="00744C35" w:rsidRPr="003D086C">
          <w:rPr>
            <w:color w:val="000000" w:themeColor="text1"/>
            <w:sz w:val="24"/>
            <w:szCs w:val="24"/>
          </w:rPr>
          <w:t>important</w:t>
        </w:r>
        <w:r w:rsidR="00842350" w:rsidRPr="003D086C">
          <w:rPr>
            <w:color w:val="000000" w:themeColor="text1"/>
            <w:sz w:val="24"/>
            <w:szCs w:val="24"/>
          </w:rPr>
          <w:t xml:space="preserve"> that </w:t>
        </w:r>
        <w:r w:rsidRPr="003D086C">
          <w:rPr>
            <w:color w:val="000000" w:themeColor="text1"/>
            <w:sz w:val="24"/>
            <w:szCs w:val="24"/>
          </w:rPr>
          <w:t xml:space="preserve">Certiport maintain </w:t>
        </w:r>
        <w:r w:rsidR="00842350" w:rsidRPr="003D086C">
          <w:rPr>
            <w:color w:val="000000" w:themeColor="text1"/>
            <w:sz w:val="24"/>
            <w:szCs w:val="24"/>
          </w:rPr>
          <w:t xml:space="preserve">current contact information from each </w:t>
        </w:r>
        <w:r w:rsidRPr="003D086C">
          <w:rPr>
            <w:color w:val="000000" w:themeColor="text1"/>
            <w:sz w:val="24"/>
            <w:szCs w:val="24"/>
          </w:rPr>
          <w:t>facility</w:t>
        </w:r>
        <w:r w:rsidR="00842350" w:rsidRPr="003D086C">
          <w:rPr>
            <w:color w:val="000000" w:themeColor="text1"/>
            <w:sz w:val="24"/>
            <w:szCs w:val="24"/>
          </w:rPr>
          <w:t xml:space="preserve">.  All official notices and announcements will be sent from Microsoft and Certiport to </w:t>
        </w:r>
        <w:r w:rsidR="00744C35" w:rsidRPr="003D086C">
          <w:rPr>
            <w:color w:val="000000" w:themeColor="text1"/>
            <w:sz w:val="24"/>
            <w:szCs w:val="24"/>
          </w:rPr>
          <w:t>one</w:t>
        </w:r>
        <w:r w:rsidR="00842350" w:rsidRPr="003D086C">
          <w:rPr>
            <w:color w:val="000000" w:themeColor="text1"/>
            <w:sz w:val="24"/>
            <w:szCs w:val="24"/>
          </w:rPr>
          <w:t xml:space="preserve"> designated contact person </w:t>
        </w:r>
        <w:r w:rsidRPr="003D086C">
          <w:rPr>
            <w:color w:val="000000" w:themeColor="text1"/>
            <w:sz w:val="24"/>
            <w:szCs w:val="24"/>
          </w:rPr>
          <w:t xml:space="preserve">at each facility </w:t>
        </w:r>
        <w:r w:rsidR="00842350" w:rsidRPr="00842350">
          <w:rPr>
            <w:color w:val="222222"/>
            <w:sz w:val="24"/>
            <w:szCs w:val="24"/>
          </w:rPr>
          <w:t xml:space="preserve">who will then </w:t>
        </w:r>
        <w:r>
          <w:rPr>
            <w:color w:val="222222"/>
            <w:sz w:val="24"/>
            <w:szCs w:val="24"/>
          </w:rPr>
          <w:t xml:space="preserve">be responsible for </w:t>
        </w:r>
        <w:r w:rsidR="00842350" w:rsidRPr="00842350">
          <w:rPr>
            <w:color w:val="222222"/>
            <w:sz w:val="24"/>
            <w:szCs w:val="24"/>
          </w:rPr>
          <w:t>distribut</w:t>
        </w:r>
        <w:r>
          <w:rPr>
            <w:color w:val="222222"/>
            <w:sz w:val="24"/>
            <w:szCs w:val="24"/>
          </w:rPr>
          <w:t>ing</w:t>
        </w:r>
        <w:r w:rsidR="00842350" w:rsidRPr="00842350">
          <w:rPr>
            <w:color w:val="222222"/>
            <w:sz w:val="24"/>
            <w:szCs w:val="24"/>
          </w:rPr>
          <w:t xml:space="preserve"> the information to the appropriate personnel.</w:t>
        </w:r>
      </w:ins>
    </w:p>
    <w:p w14:paraId="6A0053DA" w14:textId="0E9E3524" w:rsidR="00842350" w:rsidRPr="00842350" w:rsidRDefault="00842350" w:rsidP="00842350">
      <w:pPr>
        <w:rPr>
          <w:ins w:id="32" w:author="winuser" w:date="2026-09-25T21:07:00Z" w16du:dateUtc="2026-09-26T01:07:00Z"/>
          <w:color w:val="222222"/>
          <w:sz w:val="24"/>
          <w:szCs w:val="24"/>
        </w:rPr>
      </w:pPr>
      <w:ins w:id="33" w:author="winuser" w:date="2026-09-25T21:07:00Z" w16du:dateUtc="2026-09-26T01:07:00Z">
        <w:r w:rsidRPr="00842350">
          <w:rPr>
            <w:color w:val="222222"/>
            <w:sz w:val="24"/>
            <w:szCs w:val="24"/>
          </w:rPr>
          <w:t xml:space="preserve"> </w:t>
        </w:r>
      </w:ins>
    </w:p>
    <w:p w14:paraId="299DB374" w14:textId="1664A5F9" w:rsidR="00842350" w:rsidRDefault="00842350" w:rsidP="00842350">
      <w:pPr>
        <w:rPr>
          <w:ins w:id="34" w:author="winuser" w:date="2026-09-25T21:07:00Z" w16du:dateUtc="2026-09-26T01:07:00Z"/>
          <w:color w:val="222222"/>
          <w:sz w:val="24"/>
          <w:szCs w:val="24"/>
        </w:rPr>
      </w:pPr>
      <w:ins w:id="35" w:author="winuser" w:date="2026-09-25T21:07:00Z" w16du:dateUtc="2026-09-26T01:07:00Z">
        <w:r w:rsidRPr="00842350">
          <w:rPr>
            <w:color w:val="222222"/>
            <w:sz w:val="24"/>
            <w:szCs w:val="24"/>
          </w:rPr>
          <w:t xml:space="preserve">CTE Directors are </w:t>
        </w:r>
        <w:r w:rsidR="003D086C">
          <w:rPr>
            <w:color w:val="222222"/>
            <w:sz w:val="24"/>
            <w:szCs w:val="24"/>
          </w:rPr>
          <w:t xml:space="preserve">herein </w:t>
        </w:r>
        <w:r w:rsidRPr="00842350">
          <w:rPr>
            <w:color w:val="222222"/>
            <w:sz w:val="24"/>
            <w:szCs w:val="24"/>
          </w:rPr>
          <w:t xml:space="preserve">asked to identify one teacher </w:t>
        </w:r>
        <w:r w:rsidR="00744C35">
          <w:rPr>
            <w:color w:val="222222"/>
            <w:sz w:val="24"/>
            <w:szCs w:val="24"/>
          </w:rPr>
          <w:t xml:space="preserve">or administrator </w:t>
        </w:r>
        <w:r w:rsidRPr="00842350">
          <w:rPr>
            <w:color w:val="222222"/>
            <w:sz w:val="24"/>
            <w:szCs w:val="24"/>
          </w:rPr>
          <w:t xml:space="preserve">from each </w:t>
        </w:r>
        <w:r w:rsidR="00EA3FA0">
          <w:rPr>
            <w:color w:val="222222"/>
            <w:sz w:val="24"/>
            <w:szCs w:val="24"/>
          </w:rPr>
          <w:t>facility</w:t>
        </w:r>
        <w:r w:rsidRPr="00842350">
          <w:rPr>
            <w:color w:val="222222"/>
            <w:sz w:val="24"/>
            <w:szCs w:val="24"/>
          </w:rPr>
          <w:t xml:space="preserve"> who will be</w:t>
        </w:r>
        <w:r w:rsidR="00F45FFE">
          <w:rPr>
            <w:color w:val="222222"/>
            <w:sz w:val="24"/>
            <w:szCs w:val="24"/>
          </w:rPr>
          <w:t xml:space="preserve"> the </w:t>
        </w:r>
        <w:r w:rsidRPr="00842350">
          <w:rPr>
            <w:color w:val="222222"/>
            <w:sz w:val="24"/>
            <w:szCs w:val="24"/>
          </w:rPr>
          <w:t>primary contact for the MSIA</w:t>
        </w:r>
        <w:r w:rsidR="00EA3FA0">
          <w:rPr>
            <w:color w:val="222222"/>
            <w:sz w:val="24"/>
            <w:szCs w:val="24"/>
          </w:rPr>
          <w:t>/</w:t>
        </w:r>
        <w:r w:rsidRPr="00842350">
          <w:rPr>
            <w:color w:val="222222"/>
            <w:sz w:val="24"/>
            <w:szCs w:val="24"/>
          </w:rPr>
          <w:t xml:space="preserve">Certiport program.  </w:t>
        </w:r>
        <w:r w:rsidR="00F45FFE">
          <w:rPr>
            <w:color w:val="222222"/>
            <w:sz w:val="24"/>
            <w:szCs w:val="24"/>
          </w:rPr>
          <w:t xml:space="preserve">Please complete or assign other staff/teachers to </w:t>
        </w:r>
        <w:r w:rsidR="00BE3EBB">
          <w:rPr>
            <w:color w:val="222222"/>
            <w:sz w:val="24"/>
            <w:szCs w:val="24"/>
          </w:rPr>
          <w:t xml:space="preserve">submit </w:t>
        </w:r>
        <w:r w:rsidR="00F45FFE">
          <w:rPr>
            <w:color w:val="222222"/>
            <w:sz w:val="24"/>
            <w:szCs w:val="24"/>
          </w:rPr>
          <w:t xml:space="preserve">the MSIA/Certiport </w:t>
        </w:r>
        <w:r w:rsidR="00F45FFE">
          <w:fldChar w:fldCharType="begin"/>
        </w:r>
        <w:r w:rsidR="00F45FFE">
          <w:instrText>HYPERLINK "https://forms.office.com/Pages/ResponsePage.aspx?id=1zTEjNCX00e1xRT-DjPjSwI8ULiYPr9MhfP217oRJkxUMTQ3RElFWUswTkJPNzNFREoxTEZVRzUxNy4u"</w:instrText>
        </w:r>
        <w:r w:rsidR="00F45FFE">
          <w:fldChar w:fldCharType="separate"/>
        </w:r>
        <w:r w:rsidR="00F45FFE" w:rsidRPr="00BE3EBB">
          <w:rPr>
            <w:rStyle w:val="Hyperlink"/>
            <w:b/>
            <w:sz w:val="24"/>
            <w:szCs w:val="24"/>
          </w:rPr>
          <w:t>form</w:t>
        </w:r>
        <w:r w:rsidR="00F45FFE">
          <w:fldChar w:fldCharType="end"/>
        </w:r>
        <w:r w:rsidR="00F45FFE" w:rsidRPr="003D3846">
          <w:rPr>
            <w:color w:val="222222"/>
            <w:sz w:val="24"/>
            <w:szCs w:val="24"/>
          </w:rPr>
          <w:t xml:space="preserve"> </w:t>
        </w:r>
        <w:r w:rsidR="00BE3EBB">
          <w:rPr>
            <w:color w:val="222222"/>
            <w:sz w:val="24"/>
            <w:szCs w:val="24"/>
          </w:rPr>
          <w:t>by no later than December 11, 2020.</w:t>
        </w:r>
      </w:ins>
    </w:p>
    <w:p w14:paraId="244BB4F3" w14:textId="77777777" w:rsidR="00744C35" w:rsidRPr="00842350" w:rsidRDefault="00744C35" w:rsidP="00842350">
      <w:pPr>
        <w:rPr>
          <w:ins w:id="36" w:author="winuser" w:date="2026-09-25T21:07:00Z" w16du:dateUtc="2026-09-26T01:07:00Z"/>
          <w:color w:val="222222"/>
          <w:sz w:val="24"/>
          <w:szCs w:val="24"/>
        </w:rPr>
      </w:pPr>
    </w:p>
    <w:p w14:paraId="091F472A" w14:textId="77777777" w:rsidR="001D06D8" w:rsidRDefault="001D06D8" w:rsidP="001D06D8">
      <w:pPr>
        <w:shd w:val="clear" w:color="auto" w:fill="FFFFFF"/>
        <w:rPr>
          <w:ins w:id="37" w:author="winuser" w:date="2026-09-25T21:07:00Z" w16du:dateUtc="2026-09-26T01:07:00Z"/>
          <w:sz w:val="24"/>
          <w:szCs w:val="24"/>
        </w:rPr>
      </w:pPr>
      <w:ins w:id="38" w:author="winuser" w:date="2026-09-25T21:07:00Z" w16du:dateUtc="2026-09-26T01:07:00Z">
        <w:r w:rsidRPr="00842350">
          <w:rPr>
            <w:color w:val="222222"/>
            <w:sz w:val="24"/>
            <w:szCs w:val="24"/>
          </w:rPr>
          <w:t xml:space="preserve">If you have questions, please contact Judith P. Sams, Microsoft Imagine Academy Coordinator, </w:t>
        </w:r>
        <w:r w:rsidRPr="008F058E">
          <w:rPr>
            <w:sz w:val="24"/>
            <w:szCs w:val="24"/>
          </w:rPr>
          <w:t xml:space="preserve">at </w:t>
        </w:r>
        <w:r>
          <w:fldChar w:fldCharType="begin"/>
        </w:r>
        <w:r>
          <w:instrText>HYPERLINK "mailto:cte@doe.virginia.gov"</w:instrText>
        </w:r>
        <w:r>
          <w:fldChar w:fldCharType="separate"/>
        </w:r>
        <w:r w:rsidRPr="008F058E">
          <w:rPr>
            <w:rStyle w:val="Hyperlink"/>
            <w:sz w:val="24"/>
            <w:szCs w:val="24"/>
          </w:rPr>
          <w:t>cte@doe.virginia.gov</w:t>
        </w:r>
        <w:r>
          <w:fldChar w:fldCharType="end"/>
        </w:r>
        <w:r w:rsidRPr="008F058E">
          <w:rPr>
            <w:sz w:val="24"/>
            <w:szCs w:val="24"/>
          </w:rPr>
          <w:t xml:space="preserve"> or by telephone at (804) 371-0196.</w:t>
        </w:r>
      </w:ins>
    </w:p>
    <w:p w14:paraId="297E9EDA" w14:textId="77777777" w:rsidR="007153C7" w:rsidRPr="00CE7A3D" w:rsidRDefault="007153C7" w:rsidP="007153C7">
      <w:pPr>
        <w:pStyle w:val="BodyText"/>
        <w:ind w:right="8600"/>
        <w:rPr>
          <w:ins w:id="39" w:author="winuser" w:date="2026-09-25T21:07:00Z" w16du:dateUtc="2026-09-26T01:07:00Z"/>
        </w:rPr>
      </w:pPr>
    </w:p>
    <w:p w14:paraId="6096AAA5" w14:textId="0A310BB2" w:rsidR="003C6CAD" w:rsidRDefault="007F6A54" w:rsidP="007153C7">
      <w:pPr>
        <w:pStyle w:val="BodyText"/>
        <w:ind w:right="8600"/>
        <w:rPr>
          <w:ins w:id="40" w:author="winuser" w:date="2026-09-25T21:07:00Z" w16du:dateUtc="2026-09-26T01:07:00Z"/>
        </w:rPr>
      </w:pPr>
      <w:ins w:id="41" w:author="winuser" w:date="2026-09-25T21:07:00Z" w16du:dateUtc="2026-09-26T01:07:00Z">
        <w:r>
          <w:t>GRW/aar</w:t>
        </w:r>
      </w:ins>
    </w:p>
    <w:p w14:paraId="169A51E1" w14:textId="3943F0A4" w:rsidR="00FA1220" w:rsidRDefault="00FA1220" w:rsidP="007153C7">
      <w:pPr>
        <w:pStyle w:val="BodyText"/>
        <w:ind w:right="8600"/>
        <w:rPr>
          <w:ins w:id="42" w:author="winuser" w:date="2026-09-25T21:07:00Z" w16du:dateUtc="2026-09-26T01:07:00Z"/>
        </w:rPr>
      </w:pPr>
    </w:p>
    <w:p w14:paraId="1AB640C4" w14:textId="3B6C97E9" w:rsidR="000C5BE5" w:rsidRDefault="00FA1220" w:rsidP="00041CD5">
      <w:pPr>
        <w:pStyle w:val="BodyText"/>
        <w:tabs>
          <w:tab w:val="left" w:pos="360"/>
        </w:tabs>
        <w:ind w:right="-1050"/>
        <w:rPr>
          <w:ins w:id="43" w:author="winuser" w:date="2026-09-25T21:07:00Z" w16du:dateUtc="2026-09-26T01:07:00Z"/>
        </w:rPr>
      </w:pPr>
      <w:ins w:id="44" w:author="winuser" w:date="2026-09-25T21:07:00Z" w16du:dateUtc="2026-09-26T01:07:00Z">
        <w:r>
          <w:t>c:</w:t>
        </w:r>
        <w:r w:rsidR="00041CD5">
          <w:tab/>
        </w:r>
        <w:r w:rsidR="000C5BE5">
          <w:t>Joy Spencer</w:t>
        </w:r>
      </w:ins>
    </w:p>
    <w:p w14:paraId="2FE337C2" w14:textId="77777777" w:rsidR="00692FE4" w:rsidRDefault="00FA1220" w:rsidP="0071018D">
      <w:pPr>
        <w:pBdr>
          <w:bottom w:val="single" w:sz="12" w:space="1" w:color="auto"/>
        </w:pBdr>
        <w:jc w:val="center"/>
        <w:rPr>
          <w:del w:id="45" w:author="winuser" w:date="2026-09-25T21:07:00Z" w16du:dateUtc="2026-09-26T01:07:00Z"/>
        </w:rPr>
      </w:pPr>
      <w:ins w:id="46" w:author="winuser" w:date="2026-09-25T21:07:00Z" w16du:dateUtc="2026-09-26T01:07:00Z">
        <w:r>
          <w:t>David S. Eshelman</w:t>
        </w:r>
      </w:ins>
      <w:del w:id="47" w:author="winuser" w:date="2026-09-25T21:07:00Z" w16du:dateUtc="2026-09-26T01:07:00Z">
        <w:r w:rsidR="00FA1EC2" w:rsidRPr="00D83918">
          <w:rPr>
            <w:rFonts w:ascii="Arial" w:hAnsi="Arial" w:cs="Arial"/>
            <w:b/>
            <w:noProof/>
            <w:sz w:val="20"/>
          </w:rPr>
          <w:drawing>
            <wp:inline distT="0" distB="0" distL="0" distR="0">
              <wp:extent cx="2452980" cy="1119713"/>
              <wp:effectExtent l="0" t="0" r="5080" b="4445"/>
              <wp:docPr id="1" name="Picture 1" descr="Jeffco-logo-color-horizonta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Jeffco-logo-color-horizontal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478268" cy="11312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3ADEE7EA" w14:textId="77777777" w:rsidR="00FA1EC2" w:rsidRPr="00966806" w:rsidRDefault="00FA1EC2" w:rsidP="0071018D">
      <w:pPr>
        <w:contextualSpacing/>
        <w:jc w:val="center"/>
        <w:rPr>
          <w:del w:id="48" w:author="winuser" w:date="2026-09-25T21:07:00Z" w16du:dateUtc="2026-09-26T01:07:00Z"/>
          <w:rFonts w:ascii="Copperplate Gothic Bold" w:hAnsi="Copperplate Gothic Bold"/>
          <w:b/>
          <w:sz w:val="36"/>
          <w:szCs w:val="36"/>
        </w:rPr>
      </w:pPr>
      <w:del w:id="49" w:author="winuser" w:date="2026-09-25T21:07:00Z" w16du:dateUtc="2026-09-26T01:07:00Z">
        <w:r w:rsidRPr="00966806">
          <w:rPr>
            <w:rFonts w:ascii="Copperplate Gothic Bold" w:hAnsi="Copperplate Gothic Bold"/>
            <w:b/>
            <w:sz w:val="36"/>
            <w:szCs w:val="36"/>
          </w:rPr>
          <w:delText xml:space="preserve">Notice </w:delText>
        </w:r>
      </w:del>
    </w:p>
    <w:p w14:paraId="1473DF11" w14:textId="77777777" w:rsidR="00A27A03" w:rsidRDefault="00FA1EC2" w:rsidP="004E4512">
      <w:pPr>
        <w:pBdr>
          <w:bottom w:val="single" w:sz="12" w:space="1" w:color="auto"/>
        </w:pBdr>
        <w:contextualSpacing/>
        <w:jc w:val="center"/>
        <w:rPr>
          <w:del w:id="50" w:author="winuser" w:date="2026-09-25T21:07:00Z" w16du:dateUtc="2026-09-26T01:07:00Z"/>
          <w:rFonts w:ascii="Copperplate Gothic Bold" w:hAnsi="Copperplate Gothic Bold"/>
          <w:b/>
          <w:sz w:val="28"/>
          <w:szCs w:val="36"/>
        </w:rPr>
      </w:pPr>
      <w:del w:id="51" w:author="winuser" w:date="2026-09-25T21:07:00Z" w16du:dateUtc="2026-09-26T01:07:00Z">
        <w:r w:rsidRPr="006B117A">
          <w:rPr>
            <w:rFonts w:ascii="Copperplate Gothic Bold" w:hAnsi="Copperplate Gothic Bold"/>
            <w:b/>
            <w:sz w:val="28"/>
            <w:szCs w:val="36"/>
          </w:rPr>
          <w:delText xml:space="preserve">Concerning Prequalification </w:delText>
        </w:r>
      </w:del>
    </w:p>
    <w:p w14:paraId="3C414799" w14:textId="77777777" w:rsidR="006944BD" w:rsidRDefault="00966806" w:rsidP="00ED3EF5">
      <w:pPr>
        <w:pBdr>
          <w:bottom w:val="single" w:sz="12" w:space="1" w:color="auto"/>
        </w:pBdr>
        <w:contextualSpacing/>
        <w:jc w:val="center"/>
        <w:rPr>
          <w:del w:id="52" w:author="winuser" w:date="2026-09-25T21:07:00Z" w16du:dateUtc="2026-09-26T01:07:00Z"/>
          <w:rFonts w:ascii="Copperplate Gothic Bold" w:hAnsi="Copperplate Gothic Bold"/>
          <w:b/>
          <w:sz w:val="28"/>
          <w:szCs w:val="36"/>
        </w:rPr>
      </w:pPr>
      <w:del w:id="53" w:author="winuser" w:date="2026-09-25T21:07:00Z" w16du:dateUtc="2026-09-26T01:07:00Z">
        <w:r w:rsidRPr="006B117A">
          <w:rPr>
            <w:rFonts w:ascii="Copperplate Gothic Bold" w:hAnsi="Copperplate Gothic Bold"/>
            <w:b/>
            <w:sz w:val="28"/>
            <w:szCs w:val="36"/>
          </w:rPr>
          <w:delText xml:space="preserve">for </w:delText>
        </w:r>
        <w:r w:rsidR="00ED3EF5">
          <w:rPr>
            <w:rFonts w:ascii="Copperplate Gothic Bold" w:hAnsi="Copperplate Gothic Bold"/>
            <w:b/>
            <w:sz w:val="28"/>
            <w:szCs w:val="36"/>
          </w:rPr>
          <w:delText xml:space="preserve">Consultants </w:delText>
        </w:r>
      </w:del>
    </w:p>
    <w:p w14:paraId="2F6489CE" w14:textId="77777777" w:rsidR="00A74DBD" w:rsidRPr="006944BD" w:rsidRDefault="00ED3EF5" w:rsidP="00ED3EF5">
      <w:pPr>
        <w:pBdr>
          <w:bottom w:val="single" w:sz="12" w:space="1" w:color="auto"/>
        </w:pBdr>
        <w:contextualSpacing/>
        <w:jc w:val="center"/>
        <w:rPr>
          <w:del w:id="54" w:author="winuser" w:date="2026-09-25T21:07:00Z" w16du:dateUtc="2026-09-26T01:07:00Z"/>
          <w:rFonts w:ascii="Copperplate Gothic Bold" w:hAnsi="Copperplate Gothic Bold"/>
          <w:b/>
          <w:sz w:val="28"/>
          <w:szCs w:val="36"/>
        </w:rPr>
      </w:pPr>
      <w:del w:id="55" w:author="winuser" w:date="2026-09-25T21:07:00Z" w16du:dateUtc="2026-09-26T01:07:00Z">
        <w:r>
          <w:rPr>
            <w:rFonts w:ascii="Copperplate Gothic Bold" w:hAnsi="Copperplate Gothic Bold"/>
            <w:b/>
            <w:sz w:val="28"/>
            <w:szCs w:val="36"/>
          </w:rPr>
          <w:delText>and Professional Service Providers</w:delText>
        </w:r>
      </w:del>
    </w:p>
    <w:p w14:paraId="3F0779C7" w14:textId="77777777" w:rsidR="004A4634" w:rsidRDefault="00A74DBD" w:rsidP="008122A6">
      <w:pPr>
        <w:spacing w:line="360" w:lineRule="auto"/>
        <w:jc w:val="both"/>
        <w:rPr>
          <w:del w:id="56" w:author="winuser" w:date="2026-09-25T21:07:00Z" w16du:dateUtc="2026-09-26T01:07:00Z"/>
          <w:sz w:val="24"/>
          <w:szCs w:val="24"/>
        </w:rPr>
      </w:pPr>
      <w:del w:id="57" w:author="winuser" w:date="2026-09-25T21:07:00Z" w16du:dateUtc="2026-09-26T01:07:00Z">
        <w:r>
          <w:rPr>
            <w:sz w:val="24"/>
            <w:szCs w:val="24"/>
          </w:rPr>
          <w:tab/>
        </w:r>
      </w:del>
    </w:p>
    <w:p w14:paraId="1CD7AE3F" w14:textId="77777777" w:rsidR="00FA1EC2" w:rsidRPr="00A74DBD" w:rsidRDefault="004A4634" w:rsidP="008122A6">
      <w:pPr>
        <w:spacing w:line="360" w:lineRule="auto"/>
        <w:jc w:val="both"/>
        <w:rPr>
          <w:del w:id="58" w:author="winuser" w:date="2026-09-25T21:07:00Z" w16du:dateUtc="2026-09-26T01:07:00Z"/>
          <w:sz w:val="24"/>
          <w:szCs w:val="24"/>
        </w:rPr>
      </w:pPr>
      <w:del w:id="59" w:author="winuser" w:date="2026-09-25T21:07:00Z" w16du:dateUtc="2026-09-26T01:07:00Z">
        <w:r>
          <w:rPr>
            <w:sz w:val="24"/>
            <w:szCs w:val="24"/>
          </w:rPr>
          <w:tab/>
        </w:r>
        <w:r w:rsidR="00FA1EC2" w:rsidRPr="00A74DBD">
          <w:rPr>
            <w:b/>
            <w:sz w:val="24"/>
            <w:szCs w:val="24"/>
          </w:rPr>
          <w:delText>Jefferson County School District R-1</w:delText>
        </w:r>
        <w:r w:rsidR="00FA1EC2" w:rsidRPr="00A74DBD">
          <w:rPr>
            <w:sz w:val="24"/>
            <w:szCs w:val="24"/>
          </w:rPr>
          <w:delText xml:space="preserve"> </w:delText>
        </w:r>
        <w:r w:rsidR="0053631A" w:rsidRPr="00A74DBD">
          <w:rPr>
            <w:sz w:val="24"/>
            <w:szCs w:val="24"/>
          </w:rPr>
          <w:delText xml:space="preserve">is soliciting applications from </w:delText>
        </w:r>
        <w:r w:rsidR="00ED3EF5">
          <w:rPr>
            <w:sz w:val="24"/>
            <w:szCs w:val="24"/>
          </w:rPr>
          <w:delText>consultants and p</w:delText>
        </w:r>
        <w:r w:rsidR="00875F9F">
          <w:rPr>
            <w:sz w:val="24"/>
            <w:szCs w:val="24"/>
          </w:rPr>
          <w:delText xml:space="preserve">rofessional service providers </w:delText>
        </w:r>
        <w:r w:rsidR="0053631A" w:rsidRPr="00A74DBD">
          <w:rPr>
            <w:sz w:val="24"/>
            <w:szCs w:val="24"/>
          </w:rPr>
          <w:delText xml:space="preserve">for inclusion </w:delText>
        </w:r>
        <w:r w:rsidR="00641CAC" w:rsidRPr="00A74DBD">
          <w:rPr>
            <w:sz w:val="24"/>
            <w:szCs w:val="24"/>
          </w:rPr>
          <w:delText>in</w:delText>
        </w:r>
        <w:r w:rsidR="0053631A" w:rsidRPr="00A74DBD">
          <w:rPr>
            <w:sz w:val="24"/>
            <w:szCs w:val="24"/>
          </w:rPr>
          <w:delText xml:space="preserve"> the District’s p</w:delText>
        </w:r>
        <w:r w:rsidR="00434F21" w:rsidRPr="00A74DBD">
          <w:rPr>
            <w:sz w:val="24"/>
            <w:szCs w:val="24"/>
          </w:rPr>
          <w:delText xml:space="preserve">requalified </w:delText>
        </w:r>
        <w:r w:rsidR="00012607">
          <w:rPr>
            <w:sz w:val="24"/>
            <w:szCs w:val="24"/>
          </w:rPr>
          <w:delText>professional</w:delText>
        </w:r>
        <w:r w:rsidR="00434F21" w:rsidRPr="00A74DBD">
          <w:rPr>
            <w:sz w:val="24"/>
            <w:szCs w:val="24"/>
          </w:rPr>
          <w:delText xml:space="preserve"> services</w:delText>
        </w:r>
        <w:r w:rsidR="00C352D1" w:rsidRPr="00A74DBD">
          <w:rPr>
            <w:sz w:val="24"/>
            <w:szCs w:val="24"/>
          </w:rPr>
          <w:delText xml:space="preserve"> provider</w:delText>
        </w:r>
        <w:r w:rsidR="00434F21" w:rsidRPr="00A74DBD">
          <w:rPr>
            <w:sz w:val="24"/>
            <w:szCs w:val="24"/>
          </w:rPr>
          <w:delText xml:space="preserve"> </w:delText>
        </w:r>
        <w:r w:rsidR="00434F21" w:rsidRPr="00A74DBD">
          <w:rPr>
            <w:sz w:val="24"/>
            <w:szCs w:val="24"/>
          </w:rPr>
          <w:lastRenderedPageBreak/>
          <w:delText>list</w:delText>
        </w:r>
        <w:r w:rsidR="00884180" w:rsidRPr="00A74DBD">
          <w:rPr>
            <w:sz w:val="24"/>
            <w:szCs w:val="24"/>
          </w:rPr>
          <w:delText xml:space="preserve"> </w:delText>
        </w:r>
        <w:r w:rsidR="00C352D1" w:rsidRPr="00A74DBD">
          <w:rPr>
            <w:sz w:val="24"/>
            <w:szCs w:val="24"/>
          </w:rPr>
          <w:delText xml:space="preserve">(the </w:delText>
        </w:r>
        <w:r w:rsidR="00E53EEE" w:rsidRPr="00A74DBD">
          <w:rPr>
            <w:sz w:val="24"/>
            <w:szCs w:val="24"/>
          </w:rPr>
          <w:delText>“</w:delText>
        </w:r>
        <w:r w:rsidR="00875F9F">
          <w:rPr>
            <w:sz w:val="24"/>
            <w:szCs w:val="24"/>
          </w:rPr>
          <w:delText>Consultant</w:delText>
        </w:r>
        <w:r w:rsidR="00884180" w:rsidRPr="00A74DBD">
          <w:rPr>
            <w:sz w:val="24"/>
            <w:szCs w:val="24"/>
          </w:rPr>
          <w:delText xml:space="preserve"> Pre-Qual </w:delText>
        </w:r>
        <w:r w:rsidR="00C352D1" w:rsidRPr="00A74DBD">
          <w:rPr>
            <w:sz w:val="24"/>
            <w:szCs w:val="24"/>
          </w:rPr>
          <w:delText>List</w:delText>
        </w:r>
        <w:r w:rsidR="00E53EEE" w:rsidRPr="00A74DBD">
          <w:rPr>
            <w:sz w:val="24"/>
            <w:szCs w:val="24"/>
          </w:rPr>
          <w:delText>”</w:delText>
        </w:r>
        <w:r w:rsidR="00C352D1" w:rsidRPr="00A74DBD">
          <w:rPr>
            <w:sz w:val="24"/>
            <w:szCs w:val="24"/>
          </w:rPr>
          <w:delText>).</w:delText>
        </w:r>
        <w:r w:rsidR="0053631A" w:rsidRPr="00A74DBD">
          <w:rPr>
            <w:sz w:val="24"/>
            <w:szCs w:val="24"/>
          </w:rPr>
          <w:delText xml:space="preserve"> </w:delText>
        </w:r>
      </w:del>
    </w:p>
    <w:p w14:paraId="19447065" w14:textId="77777777" w:rsidR="000E6591" w:rsidRDefault="00106862" w:rsidP="008122A6">
      <w:pPr>
        <w:spacing w:line="360" w:lineRule="auto"/>
        <w:jc w:val="both"/>
        <w:rPr>
          <w:del w:id="60" w:author="winuser" w:date="2026-09-25T21:07:00Z" w16du:dateUtc="2026-09-26T01:07:00Z"/>
          <w:sz w:val="24"/>
          <w:szCs w:val="24"/>
        </w:rPr>
      </w:pPr>
      <w:del w:id="61" w:author="winuser" w:date="2026-09-25T21:07:00Z" w16du:dateUtc="2026-09-26T01:07:00Z">
        <w:r w:rsidRPr="00A74DBD">
          <w:rPr>
            <w:sz w:val="24"/>
            <w:szCs w:val="24"/>
          </w:rPr>
          <w:tab/>
        </w:r>
        <w:r w:rsidR="008B4C79" w:rsidRPr="00A74DBD">
          <w:rPr>
            <w:sz w:val="24"/>
            <w:szCs w:val="24"/>
          </w:rPr>
          <w:delText>Th</w:delText>
        </w:r>
        <w:r w:rsidR="00E53EEE" w:rsidRPr="00A74DBD">
          <w:rPr>
            <w:sz w:val="24"/>
            <w:szCs w:val="24"/>
          </w:rPr>
          <w:delText>e</w:delText>
        </w:r>
        <w:r w:rsidR="001E3CF5" w:rsidRPr="00A74DBD">
          <w:rPr>
            <w:sz w:val="24"/>
            <w:szCs w:val="24"/>
          </w:rPr>
          <w:delText xml:space="preserve"> </w:delText>
        </w:r>
        <w:r w:rsidR="00875F9F">
          <w:rPr>
            <w:sz w:val="24"/>
            <w:szCs w:val="24"/>
          </w:rPr>
          <w:delText>Consultant</w:delText>
        </w:r>
        <w:r w:rsidR="00884180" w:rsidRPr="00A74DBD">
          <w:rPr>
            <w:sz w:val="24"/>
            <w:szCs w:val="24"/>
          </w:rPr>
          <w:delText xml:space="preserve"> Pre-Qual </w:delText>
        </w:r>
        <w:r w:rsidR="008B4C79" w:rsidRPr="00A74DBD">
          <w:rPr>
            <w:sz w:val="24"/>
            <w:szCs w:val="24"/>
          </w:rPr>
          <w:delText>List serves as the District’s primary dir</w:delText>
        </w:r>
        <w:r w:rsidR="00B80724" w:rsidRPr="00A74DBD">
          <w:rPr>
            <w:sz w:val="24"/>
            <w:szCs w:val="24"/>
          </w:rPr>
          <w:delText xml:space="preserve">ectory </w:delText>
        </w:r>
        <w:r w:rsidR="00884180" w:rsidRPr="00A74DBD">
          <w:rPr>
            <w:sz w:val="24"/>
            <w:szCs w:val="24"/>
          </w:rPr>
          <w:delText xml:space="preserve">of pre-qualified </w:delText>
        </w:r>
        <w:r w:rsidR="00875F9F">
          <w:rPr>
            <w:sz w:val="24"/>
            <w:szCs w:val="24"/>
          </w:rPr>
          <w:delText xml:space="preserve">professional services </w:delText>
        </w:r>
        <w:r w:rsidR="00012607">
          <w:rPr>
            <w:sz w:val="24"/>
            <w:szCs w:val="24"/>
          </w:rPr>
          <w:delText>firms</w:delText>
        </w:r>
        <w:r w:rsidR="00884180" w:rsidRPr="00A74DBD">
          <w:rPr>
            <w:sz w:val="24"/>
            <w:szCs w:val="24"/>
          </w:rPr>
          <w:delText xml:space="preserve"> </w:delText>
        </w:r>
        <w:r w:rsidR="00B80724" w:rsidRPr="00A74DBD">
          <w:rPr>
            <w:sz w:val="24"/>
            <w:szCs w:val="24"/>
          </w:rPr>
          <w:delText xml:space="preserve">for soliciting </w:delText>
        </w:r>
        <w:r w:rsidR="00884180" w:rsidRPr="00A74DBD">
          <w:rPr>
            <w:sz w:val="24"/>
            <w:szCs w:val="24"/>
          </w:rPr>
          <w:delText>project bids.</w:delText>
        </w:r>
        <w:r w:rsidR="004E685A" w:rsidRPr="00A74DBD">
          <w:rPr>
            <w:sz w:val="24"/>
            <w:szCs w:val="24"/>
          </w:rPr>
          <w:delText xml:space="preserve"> </w:delText>
        </w:r>
        <w:r w:rsidR="0031029E" w:rsidRPr="00A74DBD">
          <w:rPr>
            <w:sz w:val="24"/>
            <w:szCs w:val="24"/>
          </w:rPr>
          <w:delText>The District</w:delText>
        </w:r>
        <w:r w:rsidR="00E53EEE" w:rsidRPr="00A74DBD">
          <w:rPr>
            <w:sz w:val="24"/>
            <w:szCs w:val="24"/>
          </w:rPr>
          <w:delText xml:space="preserve"> </w:delText>
        </w:r>
        <w:r w:rsidR="005464F5">
          <w:rPr>
            <w:sz w:val="24"/>
            <w:szCs w:val="24"/>
          </w:rPr>
          <w:delText>frequently</w:delText>
        </w:r>
        <w:r w:rsidR="00017AF5" w:rsidRPr="00A74DBD">
          <w:rPr>
            <w:sz w:val="24"/>
            <w:szCs w:val="24"/>
          </w:rPr>
          <w:delText xml:space="preserve"> issues invitations to bid and requests for proposals</w:delText>
        </w:r>
        <w:r w:rsidR="0031029E" w:rsidRPr="00A74DBD">
          <w:rPr>
            <w:sz w:val="24"/>
            <w:szCs w:val="24"/>
          </w:rPr>
          <w:delText xml:space="preserve"> in</w:delText>
        </w:r>
        <w:r w:rsidR="00BA4351" w:rsidRPr="00A74DBD">
          <w:rPr>
            <w:sz w:val="24"/>
            <w:szCs w:val="24"/>
          </w:rPr>
          <w:delText xml:space="preserve"> </w:delText>
        </w:r>
        <w:r w:rsidR="008122A6" w:rsidRPr="00A74DBD">
          <w:rPr>
            <w:sz w:val="24"/>
            <w:szCs w:val="24"/>
          </w:rPr>
          <w:delText>t</w:delText>
        </w:r>
        <w:r w:rsidR="00017AF5" w:rsidRPr="00A74DBD">
          <w:rPr>
            <w:sz w:val="24"/>
            <w:szCs w:val="24"/>
          </w:rPr>
          <w:delText>he</w:delText>
        </w:r>
        <w:r w:rsidR="008122A6" w:rsidRPr="00A74DBD">
          <w:rPr>
            <w:sz w:val="24"/>
            <w:szCs w:val="24"/>
          </w:rPr>
          <w:delText xml:space="preserve"> following </w:delText>
        </w:r>
        <w:r w:rsidR="00012607">
          <w:rPr>
            <w:sz w:val="24"/>
            <w:szCs w:val="24"/>
          </w:rPr>
          <w:delText>consultant and professional</w:delText>
        </w:r>
        <w:r w:rsidR="008122A6" w:rsidRPr="00A74DBD">
          <w:rPr>
            <w:sz w:val="24"/>
            <w:szCs w:val="24"/>
          </w:rPr>
          <w:delText xml:space="preserve"> service categories</w:delText>
        </w:r>
        <w:r w:rsidR="0031029E" w:rsidRPr="00A74DBD">
          <w:rPr>
            <w:sz w:val="24"/>
            <w:szCs w:val="24"/>
          </w:rPr>
          <w:delText>:</w:delText>
        </w:r>
        <w:r w:rsidR="000E6591">
          <w:rPr>
            <w:sz w:val="24"/>
            <w:szCs w:val="24"/>
          </w:rPr>
          <w:delText xml:space="preserve"> </w:delText>
        </w:r>
      </w:del>
    </w:p>
    <w:p w14:paraId="71988D6F" w14:textId="77777777" w:rsidR="000E6591" w:rsidRDefault="000E6591" w:rsidP="000E6591">
      <w:pPr>
        <w:spacing w:line="360" w:lineRule="auto"/>
        <w:ind w:left="1170"/>
        <w:jc w:val="both"/>
        <w:rPr>
          <w:del w:id="62" w:author="winuser" w:date="2026-09-25T21:07:00Z" w16du:dateUtc="2026-09-26T01:07:00Z"/>
          <w:sz w:val="24"/>
          <w:szCs w:val="24"/>
        </w:rPr>
      </w:pPr>
      <w:del w:id="63" w:author="winuser" w:date="2026-09-25T21:07:00Z" w16du:dateUtc="2026-09-26T01:07:00Z">
        <w:r>
          <w:rPr>
            <w:sz w:val="24"/>
            <w:szCs w:val="24"/>
          </w:rPr>
          <w:delText>Architects</w:delText>
        </w:r>
      </w:del>
    </w:p>
    <w:p w14:paraId="0476C4C1" w14:textId="77777777" w:rsidR="000E6591" w:rsidRDefault="000E6591" w:rsidP="000E6591">
      <w:pPr>
        <w:spacing w:line="360" w:lineRule="auto"/>
        <w:ind w:left="1170"/>
        <w:jc w:val="both"/>
        <w:rPr>
          <w:del w:id="64" w:author="winuser" w:date="2026-09-25T21:07:00Z" w16du:dateUtc="2026-09-26T01:07:00Z"/>
          <w:sz w:val="24"/>
          <w:szCs w:val="24"/>
        </w:rPr>
      </w:pPr>
      <w:del w:id="65" w:author="winuser" w:date="2026-09-25T21:07:00Z" w16du:dateUtc="2026-09-26T01:07:00Z">
        <w:r>
          <w:rPr>
            <w:sz w:val="24"/>
            <w:szCs w:val="24"/>
          </w:rPr>
          <w:delText>Engineers</w:delText>
        </w:r>
      </w:del>
    </w:p>
    <w:p w14:paraId="5B66C31A" w14:textId="77777777" w:rsidR="000E6591" w:rsidRDefault="000E6591" w:rsidP="000E6591">
      <w:pPr>
        <w:spacing w:line="360" w:lineRule="auto"/>
        <w:ind w:left="1170"/>
        <w:jc w:val="both"/>
        <w:rPr>
          <w:del w:id="66" w:author="winuser" w:date="2026-09-25T21:07:00Z" w16du:dateUtc="2026-09-26T01:07:00Z"/>
          <w:sz w:val="24"/>
          <w:szCs w:val="24"/>
        </w:rPr>
      </w:pPr>
      <w:del w:id="67" w:author="winuser" w:date="2026-09-25T21:07:00Z" w16du:dateUtc="2026-09-26T01:07:00Z">
        <w:r>
          <w:rPr>
            <w:sz w:val="24"/>
            <w:szCs w:val="24"/>
          </w:rPr>
          <w:delText>Planning and Design Professionals</w:delText>
        </w:r>
      </w:del>
    </w:p>
    <w:p w14:paraId="1057B5FB" w14:textId="77777777" w:rsidR="000E6591" w:rsidRDefault="000E6591" w:rsidP="000E6591">
      <w:pPr>
        <w:spacing w:line="360" w:lineRule="auto"/>
        <w:ind w:left="1170"/>
        <w:jc w:val="both"/>
        <w:rPr>
          <w:del w:id="68" w:author="winuser" w:date="2026-09-25T21:07:00Z" w16du:dateUtc="2026-09-26T01:07:00Z"/>
          <w:sz w:val="24"/>
          <w:szCs w:val="24"/>
        </w:rPr>
      </w:pPr>
      <w:del w:id="69" w:author="winuser" w:date="2026-09-25T21:07:00Z" w16du:dateUtc="2026-09-26T01:07:00Z">
        <w:r>
          <w:rPr>
            <w:sz w:val="24"/>
            <w:szCs w:val="24"/>
          </w:rPr>
          <w:delText>Landscape Architect</w:delText>
        </w:r>
      </w:del>
    </w:p>
    <w:p w14:paraId="0FED297D" w14:textId="77777777" w:rsidR="008B4C79" w:rsidRPr="00A74DBD" w:rsidRDefault="000E6591" w:rsidP="000E6591">
      <w:pPr>
        <w:spacing w:line="360" w:lineRule="auto"/>
        <w:ind w:left="1170"/>
        <w:jc w:val="both"/>
        <w:rPr>
          <w:del w:id="70" w:author="winuser" w:date="2026-09-25T21:07:00Z" w16du:dateUtc="2026-09-26T01:07:00Z"/>
          <w:sz w:val="24"/>
          <w:szCs w:val="24"/>
        </w:rPr>
      </w:pPr>
      <w:del w:id="71" w:author="winuser" w:date="2026-09-25T21:07:00Z" w16du:dateUtc="2026-09-26T01:07:00Z">
        <w:r>
          <w:rPr>
            <w:sz w:val="24"/>
            <w:szCs w:val="24"/>
          </w:rPr>
          <w:delText>Consultant in Specialty Fields (indicate on application)</w:delText>
        </w:r>
      </w:del>
    </w:p>
    <w:p w14:paraId="185D68F2" w14:textId="77777777" w:rsidR="00A74DBD" w:rsidRPr="00A74DBD" w:rsidRDefault="00A74DBD" w:rsidP="00017AF5">
      <w:pPr>
        <w:spacing w:line="360" w:lineRule="auto"/>
        <w:jc w:val="both"/>
        <w:rPr>
          <w:del w:id="72" w:author="winuser" w:date="2026-09-25T21:07:00Z" w16du:dateUtc="2026-09-26T01:07:00Z"/>
          <w:sz w:val="14"/>
          <w:szCs w:val="24"/>
        </w:rPr>
      </w:pPr>
    </w:p>
    <w:p w14:paraId="528FB8CC" w14:textId="77777777" w:rsidR="0031029E" w:rsidRPr="004D210F" w:rsidRDefault="00E62573" w:rsidP="00041CD5">
      <w:pPr>
        <w:pStyle w:val="BodyText"/>
        <w:ind w:right="-1050" w:firstLine="360"/>
        <w:pPrChange w:id="73" w:author="winuser" w:date="2026-09-25T21:07:00Z" w16du:dateUtc="2026-09-26T01:07:00Z">
          <w:pPr>
            <w:spacing w:after="0" w:line="360" w:lineRule="auto"/>
            <w:jc w:val="both"/>
          </w:pPr>
        </w:pPrChange>
      </w:pPr>
      <w:del w:id="74" w:author="winuser" w:date="2026-09-25T21:07:00Z" w16du:dateUtc="2026-09-26T01:07:00Z">
        <w:r>
          <w:tab/>
        </w:r>
        <w:r w:rsidR="00875F9F">
          <w:delText xml:space="preserve">Professional service </w:delText>
        </w:r>
        <w:r w:rsidR="00012607">
          <w:delText>firms</w:delText>
        </w:r>
        <w:r w:rsidR="00106862" w:rsidRPr="00A74DBD">
          <w:delText xml:space="preserve"> </w:delText>
        </w:r>
        <w:r w:rsidR="00CB3F7F">
          <w:delText xml:space="preserve">providing services in the above </w:delText>
        </w:r>
        <w:r w:rsidR="00875F9F">
          <w:delText xml:space="preserve">and related </w:delText>
        </w:r>
        <w:r w:rsidR="00CB3F7F">
          <w:delText>categories are</w:delText>
        </w:r>
        <w:r w:rsidR="00F93FE4" w:rsidRPr="00A74DBD">
          <w:delText xml:space="preserve"> invited to</w:delText>
        </w:r>
        <w:r w:rsidR="003A7C6B" w:rsidRPr="00A74DBD">
          <w:delText xml:space="preserve"> </w:delText>
        </w:r>
        <w:r w:rsidR="00106862" w:rsidRPr="00A74DBD">
          <w:delText xml:space="preserve">complete the attached </w:delText>
        </w:r>
        <w:r w:rsidR="006B117A" w:rsidRPr="00A74DBD">
          <w:rPr>
            <w:b/>
          </w:rPr>
          <w:delText>“</w:delText>
        </w:r>
        <w:r w:rsidR="00E350CC">
          <w:rPr>
            <w:b/>
          </w:rPr>
          <w:delText>Request for Qualification Form</w:delText>
        </w:r>
        <w:r w:rsidR="004830E5" w:rsidRPr="00A74DBD">
          <w:rPr>
            <w:b/>
          </w:rPr>
          <w:delText xml:space="preserve">.” </w:delText>
        </w:r>
        <w:r w:rsidR="00E53EEE" w:rsidRPr="00A74DBD">
          <w:delText xml:space="preserve">The District </w:delText>
        </w:r>
        <w:r w:rsidR="00F93FE4" w:rsidRPr="00A74DBD">
          <w:delText>determine</w:delText>
        </w:r>
        <w:r w:rsidR="00C71868">
          <w:delText>s</w:delText>
        </w:r>
        <w:r w:rsidR="00F93FE4" w:rsidRPr="00A74DBD">
          <w:delText xml:space="preserve"> which applicants meet the District’s requirements of a </w:delText>
        </w:r>
        <w:r w:rsidR="00271824">
          <w:delText>construction consultant or professional services provider in the applied for field.</w:delText>
        </w:r>
        <w:r w:rsidR="00F93FE4" w:rsidRPr="00A74DBD">
          <w:delText xml:space="preserve"> Those who </w:delText>
        </w:r>
        <w:r w:rsidR="00C71868">
          <w:delText>meet</w:delText>
        </w:r>
        <w:r w:rsidR="00CB3F7F">
          <w:delText xml:space="preserve"> the</w:delText>
        </w:r>
        <w:r w:rsidR="002D0E8B" w:rsidRPr="00A74DBD">
          <w:delText xml:space="preserve"> requirements </w:delText>
        </w:r>
        <w:r w:rsidR="00F93FE4" w:rsidRPr="00A74DBD">
          <w:delText xml:space="preserve">will be added to the </w:delText>
        </w:r>
        <w:r w:rsidR="00271824">
          <w:delText>Consultant</w:delText>
        </w:r>
        <w:r w:rsidR="00F93FE4" w:rsidRPr="00A74DBD">
          <w:delText xml:space="preserve"> Pre-Qual List</w:delText>
        </w:r>
        <w:r w:rsidR="004830E5" w:rsidRPr="00A74DBD">
          <w:delText xml:space="preserve">. </w:delText>
        </w:r>
        <w:r w:rsidR="002D0E8B" w:rsidRPr="00A74DBD">
          <w:delText xml:space="preserve">The District accepts bids and proposals only from companies on that list. </w:delText>
        </w:r>
      </w:del>
    </w:p>
    <w:sectPr w:rsidR="0031029E" w:rsidRPr="004D210F">
      <w:headerReference w:type="default" r:id="rId8"/>
      <w:footerReference w:type="default" r:id="rId9"/>
      <w:type w:val="continuous"/>
      <w:pgSz w:w="12240" w:h="15840"/>
      <w:pgMar w:top="940" w:right="1060" w:bottom="280" w:left="1340" w:header="720" w:footer="720" w:gutter="0"/>
      <w:cols w:space="720"/>
      <w:docGrid w:linePitch="0"/>
      <w:sectPrChange w:id="83" w:author="winuser" w:date="2026-09-25T21:07:00Z" w16du:dateUtc="2026-09-26T01:07:00Z">
        <w:sectPr w:rsidR="0031029E" w:rsidRPr="004D210F">
          <w:type w:val="nextPage"/>
          <w:pgMar w:top="144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709467" w14:textId="77777777" w:rsidR="00067DBF" w:rsidRDefault="00067DBF" w:rsidP="00F30806">
      <w:pPr>
        <w:pPrChange w:id="8" w:author="winuser" w:date="2026-09-25T21:07:00Z" w16du:dateUtc="2026-09-26T01:0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79AFF991" w14:textId="77777777" w:rsidR="00067DBF" w:rsidRDefault="00067DBF" w:rsidP="00F30806">
      <w:pPr>
        <w:pPrChange w:id="9" w:author="winuser" w:date="2026-09-25T21:07:00Z" w16du:dateUtc="2026-09-26T01:0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8143685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0DB286CA" w14:textId="77777777" w:rsidR="004D7701" w:rsidRPr="00DA3A42" w:rsidRDefault="004D7701">
            <w:pPr>
              <w:pStyle w:val="Footer"/>
              <w:jc w:val="center"/>
              <w:rPr>
                <w:sz w:val="18"/>
                <w:szCs w:val="18"/>
              </w:rPr>
            </w:pPr>
            <w:del w:id="81" w:author="winuser" w:date="2026-09-25T21:07:00Z" w16du:dateUtc="2026-09-26T01:07:00Z">
              <w:r w:rsidRPr="00DA3A42">
                <w:rPr>
                  <w:sz w:val="18"/>
                  <w:szCs w:val="18"/>
                </w:rPr>
                <w:delText xml:space="preserve">Page </w:delText>
              </w:r>
              <w:r w:rsidRPr="00DA3A42">
                <w:rPr>
                  <w:b/>
                  <w:bCs/>
                  <w:sz w:val="18"/>
                  <w:szCs w:val="18"/>
                </w:rPr>
                <w:fldChar w:fldCharType="begin"/>
              </w:r>
              <w:r w:rsidRPr="00DA3A42">
                <w:rPr>
                  <w:b/>
                  <w:bCs/>
                  <w:sz w:val="18"/>
                  <w:szCs w:val="18"/>
                </w:rPr>
                <w:delInstrText xml:space="preserve"> PAGE </w:delInstrText>
              </w:r>
              <w:r w:rsidRPr="00DA3A42">
                <w:rPr>
                  <w:b/>
                  <w:bCs/>
                  <w:sz w:val="18"/>
                  <w:szCs w:val="18"/>
                </w:rPr>
                <w:fldChar w:fldCharType="separate"/>
              </w:r>
              <w:r w:rsidR="00263E42">
                <w:rPr>
                  <w:b/>
                  <w:bCs/>
                  <w:noProof/>
                  <w:sz w:val="18"/>
                  <w:szCs w:val="18"/>
                </w:rPr>
                <w:delText>1</w:delText>
              </w:r>
              <w:r w:rsidRPr="00DA3A42">
                <w:rPr>
                  <w:b/>
                  <w:bCs/>
                  <w:sz w:val="18"/>
                  <w:szCs w:val="18"/>
                </w:rPr>
                <w:fldChar w:fldCharType="end"/>
              </w:r>
              <w:r w:rsidRPr="00DA3A42">
                <w:rPr>
                  <w:sz w:val="18"/>
                  <w:szCs w:val="18"/>
                </w:rPr>
                <w:delText xml:space="preserve"> of </w:delText>
              </w:r>
              <w:r w:rsidRPr="00DA3A42">
                <w:rPr>
                  <w:b/>
                  <w:bCs/>
                  <w:sz w:val="18"/>
                  <w:szCs w:val="18"/>
                </w:rPr>
                <w:fldChar w:fldCharType="begin"/>
              </w:r>
              <w:r w:rsidRPr="00DA3A42">
                <w:rPr>
                  <w:b/>
                  <w:bCs/>
                  <w:sz w:val="18"/>
                  <w:szCs w:val="18"/>
                </w:rPr>
                <w:delInstrText xml:space="preserve"> NUMPAGES  </w:delInstrText>
              </w:r>
              <w:r w:rsidRPr="00DA3A42">
                <w:rPr>
                  <w:b/>
                  <w:bCs/>
                  <w:sz w:val="18"/>
                  <w:szCs w:val="18"/>
                </w:rPr>
                <w:fldChar w:fldCharType="separate"/>
              </w:r>
              <w:r w:rsidR="00263E42">
                <w:rPr>
                  <w:b/>
                  <w:bCs/>
                  <w:noProof/>
                  <w:sz w:val="18"/>
                  <w:szCs w:val="18"/>
                </w:rPr>
                <w:delText>1</w:delText>
              </w:r>
              <w:r w:rsidRPr="00DA3A42">
                <w:rPr>
                  <w:b/>
                  <w:bCs/>
                  <w:sz w:val="18"/>
                  <w:szCs w:val="18"/>
                </w:rPr>
                <w:fldChar w:fldCharType="end"/>
              </w:r>
            </w:del>
          </w:p>
        </w:sdtContent>
      </w:sdt>
    </w:sdtContent>
  </w:sdt>
  <w:p w14:paraId="14E9A2BE" w14:textId="77777777" w:rsidR="004D7701" w:rsidRDefault="004D7701">
    <w:pPr>
      <w:pStyle w:val="BodyText"/>
      <w:pPrChange w:id="82" w:author="winuser" w:date="2026-09-25T21:07:00Z" w16du:dateUtc="2026-09-26T01:0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F1E553" w14:textId="77777777" w:rsidR="00067DBF" w:rsidRDefault="00067DBF" w:rsidP="00F30806">
      <w:pPr>
        <w:pPrChange w:id="6" w:author="winuser" w:date="2026-09-25T21:07:00Z" w16du:dateUtc="2026-09-26T01:0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5FEBCDA" w14:textId="77777777" w:rsidR="00067DBF" w:rsidRDefault="00067DBF" w:rsidP="00F30806">
      <w:pPr>
        <w:pPrChange w:id="7" w:author="winuser" w:date="2026-09-25T21:07:00Z" w16du:dateUtc="2026-09-26T01:0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B13C61" w14:textId="77777777" w:rsidR="00C10DA4" w:rsidRDefault="00C10DA4">
    <w:pPr>
      <w:pStyle w:val="Bibliography"/>
      <w:rPr>
        <w:rPrChange w:id="75" w:author="winuser" w:date="2026-09-25T21:07:00Z" w16du:dateUtc="2026-09-26T01:07:00Z">
          <w:rPr>
            <w:rFonts w:ascii="Times New Roman" w:hAnsi="Times New Roman" w:cs="Times New Roman"/>
            <w:sz w:val="18"/>
            <w:szCs w:val="18"/>
          </w:rPr>
        </w:rPrChange>
      </w:rPr>
      <w:pPrChange w:id="76" w:author="winuser" w:date="2026-09-25T21:07:00Z" w16du:dateUtc="2026-09-26T01:07:00Z">
        <w:pPr>
          <w:spacing w:line="264" w:lineRule="auto"/>
        </w:pPr>
      </w:pPrChange>
    </w:pPr>
    <w:del w:id="77" w:author="winuser" w:date="2026-09-25T21:07:00Z" w16du:dateUtc="2026-09-26T01:07:00Z"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376160" cy="9555480"/>
                <wp:effectExtent l="0" t="0" r="26670" b="26670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160" cy="955548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162A3B7A" id="Rectangle 222" o:spid="_x0000_s1026" style="position:absolute;margin-left:0;margin-top:0;width:580.8pt;height:752.4pt;z-index:25165721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  <w10:wrap anchorx="page" anchory="page"/>
              </v:rect>
            </w:pict>
          </mc:Fallback>
        </mc:AlternateContent>
      </w:r>
    </w:del>
    <w:customXmlDelRangeStart w:id="78" w:author="winuser" w:date="2026-09-25T21:07:00Z"/>
    <w:sdt>
      <w:sdtPr>
        <w:rPr>
          <w:color w:val="5B9BD5" w:themeColor="accent1"/>
          <w:sz w:val="18"/>
          <w:szCs w:val="18"/>
        </w:rPr>
        <w:alias w:val="Title"/>
        <w:id w:val="15524250"/>
        <w:placeholder>
          <w:docPart w:val="843A5539A1BC40D4A2955FAA4DF339C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customXmlDelRangeEnd w:id="78"/>
        <w:del w:id="79" w:author="winuser" w:date="2026-09-25T21:07:00Z" w16du:dateUtc="2026-09-26T01:07:00Z">
          <w:r w:rsidRPr="00C10DA4">
            <w:rPr>
              <w:color w:val="5B9BD5" w:themeColor="accent1"/>
              <w:sz w:val="18"/>
              <w:szCs w:val="18"/>
            </w:rPr>
            <w:delText>Pre</w:delText>
          </w:r>
          <w:r w:rsidR="004D7701">
            <w:rPr>
              <w:color w:val="5B9BD5" w:themeColor="accent1"/>
              <w:sz w:val="18"/>
              <w:szCs w:val="18"/>
            </w:rPr>
            <w:delText>-</w:delText>
          </w:r>
          <w:r w:rsidRPr="00C10DA4">
            <w:rPr>
              <w:color w:val="5B9BD5" w:themeColor="accent1"/>
              <w:sz w:val="18"/>
              <w:szCs w:val="18"/>
            </w:rPr>
            <w:delText>Qual</w:delText>
          </w:r>
          <w:r w:rsidR="00581B5E">
            <w:rPr>
              <w:color w:val="5B9BD5" w:themeColor="accent1"/>
              <w:sz w:val="18"/>
              <w:szCs w:val="18"/>
            </w:rPr>
            <w:delText xml:space="preserve"> Constr</w:delText>
          </w:r>
          <w:r w:rsidR="00FA3631">
            <w:rPr>
              <w:color w:val="5B9BD5" w:themeColor="accent1"/>
              <w:sz w:val="18"/>
              <w:szCs w:val="18"/>
            </w:rPr>
            <w:delText>Consult</w:delText>
          </w:r>
          <w:r w:rsidR="00ED3EF5">
            <w:rPr>
              <w:color w:val="5B9BD5" w:themeColor="accent1"/>
              <w:sz w:val="18"/>
              <w:szCs w:val="18"/>
            </w:rPr>
            <w:delText xml:space="preserve"> </w:delText>
          </w:r>
          <w:r w:rsidRPr="00C10DA4">
            <w:rPr>
              <w:color w:val="5B9BD5" w:themeColor="accent1"/>
              <w:sz w:val="18"/>
              <w:szCs w:val="18"/>
            </w:rPr>
            <w:delText>NOTICE_v.1_</w:delText>
          </w:r>
          <w:r w:rsidR="00581B5E">
            <w:rPr>
              <w:color w:val="5B9BD5" w:themeColor="accent1"/>
              <w:sz w:val="18"/>
              <w:szCs w:val="18"/>
            </w:rPr>
            <w:delText>11 1 18</w:delText>
          </w:r>
        </w:del>
        <w:customXmlDelRangeStart w:id="80" w:author="winuser" w:date="2026-09-25T21:07:00Z"/>
      </w:sdtContent>
    </w:sdt>
    <w:customXmlDelRangeEnd w:id="8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2A3EF9A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1E4760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928AAD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E40A9C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7844C9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08963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2E6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D30613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27093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C8A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01654">
    <w:abstractNumId w:val="9"/>
  </w:num>
  <w:num w:numId="2" w16cid:durableId="1129663067">
    <w:abstractNumId w:val="7"/>
  </w:num>
  <w:num w:numId="3" w16cid:durableId="1601916691">
    <w:abstractNumId w:val="6"/>
  </w:num>
  <w:num w:numId="4" w16cid:durableId="431511174">
    <w:abstractNumId w:val="5"/>
  </w:num>
  <w:num w:numId="5" w16cid:durableId="1551377119">
    <w:abstractNumId w:val="4"/>
  </w:num>
  <w:num w:numId="6" w16cid:durableId="1885363305">
    <w:abstractNumId w:val="8"/>
  </w:num>
  <w:num w:numId="7" w16cid:durableId="1768038984">
    <w:abstractNumId w:val="3"/>
  </w:num>
  <w:num w:numId="8" w16cid:durableId="599683121">
    <w:abstractNumId w:val="2"/>
  </w:num>
  <w:num w:numId="9" w16cid:durableId="1563054603">
    <w:abstractNumId w:val="1"/>
  </w:num>
  <w:num w:numId="10" w16cid:durableId="14975289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E6"/>
    <w:rsid w:val="00012607"/>
    <w:rsid w:val="000178DD"/>
    <w:rsid w:val="00017AF5"/>
    <w:rsid w:val="000252CD"/>
    <w:rsid w:val="00041CD5"/>
    <w:rsid w:val="00044277"/>
    <w:rsid w:val="0006177E"/>
    <w:rsid w:val="00067DBF"/>
    <w:rsid w:val="000C1CDB"/>
    <w:rsid w:val="000C5BE5"/>
    <w:rsid w:val="000E6591"/>
    <w:rsid w:val="000F143A"/>
    <w:rsid w:val="001044A2"/>
    <w:rsid w:val="00106862"/>
    <w:rsid w:val="00135CCF"/>
    <w:rsid w:val="0018082A"/>
    <w:rsid w:val="00180E8F"/>
    <w:rsid w:val="001A0153"/>
    <w:rsid w:val="001A23FC"/>
    <w:rsid w:val="001C4493"/>
    <w:rsid w:val="001D06D8"/>
    <w:rsid w:val="001E2521"/>
    <w:rsid w:val="001E3CF5"/>
    <w:rsid w:val="00224899"/>
    <w:rsid w:val="00263E42"/>
    <w:rsid w:val="00271824"/>
    <w:rsid w:val="00296840"/>
    <w:rsid w:val="002B1E0E"/>
    <w:rsid w:val="002D0E8B"/>
    <w:rsid w:val="0031029E"/>
    <w:rsid w:val="00351C14"/>
    <w:rsid w:val="003674AA"/>
    <w:rsid w:val="003A7C6B"/>
    <w:rsid w:val="003B08E6"/>
    <w:rsid w:val="003B444E"/>
    <w:rsid w:val="003C4389"/>
    <w:rsid w:val="003C6CAD"/>
    <w:rsid w:val="003D086C"/>
    <w:rsid w:val="003D1D43"/>
    <w:rsid w:val="003D3846"/>
    <w:rsid w:val="00416B14"/>
    <w:rsid w:val="00434F21"/>
    <w:rsid w:val="00460F28"/>
    <w:rsid w:val="00470DDF"/>
    <w:rsid w:val="004830E5"/>
    <w:rsid w:val="004836DB"/>
    <w:rsid w:val="00491DD5"/>
    <w:rsid w:val="004A4634"/>
    <w:rsid w:val="004D210F"/>
    <w:rsid w:val="004D7701"/>
    <w:rsid w:val="004E4512"/>
    <w:rsid w:val="004E685A"/>
    <w:rsid w:val="0053631A"/>
    <w:rsid w:val="005464F5"/>
    <w:rsid w:val="00556332"/>
    <w:rsid w:val="00581994"/>
    <w:rsid w:val="00581B5E"/>
    <w:rsid w:val="00582240"/>
    <w:rsid w:val="005842B8"/>
    <w:rsid w:val="005B40F2"/>
    <w:rsid w:val="005E3B5E"/>
    <w:rsid w:val="005F3F7D"/>
    <w:rsid w:val="005F50B2"/>
    <w:rsid w:val="00614D75"/>
    <w:rsid w:val="00641CAC"/>
    <w:rsid w:val="00654D54"/>
    <w:rsid w:val="00675099"/>
    <w:rsid w:val="0068046D"/>
    <w:rsid w:val="006873A9"/>
    <w:rsid w:val="00692FE4"/>
    <w:rsid w:val="006944BD"/>
    <w:rsid w:val="006B117A"/>
    <w:rsid w:val="006B7244"/>
    <w:rsid w:val="006B7C07"/>
    <w:rsid w:val="006F2FA7"/>
    <w:rsid w:val="006F6014"/>
    <w:rsid w:val="0071018D"/>
    <w:rsid w:val="007153C7"/>
    <w:rsid w:val="007225A8"/>
    <w:rsid w:val="00742B26"/>
    <w:rsid w:val="00744C35"/>
    <w:rsid w:val="00786DA7"/>
    <w:rsid w:val="00791C00"/>
    <w:rsid w:val="007A6C4D"/>
    <w:rsid w:val="007F6A54"/>
    <w:rsid w:val="008122A6"/>
    <w:rsid w:val="00842350"/>
    <w:rsid w:val="0084783A"/>
    <w:rsid w:val="00875E46"/>
    <w:rsid w:val="00875F9F"/>
    <w:rsid w:val="008826AD"/>
    <w:rsid w:val="00884180"/>
    <w:rsid w:val="00895519"/>
    <w:rsid w:val="008B4C79"/>
    <w:rsid w:val="0092607F"/>
    <w:rsid w:val="0092609B"/>
    <w:rsid w:val="00942DEC"/>
    <w:rsid w:val="00966806"/>
    <w:rsid w:val="00982CC7"/>
    <w:rsid w:val="009921F6"/>
    <w:rsid w:val="009B7763"/>
    <w:rsid w:val="009D1DDA"/>
    <w:rsid w:val="00A257D2"/>
    <w:rsid w:val="00A27A03"/>
    <w:rsid w:val="00A73580"/>
    <w:rsid w:val="00A74DBD"/>
    <w:rsid w:val="00AD6BEF"/>
    <w:rsid w:val="00AE0D1E"/>
    <w:rsid w:val="00AF022C"/>
    <w:rsid w:val="00AF6C90"/>
    <w:rsid w:val="00B80724"/>
    <w:rsid w:val="00BA4351"/>
    <w:rsid w:val="00BB4171"/>
    <w:rsid w:val="00BE3EBB"/>
    <w:rsid w:val="00C10DA4"/>
    <w:rsid w:val="00C1201E"/>
    <w:rsid w:val="00C352D1"/>
    <w:rsid w:val="00C372AE"/>
    <w:rsid w:val="00C71868"/>
    <w:rsid w:val="00CA1C85"/>
    <w:rsid w:val="00CB3F7F"/>
    <w:rsid w:val="00CD74F8"/>
    <w:rsid w:val="00CE7A3D"/>
    <w:rsid w:val="00D57ABE"/>
    <w:rsid w:val="00DA3A42"/>
    <w:rsid w:val="00DA5837"/>
    <w:rsid w:val="00DF044A"/>
    <w:rsid w:val="00E02492"/>
    <w:rsid w:val="00E241F0"/>
    <w:rsid w:val="00E350CC"/>
    <w:rsid w:val="00E36E4A"/>
    <w:rsid w:val="00E53EEE"/>
    <w:rsid w:val="00E62573"/>
    <w:rsid w:val="00E6586B"/>
    <w:rsid w:val="00E805DA"/>
    <w:rsid w:val="00E90F10"/>
    <w:rsid w:val="00EA3FA0"/>
    <w:rsid w:val="00EC75EE"/>
    <w:rsid w:val="00ED3EF5"/>
    <w:rsid w:val="00ED7D32"/>
    <w:rsid w:val="00EF02A5"/>
    <w:rsid w:val="00EF74EA"/>
    <w:rsid w:val="00F10705"/>
    <w:rsid w:val="00F24E1B"/>
    <w:rsid w:val="00F30806"/>
    <w:rsid w:val="00F4218F"/>
    <w:rsid w:val="00F45FFE"/>
    <w:rsid w:val="00F57E99"/>
    <w:rsid w:val="00F812AD"/>
    <w:rsid w:val="00F93FE4"/>
    <w:rsid w:val="00FA1220"/>
    <w:rsid w:val="00FA1EC2"/>
    <w:rsid w:val="00FA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67408F6-2C55-490C-881F-95A0FAE9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  <w:pPrChange w:id="0" w:author="winuser" w:date="2026-09-25T21:07:00Z">
        <w:pPr>
          <w:spacing w:after="160" w:line="259" w:lineRule="auto"/>
        </w:pPr>
      </w:pPrChange>
    </w:pPr>
    <w:rPr>
      <w:rFonts w:ascii="Times New Roman" w:eastAsia="Times New Roman" w:hAnsi="Times New Roman" w:cs="Times New Roman"/>
      <w:rPrChange w:id="0" w:author="winuser" w:date="2026-09-25T21:0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link w:val="Heading1Char"/>
    <w:uiPriority w:val="9"/>
    <w:qFormat/>
    <w:pPr>
      <w:ind w:left="1012" w:right="102" w:hanging="1440"/>
      <w:outlineLvl w:val="0"/>
      <w:pPrChange w:id="1" w:author="winuser" w:date="2026-09-25T21:07:00Z">
        <w:pPr>
          <w:keepNext/>
          <w:keepLines/>
          <w:widowControl w:val="0"/>
          <w:autoSpaceDE w:val="0"/>
          <w:autoSpaceDN w:val="0"/>
          <w:spacing w:before="240"/>
          <w:outlineLvl w:val="0"/>
        </w:pPr>
      </w:pPrChange>
    </w:pPr>
    <w:rPr>
      <w:b/>
      <w:bCs/>
      <w:sz w:val="24"/>
      <w:szCs w:val="24"/>
      <w:rPrChange w:id="1" w:author="winuser" w:date="2026-09-25T21:07:00Z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2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2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0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0D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0DA4"/>
  </w:style>
  <w:style w:type="paragraph" w:styleId="Footer">
    <w:name w:val="footer"/>
    <w:basedOn w:val="Normal"/>
    <w:link w:val="FooterChar"/>
    <w:uiPriority w:val="99"/>
    <w:unhideWhenUsed/>
    <w:rsid w:val="00C10D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DA4"/>
  </w:style>
  <w:style w:type="paragraph" w:styleId="BalloonText">
    <w:name w:val="Balloon Text"/>
    <w:basedOn w:val="Normal"/>
    <w:link w:val="BalloonTextChar"/>
    <w:uiPriority w:val="99"/>
    <w:semiHidden/>
    <w:unhideWhenUsed/>
    <w:rsid w:val="001E25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52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E2521"/>
  </w:style>
  <w:style w:type="paragraph" w:styleId="BlockText">
    <w:name w:val="Block Text"/>
    <w:basedOn w:val="Normal"/>
    <w:uiPriority w:val="99"/>
    <w:semiHidden/>
    <w:unhideWhenUsed/>
    <w:rsid w:val="001E2521"/>
    <w:pPr>
      <w:pBdr>
        <w:top w:val="single" w:sz="2" w:space="10" w:color="5B9BD5" w:themeColor="accent1" w:frame="1"/>
        <w:left w:val="single" w:sz="2" w:space="10" w:color="5B9BD5" w:themeColor="accent1" w:frame="1"/>
        <w:bottom w:val="single" w:sz="2" w:space="10" w:color="5B9BD5" w:themeColor="accent1" w:frame="1"/>
        <w:right w:val="single" w:sz="2" w:space="10" w:color="5B9BD5" w:themeColor="accent1" w:frame="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1"/>
    <w:qFormat/>
    <w:pPr>
      <w:pPrChange w:id="2" w:author="winuser" w:date="2026-09-25T21:07:00Z">
        <w:pPr>
          <w:widowControl w:val="0"/>
          <w:autoSpaceDE w:val="0"/>
          <w:autoSpaceDN w:val="0"/>
          <w:spacing w:after="120"/>
        </w:pPr>
      </w:pPrChange>
    </w:pPr>
    <w:rPr>
      <w:sz w:val="24"/>
      <w:szCs w:val="24"/>
      <w:rPrChange w:id="2" w:author="winuser" w:date="2026-09-25T21:07:00Z">
        <w:rPr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1"/>
    <w:rsid w:val="001E2521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E252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E2521"/>
  </w:style>
  <w:style w:type="paragraph" w:styleId="BodyText3">
    <w:name w:val="Body Text 3"/>
    <w:basedOn w:val="Normal"/>
    <w:link w:val="BodyText3Char"/>
    <w:uiPriority w:val="99"/>
    <w:semiHidden/>
    <w:unhideWhenUsed/>
    <w:rsid w:val="001E252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E25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E252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E2521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E252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E252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E2521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E252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E252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E252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E252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E252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2521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E2521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E2521"/>
  </w:style>
  <w:style w:type="paragraph" w:styleId="CommentText">
    <w:name w:val="annotation text"/>
    <w:basedOn w:val="Normal"/>
    <w:link w:val="CommentTextChar"/>
    <w:uiPriority w:val="99"/>
    <w:semiHidden/>
    <w:unhideWhenUsed/>
    <w:rsid w:val="001E252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5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5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52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E2521"/>
  </w:style>
  <w:style w:type="character" w:customStyle="1" w:styleId="DateChar">
    <w:name w:val="Date Char"/>
    <w:basedOn w:val="DefaultParagraphFont"/>
    <w:link w:val="Date"/>
    <w:uiPriority w:val="99"/>
    <w:semiHidden/>
    <w:rsid w:val="001E2521"/>
  </w:style>
  <w:style w:type="paragraph" w:styleId="DocumentMap">
    <w:name w:val="Document Map"/>
    <w:basedOn w:val="Normal"/>
    <w:link w:val="DocumentMapChar"/>
    <w:uiPriority w:val="99"/>
    <w:semiHidden/>
    <w:unhideWhenUsed/>
    <w:rsid w:val="001E2521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E252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E252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E2521"/>
  </w:style>
  <w:style w:type="paragraph" w:styleId="EndnoteText">
    <w:name w:val="endnote text"/>
    <w:basedOn w:val="Normal"/>
    <w:link w:val="EndnoteTextChar"/>
    <w:uiPriority w:val="99"/>
    <w:semiHidden/>
    <w:unhideWhenUsed/>
    <w:rsid w:val="001E252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E252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E252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E2521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E252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521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E252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2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2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2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2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E2521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E25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52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52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E2521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E2521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E2521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E2521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E2521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E2521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E2521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E2521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E2521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E2521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2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21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1E252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E252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E252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E252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E252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E252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E252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E252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E252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E252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E252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E252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E252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E252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E252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E252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E252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E252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E252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E252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1"/>
    <w:qFormat/>
    <w:pPr>
      <w:pPrChange w:id="3" w:author="winuser" w:date="2026-09-25T21:07:00Z">
        <w:pPr>
          <w:widowControl w:val="0"/>
          <w:autoSpaceDE w:val="0"/>
          <w:autoSpaceDN w:val="0"/>
          <w:ind w:left="720"/>
          <w:contextualSpacing/>
        </w:pPr>
      </w:pPrChange>
    </w:pPr>
    <w:rPr>
      <w:rPrChange w:id="3" w:author="winuser" w:date="2026-09-25T21:07:00Z">
        <w:rPr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semiHidden/>
    <w:unhideWhenUsed/>
    <w:rsid w:val="001E25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E252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E25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E252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E25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E2521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E252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E2521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E2521"/>
  </w:style>
  <w:style w:type="paragraph" w:styleId="PlainText">
    <w:name w:val="Plain Text"/>
    <w:basedOn w:val="Normal"/>
    <w:link w:val="PlainTextChar"/>
    <w:uiPriority w:val="99"/>
    <w:semiHidden/>
    <w:unhideWhenUsed/>
    <w:rsid w:val="001E252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E2521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E252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2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E252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E2521"/>
  </w:style>
  <w:style w:type="paragraph" w:styleId="Signature">
    <w:name w:val="Signature"/>
    <w:basedOn w:val="Normal"/>
    <w:link w:val="SignatureChar"/>
    <w:uiPriority w:val="99"/>
    <w:semiHidden/>
    <w:unhideWhenUsed/>
    <w:rsid w:val="001E2521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E2521"/>
  </w:style>
  <w:style w:type="paragraph" w:styleId="Subtitle">
    <w:name w:val="Subtitle"/>
    <w:basedOn w:val="Normal"/>
    <w:next w:val="Normal"/>
    <w:link w:val="SubtitleChar"/>
    <w:uiPriority w:val="11"/>
    <w:qFormat/>
    <w:rsid w:val="001E252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E2521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E2521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E2521"/>
  </w:style>
  <w:style w:type="paragraph" w:styleId="Title">
    <w:name w:val="Title"/>
    <w:basedOn w:val="Normal"/>
    <w:link w:val="TitleChar"/>
    <w:uiPriority w:val="10"/>
    <w:qFormat/>
    <w:pPr>
      <w:ind w:left="1018" w:right="1291"/>
      <w:jc w:val="center"/>
      <w:pPrChange w:id="4" w:author="winuser" w:date="2026-09-25T21:07:00Z">
        <w:pPr>
          <w:widowControl w:val="0"/>
          <w:autoSpaceDE w:val="0"/>
          <w:autoSpaceDN w:val="0"/>
          <w:contextualSpacing/>
        </w:pPr>
      </w:pPrChange>
    </w:pPr>
    <w:rPr>
      <w:sz w:val="28"/>
      <w:szCs w:val="28"/>
      <w:rPrChange w:id="4" w:author="winuser" w:date="2026-09-25T21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1E2521"/>
    <w:rPr>
      <w:rFonts w:ascii="Times New Roman" w:eastAsia="Times New Roman" w:hAnsi="Times New Roman" w:cs="Times New Roman"/>
      <w:sz w:val="28"/>
      <w:szCs w:val="28"/>
    </w:rPr>
  </w:style>
  <w:style w:type="paragraph" w:styleId="TOAHeading">
    <w:name w:val="toa heading"/>
    <w:basedOn w:val="Normal"/>
    <w:next w:val="Normal"/>
    <w:uiPriority w:val="99"/>
    <w:semiHidden/>
    <w:unhideWhenUsed/>
    <w:rsid w:val="001E252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E252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E25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E252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E252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E252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E252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E252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E252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E252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2521"/>
    <w:pPr>
      <w:outlineLvl w:val="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6"/>
      <w:jc w:val="center"/>
      <w:pPrChange w:id="5" w:author="winuser" w:date="2026-09-25T21:07:00Z">
        <w:pPr>
          <w:widowControl w:val="0"/>
          <w:autoSpaceDE w:val="0"/>
          <w:autoSpaceDN w:val="0"/>
          <w:spacing w:line="256" w:lineRule="exact"/>
          <w:ind w:left="106"/>
          <w:jc w:val="center"/>
        </w:pPr>
      </w:pPrChange>
    </w:pPr>
    <w:rPr>
      <w:rPrChange w:id="5" w:author="winuser" w:date="2026-09-25T21:07:00Z">
        <w:rPr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4D210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21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1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16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843A5539A1BC40D4A2955FAA4DF33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3BECD-E664-4570-AEB1-D43AED11C649}"/>
      </w:docPartPr>
      <w:docPartBody>
        <w:p w:rsidR="00E44A01" w:rsidRDefault="00946D06" w:rsidP="00946D06">
          <w:pPr>
            <w:pStyle w:val="843A5539A1BC40D4A2955FAA4DF339CC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D06"/>
    <w:rsid w:val="000D353A"/>
    <w:rsid w:val="006F2FA7"/>
    <w:rsid w:val="00946D06"/>
    <w:rsid w:val="00972E72"/>
    <w:rsid w:val="00E4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3A5539A1BC40D4A2955FAA4DF339CC">
    <w:name w:val="843A5539A1BC40D4A2955FAA4DF339CC"/>
    <w:rsid w:val="00946D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Pre-Qual Large Construction NOTICE_v.1_8 13 18</vt:lpstr>
    </vt:vector>
  </TitlesOfParts>
  <Company>Jefferson County Public Schools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Pre-Qual ConstrConsult NOTICE_v.1_11 1 18</dc:title>
  <dc:subject/>
  <dc:creator>Jeffares Floy H</dc:creator>
  <cp:keywords/>
  <dc:description/>
  <cp:lastModifiedBy>Arthur Souza Rodrigues</cp:lastModifiedBy>
  <cp:revision>1</cp:revision>
  <cp:lastPrinted>2018-11-29T23:27:00Z</cp:lastPrinted>
  <dcterms:created xsi:type="dcterms:W3CDTF">2018-11-29T23:10:00Z</dcterms:created>
  <dcterms:modified xsi:type="dcterms:W3CDTF">2026-09-26T01:07:00Z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2020-07-21T00:00:00Z</vt:filetime>
  </property>
</Properties>
</file>