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CD842" w14:textId="77777777" w:rsidR="00293E72" w:rsidRPr="00BC7992" w:rsidRDefault="00F565E9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0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ins w:id="1" w:author="Comparison" w:date="2026-09-22T12:26:00Z" w16du:dateUtc="2026-09-22T16:26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lastRenderedPageBreak/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26:00Z" w16du:dateUtc="2026-09-22T16:26:00Z">
        <w:r w:rsidR="00293E72"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Перечень услуг, оказываемых школой</w:delText>
        </w:r>
      </w:del>
    </w:p>
    <w:p w14:paraId="15B120F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del w:id="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u w:val="single"/>
            <w:lang w:eastAsia="ar-SA"/>
          </w:rPr>
          <w:delText>за счет бюджетных средств</w:delText>
        </w:r>
      </w:del>
    </w:p>
    <w:p w14:paraId="474B488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   Школа осуществляет свою деятельность в соответствии с предметом и целями деятельности, определёнными </w:delText>
        </w:r>
      </w:del>
    </w:p>
    <w:p w14:paraId="2E2B1D5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законодательством  Российской Федерации, </w:delText>
        </w:r>
        <w:r w:rsid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РСО-Алания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и настоящим Уставом, путём выполнения работ, </w:delText>
        </w:r>
      </w:del>
    </w:p>
    <w:p w14:paraId="4712785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оказания муниципальных  услуг в сфере образования.</w:delText>
        </w:r>
      </w:del>
    </w:p>
    <w:p w14:paraId="2A9E74BF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1.1.Основным предметом деятельности Школы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 xml:space="preserve"> является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осуществление государственной политики в области образования. </w:delText>
        </w:r>
      </w:del>
    </w:p>
    <w:p w14:paraId="1BF19B81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Реализация общеобразовательных программ начального общего, основного общего, среднего (полного) общего </w:delText>
        </w:r>
      </w:del>
    </w:p>
    <w:p w14:paraId="1EE76EB8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1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образования и обеспечение обучения и воспитания обучающихся по принципу общедоступности и бесплатности начального общего, основного общего и среднего (полного) общего образования.</w:delText>
        </w:r>
      </w:del>
    </w:p>
    <w:p w14:paraId="2F8F4DE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delText>
        </w:r>
      </w:del>
    </w:p>
    <w:p w14:paraId="27AD691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общей культуры личности обучающихся на основе усвоения обязательного минимума содержания общеобразовательных программ;</w:delText>
        </w:r>
      </w:del>
    </w:p>
    <w:p w14:paraId="42A4A79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адаптация обучающихся к жизни в обществе;</w:delText>
        </w:r>
      </w:del>
    </w:p>
    <w:p w14:paraId="41BD18D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delText>
        </w:r>
      </w:del>
    </w:p>
    <w:p w14:paraId="0E6F3F5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воспитание гражданственности, трудолюбия, уважения к правам и свободам человека, любви к окружающей природе, Родине, семье;</w:delText>
        </w:r>
      </w:del>
    </w:p>
    <w:p w14:paraId="5CDE6FE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2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- формирование здорового образа жизни и экологической культуры.</w:delText>
        </w:r>
      </w:del>
    </w:p>
    <w:p w14:paraId="5C78F08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2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1.3. Для достижения указанной цели Школа выполняет следующие основные виды деятельности:</w:delText>
        </w:r>
      </w:del>
    </w:p>
    <w:p w14:paraId="26B12B10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delText>
        </w:r>
      </w:del>
    </w:p>
    <w:p w14:paraId="75CDD67B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начальной профессиональной подготовки (при наличии лицензии) в соответствии с правом граждан на получение общедоступного </w:delText>
        </w:r>
      </w:del>
    </w:p>
    <w:p w14:paraId="74AA2C6F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 бесплатного образования в пределах федеральных государственных образовательных стандартов. С учётом потребностей и </w:delText>
        </w:r>
      </w:del>
    </w:p>
    <w:p w14:paraId="3F7792FD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3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возможностей личности общеобразовательные программы в общеобразовательном учреждении осваиваются в очной, заочной </w:delText>
        </w:r>
      </w:del>
    </w:p>
    <w:p w14:paraId="694EC6B4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3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формах, в  форме семейного образования, самообразования, экстерната. Допускается сочетание указанных форм </w:delText>
        </w:r>
      </w:del>
    </w:p>
    <w:p w14:paraId="0E29DC95" w14:textId="77777777"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del w:id="4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delText>
        </w:r>
      </w:del>
    </w:p>
    <w:p w14:paraId="76FFF6E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1.3.2. Содержание образования обеспечивает получение обучающимися соответствующего уровня начального общего, основного </w:delText>
        </w:r>
      </w:del>
    </w:p>
    <w:p w14:paraId="54AFCD4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общего и  среднего (полного) общего образования, а также содействует взаимопониманию и сотрудничеству между людьми </w:delText>
        </w:r>
      </w:del>
    </w:p>
    <w:p w14:paraId="776373C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4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delText>
        </w:r>
      </w:del>
    </w:p>
    <w:p w14:paraId="3D5CDE8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4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5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1.4. Школа вправе сверх установленного муниципального задания, а также в случаях, определённых федеральными законами,</w:delText>
        </w:r>
      </w:del>
    </w:p>
    <w:p w14:paraId="2ED2917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5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5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delText>
        </w:r>
      </w:del>
    </w:p>
    <w:p w14:paraId="5F23CF6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5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5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Порядок определения указанной платы устанавливается Учредителем.</w:delText>
        </w:r>
      </w:del>
    </w:p>
    <w:p w14:paraId="7BD7C92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5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5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 Школа вправе осуществлять следующие иные виды деятельности, направленные на достижение целей, ради которых оно создано:</w:delText>
        </w:r>
      </w:del>
    </w:p>
    <w:p w14:paraId="204DB6BD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5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5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1.5.1. Организация работы по повышению квалификации работников школы.</w:delText>
        </w:r>
      </w:del>
    </w:p>
    <w:p w14:paraId="60684002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5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delText>
        </w:r>
      </w:del>
    </w:p>
    <w:p w14:paraId="1A6C744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6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1.5.3.Проведение психологической диагностики, тестирования .</w:delText>
        </w:r>
      </w:del>
    </w:p>
    <w:p w14:paraId="4DB5A2A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6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1.5.4. Организация семинаров, конференций, конкурсов, олимпиад. концертов, выставок.</w:delText>
        </w:r>
      </w:del>
    </w:p>
    <w:p w14:paraId="4C2ED3B6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6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1.5.5. Реализация углубленных образовательных программ по изучению ряда предметов;</w:delText>
        </w:r>
      </w:del>
    </w:p>
    <w:p w14:paraId="3B7CD98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6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6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1.5.6.Оказание социально-психологической и педагогической помощи обучающимся, имеющим ограниченные возможности здоровья, либо проблемы в обучении.</w:delText>
        </w:r>
      </w:del>
    </w:p>
    <w:p w14:paraId="3FB2569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6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1.5.7.Выявление обучающихся, находящихся в социально-опасном положении, </w:delText>
        </w:r>
      </w:del>
    </w:p>
    <w:p w14:paraId="37B1391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delText>
        </w:r>
      </w:del>
    </w:p>
    <w:p w14:paraId="24E938A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1.5.8.Выявление семей, находящихся в социально-опасном положении и оказание им помощи в обучении и воспитании детей.</w:delText>
        </w:r>
      </w:del>
    </w:p>
    <w:p w14:paraId="222FF33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1.5.9.Обеспечение организации общедоступных спортивных секций, технических и иных кружков, клубов и привлечение к участию в них обучающихся.</w:delText>
        </w:r>
      </w:del>
    </w:p>
    <w:p w14:paraId="2492E29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7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1.5.10.Осуществление мер по реализации программ и методик, направленных на формирование законопослушного поведения обучающихся.</w:delText>
        </w:r>
      </w:del>
    </w:p>
    <w:p w14:paraId="320CAC7A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7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1.5.11.Обеспечение физического и эмоционального благополучия каждого ребенка.</w:delText>
        </w:r>
      </w:del>
    </w:p>
    <w:p w14:paraId="2B419F6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1.5.12.Выявление и развитие способностей детей, обеспечение непрерывности образования.</w:delText>
        </w:r>
      </w:del>
    </w:p>
    <w:p w14:paraId="0F8E3A5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delText>
        </w:r>
      </w:del>
    </w:p>
    <w:p w14:paraId="5E62083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1.5.14. Разработка, апробация и внедрение прогрессивных образовательных и воспитательных программ и технологий.</w:delText>
        </w:r>
      </w:del>
    </w:p>
    <w:p w14:paraId="71E1ADD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8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 Школа может оказывать обучающимся, населению, предприятиям, учреждениям и организациям на договорной основе (в не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обходимых случаях — при наличии соответствующей лицензии) следующие виды приносящей доходы деятельности:</w:delText>
        </w:r>
      </w:del>
    </w:p>
    <w:p w14:paraId="79D73A71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8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1.6.1. По договорам и совместно с предприятиями, учреждениями, организациями  проводить профессиональ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ную подготовку обучающихся.</w:delText>
        </w:r>
      </w:del>
    </w:p>
    <w:p w14:paraId="50E9EE5F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1.6.2. 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рганизовывать изучение специальных дисциплин сверх часов и сверх программы по данной дисципли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  <w:delText>не, предусмотренной учебным планом.</w:delText>
        </w:r>
      </w:del>
    </w:p>
    <w:p w14:paraId="396A8CF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1.6.3.Проводить репетиторство с обучающимися другого образовательного учреждения.</w:delText>
        </w:r>
      </w:del>
    </w:p>
    <w:p w14:paraId="47AE295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 xml:space="preserve">1.6.4. Организовывать курсы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по подготовке к поступлению в средние </w:delText>
        </w:r>
        <w:r w:rsidRPr="00BC7992">
          <w:rPr>
            <w:rFonts w:ascii="Times New Roman" w:eastAsia="Times New Roman" w:hAnsi="Times New Roman" w:cs="Times New Roman"/>
            <w:bCs/>
            <w:color w:val="000000"/>
            <w:sz w:val="28"/>
            <w:szCs w:val="28"/>
            <w:lang w:eastAsia="ru-RU"/>
          </w:rPr>
          <w:delText>и высшие</w:delText>
        </w:r>
        <w:r w:rsidRPr="00BC7992">
          <w:rPr>
            <w:rFonts w:ascii="Times New Roman" w:eastAsia="Times New Roman" w:hAnsi="Times New Roman" w:cs="Times New Roman"/>
            <w:b/>
            <w:bCs/>
            <w:color w:val="000000"/>
            <w:sz w:val="28"/>
            <w:szCs w:val="28"/>
            <w:lang w:eastAsia="ru-RU"/>
          </w:rPr>
          <w:delText xml:space="preserve"> 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профессиональные образовательные учреждения:</w:delText>
        </w:r>
      </w:del>
    </w:p>
    <w:p w14:paraId="7F7480A9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9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иностранных языков;</w:delText>
        </w:r>
      </w:del>
    </w:p>
    <w:p w14:paraId="3378CAFB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9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повышения квалификации;</w:delText>
        </w:r>
      </w:del>
    </w:p>
    <w:p w14:paraId="3C0FD520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переподготовке кадров с освоением новых специальностей, в том числе вождение автомобиля, машинопись, стенография.</w:delText>
        </w:r>
      </w:del>
    </w:p>
    <w:p w14:paraId="4670139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1.6.5. Создавать кружки:</w:delText>
        </w:r>
      </w:del>
    </w:p>
    <w:p w14:paraId="54ABDE45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игре на музыкальных инструментах;</w:delText>
        </w:r>
      </w:del>
    </w:p>
    <w:p w14:paraId="607ADE2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0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фото-, кино-, видео- , радиоделу;</w:delText>
        </w:r>
      </w:del>
    </w:p>
    <w:p w14:paraId="64AA276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0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кройке и шитью, вязанию, домоводству;</w:delText>
        </w:r>
      </w:del>
    </w:p>
    <w:p w14:paraId="6EB6B06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танцам.</w:delText>
        </w:r>
      </w:del>
    </w:p>
    <w:p w14:paraId="719B11CC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1.6.6. Создавать студии, группы, школы, факультативы, работающие по программам дополнительного образо</w:delText>
        </w:r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softHyphen/>
        </w:r>
        <w:r w:rsidRPr="00BC7992">
          <w:rPr>
            <w:rFonts w:ascii="Times New Roman" w:eastAsia="Times New Roman" w:hAnsi="Times New Roman" w:cs="Times New Roman"/>
            <w:color w:val="000000"/>
            <w:spacing w:val="-1"/>
            <w:sz w:val="28"/>
            <w:szCs w:val="28"/>
            <w:lang w:eastAsia="ru-RU"/>
          </w:rPr>
          <w:delText>вания детей:</w:delText>
        </w:r>
      </w:del>
    </w:p>
    <w:p w14:paraId="6506B4F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обучению живописи, графике, скульптуре, народным промыслам;</w:delText>
        </w:r>
      </w:del>
    </w:p>
    <w:p w14:paraId="4D5983A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1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по изучению истории мировой культуры.</w:delText>
        </w:r>
      </w:del>
    </w:p>
    <w:p w14:paraId="7E1C9DA4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1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1.6.7.Организовывать учебные группы для обучения детей с отклонениями в развитии.</w:delText>
        </w:r>
      </w:del>
    </w:p>
    <w:p w14:paraId="2AD8A613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1.6.8. Создавать группы по адаптации детей к условиям школьной жизни (подготовительные к учебе в школе группы для детей, </w:delText>
        </w:r>
      </w:del>
    </w:p>
    <w:p w14:paraId="5467E65E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которые не посещали дошкольные образовательные учреждения).</w:delText>
        </w:r>
      </w:del>
    </w:p>
    <w:p w14:paraId="30FD7838" w14:textId="77777777"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del w:id="12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1.6.9. Создавать спортивные и физкультурные секции, группы по видам спорта и физической подготовки.</w:delText>
        </w:r>
      </w:del>
    </w:p>
    <w:p w14:paraId="06F9CE8B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2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2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Доход от указанной деятельности Школы используется Школой  в соответствии с уставными целями.</w:delText>
        </w:r>
      </w:del>
    </w:p>
    <w:p w14:paraId="387567F0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2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delText>
        </w:r>
      </w:del>
    </w:p>
    <w:p w14:paraId="0B2139EF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3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федеральных государственных требований, а также в случаях, предусмотренных законодательством Российской Федерации в области образования в рамках образовательных стандартов и требований, финансируемой за счет средств соответствующего бюджета </w:delText>
        </w:r>
      </w:del>
    </w:p>
    <w:p w14:paraId="14B82DD7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3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delText>
        </w:r>
      </w:del>
    </w:p>
    <w:p w14:paraId="78C3446E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3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Требования к оказанию образовательных услуг, в том числе к содержанию образовательных программ, </w:delText>
        </w:r>
      </w:del>
    </w:p>
    <w:p w14:paraId="76251A0E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3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3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специальных курсов, определяются  по соглашению сторон и могут быть выше, чем это предусмотрено федеральными </w:delText>
        </w:r>
      </w:del>
    </w:p>
    <w:p w14:paraId="08659316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3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государственными образовательными стандартами и федеральными государственными требованиями. </w:delText>
        </w:r>
      </w:del>
    </w:p>
    <w:p w14:paraId="3BC85A2E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4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Исполнитель обязан обеспечить оказание платных образовательных услуг в полном объеме в соответствии с </w:delText>
        </w:r>
      </w:del>
    </w:p>
    <w:p w14:paraId="1038707A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4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образовательными программами и условиями договора об оказании платных образовательных услуг (далее именуется - </w:delText>
        </w:r>
      </w:del>
    </w:p>
    <w:p w14:paraId="603FC306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4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delText>
        </w:r>
      </w:del>
    </w:p>
    <w:p w14:paraId="09299AB2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4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4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 Порядок оказания платных образовательных услуг регулируется «Положением о платных дополнительных образовательных услугах».</w:delText>
        </w:r>
      </w:del>
    </w:p>
    <w:p w14:paraId="1C204627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49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0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1.7. Право Школы осуществлять деятельность, на которую в соответствии с законодательством Российской Федерации </w:delText>
        </w:r>
      </w:del>
    </w:p>
    <w:p w14:paraId="1D301572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51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2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 xml:space="preserve">требуется специальное разрешение (лицензия), возникает у Школы с момента его получения или в указанный в ней срок и </w:delText>
        </w:r>
      </w:del>
    </w:p>
    <w:p w14:paraId="58B370A2" w14:textId="77777777" w:rsidR="00293E72" w:rsidRPr="00BC7992" w:rsidRDefault="00293E72" w:rsidP="00BC7992">
      <w:pPr>
        <w:spacing w:after="0" w:line="240" w:lineRule="auto"/>
        <w:ind w:left="-540" w:firstLine="540"/>
        <w:jc w:val="both"/>
        <w:rPr>
          <w:del w:id="153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4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прекращается по истечении срока её действия, если иное не установлено законодательством Российской Федерации.</w:delText>
        </w:r>
      </w:del>
    </w:p>
    <w:p w14:paraId="76F4D5DC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155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6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delText>1.8. Школа выполняет муниципальное задание, установленное Учредителем, в соответствии с предусмотренной настоящим Уставом основной деятельностью</w:delText>
        </w:r>
      </w:del>
    </w:p>
    <w:p w14:paraId="29BD3F0D" w14:textId="77777777"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del w:id="157" w:author="Comparison" w:date="2026-09-22T12:26:00Z" w16du:dateUtc="2026-09-22T16:26:00Z"/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del w:id="158" w:author="Comparison" w:date="2026-09-22T12:26:00Z" w16du:dateUtc="2026-09-22T16:26:00Z">
        <w:r w:rsidRPr="00BC7992">
          <w:rPr>
            <w:rFonts w:ascii="Times New Roman" w:eastAsia="Times New Roman" w:hAnsi="Times New Roman" w:cs="Times New Roman"/>
            <w:color w:val="FF33FF"/>
            <w:sz w:val="28"/>
            <w:szCs w:val="28"/>
            <w:lang w:eastAsia="ru-RU"/>
          </w:rPr>
          <w:delText> </w:delText>
        </w:r>
      </w:del>
    </w:p>
    <w:p w14:paraId="5C289F60" w14:textId="77777777" w:rsidR="007B3707" w:rsidRDefault="007B3707">
      <w:pPr>
        <w:rPr>
          <w:rPrChange w:id="159" w:author="Comparison" w:date="2026-09-22T12:26:00Z" w16du:dateUtc="2026-09-22T16:26:00Z">
            <w:rPr>
              <w:rFonts w:ascii="Times New Roman" w:hAnsi="Times New Roman" w:cs="Times New Roman"/>
              <w:sz w:val="28"/>
              <w:szCs w:val="28"/>
            </w:rPr>
          </w:rPrChange>
        </w:rPr>
        <w:pPrChange w:id="160" w:author="Comparison" w:date="2026-09-22T12:26:00Z" w16du:dateUtc="2026-09-22T16:26:00Z">
          <w:pPr>
            <w:jc w:val="both"/>
          </w:pPr>
        </w:pPrChange>
      </w:pPr>
    </w:p>
    <w:sectPr w:rsidR="007B3707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171" w:author="Comparison" w:date="2026-09-22T12:26:00Z" w16du:dateUtc="2026-09-22T16:26:00Z">
        <w:sectPr w:rsidR="007B3707">
          <w:pgSz w:w="11906" w:h="16838"/>
          <w:pgMar w:top="1134" w:right="850" w:bottom="1134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E12F99" w14:textId="77777777" w:rsidR="00F565E9" w:rsidRDefault="00F565E9" w:rsidP="00E514F1">
      <w:pPr>
        <w:spacing w:after="0" w:line="240" w:lineRule="auto"/>
      </w:pPr>
      <w:r>
        <w:separator/>
      </w:r>
    </w:p>
  </w:endnote>
  <w:endnote w:type="continuationSeparator" w:id="0">
    <w:p w14:paraId="2C14C31D" w14:textId="77777777" w:rsidR="00F565E9" w:rsidRDefault="00F565E9" w:rsidP="00E51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2D3458" w14:textId="77777777" w:rsidR="00E514F1" w:rsidRDefault="00E514F1">
    <w:pPr>
      <w:pStyle w:val="Strong"/>
      <w:pPrChange w:id="170" w:author="Comparison" w:date="2026-09-22T12:26:00Z" w16du:dateUtc="2026-09-22T16:2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680433" w14:textId="77777777" w:rsidR="00F565E9" w:rsidRDefault="00F565E9" w:rsidP="00E514F1">
      <w:pPr>
        <w:spacing w:after="0" w:line="240" w:lineRule="auto"/>
      </w:pPr>
      <w:r>
        <w:separator/>
      </w:r>
    </w:p>
  </w:footnote>
  <w:footnote w:type="continuationSeparator" w:id="0">
    <w:p w14:paraId="2DFC0E00" w14:textId="77777777" w:rsidR="00F565E9" w:rsidRDefault="00F565E9" w:rsidP="00E51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95351F" w14:paraId="3D17B449" w14:textId="77777777">
      <w:tblPrEx>
        <w:tblCellMar>
          <w:top w:w="0" w:type="dxa"/>
          <w:bottom w:w="0" w:type="dxa"/>
        </w:tblCellMar>
      </w:tblPrEx>
      <w:trPr>
        <w:ins w:id="161" w:author="Comparison" w:date="2026-09-22T12:26:00Z" w16du:dateUtc="2026-09-22T16:26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58339FBD" w14:textId="77777777" w:rsidR="0095351F" w:rsidRDefault="00F565E9">
          <w:pPr>
            <w:rPr>
              <w:ins w:id="162" w:author="Comparison" w:date="2026-09-22T12:26:00Z" w16du:dateUtc="2026-09-22T16:26:00Z"/>
            </w:rPr>
          </w:pPr>
          <w:ins w:id="163" w:author="Comparison" w:date="2026-09-22T12:26:00Z" w16du:dateUtc="2026-09-22T16:26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F83F50B" w14:textId="40598191" w:rsidR="0095351F" w:rsidRDefault="00F565E9">
          <w:pPr>
            <w:jc w:val="center"/>
            <w:rPr>
              <w:ins w:id="164" w:author="Comparison" w:date="2026-09-22T12:26:00Z" w16du:dateUtc="2026-09-22T16:26:00Z"/>
            </w:rPr>
          </w:pPr>
          <w:ins w:id="165" w:author="Comparison" w:date="2026-09-22T12:26:00Z" w16du:dateUtc="2026-09-22T16:26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E514F1">
            <w:rPr>
              <w:noProof/>
              <w:color w:val="000000"/>
            </w:rPr>
            <w:t>1</w:t>
          </w:r>
          <w:ins w:id="166" w:author="Comparison" w:date="2026-09-22T12:26:00Z" w16du:dateUtc="2026-09-22T16:26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45C899B" w14:textId="77777777" w:rsidR="0095351F" w:rsidRDefault="00F565E9">
          <w:pPr>
            <w:jc w:val="right"/>
            <w:rPr>
              <w:ins w:id="167" w:author="Comparison" w:date="2026-09-22T12:26:00Z" w16du:dateUtc="2026-09-22T16:26:00Z"/>
            </w:rPr>
          </w:pPr>
          <w:ins w:id="168" w:author="Comparison" w:date="2026-09-22T12:26:00Z" w16du:dateUtc="2026-09-22T16:26:00Z">
            <w:r>
              <w:rPr>
                <w:color w:val="000000"/>
              </w:rPr>
              <w:t>07.12.2025</w:t>
            </w:r>
          </w:ins>
        </w:p>
      </w:tc>
    </w:tr>
  </w:tbl>
  <w:p w14:paraId="13B17202" w14:textId="77777777" w:rsidR="00E514F1" w:rsidRDefault="00E514F1">
    <w:pPr>
      <w:pStyle w:val="Header"/>
      <w:rPr>
        <w:del w:id="169" w:author="Comparison" w:date="2026-09-22T12:26:00Z" w16du:dateUtc="2026-09-22T16:26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72"/>
    <w:rsid w:val="00293E72"/>
    <w:rsid w:val="00756C30"/>
    <w:rsid w:val="007B3707"/>
    <w:rsid w:val="00875E83"/>
    <w:rsid w:val="0095351F"/>
    <w:rsid w:val="00BC7992"/>
    <w:rsid w:val="00C77429"/>
    <w:rsid w:val="00DA549E"/>
    <w:rsid w:val="00E514F1"/>
    <w:rsid w:val="00F46227"/>
    <w:rsid w:val="00F5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E72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33FF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293E72"/>
    <w:rPr>
      <w:b/>
      <w:bCs/>
    </w:rPr>
  </w:style>
  <w:style w:type="character" w:styleId="FootnoteReference">
    <w:name w:val="footnote reference"/>
    <w:semiHidden/>
    <w:unhideWhenUsed/>
    <w:rsid w:val="00E514F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51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F1"/>
  </w:style>
  <w:style w:type="paragraph" w:styleId="Footer">
    <w:name w:val="footer"/>
    <w:basedOn w:val="Normal"/>
    <w:link w:val="FooterChar"/>
    <w:uiPriority w:val="99"/>
    <w:unhideWhenUsed/>
    <w:rsid w:val="00E51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2062</Words>
  <Characters>11760</Characters>
  <Application>Microsoft Office Word</Application>
  <DocSecurity>0</DocSecurity>
  <Lines>98</Lines>
  <Paragraphs>27</Paragraphs>
  <ScaleCrop>false</ScaleCrop>
  <Company>Microsoft</Company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dcterms:created xsi:type="dcterms:W3CDTF">2013-10-31T10:08:00Z</dcterms:created>
  <dcterms:modified xsi:type="dcterms:W3CDTF">2026-09-22T16:26:00Z</dcterms:modified>
</cp:coreProperties>
</file>