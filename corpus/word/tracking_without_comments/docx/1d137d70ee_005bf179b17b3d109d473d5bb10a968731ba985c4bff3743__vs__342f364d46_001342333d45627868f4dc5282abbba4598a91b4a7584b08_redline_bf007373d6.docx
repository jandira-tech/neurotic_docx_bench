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35F71B" w14:textId="77777777" w:rsidR="007E7C64" w:rsidRPr="00854C26" w:rsidRDefault="00854C26" w:rsidP="0061350B">
      <w:pPr>
        <w:spacing w:before="360" w:after="240" w:line="240" w:lineRule="auto"/>
        <w:jc w:val="center"/>
        <w:rPr>
          <w:ins w:id="3" w:author="Pribil-Kövesdy Döníz" w:date="2026-09-22T12:31:00Z" w16du:dateUtc="2026-09-22T16:31:00Z"/>
          <w:rFonts w:cstheme="minorHAnsi"/>
          <w:b/>
          <w:smallCaps/>
          <w:sz w:val="32"/>
          <w:szCs w:val="32"/>
        </w:rPr>
      </w:pPr>
      <w:ins w:id="4" w:author="Pribil-Kövesdy Döníz" w:date="2026-09-22T12:31:00Z" w16du:dateUtc="2026-09-22T16:31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5955B0D5" w14:textId="77777777" w:rsidR="00854C26" w:rsidRPr="00854C26" w:rsidRDefault="00854C26" w:rsidP="0061350B">
      <w:pPr>
        <w:spacing w:before="360" w:after="300" w:line="240" w:lineRule="auto"/>
        <w:rPr>
          <w:ins w:id="5" w:author="Pribil-Kövesdy Döníz" w:date="2026-09-22T12:31:00Z" w16du:dateUtc="2026-09-22T16:31:00Z"/>
          <w:sz w:val="28"/>
          <w:szCs w:val="28"/>
        </w:rPr>
      </w:pPr>
      <w:ins w:id="6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7390BAA3" w14:textId="77777777" w:rsidTr="00AD06DF">
        <w:trPr>
          <w:ins w:id="7" w:author="Pribil-Kövesdy Döníz" w:date="2026-09-22T12:31:00Z" w16du:dateUtc="2026-09-22T16:31:00Z"/>
        </w:trPr>
        <w:tc>
          <w:tcPr>
            <w:tcW w:w="2802" w:type="dxa"/>
          </w:tcPr>
          <w:p w14:paraId="476DB60B" w14:textId="77777777" w:rsidR="00854C26" w:rsidRDefault="00854C26" w:rsidP="00391C9E">
            <w:pPr>
              <w:rPr>
                <w:ins w:id="8" w:author="Pribil-Kövesdy Döníz" w:date="2026-09-22T12:31:00Z" w16du:dateUtc="2026-09-22T16:31:00Z"/>
              </w:rPr>
            </w:pPr>
            <w:ins w:id="9" w:author="Pribil-Kövesdy Döníz" w:date="2026-09-22T12:31:00Z" w16du:dateUtc="2026-09-22T16:31:00Z">
              <w:r>
                <w:t>Név</w:t>
              </w:r>
            </w:ins>
          </w:p>
        </w:tc>
        <w:tc>
          <w:tcPr>
            <w:tcW w:w="11340" w:type="dxa"/>
          </w:tcPr>
          <w:p w14:paraId="56ED9598" w14:textId="77777777" w:rsidR="00854C26" w:rsidRDefault="00854C26" w:rsidP="00391C9E">
            <w:pPr>
              <w:rPr>
                <w:ins w:id="10" w:author="Pribil-Kövesdy Döníz" w:date="2026-09-22T12:31:00Z" w16du:dateUtc="2026-09-22T16:31:00Z"/>
              </w:rPr>
            </w:pPr>
          </w:p>
        </w:tc>
      </w:tr>
      <w:tr w:rsidR="00854C26" w14:paraId="0F7999B1" w14:textId="77777777" w:rsidTr="00AD06DF">
        <w:trPr>
          <w:ins w:id="11" w:author="Pribil-Kövesdy Döníz" w:date="2026-09-22T12:31:00Z" w16du:dateUtc="2026-09-22T16:31:00Z"/>
        </w:trPr>
        <w:tc>
          <w:tcPr>
            <w:tcW w:w="2802" w:type="dxa"/>
          </w:tcPr>
          <w:p w14:paraId="1254F7ED" w14:textId="77777777" w:rsidR="00854C26" w:rsidRDefault="00F520F7" w:rsidP="00F520F7">
            <w:pPr>
              <w:rPr>
                <w:ins w:id="12" w:author="Pribil-Kövesdy Döníz" w:date="2026-09-22T12:31:00Z" w16du:dateUtc="2026-09-22T16:31:00Z"/>
              </w:rPr>
            </w:pPr>
            <w:ins w:id="13" w:author="Pribil-Kövesdy Döníz" w:date="2026-09-22T12:31:00Z" w16du:dateUtc="2026-09-22T16:31:00Z">
              <w:r>
                <w:t>B</w:t>
              </w:r>
              <w:r w:rsidR="00854C26">
                <w:t>eosztás</w:t>
              </w:r>
            </w:ins>
          </w:p>
        </w:tc>
        <w:tc>
          <w:tcPr>
            <w:tcW w:w="11340" w:type="dxa"/>
          </w:tcPr>
          <w:p w14:paraId="60B80A8C" w14:textId="77777777" w:rsidR="00854C26" w:rsidRDefault="00854C26" w:rsidP="00391C9E">
            <w:pPr>
              <w:rPr>
                <w:ins w:id="14" w:author="Pribil-Kövesdy Döníz" w:date="2026-09-22T12:31:00Z" w16du:dateUtc="2026-09-22T16:31:00Z"/>
              </w:rPr>
            </w:pPr>
          </w:p>
        </w:tc>
      </w:tr>
    </w:tbl>
    <w:p w14:paraId="4709E64E" w14:textId="77777777" w:rsidR="00854C26" w:rsidRPr="00854C26" w:rsidRDefault="00854C26" w:rsidP="0061350B">
      <w:pPr>
        <w:spacing w:before="360" w:line="240" w:lineRule="auto"/>
        <w:rPr>
          <w:ins w:id="15" w:author="Pribil-Kövesdy Döníz" w:date="2026-09-22T12:31:00Z" w16du:dateUtc="2026-09-22T16:31:00Z"/>
          <w:sz w:val="28"/>
          <w:szCs w:val="28"/>
        </w:rPr>
      </w:pPr>
      <w:ins w:id="16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11340"/>
      </w:tblGrid>
      <w:tr w:rsidR="00854C26" w14:paraId="0847A697" w14:textId="77777777" w:rsidTr="0061350B">
        <w:trPr>
          <w:trHeight w:val="1168"/>
          <w:ins w:id="17" w:author="Pribil-Kövesdy Döníz" w:date="2026-09-22T12:31:00Z" w16du:dateUtc="2026-09-22T16:31:00Z"/>
        </w:trPr>
        <w:tc>
          <w:tcPr>
            <w:tcW w:w="2802" w:type="dxa"/>
          </w:tcPr>
          <w:p w14:paraId="61D5115B" w14:textId="77777777" w:rsidR="00854C26" w:rsidRDefault="00A236F9" w:rsidP="00391C9E">
            <w:pPr>
              <w:rPr>
                <w:ins w:id="18" w:author="Pribil-Kövesdy Döníz" w:date="2026-09-22T12:31:00Z" w16du:dateUtc="2026-09-22T16:31:00Z"/>
              </w:rPr>
            </w:pPr>
            <w:ins w:id="19" w:author="Pribil-Kövesdy Döníz" w:date="2026-09-22T12:31:00Z" w16du:dateUtc="2026-09-22T16:31:00Z">
              <w:r>
                <w:t>Mobilitás típusa</w:t>
              </w:r>
            </w:ins>
          </w:p>
          <w:p w14:paraId="4607B3CA" w14:textId="77777777" w:rsidR="00A236F9" w:rsidRDefault="00A236F9" w:rsidP="00391C9E">
            <w:pPr>
              <w:rPr>
                <w:ins w:id="20" w:author="Pribil-Kövesdy Döníz" w:date="2026-09-22T12:31:00Z" w16du:dateUtc="2026-09-22T16:31:00Z"/>
              </w:rPr>
            </w:pPr>
            <w:ins w:id="21" w:author="Pribil-Kövesdy Döníz" w:date="2026-09-22T12:31:00Z" w16du:dateUtc="2026-09-22T16:3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0891D28" w14:textId="77777777" w:rsidR="00854C26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2" w:author="Pribil-Kövesdy Döníz" w:date="2026-09-22T12:31:00Z" w16du:dateUtc="2026-09-22T16:31:00Z"/>
              </w:rPr>
            </w:pPr>
            <w:ins w:id="23" w:author="Pribil-Kövesdy Döníz" w:date="2026-09-22T12:31:00Z" w16du:dateUtc="2026-09-22T16:31:00Z">
              <w:r>
                <w:t>szakmai továbbképzés</w:t>
              </w:r>
            </w:ins>
          </w:p>
          <w:p w14:paraId="17305A08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4" w:author="Pribil-Kövesdy Döníz" w:date="2026-09-22T12:31:00Z" w16du:dateUtc="2026-09-22T16:31:00Z"/>
              </w:rPr>
            </w:pPr>
            <w:ins w:id="25" w:author="Pribil-Kövesdy Döníz" w:date="2026-09-22T12:31:00Z" w16du:dateUtc="2026-09-22T16:31:00Z">
              <w:r>
                <w:t>nyelvtanfolyam</w:t>
              </w:r>
            </w:ins>
          </w:p>
          <w:p w14:paraId="34FA97DC" w14:textId="77777777" w:rsidR="00A236F9" w:rsidRDefault="00F520F7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6" w:author="Pribil-Kövesdy Döníz" w:date="2026-09-22T12:31:00Z" w16du:dateUtc="2026-09-22T16:31:00Z"/>
              </w:rPr>
            </w:pPr>
            <w:ins w:id="27" w:author="Pribil-Kövesdy Döníz" w:date="2026-09-22T12:31:00Z" w16du:dateUtc="2026-09-22T16:31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0CA09A2F" w14:textId="77777777" w:rsidR="00A236F9" w:rsidRDefault="00A236F9" w:rsidP="00391C9E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ins w:id="28" w:author="Pribil-Kövesdy Döníz" w:date="2026-09-22T12:31:00Z" w16du:dateUtc="2026-09-22T16:31:00Z"/>
              </w:rPr>
            </w:pPr>
            <w:ins w:id="29" w:author="Pribil-Kövesdy Döníz" w:date="2026-09-22T12:31:00Z" w16du:dateUtc="2026-09-22T16:31:00Z">
              <w:r>
                <w:t>oktatási tevékenység</w:t>
              </w:r>
            </w:ins>
          </w:p>
        </w:tc>
      </w:tr>
      <w:tr w:rsidR="00A236F9" w14:paraId="597448CF" w14:textId="77777777" w:rsidTr="00AD06DF">
        <w:trPr>
          <w:ins w:id="30" w:author="Pribil-Kövesdy Döníz" w:date="2026-09-22T12:31:00Z" w16du:dateUtc="2026-09-22T16:31:00Z"/>
        </w:trPr>
        <w:tc>
          <w:tcPr>
            <w:tcW w:w="2802" w:type="dxa"/>
          </w:tcPr>
          <w:p w14:paraId="3FCE9418" w14:textId="77777777" w:rsidR="00A236F9" w:rsidRDefault="00A236F9" w:rsidP="00391C9E">
            <w:pPr>
              <w:rPr>
                <w:ins w:id="31" w:author="Pribil-Kövesdy Döníz" w:date="2026-09-22T12:31:00Z" w16du:dateUtc="2026-09-22T16:31:00Z"/>
              </w:rPr>
            </w:pPr>
            <w:ins w:id="32" w:author="Pribil-Kövesdy Döníz" w:date="2026-09-22T12:31:00Z" w16du:dateUtc="2026-09-22T16:31:00Z">
              <w:r>
                <w:t>Továbbképzés címe</w:t>
              </w:r>
            </w:ins>
          </w:p>
          <w:p w14:paraId="7314411F" w14:textId="77777777" w:rsidR="00A236F9" w:rsidRDefault="00A236F9" w:rsidP="00391C9E">
            <w:pPr>
              <w:rPr>
                <w:ins w:id="33" w:author="Pribil-Kövesdy Döníz" w:date="2026-09-22T12:31:00Z" w16du:dateUtc="2026-09-22T16:31:00Z"/>
              </w:rPr>
            </w:pPr>
            <w:ins w:id="34" w:author="Pribil-Kövesdy Döníz" w:date="2026-09-22T12:31:00Z" w16du:dateUtc="2026-09-22T16:31:00Z">
              <w:r>
                <w:t>(amennyiben releváns)</w:t>
              </w:r>
            </w:ins>
          </w:p>
        </w:tc>
        <w:tc>
          <w:tcPr>
            <w:tcW w:w="11340" w:type="dxa"/>
          </w:tcPr>
          <w:p w14:paraId="6B132B62" w14:textId="77777777" w:rsidR="00A236F9" w:rsidRDefault="00A236F9" w:rsidP="00391C9E">
            <w:pPr>
              <w:rPr>
                <w:ins w:id="35" w:author="Pribil-Kövesdy Döníz" w:date="2026-09-22T12:31:00Z" w16du:dateUtc="2026-09-22T16:31:00Z"/>
              </w:rPr>
            </w:pPr>
          </w:p>
        </w:tc>
      </w:tr>
      <w:tr w:rsidR="00A236F9" w14:paraId="753B0F4A" w14:textId="77777777" w:rsidTr="0061350B">
        <w:trPr>
          <w:trHeight w:val="428"/>
          <w:ins w:id="36" w:author="Pribil-Kövesdy Döníz" w:date="2026-09-22T12:31:00Z" w16du:dateUtc="2026-09-22T16:31:00Z"/>
        </w:trPr>
        <w:tc>
          <w:tcPr>
            <w:tcW w:w="2802" w:type="dxa"/>
          </w:tcPr>
          <w:p w14:paraId="5D1A10ED" w14:textId="77777777" w:rsidR="00A236F9" w:rsidRDefault="00A236F9" w:rsidP="00391C9E">
            <w:pPr>
              <w:rPr>
                <w:ins w:id="37" w:author="Pribil-Kövesdy Döníz" w:date="2026-09-22T12:31:00Z" w16du:dateUtc="2026-09-22T16:31:00Z"/>
              </w:rPr>
            </w:pPr>
            <w:ins w:id="38" w:author="Pribil-Kövesdy Döníz" w:date="2026-09-22T12:31:00Z" w16du:dateUtc="2026-09-22T16:31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4C084B3C" w14:textId="77777777" w:rsidR="005E7FFD" w:rsidRDefault="005E7FFD" w:rsidP="00391C9E">
            <w:pPr>
              <w:rPr>
                <w:ins w:id="39" w:author="Pribil-Kövesdy Döníz" w:date="2026-09-22T12:31:00Z" w16du:dateUtc="2026-09-22T16:31:00Z"/>
              </w:rPr>
            </w:pPr>
          </w:p>
        </w:tc>
      </w:tr>
      <w:tr w:rsidR="005E7FFD" w14:paraId="469A6AF7" w14:textId="77777777" w:rsidTr="0061350B">
        <w:trPr>
          <w:trHeight w:val="703"/>
          <w:ins w:id="40" w:author="Pribil-Kövesdy Döníz" w:date="2026-09-22T12:31:00Z" w16du:dateUtc="2026-09-22T16:31:00Z"/>
        </w:trPr>
        <w:tc>
          <w:tcPr>
            <w:tcW w:w="2802" w:type="dxa"/>
          </w:tcPr>
          <w:p w14:paraId="75C6898F" w14:textId="77777777" w:rsidR="005E7FFD" w:rsidRDefault="005E7FFD" w:rsidP="00391C9E">
            <w:pPr>
              <w:rPr>
                <w:ins w:id="41" w:author="Pribil-Kövesdy Döníz" w:date="2026-09-22T12:31:00Z" w16du:dateUtc="2026-09-22T16:31:00Z"/>
              </w:rPr>
            </w:pPr>
            <w:ins w:id="42" w:author="Pribil-Kövesdy Döníz" w:date="2026-09-22T12:31:00Z" w16du:dateUtc="2026-09-22T16:31:00Z">
              <w:r>
                <w:t>Fogadó intézmény típusa</w:t>
              </w:r>
            </w:ins>
          </w:p>
          <w:p w14:paraId="5C982091" w14:textId="77777777" w:rsidR="005E7FFD" w:rsidRDefault="005E7FFD" w:rsidP="00391C9E">
            <w:pPr>
              <w:rPr>
                <w:ins w:id="43" w:author="Pribil-Kövesdy Döníz" w:date="2026-09-22T12:31:00Z" w16du:dateUtc="2026-09-22T16:31:00Z"/>
              </w:rPr>
            </w:pPr>
            <w:ins w:id="44" w:author="Pribil-Kövesdy Döníz" w:date="2026-09-22T12:31:00Z" w16du:dateUtc="2026-09-22T16:31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532650FD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5" w:author="Pribil-Kövesdy Döníz" w:date="2026-09-22T12:31:00Z" w16du:dateUtc="2026-09-22T16:31:00Z"/>
              </w:rPr>
            </w:pPr>
            <w:ins w:id="46" w:author="Pribil-Kövesdy Döníz" w:date="2026-09-22T12:31:00Z" w16du:dateUtc="2026-09-22T16:31:00Z">
              <w:r>
                <w:t>oktatási intézmény</w:t>
              </w:r>
            </w:ins>
          </w:p>
          <w:p w14:paraId="7FFDCC7A" w14:textId="77777777" w:rsidR="005E7FFD" w:rsidRDefault="005E7FFD" w:rsidP="00391C9E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ns w:id="47" w:author="Pribil-Kövesdy Döníz" w:date="2026-09-22T12:31:00Z" w16du:dateUtc="2026-09-22T16:31:00Z"/>
              </w:rPr>
            </w:pPr>
            <w:ins w:id="48" w:author="Pribil-Kövesdy Döníz" w:date="2026-09-22T12:31:00Z" w16du:dateUtc="2026-09-22T16:31:00Z">
              <w:r>
                <w:t>továbbképző intézmény</w:t>
              </w:r>
            </w:ins>
          </w:p>
        </w:tc>
      </w:tr>
      <w:tr w:rsidR="00A236F9" w14:paraId="02153D8D" w14:textId="77777777" w:rsidTr="00AD06DF">
        <w:trPr>
          <w:ins w:id="49" w:author="Pribil-Kövesdy Döníz" w:date="2026-09-22T12:31:00Z" w16du:dateUtc="2026-09-22T16:31:00Z"/>
        </w:trPr>
        <w:tc>
          <w:tcPr>
            <w:tcW w:w="2802" w:type="dxa"/>
          </w:tcPr>
          <w:p w14:paraId="2D066F4E" w14:textId="77777777" w:rsidR="00A236F9" w:rsidRDefault="00A236F9" w:rsidP="00391C9E">
            <w:pPr>
              <w:rPr>
                <w:ins w:id="50" w:author="Pribil-Kövesdy Döníz" w:date="2026-09-22T12:31:00Z" w16du:dateUtc="2026-09-22T16:31:00Z"/>
              </w:rPr>
            </w:pPr>
            <w:ins w:id="51" w:author="Pribil-Kövesdy Döníz" w:date="2026-09-22T12:31:00Z" w16du:dateUtc="2026-09-22T16:31:00Z">
              <w:r>
                <w:t>Fogadó ország</w:t>
              </w:r>
            </w:ins>
          </w:p>
        </w:tc>
        <w:tc>
          <w:tcPr>
            <w:tcW w:w="11340" w:type="dxa"/>
          </w:tcPr>
          <w:p w14:paraId="6AE8DA8D" w14:textId="77777777" w:rsidR="00A236F9" w:rsidRDefault="00A236F9" w:rsidP="00391C9E">
            <w:pPr>
              <w:rPr>
                <w:ins w:id="52" w:author="Pribil-Kövesdy Döníz" w:date="2026-09-22T12:31:00Z" w16du:dateUtc="2026-09-22T16:31:00Z"/>
              </w:rPr>
            </w:pPr>
          </w:p>
        </w:tc>
      </w:tr>
      <w:tr w:rsidR="00A236F9" w14:paraId="13D70A6A" w14:textId="77777777" w:rsidTr="00AD06DF">
        <w:trPr>
          <w:ins w:id="53" w:author="Pribil-Kövesdy Döníz" w:date="2026-09-22T12:31:00Z" w16du:dateUtc="2026-09-22T16:31:00Z"/>
        </w:trPr>
        <w:tc>
          <w:tcPr>
            <w:tcW w:w="2802" w:type="dxa"/>
          </w:tcPr>
          <w:p w14:paraId="03E6F41D" w14:textId="77777777" w:rsidR="00A236F9" w:rsidRDefault="00A236F9" w:rsidP="00391C9E">
            <w:pPr>
              <w:rPr>
                <w:ins w:id="54" w:author="Pribil-Kövesdy Döníz" w:date="2026-09-22T12:31:00Z" w16du:dateUtc="2026-09-22T16:31:00Z"/>
              </w:rPr>
            </w:pPr>
            <w:ins w:id="55" w:author="Pribil-Kövesdy Döníz" w:date="2026-09-22T12:31:00Z" w16du:dateUtc="2026-09-22T16:31:00Z">
              <w:r>
                <w:t>Munkanyelv</w:t>
              </w:r>
            </w:ins>
          </w:p>
        </w:tc>
        <w:tc>
          <w:tcPr>
            <w:tcW w:w="11340" w:type="dxa"/>
          </w:tcPr>
          <w:p w14:paraId="4E2F9E41" w14:textId="77777777" w:rsidR="00A236F9" w:rsidRDefault="00A236F9" w:rsidP="00391C9E">
            <w:pPr>
              <w:rPr>
                <w:ins w:id="56" w:author="Pribil-Kövesdy Döníz" w:date="2026-09-22T12:31:00Z" w16du:dateUtc="2026-09-22T16:31:00Z"/>
              </w:rPr>
            </w:pPr>
          </w:p>
        </w:tc>
      </w:tr>
      <w:tr w:rsidR="00A236F9" w14:paraId="2CFC14D1" w14:textId="77777777" w:rsidTr="00AD06DF">
        <w:trPr>
          <w:ins w:id="57" w:author="Pribil-Kövesdy Döníz" w:date="2026-09-22T12:31:00Z" w16du:dateUtc="2026-09-22T16:31:00Z"/>
        </w:trPr>
        <w:tc>
          <w:tcPr>
            <w:tcW w:w="2802" w:type="dxa"/>
          </w:tcPr>
          <w:p w14:paraId="3BB7386F" w14:textId="77777777" w:rsidR="00A236F9" w:rsidRDefault="00A236F9" w:rsidP="00391C9E">
            <w:pPr>
              <w:rPr>
                <w:ins w:id="58" w:author="Pribil-Kövesdy Döníz" w:date="2026-09-22T12:31:00Z" w16du:dateUtc="2026-09-22T16:31:00Z"/>
              </w:rPr>
            </w:pPr>
            <w:ins w:id="59" w:author="Pribil-Kövesdy Döníz" w:date="2026-09-22T12:31:00Z" w16du:dateUtc="2026-09-22T16:31:00Z">
              <w:r>
                <w:t>Mobilitás időtartama</w:t>
              </w:r>
            </w:ins>
          </w:p>
          <w:p w14:paraId="7EFCCF70" w14:textId="77777777" w:rsidR="00A236F9" w:rsidRDefault="00A236F9" w:rsidP="00AD06DF">
            <w:pPr>
              <w:rPr>
                <w:ins w:id="60" w:author="Pribil-Kövesdy Döníz" w:date="2026-09-22T12:31:00Z" w16du:dateUtc="2026-09-22T16:31:00Z"/>
              </w:rPr>
            </w:pPr>
            <w:ins w:id="61" w:author="Pribil-Kövesdy Döníz" w:date="2026-09-22T12:31:00Z" w16du:dateUtc="2026-09-22T16:31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3AF0914" w14:textId="77777777" w:rsidR="00A236F9" w:rsidRDefault="00A236F9" w:rsidP="0061350B">
            <w:pPr>
              <w:ind w:firstLine="882"/>
              <w:rPr>
                <w:ins w:id="62" w:author="Pribil-Kövesdy Döníz" w:date="2026-09-22T12:31:00Z" w16du:dateUtc="2026-09-22T16:31:00Z"/>
              </w:rPr>
            </w:pPr>
            <w:ins w:id="63" w:author="Pribil-Kövesdy Döníz" w:date="2026-09-22T12:31:00Z" w16du:dateUtc="2026-09-22T16:31:00Z">
              <w:r>
                <w:t>nap</w:t>
              </w:r>
            </w:ins>
          </w:p>
        </w:tc>
      </w:tr>
    </w:tbl>
    <w:p w14:paraId="5DB75384" w14:textId="77777777" w:rsidR="0061350B" w:rsidRDefault="0061350B">
      <w:pPr>
        <w:rPr>
          <w:ins w:id="64" w:author="Pribil-Kövesdy Döníz" w:date="2026-09-22T12:31:00Z" w16du:dateUtc="2026-09-22T16:31:00Z"/>
          <w:sz w:val="28"/>
          <w:szCs w:val="28"/>
          <w:highlight w:val="lightGray"/>
        </w:rPr>
      </w:pPr>
      <w:ins w:id="65" w:author="Pribil-Kövesdy Döníz" w:date="2026-09-22T12:31:00Z" w16du:dateUtc="2026-09-22T16:31:00Z">
        <w:r>
          <w:rPr>
            <w:sz w:val="28"/>
            <w:szCs w:val="28"/>
            <w:highlight w:val="lightGray"/>
          </w:rPr>
          <w:br w:type="page"/>
        </w:r>
      </w:ins>
    </w:p>
    <w:p w14:paraId="5D0BD4A1" w14:textId="77777777" w:rsidR="007A6560" w:rsidRPr="007C10F6" w:rsidRDefault="007C10F6" w:rsidP="007C10F6">
      <w:pPr>
        <w:spacing w:line="240" w:lineRule="auto"/>
        <w:rPr>
          <w:ins w:id="66" w:author="Pribil-Kövesdy Döníz" w:date="2026-09-22T12:31:00Z" w16du:dateUtc="2026-09-22T16:31:00Z"/>
          <w:sz w:val="28"/>
          <w:szCs w:val="28"/>
        </w:rPr>
      </w:pPr>
      <w:ins w:id="67" w:author="Pribil-Kövesdy Döníz" w:date="2026-09-22T12:31:00Z" w16du:dateUtc="2026-09-22T16:31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5B0B04E8" w14:textId="77777777" w:rsidTr="007A6560">
        <w:trPr>
          <w:ins w:id="68" w:author="Pribil-Kövesdy Döníz" w:date="2026-09-22T12:31:00Z" w16du:dateUtc="2026-09-22T16:31:00Z"/>
        </w:trPr>
        <w:tc>
          <w:tcPr>
            <w:tcW w:w="4714" w:type="dxa"/>
          </w:tcPr>
          <w:p w14:paraId="29E910FC" w14:textId="77777777" w:rsidR="007A6560" w:rsidRPr="004B3A33" w:rsidRDefault="007A6560" w:rsidP="007A6560">
            <w:pPr>
              <w:rPr>
                <w:ins w:id="69" w:author="Pribil-Kövesdy Döníz" w:date="2026-09-22T12:31:00Z" w16du:dateUtc="2026-09-22T16:31:00Z"/>
                <w:b/>
                <w:bCs/>
              </w:rPr>
            </w:pPr>
            <w:ins w:id="70" w:author="Pribil-Kövesdy Döníz" w:date="2026-09-22T12:31:00Z" w16du:dateUtc="2026-09-22T16:31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6D3D6DFC" w14:textId="77777777" w:rsidR="007A6560" w:rsidRPr="00AD06DF" w:rsidRDefault="007A6560" w:rsidP="007A6560">
            <w:pPr>
              <w:rPr>
                <w:ins w:id="71" w:author="Pribil-Kövesdy Döníz" w:date="2026-09-22T12:31:00Z" w16du:dateUtc="2026-09-22T16:31:00Z"/>
              </w:rPr>
            </w:pPr>
            <w:ins w:id="72" w:author="Pribil-Kövesdy Döníz" w:date="2026-09-22T12:31:00Z" w16du:dateUtc="2026-09-22T16:31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68B13F9A" w14:textId="77777777" w:rsidR="007A6560" w:rsidRPr="004B3A33" w:rsidRDefault="007A6560" w:rsidP="007A6560">
            <w:pPr>
              <w:rPr>
                <w:ins w:id="73" w:author="Pribil-Kövesdy Döníz" w:date="2026-09-22T12:31:00Z" w16du:dateUtc="2026-09-22T16:31:00Z"/>
                <w:b/>
                <w:bCs/>
              </w:rPr>
            </w:pPr>
            <w:ins w:id="74" w:author="Pribil-Kövesdy Döníz" w:date="2026-09-22T12:31:00Z" w16du:dateUtc="2026-09-22T16:31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2E1D5BA" w14:textId="77777777" w:rsidR="007A6560" w:rsidRPr="00AD06DF" w:rsidRDefault="007A6560" w:rsidP="004B3A33">
            <w:pPr>
              <w:rPr>
                <w:ins w:id="75" w:author="Pribil-Kövesdy Döníz" w:date="2026-09-22T12:31:00Z" w16du:dateUtc="2026-09-22T16:31:00Z"/>
              </w:rPr>
            </w:pPr>
            <w:ins w:id="76" w:author="Pribil-Kövesdy Döníz" w:date="2026-09-22T12:31:00Z" w16du:dateUtc="2026-09-22T16:31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5CD13828" w14:textId="77777777" w:rsidR="004B3A33" w:rsidRDefault="007A6560" w:rsidP="007A6560">
            <w:pPr>
              <w:rPr>
                <w:ins w:id="77" w:author="Pribil-Kövesdy Döníz" w:date="2026-09-22T12:31:00Z" w16du:dateUtc="2026-09-22T16:31:00Z"/>
              </w:rPr>
            </w:pPr>
            <w:ins w:id="78" w:author="Pribil-Kövesdy Döníz" w:date="2026-09-22T12:31:00Z" w16du:dateUtc="2026-09-22T16:31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61642C79" w14:textId="77777777" w:rsidR="007A6560" w:rsidRPr="00AD06DF" w:rsidRDefault="004B3A33" w:rsidP="007A6560">
            <w:pPr>
              <w:rPr>
                <w:ins w:id="79" w:author="Pribil-Kövesdy Döníz" w:date="2026-09-22T12:31:00Z" w16du:dateUtc="2026-09-22T16:31:00Z"/>
              </w:rPr>
            </w:pPr>
            <w:ins w:id="80" w:author="Pribil-Kövesdy Döníz" w:date="2026-09-22T12:31:00Z" w16du:dateUtc="2026-09-22T16:31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656EE9D1" w14:textId="77777777" w:rsidTr="007C10F6">
        <w:trPr>
          <w:trHeight w:val="2994"/>
          <w:ins w:id="81" w:author="Pribil-Kövesdy Döníz" w:date="2026-09-22T12:31:00Z" w16du:dateUtc="2026-09-22T16:31:00Z"/>
        </w:trPr>
        <w:tc>
          <w:tcPr>
            <w:tcW w:w="4714" w:type="dxa"/>
          </w:tcPr>
          <w:p w14:paraId="50C82826" w14:textId="77777777" w:rsidR="007A6560" w:rsidRDefault="007A6560" w:rsidP="00391C9E">
            <w:pPr>
              <w:rPr>
                <w:ins w:id="82" w:author="Pribil-Kövesdy Döníz" w:date="2026-09-22T12:31:00Z" w16du:dateUtc="2026-09-22T16:31:00Z"/>
              </w:rPr>
            </w:pPr>
          </w:p>
        </w:tc>
        <w:tc>
          <w:tcPr>
            <w:tcW w:w="4715" w:type="dxa"/>
          </w:tcPr>
          <w:p w14:paraId="29B91AEA" w14:textId="77777777" w:rsidR="007A6560" w:rsidRDefault="007A6560" w:rsidP="00391C9E">
            <w:pPr>
              <w:rPr>
                <w:ins w:id="83" w:author="Pribil-Kövesdy Döníz" w:date="2026-09-22T12:31:00Z" w16du:dateUtc="2026-09-22T16:31:00Z"/>
              </w:rPr>
            </w:pPr>
          </w:p>
        </w:tc>
        <w:tc>
          <w:tcPr>
            <w:tcW w:w="4715" w:type="dxa"/>
          </w:tcPr>
          <w:p w14:paraId="3D4A4612" w14:textId="77777777" w:rsidR="007A6560" w:rsidRDefault="007A6560" w:rsidP="00391C9E">
            <w:pPr>
              <w:rPr>
                <w:ins w:id="84" w:author="Pribil-Kövesdy Döníz" w:date="2026-09-22T12:31:00Z" w16du:dateUtc="2026-09-22T16:31:00Z"/>
              </w:rPr>
            </w:pPr>
          </w:p>
        </w:tc>
      </w:tr>
    </w:tbl>
    <w:p w14:paraId="6B0CE97D" w14:textId="77777777" w:rsidR="00686BE4" w:rsidRPr="00AD06DF" w:rsidRDefault="004B3A33" w:rsidP="00391C9E">
      <w:pPr>
        <w:spacing w:line="240" w:lineRule="auto"/>
        <w:rPr>
          <w:ins w:id="85" w:author="Pribil-Kövesdy Döníz" w:date="2026-09-22T12:31:00Z" w16du:dateUtc="2026-09-22T16:31:00Z"/>
        </w:rPr>
      </w:pPr>
      <w:ins w:id="86" w:author="Pribil-Kövesdy Döníz" w:date="2026-09-22T12:31:00Z" w16du:dateUtc="2026-09-22T16:31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69665632" w14:textId="77777777" w:rsidR="005E7FFD" w:rsidRDefault="005E7FFD" w:rsidP="00391C9E">
      <w:pPr>
        <w:spacing w:line="240" w:lineRule="auto"/>
        <w:rPr>
          <w:ins w:id="87" w:author="Pribil-Kövesdy Döníz" w:date="2026-09-22T12:31:00Z" w16du:dateUtc="2026-09-22T16:31:00Z"/>
        </w:rPr>
      </w:pPr>
      <w:ins w:id="88" w:author="Pribil-Kövesdy Döníz" w:date="2026-09-22T12:31:00Z" w16du:dateUtc="2026-09-22T16:31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7271D257" w14:textId="77777777" w:rsidTr="0061350B">
        <w:trPr>
          <w:trHeight w:val="2835"/>
          <w:ins w:id="89" w:author="Pribil-Kövesdy Döníz" w:date="2026-09-22T12:31:00Z" w16du:dateUtc="2026-09-22T16:31:00Z"/>
        </w:trPr>
        <w:tc>
          <w:tcPr>
            <w:tcW w:w="14142" w:type="dxa"/>
          </w:tcPr>
          <w:p w14:paraId="1605AAB0" w14:textId="77777777" w:rsidR="005E7FFD" w:rsidRDefault="005E7FFD" w:rsidP="0061350B">
            <w:pPr>
              <w:rPr>
                <w:ins w:id="90" w:author="Pribil-Kövesdy Döníz" w:date="2026-09-22T12:31:00Z" w16du:dateUtc="2026-09-22T16:31:00Z"/>
              </w:rPr>
            </w:pPr>
          </w:p>
        </w:tc>
      </w:tr>
    </w:tbl>
    <w:p w14:paraId="139F3A7C" w14:textId="77777777" w:rsidR="00391C9E" w:rsidRDefault="00646D28" w:rsidP="00391C9E">
      <w:pPr>
        <w:spacing w:before="120" w:after="0" w:line="240" w:lineRule="auto"/>
        <w:rPr>
          <w:ins w:id="91" w:author="Pribil-Kövesdy Döníz" w:date="2026-09-22T12:31:00Z" w16du:dateUtc="2026-09-22T16:31:00Z"/>
          <w:sz w:val="28"/>
          <w:szCs w:val="28"/>
          <w:highlight w:val="lightGray"/>
        </w:rPr>
      </w:pPr>
      <w:ins w:id="92" w:author="Pribil-Kövesdy Döníz" w:date="2026-09-22T12:31:00Z" w16du:dateUtc="2026-09-22T16:31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E9369A8" w14:textId="77777777" w:rsidR="00391C9E" w:rsidRDefault="00391C9E" w:rsidP="00391C9E">
      <w:pPr>
        <w:spacing w:before="120" w:after="0" w:line="240" w:lineRule="auto"/>
        <w:rPr>
          <w:ins w:id="93" w:author="Pribil-Kövesdy Döníz" w:date="2026-09-22T12:31:00Z" w16du:dateUtc="2026-09-22T16:31:00Z"/>
        </w:rPr>
      </w:pPr>
      <w:ins w:id="94" w:author="Pribil-Kövesdy Döníz" w:date="2026-09-22T12:31:00Z" w16du:dateUtc="2026-09-22T16:31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0CE51C01" w14:textId="77777777" w:rsidTr="003C2C83">
        <w:trPr>
          <w:trHeight w:val="1701"/>
          <w:ins w:id="95" w:author="Pribil-Kövesdy Döníz" w:date="2026-09-22T12:31:00Z" w16du:dateUtc="2026-09-22T16:31:00Z"/>
        </w:trPr>
        <w:tc>
          <w:tcPr>
            <w:tcW w:w="14142" w:type="dxa"/>
          </w:tcPr>
          <w:p w14:paraId="58493E3A" w14:textId="77777777" w:rsidR="00391C9E" w:rsidRDefault="00391C9E" w:rsidP="0061350B">
            <w:pPr>
              <w:spacing w:before="120"/>
              <w:rPr>
                <w:ins w:id="96" w:author="Pribil-Kövesdy Döníz" w:date="2026-09-22T12:31:00Z" w16du:dateUtc="2026-09-22T16:31:00Z"/>
              </w:rPr>
            </w:pPr>
          </w:p>
        </w:tc>
      </w:tr>
    </w:tbl>
    <w:p w14:paraId="4C6FF92D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97" w:author="Pribil-Kövesdy Döníz" w:date="2026-09-22T12:31:00Z" w16du:dateUtc="2026-09-22T16:31:00Z"/>
          <w:sz w:val="28"/>
          <w:szCs w:val="28"/>
        </w:rPr>
      </w:pPr>
      <w:ins w:id="98" w:author="Pribil-Kövesdy Döníz" w:date="2026-09-22T12:31:00Z" w16du:dateUtc="2026-09-22T16:31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3D3830E9" w14:textId="77777777" w:rsidR="00DA6B13" w:rsidRDefault="003C2C83">
      <w:pPr>
        <w:rPr>
          <w:del w:id="99" w:author="Pribil-Kövesdy Döníz" w:date="2026-09-22T12:31:00Z" w16du:dateUtc="2026-09-22T16:31:00Z"/>
        </w:rPr>
      </w:pPr>
      <w:ins w:id="100" w:author="Pribil-Kövesdy Döníz" w:date="2026-09-22T12:31:00Z" w16du:dateUtc="2026-09-22T16:31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  <w:bookmarkStart w:id="101" w:name="_Toc0"/>
      <w:del w:id="102" w:author="Pribil-Kövesdy Döníz" w:date="2026-09-22T12:31:00Z" w16du:dateUtc="2026-09-22T16:31:00Z">
        <w:r w:rsidR="007E7C64">
          <w:delText>samedi 31 mars 2018 Samedi Saint</w:delText>
        </w:r>
        <w:bookmarkEnd w:id="101"/>
      </w:del>
    </w:p>
    <w:p w14:paraId="2FB933BC" w14:textId="77777777" w:rsidR="00DA6B13" w:rsidRDefault="007E7C64">
      <w:pPr>
        <w:rPr>
          <w:del w:id="103" w:author="Pribil-Kövesdy Döníz" w:date="2026-09-22T12:31:00Z" w16du:dateUtc="2026-09-22T16:31:00Z"/>
        </w:rPr>
      </w:pPr>
      <w:bookmarkStart w:id="104" w:name="_Toc1"/>
      <w:del w:id="105" w:author="Pribil-Kövesdy Döníz" w:date="2026-09-22T12:31:00Z" w16du:dateUtc="2026-09-22T16:31:00Z">
        <w:r>
          <w:delText>Le Samedi saint, l'Église demeure auprès du tombeau dans le silence</w:delText>
        </w:r>
        <w:bookmarkEnd w:id="104"/>
      </w:del>
    </w:p>
    <w:p w14:paraId="6F028C02" w14:textId="77777777" w:rsidR="00DA6B13" w:rsidRPr="003C2C83" w:rsidRDefault="007E7C64" w:rsidP="003C2C83">
      <w:pPr>
        <w:tabs>
          <w:tab w:val="left" w:pos="11340"/>
        </w:tabs>
        <w:spacing w:after="0" w:line="240" w:lineRule="auto"/>
        <w:rPr>
          <w:sz w:val="28"/>
          <w:rPrChange w:id="106" w:author="Pribil-Kövesdy Döníz" w:date="2026-09-22T12:31:00Z" w16du:dateUtc="2026-09-22T16:31:00Z">
            <w:rPr/>
          </w:rPrChange>
        </w:rPr>
        <w:pPrChange w:id="107" w:author="Pribil-Kövesdy Döníz" w:date="2026-09-22T12:31:00Z" w16du:dateUtc="2026-09-22T16:31:00Z">
          <w:pPr/>
        </w:pPrChange>
      </w:pPr>
      <w:bookmarkStart w:id="108" w:name="_Toc2"/>
      <w:del w:id="109" w:author="Pribil-Kövesdy Döníz" w:date="2026-09-22T12:31:00Z" w16du:dateUtc="2026-09-22T16:31:00Z">
        <w:r>
          <w:delText>Pour la veillée pascale, voir au Dimanche de Pâques</w:delText>
        </w:r>
      </w:del>
      <w:bookmarkEnd w:id="108"/>
    </w:p>
    <w:sectPr w:rsidR="00DA6B13" w:rsidRPr="003C2C83" w:rsidSect="00AD06DF">
      <w:headerReference w:type="default" r:id="rId7"/>
      <w:footerReference w:type="default" r:id="rId8"/>
      <w:pgSz w:w="16838" w:h="11906" w:orient="landscape"/>
      <w:pgMar w:top="1417" w:right="1417" w:bottom="1417" w:left="1417" w:header="708" w:footer="708" w:gutter="0"/>
      <w:cols w:space="708"/>
      <w:docGrid w:linePitch="360"/>
      <w:sectPrChange w:id="113" w:author="Pribil-Kövesdy Döníz" w:date="2026-09-22T12:31:00Z" w16du:dateUtc="2026-09-22T16:31:00Z">
        <w:sectPr w:rsidR="00DA6B13" w:rsidRPr="003C2C83" w:rsidSect="00AD06DF">
          <w:pgSz w:w="11905" w:h="16837" w:orient="portrait"/>
          <w:pgMar w:top="1440" w:right="1440" w:bottom="1440" w:left="1440" w:header="720" w:footer="720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22F34EC" w14:textId="77777777" w:rsidR="007E7C64" w:rsidRDefault="007E7C64" w:rsidP="005428FA">
      <w:pPr>
        <w:spacing w:after="0" w:line="240" w:lineRule="auto"/>
      </w:pPr>
      <w:r>
        <w:separator/>
      </w:r>
    </w:p>
  </w:endnote>
  <w:endnote w:type="continuationSeparator" w:id="0">
    <w:p w14:paraId="0A066FFC" w14:textId="77777777" w:rsidR="007E7C64" w:rsidRDefault="007E7C64" w:rsidP="005428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898CBF" w14:textId="77777777" w:rsidR="005428FA" w:rsidRDefault="0054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ACBF421" w14:textId="77777777" w:rsidR="007E7C64" w:rsidRDefault="007E7C64" w:rsidP="005428FA">
      <w:pPr>
        <w:spacing w:after="0" w:line="240" w:lineRule="auto"/>
      </w:pPr>
      <w:r>
        <w:separator/>
      </w:r>
    </w:p>
  </w:footnote>
  <w:footnote w:type="continuationSeparator" w:id="0">
    <w:p w14:paraId="0061CECB" w14:textId="77777777" w:rsidR="007E7C64" w:rsidRDefault="007E7C64" w:rsidP="005428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CBBA5B" w14:textId="77777777" w:rsidR="005428FA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10" w:author="Pribil-Kövesdy Döníz" w:date="2026-09-22T12:31:00Z" w16du:dateUtc="2026-09-22T16:31:00Z">
          <w:rPr/>
        </w:rPrChange>
      </w:rPr>
      <w:pPrChange w:id="111" w:author="Pribil-Kövesdy Döníz" w:date="2026-09-22T12:31:00Z" w16du:dateUtc="2026-09-22T16:31:00Z">
        <w:pPr>
          <w:pStyle w:val="Header"/>
        </w:pPr>
      </w:pPrChange>
    </w:pPr>
    <w:ins w:id="112" w:author="Pribil-Kövesdy Döníz" w:date="2026-09-22T12:31:00Z" w16du:dateUtc="2026-09-22T16:31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930190">
    <w:abstractNumId w:val="1"/>
  </w:num>
  <w:num w:numId="2" w16cid:durableId="2038894118">
    <w:abstractNumId w:val="2"/>
  </w:num>
  <w:num w:numId="3" w16cid:durableId="6919982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6B13"/>
    <w:rsid w:val="002E38FF"/>
    <w:rsid w:val="00340E78"/>
    <w:rsid w:val="00391C9E"/>
    <w:rsid w:val="003C2C83"/>
    <w:rsid w:val="00440F44"/>
    <w:rsid w:val="004B3A33"/>
    <w:rsid w:val="005428FA"/>
    <w:rsid w:val="005E7FFD"/>
    <w:rsid w:val="0061350B"/>
    <w:rsid w:val="00646D28"/>
    <w:rsid w:val="0067146E"/>
    <w:rsid w:val="00686BE4"/>
    <w:rsid w:val="0074549C"/>
    <w:rsid w:val="00745992"/>
    <w:rsid w:val="007A6560"/>
    <w:rsid w:val="007C10F6"/>
    <w:rsid w:val="007E7C64"/>
    <w:rsid w:val="00854C26"/>
    <w:rsid w:val="00866058"/>
    <w:rsid w:val="00875E83"/>
    <w:rsid w:val="008B7245"/>
    <w:rsid w:val="00A1440D"/>
    <w:rsid w:val="00A236F9"/>
    <w:rsid w:val="00AD06DF"/>
    <w:rsid w:val="00D12036"/>
    <w:rsid w:val="00DA6B13"/>
    <w:rsid w:val="00F0352C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57D5B8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character" w:customStyle="1" w:styleId="Heading1">
    <w:name w:val="Heading_1"/>
    <w:rPr>
      <w:rFonts w:ascii="Tahoma" w:eastAsia="Tahoma" w:hAnsi="Tahoma" w:cs="Tahoma"/>
      <w:b/>
      <w:bCs/>
      <w:sz w:val="34"/>
      <w:szCs w:val="34"/>
    </w:rPr>
  </w:style>
  <w:style w:type="character" w:customStyle="1" w:styleId="Heading2">
    <w:name w:val="Heading_2"/>
    <w:rPr>
      <w:rFonts w:ascii="Tahoma" w:eastAsia="Tahoma" w:hAnsi="Tahoma" w:cs="Tahoma"/>
      <w:b/>
      <w:bCs/>
      <w:sz w:val="30"/>
      <w:szCs w:val="30"/>
    </w:rPr>
  </w:style>
  <w:style w:type="character" w:customStyle="1" w:styleId="Heading3">
    <w:name w:val="Heading_3"/>
    <w:rPr>
      <w:rFonts w:ascii="Tahoma" w:eastAsia="Tahoma" w:hAnsi="Tahoma" w:cs="Tahoma"/>
      <w:b/>
      <w:bCs/>
      <w:sz w:val="26"/>
      <w:szCs w:val="26"/>
    </w:rPr>
  </w:style>
  <w:style w:type="table" w:styleId="TableGrid">
    <w:name w:val="Table Grid"/>
    <w:basedOn w:val="TableNormal"/>
    <w:uiPriority w:val="59"/>
    <w:rsid w:val="005428FA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spacing w:after="200" w:line="276" w:lineRule="auto"/>
      <w:ind w:left="720"/>
      <w:contextualSpacing/>
      <w:pPrChange w:id="0" w:author="Pribil-Kövesdy Döníz" w:date="2026-09-22T12:31:00Z">
        <w:pPr>
          <w:spacing w:after="200" w:line="276" w:lineRule="auto"/>
          <w:ind w:left="720"/>
          <w:contextualSpacing/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0" w:author="Pribil-Kövesdy Döníz" w:date="2026-09-22T12:3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28FA"/>
    <w:pPr>
      <w:spacing w:after="0" w:line="240" w:lineRule="auto"/>
    </w:pPr>
    <w:rPr>
      <w:rFonts w:ascii="Tahoma" w:eastAsiaTheme="minorHAnsi" w:hAnsi="Tahoma" w:cs="Tahoma"/>
      <w:sz w:val="16"/>
      <w:szCs w:val="16"/>
      <w:lang w:val="hu-H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28FA"/>
    <w:rPr>
      <w:rFonts w:ascii="Tahoma" w:eastAsiaTheme="minorHAnsi" w:hAnsi="Tahoma" w:cs="Tahoma"/>
      <w:sz w:val="16"/>
      <w:szCs w:val="16"/>
      <w:lang w:val="hu-HU"/>
    </w:rPr>
  </w:style>
  <w:style w:type="character" w:styleId="Hyperlink">
    <w:name w:val="Hyperlink"/>
    <w:basedOn w:val="DefaultParagraphFont"/>
    <w:uiPriority w:val="99"/>
    <w:unhideWhenUsed/>
    <w:rsid w:val="005428F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31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1" w:author="Pribil-Kövesdy Döníz" w:date="2026-09-22T12:3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5428FA"/>
    <w:rPr>
      <w:rFonts w:asciiTheme="minorHAnsi" w:eastAsiaTheme="minorHAnsi" w:hAnsiTheme="minorHAnsi" w:cstheme="minorBidi"/>
      <w:sz w:val="22"/>
      <w:szCs w:val="22"/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31:00Z">
        <w:pPr>
          <w:tabs>
            <w:tab w:val="center" w:pos="4536"/>
            <w:tab w:val="right" w:pos="9072"/>
          </w:tabs>
        </w:pPr>
      </w:pPrChange>
    </w:pPr>
    <w:rPr>
      <w:rFonts w:asciiTheme="minorHAnsi" w:eastAsiaTheme="minorHAnsi" w:hAnsiTheme="minorHAnsi" w:cstheme="minorBidi"/>
      <w:sz w:val="22"/>
      <w:szCs w:val="22"/>
      <w:lang w:val="hu-HU"/>
      <w:rPrChange w:id="2" w:author="Pribil-Kövesdy Döníz" w:date="2026-09-22T12:31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5428FA"/>
    <w:rPr>
      <w:rFonts w:asciiTheme="minorHAnsi" w:eastAsiaTheme="minorHAnsi" w:hAnsiTheme="minorHAnsi" w:cstheme="minorBidi"/>
      <w:sz w:val="22"/>
      <w:szCs w:val="2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231</Words>
  <Characters>1323</Characters>
  <Application>Microsoft Office Word</Application>
  <DocSecurity>0</DocSecurity>
  <Lines>11</Lines>
  <Paragraphs>3</Paragraphs>
  <ScaleCrop>false</ScaleCrop>
  <Manager/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Arthur Souza Rodrigues</cp:lastModifiedBy>
  <cp:revision>1</cp:revision>
  <dcterms:created xsi:type="dcterms:W3CDTF">2025-02-12T07:45:00Z</dcterms:created>
  <dcterms:modified xsi:type="dcterms:W3CDTF">2026-09-22T16:31:00Z</dcterms:modified>
  <cp:category/>
</cp:coreProperties>
</file>