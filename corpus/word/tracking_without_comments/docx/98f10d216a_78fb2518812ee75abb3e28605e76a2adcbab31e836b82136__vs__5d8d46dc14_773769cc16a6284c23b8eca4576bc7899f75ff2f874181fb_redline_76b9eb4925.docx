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E55F9A" w14:textId="4ABE676B" w:rsidR="002E22A6" w:rsidRDefault="002E22A6">
      <w:pPr>
        <w:ind w:left="0" w:hanging="2"/>
        <w:rPr>
          <w:ins w:id="8" w:author="Hoyle, Michael N" w:date="2026-09-25T19:59:00Z" w16du:dateUtc="2026-09-25T23:59:00Z"/>
        </w:rPr>
      </w:pPr>
    </w:p>
    <w:p w14:paraId="58013932" w14:textId="77777777" w:rsidR="005C4170" w:rsidRPr="00C530EB" w:rsidRDefault="005C4170" w:rsidP="005C4170">
      <w:pPr>
        <w:ind w:left="0" w:hanging="2"/>
        <w:jc w:val="both"/>
        <w:rPr>
          <w:ins w:id="9" w:author="Hoyle, Michael N" w:date="2026-09-25T19:59:00Z" w16du:dateUtc="2026-09-25T23:59:00Z"/>
        </w:rPr>
      </w:pPr>
      <w:ins w:id="10" w:author="Hoyle, Michael N" w:date="2026-09-25T19:59:00Z" w16du:dateUtc="2026-09-25T23:59:00Z">
        <w:r w:rsidRPr="00C530EB">
          <w:rPr>
            <w:b/>
            <w:i/>
          </w:rPr>
          <w:t>Course Description:</w:t>
        </w:r>
      </w:ins>
    </w:p>
    <w:p w14:paraId="5789D652" w14:textId="77777777" w:rsidR="00C149BF" w:rsidRPr="00C530EB" w:rsidRDefault="00C149BF" w:rsidP="009411B8">
      <w:pPr>
        <w:ind w:leftChars="0" w:left="0" w:firstLineChars="0" w:firstLine="0"/>
        <w:jc w:val="both"/>
        <w:rPr>
          <w:ins w:id="11" w:author="Hoyle, Michael N" w:date="2026-09-25T19:59:00Z" w16du:dateUtc="2026-09-25T23:59:00Z"/>
        </w:rPr>
      </w:pPr>
      <w:ins w:id="12" w:author="Hoyle, Michael N" w:date="2026-09-25T19:59:00Z" w16du:dateUtc="2026-09-25T23:59:00Z">
        <w:r w:rsidRPr="00C530EB">
          <w:t xml:space="preserve">This is a full credit course that is designed to give the student a thorough understanding of the principles of economics that apply to an economic system as a whole. The curriculum places particular emphasis on the study of national income and price determination and develops student familiarity with economic performance measures, economic growth, and international economics.  </w:t>
        </w:r>
      </w:ins>
    </w:p>
    <w:p w14:paraId="587B9A78" w14:textId="77777777" w:rsidR="00C149BF" w:rsidRPr="00C530EB" w:rsidRDefault="00C149BF" w:rsidP="009411B8">
      <w:pPr>
        <w:ind w:leftChars="0" w:left="0" w:firstLineChars="0" w:firstLine="0"/>
        <w:jc w:val="both"/>
        <w:rPr>
          <w:ins w:id="13" w:author="Hoyle, Michael N" w:date="2026-09-25T19:59:00Z" w16du:dateUtc="2026-09-25T23:59:00Z"/>
        </w:rPr>
      </w:pPr>
    </w:p>
    <w:p w14:paraId="30FC6B47" w14:textId="5DEFED9D" w:rsidR="005C4170" w:rsidRPr="00C530EB" w:rsidRDefault="005C4170" w:rsidP="009411B8">
      <w:pPr>
        <w:ind w:leftChars="0" w:left="0" w:firstLineChars="0" w:firstLine="0"/>
        <w:jc w:val="both"/>
        <w:rPr>
          <w:ins w:id="14" w:author="Hoyle, Michael N" w:date="2026-09-25T19:59:00Z" w16du:dateUtc="2026-09-25T23:59:00Z"/>
        </w:rPr>
      </w:pPr>
      <w:ins w:id="15" w:author="Hoyle, Michael N" w:date="2026-09-25T19:59:00Z" w16du:dateUtc="2026-09-25T23:59:00Z">
        <w:r w:rsidRPr="00C530EB">
          <w:rPr>
            <w:b/>
            <w:i/>
          </w:rPr>
          <w:t>Classroom Expectations:</w:t>
        </w:r>
      </w:ins>
    </w:p>
    <w:p w14:paraId="58D247CD" w14:textId="77777777" w:rsidR="005C4170" w:rsidRPr="00C530EB" w:rsidRDefault="005C4170" w:rsidP="005C4170">
      <w:pPr>
        <w:ind w:left="0" w:hanging="2"/>
        <w:rPr>
          <w:ins w:id="16" w:author="Hoyle, Michael N" w:date="2026-09-25T19:59:00Z" w16du:dateUtc="2026-09-25T23:59:00Z"/>
        </w:rPr>
      </w:pPr>
      <w:ins w:id="17" w:author="Hoyle, Michael N" w:date="2026-09-25T19:59:00Z" w16du:dateUtc="2026-09-25T23:59:00Z">
        <w:r w:rsidRPr="00C530EB">
          <w:t xml:space="preserve">You are expected to conduct yourself in a respectful and productive manner. In addition to all the rules and expectations listed in the student handbook, I expect you to have a positive attitude, treat others with respect, practice self-discipline, and demonstrate responsibility. If these conditions are not met, you can expect one-on-one meetings with me, parent/instructor conferencing, and administrative action, if necessary. </w:t>
        </w:r>
      </w:ins>
    </w:p>
    <w:p w14:paraId="161976F1" w14:textId="77777777" w:rsidR="005C4170" w:rsidRPr="00C530EB" w:rsidRDefault="005C4170" w:rsidP="005C4170">
      <w:pPr>
        <w:ind w:left="0" w:hanging="2"/>
        <w:rPr>
          <w:ins w:id="18" w:author="Hoyle, Michael N" w:date="2026-09-25T19:59:00Z" w16du:dateUtc="2026-09-25T23:59:00Z"/>
        </w:rPr>
      </w:pPr>
    </w:p>
    <w:p w14:paraId="329336AB" w14:textId="489B5091" w:rsidR="00140C5F" w:rsidRDefault="00EE436D" w:rsidP="005C4170">
      <w:pPr>
        <w:ind w:left="0" w:hanging="2"/>
        <w:rPr>
          <w:ins w:id="19" w:author="Hoyle, Michael N" w:date="2026-09-25T19:59:00Z" w16du:dateUtc="2026-09-25T23:59:00Z"/>
        </w:rPr>
      </w:pPr>
      <w:ins w:id="20" w:author="Hoyle, Michael N" w:date="2026-09-25T19:59:00Z" w16du:dateUtc="2026-09-25T23:59:00Z">
        <w:r w:rsidRPr="003F6842">
          <w:rPr>
            <w:u w:val="single"/>
          </w:rPr>
          <w:t>Cell Phones/Electronic Devices</w:t>
        </w:r>
        <w:r w:rsidRPr="00C530EB">
          <w:t xml:space="preserve"> --- </w:t>
        </w:r>
        <w:r w:rsidR="00B33796" w:rsidRPr="00B33796">
          <w:t>Cell phones and earbuds/headphones will not be allowed to be used during classroom instruction time. Phones and earbuds/headphones will be put away in a location designated by the teacher and placed in silent mode. In secondary schools, students will have access to their phones and earbuds/headphones outside of classroom instruction time such as between classes and lunch. Failure to follow these procedures will result in a disciplinary referral to the office.</w:t>
        </w:r>
      </w:ins>
    </w:p>
    <w:p w14:paraId="096EAF02" w14:textId="77777777" w:rsidR="00B33796" w:rsidRPr="00C530EB" w:rsidRDefault="00B33796" w:rsidP="005C4170">
      <w:pPr>
        <w:ind w:left="0" w:hanging="2"/>
        <w:rPr>
          <w:ins w:id="21" w:author="Hoyle, Michael N" w:date="2026-09-25T19:59:00Z" w16du:dateUtc="2026-09-25T23:59:00Z"/>
        </w:rPr>
      </w:pPr>
    </w:p>
    <w:p w14:paraId="2376365B" w14:textId="11FBFD32" w:rsidR="00140C5F" w:rsidRPr="00C530EB" w:rsidRDefault="00140C5F" w:rsidP="00140C5F">
      <w:pPr>
        <w:ind w:left="0" w:hanging="2"/>
        <w:rPr>
          <w:ins w:id="22" w:author="Hoyle, Michael N" w:date="2026-09-25T19:59:00Z" w16du:dateUtc="2026-09-25T23:59:00Z"/>
        </w:rPr>
      </w:pPr>
      <w:ins w:id="23" w:author="Hoyle, Michael N" w:date="2026-09-25T19:59:00Z" w16du:dateUtc="2026-09-25T23:59:00Z">
        <w:r w:rsidRPr="00C530EB">
          <w:rPr>
            <w:u w:val="single"/>
          </w:rPr>
          <w:t>Other Classroom Expectations</w:t>
        </w:r>
        <w:r w:rsidRPr="00C530EB">
          <w:t xml:space="preserve">: </w:t>
        </w:r>
      </w:ins>
    </w:p>
    <w:p w14:paraId="090FFFC7" w14:textId="77777777" w:rsidR="00140C5F" w:rsidRPr="00C530EB" w:rsidRDefault="00140C5F" w:rsidP="00140C5F">
      <w:pPr>
        <w:numPr>
          <w:ilvl w:val="0"/>
          <w:numId w:val="4"/>
        </w:numPr>
        <w:spacing w:line="240" w:lineRule="auto"/>
        <w:ind w:leftChars="0" w:firstLineChars="0"/>
        <w:textDirection w:val="lrTb"/>
        <w:textAlignment w:val="auto"/>
        <w:outlineLvl w:val="9"/>
        <w:rPr>
          <w:ins w:id="24" w:author="Hoyle, Michael N" w:date="2026-09-25T19:59:00Z" w16du:dateUtc="2026-09-25T23:59:00Z"/>
        </w:rPr>
      </w:pPr>
      <w:ins w:id="25" w:author="Hoyle, Michael N" w:date="2026-09-25T19:59:00Z" w16du:dateUtc="2026-09-25T23:59:00Z">
        <w:r w:rsidRPr="00C530EB">
          <w:t xml:space="preserve">Students are expected to arrive on time and be prepared and attentive.  </w:t>
        </w:r>
      </w:ins>
    </w:p>
    <w:p w14:paraId="45D42A0B" w14:textId="77777777" w:rsidR="00140C5F" w:rsidRPr="00C530EB" w:rsidRDefault="00140C5F" w:rsidP="00140C5F">
      <w:pPr>
        <w:numPr>
          <w:ilvl w:val="0"/>
          <w:numId w:val="4"/>
        </w:numPr>
        <w:tabs>
          <w:tab w:val="left" w:pos="8190"/>
        </w:tabs>
        <w:spacing w:line="240" w:lineRule="auto"/>
        <w:ind w:leftChars="0" w:firstLineChars="0"/>
        <w:textDirection w:val="lrTb"/>
        <w:textAlignment w:val="auto"/>
        <w:outlineLvl w:val="9"/>
        <w:rPr>
          <w:ins w:id="26" w:author="Hoyle, Michael N" w:date="2026-09-25T19:59:00Z" w16du:dateUtc="2026-09-25T23:59:00Z"/>
        </w:rPr>
      </w:pPr>
      <w:ins w:id="27" w:author="Hoyle, Michael N" w:date="2026-09-25T19:59:00Z" w16du:dateUtc="2026-09-25T23:59:00Z">
        <w:r w:rsidRPr="00C530EB">
          <w:t>Students are expected to participate in class discussions and activities.</w:t>
        </w:r>
      </w:ins>
    </w:p>
    <w:p w14:paraId="775DBD09" w14:textId="2F8B453B" w:rsidR="00140C5F" w:rsidRPr="00C530EB" w:rsidRDefault="00140C5F" w:rsidP="00140C5F">
      <w:pPr>
        <w:numPr>
          <w:ilvl w:val="0"/>
          <w:numId w:val="4"/>
        </w:numPr>
        <w:tabs>
          <w:tab w:val="left" w:pos="8190"/>
        </w:tabs>
        <w:spacing w:line="240" w:lineRule="auto"/>
        <w:ind w:leftChars="0" w:firstLineChars="0"/>
        <w:textDirection w:val="lrTb"/>
        <w:textAlignment w:val="auto"/>
        <w:outlineLvl w:val="9"/>
        <w:rPr>
          <w:ins w:id="28" w:author="Hoyle, Michael N" w:date="2026-09-25T19:59:00Z" w16du:dateUtc="2026-09-25T23:59:00Z"/>
        </w:rPr>
      </w:pPr>
      <w:ins w:id="29" w:author="Hoyle, Michael N" w:date="2026-09-25T19:59:00Z" w16du:dateUtc="2026-09-25T23:59:00Z">
        <w:r w:rsidRPr="00C530EB">
          <w:t>Students are expected to read the m</w:t>
        </w:r>
        <w:r w:rsidR="00DA6DEF" w:rsidRPr="00C530EB">
          <w:t>aterial</w:t>
        </w:r>
        <w:r w:rsidRPr="00C530EB">
          <w:t xml:space="preserve">.  </w:t>
        </w:r>
        <w:r w:rsidRPr="00C530EB">
          <w:tab/>
        </w:r>
      </w:ins>
    </w:p>
    <w:p w14:paraId="019C430C" w14:textId="584A8AE6" w:rsidR="00140C5F" w:rsidRPr="00C530EB" w:rsidRDefault="00140C5F" w:rsidP="00DA6DEF">
      <w:pPr>
        <w:numPr>
          <w:ilvl w:val="0"/>
          <w:numId w:val="4"/>
        </w:numPr>
        <w:spacing w:line="240" w:lineRule="auto"/>
        <w:ind w:leftChars="0" w:firstLineChars="0"/>
        <w:textDirection w:val="lrTb"/>
        <w:textAlignment w:val="auto"/>
        <w:outlineLvl w:val="9"/>
        <w:rPr>
          <w:ins w:id="30" w:author="Hoyle, Michael N" w:date="2026-09-25T19:59:00Z" w16du:dateUtc="2026-09-25T23:59:00Z"/>
        </w:rPr>
      </w:pPr>
      <w:ins w:id="31" w:author="Hoyle, Michael N" w:date="2026-09-25T19:59:00Z" w16du:dateUtc="2026-09-25T23:59:00Z">
        <w:r w:rsidRPr="00C530EB">
          <w:t>Note-taking is recommended</w:t>
        </w:r>
        <w:r w:rsidR="00626C53" w:rsidRPr="00C530EB">
          <w:t>, but not required</w:t>
        </w:r>
        <w:r w:rsidRPr="00C530EB">
          <w:t xml:space="preserve">.  </w:t>
        </w:r>
        <w:r w:rsidR="00DA6DEF" w:rsidRPr="00C530EB">
          <w:t>(</w:t>
        </w:r>
        <w:r w:rsidRPr="00C530EB">
          <w:t>How you choose to do this is up to YOU!</w:t>
        </w:r>
        <w:r w:rsidR="00DA6DEF" w:rsidRPr="00C530EB">
          <w:t>)</w:t>
        </w:r>
      </w:ins>
    </w:p>
    <w:p w14:paraId="62C4E78B" w14:textId="77777777" w:rsidR="00140C5F" w:rsidRPr="00C530EB" w:rsidRDefault="00140C5F" w:rsidP="00140C5F">
      <w:pPr>
        <w:numPr>
          <w:ilvl w:val="0"/>
          <w:numId w:val="4"/>
        </w:numPr>
        <w:spacing w:line="240" w:lineRule="auto"/>
        <w:ind w:leftChars="0" w:firstLineChars="0"/>
        <w:textDirection w:val="lrTb"/>
        <w:textAlignment w:val="auto"/>
        <w:outlineLvl w:val="9"/>
        <w:rPr>
          <w:ins w:id="32" w:author="Hoyle, Michael N" w:date="2026-09-25T19:59:00Z" w16du:dateUtc="2026-09-25T23:59:00Z"/>
        </w:rPr>
      </w:pPr>
      <w:ins w:id="33" w:author="Hoyle, Michael N" w:date="2026-09-25T19:59:00Z" w16du:dateUtc="2026-09-25T23:59:00Z">
        <w:r w:rsidRPr="00C530EB">
          <w:t xml:space="preserve">Students are expected to turn in all assignments on specified due dates.  </w:t>
        </w:r>
      </w:ins>
    </w:p>
    <w:p w14:paraId="67A4F298" w14:textId="3DFB8F54" w:rsidR="005C4170" w:rsidRPr="00C530EB" w:rsidRDefault="005C4170" w:rsidP="00C530EB">
      <w:pPr>
        <w:ind w:leftChars="0" w:left="0" w:firstLineChars="0" w:firstLine="0"/>
        <w:rPr>
          <w:ins w:id="34" w:author="Hoyle, Michael N" w:date="2026-09-25T19:59:00Z" w16du:dateUtc="2026-09-25T23:59:00Z"/>
        </w:rPr>
      </w:pPr>
    </w:p>
    <w:p w14:paraId="41BB65FE" w14:textId="7EA73E65" w:rsidR="005C4170" w:rsidRPr="00C530EB" w:rsidRDefault="005C4170" w:rsidP="009411B8">
      <w:pPr>
        <w:ind w:left="0" w:hanging="2"/>
        <w:rPr>
          <w:ins w:id="35" w:author="Hoyle, Michael N" w:date="2026-09-25T19:59:00Z" w16du:dateUtc="2026-09-25T23:59:00Z"/>
          <w:b/>
          <w:i/>
        </w:rPr>
      </w:pPr>
      <w:ins w:id="36" w:author="Hoyle, Michael N" w:date="2026-09-25T19:59:00Z" w16du:dateUtc="2026-09-25T23:59:00Z">
        <w:r w:rsidRPr="00C530EB">
          <w:rPr>
            <w:b/>
            <w:i/>
          </w:rPr>
          <w:t>Grading</w:t>
        </w:r>
        <w:r w:rsidR="00140C5F" w:rsidRPr="00C530EB">
          <w:rPr>
            <w:b/>
            <w:i/>
          </w:rPr>
          <w:t xml:space="preserve"> and Make-Up</w:t>
        </w:r>
        <w:r w:rsidRPr="00C530EB">
          <w:rPr>
            <w:b/>
            <w:i/>
          </w:rPr>
          <w:t xml:space="preserve"> Policy:</w:t>
        </w:r>
      </w:ins>
    </w:p>
    <w:p w14:paraId="5A812A68" w14:textId="1567F0FC" w:rsidR="005C4170" w:rsidRPr="00C530EB" w:rsidRDefault="005C4170" w:rsidP="005C4170">
      <w:pPr>
        <w:ind w:left="0" w:hanging="2"/>
        <w:rPr>
          <w:ins w:id="37" w:author="Hoyle, Michael N" w:date="2026-09-25T19:59:00Z" w16du:dateUtc="2026-09-25T23:59:00Z"/>
        </w:rPr>
      </w:pPr>
      <w:ins w:id="38" w:author="Hoyle, Michael N" w:date="2026-09-25T19:59:00Z" w16du:dateUtc="2026-09-25T23:59:00Z">
        <w:r w:rsidRPr="00C530EB">
          <w:t>Grades will b</w:t>
        </w:r>
        <w:r w:rsidR="009D0807" w:rsidRPr="00C530EB">
          <w:t>e updated weekly in PowerSchool</w:t>
        </w:r>
        <w:r w:rsidR="00A01EB6" w:rsidRPr="00C530EB">
          <w:t>.</w:t>
        </w:r>
        <w:r w:rsidR="00A54F3D" w:rsidRPr="00C530EB">
          <w:t xml:space="preserve"> </w:t>
        </w:r>
        <w:r w:rsidR="009D0807" w:rsidRPr="00C530EB">
          <w:t xml:space="preserve"> </w:t>
        </w:r>
        <w:r w:rsidR="00A54F3D" w:rsidRPr="00C530EB">
          <w:t xml:space="preserve">The average found in PowerSchool is the </w:t>
        </w:r>
        <w:r w:rsidR="009D0807" w:rsidRPr="00C530EB">
          <w:t>OFFICIAL AVERAGE</w:t>
        </w:r>
        <w:r w:rsidR="00A54F3D" w:rsidRPr="00C530EB">
          <w:t xml:space="preserve"> for the course. </w:t>
        </w:r>
        <w:r w:rsidR="00A01EB6" w:rsidRPr="00C530EB">
          <w:t xml:space="preserve">  </w:t>
        </w:r>
        <w:r w:rsidRPr="00C530EB">
          <w:t>Each grading period will consist of</w:t>
        </w:r>
        <w:r w:rsidR="00C530EB">
          <w:t xml:space="preserve"> approximately</w:t>
        </w:r>
        <w:r w:rsidRPr="00C530EB">
          <w:t xml:space="preserve"> nine weeks.</w:t>
        </w:r>
      </w:ins>
    </w:p>
    <w:p w14:paraId="5FCFAA6D" w14:textId="3CC9F137" w:rsidR="00180B3D" w:rsidRPr="00C530EB" w:rsidRDefault="00180B3D" w:rsidP="005C4170">
      <w:pPr>
        <w:ind w:left="0" w:hanging="2"/>
        <w:rPr>
          <w:ins w:id="39" w:author="Hoyle, Michael N" w:date="2026-09-25T19:59:00Z" w16du:dateUtc="2026-09-25T23:59:00Z"/>
        </w:rPr>
      </w:pPr>
    </w:p>
    <w:p w14:paraId="32D20870" w14:textId="77777777" w:rsidR="00180B3D" w:rsidRPr="00C530EB" w:rsidRDefault="00180B3D" w:rsidP="00180B3D">
      <w:pPr>
        <w:ind w:left="0" w:hanging="2"/>
        <w:rPr>
          <w:ins w:id="40" w:author="Hoyle, Michael N" w:date="2026-09-25T19:59:00Z" w16du:dateUtc="2026-09-25T23:59:00Z"/>
        </w:rPr>
      </w:pPr>
      <w:ins w:id="41" w:author="Hoyle, Michael N" w:date="2026-09-25T19:59:00Z" w16du:dateUtc="2026-09-25T23:59:00Z">
        <w:r w:rsidRPr="00C530EB">
          <w:rPr>
            <w:u w:val="single"/>
          </w:rPr>
          <w:t>Course Grades</w:t>
        </w:r>
        <w:r w:rsidRPr="00C530EB">
          <w:t>: Grades are determined by weighted categories based on the following percentages:</w:t>
        </w:r>
      </w:ins>
    </w:p>
    <w:p w14:paraId="3E9A7E9D" w14:textId="7024C7F8" w:rsidR="00180B3D" w:rsidRPr="00C530EB" w:rsidRDefault="00140C5F" w:rsidP="00180B3D">
      <w:pPr>
        <w:ind w:left="0" w:hanging="2"/>
        <w:rPr>
          <w:ins w:id="42" w:author="Hoyle, Michael N" w:date="2026-09-25T19:59:00Z" w16du:dateUtc="2026-09-25T23:59:00Z"/>
        </w:rPr>
      </w:pPr>
      <w:ins w:id="43" w:author="Hoyle, Michael N" w:date="2026-09-25T19:59:00Z" w16du:dateUtc="2026-09-25T23:59:00Z">
        <w:r w:rsidRPr="00C530EB">
          <w:tab/>
          <w:t>Tests/Projects</w:t>
        </w:r>
        <w:r w:rsidRPr="00C530EB">
          <w:tab/>
        </w:r>
        <w:r w:rsidRPr="00C530EB">
          <w:tab/>
        </w:r>
        <w:r w:rsidRPr="00C530EB">
          <w:tab/>
        </w:r>
        <w:r w:rsidRPr="00C530EB">
          <w:tab/>
        </w:r>
        <w:r w:rsidRPr="00C530EB">
          <w:tab/>
        </w:r>
        <w:r w:rsidR="00180B3D" w:rsidRPr="00C530EB">
          <w:t>70%</w:t>
        </w:r>
      </w:ins>
    </w:p>
    <w:p w14:paraId="47F82347" w14:textId="4F031F5D" w:rsidR="00180B3D" w:rsidRPr="00C530EB" w:rsidRDefault="00AB433A" w:rsidP="00180B3D">
      <w:pPr>
        <w:ind w:left="0" w:hanging="2"/>
        <w:rPr>
          <w:ins w:id="44" w:author="Hoyle, Michael N" w:date="2026-09-25T19:59:00Z" w16du:dateUtc="2026-09-25T23:59:00Z"/>
        </w:rPr>
      </w:pPr>
      <w:ins w:id="45" w:author="Hoyle, Michael N" w:date="2026-09-25T19:59:00Z" w16du:dateUtc="2026-09-25T23:59:00Z">
        <w:r w:rsidRPr="00C530EB">
          <w:tab/>
          <w:t>Quizzes/CW/HW</w:t>
        </w:r>
        <w:r w:rsidRPr="00C530EB">
          <w:tab/>
        </w:r>
        <w:r w:rsidRPr="00C530EB">
          <w:tab/>
        </w:r>
        <w:r w:rsidRPr="00C530EB">
          <w:tab/>
        </w:r>
        <w:r w:rsidRPr="00C530EB">
          <w:tab/>
        </w:r>
        <w:r w:rsidR="00180B3D" w:rsidRPr="00C530EB">
          <w:t>30%</w:t>
        </w:r>
      </w:ins>
    </w:p>
    <w:p w14:paraId="616142ED" w14:textId="23CB2D84" w:rsidR="00140C5F" w:rsidRPr="00C530EB" w:rsidRDefault="00180B3D" w:rsidP="00180B3D">
      <w:pPr>
        <w:ind w:left="0" w:hanging="2"/>
        <w:rPr>
          <w:ins w:id="46" w:author="Hoyle, Michael N" w:date="2026-09-25T19:59:00Z" w16du:dateUtc="2026-09-25T23:59:00Z"/>
        </w:rPr>
      </w:pPr>
      <w:ins w:id="47" w:author="Hoyle, Michael N" w:date="2026-09-25T19:59:00Z" w16du:dateUtc="2026-09-25T23:59:00Z">
        <w:r w:rsidRPr="00C530EB">
          <w:rPr>
            <w:u w:val="single"/>
          </w:rPr>
          <w:t>Make-up Test</w:t>
        </w:r>
        <w:r w:rsidRPr="00C530EB">
          <w:t xml:space="preserve">:  ALL test and quizzes missed due to EXCUSED absences can be scheduled for make-up with the instructor before school, after school, or during Patriot Path.  Students may make up quizzes/tests on Monday – Friday mornings starting at 7:30 </w:t>
        </w:r>
        <w:r w:rsidR="00140C5F" w:rsidRPr="00C530EB">
          <w:t xml:space="preserve">AM, </w:t>
        </w:r>
        <w:r w:rsidR="00C530EB" w:rsidRPr="00C530EB">
          <w:t xml:space="preserve">Monday – Thursday </w:t>
        </w:r>
        <w:r w:rsidRPr="00C530EB">
          <w:t>afternoo</w:t>
        </w:r>
        <w:r w:rsidR="00140C5F" w:rsidRPr="00C530EB">
          <w:t>ns, or during Patriot Path</w:t>
        </w:r>
        <w:r w:rsidRPr="00C530EB">
          <w:t xml:space="preserve">   Students have </w:t>
        </w:r>
        <w:r w:rsidRPr="00C530EB">
          <w:rPr>
            <w:b/>
          </w:rPr>
          <w:t>two weeks</w:t>
        </w:r>
        <w:r w:rsidRPr="00C530EB">
          <w:t xml:space="preserve"> from the date of the quiz or test to make it up or the score will remain a zero.   </w:t>
        </w:r>
      </w:ins>
    </w:p>
    <w:p w14:paraId="156E3742" w14:textId="1936AB95" w:rsidR="00180B3D" w:rsidRPr="00C530EB" w:rsidRDefault="00180B3D" w:rsidP="00180B3D">
      <w:pPr>
        <w:ind w:left="0" w:hanging="2"/>
        <w:rPr>
          <w:ins w:id="48" w:author="Hoyle, Michael N" w:date="2026-09-25T19:59:00Z" w16du:dateUtc="2026-09-25T23:59:00Z"/>
          <w:i/>
        </w:rPr>
      </w:pPr>
      <w:ins w:id="49" w:author="Hoyle, Michael N" w:date="2026-09-25T19:59:00Z" w16du:dateUtc="2026-09-25T23:59:00Z">
        <w:r w:rsidRPr="00C530EB">
          <w:rPr>
            <w:i/>
          </w:rPr>
          <w:t>***Times must be scheduled with the instructor IN ADVANCE.</w:t>
        </w:r>
      </w:ins>
    </w:p>
    <w:p w14:paraId="62539146" w14:textId="548DA1CA" w:rsidR="005C4170" w:rsidRPr="00C530EB" w:rsidRDefault="00180B3D" w:rsidP="00EE436D">
      <w:pPr>
        <w:ind w:left="0" w:hanging="2"/>
        <w:rPr>
          <w:ins w:id="50" w:author="Hoyle, Michael N" w:date="2026-09-25T19:59:00Z" w16du:dateUtc="2026-09-25T23:59:00Z"/>
        </w:rPr>
      </w:pPr>
      <w:ins w:id="51" w:author="Hoyle, Michael N" w:date="2026-09-25T19:59:00Z" w16du:dateUtc="2026-09-25T23:59:00Z">
        <w:r w:rsidRPr="00C530EB">
          <w:rPr>
            <w:u w:val="single"/>
          </w:rPr>
          <w:lastRenderedPageBreak/>
          <w:t>Late Work:</w:t>
        </w:r>
        <w:r w:rsidRPr="00C530EB">
          <w:t xml:space="preserve">  ALL work is due on the due dates indicated in class.  Late work will not be accepted.   Any work due on a day of absence is expected to be turned in on the student’s FIRST day back in class.</w:t>
        </w:r>
      </w:ins>
    </w:p>
    <w:p w14:paraId="551B9C22" w14:textId="77777777" w:rsidR="00C530EB" w:rsidRDefault="00C530EB" w:rsidP="00140C5F">
      <w:pPr>
        <w:ind w:left="0" w:hanging="2"/>
        <w:rPr>
          <w:ins w:id="52" w:author="Hoyle, Michael N" w:date="2026-09-25T19:59:00Z" w16du:dateUtc="2026-09-25T23:59:00Z"/>
          <w:b/>
          <w:i/>
        </w:rPr>
      </w:pPr>
    </w:p>
    <w:p w14:paraId="035DDC34" w14:textId="77777777" w:rsidR="00C530EB" w:rsidRDefault="00C530EB" w:rsidP="00140C5F">
      <w:pPr>
        <w:ind w:left="0" w:hanging="2"/>
        <w:rPr>
          <w:ins w:id="53" w:author="Hoyle, Michael N" w:date="2026-09-25T19:59:00Z" w16du:dateUtc="2026-09-25T23:59:00Z"/>
          <w:b/>
          <w:i/>
        </w:rPr>
      </w:pPr>
    </w:p>
    <w:p w14:paraId="0E56213B" w14:textId="77777777" w:rsidR="00C530EB" w:rsidRDefault="00C530EB" w:rsidP="00140C5F">
      <w:pPr>
        <w:ind w:left="0" w:hanging="2"/>
        <w:rPr>
          <w:ins w:id="54" w:author="Hoyle, Michael N" w:date="2026-09-25T19:59:00Z" w16du:dateUtc="2026-09-25T23:59:00Z"/>
          <w:b/>
          <w:i/>
        </w:rPr>
      </w:pPr>
    </w:p>
    <w:p w14:paraId="1EE6AB76" w14:textId="42D55CCE" w:rsidR="00140C5F" w:rsidRPr="00C530EB" w:rsidRDefault="00140C5F" w:rsidP="00140C5F">
      <w:pPr>
        <w:ind w:left="0" w:hanging="2"/>
        <w:rPr>
          <w:ins w:id="55" w:author="Hoyle, Michael N" w:date="2026-09-25T19:59:00Z" w16du:dateUtc="2026-09-25T23:59:00Z"/>
          <w:b/>
          <w:i/>
        </w:rPr>
      </w:pPr>
      <w:ins w:id="56" w:author="Hoyle, Michael N" w:date="2026-09-25T19:59:00Z" w16du:dateUtc="2026-09-25T23:59:00Z">
        <w:r w:rsidRPr="00C530EB">
          <w:rPr>
            <w:b/>
            <w:i/>
          </w:rPr>
          <w:t>Items of Interest:</w:t>
        </w:r>
      </w:ins>
    </w:p>
    <w:p w14:paraId="0F6C246D" w14:textId="60195956" w:rsidR="00140C5F" w:rsidRPr="00C530EB" w:rsidRDefault="00140C5F" w:rsidP="00140C5F">
      <w:pPr>
        <w:numPr>
          <w:ilvl w:val="0"/>
          <w:numId w:val="4"/>
        </w:numPr>
        <w:spacing w:line="240" w:lineRule="auto"/>
        <w:ind w:leftChars="0" w:firstLineChars="0"/>
        <w:textDirection w:val="lrTb"/>
        <w:textAlignment w:val="auto"/>
        <w:outlineLvl w:val="9"/>
        <w:rPr>
          <w:ins w:id="57" w:author="Hoyle, Michael N" w:date="2026-09-25T19:59:00Z" w16du:dateUtc="2026-09-25T23:59:00Z"/>
        </w:rPr>
      </w:pPr>
      <w:ins w:id="58" w:author="Hoyle, Michael N" w:date="2026-09-25T19:59:00Z" w16du:dateUtc="2026-09-25T23:59:00Z">
        <w:r w:rsidRPr="00C530EB">
          <w:t>All unit tests will consist of</w:t>
        </w:r>
        <w:r w:rsidR="00D34161" w:rsidRPr="00C530EB">
          <w:t xml:space="preserve"> 50 multiple choice questions and at least one FRQ.</w:t>
        </w:r>
        <w:r w:rsidRPr="00C530EB">
          <w:t xml:space="preserve">   The MC will count 100 points and the test FRQs will count 50 points.</w:t>
        </w:r>
      </w:ins>
    </w:p>
    <w:p w14:paraId="42BE1355" w14:textId="442DE28D" w:rsidR="00140C5F" w:rsidRPr="00C530EB" w:rsidRDefault="00140C5F" w:rsidP="00140C5F">
      <w:pPr>
        <w:numPr>
          <w:ilvl w:val="0"/>
          <w:numId w:val="4"/>
        </w:numPr>
        <w:spacing w:line="240" w:lineRule="auto"/>
        <w:ind w:leftChars="0" w:firstLineChars="0"/>
        <w:textDirection w:val="lrTb"/>
        <w:textAlignment w:val="auto"/>
        <w:outlineLvl w:val="9"/>
        <w:rPr>
          <w:ins w:id="59" w:author="Hoyle, Michael N" w:date="2026-09-25T19:59:00Z" w16du:dateUtc="2026-09-25T23:59:00Z"/>
        </w:rPr>
      </w:pPr>
      <w:ins w:id="60" w:author="Hoyle, Michael N" w:date="2026-09-25T19:59:00Z" w16du:dateUtc="2026-09-25T23:59:00Z">
        <w:r w:rsidRPr="00C530EB">
          <w:t xml:space="preserve">All quizzes and tests will be timed.  </w:t>
        </w:r>
      </w:ins>
    </w:p>
    <w:p w14:paraId="16B2D9C3" w14:textId="1F7C7C24" w:rsidR="00140C5F" w:rsidRPr="00C530EB" w:rsidRDefault="00140C5F" w:rsidP="00140C5F">
      <w:pPr>
        <w:numPr>
          <w:ilvl w:val="0"/>
          <w:numId w:val="4"/>
        </w:numPr>
        <w:spacing w:line="240" w:lineRule="auto"/>
        <w:ind w:leftChars="0" w:firstLineChars="0"/>
        <w:textDirection w:val="lrTb"/>
        <w:textAlignment w:val="auto"/>
        <w:outlineLvl w:val="9"/>
        <w:rPr>
          <w:ins w:id="61" w:author="Hoyle, Michael N" w:date="2026-09-25T19:59:00Z" w16du:dateUtc="2026-09-25T23:59:00Z"/>
        </w:rPr>
      </w:pPr>
      <w:ins w:id="62" w:author="Hoyle, Michael N" w:date="2026-09-25T19:59:00Z" w16du:dateUtc="2026-09-25T23:59:00Z">
        <w:r w:rsidRPr="00C530EB">
          <w:t xml:space="preserve">Our main goal is to work towards the AP exam.  In order to achieve this goal, you MUST be willing to </w:t>
        </w:r>
        <w:r w:rsidR="00D34161" w:rsidRPr="00C530EB">
          <w:t>put in the work</w:t>
        </w:r>
        <w:r w:rsidRPr="00C530EB">
          <w:t>.  After all, this is AP!</w:t>
        </w:r>
      </w:ins>
    </w:p>
    <w:p w14:paraId="750B9CF5" w14:textId="552625F5" w:rsidR="00140C5F" w:rsidRPr="00C530EB" w:rsidRDefault="00140C5F" w:rsidP="00140C5F">
      <w:pPr>
        <w:numPr>
          <w:ilvl w:val="0"/>
          <w:numId w:val="4"/>
        </w:numPr>
        <w:spacing w:line="240" w:lineRule="auto"/>
        <w:ind w:leftChars="0" w:firstLineChars="0"/>
        <w:textDirection w:val="lrTb"/>
        <w:textAlignment w:val="auto"/>
        <w:outlineLvl w:val="9"/>
        <w:rPr>
          <w:ins w:id="63" w:author="Hoyle, Michael N" w:date="2026-09-25T19:59:00Z" w16du:dateUtc="2026-09-25T23:59:00Z"/>
        </w:rPr>
      </w:pPr>
      <w:ins w:id="64" w:author="Hoyle, Michael N" w:date="2026-09-25T19:59:00Z" w16du:dateUtc="2026-09-25T23:59:00Z">
        <w:r w:rsidRPr="00C530EB">
          <w:t>Leave other subjects OUT of the room</w:t>
        </w:r>
        <w:r w:rsidR="00C530EB">
          <w:t xml:space="preserve"> unless it is a workday.  </w:t>
        </w:r>
      </w:ins>
    </w:p>
    <w:p w14:paraId="39A8F93A" w14:textId="77777777" w:rsidR="00140C5F" w:rsidRPr="00C530EB" w:rsidRDefault="00140C5F" w:rsidP="00140C5F">
      <w:pPr>
        <w:numPr>
          <w:ilvl w:val="0"/>
          <w:numId w:val="4"/>
        </w:numPr>
        <w:spacing w:line="240" w:lineRule="auto"/>
        <w:ind w:leftChars="0" w:firstLineChars="0"/>
        <w:textDirection w:val="lrTb"/>
        <w:textAlignment w:val="auto"/>
        <w:outlineLvl w:val="9"/>
        <w:rPr>
          <w:ins w:id="65" w:author="Hoyle, Michael N" w:date="2026-09-25T19:59:00Z" w16du:dateUtc="2026-09-25T23:59:00Z"/>
        </w:rPr>
      </w:pPr>
      <w:ins w:id="66" w:author="Hoyle, Michael N" w:date="2026-09-25T19:59:00Z" w16du:dateUtc="2026-09-25T23:59:00Z">
        <w:r w:rsidRPr="00C530EB">
          <w:t>If you are here on quiz/test day, you are taking the quiz or test.  You have plenty of advanced notice and you are expected to be prepared.</w:t>
        </w:r>
      </w:ins>
    </w:p>
    <w:p w14:paraId="28BA8971" w14:textId="625FE231" w:rsidR="00180B3D" w:rsidRPr="00C530EB" w:rsidRDefault="00180B3D" w:rsidP="00140C5F">
      <w:pPr>
        <w:ind w:leftChars="0" w:left="0" w:firstLineChars="0" w:firstLine="0"/>
        <w:rPr>
          <w:ins w:id="67" w:author="Hoyle, Michael N" w:date="2026-09-25T19:59:00Z" w16du:dateUtc="2026-09-25T23:59:00Z"/>
        </w:rPr>
      </w:pPr>
    </w:p>
    <w:p w14:paraId="3E4EDFD4" w14:textId="3DF43094" w:rsidR="00843E46" w:rsidRPr="00C530EB" w:rsidRDefault="005C4170" w:rsidP="00180B3D">
      <w:pPr>
        <w:ind w:left="0" w:hanging="2"/>
        <w:jc w:val="both"/>
        <w:rPr>
          <w:ins w:id="68" w:author="Hoyle, Michael N" w:date="2026-09-25T19:59:00Z" w16du:dateUtc="2026-09-25T23:59:00Z"/>
          <w:b/>
          <w:i/>
        </w:rPr>
      </w:pPr>
      <w:ins w:id="69" w:author="Hoyle, Michael N" w:date="2026-09-25T19:59:00Z" w16du:dateUtc="2026-09-25T23:59:00Z">
        <w:r w:rsidRPr="00C530EB">
          <w:rPr>
            <w:b/>
            <w:i/>
          </w:rPr>
          <w:t xml:space="preserve">Text and Other </w:t>
        </w:r>
        <w:r w:rsidR="00180B3D" w:rsidRPr="00C530EB">
          <w:rPr>
            <w:b/>
            <w:i/>
          </w:rPr>
          <w:t>Materials</w:t>
        </w:r>
        <w:r w:rsidRPr="00C530EB">
          <w:rPr>
            <w:b/>
            <w:i/>
          </w:rPr>
          <w:t>:</w:t>
        </w:r>
      </w:ins>
    </w:p>
    <w:p w14:paraId="72C44E78" w14:textId="77777777" w:rsidR="00843E46" w:rsidRPr="00C530EB" w:rsidRDefault="00843E46" w:rsidP="00843E46">
      <w:pPr>
        <w:ind w:left="0" w:hanging="2"/>
        <w:rPr>
          <w:ins w:id="70" w:author="Hoyle, Michael N" w:date="2026-09-25T19:59:00Z" w16du:dateUtc="2026-09-25T23:59:00Z"/>
        </w:rPr>
      </w:pPr>
      <w:ins w:id="71" w:author="Hoyle, Michael N" w:date="2026-09-25T19:59:00Z" w16du:dateUtc="2026-09-25T23:59:00Z">
        <w:r w:rsidRPr="00C530EB">
          <w:t>In addition to lecture and classroom activities, students are encouraged to use some of the resources cited below.</w:t>
        </w:r>
      </w:ins>
    </w:p>
    <w:p w14:paraId="70034D13" w14:textId="77777777" w:rsidR="00843E46" w:rsidRPr="00C530EB" w:rsidRDefault="00843E46" w:rsidP="00843E46">
      <w:pPr>
        <w:ind w:left="0" w:hanging="2"/>
        <w:rPr>
          <w:ins w:id="72" w:author="Hoyle, Michael N" w:date="2026-09-25T19:59:00Z" w16du:dateUtc="2026-09-25T23:59:00Z"/>
        </w:rPr>
      </w:pPr>
    </w:p>
    <w:p w14:paraId="75CF3C81" w14:textId="77777777" w:rsidR="00C149BF" w:rsidRPr="00C530EB" w:rsidRDefault="00C149BF" w:rsidP="00C149BF">
      <w:pPr>
        <w:numPr>
          <w:ilvl w:val="0"/>
          <w:numId w:val="3"/>
        </w:numPr>
        <w:spacing w:line="240" w:lineRule="auto"/>
        <w:ind w:leftChars="0" w:firstLineChars="0"/>
        <w:textDirection w:val="lrTb"/>
        <w:textAlignment w:val="auto"/>
        <w:outlineLvl w:val="9"/>
        <w:rPr>
          <w:ins w:id="73" w:author="Hoyle, Michael N" w:date="2026-09-25T19:59:00Z" w16du:dateUtc="2026-09-25T23:59:00Z"/>
        </w:rPr>
      </w:pPr>
      <w:ins w:id="74" w:author="Hoyle, Michael N" w:date="2026-09-25T19:59:00Z" w16du:dateUtc="2026-09-25T23:59:00Z">
        <w:r w:rsidRPr="00C530EB">
          <w:t>Anderson and Ray:  Krugman’s Macroeconomics for AP, 2nd Edition. New York, New York: 2011.</w:t>
        </w:r>
      </w:ins>
    </w:p>
    <w:p w14:paraId="1BB35303" w14:textId="233CFD54" w:rsidR="00843E46" w:rsidRPr="00C530EB" w:rsidRDefault="00843E46" w:rsidP="00C149BF">
      <w:pPr>
        <w:numPr>
          <w:ilvl w:val="0"/>
          <w:numId w:val="3"/>
        </w:numPr>
        <w:spacing w:line="240" w:lineRule="auto"/>
        <w:ind w:leftChars="0" w:firstLineChars="0"/>
        <w:textDirection w:val="lrTb"/>
        <w:textAlignment w:val="auto"/>
        <w:outlineLvl w:val="9"/>
        <w:rPr>
          <w:ins w:id="75" w:author="Hoyle, Michael N" w:date="2026-09-25T19:59:00Z" w16du:dateUtc="2026-09-25T23:59:00Z"/>
        </w:rPr>
      </w:pPr>
      <w:ins w:id="76" w:author="Hoyle, Michael N" w:date="2026-09-25T19:59:00Z" w16du:dateUtc="2026-09-25T23:59:00Z">
        <w:r w:rsidRPr="00C530EB">
          <w:t>College Board/Advanced Placement Psychology sample exams and free response materials.</w:t>
        </w:r>
      </w:ins>
    </w:p>
    <w:p w14:paraId="498457AE" w14:textId="2BC9C84A" w:rsidR="00843E46" w:rsidRPr="00C530EB" w:rsidRDefault="00C149BF" w:rsidP="00843E46">
      <w:pPr>
        <w:numPr>
          <w:ilvl w:val="0"/>
          <w:numId w:val="3"/>
        </w:numPr>
        <w:spacing w:line="240" w:lineRule="auto"/>
        <w:ind w:leftChars="0" w:left="0" w:firstLineChars="0" w:hanging="2"/>
        <w:textDirection w:val="lrTb"/>
        <w:textAlignment w:val="auto"/>
        <w:outlineLvl w:val="9"/>
        <w:rPr>
          <w:ins w:id="77" w:author="Hoyle, Michael N" w:date="2026-09-25T19:59:00Z" w16du:dateUtc="2026-09-25T23:59:00Z"/>
        </w:rPr>
      </w:pPr>
      <w:ins w:id="78" w:author="Hoyle, Michael N" w:date="2026-09-25T19:59:00Z" w16du:dateUtc="2026-09-25T23:59:00Z">
        <w:r w:rsidRPr="00C530EB">
          <w:rPr>
            <w:u w:val="single"/>
          </w:rPr>
          <w:t>Crash Course Macroeconomics</w:t>
        </w:r>
        <w:r w:rsidR="00843E46" w:rsidRPr="00C530EB">
          <w:rPr>
            <w:u w:val="single"/>
          </w:rPr>
          <w:t>:</w:t>
        </w:r>
        <w:r w:rsidR="00843E46" w:rsidRPr="00C530EB">
          <w:t xml:space="preserve">  This is a video series that can be found on YouTube and is good for review of main concepts.</w:t>
        </w:r>
      </w:ins>
    </w:p>
    <w:p w14:paraId="77158191" w14:textId="4CEDFE15" w:rsidR="009120EB" w:rsidRPr="00C530EB" w:rsidRDefault="009120EB" w:rsidP="00843E46">
      <w:pPr>
        <w:numPr>
          <w:ilvl w:val="0"/>
          <w:numId w:val="3"/>
        </w:numPr>
        <w:spacing w:line="240" w:lineRule="auto"/>
        <w:ind w:leftChars="0" w:left="0" w:firstLineChars="0" w:hanging="2"/>
        <w:textDirection w:val="lrTb"/>
        <w:textAlignment w:val="auto"/>
        <w:outlineLvl w:val="9"/>
        <w:rPr>
          <w:ins w:id="79" w:author="Hoyle, Michael N" w:date="2026-09-25T19:59:00Z" w16du:dateUtc="2026-09-25T23:59:00Z"/>
        </w:rPr>
      </w:pPr>
      <w:ins w:id="80" w:author="Hoyle, Michael N" w:date="2026-09-25T19:59:00Z" w16du:dateUtc="2026-09-25T23:59:00Z">
        <w:r w:rsidRPr="00C530EB">
          <w:rPr>
            <w:u w:val="single"/>
          </w:rPr>
          <w:t>AC/DC Economics (Jacob Clifford):</w:t>
        </w:r>
        <w:r w:rsidRPr="00C530EB">
          <w:t xml:space="preserve"> Mr. Clifford is </w:t>
        </w:r>
        <w:r w:rsidR="002C4016" w:rsidRPr="00C530EB">
          <w:t>an</w:t>
        </w:r>
        <w:r w:rsidRPr="00C530EB">
          <w:t xml:space="preserve"> AP Econ teacher who has created his own video series.  We will watch some of his videos in class, but I suggest using them for review as well.  </w:t>
        </w:r>
      </w:ins>
    </w:p>
    <w:p w14:paraId="3D5EE486" w14:textId="09888745" w:rsidR="005C4170" w:rsidRPr="00C530EB" w:rsidRDefault="005C4170" w:rsidP="00335C26">
      <w:pPr>
        <w:ind w:leftChars="0" w:left="0" w:firstLineChars="0" w:firstLine="0"/>
        <w:jc w:val="both"/>
        <w:rPr>
          <w:ins w:id="81" w:author="Hoyle, Michael N" w:date="2026-09-25T19:59:00Z" w16du:dateUtc="2026-09-25T23:59:00Z"/>
          <w:b/>
          <w:i/>
        </w:rPr>
      </w:pPr>
    </w:p>
    <w:p w14:paraId="39E1B2A1" w14:textId="684E3E4E" w:rsidR="00334CD6" w:rsidRPr="00C530EB" w:rsidRDefault="005C4170" w:rsidP="009411B8">
      <w:pPr>
        <w:ind w:left="0" w:hanging="2"/>
        <w:jc w:val="both"/>
        <w:rPr>
          <w:ins w:id="82" w:author="Hoyle, Michael N" w:date="2026-09-25T19:59:00Z" w16du:dateUtc="2026-09-25T23:59:00Z"/>
          <w:b/>
          <w:i/>
        </w:rPr>
      </w:pPr>
      <w:ins w:id="83" w:author="Hoyle, Michael N" w:date="2026-09-25T19:59:00Z" w16du:dateUtc="2026-09-25T23:59:00Z">
        <w:r w:rsidRPr="00C530EB">
          <w:rPr>
            <w:b/>
            <w:i/>
          </w:rPr>
          <w:t>Laptops:</w:t>
        </w:r>
      </w:ins>
    </w:p>
    <w:p w14:paraId="71C33E9A" w14:textId="228EA36E" w:rsidR="005C4170" w:rsidRPr="00C530EB" w:rsidRDefault="005C4170" w:rsidP="005C4170">
      <w:pPr>
        <w:ind w:left="0" w:hanging="2"/>
        <w:jc w:val="both"/>
        <w:rPr>
          <w:ins w:id="84" w:author="Hoyle, Michael N" w:date="2026-09-25T19:59:00Z" w16du:dateUtc="2026-09-25T23:59:00Z"/>
          <w:bCs/>
          <w:iCs/>
        </w:rPr>
      </w:pPr>
      <w:ins w:id="85" w:author="Hoyle, Michael N" w:date="2026-09-25T19:59:00Z" w16du:dateUtc="2026-09-25T23:59:00Z">
        <w:r w:rsidRPr="00C530EB">
          <w:rPr>
            <w:bCs/>
            <w:iCs/>
          </w:rPr>
          <w:t>Concerning laptop utilization: 1. Student laptops should not be hard-wired to the network or have print capabilities. 2. Use of discs, flash drives, jump drives, or other USB devices will not be allowed on Madison City computers. 3. Neither the teacher, nor the school is responsible for broken, stolen, or lost laptops. 4. Laptops and other electronic devices will be used at the individual discretion of the teacher.</w:t>
        </w:r>
      </w:ins>
    </w:p>
    <w:p w14:paraId="14E89F85" w14:textId="5BA47937" w:rsidR="00EE436D" w:rsidRPr="00C530EB" w:rsidRDefault="00EE436D" w:rsidP="00C149BF">
      <w:pPr>
        <w:ind w:leftChars="0" w:left="0" w:firstLineChars="0" w:firstLine="0"/>
        <w:jc w:val="both"/>
        <w:rPr>
          <w:ins w:id="86" w:author="Hoyle, Michael N" w:date="2026-09-25T19:59:00Z" w16du:dateUtc="2026-09-25T23:59:00Z"/>
          <w:bCs/>
          <w:iCs/>
        </w:rPr>
      </w:pPr>
    </w:p>
    <w:p w14:paraId="5D75AF81" w14:textId="63806B98" w:rsidR="005C4170" w:rsidRPr="00C530EB" w:rsidRDefault="00843E46" w:rsidP="009411B8">
      <w:pPr>
        <w:ind w:left="0" w:hanging="2"/>
        <w:jc w:val="both"/>
        <w:rPr>
          <w:ins w:id="87" w:author="Hoyle, Michael N" w:date="2026-09-25T19:59:00Z" w16du:dateUtc="2026-09-25T23:59:00Z"/>
          <w:bCs/>
          <w:iCs/>
        </w:rPr>
      </w:pPr>
      <w:ins w:id="88" w:author="Hoyle, Michael N" w:date="2026-09-25T19:59:00Z" w16du:dateUtc="2026-09-25T23:59:00Z">
        <w:r w:rsidRPr="00C530EB">
          <w:rPr>
            <w:b/>
            <w:i/>
          </w:rPr>
          <w:t xml:space="preserve">ADA </w:t>
        </w:r>
        <w:r w:rsidR="00334CD6" w:rsidRPr="00C530EB">
          <w:rPr>
            <w:b/>
            <w:i/>
          </w:rPr>
          <w:t>Accommodations:</w:t>
        </w:r>
      </w:ins>
    </w:p>
    <w:p w14:paraId="131E67A8" w14:textId="53C5451B" w:rsidR="00843E46" w:rsidRPr="00C530EB" w:rsidRDefault="00843E46" w:rsidP="00843E46">
      <w:pPr>
        <w:ind w:left="0" w:hanging="2"/>
        <w:rPr>
          <w:ins w:id="89" w:author="Hoyle, Michael N" w:date="2026-09-25T19:59:00Z" w16du:dateUtc="2026-09-25T23:59:00Z"/>
          <w:rFonts w:eastAsia="Arial"/>
        </w:rPr>
      </w:pPr>
      <w:ins w:id="90" w:author="Hoyle, Michael N" w:date="2026-09-25T19:59:00Z" w16du:dateUtc="2026-09-25T23:59:00Z">
        <w:r w:rsidRPr="00C530EB">
          <w:rPr>
            <w:rFonts w:eastAsia="Arial"/>
          </w:rPr>
          <w:t>If you require any special needs or assistance during the semester, please notify the instructor sometime during the first week of class.</w:t>
        </w:r>
      </w:ins>
    </w:p>
    <w:p w14:paraId="3715F1CD" w14:textId="5FEA181E" w:rsidR="009D6865" w:rsidRPr="00C530EB" w:rsidRDefault="009D6865" w:rsidP="00843E46">
      <w:pPr>
        <w:ind w:left="0" w:hanging="2"/>
        <w:rPr>
          <w:ins w:id="91" w:author="Hoyle, Michael N" w:date="2026-09-25T19:59:00Z" w16du:dateUtc="2026-09-25T23:59:00Z"/>
          <w:rFonts w:eastAsia="Arial"/>
        </w:rPr>
      </w:pPr>
    </w:p>
    <w:p w14:paraId="17EEEB57" w14:textId="2AE79048" w:rsidR="009D6865" w:rsidRPr="00C530EB" w:rsidRDefault="009D6865" w:rsidP="004D59C5">
      <w:pPr>
        <w:tabs>
          <w:tab w:val="left" w:pos="7050"/>
        </w:tabs>
        <w:ind w:left="0" w:hanging="2"/>
        <w:rPr>
          <w:ins w:id="92" w:author="Hoyle, Michael N" w:date="2026-09-25T19:59:00Z" w16du:dateUtc="2026-09-25T23:59:00Z"/>
          <w:b/>
          <w:bCs/>
          <w:i/>
          <w:iCs/>
          <w:vertAlign w:val="superscript"/>
        </w:rPr>
      </w:pPr>
      <w:ins w:id="93" w:author="Hoyle, Michael N" w:date="2026-09-25T19:59:00Z" w16du:dateUtc="2026-09-25T23:59:00Z">
        <w:r w:rsidRPr="00C530EB">
          <w:rPr>
            <w:b/>
            <w:bCs/>
            <w:i/>
            <w:iCs/>
          </w:rPr>
          <w:t xml:space="preserve">AP </w:t>
        </w:r>
        <w:r w:rsidR="00335C26" w:rsidRPr="00C530EB">
          <w:rPr>
            <w:b/>
            <w:bCs/>
            <w:i/>
            <w:iCs/>
          </w:rPr>
          <w:t>MACRO</w:t>
        </w:r>
        <w:r w:rsidRPr="00C530EB">
          <w:rPr>
            <w:b/>
            <w:bCs/>
            <w:i/>
            <w:iCs/>
          </w:rPr>
          <w:t xml:space="preserve"> EXAM --- </w:t>
        </w:r>
        <w:r w:rsidR="009120EB" w:rsidRPr="00C530EB">
          <w:rPr>
            <w:b/>
            <w:bCs/>
            <w:i/>
            <w:iCs/>
          </w:rPr>
          <w:t>FRIDAY, MAY 9</w:t>
        </w:r>
        <w:r w:rsidR="009120EB" w:rsidRPr="00C530EB">
          <w:rPr>
            <w:b/>
            <w:bCs/>
            <w:i/>
            <w:iCs/>
            <w:vertAlign w:val="superscript"/>
          </w:rPr>
          <w:t>TH</w:t>
        </w:r>
        <w:r w:rsidR="009120EB" w:rsidRPr="00C530EB">
          <w:rPr>
            <w:b/>
            <w:bCs/>
            <w:i/>
            <w:iCs/>
          </w:rPr>
          <w:t xml:space="preserve"> - NOON</w:t>
        </w:r>
        <w:r w:rsidR="009A4012" w:rsidRPr="00C530EB">
          <w:rPr>
            <w:b/>
            <w:bCs/>
            <w:i/>
            <w:iCs/>
          </w:rPr>
          <w:t>.</w:t>
        </w:r>
      </w:ins>
    </w:p>
    <w:p w14:paraId="32AC1E27" w14:textId="449DE117" w:rsidR="009D6865" w:rsidRPr="00C530EB" w:rsidRDefault="00335C26" w:rsidP="00843E46">
      <w:pPr>
        <w:ind w:left="0" w:hanging="2"/>
        <w:rPr>
          <w:ins w:id="94" w:author="Hoyle, Michael N" w:date="2026-09-25T19:59:00Z" w16du:dateUtc="2026-09-25T23:59:00Z"/>
          <w:position w:val="0"/>
          <w:lang w:eastAsia="en-US"/>
        </w:rPr>
      </w:pPr>
      <w:ins w:id="95" w:author="Hoyle, Michael N" w:date="2026-09-25T19:59:00Z" w16du:dateUtc="2026-09-25T23:59:00Z">
        <w:r w:rsidRPr="00C530EB">
          <w:rPr>
            <w:position w:val="0"/>
            <w:lang w:eastAsia="en-US"/>
          </w:rPr>
          <w:t xml:space="preserve">The AP Macroeconomics Exam includes two sections. The first section contains 60 multiple-choice questions to be answered in 70 minutes. The second section is the free-response section, which includes one long and two short </w:t>
        </w:r>
        <w:r w:rsidR="009120EB" w:rsidRPr="00C530EB">
          <w:rPr>
            <w:position w:val="0"/>
            <w:lang w:eastAsia="en-US"/>
          </w:rPr>
          <w:t xml:space="preserve">FRQs </w:t>
        </w:r>
        <w:r w:rsidRPr="00C530EB">
          <w:rPr>
            <w:position w:val="0"/>
            <w:lang w:eastAsia="en-US"/>
          </w:rPr>
          <w:t>to be answered in 60 minutes (10 planning/50 writing).</w:t>
        </w:r>
      </w:ins>
    </w:p>
    <w:p w14:paraId="77D11BC6" w14:textId="763C9B84" w:rsidR="00C530EB" w:rsidRPr="00C530EB" w:rsidRDefault="00C530EB" w:rsidP="00C530EB">
      <w:pPr>
        <w:ind w:leftChars="0" w:left="0" w:firstLineChars="0" w:hanging="2"/>
        <w:rPr>
          <w:ins w:id="96" w:author="Hoyle, Michael N" w:date="2026-09-25T19:59:00Z" w16du:dateUtc="2026-09-25T23:59:00Z"/>
          <w:rFonts w:eastAsia="Arial"/>
          <w:i/>
        </w:rPr>
      </w:pPr>
      <w:ins w:id="97" w:author="Hoyle, Michael N" w:date="2026-09-25T19:59:00Z" w16du:dateUtc="2026-09-25T23:59:00Z">
        <w:r w:rsidRPr="00C530EB">
          <w:rPr>
            <w:rFonts w:eastAsia="Arial"/>
          </w:rPr>
          <w:t>(</w:t>
        </w:r>
        <w:r w:rsidRPr="00C530EB">
          <w:rPr>
            <w:rFonts w:eastAsia="Arial"/>
            <w:i/>
          </w:rPr>
          <w:t>This year’s AP exam will be a hybrid with the multiple choice being online and the FRQs being on paper.)</w:t>
        </w:r>
      </w:ins>
    </w:p>
    <w:p w14:paraId="1556F431" w14:textId="77777777" w:rsidR="00335C26" w:rsidRDefault="00335C26" w:rsidP="009D6865">
      <w:pPr>
        <w:ind w:leftChars="0" w:left="0" w:firstLineChars="0" w:firstLine="0"/>
        <w:rPr>
          <w:ins w:id="98" w:author="Hoyle, Michael N" w:date="2026-09-25T19:59:00Z" w16du:dateUtc="2026-09-25T23:59:00Z"/>
          <w:b/>
          <w:i/>
          <w:sz w:val="22"/>
          <w:szCs w:val="22"/>
        </w:rPr>
      </w:pPr>
    </w:p>
    <w:p w14:paraId="59D139D4" w14:textId="6509F086" w:rsidR="00280151" w:rsidRDefault="00280151" w:rsidP="009D6865">
      <w:pPr>
        <w:ind w:leftChars="0" w:left="0" w:firstLineChars="0" w:firstLine="0"/>
        <w:rPr>
          <w:ins w:id="99" w:author="Hoyle, Michael N" w:date="2026-09-25T19:59:00Z" w16du:dateUtc="2026-09-25T23:59:00Z"/>
          <w:b/>
          <w:i/>
          <w:sz w:val="22"/>
          <w:szCs w:val="22"/>
        </w:rPr>
      </w:pPr>
    </w:p>
    <w:p w14:paraId="6E187EDB" w14:textId="77777777" w:rsidR="00625D11" w:rsidRDefault="00105DA9">
      <w:pPr>
        <w:spacing w:after="160" w:line="259" w:lineRule="auto"/>
        <w:ind w:leftChars="0" w:left="0" w:firstLineChars="0" w:firstLine="0"/>
        <w:textDirection w:val="lrTb"/>
        <w:textAlignment w:val="auto"/>
        <w:outlineLvl w:val="9"/>
        <w:rPr>
          <w:b/>
          <w:i/>
          <w:sz w:val="22"/>
          <w:rPrChange w:id="100" w:author="Hoyle, Michael N" w:date="2026-09-25T19:59:00Z" w16du:dateUtc="2026-09-25T23:59:00Z">
            <w:rPr/>
          </w:rPrChange>
        </w:rPr>
        <w:pPrChange w:id="101" w:author="Hoyle, Michael N" w:date="2026-09-25T19:59:00Z" w16du:dateUtc="2026-09-25T23:59:00Z">
          <w:pPr/>
        </w:pPrChange>
      </w:pPr>
      <w:ins w:id="102" w:author="Hoyle, Michael N" w:date="2026-09-25T19:59:00Z" w16du:dateUtc="2026-09-25T23:59:00Z">
        <w:r>
          <w:rPr>
            <w:b/>
            <w:i/>
            <w:sz w:val="22"/>
            <w:szCs w:val="22"/>
          </w:rPr>
          <w:br w:type="page"/>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
        <w:gridCol w:w="1649"/>
        <w:gridCol w:w="2464"/>
        <w:gridCol w:w="2427"/>
        <w:gridCol w:w="2386"/>
        <w:gridCol w:w="2079"/>
        <w:tblGridChange w:id="103">
          <w:tblGrid>
            <w:gridCol w:w="11"/>
            <w:gridCol w:w="1649"/>
            <w:gridCol w:w="248"/>
            <w:gridCol w:w="2216"/>
            <w:gridCol w:w="754"/>
            <w:gridCol w:w="1673"/>
            <w:gridCol w:w="1354"/>
            <w:gridCol w:w="1032"/>
            <w:gridCol w:w="1603"/>
            <w:gridCol w:w="476"/>
            <w:gridCol w:w="2160"/>
          </w:tblGrid>
        </w:tblGridChange>
      </w:tblGrid>
      <w:tr w:rsidR="00105DA9" w:rsidRPr="00AA2697" w14:paraId="33499939" w14:textId="77777777" w:rsidTr="00C23FB9">
        <w:trPr>
          <w:gridBefore w:val="1"/>
          <w:gridAfter w:val="2"/>
          <w:wAfter w:w="2896" w:type="dxa"/>
          <w:trHeight w:val="314"/>
          <w:ins w:id="104" w:author="Hoyle, Michael N" w:date="2026-09-25T19:59:00Z" w16du:dateUtc="2026-09-25T23:59:00Z"/>
        </w:trPr>
        <w:tc>
          <w:tcPr>
            <w:tcW w:w="10167" w:type="dxa"/>
            <w:gridSpan w:val="3"/>
          </w:tcPr>
          <w:p w14:paraId="66221D68" w14:textId="77777777" w:rsidR="00105DA9" w:rsidRDefault="00105DA9" w:rsidP="00C23FB9">
            <w:pPr>
              <w:ind w:left="1" w:hanging="3"/>
              <w:jc w:val="center"/>
              <w:rPr>
                <w:ins w:id="105" w:author="Hoyle, Michael N" w:date="2026-09-25T19:59:00Z" w16du:dateUtc="2026-09-25T23:59:00Z"/>
                <w:rFonts w:ascii="Arial" w:hAnsi="Arial" w:cs="Arial"/>
                <w:b/>
                <w:sz w:val="28"/>
                <w:szCs w:val="28"/>
              </w:rPr>
            </w:pPr>
            <w:ins w:id="106" w:author="Hoyle, Michael N" w:date="2026-09-25T19:59:00Z" w16du:dateUtc="2026-09-25T23:59:00Z">
              <w:r>
                <w:rPr>
                  <w:rFonts w:ascii="Arial" w:hAnsi="Arial" w:cs="Arial"/>
                  <w:b/>
                  <w:sz w:val="28"/>
                  <w:szCs w:val="28"/>
                </w:rPr>
                <w:t xml:space="preserve">18 </w:t>
              </w:r>
              <w:r w:rsidRPr="00AA2697">
                <w:rPr>
                  <w:rFonts w:ascii="Arial" w:hAnsi="Arial" w:cs="Arial"/>
                  <w:b/>
                  <w:sz w:val="28"/>
                  <w:szCs w:val="28"/>
                </w:rPr>
                <w:t>WEEK PLAN</w:t>
              </w:r>
            </w:ins>
          </w:p>
          <w:p w14:paraId="45CF0D9A" w14:textId="77777777" w:rsidR="00611755" w:rsidRPr="00611755" w:rsidRDefault="00611755" w:rsidP="00611755">
            <w:pPr>
              <w:ind w:left="0" w:hanging="2"/>
              <w:jc w:val="center"/>
              <w:rPr>
                <w:ins w:id="107" w:author="Hoyle, Michael N" w:date="2026-09-25T19:59:00Z" w16du:dateUtc="2026-09-25T23:59:00Z"/>
                <w:rFonts w:ascii="Arial" w:hAnsi="Arial" w:cs="Arial"/>
                <w:b/>
                <w:i/>
              </w:rPr>
            </w:pPr>
            <w:ins w:id="108" w:author="Hoyle, Michael N" w:date="2026-09-25T19:59:00Z" w16du:dateUtc="2026-09-25T23:59:00Z">
              <w:r w:rsidRPr="00611755">
                <w:rPr>
                  <w:rFonts w:ascii="Arial" w:hAnsi="Arial" w:cs="Arial"/>
                  <w:b/>
                  <w:i/>
                </w:rPr>
                <w:t>*** Plan is subject to change.  Any changes will be announced in class.</w:t>
              </w:r>
            </w:ins>
          </w:p>
        </w:tc>
      </w:tr>
      <w:tr w:rsidR="00105DA9" w:rsidRPr="00AF56B1" w14:paraId="6FA0D0D3" w14:textId="77777777" w:rsidTr="00C23FB9">
        <w:trPr>
          <w:gridBefore w:val="1"/>
          <w:gridAfter w:val="2"/>
          <w:wAfter w:w="2896" w:type="dxa"/>
          <w:ins w:id="109" w:author="Hoyle, Michael N" w:date="2026-09-25T19:59:00Z" w16du:dateUtc="2026-09-25T23:59:00Z"/>
        </w:trPr>
        <w:tc>
          <w:tcPr>
            <w:tcW w:w="843" w:type="dxa"/>
          </w:tcPr>
          <w:p w14:paraId="2987F61A" w14:textId="77777777" w:rsidR="00105DA9" w:rsidRPr="00AA2697" w:rsidRDefault="00105DA9" w:rsidP="00C23FB9">
            <w:pPr>
              <w:ind w:left="0" w:hanging="2"/>
              <w:jc w:val="center"/>
              <w:rPr>
                <w:ins w:id="110" w:author="Hoyle, Michael N" w:date="2026-09-25T19:59:00Z" w16du:dateUtc="2026-09-25T23:59:00Z"/>
                <w:b/>
              </w:rPr>
            </w:pPr>
          </w:p>
        </w:tc>
        <w:tc>
          <w:tcPr>
            <w:tcW w:w="9324" w:type="dxa"/>
            <w:gridSpan w:val="2"/>
          </w:tcPr>
          <w:p w14:paraId="5FF9077B" w14:textId="77777777" w:rsidR="00105DA9" w:rsidRPr="00AA2697" w:rsidRDefault="00105DA9" w:rsidP="00626C53">
            <w:pPr>
              <w:ind w:left="0" w:hanging="2"/>
              <w:rPr>
                <w:ins w:id="111" w:author="Hoyle, Michael N" w:date="2026-09-25T19:59:00Z" w16du:dateUtc="2026-09-25T23:59:00Z"/>
                <w:i/>
              </w:rPr>
            </w:pPr>
            <w:ins w:id="112" w:author="Hoyle, Michael N" w:date="2026-09-25T19:59:00Z" w16du:dateUtc="2026-09-25T23:59:00Z">
              <w:r>
                <w:rPr>
                  <w:i/>
                </w:rPr>
                <w:t>Unit 1 Basic Economic Concepts ---</w:t>
              </w:r>
              <w:r w:rsidRPr="00AA2697">
                <w:rPr>
                  <w:i/>
                </w:rPr>
                <w:t xml:space="preserve"> </w:t>
              </w:r>
              <w:r w:rsidR="00626C53">
                <w:rPr>
                  <w:i/>
                </w:rPr>
                <w:t>5-10%</w:t>
              </w:r>
            </w:ins>
          </w:p>
        </w:tc>
      </w:tr>
      <w:tr w:rsidR="00625D11" w14:paraId="4111B7D6"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113" w:author="Hoyle, Michael N" w:date="2026-09-25T19:59:00Z" w16du:dateUtc="2026-09-25T23:59:00Z">
            <w:tblPrEx>
              <w:tblW w:w="0" w:type="auto"/>
            </w:tblPrEx>
          </w:tblPrExChange>
        </w:tblPrEx>
        <w:tc>
          <w:tcPr>
            <w:tcW w:w="843" w:type="dxa"/>
            <w:gridSpan w:val="2"/>
            <w:tcPrChange w:id="114" w:author="Hoyle, Michael N" w:date="2026-09-25T19:59:00Z" w16du:dateUtc="2026-09-25T23:59:00Z">
              <w:tcPr>
                <w:tcW w:w="1908" w:type="dxa"/>
                <w:gridSpan w:val="3"/>
                <w:shd w:val="clear" w:color="auto" w:fill="D9D9D9" w:themeFill="background1" w:themeFillShade="D9"/>
              </w:tcPr>
            </w:tcPrChange>
          </w:tcPr>
          <w:p w14:paraId="3CC78867" w14:textId="77777777" w:rsidR="00625D11" w:rsidRPr="00625D11" w:rsidRDefault="00105DA9">
            <w:pPr>
              <w:ind w:left="0" w:hanging="2"/>
              <w:rPr>
                <w:del w:id="115" w:author="Hoyle, Michael N" w:date="2026-09-25T19:59:00Z" w16du:dateUtc="2026-09-25T23:59:00Z"/>
                <w:rFonts w:ascii="Arial Narrow" w:hAnsi="Arial Narrow"/>
              </w:rPr>
            </w:pPr>
            <w:ins w:id="116" w:author="Hoyle, Michael N" w:date="2026-09-25T19:59:00Z" w16du:dateUtc="2026-09-25T23:59:00Z">
              <w:r w:rsidRPr="00AA2697">
                <w:rPr>
                  <w:rFonts w:ascii="Arial" w:hAnsi="Arial" w:cs="Arial"/>
                  <w:b/>
                  <w:sz w:val="22"/>
                  <w:szCs w:val="22"/>
                </w:rPr>
                <w:t>Week 1</w:t>
              </w:r>
            </w:ins>
          </w:p>
          <w:p w14:paraId="4DC8AE69" w14:textId="77777777" w:rsidR="00625D11" w:rsidRPr="00AA2697" w:rsidRDefault="00625D11" w:rsidP="00C23FB9">
            <w:pPr>
              <w:ind w:left="0" w:hanging="2"/>
              <w:jc w:val="center"/>
              <w:rPr>
                <w:rFonts w:ascii="Arial" w:hAnsi="Arial"/>
                <w:b/>
                <w:sz w:val="22"/>
                <w:rPrChange w:id="117" w:author="Hoyle, Michael N" w:date="2026-09-25T19:59:00Z" w16du:dateUtc="2026-09-25T23:59:00Z">
                  <w:rPr>
                    <w:rFonts w:ascii="Arial Narrow" w:hAnsi="Arial Narrow"/>
                  </w:rPr>
                </w:rPrChange>
              </w:rPr>
              <w:pPrChange w:id="118" w:author="Hoyle, Michael N" w:date="2026-09-25T19:59:00Z" w16du:dateUtc="2026-09-25T23:59:00Z">
                <w:pPr/>
              </w:pPrChange>
            </w:pPr>
            <w:del w:id="119" w:author="Hoyle, Michael N" w:date="2026-09-25T19:59:00Z" w16du:dateUtc="2026-09-25T23:59:00Z">
              <w:r w:rsidRPr="00625D11">
                <w:rPr>
                  <w:rFonts w:ascii="Arial Narrow" w:hAnsi="Arial Narrow"/>
                </w:rPr>
                <w:delText>CATEGORY</w:delText>
              </w:r>
            </w:del>
          </w:p>
        </w:tc>
        <w:tc>
          <w:tcPr>
            <w:tcW w:w="4662" w:type="dxa"/>
            <w:tcPrChange w:id="120" w:author="Hoyle, Michael N" w:date="2026-09-25T19:59:00Z" w16du:dateUtc="2026-09-25T23:59:00Z">
              <w:tcPr>
                <w:tcW w:w="2970" w:type="dxa"/>
                <w:gridSpan w:val="2"/>
                <w:shd w:val="clear" w:color="auto" w:fill="D9D9D9" w:themeFill="background1" w:themeFillShade="D9"/>
              </w:tcPr>
            </w:tcPrChange>
          </w:tcPr>
          <w:p w14:paraId="26D7C791" w14:textId="77777777" w:rsidR="00625D11" w:rsidRPr="00625D11" w:rsidRDefault="00105DA9" w:rsidP="00625D11">
            <w:pPr>
              <w:ind w:left="0" w:hanging="2"/>
              <w:jc w:val="center"/>
              <w:rPr>
                <w:del w:id="121" w:author="Hoyle, Michael N" w:date="2026-09-25T19:59:00Z" w16du:dateUtc="2026-09-25T23:59:00Z"/>
                <w:rFonts w:ascii="Arial Narrow" w:hAnsi="Arial Narrow"/>
              </w:rPr>
            </w:pPr>
            <w:ins w:id="122" w:author="Hoyle, Michael N" w:date="2026-09-25T19:59:00Z" w16du:dateUtc="2026-09-25T23:59:00Z">
              <w:r w:rsidRPr="00AA2697">
                <w:rPr>
                  <w:rFonts w:ascii="Arial" w:hAnsi="Arial" w:cs="Arial"/>
                  <w:sz w:val="22"/>
                  <w:szCs w:val="22"/>
                </w:rPr>
                <w:t>Economic Way of Thinking: Scarcity, Needs &amp; Wants; Opportunity Costs &amp; Tradeoffs; Production Possibilities Curve; Costs; Economic Systems; Specialization and Comparative Advantage.</w:t>
              </w:r>
            </w:ins>
            <w:del w:id="123" w:author="Hoyle, Michael N" w:date="2026-09-25T19:59:00Z" w16du:dateUtc="2026-09-25T23:59:00Z">
              <w:r w:rsidR="00625D11" w:rsidRPr="00625D11">
                <w:rPr>
                  <w:rFonts w:ascii="Arial Narrow" w:hAnsi="Arial Narrow"/>
                </w:rPr>
                <w:delText>4</w:delText>
              </w:r>
            </w:del>
          </w:p>
          <w:p w14:paraId="3F0FBBD9" w14:textId="77777777" w:rsidR="00625D11" w:rsidRPr="00AA2697" w:rsidRDefault="00625D11" w:rsidP="00C23FB9">
            <w:pPr>
              <w:ind w:left="0" w:hanging="2"/>
              <w:rPr>
                <w:rFonts w:ascii="Arial" w:hAnsi="Arial"/>
                <w:sz w:val="22"/>
                <w:rPrChange w:id="124" w:author="Hoyle, Michael N" w:date="2026-09-25T19:59:00Z" w16du:dateUtc="2026-09-25T23:59:00Z">
                  <w:rPr>
                    <w:rFonts w:ascii="Arial Narrow" w:hAnsi="Arial Narrow"/>
                  </w:rPr>
                </w:rPrChange>
              </w:rPr>
              <w:pPrChange w:id="125" w:author="Hoyle, Michael N" w:date="2026-09-25T19:59:00Z" w16du:dateUtc="2026-09-25T23:59:00Z">
                <w:pPr>
                  <w:jc w:val="center"/>
                </w:pPr>
              </w:pPrChange>
            </w:pPr>
            <w:del w:id="126" w:author="Hoyle, Michael N" w:date="2026-09-25T19:59:00Z" w16du:dateUtc="2026-09-25T23:59:00Z">
              <w:r w:rsidRPr="00625D11">
                <w:rPr>
                  <w:rFonts w:ascii="Arial Narrow" w:hAnsi="Arial Narrow"/>
                </w:rPr>
                <w:delText>ABOVE STANDARD</w:delText>
              </w:r>
            </w:del>
          </w:p>
        </w:tc>
        <w:tc>
          <w:tcPr>
            <w:tcW w:w="4662" w:type="dxa"/>
            <w:tcPrChange w:id="127" w:author="Hoyle, Michael N" w:date="2026-09-25T19:59:00Z" w16du:dateUtc="2026-09-25T23:59:00Z">
              <w:tcPr>
                <w:tcW w:w="3027" w:type="dxa"/>
                <w:gridSpan w:val="2"/>
                <w:shd w:val="clear" w:color="auto" w:fill="D9D9D9" w:themeFill="background1" w:themeFillShade="D9"/>
              </w:tcPr>
            </w:tcPrChange>
          </w:tcPr>
          <w:p w14:paraId="59A65A2F" w14:textId="77777777" w:rsidR="00625D11" w:rsidRPr="00625D11" w:rsidRDefault="00625D11" w:rsidP="00625D11">
            <w:pPr>
              <w:ind w:left="0" w:hanging="2"/>
              <w:jc w:val="center"/>
              <w:rPr>
                <w:del w:id="128" w:author="Hoyle, Michael N" w:date="2026-09-25T19:59:00Z" w16du:dateUtc="2026-09-25T23:59:00Z"/>
                <w:rFonts w:ascii="Arial Narrow" w:hAnsi="Arial Narrow"/>
              </w:rPr>
            </w:pPr>
            <w:del w:id="129" w:author="Hoyle, Michael N" w:date="2026-09-25T19:59:00Z" w16du:dateUtc="2026-09-25T23:59:00Z">
              <w:r w:rsidRPr="00625D11">
                <w:rPr>
                  <w:rFonts w:ascii="Arial Narrow" w:hAnsi="Arial Narrow"/>
                </w:rPr>
                <w:delText>3</w:delText>
              </w:r>
            </w:del>
          </w:p>
          <w:p w14:paraId="5DDE9B8F" w14:textId="77777777" w:rsidR="00625D11" w:rsidRPr="00625D11" w:rsidRDefault="00625D11" w:rsidP="00625D11">
            <w:pPr>
              <w:ind w:left="0" w:hanging="2"/>
              <w:jc w:val="center"/>
              <w:rPr>
                <w:rFonts w:ascii="Arial Narrow" w:hAnsi="Arial Narrow"/>
              </w:rPr>
            </w:pPr>
            <w:del w:id="130" w:author="Hoyle, Michael N" w:date="2026-09-25T19:59:00Z" w16du:dateUtc="2026-09-25T23:59:00Z">
              <w:r w:rsidRPr="00625D11">
                <w:rPr>
                  <w:rFonts w:ascii="Arial Narrow" w:hAnsi="Arial Narrow"/>
                </w:rPr>
                <w:delText>MEETS STANDARD</w:delText>
              </w:r>
            </w:del>
          </w:p>
        </w:tc>
        <w:tc>
          <w:tcPr>
            <w:tcW w:w="4662" w:type="dxa"/>
            <w:tcPrChange w:id="131" w:author="Hoyle, Michael N" w:date="2026-09-25T19:59:00Z" w16du:dateUtc="2026-09-25T23:59:00Z">
              <w:tcPr>
                <w:tcW w:w="2635" w:type="dxa"/>
                <w:gridSpan w:val="2"/>
                <w:shd w:val="clear" w:color="auto" w:fill="D9D9D9" w:themeFill="background1" w:themeFillShade="D9"/>
              </w:tcPr>
            </w:tcPrChange>
          </w:tcPr>
          <w:p w14:paraId="400298A9" w14:textId="77777777" w:rsidR="00625D11" w:rsidRPr="00625D11" w:rsidRDefault="00625D11" w:rsidP="00625D11">
            <w:pPr>
              <w:ind w:left="0" w:hanging="2"/>
              <w:jc w:val="center"/>
              <w:rPr>
                <w:del w:id="132" w:author="Hoyle, Michael N" w:date="2026-09-25T19:59:00Z" w16du:dateUtc="2026-09-25T23:59:00Z"/>
                <w:rFonts w:ascii="Arial Narrow" w:hAnsi="Arial Narrow"/>
              </w:rPr>
            </w:pPr>
            <w:del w:id="133" w:author="Hoyle, Michael N" w:date="2026-09-25T19:59:00Z" w16du:dateUtc="2026-09-25T23:59:00Z">
              <w:r w:rsidRPr="00625D11">
                <w:rPr>
                  <w:rFonts w:ascii="Arial Narrow" w:hAnsi="Arial Narrow"/>
                </w:rPr>
                <w:delText>2</w:delText>
              </w:r>
            </w:del>
          </w:p>
          <w:p w14:paraId="3EA771D2" w14:textId="77777777" w:rsidR="00625D11" w:rsidRPr="00625D11" w:rsidRDefault="00625D11" w:rsidP="00625D11">
            <w:pPr>
              <w:ind w:left="0" w:hanging="2"/>
              <w:jc w:val="center"/>
              <w:rPr>
                <w:rFonts w:ascii="Arial Narrow" w:hAnsi="Arial Narrow"/>
              </w:rPr>
            </w:pPr>
            <w:del w:id="134" w:author="Hoyle, Michael N" w:date="2026-09-25T19:59:00Z" w16du:dateUtc="2026-09-25T23:59:00Z">
              <w:r w:rsidRPr="00625D11">
                <w:rPr>
                  <w:rFonts w:ascii="Arial Narrow" w:hAnsi="Arial Narrow"/>
                </w:rPr>
                <w:delText>APPROACHING STANDARD</w:delText>
              </w:r>
            </w:del>
          </w:p>
        </w:tc>
        <w:tc>
          <w:tcPr>
            <w:tcW w:w="4662" w:type="dxa"/>
            <w:tcPrChange w:id="135" w:author="Hoyle, Michael N" w:date="2026-09-25T19:59:00Z" w16du:dateUtc="2026-09-25T23:59:00Z">
              <w:tcPr>
                <w:tcW w:w="2636" w:type="dxa"/>
                <w:gridSpan w:val="2"/>
                <w:shd w:val="clear" w:color="auto" w:fill="D9D9D9" w:themeFill="background1" w:themeFillShade="D9"/>
              </w:tcPr>
            </w:tcPrChange>
          </w:tcPr>
          <w:p w14:paraId="663C413A" w14:textId="77777777" w:rsidR="00105DA9" w:rsidRPr="00AA2697" w:rsidRDefault="00105DA9" w:rsidP="00C23FB9">
            <w:pPr>
              <w:ind w:left="0" w:hanging="2"/>
              <w:rPr>
                <w:ins w:id="136" w:author="Hoyle, Michael N" w:date="2026-09-25T19:59:00Z" w16du:dateUtc="2026-09-25T23:59:00Z"/>
                <w:rFonts w:ascii="Arial" w:hAnsi="Arial" w:cs="Arial"/>
                <w:sz w:val="20"/>
                <w:szCs w:val="20"/>
              </w:rPr>
            </w:pPr>
            <w:ins w:id="137" w:author="Hoyle, Michael N" w:date="2026-09-25T19:59:00Z" w16du:dateUtc="2026-09-25T23:59:00Z">
              <w:r w:rsidRPr="00AA2697">
                <w:rPr>
                  <w:rFonts w:ascii="Arial" w:hAnsi="Arial" w:cs="Arial"/>
                  <w:sz w:val="20"/>
                  <w:szCs w:val="20"/>
                </w:rPr>
                <w:t xml:space="preserve">Readings: </w:t>
              </w:r>
            </w:ins>
          </w:p>
          <w:p w14:paraId="309F4728" w14:textId="77777777" w:rsidR="00105DA9" w:rsidRDefault="00105DA9" w:rsidP="00C23FB9">
            <w:pPr>
              <w:ind w:left="0" w:hanging="2"/>
              <w:rPr>
                <w:ins w:id="138" w:author="Hoyle, Michael N" w:date="2026-09-25T19:59:00Z" w16du:dateUtc="2026-09-25T23:59:00Z"/>
                <w:rFonts w:ascii="Arial" w:hAnsi="Arial" w:cs="Arial"/>
                <w:b/>
                <w:sz w:val="20"/>
                <w:szCs w:val="20"/>
              </w:rPr>
            </w:pPr>
          </w:p>
          <w:p w14:paraId="69799163" w14:textId="77777777" w:rsidR="00105DA9" w:rsidRDefault="00105DA9" w:rsidP="00C23FB9">
            <w:pPr>
              <w:ind w:left="0" w:hanging="2"/>
              <w:rPr>
                <w:ins w:id="139" w:author="Hoyle, Michael N" w:date="2026-09-25T19:59:00Z" w16du:dateUtc="2026-09-25T23:59:00Z"/>
                <w:rFonts w:ascii="Arial" w:hAnsi="Arial" w:cs="Arial"/>
                <w:b/>
                <w:sz w:val="20"/>
                <w:szCs w:val="20"/>
              </w:rPr>
            </w:pPr>
            <w:ins w:id="140" w:author="Hoyle, Michael N" w:date="2026-09-25T19:59:00Z" w16du:dateUtc="2026-09-25T23:59:00Z">
              <w:r>
                <w:rPr>
                  <w:rFonts w:ascii="Arial" w:hAnsi="Arial" w:cs="Arial"/>
                  <w:b/>
                  <w:sz w:val="20"/>
                  <w:szCs w:val="20"/>
                </w:rPr>
                <w:t>Modules 1-4: Basic Economic Concepts</w:t>
              </w:r>
            </w:ins>
          </w:p>
          <w:p w14:paraId="77CB6438" w14:textId="77777777" w:rsidR="00105DA9" w:rsidRDefault="00105DA9" w:rsidP="00C23FB9">
            <w:pPr>
              <w:ind w:left="0" w:hanging="2"/>
              <w:rPr>
                <w:ins w:id="141" w:author="Hoyle, Michael N" w:date="2026-09-25T19:59:00Z" w16du:dateUtc="2026-09-25T23:59:00Z"/>
                <w:rFonts w:ascii="Arial" w:hAnsi="Arial" w:cs="Arial"/>
                <w:b/>
                <w:sz w:val="20"/>
                <w:szCs w:val="20"/>
              </w:rPr>
            </w:pPr>
          </w:p>
          <w:p w14:paraId="50D0AFB4" w14:textId="77777777" w:rsidR="00105DA9" w:rsidRDefault="00105DA9" w:rsidP="00C23FB9">
            <w:pPr>
              <w:ind w:left="0" w:hanging="2"/>
              <w:rPr>
                <w:ins w:id="142" w:author="Hoyle, Michael N" w:date="2026-09-25T19:59:00Z" w16du:dateUtc="2026-09-25T23:59:00Z"/>
                <w:rFonts w:ascii="Arial" w:hAnsi="Arial" w:cs="Arial"/>
                <w:b/>
                <w:sz w:val="20"/>
                <w:szCs w:val="20"/>
              </w:rPr>
            </w:pPr>
          </w:p>
          <w:p w14:paraId="70F173DD" w14:textId="77777777" w:rsidR="00105DA9" w:rsidRDefault="00105DA9" w:rsidP="00C23FB9">
            <w:pPr>
              <w:ind w:left="0" w:hanging="2"/>
              <w:rPr>
                <w:ins w:id="143" w:author="Hoyle, Michael N" w:date="2026-09-25T19:59:00Z" w16du:dateUtc="2026-09-25T23:59:00Z"/>
                <w:rFonts w:ascii="Arial" w:hAnsi="Arial" w:cs="Arial"/>
                <w:b/>
                <w:sz w:val="20"/>
                <w:szCs w:val="20"/>
              </w:rPr>
            </w:pPr>
          </w:p>
          <w:p w14:paraId="38C66ABE" w14:textId="77777777" w:rsidR="00625D11" w:rsidRPr="00625D11" w:rsidRDefault="00105DA9" w:rsidP="00625D11">
            <w:pPr>
              <w:ind w:left="0" w:hanging="2"/>
              <w:jc w:val="center"/>
              <w:rPr>
                <w:del w:id="144" w:author="Hoyle, Michael N" w:date="2026-09-25T19:59:00Z" w16du:dateUtc="2026-09-25T23:59:00Z"/>
                <w:rFonts w:ascii="Arial Narrow" w:hAnsi="Arial Narrow"/>
              </w:rPr>
            </w:pPr>
            <w:ins w:id="145" w:author="Hoyle, Michael N" w:date="2026-09-25T19:59:00Z" w16du:dateUtc="2026-09-25T23:59:00Z">
              <w:r>
                <w:rPr>
                  <w:rFonts w:ascii="Arial" w:hAnsi="Arial" w:cs="Arial"/>
                  <w:b/>
                  <w:sz w:val="20"/>
                  <w:szCs w:val="20"/>
                </w:rPr>
                <w:t>Modules 5-7: Supply and Demand</w:t>
              </w:r>
            </w:ins>
            <w:del w:id="146" w:author="Hoyle, Michael N" w:date="2026-09-25T19:59:00Z" w16du:dateUtc="2026-09-25T23:59:00Z">
              <w:r w:rsidR="00625D11" w:rsidRPr="00625D11">
                <w:rPr>
                  <w:rFonts w:ascii="Arial Narrow" w:hAnsi="Arial Narrow"/>
                </w:rPr>
                <w:delText>1</w:delText>
              </w:r>
            </w:del>
          </w:p>
          <w:p w14:paraId="2EF9D29E" w14:textId="77777777" w:rsidR="00625D11" w:rsidRPr="00AA2697" w:rsidRDefault="00625D11" w:rsidP="00C23FB9">
            <w:pPr>
              <w:ind w:left="0" w:hanging="2"/>
              <w:rPr>
                <w:rFonts w:ascii="Arial" w:hAnsi="Arial"/>
                <w:rPrChange w:id="147" w:author="Hoyle, Michael N" w:date="2026-09-25T19:59:00Z" w16du:dateUtc="2026-09-25T23:59:00Z">
                  <w:rPr>
                    <w:rFonts w:ascii="Arial Narrow" w:hAnsi="Arial Narrow"/>
                  </w:rPr>
                </w:rPrChange>
              </w:rPr>
              <w:pPrChange w:id="148" w:author="Hoyle, Michael N" w:date="2026-09-25T19:59:00Z" w16du:dateUtc="2026-09-25T23:59:00Z">
                <w:pPr>
                  <w:jc w:val="center"/>
                </w:pPr>
              </w:pPrChange>
            </w:pPr>
            <w:del w:id="149" w:author="Hoyle, Michael N" w:date="2026-09-25T19:59:00Z" w16du:dateUtc="2026-09-25T23:59:00Z">
              <w:r w:rsidRPr="00625D11">
                <w:rPr>
                  <w:rFonts w:ascii="Arial Narrow" w:hAnsi="Arial Narrow"/>
                </w:rPr>
                <w:delText>BELOW STANDARD</w:delText>
              </w:r>
            </w:del>
          </w:p>
        </w:tc>
      </w:tr>
      <w:tr w:rsidR="00105DA9" w:rsidRPr="00AA2697" w14:paraId="4CDD9FD0" w14:textId="77777777" w:rsidTr="00C23FB9">
        <w:trPr>
          <w:gridBefore w:val="1"/>
          <w:gridAfter w:val="2"/>
          <w:wAfter w:w="2896" w:type="dxa"/>
          <w:ins w:id="150" w:author="Hoyle, Michael N" w:date="2026-09-25T19:59:00Z" w16du:dateUtc="2026-09-25T23:59:00Z"/>
        </w:trPr>
        <w:tc>
          <w:tcPr>
            <w:tcW w:w="843" w:type="dxa"/>
          </w:tcPr>
          <w:p w14:paraId="07781203" w14:textId="77777777" w:rsidR="00105DA9" w:rsidRPr="00AA2697" w:rsidRDefault="00105DA9" w:rsidP="00C23FB9">
            <w:pPr>
              <w:ind w:left="0" w:hanging="2"/>
              <w:jc w:val="center"/>
              <w:rPr>
                <w:ins w:id="151" w:author="Hoyle, Michael N" w:date="2026-09-25T19:59:00Z" w16du:dateUtc="2026-09-25T23:59:00Z"/>
                <w:rFonts w:ascii="Arial" w:hAnsi="Arial" w:cs="Arial"/>
                <w:b/>
                <w:sz w:val="22"/>
                <w:szCs w:val="22"/>
              </w:rPr>
            </w:pPr>
            <w:ins w:id="152" w:author="Hoyle, Michael N" w:date="2026-09-25T19:59:00Z" w16du:dateUtc="2026-09-25T23:59:00Z">
              <w:r w:rsidRPr="00AA2697">
                <w:rPr>
                  <w:rFonts w:ascii="Arial" w:hAnsi="Arial" w:cs="Arial"/>
                  <w:b/>
                  <w:sz w:val="22"/>
                  <w:szCs w:val="22"/>
                </w:rPr>
                <w:t>Week 2</w:t>
              </w:r>
            </w:ins>
          </w:p>
        </w:tc>
        <w:tc>
          <w:tcPr>
            <w:tcW w:w="4662" w:type="dxa"/>
          </w:tcPr>
          <w:p w14:paraId="2457AB06" w14:textId="77777777" w:rsidR="00105DA9" w:rsidRPr="00AA2697" w:rsidRDefault="00105DA9" w:rsidP="00C23FB9">
            <w:pPr>
              <w:ind w:left="0" w:hanging="2"/>
              <w:rPr>
                <w:ins w:id="153" w:author="Hoyle, Michael N" w:date="2026-09-25T19:59:00Z" w16du:dateUtc="2026-09-25T23:59:00Z"/>
                <w:rFonts w:ascii="Arial" w:hAnsi="Arial" w:cs="Arial"/>
                <w:sz w:val="22"/>
                <w:szCs w:val="22"/>
              </w:rPr>
            </w:pPr>
            <w:ins w:id="154" w:author="Hoyle, Michael N" w:date="2026-09-25T19:59:00Z" w16du:dateUtc="2026-09-25T23:59:00Z">
              <w:r w:rsidRPr="00AA2697">
                <w:rPr>
                  <w:rFonts w:ascii="Arial" w:hAnsi="Arial" w:cs="Arial"/>
                  <w:sz w:val="22"/>
                  <w:szCs w:val="22"/>
                </w:rPr>
                <w:t>Define Supply and Demand; Determinants of Supply and Demand; Equilibrium Price and Quantity.</w:t>
              </w:r>
            </w:ins>
          </w:p>
        </w:tc>
        <w:tc>
          <w:tcPr>
            <w:tcW w:w="4662" w:type="dxa"/>
          </w:tcPr>
          <w:p w14:paraId="5248C5EB" w14:textId="77777777" w:rsidR="00105DA9" w:rsidRPr="00AA2697" w:rsidRDefault="00105DA9" w:rsidP="00C23FB9">
            <w:pPr>
              <w:ind w:left="0" w:hanging="2"/>
              <w:rPr>
                <w:ins w:id="155" w:author="Hoyle, Michael N" w:date="2026-09-25T19:59:00Z" w16du:dateUtc="2026-09-25T23:59:00Z"/>
                <w:rFonts w:ascii="Arial" w:hAnsi="Arial" w:cs="Arial"/>
              </w:rPr>
            </w:pPr>
          </w:p>
        </w:tc>
      </w:tr>
      <w:tr w:rsidR="00625D11" w:rsidRPr="00625D11" w14:paraId="54C892D7"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156" w:author="Hoyle, Michael N" w:date="2026-09-25T19:59:00Z" w16du:dateUtc="2026-09-25T23:59:00Z">
            <w:tblPrEx>
              <w:tblW w:w="0" w:type="auto"/>
            </w:tblPrEx>
          </w:tblPrExChange>
        </w:tblPrEx>
        <w:tc>
          <w:tcPr>
            <w:tcW w:w="843" w:type="dxa"/>
            <w:gridSpan w:val="2"/>
            <w:tcPrChange w:id="157" w:author="Hoyle, Michael N" w:date="2026-09-25T19:59:00Z" w16du:dateUtc="2026-09-25T23:59:00Z">
              <w:tcPr>
                <w:tcW w:w="1908" w:type="dxa"/>
                <w:gridSpan w:val="3"/>
                <w:shd w:val="clear" w:color="auto" w:fill="D9D9D9" w:themeFill="background1" w:themeFillShade="D9"/>
              </w:tcPr>
            </w:tcPrChange>
          </w:tcPr>
          <w:p w14:paraId="5FC66EAC" w14:textId="77777777" w:rsidR="00625D11" w:rsidRPr="00AA2697" w:rsidRDefault="00625D11" w:rsidP="00C23FB9">
            <w:pPr>
              <w:ind w:left="0" w:hanging="2"/>
              <w:jc w:val="center"/>
              <w:rPr>
                <w:b/>
                <w:sz w:val="22"/>
                <w:rPrChange w:id="158" w:author="Hoyle, Michael N" w:date="2026-09-25T19:59:00Z" w16du:dateUtc="2026-09-25T23:59:00Z">
                  <w:rPr>
                    <w:rFonts w:ascii="Arial Narrow" w:hAnsi="Arial Narrow"/>
                  </w:rPr>
                </w:rPrChange>
              </w:rPr>
              <w:pPrChange w:id="159" w:author="Hoyle, Michael N" w:date="2026-09-25T19:59:00Z" w16du:dateUtc="2026-09-25T23:59:00Z">
                <w:pPr/>
              </w:pPrChange>
            </w:pPr>
            <w:del w:id="160" w:author="Hoyle, Michael N" w:date="2026-09-25T19:59:00Z" w16du:dateUtc="2026-09-25T23:59:00Z">
              <w:r>
                <w:rPr>
                  <w:rFonts w:ascii="Arial Narrow" w:hAnsi="Arial Narrow"/>
                </w:rPr>
                <w:delText>FOCUS OR THESIS STATEMENT</w:delText>
              </w:r>
            </w:del>
          </w:p>
        </w:tc>
        <w:tc>
          <w:tcPr>
            <w:tcW w:w="9324" w:type="dxa"/>
            <w:tcPrChange w:id="161" w:author="Hoyle, Michael N" w:date="2026-09-25T19:59:00Z" w16du:dateUtc="2026-09-25T23:59:00Z">
              <w:tcPr>
                <w:tcW w:w="2970" w:type="dxa"/>
                <w:gridSpan w:val="2"/>
              </w:tcPr>
            </w:tcPrChange>
          </w:tcPr>
          <w:p w14:paraId="5A90A5D5" w14:textId="77777777" w:rsidR="00625D11" w:rsidRPr="00AA2697" w:rsidRDefault="00626C53" w:rsidP="007C43E9">
            <w:pPr>
              <w:ind w:left="0" w:hanging="2"/>
              <w:rPr>
                <w:i/>
                <w:rPrChange w:id="162" w:author="Hoyle, Michael N" w:date="2026-09-25T19:59:00Z" w16du:dateUtc="2026-09-25T23:59:00Z">
                  <w:rPr>
                    <w:rFonts w:ascii="Arial Narrow" w:hAnsi="Arial Narrow"/>
                  </w:rPr>
                </w:rPrChange>
              </w:rPr>
              <w:pPrChange w:id="163" w:author="Hoyle, Michael N" w:date="2026-09-25T19:59:00Z" w16du:dateUtc="2026-09-25T23:59:00Z">
                <w:pPr/>
              </w:pPrChange>
            </w:pPr>
            <w:ins w:id="164" w:author="Hoyle, Michael N" w:date="2026-09-25T19:59:00Z" w16du:dateUtc="2026-09-25T23:59:00Z">
              <w:r>
                <w:rPr>
                  <w:i/>
                </w:rPr>
                <w:t>Unit 2 Economic Indicators &amp; the Business Cycle --- 12-17%</w:t>
              </w:r>
            </w:ins>
            <w:del w:id="165" w:author="Hoyle, Michael N" w:date="2026-09-25T19:59:00Z" w16du:dateUtc="2026-09-25T23:59:00Z">
              <w:r w:rsidR="00625D11" w:rsidRPr="00625D11">
                <w:rPr>
                  <w:rFonts w:ascii="Arial Narrow" w:hAnsi="Arial Narrow"/>
                </w:rPr>
                <w:delText>The topic sentence names the topic of the writing prompt and outlines the main points to be discussed.</w:delText>
              </w:r>
            </w:del>
          </w:p>
        </w:tc>
        <w:tc>
          <w:tcPr>
            <w:tcW w:w="9324" w:type="dxa"/>
            <w:tcPrChange w:id="166" w:author="Hoyle, Michael N" w:date="2026-09-25T19:59:00Z" w16du:dateUtc="2026-09-25T23:59:00Z">
              <w:tcPr>
                <w:tcW w:w="3027" w:type="dxa"/>
                <w:gridSpan w:val="2"/>
              </w:tcPr>
            </w:tcPrChange>
          </w:tcPr>
          <w:p w14:paraId="7A36C50D" w14:textId="77777777" w:rsidR="00625D11" w:rsidRPr="00625D11" w:rsidRDefault="00625D11">
            <w:pPr>
              <w:ind w:left="0" w:hanging="2"/>
              <w:rPr>
                <w:rFonts w:ascii="Arial Narrow" w:hAnsi="Arial Narrow"/>
              </w:rPr>
            </w:pPr>
            <w:del w:id="167" w:author="Hoyle, Michael N" w:date="2026-09-25T19:59:00Z" w16du:dateUtc="2026-09-25T23:59:00Z">
              <w:r w:rsidRPr="00625D11">
                <w:rPr>
                  <w:rFonts w:ascii="Arial Narrow" w:hAnsi="Arial Narrow"/>
                </w:rPr>
                <w:delText>The topic sentence names the topic of the writing prompt</w:delText>
              </w:r>
              <w:r w:rsidR="002236D9">
                <w:rPr>
                  <w:rFonts w:ascii="Arial Narrow" w:hAnsi="Arial Narrow"/>
                </w:rPr>
                <w:delText>.</w:delText>
              </w:r>
            </w:del>
          </w:p>
        </w:tc>
        <w:tc>
          <w:tcPr>
            <w:tcW w:w="9324" w:type="dxa"/>
            <w:tcPrChange w:id="168" w:author="Hoyle, Michael N" w:date="2026-09-25T19:59:00Z" w16du:dateUtc="2026-09-25T23:59:00Z">
              <w:tcPr>
                <w:tcW w:w="2635" w:type="dxa"/>
                <w:gridSpan w:val="2"/>
              </w:tcPr>
            </w:tcPrChange>
          </w:tcPr>
          <w:p w14:paraId="22327A69" w14:textId="77777777" w:rsidR="00625D11" w:rsidRPr="00625D11" w:rsidRDefault="00625D11">
            <w:pPr>
              <w:ind w:left="0" w:hanging="2"/>
              <w:rPr>
                <w:rFonts w:ascii="Arial Narrow" w:hAnsi="Arial Narrow"/>
              </w:rPr>
            </w:pPr>
            <w:del w:id="169" w:author="Hoyle, Michael N" w:date="2026-09-25T19:59:00Z" w16du:dateUtc="2026-09-25T23:59:00Z">
              <w:r w:rsidRPr="00625D11">
                <w:rPr>
                  <w:rFonts w:ascii="Arial Narrow" w:hAnsi="Arial Narrow"/>
                </w:rPr>
                <w:delText>The topic sentence outlines some or all of the main points to be discussed, but does not name the topic.</w:delText>
              </w:r>
            </w:del>
          </w:p>
        </w:tc>
        <w:tc>
          <w:tcPr>
            <w:tcW w:w="9324" w:type="dxa"/>
            <w:tcPrChange w:id="170" w:author="Hoyle, Michael N" w:date="2026-09-25T19:59:00Z" w16du:dateUtc="2026-09-25T23:59:00Z">
              <w:tcPr>
                <w:tcW w:w="2636" w:type="dxa"/>
                <w:gridSpan w:val="2"/>
              </w:tcPr>
            </w:tcPrChange>
          </w:tcPr>
          <w:p w14:paraId="058EDD33" w14:textId="77777777" w:rsidR="00625D11" w:rsidRPr="00625D11" w:rsidRDefault="00625D11">
            <w:pPr>
              <w:ind w:left="0" w:hanging="2"/>
              <w:rPr>
                <w:rFonts w:ascii="Arial Narrow" w:hAnsi="Arial Narrow"/>
              </w:rPr>
            </w:pPr>
            <w:del w:id="171" w:author="Hoyle, Michael N" w:date="2026-09-25T19:59:00Z" w16du:dateUtc="2026-09-25T23:59:00Z">
              <w:r w:rsidRPr="00625D11">
                <w:rPr>
                  <w:rFonts w:ascii="Arial Narrow" w:hAnsi="Arial Narrow"/>
                </w:rPr>
                <w:delText>The topic sentence does not name the topic AND does not preview what will be discussed.</w:delText>
              </w:r>
            </w:del>
          </w:p>
        </w:tc>
      </w:tr>
      <w:tr w:rsidR="00625D11" w:rsidRPr="00625D11" w14:paraId="096EB428"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172" w:author="Hoyle, Michael N" w:date="2026-09-25T19:59:00Z" w16du:dateUtc="2026-09-25T23:59:00Z">
            <w:tblPrEx>
              <w:tblW w:w="0" w:type="auto"/>
            </w:tblPrEx>
          </w:tblPrExChange>
        </w:tblPrEx>
        <w:tc>
          <w:tcPr>
            <w:tcW w:w="843" w:type="dxa"/>
            <w:gridSpan w:val="2"/>
            <w:tcPrChange w:id="173" w:author="Hoyle, Michael N" w:date="2026-09-25T19:59:00Z" w16du:dateUtc="2026-09-25T23:59:00Z">
              <w:tcPr>
                <w:tcW w:w="1908" w:type="dxa"/>
                <w:gridSpan w:val="3"/>
                <w:shd w:val="clear" w:color="auto" w:fill="D9D9D9" w:themeFill="background1" w:themeFillShade="D9"/>
              </w:tcPr>
            </w:tcPrChange>
          </w:tcPr>
          <w:p w14:paraId="2DB62D7B" w14:textId="77777777" w:rsidR="00625D11" w:rsidRPr="00AA2697" w:rsidRDefault="00105DA9" w:rsidP="00C23FB9">
            <w:pPr>
              <w:ind w:left="0" w:hanging="2"/>
              <w:jc w:val="center"/>
              <w:rPr>
                <w:rFonts w:ascii="Arial" w:hAnsi="Arial"/>
                <w:b/>
                <w:sz w:val="22"/>
                <w:rPrChange w:id="174" w:author="Hoyle, Michael N" w:date="2026-09-25T19:59:00Z" w16du:dateUtc="2026-09-25T23:59:00Z">
                  <w:rPr>
                    <w:rFonts w:ascii="Arial Narrow" w:hAnsi="Arial Narrow"/>
                  </w:rPr>
                </w:rPrChange>
              </w:rPr>
              <w:pPrChange w:id="175" w:author="Hoyle, Michael N" w:date="2026-09-25T19:59:00Z" w16du:dateUtc="2026-09-25T23:59:00Z">
                <w:pPr/>
              </w:pPrChange>
            </w:pPr>
            <w:ins w:id="176" w:author="Hoyle, Michael N" w:date="2026-09-25T19:59:00Z" w16du:dateUtc="2026-09-25T23:59:00Z">
              <w:r w:rsidRPr="00AA2697">
                <w:rPr>
                  <w:rFonts w:ascii="Arial" w:hAnsi="Arial" w:cs="Arial"/>
                  <w:b/>
                  <w:sz w:val="22"/>
                  <w:szCs w:val="22"/>
                </w:rPr>
                <w:t>Week 3</w:t>
              </w:r>
            </w:ins>
            <w:del w:id="177" w:author="Hoyle, Michael N" w:date="2026-09-25T19:59:00Z" w16du:dateUtc="2026-09-25T23:59:00Z">
              <w:r w:rsidR="000A3C1A">
                <w:rPr>
                  <w:rFonts w:ascii="Arial Narrow" w:hAnsi="Arial Narrow"/>
                </w:rPr>
                <w:delText>CONTENT</w:delText>
              </w:r>
            </w:del>
          </w:p>
        </w:tc>
        <w:tc>
          <w:tcPr>
            <w:tcW w:w="4662" w:type="dxa"/>
            <w:tcPrChange w:id="178" w:author="Hoyle, Michael N" w:date="2026-09-25T19:59:00Z" w16du:dateUtc="2026-09-25T23:59:00Z">
              <w:tcPr>
                <w:tcW w:w="2970" w:type="dxa"/>
                <w:gridSpan w:val="2"/>
              </w:tcPr>
            </w:tcPrChange>
          </w:tcPr>
          <w:p w14:paraId="40FB8653" w14:textId="77777777" w:rsidR="00625D11" w:rsidRPr="00AA2697" w:rsidRDefault="00105DA9" w:rsidP="00C23FB9">
            <w:pPr>
              <w:ind w:left="0" w:hanging="2"/>
              <w:rPr>
                <w:rFonts w:ascii="Arial" w:hAnsi="Arial"/>
                <w:sz w:val="22"/>
                <w:rPrChange w:id="179" w:author="Hoyle, Michael N" w:date="2026-09-25T19:59:00Z" w16du:dateUtc="2026-09-25T23:59:00Z">
                  <w:rPr>
                    <w:rFonts w:ascii="Arial Narrow" w:hAnsi="Arial Narrow"/>
                  </w:rPr>
                </w:rPrChange>
              </w:rPr>
              <w:pPrChange w:id="180" w:author="Hoyle, Michael N" w:date="2026-09-25T19:59:00Z" w16du:dateUtc="2026-09-25T23:59:00Z">
                <w:pPr/>
              </w:pPrChange>
            </w:pPr>
            <w:ins w:id="181" w:author="Hoyle, Michael N" w:date="2026-09-25T19:59:00Z" w16du:dateUtc="2026-09-25T23:59:00Z">
              <w:r>
                <w:rPr>
                  <w:rFonts w:ascii="Arial" w:hAnsi="Arial" w:cs="Arial"/>
                  <w:sz w:val="22"/>
                  <w:szCs w:val="22"/>
                </w:rPr>
                <w:t xml:space="preserve">Gross National Product, </w:t>
              </w:r>
              <w:r w:rsidRPr="00AA2697">
                <w:rPr>
                  <w:rFonts w:ascii="Arial" w:hAnsi="Arial" w:cs="Arial"/>
                  <w:sz w:val="22"/>
                  <w:szCs w:val="22"/>
                </w:rPr>
                <w:t>Gross Domestic Product; and National Income Concepts.</w:t>
              </w:r>
            </w:ins>
            <w:del w:id="182" w:author="Hoyle, Michael N" w:date="2026-09-25T19:59:00Z" w16du:dateUtc="2026-09-25T23:59:00Z">
              <w:r w:rsidR="00625D11" w:rsidRPr="00625D11">
                <w:rPr>
                  <w:rFonts w:ascii="Arial Narrow" w:hAnsi="Arial Narrow"/>
                </w:rPr>
                <w:delText>The response specifically addresses the question with extensive details and supporting examples.</w:delText>
              </w:r>
            </w:del>
          </w:p>
        </w:tc>
        <w:tc>
          <w:tcPr>
            <w:tcW w:w="4662" w:type="dxa"/>
            <w:tcPrChange w:id="183" w:author="Hoyle, Michael N" w:date="2026-09-25T19:59:00Z" w16du:dateUtc="2026-09-25T23:59:00Z">
              <w:tcPr>
                <w:tcW w:w="3027" w:type="dxa"/>
                <w:gridSpan w:val="2"/>
              </w:tcPr>
            </w:tcPrChange>
          </w:tcPr>
          <w:p w14:paraId="3622E4BE" w14:textId="77777777" w:rsidR="00105DA9" w:rsidRPr="00AA2697" w:rsidRDefault="00105DA9" w:rsidP="00C23FB9">
            <w:pPr>
              <w:ind w:left="0" w:hanging="2"/>
              <w:rPr>
                <w:ins w:id="184" w:author="Hoyle, Michael N" w:date="2026-09-25T19:59:00Z" w16du:dateUtc="2026-09-25T23:59:00Z"/>
                <w:rFonts w:ascii="Arial" w:hAnsi="Arial" w:cs="Arial"/>
                <w:sz w:val="20"/>
                <w:szCs w:val="20"/>
              </w:rPr>
            </w:pPr>
            <w:ins w:id="185" w:author="Hoyle, Michael N" w:date="2026-09-25T19:59:00Z" w16du:dateUtc="2026-09-25T23:59:00Z">
              <w:r w:rsidRPr="00AA2697">
                <w:rPr>
                  <w:rFonts w:ascii="Arial" w:hAnsi="Arial" w:cs="Arial"/>
                  <w:sz w:val="20"/>
                  <w:szCs w:val="20"/>
                </w:rPr>
                <w:t>Readings:</w:t>
              </w:r>
            </w:ins>
          </w:p>
          <w:p w14:paraId="73AE194C" w14:textId="77777777" w:rsidR="00105DA9" w:rsidRDefault="00105DA9" w:rsidP="00C23FB9">
            <w:pPr>
              <w:ind w:left="0" w:hanging="2"/>
              <w:rPr>
                <w:ins w:id="186" w:author="Hoyle, Michael N" w:date="2026-09-25T19:59:00Z" w16du:dateUtc="2026-09-25T23:59:00Z"/>
                <w:rFonts w:ascii="Arial" w:hAnsi="Arial" w:cs="Arial"/>
                <w:b/>
                <w:sz w:val="20"/>
                <w:szCs w:val="20"/>
              </w:rPr>
            </w:pPr>
          </w:p>
          <w:p w14:paraId="0C5CF24D" w14:textId="77777777" w:rsidR="00625D11" w:rsidRPr="00AA2697" w:rsidRDefault="00105DA9" w:rsidP="00C23FB9">
            <w:pPr>
              <w:ind w:left="0" w:hanging="2"/>
              <w:rPr>
                <w:rFonts w:ascii="Arial" w:hAnsi="Arial"/>
                <w:rPrChange w:id="187" w:author="Hoyle, Michael N" w:date="2026-09-25T19:59:00Z" w16du:dateUtc="2026-09-25T23:59:00Z">
                  <w:rPr>
                    <w:rFonts w:ascii="Arial Narrow" w:hAnsi="Arial Narrow"/>
                  </w:rPr>
                </w:rPrChange>
              </w:rPr>
              <w:pPrChange w:id="188" w:author="Hoyle, Michael N" w:date="2026-09-25T19:59:00Z" w16du:dateUtc="2026-09-25T23:59:00Z">
                <w:pPr/>
              </w:pPrChange>
            </w:pPr>
            <w:ins w:id="189" w:author="Hoyle, Michael N" w:date="2026-09-25T19:59:00Z" w16du:dateUtc="2026-09-25T23:59:00Z">
              <w:r>
                <w:rPr>
                  <w:rFonts w:ascii="Arial" w:hAnsi="Arial" w:cs="Arial"/>
                  <w:b/>
                  <w:sz w:val="20"/>
                  <w:szCs w:val="20"/>
                </w:rPr>
                <w:t>Modules 10-15:  GDP, Unemployment, and Inflation.</w:t>
              </w:r>
            </w:ins>
            <w:del w:id="190" w:author="Hoyle, Michael N" w:date="2026-09-25T19:59:00Z" w16du:dateUtc="2026-09-25T23:59:00Z">
              <w:r w:rsidR="00625D11" w:rsidRPr="00625D11">
                <w:rPr>
                  <w:rFonts w:ascii="Arial Narrow" w:hAnsi="Arial Narrow"/>
                </w:rPr>
                <w:delText>The response specifically addresses the question with details and examples.</w:delText>
              </w:r>
            </w:del>
          </w:p>
        </w:tc>
        <w:tc>
          <w:tcPr>
            <w:tcW w:w="4662" w:type="dxa"/>
            <w:tcPrChange w:id="191" w:author="Hoyle, Michael N" w:date="2026-09-25T19:59:00Z" w16du:dateUtc="2026-09-25T23:59:00Z">
              <w:tcPr>
                <w:tcW w:w="2635" w:type="dxa"/>
                <w:gridSpan w:val="2"/>
              </w:tcPr>
            </w:tcPrChange>
          </w:tcPr>
          <w:p w14:paraId="64C826C6" w14:textId="77777777" w:rsidR="00625D11" w:rsidRPr="00625D11" w:rsidRDefault="00625D11">
            <w:pPr>
              <w:ind w:left="0" w:hanging="2"/>
              <w:rPr>
                <w:rFonts w:ascii="Arial Narrow" w:hAnsi="Arial Narrow"/>
              </w:rPr>
            </w:pPr>
            <w:del w:id="192" w:author="Hoyle, Michael N" w:date="2026-09-25T19:59:00Z" w16du:dateUtc="2026-09-25T23:59:00Z">
              <w:r w:rsidRPr="00625D11">
                <w:rPr>
                  <w:rFonts w:ascii="Arial Narrow" w:hAnsi="Arial Narrow"/>
                </w:rPr>
                <w:delText>The response makes general statements in relation to the prompt without supporting details.</w:delText>
              </w:r>
            </w:del>
          </w:p>
        </w:tc>
        <w:tc>
          <w:tcPr>
            <w:tcW w:w="4662" w:type="dxa"/>
            <w:tcPrChange w:id="193" w:author="Hoyle, Michael N" w:date="2026-09-25T19:59:00Z" w16du:dateUtc="2026-09-25T23:59:00Z">
              <w:tcPr>
                <w:tcW w:w="2636" w:type="dxa"/>
                <w:gridSpan w:val="2"/>
              </w:tcPr>
            </w:tcPrChange>
          </w:tcPr>
          <w:p w14:paraId="6D84599C" w14:textId="77777777" w:rsidR="00625D11" w:rsidRPr="00625D11" w:rsidRDefault="00625D11">
            <w:pPr>
              <w:ind w:left="0" w:hanging="2"/>
              <w:rPr>
                <w:rFonts w:ascii="Arial Narrow" w:hAnsi="Arial Narrow"/>
              </w:rPr>
            </w:pPr>
            <w:del w:id="194" w:author="Hoyle, Michael N" w:date="2026-09-25T19:59:00Z" w16du:dateUtc="2026-09-25T23:59:00Z">
              <w:r w:rsidRPr="00625D11">
                <w:rPr>
                  <w:rFonts w:ascii="Arial Narrow" w:hAnsi="Arial Narrow"/>
                </w:rPr>
                <w:delText>The response does not address the prompt.</w:delText>
              </w:r>
            </w:del>
          </w:p>
        </w:tc>
      </w:tr>
      <w:tr w:rsidR="00105DA9" w:rsidRPr="00AA2697" w14:paraId="2B316AD9" w14:textId="77777777" w:rsidTr="00C23FB9">
        <w:trPr>
          <w:gridBefore w:val="1"/>
          <w:gridAfter w:val="2"/>
          <w:wAfter w:w="2896" w:type="dxa"/>
          <w:ins w:id="195" w:author="Hoyle, Michael N" w:date="2026-09-25T19:59:00Z" w16du:dateUtc="2026-09-25T23:59:00Z"/>
        </w:trPr>
        <w:tc>
          <w:tcPr>
            <w:tcW w:w="843" w:type="dxa"/>
          </w:tcPr>
          <w:p w14:paraId="6D48C76D" w14:textId="77777777" w:rsidR="00105DA9" w:rsidRPr="00AA2697" w:rsidRDefault="00105DA9" w:rsidP="00C23FB9">
            <w:pPr>
              <w:ind w:left="0" w:hanging="2"/>
              <w:jc w:val="center"/>
              <w:rPr>
                <w:ins w:id="196" w:author="Hoyle, Michael N" w:date="2026-09-25T19:59:00Z" w16du:dateUtc="2026-09-25T23:59:00Z"/>
                <w:rFonts w:ascii="Arial" w:hAnsi="Arial" w:cs="Arial"/>
                <w:b/>
                <w:sz w:val="22"/>
                <w:szCs w:val="22"/>
              </w:rPr>
            </w:pPr>
            <w:ins w:id="197" w:author="Hoyle, Michael N" w:date="2026-09-25T19:59:00Z" w16du:dateUtc="2026-09-25T23:59:00Z">
              <w:r w:rsidRPr="00AA2697">
                <w:rPr>
                  <w:rFonts w:ascii="Arial" w:hAnsi="Arial" w:cs="Arial"/>
                  <w:b/>
                  <w:sz w:val="22"/>
                  <w:szCs w:val="22"/>
                </w:rPr>
                <w:t>Week 4</w:t>
              </w:r>
            </w:ins>
          </w:p>
        </w:tc>
        <w:tc>
          <w:tcPr>
            <w:tcW w:w="4662" w:type="dxa"/>
          </w:tcPr>
          <w:p w14:paraId="1C178AC6" w14:textId="77777777" w:rsidR="00105DA9" w:rsidRPr="00AA2697" w:rsidRDefault="00105DA9" w:rsidP="00C23FB9">
            <w:pPr>
              <w:ind w:left="0" w:hanging="2"/>
              <w:rPr>
                <w:ins w:id="198" w:author="Hoyle, Michael N" w:date="2026-09-25T19:59:00Z" w16du:dateUtc="2026-09-25T23:59:00Z"/>
                <w:rFonts w:ascii="Arial" w:hAnsi="Arial" w:cs="Arial"/>
                <w:sz w:val="22"/>
                <w:szCs w:val="22"/>
              </w:rPr>
            </w:pPr>
            <w:ins w:id="199" w:author="Hoyle, Michael N" w:date="2026-09-25T19:59:00Z" w16du:dateUtc="2026-09-25T23:59:00Z">
              <w:r w:rsidRPr="00AA2697">
                <w:rPr>
                  <w:rFonts w:ascii="Arial" w:hAnsi="Arial" w:cs="Arial"/>
                  <w:sz w:val="22"/>
                  <w:szCs w:val="22"/>
                </w:rPr>
                <w:t>Inflation and Indices; Unemployment</w:t>
              </w:r>
              <w:r w:rsidR="00FB026D">
                <w:rPr>
                  <w:rFonts w:ascii="Arial" w:hAnsi="Arial" w:cs="Arial"/>
                  <w:sz w:val="22"/>
                  <w:szCs w:val="22"/>
                </w:rPr>
                <w:t>, and Business Cycle</w:t>
              </w:r>
            </w:ins>
          </w:p>
        </w:tc>
        <w:tc>
          <w:tcPr>
            <w:tcW w:w="4662" w:type="dxa"/>
          </w:tcPr>
          <w:p w14:paraId="4E33903E" w14:textId="77777777" w:rsidR="00105DA9" w:rsidRPr="00AA2697" w:rsidRDefault="00105DA9" w:rsidP="00C23FB9">
            <w:pPr>
              <w:ind w:left="0" w:hanging="2"/>
              <w:rPr>
                <w:ins w:id="200" w:author="Hoyle, Michael N" w:date="2026-09-25T19:59:00Z" w16du:dateUtc="2026-09-25T23:59:00Z"/>
                <w:rFonts w:ascii="Arial" w:hAnsi="Arial" w:cs="Arial"/>
                <w:sz w:val="20"/>
                <w:szCs w:val="20"/>
              </w:rPr>
            </w:pPr>
          </w:p>
        </w:tc>
      </w:tr>
      <w:tr w:rsidR="00105DA9" w:rsidRPr="00AF56B1" w14:paraId="72D85FAA" w14:textId="77777777" w:rsidTr="00C23FB9">
        <w:trPr>
          <w:gridBefore w:val="1"/>
          <w:gridAfter w:val="2"/>
          <w:wAfter w:w="2896" w:type="dxa"/>
          <w:ins w:id="201" w:author="Hoyle, Michael N" w:date="2026-09-25T19:59:00Z" w16du:dateUtc="2026-09-25T23:59:00Z"/>
        </w:trPr>
        <w:tc>
          <w:tcPr>
            <w:tcW w:w="843" w:type="dxa"/>
          </w:tcPr>
          <w:p w14:paraId="21DCD5E2" w14:textId="77777777" w:rsidR="00105DA9" w:rsidRPr="00AA2697" w:rsidRDefault="00105DA9" w:rsidP="00C23FB9">
            <w:pPr>
              <w:ind w:left="0" w:hanging="2"/>
              <w:jc w:val="center"/>
              <w:rPr>
                <w:ins w:id="202" w:author="Hoyle, Michael N" w:date="2026-09-25T19:59:00Z" w16du:dateUtc="2026-09-25T23:59:00Z"/>
                <w:b/>
              </w:rPr>
            </w:pPr>
          </w:p>
        </w:tc>
        <w:tc>
          <w:tcPr>
            <w:tcW w:w="9324" w:type="dxa"/>
            <w:gridSpan w:val="2"/>
          </w:tcPr>
          <w:p w14:paraId="30060AC8" w14:textId="77777777" w:rsidR="00105DA9" w:rsidRPr="00AA2697" w:rsidRDefault="00105DA9" w:rsidP="007C43E9">
            <w:pPr>
              <w:ind w:left="0" w:hanging="2"/>
              <w:rPr>
                <w:ins w:id="203" w:author="Hoyle, Michael N" w:date="2026-09-25T19:59:00Z" w16du:dateUtc="2026-09-25T23:59:00Z"/>
                <w:i/>
              </w:rPr>
            </w:pPr>
            <w:ins w:id="204" w:author="Hoyle, Michael N" w:date="2026-09-25T19:59:00Z" w16du:dateUtc="2026-09-25T23:59:00Z">
              <w:r w:rsidRPr="00AA2697">
                <w:rPr>
                  <w:i/>
                </w:rPr>
                <w:t>Unit 3 National Income &amp; Price Determin</w:t>
              </w:r>
              <w:r>
                <w:rPr>
                  <w:i/>
                </w:rPr>
                <w:t>ation ---</w:t>
              </w:r>
              <w:r w:rsidRPr="00AA2697">
                <w:rPr>
                  <w:i/>
                </w:rPr>
                <w:t xml:space="preserve"> </w:t>
              </w:r>
              <w:r w:rsidR="007C43E9">
                <w:rPr>
                  <w:i/>
                </w:rPr>
                <w:t>17-27</w:t>
              </w:r>
              <w:r w:rsidRPr="00AA2697">
                <w:rPr>
                  <w:i/>
                </w:rPr>
                <w:t>%</w:t>
              </w:r>
            </w:ins>
          </w:p>
        </w:tc>
      </w:tr>
      <w:tr w:rsidR="00105DA9" w:rsidRPr="00AA2697" w14:paraId="2F0C4BC6" w14:textId="77777777" w:rsidTr="00C23FB9">
        <w:trPr>
          <w:gridBefore w:val="1"/>
          <w:gridAfter w:val="2"/>
          <w:wAfter w:w="2896" w:type="dxa"/>
          <w:ins w:id="205" w:author="Hoyle, Michael N" w:date="2026-09-25T19:59:00Z" w16du:dateUtc="2026-09-25T23:59:00Z"/>
        </w:trPr>
        <w:tc>
          <w:tcPr>
            <w:tcW w:w="843" w:type="dxa"/>
          </w:tcPr>
          <w:p w14:paraId="71DAE1C2" w14:textId="77777777" w:rsidR="00105DA9" w:rsidRPr="00AA2697" w:rsidRDefault="00105DA9" w:rsidP="00C23FB9">
            <w:pPr>
              <w:ind w:left="0" w:hanging="2"/>
              <w:jc w:val="center"/>
              <w:rPr>
                <w:ins w:id="206" w:author="Hoyle, Michael N" w:date="2026-09-25T19:59:00Z" w16du:dateUtc="2026-09-25T23:59:00Z"/>
                <w:rFonts w:ascii="Arial" w:hAnsi="Arial" w:cs="Arial"/>
                <w:b/>
                <w:sz w:val="22"/>
                <w:szCs w:val="22"/>
              </w:rPr>
            </w:pPr>
            <w:ins w:id="207" w:author="Hoyle, Michael N" w:date="2026-09-25T19:59:00Z" w16du:dateUtc="2026-09-25T23:59:00Z">
              <w:r w:rsidRPr="00AA2697">
                <w:rPr>
                  <w:rFonts w:ascii="Arial" w:hAnsi="Arial" w:cs="Arial"/>
                  <w:b/>
                  <w:sz w:val="22"/>
                  <w:szCs w:val="22"/>
                </w:rPr>
                <w:t>Week 5</w:t>
              </w:r>
              <w:r>
                <w:rPr>
                  <w:rFonts w:ascii="Arial" w:hAnsi="Arial" w:cs="Arial"/>
                  <w:b/>
                  <w:sz w:val="22"/>
                  <w:szCs w:val="22"/>
                </w:rPr>
                <w:t>-6</w:t>
              </w:r>
            </w:ins>
          </w:p>
        </w:tc>
        <w:tc>
          <w:tcPr>
            <w:tcW w:w="4662" w:type="dxa"/>
          </w:tcPr>
          <w:p w14:paraId="7513C9FB" w14:textId="77777777" w:rsidR="00105DA9" w:rsidRPr="00AA2697" w:rsidRDefault="00105DA9" w:rsidP="00C23FB9">
            <w:pPr>
              <w:ind w:left="0" w:hanging="2"/>
              <w:rPr>
                <w:ins w:id="208" w:author="Hoyle, Michael N" w:date="2026-09-25T19:59:00Z" w16du:dateUtc="2026-09-25T23:59:00Z"/>
                <w:rFonts w:ascii="Arial" w:hAnsi="Arial" w:cs="Arial"/>
                <w:sz w:val="22"/>
                <w:szCs w:val="22"/>
              </w:rPr>
            </w:pPr>
            <w:ins w:id="209" w:author="Hoyle, Michael N" w:date="2026-09-25T19:59:00Z" w16du:dateUtc="2026-09-25T23:59:00Z">
              <w:r w:rsidRPr="00AA2697">
                <w:rPr>
                  <w:rFonts w:ascii="Arial" w:hAnsi="Arial" w:cs="Arial"/>
                  <w:sz w:val="22"/>
                  <w:szCs w:val="22"/>
                </w:rPr>
                <w:t>Aggregate Supply; Short-Run &amp; Long-Run Analysis</w:t>
              </w:r>
            </w:ins>
          </w:p>
        </w:tc>
        <w:tc>
          <w:tcPr>
            <w:tcW w:w="4662" w:type="dxa"/>
            <w:vMerge w:val="restart"/>
          </w:tcPr>
          <w:p w14:paraId="1338A1CA" w14:textId="77777777" w:rsidR="00105DA9" w:rsidRPr="00AA2697" w:rsidRDefault="00105DA9" w:rsidP="00C23FB9">
            <w:pPr>
              <w:ind w:left="0" w:hanging="2"/>
              <w:rPr>
                <w:ins w:id="210" w:author="Hoyle, Michael N" w:date="2026-09-25T19:59:00Z" w16du:dateUtc="2026-09-25T23:59:00Z"/>
                <w:rFonts w:ascii="Arial" w:hAnsi="Arial" w:cs="Arial"/>
                <w:sz w:val="20"/>
                <w:szCs w:val="20"/>
              </w:rPr>
            </w:pPr>
            <w:ins w:id="211" w:author="Hoyle, Michael N" w:date="2026-09-25T19:59:00Z" w16du:dateUtc="2026-09-25T23:59:00Z">
              <w:r w:rsidRPr="00AA2697">
                <w:rPr>
                  <w:rFonts w:ascii="Arial" w:hAnsi="Arial" w:cs="Arial"/>
                  <w:sz w:val="20"/>
                  <w:szCs w:val="20"/>
                </w:rPr>
                <w:t>Readings:</w:t>
              </w:r>
            </w:ins>
          </w:p>
          <w:p w14:paraId="7EA382BE" w14:textId="77777777" w:rsidR="00105DA9" w:rsidRDefault="00105DA9" w:rsidP="00C23FB9">
            <w:pPr>
              <w:ind w:left="0" w:hanging="2"/>
              <w:rPr>
                <w:ins w:id="212" w:author="Hoyle, Michael N" w:date="2026-09-25T19:59:00Z" w16du:dateUtc="2026-09-25T23:59:00Z"/>
                <w:rFonts w:ascii="Arial" w:hAnsi="Arial" w:cs="Arial"/>
                <w:b/>
                <w:sz w:val="20"/>
                <w:szCs w:val="20"/>
              </w:rPr>
            </w:pPr>
          </w:p>
          <w:p w14:paraId="61DBB459" w14:textId="77777777" w:rsidR="00105DA9" w:rsidRPr="00AA2697" w:rsidRDefault="00105DA9" w:rsidP="00C23FB9">
            <w:pPr>
              <w:ind w:left="0" w:hanging="2"/>
              <w:rPr>
                <w:ins w:id="213" w:author="Hoyle, Michael N" w:date="2026-09-25T19:59:00Z" w16du:dateUtc="2026-09-25T23:59:00Z"/>
                <w:rFonts w:ascii="Arial" w:hAnsi="Arial" w:cs="Arial"/>
                <w:sz w:val="20"/>
                <w:szCs w:val="20"/>
              </w:rPr>
            </w:pPr>
            <w:ins w:id="214" w:author="Hoyle, Michael N" w:date="2026-09-25T19:59:00Z" w16du:dateUtc="2026-09-25T23:59:00Z">
              <w:r>
                <w:rPr>
                  <w:rFonts w:ascii="Arial" w:hAnsi="Arial" w:cs="Arial"/>
                  <w:b/>
                  <w:sz w:val="20"/>
                  <w:szCs w:val="20"/>
                </w:rPr>
                <w:t>Modules 16-21: Income, Aggregate Supply and Demand, and Fiscal Policy</w:t>
              </w:r>
            </w:ins>
          </w:p>
          <w:p w14:paraId="44A2A7CD" w14:textId="77777777" w:rsidR="00105DA9" w:rsidRPr="00AA2697" w:rsidRDefault="00105DA9" w:rsidP="00C23FB9">
            <w:pPr>
              <w:ind w:left="0" w:hanging="2"/>
              <w:rPr>
                <w:ins w:id="215" w:author="Hoyle, Michael N" w:date="2026-09-25T19:59:00Z" w16du:dateUtc="2026-09-25T23:59:00Z"/>
                <w:rFonts w:ascii="Arial" w:hAnsi="Arial" w:cs="Arial"/>
                <w:sz w:val="20"/>
                <w:szCs w:val="20"/>
              </w:rPr>
            </w:pPr>
          </w:p>
        </w:tc>
      </w:tr>
      <w:tr w:rsidR="00105DA9" w:rsidRPr="00AA2697" w14:paraId="473FEB3A" w14:textId="77777777" w:rsidTr="00C23FB9">
        <w:trPr>
          <w:gridBefore w:val="1"/>
          <w:gridAfter w:val="2"/>
          <w:wAfter w:w="2896" w:type="dxa"/>
          <w:ins w:id="216" w:author="Hoyle, Michael N" w:date="2026-09-25T19:59:00Z" w16du:dateUtc="2026-09-25T23:59:00Z"/>
        </w:trPr>
        <w:tc>
          <w:tcPr>
            <w:tcW w:w="843" w:type="dxa"/>
          </w:tcPr>
          <w:p w14:paraId="05C3BEC7" w14:textId="77777777" w:rsidR="00105DA9" w:rsidRPr="00AA2697" w:rsidRDefault="00105DA9" w:rsidP="00C23FB9">
            <w:pPr>
              <w:ind w:left="0" w:hanging="2"/>
              <w:jc w:val="center"/>
              <w:rPr>
                <w:ins w:id="217" w:author="Hoyle, Michael N" w:date="2026-09-25T19:59:00Z" w16du:dateUtc="2026-09-25T23:59:00Z"/>
                <w:rFonts w:ascii="Arial" w:hAnsi="Arial" w:cs="Arial"/>
                <w:b/>
                <w:sz w:val="22"/>
                <w:szCs w:val="22"/>
              </w:rPr>
            </w:pPr>
            <w:ins w:id="218" w:author="Hoyle, Michael N" w:date="2026-09-25T19:59:00Z" w16du:dateUtc="2026-09-25T23:59:00Z">
              <w:r w:rsidRPr="00AA2697">
                <w:rPr>
                  <w:rFonts w:ascii="Arial" w:hAnsi="Arial" w:cs="Arial"/>
                  <w:b/>
                  <w:sz w:val="22"/>
                  <w:szCs w:val="22"/>
                </w:rPr>
                <w:t>Week 6</w:t>
              </w:r>
              <w:r>
                <w:rPr>
                  <w:rFonts w:ascii="Arial" w:hAnsi="Arial" w:cs="Arial"/>
                  <w:b/>
                  <w:sz w:val="22"/>
                  <w:szCs w:val="22"/>
                </w:rPr>
                <w:t>-7</w:t>
              </w:r>
            </w:ins>
          </w:p>
        </w:tc>
        <w:tc>
          <w:tcPr>
            <w:tcW w:w="4662" w:type="dxa"/>
          </w:tcPr>
          <w:p w14:paraId="417A9596" w14:textId="77777777" w:rsidR="00105DA9" w:rsidRPr="00AA2697" w:rsidRDefault="00105DA9" w:rsidP="00C23FB9">
            <w:pPr>
              <w:ind w:left="0" w:hanging="2"/>
              <w:rPr>
                <w:ins w:id="219" w:author="Hoyle, Michael N" w:date="2026-09-25T19:59:00Z" w16du:dateUtc="2026-09-25T23:59:00Z"/>
                <w:rFonts w:ascii="Arial" w:hAnsi="Arial" w:cs="Arial"/>
                <w:sz w:val="22"/>
                <w:szCs w:val="22"/>
              </w:rPr>
            </w:pPr>
            <w:ins w:id="220" w:author="Hoyle, Michael N" w:date="2026-09-25T19:59:00Z" w16du:dateUtc="2026-09-25T23:59:00Z">
              <w:r w:rsidRPr="00AA2697">
                <w:rPr>
                  <w:rFonts w:ascii="Arial" w:hAnsi="Arial" w:cs="Arial"/>
                  <w:sz w:val="22"/>
                  <w:szCs w:val="22"/>
                </w:rPr>
                <w:t>Sticky v. Flexible Wages &amp; Prices; Supply-Side Policies</w:t>
              </w:r>
            </w:ins>
          </w:p>
        </w:tc>
        <w:tc>
          <w:tcPr>
            <w:tcW w:w="4662" w:type="dxa"/>
            <w:vMerge/>
          </w:tcPr>
          <w:p w14:paraId="16C9654D" w14:textId="77777777" w:rsidR="00105DA9" w:rsidRPr="00AA2697" w:rsidRDefault="00105DA9" w:rsidP="00C23FB9">
            <w:pPr>
              <w:ind w:left="0" w:hanging="2"/>
              <w:rPr>
                <w:ins w:id="221" w:author="Hoyle, Michael N" w:date="2026-09-25T19:59:00Z" w16du:dateUtc="2026-09-25T23:59:00Z"/>
                <w:rFonts w:ascii="Arial" w:hAnsi="Arial" w:cs="Arial"/>
                <w:sz w:val="20"/>
                <w:szCs w:val="20"/>
              </w:rPr>
            </w:pPr>
          </w:p>
        </w:tc>
      </w:tr>
      <w:tr w:rsidR="00625D11" w:rsidRPr="00625D11" w14:paraId="79EB87A4"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222" w:author="Hoyle, Michael N" w:date="2026-09-25T19:59:00Z" w16du:dateUtc="2026-09-25T23:59:00Z">
            <w:tblPrEx>
              <w:tblW w:w="0" w:type="auto"/>
            </w:tblPrEx>
          </w:tblPrExChange>
        </w:tblPrEx>
        <w:tc>
          <w:tcPr>
            <w:tcW w:w="843" w:type="dxa"/>
            <w:gridSpan w:val="2"/>
            <w:tcPrChange w:id="223" w:author="Hoyle, Michael N" w:date="2026-09-25T19:59:00Z" w16du:dateUtc="2026-09-25T23:59:00Z">
              <w:tcPr>
                <w:tcW w:w="1908" w:type="dxa"/>
                <w:gridSpan w:val="3"/>
                <w:shd w:val="clear" w:color="auto" w:fill="D9D9D9" w:themeFill="background1" w:themeFillShade="D9"/>
              </w:tcPr>
            </w:tcPrChange>
          </w:tcPr>
          <w:p w14:paraId="77020705" w14:textId="77777777" w:rsidR="00625D11" w:rsidRPr="00AA2697" w:rsidRDefault="00105DA9" w:rsidP="00C23FB9">
            <w:pPr>
              <w:ind w:left="0" w:hanging="2"/>
              <w:jc w:val="center"/>
              <w:rPr>
                <w:rFonts w:ascii="Arial" w:hAnsi="Arial"/>
                <w:b/>
                <w:sz w:val="22"/>
                <w:rPrChange w:id="224" w:author="Hoyle, Michael N" w:date="2026-09-25T19:59:00Z" w16du:dateUtc="2026-09-25T23:59:00Z">
                  <w:rPr>
                    <w:rFonts w:ascii="Arial Narrow" w:hAnsi="Arial Narrow"/>
                  </w:rPr>
                </w:rPrChange>
              </w:rPr>
              <w:pPrChange w:id="225" w:author="Hoyle, Michael N" w:date="2026-09-25T19:59:00Z" w16du:dateUtc="2026-09-25T23:59:00Z">
                <w:pPr/>
              </w:pPrChange>
            </w:pPr>
            <w:ins w:id="226" w:author="Hoyle, Michael N" w:date="2026-09-25T19:59:00Z" w16du:dateUtc="2026-09-25T23:59:00Z">
              <w:r w:rsidRPr="00AA2697">
                <w:rPr>
                  <w:rFonts w:ascii="Arial" w:hAnsi="Arial" w:cs="Arial"/>
                  <w:b/>
                  <w:sz w:val="22"/>
                  <w:szCs w:val="22"/>
                </w:rPr>
                <w:t>Week 7</w:t>
              </w:r>
              <w:r>
                <w:rPr>
                  <w:rFonts w:ascii="Arial" w:hAnsi="Arial" w:cs="Arial"/>
                  <w:b/>
                  <w:sz w:val="22"/>
                  <w:szCs w:val="22"/>
                </w:rPr>
                <w:t>-8</w:t>
              </w:r>
            </w:ins>
            <w:del w:id="227" w:author="Hoyle, Michael N" w:date="2026-09-25T19:59:00Z" w16du:dateUtc="2026-09-25T23:59:00Z">
              <w:r w:rsidR="00625D11">
                <w:rPr>
                  <w:rFonts w:ascii="Arial Narrow" w:hAnsi="Arial Narrow"/>
                </w:rPr>
                <w:delText>TRANSITIONS</w:delText>
              </w:r>
            </w:del>
          </w:p>
        </w:tc>
        <w:tc>
          <w:tcPr>
            <w:tcW w:w="4662" w:type="dxa"/>
            <w:tcPrChange w:id="228" w:author="Hoyle, Michael N" w:date="2026-09-25T19:59:00Z" w16du:dateUtc="2026-09-25T23:59:00Z">
              <w:tcPr>
                <w:tcW w:w="2970" w:type="dxa"/>
                <w:gridSpan w:val="2"/>
              </w:tcPr>
            </w:tcPrChange>
          </w:tcPr>
          <w:p w14:paraId="23D43644" w14:textId="77777777" w:rsidR="00625D11" w:rsidRPr="00AA2697" w:rsidRDefault="00105DA9" w:rsidP="00C23FB9">
            <w:pPr>
              <w:ind w:left="0" w:hanging="2"/>
              <w:rPr>
                <w:rFonts w:ascii="Arial" w:hAnsi="Arial"/>
                <w:sz w:val="22"/>
                <w:rPrChange w:id="229" w:author="Hoyle, Michael N" w:date="2026-09-25T19:59:00Z" w16du:dateUtc="2026-09-25T23:59:00Z">
                  <w:rPr>
                    <w:rFonts w:ascii="Arial Narrow" w:hAnsi="Arial Narrow"/>
                  </w:rPr>
                </w:rPrChange>
              </w:rPr>
              <w:pPrChange w:id="230" w:author="Hoyle, Michael N" w:date="2026-09-25T19:59:00Z" w16du:dateUtc="2026-09-25T23:59:00Z">
                <w:pPr/>
              </w:pPrChange>
            </w:pPr>
            <w:ins w:id="231" w:author="Hoyle, Michael N" w:date="2026-09-25T19:59:00Z" w16du:dateUtc="2026-09-25T23:59:00Z">
              <w:r w:rsidRPr="00AA2697">
                <w:rPr>
                  <w:rFonts w:ascii="Arial" w:hAnsi="Arial" w:cs="Arial"/>
                  <w:sz w:val="22"/>
                  <w:szCs w:val="22"/>
                </w:rPr>
                <w:t>Aggregate Demand without Money; Circular Flow; Components of Aggregate Demand; Multiplier; Fiscal Policy</w:t>
              </w:r>
            </w:ins>
            <w:del w:id="232" w:author="Hoyle, Michael N" w:date="2026-09-25T19:59:00Z" w16du:dateUtc="2026-09-25T23:59:00Z">
              <w:r w:rsidR="00625D11" w:rsidRPr="00625D11">
                <w:rPr>
                  <w:rFonts w:ascii="Arial Narrow" w:hAnsi="Arial Narrow"/>
                </w:rPr>
                <w:delText>A variety of thoughtful transitions are used. They clearly show how ideas are connected.</w:delText>
              </w:r>
            </w:del>
          </w:p>
        </w:tc>
        <w:tc>
          <w:tcPr>
            <w:tcW w:w="4662" w:type="dxa"/>
            <w:tcPrChange w:id="233" w:author="Hoyle, Michael N" w:date="2026-09-25T19:59:00Z" w16du:dateUtc="2026-09-25T23:59:00Z">
              <w:tcPr>
                <w:tcW w:w="3027" w:type="dxa"/>
                <w:gridSpan w:val="2"/>
              </w:tcPr>
            </w:tcPrChange>
          </w:tcPr>
          <w:p w14:paraId="1F329450" w14:textId="77777777" w:rsidR="00625D11" w:rsidRPr="00AA2697" w:rsidRDefault="00625D11" w:rsidP="00C23FB9">
            <w:pPr>
              <w:ind w:left="0" w:hanging="2"/>
              <w:rPr>
                <w:rFonts w:ascii="Arial" w:hAnsi="Arial"/>
                <w:sz w:val="20"/>
                <w:rPrChange w:id="234" w:author="Hoyle, Michael N" w:date="2026-09-25T19:59:00Z" w16du:dateUtc="2026-09-25T23:59:00Z">
                  <w:rPr>
                    <w:rFonts w:ascii="Arial Narrow" w:hAnsi="Arial Narrow"/>
                  </w:rPr>
                </w:rPrChange>
              </w:rPr>
              <w:pPrChange w:id="235" w:author="Hoyle, Michael N" w:date="2026-09-25T19:59:00Z" w16du:dateUtc="2026-09-25T23:59:00Z">
                <w:pPr/>
              </w:pPrChange>
            </w:pPr>
            <w:del w:id="236" w:author="Hoyle, Michael N" w:date="2026-09-25T19:59:00Z" w16du:dateUtc="2026-09-25T23:59:00Z">
              <w:r w:rsidRPr="00625D11">
                <w:rPr>
                  <w:rFonts w:ascii="Arial Narrow" w:hAnsi="Arial Narrow"/>
                </w:rPr>
                <w:delText>Transitions show how ideas are connected, but there is little variety.</w:delText>
              </w:r>
            </w:del>
          </w:p>
        </w:tc>
        <w:tc>
          <w:tcPr>
            <w:tcW w:w="4662" w:type="dxa"/>
            <w:tcPrChange w:id="237" w:author="Hoyle, Michael N" w:date="2026-09-25T19:59:00Z" w16du:dateUtc="2026-09-25T23:59:00Z">
              <w:tcPr>
                <w:tcW w:w="2635" w:type="dxa"/>
                <w:gridSpan w:val="2"/>
              </w:tcPr>
            </w:tcPrChange>
          </w:tcPr>
          <w:p w14:paraId="72709115" w14:textId="77777777" w:rsidR="00625D11" w:rsidRPr="00625D11" w:rsidRDefault="00625D11">
            <w:pPr>
              <w:ind w:left="0" w:hanging="2"/>
              <w:rPr>
                <w:rFonts w:ascii="Arial Narrow" w:hAnsi="Arial Narrow"/>
              </w:rPr>
            </w:pPr>
            <w:del w:id="238" w:author="Hoyle, Michael N" w:date="2026-09-25T19:59:00Z" w16du:dateUtc="2026-09-25T23:59:00Z">
              <w:r w:rsidRPr="00625D11">
                <w:rPr>
                  <w:rFonts w:ascii="Arial Narrow" w:hAnsi="Arial Narrow"/>
                </w:rPr>
                <w:delText>Some transitions work well, but some connections between ideas are unclear.</w:delText>
              </w:r>
            </w:del>
          </w:p>
        </w:tc>
        <w:tc>
          <w:tcPr>
            <w:tcW w:w="4662" w:type="dxa"/>
            <w:tcPrChange w:id="239" w:author="Hoyle, Michael N" w:date="2026-09-25T19:59:00Z" w16du:dateUtc="2026-09-25T23:59:00Z">
              <w:tcPr>
                <w:tcW w:w="2636" w:type="dxa"/>
                <w:gridSpan w:val="2"/>
              </w:tcPr>
            </w:tcPrChange>
          </w:tcPr>
          <w:p w14:paraId="637AD288" w14:textId="77777777" w:rsidR="00625D11" w:rsidRPr="00625D11" w:rsidRDefault="00625D11">
            <w:pPr>
              <w:ind w:left="0" w:hanging="2"/>
              <w:rPr>
                <w:rFonts w:ascii="Arial Narrow" w:hAnsi="Arial Narrow"/>
              </w:rPr>
            </w:pPr>
            <w:del w:id="240" w:author="Hoyle, Michael N" w:date="2026-09-25T19:59:00Z" w16du:dateUtc="2026-09-25T23:59:00Z">
              <w:r w:rsidRPr="00625D11">
                <w:rPr>
                  <w:rFonts w:ascii="Arial Narrow" w:hAnsi="Arial Narrow"/>
                </w:rPr>
                <w:delText>The transitions between ideas are unclear or nonexistent.</w:delText>
              </w:r>
            </w:del>
          </w:p>
        </w:tc>
      </w:tr>
      <w:tr w:rsidR="00625D11" w:rsidRPr="00625D11" w14:paraId="40694057"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241" w:author="Hoyle, Michael N" w:date="2026-09-25T19:59:00Z" w16du:dateUtc="2026-09-25T23:59:00Z">
            <w:tblPrEx>
              <w:tblW w:w="0" w:type="auto"/>
            </w:tblPrEx>
          </w:tblPrExChange>
        </w:tblPrEx>
        <w:tc>
          <w:tcPr>
            <w:tcW w:w="843" w:type="dxa"/>
            <w:gridSpan w:val="2"/>
            <w:tcPrChange w:id="242" w:author="Hoyle, Michael N" w:date="2026-09-25T19:59:00Z" w16du:dateUtc="2026-09-25T23:59:00Z">
              <w:tcPr>
                <w:tcW w:w="1908" w:type="dxa"/>
                <w:gridSpan w:val="3"/>
                <w:shd w:val="clear" w:color="auto" w:fill="D9D9D9" w:themeFill="background1" w:themeFillShade="D9"/>
              </w:tcPr>
            </w:tcPrChange>
          </w:tcPr>
          <w:p w14:paraId="5BBF8F6B" w14:textId="77777777" w:rsidR="00625D11" w:rsidRPr="00AA2697" w:rsidRDefault="00625D11" w:rsidP="00C23FB9">
            <w:pPr>
              <w:ind w:left="0" w:hanging="2"/>
              <w:jc w:val="center"/>
              <w:rPr>
                <w:rFonts w:ascii="Arial" w:hAnsi="Arial"/>
                <w:b/>
                <w:sz w:val="22"/>
                <w:rPrChange w:id="243" w:author="Hoyle, Michael N" w:date="2026-09-25T19:59:00Z" w16du:dateUtc="2026-09-25T23:59:00Z">
                  <w:rPr>
                    <w:rFonts w:ascii="Arial Narrow" w:hAnsi="Arial Narrow"/>
                  </w:rPr>
                </w:rPrChange>
              </w:rPr>
              <w:pPrChange w:id="244" w:author="Hoyle, Michael N" w:date="2026-09-25T19:59:00Z" w16du:dateUtc="2026-09-25T23:59:00Z">
                <w:pPr/>
              </w:pPrChange>
            </w:pPr>
            <w:del w:id="245" w:author="Hoyle, Michael N" w:date="2026-09-25T19:59:00Z" w16du:dateUtc="2026-09-25T23:59:00Z">
              <w:r>
                <w:rPr>
                  <w:rFonts w:ascii="Arial Narrow" w:hAnsi="Arial Narrow"/>
                </w:rPr>
                <w:delText>GRAMMAR AND SPELLING</w:delText>
              </w:r>
            </w:del>
          </w:p>
        </w:tc>
        <w:tc>
          <w:tcPr>
            <w:tcW w:w="843" w:type="dxa"/>
            <w:tcPrChange w:id="246" w:author="Hoyle, Michael N" w:date="2026-09-25T19:59:00Z" w16du:dateUtc="2026-09-25T23:59:00Z">
              <w:tcPr>
                <w:tcW w:w="2970" w:type="dxa"/>
                <w:gridSpan w:val="2"/>
              </w:tcPr>
            </w:tcPrChange>
          </w:tcPr>
          <w:p w14:paraId="5EEDEAD7" w14:textId="77777777" w:rsidR="00625D11" w:rsidRPr="00625D11" w:rsidRDefault="00625D11">
            <w:pPr>
              <w:ind w:left="0" w:hanging="2"/>
              <w:rPr>
                <w:rFonts w:ascii="Arial Narrow" w:hAnsi="Arial Narrow"/>
              </w:rPr>
            </w:pPr>
            <w:del w:id="247" w:author="Hoyle, Michael N" w:date="2026-09-25T19:59:00Z" w16du:dateUtc="2026-09-25T23:59:00Z">
              <w:r w:rsidRPr="00625D11">
                <w:rPr>
                  <w:rFonts w:ascii="Arial Narrow" w:hAnsi="Arial Narrow"/>
                </w:rPr>
                <w:delText>The response contains no errors in spelling or grammar.</w:delText>
              </w:r>
            </w:del>
          </w:p>
        </w:tc>
        <w:tc>
          <w:tcPr>
            <w:tcW w:w="843" w:type="dxa"/>
            <w:tcPrChange w:id="248" w:author="Hoyle, Michael N" w:date="2026-09-25T19:59:00Z" w16du:dateUtc="2026-09-25T23:59:00Z">
              <w:tcPr>
                <w:tcW w:w="3027" w:type="dxa"/>
                <w:gridSpan w:val="2"/>
              </w:tcPr>
            </w:tcPrChange>
          </w:tcPr>
          <w:p w14:paraId="68571451" w14:textId="77777777" w:rsidR="00625D11" w:rsidRPr="00625D11" w:rsidRDefault="00625D11">
            <w:pPr>
              <w:ind w:left="0" w:hanging="2"/>
              <w:rPr>
                <w:rFonts w:ascii="Arial Narrow" w:hAnsi="Arial Narrow"/>
              </w:rPr>
            </w:pPr>
            <w:del w:id="249" w:author="Hoyle, Michael N" w:date="2026-09-25T19:59:00Z" w16du:dateUtc="2026-09-25T23:59:00Z">
              <w:r w:rsidRPr="00625D11">
                <w:rPr>
                  <w:rFonts w:ascii="Arial Narrow" w:hAnsi="Arial Narrow"/>
                </w:rPr>
                <w:delText>The response contains 1-2 errors in spelling or grammar.</w:delText>
              </w:r>
            </w:del>
          </w:p>
        </w:tc>
        <w:tc>
          <w:tcPr>
            <w:tcW w:w="843" w:type="dxa"/>
            <w:tcPrChange w:id="250" w:author="Hoyle, Michael N" w:date="2026-09-25T19:59:00Z" w16du:dateUtc="2026-09-25T23:59:00Z">
              <w:tcPr>
                <w:tcW w:w="2635" w:type="dxa"/>
                <w:gridSpan w:val="2"/>
              </w:tcPr>
            </w:tcPrChange>
          </w:tcPr>
          <w:p w14:paraId="6FB35BF0" w14:textId="77777777" w:rsidR="00625D11" w:rsidRPr="00625D11" w:rsidRDefault="00625D11" w:rsidP="002236D9">
            <w:pPr>
              <w:ind w:left="0" w:hanging="2"/>
              <w:rPr>
                <w:rFonts w:ascii="Arial Narrow" w:hAnsi="Arial Narrow"/>
              </w:rPr>
            </w:pPr>
            <w:del w:id="251" w:author="Hoyle, Michael N" w:date="2026-09-25T19:59:00Z" w16du:dateUtc="2026-09-25T23:59:00Z">
              <w:r w:rsidRPr="00625D11">
                <w:rPr>
                  <w:rFonts w:ascii="Arial Narrow" w:hAnsi="Arial Narrow"/>
                </w:rPr>
                <w:delText xml:space="preserve">The response contains 3-4 errors in </w:delText>
              </w:r>
              <w:r w:rsidR="002236D9">
                <w:rPr>
                  <w:rFonts w:ascii="Arial Narrow" w:hAnsi="Arial Narrow"/>
                </w:rPr>
                <w:delText>spelling or grammar</w:delText>
              </w:r>
              <w:r w:rsidRPr="00625D11">
                <w:rPr>
                  <w:rFonts w:ascii="Arial Narrow" w:hAnsi="Arial Narrow"/>
                </w:rPr>
                <w:delText>.</w:delText>
              </w:r>
            </w:del>
          </w:p>
        </w:tc>
        <w:tc>
          <w:tcPr>
            <w:tcW w:w="9324" w:type="dxa"/>
            <w:tcPrChange w:id="252" w:author="Hoyle, Michael N" w:date="2026-09-25T19:59:00Z" w16du:dateUtc="2026-09-25T23:59:00Z">
              <w:tcPr>
                <w:tcW w:w="2636" w:type="dxa"/>
                <w:gridSpan w:val="2"/>
              </w:tcPr>
            </w:tcPrChange>
          </w:tcPr>
          <w:p w14:paraId="4EDAF156" w14:textId="77777777" w:rsidR="00625D11" w:rsidRPr="0009758C" w:rsidRDefault="00105DA9" w:rsidP="007C43E9">
            <w:pPr>
              <w:ind w:left="0" w:hanging="2"/>
              <w:rPr>
                <w:i/>
                <w:rPrChange w:id="253" w:author="Hoyle, Michael N" w:date="2026-09-25T19:59:00Z" w16du:dateUtc="2026-09-25T23:59:00Z">
                  <w:rPr>
                    <w:rFonts w:ascii="Arial Narrow" w:hAnsi="Arial Narrow"/>
                  </w:rPr>
                </w:rPrChange>
              </w:rPr>
              <w:pPrChange w:id="254" w:author="Hoyle, Michael N" w:date="2026-09-25T19:59:00Z" w16du:dateUtc="2026-09-25T23:59:00Z">
                <w:pPr/>
              </w:pPrChange>
            </w:pPr>
            <w:ins w:id="255" w:author="Hoyle, Michael N" w:date="2026-09-25T19:59:00Z" w16du:dateUtc="2026-09-25T23:59:00Z">
              <w:r w:rsidRPr="0009758C">
                <w:rPr>
                  <w:i/>
                </w:rPr>
                <w:t xml:space="preserve">Unit 4 Financial Sector --- </w:t>
              </w:r>
              <w:r w:rsidR="007C43E9">
                <w:rPr>
                  <w:i/>
                </w:rPr>
                <w:t>18-23</w:t>
              </w:r>
              <w:r w:rsidRPr="0009758C">
                <w:rPr>
                  <w:i/>
                </w:rPr>
                <w:t>%</w:t>
              </w:r>
            </w:ins>
            <w:del w:id="256" w:author="Hoyle, Michael N" w:date="2026-09-25T19:59:00Z" w16du:dateUtc="2026-09-25T23:59:00Z">
              <w:r w:rsidR="00625D11" w:rsidRPr="00625D11">
                <w:rPr>
                  <w:rFonts w:ascii="Arial Narrow" w:hAnsi="Arial Narrow"/>
                </w:rPr>
                <w:delText xml:space="preserve">The response contains more than 4 errors in </w:delText>
              </w:r>
              <w:r w:rsidR="002236D9">
                <w:rPr>
                  <w:rFonts w:ascii="Arial Narrow" w:hAnsi="Arial Narrow"/>
                </w:rPr>
                <w:delText>spelling or grammar</w:delText>
              </w:r>
              <w:r w:rsidR="00625D11" w:rsidRPr="00625D11">
                <w:rPr>
                  <w:rFonts w:ascii="Arial Narrow" w:hAnsi="Arial Narrow"/>
                </w:rPr>
                <w:delText>.</w:delText>
              </w:r>
            </w:del>
          </w:p>
        </w:tc>
      </w:tr>
      <w:tr w:rsidR="00625D11" w:rsidRPr="00625D11" w14:paraId="508969A7"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257" w:author="Hoyle, Michael N" w:date="2026-09-25T19:59:00Z" w16du:dateUtc="2026-09-25T23:59:00Z">
            <w:tblPrEx>
              <w:tblW w:w="0" w:type="auto"/>
            </w:tblPrEx>
          </w:tblPrExChange>
        </w:tblPrEx>
        <w:tc>
          <w:tcPr>
            <w:tcW w:w="843" w:type="dxa"/>
            <w:gridSpan w:val="2"/>
            <w:tcPrChange w:id="258" w:author="Hoyle, Michael N" w:date="2026-09-25T19:59:00Z" w16du:dateUtc="2026-09-25T23:59:00Z">
              <w:tcPr>
                <w:tcW w:w="1908" w:type="dxa"/>
                <w:gridSpan w:val="3"/>
                <w:shd w:val="clear" w:color="auto" w:fill="D9D9D9" w:themeFill="background1" w:themeFillShade="D9"/>
              </w:tcPr>
            </w:tcPrChange>
          </w:tcPr>
          <w:p w14:paraId="20D62A1E" w14:textId="77777777" w:rsidR="00625D11" w:rsidRPr="00AA2697" w:rsidRDefault="00105DA9" w:rsidP="00C23FB9">
            <w:pPr>
              <w:ind w:left="0" w:hanging="2"/>
              <w:jc w:val="center"/>
              <w:rPr>
                <w:rFonts w:ascii="Arial" w:hAnsi="Arial"/>
                <w:b/>
                <w:sz w:val="22"/>
                <w:rPrChange w:id="259" w:author="Hoyle, Michael N" w:date="2026-09-25T19:59:00Z" w16du:dateUtc="2026-09-25T23:59:00Z">
                  <w:rPr>
                    <w:rFonts w:ascii="Arial Narrow" w:hAnsi="Arial Narrow"/>
                  </w:rPr>
                </w:rPrChange>
              </w:rPr>
              <w:pPrChange w:id="260" w:author="Hoyle, Michael N" w:date="2026-09-25T19:59:00Z" w16du:dateUtc="2026-09-25T23:59:00Z">
                <w:pPr/>
              </w:pPrChange>
            </w:pPr>
            <w:ins w:id="261" w:author="Hoyle, Michael N" w:date="2026-09-25T19:59:00Z" w16du:dateUtc="2026-09-25T23:59:00Z">
              <w:r w:rsidRPr="00AA2697">
                <w:rPr>
                  <w:rFonts w:ascii="Arial" w:hAnsi="Arial" w:cs="Arial"/>
                  <w:b/>
                  <w:sz w:val="22"/>
                  <w:szCs w:val="22"/>
                </w:rPr>
                <w:t>Week 9</w:t>
              </w:r>
            </w:ins>
            <w:del w:id="262" w:author="Hoyle, Michael N" w:date="2026-09-25T19:59:00Z" w16du:dateUtc="2026-09-25T23:59:00Z">
              <w:r w:rsidR="00625D11">
                <w:rPr>
                  <w:rFonts w:ascii="Arial Narrow" w:hAnsi="Arial Narrow"/>
                </w:rPr>
                <w:delText>PORTFOLIO FORMAT</w:delText>
              </w:r>
            </w:del>
          </w:p>
        </w:tc>
        <w:tc>
          <w:tcPr>
            <w:tcW w:w="4662" w:type="dxa"/>
            <w:tcPrChange w:id="263" w:author="Hoyle, Michael N" w:date="2026-09-25T19:59:00Z" w16du:dateUtc="2026-09-25T23:59:00Z">
              <w:tcPr>
                <w:tcW w:w="2970" w:type="dxa"/>
                <w:gridSpan w:val="2"/>
              </w:tcPr>
            </w:tcPrChange>
          </w:tcPr>
          <w:p w14:paraId="531A7293" w14:textId="77777777" w:rsidR="00625D11" w:rsidRPr="00625D11" w:rsidRDefault="00105DA9">
            <w:pPr>
              <w:ind w:left="0" w:hanging="2"/>
              <w:rPr>
                <w:del w:id="264" w:author="Hoyle, Michael N" w:date="2026-09-25T19:59:00Z" w16du:dateUtc="2026-09-25T23:59:00Z"/>
                <w:rFonts w:ascii="Arial Narrow" w:hAnsi="Arial Narrow"/>
              </w:rPr>
            </w:pPr>
            <w:ins w:id="265" w:author="Hoyle, Michael N" w:date="2026-09-25T19:59:00Z" w16du:dateUtc="2026-09-25T23:59:00Z">
              <w:r w:rsidRPr="00AA2697">
                <w:rPr>
                  <w:rFonts w:ascii="Arial" w:hAnsi="Arial" w:cs="Arial"/>
                  <w:sz w:val="22"/>
                  <w:szCs w:val="22"/>
                </w:rPr>
                <w:t>Money and Banking;  Definition of Money and its Creation; Tools of Federal Policy</w:t>
              </w:r>
            </w:ins>
            <w:del w:id="266" w:author="Hoyle, Michael N" w:date="2026-09-25T19:59:00Z" w16du:dateUtc="2026-09-25T23:59:00Z">
              <w:r w:rsidR="00625D11" w:rsidRPr="00625D11">
                <w:rPr>
                  <w:rFonts w:ascii="Arial Narrow" w:hAnsi="Arial Narrow"/>
                </w:rPr>
                <w:delText>All 5 formatting details are included:</w:delText>
              </w:r>
            </w:del>
          </w:p>
          <w:p w14:paraId="38AA5BA7" w14:textId="77777777" w:rsidR="00625D11" w:rsidRPr="00AA2697" w:rsidRDefault="00625D11" w:rsidP="00C23FB9">
            <w:pPr>
              <w:ind w:left="0" w:hanging="2"/>
              <w:rPr>
                <w:rFonts w:ascii="Arial" w:hAnsi="Arial"/>
                <w:sz w:val="22"/>
                <w:rPrChange w:id="267" w:author="Hoyle, Michael N" w:date="2026-09-25T19:59:00Z" w16du:dateUtc="2026-09-25T23:59:00Z">
                  <w:rPr>
                    <w:rFonts w:ascii="Arial Narrow" w:hAnsi="Arial Narrow"/>
                  </w:rPr>
                </w:rPrChange>
              </w:rPr>
              <w:pPrChange w:id="268" w:author="Hoyle, Michael N" w:date="2026-09-25T19:59:00Z" w16du:dateUtc="2026-09-25T23:59:00Z">
                <w:pPr/>
              </w:pPrChange>
            </w:pPr>
            <w:del w:id="269" w:author="Hoyle, Michael N" w:date="2026-09-25T19:59:00Z" w16du:dateUtc="2026-09-25T23:59:00Z">
              <w:r w:rsidRPr="00625D11">
                <w:rPr>
                  <w:rFonts w:ascii="Arial Narrow" w:hAnsi="Arial Narrow"/>
                </w:rPr>
                <w:delText>1.  Title is the exact prompt; 2. Minimum of 50 words; 3.  Word Count; 4. Table of Contents Hyperlink; 5. Date</w:delText>
              </w:r>
            </w:del>
          </w:p>
        </w:tc>
        <w:tc>
          <w:tcPr>
            <w:tcW w:w="4662" w:type="dxa"/>
            <w:tcPrChange w:id="270" w:author="Hoyle, Michael N" w:date="2026-09-25T19:59:00Z" w16du:dateUtc="2026-09-25T23:59:00Z">
              <w:tcPr>
                <w:tcW w:w="3027" w:type="dxa"/>
                <w:gridSpan w:val="2"/>
              </w:tcPr>
            </w:tcPrChange>
          </w:tcPr>
          <w:p w14:paraId="0A1D1F92" w14:textId="77777777" w:rsidR="00105DA9" w:rsidRPr="00AA2697" w:rsidRDefault="00105DA9" w:rsidP="00C23FB9">
            <w:pPr>
              <w:ind w:left="0" w:hanging="2"/>
              <w:rPr>
                <w:ins w:id="271" w:author="Hoyle, Michael N" w:date="2026-09-25T19:59:00Z" w16du:dateUtc="2026-09-25T23:59:00Z"/>
                <w:rFonts w:ascii="Arial" w:hAnsi="Arial" w:cs="Arial"/>
                <w:sz w:val="20"/>
                <w:szCs w:val="20"/>
              </w:rPr>
            </w:pPr>
            <w:ins w:id="272" w:author="Hoyle, Michael N" w:date="2026-09-25T19:59:00Z" w16du:dateUtc="2026-09-25T23:59:00Z">
              <w:r w:rsidRPr="00AA2697">
                <w:rPr>
                  <w:rFonts w:ascii="Arial" w:hAnsi="Arial" w:cs="Arial"/>
                  <w:sz w:val="20"/>
                  <w:szCs w:val="20"/>
                </w:rPr>
                <w:t xml:space="preserve">Readings: </w:t>
              </w:r>
            </w:ins>
          </w:p>
          <w:p w14:paraId="1A50DA37" w14:textId="77777777" w:rsidR="00105DA9" w:rsidRDefault="00105DA9" w:rsidP="00C23FB9">
            <w:pPr>
              <w:ind w:left="0" w:hanging="2"/>
              <w:rPr>
                <w:ins w:id="273" w:author="Hoyle, Michael N" w:date="2026-09-25T19:59:00Z" w16du:dateUtc="2026-09-25T23:59:00Z"/>
                <w:rFonts w:ascii="Arial" w:hAnsi="Arial" w:cs="Arial"/>
                <w:b/>
                <w:sz w:val="20"/>
                <w:szCs w:val="20"/>
              </w:rPr>
            </w:pPr>
          </w:p>
          <w:p w14:paraId="7A8ADEDF" w14:textId="77777777" w:rsidR="00625D11" w:rsidRPr="00625D11" w:rsidRDefault="00105DA9" w:rsidP="00625D11">
            <w:pPr>
              <w:ind w:left="0" w:hanging="2"/>
              <w:rPr>
                <w:del w:id="274" w:author="Hoyle, Michael N" w:date="2026-09-25T19:59:00Z" w16du:dateUtc="2026-09-25T23:59:00Z"/>
                <w:rFonts w:ascii="Arial Narrow" w:hAnsi="Arial Narrow"/>
              </w:rPr>
            </w:pPr>
            <w:ins w:id="275" w:author="Hoyle, Michael N" w:date="2026-09-25T19:59:00Z" w16du:dateUtc="2026-09-25T23:59:00Z">
              <w:r>
                <w:rPr>
                  <w:rFonts w:ascii="Arial" w:hAnsi="Arial" w:cs="Arial"/>
                  <w:b/>
                  <w:sz w:val="20"/>
                  <w:szCs w:val="20"/>
                </w:rPr>
                <w:t>Modules 22-29:  Savings, Investments, Value of Money, Banking, and Money Market</w:t>
              </w:r>
            </w:ins>
            <w:del w:id="276" w:author="Hoyle, Michael N" w:date="2026-09-25T19:59:00Z" w16du:dateUtc="2026-09-25T23:59:00Z">
              <w:r w:rsidR="002236D9">
                <w:rPr>
                  <w:rFonts w:ascii="Arial Narrow" w:hAnsi="Arial Narrow"/>
                </w:rPr>
                <w:delText>4</w:delText>
              </w:r>
              <w:r w:rsidR="00625D11" w:rsidRPr="00625D11">
                <w:rPr>
                  <w:rFonts w:ascii="Arial Narrow" w:hAnsi="Arial Narrow"/>
                </w:rPr>
                <w:delText xml:space="preserve"> formatting details are included:</w:delText>
              </w:r>
            </w:del>
          </w:p>
          <w:p w14:paraId="3C94FC9C" w14:textId="77777777" w:rsidR="00625D11" w:rsidRPr="00AA2697" w:rsidRDefault="00625D11" w:rsidP="00C23FB9">
            <w:pPr>
              <w:ind w:left="0" w:hanging="2"/>
              <w:rPr>
                <w:rFonts w:ascii="Arial" w:hAnsi="Arial"/>
                <w:sz w:val="20"/>
                <w:rPrChange w:id="277" w:author="Hoyle, Michael N" w:date="2026-09-25T19:59:00Z" w16du:dateUtc="2026-09-25T23:59:00Z">
                  <w:rPr>
                    <w:rFonts w:ascii="Arial Narrow" w:hAnsi="Arial Narrow"/>
                  </w:rPr>
                </w:rPrChange>
              </w:rPr>
              <w:pPrChange w:id="278" w:author="Hoyle, Michael N" w:date="2026-09-25T19:59:00Z" w16du:dateUtc="2026-09-25T23:59:00Z">
                <w:pPr/>
              </w:pPrChange>
            </w:pPr>
            <w:del w:id="279" w:author="Hoyle, Michael N" w:date="2026-09-25T19:59:00Z" w16du:dateUtc="2026-09-25T23:59:00Z">
              <w:r w:rsidRPr="00625D11">
                <w:rPr>
                  <w:rFonts w:ascii="Arial Narrow" w:hAnsi="Arial Narrow"/>
                </w:rPr>
                <w:delText>1.  Title is the exact prompt; 2. Minimum of 50 words; 3.  Word Count; 4. Table of Contents Hyperlink; 5. Date</w:delText>
              </w:r>
            </w:del>
          </w:p>
        </w:tc>
        <w:tc>
          <w:tcPr>
            <w:tcW w:w="4662" w:type="dxa"/>
            <w:tcPrChange w:id="280" w:author="Hoyle, Michael N" w:date="2026-09-25T19:59:00Z" w16du:dateUtc="2026-09-25T23:59:00Z">
              <w:tcPr>
                <w:tcW w:w="2635" w:type="dxa"/>
                <w:gridSpan w:val="2"/>
              </w:tcPr>
            </w:tcPrChange>
          </w:tcPr>
          <w:p w14:paraId="3AABC038" w14:textId="77777777" w:rsidR="00625D11" w:rsidRPr="00625D11" w:rsidRDefault="002236D9" w:rsidP="00625D11">
            <w:pPr>
              <w:ind w:left="0" w:hanging="2"/>
              <w:rPr>
                <w:del w:id="281" w:author="Hoyle, Michael N" w:date="2026-09-25T19:59:00Z" w16du:dateUtc="2026-09-25T23:59:00Z"/>
                <w:rFonts w:ascii="Arial Narrow" w:hAnsi="Arial Narrow"/>
              </w:rPr>
            </w:pPr>
            <w:del w:id="282" w:author="Hoyle, Michael N" w:date="2026-09-25T19:59:00Z" w16du:dateUtc="2026-09-25T23:59:00Z">
              <w:r>
                <w:rPr>
                  <w:rFonts w:ascii="Arial Narrow" w:hAnsi="Arial Narrow"/>
                </w:rPr>
                <w:delText>3</w:delText>
              </w:r>
              <w:r w:rsidR="00625D11" w:rsidRPr="00625D11">
                <w:rPr>
                  <w:rFonts w:ascii="Arial Narrow" w:hAnsi="Arial Narrow"/>
                </w:rPr>
                <w:delText xml:space="preserve"> formatting details are included:</w:delText>
              </w:r>
            </w:del>
          </w:p>
          <w:p w14:paraId="69F9EC1F" w14:textId="77777777" w:rsidR="00625D11" w:rsidRPr="00625D11" w:rsidRDefault="00625D11" w:rsidP="00625D11">
            <w:pPr>
              <w:ind w:left="0" w:hanging="2"/>
              <w:rPr>
                <w:rFonts w:ascii="Arial Narrow" w:hAnsi="Arial Narrow"/>
              </w:rPr>
            </w:pPr>
            <w:del w:id="283" w:author="Hoyle, Michael N" w:date="2026-09-25T19:59:00Z" w16du:dateUtc="2026-09-25T23:59:00Z">
              <w:r w:rsidRPr="00625D11">
                <w:rPr>
                  <w:rFonts w:ascii="Arial Narrow" w:hAnsi="Arial Narrow"/>
                </w:rPr>
                <w:delText>1.  Title is the exact prompt; 2. Minimum of 50 words; 3.  Word Count; 4. Table of Contents Hyperlink; 5. Date</w:delText>
              </w:r>
            </w:del>
          </w:p>
        </w:tc>
        <w:tc>
          <w:tcPr>
            <w:tcW w:w="4662" w:type="dxa"/>
            <w:tcPrChange w:id="284" w:author="Hoyle, Michael N" w:date="2026-09-25T19:59:00Z" w16du:dateUtc="2026-09-25T23:59:00Z">
              <w:tcPr>
                <w:tcW w:w="2636" w:type="dxa"/>
                <w:gridSpan w:val="2"/>
              </w:tcPr>
            </w:tcPrChange>
          </w:tcPr>
          <w:p w14:paraId="33E461EA" w14:textId="77777777" w:rsidR="00625D11" w:rsidRPr="00625D11" w:rsidRDefault="002236D9" w:rsidP="00625D11">
            <w:pPr>
              <w:ind w:left="0" w:hanging="2"/>
              <w:rPr>
                <w:del w:id="285" w:author="Hoyle, Michael N" w:date="2026-09-25T19:59:00Z" w16du:dateUtc="2026-09-25T23:59:00Z"/>
                <w:rFonts w:ascii="Arial Narrow" w:hAnsi="Arial Narrow"/>
              </w:rPr>
            </w:pPr>
            <w:del w:id="286" w:author="Hoyle, Michael N" w:date="2026-09-25T19:59:00Z" w16du:dateUtc="2026-09-25T23:59:00Z">
              <w:r>
                <w:rPr>
                  <w:rFonts w:ascii="Arial Narrow" w:hAnsi="Arial Narrow"/>
                </w:rPr>
                <w:delText>Less than 3</w:delText>
              </w:r>
              <w:r w:rsidR="00625D11" w:rsidRPr="00625D11">
                <w:rPr>
                  <w:rFonts w:ascii="Arial Narrow" w:hAnsi="Arial Narrow"/>
                </w:rPr>
                <w:delText xml:space="preserve"> formatting details are included:</w:delText>
              </w:r>
            </w:del>
          </w:p>
          <w:p w14:paraId="5B8D2320" w14:textId="77777777" w:rsidR="00625D11" w:rsidRPr="00625D11" w:rsidRDefault="00625D11" w:rsidP="00625D11">
            <w:pPr>
              <w:ind w:left="0" w:hanging="2"/>
              <w:rPr>
                <w:rFonts w:ascii="Arial Narrow" w:hAnsi="Arial Narrow"/>
              </w:rPr>
            </w:pPr>
            <w:del w:id="287" w:author="Hoyle, Michael N" w:date="2026-09-25T19:59:00Z" w16du:dateUtc="2026-09-25T23:59:00Z">
              <w:r w:rsidRPr="00625D11">
                <w:rPr>
                  <w:rFonts w:ascii="Arial Narrow" w:hAnsi="Arial Narrow"/>
                </w:rPr>
                <w:delText>1.  Title is the exact prompt; 2. Minimum of 50 words; 3.  Word Count; 4. Table of Contents Hyperlink; 5. Date</w:delText>
              </w:r>
            </w:del>
          </w:p>
        </w:tc>
      </w:tr>
      <w:tr w:rsidR="00105DA9" w:rsidRPr="00AA2697" w14:paraId="375212B8" w14:textId="77777777" w:rsidTr="00C23FB9">
        <w:trPr>
          <w:gridBefore w:val="1"/>
          <w:gridAfter w:val="2"/>
          <w:wAfter w:w="2896" w:type="dxa"/>
          <w:ins w:id="288" w:author="Hoyle, Michael N" w:date="2026-09-25T19:59:00Z" w16du:dateUtc="2026-09-25T23:59:00Z"/>
        </w:trPr>
        <w:tc>
          <w:tcPr>
            <w:tcW w:w="843" w:type="dxa"/>
          </w:tcPr>
          <w:p w14:paraId="7A2FE902" w14:textId="77777777" w:rsidR="00105DA9" w:rsidRPr="00AA2697" w:rsidRDefault="00105DA9" w:rsidP="00C23FB9">
            <w:pPr>
              <w:ind w:left="0" w:hanging="2"/>
              <w:jc w:val="center"/>
              <w:rPr>
                <w:ins w:id="289" w:author="Hoyle, Michael N" w:date="2026-09-25T19:59:00Z" w16du:dateUtc="2026-09-25T23:59:00Z"/>
                <w:rFonts w:ascii="Arial" w:hAnsi="Arial" w:cs="Arial"/>
                <w:b/>
                <w:sz w:val="22"/>
                <w:szCs w:val="22"/>
              </w:rPr>
            </w:pPr>
            <w:ins w:id="290" w:author="Hoyle, Michael N" w:date="2026-09-25T19:59:00Z" w16du:dateUtc="2026-09-25T23:59:00Z">
              <w:r w:rsidRPr="00AA2697">
                <w:rPr>
                  <w:rFonts w:ascii="Arial" w:hAnsi="Arial" w:cs="Arial"/>
                  <w:b/>
                  <w:sz w:val="22"/>
                  <w:szCs w:val="22"/>
                </w:rPr>
                <w:t>Week 10</w:t>
              </w:r>
            </w:ins>
          </w:p>
        </w:tc>
        <w:tc>
          <w:tcPr>
            <w:tcW w:w="4662" w:type="dxa"/>
          </w:tcPr>
          <w:p w14:paraId="1B0AE2DF" w14:textId="77777777" w:rsidR="00105DA9" w:rsidRPr="00AA2697" w:rsidRDefault="00105DA9" w:rsidP="00C23FB9">
            <w:pPr>
              <w:ind w:left="0" w:hanging="2"/>
              <w:rPr>
                <w:ins w:id="291" w:author="Hoyle, Michael N" w:date="2026-09-25T19:59:00Z" w16du:dateUtc="2026-09-25T23:59:00Z"/>
                <w:rFonts w:ascii="Arial" w:hAnsi="Arial" w:cs="Arial"/>
                <w:sz w:val="22"/>
                <w:szCs w:val="22"/>
              </w:rPr>
            </w:pPr>
            <w:ins w:id="292" w:author="Hoyle, Michael N" w:date="2026-09-25T19:59:00Z" w16du:dateUtc="2026-09-25T23:59:00Z">
              <w:r w:rsidRPr="00AA2697">
                <w:rPr>
                  <w:rFonts w:ascii="Arial" w:hAnsi="Arial" w:cs="Arial"/>
                  <w:sz w:val="22"/>
                  <w:szCs w:val="22"/>
                </w:rPr>
                <w:t>Monetary Policy and Aggregate Demand; Determinants of Demand for Money</w:t>
              </w:r>
            </w:ins>
          </w:p>
        </w:tc>
        <w:tc>
          <w:tcPr>
            <w:tcW w:w="4662" w:type="dxa"/>
          </w:tcPr>
          <w:p w14:paraId="0BAE4321" w14:textId="77777777" w:rsidR="00105DA9" w:rsidRPr="00AA2697" w:rsidRDefault="00105DA9" w:rsidP="00C23FB9">
            <w:pPr>
              <w:ind w:left="0" w:hanging="2"/>
              <w:rPr>
                <w:ins w:id="293" w:author="Hoyle, Michael N" w:date="2026-09-25T19:59:00Z" w16du:dateUtc="2026-09-25T23:59:00Z"/>
                <w:rFonts w:ascii="Arial" w:hAnsi="Arial" w:cs="Arial"/>
                <w:sz w:val="22"/>
                <w:szCs w:val="22"/>
              </w:rPr>
            </w:pPr>
          </w:p>
        </w:tc>
      </w:tr>
      <w:tr w:rsidR="00105DA9" w:rsidRPr="00AA2697" w14:paraId="69D12984" w14:textId="77777777" w:rsidTr="00C23FB9">
        <w:trPr>
          <w:gridBefore w:val="1"/>
          <w:gridAfter w:val="2"/>
          <w:wAfter w:w="2896" w:type="dxa"/>
          <w:ins w:id="294" w:author="Hoyle, Michael N" w:date="2026-09-25T19:59:00Z" w16du:dateUtc="2026-09-25T23:59:00Z"/>
        </w:trPr>
        <w:tc>
          <w:tcPr>
            <w:tcW w:w="843" w:type="dxa"/>
          </w:tcPr>
          <w:p w14:paraId="62A4EC7E" w14:textId="77777777" w:rsidR="00105DA9" w:rsidRPr="00AA2697" w:rsidRDefault="00105DA9" w:rsidP="00C23FB9">
            <w:pPr>
              <w:ind w:left="0" w:hanging="2"/>
              <w:jc w:val="center"/>
              <w:rPr>
                <w:ins w:id="295" w:author="Hoyle, Michael N" w:date="2026-09-25T19:59:00Z" w16du:dateUtc="2026-09-25T23:59:00Z"/>
                <w:rFonts w:ascii="Arial" w:hAnsi="Arial" w:cs="Arial"/>
                <w:b/>
                <w:sz w:val="22"/>
                <w:szCs w:val="22"/>
              </w:rPr>
            </w:pPr>
            <w:ins w:id="296" w:author="Hoyle, Michael N" w:date="2026-09-25T19:59:00Z" w16du:dateUtc="2026-09-25T23:59:00Z">
              <w:r w:rsidRPr="00AA2697">
                <w:rPr>
                  <w:rFonts w:ascii="Arial" w:hAnsi="Arial" w:cs="Arial"/>
                  <w:b/>
                  <w:sz w:val="22"/>
                  <w:szCs w:val="22"/>
                </w:rPr>
                <w:t>Week 11</w:t>
              </w:r>
            </w:ins>
          </w:p>
        </w:tc>
        <w:tc>
          <w:tcPr>
            <w:tcW w:w="4662" w:type="dxa"/>
          </w:tcPr>
          <w:p w14:paraId="6C117AD5" w14:textId="77777777" w:rsidR="00105DA9" w:rsidRPr="00AA2697" w:rsidRDefault="00105DA9" w:rsidP="00C23FB9">
            <w:pPr>
              <w:ind w:left="0" w:hanging="2"/>
              <w:rPr>
                <w:ins w:id="297" w:author="Hoyle, Michael N" w:date="2026-09-25T19:59:00Z" w16du:dateUtc="2026-09-25T23:59:00Z"/>
                <w:rFonts w:ascii="Arial" w:hAnsi="Arial" w:cs="Arial"/>
                <w:sz w:val="22"/>
                <w:szCs w:val="22"/>
              </w:rPr>
            </w:pPr>
            <w:ins w:id="298" w:author="Hoyle, Michael N" w:date="2026-09-25T19:59:00Z" w16du:dateUtc="2026-09-25T23:59:00Z">
              <w:r w:rsidRPr="00AA2697">
                <w:rPr>
                  <w:rFonts w:ascii="Arial" w:hAnsi="Arial" w:cs="Arial"/>
                  <w:sz w:val="22"/>
                  <w:szCs w:val="22"/>
                </w:rPr>
                <w:t>Factors Affecting Interest Rates; Money Market</w:t>
              </w:r>
            </w:ins>
          </w:p>
        </w:tc>
        <w:tc>
          <w:tcPr>
            <w:tcW w:w="4662" w:type="dxa"/>
          </w:tcPr>
          <w:p w14:paraId="75A22E25" w14:textId="77777777" w:rsidR="00105DA9" w:rsidRPr="00AA2697" w:rsidRDefault="00105DA9" w:rsidP="00C23FB9">
            <w:pPr>
              <w:ind w:left="0" w:hanging="2"/>
              <w:rPr>
                <w:ins w:id="299" w:author="Hoyle, Michael N" w:date="2026-09-25T19:59:00Z" w16du:dateUtc="2026-09-25T23:59:00Z"/>
                <w:rFonts w:ascii="Arial" w:hAnsi="Arial" w:cs="Arial"/>
                <w:sz w:val="22"/>
                <w:szCs w:val="22"/>
              </w:rPr>
            </w:pPr>
          </w:p>
        </w:tc>
      </w:tr>
      <w:tr w:rsidR="00625D11" w14:paraId="260FD211" w14:textId="77777777" w:rsidTr="00C23FB9">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300" w:author="Hoyle, Michael N" w:date="2026-09-25T19:59:00Z" w16du:dateUtc="2026-09-25T23:59:00Z">
            <w:tblPrEx>
              <w:tblW w:w="0" w:type="auto"/>
            </w:tblPrEx>
          </w:tblPrExChange>
        </w:tblPrEx>
        <w:tc>
          <w:tcPr>
            <w:tcW w:w="843" w:type="dxa"/>
            <w:gridSpan w:val="2"/>
            <w:tcPrChange w:id="301" w:author="Hoyle, Michael N" w:date="2026-09-25T19:59:00Z" w16du:dateUtc="2026-09-25T23:59:00Z">
              <w:tcPr>
                <w:tcW w:w="1908" w:type="dxa"/>
                <w:gridSpan w:val="3"/>
                <w:shd w:val="clear" w:color="auto" w:fill="D9D9D9" w:themeFill="background1" w:themeFillShade="D9"/>
              </w:tcPr>
            </w:tcPrChange>
          </w:tcPr>
          <w:p w14:paraId="42A6FC24" w14:textId="77777777" w:rsidR="00625D11" w:rsidRPr="00AA2697" w:rsidRDefault="00625D11" w:rsidP="00C23FB9">
            <w:pPr>
              <w:ind w:left="0" w:hanging="2"/>
              <w:jc w:val="center"/>
              <w:rPr>
                <w:rFonts w:ascii="Arial" w:hAnsi="Arial"/>
                <w:b/>
                <w:sz w:val="22"/>
                <w:rPrChange w:id="302" w:author="Hoyle, Michael N" w:date="2026-09-25T19:59:00Z" w16du:dateUtc="2026-09-25T23:59:00Z">
                  <w:rPr>
                    <w:rFonts w:ascii="Arial Narrow" w:hAnsi="Arial Narrow"/>
                  </w:rPr>
                </w:rPrChange>
              </w:rPr>
              <w:pPrChange w:id="303" w:author="Hoyle, Michael N" w:date="2026-09-25T19:59:00Z" w16du:dateUtc="2026-09-25T23:59:00Z">
                <w:pPr/>
              </w:pPrChange>
            </w:pPr>
            <w:del w:id="304" w:author="Hoyle, Michael N" w:date="2026-09-25T19:59:00Z" w16du:dateUtc="2026-09-25T23:59:00Z">
              <w:r>
                <w:rPr>
                  <w:rFonts w:ascii="Arial Narrow" w:hAnsi="Arial Narrow"/>
                </w:rPr>
                <w:delText>PORTFOLIO DESIGN</w:delText>
              </w:r>
            </w:del>
          </w:p>
        </w:tc>
        <w:tc>
          <w:tcPr>
            <w:tcW w:w="9324" w:type="dxa"/>
            <w:tcPrChange w:id="305" w:author="Hoyle, Michael N" w:date="2026-09-25T19:59:00Z" w16du:dateUtc="2026-09-25T23:59:00Z">
              <w:tcPr>
                <w:tcW w:w="2970" w:type="dxa"/>
                <w:gridSpan w:val="2"/>
              </w:tcPr>
            </w:tcPrChange>
          </w:tcPr>
          <w:p w14:paraId="1B23CE11" w14:textId="77777777" w:rsidR="00625D11" w:rsidRPr="00625D11" w:rsidRDefault="00105DA9" w:rsidP="00625D11">
            <w:pPr>
              <w:ind w:left="0" w:hanging="2"/>
              <w:rPr>
                <w:del w:id="306" w:author="Hoyle, Michael N" w:date="2026-09-25T19:59:00Z" w16du:dateUtc="2026-09-25T23:59:00Z"/>
                <w:rFonts w:ascii="Arial Narrow" w:hAnsi="Arial Narrow"/>
              </w:rPr>
            </w:pPr>
            <w:ins w:id="307" w:author="Hoyle, Michael N" w:date="2026-09-25T19:59:00Z" w16du:dateUtc="2026-09-25T23:59:00Z">
              <w:r w:rsidRPr="0009758C">
                <w:rPr>
                  <w:i/>
                </w:rPr>
                <w:t>Unit</w:t>
              </w:r>
              <w:r w:rsidR="00626C53">
                <w:rPr>
                  <w:i/>
                </w:rPr>
                <w:t xml:space="preserve"> 5 Long-Run Consequences of </w:t>
              </w:r>
              <w:r w:rsidRPr="0009758C">
                <w:rPr>
                  <w:i/>
                </w:rPr>
                <w:t>Stabilization Policies --- 20-30%</w:t>
              </w:r>
            </w:ins>
            <w:del w:id="308" w:author="Hoyle, Michael N" w:date="2026-09-25T19:59:00Z" w16du:dateUtc="2026-09-25T23:59:00Z">
              <w:r w:rsidR="00625D11" w:rsidRPr="00625D11">
                <w:rPr>
                  <w:rFonts w:ascii="Arial Narrow" w:hAnsi="Arial Narrow"/>
                </w:rPr>
                <w:delText xml:space="preserve">All 5 </w:delText>
              </w:r>
              <w:r w:rsidR="00625D11">
                <w:rPr>
                  <w:rFonts w:ascii="Arial Narrow" w:hAnsi="Arial Narrow"/>
                </w:rPr>
                <w:delText>portfolio design elements are included</w:delText>
              </w:r>
              <w:r w:rsidR="00625D11" w:rsidRPr="00625D11">
                <w:rPr>
                  <w:rFonts w:ascii="Arial Narrow" w:hAnsi="Arial Narrow"/>
                </w:rPr>
                <w:delText>:</w:delText>
              </w:r>
            </w:del>
          </w:p>
          <w:p w14:paraId="47A5259C" w14:textId="77777777" w:rsidR="008C5F5D" w:rsidRDefault="00625D11" w:rsidP="00625D11">
            <w:pPr>
              <w:ind w:left="0" w:hanging="2"/>
              <w:rPr>
                <w:del w:id="309" w:author="Hoyle, Michael N" w:date="2026-09-25T19:59:00Z" w16du:dateUtc="2026-09-25T23:59:00Z"/>
                <w:rFonts w:ascii="Arial Narrow" w:hAnsi="Arial Narrow"/>
              </w:rPr>
            </w:pPr>
            <w:del w:id="310" w:author="Hoyle, Michael N" w:date="2026-09-25T19:59:00Z" w16du:dateUtc="2026-09-25T23:59:00Z">
              <w:r w:rsidRPr="00625D11">
                <w:rPr>
                  <w:rFonts w:ascii="Arial Narrow" w:hAnsi="Arial Narrow"/>
                </w:rPr>
                <w:delText xml:space="preserve">1.  </w:delText>
              </w:r>
              <w:r>
                <w:rPr>
                  <w:rFonts w:ascii="Arial Narrow" w:hAnsi="Arial Narrow"/>
                </w:rPr>
                <w:delText xml:space="preserve">Contrasting </w:delText>
              </w:r>
              <w:r w:rsidR="008C5F5D" w:rsidRPr="008C5F5D">
                <w:rPr>
                  <w:rFonts w:ascii="Arial Narrow" w:hAnsi="Arial Narrow"/>
                  <w:b/>
                </w:rPr>
                <w:delText>color</w:delText>
              </w:r>
              <w:r w:rsidR="008C5F5D">
                <w:rPr>
                  <w:rFonts w:ascii="Arial Narrow" w:hAnsi="Arial Narrow"/>
                </w:rPr>
                <w:delText xml:space="preserve"> </w:delText>
              </w:r>
              <w:r>
                <w:rPr>
                  <w:rFonts w:ascii="Arial Narrow" w:hAnsi="Arial Narrow"/>
                </w:rPr>
                <w:delText>background</w:delText>
              </w:r>
              <w:r w:rsidRPr="00625D11">
                <w:rPr>
                  <w:rFonts w:ascii="Arial Narrow" w:hAnsi="Arial Narrow"/>
                </w:rPr>
                <w:delText xml:space="preserve">; 2. </w:delText>
              </w:r>
              <w:r>
                <w:rPr>
                  <w:rFonts w:ascii="Arial Narrow" w:hAnsi="Arial Narrow"/>
                </w:rPr>
                <w:delText>Readable font</w:delText>
              </w:r>
              <w:r w:rsidRPr="00625D11">
                <w:rPr>
                  <w:rFonts w:ascii="Arial Narrow" w:hAnsi="Arial Narrow"/>
                </w:rPr>
                <w:delText>; 3.</w:delText>
              </w:r>
              <w:r>
                <w:rPr>
                  <w:rFonts w:ascii="Arial Narrow" w:hAnsi="Arial Narrow"/>
                </w:rPr>
                <w:delText>Supporting Graphics</w:delText>
              </w:r>
              <w:r w:rsidRPr="00625D11">
                <w:rPr>
                  <w:rFonts w:ascii="Arial Narrow" w:hAnsi="Arial Narrow"/>
                </w:rPr>
                <w:delText xml:space="preserve">; </w:delText>
              </w:r>
            </w:del>
          </w:p>
          <w:p w14:paraId="25A0BDCC" w14:textId="77777777" w:rsidR="008C5F5D" w:rsidRDefault="00625D11" w:rsidP="00625D11">
            <w:pPr>
              <w:ind w:left="0" w:hanging="2"/>
              <w:rPr>
                <w:del w:id="311" w:author="Hoyle, Michael N" w:date="2026-09-25T19:59:00Z" w16du:dateUtc="2026-09-25T23:59:00Z"/>
                <w:rFonts w:ascii="Arial Narrow" w:hAnsi="Arial Narrow"/>
              </w:rPr>
            </w:pPr>
            <w:del w:id="312" w:author="Hoyle, Michael N" w:date="2026-09-25T19:59:00Z" w16du:dateUtc="2026-09-25T23:59:00Z">
              <w:r w:rsidRPr="00625D11">
                <w:rPr>
                  <w:rFonts w:ascii="Arial Narrow" w:hAnsi="Arial Narrow"/>
                </w:rPr>
                <w:delText xml:space="preserve">4. </w:delText>
              </w:r>
              <w:r>
                <w:rPr>
                  <w:rFonts w:ascii="Arial Narrow" w:hAnsi="Arial Narrow"/>
                </w:rPr>
                <w:delText>Well-spaced layout</w:delText>
              </w:r>
              <w:r w:rsidRPr="00625D11">
                <w:rPr>
                  <w:rFonts w:ascii="Arial Narrow" w:hAnsi="Arial Narrow"/>
                </w:rPr>
                <w:delText xml:space="preserve">; </w:delText>
              </w:r>
            </w:del>
          </w:p>
          <w:p w14:paraId="229DF2B5" w14:textId="77777777" w:rsidR="00625D11" w:rsidRPr="0009758C" w:rsidRDefault="00625D11" w:rsidP="00C23FB9">
            <w:pPr>
              <w:ind w:left="0" w:hanging="2"/>
              <w:rPr>
                <w:i/>
                <w:rPrChange w:id="313" w:author="Hoyle, Michael N" w:date="2026-09-25T19:59:00Z" w16du:dateUtc="2026-09-25T23:59:00Z">
                  <w:rPr>
                    <w:rFonts w:ascii="Arial Narrow" w:hAnsi="Arial Narrow"/>
                  </w:rPr>
                </w:rPrChange>
              </w:rPr>
              <w:pPrChange w:id="314" w:author="Hoyle, Michael N" w:date="2026-09-25T19:59:00Z" w16du:dateUtc="2026-09-25T23:59:00Z">
                <w:pPr/>
              </w:pPrChange>
            </w:pPr>
            <w:del w:id="315" w:author="Hoyle, Michael N" w:date="2026-09-25T19:59:00Z" w16du:dateUtc="2026-09-25T23:59:00Z">
              <w:r w:rsidRPr="00625D11">
                <w:rPr>
                  <w:rFonts w:ascii="Arial Narrow" w:hAnsi="Arial Narrow"/>
                </w:rPr>
                <w:delText xml:space="preserve">5. </w:delText>
              </w:r>
              <w:r>
                <w:rPr>
                  <w:rFonts w:ascii="Arial Narrow" w:hAnsi="Arial Narrow"/>
                </w:rPr>
                <w:delText>Consistent theme</w:delText>
              </w:r>
            </w:del>
          </w:p>
        </w:tc>
        <w:tc>
          <w:tcPr>
            <w:tcW w:w="9324" w:type="dxa"/>
            <w:tcPrChange w:id="316" w:author="Hoyle, Michael N" w:date="2026-09-25T19:59:00Z" w16du:dateUtc="2026-09-25T23:59:00Z">
              <w:tcPr>
                <w:tcW w:w="3027" w:type="dxa"/>
                <w:gridSpan w:val="2"/>
              </w:tcPr>
            </w:tcPrChange>
          </w:tcPr>
          <w:p w14:paraId="2074DB0E" w14:textId="77777777" w:rsidR="00625D11" w:rsidRPr="00625D11" w:rsidRDefault="002236D9" w:rsidP="00625D11">
            <w:pPr>
              <w:ind w:left="0" w:hanging="2"/>
              <w:rPr>
                <w:del w:id="317" w:author="Hoyle, Michael N" w:date="2026-09-25T19:59:00Z" w16du:dateUtc="2026-09-25T23:59:00Z"/>
                <w:rFonts w:ascii="Arial Narrow" w:hAnsi="Arial Narrow"/>
              </w:rPr>
            </w:pPr>
            <w:del w:id="318" w:author="Hoyle, Michael N" w:date="2026-09-25T19:59:00Z" w16du:dateUtc="2026-09-25T23:59:00Z">
              <w:r>
                <w:rPr>
                  <w:rFonts w:ascii="Arial Narrow" w:hAnsi="Arial Narrow"/>
                </w:rPr>
                <w:delText>4</w:delText>
              </w:r>
              <w:r w:rsidR="00625D11" w:rsidRPr="00625D11">
                <w:rPr>
                  <w:rFonts w:ascii="Arial Narrow" w:hAnsi="Arial Narrow"/>
                </w:rPr>
                <w:delText xml:space="preserve"> </w:delText>
              </w:r>
              <w:r w:rsidR="00625D11">
                <w:rPr>
                  <w:rFonts w:ascii="Arial Narrow" w:hAnsi="Arial Narrow"/>
                </w:rPr>
                <w:delText>portfolio design elements are included</w:delText>
              </w:r>
              <w:r w:rsidR="00625D11" w:rsidRPr="00625D11">
                <w:rPr>
                  <w:rFonts w:ascii="Arial Narrow" w:hAnsi="Arial Narrow"/>
                </w:rPr>
                <w:delText>:</w:delText>
              </w:r>
            </w:del>
          </w:p>
          <w:p w14:paraId="3E045EA2" w14:textId="77777777" w:rsidR="008C5F5D" w:rsidRDefault="00625D11" w:rsidP="00625D11">
            <w:pPr>
              <w:ind w:left="0" w:hanging="2"/>
              <w:rPr>
                <w:del w:id="319" w:author="Hoyle, Michael N" w:date="2026-09-25T19:59:00Z" w16du:dateUtc="2026-09-25T23:59:00Z"/>
                <w:rFonts w:ascii="Arial Narrow" w:hAnsi="Arial Narrow"/>
              </w:rPr>
            </w:pPr>
            <w:del w:id="320" w:author="Hoyle, Michael N" w:date="2026-09-25T19:59:00Z" w16du:dateUtc="2026-09-25T23:59:00Z">
              <w:r w:rsidRPr="00625D11">
                <w:rPr>
                  <w:rFonts w:ascii="Arial Narrow" w:hAnsi="Arial Narrow"/>
                </w:rPr>
                <w:delText xml:space="preserve">1.  </w:delText>
              </w:r>
              <w:r>
                <w:rPr>
                  <w:rFonts w:ascii="Arial Narrow" w:hAnsi="Arial Narrow"/>
                </w:rPr>
                <w:delText xml:space="preserve">Contrasting </w:delText>
              </w:r>
              <w:r w:rsidR="008C5F5D" w:rsidRPr="008C5F5D">
                <w:rPr>
                  <w:rFonts w:ascii="Arial Narrow" w:hAnsi="Arial Narrow"/>
                  <w:b/>
                </w:rPr>
                <w:delText>color</w:delText>
              </w:r>
              <w:r w:rsidR="008C5F5D">
                <w:rPr>
                  <w:rFonts w:ascii="Arial Narrow" w:hAnsi="Arial Narrow"/>
                </w:rPr>
                <w:delText xml:space="preserve"> </w:delText>
              </w:r>
              <w:r>
                <w:rPr>
                  <w:rFonts w:ascii="Arial Narrow" w:hAnsi="Arial Narrow"/>
                </w:rPr>
                <w:delText>background</w:delText>
              </w:r>
              <w:r w:rsidRPr="00625D11">
                <w:rPr>
                  <w:rFonts w:ascii="Arial Narrow" w:hAnsi="Arial Narrow"/>
                </w:rPr>
                <w:delText xml:space="preserve">; 2. </w:delText>
              </w:r>
              <w:r>
                <w:rPr>
                  <w:rFonts w:ascii="Arial Narrow" w:hAnsi="Arial Narrow"/>
                </w:rPr>
                <w:delText>Readable font</w:delText>
              </w:r>
              <w:r w:rsidRPr="00625D11">
                <w:rPr>
                  <w:rFonts w:ascii="Arial Narrow" w:hAnsi="Arial Narrow"/>
                </w:rPr>
                <w:delText>; 3.</w:delText>
              </w:r>
              <w:r>
                <w:rPr>
                  <w:rFonts w:ascii="Arial Narrow" w:hAnsi="Arial Narrow"/>
                </w:rPr>
                <w:delText>Supporting Graphics</w:delText>
              </w:r>
              <w:r w:rsidRPr="00625D11">
                <w:rPr>
                  <w:rFonts w:ascii="Arial Narrow" w:hAnsi="Arial Narrow"/>
                </w:rPr>
                <w:delText xml:space="preserve">; </w:delText>
              </w:r>
            </w:del>
          </w:p>
          <w:p w14:paraId="48AF4FAF" w14:textId="77777777" w:rsidR="008C5F5D" w:rsidRDefault="00625D11" w:rsidP="00625D11">
            <w:pPr>
              <w:ind w:left="0" w:hanging="2"/>
              <w:rPr>
                <w:del w:id="321" w:author="Hoyle, Michael N" w:date="2026-09-25T19:59:00Z" w16du:dateUtc="2026-09-25T23:59:00Z"/>
                <w:rFonts w:ascii="Arial Narrow" w:hAnsi="Arial Narrow"/>
              </w:rPr>
            </w:pPr>
            <w:del w:id="322" w:author="Hoyle, Michael N" w:date="2026-09-25T19:59:00Z" w16du:dateUtc="2026-09-25T23:59:00Z">
              <w:r w:rsidRPr="00625D11">
                <w:rPr>
                  <w:rFonts w:ascii="Arial Narrow" w:hAnsi="Arial Narrow"/>
                </w:rPr>
                <w:delText xml:space="preserve">4. </w:delText>
              </w:r>
              <w:r>
                <w:rPr>
                  <w:rFonts w:ascii="Arial Narrow" w:hAnsi="Arial Narrow"/>
                </w:rPr>
                <w:delText>Well-spaced layout</w:delText>
              </w:r>
              <w:r w:rsidRPr="00625D11">
                <w:rPr>
                  <w:rFonts w:ascii="Arial Narrow" w:hAnsi="Arial Narrow"/>
                </w:rPr>
                <w:delText xml:space="preserve">; </w:delText>
              </w:r>
            </w:del>
          </w:p>
          <w:p w14:paraId="0890B675" w14:textId="77777777" w:rsidR="00625D11" w:rsidRPr="00625D11" w:rsidRDefault="00625D11" w:rsidP="00625D11">
            <w:pPr>
              <w:ind w:left="0" w:hanging="2"/>
              <w:rPr>
                <w:rFonts w:ascii="Arial Narrow" w:hAnsi="Arial Narrow"/>
              </w:rPr>
            </w:pPr>
            <w:del w:id="323" w:author="Hoyle, Michael N" w:date="2026-09-25T19:59:00Z" w16du:dateUtc="2026-09-25T23:59:00Z">
              <w:r w:rsidRPr="00625D11">
                <w:rPr>
                  <w:rFonts w:ascii="Arial Narrow" w:hAnsi="Arial Narrow"/>
                </w:rPr>
                <w:delText xml:space="preserve">5. </w:delText>
              </w:r>
              <w:r>
                <w:rPr>
                  <w:rFonts w:ascii="Arial Narrow" w:hAnsi="Arial Narrow"/>
                </w:rPr>
                <w:delText>Consistent theme</w:delText>
              </w:r>
            </w:del>
          </w:p>
        </w:tc>
        <w:tc>
          <w:tcPr>
            <w:tcW w:w="9324" w:type="dxa"/>
            <w:tcPrChange w:id="324" w:author="Hoyle, Michael N" w:date="2026-09-25T19:59:00Z" w16du:dateUtc="2026-09-25T23:59:00Z">
              <w:tcPr>
                <w:tcW w:w="2635" w:type="dxa"/>
                <w:gridSpan w:val="2"/>
              </w:tcPr>
            </w:tcPrChange>
          </w:tcPr>
          <w:p w14:paraId="32B45DBA" w14:textId="77777777" w:rsidR="00625D11" w:rsidRPr="00625D11" w:rsidRDefault="002236D9" w:rsidP="00625D11">
            <w:pPr>
              <w:ind w:left="0" w:hanging="2"/>
              <w:rPr>
                <w:del w:id="325" w:author="Hoyle, Michael N" w:date="2026-09-25T19:59:00Z" w16du:dateUtc="2026-09-25T23:59:00Z"/>
                <w:rFonts w:ascii="Arial Narrow" w:hAnsi="Arial Narrow"/>
              </w:rPr>
            </w:pPr>
            <w:del w:id="326" w:author="Hoyle, Michael N" w:date="2026-09-25T19:59:00Z" w16du:dateUtc="2026-09-25T23:59:00Z">
              <w:r>
                <w:rPr>
                  <w:rFonts w:ascii="Arial Narrow" w:hAnsi="Arial Narrow"/>
                </w:rPr>
                <w:delText>3</w:delText>
              </w:r>
              <w:r w:rsidR="00625D11" w:rsidRPr="00625D11">
                <w:rPr>
                  <w:rFonts w:ascii="Arial Narrow" w:hAnsi="Arial Narrow"/>
                </w:rPr>
                <w:delText xml:space="preserve"> </w:delText>
              </w:r>
              <w:r w:rsidR="00625D11">
                <w:rPr>
                  <w:rFonts w:ascii="Arial Narrow" w:hAnsi="Arial Narrow"/>
                </w:rPr>
                <w:delText>portfolio design elements are included</w:delText>
              </w:r>
              <w:r w:rsidR="00625D11" w:rsidRPr="00625D11">
                <w:rPr>
                  <w:rFonts w:ascii="Arial Narrow" w:hAnsi="Arial Narrow"/>
                </w:rPr>
                <w:delText>:</w:delText>
              </w:r>
            </w:del>
          </w:p>
          <w:p w14:paraId="4C7C7D64" w14:textId="77777777" w:rsidR="00625D11" w:rsidRPr="00625D11" w:rsidRDefault="00625D11" w:rsidP="008C5F5D">
            <w:pPr>
              <w:ind w:left="0" w:hanging="2"/>
              <w:rPr>
                <w:rFonts w:ascii="Arial Narrow" w:hAnsi="Arial Narrow"/>
              </w:rPr>
            </w:pPr>
            <w:del w:id="327" w:author="Hoyle, Michael N" w:date="2026-09-25T19:59:00Z" w16du:dateUtc="2026-09-25T23:59:00Z">
              <w:r w:rsidRPr="00625D11">
                <w:rPr>
                  <w:rFonts w:ascii="Arial Narrow" w:hAnsi="Arial Narrow"/>
                </w:rPr>
                <w:delText xml:space="preserve">1.  </w:delText>
              </w:r>
              <w:r>
                <w:rPr>
                  <w:rFonts w:ascii="Arial Narrow" w:hAnsi="Arial Narrow"/>
                </w:rPr>
                <w:delText xml:space="preserve">Contrasting </w:delText>
              </w:r>
              <w:r w:rsidR="008C5F5D" w:rsidRPr="008C5F5D">
                <w:rPr>
                  <w:rFonts w:ascii="Arial Narrow" w:hAnsi="Arial Narrow"/>
                  <w:b/>
                </w:rPr>
                <w:delText>color</w:delText>
              </w:r>
              <w:r w:rsidR="008C5F5D">
                <w:rPr>
                  <w:rFonts w:ascii="Arial Narrow" w:hAnsi="Arial Narrow"/>
                </w:rPr>
                <w:delText xml:space="preserve"> </w:delText>
              </w:r>
              <w:r>
                <w:rPr>
                  <w:rFonts w:ascii="Arial Narrow" w:hAnsi="Arial Narrow"/>
                </w:rPr>
                <w:delText>background</w:delText>
              </w:r>
              <w:r w:rsidR="008C5F5D">
                <w:rPr>
                  <w:rFonts w:ascii="Arial Narrow" w:hAnsi="Arial Narrow"/>
                </w:rPr>
                <w:delText>; 2. R</w:delText>
              </w:r>
              <w:r>
                <w:rPr>
                  <w:rFonts w:ascii="Arial Narrow" w:hAnsi="Arial Narrow"/>
                </w:rPr>
                <w:delText>eadable font</w:delText>
              </w:r>
              <w:r w:rsidRPr="00625D11">
                <w:rPr>
                  <w:rFonts w:ascii="Arial Narrow" w:hAnsi="Arial Narrow"/>
                </w:rPr>
                <w:delText>; 3.</w:delText>
              </w:r>
              <w:r w:rsidR="008C5F5D">
                <w:rPr>
                  <w:rFonts w:ascii="Arial Narrow" w:hAnsi="Arial Narrow"/>
                </w:rPr>
                <w:delText xml:space="preserve"> </w:delText>
              </w:r>
              <w:r>
                <w:rPr>
                  <w:rFonts w:ascii="Arial Narrow" w:hAnsi="Arial Narrow"/>
                </w:rPr>
                <w:delText xml:space="preserve">Supporting </w:delText>
              </w:r>
              <w:r w:rsidR="008C5F5D">
                <w:rPr>
                  <w:rFonts w:ascii="Arial Narrow" w:hAnsi="Arial Narrow"/>
                </w:rPr>
                <w:delText>G</w:delText>
              </w:r>
              <w:r>
                <w:rPr>
                  <w:rFonts w:ascii="Arial Narrow" w:hAnsi="Arial Narrow"/>
                </w:rPr>
                <w:delText>raphics</w:delText>
              </w:r>
              <w:r w:rsidRPr="00625D11">
                <w:rPr>
                  <w:rFonts w:ascii="Arial Narrow" w:hAnsi="Arial Narrow"/>
                </w:rPr>
                <w:delText xml:space="preserve">; 4. </w:delText>
              </w:r>
              <w:r>
                <w:rPr>
                  <w:rFonts w:ascii="Arial Narrow" w:hAnsi="Arial Narrow"/>
                </w:rPr>
                <w:delText>Well-spaced layout</w:delText>
              </w:r>
              <w:r w:rsidRPr="00625D11">
                <w:rPr>
                  <w:rFonts w:ascii="Arial Narrow" w:hAnsi="Arial Narrow"/>
                </w:rPr>
                <w:delText xml:space="preserve">; 5. </w:delText>
              </w:r>
              <w:r>
                <w:rPr>
                  <w:rFonts w:ascii="Arial Narrow" w:hAnsi="Arial Narrow"/>
                </w:rPr>
                <w:delText>Consistent theme</w:delText>
              </w:r>
            </w:del>
          </w:p>
        </w:tc>
        <w:tc>
          <w:tcPr>
            <w:tcW w:w="9324" w:type="dxa"/>
            <w:tcPrChange w:id="328" w:author="Hoyle, Michael N" w:date="2026-09-25T19:59:00Z" w16du:dateUtc="2026-09-25T23:59:00Z">
              <w:tcPr>
                <w:tcW w:w="2636" w:type="dxa"/>
                <w:gridSpan w:val="2"/>
              </w:tcPr>
            </w:tcPrChange>
          </w:tcPr>
          <w:p w14:paraId="5EE3307B" w14:textId="77777777" w:rsidR="00625D11" w:rsidRPr="00625D11" w:rsidRDefault="002236D9" w:rsidP="00625D11">
            <w:pPr>
              <w:ind w:left="0" w:hanging="2"/>
              <w:rPr>
                <w:del w:id="329" w:author="Hoyle, Michael N" w:date="2026-09-25T19:59:00Z" w16du:dateUtc="2026-09-25T23:59:00Z"/>
                <w:rFonts w:ascii="Arial Narrow" w:hAnsi="Arial Narrow"/>
              </w:rPr>
            </w:pPr>
            <w:del w:id="330" w:author="Hoyle, Michael N" w:date="2026-09-25T19:59:00Z" w16du:dateUtc="2026-09-25T23:59:00Z">
              <w:r>
                <w:rPr>
                  <w:rFonts w:ascii="Arial Narrow" w:hAnsi="Arial Narrow"/>
                </w:rPr>
                <w:delText>Less than 3</w:delText>
              </w:r>
              <w:r w:rsidR="00625D11" w:rsidRPr="00625D11">
                <w:rPr>
                  <w:rFonts w:ascii="Arial Narrow" w:hAnsi="Arial Narrow"/>
                </w:rPr>
                <w:delText xml:space="preserve"> </w:delText>
              </w:r>
              <w:r w:rsidR="00625D11">
                <w:rPr>
                  <w:rFonts w:ascii="Arial Narrow" w:hAnsi="Arial Narrow"/>
                </w:rPr>
                <w:delText>portfolio design elements are included</w:delText>
              </w:r>
              <w:r w:rsidR="00625D11" w:rsidRPr="00625D11">
                <w:rPr>
                  <w:rFonts w:ascii="Arial Narrow" w:hAnsi="Arial Narrow"/>
                </w:rPr>
                <w:delText>:</w:delText>
              </w:r>
            </w:del>
          </w:p>
          <w:p w14:paraId="4CC7BFA4" w14:textId="77777777" w:rsidR="00625D11" w:rsidRPr="00625D11" w:rsidRDefault="00625D11" w:rsidP="008C5F5D">
            <w:pPr>
              <w:ind w:left="0" w:hanging="2"/>
              <w:rPr>
                <w:rFonts w:ascii="Arial Narrow" w:hAnsi="Arial Narrow"/>
              </w:rPr>
            </w:pPr>
            <w:del w:id="331" w:author="Hoyle, Michael N" w:date="2026-09-25T19:59:00Z" w16du:dateUtc="2026-09-25T23:59:00Z">
              <w:r w:rsidRPr="00625D11">
                <w:rPr>
                  <w:rFonts w:ascii="Arial Narrow" w:hAnsi="Arial Narrow"/>
                </w:rPr>
                <w:delText xml:space="preserve">1.  </w:delText>
              </w:r>
              <w:r>
                <w:rPr>
                  <w:rFonts w:ascii="Arial Narrow" w:hAnsi="Arial Narrow"/>
                </w:rPr>
                <w:delText xml:space="preserve">Contrasting </w:delText>
              </w:r>
              <w:r w:rsidR="008C5F5D" w:rsidRPr="008C5F5D">
                <w:rPr>
                  <w:rFonts w:ascii="Arial Narrow" w:hAnsi="Arial Narrow"/>
                  <w:b/>
                </w:rPr>
                <w:delText>color</w:delText>
              </w:r>
              <w:r w:rsidR="008C5F5D">
                <w:rPr>
                  <w:rFonts w:ascii="Arial Narrow" w:hAnsi="Arial Narrow"/>
                </w:rPr>
                <w:delText xml:space="preserve"> </w:delText>
              </w:r>
              <w:r>
                <w:rPr>
                  <w:rFonts w:ascii="Arial Narrow" w:hAnsi="Arial Narrow"/>
                </w:rPr>
                <w:delText>background</w:delText>
              </w:r>
              <w:r w:rsidRPr="00625D11">
                <w:rPr>
                  <w:rFonts w:ascii="Arial Narrow" w:hAnsi="Arial Narrow"/>
                </w:rPr>
                <w:delText xml:space="preserve">; 2. </w:delText>
              </w:r>
              <w:r>
                <w:rPr>
                  <w:rFonts w:ascii="Arial Narrow" w:hAnsi="Arial Narrow"/>
                </w:rPr>
                <w:delText>Readable font</w:delText>
              </w:r>
              <w:r w:rsidRPr="00625D11">
                <w:rPr>
                  <w:rFonts w:ascii="Arial Narrow" w:hAnsi="Arial Narrow"/>
                </w:rPr>
                <w:delText>; 3.</w:delText>
              </w:r>
              <w:r>
                <w:rPr>
                  <w:rFonts w:ascii="Arial Narrow" w:hAnsi="Arial Narrow"/>
                </w:rPr>
                <w:delText>Supporting Graphics</w:delText>
              </w:r>
              <w:r w:rsidRPr="00625D11">
                <w:rPr>
                  <w:rFonts w:ascii="Arial Narrow" w:hAnsi="Arial Narrow"/>
                </w:rPr>
                <w:delText xml:space="preserve">; 4. </w:delText>
              </w:r>
              <w:r>
                <w:rPr>
                  <w:rFonts w:ascii="Arial Narrow" w:hAnsi="Arial Narrow"/>
                </w:rPr>
                <w:delText>Well-spaced layout</w:delText>
              </w:r>
              <w:r w:rsidRPr="00625D11">
                <w:rPr>
                  <w:rFonts w:ascii="Arial Narrow" w:hAnsi="Arial Narrow"/>
                </w:rPr>
                <w:delText xml:space="preserve">; 5. </w:delText>
              </w:r>
              <w:r>
                <w:rPr>
                  <w:rFonts w:ascii="Arial Narrow" w:hAnsi="Arial Narrow"/>
                </w:rPr>
                <w:delText>Consistent theme</w:delText>
              </w:r>
            </w:del>
          </w:p>
        </w:tc>
      </w:tr>
      <w:tr w:rsidR="00105DA9" w:rsidRPr="00AA2697" w14:paraId="159E2989" w14:textId="77777777" w:rsidTr="00C23FB9">
        <w:trPr>
          <w:gridBefore w:val="1"/>
          <w:gridAfter w:val="2"/>
          <w:wAfter w:w="2896" w:type="dxa"/>
          <w:ins w:id="332" w:author="Hoyle, Michael N" w:date="2026-09-25T19:59:00Z" w16du:dateUtc="2026-09-25T23:59:00Z"/>
        </w:trPr>
        <w:tc>
          <w:tcPr>
            <w:tcW w:w="843" w:type="dxa"/>
          </w:tcPr>
          <w:p w14:paraId="18329255" w14:textId="77777777" w:rsidR="00105DA9" w:rsidRPr="00AA2697" w:rsidRDefault="00105DA9" w:rsidP="00C23FB9">
            <w:pPr>
              <w:ind w:left="0" w:hanging="2"/>
              <w:jc w:val="center"/>
              <w:rPr>
                <w:ins w:id="333" w:author="Hoyle, Michael N" w:date="2026-09-25T19:59:00Z" w16du:dateUtc="2026-09-25T23:59:00Z"/>
                <w:rFonts w:ascii="Arial" w:hAnsi="Arial" w:cs="Arial"/>
                <w:b/>
                <w:sz w:val="22"/>
                <w:szCs w:val="22"/>
              </w:rPr>
            </w:pPr>
            <w:ins w:id="334" w:author="Hoyle, Michael N" w:date="2026-09-25T19:59:00Z" w16du:dateUtc="2026-09-25T23:59:00Z">
              <w:r w:rsidRPr="00AA2697">
                <w:rPr>
                  <w:rFonts w:ascii="Arial" w:hAnsi="Arial" w:cs="Arial"/>
                  <w:b/>
                  <w:sz w:val="22"/>
                  <w:szCs w:val="22"/>
                </w:rPr>
                <w:t>Week 12</w:t>
              </w:r>
            </w:ins>
          </w:p>
        </w:tc>
        <w:tc>
          <w:tcPr>
            <w:tcW w:w="4662" w:type="dxa"/>
          </w:tcPr>
          <w:p w14:paraId="67249780" w14:textId="77777777" w:rsidR="00105DA9" w:rsidRPr="00AA2697" w:rsidRDefault="00105DA9" w:rsidP="00C23FB9">
            <w:pPr>
              <w:ind w:left="0" w:hanging="2"/>
              <w:rPr>
                <w:ins w:id="335" w:author="Hoyle, Michael N" w:date="2026-09-25T19:59:00Z" w16du:dateUtc="2026-09-25T23:59:00Z"/>
                <w:rFonts w:ascii="Arial" w:hAnsi="Arial" w:cs="Arial"/>
                <w:sz w:val="22"/>
                <w:szCs w:val="22"/>
              </w:rPr>
            </w:pPr>
            <w:ins w:id="336" w:author="Hoyle, Michael N" w:date="2026-09-25T19:59:00Z" w16du:dateUtc="2026-09-25T23:59:00Z">
              <w:r w:rsidRPr="00AA2697">
                <w:rPr>
                  <w:rFonts w:ascii="Arial" w:hAnsi="Arial" w:cs="Arial"/>
                  <w:sz w:val="22"/>
                  <w:szCs w:val="22"/>
                </w:rPr>
                <w:t>Using Fiscal and Monetary Policy; Interaction of Fiscal &amp; Monetary Policy; Budget Deficits &amp; National Debt; Effects on Int. Rates; Effects on Inflation</w:t>
              </w:r>
            </w:ins>
          </w:p>
        </w:tc>
        <w:tc>
          <w:tcPr>
            <w:tcW w:w="4662" w:type="dxa"/>
            <w:vMerge w:val="restart"/>
          </w:tcPr>
          <w:p w14:paraId="01D4F46D" w14:textId="77777777" w:rsidR="00105DA9" w:rsidRPr="00AA2697" w:rsidRDefault="00105DA9" w:rsidP="00C23FB9">
            <w:pPr>
              <w:ind w:left="0" w:hanging="2"/>
              <w:rPr>
                <w:ins w:id="337" w:author="Hoyle, Michael N" w:date="2026-09-25T19:59:00Z" w16du:dateUtc="2026-09-25T23:59:00Z"/>
                <w:rFonts w:ascii="Arial" w:hAnsi="Arial" w:cs="Arial"/>
                <w:sz w:val="20"/>
                <w:szCs w:val="20"/>
              </w:rPr>
            </w:pPr>
            <w:ins w:id="338" w:author="Hoyle, Michael N" w:date="2026-09-25T19:59:00Z" w16du:dateUtc="2026-09-25T23:59:00Z">
              <w:r w:rsidRPr="00AA2697">
                <w:rPr>
                  <w:rFonts w:ascii="Arial" w:hAnsi="Arial" w:cs="Arial"/>
                  <w:sz w:val="20"/>
                  <w:szCs w:val="20"/>
                </w:rPr>
                <w:t>Readings:</w:t>
              </w:r>
            </w:ins>
          </w:p>
          <w:p w14:paraId="61B1B4CA" w14:textId="77777777" w:rsidR="00105DA9" w:rsidRDefault="00105DA9" w:rsidP="00C23FB9">
            <w:pPr>
              <w:ind w:left="0" w:hanging="2"/>
              <w:rPr>
                <w:ins w:id="339" w:author="Hoyle, Michael N" w:date="2026-09-25T19:59:00Z" w16du:dateUtc="2026-09-25T23:59:00Z"/>
                <w:rFonts w:ascii="Arial" w:hAnsi="Arial" w:cs="Arial"/>
                <w:b/>
                <w:sz w:val="20"/>
                <w:szCs w:val="20"/>
              </w:rPr>
            </w:pPr>
          </w:p>
          <w:p w14:paraId="79719641" w14:textId="77777777" w:rsidR="00105DA9" w:rsidRPr="00AA2697" w:rsidRDefault="00105DA9" w:rsidP="00C23FB9">
            <w:pPr>
              <w:ind w:left="0" w:hanging="2"/>
              <w:rPr>
                <w:ins w:id="340" w:author="Hoyle, Michael N" w:date="2026-09-25T19:59:00Z" w16du:dateUtc="2026-09-25T23:59:00Z"/>
                <w:rFonts w:ascii="Arial" w:hAnsi="Arial" w:cs="Arial"/>
                <w:sz w:val="20"/>
                <w:szCs w:val="20"/>
              </w:rPr>
            </w:pPr>
            <w:ins w:id="341" w:author="Hoyle, Michael N" w:date="2026-09-25T19:59:00Z" w16du:dateUtc="2026-09-25T23:59:00Z">
              <w:r>
                <w:rPr>
                  <w:rFonts w:ascii="Arial" w:hAnsi="Arial" w:cs="Arial"/>
                  <w:b/>
                  <w:sz w:val="20"/>
                  <w:szCs w:val="20"/>
                </w:rPr>
                <w:t>Modules 30-36:  Monetary Policy, Output and Prices, Inflation and Unemployment</w:t>
              </w:r>
            </w:ins>
          </w:p>
        </w:tc>
      </w:tr>
      <w:tr w:rsidR="00105DA9" w:rsidRPr="00AA2697" w14:paraId="1D33457F" w14:textId="77777777" w:rsidTr="00C23FB9">
        <w:trPr>
          <w:gridBefore w:val="1"/>
          <w:gridAfter w:val="2"/>
          <w:wAfter w:w="2896" w:type="dxa"/>
          <w:ins w:id="342" w:author="Hoyle, Michael N" w:date="2026-09-25T19:59:00Z" w16du:dateUtc="2026-09-25T23:59:00Z"/>
        </w:trPr>
        <w:tc>
          <w:tcPr>
            <w:tcW w:w="843" w:type="dxa"/>
          </w:tcPr>
          <w:p w14:paraId="6FAC323A" w14:textId="77777777" w:rsidR="00105DA9" w:rsidRPr="00AA2697" w:rsidRDefault="00105DA9" w:rsidP="00C23FB9">
            <w:pPr>
              <w:ind w:left="0" w:hanging="2"/>
              <w:jc w:val="center"/>
              <w:rPr>
                <w:ins w:id="343" w:author="Hoyle, Michael N" w:date="2026-09-25T19:59:00Z" w16du:dateUtc="2026-09-25T23:59:00Z"/>
                <w:rFonts w:ascii="Arial" w:hAnsi="Arial" w:cs="Arial"/>
                <w:b/>
                <w:sz w:val="22"/>
                <w:szCs w:val="22"/>
              </w:rPr>
            </w:pPr>
            <w:ins w:id="344" w:author="Hoyle, Michael N" w:date="2026-09-25T19:59:00Z" w16du:dateUtc="2026-09-25T23:59:00Z">
              <w:r w:rsidRPr="00AA2697">
                <w:rPr>
                  <w:rFonts w:ascii="Arial" w:hAnsi="Arial" w:cs="Arial"/>
                  <w:b/>
                  <w:sz w:val="22"/>
                  <w:szCs w:val="22"/>
                </w:rPr>
                <w:t>Week 13</w:t>
              </w:r>
            </w:ins>
          </w:p>
        </w:tc>
        <w:tc>
          <w:tcPr>
            <w:tcW w:w="4662" w:type="dxa"/>
          </w:tcPr>
          <w:p w14:paraId="3C0FC385" w14:textId="77777777" w:rsidR="00105DA9" w:rsidRPr="00AA2697" w:rsidRDefault="00105DA9" w:rsidP="00C23FB9">
            <w:pPr>
              <w:ind w:left="0" w:hanging="2"/>
              <w:rPr>
                <w:ins w:id="345" w:author="Hoyle, Michael N" w:date="2026-09-25T19:59:00Z" w16du:dateUtc="2026-09-25T23:59:00Z"/>
                <w:rFonts w:ascii="Arial" w:hAnsi="Arial" w:cs="Arial"/>
                <w:sz w:val="22"/>
                <w:szCs w:val="22"/>
              </w:rPr>
            </w:pPr>
            <w:ins w:id="346" w:author="Hoyle, Michael N" w:date="2026-09-25T19:59:00Z" w16du:dateUtc="2026-09-25T23:59:00Z">
              <w:r w:rsidRPr="00AA2697">
                <w:rPr>
                  <w:rFonts w:ascii="Arial" w:hAnsi="Arial" w:cs="Arial"/>
                  <w:sz w:val="22"/>
                  <w:szCs w:val="22"/>
                </w:rPr>
                <w:t>Aggregate Supply Curves; S-Run; Impacts of Fiscal &amp; Monetary Policies; Supply Shocks</w:t>
              </w:r>
            </w:ins>
          </w:p>
        </w:tc>
        <w:tc>
          <w:tcPr>
            <w:tcW w:w="4662" w:type="dxa"/>
            <w:vMerge/>
          </w:tcPr>
          <w:p w14:paraId="43CCA719" w14:textId="77777777" w:rsidR="00105DA9" w:rsidRPr="00AA2697" w:rsidRDefault="00105DA9" w:rsidP="00C23FB9">
            <w:pPr>
              <w:ind w:left="0" w:hanging="2"/>
              <w:rPr>
                <w:ins w:id="347" w:author="Hoyle, Michael N" w:date="2026-09-25T19:59:00Z" w16du:dateUtc="2026-09-25T23:59:00Z"/>
                <w:rFonts w:ascii="Arial" w:hAnsi="Arial" w:cs="Arial"/>
                <w:sz w:val="22"/>
                <w:szCs w:val="22"/>
              </w:rPr>
            </w:pPr>
          </w:p>
        </w:tc>
      </w:tr>
      <w:tr w:rsidR="00105DA9" w:rsidRPr="00AA2697" w14:paraId="36346132" w14:textId="77777777" w:rsidTr="00C23FB9">
        <w:trPr>
          <w:gridBefore w:val="1"/>
          <w:gridAfter w:val="2"/>
          <w:wAfter w:w="2896" w:type="dxa"/>
          <w:ins w:id="348" w:author="Hoyle, Michael N" w:date="2026-09-25T19:59:00Z" w16du:dateUtc="2026-09-25T23:59:00Z"/>
        </w:trPr>
        <w:tc>
          <w:tcPr>
            <w:tcW w:w="843" w:type="dxa"/>
          </w:tcPr>
          <w:p w14:paraId="52FDE3B1" w14:textId="77777777" w:rsidR="00105DA9" w:rsidRPr="00AA2697" w:rsidRDefault="00105DA9" w:rsidP="00C23FB9">
            <w:pPr>
              <w:ind w:left="0" w:hanging="2"/>
              <w:jc w:val="center"/>
              <w:rPr>
                <w:ins w:id="349" w:author="Hoyle, Michael N" w:date="2026-09-25T19:59:00Z" w16du:dateUtc="2026-09-25T23:59:00Z"/>
                <w:rFonts w:ascii="Arial" w:hAnsi="Arial" w:cs="Arial"/>
                <w:b/>
                <w:sz w:val="22"/>
                <w:szCs w:val="22"/>
              </w:rPr>
            </w:pPr>
            <w:ins w:id="350" w:author="Hoyle, Michael N" w:date="2026-09-25T19:59:00Z" w16du:dateUtc="2026-09-25T23:59:00Z">
              <w:r w:rsidRPr="00AA2697">
                <w:rPr>
                  <w:rFonts w:ascii="Arial" w:hAnsi="Arial" w:cs="Arial"/>
                  <w:b/>
                  <w:sz w:val="22"/>
                  <w:szCs w:val="22"/>
                </w:rPr>
                <w:t>Week 14</w:t>
              </w:r>
            </w:ins>
          </w:p>
        </w:tc>
        <w:tc>
          <w:tcPr>
            <w:tcW w:w="4662" w:type="dxa"/>
          </w:tcPr>
          <w:p w14:paraId="7114CCDF" w14:textId="77777777" w:rsidR="00105DA9" w:rsidRPr="00AA2697" w:rsidRDefault="00105DA9" w:rsidP="00C23FB9">
            <w:pPr>
              <w:ind w:left="0" w:hanging="2"/>
              <w:rPr>
                <w:ins w:id="351" w:author="Hoyle, Michael N" w:date="2026-09-25T19:59:00Z" w16du:dateUtc="2026-09-25T23:59:00Z"/>
                <w:rFonts w:ascii="Arial" w:hAnsi="Arial" w:cs="Arial"/>
                <w:sz w:val="22"/>
                <w:szCs w:val="22"/>
              </w:rPr>
            </w:pPr>
            <w:ins w:id="352" w:author="Hoyle, Michael N" w:date="2026-09-25T19:59:00Z" w16du:dateUtc="2026-09-25T23:59:00Z">
              <w:r w:rsidRPr="00AA2697">
                <w:rPr>
                  <w:rFonts w:ascii="Arial" w:hAnsi="Arial" w:cs="Arial"/>
                  <w:sz w:val="22"/>
                  <w:szCs w:val="22"/>
                </w:rPr>
                <w:t>Inflation-Unemployment Tradeoff; Inflationary Expectations; Theory and Policy Disagreements.</w:t>
              </w:r>
            </w:ins>
          </w:p>
        </w:tc>
        <w:tc>
          <w:tcPr>
            <w:tcW w:w="4662" w:type="dxa"/>
            <w:vMerge/>
          </w:tcPr>
          <w:p w14:paraId="46048378" w14:textId="77777777" w:rsidR="00105DA9" w:rsidRPr="00AA2697" w:rsidRDefault="00105DA9" w:rsidP="00C23FB9">
            <w:pPr>
              <w:ind w:left="0" w:hanging="2"/>
              <w:rPr>
                <w:ins w:id="353" w:author="Hoyle, Michael N" w:date="2026-09-25T19:59:00Z" w16du:dateUtc="2026-09-25T23:59:00Z"/>
                <w:rFonts w:ascii="Arial" w:hAnsi="Arial" w:cs="Arial"/>
                <w:sz w:val="22"/>
                <w:szCs w:val="22"/>
              </w:rPr>
            </w:pPr>
          </w:p>
        </w:tc>
      </w:tr>
    </w:tbl>
    <w:p w14:paraId="489622D2" w14:textId="43E5EA41" w:rsidR="00105DA9" w:rsidRDefault="00105DA9" w:rsidP="009D6865">
      <w:pPr>
        <w:ind w:leftChars="0" w:left="0" w:firstLineChars="0" w:firstLine="0"/>
        <w:rPr>
          <w:ins w:id="354" w:author="Hoyle, Michael N" w:date="2026-09-25T19:59:00Z" w16du:dateUtc="2026-09-25T23:59:00Z"/>
          <w:b/>
          <w:i/>
          <w:sz w:val="22"/>
          <w:szCs w:val="22"/>
        </w:rPr>
      </w:pPr>
    </w:p>
    <w:p w14:paraId="6658A55D" w14:textId="77777777" w:rsidR="00105DA9" w:rsidRDefault="00105DA9">
      <w:pPr>
        <w:spacing w:after="160" w:line="259" w:lineRule="auto"/>
        <w:ind w:leftChars="0" w:left="0" w:firstLineChars="0" w:firstLine="0"/>
        <w:textDirection w:val="lrTb"/>
        <w:textAlignment w:val="auto"/>
        <w:outlineLvl w:val="9"/>
        <w:rPr>
          <w:ins w:id="355" w:author="Hoyle, Michael N" w:date="2026-09-25T19:59:00Z" w16du:dateUtc="2026-09-25T23:59:00Z"/>
          <w:b/>
          <w:i/>
          <w:sz w:val="22"/>
          <w:szCs w:val="22"/>
        </w:rPr>
      </w:pPr>
      <w:ins w:id="356" w:author="Hoyle, Michael N" w:date="2026-09-25T19:59:00Z" w16du:dateUtc="2026-09-25T23:59:00Z">
        <w:r>
          <w:rPr>
            <w:b/>
            <w:i/>
            <w:sz w:val="22"/>
            <w:szCs w:val="22"/>
          </w:rPr>
          <w:br w:type="page"/>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4662"/>
        <w:gridCol w:w="4662"/>
      </w:tblGrid>
      <w:tr w:rsidR="00105DA9" w:rsidRPr="00AA2697" w14:paraId="4EC9772C" w14:textId="77777777" w:rsidTr="00C23FB9">
        <w:trPr>
          <w:ins w:id="357" w:author="Hoyle, Michael N" w:date="2026-09-25T19:59:00Z" w16du:dateUtc="2026-09-25T23:59:00Z"/>
        </w:trPr>
        <w:tc>
          <w:tcPr>
            <w:tcW w:w="843" w:type="dxa"/>
          </w:tcPr>
          <w:p w14:paraId="50BEA736" w14:textId="77777777" w:rsidR="00105DA9" w:rsidRPr="00AA2697" w:rsidRDefault="00105DA9" w:rsidP="00C23FB9">
            <w:pPr>
              <w:ind w:left="0" w:hanging="2"/>
              <w:jc w:val="center"/>
              <w:rPr>
                <w:ins w:id="358" w:author="Hoyle, Michael N" w:date="2026-09-25T19:59:00Z" w16du:dateUtc="2026-09-25T23:59:00Z"/>
                <w:rFonts w:ascii="Arial" w:hAnsi="Arial" w:cs="Arial"/>
                <w:b/>
                <w:sz w:val="22"/>
                <w:szCs w:val="22"/>
              </w:rPr>
            </w:pPr>
          </w:p>
        </w:tc>
        <w:tc>
          <w:tcPr>
            <w:tcW w:w="9324" w:type="dxa"/>
            <w:gridSpan w:val="2"/>
          </w:tcPr>
          <w:p w14:paraId="3D21A526" w14:textId="0AA7D07E" w:rsidR="00105DA9" w:rsidRPr="0009758C" w:rsidRDefault="00105DA9" w:rsidP="00C23FB9">
            <w:pPr>
              <w:ind w:left="0" w:hanging="2"/>
              <w:rPr>
                <w:ins w:id="359" w:author="Hoyle, Michael N" w:date="2026-09-25T19:59:00Z" w16du:dateUtc="2026-09-25T23:59:00Z"/>
                <w:i/>
              </w:rPr>
            </w:pPr>
          </w:p>
        </w:tc>
      </w:tr>
      <w:tr w:rsidR="00105DA9" w:rsidRPr="00AA2697" w14:paraId="37947929" w14:textId="77777777" w:rsidTr="00C23FB9">
        <w:trPr>
          <w:ins w:id="360" w:author="Hoyle, Michael N" w:date="2026-09-25T19:59:00Z" w16du:dateUtc="2026-09-25T23:59:00Z"/>
        </w:trPr>
        <w:tc>
          <w:tcPr>
            <w:tcW w:w="843" w:type="dxa"/>
          </w:tcPr>
          <w:p w14:paraId="21EDC10E" w14:textId="77777777" w:rsidR="00105DA9" w:rsidRPr="00AA2697" w:rsidRDefault="00105DA9" w:rsidP="00C23FB9">
            <w:pPr>
              <w:ind w:left="0" w:hanging="2"/>
              <w:jc w:val="center"/>
              <w:rPr>
                <w:ins w:id="361" w:author="Hoyle, Michael N" w:date="2026-09-25T19:59:00Z" w16du:dateUtc="2026-09-25T23:59:00Z"/>
                <w:rFonts w:ascii="Arial" w:hAnsi="Arial" w:cs="Arial"/>
                <w:b/>
                <w:sz w:val="22"/>
                <w:szCs w:val="22"/>
              </w:rPr>
            </w:pPr>
            <w:ins w:id="362" w:author="Hoyle, Michael N" w:date="2026-09-25T19:59:00Z" w16du:dateUtc="2026-09-25T23:59:00Z">
              <w:r w:rsidRPr="00AA2697">
                <w:rPr>
                  <w:rFonts w:ascii="Arial" w:hAnsi="Arial" w:cs="Arial"/>
                  <w:b/>
                  <w:sz w:val="22"/>
                  <w:szCs w:val="22"/>
                </w:rPr>
                <w:t>Week 15</w:t>
              </w:r>
            </w:ins>
          </w:p>
        </w:tc>
        <w:tc>
          <w:tcPr>
            <w:tcW w:w="4662" w:type="dxa"/>
          </w:tcPr>
          <w:p w14:paraId="39140968" w14:textId="77777777" w:rsidR="00105DA9" w:rsidRPr="00AA2697" w:rsidRDefault="00105DA9" w:rsidP="00C23FB9">
            <w:pPr>
              <w:ind w:left="0" w:hanging="2"/>
              <w:rPr>
                <w:ins w:id="363" w:author="Hoyle, Michael N" w:date="2026-09-25T19:59:00Z" w16du:dateUtc="2026-09-25T23:59:00Z"/>
                <w:rFonts w:ascii="Arial" w:hAnsi="Arial" w:cs="Arial"/>
                <w:sz w:val="22"/>
                <w:szCs w:val="22"/>
              </w:rPr>
            </w:pPr>
            <w:ins w:id="364" w:author="Hoyle, Michael N" w:date="2026-09-25T19:59:00Z" w16du:dateUtc="2026-09-25T23:59:00Z">
              <w:r w:rsidRPr="00AA2697">
                <w:rPr>
                  <w:rFonts w:ascii="Arial" w:hAnsi="Arial" w:cs="Arial"/>
                  <w:sz w:val="22"/>
                  <w:szCs w:val="22"/>
                </w:rPr>
                <w:t>Economic Growth; Distribution of Income</w:t>
              </w:r>
            </w:ins>
          </w:p>
        </w:tc>
        <w:tc>
          <w:tcPr>
            <w:tcW w:w="4662" w:type="dxa"/>
          </w:tcPr>
          <w:p w14:paraId="50B9B405" w14:textId="77777777" w:rsidR="00105DA9" w:rsidRPr="00AA2697" w:rsidRDefault="00105DA9" w:rsidP="00C23FB9">
            <w:pPr>
              <w:ind w:left="0" w:hanging="2"/>
              <w:rPr>
                <w:ins w:id="365" w:author="Hoyle, Michael N" w:date="2026-09-25T19:59:00Z" w16du:dateUtc="2026-09-25T23:59:00Z"/>
                <w:rFonts w:ascii="Arial" w:hAnsi="Arial" w:cs="Arial"/>
                <w:sz w:val="20"/>
                <w:szCs w:val="20"/>
              </w:rPr>
            </w:pPr>
            <w:ins w:id="366" w:author="Hoyle, Michael N" w:date="2026-09-25T19:59:00Z" w16du:dateUtc="2026-09-25T23:59:00Z">
              <w:r w:rsidRPr="00AA2697">
                <w:rPr>
                  <w:rFonts w:ascii="Arial" w:hAnsi="Arial" w:cs="Arial"/>
                  <w:sz w:val="20"/>
                  <w:szCs w:val="20"/>
                </w:rPr>
                <w:t xml:space="preserve">Readings: </w:t>
              </w:r>
            </w:ins>
          </w:p>
          <w:p w14:paraId="7F3C0A77" w14:textId="77777777" w:rsidR="00105DA9" w:rsidRDefault="00105DA9" w:rsidP="00C23FB9">
            <w:pPr>
              <w:ind w:left="0" w:hanging="2"/>
              <w:rPr>
                <w:ins w:id="367" w:author="Hoyle, Michael N" w:date="2026-09-25T19:59:00Z" w16du:dateUtc="2026-09-25T23:59:00Z"/>
                <w:rFonts w:ascii="Arial" w:hAnsi="Arial" w:cs="Arial"/>
                <w:b/>
                <w:sz w:val="20"/>
                <w:szCs w:val="20"/>
              </w:rPr>
            </w:pPr>
          </w:p>
          <w:p w14:paraId="3D6A7197" w14:textId="77777777" w:rsidR="00105DA9" w:rsidRPr="00AA2697" w:rsidRDefault="00105DA9" w:rsidP="00C23FB9">
            <w:pPr>
              <w:ind w:left="0" w:hanging="2"/>
              <w:rPr>
                <w:ins w:id="368" w:author="Hoyle, Michael N" w:date="2026-09-25T19:59:00Z" w16du:dateUtc="2026-09-25T23:59:00Z"/>
                <w:rFonts w:ascii="Arial" w:hAnsi="Arial" w:cs="Arial"/>
                <w:sz w:val="20"/>
                <w:szCs w:val="20"/>
              </w:rPr>
            </w:pPr>
            <w:ins w:id="369" w:author="Hoyle, Michael N" w:date="2026-09-25T19:59:00Z" w16du:dateUtc="2026-09-25T23:59:00Z">
              <w:r>
                <w:rPr>
                  <w:rFonts w:ascii="Arial" w:hAnsi="Arial" w:cs="Arial"/>
                  <w:b/>
                  <w:sz w:val="20"/>
                  <w:szCs w:val="20"/>
                </w:rPr>
                <w:t>Modules 37-40: Long-Run Growth, Productivity, and Growth Policy</w:t>
              </w:r>
            </w:ins>
          </w:p>
        </w:tc>
      </w:tr>
      <w:tr w:rsidR="00105DA9" w:rsidRPr="00AA2697" w14:paraId="25F82ABE" w14:textId="77777777" w:rsidTr="00C23FB9">
        <w:trPr>
          <w:ins w:id="370" w:author="Hoyle, Michael N" w:date="2026-09-25T19:59:00Z" w16du:dateUtc="2026-09-25T23:59:00Z"/>
        </w:trPr>
        <w:tc>
          <w:tcPr>
            <w:tcW w:w="843" w:type="dxa"/>
          </w:tcPr>
          <w:p w14:paraId="55F8E26D" w14:textId="77777777" w:rsidR="00105DA9" w:rsidRPr="00AA2697" w:rsidRDefault="00105DA9" w:rsidP="00C23FB9">
            <w:pPr>
              <w:ind w:left="0" w:hanging="2"/>
              <w:jc w:val="center"/>
              <w:rPr>
                <w:ins w:id="371" w:author="Hoyle, Michael N" w:date="2026-09-25T19:59:00Z" w16du:dateUtc="2026-09-25T23:59:00Z"/>
                <w:rFonts w:ascii="Arial" w:hAnsi="Arial" w:cs="Arial"/>
                <w:b/>
                <w:sz w:val="22"/>
                <w:szCs w:val="22"/>
              </w:rPr>
            </w:pPr>
          </w:p>
        </w:tc>
        <w:tc>
          <w:tcPr>
            <w:tcW w:w="9324" w:type="dxa"/>
            <w:gridSpan w:val="2"/>
          </w:tcPr>
          <w:p w14:paraId="481342D8" w14:textId="7A5D9C9F" w:rsidR="00105DA9" w:rsidRPr="0009758C" w:rsidRDefault="00611755" w:rsidP="00C23FB9">
            <w:pPr>
              <w:ind w:left="0" w:hanging="2"/>
              <w:rPr>
                <w:ins w:id="372" w:author="Hoyle, Michael N" w:date="2026-09-25T19:59:00Z" w16du:dateUtc="2026-09-25T23:59:00Z"/>
                <w:i/>
              </w:rPr>
            </w:pPr>
            <w:ins w:id="373" w:author="Hoyle, Michael N" w:date="2026-09-25T19:59:00Z" w16du:dateUtc="2026-09-25T23:59:00Z">
              <w:r>
                <w:rPr>
                  <w:i/>
                </w:rPr>
                <w:t>Unit 6</w:t>
              </w:r>
              <w:r w:rsidR="00105DA9" w:rsidRPr="0009758C">
                <w:rPr>
                  <w:i/>
                </w:rPr>
                <w:t xml:space="preserve"> Open Economy: Internati</w:t>
              </w:r>
              <w:r w:rsidR="00626C53">
                <w:rPr>
                  <w:i/>
                </w:rPr>
                <w:t>onal Trade and Finance --- 10-13</w:t>
              </w:r>
              <w:r w:rsidR="00105DA9" w:rsidRPr="0009758C">
                <w:rPr>
                  <w:i/>
                </w:rPr>
                <w:t>%</w:t>
              </w:r>
            </w:ins>
          </w:p>
        </w:tc>
      </w:tr>
      <w:tr w:rsidR="00105DA9" w:rsidRPr="00AA2697" w14:paraId="0011BC41" w14:textId="77777777" w:rsidTr="00C23FB9">
        <w:trPr>
          <w:ins w:id="374" w:author="Hoyle, Michael N" w:date="2026-09-25T19:59:00Z" w16du:dateUtc="2026-09-25T23:59:00Z"/>
        </w:trPr>
        <w:tc>
          <w:tcPr>
            <w:tcW w:w="843" w:type="dxa"/>
          </w:tcPr>
          <w:p w14:paraId="3C8C7F6F" w14:textId="77777777" w:rsidR="00105DA9" w:rsidRPr="00AA2697" w:rsidRDefault="00105DA9" w:rsidP="00C23FB9">
            <w:pPr>
              <w:ind w:left="0" w:hanging="2"/>
              <w:jc w:val="center"/>
              <w:rPr>
                <w:ins w:id="375" w:author="Hoyle, Michael N" w:date="2026-09-25T19:59:00Z" w16du:dateUtc="2026-09-25T23:59:00Z"/>
                <w:rFonts w:ascii="Arial" w:hAnsi="Arial" w:cs="Arial"/>
                <w:b/>
                <w:sz w:val="22"/>
                <w:szCs w:val="22"/>
              </w:rPr>
            </w:pPr>
            <w:ins w:id="376" w:author="Hoyle, Michael N" w:date="2026-09-25T19:59:00Z" w16du:dateUtc="2026-09-25T23:59:00Z">
              <w:r w:rsidRPr="00AA2697">
                <w:rPr>
                  <w:rFonts w:ascii="Arial" w:hAnsi="Arial" w:cs="Arial"/>
                  <w:b/>
                  <w:sz w:val="22"/>
                  <w:szCs w:val="22"/>
                </w:rPr>
                <w:t>Week 16</w:t>
              </w:r>
            </w:ins>
          </w:p>
        </w:tc>
        <w:tc>
          <w:tcPr>
            <w:tcW w:w="4662" w:type="dxa"/>
          </w:tcPr>
          <w:p w14:paraId="750198F1" w14:textId="77777777" w:rsidR="00105DA9" w:rsidRPr="00AA2697" w:rsidRDefault="00105DA9" w:rsidP="00C23FB9">
            <w:pPr>
              <w:ind w:left="0" w:hanging="2"/>
              <w:rPr>
                <w:ins w:id="377" w:author="Hoyle, Michael N" w:date="2026-09-25T19:59:00Z" w16du:dateUtc="2026-09-25T23:59:00Z"/>
                <w:rFonts w:ascii="Arial" w:hAnsi="Arial" w:cs="Arial"/>
                <w:sz w:val="22"/>
                <w:szCs w:val="22"/>
              </w:rPr>
            </w:pPr>
            <w:ins w:id="378" w:author="Hoyle, Michael N" w:date="2026-09-25T19:59:00Z" w16du:dateUtc="2026-09-25T23:59:00Z">
              <w:r w:rsidRPr="00AA2697">
                <w:rPr>
                  <w:rFonts w:ascii="Arial" w:hAnsi="Arial" w:cs="Arial"/>
                  <w:sz w:val="22"/>
                  <w:szCs w:val="22"/>
                </w:rPr>
                <w:t>Exchange Rate; Balance of Payments; International Trade; Barriers to Trade; International Payments System</w:t>
              </w:r>
            </w:ins>
          </w:p>
        </w:tc>
        <w:tc>
          <w:tcPr>
            <w:tcW w:w="4662" w:type="dxa"/>
            <w:vMerge w:val="restart"/>
          </w:tcPr>
          <w:p w14:paraId="59554AAA" w14:textId="77777777" w:rsidR="00105DA9" w:rsidRPr="00AA2697" w:rsidRDefault="00105DA9" w:rsidP="00C23FB9">
            <w:pPr>
              <w:ind w:left="0" w:hanging="2"/>
              <w:rPr>
                <w:ins w:id="379" w:author="Hoyle, Michael N" w:date="2026-09-25T19:59:00Z" w16du:dateUtc="2026-09-25T23:59:00Z"/>
                <w:rFonts w:ascii="Arial" w:hAnsi="Arial" w:cs="Arial"/>
                <w:sz w:val="20"/>
                <w:szCs w:val="20"/>
              </w:rPr>
            </w:pPr>
            <w:ins w:id="380" w:author="Hoyle, Michael N" w:date="2026-09-25T19:59:00Z" w16du:dateUtc="2026-09-25T23:59:00Z">
              <w:r w:rsidRPr="00AA2697">
                <w:rPr>
                  <w:rFonts w:ascii="Arial" w:hAnsi="Arial" w:cs="Arial"/>
                  <w:sz w:val="20"/>
                  <w:szCs w:val="20"/>
                </w:rPr>
                <w:t xml:space="preserve">Readings: </w:t>
              </w:r>
            </w:ins>
          </w:p>
          <w:p w14:paraId="381E3200" w14:textId="77777777" w:rsidR="00105DA9" w:rsidRDefault="00105DA9" w:rsidP="00C23FB9">
            <w:pPr>
              <w:ind w:left="0" w:hanging="2"/>
              <w:rPr>
                <w:ins w:id="381" w:author="Hoyle, Michael N" w:date="2026-09-25T19:59:00Z" w16du:dateUtc="2026-09-25T23:59:00Z"/>
                <w:rFonts w:ascii="Arial" w:hAnsi="Arial" w:cs="Arial"/>
                <w:b/>
                <w:sz w:val="20"/>
                <w:szCs w:val="20"/>
              </w:rPr>
            </w:pPr>
          </w:p>
          <w:p w14:paraId="79710675" w14:textId="77777777" w:rsidR="00105DA9" w:rsidRPr="00AA2697" w:rsidRDefault="00105DA9" w:rsidP="00C23FB9">
            <w:pPr>
              <w:ind w:left="0" w:hanging="2"/>
              <w:rPr>
                <w:ins w:id="382" w:author="Hoyle, Michael N" w:date="2026-09-25T19:59:00Z" w16du:dateUtc="2026-09-25T23:59:00Z"/>
                <w:rFonts w:ascii="Arial" w:hAnsi="Arial" w:cs="Arial"/>
                <w:sz w:val="20"/>
                <w:szCs w:val="20"/>
              </w:rPr>
            </w:pPr>
            <w:ins w:id="383" w:author="Hoyle, Michael N" w:date="2026-09-25T19:59:00Z" w16du:dateUtc="2026-09-25T23:59:00Z">
              <w:r>
                <w:rPr>
                  <w:rFonts w:ascii="Arial" w:hAnsi="Arial" w:cs="Arial"/>
                  <w:b/>
                  <w:sz w:val="20"/>
                  <w:szCs w:val="20"/>
                </w:rPr>
                <w:t>Modules 41-45: Capital Flows, Foreign Exchange Market, and Exchange Rate Policy</w:t>
              </w:r>
            </w:ins>
          </w:p>
        </w:tc>
      </w:tr>
      <w:tr w:rsidR="00105DA9" w:rsidRPr="00AA2697" w14:paraId="68430570" w14:textId="77777777" w:rsidTr="00C23FB9">
        <w:trPr>
          <w:ins w:id="384" w:author="Hoyle, Michael N" w:date="2026-09-25T19:59:00Z" w16du:dateUtc="2026-09-25T23:59:00Z"/>
        </w:trPr>
        <w:tc>
          <w:tcPr>
            <w:tcW w:w="843" w:type="dxa"/>
          </w:tcPr>
          <w:p w14:paraId="436FC5EE" w14:textId="77777777" w:rsidR="00105DA9" w:rsidRPr="00AA2697" w:rsidRDefault="00105DA9" w:rsidP="00C23FB9">
            <w:pPr>
              <w:ind w:left="0" w:hanging="2"/>
              <w:jc w:val="center"/>
              <w:rPr>
                <w:ins w:id="385" w:author="Hoyle, Michael N" w:date="2026-09-25T19:59:00Z" w16du:dateUtc="2026-09-25T23:59:00Z"/>
                <w:rFonts w:ascii="Arial" w:hAnsi="Arial" w:cs="Arial"/>
                <w:b/>
                <w:sz w:val="22"/>
                <w:szCs w:val="22"/>
              </w:rPr>
            </w:pPr>
            <w:ins w:id="386" w:author="Hoyle, Michael N" w:date="2026-09-25T19:59:00Z" w16du:dateUtc="2026-09-25T23:59:00Z">
              <w:r w:rsidRPr="00AA2697">
                <w:rPr>
                  <w:rFonts w:ascii="Arial" w:hAnsi="Arial" w:cs="Arial"/>
                  <w:b/>
                  <w:sz w:val="22"/>
                  <w:szCs w:val="22"/>
                </w:rPr>
                <w:t>Week 17</w:t>
              </w:r>
            </w:ins>
          </w:p>
        </w:tc>
        <w:tc>
          <w:tcPr>
            <w:tcW w:w="4662" w:type="dxa"/>
          </w:tcPr>
          <w:p w14:paraId="32091DC5" w14:textId="77777777" w:rsidR="00105DA9" w:rsidRPr="00AA2697" w:rsidRDefault="00105DA9" w:rsidP="00C23FB9">
            <w:pPr>
              <w:ind w:left="0" w:hanging="2"/>
              <w:rPr>
                <w:ins w:id="387" w:author="Hoyle, Michael N" w:date="2026-09-25T19:59:00Z" w16du:dateUtc="2026-09-25T23:59:00Z"/>
                <w:rFonts w:ascii="Arial" w:hAnsi="Arial" w:cs="Arial"/>
                <w:sz w:val="22"/>
                <w:szCs w:val="22"/>
              </w:rPr>
            </w:pPr>
            <w:ins w:id="388" w:author="Hoyle, Michael N" w:date="2026-09-25T19:59:00Z" w16du:dateUtc="2026-09-25T23:59:00Z">
              <w:r w:rsidRPr="00AA2697">
                <w:rPr>
                  <w:rFonts w:ascii="Arial" w:hAnsi="Arial" w:cs="Arial"/>
                  <w:sz w:val="22"/>
                  <w:szCs w:val="22"/>
                </w:rPr>
                <w:t>Impact of Domestic Policies on Trade</w:t>
              </w:r>
            </w:ins>
          </w:p>
        </w:tc>
        <w:tc>
          <w:tcPr>
            <w:tcW w:w="4662" w:type="dxa"/>
            <w:vMerge/>
          </w:tcPr>
          <w:p w14:paraId="22C7DBAB" w14:textId="77777777" w:rsidR="00105DA9" w:rsidRPr="00AA2697" w:rsidRDefault="00105DA9" w:rsidP="00C23FB9">
            <w:pPr>
              <w:ind w:left="0" w:hanging="2"/>
              <w:rPr>
                <w:ins w:id="389" w:author="Hoyle, Michael N" w:date="2026-09-25T19:59:00Z" w16du:dateUtc="2026-09-25T23:59:00Z"/>
                <w:rFonts w:ascii="Arial" w:hAnsi="Arial" w:cs="Arial"/>
                <w:sz w:val="22"/>
                <w:szCs w:val="22"/>
              </w:rPr>
            </w:pPr>
          </w:p>
        </w:tc>
      </w:tr>
      <w:tr w:rsidR="00105DA9" w:rsidRPr="00AA2697" w14:paraId="3CFD53CC" w14:textId="77777777" w:rsidTr="00C23FB9">
        <w:trPr>
          <w:ins w:id="390" w:author="Hoyle, Michael N" w:date="2026-09-25T19:59:00Z" w16du:dateUtc="2026-09-25T23:59:00Z"/>
        </w:trPr>
        <w:tc>
          <w:tcPr>
            <w:tcW w:w="843" w:type="dxa"/>
          </w:tcPr>
          <w:p w14:paraId="6E347D1D" w14:textId="77777777" w:rsidR="00105DA9" w:rsidRPr="00AA2697" w:rsidRDefault="00105DA9" w:rsidP="00C23FB9">
            <w:pPr>
              <w:ind w:left="0" w:hanging="2"/>
              <w:jc w:val="center"/>
              <w:rPr>
                <w:ins w:id="391" w:author="Hoyle, Michael N" w:date="2026-09-25T19:59:00Z" w16du:dateUtc="2026-09-25T23:59:00Z"/>
                <w:rFonts w:ascii="Arial" w:hAnsi="Arial" w:cs="Arial"/>
                <w:b/>
                <w:sz w:val="22"/>
                <w:szCs w:val="22"/>
              </w:rPr>
            </w:pPr>
            <w:ins w:id="392" w:author="Hoyle, Michael N" w:date="2026-09-25T19:59:00Z" w16du:dateUtc="2026-09-25T23:59:00Z">
              <w:r w:rsidRPr="00AA2697">
                <w:rPr>
                  <w:rFonts w:ascii="Arial" w:hAnsi="Arial" w:cs="Arial"/>
                  <w:b/>
                  <w:sz w:val="22"/>
                  <w:szCs w:val="22"/>
                </w:rPr>
                <w:t>Week</w:t>
              </w:r>
            </w:ins>
          </w:p>
          <w:p w14:paraId="6EB0C329" w14:textId="77777777" w:rsidR="00105DA9" w:rsidRPr="00AA2697" w:rsidRDefault="00105DA9" w:rsidP="00C23FB9">
            <w:pPr>
              <w:ind w:left="0" w:hanging="2"/>
              <w:jc w:val="center"/>
              <w:rPr>
                <w:ins w:id="393" w:author="Hoyle, Michael N" w:date="2026-09-25T19:59:00Z" w16du:dateUtc="2026-09-25T23:59:00Z"/>
                <w:rFonts w:ascii="Arial" w:hAnsi="Arial" w:cs="Arial"/>
                <w:b/>
                <w:sz w:val="22"/>
                <w:szCs w:val="22"/>
              </w:rPr>
            </w:pPr>
            <w:ins w:id="394" w:author="Hoyle, Michael N" w:date="2026-09-25T19:59:00Z" w16du:dateUtc="2026-09-25T23:59:00Z">
              <w:r w:rsidRPr="00AA2697">
                <w:rPr>
                  <w:rFonts w:ascii="Arial" w:hAnsi="Arial" w:cs="Arial"/>
                  <w:b/>
                  <w:sz w:val="22"/>
                  <w:szCs w:val="22"/>
                </w:rPr>
                <w:t>18</w:t>
              </w:r>
            </w:ins>
          </w:p>
        </w:tc>
        <w:tc>
          <w:tcPr>
            <w:tcW w:w="4662" w:type="dxa"/>
          </w:tcPr>
          <w:p w14:paraId="0E3BDF07" w14:textId="77777777" w:rsidR="00105DA9" w:rsidRPr="00AA2697" w:rsidRDefault="00105DA9" w:rsidP="00C23FB9">
            <w:pPr>
              <w:ind w:left="0" w:hanging="2"/>
              <w:rPr>
                <w:ins w:id="395" w:author="Hoyle, Michael N" w:date="2026-09-25T19:59:00Z" w16du:dateUtc="2026-09-25T23:59:00Z"/>
                <w:rFonts w:ascii="Arial" w:hAnsi="Arial" w:cs="Arial"/>
                <w:sz w:val="22"/>
                <w:szCs w:val="22"/>
              </w:rPr>
            </w:pPr>
            <w:ins w:id="396" w:author="Hoyle, Michael N" w:date="2026-09-25T19:59:00Z" w16du:dateUtc="2026-09-25T23:59:00Z">
              <w:r w:rsidRPr="0009758C">
                <w:rPr>
                  <w:rFonts w:ascii="Arial Black" w:hAnsi="Arial Black" w:cs="Arial"/>
                  <w:b/>
                  <w:sz w:val="22"/>
                  <w:szCs w:val="22"/>
                </w:rPr>
                <w:t>Review</w:t>
              </w:r>
              <w:r w:rsidRPr="0009758C">
                <w:rPr>
                  <w:rFonts w:ascii="Arial Black" w:hAnsi="Arial Black" w:cs="Arial"/>
                  <w:sz w:val="22"/>
                  <w:szCs w:val="22"/>
                </w:rPr>
                <w:t xml:space="preserve"> &amp;</w:t>
              </w:r>
              <w:r>
                <w:rPr>
                  <w:rFonts w:ascii="Arial" w:hAnsi="Arial" w:cs="Arial"/>
                  <w:sz w:val="22"/>
                  <w:szCs w:val="22"/>
                </w:rPr>
                <w:t xml:space="preserve"> </w:t>
              </w:r>
              <w:r w:rsidRPr="00AA2697">
                <w:rPr>
                  <w:rFonts w:ascii="Arial Black" w:hAnsi="Arial Black" w:cs="Arial"/>
                  <w:sz w:val="22"/>
                  <w:szCs w:val="22"/>
                </w:rPr>
                <w:t>Final Exam</w:t>
              </w:r>
            </w:ins>
          </w:p>
        </w:tc>
        <w:tc>
          <w:tcPr>
            <w:tcW w:w="4662" w:type="dxa"/>
            <w:vMerge/>
          </w:tcPr>
          <w:p w14:paraId="29E7CF02" w14:textId="77777777" w:rsidR="00105DA9" w:rsidRPr="00AA2697" w:rsidRDefault="00105DA9" w:rsidP="00C23FB9">
            <w:pPr>
              <w:ind w:left="0" w:hanging="2"/>
              <w:rPr>
                <w:ins w:id="397" w:author="Hoyle, Michael N" w:date="2026-09-25T19:59:00Z" w16du:dateUtc="2026-09-25T23:59:00Z"/>
                <w:rFonts w:ascii="Arial" w:hAnsi="Arial" w:cs="Arial"/>
                <w:sz w:val="22"/>
                <w:szCs w:val="22"/>
              </w:rPr>
            </w:pPr>
          </w:p>
        </w:tc>
      </w:tr>
    </w:tbl>
    <w:p w14:paraId="47FAA7B3" w14:textId="77777777" w:rsidR="00625D11" w:rsidRPr="00EE436D" w:rsidRDefault="000A3C1A" w:rsidP="00320733">
      <w:pPr>
        <w:ind w:leftChars="0" w:left="0" w:firstLineChars="0" w:firstLine="0"/>
        <w:rPr>
          <w:b/>
          <w:i/>
          <w:sz w:val="22"/>
          <w:rPrChange w:id="398" w:author="Hoyle, Michael N" w:date="2026-09-25T19:59:00Z" w16du:dateUtc="2026-09-25T23:59:00Z">
            <w:rPr/>
          </w:rPrChange>
        </w:rPr>
      </w:pPr>
      <w:del w:id="399" w:author="Hoyle, Michael N" w:date="2026-09-25T19:59:00Z" w16du:dateUtc="2026-09-25T23:59:00Z">
        <w:r>
          <w:rPr>
            <w:noProof/>
            <w:lang w:eastAsia="en-US"/>
          </w:rPr>
          <mc:AlternateContent>
            <mc:Choice Requires="wps">
              <w:drawing>
                <wp:anchor distT="0" distB="0" distL="114300" distR="114300" simplePos="0" relativeHeight="251661312" behindDoc="0" locked="0" layoutInCell="1" allowOverlap="1" wp14:editId="36B11C9B">
                  <wp:simplePos x="0" y="0"/>
                  <wp:positionH relativeFrom="column">
                    <wp:posOffset>-142876</wp:posOffset>
                  </wp:positionH>
                  <wp:positionV relativeFrom="paragraph">
                    <wp:posOffset>1657350</wp:posOffset>
                  </wp:positionV>
                  <wp:extent cx="8543925" cy="4038600"/>
                  <wp:effectExtent l="0" t="0" r="28575"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3925" cy="4038600"/>
                          </a:xfrm>
                          <a:prstGeom prst="rect">
                            <a:avLst/>
                          </a:prstGeom>
                          <a:solidFill>
                            <a:srgbClr val="FFFFFF"/>
                          </a:solidFill>
                          <a:ln w="9525">
                            <a:solidFill>
                              <a:srgbClr val="000000"/>
                            </a:solidFill>
                            <a:miter lim="800000"/>
                            <a:headEnd/>
                            <a:tailEnd/>
                          </a:ln>
                        </wps:spPr>
                        <wps:txbx>
                          <w:txbxContent>
                            <w:p w14:paraId="4E99DA38" w14:textId="77777777" w:rsidR="000A3C1A" w:rsidRDefault="000A3C1A">
                              <w:pPr>
                                <w:ind w:left="2" w:hanging="4"/>
                                <w:rPr>
                                  <w:del w:id="400" w:author="Hoyle, Michael N" w:date="2026-09-25T19:59:00Z" w16du:dateUtc="2026-09-25T23:59:00Z"/>
                                  <w:sz w:val="36"/>
                                  <w:szCs w:val="36"/>
                                  <w:u w:val="single"/>
                                </w:rPr>
                              </w:pPr>
                              <w:del w:id="401" w:author="Hoyle, Michael N" w:date="2026-09-25T19:59:00Z" w16du:dateUtc="2026-09-25T23:59:00Z">
                                <w:r w:rsidRPr="000A3C1A">
                                  <w:rPr>
                                    <w:sz w:val="36"/>
                                    <w:szCs w:val="36"/>
                                    <w:u w:val="single"/>
                                  </w:rPr>
                                  <w:delText>CONTENT</w:delText>
                                </w:r>
                              </w:del>
                            </w:p>
                            <w:p w14:paraId="7F557473" w14:textId="77777777" w:rsidR="000A3C1A" w:rsidRDefault="000A3C1A" w:rsidP="000A3C1A">
                              <w:pPr>
                                <w:pStyle w:val="ListParagraph"/>
                                <w:numPr>
                                  <w:ilvl w:val="0"/>
                                  <w:numId w:val="1"/>
                                </w:numPr>
                                <w:ind w:left="2" w:hanging="4"/>
                                <w:rPr>
                                  <w:del w:id="402" w:author="Hoyle, Michael N" w:date="2026-09-25T19:59:00Z" w16du:dateUtc="2026-09-25T23:59:00Z"/>
                                  <w:sz w:val="36"/>
                                  <w:szCs w:val="36"/>
                                </w:rPr>
                              </w:pPr>
                              <w:del w:id="403" w:author="Hoyle, Michael N" w:date="2026-09-25T19:59:00Z" w16du:dateUtc="2026-09-25T23:59:00Z">
                                <w:r w:rsidRPr="000A3C1A">
                                  <w:rPr>
                                    <w:sz w:val="36"/>
                                    <w:szCs w:val="36"/>
                                  </w:rPr>
                                  <w:delText xml:space="preserve">Response must have a minimum of 50 words. </w:delText>
                                </w:r>
                              </w:del>
                            </w:p>
                            <w:p w14:paraId="0C616561" w14:textId="77777777" w:rsidR="000A3C1A" w:rsidRDefault="000A3C1A" w:rsidP="000A3C1A">
                              <w:pPr>
                                <w:pStyle w:val="ListParagraph"/>
                                <w:numPr>
                                  <w:ilvl w:val="0"/>
                                  <w:numId w:val="1"/>
                                </w:numPr>
                                <w:ind w:left="2" w:hanging="4"/>
                                <w:rPr>
                                  <w:del w:id="404" w:author="Hoyle, Michael N" w:date="2026-09-25T19:59:00Z" w16du:dateUtc="2026-09-25T23:59:00Z"/>
                                  <w:sz w:val="36"/>
                                  <w:szCs w:val="36"/>
                                </w:rPr>
                              </w:pPr>
                              <w:del w:id="405" w:author="Hoyle, Michael N" w:date="2026-09-25T19:59:00Z" w16du:dateUtc="2026-09-25T23:59:00Z">
                                <w:r w:rsidRPr="000A3C1A">
                                  <w:rPr>
                                    <w:sz w:val="36"/>
                                    <w:szCs w:val="36"/>
                                  </w:rPr>
                                  <w:delText xml:space="preserve">It must be written in complete sentences using correct spelling and grammar. </w:delText>
                                </w:r>
                              </w:del>
                            </w:p>
                            <w:p w14:paraId="0F7AE89F" w14:textId="77777777" w:rsidR="000A3C1A" w:rsidRPr="000A3C1A" w:rsidRDefault="000A3C1A" w:rsidP="000A3C1A">
                              <w:pPr>
                                <w:pStyle w:val="ListParagraph"/>
                                <w:numPr>
                                  <w:ilvl w:val="0"/>
                                  <w:numId w:val="1"/>
                                </w:numPr>
                                <w:ind w:left="2" w:hanging="4"/>
                                <w:rPr>
                                  <w:del w:id="406" w:author="Hoyle, Michael N" w:date="2026-09-25T19:59:00Z" w16du:dateUtc="2026-09-25T23:59:00Z"/>
                                  <w:sz w:val="36"/>
                                  <w:szCs w:val="36"/>
                                </w:rPr>
                              </w:pPr>
                              <w:del w:id="407" w:author="Hoyle, Michael N" w:date="2026-09-25T19:59:00Z" w16du:dateUtc="2026-09-25T23:59:00Z">
                                <w:r w:rsidRPr="000A3C1A">
                                  <w:rPr>
                                    <w:sz w:val="36"/>
                                    <w:szCs w:val="36"/>
                                  </w:rPr>
                                  <w:delText xml:space="preserve">It must include a word count. </w:delText>
                                </w:r>
                              </w:del>
                            </w:p>
                            <w:p w14:paraId="793ADFF1" w14:textId="77777777" w:rsidR="000A3C1A" w:rsidRDefault="000A3C1A">
                              <w:pPr>
                                <w:ind w:left="2" w:hanging="4"/>
                                <w:rPr>
                                  <w:del w:id="408" w:author="Hoyle, Michael N" w:date="2026-09-25T19:59:00Z" w16du:dateUtc="2026-09-25T23:59:00Z"/>
                                  <w:sz w:val="36"/>
                                  <w:szCs w:val="36"/>
                                </w:rPr>
                              </w:pPr>
                            </w:p>
                            <w:p w14:paraId="62AE2BFE" w14:textId="77777777" w:rsidR="000A3C1A" w:rsidRDefault="000A3C1A">
                              <w:pPr>
                                <w:ind w:left="2" w:hanging="4"/>
                                <w:rPr>
                                  <w:del w:id="409" w:author="Hoyle, Michael N" w:date="2026-09-25T19:59:00Z" w16du:dateUtc="2026-09-25T23:59:00Z"/>
                                  <w:sz w:val="36"/>
                                  <w:szCs w:val="36"/>
                                  <w:u w:val="single"/>
                                </w:rPr>
                              </w:pPr>
                              <w:del w:id="410" w:author="Hoyle, Michael N" w:date="2026-09-25T19:59:00Z" w16du:dateUtc="2026-09-25T23:59:00Z">
                                <w:r w:rsidRPr="000A3C1A">
                                  <w:rPr>
                                    <w:sz w:val="36"/>
                                    <w:szCs w:val="36"/>
                                    <w:u w:val="single"/>
                                  </w:rPr>
                                  <w:delText>FORMAT</w:delText>
                                </w:r>
                              </w:del>
                            </w:p>
                            <w:p w14:paraId="4EDA8A76" w14:textId="77777777" w:rsidR="000A3C1A" w:rsidRDefault="000A3C1A" w:rsidP="000A3C1A">
                              <w:pPr>
                                <w:pStyle w:val="ListParagraph"/>
                                <w:numPr>
                                  <w:ilvl w:val="0"/>
                                  <w:numId w:val="2"/>
                                </w:numPr>
                                <w:ind w:left="2" w:hanging="4"/>
                                <w:rPr>
                                  <w:del w:id="411" w:author="Hoyle, Michael N" w:date="2026-09-25T19:59:00Z" w16du:dateUtc="2026-09-25T23:59:00Z"/>
                                  <w:sz w:val="36"/>
                                  <w:szCs w:val="36"/>
                                </w:rPr>
                              </w:pPr>
                              <w:del w:id="412" w:author="Hoyle, Michael N" w:date="2026-09-25T19:59:00Z" w16du:dateUtc="2026-09-25T23:59:00Z">
                                <w:r>
                                  <w:rPr>
                                    <w:sz w:val="36"/>
                                    <w:szCs w:val="36"/>
                                  </w:rPr>
                                  <w:delText xml:space="preserve">Color </w:delText>
                                </w:r>
                                <w:r w:rsidRPr="000A3C1A">
                                  <w:rPr>
                                    <w:sz w:val="36"/>
                                    <w:szCs w:val="36"/>
                                  </w:rPr>
                                  <w:delText>backgrounds are consistent from slide to slide</w:delText>
                                </w:r>
                                <w:r>
                                  <w:rPr>
                                    <w:sz w:val="36"/>
                                    <w:szCs w:val="36"/>
                                  </w:rPr>
                                  <w:delText xml:space="preserve"> (no pictures).</w:delText>
                                </w:r>
                              </w:del>
                            </w:p>
                            <w:p w14:paraId="30FEACE1" w14:textId="77777777" w:rsidR="000A3C1A" w:rsidRDefault="000A3C1A" w:rsidP="000A3C1A">
                              <w:pPr>
                                <w:pStyle w:val="ListParagraph"/>
                                <w:numPr>
                                  <w:ilvl w:val="0"/>
                                  <w:numId w:val="2"/>
                                </w:numPr>
                                <w:ind w:left="2" w:hanging="4"/>
                                <w:rPr>
                                  <w:del w:id="413" w:author="Hoyle, Michael N" w:date="2026-09-25T19:59:00Z" w16du:dateUtc="2026-09-25T23:59:00Z"/>
                                  <w:sz w:val="36"/>
                                  <w:szCs w:val="36"/>
                                </w:rPr>
                              </w:pPr>
                              <w:del w:id="414" w:author="Hoyle, Michael N" w:date="2026-09-25T19:59:00Z" w16du:dateUtc="2026-09-25T23:59:00Z">
                                <w:r>
                                  <w:rPr>
                                    <w:sz w:val="36"/>
                                    <w:szCs w:val="36"/>
                                  </w:rPr>
                                  <w:delText>Font formats are easy to read.</w:delText>
                                </w:r>
                              </w:del>
                            </w:p>
                            <w:p w14:paraId="353B0FAD" w14:textId="77777777" w:rsidR="000A3C1A" w:rsidRPr="000A3C1A" w:rsidRDefault="000A3C1A" w:rsidP="000A3C1A">
                              <w:pPr>
                                <w:pStyle w:val="ListParagraph"/>
                                <w:numPr>
                                  <w:ilvl w:val="0"/>
                                  <w:numId w:val="2"/>
                                </w:numPr>
                                <w:ind w:left="2" w:hanging="4"/>
                                <w:rPr>
                                  <w:del w:id="415" w:author="Hoyle, Michael N" w:date="2026-09-25T19:59:00Z" w16du:dateUtc="2026-09-25T23:59:00Z"/>
                                  <w:sz w:val="36"/>
                                  <w:szCs w:val="36"/>
                                </w:rPr>
                              </w:pPr>
                              <w:del w:id="416" w:author="Hoyle, Michael N" w:date="2026-09-25T19:59:00Z" w16du:dateUtc="2026-09-25T23:59:00Z">
                                <w:r>
                                  <w:rPr>
                                    <w:sz w:val="36"/>
                                    <w:szCs w:val="36"/>
                                  </w:rPr>
                                  <w:delText>Graphics support the theme of the slide (2 or less per slide).</w:delText>
                                </w:r>
                              </w:del>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25pt;margin-top:130.5pt;width:672.75pt;height:3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">
                  <v:textbox>
                    <w:txbxContent>
                      <w:p w14:paraId="4E99DA38" w14:textId="77777777" w:rsidR="000A3C1A" w:rsidRDefault="000A3C1A">
                        <w:pPr>
                          <w:ind w:left="2" w:hanging="4"/>
                          <w:rPr>
                            <w:del w:id="417" w:author="Hoyle, Michael N" w:date="2026-09-25T19:59:00Z" w16du:dateUtc="2026-09-25T23:59:00Z"/>
                            <w:sz w:val="36"/>
                            <w:szCs w:val="36"/>
                            <w:u w:val="single"/>
                          </w:rPr>
                        </w:pPr>
                        <w:del w:id="418" w:author="Hoyle, Michael N" w:date="2026-09-25T19:59:00Z" w16du:dateUtc="2026-09-25T23:59:00Z">
                          <w:r w:rsidRPr="000A3C1A">
                            <w:rPr>
                              <w:sz w:val="36"/>
                              <w:szCs w:val="36"/>
                              <w:u w:val="single"/>
                            </w:rPr>
                            <w:delText>CONTENT</w:delText>
                          </w:r>
                        </w:del>
                      </w:p>
                      <w:p w14:paraId="7F557473" w14:textId="77777777" w:rsidR="000A3C1A" w:rsidRDefault="000A3C1A" w:rsidP="000A3C1A">
                        <w:pPr>
                          <w:pStyle w:val="ListParagraph"/>
                          <w:numPr>
                            <w:ilvl w:val="0"/>
                            <w:numId w:val="1"/>
                          </w:numPr>
                          <w:ind w:left="2" w:hanging="4"/>
                          <w:rPr>
                            <w:del w:id="419" w:author="Hoyle, Michael N" w:date="2026-09-25T19:59:00Z" w16du:dateUtc="2026-09-25T23:59:00Z"/>
                            <w:sz w:val="36"/>
                            <w:szCs w:val="36"/>
                          </w:rPr>
                        </w:pPr>
                        <w:del w:id="420" w:author="Hoyle, Michael N" w:date="2026-09-25T19:59:00Z" w16du:dateUtc="2026-09-25T23:59:00Z">
                          <w:r w:rsidRPr="000A3C1A">
                            <w:rPr>
                              <w:sz w:val="36"/>
                              <w:szCs w:val="36"/>
                            </w:rPr>
                            <w:delText xml:space="preserve">Response must have a minimum of 50 words. </w:delText>
                          </w:r>
                        </w:del>
                      </w:p>
                      <w:p w14:paraId="0C616561" w14:textId="77777777" w:rsidR="000A3C1A" w:rsidRDefault="000A3C1A" w:rsidP="000A3C1A">
                        <w:pPr>
                          <w:pStyle w:val="ListParagraph"/>
                          <w:numPr>
                            <w:ilvl w:val="0"/>
                            <w:numId w:val="1"/>
                          </w:numPr>
                          <w:ind w:left="2" w:hanging="4"/>
                          <w:rPr>
                            <w:del w:id="421" w:author="Hoyle, Michael N" w:date="2026-09-25T19:59:00Z" w16du:dateUtc="2026-09-25T23:59:00Z"/>
                            <w:sz w:val="36"/>
                            <w:szCs w:val="36"/>
                          </w:rPr>
                        </w:pPr>
                        <w:del w:id="422" w:author="Hoyle, Michael N" w:date="2026-09-25T19:59:00Z" w16du:dateUtc="2026-09-25T23:59:00Z">
                          <w:r w:rsidRPr="000A3C1A">
                            <w:rPr>
                              <w:sz w:val="36"/>
                              <w:szCs w:val="36"/>
                            </w:rPr>
                            <w:delText xml:space="preserve">It must be written in complete sentences using correct spelling and grammar. </w:delText>
                          </w:r>
                        </w:del>
                      </w:p>
                      <w:p w14:paraId="0F7AE89F" w14:textId="77777777" w:rsidR="000A3C1A" w:rsidRPr="000A3C1A" w:rsidRDefault="000A3C1A" w:rsidP="000A3C1A">
                        <w:pPr>
                          <w:pStyle w:val="ListParagraph"/>
                          <w:numPr>
                            <w:ilvl w:val="0"/>
                            <w:numId w:val="1"/>
                          </w:numPr>
                          <w:ind w:left="2" w:hanging="4"/>
                          <w:rPr>
                            <w:del w:id="423" w:author="Hoyle, Michael N" w:date="2026-09-25T19:59:00Z" w16du:dateUtc="2026-09-25T23:59:00Z"/>
                            <w:sz w:val="36"/>
                            <w:szCs w:val="36"/>
                          </w:rPr>
                        </w:pPr>
                        <w:del w:id="424" w:author="Hoyle, Michael N" w:date="2026-09-25T19:59:00Z" w16du:dateUtc="2026-09-25T23:59:00Z">
                          <w:r w:rsidRPr="000A3C1A">
                            <w:rPr>
                              <w:sz w:val="36"/>
                              <w:szCs w:val="36"/>
                            </w:rPr>
                            <w:delText xml:space="preserve">It must include a word count. </w:delText>
                          </w:r>
                        </w:del>
                      </w:p>
                      <w:p w14:paraId="793ADFF1" w14:textId="77777777" w:rsidR="000A3C1A" w:rsidRDefault="000A3C1A">
                        <w:pPr>
                          <w:ind w:left="2" w:hanging="4"/>
                          <w:rPr>
                            <w:del w:id="425" w:author="Hoyle, Michael N" w:date="2026-09-25T19:59:00Z" w16du:dateUtc="2026-09-25T23:59:00Z"/>
                            <w:sz w:val="36"/>
                            <w:szCs w:val="36"/>
                          </w:rPr>
                        </w:pPr>
                      </w:p>
                      <w:p w14:paraId="62AE2BFE" w14:textId="77777777" w:rsidR="000A3C1A" w:rsidRDefault="000A3C1A">
                        <w:pPr>
                          <w:ind w:left="2" w:hanging="4"/>
                          <w:rPr>
                            <w:del w:id="426" w:author="Hoyle, Michael N" w:date="2026-09-25T19:59:00Z" w16du:dateUtc="2026-09-25T23:59:00Z"/>
                            <w:sz w:val="36"/>
                            <w:szCs w:val="36"/>
                            <w:u w:val="single"/>
                          </w:rPr>
                        </w:pPr>
                        <w:del w:id="427" w:author="Hoyle, Michael N" w:date="2026-09-25T19:59:00Z" w16du:dateUtc="2026-09-25T23:59:00Z">
                          <w:r w:rsidRPr="000A3C1A">
                            <w:rPr>
                              <w:sz w:val="36"/>
                              <w:szCs w:val="36"/>
                              <w:u w:val="single"/>
                            </w:rPr>
                            <w:delText>FORMAT</w:delText>
                          </w:r>
                        </w:del>
                      </w:p>
                      <w:p w14:paraId="4EDA8A76" w14:textId="77777777" w:rsidR="000A3C1A" w:rsidRDefault="000A3C1A" w:rsidP="000A3C1A">
                        <w:pPr>
                          <w:pStyle w:val="ListParagraph"/>
                          <w:numPr>
                            <w:ilvl w:val="0"/>
                            <w:numId w:val="2"/>
                          </w:numPr>
                          <w:ind w:left="2" w:hanging="4"/>
                          <w:rPr>
                            <w:del w:id="428" w:author="Hoyle, Michael N" w:date="2026-09-25T19:59:00Z" w16du:dateUtc="2026-09-25T23:59:00Z"/>
                            <w:sz w:val="36"/>
                            <w:szCs w:val="36"/>
                          </w:rPr>
                        </w:pPr>
                        <w:del w:id="429" w:author="Hoyle, Michael N" w:date="2026-09-25T19:59:00Z" w16du:dateUtc="2026-09-25T23:59:00Z">
                          <w:r>
                            <w:rPr>
                              <w:sz w:val="36"/>
                              <w:szCs w:val="36"/>
                            </w:rPr>
                            <w:delText xml:space="preserve">Color </w:delText>
                          </w:r>
                          <w:r w:rsidRPr="000A3C1A">
                            <w:rPr>
                              <w:sz w:val="36"/>
                              <w:szCs w:val="36"/>
                            </w:rPr>
                            <w:delText>backgrounds are consistent from slide to slide</w:delText>
                          </w:r>
                          <w:r>
                            <w:rPr>
                              <w:sz w:val="36"/>
                              <w:szCs w:val="36"/>
                            </w:rPr>
                            <w:delText xml:space="preserve"> (no pictures).</w:delText>
                          </w:r>
                        </w:del>
                      </w:p>
                      <w:p w14:paraId="30FEACE1" w14:textId="77777777" w:rsidR="000A3C1A" w:rsidRDefault="000A3C1A" w:rsidP="000A3C1A">
                        <w:pPr>
                          <w:pStyle w:val="ListParagraph"/>
                          <w:numPr>
                            <w:ilvl w:val="0"/>
                            <w:numId w:val="2"/>
                          </w:numPr>
                          <w:ind w:left="2" w:hanging="4"/>
                          <w:rPr>
                            <w:del w:id="430" w:author="Hoyle, Michael N" w:date="2026-09-25T19:59:00Z" w16du:dateUtc="2026-09-25T23:59:00Z"/>
                            <w:sz w:val="36"/>
                            <w:szCs w:val="36"/>
                          </w:rPr>
                        </w:pPr>
                        <w:del w:id="431" w:author="Hoyle, Michael N" w:date="2026-09-25T19:59:00Z" w16du:dateUtc="2026-09-25T23:59:00Z">
                          <w:r>
                            <w:rPr>
                              <w:sz w:val="36"/>
                              <w:szCs w:val="36"/>
                            </w:rPr>
                            <w:delText>Font formats are easy to read.</w:delText>
                          </w:r>
                        </w:del>
                      </w:p>
                      <w:p w14:paraId="353B0FAD" w14:textId="77777777" w:rsidR="000A3C1A" w:rsidRPr="000A3C1A" w:rsidRDefault="000A3C1A" w:rsidP="000A3C1A">
                        <w:pPr>
                          <w:pStyle w:val="ListParagraph"/>
                          <w:numPr>
                            <w:ilvl w:val="0"/>
                            <w:numId w:val="2"/>
                          </w:numPr>
                          <w:ind w:left="2" w:hanging="4"/>
                          <w:rPr>
                            <w:del w:id="432" w:author="Hoyle, Michael N" w:date="2026-09-25T19:59:00Z" w16du:dateUtc="2026-09-25T23:59:00Z"/>
                            <w:sz w:val="36"/>
                            <w:szCs w:val="36"/>
                          </w:rPr>
                        </w:pPr>
                        <w:del w:id="433" w:author="Hoyle, Michael N" w:date="2026-09-25T19:59:00Z" w16du:dateUtc="2026-09-25T23:59:00Z">
                          <w:r>
                            <w:rPr>
                              <w:sz w:val="36"/>
                              <w:szCs w:val="36"/>
                            </w:rPr>
                            <w:delText>Graphics support the theme of the slide (2 or less per slide).</w:delText>
                          </w:r>
                        </w:del>
                      </w:p>
                    </w:txbxContent>
                  </v:textbox>
                </v:shape>
              </w:pict>
            </mc:Fallback>
          </mc:AlternateContent>
        </w:r>
        <w:r>
          <w:rPr>
            <w:noProof/>
            <w:lang w:eastAsia="en-US"/>
          </w:rPr>
          <mc:AlternateContent>
            <mc:Choice Requires="wps">
              <w:drawing>
                <wp:anchor distT="0" distB="0" distL="114300" distR="114300" simplePos="0" relativeHeight="251659264" behindDoc="0" locked="0" layoutInCell="1" allowOverlap="1" wp14:editId="36B11C9B">
                  <wp:simplePos x="0" y="0"/>
                  <wp:positionH relativeFrom="column">
                    <wp:align>center</wp:align>
                  </wp:positionH>
                  <wp:positionV relativeFrom="paragraph">
                    <wp:posOffset>0</wp:posOffset>
                  </wp:positionV>
                  <wp:extent cx="8496300" cy="1403985"/>
                  <wp:effectExtent l="0" t="0" r="19050" b="234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0" cy="1403985"/>
                          </a:xfrm>
                          <a:prstGeom prst="rect">
                            <a:avLst/>
                          </a:prstGeom>
                          <a:solidFill>
                            <a:srgbClr val="FFFFFF"/>
                          </a:solidFill>
                          <a:ln w="9525">
                            <a:solidFill>
                              <a:srgbClr val="000000"/>
                            </a:solidFill>
                            <a:miter lim="800000"/>
                            <a:headEnd/>
                            <a:tailEnd/>
                          </a:ln>
                        </wps:spPr>
                        <wps:txbx>
                          <w:txbxContent>
                            <w:p w14:paraId="4F580F04" w14:textId="77777777" w:rsidR="000A3C1A" w:rsidRPr="000A3C1A" w:rsidRDefault="000A3C1A" w:rsidP="000A3C1A">
                              <w:pPr>
                                <w:ind w:left="5" w:hanging="7"/>
                                <w:jc w:val="center"/>
                                <w:rPr>
                                  <w:del w:id="434" w:author="Hoyle, Michael N" w:date="2026-09-25T19:59:00Z" w16du:dateUtc="2026-09-25T23:59:00Z"/>
                                  <w:b/>
                                  <w:sz w:val="72"/>
                                  <w:szCs w:val="72"/>
                                </w:rPr>
                              </w:pPr>
                              <w:del w:id="435" w:author="Hoyle, Michael N" w:date="2026-09-25T19:59:00Z" w16du:dateUtc="2026-09-25T23:59:00Z">
                                <w:r w:rsidRPr="000A3C1A">
                                  <w:rPr>
                                    <w:b/>
                                    <w:sz w:val="72"/>
                                    <w:szCs w:val="72"/>
                                  </w:rPr>
                                  <w:delText>The title of your slide will be the question/prompt of the day.</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0;margin-top:0;width:669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">
                  <v:textbox style="mso-fit-shape-to-text:t">
                    <w:txbxContent>
                      <w:p w14:paraId="4F580F04" w14:textId="77777777" w:rsidR="000A3C1A" w:rsidRPr="000A3C1A" w:rsidRDefault="000A3C1A" w:rsidP="000A3C1A">
                        <w:pPr>
                          <w:ind w:left="5" w:hanging="7"/>
                          <w:jc w:val="center"/>
                          <w:rPr>
                            <w:del w:id="436" w:author="Hoyle, Michael N" w:date="2026-09-25T19:59:00Z" w16du:dateUtc="2026-09-25T23:59:00Z"/>
                            <w:b/>
                            <w:sz w:val="72"/>
                            <w:szCs w:val="72"/>
                          </w:rPr>
                        </w:pPr>
                        <w:del w:id="437" w:author="Hoyle, Michael N" w:date="2026-09-25T19:59:00Z" w16du:dateUtc="2026-09-25T23:59:00Z">
                          <w:r w:rsidRPr="000A3C1A">
                            <w:rPr>
                              <w:b/>
                              <w:sz w:val="72"/>
                              <w:szCs w:val="72"/>
                            </w:rPr>
                            <w:delText>The title of your slide will be the question/prompt of the day.</w:delText>
                          </w:r>
                        </w:del>
                      </w:p>
                    </w:txbxContent>
                  </v:textbox>
                </v:shape>
              </w:pict>
            </mc:Fallback>
          </mc:AlternateContent>
        </w:r>
      </w:del>
    </w:p>
    <w:sectPr w:rsidR="00625D11" w:rsidRPr="00EE436D" w:rsidSect="009D0807">
      <w:headerReference w:type="even" r:id="rId7"/>
      <w:headerReference w:type="default" r:id="rId8"/>
      <w:footerReference w:type="even" r:id="rId9"/>
      <w:footerReference w:type="default" r:id="rId10"/>
      <w:headerReference w:type="first" r:id="rId11"/>
      <w:footerReference w:type="first" r:id="rId12"/>
      <w:pgSz w:w="12240" w:h="15840" w:orient="portrait"/>
      <w:pgMar w:top="720" w:right="720" w:bottom="720" w:left="720" w:header="1872" w:footer="720" w:gutter="0"/>
      <w:cols w:space="720"/>
      <w:docGrid w:linePitch="360"/>
      <w:sectPrChange w:id="446" w:author="Hoyle, Michael N" w:date="2026-09-25T19:59:00Z" w16du:dateUtc="2026-09-25T23:59:00Z">
        <w:sectPr w:rsidR="00625D11" w:rsidRPr="00EE436D" w:rsidSect="009D0807">
          <w:pgSz w:w="15840" w:h="12240" w:orient="landscape"/>
          <w:pgMar w:top="1440" w:right="1440" w:bottom="1440" w:left="1440" w:header="720" w:footer="72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56B655" w14:textId="77777777" w:rsidR="005B08D5" w:rsidRDefault="005B08D5" w:rsidP="005C4170">
      <w:pPr>
        <w:spacing w:line="240" w:lineRule="auto"/>
        <w:ind w:left="0" w:hanging="2"/>
        <w:pPrChange w:id="6" w:author="Hoyle, Michael N" w:date="2026-09-25T19:59:00Z" w16du:dateUtc="2026-09-25T23:59:00Z">
          <w:pPr>
            <w:spacing w:after="0"/>
          </w:pPr>
        </w:pPrChange>
      </w:pPr>
      <w:r>
        <w:separator/>
      </w:r>
    </w:p>
  </w:endnote>
  <w:endnote w:type="continuationSeparator" w:id="0">
    <w:p w14:paraId="6C66FA4A" w14:textId="77777777" w:rsidR="005B08D5" w:rsidRDefault="005B08D5" w:rsidP="005C4170">
      <w:pPr>
        <w:spacing w:line="240" w:lineRule="auto"/>
        <w:ind w:left="0" w:hanging="2"/>
        <w:pPrChange w:id="7" w:author="Hoyle, Michael N" w:date="2026-09-25T19:59:00Z" w16du:dateUtc="2026-09-25T23:59:00Z">
          <w:pPr>
            <w:spacing w:after="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34CF8" w14:textId="77777777" w:rsidR="00320733" w:rsidRDefault="00320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B052B" w14:textId="77777777" w:rsidR="008C5F5D" w:rsidRDefault="008C5F5D">
    <w:pPr>
      <w:pStyle w:val="Footer"/>
      <w:rPr>
        <w:del w:id="444" w:author="Hoyle, Michael N" w:date="2026-09-25T19:59:00Z" w16du:dateUtc="2026-09-25T23:59:00Z"/>
      </w:rPr>
    </w:pPr>
  </w:p>
  <w:p w14:paraId="43923C01" w14:textId="77777777" w:rsidR="004A4185" w:rsidRDefault="004A4185">
    <w:pPr>
      <w:pStyle w:val="Footer"/>
    </w:pPr>
    <w:del w:id="445" w:author="Hoyle, Michael N" w:date="2026-09-25T19:59:00Z" w16du:dateUtc="2026-09-25T23:59:00Z">
      <w:r>
        <w:delText>ISTE NETS Standard 2 – Communication and Collaboration - Students use digital media and environments to communicate and work collaboratively, including at a distance, to support individual learning and contribute to the learning of others.</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55FC4" w14:textId="77777777" w:rsidR="00320733" w:rsidRDefault="00320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3B814B" w14:textId="77777777" w:rsidR="005B08D5" w:rsidRDefault="005B08D5" w:rsidP="005C4170">
      <w:pPr>
        <w:spacing w:line="240" w:lineRule="auto"/>
        <w:ind w:left="0" w:hanging="2"/>
        <w:pPrChange w:id="4" w:author="Hoyle, Michael N" w:date="2026-09-25T19:59:00Z" w16du:dateUtc="2026-09-25T23:59:00Z">
          <w:pPr>
            <w:spacing w:after="0"/>
          </w:pPr>
        </w:pPrChange>
      </w:pPr>
      <w:r>
        <w:separator/>
      </w:r>
    </w:p>
  </w:footnote>
  <w:footnote w:type="continuationSeparator" w:id="0">
    <w:p w14:paraId="46ACE3B1" w14:textId="77777777" w:rsidR="005B08D5" w:rsidRDefault="005B08D5" w:rsidP="005C4170">
      <w:pPr>
        <w:spacing w:line="240" w:lineRule="auto"/>
        <w:ind w:left="0" w:hanging="2"/>
        <w:pPrChange w:id="5" w:author="Hoyle, Michael N" w:date="2026-09-25T19:59:00Z" w16du:dateUtc="2026-09-25T23:59:00Z">
          <w:pPr>
            <w:spacing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A976E" w14:textId="77777777" w:rsidR="00320733" w:rsidRDefault="00320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3A92E" w14:textId="78FEEAF9" w:rsidR="005C4170" w:rsidRPr="00843E46" w:rsidRDefault="005C4170" w:rsidP="005C4170">
    <w:pPr>
      <w:pStyle w:val="Header"/>
      <w:jc w:val="center"/>
      <w:rPr>
        <w:ins w:id="438" w:author="Hoyle, Michael N" w:date="2026-09-25T19:59:00Z" w16du:dateUtc="2026-09-25T23:59:00Z"/>
        <w:rFonts w:ascii="Times New Roman" w:hAnsi="Times New Roman" w:cs="Times New Roman"/>
        <w:b/>
        <w:bCs/>
        <w:i/>
        <w:iCs/>
        <w:sz w:val="36"/>
        <w:szCs w:val="36"/>
      </w:rPr>
    </w:pPr>
    <w:ins w:id="439" w:author="Hoyle, Michael N" w:date="2026-09-25T19:59:00Z" w16du:dateUtc="2026-09-25T23:59:00Z">
      <w:r w:rsidRPr="00843E46">
        <w:rPr>
          <w:rFonts w:ascii="Times New Roman" w:hAnsi="Times New Roman" w:cs="Times New Roman"/>
          <w:i/>
          <w:iCs/>
          <w:noProof/>
          <w:sz w:val="36"/>
          <w:szCs w:val="36"/>
        </w:rPr>
        <w:drawing>
          <wp:anchor distT="114300" distB="114300" distL="114300" distR="114300" simplePos="0" relativeHeight="251659264" behindDoc="0" locked="0" layoutInCell="1" hidden="0" allowOverlap="1" wp14:anchorId="1244FD79" wp14:editId="6D8F369D">
            <wp:simplePos x="0" y="0"/>
            <wp:positionH relativeFrom="margin">
              <wp:align>center</wp:align>
            </wp:positionH>
            <wp:positionV relativeFrom="paragraph">
              <wp:posOffset>-1074420</wp:posOffset>
            </wp:positionV>
            <wp:extent cx="838200" cy="942975"/>
            <wp:effectExtent l="0" t="0" r="0" b="9525"/>
            <wp:wrapSquare wrapText="bothSides" distT="114300" distB="114300" distL="114300" distR="114300"/>
            <wp:docPr id="5824481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8200" cy="942975"/>
                    </a:xfrm>
                    <a:prstGeom prst="rect">
                      <a:avLst/>
                    </a:prstGeom>
                    <a:ln/>
                  </pic:spPr>
                </pic:pic>
              </a:graphicData>
            </a:graphic>
            <wp14:sizeRelH relativeFrom="margin">
              <wp14:pctWidth>0</wp14:pctWidth>
            </wp14:sizeRelH>
            <wp14:sizeRelV relativeFrom="margin">
              <wp14:pctHeight>0</wp14:pctHeight>
            </wp14:sizeRelV>
          </wp:anchor>
        </w:drawing>
      </w:r>
      <w:r w:rsidR="00843E46" w:rsidRPr="00843E46">
        <w:rPr>
          <w:rFonts w:ascii="Times New Roman" w:hAnsi="Times New Roman" w:cs="Times New Roman"/>
          <w:b/>
          <w:bCs/>
          <w:i/>
          <w:iCs/>
          <w:sz w:val="36"/>
          <w:szCs w:val="36"/>
        </w:rPr>
        <w:t xml:space="preserve">AP </w:t>
      </w:r>
      <w:r w:rsidR="00D109DA">
        <w:rPr>
          <w:rFonts w:ascii="Times New Roman" w:hAnsi="Times New Roman" w:cs="Times New Roman"/>
          <w:b/>
          <w:bCs/>
          <w:i/>
          <w:iCs/>
          <w:sz w:val="36"/>
          <w:szCs w:val="36"/>
        </w:rPr>
        <w:t>Macroeconomics</w:t>
      </w:r>
    </w:ins>
  </w:p>
  <w:p w14:paraId="4D8AF473" w14:textId="77777777" w:rsidR="005C4170" w:rsidRDefault="005C4170" w:rsidP="005C4170">
    <w:pPr>
      <w:pStyle w:val="Header"/>
      <w:jc w:val="both"/>
      <w:rPr>
        <w:ins w:id="440" w:author="Hoyle, Michael N" w:date="2026-09-25T19:59:00Z" w16du:dateUtc="2026-09-25T23:59:00Z"/>
        <w:b/>
        <w:bCs/>
      </w:rPr>
    </w:pPr>
  </w:p>
  <w:p w14:paraId="4F8022F1" w14:textId="5D7DD482" w:rsidR="005C4170" w:rsidRPr="005C4170" w:rsidRDefault="00843E46" w:rsidP="005C4170">
    <w:pPr>
      <w:pStyle w:val="Header"/>
      <w:jc w:val="both"/>
      <w:rPr>
        <w:ins w:id="441" w:author="Hoyle, Michael N" w:date="2026-09-25T19:59:00Z" w16du:dateUtc="2026-09-25T23:59:00Z"/>
        <w:rFonts w:ascii="Times New Roman" w:hAnsi="Times New Roman" w:cs="Times New Roman"/>
        <w:sz w:val="24"/>
        <w:szCs w:val="24"/>
      </w:rPr>
    </w:pPr>
    <w:ins w:id="442" w:author="Hoyle, Michael N" w:date="2026-09-25T19:59:00Z" w16du:dateUtc="2026-09-25T23:59:00Z">
      <w:r>
        <w:rPr>
          <w:rFonts w:ascii="Times New Roman" w:hAnsi="Times New Roman" w:cs="Times New Roman"/>
          <w:b/>
          <w:bCs/>
          <w:sz w:val="24"/>
          <w:szCs w:val="24"/>
        </w:rPr>
        <w:t>Instructor Name:  Mr. Michael Hoyle</w:t>
      </w:r>
      <w:r w:rsidR="005C4170" w:rsidRPr="005C4170">
        <w:rPr>
          <w:rFonts w:ascii="Times New Roman" w:hAnsi="Times New Roman" w:cs="Times New Roman"/>
          <w:b/>
          <w:bCs/>
          <w:sz w:val="24"/>
          <w:szCs w:val="24"/>
        </w:rPr>
        <w:t xml:space="preserve">      </w:t>
      </w:r>
      <w:r w:rsidR="005C4170">
        <w:rPr>
          <w:rFonts w:ascii="Times New Roman" w:hAnsi="Times New Roman" w:cs="Times New Roman"/>
          <w:b/>
          <w:bCs/>
          <w:sz w:val="24"/>
          <w:szCs w:val="24"/>
        </w:rPr>
        <w:t xml:space="preserve">                </w:t>
      </w:r>
      <w:r>
        <w:rPr>
          <w:rFonts w:ascii="Times New Roman" w:hAnsi="Times New Roman" w:cs="Times New Roman"/>
          <w:b/>
          <w:bCs/>
          <w:sz w:val="24"/>
          <w:szCs w:val="24"/>
        </w:rPr>
        <w:t xml:space="preserve">              Email:  mhoyle@madisoncity.k12.al.us</w:t>
      </w:r>
    </w:ins>
  </w:p>
  <w:p w14:paraId="7600497A" w14:textId="77777777" w:rsidR="00D10794" w:rsidRDefault="004A4185">
    <w:pPr>
      <w:pStyle w:val="Header"/>
    </w:pPr>
    <w:del w:id="443" w:author="Hoyle, Michael N" w:date="2026-09-25T19:59:00Z" w16du:dateUtc="2026-09-25T23:59:00Z">
      <w:r w:rsidRPr="004A4185">
        <w:delText xml:space="preserve">Technology </w:delText>
      </w:r>
      <w:r w:rsidR="00D10794" w:rsidRPr="004A4185">
        <w:delText>Portfolio Writing Prompt Rubric</w:delText>
      </w:r>
      <w:r w:rsidR="00D10794">
        <w:tab/>
      </w:r>
      <w:r w:rsidR="00D10794">
        <w:tab/>
        <w:delText xml:space="preserve">                                                                             </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117CA" w14:textId="77777777" w:rsidR="00320733" w:rsidRDefault="00320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55847"/>
    <w:multiLevelType w:val="hybridMultilevel"/>
    <w:tmpl w:val="A3D2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C2C6B"/>
    <w:multiLevelType w:val="hybridMultilevel"/>
    <w:tmpl w:val="E61418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521260D"/>
    <w:multiLevelType w:val="hybridMultilevel"/>
    <w:tmpl w:val="D1C6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6E2023"/>
    <w:multiLevelType w:val="hybridMultilevel"/>
    <w:tmpl w:val="B93E2642"/>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C076395"/>
    <w:multiLevelType w:val="hybridMultilevel"/>
    <w:tmpl w:val="25220D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4966181">
    <w:abstractNumId w:val="0"/>
  </w:num>
  <w:num w:numId="2" w16cid:durableId="462118697">
    <w:abstractNumId w:val="2"/>
  </w:num>
  <w:num w:numId="3" w16cid:durableId="10956470">
    <w:abstractNumId w:val="3"/>
  </w:num>
  <w:num w:numId="4" w16cid:durableId="1423648664">
    <w:abstractNumId w:val="1"/>
  </w:num>
  <w:num w:numId="5" w16cid:durableId="184478497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5D11"/>
    <w:rsid w:val="00057D3A"/>
    <w:rsid w:val="000842AD"/>
    <w:rsid w:val="000A3C1A"/>
    <w:rsid w:val="000E13AE"/>
    <w:rsid w:val="00105DA9"/>
    <w:rsid w:val="00133887"/>
    <w:rsid w:val="00140C5F"/>
    <w:rsid w:val="00180B3D"/>
    <w:rsid w:val="00207473"/>
    <w:rsid w:val="002236D9"/>
    <w:rsid w:val="0023293E"/>
    <w:rsid w:val="00280151"/>
    <w:rsid w:val="002C4016"/>
    <w:rsid w:val="002E22A6"/>
    <w:rsid w:val="002E496B"/>
    <w:rsid w:val="00320733"/>
    <w:rsid w:val="00334CD6"/>
    <w:rsid w:val="00335C26"/>
    <w:rsid w:val="003F6842"/>
    <w:rsid w:val="004308DC"/>
    <w:rsid w:val="00496767"/>
    <w:rsid w:val="004A4185"/>
    <w:rsid w:val="004D59C5"/>
    <w:rsid w:val="004F7545"/>
    <w:rsid w:val="00516422"/>
    <w:rsid w:val="005B08D5"/>
    <w:rsid w:val="005C4170"/>
    <w:rsid w:val="005E33BB"/>
    <w:rsid w:val="00611755"/>
    <w:rsid w:val="0061367A"/>
    <w:rsid w:val="00625D11"/>
    <w:rsid w:val="00626C53"/>
    <w:rsid w:val="0063535F"/>
    <w:rsid w:val="006526B6"/>
    <w:rsid w:val="006708A1"/>
    <w:rsid w:val="007006BB"/>
    <w:rsid w:val="007B595E"/>
    <w:rsid w:val="007C43E9"/>
    <w:rsid w:val="007F4406"/>
    <w:rsid w:val="00843E46"/>
    <w:rsid w:val="00871CAD"/>
    <w:rsid w:val="008B5A4B"/>
    <w:rsid w:val="008C5F5D"/>
    <w:rsid w:val="009120EB"/>
    <w:rsid w:val="009411B8"/>
    <w:rsid w:val="009A4012"/>
    <w:rsid w:val="009D0807"/>
    <w:rsid w:val="009D6865"/>
    <w:rsid w:val="00A01EB6"/>
    <w:rsid w:val="00A36308"/>
    <w:rsid w:val="00A54F3D"/>
    <w:rsid w:val="00A670D7"/>
    <w:rsid w:val="00A76372"/>
    <w:rsid w:val="00AB433A"/>
    <w:rsid w:val="00AD37EB"/>
    <w:rsid w:val="00B33796"/>
    <w:rsid w:val="00BF5E28"/>
    <w:rsid w:val="00C06814"/>
    <w:rsid w:val="00C149BF"/>
    <w:rsid w:val="00C3262C"/>
    <w:rsid w:val="00C530EB"/>
    <w:rsid w:val="00CA302E"/>
    <w:rsid w:val="00CA6312"/>
    <w:rsid w:val="00D10794"/>
    <w:rsid w:val="00D109DA"/>
    <w:rsid w:val="00D34161"/>
    <w:rsid w:val="00DA6DEF"/>
    <w:rsid w:val="00EB6011"/>
    <w:rsid w:val="00EE436D"/>
    <w:rsid w:val="00FB026D"/>
    <w:rsid w:val="00FF7449"/>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170"/>
    <w:pPr>
      <w:spacing w:after="0" w:line="1" w:lineRule="atLeast"/>
      <w:ind w:leftChars="-1" w:left="-1" w:hangingChars="1" w:hanging="1"/>
      <w:textDirection w:val="btLr"/>
      <w:textAlignment w:val="top"/>
      <w:outlineLvl w:val="0"/>
      <w:pPrChange w:id="0" w:author="Hoyle, Michael N" w:date="2026-09-25T19:59:00Z">
        <w:pPr>
          <w:spacing w:after="200"/>
        </w:pPr>
      </w:pPrChange>
    </w:pPr>
    <w:rPr>
      <w:rFonts w:ascii="Times New Roman" w:eastAsia="Times New Roman" w:hAnsi="Times New Roman" w:cs="Times New Roman"/>
      <w:position w:val="-1"/>
      <w:lang w:eastAsia="ar-SA"/>
      <w:rPrChange w:id="0" w:author="Hoyle, Michael N" w:date="2026-09-25T19:59:00Z">
        <w:rPr>
          <w:rFonts w:asciiTheme="minorHAnsi" w:eastAsiaTheme="minorEastAsia" w:hAnsiTheme="minorHAnsi" w:cstheme="minorBidi"/>
          <w:sz w:val="24"/>
          <w:szCs w:val="24"/>
          <w:lang w:val="en-US" w:eastAsia="ja-JP"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25D1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170"/>
    <w:pPr>
      <w:tabs>
        <w:tab w:val="center" w:pos="4680"/>
        <w:tab w:val="right" w:pos="9360"/>
      </w:tabs>
      <w:spacing w:line="240" w:lineRule="auto"/>
      <w:ind w:leftChars="0" w:left="0" w:firstLineChars="0" w:firstLine="0"/>
      <w:textDirection w:val="lrTb"/>
      <w:textAlignment w:val="auto"/>
      <w:outlineLvl w:val="9"/>
      <w:pPrChange w:id="1" w:author="Hoyle, Michael N" w:date="2026-09-25T19:59:00Z">
        <w:pPr>
          <w:tabs>
            <w:tab w:val="center" w:pos="4320"/>
            <w:tab w:val="right" w:pos="8640"/>
          </w:tabs>
          <w:spacing w:line="1" w:lineRule="atLeast"/>
          <w:ind w:leftChars="-1" w:left="-1" w:hangingChars="1" w:hanging="1"/>
          <w:textDirection w:val="btLr"/>
          <w:textAlignment w:val="top"/>
          <w:outlineLvl w:val="0"/>
        </w:pPr>
      </w:pPrChange>
    </w:pPr>
    <w:rPr>
      <w:rFonts w:asciiTheme="minorHAnsi" w:eastAsiaTheme="minorHAnsi" w:hAnsiTheme="minorHAnsi" w:cstheme="minorBidi"/>
      <w:position w:val="0"/>
      <w:sz w:val="22"/>
      <w:szCs w:val="22"/>
      <w:lang w:eastAsia="en-US"/>
      <w:rPrChange w:id="1" w:author="Hoyle, Michael N" w:date="2026-09-25T19:59:00Z">
        <w:rPr>
          <w:position w:val="-1"/>
          <w:sz w:val="24"/>
          <w:szCs w:val="24"/>
          <w:lang w:val="en-US" w:eastAsia="ar-SA" w:bidi="ar-SA"/>
        </w:rPr>
      </w:rPrChange>
    </w:rPr>
  </w:style>
  <w:style w:type="character" w:customStyle="1" w:styleId="HeaderChar">
    <w:name w:val="Header Char"/>
    <w:basedOn w:val="DefaultParagraphFont"/>
    <w:link w:val="Header"/>
    <w:uiPriority w:val="99"/>
    <w:rsid w:val="00625D11"/>
    <w:rPr>
      <w:rFonts w:eastAsiaTheme="minorHAnsi"/>
      <w:sz w:val="22"/>
      <w:szCs w:val="22"/>
      <w:lang w:eastAsia="en-US"/>
    </w:rPr>
  </w:style>
  <w:style w:type="paragraph" w:styleId="Footer">
    <w:name w:val="footer"/>
    <w:basedOn w:val="Normal"/>
    <w:link w:val="FooterChar"/>
    <w:uiPriority w:val="99"/>
    <w:unhideWhenUsed/>
    <w:rsid w:val="005C4170"/>
    <w:pPr>
      <w:tabs>
        <w:tab w:val="center" w:pos="4680"/>
        <w:tab w:val="right" w:pos="9360"/>
      </w:tabs>
      <w:spacing w:line="240" w:lineRule="auto"/>
      <w:ind w:leftChars="0" w:left="0" w:firstLineChars="0" w:firstLine="0"/>
      <w:textDirection w:val="lrTb"/>
      <w:textAlignment w:val="auto"/>
      <w:outlineLvl w:val="9"/>
      <w:pPrChange w:id="2" w:author="Hoyle, Michael N" w:date="2026-09-25T19:59:00Z">
        <w:pPr>
          <w:tabs>
            <w:tab w:val="center" w:pos="4320"/>
            <w:tab w:val="right" w:pos="8640"/>
          </w:tabs>
          <w:spacing w:line="1" w:lineRule="atLeast"/>
          <w:ind w:leftChars="-1" w:left="-1" w:hangingChars="1" w:hanging="1"/>
          <w:textDirection w:val="btLr"/>
          <w:textAlignment w:val="top"/>
          <w:outlineLvl w:val="0"/>
        </w:pPr>
      </w:pPrChange>
    </w:pPr>
    <w:rPr>
      <w:rFonts w:asciiTheme="minorHAnsi" w:eastAsiaTheme="minorHAnsi" w:hAnsiTheme="minorHAnsi" w:cstheme="minorBidi"/>
      <w:position w:val="0"/>
      <w:sz w:val="22"/>
      <w:szCs w:val="22"/>
      <w:lang w:eastAsia="en-US"/>
      <w:rPrChange w:id="2" w:author="Hoyle, Michael N" w:date="2026-09-25T19:59:00Z">
        <w:rPr>
          <w:position w:val="-1"/>
          <w:sz w:val="24"/>
          <w:szCs w:val="24"/>
          <w:lang w:val="en-US" w:eastAsia="ar-SA" w:bidi="ar-SA"/>
        </w:rPr>
      </w:rPrChange>
    </w:rPr>
  </w:style>
  <w:style w:type="character" w:customStyle="1" w:styleId="FooterChar">
    <w:name w:val="Footer Char"/>
    <w:basedOn w:val="DefaultParagraphFont"/>
    <w:link w:val="Footer"/>
    <w:uiPriority w:val="99"/>
    <w:rsid w:val="00625D11"/>
    <w:rPr>
      <w:rFonts w:eastAsiaTheme="minorHAnsi"/>
      <w:sz w:val="22"/>
      <w:szCs w:val="22"/>
      <w:lang w:eastAsia="en-US"/>
    </w:rPr>
  </w:style>
  <w:style w:type="paragraph" w:styleId="BalloonText">
    <w:name w:val="Balloon Text"/>
    <w:basedOn w:val="Normal"/>
    <w:link w:val="BalloonTextChar"/>
    <w:uiPriority w:val="99"/>
    <w:semiHidden/>
    <w:unhideWhenUsed/>
    <w:rsid w:val="004A4185"/>
    <w:rPr>
      <w:rFonts w:ascii="Tahoma" w:hAnsi="Tahoma" w:cs="Tahoma"/>
      <w:sz w:val="16"/>
      <w:szCs w:val="16"/>
    </w:rPr>
  </w:style>
  <w:style w:type="character" w:customStyle="1" w:styleId="BalloonTextChar">
    <w:name w:val="Balloon Text Char"/>
    <w:basedOn w:val="DefaultParagraphFont"/>
    <w:link w:val="BalloonText"/>
    <w:uiPriority w:val="99"/>
    <w:semiHidden/>
    <w:rsid w:val="004A4185"/>
    <w:rPr>
      <w:rFonts w:ascii="Tahoma" w:hAnsi="Tahoma" w:cs="Tahoma"/>
      <w:sz w:val="16"/>
      <w:szCs w:val="16"/>
    </w:rPr>
  </w:style>
  <w:style w:type="paragraph" w:styleId="ListParagraph">
    <w:name w:val="List Paragraph"/>
    <w:basedOn w:val="Normal"/>
    <w:uiPriority w:val="34"/>
    <w:qFormat/>
    <w:rsid w:val="000A3C1A"/>
    <w:pPr>
      <w:ind w:left="720"/>
      <w:contextualSpacing/>
    </w:pPr>
  </w:style>
  <w:style w:type="paragraph" w:customStyle="1" w:styleId="p1">
    <w:name w:val="p1"/>
    <w:basedOn w:val="Normal"/>
    <w:rsid w:val="009D6865"/>
    <w:pPr>
      <w:tabs>
        <w:tab w:val="left" w:pos="720"/>
      </w:tabs>
      <w:autoSpaceDE w:val="0"/>
      <w:autoSpaceDN w:val="0"/>
      <w:adjustRightInd w:val="0"/>
      <w:spacing w:line="240" w:lineRule="atLeast"/>
      <w:ind w:leftChars="0" w:left="0" w:firstLineChars="0" w:firstLine="0"/>
      <w:textDirection w:val="lrTb"/>
      <w:textAlignment w:val="auto"/>
      <w:outlineLvl w:val="9"/>
      <w:pPrChange w:id="3" w:author="Hoyle, Michael N" w:date="2026-09-25T19:59:00Z">
        <w:pPr>
          <w:tabs>
            <w:tab w:val="left" w:pos="720"/>
          </w:tabs>
          <w:autoSpaceDE w:val="0"/>
          <w:autoSpaceDN w:val="0"/>
          <w:adjustRightInd w:val="0"/>
          <w:spacing w:line="240" w:lineRule="atLeast"/>
          <w:ind w:leftChars="-1" w:left="-1" w:hangingChars="1" w:hanging="1"/>
          <w:textDirection w:val="btLr"/>
          <w:textAlignment w:val="top"/>
          <w:outlineLvl w:val="0"/>
        </w:pPr>
      </w:pPrChange>
    </w:pPr>
    <w:rPr>
      <w:position w:val="0"/>
      <w:lang w:eastAsia="en-US"/>
      <w:rPrChange w:id="3" w:author="Hoyle, Michael N" w:date="2026-09-25T19:59:00Z">
        <w:rPr>
          <w:position w:val="-1"/>
          <w:sz w:val="24"/>
          <w:szCs w:val="24"/>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URI Education</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Michaud</dc:creator>
  <cp:lastModifiedBy>Arthur Souza Rodrigues</cp:lastModifiedBy>
  <cp:revision>1</cp:revision>
  <cp:lastPrinted>2012-02-01T15:08:00Z</cp:lastPrinted>
  <dcterms:created xsi:type="dcterms:W3CDTF">2014-11-04T18:23:00Z</dcterms:created>
  <dcterms:modified xsi:type="dcterms:W3CDTF">2026-09-25T23:59:00Z</dcterms:modified>
</cp:coreProperties>
</file>