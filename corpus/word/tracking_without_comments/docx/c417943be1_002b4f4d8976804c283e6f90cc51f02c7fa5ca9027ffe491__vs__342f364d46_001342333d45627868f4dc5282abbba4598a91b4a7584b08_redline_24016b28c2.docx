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B787E" w14:textId="77777777" w:rsidR="000111B7" w:rsidRPr="00854C26" w:rsidRDefault="00854C26" w:rsidP="0061350B">
      <w:pPr>
        <w:spacing w:before="360" w:after="240" w:line="240" w:lineRule="auto"/>
        <w:jc w:val="center"/>
        <w:rPr>
          <w:ins w:id="0" w:author="Pribil-Kövesdy Döníz" w:date="2026-09-22T12:26:00Z" w16du:dateUtc="2026-09-22T16:26:00Z"/>
          <w:rFonts w:cstheme="minorHAnsi"/>
          <w:b/>
          <w:smallCaps/>
          <w:sz w:val="32"/>
          <w:szCs w:val="32"/>
        </w:rPr>
      </w:pPr>
      <w:ins w:id="1" w:author="Pribil-Kövesdy Döníz" w:date="2026-09-22T12:26:00Z" w16du:dateUtc="2026-09-22T16:26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1D0A7BED" w14:textId="77777777" w:rsidR="00854C26" w:rsidRPr="00854C26" w:rsidRDefault="00854C26" w:rsidP="0061350B">
      <w:pPr>
        <w:spacing w:before="360" w:after="300" w:line="240" w:lineRule="auto"/>
        <w:rPr>
          <w:ins w:id="2" w:author="Pribil-Kövesdy Döníz" w:date="2026-09-22T12:26:00Z" w16du:dateUtc="2026-09-22T16:26:00Z"/>
          <w:sz w:val="28"/>
          <w:szCs w:val="28"/>
        </w:rPr>
      </w:pPr>
      <w:ins w:id="3" w:author="Pribil-Kövesdy Döníz" w:date="2026-09-22T12:26:00Z" w16du:dateUtc="2026-09-22T16:26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1BC17CA6" w14:textId="77777777" w:rsidTr="00AD06DF">
        <w:trPr>
          <w:ins w:id="4" w:author="Pribil-Kövesdy Döníz" w:date="2026-09-22T12:26:00Z" w16du:dateUtc="2026-09-22T16:26:00Z"/>
        </w:trPr>
        <w:tc>
          <w:tcPr>
            <w:tcW w:w="2802" w:type="dxa"/>
          </w:tcPr>
          <w:p w14:paraId="3640FA35" w14:textId="77777777" w:rsidR="00854C26" w:rsidRDefault="00854C26" w:rsidP="00391C9E">
            <w:pPr>
              <w:rPr>
                <w:ins w:id="5" w:author="Pribil-Kövesdy Döníz" w:date="2026-09-22T12:26:00Z" w16du:dateUtc="2026-09-22T16:26:00Z"/>
              </w:rPr>
            </w:pPr>
            <w:ins w:id="6" w:author="Pribil-Kövesdy Döníz" w:date="2026-09-22T12:26:00Z" w16du:dateUtc="2026-09-22T16:26:00Z">
              <w:r>
                <w:t>Név</w:t>
              </w:r>
            </w:ins>
          </w:p>
        </w:tc>
        <w:tc>
          <w:tcPr>
            <w:tcW w:w="11340" w:type="dxa"/>
          </w:tcPr>
          <w:p w14:paraId="75CB8530" w14:textId="77777777" w:rsidR="00854C26" w:rsidRDefault="00854C26" w:rsidP="00391C9E">
            <w:pPr>
              <w:rPr>
                <w:ins w:id="7" w:author="Pribil-Kövesdy Döníz" w:date="2026-09-22T12:26:00Z" w16du:dateUtc="2026-09-22T16:26:00Z"/>
              </w:rPr>
            </w:pPr>
          </w:p>
        </w:tc>
      </w:tr>
      <w:tr w:rsidR="00854C26" w14:paraId="529E4279" w14:textId="77777777" w:rsidTr="00AD06DF">
        <w:trPr>
          <w:ins w:id="8" w:author="Pribil-Kövesdy Döníz" w:date="2026-09-22T12:26:00Z" w16du:dateUtc="2026-09-22T16:26:00Z"/>
        </w:trPr>
        <w:tc>
          <w:tcPr>
            <w:tcW w:w="2802" w:type="dxa"/>
          </w:tcPr>
          <w:p w14:paraId="68D7A9AB" w14:textId="77777777" w:rsidR="00854C26" w:rsidRDefault="00F520F7" w:rsidP="00F520F7">
            <w:pPr>
              <w:rPr>
                <w:ins w:id="9" w:author="Pribil-Kövesdy Döníz" w:date="2026-09-22T12:26:00Z" w16du:dateUtc="2026-09-22T16:26:00Z"/>
              </w:rPr>
            </w:pPr>
            <w:ins w:id="10" w:author="Pribil-Kövesdy Döníz" w:date="2026-09-22T12:26:00Z" w16du:dateUtc="2026-09-22T16:26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3494FC42" w14:textId="77777777" w:rsidR="00854C26" w:rsidRDefault="00854C26" w:rsidP="00391C9E">
            <w:pPr>
              <w:rPr>
                <w:ins w:id="11" w:author="Pribil-Kövesdy Döníz" w:date="2026-09-22T12:26:00Z" w16du:dateUtc="2026-09-22T16:26:00Z"/>
              </w:rPr>
            </w:pPr>
          </w:p>
        </w:tc>
      </w:tr>
    </w:tbl>
    <w:p w14:paraId="1C68F546" w14:textId="77777777" w:rsidR="00854C26" w:rsidRPr="00854C26" w:rsidRDefault="00854C26" w:rsidP="0061350B">
      <w:pPr>
        <w:spacing w:before="360" w:line="240" w:lineRule="auto"/>
        <w:rPr>
          <w:ins w:id="12" w:author="Pribil-Kövesdy Döníz" w:date="2026-09-22T12:26:00Z" w16du:dateUtc="2026-09-22T16:26:00Z"/>
          <w:sz w:val="28"/>
          <w:szCs w:val="28"/>
        </w:rPr>
      </w:pPr>
      <w:ins w:id="13" w:author="Pribil-Kövesdy Döníz" w:date="2026-09-22T12:26:00Z" w16du:dateUtc="2026-09-22T16:2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7DDAE997" w14:textId="77777777" w:rsidTr="0061350B">
        <w:trPr>
          <w:trHeight w:val="1168"/>
          <w:ins w:id="14" w:author="Pribil-Kövesdy Döníz" w:date="2026-09-22T12:26:00Z" w16du:dateUtc="2026-09-22T16:26:00Z"/>
        </w:trPr>
        <w:tc>
          <w:tcPr>
            <w:tcW w:w="2802" w:type="dxa"/>
          </w:tcPr>
          <w:p w14:paraId="019645B1" w14:textId="77777777" w:rsidR="00854C26" w:rsidRDefault="00A236F9" w:rsidP="00391C9E">
            <w:pPr>
              <w:rPr>
                <w:ins w:id="15" w:author="Pribil-Kövesdy Döníz" w:date="2026-09-22T12:26:00Z" w16du:dateUtc="2026-09-22T16:26:00Z"/>
              </w:rPr>
            </w:pPr>
            <w:ins w:id="16" w:author="Pribil-Kövesdy Döníz" w:date="2026-09-22T12:26:00Z" w16du:dateUtc="2026-09-22T16:26:00Z">
              <w:r>
                <w:t>Mobilitás típusa</w:t>
              </w:r>
            </w:ins>
          </w:p>
          <w:p w14:paraId="7CFC40CF" w14:textId="77777777" w:rsidR="00A236F9" w:rsidRDefault="00A236F9" w:rsidP="00391C9E">
            <w:pPr>
              <w:rPr>
                <w:ins w:id="17" w:author="Pribil-Kövesdy Döníz" w:date="2026-09-22T12:26:00Z" w16du:dateUtc="2026-09-22T16:26:00Z"/>
              </w:rPr>
            </w:pPr>
            <w:ins w:id="18" w:author="Pribil-Kövesdy Döníz" w:date="2026-09-22T12:26:00Z" w16du:dateUtc="2026-09-22T16:2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744F372A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19" w:author="Pribil-Kövesdy Döníz" w:date="2026-09-22T12:26:00Z" w16du:dateUtc="2026-09-22T16:26:00Z"/>
              </w:rPr>
            </w:pPr>
            <w:ins w:id="20" w:author="Pribil-Kövesdy Döníz" w:date="2026-09-22T12:26:00Z" w16du:dateUtc="2026-09-22T16:26:00Z">
              <w:r>
                <w:t>szakmai továbbképzés</w:t>
              </w:r>
            </w:ins>
          </w:p>
          <w:p w14:paraId="1E043621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1" w:author="Pribil-Kövesdy Döníz" w:date="2026-09-22T12:26:00Z" w16du:dateUtc="2026-09-22T16:26:00Z"/>
              </w:rPr>
            </w:pPr>
            <w:ins w:id="22" w:author="Pribil-Kövesdy Döníz" w:date="2026-09-22T12:26:00Z" w16du:dateUtc="2026-09-22T16:26:00Z">
              <w:r>
                <w:t>nyelvtanfolyam</w:t>
              </w:r>
            </w:ins>
          </w:p>
          <w:p w14:paraId="229D4ACF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23" w:author="Pribil-Kövesdy Döníz" w:date="2026-09-22T12:26:00Z" w16du:dateUtc="2026-09-22T16:26:00Z"/>
              </w:rPr>
            </w:pPr>
            <w:ins w:id="24" w:author="Pribil-Kövesdy Döníz" w:date="2026-09-22T12:26:00Z" w16du:dateUtc="2026-09-22T16:26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74BB13B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5" w:author="Pribil-Kövesdy Döníz" w:date="2026-09-22T12:26:00Z" w16du:dateUtc="2026-09-22T16:26:00Z"/>
              </w:rPr>
            </w:pPr>
            <w:ins w:id="26" w:author="Pribil-Kövesdy Döníz" w:date="2026-09-22T12:26:00Z" w16du:dateUtc="2026-09-22T16:26:00Z">
              <w:r>
                <w:t>oktatási tevékenység</w:t>
              </w:r>
            </w:ins>
          </w:p>
        </w:tc>
      </w:tr>
      <w:tr w:rsidR="00A236F9" w14:paraId="52C3DE01" w14:textId="77777777" w:rsidTr="00AD06DF">
        <w:trPr>
          <w:ins w:id="27" w:author="Pribil-Kövesdy Döníz" w:date="2026-09-22T12:26:00Z" w16du:dateUtc="2026-09-22T16:26:00Z"/>
        </w:trPr>
        <w:tc>
          <w:tcPr>
            <w:tcW w:w="2802" w:type="dxa"/>
          </w:tcPr>
          <w:p w14:paraId="524038CB" w14:textId="77777777" w:rsidR="00A236F9" w:rsidRDefault="00A236F9" w:rsidP="00391C9E">
            <w:pPr>
              <w:rPr>
                <w:ins w:id="28" w:author="Pribil-Kövesdy Döníz" w:date="2026-09-22T12:26:00Z" w16du:dateUtc="2026-09-22T16:26:00Z"/>
              </w:rPr>
            </w:pPr>
            <w:ins w:id="29" w:author="Pribil-Kövesdy Döníz" w:date="2026-09-22T12:26:00Z" w16du:dateUtc="2026-09-22T16:26:00Z">
              <w:r>
                <w:t>Továbbképzés címe</w:t>
              </w:r>
            </w:ins>
          </w:p>
          <w:p w14:paraId="04CFB604" w14:textId="77777777" w:rsidR="00A236F9" w:rsidRDefault="00A236F9" w:rsidP="00391C9E">
            <w:pPr>
              <w:rPr>
                <w:ins w:id="30" w:author="Pribil-Kövesdy Döníz" w:date="2026-09-22T12:26:00Z" w16du:dateUtc="2026-09-22T16:26:00Z"/>
              </w:rPr>
            </w:pPr>
            <w:ins w:id="31" w:author="Pribil-Kövesdy Döníz" w:date="2026-09-22T12:26:00Z" w16du:dateUtc="2026-09-22T16:26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F866B01" w14:textId="77777777" w:rsidR="00A236F9" w:rsidRDefault="00A236F9" w:rsidP="00391C9E">
            <w:pPr>
              <w:rPr>
                <w:ins w:id="32" w:author="Pribil-Kövesdy Döníz" w:date="2026-09-22T12:26:00Z" w16du:dateUtc="2026-09-22T16:26:00Z"/>
              </w:rPr>
            </w:pPr>
          </w:p>
        </w:tc>
      </w:tr>
      <w:tr w:rsidR="00A236F9" w14:paraId="2D78345F" w14:textId="77777777" w:rsidTr="0061350B">
        <w:trPr>
          <w:trHeight w:val="428"/>
          <w:ins w:id="33" w:author="Pribil-Kövesdy Döníz" w:date="2026-09-22T12:26:00Z" w16du:dateUtc="2026-09-22T16:26:00Z"/>
        </w:trPr>
        <w:tc>
          <w:tcPr>
            <w:tcW w:w="2802" w:type="dxa"/>
          </w:tcPr>
          <w:p w14:paraId="3F28A1A2" w14:textId="77777777" w:rsidR="00A236F9" w:rsidRDefault="00A236F9" w:rsidP="00391C9E">
            <w:pPr>
              <w:rPr>
                <w:ins w:id="34" w:author="Pribil-Kövesdy Döníz" w:date="2026-09-22T12:26:00Z" w16du:dateUtc="2026-09-22T16:26:00Z"/>
              </w:rPr>
            </w:pPr>
            <w:ins w:id="35" w:author="Pribil-Kövesdy Döníz" w:date="2026-09-22T12:26:00Z" w16du:dateUtc="2026-09-22T16:26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14CD9274" w14:textId="77777777" w:rsidR="005E7FFD" w:rsidRDefault="005E7FFD" w:rsidP="00391C9E">
            <w:pPr>
              <w:rPr>
                <w:ins w:id="36" w:author="Pribil-Kövesdy Döníz" w:date="2026-09-22T12:26:00Z" w16du:dateUtc="2026-09-22T16:26:00Z"/>
              </w:rPr>
            </w:pPr>
          </w:p>
        </w:tc>
      </w:tr>
      <w:tr w:rsidR="005E7FFD" w14:paraId="1ED3A75D" w14:textId="77777777" w:rsidTr="0061350B">
        <w:trPr>
          <w:trHeight w:val="703"/>
          <w:ins w:id="37" w:author="Pribil-Kövesdy Döníz" w:date="2026-09-22T12:26:00Z" w16du:dateUtc="2026-09-22T16:26:00Z"/>
        </w:trPr>
        <w:tc>
          <w:tcPr>
            <w:tcW w:w="2802" w:type="dxa"/>
          </w:tcPr>
          <w:p w14:paraId="777DFE3E" w14:textId="77777777" w:rsidR="005E7FFD" w:rsidRDefault="005E7FFD" w:rsidP="00391C9E">
            <w:pPr>
              <w:rPr>
                <w:ins w:id="38" w:author="Pribil-Kövesdy Döníz" w:date="2026-09-22T12:26:00Z" w16du:dateUtc="2026-09-22T16:26:00Z"/>
              </w:rPr>
            </w:pPr>
            <w:ins w:id="39" w:author="Pribil-Kövesdy Döníz" w:date="2026-09-22T12:26:00Z" w16du:dateUtc="2026-09-22T16:26:00Z">
              <w:r>
                <w:t>Fogadó intézmény típusa</w:t>
              </w:r>
            </w:ins>
          </w:p>
          <w:p w14:paraId="378F99A5" w14:textId="77777777" w:rsidR="005E7FFD" w:rsidRDefault="005E7FFD" w:rsidP="00391C9E">
            <w:pPr>
              <w:rPr>
                <w:ins w:id="40" w:author="Pribil-Kövesdy Döníz" w:date="2026-09-22T12:26:00Z" w16du:dateUtc="2026-09-22T16:26:00Z"/>
              </w:rPr>
            </w:pPr>
            <w:ins w:id="41" w:author="Pribil-Kövesdy Döníz" w:date="2026-09-22T12:26:00Z" w16du:dateUtc="2026-09-22T16:2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B0611DB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2" w:author="Pribil-Kövesdy Döníz" w:date="2026-09-22T12:26:00Z" w16du:dateUtc="2026-09-22T16:26:00Z"/>
              </w:rPr>
            </w:pPr>
            <w:ins w:id="43" w:author="Pribil-Kövesdy Döníz" w:date="2026-09-22T12:26:00Z" w16du:dateUtc="2026-09-22T16:26:00Z">
              <w:r>
                <w:t>oktatási intézmény</w:t>
              </w:r>
            </w:ins>
          </w:p>
          <w:p w14:paraId="52E7B9E7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4" w:author="Pribil-Kövesdy Döníz" w:date="2026-09-22T12:26:00Z" w16du:dateUtc="2026-09-22T16:26:00Z"/>
              </w:rPr>
            </w:pPr>
            <w:ins w:id="45" w:author="Pribil-Kövesdy Döníz" w:date="2026-09-22T12:26:00Z" w16du:dateUtc="2026-09-22T16:26:00Z">
              <w:r>
                <w:t>továbbképző intézmény</w:t>
              </w:r>
            </w:ins>
          </w:p>
        </w:tc>
      </w:tr>
      <w:tr w:rsidR="00A236F9" w14:paraId="5DB69CCA" w14:textId="77777777" w:rsidTr="00AD06DF">
        <w:trPr>
          <w:ins w:id="46" w:author="Pribil-Kövesdy Döníz" w:date="2026-09-22T12:26:00Z" w16du:dateUtc="2026-09-22T16:26:00Z"/>
        </w:trPr>
        <w:tc>
          <w:tcPr>
            <w:tcW w:w="2802" w:type="dxa"/>
          </w:tcPr>
          <w:p w14:paraId="38C86976" w14:textId="77777777" w:rsidR="00A236F9" w:rsidRDefault="00A236F9" w:rsidP="00391C9E">
            <w:pPr>
              <w:rPr>
                <w:ins w:id="47" w:author="Pribil-Kövesdy Döníz" w:date="2026-09-22T12:26:00Z" w16du:dateUtc="2026-09-22T16:26:00Z"/>
              </w:rPr>
            </w:pPr>
            <w:ins w:id="48" w:author="Pribil-Kövesdy Döníz" w:date="2026-09-22T12:26:00Z" w16du:dateUtc="2026-09-22T16:26:00Z">
              <w:r>
                <w:t>Fogadó ország</w:t>
              </w:r>
            </w:ins>
          </w:p>
        </w:tc>
        <w:tc>
          <w:tcPr>
            <w:tcW w:w="11340" w:type="dxa"/>
          </w:tcPr>
          <w:p w14:paraId="7B82A310" w14:textId="77777777" w:rsidR="00A236F9" w:rsidRDefault="00A236F9" w:rsidP="00391C9E">
            <w:pPr>
              <w:rPr>
                <w:ins w:id="49" w:author="Pribil-Kövesdy Döníz" w:date="2026-09-22T12:26:00Z" w16du:dateUtc="2026-09-22T16:26:00Z"/>
              </w:rPr>
            </w:pPr>
          </w:p>
        </w:tc>
      </w:tr>
      <w:tr w:rsidR="00A236F9" w14:paraId="65D07C11" w14:textId="77777777" w:rsidTr="00AD06DF">
        <w:trPr>
          <w:ins w:id="50" w:author="Pribil-Kövesdy Döníz" w:date="2026-09-22T12:26:00Z" w16du:dateUtc="2026-09-22T16:26:00Z"/>
        </w:trPr>
        <w:tc>
          <w:tcPr>
            <w:tcW w:w="2802" w:type="dxa"/>
          </w:tcPr>
          <w:p w14:paraId="41A9D483" w14:textId="77777777" w:rsidR="00A236F9" w:rsidRDefault="00A236F9" w:rsidP="00391C9E">
            <w:pPr>
              <w:rPr>
                <w:ins w:id="51" w:author="Pribil-Kövesdy Döníz" w:date="2026-09-22T12:26:00Z" w16du:dateUtc="2026-09-22T16:26:00Z"/>
              </w:rPr>
            </w:pPr>
            <w:ins w:id="52" w:author="Pribil-Kövesdy Döníz" w:date="2026-09-22T12:26:00Z" w16du:dateUtc="2026-09-22T16:26:00Z">
              <w:r>
                <w:t>Munkanyelv</w:t>
              </w:r>
            </w:ins>
          </w:p>
        </w:tc>
        <w:tc>
          <w:tcPr>
            <w:tcW w:w="11340" w:type="dxa"/>
          </w:tcPr>
          <w:p w14:paraId="2B4A8B58" w14:textId="77777777" w:rsidR="00A236F9" w:rsidRDefault="00A236F9" w:rsidP="00391C9E">
            <w:pPr>
              <w:rPr>
                <w:ins w:id="53" w:author="Pribil-Kövesdy Döníz" w:date="2026-09-22T12:26:00Z" w16du:dateUtc="2026-09-22T16:26:00Z"/>
              </w:rPr>
            </w:pPr>
          </w:p>
        </w:tc>
      </w:tr>
      <w:tr w:rsidR="00A236F9" w14:paraId="293043F7" w14:textId="77777777" w:rsidTr="00AD06DF">
        <w:trPr>
          <w:ins w:id="54" w:author="Pribil-Kövesdy Döníz" w:date="2026-09-22T12:26:00Z" w16du:dateUtc="2026-09-22T16:26:00Z"/>
        </w:trPr>
        <w:tc>
          <w:tcPr>
            <w:tcW w:w="2802" w:type="dxa"/>
          </w:tcPr>
          <w:p w14:paraId="0A3494DC" w14:textId="77777777" w:rsidR="00A236F9" w:rsidRDefault="00A236F9" w:rsidP="00391C9E">
            <w:pPr>
              <w:rPr>
                <w:ins w:id="55" w:author="Pribil-Kövesdy Döníz" w:date="2026-09-22T12:26:00Z" w16du:dateUtc="2026-09-22T16:26:00Z"/>
              </w:rPr>
            </w:pPr>
            <w:ins w:id="56" w:author="Pribil-Kövesdy Döníz" w:date="2026-09-22T12:26:00Z" w16du:dateUtc="2026-09-22T16:26:00Z">
              <w:r>
                <w:t>Mobilitás időtartama</w:t>
              </w:r>
            </w:ins>
          </w:p>
          <w:p w14:paraId="1E3F78FE" w14:textId="77777777" w:rsidR="00A236F9" w:rsidRDefault="00A236F9" w:rsidP="00AD06DF">
            <w:pPr>
              <w:rPr>
                <w:ins w:id="57" w:author="Pribil-Kövesdy Döníz" w:date="2026-09-22T12:26:00Z" w16du:dateUtc="2026-09-22T16:26:00Z"/>
              </w:rPr>
            </w:pPr>
            <w:ins w:id="58" w:author="Pribil-Kövesdy Döníz" w:date="2026-09-22T12:26:00Z" w16du:dateUtc="2026-09-22T16:26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04115D2D" w14:textId="77777777" w:rsidR="00A236F9" w:rsidRDefault="00A236F9" w:rsidP="0061350B">
            <w:pPr>
              <w:ind w:firstLine="882"/>
              <w:rPr>
                <w:ins w:id="59" w:author="Pribil-Kövesdy Döníz" w:date="2026-09-22T12:26:00Z" w16du:dateUtc="2026-09-22T16:26:00Z"/>
              </w:rPr>
            </w:pPr>
            <w:ins w:id="60" w:author="Pribil-Kövesdy Döníz" w:date="2026-09-22T12:26:00Z" w16du:dateUtc="2026-09-22T16:26:00Z">
              <w:r>
                <w:t>nap</w:t>
              </w:r>
            </w:ins>
          </w:p>
        </w:tc>
      </w:tr>
    </w:tbl>
    <w:p w14:paraId="3BAC328C" w14:textId="77777777" w:rsidR="0061350B" w:rsidRDefault="0061350B">
      <w:pPr>
        <w:rPr>
          <w:ins w:id="61" w:author="Pribil-Kövesdy Döníz" w:date="2026-09-22T12:26:00Z" w16du:dateUtc="2026-09-22T16:26:00Z"/>
          <w:sz w:val="28"/>
          <w:szCs w:val="28"/>
          <w:highlight w:val="lightGray"/>
        </w:rPr>
      </w:pPr>
      <w:ins w:id="62" w:author="Pribil-Kövesdy Döníz" w:date="2026-09-22T12:26:00Z" w16du:dateUtc="2026-09-22T16:26:00Z">
        <w:r>
          <w:rPr>
            <w:sz w:val="28"/>
            <w:szCs w:val="28"/>
            <w:highlight w:val="lightGray"/>
          </w:rPr>
          <w:br w:type="page"/>
        </w:r>
      </w:ins>
    </w:p>
    <w:p w14:paraId="581BFA34" w14:textId="77777777" w:rsidR="007A6560" w:rsidRPr="007C10F6" w:rsidRDefault="007C10F6" w:rsidP="007C10F6">
      <w:pPr>
        <w:spacing w:line="240" w:lineRule="auto"/>
        <w:rPr>
          <w:ins w:id="63" w:author="Pribil-Kövesdy Döníz" w:date="2026-09-22T12:26:00Z" w16du:dateUtc="2026-09-22T16:26:00Z"/>
          <w:sz w:val="28"/>
          <w:szCs w:val="28"/>
        </w:rPr>
      </w:pPr>
      <w:ins w:id="64" w:author="Pribil-Kövesdy Döníz" w:date="2026-09-22T12:26:00Z" w16du:dateUtc="2026-09-22T16:26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12EF3199" w14:textId="77777777" w:rsidTr="007A6560">
        <w:trPr>
          <w:ins w:id="65" w:author="Pribil-Kövesdy Döníz" w:date="2026-09-22T12:26:00Z" w16du:dateUtc="2026-09-22T16:26:00Z"/>
        </w:trPr>
        <w:tc>
          <w:tcPr>
            <w:tcW w:w="4714" w:type="dxa"/>
          </w:tcPr>
          <w:p w14:paraId="445A7275" w14:textId="77777777" w:rsidR="007A6560" w:rsidRPr="004B3A33" w:rsidRDefault="007A6560" w:rsidP="007A6560">
            <w:pPr>
              <w:rPr>
                <w:ins w:id="66" w:author="Pribil-Kövesdy Döníz" w:date="2026-09-22T12:26:00Z" w16du:dateUtc="2026-09-22T16:26:00Z"/>
                <w:b/>
                <w:bCs/>
              </w:rPr>
            </w:pPr>
            <w:ins w:id="67" w:author="Pribil-Kövesdy Döníz" w:date="2026-09-22T12:26:00Z" w16du:dateUtc="2026-09-22T16:26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CE5DCFA" w14:textId="77777777" w:rsidR="007A6560" w:rsidRPr="00AD06DF" w:rsidRDefault="007A6560" w:rsidP="007A6560">
            <w:pPr>
              <w:rPr>
                <w:ins w:id="68" w:author="Pribil-Kövesdy Döníz" w:date="2026-09-22T12:26:00Z" w16du:dateUtc="2026-09-22T16:26:00Z"/>
              </w:rPr>
            </w:pPr>
            <w:ins w:id="69" w:author="Pribil-Kövesdy Döníz" w:date="2026-09-22T12:26:00Z" w16du:dateUtc="2026-09-22T16:26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95B40ED" w14:textId="77777777" w:rsidR="007A6560" w:rsidRPr="004B3A33" w:rsidRDefault="007A6560" w:rsidP="007A6560">
            <w:pPr>
              <w:rPr>
                <w:ins w:id="70" w:author="Pribil-Kövesdy Döníz" w:date="2026-09-22T12:26:00Z" w16du:dateUtc="2026-09-22T16:26:00Z"/>
                <w:b/>
                <w:bCs/>
              </w:rPr>
            </w:pPr>
            <w:ins w:id="71" w:author="Pribil-Kövesdy Döníz" w:date="2026-09-22T12:26:00Z" w16du:dateUtc="2026-09-22T16:26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3CD6C9B2" w14:textId="77777777" w:rsidR="007A6560" w:rsidRPr="00AD06DF" w:rsidRDefault="007A6560" w:rsidP="004B3A33">
            <w:pPr>
              <w:rPr>
                <w:ins w:id="72" w:author="Pribil-Kövesdy Döníz" w:date="2026-09-22T12:26:00Z" w16du:dateUtc="2026-09-22T16:26:00Z"/>
              </w:rPr>
            </w:pPr>
            <w:ins w:id="73" w:author="Pribil-Kövesdy Döníz" w:date="2026-09-22T12:26:00Z" w16du:dateUtc="2026-09-22T16:26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17048669" w14:textId="77777777" w:rsidR="004B3A33" w:rsidRDefault="007A6560" w:rsidP="007A6560">
            <w:pPr>
              <w:rPr>
                <w:ins w:id="74" w:author="Pribil-Kövesdy Döníz" w:date="2026-09-22T12:26:00Z" w16du:dateUtc="2026-09-22T16:26:00Z"/>
              </w:rPr>
            </w:pPr>
            <w:ins w:id="75" w:author="Pribil-Kövesdy Döníz" w:date="2026-09-22T12:26:00Z" w16du:dateUtc="2026-09-22T16:26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3A52E55" w14:textId="77777777" w:rsidR="007A6560" w:rsidRPr="00AD06DF" w:rsidRDefault="004B3A33" w:rsidP="007A6560">
            <w:pPr>
              <w:rPr>
                <w:ins w:id="76" w:author="Pribil-Kövesdy Döníz" w:date="2026-09-22T12:26:00Z" w16du:dateUtc="2026-09-22T16:26:00Z"/>
              </w:rPr>
            </w:pPr>
            <w:ins w:id="77" w:author="Pribil-Kövesdy Döníz" w:date="2026-09-22T12:26:00Z" w16du:dateUtc="2026-09-22T16:26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1224D36" w14:textId="77777777" w:rsidTr="007C10F6">
        <w:trPr>
          <w:trHeight w:val="2994"/>
          <w:ins w:id="78" w:author="Pribil-Kövesdy Döníz" w:date="2026-09-22T12:26:00Z" w16du:dateUtc="2026-09-22T16:26:00Z"/>
        </w:trPr>
        <w:tc>
          <w:tcPr>
            <w:tcW w:w="4714" w:type="dxa"/>
          </w:tcPr>
          <w:p w14:paraId="7D4E6F54" w14:textId="77777777" w:rsidR="007A6560" w:rsidRDefault="007A6560" w:rsidP="00391C9E">
            <w:pPr>
              <w:rPr>
                <w:ins w:id="79" w:author="Pribil-Kövesdy Döníz" w:date="2026-09-22T12:26:00Z" w16du:dateUtc="2026-09-22T16:26:00Z"/>
              </w:rPr>
            </w:pPr>
          </w:p>
        </w:tc>
        <w:tc>
          <w:tcPr>
            <w:tcW w:w="4715" w:type="dxa"/>
          </w:tcPr>
          <w:p w14:paraId="4511E4EC" w14:textId="77777777" w:rsidR="007A6560" w:rsidRDefault="007A6560" w:rsidP="00391C9E">
            <w:pPr>
              <w:rPr>
                <w:ins w:id="80" w:author="Pribil-Kövesdy Döníz" w:date="2026-09-22T12:26:00Z" w16du:dateUtc="2026-09-22T16:26:00Z"/>
              </w:rPr>
            </w:pPr>
          </w:p>
        </w:tc>
        <w:tc>
          <w:tcPr>
            <w:tcW w:w="4715" w:type="dxa"/>
          </w:tcPr>
          <w:p w14:paraId="5A8811DE" w14:textId="77777777" w:rsidR="007A6560" w:rsidRDefault="007A6560" w:rsidP="00391C9E">
            <w:pPr>
              <w:rPr>
                <w:ins w:id="81" w:author="Pribil-Kövesdy Döníz" w:date="2026-09-22T12:26:00Z" w16du:dateUtc="2026-09-22T16:26:00Z"/>
              </w:rPr>
            </w:pPr>
          </w:p>
        </w:tc>
      </w:tr>
    </w:tbl>
    <w:p w14:paraId="0BF8E91C" w14:textId="77777777" w:rsidR="00686BE4" w:rsidRPr="00AD06DF" w:rsidRDefault="004B3A33" w:rsidP="00391C9E">
      <w:pPr>
        <w:spacing w:line="240" w:lineRule="auto"/>
        <w:rPr>
          <w:ins w:id="82" w:author="Pribil-Kövesdy Döníz" w:date="2026-09-22T12:26:00Z" w16du:dateUtc="2026-09-22T16:26:00Z"/>
        </w:rPr>
      </w:pPr>
      <w:ins w:id="83" w:author="Pribil-Kövesdy Döníz" w:date="2026-09-22T12:26:00Z" w16du:dateUtc="2026-09-22T16:26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7139E80" w14:textId="77777777" w:rsidR="005E7FFD" w:rsidRDefault="005E7FFD" w:rsidP="00391C9E">
      <w:pPr>
        <w:spacing w:line="240" w:lineRule="auto"/>
        <w:rPr>
          <w:ins w:id="84" w:author="Pribil-Kövesdy Döníz" w:date="2026-09-22T12:26:00Z" w16du:dateUtc="2026-09-22T16:26:00Z"/>
        </w:rPr>
      </w:pPr>
      <w:ins w:id="85" w:author="Pribil-Kövesdy Döníz" w:date="2026-09-22T12:26:00Z" w16du:dateUtc="2026-09-22T16:2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0846943D" w14:textId="77777777" w:rsidTr="0061350B">
        <w:trPr>
          <w:trHeight w:val="2835"/>
          <w:ins w:id="86" w:author="Pribil-Kövesdy Döníz" w:date="2026-09-22T12:26:00Z" w16du:dateUtc="2026-09-22T16:26:00Z"/>
        </w:trPr>
        <w:tc>
          <w:tcPr>
            <w:tcW w:w="14142" w:type="dxa"/>
          </w:tcPr>
          <w:p w14:paraId="76B491B4" w14:textId="77777777" w:rsidR="005E7FFD" w:rsidRDefault="005E7FFD" w:rsidP="0061350B">
            <w:pPr>
              <w:rPr>
                <w:ins w:id="87" w:author="Pribil-Kövesdy Döníz" w:date="2026-09-22T12:26:00Z" w16du:dateUtc="2026-09-22T16:26:00Z"/>
              </w:rPr>
            </w:pPr>
          </w:p>
        </w:tc>
      </w:tr>
    </w:tbl>
    <w:p w14:paraId="16B1A694" w14:textId="77777777" w:rsidR="00391C9E" w:rsidRDefault="00646D28" w:rsidP="00391C9E">
      <w:pPr>
        <w:spacing w:before="120" w:after="0" w:line="240" w:lineRule="auto"/>
        <w:rPr>
          <w:ins w:id="88" w:author="Pribil-Kövesdy Döníz" w:date="2026-09-22T12:26:00Z" w16du:dateUtc="2026-09-22T16:26:00Z"/>
          <w:sz w:val="28"/>
          <w:szCs w:val="28"/>
          <w:highlight w:val="lightGray"/>
        </w:rPr>
      </w:pPr>
      <w:ins w:id="89" w:author="Pribil-Kövesdy Döníz" w:date="2026-09-22T12:26:00Z" w16du:dateUtc="2026-09-22T16:26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8503B02" w14:textId="77777777" w:rsidR="00391C9E" w:rsidRDefault="00391C9E" w:rsidP="00391C9E">
      <w:pPr>
        <w:spacing w:before="120" w:after="0" w:line="240" w:lineRule="auto"/>
        <w:rPr>
          <w:ins w:id="90" w:author="Pribil-Kövesdy Döníz" w:date="2026-09-22T12:26:00Z" w16du:dateUtc="2026-09-22T16:26:00Z"/>
        </w:rPr>
      </w:pPr>
      <w:ins w:id="91" w:author="Pribil-Kövesdy Döníz" w:date="2026-09-22T12:26:00Z" w16du:dateUtc="2026-09-22T16:26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561B5B63" w14:textId="77777777" w:rsidTr="003C2C83">
        <w:trPr>
          <w:trHeight w:val="1701"/>
          <w:ins w:id="92" w:author="Pribil-Kövesdy Döníz" w:date="2026-09-22T12:26:00Z" w16du:dateUtc="2026-09-22T16:26:00Z"/>
        </w:trPr>
        <w:tc>
          <w:tcPr>
            <w:tcW w:w="14142" w:type="dxa"/>
          </w:tcPr>
          <w:p w14:paraId="78F47AE3" w14:textId="77777777" w:rsidR="00391C9E" w:rsidRDefault="00391C9E" w:rsidP="0061350B">
            <w:pPr>
              <w:spacing w:before="120"/>
              <w:rPr>
                <w:ins w:id="93" w:author="Pribil-Kövesdy Döníz" w:date="2026-09-22T12:26:00Z" w16du:dateUtc="2026-09-22T16:26:00Z"/>
              </w:rPr>
            </w:pPr>
          </w:p>
        </w:tc>
      </w:tr>
    </w:tbl>
    <w:p w14:paraId="728DC7A5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4" w:author="Pribil-Kövesdy Döníz" w:date="2026-09-22T12:26:00Z" w16du:dateUtc="2026-09-22T16:26:00Z"/>
          <w:sz w:val="28"/>
          <w:szCs w:val="28"/>
        </w:rPr>
      </w:pPr>
      <w:ins w:id="95" w:author="Pribil-Kövesdy Döníz" w:date="2026-09-22T12:26:00Z" w16du:dateUtc="2026-09-22T16:26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B9778EE" w14:textId="77777777" w:rsidR="00293E72" w:rsidRPr="00BC7992" w:rsidRDefault="003C2C83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96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ins w:id="97" w:author="Pribil-Kövesdy Döníz" w:date="2026-09-22T12:26:00Z" w16du:dateUtc="2026-09-22T16:26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98" w:author="Pribil-Kövesdy Döníz" w:date="2026-09-22T12:26:00Z" w16du:dateUtc="2026-09-22T16:26:00Z">
        <w:r w:rsidR="00293E72"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Перечень услуг, оказываемых школой</w:delText>
        </w:r>
      </w:del>
    </w:p>
    <w:p w14:paraId="5D07169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9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за счет бюджетных средств</w:delText>
        </w:r>
      </w:del>
    </w:p>
    <w:p w14:paraId="73FB117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   Школа осуществляет свою деятельность в соответствии с предметом и целями деятельности, определёнными </w:delText>
        </w:r>
      </w:del>
    </w:p>
    <w:p w14:paraId="01DA2EA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законодательством  Российской Федерации, </w:delText>
        </w:r>
        <w:r w:rsid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РСО-Алания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и настоящим Уставом, путём выполнения работ, </w:delText>
        </w:r>
      </w:del>
    </w:p>
    <w:p w14:paraId="2A3C21C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оказания муниципальных  услуг в сфере образования.</w:delText>
        </w:r>
      </w:del>
    </w:p>
    <w:p w14:paraId="5FE85464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0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1.1.Основным предметом деятельности Школы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 xml:space="preserve"> является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осуществление государственной политики в области образования. </w:delText>
        </w:r>
      </w:del>
    </w:p>
    <w:p w14:paraId="6EFA584B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0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Реализация общеобразовательных программ начального общего, основного общего, среднего (полного) общего </w:delText>
        </w:r>
      </w:del>
    </w:p>
    <w:p w14:paraId="151A1887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1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образования и обеспечение обучения и воспитания обучающихся по принципу общедоступности и бесплатности начального общего, основного общего и среднего (полного) общего образования.</w:delText>
        </w:r>
      </w:del>
    </w:p>
    <w:p w14:paraId="252BC07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1.2. Целью деятельности Школы является обеспечение реализации предусмотренных законодательством Российской Федерации полномочий в сфере образования: </w:delText>
        </w:r>
      </w:del>
    </w:p>
    <w:p w14:paraId="1A82A13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общей культуры личности обучающихся на основе усвоения обязательного минимума содержания общеобразовательных программ;</w:delText>
        </w:r>
      </w:del>
    </w:p>
    <w:p w14:paraId="20709A7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адаптация обучающихся к жизни в обществе;</w:delText>
        </w:r>
      </w:del>
    </w:p>
    <w:p w14:paraId="1AE2CA5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создание основы для осознанного выбора и последующего освоения профессиональных образовательных программ, непрерывного образования и самореализации обучающихся;</w:delText>
        </w:r>
      </w:del>
    </w:p>
    <w:p w14:paraId="0979D9F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воспитание гражданственности, трудолюбия, уважения к правам и свободам человека, любви к окружающей природе, Родине, семье;</w:delText>
        </w:r>
      </w:del>
    </w:p>
    <w:p w14:paraId="22AB37C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здорового образа жизни и экологической культуры.</w:delText>
        </w:r>
      </w:del>
    </w:p>
    <w:p w14:paraId="1D8710A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1.3. Для достижения указанной цели Школа выполняет следующие основные виды деятельности:</w:delText>
        </w:r>
      </w:del>
    </w:p>
    <w:p w14:paraId="619798B5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2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1.3.1. Школа реализует основные образовательные программы начального общего, основного общего и  среднего (полного) общего образования,  дополнительные образовательные программы, программы специального (коррекционного) обучения,  </w:delText>
        </w:r>
      </w:del>
    </w:p>
    <w:p w14:paraId="0FCA4C1F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2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начальной профессиональной подготовки (при наличии лицензии) в соответствии с правом граждан на получение общедоступного </w:delText>
        </w:r>
      </w:del>
    </w:p>
    <w:p w14:paraId="5ED6F81C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3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 бесплатного образования в пределах федеральных государственных образовательных стандартов. С учётом потребностей и </w:delText>
        </w:r>
      </w:del>
    </w:p>
    <w:p w14:paraId="77F92282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3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возможностей личности общеобразовательные программы в общеобразовательном учреждении осваиваются в очной, заочной </w:delText>
        </w:r>
      </w:del>
    </w:p>
    <w:p w14:paraId="2BADDB5A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3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формах, в  форме семейного образования, самообразования, экстерната. Допускается сочетание указанных форм </w:delText>
        </w:r>
      </w:del>
    </w:p>
    <w:p w14:paraId="47C4C46A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3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освоения общеобразовательных программ.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стандарт.</w:delText>
        </w:r>
      </w:del>
    </w:p>
    <w:p w14:paraId="62B0039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3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1.3.2. Содержание образования обеспечивает получение обучающимися соответствующего уровня начального общего, основного </w:delText>
        </w:r>
      </w:del>
    </w:p>
    <w:p w14:paraId="158716C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общего и  среднего (полного) общего образования, а также содействует взаимопониманию и сотрудничеству между людьми </w:delText>
        </w:r>
      </w:del>
    </w:p>
    <w:p w14:paraId="7A8145A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различных национальностей, этнических, религиозных и социальных групп, способствует реализации права обучающихся на свободное выражение мнений и убеждений, воспитанию бережного отношения к окружающей природе, Родине, семье.</w:delText>
        </w:r>
      </w:del>
    </w:p>
    <w:p w14:paraId="4C59F97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1.4. Школа вправе сверх установленного муниципального задания, а также в случаях, определённых федеральными законами,</w:delText>
        </w:r>
      </w:del>
    </w:p>
    <w:p w14:paraId="32C38C4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в пределах установленного муниципального задания выполнять работы, оказывать услуги, относящиеся к его основным видам деятельности, для граждан и юридических лиц за плату и на одинаковых при оказании одних и тех же услуг условиях. </w:delText>
        </w:r>
      </w:del>
    </w:p>
    <w:p w14:paraId="12E8DE3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4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Порядок определения указанной платы устанавливается Учредителем.</w:delText>
        </w:r>
      </w:del>
    </w:p>
    <w:p w14:paraId="0AA22287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 Школа вправе осуществлять следующие иные виды деятельности, направленные на достижение целей, ради которых оно создано:</w:delText>
        </w:r>
      </w:del>
    </w:p>
    <w:p w14:paraId="09134527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1.5.1. Организация работы по повышению квалификации работников школы.</w:delText>
        </w:r>
      </w:del>
    </w:p>
    <w:p w14:paraId="43508DC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1.5.2.Разработка учебных планов, программ, учебных пособий, методической, справочной литературы, аудио-, видеопродукции, компьютерных программ, баз данных, технических средств обучения.</w:delText>
        </w:r>
      </w:del>
    </w:p>
    <w:p w14:paraId="045D113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1.5.3.Проведение психологической диагностики, тестирования .</w:delText>
        </w:r>
      </w:del>
    </w:p>
    <w:p w14:paraId="016A751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5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1.5.4. Организация семинаров, конференций, конкурсов, олимпиад. концертов, выставок.</w:delText>
        </w:r>
      </w:del>
    </w:p>
    <w:p w14:paraId="6C1A2AA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1.5.5. Реализация углубленных образовательных программ по изучению ряда предметов;</w:delText>
        </w:r>
      </w:del>
    </w:p>
    <w:p w14:paraId="42E4015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1.5.6.Оказание социально-психологической и педагогической помощи обучающимся, имеющим ограниченные возможности здоровья, либо проблемы в обучении.</w:delText>
        </w:r>
      </w:del>
    </w:p>
    <w:p w14:paraId="401471B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1.5.7.Выявление обучающихся, находящихся в социально-опасном положении, </w:delText>
        </w:r>
      </w:del>
    </w:p>
    <w:p w14:paraId="6B5C91F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а также не посещающих или систематически не посещающих занятия без уважительной причины, принимает меры по их воспитанию и получению ими образования в рамках реализуемых образовательных программ.</w:delText>
        </w:r>
      </w:del>
    </w:p>
    <w:p w14:paraId="59597C7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6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1.5.8.Выявление семей, находящихся в социально-опасном положении и оказание им помощи в обучении и воспитании детей.</w:delText>
        </w:r>
      </w:del>
    </w:p>
    <w:p w14:paraId="5907B35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1.5.9.Обеспечение организации общедоступных спортивных секций, технических и иных кружков, клубов и привлечение к участию в них обучающихся.</w:delText>
        </w:r>
      </w:del>
    </w:p>
    <w:p w14:paraId="17773A7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1.5.10.Осуществление мер по реализации программ и методик, направленных на формирование законопослушного поведения обучающихся.</w:delText>
        </w:r>
      </w:del>
    </w:p>
    <w:p w14:paraId="5409B8D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1.5.11.Обеспечение физического и эмоционального благополучия каждого ребенка.</w:delText>
        </w:r>
      </w:del>
    </w:p>
    <w:p w14:paraId="1406293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7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1.5.12.Выявление и развитие способностей детей, обеспечение непрерывности образования.</w:delText>
        </w:r>
      </w:del>
    </w:p>
    <w:p w14:paraId="4B67F387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1.5.13.Консультирование родителей (законных представителей), представителей общественности и иных заинтересованных лиц по вопросам возрастной психологи и педагогики.</w:delText>
        </w:r>
      </w:del>
    </w:p>
    <w:p w14:paraId="6DF665F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1.5.14. Разработка, апробация и внедрение прогрессивных образовательных и воспитательных программ и технологий.</w:delText>
        </w:r>
      </w:del>
    </w:p>
    <w:p w14:paraId="20B3CD5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 Школа может оказывать обучающимся, населению, предприятиям, учреждениям и организациям на договорной основе (в не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обходимых случаях — при наличии соответствующей лицензии) следующие виды приносящей доходы деятельности:</w:delText>
        </w:r>
      </w:del>
    </w:p>
    <w:p w14:paraId="2CD862A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1.6.1. По договорам и совместно с предприятиями, учреждениями, организациями  проводить профессиональ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ную подготовку обучающихся.</w:delText>
        </w:r>
      </w:del>
    </w:p>
    <w:p w14:paraId="044CC24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1.6.2. 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рганизовывать изучение специальных дисциплин сверх часов и сверх программы по данной дисципли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не, предусмотренной учебным планом.</w:delText>
        </w:r>
      </w:del>
    </w:p>
    <w:p w14:paraId="0FC53CE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8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1.6.3.Проводить репетиторство с обучающимися другого образовательного учреждения.</w:delText>
        </w:r>
      </w:del>
    </w:p>
    <w:p w14:paraId="1CBE95C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9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 xml:space="preserve">1.6.4. Организовывать курсы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по подготовке к поступлению в средние 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>и высшие</w:delText>
        </w:r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lang w:eastAsia="ru-RU"/>
          </w:rPr>
          <w:delText xml:space="preserve">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профессиональные образовательные учреждения:</w:delText>
        </w:r>
      </w:del>
    </w:p>
    <w:p w14:paraId="5685CD8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9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иностранных языков;</w:delText>
        </w:r>
      </w:del>
    </w:p>
    <w:p w14:paraId="662AE87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9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повышения квалификации;</w:delText>
        </w:r>
      </w:del>
    </w:p>
    <w:p w14:paraId="17252C6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9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9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переподготовке кадров с освоением новых специальностей, в том числе вождение автомобиля, машинопись, стенография.</w:delText>
        </w:r>
      </w:del>
    </w:p>
    <w:p w14:paraId="0825E32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9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1.6.5. Создавать кружки:</w:delText>
        </w:r>
      </w:del>
    </w:p>
    <w:p w14:paraId="3087562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0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игре на музыкальных инструментах;</w:delText>
        </w:r>
      </w:del>
    </w:p>
    <w:p w14:paraId="53012F5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0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фото-, кино-, видео- , радиоделу;</w:delText>
        </w:r>
      </w:del>
    </w:p>
    <w:p w14:paraId="6F81411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0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кройке и шитью, вязанию, домоводству;</w:delText>
        </w:r>
      </w:del>
    </w:p>
    <w:p w14:paraId="4CABFE0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0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танцам.</w:delText>
        </w:r>
      </w:del>
    </w:p>
    <w:p w14:paraId="7D3E36F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0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1.6.6. Создавать студии, группы, школы, факультативы, работающие по программам дополнительного образо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</w:r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вания детей:</w:delText>
        </w:r>
      </w:del>
    </w:p>
    <w:p w14:paraId="56CFF12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1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живописи, графике, скульптуре, народным промыслам;</w:delText>
        </w:r>
      </w:del>
    </w:p>
    <w:p w14:paraId="026276C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1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истории мировой культуры.</w:delText>
        </w:r>
      </w:del>
    </w:p>
    <w:p w14:paraId="16745AF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1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1.6.7.Организовывать учебные группы для обучения детей с отклонениями в развитии.</w:delText>
        </w:r>
      </w:del>
    </w:p>
    <w:p w14:paraId="08D2439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1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1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1.6.8. Создавать группы по адаптации детей к условиям школьной жизни (подготовительные к учебе в школе группы для детей, </w:delText>
        </w:r>
      </w:del>
    </w:p>
    <w:p w14:paraId="0577FFD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1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2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которые не посещали дошкольные образовательные учреждения).</w:delText>
        </w:r>
      </w:del>
    </w:p>
    <w:p w14:paraId="679F1BA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2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2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1.6.9. Создавать спортивные и физкультурные секции, группы по видам спорта и физической подготовки.</w:delText>
        </w:r>
      </w:del>
    </w:p>
    <w:p w14:paraId="5DF56847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2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2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Доход от указанной деятельности Школы используется Школой  в соответствии с уставными целями.</w:delText>
        </w:r>
      </w:del>
    </w:p>
    <w:p w14:paraId="2AAE60FC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2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2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Платные образовательные услуги не могут быть оказаны Школой взамен или в рамках основной образовательной деятельности, в рамках основных образовательных программ, учебных планов, федеральных государственных образовательных стандартов и </w:delText>
        </w:r>
      </w:del>
    </w:p>
    <w:p w14:paraId="7ECB5A51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2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2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федеральных государственных требований, а также в случаях, предусмотренных законодательством Российской Федерации в области образования в рамках образовательных стандартов и требований, финансируемой за счет средств соответствующего бюджета </w:delText>
        </w:r>
      </w:del>
    </w:p>
    <w:p w14:paraId="5A54CD29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2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3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услуг.</w:delText>
        </w:r>
      </w:del>
    </w:p>
    <w:p w14:paraId="024F81C7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3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3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Требования к оказанию образовательных услуг, в том числе к содержанию образовательных программ, </w:delText>
        </w:r>
      </w:del>
    </w:p>
    <w:p w14:paraId="3F3267A4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3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3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специальных курсов, определяются  по соглашению сторон и могут быть выше, чем это предусмотрено федеральными </w:delText>
        </w:r>
      </w:del>
    </w:p>
    <w:p w14:paraId="0BBEC8D7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3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3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государственными образовательными стандартами и федеральными государственными требованиями. </w:delText>
        </w:r>
      </w:del>
    </w:p>
    <w:p w14:paraId="312B8472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3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3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Исполнитель обязан обеспечить оказание платных образовательных услуг в полном объеме в соответствии с </w:delText>
        </w:r>
      </w:del>
    </w:p>
    <w:p w14:paraId="6D84E6EC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3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4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образовательными программами и условиями договора об оказании платных образовательных услуг (далее именуется - </w:delText>
        </w:r>
      </w:del>
    </w:p>
    <w:p w14:paraId="1E9BDFF3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4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4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договор), а при наличии свидетельства о государственной аккредитации - и в соответствии с федеральными государственными образовательными стандартами и федеральными государственными требованиями.</w:delText>
        </w:r>
      </w:del>
    </w:p>
    <w:p w14:paraId="5CEB3CA0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4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4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Порядок оказания платных образовательных услуг регулируется «Положением о платных дополнительных образовательных услугах».</w:delText>
        </w:r>
      </w:del>
    </w:p>
    <w:p w14:paraId="4781ADAD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45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46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1.7. Право Школы осуществлять деятельность, на которую в соответствии с законодательством Российской Федерации </w:delText>
        </w:r>
      </w:del>
    </w:p>
    <w:p w14:paraId="54F0A0BC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47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48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требуется специальное разрешение (лицензия), возникает у Школы с момента его получения или в указанный в ней срок и </w:delText>
        </w:r>
      </w:del>
    </w:p>
    <w:p w14:paraId="2E5332CD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249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50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прекращается по истечении срока её действия, если иное не установлено законодательством Российской Федерации.</w:delText>
        </w:r>
      </w:del>
    </w:p>
    <w:p w14:paraId="48D0A888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251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52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1.8. Школа выполняет муниципальное задание, установленное Учредителем, в соответствии с предусмотренной настоящим Уставом основной деятельностью</w:delText>
        </w:r>
      </w:del>
    </w:p>
    <w:p w14:paraId="07DE3CE1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253" w:author="Pribil-Kövesdy Döníz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54" w:author="Pribil-Kövesdy Döníz" w:date="2026-09-22T12:26:00Z" w16du:dateUtc="2026-09-22T16:26:00Z">
        <w:r w:rsidRPr="00BC7992">
          <w:rPr>
            <w:rFonts w:ascii="Times New Roman" w:eastAsia="Times New Roman" w:hAnsi="Times New Roman" w:cs="Times New Roman"/>
            <w:color w:val="FF33FF"/>
            <w:sz w:val="28"/>
            <w:szCs w:val="28"/>
            <w:lang w:eastAsia="ru-RU"/>
          </w:rPr>
          <w:delText> </w:delText>
        </w:r>
      </w:del>
    </w:p>
    <w:p w14:paraId="73D2448C" w14:textId="77777777" w:rsidR="007B3707" w:rsidRPr="003C2C83" w:rsidRDefault="007B3707" w:rsidP="003C2C83">
      <w:pPr>
        <w:tabs>
          <w:tab w:val="left" w:pos="11340"/>
        </w:tabs>
        <w:spacing w:after="0" w:line="240" w:lineRule="auto"/>
        <w:rPr>
          <w:sz w:val="28"/>
          <w:rPrChange w:id="255" w:author="Pribil-Kövesdy Döníz" w:date="2026-09-22T12:26:00Z" w16du:dateUtc="2026-09-22T16:26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256" w:author="Pribil-Kövesdy Döníz" w:date="2026-09-22T12:26:00Z" w16du:dateUtc="2026-09-22T16:26:00Z">
          <w:pPr>
            <w:jc w:val="both"/>
          </w:pPr>
        </w:pPrChange>
      </w:pPr>
    </w:p>
    <w:sectPr w:rsidR="007B3707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60" w:author="Pribil-Kövesdy Döníz" w:date="2026-09-22T12:26:00Z" w16du:dateUtc="2026-09-22T16:26:00Z">
        <w:sectPr w:rsidR="007B3707" w:rsidRPr="003C2C83" w:rsidSect="00AD06DF">
          <w:pgSz w:w="11906" w:h="16838" w:orient="portrait"/>
          <w:pgMar w:top="1134" w:right="850" w:bottom="1134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F8C804" w14:textId="77777777" w:rsidR="000111B7" w:rsidRDefault="000111B7" w:rsidP="00B45FDA">
      <w:pPr>
        <w:spacing w:after="0" w:line="240" w:lineRule="auto"/>
      </w:pPr>
      <w:r>
        <w:separator/>
      </w:r>
    </w:p>
  </w:endnote>
  <w:endnote w:type="continuationSeparator" w:id="0">
    <w:p w14:paraId="4309045E" w14:textId="77777777" w:rsidR="000111B7" w:rsidRDefault="000111B7" w:rsidP="00B45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1F02F4" w14:textId="77777777" w:rsidR="00B45FDA" w:rsidRDefault="00B45F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0FEE68" w14:textId="77777777" w:rsidR="000111B7" w:rsidRDefault="000111B7" w:rsidP="00B45FDA">
      <w:pPr>
        <w:spacing w:after="0" w:line="240" w:lineRule="auto"/>
      </w:pPr>
      <w:r>
        <w:separator/>
      </w:r>
    </w:p>
  </w:footnote>
  <w:footnote w:type="continuationSeparator" w:id="0">
    <w:p w14:paraId="4AA0B122" w14:textId="77777777" w:rsidR="000111B7" w:rsidRDefault="000111B7" w:rsidP="00B45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77BF3A" w14:textId="77777777" w:rsidR="00B45FDA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57" w:author="Pribil-Kövesdy Döníz" w:date="2026-09-22T12:26:00Z" w16du:dateUtc="2026-09-22T16:26:00Z">
          <w:rPr/>
        </w:rPrChange>
      </w:rPr>
      <w:pPrChange w:id="258" w:author="Pribil-Kövesdy Döníz" w:date="2026-09-22T12:26:00Z" w16du:dateUtc="2026-09-22T16:26:00Z">
        <w:pPr>
          <w:pStyle w:val="Header"/>
        </w:pPr>
      </w:pPrChange>
    </w:pPr>
    <w:ins w:id="259" w:author="Pribil-Kövesdy Döníz" w:date="2026-09-22T12:26:00Z" w16du:dateUtc="2026-09-22T16:26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244723">
    <w:abstractNumId w:val="1"/>
  </w:num>
  <w:num w:numId="2" w16cid:durableId="1545289884">
    <w:abstractNumId w:val="2"/>
  </w:num>
  <w:num w:numId="3" w16cid:durableId="16413491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72"/>
    <w:rsid w:val="000111B7"/>
    <w:rsid w:val="00101CF6"/>
    <w:rsid w:val="002220C8"/>
    <w:rsid w:val="00293E72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4549C"/>
    <w:rsid w:val="00745992"/>
    <w:rsid w:val="007A6560"/>
    <w:rsid w:val="007B3707"/>
    <w:rsid w:val="007C10F6"/>
    <w:rsid w:val="00854C26"/>
    <w:rsid w:val="00866058"/>
    <w:rsid w:val="00875E83"/>
    <w:rsid w:val="008B7245"/>
    <w:rsid w:val="00A1440D"/>
    <w:rsid w:val="00A236F9"/>
    <w:rsid w:val="00AD06DF"/>
    <w:rsid w:val="00B45FDA"/>
    <w:rsid w:val="00BC7992"/>
    <w:rsid w:val="00C77429"/>
    <w:rsid w:val="00D12036"/>
    <w:rsid w:val="00DA549E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B81C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E72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33FF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293E72"/>
    <w:rPr>
      <w:b/>
      <w:bCs/>
    </w:rPr>
  </w:style>
  <w:style w:type="table" w:styleId="TableGrid">
    <w:name w:val="Table Grid"/>
    <w:basedOn w:val="TableNormal"/>
    <w:uiPriority w:val="59"/>
    <w:rsid w:val="00B45FDA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5FDA"/>
    <w:pPr>
      <w:ind w:left="720"/>
      <w:contextualSpacing/>
    </w:pPr>
    <w:rPr>
      <w:lang w:val="hu-H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FDA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FDA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B45FD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5FDA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B45FDA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B45FDA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B45FDA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1519</Words>
  <Characters>8662</Characters>
  <Application>Microsoft Office Word</Application>
  <DocSecurity>0</DocSecurity>
  <Lines>72</Lines>
  <Paragraphs>20</Paragraphs>
  <ScaleCrop>false</ScaleCrop>
  <Company>Microsoft</Company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dcterms:created xsi:type="dcterms:W3CDTF">2013-10-31T10:08:00Z</dcterms:created>
  <dcterms:modified xsi:type="dcterms:W3CDTF">2026-09-22T16:26:00Z</dcterms:modified>
</cp:coreProperties>
</file>