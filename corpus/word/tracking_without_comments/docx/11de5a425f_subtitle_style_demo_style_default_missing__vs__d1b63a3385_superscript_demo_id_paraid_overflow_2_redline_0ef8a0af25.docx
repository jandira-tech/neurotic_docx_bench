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 w:rsidR="0007241B" w:rsidRDefault="00506385">
      <w:ins w:id="0" w:author="Comparison" w:date="2026-07-05T01:10:00Z" w16du:dateUtc="2026-07-05T05:10:00Z">
        <w:r>
          <w:rPr>
            <w:vertAlign w:val="superscript"/>
          </w:rPr>
          <w:t>Superscript</w:t>
        </w:r>
      </w:ins>
      <w:del w:id="1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vertAlign w:val="superscript"/>
          <w:rPrChange w:id="2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07114C8" w14:textId="77777777" w:rsidR="0007241B" w:rsidRDefault="00506385">
      <w:pPr>
        <w:pPrChange w:id="3" w:author="Comparison" w:date="2026-07-05T01:10:00Z" w16du:dateUtc="2026-07-05T05:10:00Z">
          <w:pPr>
            <w:spacing w:line="240" w:lineRule="auto"/>
          </w:pPr>
        </w:pPrChange>
      </w:pPr>
      <w:r>
        <w:rPr>
          <w:vertAlign w:val="superscript"/>
          <w:rPrChange w:id="4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This document demonstrates </w:t>
      </w:r>
      <w:ins w:id="5" w:author="Comparison" w:date="2026-07-05T01:10:00Z" w16du:dateUtc="2026-07-05T05:10:00Z">
        <w:r>
          <w:rPr>
            <w:vertAlign w:val="superscript"/>
          </w:rPr>
          <w:t>superscript formatting</w:t>
        </w:r>
      </w:ins>
      <w:del w:id="6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>the Subtitle paragraph style</w:delText>
        </w:r>
      </w:del>
      <w:r>
        <w:rPr>
          <w:vertAlign w:val="superscript"/>
          <w:rPrChange w:id="7" w:author="Comparison" w:date="2026-07-05T01:10:00Z" w16du:dateUtc="2026-07-05T05:10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</w:t>
      </w:r>
    </w:p>
    <w:p w14:paraId="0AECB3BA" w14:textId="77777777" w:rsidR="0007241B" w:rsidRDefault="00506385">
      <w:pPr>
        <w:pPrChange w:id="8" w:author="Comparison" w:date="2026-07-05T01:10:00Z" w16du:dateUtc="2026-07-05T05:10:00Z">
          <w:pPr>
            <w:spacing w:line="240" w:lineRule="auto"/>
          </w:pPr>
        </w:pPrChange>
      </w:pPr>
      <w:ins w:id="9" w:author="Comparison" w:date="2026-07-05T01:10:00Z" w16du:dateUtc="2026-07-05T05:10:00Z">
        <w:r>
          <w:rPr>
            <w:vertAlign w:val="superscript"/>
          </w:rPr>
          <w:t>E=mc2 and H2O are common formulas using superscript.</w:t>
        </w:r>
      </w:ins>
      <w:del w:id="10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0724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41B"/>
    <w:rsid w:val="0007241B"/>
    <w:rsid w:val="000768CA"/>
    <w:rsid w:val="001A4810"/>
    <w:rsid w:val="00506385"/>
    <w:rsid w:val="00B37A4C"/>
    <w:rsid w:val="00D9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2026-07-05T05:10:00Z</dcterms:modified>
</cp:coreProperties>
</file>