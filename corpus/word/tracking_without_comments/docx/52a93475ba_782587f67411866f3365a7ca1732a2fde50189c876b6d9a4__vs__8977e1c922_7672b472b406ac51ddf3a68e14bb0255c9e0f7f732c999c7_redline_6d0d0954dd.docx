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C19FCF" w14:textId="77777777" w:rsidR="00394501" w:rsidRDefault="00074F57" w:rsidP="00074F57">
      <w:pPr>
        <w:rPr>
          <w:del w:id="13" w:author="Paul Munchbach" w:date="2026-09-25T19:59:00Z" w16du:dateUtc="2026-09-25T23:59:00Z"/>
        </w:rPr>
      </w:pPr>
      <w:del w:id="14" w:author="Paul Munchbach" w:date="2026-09-25T19:59:00Z" w16du:dateUtc="2026-09-25T23:59:00Z">
        <w:r>
          <w:delText>Apologies</w:delText>
        </w:r>
      </w:del>
    </w:p>
    <w:p w14:paraId="0D1C9348" w14:textId="77777777" w:rsidR="00074F57" w:rsidRDefault="00074F57" w:rsidP="00074F57">
      <w:pPr>
        <w:rPr>
          <w:del w:id="15" w:author="Paul Munchbach" w:date="2026-09-25T19:59:00Z" w16du:dateUtc="2026-09-25T23:59:00Z"/>
        </w:rPr>
      </w:pPr>
    </w:p>
    <w:p w14:paraId="1C4AE4C9" w14:textId="77777777" w:rsidR="00074F57" w:rsidRDefault="00074F57" w:rsidP="00074F57">
      <w:pPr>
        <w:rPr>
          <w:del w:id="16" w:author="Paul Munchbach" w:date="2026-09-25T19:59:00Z" w16du:dateUtc="2026-09-25T23:59:00Z"/>
        </w:rPr>
      </w:pPr>
      <w:del w:id="17" w:author="Paul Munchbach" w:date="2026-09-25T19:59:00Z" w16du:dateUtc="2026-09-25T23:59:00Z">
        <w:r>
          <w:delText>There were 2 apologies for absence received.</w:delText>
        </w:r>
        <w:r w:rsidR="00221C9B">
          <w:delText xml:space="preserve"> ATC to send letter to S</w:delText>
        </w:r>
        <w:r w:rsidR="00961036">
          <w:delText>C</w:delText>
        </w:r>
        <w:r w:rsidR="00221C9B">
          <w:delText xml:space="preserve"> to thank him for his contribution to the group. </w:delText>
        </w:r>
      </w:del>
    </w:p>
    <w:p w14:paraId="0037AC45" w14:textId="77777777" w:rsidR="00074F57" w:rsidRDefault="00074F57" w:rsidP="00074F57">
      <w:pPr>
        <w:rPr>
          <w:del w:id="18" w:author="Paul Munchbach" w:date="2026-09-25T19:59:00Z" w16du:dateUtc="2026-09-25T23:59:00Z"/>
        </w:rPr>
      </w:pPr>
    </w:p>
    <w:p w14:paraId="72D87DD9" w14:textId="77777777" w:rsidR="00074F57" w:rsidRDefault="00074F57" w:rsidP="00074F57">
      <w:pPr>
        <w:rPr>
          <w:del w:id="19" w:author="Paul Munchbach" w:date="2026-09-25T19:59:00Z" w16du:dateUtc="2026-09-25T23:59:00Z"/>
        </w:rPr>
      </w:pPr>
      <w:r>
        <w:t>In attendance</w:t>
      </w:r>
      <w:ins w:id="20" w:author="Paul Munchbach" w:date="2026-09-25T19:59:00Z" w16du:dateUtc="2026-09-25T23:59:00Z">
        <w:r w:rsidR="00DD4804">
          <w:t>: Bob Young, Jonathan Pape,</w:t>
        </w:r>
      </w:ins>
      <w:del w:id="21" w:author="Paul Munchbach" w:date="2026-09-25T19:59:00Z" w16du:dateUtc="2026-09-25T23:59:00Z">
        <w:r>
          <w:delText xml:space="preserve"> </w:delText>
        </w:r>
      </w:del>
    </w:p>
    <w:p w14:paraId="7660E32B" w14:textId="77777777" w:rsidR="00074F57" w:rsidRDefault="00074F57" w:rsidP="00074F57">
      <w:pPr>
        <w:rPr>
          <w:del w:id="22" w:author="Paul Munchbach" w:date="2026-09-25T19:59:00Z" w16du:dateUtc="2026-09-25T23:59:00Z"/>
        </w:rPr>
      </w:pPr>
      <w:del w:id="23" w:author="Paul Munchbach" w:date="2026-09-25T19:59:00Z" w16du:dateUtc="2026-09-25T23:59:00Z">
        <w:r>
          <w:delText>John Durrant– Chairman</w:delText>
        </w:r>
      </w:del>
    </w:p>
    <w:p w14:paraId="7DF7E214" w14:textId="77777777" w:rsidR="008E3EEE" w:rsidRDefault="008E3EEE" w:rsidP="00074F57">
      <w:pPr>
        <w:rPr>
          <w:del w:id="24" w:author="Paul Munchbach" w:date="2026-09-25T19:59:00Z" w16du:dateUtc="2026-09-25T23:59:00Z"/>
        </w:rPr>
      </w:pPr>
      <w:del w:id="25" w:author="Paul Munchbach" w:date="2026-09-25T19:59:00Z" w16du:dateUtc="2026-09-25T23:59:00Z">
        <w:r>
          <w:delText>Roger East</w:delText>
        </w:r>
      </w:del>
    </w:p>
    <w:p w14:paraId="29A9040A" w14:textId="77777777" w:rsidR="008E3EEE" w:rsidRDefault="008E3EEE" w:rsidP="00074F57">
      <w:pPr>
        <w:rPr>
          <w:del w:id="26" w:author="Paul Munchbach" w:date="2026-09-25T19:59:00Z" w16du:dateUtc="2026-09-25T23:59:00Z"/>
        </w:rPr>
      </w:pPr>
      <w:del w:id="27" w:author="Paul Munchbach" w:date="2026-09-25T19:59:00Z" w16du:dateUtc="2026-09-25T23:59:00Z">
        <w:r>
          <w:delText>Marc Lillie</w:delText>
        </w:r>
      </w:del>
    </w:p>
    <w:p w14:paraId="540CC754" w14:textId="77777777" w:rsidR="008E3EEE" w:rsidRDefault="008E3EEE" w:rsidP="00074F57">
      <w:pPr>
        <w:rPr>
          <w:del w:id="28" w:author="Paul Munchbach" w:date="2026-09-25T19:59:00Z" w16du:dateUtc="2026-09-25T23:59:00Z"/>
        </w:rPr>
      </w:pPr>
      <w:del w:id="29" w:author="Paul Munchbach" w:date="2026-09-25T19:59:00Z" w16du:dateUtc="2026-09-25T23:59:00Z">
        <w:r>
          <w:delText>Brenda Leseelleur</w:delText>
        </w:r>
      </w:del>
    </w:p>
    <w:p w14:paraId="0947B73D" w14:textId="77777777" w:rsidR="008E3EEE" w:rsidRDefault="008E3EEE" w:rsidP="00074F57">
      <w:pPr>
        <w:rPr>
          <w:del w:id="30" w:author="Paul Munchbach" w:date="2026-09-25T19:59:00Z" w16du:dateUtc="2026-09-25T23:59:00Z"/>
        </w:rPr>
      </w:pPr>
      <w:del w:id="31" w:author="Paul Munchbach" w:date="2026-09-25T19:59:00Z" w16du:dateUtc="2026-09-25T23:59:00Z">
        <w:r>
          <w:delText>Georgina Rolls</w:delText>
        </w:r>
      </w:del>
    </w:p>
    <w:p w14:paraId="1F4D4AD8" w14:textId="77777777" w:rsidR="008E3EEE" w:rsidRDefault="008E3EEE" w:rsidP="00074F57">
      <w:pPr>
        <w:rPr>
          <w:del w:id="32" w:author="Paul Munchbach" w:date="2026-09-25T19:59:00Z" w16du:dateUtc="2026-09-25T23:59:00Z"/>
        </w:rPr>
      </w:pPr>
      <w:del w:id="33" w:author="Paul Munchbach" w:date="2026-09-25T19:59:00Z" w16du:dateUtc="2026-09-25T23:59:00Z">
        <w:r>
          <w:delText>Tim Sparrow</w:delText>
        </w:r>
      </w:del>
    </w:p>
    <w:p w14:paraId="733D1655" w14:textId="77777777" w:rsidR="008E3EEE" w:rsidRDefault="008E3EEE" w:rsidP="00074F57">
      <w:pPr>
        <w:rPr>
          <w:del w:id="34" w:author="Paul Munchbach" w:date="2026-09-25T19:59:00Z" w16du:dateUtc="2026-09-25T23:59:00Z"/>
        </w:rPr>
      </w:pPr>
      <w:del w:id="35" w:author="Paul Munchbach" w:date="2026-09-25T19:59:00Z" w16du:dateUtc="2026-09-25T23:59:00Z">
        <w:r>
          <w:delText>Jacqueline Dickson</w:delText>
        </w:r>
      </w:del>
    </w:p>
    <w:p w14:paraId="098EC13B" w14:textId="77777777" w:rsidR="008E3EEE" w:rsidRDefault="008E3EEE" w:rsidP="00074F57">
      <w:pPr>
        <w:rPr>
          <w:del w:id="36" w:author="Paul Munchbach" w:date="2026-09-25T19:59:00Z" w16du:dateUtc="2026-09-25T23:59:00Z"/>
        </w:rPr>
      </w:pPr>
      <w:del w:id="37" w:author="Paul Munchbach" w:date="2026-09-25T19:59:00Z" w16du:dateUtc="2026-09-25T23:59:00Z">
        <w:r>
          <w:delText>Chris Barham</w:delText>
        </w:r>
      </w:del>
    </w:p>
    <w:p w14:paraId="44979BC5" w14:textId="77777777" w:rsidR="008E3EEE" w:rsidRDefault="008E3EEE" w:rsidP="00074F57">
      <w:pPr>
        <w:rPr>
          <w:del w:id="38" w:author="Paul Munchbach" w:date="2026-09-25T19:59:00Z" w16du:dateUtc="2026-09-25T23:59:00Z"/>
        </w:rPr>
      </w:pPr>
      <w:del w:id="39" w:author="Paul Munchbach" w:date="2026-09-25T19:59:00Z" w16du:dateUtc="2026-09-25T23:59:00Z">
        <w:r>
          <w:delText>Anne Dale</w:delText>
        </w:r>
      </w:del>
    </w:p>
    <w:p w14:paraId="073FBC45" w14:textId="77777777" w:rsidR="008E3EEE" w:rsidRDefault="008E3EEE" w:rsidP="00074F57">
      <w:pPr>
        <w:rPr>
          <w:del w:id="40" w:author="Paul Munchbach" w:date="2026-09-25T19:59:00Z" w16du:dateUtc="2026-09-25T23:59:00Z"/>
        </w:rPr>
      </w:pPr>
      <w:del w:id="41" w:author="Paul Munchbach" w:date="2026-09-25T19:59:00Z" w16du:dateUtc="2026-09-25T23:59:00Z">
        <w:r>
          <w:delText xml:space="preserve">Richard Baxter </w:delText>
        </w:r>
      </w:del>
    </w:p>
    <w:p w14:paraId="33266587" w14:textId="77777777" w:rsidR="008E3EEE" w:rsidRDefault="008E3EEE" w:rsidP="00074F57">
      <w:pPr>
        <w:rPr>
          <w:del w:id="42" w:author="Paul Munchbach" w:date="2026-09-25T19:59:00Z" w16du:dateUtc="2026-09-25T23:59:00Z"/>
        </w:rPr>
      </w:pPr>
      <w:del w:id="43" w:author="Paul Munchbach" w:date="2026-09-25T19:59:00Z" w16du:dateUtc="2026-09-25T23:59:00Z">
        <w:r>
          <w:delText>Andrew Cornell</w:delText>
        </w:r>
      </w:del>
    </w:p>
    <w:p w14:paraId="6311CA4D" w14:textId="77777777" w:rsidR="008E3EEE" w:rsidRDefault="008E3EEE" w:rsidP="00074F57">
      <w:pPr>
        <w:rPr>
          <w:del w:id="44" w:author="Paul Munchbach" w:date="2026-09-25T19:59:00Z" w16du:dateUtc="2026-09-25T23:59:00Z"/>
        </w:rPr>
      </w:pPr>
      <w:del w:id="45" w:author="Paul Munchbach" w:date="2026-09-25T19:59:00Z" w16du:dateUtc="2026-09-25T23:59:00Z">
        <w:r>
          <w:delText xml:space="preserve">Sally Payne </w:delText>
        </w:r>
      </w:del>
    </w:p>
    <w:p w14:paraId="3C8AD925" w14:textId="77777777" w:rsidR="00074F57" w:rsidRDefault="00074F57" w:rsidP="00074F57">
      <w:pPr>
        <w:rPr>
          <w:del w:id="46" w:author="Paul Munchbach" w:date="2026-09-25T19:59:00Z" w16du:dateUtc="2026-09-25T23:59:00Z"/>
        </w:rPr>
      </w:pPr>
    </w:p>
    <w:p w14:paraId="35B92CDF" w14:textId="77777777" w:rsidR="00074F57" w:rsidRDefault="00074F57" w:rsidP="00074F57">
      <w:pPr>
        <w:rPr>
          <w:del w:id="47" w:author="Paul Munchbach" w:date="2026-09-25T19:59:00Z" w16du:dateUtc="2026-09-25T23:59:00Z"/>
        </w:rPr>
      </w:pPr>
    </w:p>
    <w:p w14:paraId="1BFB24FB" w14:textId="77777777" w:rsidR="00074F57" w:rsidRDefault="00074F57" w:rsidP="00074F57">
      <w:pPr>
        <w:rPr>
          <w:del w:id="48" w:author="Paul Munchbach" w:date="2026-09-25T19:59:00Z" w16du:dateUtc="2026-09-25T23:59:00Z"/>
        </w:rPr>
      </w:pPr>
    </w:p>
    <w:p w14:paraId="0CC66CFB" w14:textId="77777777" w:rsidR="00074F57" w:rsidRDefault="00074F57" w:rsidP="00074F57">
      <w:pPr>
        <w:rPr>
          <w:del w:id="49" w:author="Paul Munchbach" w:date="2026-09-25T19:59:00Z" w16du:dateUtc="2026-09-25T23:59:00Z"/>
        </w:rPr>
      </w:pPr>
    </w:p>
    <w:p w14:paraId="334F8AB6" w14:textId="77777777" w:rsidR="00074F57" w:rsidRDefault="00074F57" w:rsidP="0054162D">
      <w:pPr>
        <w:contextualSpacing w:val="0"/>
      </w:pPr>
      <w:del w:id="50" w:author="Paul Munchbach" w:date="2026-09-25T19:59:00Z" w16du:dateUtc="2026-09-25T23:59:00Z">
        <w:r>
          <w:delText>2. Election of Chair</w:delText>
        </w:r>
      </w:del>
      <w:r>
        <w:t xml:space="preserve"> and </w:t>
      </w:r>
      <w:ins w:id="51" w:author="Paul Munchbach" w:date="2026-09-25T19:59:00Z" w16du:dateUtc="2026-09-25T23:59:00Z">
        <w:r w:rsidR="00DD4804">
          <w:t>Brian Keaney</w:t>
        </w:r>
      </w:ins>
      <w:del w:id="52" w:author="Paul Munchbach" w:date="2026-09-25T19:59:00Z" w16du:dateUtc="2026-09-25T23:59:00Z">
        <w:r>
          <w:delText>Vice –Chair for 2016</w:delText>
        </w:r>
      </w:del>
    </w:p>
    <w:p w14:paraId="25E91AD1" w14:textId="77777777" w:rsidR="00243CBB" w:rsidRDefault="00243CBB">
      <w:pPr>
        <w:contextualSpacing w:val="0"/>
        <w:rPr>
          <w:ins w:id="53" w:author="Paul Munchbach" w:date="2026-09-25T19:59:00Z" w16du:dateUtc="2026-09-25T23:59:00Z"/>
        </w:rPr>
      </w:pPr>
    </w:p>
    <w:p w14:paraId="7AB68D47" w14:textId="77777777" w:rsidR="00243CBB" w:rsidRDefault="00243CBB">
      <w:pPr>
        <w:contextualSpacing w:val="0"/>
        <w:rPr>
          <w:ins w:id="54" w:author="Paul Munchbach" w:date="2026-09-25T19:59:00Z" w16du:dateUtc="2026-09-25T23:59:00Z"/>
        </w:rPr>
      </w:pPr>
    </w:p>
    <w:p w14:paraId="4856D654" w14:textId="77777777" w:rsidR="00243CBB" w:rsidRDefault="00DD4804">
      <w:pPr>
        <w:contextualSpacing w:val="0"/>
        <w:rPr>
          <w:ins w:id="55" w:author="Paul Munchbach" w:date="2026-09-25T19:59:00Z" w16du:dateUtc="2026-09-25T23:59:00Z"/>
        </w:rPr>
      </w:pPr>
      <w:ins w:id="56" w:author="Paul Munchbach" w:date="2026-09-25T19:59:00Z" w16du:dateUtc="2026-09-25T23:59:00Z">
        <w:r>
          <w:t xml:space="preserve">The meeting was called to order at 7:02 by Vice Chairman Young.  </w:t>
        </w:r>
      </w:ins>
    </w:p>
    <w:p w14:paraId="46691FD2" w14:textId="77777777" w:rsidR="00243CBB" w:rsidRDefault="00243CBB">
      <w:pPr>
        <w:contextualSpacing w:val="0"/>
        <w:rPr>
          <w:ins w:id="57" w:author="Paul Munchbach" w:date="2026-09-25T19:59:00Z" w16du:dateUtc="2026-09-25T23:59:00Z"/>
        </w:rPr>
      </w:pPr>
    </w:p>
    <w:p w14:paraId="49F683D2" w14:textId="77777777" w:rsidR="00243CBB" w:rsidRDefault="00243CBB">
      <w:pPr>
        <w:contextualSpacing w:val="0"/>
        <w:rPr>
          <w:ins w:id="58" w:author="Paul Munchbach" w:date="2026-09-25T19:59:00Z" w16du:dateUtc="2026-09-25T23:59:00Z"/>
        </w:rPr>
      </w:pPr>
    </w:p>
    <w:p w14:paraId="112BE28A" w14:textId="77777777" w:rsidR="00243CBB" w:rsidRDefault="00DD4804">
      <w:pPr>
        <w:contextualSpacing w:val="0"/>
        <w:rPr>
          <w:ins w:id="59" w:author="Paul Munchbach" w:date="2026-09-25T19:59:00Z" w16du:dateUtc="2026-09-25T23:59:00Z"/>
        </w:rPr>
      </w:pPr>
      <w:ins w:id="60" w:author="Paul Munchbach" w:date="2026-09-25T19:59:00Z" w16du:dateUtc="2026-09-25T23:59:00Z">
        <w:r>
          <w:rPr>
            <w:b/>
          </w:rPr>
          <w:t>Article 15:</w:t>
        </w:r>
        <w:r>
          <w:t xml:space="preserve">  Assistant Town Manager Nancy Baker and Director of Finance Andrea Terkelson informed the Committee that there was a mistake in the information presented at the meeting on October 15, 2018.  They presented the new, correct information.  Keaney then moved and Pape seconded to recommend to Town Meeting that §39-39 of the Town Bylaws, entitled, “Revolving Funds Established”, be amended by deleting the rows for the Sustainability Fund, Ames Building, and Youth Commission revolving funds in their entirety and close out any funds remaining in such revolving funds to the General Fund;</w:t>
        </w:r>
      </w:ins>
    </w:p>
    <w:p w14:paraId="5B9E740A" w14:textId="77777777" w:rsidR="00243CBB" w:rsidRDefault="00DD4804">
      <w:pPr>
        <w:contextualSpacing w:val="0"/>
        <w:rPr>
          <w:ins w:id="61" w:author="Paul Munchbach" w:date="2026-09-25T19:59:00Z" w16du:dateUtc="2026-09-25T23:59:00Z"/>
        </w:rPr>
      </w:pPr>
      <w:ins w:id="62" w:author="Paul Munchbach" w:date="2026-09-25T19:59:00Z" w16du:dateUtc="2026-09-25T23:59:00Z">
        <w:r>
          <w:t xml:space="preserve"> </w:t>
        </w:r>
      </w:ins>
    </w:p>
    <w:p w14:paraId="68D68E67" w14:textId="77777777" w:rsidR="00243CBB" w:rsidRDefault="00DD4804">
      <w:pPr>
        <w:contextualSpacing w:val="0"/>
        <w:rPr>
          <w:ins w:id="63" w:author="Paul Munchbach" w:date="2026-09-25T19:59:00Z" w16du:dateUtc="2026-09-25T23:59:00Z"/>
        </w:rPr>
      </w:pPr>
      <w:ins w:id="64" w:author="Paul Munchbach" w:date="2026-09-25T19:59:00Z" w16du:dateUtc="2026-09-25T23:59:00Z">
        <w:r>
          <w:t>And, further, by amending the vote taken under Article 12 of the May 21, 2018 Annual Town Meeting to delete the rows for the specified revolving funds in their entirety, and to increase the Board of Health Programs revolving fund annual expenditure limit from $15,000 to $25,000, with such amended expenditure limitations to remain applicable from fiscal year to fiscal year until such time as they are later amended, as shown below (text to be deleted shown in strikethrough and text to be inserted shown in bold underline).</w:t>
        </w:r>
      </w:ins>
    </w:p>
    <w:p w14:paraId="0A21FF68" w14:textId="77777777" w:rsidR="00243CBB" w:rsidRDefault="00DD4804">
      <w:pPr>
        <w:contextualSpacing w:val="0"/>
        <w:rPr>
          <w:ins w:id="65" w:author="Paul Munchbach" w:date="2026-09-25T19:59:00Z" w16du:dateUtc="2026-09-25T23:59:00Z"/>
        </w:rPr>
      </w:pPr>
      <w:ins w:id="66" w:author="Paul Munchbach" w:date="2026-09-25T19:59:00Z" w16du:dateUtc="2026-09-25T23:59:00Z">
        <w:r>
          <w:t xml:space="preserve"> </w:t>
        </w:r>
      </w:ins>
    </w:p>
    <w:p w14:paraId="554FE12B" w14:textId="77777777" w:rsidR="00243CBB" w:rsidRDefault="00DD4804">
      <w:pPr>
        <w:contextualSpacing w:val="0"/>
        <w:jc w:val="both"/>
        <w:rPr>
          <w:ins w:id="67" w:author="Paul Munchbach" w:date="2026-09-25T19:59:00Z" w16du:dateUtc="2026-09-25T23:59:00Z"/>
        </w:rPr>
      </w:pPr>
      <w:ins w:id="68" w:author="Paul Munchbach" w:date="2026-09-25T19:59:00Z" w16du:dateUtc="2026-09-25T23:59:00Z">
        <w:r>
          <w:t xml:space="preserve"> </w:t>
        </w:r>
      </w:ins>
    </w:p>
    <w:tbl>
      <w:tblPr>
        <w:tblW w:w="862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5235"/>
        <w:gridCol w:w="3390"/>
      </w:tblGrid>
      <w:tr w:rsidR="00243CBB" w14:paraId="5B980AF4" w14:textId="77777777">
        <w:trPr>
          <w:trHeight w:val="720"/>
          <w:ins w:id="69" w:author="Paul Munchbach" w:date="2026-09-25T19:59:00Z" w16du:dateUtc="2026-09-25T23:59:00Z"/>
        </w:trPr>
        <w:tc>
          <w:tcPr>
            <w:tcW w:w="5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E04C9" w14:textId="77777777" w:rsidR="00243CBB" w:rsidRDefault="00DD4804">
            <w:pPr>
              <w:spacing w:after="200"/>
              <w:ind w:left="820"/>
              <w:contextualSpacing w:val="0"/>
              <w:rPr>
                <w:ins w:id="70" w:author="Paul Munchbach" w:date="2026-09-25T19:59:00Z" w16du:dateUtc="2026-09-25T23:59:00Z"/>
                <w:b/>
              </w:rPr>
            </w:pPr>
            <w:ins w:id="71" w:author="Paul Munchbach" w:date="2026-09-25T19:59:00Z" w16du:dateUtc="2026-09-25T23:59:00Z">
              <w:r>
                <w:rPr>
                  <w:b/>
                </w:rPr>
                <w:lastRenderedPageBreak/>
                <w:t>Revolving Fund (Program or Purpose)</w:t>
              </w:r>
            </w:ins>
          </w:p>
        </w:tc>
        <w:tc>
          <w:tcPr>
            <w:tcW w:w="33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18A8EE1" w14:textId="77777777" w:rsidR="00243CBB" w:rsidRDefault="00DD4804">
            <w:pPr>
              <w:spacing w:after="200"/>
              <w:ind w:left="1000"/>
              <w:contextualSpacing w:val="0"/>
              <w:rPr>
                <w:ins w:id="72" w:author="Paul Munchbach" w:date="2026-09-25T19:59:00Z" w16du:dateUtc="2026-09-25T23:59:00Z"/>
                <w:b/>
              </w:rPr>
            </w:pPr>
            <w:ins w:id="73" w:author="Paul Munchbach" w:date="2026-09-25T19:59:00Z" w16du:dateUtc="2026-09-25T23:59:00Z">
              <w:r>
                <w:rPr>
                  <w:b/>
                </w:rPr>
                <w:t>FY Spending Limit</w:t>
              </w:r>
            </w:ins>
          </w:p>
        </w:tc>
      </w:tr>
      <w:tr w:rsidR="00243CBB" w14:paraId="222DF41C" w14:textId="77777777">
        <w:trPr>
          <w:trHeight w:val="1040"/>
          <w:ins w:id="74"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2E91BD6" w14:textId="77777777" w:rsidR="00243CBB" w:rsidRDefault="00DD4804">
            <w:pPr>
              <w:spacing w:after="200"/>
              <w:ind w:left="820"/>
              <w:contextualSpacing w:val="0"/>
              <w:rPr>
                <w:ins w:id="75" w:author="Paul Munchbach" w:date="2026-09-25T19:59:00Z" w16du:dateUtc="2026-09-25T23:59:00Z"/>
              </w:rPr>
            </w:pPr>
            <w:ins w:id="76" w:author="Paul Munchbach" w:date="2026-09-25T19:59:00Z" w16du:dateUtc="2026-09-25T23:59:00Z">
              <w:r>
                <w:t>Pool Fund (Operation and maintenance of Dedham Pool)</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73DDE1D7" w14:textId="77777777" w:rsidR="00243CBB" w:rsidRDefault="00DD4804">
            <w:pPr>
              <w:spacing w:after="200"/>
              <w:ind w:left="820"/>
              <w:contextualSpacing w:val="0"/>
              <w:rPr>
                <w:ins w:id="77" w:author="Paul Munchbach" w:date="2026-09-25T19:59:00Z" w16du:dateUtc="2026-09-25T23:59:00Z"/>
              </w:rPr>
            </w:pPr>
            <w:ins w:id="78" w:author="Paul Munchbach" w:date="2026-09-25T19:59:00Z" w16du:dateUtc="2026-09-25T23:59:00Z">
              <w:r>
                <w:t>$225,000</w:t>
              </w:r>
            </w:ins>
          </w:p>
        </w:tc>
      </w:tr>
      <w:tr w:rsidR="00243CBB" w14:paraId="065724CB" w14:textId="77777777">
        <w:trPr>
          <w:trHeight w:val="1220"/>
          <w:ins w:id="79"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7FAAB84" w14:textId="77777777" w:rsidR="00243CBB" w:rsidRDefault="00DD4804">
            <w:pPr>
              <w:ind w:left="820"/>
              <w:contextualSpacing w:val="0"/>
              <w:rPr>
                <w:ins w:id="80" w:author="Paul Munchbach" w:date="2026-09-25T19:59:00Z" w16du:dateUtc="2026-09-25T23:59:00Z"/>
              </w:rPr>
            </w:pPr>
            <w:ins w:id="81" w:author="Paul Munchbach" w:date="2026-09-25T19:59:00Z" w16du:dateUtc="2026-09-25T23:59:00Z">
              <w:r>
                <w:t>Firearms Fee Fund (Pay share of State fees/Balance to be expended for needs of Police Department)</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692BC85" w14:textId="77777777" w:rsidR="00243CBB" w:rsidRDefault="00DD4804">
            <w:pPr>
              <w:ind w:left="820"/>
              <w:contextualSpacing w:val="0"/>
              <w:rPr>
                <w:ins w:id="82" w:author="Paul Munchbach" w:date="2026-09-25T19:59:00Z" w16du:dateUtc="2026-09-25T23:59:00Z"/>
              </w:rPr>
            </w:pPr>
            <w:ins w:id="83" w:author="Paul Munchbach" w:date="2026-09-25T19:59:00Z" w16du:dateUtc="2026-09-25T23:59:00Z">
              <w:r>
                <w:t>$5,000</w:t>
              </w:r>
            </w:ins>
          </w:p>
        </w:tc>
      </w:tr>
      <w:tr w:rsidR="00243CBB" w14:paraId="56C56D65" w14:textId="77777777">
        <w:trPr>
          <w:trHeight w:val="880"/>
          <w:ins w:id="84"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82B377E" w14:textId="77777777" w:rsidR="00243CBB" w:rsidRDefault="00DD4804">
            <w:pPr>
              <w:ind w:left="820"/>
              <w:contextualSpacing w:val="0"/>
              <w:rPr>
                <w:ins w:id="85" w:author="Paul Munchbach" w:date="2026-09-25T19:59:00Z" w16du:dateUtc="2026-09-25T23:59:00Z"/>
              </w:rPr>
            </w:pPr>
            <w:ins w:id="86" w:author="Paul Munchbach" w:date="2026-09-25T19:59:00Z" w16du:dateUtc="2026-09-25T23:59:00Z">
              <w:r>
                <w:t>Police Cruiser Fee Fund (Police cruiser maintenance, repairs and fuel)</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CFCBC03" w14:textId="77777777" w:rsidR="00243CBB" w:rsidRDefault="00DD4804">
            <w:pPr>
              <w:ind w:left="820"/>
              <w:contextualSpacing w:val="0"/>
              <w:rPr>
                <w:ins w:id="87" w:author="Paul Munchbach" w:date="2026-09-25T19:59:00Z" w16du:dateUtc="2026-09-25T23:59:00Z"/>
              </w:rPr>
            </w:pPr>
            <w:ins w:id="88" w:author="Paul Munchbach" w:date="2026-09-25T19:59:00Z" w16du:dateUtc="2026-09-25T23:59:00Z">
              <w:r>
                <w:t>$20,000</w:t>
              </w:r>
            </w:ins>
          </w:p>
        </w:tc>
      </w:tr>
      <w:tr w:rsidR="00243CBB" w14:paraId="1F7B2272" w14:textId="77777777">
        <w:trPr>
          <w:trHeight w:val="1220"/>
          <w:ins w:id="89"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F029F45" w14:textId="77777777" w:rsidR="00243CBB" w:rsidRDefault="00DD4804">
            <w:pPr>
              <w:ind w:left="820"/>
              <w:contextualSpacing w:val="0"/>
              <w:rPr>
                <w:ins w:id="90" w:author="Paul Munchbach" w:date="2026-09-25T19:59:00Z" w16du:dateUtc="2026-09-25T23:59:00Z"/>
              </w:rPr>
            </w:pPr>
            <w:ins w:id="91" w:author="Paul Munchbach" w:date="2026-09-25T19:59:00Z" w16du:dateUtc="2026-09-25T23:59:00Z">
              <w:r>
                <w:t>Surplus Vehicle and Equipment Fund (Paying costs and expenses of surplus sales and replacement vehicles and equipment)</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52A50344" w14:textId="77777777" w:rsidR="00243CBB" w:rsidRDefault="00DD4804">
            <w:pPr>
              <w:ind w:left="820"/>
              <w:contextualSpacing w:val="0"/>
              <w:rPr>
                <w:ins w:id="92" w:author="Paul Munchbach" w:date="2026-09-25T19:59:00Z" w16du:dateUtc="2026-09-25T23:59:00Z"/>
              </w:rPr>
            </w:pPr>
            <w:ins w:id="93" w:author="Paul Munchbach" w:date="2026-09-25T19:59:00Z" w16du:dateUtc="2026-09-25T23:59:00Z">
              <w:r>
                <w:t>$75,000</w:t>
              </w:r>
            </w:ins>
          </w:p>
        </w:tc>
      </w:tr>
      <w:tr w:rsidR="00243CBB" w14:paraId="76EE3DBF" w14:textId="77777777">
        <w:trPr>
          <w:trHeight w:val="1540"/>
          <w:ins w:id="94"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1E5219E" w14:textId="77777777" w:rsidR="00243CBB" w:rsidRDefault="00DD4804">
            <w:pPr>
              <w:ind w:left="820"/>
              <w:contextualSpacing w:val="0"/>
              <w:rPr>
                <w:ins w:id="95" w:author="Paul Munchbach" w:date="2026-09-25T19:59:00Z" w16du:dateUtc="2026-09-25T23:59:00Z"/>
              </w:rPr>
            </w:pPr>
            <w:ins w:id="96" w:author="Paul Munchbach" w:date="2026-09-25T19:59:00Z" w16du:dateUtc="2026-09-25T23:59:00Z">
              <w:r>
                <w:t>Board of Health Programs (Paying costs and expenses associated with health clinics, educational programs, and Tobacco enforcement)</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5E4778B2" w14:textId="77777777" w:rsidR="00243CBB" w:rsidRDefault="00DD4804">
            <w:pPr>
              <w:ind w:left="820"/>
              <w:contextualSpacing w:val="0"/>
              <w:rPr>
                <w:ins w:id="97" w:author="Paul Munchbach" w:date="2026-09-25T19:59:00Z" w16du:dateUtc="2026-09-25T23:59:00Z"/>
                <w:b/>
                <w:u w:val="single"/>
              </w:rPr>
            </w:pPr>
            <w:ins w:id="98" w:author="Paul Munchbach" w:date="2026-09-25T19:59:00Z" w16du:dateUtc="2026-09-25T23:59:00Z">
              <w:r>
                <w:rPr>
                  <w:b/>
                </w:rPr>
                <w:t xml:space="preserve">$15,000   </w:t>
              </w:r>
              <w:r>
                <w:rPr>
                  <w:b/>
                  <w:u w:val="single"/>
                </w:rPr>
                <w:t>$25,000</w:t>
              </w:r>
            </w:ins>
          </w:p>
        </w:tc>
      </w:tr>
      <w:tr w:rsidR="00243CBB" w14:paraId="404D208B" w14:textId="77777777">
        <w:trPr>
          <w:trHeight w:val="880"/>
          <w:ins w:id="99"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CC3B69C" w14:textId="77777777" w:rsidR="00243CBB" w:rsidRDefault="00DD4804">
            <w:pPr>
              <w:ind w:left="820"/>
              <w:contextualSpacing w:val="0"/>
              <w:rPr>
                <w:ins w:id="100" w:author="Paul Munchbach" w:date="2026-09-25T19:59:00Z" w16du:dateUtc="2026-09-25T23:59:00Z"/>
              </w:rPr>
            </w:pPr>
            <w:ins w:id="101" w:author="Paul Munchbach" w:date="2026-09-25T19:59:00Z" w16du:dateUtc="2026-09-25T23:59:00Z">
              <w:r>
                <w:t>Council on Aging Programs (Paying costs and expenses related to said programs)</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6B4139A3" w14:textId="77777777" w:rsidR="00243CBB" w:rsidRDefault="00DD4804">
            <w:pPr>
              <w:ind w:left="820"/>
              <w:contextualSpacing w:val="0"/>
              <w:rPr>
                <w:ins w:id="102" w:author="Paul Munchbach" w:date="2026-09-25T19:59:00Z" w16du:dateUtc="2026-09-25T23:59:00Z"/>
              </w:rPr>
            </w:pPr>
            <w:ins w:id="103" w:author="Paul Munchbach" w:date="2026-09-25T19:59:00Z" w16du:dateUtc="2026-09-25T23:59:00Z">
              <w:r>
                <w:t>$8,000</w:t>
              </w:r>
            </w:ins>
          </w:p>
        </w:tc>
      </w:tr>
      <w:tr w:rsidR="00243CBB" w14:paraId="6A4FAA9E" w14:textId="77777777">
        <w:trPr>
          <w:trHeight w:val="880"/>
          <w:ins w:id="104"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E657C6" w14:textId="77777777" w:rsidR="00243CBB" w:rsidRDefault="00DD4804">
            <w:pPr>
              <w:ind w:left="820"/>
              <w:contextualSpacing w:val="0"/>
              <w:rPr>
                <w:ins w:id="105" w:author="Paul Munchbach" w:date="2026-09-25T19:59:00Z" w16du:dateUtc="2026-09-25T23:59:00Z"/>
              </w:rPr>
            </w:pPr>
            <w:ins w:id="106" w:author="Paul Munchbach" w:date="2026-09-25T19:59:00Z" w16du:dateUtc="2026-09-25T23:59:00Z">
              <w:r>
                <w:t>Recreation (Paying costs and expenses related to said programs)</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4C23A9E" w14:textId="77777777" w:rsidR="00243CBB" w:rsidRDefault="00DD4804">
            <w:pPr>
              <w:ind w:left="820"/>
              <w:contextualSpacing w:val="0"/>
              <w:rPr>
                <w:ins w:id="107" w:author="Paul Munchbach" w:date="2026-09-25T19:59:00Z" w16du:dateUtc="2026-09-25T23:59:00Z"/>
              </w:rPr>
            </w:pPr>
            <w:ins w:id="108" w:author="Paul Munchbach" w:date="2026-09-25T19:59:00Z" w16du:dateUtc="2026-09-25T23:59:00Z">
              <w:r>
                <w:t>$190,000</w:t>
              </w:r>
            </w:ins>
          </w:p>
        </w:tc>
      </w:tr>
      <w:tr w:rsidR="00243CBB" w14:paraId="3FE290D5" w14:textId="77777777">
        <w:trPr>
          <w:trHeight w:val="1220"/>
          <w:ins w:id="109"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516CD5" w14:textId="77777777" w:rsidR="00243CBB" w:rsidRDefault="00DD4804">
            <w:pPr>
              <w:ind w:left="820"/>
              <w:contextualSpacing w:val="0"/>
              <w:rPr>
                <w:ins w:id="110" w:author="Paul Munchbach" w:date="2026-09-25T19:59:00Z" w16du:dateUtc="2026-09-25T23:59:00Z"/>
                <w:b/>
              </w:rPr>
            </w:pPr>
            <w:ins w:id="111" w:author="Paul Munchbach" w:date="2026-09-25T19:59:00Z" w16du:dateUtc="2026-09-25T23:59:00Z">
              <w:r>
                <w:rPr>
                  <w:b/>
                </w:rPr>
                <w:t>Sustainability Fund (Paying costs and expenses associated with educational and outreach events)</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07C8DD68" w14:textId="77777777" w:rsidR="00243CBB" w:rsidRDefault="00DD4804">
            <w:pPr>
              <w:ind w:left="820"/>
              <w:contextualSpacing w:val="0"/>
              <w:rPr>
                <w:ins w:id="112" w:author="Paul Munchbach" w:date="2026-09-25T19:59:00Z" w16du:dateUtc="2026-09-25T23:59:00Z"/>
                <w:b/>
              </w:rPr>
            </w:pPr>
            <w:ins w:id="113" w:author="Paul Munchbach" w:date="2026-09-25T19:59:00Z" w16du:dateUtc="2026-09-25T23:59:00Z">
              <w:r>
                <w:rPr>
                  <w:b/>
                </w:rPr>
                <w:t>$2,500</w:t>
              </w:r>
            </w:ins>
          </w:p>
        </w:tc>
      </w:tr>
      <w:tr w:rsidR="00243CBB" w14:paraId="7D99B309" w14:textId="77777777">
        <w:trPr>
          <w:trHeight w:val="880"/>
          <w:ins w:id="114"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1DB221A" w14:textId="77777777" w:rsidR="00243CBB" w:rsidRDefault="00DD4804">
            <w:pPr>
              <w:ind w:left="820"/>
              <w:contextualSpacing w:val="0"/>
              <w:rPr>
                <w:ins w:id="115" w:author="Paul Munchbach" w:date="2026-09-25T19:59:00Z" w16du:dateUtc="2026-09-25T23:59:00Z"/>
              </w:rPr>
            </w:pPr>
            <w:ins w:id="116" w:author="Paul Munchbach" w:date="2026-09-25T19:59:00Z" w16du:dateUtc="2026-09-25T23:59:00Z">
              <w:r>
                <w:t>Veterans’ Fund (Paying costs and expenses related to said programs)</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7EB840C5" w14:textId="77777777" w:rsidR="00243CBB" w:rsidRDefault="00DD4804">
            <w:pPr>
              <w:ind w:left="820"/>
              <w:contextualSpacing w:val="0"/>
              <w:rPr>
                <w:ins w:id="117" w:author="Paul Munchbach" w:date="2026-09-25T19:59:00Z" w16du:dateUtc="2026-09-25T23:59:00Z"/>
              </w:rPr>
            </w:pPr>
            <w:ins w:id="118" w:author="Paul Munchbach" w:date="2026-09-25T19:59:00Z" w16du:dateUtc="2026-09-25T23:59:00Z">
              <w:r>
                <w:t>$5,000</w:t>
              </w:r>
            </w:ins>
          </w:p>
        </w:tc>
      </w:tr>
      <w:tr w:rsidR="00243CBB" w14:paraId="5FD1F784" w14:textId="77777777">
        <w:trPr>
          <w:trHeight w:val="2220"/>
          <w:ins w:id="119"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C7648A6" w14:textId="77777777" w:rsidR="00243CBB" w:rsidRDefault="00DD4804">
            <w:pPr>
              <w:ind w:left="820"/>
              <w:contextualSpacing w:val="0"/>
              <w:rPr>
                <w:ins w:id="120" w:author="Paul Munchbach" w:date="2026-09-25T19:59:00Z" w16du:dateUtc="2026-09-25T23:59:00Z"/>
                <w:b/>
              </w:rPr>
            </w:pPr>
            <w:ins w:id="121" w:author="Paul Munchbach" w:date="2026-09-25T19:59:00Z" w16du:dateUtc="2026-09-25T23:59:00Z">
              <w:r>
                <w:rPr>
                  <w:b/>
                </w:rPr>
                <w:t>Ames Building (Paying costs and expenses related to building maintenance and construction; provided that the monies in said fund as of June 30, 2017 shall remain in said fund and be available for expenditure for the purposes described herein)</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30CDBCD5" w14:textId="77777777" w:rsidR="00243CBB" w:rsidRDefault="00DD4804">
            <w:pPr>
              <w:ind w:left="820"/>
              <w:contextualSpacing w:val="0"/>
              <w:rPr>
                <w:ins w:id="122" w:author="Paul Munchbach" w:date="2026-09-25T19:59:00Z" w16du:dateUtc="2026-09-25T23:59:00Z"/>
                <w:b/>
              </w:rPr>
            </w:pPr>
            <w:ins w:id="123" w:author="Paul Munchbach" w:date="2026-09-25T19:59:00Z" w16du:dateUtc="2026-09-25T23:59:00Z">
              <w:r>
                <w:rPr>
                  <w:b/>
                </w:rPr>
                <w:t>$125,000</w:t>
              </w:r>
            </w:ins>
          </w:p>
        </w:tc>
      </w:tr>
      <w:tr w:rsidR="00243CBB" w14:paraId="38A3DC25" w14:textId="77777777">
        <w:trPr>
          <w:trHeight w:val="880"/>
          <w:ins w:id="124"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5116F61" w14:textId="77777777" w:rsidR="00243CBB" w:rsidRDefault="00DD4804">
            <w:pPr>
              <w:ind w:left="820"/>
              <w:contextualSpacing w:val="0"/>
              <w:rPr>
                <w:ins w:id="125" w:author="Paul Munchbach" w:date="2026-09-25T19:59:00Z" w16du:dateUtc="2026-09-25T23:59:00Z"/>
              </w:rPr>
            </w:pPr>
            <w:ins w:id="126" w:author="Paul Munchbach" w:date="2026-09-25T19:59:00Z" w16du:dateUtc="2026-09-25T23:59:00Z">
              <w:r>
                <w:t>Avery School (MBACC) (Paying costs and expenses related to building maintenance)</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58EA8958" w14:textId="77777777" w:rsidR="00243CBB" w:rsidRDefault="00DD4804">
            <w:pPr>
              <w:ind w:left="820"/>
              <w:contextualSpacing w:val="0"/>
              <w:rPr>
                <w:ins w:id="127" w:author="Paul Munchbach" w:date="2026-09-25T19:59:00Z" w16du:dateUtc="2026-09-25T23:59:00Z"/>
              </w:rPr>
            </w:pPr>
            <w:ins w:id="128" w:author="Paul Munchbach" w:date="2026-09-25T19:59:00Z" w16du:dateUtc="2026-09-25T23:59:00Z">
              <w:r>
                <w:t>$2,500</w:t>
              </w:r>
            </w:ins>
          </w:p>
        </w:tc>
      </w:tr>
      <w:tr w:rsidR="00243CBB" w14:paraId="5E9EC1BC" w14:textId="77777777">
        <w:trPr>
          <w:trHeight w:val="1220"/>
          <w:ins w:id="129" w:author="Paul Munchbach" w:date="2026-09-25T19:59:00Z" w16du:dateUtc="2026-09-25T23:59:00Z"/>
        </w:trPr>
        <w:tc>
          <w:tcPr>
            <w:tcW w:w="523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14155DB" w14:textId="77777777" w:rsidR="00243CBB" w:rsidRDefault="00DD4804">
            <w:pPr>
              <w:ind w:left="820"/>
              <w:contextualSpacing w:val="0"/>
              <w:rPr>
                <w:ins w:id="130" w:author="Paul Munchbach" w:date="2026-09-25T19:59:00Z" w16du:dateUtc="2026-09-25T23:59:00Z"/>
                <w:b/>
              </w:rPr>
            </w:pPr>
            <w:ins w:id="131" w:author="Paul Munchbach" w:date="2026-09-25T19:59:00Z" w16du:dateUtc="2026-09-25T23:59:00Z">
              <w:r>
                <w:rPr>
                  <w:b/>
                </w:rPr>
                <w:t>Youth Commission (Paying costs and expenses related to said programs or events)</w:t>
              </w:r>
            </w:ins>
          </w:p>
        </w:tc>
        <w:tc>
          <w:tcPr>
            <w:tcW w:w="3390" w:type="dxa"/>
            <w:tcBorders>
              <w:top w:val="nil"/>
              <w:left w:val="nil"/>
              <w:bottom w:val="single" w:sz="8" w:space="0" w:color="000000"/>
              <w:right w:val="single" w:sz="8" w:space="0" w:color="000000"/>
            </w:tcBorders>
            <w:tcMar>
              <w:top w:w="100" w:type="dxa"/>
              <w:left w:w="100" w:type="dxa"/>
              <w:bottom w:w="100" w:type="dxa"/>
              <w:right w:w="100" w:type="dxa"/>
            </w:tcMar>
          </w:tcPr>
          <w:p w14:paraId="428760F0" w14:textId="77777777" w:rsidR="00243CBB" w:rsidRDefault="00DD4804">
            <w:pPr>
              <w:ind w:left="820"/>
              <w:contextualSpacing w:val="0"/>
              <w:rPr>
                <w:ins w:id="132" w:author="Paul Munchbach" w:date="2026-09-25T19:59:00Z" w16du:dateUtc="2026-09-25T23:59:00Z"/>
                <w:b/>
              </w:rPr>
            </w:pPr>
            <w:ins w:id="133" w:author="Paul Munchbach" w:date="2026-09-25T19:59:00Z" w16du:dateUtc="2026-09-25T23:59:00Z">
              <w:r>
                <w:rPr>
                  <w:b/>
                </w:rPr>
                <w:t>$25,000</w:t>
              </w:r>
            </w:ins>
          </w:p>
        </w:tc>
      </w:tr>
    </w:tbl>
    <w:p w14:paraId="0B7B39D8" w14:textId="77777777" w:rsidR="00243CBB" w:rsidRDefault="00243CBB">
      <w:pPr>
        <w:contextualSpacing w:val="0"/>
        <w:rPr>
          <w:ins w:id="134" w:author="Paul Munchbach" w:date="2026-09-25T19:59:00Z" w16du:dateUtc="2026-09-25T23:59:00Z"/>
        </w:rPr>
      </w:pPr>
    </w:p>
    <w:p w14:paraId="1166C034" w14:textId="77777777" w:rsidR="00243CBB" w:rsidRDefault="00243CBB">
      <w:pPr>
        <w:contextualSpacing w:val="0"/>
        <w:rPr>
          <w:ins w:id="135" w:author="Paul Munchbach" w:date="2026-09-25T19:59:00Z" w16du:dateUtc="2026-09-25T23:59:00Z"/>
        </w:rPr>
      </w:pPr>
    </w:p>
    <w:p w14:paraId="2DE84F3A" w14:textId="77777777" w:rsidR="00243CBB" w:rsidRDefault="00DD4804">
      <w:pPr>
        <w:contextualSpacing w:val="0"/>
        <w:rPr>
          <w:ins w:id="136" w:author="Paul Munchbach" w:date="2026-09-25T19:59:00Z" w16du:dateUtc="2026-09-25T23:59:00Z"/>
        </w:rPr>
      </w:pPr>
      <w:ins w:id="137" w:author="Paul Munchbach" w:date="2026-09-25T19:59:00Z" w16du:dateUtc="2026-09-25T23:59:00Z">
        <w:r>
          <w:t>The vote was unanimous in favor.</w:t>
        </w:r>
      </w:ins>
    </w:p>
    <w:p w14:paraId="443430B9" w14:textId="77777777" w:rsidR="00243CBB" w:rsidRDefault="00243CBB">
      <w:pPr>
        <w:contextualSpacing w:val="0"/>
        <w:rPr>
          <w:ins w:id="138" w:author="Paul Munchbach" w:date="2026-09-25T19:59:00Z" w16du:dateUtc="2026-09-25T23:59:00Z"/>
        </w:rPr>
      </w:pPr>
    </w:p>
    <w:p w14:paraId="213DFC14" w14:textId="77777777" w:rsidR="00243CBB" w:rsidRDefault="00DD4804">
      <w:pPr>
        <w:contextualSpacing w:val="0"/>
        <w:rPr>
          <w:ins w:id="139" w:author="Paul Munchbach" w:date="2026-09-25T19:59:00Z" w16du:dateUtc="2026-09-25T23:59:00Z"/>
        </w:rPr>
      </w:pPr>
      <w:ins w:id="140" w:author="Paul Munchbach" w:date="2026-09-25T19:59:00Z" w16du:dateUtc="2026-09-25T23:59:00Z">
        <w:r>
          <w:rPr>
            <w:b/>
          </w:rPr>
          <w:t xml:space="preserve">Article 16:  </w:t>
        </w:r>
        <w:r>
          <w:t>Town Counsel Lauren Goldberg was in attendance and answered questions from the Committee.  Keaney had a few minor editorial and grammatical edits to make to the text.  He then moved to recommend Town Meeting approve the article with the editorial changes.  Pape seconded, and the vote was unanimous in favor.</w:t>
        </w:r>
      </w:ins>
    </w:p>
    <w:p w14:paraId="61FC610F" w14:textId="77777777" w:rsidR="00243CBB" w:rsidRDefault="00243CBB">
      <w:pPr>
        <w:contextualSpacing w:val="0"/>
        <w:rPr>
          <w:ins w:id="141" w:author="Paul Munchbach" w:date="2026-09-25T19:59:00Z" w16du:dateUtc="2026-09-25T23:59:00Z"/>
        </w:rPr>
      </w:pPr>
    </w:p>
    <w:p w14:paraId="0D89446F" w14:textId="77777777" w:rsidR="00074F57" w:rsidRDefault="00DD4804" w:rsidP="00417F64">
      <w:pPr>
        <w:jc w:val="both"/>
        <w:rPr>
          <w:del w:id="142" w:author="Paul Munchbach" w:date="2026-09-25T19:59:00Z" w16du:dateUtc="2026-09-25T23:59:00Z"/>
        </w:rPr>
      </w:pPr>
      <w:ins w:id="143" w:author="Paul Munchbach" w:date="2026-09-25T19:59:00Z" w16du:dateUtc="2026-09-25T23:59:00Z">
        <w:r>
          <w:t>The meeting adjourned at 7:45.</w:t>
        </w:r>
      </w:ins>
      <w:del w:id="144" w:author="Paul Munchbach" w:date="2026-09-25T19:59:00Z" w16du:dateUtc="2026-09-25T23:59:00Z">
        <w:r w:rsidR="00074F57">
          <w:delText>ATC asked the group if anyone wished to be considered for chair – The group a</w:delText>
        </w:r>
        <w:r w:rsidR="00961036">
          <w:delText>greed</w:delText>
        </w:r>
        <w:r w:rsidR="00074F57">
          <w:delText xml:space="preserve"> </w:delText>
        </w:r>
        <w:r w:rsidR="00961036">
          <w:delText>to</w:delText>
        </w:r>
        <w:r w:rsidR="00074F57">
          <w:delText xml:space="preserve"> John Durrant to act as Chair and Frances Potter to act as Vice Chair for 2016.</w:delText>
        </w:r>
        <w:r w:rsidR="00961036">
          <w:delText xml:space="preserve"> </w:delText>
        </w:r>
      </w:del>
    </w:p>
    <w:p w14:paraId="66130168" w14:textId="77777777" w:rsidR="00074F57" w:rsidRDefault="00074F57" w:rsidP="00074F57">
      <w:pPr>
        <w:rPr>
          <w:del w:id="145" w:author="Paul Munchbach" w:date="2026-09-25T19:59:00Z" w16du:dateUtc="2026-09-25T23:59:00Z"/>
        </w:rPr>
      </w:pPr>
      <w:del w:id="146" w:author="Paul Munchbach" w:date="2026-09-25T19:59:00Z" w16du:dateUtc="2026-09-25T23:59:00Z">
        <w:r>
          <w:delText>3.  Minutes of meeting held on 12</w:delText>
        </w:r>
        <w:r w:rsidRPr="00074F57">
          <w:rPr>
            <w:vertAlign w:val="superscript"/>
          </w:rPr>
          <w:delText>th</w:delText>
        </w:r>
        <w:r>
          <w:delText xml:space="preserve"> September 201</w:delText>
        </w:r>
        <w:r w:rsidR="00BD53D1">
          <w:delText>5</w:delText>
        </w:r>
        <w:r>
          <w:delText xml:space="preserve"> – the minutes were agreed</w:delText>
        </w:r>
      </w:del>
    </w:p>
    <w:p w14:paraId="0229DDA2" w14:textId="77777777" w:rsidR="00074F57" w:rsidRDefault="00074F57" w:rsidP="00074F57">
      <w:pPr>
        <w:rPr>
          <w:del w:id="147" w:author="Paul Munchbach" w:date="2026-09-25T19:59:00Z" w16du:dateUtc="2026-09-25T23:59:00Z"/>
        </w:rPr>
      </w:pPr>
      <w:del w:id="148" w:author="Paul Munchbach" w:date="2026-09-25T19:59:00Z" w16du:dateUtc="2026-09-25T23:59:00Z">
        <w:r>
          <w:delText>4. Matters arising:</w:delText>
        </w:r>
      </w:del>
    </w:p>
    <w:p w14:paraId="1B284414" w14:textId="77777777" w:rsidR="00074F57" w:rsidRDefault="00074F57" w:rsidP="00417F64">
      <w:pPr>
        <w:jc w:val="both"/>
        <w:rPr>
          <w:del w:id="149" w:author="Paul Munchbach" w:date="2026-09-25T19:59:00Z" w16du:dateUtc="2026-09-25T23:59:00Z"/>
          <w:b/>
        </w:rPr>
      </w:pPr>
      <w:del w:id="150" w:author="Paul Munchbach" w:date="2026-09-25T19:59:00Z" w16du:dateUtc="2026-09-25T23:59:00Z">
        <w:r>
          <w:delText xml:space="preserve">4.1 Website update – The Company that provides the practice leaflets and appointment cards also manage the practice website.  They emailed ATC recently with an update to the website; ATC approved the update and expects the changes to take place by the end of February.  </w:delText>
        </w:r>
        <w:r w:rsidRPr="00074F57">
          <w:rPr>
            <w:b/>
          </w:rPr>
          <w:delText>ATC t</w:delText>
        </w:r>
        <w:r w:rsidR="00F01508">
          <w:rPr>
            <w:b/>
          </w:rPr>
          <w:delText xml:space="preserve">o send a copy of the link to CB.  At time of printing minutes, the new web site has gone live. </w:delText>
        </w:r>
        <w:r w:rsidR="00221C9B">
          <w:rPr>
            <w:b/>
          </w:rPr>
          <w:delText>CB request</w:delText>
        </w:r>
        <w:r w:rsidR="00417F64">
          <w:rPr>
            <w:b/>
          </w:rPr>
          <w:delText>ed that consideration be given by</w:delText>
        </w:r>
        <w:r w:rsidR="00221C9B">
          <w:rPr>
            <w:b/>
          </w:rPr>
          <w:delText xml:space="preserve"> the partners</w:delText>
        </w:r>
        <w:r w:rsidR="00417F64">
          <w:rPr>
            <w:b/>
          </w:rPr>
          <w:delText xml:space="preserve"> to install</w:delText>
        </w:r>
        <w:r w:rsidR="00221C9B">
          <w:rPr>
            <w:b/>
          </w:rPr>
          <w:delText xml:space="preserve"> Wi-Fi connection for patient</w:delText>
        </w:r>
        <w:r w:rsidR="00961036">
          <w:rPr>
            <w:b/>
          </w:rPr>
          <w:delText>s</w:delText>
        </w:r>
        <w:r w:rsidR="00221C9B">
          <w:rPr>
            <w:b/>
          </w:rPr>
          <w:delText xml:space="preserve"> to use whilst visiting the practice.  ATC will take the request to the partners and feedback at the next meeting. </w:delText>
        </w:r>
      </w:del>
    </w:p>
    <w:p w14:paraId="72C87DE5" w14:textId="77777777" w:rsidR="00074F57" w:rsidRDefault="00074F57" w:rsidP="00417F64">
      <w:pPr>
        <w:jc w:val="both"/>
        <w:rPr>
          <w:del w:id="151" w:author="Paul Munchbach" w:date="2026-09-25T19:59:00Z" w16du:dateUtc="2026-09-25T23:59:00Z"/>
        </w:rPr>
      </w:pPr>
      <w:del w:id="152" w:author="Paul Munchbach" w:date="2026-09-25T19:59:00Z" w16du:dateUtc="2026-09-25T23:59:00Z">
        <w:r w:rsidRPr="00074F57">
          <w:delText xml:space="preserve">4.2 Car Park </w:delText>
        </w:r>
        <w:r>
          <w:delText>– ATC informed the group that the contracts manager is now in talks with Propco</w:delText>
        </w:r>
        <w:r w:rsidR="00221C9B">
          <w:delText>.  There are no further updates at this stage.</w:delText>
        </w:r>
      </w:del>
    </w:p>
    <w:p w14:paraId="1092A7BD" w14:textId="77777777" w:rsidR="00221C9B" w:rsidRDefault="00221C9B" w:rsidP="00417F64">
      <w:pPr>
        <w:jc w:val="both"/>
        <w:rPr>
          <w:del w:id="153" w:author="Paul Munchbach" w:date="2026-09-25T19:59:00Z" w16du:dateUtc="2026-09-25T23:59:00Z"/>
        </w:rPr>
      </w:pPr>
      <w:del w:id="154" w:author="Paul Munchbach" w:date="2026-09-25T19:59:00Z" w16du:dateUtc="2026-09-25T23:59:00Z">
        <w:r>
          <w:delText xml:space="preserve">5. CQC Visit and Report – ATC explained the visit process to the group and thanked them for their support.  There were a few negative and positive points raised on the day.  The report is overdue. ATC will let the group know the results as soon as the report is received at the practice. </w:delText>
        </w:r>
      </w:del>
    </w:p>
    <w:p w14:paraId="6539C690" w14:textId="77777777" w:rsidR="00221C9B" w:rsidRDefault="00221C9B" w:rsidP="00074F57">
      <w:pPr>
        <w:rPr>
          <w:del w:id="155" w:author="Paul Munchbach" w:date="2026-09-25T19:59:00Z" w16du:dateUtc="2026-09-25T23:59:00Z"/>
        </w:rPr>
      </w:pPr>
    </w:p>
    <w:p w14:paraId="74837866" w14:textId="77777777" w:rsidR="00221C9B" w:rsidRDefault="00221C9B" w:rsidP="00417F64">
      <w:pPr>
        <w:jc w:val="both"/>
        <w:rPr>
          <w:del w:id="156" w:author="Paul Munchbach" w:date="2026-09-25T19:59:00Z" w16du:dateUtc="2026-09-25T23:59:00Z"/>
        </w:rPr>
      </w:pPr>
      <w:del w:id="157" w:author="Paul Munchbach" w:date="2026-09-25T19:59:00Z" w16du:dateUtc="2026-09-25T23:59:00Z">
        <w:r>
          <w:delText xml:space="preserve">6.  CCG report – ATC continues to forward any emails he receives on to the group. </w:delText>
        </w:r>
      </w:del>
    </w:p>
    <w:p w14:paraId="72AEC515" w14:textId="77777777" w:rsidR="00221C9B" w:rsidRDefault="00221C9B" w:rsidP="00417F64">
      <w:pPr>
        <w:jc w:val="both"/>
        <w:rPr>
          <w:del w:id="158" w:author="Paul Munchbach" w:date="2026-09-25T19:59:00Z" w16du:dateUtc="2026-09-25T23:59:00Z"/>
        </w:rPr>
      </w:pPr>
      <w:del w:id="159" w:author="Paul Munchbach" w:date="2026-09-25T19:59:00Z" w16du:dateUtc="2026-09-25T23:59:00Z">
        <w:r>
          <w:delText xml:space="preserve">7. Surgery guidelines for patients who move out of the practice area – ATC explained the practice boundary and reminded the group that this can be viewed via the practice website.  If the practice </w:delText>
        </w:r>
        <w:r w:rsidR="00417F64">
          <w:delText>receives</w:delText>
        </w:r>
        <w:r>
          <w:delText xml:space="preserve"> notification that a patient has moved out the catchment area a letter is sent to the patient to advise them that they will be deducted from the practice register in 28 days and that the</w:delText>
        </w:r>
        <w:r w:rsidR="00417F64">
          <w:delText>y must register with a new GP.  Special consideration is given on a patient by patient basis.</w:delText>
        </w:r>
      </w:del>
    </w:p>
    <w:p w14:paraId="35CBA35A" w14:textId="77777777" w:rsidR="00417F64" w:rsidRDefault="00417F64" w:rsidP="00417F64">
      <w:pPr>
        <w:jc w:val="both"/>
        <w:rPr>
          <w:del w:id="160" w:author="Paul Munchbach" w:date="2026-09-25T19:59:00Z" w16du:dateUtc="2026-09-25T23:59:00Z"/>
        </w:rPr>
      </w:pPr>
      <w:del w:id="161" w:author="Paul Munchbach" w:date="2026-09-25T19:59:00Z" w16du:dateUtc="2026-09-25T23:59:00Z">
        <w:r>
          <w:delText>8. Practice update for information to PRG – ATC informed the group that as part of the current contract the practice would have to provide patients “on-line” access to their full medical records.  It is hoped this will go live by the end of March.  ATC requested volunteers from the group to assist ATC with the process.  AD, CB, TS &amp; GR volunteered.</w:delText>
        </w:r>
      </w:del>
    </w:p>
    <w:p w14:paraId="60467CC0" w14:textId="77777777" w:rsidR="00417F64" w:rsidRDefault="00417F64" w:rsidP="00417F64">
      <w:pPr>
        <w:jc w:val="both"/>
        <w:rPr>
          <w:del w:id="162" w:author="Paul Munchbach" w:date="2026-09-25T19:59:00Z" w16du:dateUtc="2026-09-25T23:59:00Z"/>
        </w:rPr>
      </w:pPr>
      <w:del w:id="163" w:author="Paul Munchbach" w:date="2026-09-25T19:59:00Z" w16du:dateUtc="2026-09-25T23:59:00Z">
        <w:r>
          <w:delText>9. Any other business</w:delText>
        </w:r>
      </w:del>
    </w:p>
    <w:p w14:paraId="0B2CAF6A" w14:textId="77777777" w:rsidR="00417F64" w:rsidRDefault="00417F64" w:rsidP="00417F64">
      <w:pPr>
        <w:jc w:val="both"/>
        <w:rPr>
          <w:del w:id="164" w:author="Paul Munchbach" w:date="2026-09-25T19:59:00Z" w16du:dateUtc="2026-09-25T23:59:00Z"/>
        </w:rPr>
      </w:pPr>
      <w:del w:id="165" w:author="Paul Munchbach" w:date="2026-09-25T19:59:00Z" w16du:dateUtc="2026-09-25T23:59:00Z">
        <w:r>
          <w:delText xml:space="preserve"> Q. Was any patient feedback given to tpp with regards to recent changes to SysmOne online? </w:delText>
        </w:r>
      </w:del>
    </w:p>
    <w:p w14:paraId="4C522AEE" w14:textId="77777777" w:rsidR="00417F64" w:rsidRDefault="00417F64" w:rsidP="00417F64">
      <w:pPr>
        <w:jc w:val="both"/>
        <w:rPr>
          <w:del w:id="166" w:author="Paul Munchbach" w:date="2026-09-25T19:59:00Z" w16du:dateUtc="2026-09-25T23:59:00Z"/>
        </w:rPr>
      </w:pPr>
      <w:del w:id="167" w:author="Paul Munchbach" w:date="2026-09-25T19:59:00Z" w16du:dateUtc="2026-09-25T23:59:00Z">
        <w:r>
          <w:delText xml:space="preserve"> A. Yes there was lots of feedback given via the tpp forum.</w:delText>
        </w:r>
      </w:del>
    </w:p>
    <w:p w14:paraId="0745D9DC" w14:textId="77777777" w:rsidR="00417F64" w:rsidRDefault="00417F64" w:rsidP="00417F64">
      <w:pPr>
        <w:jc w:val="both"/>
        <w:rPr>
          <w:del w:id="168" w:author="Paul Munchbach" w:date="2026-09-25T19:59:00Z" w16du:dateUtc="2026-09-25T23:59:00Z"/>
        </w:rPr>
      </w:pPr>
    </w:p>
    <w:p w14:paraId="1DC387E5" w14:textId="77777777" w:rsidR="00417F64" w:rsidRDefault="00417F64" w:rsidP="00417F64">
      <w:pPr>
        <w:jc w:val="both"/>
        <w:rPr>
          <w:del w:id="169" w:author="Paul Munchbach" w:date="2026-09-25T19:59:00Z" w16du:dateUtc="2026-09-25T23:59:00Z"/>
        </w:rPr>
      </w:pPr>
      <w:del w:id="170" w:author="Paul Munchbach" w:date="2026-09-25T19:59:00Z" w16du:dateUtc="2026-09-25T23:59:00Z">
        <w:r>
          <w:delText xml:space="preserve">Dr Baxter was thanked for attending the meeting.  </w:delText>
        </w:r>
      </w:del>
    </w:p>
    <w:p w14:paraId="71410DCB" w14:textId="77777777" w:rsidR="00417F64" w:rsidRDefault="00417F64" w:rsidP="00417F64">
      <w:pPr>
        <w:jc w:val="both"/>
        <w:rPr>
          <w:del w:id="171" w:author="Paul Munchbach" w:date="2026-09-25T19:59:00Z" w16du:dateUtc="2026-09-25T23:59:00Z"/>
        </w:rPr>
      </w:pPr>
    </w:p>
    <w:p w14:paraId="67BB0806" w14:textId="77777777" w:rsidR="00417F64" w:rsidRDefault="00417F64" w:rsidP="00417F64">
      <w:pPr>
        <w:jc w:val="both"/>
        <w:rPr>
          <w:del w:id="172" w:author="Paul Munchbach" w:date="2026-09-25T19:59:00Z" w16du:dateUtc="2026-09-25T23:59:00Z"/>
        </w:rPr>
      </w:pPr>
      <w:del w:id="173" w:author="Paul Munchbach" w:date="2026-09-25T19:59:00Z" w16du:dateUtc="2026-09-25T23:59:00Z">
        <w:r>
          <w:delText>Meeting closed: 12.30</w:delText>
        </w:r>
      </w:del>
    </w:p>
    <w:p w14:paraId="0D2FC1F3" w14:textId="77777777" w:rsidR="00417F64" w:rsidRPr="00074F57" w:rsidRDefault="00417F64" w:rsidP="00417F64">
      <w:pPr>
        <w:jc w:val="both"/>
        <w:rPr>
          <w:del w:id="174" w:author="Paul Munchbach" w:date="2026-09-25T19:59:00Z" w16du:dateUtc="2026-09-25T23:59:00Z"/>
        </w:rPr>
      </w:pPr>
      <w:del w:id="175" w:author="Paul Munchbach" w:date="2026-09-25T19:59:00Z" w16du:dateUtc="2026-09-25T23:59:00Z">
        <w:r>
          <w:delText>Date of next meeting: 7</w:delText>
        </w:r>
        <w:r w:rsidRPr="00417F64">
          <w:rPr>
            <w:vertAlign w:val="superscript"/>
          </w:rPr>
          <w:delText>th</w:delText>
        </w:r>
        <w:r>
          <w:delText xml:space="preserve"> May 2016 </w:delText>
        </w:r>
      </w:del>
    </w:p>
    <w:p w14:paraId="7C302CBD" w14:textId="77777777" w:rsidR="00074F57" w:rsidRDefault="00074F57" w:rsidP="00074F57">
      <w:pPr>
        <w:rPr>
          <w:del w:id="176" w:author="Paul Munchbach" w:date="2026-09-25T19:59:00Z" w16du:dateUtc="2026-09-25T23:59:00Z"/>
        </w:rPr>
      </w:pPr>
    </w:p>
    <w:p w14:paraId="5F3147F8" w14:textId="77777777" w:rsidR="00074F57" w:rsidRDefault="00074F57" w:rsidP="00074F57">
      <w:pPr>
        <w:rPr>
          <w:del w:id="177" w:author="Paul Munchbach" w:date="2026-09-25T19:59:00Z" w16du:dateUtc="2026-09-25T23:59:00Z"/>
        </w:rPr>
      </w:pPr>
    </w:p>
    <w:p w14:paraId="00A2D1EF" w14:textId="77777777" w:rsidR="00074F57" w:rsidRDefault="00074F57" w:rsidP="00074F57">
      <w:pPr>
        <w:rPr>
          <w:del w:id="178" w:author="Paul Munchbach" w:date="2026-09-25T19:59:00Z" w16du:dateUtc="2026-09-25T23:59:00Z"/>
        </w:rPr>
      </w:pPr>
    </w:p>
    <w:p w14:paraId="015C7354" w14:textId="77777777" w:rsidR="00074F57" w:rsidRDefault="00074F57">
      <w:pPr>
        <w:rPr>
          <w:del w:id="179" w:author="Paul Munchbach" w:date="2026-09-25T19:59:00Z" w16du:dateUtc="2026-09-25T23:59:00Z"/>
        </w:rPr>
      </w:pPr>
    </w:p>
    <w:p w14:paraId="52C10527" w14:textId="77777777" w:rsidR="00074F57" w:rsidRDefault="00074F57" w:rsidP="0054162D">
      <w:pPr>
        <w:contextualSpacing w:val="0"/>
      </w:pPr>
    </w:p>
    <w:sectPr w:rsidR="00074F57">
      <w:headerReference w:type="default" r:id="rId6"/>
      <w:footerReference w:type="default" r:id="rId7"/>
      <w:headerReference w:type="first" r:id="rId8"/>
      <w:footerReference w:type="first" r:id="rId9"/>
      <w:pgSz w:w="12240" w:h="15840"/>
      <w:pgMar w:top="1440" w:right="1440" w:bottom="1440" w:left="1440" w:header="0" w:footer="720" w:gutter="0"/>
      <w:pgNumType w:start="1"/>
      <w:cols w:space="720"/>
      <w:titlePg/>
      <w:docGrid w:linePitch="0"/>
      <w:sectPrChange w:id="189" w:author="Paul Munchbach" w:date="2026-09-25T19:59:00Z" w16du:dateUtc="2026-09-25T23:59:00Z">
        <w:sectPr w:rsidR="00074F57">
          <w:pgSz w:w="11906" w:h="16838"/>
          <w:pgMar w:top="1440" w:right="1440" w:bottom="1440" w:left="1440" w:header="708" w:footer="708" w:gutter="0"/>
          <w:pgNumType w:start="0"/>
          <w:cols w:space="708"/>
          <w:titlePg w:val="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08A7EE" w14:textId="77777777" w:rsidR="00431AE0" w:rsidRDefault="00431AE0">
      <w:pPr>
        <w:spacing w:line="240" w:lineRule="auto"/>
        <w:pPrChange w:id="11" w:author="Paul Munchbach" w:date="2026-09-25T19:59:00Z" w16du:dateUtc="2026-09-25T23:59:00Z">
          <w:pPr>
            <w:spacing w:after="0"/>
          </w:pPr>
        </w:pPrChange>
      </w:pPr>
      <w:r>
        <w:separator/>
      </w:r>
    </w:p>
  </w:endnote>
  <w:endnote w:type="continuationSeparator" w:id="0">
    <w:p w14:paraId="2BE5EE04" w14:textId="77777777" w:rsidR="00431AE0" w:rsidRDefault="00431AE0">
      <w:pPr>
        <w:spacing w:line="240" w:lineRule="auto"/>
        <w:pPrChange w:id="12" w:author="Paul Munchbach" w:date="2026-09-25T19:59:00Z" w16du:dateUtc="2026-09-25T23:59:00Z">
          <w:pPr>
            <w:spacing w:after="0"/>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414581" w14:textId="77777777" w:rsidR="0054162D" w:rsidRDefault="0054162D">
    <w:pPr>
      <w:pStyle w:val="Heading4Char"/>
      <w:pPrChange w:id="181" w:author="Paul Munchbach" w:date="2026-09-25T19:59:00Z" w16du:dateUtc="2026-09-25T23:5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3FCB4" w14:textId="77777777" w:rsidR="0054162D" w:rsidRDefault="0054162D">
    <w:pPr>
      <w:contextualSpacing w:val="0"/>
      <w:pPrChange w:id="188" w:author="Paul Munchbach" w:date="2026-09-25T19:59:00Z" w16du:dateUtc="2026-09-25T23:5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C5D5EC" w14:textId="77777777" w:rsidR="00431AE0" w:rsidRDefault="00431AE0">
      <w:pPr>
        <w:spacing w:line="240" w:lineRule="auto"/>
        <w:pPrChange w:id="9" w:author="Paul Munchbach" w:date="2026-09-25T19:59:00Z" w16du:dateUtc="2026-09-25T23:59:00Z">
          <w:pPr>
            <w:spacing w:after="0"/>
          </w:pPr>
        </w:pPrChange>
      </w:pPr>
      <w:r>
        <w:separator/>
      </w:r>
    </w:p>
  </w:footnote>
  <w:footnote w:type="continuationSeparator" w:id="0">
    <w:p w14:paraId="566BA54E" w14:textId="77777777" w:rsidR="00431AE0" w:rsidRDefault="00431AE0">
      <w:pPr>
        <w:spacing w:line="240" w:lineRule="auto"/>
        <w:pPrChange w:id="10" w:author="Paul Munchbach" w:date="2026-09-25T19:59:00Z" w16du:dateUtc="2026-09-25T23:59:00Z">
          <w:pPr>
            <w:spacing w:after="0"/>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AB3291" w14:textId="77777777" w:rsidR="0054162D" w:rsidRDefault="0054162D">
    <w:pPr>
      <w:contextualSpacing w:val="0"/>
      <w:jc w:val="center"/>
      <w:pPrChange w:id="180" w:author="Paul Munchbach" w:date="2026-09-25T19:59:00Z" w16du:dateUtc="2026-09-25T23:5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0348D0" w14:textId="77777777" w:rsidR="00243CBB" w:rsidRDefault="00DD4804">
    <w:pPr>
      <w:contextualSpacing w:val="0"/>
      <w:jc w:val="center"/>
      <w:rPr>
        <w:ins w:id="182" w:author="Paul Munchbach" w:date="2026-09-25T19:59:00Z" w16du:dateUtc="2026-09-25T23:59:00Z"/>
      </w:rPr>
    </w:pPr>
    <w:ins w:id="183" w:author="Paul Munchbach" w:date="2026-09-25T19:59:00Z" w16du:dateUtc="2026-09-25T23:59:00Z">
      <w:r>
        <w:t>Meeting of the By-Law Review Committee</w:t>
      </w:r>
    </w:ins>
  </w:p>
  <w:p w14:paraId="3C0D460E" w14:textId="77777777" w:rsidR="00243CBB" w:rsidRDefault="00DD4804">
    <w:pPr>
      <w:contextualSpacing w:val="0"/>
      <w:jc w:val="center"/>
      <w:rPr>
        <w:ins w:id="184" w:author="Paul Munchbach" w:date="2026-09-25T19:59:00Z" w16du:dateUtc="2026-09-25T23:59:00Z"/>
      </w:rPr>
    </w:pPr>
    <w:ins w:id="185" w:author="Paul Munchbach" w:date="2026-09-25T19:59:00Z" w16du:dateUtc="2026-09-25T23:59:00Z">
      <w:r>
        <w:t>October 29, 2018</w:t>
      </w:r>
    </w:ins>
  </w:p>
  <w:p w14:paraId="1D311050" w14:textId="77777777" w:rsidR="0054162D" w:rsidRDefault="00DD4804">
    <w:pPr>
      <w:contextualSpacing w:val="0"/>
      <w:jc w:val="center"/>
      <w:pPrChange w:id="186" w:author="Paul Munchbach" w:date="2026-09-25T19:59:00Z" w16du:dateUtc="2026-09-25T23:59:00Z">
        <w:pPr>
          <w:pStyle w:val="Header"/>
        </w:pPr>
      </w:pPrChange>
    </w:pPr>
    <w:ins w:id="187" w:author="Paul Munchbach" w:date="2026-09-25T19:59:00Z" w16du:dateUtc="2026-09-25T23:59:00Z">
      <w:r>
        <w:t>Endicott Estate Ballroom</w:t>
      </w:r>
    </w:ins>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4F57"/>
    <w:rsid w:val="00074F57"/>
    <w:rsid w:val="00191943"/>
    <w:rsid w:val="00221C9B"/>
    <w:rsid w:val="00243CBB"/>
    <w:rsid w:val="00394501"/>
    <w:rsid w:val="00417F64"/>
    <w:rsid w:val="00431AE0"/>
    <w:rsid w:val="0054162D"/>
    <w:rsid w:val="005E33BB"/>
    <w:rsid w:val="008E3EEE"/>
    <w:rsid w:val="00961036"/>
    <w:rsid w:val="0097386E"/>
    <w:rsid w:val="00A16597"/>
    <w:rsid w:val="00A927DB"/>
    <w:rsid w:val="00BD53D1"/>
    <w:rsid w:val="00DD4804"/>
    <w:rsid w:val="00F015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2614"/>
  <w15:docId w15:val="{FE4F528D-A5F1-6049-BE78-B20F218D6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0" w:line="276" w:lineRule="auto"/>
      <w:contextualSpacing/>
      <w:jc w:val="left"/>
      <w:pPrChange w:id="0" w:author="Paul Munchbach" w:date="2026-09-25T19:59:00Z">
        <w:pPr>
          <w:spacing w:after="200"/>
          <w:jc w:val="center"/>
        </w:pPr>
      </w:pPrChange>
    </w:pPr>
    <w:rPr>
      <w:rFonts w:ascii="Arial" w:eastAsia="Arial" w:hAnsi="Arial" w:cs="Arial"/>
      <w:lang w:val="en"/>
      <w:rPrChange w:id="0" w:author="Paul Munchbach" w:date="2026-09-25T19:59:00Z">
        <w:rPr>
          <w:rFonts w:asciiTheme="minorHAnsi" w:eastAsiaTheme="minorHAnsi" w:hAnsiTheme="minorHAnsi" w:cstheme="minorBidi"/>
          <w:sz w:val="22"/>
          <w:szCs w:val="22"/>
          <w:lang w:val="en-GB" w:eastAsia="en-US" w:bidi="ar-SA"/>
        </w:rPr>
      </w:rPrChange>
    </w:rPr>
  </w:style>
  <w:style w:type="paragraph" w:styleId="Heading1">
    <w:name w:val="heading 1"/>
    <w:basedOn w:val="Normal"/>
    <w:next w:val="Normal"/>
    <w:link w:val="Heading1Char"/>
    <w:pPr>
      <w:keepNext/>
      <w:keepLines/>
      <w:spacing w:before="400" w:after="120"/>
      <w:outlineLvl w:val="0"/>
      <w:pPrChange w:id="1" w:author="Paul Munchbach" w:date="2026-09-25T19:59:00Z">
        <w:pPr>
          <w:keepNext/>
          <w:keepLines/>
          <w:spacing w:before="400" w:after="120" w:line="276" w:lineRule="auto"/>
          <w:contextualSpacing/>
          <w:outlineLvl w:val="0"/>
        </w:pPr>
      </w:pPrChange>
    </w:pPr>
    <w:rPr>
      <w:sz w:val="40"/>
      <w:szCs w:val="40"/>
      <w:rPrChange w:id="1" w:author="Paul Munchbach" w:date="2026-09-25T19:59:00Z">
        <w:rPr>
          <w:rFonts w:ascii="Arial" w:eastAsia="Arial" w:hAnsi="Arial" w:cs="Arial"/>
          <w:sz w:val="40"/>
          <w:szCs w:val="40"/>
          <w:lang w:val="en" w:eastAsia="en-US" w:bidi="ar-SA"/>
        </w:rPr>
      </w:rPrChange>
    </w:rPr>
  </w:style>
  <w:style w:type="paragraph" w:styleId="Heading2">
    <w:name w:val="heading 2"/>
    <w:basedOn w:val="Normal"/>
    <w:next w:val="Normal"/>
    <w:link w:val="Heading2Char"/>
    <w:pPr>
      <w:keepNext/>
      <w:keepLines/>
      <w:spacing w:before="360" w:after="120"/>
      <w:outlineLvl w:val="1"/>
      <w:pPrChange w:id="2" w:author="Paul Munchbach" w:date="2026-09-25T19:59:00Z">
        <w:pPr>
          <w:keepNext/>
          <w:keepLines/>
          <w:spacing w:before="360" w:after="120" w:line="276" w:lineRule="auto"/>
          <w:contextualSpacing/>
          <w:outlineLvl w:val="1"/>
        </w:pPr>
      </w:pPrChange>
    </w:pPr>
    <w:rPr>
      <w:sz w:val="32"/>
      <w:szCs w:val="32"/>
      <w:rPrChange w:id="2" w:author="Paul Munchbach" w:date="2026-09-25T19:59:00Z">
        <w:rPr>
          <w:rFonts w:ascii="Arial" w:eastAsia="Arial" w:hAnsi="Arial" w:cs="Arial"/>
          <w:sz w:val="32"/>
          <w:szCs w:val="32"/>
          <w:lang w:val="en" w:eastAsia="en-US" w:bidi="ar-SA"/>
        </w:rPr>
      </w:rPrChange>
    </w:rPr>
  </w:style>
  <w:style w:type="paragraph" w:styleId="Heading3">
    <w:name w:val="heading 3"/>
    <w:basedOn w:val="Normal"/>
    <w:next w:val="Normal"/>
    <w:link w:val="Heading3Char"/>
    <w:pPr>
      <w:keepNext/>
      <w:keepLines/>
      <w:spacing w:before="320" w:after="80"/>
      <w:outlineLvl w:val="2"/>
      <w:pPrChange w:id="3" w:author="Paul Munchbach" w:date="2026-09-25T19:59:00Z">
        <w:pPr>
          <w:keepNext/>
          <w:keepLines/>
          <w:spacing w:before="320" w:after="80" w:line="276" w:lineRule="auto"/>
          <w:contextualSpacing/>
          <w:outlineLvl w:val="2"/>
        </w:pPr>
      </w:pPrChange>
    </w:pPr>
    <w:rPr>
      <w:color w:val="434343"/>
      <w:sz w:val="28"/>
      <w:szCs w:val="28"/>
      <w:rPrChange w:id="3" w:author="Paul Munchbach" w:date="2026-09-25T19:59:00Z">
        <w:rPr>
          <w:rFonts w:ascii="Arial" w:eastAsia="Arial" w:hAnsi="Arial" w:cs="Arial"/>
          <w:color w:val="434343"/>
          <w:sz w:val="28"/>
          <w:szCs w:val="28"/>
          <w:lang w:val="en" w:eastAsia="en-US" w:bidi="ar-SA"/>
        </w:rPr>
      </w:rPrChange>
    </w:rPr>
  </w:style>
  <w:style w:type="paragraph" w:styleId="Heading4">
    <w:name w:val="heading 4"/>
    <w:basedOn w:val="Normal"/>
    <w:next w:val="Normal"/>
    <w:link w:val="Heading4Char"/>
    <w:pPr>
      <w:keepNext/>
      <w:keepLines/>
      <w:spacing w:before="280" w:after="80"/>
      <w:outlineLvl w:val="3"/>
      <w:pPrChange w:id="4" w:author="Paul Munchbach" w:date="2026-09-25T19:59:00Z">
        <w:pPr>
          <w:keepNext/>
          <w:keepLines/>
          <w:spacing w:before="280" w:after="80" w:line="276" w:lineRule="auto"/>
          <w:contextualSpacing/>
          <w:outlineLvl w:val="3"/>
        </w:pPr>
      </w:pPrChange>
    </w:pPr>
    <w:rPr>
      <w:color w:val="666666"/>
      <w:sz w:val="24"/>
      <w:szCs w:val="24"/>
      <w:rPrChange w:id="4" w:author="Paul Munchbach" w:date="2026-09-25T19:59:00Z">
        <w:rPr>
          <w:rFonts w:ascii="Arial" w:eastAsia="Arial" w:hAnsi="Arial" w:cs="Arial"/>
          <w:color w:val="666666"/>
          <w:sz w:val="24"/>
          <w:szCs w:val="24"/>
          <w:lang w:val="en" w:eastAsia="en-US" w:bidi="ar-SA"/>
        </w:rPr>
      </w:rPrChange>
    </w:rPr>
  </w:style>
  <w:style w:type="paragraph" w:styleId="Heading5">
    <w:name w:val="heading 5"/>
    <w:basedOn w:val="Normal"/>
    <w:next w:val="Normal"/>
    <w:link w:val="Heading5Char"/>
    <w:pPr>
      <w:keepNext/>
      <w:keepLines/>
      <w:spacing w:before="240" w:after="80"/>
      <w:outlineLvl w:val="4"/>
      <w:pPrChange w:id="5" w:author="Paul Munchbach" w:date="2026-09-25T19:59:00Z">
        <w:pPr>
          <w:keepNext/>
          <w:keepLines/>
          <w:spacing w:before="240" w:after="80" w:line="276" w:lineRule="auto"/>
          <w:contextualSpacing/>
          <w:outlineLvl w:val="4"/>
        </w:pPr>
      </w:pPrChange>
    </w:pPr>
    <w:rPr>
      <w:color w:val="666666"/>
      <w:rPrChange w:id="5" w:author="Paul Munchbach" w:date="2026-09-25T19:59:00Z">
        <w:rPr>
          <w:rFonts w:ascii="Arial" w:eastAsia="Arial" w:hAnsi="Arial" w:cs="Arial"/>
          <w:color w:val="666666"/>
          <w:sz w:val="22"/>
          <w:szCs w:val="22"/>
          <w:lang w:val="en" w:eastAsia="en-US" w:bidi="ar-SA"/>
        </w:rPr>
      </w:rPrChange>
    </w:rPr>
  </w:style>
  <w:style w:type="paragraph" w:styleId="Heading6">
    <w:name w:val="heading 6"/>
    <w:basedOn w:val="Normal"/>
    <w:next w:val="Normal"/>
    <w:link w:val="Heading6Char"/>
    <w:pPr>
      <w:keepNext/>
      <w:keepLines/>
      <w:spacing w:before="240" w:after="80"/>
      <w:outlineLvl w:val="5"/>
      <w:pPrChange w:id="6" w:author="Paul Munchbach" w:date="2026-09-25T19:59:00Z">
        <w:pPr>
          <w:keepNext/>
          <w:keepLines/>
          <w:spacing w:before="240" w:after="80" w:line="276" w:lineRule="auto"/>
          <w:contextualSpacing/>
          <w:outlineLvl w:val="5"/>
        </w:pPr>
      </w:pPrChange>
    </w:pPr>
    <w:rPr>
      <w:i/>
      <w:color w:val="666666"/>
      <w:rPrChange w:id="6" w:author="Paul Munchbach" w:date="2026-09-25T19:59:00Z">
        <w:rPr>
          <w:rFonts w:ascii="Arial" w:eastAsia="Arial" w:hAnsi="Arial" w:cs="Arial"/>
          <w:i/>
          <w:color w:val="666666"/>
          <w:sz w:val="22"/>
          <w:szCs w:val="22"/>
          <w:lang w:val="e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162D"/>
    <w:rPr>
      <w:rFonts w:ascii="Arial" w:eastAsia="Arial" w:hAnsi="Arial" w:cs="Arial"/>
      <w:sz w:val="40"/>
      <w:szCs w:val="40"/>
      <w:lang w:val="en"/>
    </w:rPr>
  </w:style>
  <w:style w:type="character" w:customStyle="1" w:styleId="Heading2Char">
    <w:name w:val="Heading 2 Char"/>
    <w:basedOn w:val="DefaultParagraphFont"/>
    <w:link w:val="Heading2"/>
    <w:rsid w:val="0054162D"/>
    <w:rPr>
      <w:rFonts w:ascii="Arial" w:eastAsia="Arial" w:hAnsi="Arial" w:cs="Arial"/>
      <w:sz w:val="32"/>
      <w:szCs w:val="32"/>
      <w:lang w:val="en"/>
    </w:rPr>
  </w:style>
  <w:style w:type="character" w:customStyle="1" w:styleId="Heading3Char">
    <w:name w:val="Heading 3 Char"/>
    <w:basedOn w:val="DefaultParagraphFont"/>
    <w:link w:val="Heading3"/>
    <w:rsid w:val="0054162D"/>
    <w:rPr>
      <w:rFonts w:ascii="Arial" w:eastAsia="Arial" w:hAnsi="Arial" w:cs="Arial"/>
      <w:color w:val="434343"/>
      <w:sz w:val="28"/>
      <w:szCs w:val="28"/>
      <w:lang w:val="en"/>
    </w:rPr>
  </w:style>
  <w:style w:type="character" w:customStyle="1" w:styleId="Heading4Char">
    <w:name w:val="Heading 4 Char"/>
    <w:basedOn w:val="DefaultParagraphFont"/>
    <w:link w:val="Heading4"/>
    <w:rsid w:val="0054162D"/>
    <w:rPr>
      <w:rFonts w:ascii="Arial" w:eastAsia="Arial" w:hAnsi="Arial" w:cs="Arial"/>
      <w:color w:val="666666"/>
      <w:sz w:val="24"/>
      <w:szCs w:val="24"/>
      <w:lang w:val="en"/>
    </w:rPr>
  </w:style>
  <w:style w:type="character" w:customStyle="1" w:styleId="Heading5Char">
    <w:name w:val="Heading 5 Char"/>
    <w:basedOn w:val="DefaultParagraphFont"/>
    <w:link w:val="Heading5"/>
    <w:rsid w:val="0054162D"/>
    <w:rPr>
      <w:rFonts w:ascii="Arial" w:eastAsia="Arial" w:hAnsi="Arial" w:cs="Arial"/>
      <w:color w:val="666666"/>
      <w:lang w:val="en"/>
    </w:rPr>
  </w:style>
  <w:style w:type="character" w:customStyle="1" w:styleId="Heading6Char">
    <w:name w:val="Heading 6 Char"/>
    <w:basedOn w:val="DefaultParagraphFont"/>
    <w:link w:val="Heading6"/>
    <w:rsid w:val="0054162D"/>
    <w:rPr>
      <w:rFonts w:ascii="Arial" w:eastAsia="Arial" w:hAnsi="Arial" w:cs="Arial"/>
      <w:i/>
      <w:color w:val="666666"/>
      <w:lang w:val="en"/>
    </w:rPr>
  </w:style>
  <w:style w:type="paragraph" w:styleId="Title">
    <w:name w:val="Title"/>
    <w:basedOn w:val="Normal"/>
    <w:next w:val="Normal"/>
    <w:link w:val="TitleChar"/>
    <w:pPr>
      <w:keepNext/>
      <w:keepLines/>
      <w:spacing w:after="60"/>
      <w:pPrChange w:id="7" w:author="Paul Munchbach" w:date="2026-09-25T19:59:00Z">
        <w:pPr>
          <w:keepNext/>
          <w:keepLines/>
          <w:spacing w:after="60" w:line="276" w:lineRule="auto"/>
          <w:contextualSpacing/>
        </w:pPr>
      </w:pPrChange>
    </w:pPr>
    <w:rPr>
      <w:sz w:val="52"/>
      <w:szCs w:val="52"/>
      <w:rPrChange w:id="7" w:author="Paul Munchbach" w:date="2026-09-25T19:59:00Z">
        <w:rPr>
          <w:rFonts w:ascii="Arial" w:eastAsia="Arial" w:hAnsi="Arial" w:cs="Arial"/>
          <w:sz w:val="52"/>
          <w:szCs w:val="52"/>
          <w:lang w:val="en" w:eastAsia="en-US" w:bidi="ar-SA"/>
        </w:rPr>
      </w:rPrChange>
    </w:rPr>
  </w:style>
  <w:style w:type="character" w:customStyle="1" w:styleId="TitleChar">
    <w:name w:val="Title Char"/>
    <w:basedOn w:val="DefaultParagraphFont"/>
    <w:link w:val="Title"/>
    <w:rsid w:val="0054162D"/>
    <w:rPr>
      <w:rFonts w:ascii="Arial" w:eastAsia="Arial" w:hAnsi="Arial" w:cs="Arial"/>
      <w:sz w:val="52"/>
      <w:szCs w:val="52"/>
      <w:lang w:val="en"/>
    </w:rPr>
  </w:style>
  <w:style w:type="paragraph" w:styleId="Subtitle">
    <w:name w:val="Subtitle"/>
    <w:basedOn w:val="Normal"/>
    <w:next w:val="Normal"/>
    <w:link w:val="SubtitleChar"/>
    <w:pPr>
      <w:keepNext/>
      <w:keepLines/>
      <w:spacing w:after="320"/>
      <w:pPrChange w:id="8" w:author="Paul Munchbach" w:date="2026-09-25T19:59:00Z">
        <w:pPr>
          <w:keepNext/>
          <w:keepLines/>
          <w:spacing w:after="320" w:line="276" w:lineRule="auto"/>
          <w:contextualSpacing/>
        </w:pPr>
      </w:pPrChange>
    </w:pPr>
    <w:rPr>
      <w:color w:val="666666"/>
      <w:sz w:val="30"/>
      <w:szCs w:val="30"/>
      <w:rPrChange w:id="8" w:author="Paul Munchbach" w:date="2026-09-25T19:59:00Z">
        <w:rPr>
          <w:rFonts w:ascii="Arial" w:eastAsia="Arial" w:hAnsi="Arial" w:cs="Arial"/>
          <w:color w:val="666666"/>
          <w:sz w:val="30"/>
          <w:szCs w:val="30"/>
          <w:lang w:val="en" w:eastAsia="en-US" w:bidi="ar-SA"/>
        </w:rPr>
      </w:rPrChange>
    </w:rPr>
  </w:style>
  <w:style w:type="character" w:customStyle="1" w:styleId="SubtitleChar">
    <w:name w:val="Subtitle Char"/>
    <w:basedOn w:val="DefaultParagraphFont"/>
    <w:link w:val="Subtitle"/>
    <w:rsid w:val="0054162D"/>
    <w:rPr>
      <w:rFonts w:ascii="Arial" w:eastAsia="Arial" w:hAnsi="Arial" w:cs="Arial"/>
      <w:color w:val="666666"/>
      <w:sz w:val="30"/>
      <w:szCs w:val="30"/>
      <w:lang w:val="en"/>
    </w:rPr>
  </w:style>
  <w:style w:type="paragraph" w:styleId="Header">
    <w:name w:val="header"/>
    <w:basedOn w:val="Normal"/>
    <w:link w:val="HeaderChar"/>
    <w:uiPriority w:val="99"/>
    <w:unhideWhenUsed/>
    <w:rsid w:val="0054162D"/>
    <w:pPr>
      <w:tabs>
        <w:tab w:val="center" w:pos="4680"/>
        <w:tab w:val="right" w:pos="9360"/>
      </w:tabs>
    </w:pPr>
  </w:style>
  <w:style w:type="character" w:customStyle="1" w:styleId="HeaderChar">
    <w:name w:val="Header Char"/>
    <w:basedOn w:val="DefaultParagraphFont"/>
    <w:link w:val="Header"/>
    <w:uiPriority w:val="99"/>
    <w:rsid w:val="0054162D"/>
  </w:style>
  <w:style w:type="paragraph" w:styleId="Footer">
    <w:name w:val="footer"/>
    <w:basedOn w:val="Normal"/>
    <w:link w:val="FooterChar"/>
    <w:uiPriority w:val="99"/>
    <w:unhideWhenUsed/>
    <w:rsid w:val="0054162D"/>
    <w:pPr>
      <w:tabs>
        <w:tab w:val="center" w:pos="4680"/>
        <w:tab w:val="right" w:pos="9360"/>
      </w:tabs>
    </w:pPr>
  </w:style>
  <w:style w:type="character" w:customStyle="1" w:styleId="FooterChar">
    <w:name w:val="Footer Char"/>
    <w:basedOn w:val="DefaultParagraphFont"/>
    <w:link w:val="Footer"/>
    <w:uiPriority w:val="99"/>
    <w:rsid w:val="00541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Sussex Community Health NHS Trust</Company>
  <LinksUpToDate>false</LinksUpToDate>
  <CharactersWithSpaces>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GPTech</dc:creator>
  <cp:lastModifiedBy>Arthur Souza Rodrigues</cp:lastModifiedBy>
  <cp:revision>1</cp:revision>
  <dcterms:created xsi:type="dcterms:W3CDTF">2016-02-08T15:58:00Z</dcterms:created>
  <dcterms:modified xsi:type="dcterms:W3CDTF">2026-09-25T23:59:00Z</dcterms:modified>
</cp:coreProperties>
</file>