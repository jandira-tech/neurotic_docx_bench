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13" w:author="Luccas Correa" w:date="2026-08-03T22:23:00Z" w16du:dateUtc="2026-08-04T02:23:00Z"/>
        </w:rPr>
      </w:pPr>
      <w:ins w:id="14" w:author="Luccas Correa" w:date="2026-08-03T22:23:00Z" w16du:dateUtc="2026-08-04T02:23:00Z">
        <w:r>
          <w:t>This paragraph formatting will change.</w:t>
        </w:r>
      </w:ins>
    </w:p>
    <w:p w14:paraId="5E25639F" w14:textId="268DFE7C" w:rsidR="002D644D" w:rsidRDefault="002D644D">
      <w:pPr>
        <w:rPr>
          <w:ins w:id="15" w:author="Luccas Correa" w:date="2026-08-03T22:23:00Z" w16du:dateUtc="2026-08-04T02:23:00Z"/>
        </w:rPr>
      </w:pPr>
      <w:ins w:id="16" w:author="Luccas Correa" w:date="2026-08-03T22:23:00Z" w16du:dateUtc="2026-08-04T02:23:00Z">
        <w:r>
          <w:t>This paragraph will have words.</w:t>
        </w:r>
      </w:ins>
    </w:p>
    <w:p w14:paraId="392FF9D2" w14:textId="29F358FA" w:rsidR="002D644D" w:rsidRDefault="002D644D">
      <w:pPr>
        <w:rPr>
          <w:ins w:id="17" w:author="Luccas Correa" w:date="2026-08-03T22:23:00Z" w16du:dateUtc="2026-08-04T02:23:00Z"/>
        </w:rPr>
      </w:pPr>
      <w:ins w:id="18" w:author="Luccas Correa" w:date="2026-08-03T22:23:00Z" w16du:dateUtc="2026-08-04T02:23:00Z">
        <w:r>
          <w:t>This paragraph will be deleted.</w:t>
        </w:r>
      </w:ins>
    </w:p>
    <w:p w14:paraId="3010FE36" w14:textId="399BDE3D" w:rsidR="002D644D" w:rsidRDefault="002D644D">
      <w:pPr>
        <w:rPr>
          <w:ins w:id="19" w:author="Luccas Correa" w:date="2026-08-03T22:23:00Z" w16du:dateUtc="2026-08-04T02:23:00Z"/>
        </w:rPr>
      </w:pPr>
      <w:ins w:id="20" w:author="Luccas Correa" w:date="2026-08-03T22:23:00Z" w16du:dateUtc="2026-08-04T02:23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21" w:author="Luccas Correa" w:date="2026-08-03T22:23:00Z" w16du:dateUtc="2026-08-04T02:23:00Z">
          <w:tblPr>
            <w:tblW w:w="11384" w:type="dxa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16"/>
        <w:gridCol w:w="3117"/>
        <w:gridCol w:w="3117"/>
        <w:tblGridChange w:id="22">
          <w:tblGrid>
            <w:gridCol w:w="5"/>
            <w:gridCol w:w="3111"/>
            <w:gridCol w:w="871"/>
            <w:gridCol w:w="1422"/>
            <w:gridCol w:w="824"/>
            <w:gridCol w:w="598"/>
            <w:gridCol w:w="2519"/>
          </w:tblGrid>
        </w:tblGridChange>
      </w:tblGrid>
      <w:tr w:rsidR="0083734B" w:rsidRPr="00880F52" w14:paraId="1799649E" w14:textId="2EB6018E" w:rsidTr="002D644D">
        <w:trPr>
          <w:trPrChange w:id="23" w:author="Luccas Correa" w:date="2026-08-03T22:23:00Z" w16du:dateUtc="2026-08-04T02:23:00Z">
            <w:trPr>
              <w:gridBefore w:val="1"/>
              <w:gridAfter w:val="0"/>
              <w:wAfter w:w="4558" w:type="dxa"/>
            </w:trPr>
          </w:trPrChange>
        </w:trPr>
        <w:tc>
          <w:tcPr>
            <w:tcW w:w="3116" w:type="dxa"/>
            <w:tcPrChange w:id="24" w:author="Luccas Correa" w:date="2026-08-03T22:23:00Z" w16du:dateUtc="2026-08-04T02:23:00Z">
              <w:tcPr>
                <w:tcW w:w="3982" w:type="dxa"/>
                <w:gridSpan w:val="2"/>
              </w:tcPr>
            </w:tcPrChange>
          </w:tcPr>
          <w:p w14:paraId="1618ECED" w14:textId="3D4B2CFB" w:rsidR="0083734B" w:rsidRDefault="002D644D">
            <w:pPr>
              <w:rPr>
                <w:del w:id="25" w:author="Luccas Correa" w:date="2026-08-03T22:23:00Z" w16du:dateUtc="2026-08-04T02:23:00Z"/>
                <w:rFonts w:ascii="Arial" w:hAnsi="Arial" w:cs="Arial"/>
                <w:noProof/>
                <w:color w:val="000000"/>
                <w:sz w:val="14"/>
              </w:rPr>
            </w:pPr>
            <w:ins w:id="26" w:author="Luccas Correa" w:date="2026-08-03T22:23:00Z" w16du:dateUtc="2026-08-04T02:23:00Z">
              <w:r>
                <w:t>First header</w:t>
              </w:r>
            </w:ins>
          </w:p>
          <w:p w14:paraId="08CE209E" w14:textId="6A795340" w:rsidR="0083734B" w:rsidRDefault="0083734B">
            <w:pPr>
              <w:rPr>
                <w:rPrChange w:id="27" w:author="Luccas Correa" w:date="2026-08-03T22:23:00Z" w16du:dateUtc="2026-08-04T02:23:00Z">
                  <w:rPr>
                    <w:rFonts w:ascii="Arial" w:hAnsi="Arial" w:cs="Arial"/>
                  </w:rPr>
                </w:rPrChange>
              </w:rPr>
              <w:pPrChange w:id="28" w:author="Luccas Correa" w:date="2026-08-03T22:23:00Z" w16du:dateUtc="2026-08-04T02:23:00Z">
                <w:pPr>
                  <w:tabs>
                    <w:tab w:val="left" w:pos="1282"/>
                  </w:tabs>
                </w:pPr>
              </w:pPrChange>
            </w:pPr>
            <w:del w:id="29" w:author="Luccas Correa" w:date="2026-08-03T22:23:00Z" w16du:dateUtc="2026-08-04T02:23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del w:id="30" w:author="Luccas Correa" w:date="2026-08-03T22:23:00Z" w16du:dateUtc="2026-08-04T02:23:00Z"/>
                                      </w:rPr>
                                    </w:pPr>
                                    <w:del w:id="31" w:author="Luccas Correa" w:date="2026-08-03T22:23:00Z" w16du:dateUtc="2026-08-04T02:23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del w:id="32" w:author="Luccas Correa" w:date="2026-08-03T22:23:00Z" w16du:dateUtc="2026-08-04T02:23:00Z"/>
                                </w:rPr>
                              </w:pPr>
                              <w:del w:id="33" w:author="Luccas Correa" w:date="2026-08-03T22:23:00Z" w16du:dateUtc="2026-08-04T02:23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3117" w:type="dxa"/>
            <w:tcPrChange w:id="34" w:author="Luccas Correa" w:date="2026-08-03T22:23:00Z" w16du:dateUtc="2026-08-04T02:23:00Z">
              <w:tcPr>
                <w:tcW w:w="2844" w:type="dxa"/>
              </w:tcPr>
            </w:tcPrChange>
          </w:tcPr>
          <w:p w14:paraId="66C613C1" w14:textId="77777777" w:rsidR="0083734B" w:rsidRDefault="002D644D" w:rsidP="00C237CE">
            <w:pPr>
              <w:rPr>
                <w:rPrChange w:id="35" w:author="Luccas Correa" w:date="2026-08-03T22:23:00Z" w16du:dateUtc="2026-08-04T02:23:00Z">
                  <w:rPr>
                    <w:rFonts w:ascii="Arial" w:hAnsi="Arial" w:cs="Arial"/>
                  </w:rPr>
                </w:rPrChange>
              </w:rPr>
            </w:pPr>
            <w:ins w:id="36" w:author="Luccas Correa" w:date="2026-08-03T22:23:00Z" w16du:dateUtc="2026-08-04T02:23:00Z">
              <w:r>
                <w:t>Second header</w:t>
              </w:r>
            </w:ins>
            <w:del w:id="37" w:author="Luccas Correa" w:date="2026-08-03T22:23:00Z" w16du:dateUtc="2026-08-04T02:23:00Z">
              <w:r w:rsidR="0083734B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3117" w:type="dxa"/>
            <w:tcPrChange w:id="38" w:author="Luccas Correa" w:date="2026-08-03T22:23:00Z" w16du:dateUtc="2026-08-04T02:23:00Z">
              <w:tcPr>
                <w:tcW w:w="3117" w:type="dxa"/>
                <w:gridSpan w:val="2"/>
              </w:tcPr>
            </w:tcPrChange>
          </w:tcPr>
          <w:p w14:paraId="6E579106" w14:textId="5C2D55D5" w:rsidR="002D644D" w:rsidRDefault="002D644D">
            <w:pPr>
              <w:spacing w:line="278" w:lineRule="auto"/>
            </w:pPr>
            <w:ins w:id="39" w:author="Luccas Correa" w:date="2026-08-03T22:23:00Z" w16du:dateUtc="2026-08-04T02:23:00Z">
              <w:r>
                <w:t>Third header</w:t>
              </w:r>
            </w:ins>
          </w:p>
        </w:tc>
      </w:tr>
      <w:tr w:rsidR="0083734B" w:rsidRPr="00880F52" w14:paraId="37177C3C" w14:textId="046E74E4" w:rsidTr="002D644D">
        <w:trPr>
          <w:trPrChange w:id="40" w:author="Luccas Correa" w:date="2026-08-03T22:23:00Z" w16du:dateUtc="2026-08-04T02:23:00Z">
            <w:trPr>
              <w:gridBefore w:val="1"/>
              <w:gridAfter w:val="0"/>
              <w:wAfter w:w="4558" w:type="dxa"/>
            </w:trPr>
          </w:trPrChange>
        </w:trPr>
        <w:tc>
          <w:tcPr>
            <w:tcW w:w="3116" w:type="dxa"/>
            <w:tcPrChange w:id="41" w:author="Luccas Correa" w:date="2026-08-03T22:23:00Z" w16du:dateUtc="2026-08-04T02:23:00Z">
              <w:tcPr>
                <w:tcW w:w="3982" w:type="dxa"/>
                <w:gridSpan w:val="2"/>
              </w:tcPr>
            </w:tcPrChange>
          </w:tcPr>
          <w:p w14:paraId="72B5CF9F" w14:textId="77777777" w:rsidR="0083734B" w:rsidRDefault="002D644D" w:rsidP="00C237CE">
            <w:pPr>
              <w:rPr>
                <w:rPrChange w:id="42" w:author="Luccas Correa" w:date="2026-08-03T22:23:00Z" w16du:dateUtc="2026-08-04T02:23:00Z">
                  <w:rPr>
                    <w:rFonts w:ascii="Arial" w:hAnsi="Arial" w:cs="Arial"/>
                  </w:rPr>
                </w:rPrChange>
              </w:rPr>
            </w:pPr>
            <w:ins w:id="43" w:author="Luccas Correa" w:date="2026-08-03T22:23:00Z" w16du:dateUtc="2026-08-04T02:23:00Z">
              <w:r>
                <w:t>First cell</w:t>
              </w:r>
            </w:ins>
          </w:p>
        </w:tc>
        <w:tc>
          <w:tcPr>
            <w:tcW w:w="3117" w:type="dxa"/>
            <w:tcPrChange w:id="44" w:author="Luccas Correa" w:date="2026-08-03T22:23:00Z" w16du:dateUtc="2026-08-04T02:23:00Z">
              <w:tcPr>
                <w:tcW w:w="2844" w:type="dxa"/>
              </w:tcPr>
            </w:tcPrChange>
          </w:tcPr>
          <w:p w14:paraId="43EAF8E1" w14:textId="77777777" w:rsidR="0083734B" w:rsidRDefault="002D644D">
            <w:pPr>
              <w:rPr>
                <w:rPrChange w:id="45" w:author="Luccas Correa" w:date="2026-08-03T22:23:00Z" w16du:dateUtc="2026-08-04T02:23:00Z">
                  <w:rPr>
                    <w:rFonts w:ascii="Arial" w:hAnsi="Arial" w:cs="Arial"/>
                  </w:rPr>
                </w:rPrChange>
              </w:rPr>
              <w:pPrChange w:id="46" w:author="Luccas Correa" w:date="2026-08-03T22:23:00Z" w16du:dateUtc="2026-08-04T02:23:00Z">
                <w:pPr/>
              </w:pPrChange>
            </w:pPr>
            <w:ins w:id="47" w:author="Luccas Correa" w:date="2026-08-03T22:23:00Z" w16du:dateUtc="2026-08-04T02:23:00Z">
              <w:r>
                <w:t>Second cell</w:t>
              </w:r>
            </w:ins>
            <w:del w:id="48" w:author="Luccas Correa" w:date="2026-08-03T22:23:00Z" w16du:dateUtc="2026-08-04T02:23:00Z">
              <w:r w:rsidR="0083734B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3117" w:type="dxa"/>
            <w:tcPrChange w:id="49" w:author="Luccas Correa" w:date="2026-08-03T22:23:00Z" w16du:dateUtc="2026-08-04T02:23:00Z">
              <w:tcPr>
                <w:tcW w:w="3117" w:type="dxa"/>
                <w:gridSpan w:val="2"/>
              </w:tcPr>
            </w:tcPrChange>
          </w:tcPr>
          <w:p w14:paraId="19E44C18" w14:textId="2F212CA3" w:rsidR="002D644D" w:rsidRDefault="002D644D">
            <w:pPr>
              <w:spacing w:line="278" w:lineRule="auto"/>
            </w:pPr>
            <w:ins w:id="50" w:author="Luccas Correa" w:date="2026-08-03T22:23:00Z" w16du:dateUtc="2026-08-04T02:23:00Z">
              <w:r>
                <w:t>Third cell</w:t>
              </w:r>
            </w:ins>
          </w:p>
        </w:tc>
      </w:tr>
    </w:tbl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AEB8C3D" w14:textId="77777777" w:rsidTr="0083734B">
        <w:trPr>
          <w:gridAfter w:val="1"/>
          <w:wAfter w:w="4558" w:type="dxa"/>
          <w:del w:id="51" w:author="Luccas Correa" w:date="2026-08-03T22:23:00Z" w16du:dateUtc="2026-08-04T02:23:00Z"/>
        </w:trPr>
        <w:tc>
          <w:tcPr>
            <w:tcW w:w="3982" w:type="dxa"/>
            <w:gridSpan w:val="2"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del w:id="52" w:author="Luccas Correa" w:date="2026-08-03T22:23:00Z" w16du:dateUtc="2026-08-04T02:23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del w:id="53" w:author="Luccas Correa" w:date="2026-08-03T22:23:00Z" w16du:dateUtc="2026-08-04T02:23:00Z"/>
                <w:rFonts w:ascii="Arial" w:hAnsi="Arial" w:cs="Arial"/>
              </w:rPr>
            </w:pPr>
            <w:del w:id="54" w:author="Luccas Correa" w:date="2026-08-03T22:23:00Z" w16du:dateUtc="2026-08-04T02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5D740A77" w14:textId="77777777" w:rsidTr="0083734B">
        <w:trPr>
          <w:gridAfter w:val="1"/>
          <w:wAfter w:w="4558" w:type="dxa"/>
          <w:del w:id="55" w:author="Luccas Correa" w:date="2026-08-03T22:23:00Z" w16du:dateUtc="2026-08-04T02:23:00Z"/>
        </w:trPr>
        <w:tc>
          <w:tcPr>
            <w:tcW w:w="3982" w:type="dxa"/>
            <w:gridSpan w:val="2"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del w:id="56" w:author="Luccas Correa" w:date="2026-08-03T22:23:00Z" w16du:dateUtc="2026-08-04T02:23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del w:id="57" w:author="Luccas Correa" w:date="2026-08-03T22:23:00Z" w16du:dateUtc="2026-08-04T02:23:00Z"/>
                <w:rFonts w:ascii="Arial" w:hAnsi="Arial" w:cs="Arial"/>
              </w:rPr>
            </w:pPr>
            <w:del w:id="58" w:author="Luccas Correa" w:date="2026-08-03T22:23:00Z" w16du:dateUtc="2026-08-04T02:23:00Z">
              <w:r w:rsidRPr="00880F52">
                <w:rPr>
                  <w:rFonts w:ascii="Arial" w:hAnsi="Arial" w:cs="Arial"/>
                  <w:b/>
                  <w:color w:val="3067DB"/>
                  <w:sz w:val="24"/>
                </w:rPr>
                <w:delText>ORDER FORM</w:delText>
              </w:r>
            </w:del>
          </w:p>
        </w:tc>
      </w:tr>
      <w:tr w:rsidR="0083734B" w:rsidRPr="00880F52" w14:paraId="7D481CEE" w14:textId="77777777" w:rsidTr="0083734B">
        <w:trPr>
          <w:gridAfter w:val="1"/>
          <w:wAfter w:w="4558" w:type="dxa"/>
          <w:del w:id="59" w:author="Luccas Correa" w:date="2026-08-03T22:23:00Z" w16du:dateUtc="2026-08-04T02:23:00Z"/>
        </w:trPr>
        <w:tc>
          <w:tcPr>
            <w:tcW w:w="3982" w:type="dxa"/>
            <w:gridSpan w:val="2"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del w:id="60" w:author="Luccas Correa" w:date="2026-08-03T22:23:00Z" w16du:dateUtc="2026-08-04T02:23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del w:id="61" w:author="Luccas Correa" w:date="2026-08-03T22:23:00Z" w16du:dateUtc="2026-08-04T02:23:00Z"/>
                <w:rFonts w:ascii="Arial" w:hAnsi="Arial" w:cs="Arial"/>
              </w:rPr>
            </w:pPr>
            <w:del w:id="62" w:author="Luccas Correa" w:date="2026-08-03T22:23:00Z" w16du:dateUtc="2026-08-04T02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B160FC" w:rsidRPr="00880F52" w14:paraId="332C0B93" w14:textId="77777777" w:rsidTr="0083734B">
        <w:trPr>
          <w:gridBefore w:val="1"/>
          <w:wBefore w:w="8" w:type="dxa"/>
          <w:del w:id="63" w:author="Luccas Correa" w:date="2026-08-03T22:23:00Z" w16du:dateUtc="2026-08-04T02:23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del w:id="64" w:author="Luccas Correa" w:date="2026-08-03T22:23:00Z" w16du:dateUtc="2026-08-04T02:23:00Z"/>
                <w:rFonts w:ascii="Arial" w:hAnsi="Arial" w:cs="Arial"/>
              </w:rPr>
            </w:pPr>
            <w:del w:id="65" w:author="Luccas Correa" w:date="2026-08-03T22:23:00Z" w16du:dateUtc="2026-08-04T02:23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</w:tbl>
    <w:p w14:paraId="7E869DE7" w14:textId="77777777" w:rsidR="00F36C3D" w:rsidRDefault="00F36C3D">
      <w:pPr>
        <w:rPr>
          <w:rPrChange w:id="66" w:author="Luccas Correa" w:date="2026-08-03T22:23:00Z" w16du:dateUtc="2026-08-04T02:23:00Z">
            <w:rPr>
              <w:rFonts w:ascii="Arial" w:hAnsi="Arial" w:cs="Arial"/>
            </w:rPr>
          </w:rPrChange>
        </w:rPr>
      </w:pPr>
    </w:p>
    <w:sectPr w:rsidR="00F36C3D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  <w:sectPrChange w:id="80" w:author="Luccas Correa" w:date="2026-08-03T22:23:00Z" w16du:dateUtc="2026-08-04T02:23:00Z">
        <w:sectPr w:rsidR="00F36C3D">
          <w:pgMar w:top="288" w:right="432" w:bottom="438" w:left="432" w:header="288" w:footer="288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975EE" w14:textId="77777777" w:rsidR="00930D8A" w:rsidRDefault="00930D8A">
      <w:pPr>
        <w:spacing w:after="0" w:line="240" w:lineRule="auto"/>
      </w:pPr>
      <w:r>
        <w:separator/>
      </w:r>
    </w:p>
  </w:endnote>
  <w:endnote w:type="continuationSeparator" w:id="0">
    <w:p w14:paraId="5AAF50E9" w14:textId="77777777" w:rsidR="00930D8A" w:rsidRDefault="0093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del w:id="68" w:author="Luccas Correa" w:date="2026-08-03T22:23:00Z" w16du:dateUtc="2026-08-04T02:23:00Z"/>
      </w:trPr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del w:id="69" w:author="Luccas Correa" w:date="2026-08-03T22:23:00Z" w16du:dateUtc="2026-08-04T02:23:00Z"/>
              <w:rFonts w:ascii="Arial" w:hAnsi="Arial" w:cs="Arial"/>
              <w:sz w:val="14"/>
              <w:szCs w:val="14"/>
              <w:highlight w:val="black"/>
            </w:rPr>
          </w:pPr>
          <w:del w:id="70" w:author="Luccas Correa" w:date="2026-08-03T22:23:00Z" w16du:dateUtc="2026-08-04T02:23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21CAB5CA" w14:textId="483DAAE8" w:rsidR="00F36EF9" w:rsidRDefault="00F36EF9">
    <w:pPr>
      <w:pStyle w:val="QuoteChar"/>
      <w:rPr>
        <w:rPrChange w:id="71" w:author="Luccas Correa" w:date="2026-08-03T22:23:00Z" w16du:dateUtc="2026-08-04T02:23:00Z">
          <w:rPr>
            <w:rFonts w:ascii="Arial" w:hAnsi="Arial" w:cs="Arial"/>
            <w:sz w:val="14"/>
            <w:szCs w:val="14"/>
          </w:rPr>
        </w:rPrChange>
      </w:rPr>
      <w:pPrChange w:id="72" w:author="Luccas Correa" w:date="2026-08-03T22:23:00Z" w16du:dateUtc="2026-08-04T02:23:00Z">
        <w:pPr>
          <w:spacing w:after="0" w:line="240" w:lineRule="auto"/>
          <w:jc w:val="right"/>
        </w:pPr>
      </w:pPrChange>
    </w:pPr>
    <w:del w:id="73" w:author="Luccas Correa" w:date="2026-08-03T22:23:00Z" w16du:dateUtc="2026-08-04T02:23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del w:id="74" w:author="Luccas Correa" w:date="2026-08-03T22:23:00Z" w16du:dateUtc="2026-08-04T02:23:00Z"/>
      </w:trPr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del w:id="75" w:author="Luccas Correa" w:date="2026-08-03T22:23:00Z" w16du:dateUtc="2026-08-04T02:23:00Z"/>
              <w:rFonts w:ascii="Arial" w:hAnsi="Arial" w:cs="Arial"/>
              <w:sz w:val="14"/>
              <w:szCs w:val="14"/>
            </w:rPr>
          </w:pPr>
          <w:del w:id="76" w:author="Luccas Correa" w:date="2026-08-03T22:23:00Z" w16du:dateUtc="2026-08-04T02:23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4FD57742" w14:textId="69D49BE4" w:rsidR="00F36EF9" w:rsidRDefault="00F36EF9">
    <w:pPr>
      <w:pStyle w:val="QuoteChar"/>
      <w:rPr>
        <w:rPrChange w:id="77" w:author="Luccas Correa" w:date="2026-08-03T22:23:00Z" w16du:dateUtc="2026-08-04T02:23:00Z">
          <w:rPr>
            <w:rFonts w:ascii="Arial" w:hAnsi="Arial" w:cs="Arial"/>
            <w:sz w:val="14"/>
            <w:szCs w:val="14"/>
          </w:rPr>
        </w:rPrChange>
      </w:rPr>
      <w:pPrChange w:id="78" w:author="Luccas Correa" w:date="2026-08-03T22:23:00Z" w16du:dateUtc="2026-08-04T02:23:00Z">
        <w:pPr>
          <w:spacing w:after="0" w:line="240" w:lineRule="auto"/>
          <w:jc w:val="right"/>
        </w:pPr>
      </w:pPrChange>
    </w:pPr>
    <w:del w:id="79" w:author="Luccas Correa" w:date="2026-08-03T22:23:00Z" w16du:dateUtc="2026-08-04T02:23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AE4FCC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2966" w14:textId="77777777" w:rsidR="00930D8A" w:rsidRDefault="00930D8A">
      <w:pPr>
        <w:spacing w:after="0" w:line="240" w:lineRule="auto"/>
      </w:pPr>
      <w:r>
        <w:separator/>
      </w:r>
    </w:p>
  </w:footnote>
  <w:footnote w:type="continuationSeparator" w:id="0">
    <w:p w14:paraId="51A879F6" w14:textId="77777777" w:rsidR="00930D8A" w:rsidRDefault="00930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EC7D" w14:textId="77777777" w:rsidR="00C237CE" w:rsidRDefault="00C237CE">
    <w:pPr>
      <w:pStyle w:val="SubtitleChar"/>
      <w:pPrChange w:id="67" w:author="Luccas Correa" w:date="2026-08-03T22:23:00Z" w16du:dateUtc="2026-08-04T02:2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233B8"/>
    <w:rsid w:val="00100CC7"/>
    <w:rsid w:val="00110205"/>
    <w:rsid w:val="00112874"/>
    <w:rsid w:val="001A6118"/>
    <w:rsid w:val="001C4C9A"/>
    <w:rsid w:val="001F2F50"/>
    <w:rsid w:val="00253BE1"/>
    <w:rsid w:val="002D1FB1"/>
    <w:rsid w:val="002D644D"/>
    <w:rsid w:val="002E5A86"/>
    <w:rsid w:val="00320656"/>
    <w:rsid w:val="003446BD"/>
    <w:rsid w:val="003D24F4"/>
    <w:rsid w:val="003F2695"/>
    <w:rsid w:val="004C113D"/>
    <w:rsid w:val="00524058"/>
    <w:rsid w:val="005D5763"/>
    <w:rsid w:val="006C43DE"/>
    <w:rsid w:val="00715690"/>
    <w:rsid w:val="007C122F"/>
    <w:rsid w:val="007C3CB2"/>
    <w:rsid w:val="007C3EFD"/>
    <w:rsid w:val="0083734B"/>
    <w:rsid w:val="0084318F"/>
    <w:rsid w:val="00880F52"/>
    <w:rsid w:val="00930D8A"/>
    <w:rsid w:val="00990111"/>
    <w:rsid w:val="00A67AF3"/>
    <w:rsid w:val="00AE4FCC"/>
    <w:rsid w:val="00B160FC"/>
    <w:rsid w:val="00B41ADC"/>
    <w:rsid w:val="00C1648E"/>
    <w:rsid w:val="00C237CE"/>
    <w:rsid w:val="00D47814"/>
    <w:rsid w:val="00D62B66"/>
    <w:rsid w:val="00D672B3"/>
    <w:rsid w:val="00F36C3D"/>
    <w:rsid w:val="00F36EF9"/>
    <w:rsid w:val="00F46E68"/>
    <w:rsid w:val="00F7719E"/>
    <w:rsid w:val="00FE5398"/>
    <w:rsid w:val="00FE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 w:line="278" w:lineRule="auto"/>
      <w:outlineLvl w:val="0"/>
      <w:pPrChange w:id="0" w:author="Luccas Correa" w:date="2026-08-03T22:2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Luccas Correa" w:date="2026-08-03T22:23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1"/>
      <w:pPrChange w:id="1" w:author="Luccas Correa" w:date="2026-08-03T22:2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Luccas Correa" w:date="2026-08-03T22:23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2"/>
      <w:pPrChange w:id="2" w:author="Luccas Correa" w:date="2026-08-03T22:23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Luccas Correa" w:date="2026-08-03T22:23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3"/>
      <w:pPrChange w:id="3" w:author="Luccas Correa" w:date="2026-08-03T22:23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  <w:rPrChange w:id="3" w:author="Luccas Correa" w:date="2026-08-03T22:23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4"/>
      <w:pPrChange w:id="4" w:author="Luccas Correa" w:date="2026-08-03T22:2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  <w:rPrChange w:id="4" w:author="Luccas Correa" w:date="2026-08-03T22:23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5"/>
      <w:pPrChange w:id="5" w:author="Luccas Correa" w:date="2026-08-03T22:23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6"/>
      <w:pPrChange w:id="6" w:author="Luccas Correa" w:date="2026-08-03T22:23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 w:line="278" w:lineRule="auto"/>
      <w:outlineLvl w:val="7"/>
      <w:pPrChange w:id="7" w:author="Luccas Correa" w:date="2026-08-03T22:23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 w:line="278" w:lineRule="auto"/>
      <w:outlineLvl w:val="8"/>
      <w:pPrChange w:id="8" w:author="Luccas Correa" w:date="2026-08-03T22:23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52"/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52"/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F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237C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C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C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C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C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C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C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C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C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  <w:pPrChange w:id="9" w:author="Luccas Correa" w:date="2026-08-03T22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237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line="278" w:lineRule="auto"/>
      <w:pPrChange w:id="10" w:author="Luccas Correa" w:date="2026-08-03T22:23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237C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line="278" w:lineRule="auto"/>
      <w:jc w:val="center"/>
      <w:pPrChange w:id="11" w:author="Luccas Correa" w:date="2026-08-03T22:23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237CE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3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  <w:rPrChange w:id="12" w:author="Luccas Correa" w:date="2026-08-03T22:23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CE"/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237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37CE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1</cp:revision>
  <cp:lastPrinted>2018-07-09T14:40:00Z</cp:lastPrinted>
  <dcterms:created xsi:type="dcterms:W3CDTF">2025-10-09T18:05:00Z</dcterms:created>
  <dcterms:modified xsi:type="dcterms:W3CDTF">2026-08-04T02:23:00Z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