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D81B71" w14:textId="77777777" w:rsidR="00D46904" w:rsidRDefault="00A5391B" w:rsidP="00A5391B">
      <w:pPr>
        <w:jc w:val="center"/>
        <w:rPr>
          <w:ins w:id="2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  <w:ins w:id="3" w:author="mary.inoue@fap.local" w:date="2026-09-22T12:16:00Z" w16du:dateUtc="2026-09-22T16:1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1A1913A" w14:textId="77777777" w:rsidR="00EB0E11" w:rsidRDefault="00EB0E11" w:rsidP="00A5391B">
      <w:pPr>
        <w:jc w:val="center"/>
        <w:rPr>
          <w:ins w:id="4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2E4D0303" w14:textId="77777777" w:rsidR="00EB0E11" w:rsidRPr="00AC2557" w:rsidRDefault="00EB0E11" w:rsidP="00EB0E11">
      <w:pPr>
        <w:rPr>
          <w:ins w:id="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6" w:author="mary.inoue@fap.local" w:date="2026-09-22T12:16:00Z" w16du:dateUtc="2026-09-22T16:1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B79529F" w14:textId="77777777" w:rsidR="00A5391B" w:rsidRDefault="00A5391B" w:rsidP="00A5391B">
      <w:pPr>
        <w:jc w:val="center"/>
        <w:rPr>
          <w:ins w:id="7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58637C8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9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BAC682E" w14:textId="77777777" w:rsidR="00132F7D" w:rsidRDefault="00132F7D" w:rsidP="00A5391B">
      <w:pPr>
        <w:jc w:val="center"/>
        <w:rPr>
          <w:ins w:id="10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2025AE9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0A69BE8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72B80C10" w14:textId="77777777" w:rsidR="00A5391B" w:rsidRDefault="00A5391B" w:rsidP="00A5391B">
      <w:pPr>
        <w:rPr>
          <w:ins w:id="1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5" w:author="mary.inoue@fap.local" w:date="2026-09-22T12:16:00Z" w16du:dateUtc="2026-09-22T16:1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9B3BA86" w14:textId="77777777" w:rsidR="00EB0E11" w:rsidRDefault="00EB0E11" w:rsidP="00A5391B">
      <w:pPr>
        <w:rPr>
          <w:ins w:id="1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7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ab/>
        </w:r>
      </w:ins>
    </w:p>
    <w:p w14:paraId="1F077223" w14:textId="77777777" w:rsidR="0065070B" w:rsidRPr="00345AD1" w:rsidRDefault="0065070B" w:rsidP="0065070B">
      <w:pPr>
        <w:pStyle w:val="Default"/>
        <w:rPr>
          <w:ins w:id="18" w:author="mary.inoue@fap.local" w:date="2026-09-22T12:16:00Z" w16du:dateUtc="2026-09-22T16:16:00Z"/>
        </w:rPr>
      </w:pPr>
      <w:ins w:id="19" w:author="mary.inoue@fap.local" w:date="2026-09-22T12:16:00Z" w16du:dateUtc="2026-09-22T16:1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BB258D1" w14:textId="77777777" w:rsidR="0065070B" w:rsidRDefault="0065070B" w:rsidP="00A5391B">
      <w:pPr>
        <w:rPr>
          <w:ins w:id="2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4063B4C" w14:textId="77777777" w:rsidR="00640AED" w:rsidRPr="00345AD1" w:rsidRDefault="00640AED" w:rsidP="00640AED">
      <w:pPr>
        <w:pStyle w:val="Default"/>
        <w:rPr>
          <w:ins w:id="21" w:author="mary.inoue@fap.local" w:date="2026-09-22T12:16:00Z" w16du:dateUtc="2026-09-22T16:16:00Z"/>
        </w:rPr>
      </w:pPr>
      <w:ins w:id="22" w:author="mary.inoue@fap.local" w:date="2026-09-22T12:16:00Z" w16du:dateUtc="2026-09-22T16:1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E1D7F57" w14:textId="77777777" w:rsidR="00640AED" w:rsidRPr="00345AD1" w:rsidRDefault="00640AED" w:rsidP="00640AED">
      <w:pPr>
        <w:rPr>
          <w:ins w:id="2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CAB174E" w14:textId="77777777" w:rsidR="00C9492A" w:rsidRDefault="00C9492A" w:rsidP="00C9492A">
      <w:pPr>
        <w:rPr>
          <w:ins w:id="2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5" w:author="mary.inoue@fap.local" w:date="2026-09-22T12:16:00Z" w16du:dateUtc="2026-09-22T16:1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AA9D7F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0CFD7C8" w14:textId="77777777" w:rsidR="00C9492A" w:rsidRDefault="00C9492A" w:rsidP="00C9492A">
      <w:pPr>
        <w:rPr>
          <w:ins w:id="2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095E974" w14:textId="77777777" w:rsidR="00A5391B" w:rsidRDefault="00A5391B" w:rsidP="00A5391B">
      <w:pPr>
        <w:rPr>
          <w:ins w:id="2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30" w:author="mary.inoue@fap.local" w:date="2026-09-22T12:16:00Z" w16du:dateUtc="2026-09-22T16:1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1229B9CC" w14:textId="77777777" w:rsidR="00EB0E11" w:rsidRPr="002D0CC2" w:rsidRDefault="00EB0E11" w:rsidP="00EB0E11">
      <w:pPr>
        <w:rPr>
          <w:ins w:id="3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32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5C9727E" w14:textId="77777777" w:rsidR="00EB0E11" w:rsidRDefault="00EB0E11" w:rsidP="00A5391B">
      <w:pPr>
        <w:rPr>
          <w:ins w:id="3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C3A37A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0751AA4" w14:textId="77777777" w:rsidR="00C9492A" w:rsidRDefault="00C9492A" w:rsidP="00C9492A">
      <w:pPr>
        <w:rPr>
          <w:ins w:id="3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78BE8D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38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1D710D40" w14:textId="77777777" w:rsidR="00C9492A" w:rsidRDefault="00C9492A" w:rsidP="00C9492A">
      <w:pPr>
        <w:rPr>
          <w:ins w:id="3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516151D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41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B34AA3E" w14:textId="77777777" w:rsidR="002D511D" w:rsidRDefault="002D511D" w:rsidP="002D511D">
      <w:pPr>
        <w:rPr>
          <w:ins w:id="4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E73C28B" w14:textId="77777777" w:rsidR="00F11D9F" w:rsidRDefault="00F11D9F" w:rsidP="00F11D9F">
      <w:pPr>
        <w:rPr>
          <w:ins w:id="43" w:author="mary.inoue@fap.local" w:date="2026-09-22T12:16:00Z" w16du:dateUtc="2026-09-22T16:16:00Z"/>
          <w:rFonts w:ascii="Arial" w:hAnsi="Arial" w:cs="Arial"/>
          <w:b/>
        </w:rPr>
      </w:pPr>
      <w:ins w:id="44" w:author="mary.inoue@fap.local" w:date="2026-09-22T12:16:00Z" w16du:dateUtc="2026-09-22T16:1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9FB4D47" w14:textId="77777777" w:rsidR="00F11D9F" w:rsidRPr="00F11D9F" w:rsidRDefault="00F11D9F" w:rsidP="00F11D9F">
      <w:pPr>
        <w:rPr>
          <w:ins w:id="4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46" w:author="mary.inoue@fap.local" w:date="2026-09-22T12:16:00Z" w16du:dateUtc="2026-09-22T16:1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8D05D27" w14:textId="77777777" w:rsidR="00F11D9F" w:rsidRDefault="00F11D9F" w:rsidP="00F11D9F">
      <w:pPr>
        <w:rPr>
          <w:ins w:id="4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C92A27E" w14:textId="77777777" w:rsidR="00F11D9F" w:rsidRDefault="00F11D9F" w:rsidP="002D511D">
      <w:pPr>
        <w:rPr>
          <w:ins w:id="4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070A93E" w14:textId="77777777" w:rsidR="00A5391B" w:rsidRDefault="002D22E0" w:rsidP="00A5391B">
      <w:pPr>
        <w:rPr>
          <w:ins w:id="4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0" w:author="mary.inoue@fap.local" w:date="2026-09-22T12:16:00Z" w16du:dateUtc="2026-09-22T16:1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D1997E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9E52D5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580A4EAE" w14:textId="77777777" w:rsidR="008C61C6" w:rsidRPr="00791921" w:rsidRDefault="008C61C6" w:rsidP="008C61C6">
      <w:pPr>
        <w:rPr>
          <w:ins w:id="5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5" w:author="mary.inoue@fap.local" w:date="2026-09-22T12:16:00Z" w16du:dateUtc="2026-09-22T16:1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E7959C1" w14:textId="77777777" w:rsidR="001F3B9E" w:rsidRDefault="001F3B9E" w:rsidP="00A5391B">
      <w:pPr>
        <w:rPr>
          <w:ins w:id="5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0751436" w14:textId="77777777" w:rsidR="001F3B9E" w:rsidRDefault="001F3B9E" w:rsidP="00A5391B">
      <w:pPr>
        <w:rPr>
          <w:ins w:id="5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6951FF4" w14:textId="77777777" w:rsidR="00DC250C" w:rsidRDefault="00DC250C" w:rsidP="00A5391B">
      <w:pPr>
        <w:rPr>
          <w:ins w:id="5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9" w:author="mary.inoue@fap.local" w:date="2026-09-22T12:16:00Z" w16du:dateUtc="2026-09-22T16:1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1F7A04A" w14:textId="77777777" w:rsidR="008C61C6" w:rsidRPr="002D0CC2" w:rsidRDefault="008C61C6" w:rsidP="008C61C6">
      <w:pPr>
        <w:rPr>
          <w:ins w:id="6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61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3CD301E" w14:textId="77777777" w:rsidR="003E02AD" w:rsidRDefault="003E02AD" w:rsidP="003E02AD">
      <w:pPr>
        <w:rPr>
          <w:ins w:id="6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1BBC4B1" w14:textId="77777777" w:rsidR="003E02AD" w:rsidRDefault="003E02AD" w:rsidP="003E02AD">
      <w:pPr>
        <w:rPr>
          <w:ins w:id="6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64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B759352" w14:textId="77777777" w:rsidR="008C61C6" w:rsidRDefault="008C61C6" w:rsidP="00A5391B">
      <w:pPr>
        <w:rPr>
          <w:ins w:id="6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8A15C2C" w14:textId="77777777" w:rsidR="00AF3743" w:rsidRDefault="00AF3743" w:rsidP="00AF3743">
      <w:pPr>
        <w:pStyle w:val="Default"/>
        <w:rPr>
          <w:ins w:id="66" w:author="mary.inoue@fap.local" w:date="2026-09-22T12:16:00Z" w16du:dateUtc="2026-09-22T16:16:00Z"/>
          <w:rFonts w:ascii="ArialMT" w:hAnsi="ArialMT" w:cs="ArialMT"/>
        </w:rPr>
      </w:pPr>
      <w:ins w:id="67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159E458" w14:textId="77777777" w:rsidR="00AF3743" w:rsidRDefault="00AF3743" w:rsidP="00A5391B">
      <w:pPr>
        <w:rPr>
          <w:ins w:id="6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099CE13" w14:textId="77777777" w:rsidR="00500EF8" w:rsidRPr="00500EF8" w:rsidRDefault="00500EF8" w:rsidP="00A5391B">
      <w:pPr>
        <w:rPr>
          <w:ins w:id="69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  <w:ins w:id="70" w:author="mary.inoue@fap.local" w:date="2026-09-22T12:16:00Z" w16du:dateUtc="2026-09-22T16:1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7837B07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A13AA5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2F7B7E23" w14:textId="77777777" w:rsidR="005120F2" w:rsidRPr="000759E6" w:rsidRDefault="005120F2" w:rsidP="005120F2">
      <w:pPr>
        <w:rPr>
          <w:ins w:id="74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  <w:ins w:id="75" w:author="mary.inoue@fap.local" w:date="2026-09-22T12:16:00Z" w16du:dateUtc="2026-09-22T16:1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FA2E214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16C7D92F" w14:textId="77777777" w:rsidR="009C4CE8" w:rsidRPr="00345AD1" w:rsidRDefault="009C4CE8" w:rsidP="009C4CE8">
      <w:pPr>
        <w:pStyle w:val="Default"/>
        <w:rPr>
          <w:ins w:id="77" w:author="mary.inoue@fap.local" w:date="2026-09-22T12:16:00Z" w16du:dateUtc="2026-09-22T16:16:00Z"/>
          <w:rFonts w:ascii="ArialMT" w:hAnsi="ArialMT" w:cs="ArialMT"/>
        </w:rPr>
      </w:pPr>
    </w:p>
    <w:p w14:paraId="0BE3913B" w14:textId="77777777" w:rsidR="009C4CE8" w:rsidRDefault="009C4CE8" w:rsidP="009C4CE8">
      <w:pPr>
        <w:pStyle w:val="Default"/>
        <w:rPr>
          <w:ins w:id="78" w:author="mary.inoue@fap.local" w:date="2026-09-22T12:16:00Z" w16du:dateUtc="2026-09-22T16:16:00Z"/>
          <w:rFonts w:ascii="ArialMT" w:hAnsi="ArialMT" w:cs="ArialMT"/>
        </w:rPr>
      </w:pPr>
    </w:p>
    <w:p w14:paraId="34473DE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80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C1EACF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2FDE8F12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83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8236B60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51DB0070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86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59ACBC3A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52BDDA5B" w14:textId="77777777" w:rsidR="004B4464" w:rsidRPr="000759E6" w:rsidRDefault="004B4464" w:rsidP="004B4464">
      <w:pPr>
        <w:rPr>
          <w:ins w:id="8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89" w:author="mary.inoue@fap.local" w:date="2026-09-22T12:16:00Z" w16du:dateUtc="2026-09-22T16:1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86EB45E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2A0A55CA" w14:textId="77777777" w:rsidR="009C4CE8" w:rsidRDefault="009C4CE8" w:rsidP="00A5391B">
      <w:pPr>
        <w:rPr>
          <w:ins w:id="91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</w:p>
    <w:p w14:paraId="6989DF7A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16:00Z" w16du:dateUtc="2026-09-22T16:1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94F34E4" w14:textId="77777777" w:rsidR="00AA2126" w:rsidRDefault="00AA2126" w:rsidP="00A5391B">
      <w:pPr>
        <w:rPr>
          <w:ins w:id="94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</w:p>
    <w:p w14:paraId="1EAD0C69" w14:textId="77777777" w:rsidR="00DC250C" w:rsidRDefault="00500EF8" w:rsidP="00A5391B">
      <w:pPr>
        <w:rPr>
          <w:ins w:id="9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96" w:author="mary.inoue@fap.local" w:date="2026-09-22T12:16:00Z" w16du:dateUtc="2026-09-22T16:1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FC1DC1A" w14:textId="77777777" w:rsidR="00ED46E8" w:rsidRPr="002D0762" w:rsidRDefault="00ED46E8" w:rsidP="00ED46E8">
      <w:pPr>
        <w:rPr>
          <w:ins w:id="9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98" w:author="mary.inoue@fap.local" w:date="2026-09-22T12:16:00Z" w16du:dateUtc="2026-09-22T16:1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7B25C7FB" w14:textId="77777777" w:rsidR="00ED46E8" w:rsidRPr="00500EF8" w:rsidRDefault="00ED46E8" w:rsidP="00A5391B">
      <w:pPr>
        <w:rPr>
          <w:ins w:id="9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375CFA8" w14:textId="77777777" w:rsidR="00DC250C" w:rsidRDefault="005B3636" w:rsidP="00A5391B">
      <w:pPr>
        <w:rPr>
          <w:ins w:id="10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1" w:author="mary.inoue@fap.local" w:date="2026-09-22T12:16:00Z" w16du:dateUtc="2026-09-22T16:1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9AC5A65" w14:textId="77777777" w:rsidR="00E0284E" w:rsidRPr="00674D51" w:rsidRDefault="00E0284E" w:rsidP="00A5391B">
      <w:pPr>
        <w:rPr>
          <w:ins w:id="10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3" w:author="mary.inoue@fap.local" w:date="2026-09-22T12:16:00Z" w16du:dateUtc="2026-09-22T16:1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41479A2" w14:textId="77777777" w:rsidR="00AA2126" w:rsidRDefault="00AA2126" w:rsidP="00AA2126">
      <w:pPr>
        <w:pStyle w:val="Default"/>
        <w:rPr>
          <w:ins w:id="104" w:author="mary.inoue@fap.local" w:date="2026-09-22T12:16:00Z" w16du:dateUtc="2026-09-22T16:16:00Z"/>
        </w:rPr>
      </w:pPr>
      <w:ins w:id="105" w:author="mary.inoue@fap.local" w:date="2026-09-22T12:16:00Z" w16du:dateUtc="2026-09-22T16:1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08B0463" w14:textId="77777777" w:rsidR="000172AA" w:rsidRDefault="000172AA" w:rsidP="00AA2126">
      <w:pPr>
        <w:pStyle w:val="Default"/>
        <w:rPr>
          <w:ins w:id="106" w:author="mary.inoue@fap.local" w:date="2026-09-22T12:16:00Z" w16du:dateUtc="2026-09-22T16:16:00Z"/>
        </w:rPr>
      </w:pPr>
    </w:p>
    <w:p w14:paraId="4033F6D9" w14:textId="77777777" w:rsidR="000172AA" w:rsidRDefault="000172AA" w:rsidP="000172AA">
      <w:pPr>
        <w:rPr>
          <w:ins w:id="10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8" w:author="mary.inoue@fap.local" w:date="2026-09-22T12:16:00Z" w16du:dateUtc="2026-09-22T16:1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2491B51B" w14:textId="77777777" w:rsidR="000172AA" w:rsidRDefault="000172AA" w:rsidP="00AA2126">
      <w:pPr>
        <w:pStyle w:val="Default"/>
        <w:rPr>
          <w:ins w:id="109" w:author="mary.inoue@fap.local" w:date="2026-09-22T12:16:00Z" w16du:dateUtc="2026-09-22T16:16:00Z"/>
        </w:rPr>
      </w:pPr>
    </w:p>
    <w:p w14:paraId="04DD9139" w14:textId="77777777" w:rsidR="00AA2126" w:rsidRPr="00345AD1" w:rsidRDefault="00AA2126" w:rsidP="00AA2126">
      <w:pPr>
        <w:pStyle w:val="Default"/>
        <w:rPr>
          <w:ins w:id="110" w:author="mary.inoue@fap.local" w:date="2026-09-22T12:16:00Z" w16du:dateUtc="2026-09-22T16:16:00Z"/>
        </w:rPr>
      </w:pPr>
    </w:p>
    <w:p w14:paraId="4318E4F7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D14A67B" w14:textId="77777777" w:rsidR="00AA2126" w:rsidRDefault="00AA2126" w:rsidP="00A5391B">
      <w:pPr>
        <w:rPr>
          <w:ins w:id="11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C4392D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16:00Z" w16du:dateUtc="2026-09-22T16:1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7658AB1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D866572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118" w:author="mary.inoue@fap.local" w:date="2026-09-22T12:16:00Z" w16du:dateUtc="2026-09-22T16:1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7EE8249" w14:textId="77777777" w:rsidR="00C01CF0" w:rsidRDefault="00C01CF0" w:rsidP="00A5391B">
      <w:pPr>
        <w:rPr>
          <w:ins w:id="11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408E304" w14:textId="77777777" w:rsidR="00E0284E" w:rsidRPr="006A49C0" w:rsidRDefault="006A49C0" w:rsidP="00A5391B">
      <w:pPr>
        <w:rPr>
          <w:ins w:id="12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21" w:author="mary.inoue@fap.local" w:date="2026-09-22T12:16:00Z" w16du:dateUtc="2026-09-22T16:1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53F9E8A5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355ED3C4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24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1EEC72B" w14:textId="77777777" w:rsidR="006575DD" w:rsidRDefault="006575DD" w:rsidP="006575DD">
      <w:pPr>
        <w:rPr>
          <w:ins w:id="125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</w:p>
    <w:p w14:paraId="105B829B" w14:textId="77777777" w:rsidR="006A49C0" w:rsidRDefault="006575DD" w:rsidP="00A5391B">
      <w:pPr>
        <w:rPr>
          <w:ins w:id="126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127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1AE40D0" w14:textId="77777777" w:rsidR="004D03FD" w:rsidRDefault="004D03FD" w:rsidP="00A5391B">
      <w:pPr>
        <w:rPr>
          <w:ins w:id="12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29" w:author="mary.inoue@fap.local" w:date="2026-09-22T12:16:00Z" w16du:dateUtc="2026-09-22T16:1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4F9307F" w14:textId="77777777" w:rsidR="005B2275" w:rsidRDefault="005B2275" w:rsidP="00A5391B">
      <w:pPr>
        <w:rPr>
          <w:ins w:id="13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6C6562C" w14:textId="77777777" w:rsidR="005B2275" w:rsidRPr="00FD6C0D" w:rsidRDefault="005B2275" w:rsidP="005B2275">
      <w:pPr>
        <w:rPr>
          <w:ins w:id="13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2" w:author="mary.inoue@fap.local" w:date="2026-09-22T12:16:00Z" w16du:dateUtc="2026-09-22T16:1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11E4AE41" w14:textId="77777777" w:rsidR="005B2275" w:rsidRPr="004D03FD" w:rsidRDefault="005B2275" w:rsidP="00A5391B">
      <w:pPr>
        <w:rPr>
          <w:ins w:id="133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</w:p>
    <w:p w14:paraId="0CFDA60B" w14:textId="77777777" w:rsidR="00C43956" w:rsidRDefault="00C43956" w:rsidP="00C43956">
      <w:pPr>
        <w:rPr>
          <w:ins w:id="13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5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9D7B0D6" w14:textId="77777777" w:rsidR="00A54CA6" w:rsidRPr="00C6444F" w:rsidRDefault="00A54CA6" w:rsidP="00A54CA6">
      <w:pPr>
        <w:rPr>
          <w:ins w:id="13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7" w:author="mary.inoue@fap.local" w:date="2026-09-22T12:16:00Z" w16du:dateUtc="2026-09-22T16:1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2A7EE76" w14:textId="77777777" w:rsidR="00A54CA6" w:rsidRDefault="00A54CA6" w:rsidP="00A54CA6">
      <w:pPr>
        <w:rPr>
          <w:ins w:id="13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F741449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40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033B122F" w14:textId="77777777" w:rsidR="00C43956" w:rsidRDefault="00C43956" w:rsidP="00A5391B">
      <w:pPr>
        <w:rPr>
          <w:ins w:id="14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C354A80" w14:textId="77777777" w:rsidR="00ED407E" w:rsidRPr="00345AD1" w:rsidRDefault="00ED407E" w:rsidP="00ED407E">
      <w:pPr>
        <w:pStyle w:val="Default"/>
        <w:rPr>
          <w:ins w:id="142" w:author="mary.inoue@fap.local" w:date="2026-09-22T12:16:00Z" w16du:dateUtc="2026-09-22T16:16:00Z"/>
        </w:rPr>
      </w:pPr>
      <w:ins w:id="143" w:author="mary.inoue@fap.local" w:date="2026-09-22T12:16:00Z" w16du:dateUtc="2026-09-22T16:1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377D788" w14:textId="77777777" w:rsidR="00ED407E" w:rsidRDefault="00ED407E" w:rsidP="00A5391B">
      <w:pPr>
        <w:rPr>
          <w:ins w:id="14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79474BB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46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54F0FE8" w14:textId="77777777" w:rsidR="00AE71D2" w:rsidRDefault="00AE71D2" w:rsidP="00A5391B">
      <w:pPr>
        <w:rPr>
          <w:ins w:id="147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75223FA6" w14:textId="77777777" w:rsidR="00901CD7" w:rsidRDefault="00AE71D2" w:rsidP="00A5391B">
      <w:pPr>
        <w:rPr>
          <w:ins w:id="148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DF0B39F" w14:textId="77777777" w:rsidR="00D64C4F" w:rsidRPr="00345AD1" w:rsidRDefault="00D64C4F" w:rsidP="00D64C4F">
      <w:pPr>
        <w:pStyle w:val="Default"/>
        <w:rPr>
          <w:ins w:id="150" w:author="mary.inoue@fap.local" w:date="2026-09-22T12:16:00Z" w16du:dateUtc="2026-09-22T16:16:00Z"/>
        </w:rPr>
      </w:pPr>
      <w:ins w:id="151" w:author="mary.inoue@fap.local" w:date="2026-09-22T12:16:00Z" w16du:dateUtc="2026-09-22T16:1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5627BF64" w14:textId="77777777" w:rsidR="00D64C4F" w:rsidRDefault="00D64C4F" w:rsidP="00A5391B">
      <w:pPr>
        <w:rPr>
          <w:ins w:id="15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DE636FE" w14:textId="77777777" w:rsidR="00D1508E" w:rsidRDefault="00D1508E" w:rsidP="00D1508E">
      <w:pPr>
        <w:pStyle w:val="Default"/>
        <w:rPr>
          <w:ins w:id="153" w:author="mary.inoue@fap.local" w:date="2026-09-22T12:16:00Z" w16du:dateUtc="2026-09-22T16:16:00Z"/>
        </w:rPr>
      </w:pPr>
      <w:ins w:id="154" w:author="mary.inoue@fap.local" w:date="2026-09-22T12:16:00Z" w16du:dateUtc="2026-09-22T16:1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13D89C0C" w14:textId="77777777" w:rsidR="00D1508E" w:rsidRDefault="00D1508E" w:rsidP="00A5391B">
      <w:pPr>
        <w:rPr>
          <w:ins w:id="15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7E72FCE" w14:textId="77777777" w:rsidR="00C43956" w:rsidRDefault="00C43956" w:rsidP="00A5391B">
      <w:pPr>
        <w:rPr>
          <w:ins w:id="15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B21DB8E" w14:textId="77777777" w:rsidR="00425F7C" w:rsidRPr="009B31F7" w:rsidRDefault="009B31F7" w:rsidP="00A5391B">
      <w:pPr>
        <w:rPr>
          <w:ins w:id="15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58" w:author="mary.inoue@fap.local" w:date="2026-09-22T12:16:00Z" w16du:dateUtc="2026-09-22T16:1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CF0E22D" w14:textId="77777777" w:rsidR="00425F7C" w:rsidRDefault="00C549DE" w:rsidP="00A5391B">
      <w:pPr>
        <w:rPr>
          <w:ins w:id="15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0" w:author="mary.inoue@fap.local" w:date="2026-09-22T12:16:00Z" w16du:dateUtc="2026-09-22T16:1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021C179" w14:textId="77777777" w:rsidR="0040121F" w:rsidRDefault="0040121F" w:rsidP="0040121F">
      <w:pPr>
        <w:rPr>
          <w:ins w:id="16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2" w:author="mary.inoue@fap.local" w:date="2026-09-22T12:16:00Z" w16du:dateUtc="2026-09-22T16:1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4A0812BA" w14:textId="77777777" w:rsidR="00A2270B" w:rsidRPr="00AF56D5" w:rsidRDefault="00A2270B" w:rsidP="00A2270B">
      <w:pPr>
        <w:rPr>
          <w:ins w:id="16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4" w:author="mary.inoue@fap.local" w:date="2026-09-22T12:16:00Z" w16du:dateUtc="2026-09-22T16:1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2C34642" w14:textId="77777777" w:rsidR="00E45383" w:rsidRDefault="00E45383" w:rsidP="00E45383">
      <w:pPr>
        <w:rPr>
          <w:ins w:id="16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86B1FE8" w14:textId="77777777" w:rsidR="00395556" w:rsidRPr="000642ED" w:rsidRDefault="00395556" w:rsidP="00395556">
      <w:pPr>
        <w:rPr>
          <w:ins w:id="16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7" w:author="mary.inoue@fap.local" w:date="2026-09-22T12:16:00Z" w16du:dateUtc="2026-09-22T16:1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0B3B72A" w14:textId="77777777" w:rsidR="0040121F" w:rsidRDefault="0040121F" w:rsidP="0040121F">
      <w:pPr>
        <w:rPr>
          <w:ins w:id="16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9867C5B" w14:textId="77777777" w:rsidR="00395556" w:rsidRDefault="00395556" w:rsidP="00E45383">
      <w:pPr>
        <w:rPr>
          <w:ins w:id="16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75D8E72" w14:textId="77777777" w:rsidR="00E45383" w:rsidRPr="0050434A" w:rsidRDefault="00E45383" w:rsidP="00E45383">
      <w:pPr>
        <w:rPr>
          <w:ins w:id="17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71" w:author="mary.inoue@fap.local" w:date="2026-09-22T12:16:00Z" w16du:dateUtc="2026-09-22T16:1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B2E67A7" w14:textId="77777777" w:rsidR="00723985" w:rsidRDefault="00723985" w:rsidP="00723985">
      <w:pPr>
        <w:pStyle w:val="Default"/>
        <w:rPr>
          <w:ins w:id="172" w:author="mary.inoue@fap.local" w:date="2026-09-22T12:16:00Z" w16du:dateUtc="2026-09-22T16:16:00Z"/>
        </w:rPr>
      </w:pPr>
    </w:p>
    <w:p w14:paraId="3E4B735F" w14:textId="77777777" w:rsidR="00EB44BF" w:rsidRPr="008D7954" w:rsidRDefault="00EB44BF" w:rsidP="00EB44BF">
      <w:pPr>
        <w:rPr>
          <w:ins w:id="17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74" w:author="mary.inoue@fap.local" w:date="2026-09-22T12:16:00Z" w16du:dateUtc="2026-09-22T16:1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6F95C72B" w14:textId="77777777" w:rsidR="00E45383" w:rsidRDefault="00E45383" w:rsidP="00723985">
      <w:pPr>
        <w:pStyle w:val="Default"/>
        <w:rPr>
          <w:ins w:id="175" w:author="mary.inoue@fap.local" w:date="2026-09-22T12:16:00Z" w16du:dateUtc="2026-09-22T16:16:00Z"/>
        </w:rPr>
      </w:pPr>
    </w:p>
    <w:p w14:paraId="6006BDA5" w14:textId="77777777" w:rsidR="00723985" w:rsidRPr="00345AD1" w:rsidRDefault="00723985" w:rsidP="00723985">
      <w:pPr>
        <w:pStyle w:val="Default"/>
        <w:rPr>
          <w:ins w:id="176" w:author="mary.inoue@fap.local" w:date="2026-09-22T12:16:00Z" w16du:dateUtc="2026-09-22T16:16:00Z"/>
        </w:rPr>
      </w:pPr>
      <w:ins w:id="177" w:author="mary.inoue@fap.local" w:date="2026-09-22T12:16:00Z" w16du:dateUtc="2026-09-22T16:1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DA65AE6" w14:textId="77777777" w:rsidR="00723985" w:rsidRDefault="00723985" w:rsidP="00A5391B">
      <w:pPr>
        <w:rPr>
          <w:ins w:id="17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1FA2256" w14:textId="77777777" w:rsidR="00B30730" w:rsidRPr="00345AD1" w:rsidRDefault="00B30730" w:rsidP="00B30730">
      <w:pPr>
        <w:pStyle w:val="Default"/>
        <w:rPr>
          <w:ins w:id="179" w:author="mary.inoue@fap.local" w:date="2026-09-22T12:16:00Z" w16du:dateUtc="2026-09-22T16:16:00Z"/>
        </w:rPr>
      </w:pPr>
      <w:ins w:id="180" w:author="mary.inoue@fap.local" w:date="2026-09-22T12:16:00Z" w16du:dateUtc="2026-09-22T16:1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40435F4" w14:textId="77777777" w:rsidR="00B30730" w:rsidRDefault="00B30730" w:rsidP="00A5391B">
      <w:pPr>
        <w:rPr>
          <w:ins w:id="18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0969D18" w14:textId="77777777" w:rsidR="00723985" w:rsidRDefault="00723985" w:rsidP="00A5391B">
      <w:pPr>
        <w:rPr>
          <w:ins w:id="18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D157830" w14:textId="77777777" w:rsidR="00723985" w:rsidRDefault="00723985" w:rsidP="00A5391B">
      <w:pPr>
        <w:rPr>
          <w:ins w:id="18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BB09470" w14:textId="77777777" w:rsidR="00BC4C01" w:rsidRPr="00BC4C01" w:rsidRDefault="00BC4C01" w:rsidP="00A5391B">
      <w:pPr>
        <w:rPr>
          <w:ins w:id="18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85" w:author="mary.inoue@fap.local" w:date="2026-09-22T12:16:00Z" w16du:dateUtc="2026-09-22T16:1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03B8612" w14:textId="77777777" w:rsidR="00B23618" w:rsidRDefault="00B23618" w:rsidP="00B23618">
      <w:pPr>
        <w:rPr>
          <w:ins w:id="18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87" w:author="mary.inoue@fap.local" w:date="2026-09-22T12:16:00Z" w16du:dateUtc="2026-09-22T16:1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6934445" w14:textId="77777777" w:rsidR="00B23618" w:rsidRDefault="00B23618" w:rsidP="00A5391B">
      <w:pPr>
        <w:rPr>
          <w:ins w:id="18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AAEDBD7" w14:textId="77777777" w:rsidR="00B23618" w:rsidRDefault="00B23618" w:rsidP="00A5391B">
      <w:pPr>
        <w:rPr>
          <w:ins w:id="18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134999A" w14:textId="77777777" w:rsidR="006D73AD" w:rsidRDefault="006F5CEB" w:rsidP="00A5391B">
      <w:pPr>
        <w:rPr>
          <w:ins w:id="19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1" w:author="mary.inoue@fap.local" w:date="2026-09-22T12:16:00Z" w16du:dateUtc="2026-09-22T16:1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9F58243" w14:textId="77777777" w:rsidR="00B23618" w:rsidRPr="003A0E43" w:rsidRDefault="00B23618" w:rsidP="00B23618">
      <w:pPr>
        <w:rPr>
          <w:ins w:id="19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3" w:author="mary.inoue@fap.local" w:date="2026-09-22T12:16:00Z" w16du:dateUtc="2026-09-22T16:1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A930B98" w14:textId="77777777" w:rsidR="00B30730" w:rsidRDefault="00B30730" w:rsidP="00A5391B">
      <w:pPr>
        <w:rPr>
          <w:ins w:id="19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630BC74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96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6BAA01B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009D104B" w14:textId="77777777" w:rsidR="00B23618" w:rsidRDefault="00B23618" w:rsidP="00B23618">
      <w:pPr>
        <w:rPr>
          <w:ins w:id="19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9" w:author="mary.inoue@fap.local" w:date="2026-09-22T12:16:00Z" w16du:dateUtc="2026-09-22T16:1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486B09D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E3246AF" w14:textId="77777777" w:rsidR="00B23618" w:rsidRPr="00345AD1" w:rsidRDefault="00B23618" w:rsidP="00B23618">
      <w:pPr>
        <w:pStyle w:val="Default"/>
        <w:rPr>
          <w:ins w:id="202" w:author="mary.inoue@fap.local" w:date="2026-09-22T12:16:00Z" w16du:dateUtc="2026-09-22T16:16:00Z"/>
        </w:rPr>
      </w:pPr>
      <w:ins w:id="203" w:author="mary.inoue@fap.local" w:date="2026-09-22T12:16:00Z" w16du:dateUtc="2026-09-22T16:16:00Z">
        <w:r w:rsidRPr="00345AD1">
          <w:t xml:space="preserve"> </w:t>
        </w:r>
      </w:ins>
    </w:p>
    <w:p w14:paraId="49CE9023" w14:textId="77777777" w:rsidR="00B23618" w:rsidRDefault="00B23618" w:rsidP="00B23618">
      <w:pPr>
        <w:rPr>
          <w:ins w:id="20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47C67CF" w14:textId="77777777" w:rsidR="00B23618" w:rsidRDefault="00B23618" w:rsidP="00B23618">
      <w:pPr>
        <w:rPr>
          <w:ins w:id="20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3A7228E" w14:textId="77777777" w:rsidR="00B23618" w:rsidRDefault="00B23618" w:rsidP="00B23618">
      <w:pPr>
        <w:rPr>
          <w:ins w:id="20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07" w:author="mary.inoue@fap.local" w:date="2026-09-22T12:16:00Z" w16du:dateUtc="2026-09-22T16:1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DE55776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22591459" w14:textId="77777777" w:rsidR="00B30730" w:rsidRDefault="00B30730" w:rsidP="00A5391B">
      <w:pPr>
        <w:rPr>
          <w:ins w:id="20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E6E62F0" w14:textId="77777777" w:rsidR="00D1600A" w:rsidRPr="00345AD1" w:rsidRDefault="00D1600A" w:rsidP="00D1600A">
      <w:pPr>
        <w:pStyle w:val="Default"/>
        <w:rPr>
          <w:ins w:id="210" w:author="mary.inoue@fap.local" w:date="2026-09-22T12:16:00Z" w16du:dateUtc="2026-09-22T16:16:00Z"/>
        </w:rPr>
      </w:pPr>
      <w:ins w:id="211" w:author="mary.inoue@fap.local" w:date="2026-09-22T12:16:00Z" w16du:dateUtc="2026-09-22T16:1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7BD66B66" w14:textId="77777777" w:rsidR="004175E5" w:rsidRDefault="004175E5" w:rsidP="00A5391B">
      <w:pPr>
        <w:rPr>
          <w:ins w:id="21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BE31C91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214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2CBD1E7" w14:textId="77777777" w:rsidR="00F33C0F" w:rsidRDefault="00F33C0F" w:rsidP="00A5391B">
      <w:pPr>
        <w:rPr>
          <w:ins w:id="21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0403BB2" w14:textId="77777777" w:rsidR="00D60738" w:rsidRDefault="00D60738" w:rsidP="00A5391B">
      <w:pPr>
        <w:rPr>
          <w:ins w:id="21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17" w:author="mary.inoue@fap.local" w:date="2026-09-22T12:16:00Z" w16du:dateUtc="2026-09-22T16:1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1B3EFF06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19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ACA4E1D" w14:textId="77777777" w:rsidR="00A24980" w:rsidRPr="00D60738" w:rsidRDefault="00A24980" w:rsidP="00A5391B">
      <w:pPr>
        <w:rPr>
          <w:ins w:id="22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E238C93" w14:textId="77777777" w:rsidR="00163BDD" w:rsidRDefault="00163BDD" w:rsidP="00A5391B">
      <w:pPr>
        <w:rPr>
          <w:ins w:id="22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22" w:author="mary.inoue@fap.local" w:date="2026-09-22T12:16:00Z" w16du:dateUtc="2026-09-22T16:1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4D4954E" w14:textId="77777777" w:rsidR="00B23618" w:rsidRDefault="00B23618" w:rsidP="00A5391B">
      <w:pPr>
        <w:rPr>
          <w:ins w:id="22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A70AA1F" w14:textId="77777777" w:rsidR="00B23618" w:rsidRDefault="00B23618" w:rsidP="00B23618">
      <w:pPr>
        <w:rPr>
          <w:ins w:id="22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F3B70D4" w14:textId="77777777" w:rsidR="00B23618" w:rsidRDefault="00B23618" w:rsidP="00A5391B">
      <w:pPr>
        <w:rPr>
          <w:ins w:id="22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66461BD" w14:textId="77777777" w:rsidR="00094AC5" w:rsidRDefault="00094AC5" w:rsidP="00094AC5">
      <w:pPr>
        <w:pStyle w:val="Default"/>
        <w:rPr>
          <w:ins w:id="226" w:author="mary.inoue@fap.local" w:date="2026-09-22T12:16:00Z" w16du:dateUtc="2026-09-22T16:16:00Z"/>
        </w:rPr>
      </w:pPr>
      <w:ins w:id="227" w:author="mary.inoue@fap.local" w:date="2026-09-22T12:16:00Z" w16du:dateUtc="2026-09-22T16:1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40658A4" w14:textId="77777777" w:rsidR="00B23618" w:rsidRDefault="00B23618" w:rsidP="00B23618">
      <w:pPr>
        <w:rPr>
          <w:ins w:id="22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2836245" w14:textId="77777777" w:rsidR="00B23618" w:rsidRPr="003268AD" w:rsidRDefault="00B23618" w:rsidP="00B23618">
      <w:pPr>
        <w:rPr>
          <w:ins w:id="22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30" w:author="mary.inoue@fap.local" w:date="2026-09-22T12:16:00Z" w16du:dateUtc="2026-09-22T16:1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455DD0FA" w14:textId="77777777" w:rsidR="00B23618" w:rsidRPr="005B78AA" w:rsidRDefault="00B23618" w:rsidP="00B23618">
      <w:pPr>
        <w:rPr>
          <w:ins w:id="23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32" w:author="mary.inoue@fap.local" w:date="2026-09-22T12:16:00Z" w16du:dateUtc="2026-09-22T16:1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3B26CD7A" w14:textId="77777777" w:rsidR="00B23618" w:rsidRPr="00345AD1" w:rsidRDefault="00B23618" w:rsidP="00094AC5">
      <w:pPr>
        <w:pStyle w:val="Default"/>
        <w:rPr>
          <w:ins w:id="233" w:author="mary.inoue@fap.local" w:date="2026-09-22T12:16:00Z" w16du:dateUtc="2026-09-22T16:16:00Z"/>
        </w:rPr>
      </w:pPr>
    </w:p>
    <w:p w14:paraId="5AA5A62C" w14:textId="77777777" w:rsidR="00094AC5" w:rsidRDefault="00094AC5" w:rsidP="00094AC5">
      <w:pPr>
        <w:pStyle w:val="Default"/>
        <w:rPr>
          <w:ins w:id="234" w:author="mary.inoue@fap.local" w:date="2026-09-22T12:16:00Z" w16du:dateUtc="2026-09-22T16:16:00Z"/>
        </w:rPr>
      </w:pPr>
    </w:p>
    <w:p w14:paraId="1FE4D28F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86E72FF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303E5935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2F12569" w14:textId="77777777" w:rsidR="00094AC5" w:rsidRPr="00163BDD" w:rsidRDefault="00094AC5" w:rsidP="00A5391B">
      <w:pPr>
        <w:rPr>
          <w:ins w:id="24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8352135" w14:textId="77777777" w:rsidR="00A5391B" w:rsidRPr="00A5391B" w:rsidRDefault="00A5391B" w:rsidP="00A5391B">
      <w:pPr>
        <w:rPr>
          <w:ins w:id="24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42" w:author="mary.inoue@fap.local" w:date="2026-09-22T12:16:00Z" w16du:dateUtc="2026-09-22T16:1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947D5F5" w14:textId="77777777" w:rsidR="002C247D" w:rsidRDefault="002C247D" w:rsidP="002C247D">
      <w:pPr>
        <w:rPr>
          <w:ins w:id="24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44" w:author="mary.inoue@fap.local" w:date="2026-09-22T12:16:00Z" w16du:dateUtc="2026-09-22T16:1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23E7DA7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246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0B4E57E" w14:textId="77777777" w:rsidR="00BB7F95" w:rsidRDefault="00BB7F95" w:rsidP="002C247D">
      <w:pPr>
        <w:rPr>
          <w:ins w:id="24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6D4D996" w14:textId="77777777" w:rsidR="00BB7F95" w:rsidRDefault="00BB7F95" w:rsidP="002C247D">
      <w:pPr>
        <w:rPr>
          <w:ins w:id="24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EABF58F" w14:textId="77777777" w:rsidR="00BB7F95" w:rsidRDefault="00BB7F95" w:rsidP="002C247D">
      <w:pPr>
        <w:rPr>
          <w:ins w:id="24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5F82CEB" w14:textId="77777777" w:rsidR="00140891" w:rsidRDefault="00140891" w:rsidP="002C247D">
      <w:pPr>
        <w:rPr>
          <w:ins w:id="25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51" w:author="mary.inoue@fap.local" w:date="2026-09-22T12:16:00Z" w16du:dateUtc="2026-09-22T16:1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6CDFEF29" w14:textId="77777777" w:rsidR="00B23618" w:rsidRPr="005B78AA" w:rsidRDefault="00B23618" w:rsidP="00B23618">
      <w:pPr>
        <w:rPr>
          <w:ins w:id="252" w:author="mary.inoue@fap.local" w:date="2026-09-22T12:16:00Z" w16du:dateUtc="2026-09-22T16:16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16:00Z" w16du:dateUtc="2026-09-22T16:1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65E6F626" w14:textId="77777777" w:rsidR="00B23618" w:rsidRPr="00140891" w:rsidRDefault="00B23618" w:rsidP="002C247D">
      <w:pPr>
        <w:rPr>
          <w:ins w:id="25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87DEC30" w14:textId="77777777" w:rsidR="00140891" w:rsidRDefault="00140891" w:rsidP="002C247D">
      <w:pPr>
        <w:rPr>
          <w:ins w:id="25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57" w:author="mary.inoue@fap.local" w:date="2026-09-22T12:16:00Z" w16du:dateUtc="2026-09-22T16:1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41DAEC37" w14:textId="77777777" w:rsidR="00064320" w:rsidRDefault="00064320" w:rsidP="00064320">
      <w:pPr>
        <w:pStyle w:val="Default"/>
        <w:rPr>
          <w:ins w:id="258" w:author="mary.inoue@fap.local" w:date="2026-09-22T12:16:00Z" w16du:dateUtc="2026-09-22T16:16:00Z"/>
        </w:rPr>
      </w:pPr>
    </w:p>
    <w:p w14:paraId="06A4E0B6" w14:textId="77777777" w:rsidR="00064320" w:rsidRPr="00345AD1" w:rsidRDefault="00064320" w:rsidP="00064320">
      <w:pPr>
        <w:pStyle w:val="Default"/>
        <w:rPr>
          <w:ins w:id="259" w:author="mary.inoue@fap.local" w:date="2026-09-22T12:16:00Z" w16du:dateUtc="2026-09-22T16:16:00Z"/>
        </w:rPr>
      </w:pPr>
      <w:ins w:id="260" w:author="mary.inoue@fap.local" w:date="2026-09-22T12:16:00Z" w16du:dateUtc="2026-09-22T16:1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E4D5AB7" w14:textId="77777777" w:rsidR="00064320" w:rsidRDefault="00064320" w:rsidP="00064320">
      <w:pPr>
        <w:pStyle w:val="Default"/>
        <w:rPr>
          <w:ins w:id="261" w:author="mary.inoue@fap.local" w:date="2026-09-22T12:16:00Z" w16du:dateUtc="2026-09-22T16:16:00Z"/>
        </w:rPr>
      </w:pPr>
    </w:p>
    <w:p w14:paraId="789E0BF3" w14:textId="77777777" w:rsidR="00064320" w:rsidRPr="008A41B7" w:rsidRDefault="008A41B7" w:rsidP="002C247D">
      <w:pPr>
        <w:rPr>
          <w:ins w:id="26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63" w:author="mary.inoue@fap.local" w:date="2026-09-22T12:16:00Z" w16du:dateUtc="2026-09-22T16:1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23D51A7" w14:textId="77777777" w:rsidR="00064320" w:rsidRDefault="00064320" w:rsidP="002C247D">
      <w:pPr>
        <w:rPr>
          <w:ins w:id="26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5724E8E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6D3C8416" w14:textId="77777777" w:rsidR="00706622" w:rsidRPr="00345AD1" w:rsidRDefault="00706622" w:rsidP="00706622">
      <w:pPr>
        <w:pStyle w:val="Default"/>
        <w:rPr>
          <w:ins w:id="267" w:author="mary.inoue@fap.local" w:date="2026-09-22T12:16:00Z" w16du:dateUtc="2026-09-22T16:16:00Z"/>
        </w:rPr>
      </w:pPr>
    </w:p>
    <w:p w14:paraId="45A42C6A" w14:textId="77777777" w:rsidR="00494500" w:rsidRDefault="00494500" w:rsidP="00494500">
      <w:pPr>
        <w:pStyle w:val="Default"/>
        <w:rPr>
          <w:ins w:id="268" w:author="mary.inoue@fap.local" w:date="2026-09-22T12:16:00Z" w16du:dateUtc="2026-09-22T16:16:00Z"/>
        </w:rPr>
      </w:pPr>
      <w:ins w:id="269" w:author="mary.inoue@fap.local" w:date="2026-09-22T12:16:00Z" w16du:dateUtc="2026-09-22T16:1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648B20E" w14:textId="77777777" w:rsidR="005201FD" w:rsidRDefault="005201FD" w:rsidP="00494500">
      <w:pPr>
        <w:pStyle w:val="Default"/>
        <w:rPr>
          <w:ins w:id="270" w:author="mary.inoue@fap.local" w:date="2026-09-22T12:16:00Z" w16du:dateUtc="2026-09-22T16:16:00Z"/>
        </w:rPr>
      </w:pPr>
    </w:p>
    <w:p w14:paraId="6DE38ADD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72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4D5340F0" w14:textId="77777777" w:rsidR="005201FD" w:rsidRPr="00345AD1" w:rsidRDefault="005201FD" w:rsidP="00494500">
      <w:pPr>
        <w:pStyle w:val="Default"/>
        <w:rPr>
          <w:ins w:id="273" w:author="mary.inoue@fap.local" w:date="2026-09-22T12:16:00Z" w16du:dateUtc="2026-09-22T16:16:00Z"/>
        </w:rPr>
      </w:pPr>
    </w:p>
    <w:p w14:paraId="0DEF0C62" w14:textId="77777777" w:rsidR="00BD6490" w:rsidRPr="00345AD1" w:rsidRDefault="00BD6490" w:rsidP="00BD6490">
      <w:pPr>
        <w:pStyle w:val="Default"/>
        <w:rPr>
          <w:ins w:id="274" w:author="mary.inoue@fap.local" w:date="2026-09-22T12:16:00Z" w16du:dateUtc="2026-09-22T16:16:00Z"/>
        </w:rPr>
      </w:pPr>
      <w:ins w:id="275" w:author="mary.inoue@fap.local" w:date="2026-09-22T12:16:00Z" w16du:dateUtc="2026-09-22T16:1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6BAD33C" w14:textId="77777777" w:rsidR="00064320" w:rsidRDefault="00064320" w:rsidP="002C247D">
      <w:pPr>
        <w:rPr>
          <w:ins w:id="27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8467126" w14:textId="77777777" w:rsidR="00B9482B" w:rsidRDefault="00B9482B" w:rsidP="002C247D">
      <w:pPr>
        <w:rPr>
          <w:ins w:id="27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78" w:author="mary.inoue@fap.local" w:date="2026-09-22T12:16:00Z" w16du:dateUtc="2026-09-22T16:1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16F9C2A" w14:textId="77777777" w:rsidR="00B9482B" w:rsidRDefault="00B9482B" w:rsidP="002C247D">
      <w:pPr>
        <w:rPr>
          <w:ins w:id="27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80" w:author="mary.inoue@fap.local" w:date="2026-09-22T12:16:00Z" w16du:dateUtc="2026-09-22T16:1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1C6DD88" w14:textId="77777777" w:rsidR="009801CD" w:rsidRDefault="009801CD" w:rsidP="002C247D">
      <w:pPr>
        <w:rPr>
          <w:ins w:id="28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82" w:author="mary.inoue@fap.local" w:date="2026-09-22T12:16:00Z" w16du:dateUtc="2026-09-22T16:1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52DA85D" w14:textId="77777777" w:rsidR="00C10C2A" w:rsidRPr="00345AD1" w:rsidRDefault="00C10C2A" w:rsidP="00C10C2A">
      <w:pPr>
        <w:pStyle w:val="Default"/>
        <w:rPr>
          <w:ins w:id="283" w:author="mary.inoue@fap.local" w:date="2026-09-22T12:16:00Z" w16du:dateUtc="2026-09-22T16:16:00Z"/>
        </w:rPr>
      </w:pPr>
      <w:ins w:id="284" w:author="mary.inoue@fap.local" w:date="2026-09-22T12:16:00Z" w16du:dateUtc="2026-09-22T16:1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3A0B83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02AF175D" w14:textId="77777777" w:rsidR="00566CD3" w:rsidRDefault="00B23618" w:rsidP="00566CD3">
      <w:pPr>
        <w:rPr>
          <w:del w:id="286" w:author="mary.inoue@fap.local" w:date="2026-09-22T12:16:00Z" w16du:dateUtc="2026-09-22T16:16:00Z"/>
        </w:rPr>
      </w:pPr>
      <w:ins w:id="287" w:author="mary.inoue@fap.local" w:date="2026-09-22T12:16:00Z" w16du:dateUtc="2026-09-22T16:1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21FFE90" w14:textId="77777777" w:rsidR="00566CD3" w:rsidRDefault="000534AA" w:rsidP="00566CD3">
      <w:pPr>
        <w:rPr>
          <w:del w:id="288" w:author="mary.inoue@fap.local" w:date="2026-09-22T12:16:00Z" w16du:dateUtc="2026-09-22T16:16:00Z"/>
        </w:rPr>
      </w:pPr>
      <w:del w:id="289" w:author="mary.inoue@fap.local" w:date="2026-09-22T12:16:00Z" w16du:dateUtc="2026-09-22T16:16:00Z">
        <w:r>
          <w:rPr>
            <w:b/>
          </w:rPr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>
          <w:rPr>
            <w:b/>
          </w:rPr>
          <w:delText xml:space="preserve"> v zasadačke Obecného domu</w:delText>
        </w:r>
      </w:del>
    </w:p>
    <w:p w14:paraId="7075A17E" w14:textId="77777777" w:rsidR="00261B8F" w:rsidRDefault="00261B8F" w:rsidP="00566CD3">
      <w:pPr>
        <w:rPr>
          <w:del w:id="290" w:author="mary.inoue@fap.local" w:date="2026-09-22T12:16:00Z" w16du:dateUtc="2026-09-22T16:16:00Z"/>
        </w:rPr>
      </w:pPr>
    </w:p>
    <w:p w14:paraId="6BC1650B" w14:textId="77777777" w:rsidR="00BE4509" w:rsidRDefault="00BE4509" w:rsidP="00566CD3">
      <w:pPr>
        <w:rPr>
          <w:del w:id="291" w:author="mary.inoue@fap.local" w:date="2026-09-22T12:16:00Z" w16du:dateUtc="2026-09-22T16:16:00Z"/>
        </w:rPr>
      </w:pPr>
      <w:del w:id="292" w:author="mary.inoue@fap.local" w:date="2026-09-22T12:16:00Z" w16du:dateUtc="2026-09-22T16:16:00Z">
        <w:r>
          <w:delText>Starosta obce: Mgr. Ladislav Šnapko</w:delText>
        </w:r>
      </w:del>
    </w:p>
    <w:p w14:paraId="754E4404" w14:textId="77777777" w:rsidR="00BE4509" w:rsidRDefault="00BE4509" w:rsidP="00566CD3">
      <w:pPr>
        <w:rPr>
          <w:del w:id="293" w:author="mary.inoue@fap.local" w:date="2026-09-22T12:16:00Z" w16du:dateUtc="2026-09-22T16:16:00Z"/>
        </w:rPr>
      </w:pPr>
      <w:del w:id="294" w:author="mary.inoue@fap.local" w:date="2026-09-22T12:16:00Z" w16du:dateUtc="2026-09-22T16:16:00Z">
        <w:r>
          <w:delText>Hlavný kontrolór : Ing. Vladimír Brindžák</w:delText>
        </w:r>
      </w:del>
    </w:p>
    <w:p w14:paraId="56943261" w14:textId="77777777" w:rsidR="009A799E" w:rsidRDefault="009A799E" w:rsidP="00566CD3">
      <w:pPr>
        <w:rPr>
          <w:del w:id="295" w:author="mary.inoue@fap.local" w:date="2026-09-22T12:16:00Z" w16du:dateUtc="2026-09-22T16:16:00Z"/>
        </w:rPr>
      </w:pPr>
      <w:del w:id="296" w:author="mary.inoue@fap.local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0E5DA6DB" w14:textId="77777777" w:rsidR="00BE4509" w:rsidRDefault="00BE4509" w:rsidP="00566CD3">
      <w:pPr>
        <w:rPr>
          <w:del w:id="297" w:author="mary.inoue@fap.local" w:date="2026-09-22T12:16:00Z" w16du:dateUtc="2026-09-22T16:16:00Z"/>
        </w:rPr>
      </w:pPr>
      <w:del w:id="298" w:author="mary.inoue@fap.local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39D6DD73" w14:textId="77777777" w:rsidR="009A799E" w:rsidRDefault="009A799E" w:rsidP="00566CD3">
      <w:pPr>
        <w:rPr>
          <w:del w:id="299" w:author="mary.inoue@fap.local" w:date="2026-09-22T12:16:00Z" w16du:dateUtc="2026-09-22T16:16:00Z"/>
        </w:rPr>
      </w:pPr>
    </w:p>
    <w:p w14:paraId="02FA5FF8" w14:textId="77777777" w:rsidR="00DB7F69" w:rsidRDefault="00DB7F69" w:rsidP="00566CD3">
      <w:pPr>
        <w:rPr>
          <w:del w:id="300" w:author="mary.inoue@fap.local" w:date="2026-09-22T12:16:00Z" w16du:dateUtc="2026-09-22T16:16:00Z"/>
          <w:b/>
        </w:rPr>
      </w:pPr>
    </w:p>
    <w:p w14:paraId="5A4062BE" w14:textId="77777777" w:rsidR="00566CD3" w:rsidRPr="00972F08" w:rsidRDefault="00566CD3" w:rsidP="00566CD3">
      <w:pPr>
        <w:rPr>
          <w:del w:id="301" w:author="mary.inoue@fap.local" w:date="2026-09-22T12:16:00Z" w16du:dateUtc="2026-09-22T16:16:00Z"/>
          <w:b/>
        </w:rPr>
      </w:pPr>
      <w:del w:id="302" w:author="mary.inoue@fap.local" w:date="2026-09-22T12:16:00Z" w16du:dateUtc="2026-09-22T16:16:00Z">
        <w:r>
          <w:rPr>
            <w:b/>
          </w:rPr>
          <w:delText>P r o g r a m:</w:delText>
        </w:r>
      </w:del>
    </w:p>
    <w:p w14:paraId="7318EEF6" w14:textId="77777777" w:rsidR="00B95DFF" w:rsidRDefault="00B95DFF" w:rsidP="00B95DFF">
      <w:pPr>
        <w:rPr>
          <w:del w:id="303" w:author="mary.inoue@fap.local" w:date="2026-09-22T12:16:00Z" w16du:dateUtc="2026-09-22T16:16:00Z"/>
        </w:rPr>
      </w:pPr>
      <w:del w:id="304" w:author="mary.inoue@fap.local" w:date="2026-09-22T12:16:00Z" w16du:dateUtc="2026-09-22T16:16:00Z">
        <w:r>
          <w:delText xml:space="preserve">1.   Otvorenie zasadnutia    </w:delText>
        </w:r>
      </w:del>
    </w:p>
    <w:p w14:paraId="1E943F57" w14:textId="77777777" w:rsidR="00B95DFF" w:rsidRDefault="00B95DFF" w:rsidP="00B95DFF">
      <w:pPr>
        <w:rPr>
          <w:del w:id="305" w:author="mary.inoue@fap.local" w:date="2026-09-22T12:16:00Z" w16du:dateUtc="2026-09-22T16:16:00Z"/>
        </w:rPr>
      </w:pPr>
      <w:del w:id="306" w:author="mary.inoue@fap.local" w:date="2026-09-22T12:16:00Z" w16du:dateUtc="2026-09-22T16:16:00Z">
        <w:r>
          <w:delText xml:space="preserve">      a/ voľba overovateľov zápisnice </w:delText>
        </w:r>
      </w:del>
    </w:p>
    <w:p w14:paraId="384EBCB4" w14:textId="77777777" w:rsidR="00B95DFF" w:rsidRDefault="00B95DFF" w:rsidP="00B95DFF">
      <w:pPr>
        <w:rPr>
          <w:del w:id="307" w:author="mary.inoue@fap.local" w:date="2026-09-22T12:16:00Z" w16du:dateUtc="2026-09-22T16:16:00Z"/>
        </w:rPr>
      </w:pPr>
      <w:del w:id="308" w:author="mary.inoue@fap.local" w:date="2026-09-22T12:16:00Z" w16du:dateUtc="2026-09-22T16:16:00Z">
        <w:r>
          <w:delText xml:space="preserve">      b/ kontrola plnenia uznesenia </w:delText>
        </w:r>
      </w:del>
    </w:p>
    <w:p w14:paraId="3FAA25E6" w14:textId="77777777" w:rsidR="00B95DFF" w:rsidRDefault="00B95DFF" w:rsidP="00B95DFF">
      <w:pPr>
        <w:rPr>
          <w:del w:id="309" w:author="mary.inoue@fap.local" w:date="2026-09-22T12:16:00Z" w16du:dateUtc="2026-09-22T16:16:00Z"/>
        </w:rPr>
      </w:pPr>
      <w:del w:id="310" w:author="mary.inoue@fap.local" w:date="2026-09-22T12:16:00Z" w16du:dateUtc="2026-09-22T16:16:00Z">
        <w:r>
          <w:delText>2.   Programový rozpočet obce Vavrečka na roky 2012-2014</w:delText>
        </w:r>
      </w:del>
    </w:p>
    <w:p w14:paraId="7D7CC098" w14:textId="77777777" w:rsidR="00B95DFF" w:rsidRDefault="00B95DFF" w:rsidP="00B95DFF">
      <w:pPr>
        <w:rPr>
          <w:del w:id="311" w:author="mary.inoue@fap.local" w:date="2026-09-22T12:16:00Z" w16du:dateUtc="2026-09-22T16:16:00Z"/>
        </w:rPr>
      </w:pPr>
      <w:del w:id="312" w:author="mary.inoue@fap.local" w:date="2026-09-22T12:16:00Z" w16du:dateUtc="2026-09-22T16:16:00Z">
        <w:r>
          <w:delText xml:space="preserve">3.   Rozpočet ZŠ s MŠ Vavrečka na roky 2012-2014                   </w:delText>
        </w:r>
      </w:del>
    </w:p>
    <w:p w14:paraId="35F57178" w14:textId="77777777" w:rsidR="00B95DFF" w:rsidRDefault="00B95DFF" w:rsidP="00B95DFF">
      <w:pPr>
        <w:rPr>
          <w:del w:id="313" w:author="mary.inoue@fap.local" w:date="2026-09-22T12:16:00Z" w16du:dateUtc="2026-09-22T16:16:00Z"/>
        </w:rPr>
      </w:pPr>
      <w:del w:id="314" w:author="mary.inoue@fap.local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240ED1CD" w14:textId="77777777" w:rsidR="00B95DFF" w:rsidRDefault="00B95DFF" w:rsidP="00B95DFF">
      <w:pPr>
        <w:rPr>
          <w:del w:id="315" w:author="mary.inoue@fap.local" w:date="2026-09-22T12:16:00Z" w16du:dateUtc="2026-09-22T16:16:00Z"/>
        </w:rPr>
      </w:pPr>
      <w:del w:id="316" w:author="mary.inoue@fap.local" w:date="2026-09-22T12:16:00Z" w16du:dateUtc="2026-09-22T16:16:00Z">
        <w:r>
          <w:delText xml:space="preserve">5.   VZN č.1/2012 o dani z nehnuteľnosti </w:delText>
        </w:r>
      </w:del>
    </w:p>
    <w:p w14:paraId="67936AB4" w14:textId="77777777" w:rsidR="00B95DFF" w:rsidRDefault="00B95DFF" w:rsidP="00B95DFF">
      <w:pPr>
        <w:rPr>
          <w:del w:id="317" w:author="mary.inoue@fap.local" w:date="2026-09-22T12:16:00Z" w16du:dateUtc="2026-09-22T16:16:00Z"/>
        </w:rPr>
      </w:pPr>
      <w:del w:id="318" w:author="mary.inoue@fap.local" w:date="2026-09-22T12:16:00Z" w16du:dateUtc="2026-09-22T16:16:00Z">
        <w:r>
          <w:delText xml:space="preserve">6.   VZN č. 2/2012 o miestnych daniach  </w:delText>
        </w:r>
      </w:del>
    </w:p>
    <w:p w14:paraId="1D71754D" w14:textId="77777777" w:rsidR="00B95DFF" w:rsidRDefault="00B95DFF" w:rsidP="00B95DFF">
      <w:pPr>
        <w:rPr>
          <w:del w:id="319" w:author="mary.inoue@fap.local" w:date="2026-09-22T12:16:00Z" w16du:dateUtc="2026-09-22T16:16:00Z"/>
        </w:rPr>
      </w:pPr>
      <w:del w:id="320" w:author="mary.inoue@fap.local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24ADD2C2" w14:textId="77777777" w:rsidR="00B95DFF" w:rsidRDefault="00B95DFF" w:rsidP="00B95DFF">
      <w:pPr>
        <w:rPr>
          <w:del w:id="321" w:author="mary.inoue@fap.local" w:date="2026-09-22T12:16:00Z" w16du:dateUtc="2026-09-22T16:16:00Z"/>
        </w:rPr>
      </w:pPr>
      <w:del w:id="322" w:author="mary.inoue@fap.local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3B7B1067" w14:textId="77777777" w:rsidR="00B95DFF" w:rsidRDefault="00B95DFF" w:rsidP="00B95DFF">
      <w:pPr>
        <w:rPr>
          <w:del w:id="323" w:author="mary.inoue@fap.local" w:date="2026-09-22T12:16:00Z" w16du:dateUtc="2026-09-22T16:16:00Z"/>
        </w:rPr>
      </w:pPr>
      <w:del w:id="324" w:author="mary.inoue@fap.local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7B311489" w14:textId="77777777" w:rsidR="00B95DFF" w:rsidRDefault="00B95DFF" w:rsidP="00B95DFF">
      <w:pPr>
        <w:rPr>
          <w:del w:id="325" w:author="mary.inoue@fap.local" w:date="2026-09-22T12:16:00Z" w16du:dateUtc="2026-09-22T16:16:00Z"/>
        </w:rPr>
      </w:pPr>
      <w:del w:id="326" w:author="mary.inoue@fap.local" w:date="2026-09-22T12:16:00Z" w16du:dateUtc="2026-09-22T16:16:00Z">
        <w:r>
          <w:delText>9.   Plán zasadnutí obecného zastupiteľstva na rok 2012</w:delText>
        </w:r>
      </w:del>
    </w:p>
    <w:p w14:paraId="24EDB2CC" w14:textId="77777777" w:rsidR="00B95DFF" w:rsidRDefault="00B95DFF" w:rsidP="00B95DFF">
      <w:pPr>
        <w:rPr>
          <w:del w:id="327" w:author="mary.inoue@fap.local" w:date="2026-09-22T12:16:00Z" w16du:dateUtc="2026-09-22T16:16:00Z"/>
        </w:rPr>
      </w:pPr>
      <w:del w:id="328" w:author="mary.inoue@fap.local" w:date="2026-09-22T12:16:00Z" w16du:dateUtc="2026-09-22T16:16:00Z">
        <w:r>
          <w:delText xml:space="preserve">10. Rôzne        </w:delText>
        </w:r>
      </w:del>
    </w:p>
    <w:p w14:paraId="4DF10CA8" w14:textId="77777777" w:rsidR="00B95DFF" w:rsidRDefault="00B95DFF" w:rsidP="00B95DFF">
      <w:pPr>
        <w:rPr>
          <w:del w:id="329" w:author="mary.inoue@fap.local" w:date="2026-09-22T12:16:00Z" w16du:dateUtc="2026-09-22T16:16:00Z"/>
        </w:rPr>
      </w:pPr>
      <w:del w:id="330" w:author="mary.inoue@fap.local" w:date="2026-09-22T12:16:00Z" w16du:dateUtc="2026-09-22T16:16:00Z">
        <w:r>
          <w:delText>11. Uznesenie</w:delText>
        </w:r>
      </w:del>
    </w:p>
    <w:p w14:paraId="337F6CFD" w14:textId="77777777" w:rsidR="00B95DFF" w:rsidRPr="00E45EEE" w:rsidRDefault="00B95DFF" w:rsidP="00B95DFF">
      <w:pPr>
        <w:rPr>
          <w:del w:id="331" w:author="mary.inoue@fap.local" w:date="2026-09-22T12:16:00Z" w16du:dateUtc="2026-09-22T16:16:00Z"/>
        </w:rPr>
      </w:pPr>
      <w:del w:id="332" w:author="mary.inoue@fap.local" w:date="2026-09-22T12:16:00Z" w16du:dateUtc="2026-09-22T16:16:00Z">
        <w:r>
          <w:delText xml:space="preserve">12. Záver  </w:delText>
        </w:r>
      </w:del>
    </w:p>
    <w:p w14:paraId="3A84E53A" w14:textId="77777777" w:rsidR="00DB7F69" w:rsidRPr="00FE151C" w:rsidRDefault="00566CD3" w:rsidP="00566CD3">
      <w:pPr>
        <w:rPr>
          <w:del w:id="333" w:author="mary.inoue@fap.local" w:date="2026-09-22T12:16:00Z" w16du:dateUtc="2026-09-22T16:16:00Z"/>
        </w:rPr>
      </w:pPr>
      <w:del w:id="334" w:author="mary.inoue@fap.local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175AA835" w14:textId="77777777" w:rsidR="00566CD3" w:rsidRPr="001D6AAB" w:rsidRDefault="00566CD3" w:rsidP="00566CD3">
      <w:pPr>
        <w:rPr>
          <w:del w:id="335" w:author="mary.inoue@fap.local" w:date="2026-09-22T12:16:00Z" w16du:dateUtc="2026-09-22T16:16:00Z"/>
          <w:b/>
          <w:u w:val="single"/>
        </w:rPr>
      </w:pPr>
      <w:del w:id="336" w:author="mary.inoue@fap.local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0BF3AD55" w14:textId="77777777" w:rsidR="009A799E" w:rsidRDefault="009A799E" w:rsidP="009A799E">
      <w:pPr>
        <w:rPr>
          <w:del w:id="337" w:author="mary.inoue@fap.local" w:date="2026-09-22T12:16:00Z" w16du:dateUtc="2026-09-22T16:16:00Z"/>
        </w:rPr>
      </w:pPr>
    </w:p>
    <w:p w14:paraId="1E4D5293" w14:textId="77777777" w:rsidR="00B95DFF" w:rsidRDefault="00B95DFF" w:rsidP="00B95DFF">
      <w:pPr>
        <w:rPr>
          <w:del w:id="338" w:author="mary.inoue@fap.local" w:date="2026-09-22T12:16:00Z" w16du:dateUtc="2026-09-22T16:16:00Z"/>
        </w:rPr>
      </w:pPr>
      <w:del w:id="339" w:author="mary.inoue@fap.local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176589D3" w14:textId="77777777" w:rsidR="00B95DFF" w:rsidRDefault="00B95DFF" w:rsidP="00B95DFF">
      <w:pPr>
        <w:rPr>
          <w:del w:id="340" w:author="mary.inoue@fap.local" w:date="2026-09-22T12:16:00Z" w16du:dateUtc="2026-09-22T16:16:00Z"/>
        </w:rPr>
      </w:pPr>
      <w:del w:id="341" w:author="mary.inoue@fap.local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2D6534E0" w14:textId="77777777" w:rsidR="00B95DFF" w:rsidRDefault="00B95DFF" w:rsidP="00B95DFF">
      <w:pPr>
        <w:rPr>
          <w:del w:id="342" w:author="mary.inoue@fap.local" w:date="2026-09-22T12:16:00Z" w16du:dateUtc="2026-09-22T16:16:00Z"/>
        </w:rPr>
      </w:pPr>
      <w:del w:id="343" w:author="mary.inoue@fap.local" w:date="2026-09-22T12:16:00Z" w16du:dateUtc="2026-09-22T16:16:00Z">
        <w:r>
          <w:delText xml:space="preserve">      </w:delText>
        </w:r>
      </w:del>
    </w:p>
    <w:p w14:paraId="1EAA4B52" w14:textId="77777777" w:rsidR="00B95DFF" w:rsidRDefault="00B95DFF" w:rsidP="00B95DFF">
      <w:pPr>
        <w:rPr>
          <w:del w:id="344" w:author="mary.inoue@fap.local" w:date="2026-09-22T12:16:00Z" w16du:dateUtc="2026-09-22T16:16:00Z"/>
          <w:b/>
          <w:u w:val="single"/>
        </w:rPr>
      </w:pPr>
      <w:del w:id="345" w:author="mary.inoue@fap.local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06184962" w14:textId="77777777" w:rsidR="00B95DFF" w:rsidRPr="00261B8F" w:rsidRDefault="00B95DFF" w:rsidP="00B95DFF">
      <w:pPr>
        <w:rPr>
          <w:del w:id="346" w:author="mary.inoue@fap.local" w:date="2026-09-22T12:16:00Z" w16du:dateUtc="2026-09-22T16:16:00Z"/>
        </w:rPr>
      </w:pPr>
      <w:del w:id="347" w:author="mary.inoue@fap.local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6CC3D7BE" w14:textId="77777777" w:rsidR="00B95DFF" w:rsidRDefault="00B95DFF" w:rsidP="00B95DFF">
      <w:pPr>
        <w:ind w:left="60"/>
        <w:rPr>
          <w:del w:id="348" w:author="mary.inoue@fap.local" w:date="2026-09-22T12:16:00Z" w16du:dateUtc="2026-09-22T16:16:00Z"/>
          <w:b/>
          <w:u w:val="single"/>
        </w:rPr>
      </w:pPr>
    </w:p>
    <w:p w14:paraId="30387522" w14:textId="77777777" w:rsidR="00B95DFF" w:rsidRDefault="00B95DFF" w:rsidP="00B95DFF">
      <w:pPr>
        <w:ind w:left="60"/>
        <w:rPr>
          <w:del w:id="349" w:author="mary.inoue@fap.local" w:date="2026-09-22T12:16:00Z" w16du:dateUtc="2026-09-22T16:16:00Z"/>
          <w:b/>
          <w:u w:val="single"/>
        </w:rPr>
      </w:pPr>
      <w:del w:id="350" w:author="mary.inoue@fap.local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00F25C6B" w14:textId="77777777" w:rsidR="00B95DFF" w:rsidRDefault="00B95DFF" w:rsidP="00B95DFF">
      <w:pPr>
        <w:ind w:left="420"/>
        <w:rPr>
          <w:del w:id="351" w:author="mary.inoue@fap.local" w:date="2026-09-22T12:16:00Z" w16du:dateUtc="2026-09-22T16:16:00Z"/>
        </w:rPr>
      </w:pPr>
      <w:del w:id="352" w:author="mary.inoue@fap.local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6CD017C9" w14:textId="77777777" w:rsidR="00B95DFF" w:rsidRDefault="00B95DFF" w:rsidP="00B95DFF">
      <w:pPr>
        <w:rPr>
          <w:del w:id="353" w:author="mary.inoue@fap.local" w:date="2026-09-22T12:16:00Z" w16du:dateUtc="2026-09-22T16:16:00Z"/>
        </w:rPr>
      </w:pPr>
      <w:del w:id="354" w:author="mary.inoue@fap.local" w:date="2026-09-22T12:16:00Z" w16du:dateUtc="2026-09-22T16:16:00Z">
        <w:r>
          <w:delText>Písaním zápisnice bola poverená pracovníčka obecného úradu  Mária Pavláková.</w:delText>
        </w:r>
      </w:del>
    </w:p>
    <w:p w14:paraId="062D6C97" w14:textId="77777777" w:rsidR="007C227B" w:rsidRDefault="007C227B" w:rsidP="00566CD3">
      <w:pPr>
        <w:rPr>
          <w:del w:id="355" w:author="mary.inoue@fap.local" w:date="2026-09-22T12:16:00Z" w16du:dateUtc="2026-09-22T16:16:00Z"/>
          <w:b/>
          <w:u w:val="single"/>
        </w:rPr>
      </w:pPr>
    </w:p>
    <w:p w14:paraId="17AB9162" w14:textId="77777777" w:rsidR="008D4BE4" w:rsidRPr="00E65DF3" w:rsidRDefault="00566CD3" w:rsidP="008D4BE4">
      <w:pPr>
        <w:rPr>
          <w:del w:id="356" w:author="mary.inoue@fap.local" w:date="2026-09-22T12:16:00Z" w16du:dateUtc="2026-09-22T16:16:00Z"/>
          <w:b/>
          <w:u w:val="single"/>
        </w:rPr>
      </w:pPr>
      <w:del w:id="357" w:author="mary.inoue@fap.local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2BF51CBE" w14:textId="77777777" w:rsidR="00F33024" w:rsidRPr="00F81716" w:rsidRDefault="00566CD3" w:rsidP="00566CD3">
      <w:pPr>
        <w:rPr>
          <w:del w:id="358" w:author="mary.inoue@fap.local" w:date="2026-09-22T12:16:00Z" w16du:dateUtc="2026-09-22T16:16:00Z"/>
        </w:rPr>
      </w:pPr>
      <w:del w:id="359" w:author="mary.inoue@fap.local" w:date="2026-09-22T12:16:00Z" w16du:dateUtc="2026-09-22T16:16:00Z">
        <w:r w:rsidRPr="00F81716">
          <w:delText xml:space="preserve">      </w:delText>
        </w:r>
      </w:del>
    </w:p>
    <w:p w14:paraId="755C6B14" w14:textId="77777777" w:rsidR="00B95DFF" w:rsidRDefault="00B95DFF" w:rsidP="00B95DFF">
      <w:pPr>
        <w:rPr>
          <w:del w:id="360" w:author="mary.inoue@fap.local" w:date="2026-09-22T12:16:00Z" w16du:dateUtc="2026-09-22T16:16:00Z"/>
        </w:rPr>
      </w:pPr>
      <w:del w:id="361" w:author="mary.inoue@fap.local" w:date="2026-09-22T12:16:00Z" w16du:dateUtc="2026-09-22T16:16:00Z">
        <w:r>
          <w:delText xml:space="preserve">          </w:delText>
        </w:r>
      </w:del>
    </w:p>
    <w:p w14:paraId="7584D819" w14:textId="77777777" w:rsidR="00B95DFF" w:rsidRDefault="00B95DFF" w:rsidP="00B95DFF">
      <w:pPr>
        <w:rPr>
          <w:del w:id="362" w:author="mary.inoue@fap.local" w:date="2026-09-22T12:16:00Z" w16du:dateUtc="2026-09-22T16:16:00Z"/>
        </w:rPr>
      </w:pPr>
      <w:del w:id="363" w:author="mary.inoue@fap.local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04631E43" w14:textId="77777777" w:rsidR="00BE4509" w:rsidRDefault="00B95DFF" w:rsidP="00B95DFF">
      <w:pPr>
        <w:rPr>
          <w:del w:id="364" w:author="mary.inoue@fap.local" w:date="2026-09-22T12:16:00Z" w16du:dateUtc="2026-09-22T16:16:00Z"/>
        </w:rPr>
      </w:pPr>
      <w:del w:id="365" w:author="mary.inoue@fap.local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698CA875" w14:textId="77777777" w:rsidR="00BE4509" w:rsidRDefault="00BE4509" w:rsidP="00B95DFF">
      <w:pPr>
        <w:rPr>
          <w:del w:id="366" w:author="mary.inoue@fap.local" w:date="2026-09-22T12:16:00Z" w16du:dateUtc="2026-09-22T16:16:00Z"/>
        </w:rPr>
      </w:pPr>
      <w:del w:id="367" w:author="mary.inoue@fap.local" w:date="2026-09-22T12:16:00Z" w16du:dateUtc="2026-09-22T16:16:00Z">
        <w:r>
          <w:delText>Stanovisko kontrolóra je prílohou.</w:delText>
        </w:r>
      </w:del>
    </w:p>
    <w:p w14:paraId="54279294" w14:textId="77777777" w:rsidR="00B95DFF" w:rsidRDefault="00BE4509" w:rsidP="00B95DFF">
      <w:pPr>
        <w:rPr>
          <w:del w:id="368" w:author="mary.inoue@fap.local" w:date="2026-09-22T12:16:00Z" w16du:dateUtc="2026-09-22T16:16:00Z"/>
        </w:rPr>
      </w:pPr>
      <w:del w:id="369" w:author="mary.inoue@fap.local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0D2F1E32" w14:textId="77777777" w:rsidR="00B95DFF" w:rsidRPr="004D1362" w:rsidRDefault="00B95DFF" w:rsidP="00B95DFF">
      <w:pPr>
        <w:ind w:left="360"/>
        <w:rPr>
          <w:del w:id="370" w:author="mary.inoue@fap.local" w:date="2026-09-22T12:16:00Z" w16du:dateUtc="2026-09-22T16:16:00Z"/>
        </w:rPr>
      </w:pPr>
      <w:del w:id="371" w:author="mary.inoue@fap.local" w:date="2026-09-22T12:16:00Z" w16du:dateUtc="2026-09-22T16:16:00Z">
        <w:r>
          <w:delText xml:space="preserve">      </w:delText>
        </w:r>
      </w:del>
    </w:p>
    <w:p w14:paraId="63A62340" w14:textId="77777777" w:rsidR="00B95DFF" w:rsidRDefault="00B95DFF" w:rsidP="00B95DFF">
      <w:pPr>
        <w:rPr>
          <w:del w:id="372" w:author="mary.inoue@fap.local" w:date="2026-09-22T12:16:00Z" w16du:dateUtc="2026-09-22T16:16:00Z"/>
          <w:b/>
          <w:u w:val="single"/>
        </w:rPr>
      </w:pPr>
      <w:del w:id="373" w:author="mary.inoue@fap.local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77A34C34" w14:textId="77777777" w:rsidR="00B95DFF" w:rsidRDefault="00B95DFF" w:rsidP="00B95DFF">
      <w:pPr>
        <w:rPr>
          <w:del w:id="374" w:author="mary.inoue@fap.local" w:date="2026-09-22T12:16:00Z" w16du:dateUtc="2026-09-22T16:16:00Z"/>
        </w:rPr>
      </w:pPr>
    </w:p>
    <w:p w14:paraId="4EAF4DB1" w14:textId="77777777" w:rsidR="00BE4509" w:rsidRDefault="00B95DFF" w:rsidP="00B95DFF">
      <w:pPr>
        <w:rPr>
          <w:del w:id="375" w:author="mary.inoue@fap.local" w:date="2026-09-22T12:16:00Z" w16du:dateUtc="2026-09-22T16:16:00Z"/>
        </w:rPr>
      </w:pPr>
      <w:del w:id="376" w:author="mary.inoue@fap.local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3644613C" w14:textId="77777777" w:rsidR="00B95DFF" w:rsidRDefault="00BE4509" w:rsidP="00B95DFF">
      <w:pPr>
        <w:rPr>
          <w:del w:id="377" w:author="mary.inoue@fap.local" w:date="2026-09-22T12:16:00Z" w16du:dateUtc="2026-09-22T16:16:00Z"/>
        </w:rPr>
      </w:pPr>
      <w:del w:id="378" w:author="mary.inoue@fap.local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7852FDC8" w14:textId="77777777" w:rsidR="00B95DFF" w:rsidRDefault="00B95DFF" w:rsidP="00B95DFF">
      <w:pPr>
        <w:rPr>
          <w:del w:id="379" w:author="mary.inoue@fap.local" w:date="2026-09-22T12:16:00Z" w16du:dateUtc="2026-09-22T16:16:00Z"/>
        </w:rPr>
      </w:pPr>
    </w:p>
    <w:p w14:paraId="22DECA55" w14:textId="77777777" w:rsidR="00B95DFF" w:rsidRDefault="00B95DFF" w:rsidP="00B95DFF">
      <w:pPr>
        <w:rPr>
          <w:del w:id="380" w:author="mary.inoue@fap.local" w:date="2026-09-22T12:16:00Z" w16du:dateUtc="2026-09-22T16:16:00Z"/>
          <w:b/>
          <w:u w:val="single"/>
        </w:rPr>
      </w:pPr>
      <w:del w:id="381" w:author="mary.inoue@fap.local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5804EF47" w14:textId="77777777" w:rsidR="00B95DFF" w:rsidRDefault="00B95DFF" w:rsidP="00B95DFF">
      <w:pPr>
        <w:rPr>
          <w:del w:id="382" w:author="mary.inoue@fap.local" w:date="2026-09-22T12:16:00Z" w16du:dateUtc="2026-09-22T16:16:00Z"/>
          <w:b/>
          <w:u w:val="single"/>
        </w:rPr>
      </w:pPr>
      <w:del w:id="383" w:author="mary.inoue@fap.local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505C4CCF" w14:textId="77777777" w:rsidR="00B95DFF" w:rsidRDefault="00B95DFF" w:rsidP="00B95DFF">
      <w:pPr>
        <w:rPr>
          <w:del w:id="384" w:author="mary.inoue@fap.local" w:date="2026-09-22T12:16:00Z" w16du:dateUtc="2026-09-22T16:16:00Z"/>
        </w:rPr>
      </w:pPr>
      <w:del w:id="385" w:author="mary.inoue@fap.local" w:date="2026-09-22T12:16:00Z" w16du:dateUtc="2026-09-22T16:16:00Z">
        <w:r>
          <w:delText xml:space="preserve">          </w:delText>
        </w:r>
      </w:del>
    </w:p>
    <w:p w14:paraId="7FFB8F1E" w14:textId="77777777" w:rsidR="00B95DFF" w:rsidRDefault="00B95DFF" w:rsidP="00B95DFF">
      <w:pPr>
        <w:rPr>
          <w:del w:id="386" w:author="mary.inoue@fap.local" w:date="2026-09-22T12:16:00Z" w16du:dateUtc="2026-09-22T16:16:00Z"/>
        </w:rPr>
      </w:pPr>
      <w:del w:id="387" w:author="mary.inoue@fap.local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70AE5DA5" w14:textId="77777777" w:rsidR="0000504F" w:rsidRDefault="0000504F" w:rsidP="00B95DFF">
      <w:pPr>
        <w:rPr>
          <w:del w:id="388" w:author="mary.inoue@fap.local" w:date="2026-09-22T12:16:00Z" w16du:dateUtc="2026-09-22T16:16:00Z"/>
        </w:rPr>
      </w:pPr>
      <w:del w:id="389" w:author="mary.inoue@fap.local" w:date="2026-09-22T12:16:00Z" w16du:dateUtc="2026-09-22T16:16:00Z">
        <w:r>
          <w:delText>Poslanci hlasovali: 7/0/0</w:delText>
        </w:r>
      </w:del>
    </w:p>
    <w:p w14:paraId="6C4B646C" w14:textId="77777777" w:rsidR="00B95DFF" w:rsidRDefault="00B95DFF" w:rsidP="00B95DFF">
      <w:pPr>
        <w:rPr>
          <w:del w:id="390" w:author="mary.inoue@fap.local" w:date="2026-09-22T12:16:00Z" w16du:dateUtc="2026-09-22T16:16:00Z"/>
        </w:rPr>
      </w:pPr>
    </w:p>
    <w:p w14:paraId="23586937" w14:textId="77777777" w:rsidR="00B95DFF" w:rsidRDefault="00B95DFF" w:rsidP="00B95DFF">
      <w:pPr>
        <w:rPr>
          <w:del w:id="391" w:author="mary.inoue@fap.local" w:date="2026-09-22T12:16:00Z" w16du:dateUtc="2026-09-22T16:16:00Z"/>
        </w:rPr>
      </w:pPr>
    </w:p>
    <w:p w14:paraId="11C91EB4" w14:textId="77777777" w:rsidR="00B95DFF" w:rsidRDefault="00B95DFF" w:rsidP="00B95DFF">
      <w:pPr>
        <w:rPr>
          <w:del w:id="392" w:author="mary.inoue@fap.local" w:date="2026-09-22T12:16:00Z" w16du:dateUtc="2026-09-22T16:16:00Z"/>
          <w:b/>
          <w:u w:val="single"/>
        </w:rPr>
      </w:pPr>
      <w:del w:id="393" w:author="mary.inoue@fap.local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6BAB89F3" w14:textId="77777777" w:rsidR="00B95DFF" w:rsidRDefault="00B95DFF" w:rsidP="00B95DFF">
      <w:pPr>
        <w:rPr>
          <w:del w:id="394" w:author="mary.inoue@fap.local" w:date="2026-09-22T12:16:00Z" w16du:dateUtc="2026-09-22T16:16:00Z"/>
        </w:rPr>
      </w:pPr>
      <w:del w:id="395" w:author="mary.inoue@fap.local" w:date="2026-09-22T12:16:00Z" w16du:dateUtc="2026-09-22T16:16:00Z">
        <w:r>
          <w:delText xml:space="preserve">          </w:delText>
        </w:r>
      </w:del>
    </w:p>
    <w:p w14:paraId="2ED80FB6" w14:textId="77777777" w:rsidR="0000504F" w:rsidRDefault="00B95DFF" w:rsidP="00B95DFF">
      <w:pPr>
        <w:rPr>
          <w:del w:id="396" w:author="mary.inoue@fap.local" w:date="2026-09-22T12:16:00Z" w16du:dateUtc="2026-09-22T16:16:00Z"/>
        </w:rPr>
      </w:pPr>
      <w:del w:id="397" w:author="mary.inoue@fap.local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31DF8A44" w14:textId="77777777" w:rsidR="00B95DFF" w:rsidRDefault="0000504F" w:rsidP="00B95DFF">
      <w:pPr>
        <w:rPr>
          <w:del w:id="398" w:author="mary.inoue@fap.local" w:date="2026-09-22T12:16:00Z" w16du:dateUtc="2026-09-22T16:16:00Z"/>
        </w:rPr>
      </w:pPr>
      <w:del w:id="399" w:author="mary.inoue@fap.local" w:date="2026-09-22T12:16:00Z" w16du:dateUtc="2026-09-22T16:16:00Z">
        <w:r>
          <w:delText>Poslanci hlasovali : 7/0/0</w:delText>
        </w:r>
      </w:del>
    </w:p>
    <w:p w14:paraId="67C821AD" w14:textId="77777777" w:rsidR="00B95DFF" w:rsidRDefault="00B95DFF" w:rsidP="00B95DFF">
      <w:pPr>
        <w:rPr>
          <w:del w:id="400" w:author="mary.inoue@fap.local" w:date="2026-09-22T12:16:00Z" w16du:dateUtc="2026-09-22T16:16:00Z"/>
        </w:rPr>
      </w:pPr>
    </w:p>
    <w:p w14:paraId="03C0D4ED" w14:textId="77777777" w:rsidR="00B95DFF" w:rsidRDefault="00B95DFF" w:rsidP="00B95DFF">
      <w:pPr>
        <w:rPr>
          <w:del w:id="401" w:author="mary.inoue@fap.local" w:date="2026-09-22T12:16:00Z" w16du:dateUtc="2026-09-22T16:16:00Z"/>
          <w:b/>
          <w:u w:val="single"/>
        </w:rPr>
      </w:pPr>
      <w:del w:id="402" w:author="mary.inoue@fap.local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17B52ADE" w14:textId="77777777" w:rsidR="00B95DFF" w:rsidRDefault="00B95DFF" w:rsidP="00B95DFF">
      <w:pPr>
        <w:rPr>
          <w:del w:id="403" w:author="mary.inoue@fap.local" w:date="2026-09-22T12:16:00Z" w16du:dateUtc="2026-09-22T16:16:00Z"/>
          <w:b/>
          <w:u w:val="single"/>
        </w:rPr>
      </w:pPr>
    </w:p>
    <w:p w14:paraId="1C3A44EB" w14:textId="77777777" w:rsidR="0000504F" w:rsidRDefault="00B95DFF" w:rsidP="00B95DFF">
      <w:pPr>
        <w:rPr>
          <w:del w:id="404" w:author="mary.inoue@fap.local" w:date="2026-09-22T12:16:00Z" w16du:dateUtc="2026-09-22T16:16:00Z"/>
        </w:rPr>
      </w:pPr>
      <w:del w:id="405" w:author="mary.inoue@fap.local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02729CAE" w14:textId="77777777" w:rsidR="00B95DFF" w:rsidRDefault="0000504F" w:rsidP="00B95DFF">
      <w:pPr>
        <w:rPr>
          <w:del w:id="406" w:author="mary.inoue@fap.local" w:date="2026-09-22T12:16:00Z" w16du:dateUtc="2026-09-22T16:16:00Z"/>
        </w:rPr>
      </w:pPr>
      <w:del w:id="407" w:author="mary.inoue@fap.local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01F16042" w14:textId="77777777" w:rsidR="00B95DFF" w:rsidRDefault="00B95DFF" w:rsidP="00B95DFF">
      <w:pPr>
        <w:rPr>
          <w:del w:id="408" w:author="mary.inoue@fap.local" w:date="2026-09-22T12:16:00Z" w16du:dateUtc="2026-09-22T16:16:00Z"/>
        </w:rPr>
      </w:pPr>
      <w:del w:id="409" w:author="mary.inoue@fap.local" w:date="2026-09-22T12:16:00Z" w16du:dateUtc="2026-09-22T16:16:00Z">
        <w:r>
          <w:delText xml:space="preserve">         </w:delText>
        </w:r>
      </w:del>
    </w:p>
    <w:p w14:paraId="24067B6E" w14:textId="77777777" w:rsidR="00B95DFF" w:rsidRDefault="00B95DFF" w:rsidP="00B95DFF">
      <w:pPr>
        <w:rPr>
          <w:del w:id="410" w:author="mary.inoue@fap.local" w:date="2026-09-22T12:16:00Z" w16du:dateUtc="2026-09-22T16:16:00Z"/>
        </w:rPr>
      </w:pPr>
      <w:del w:id="411" w:author="mary.inoue@fap.local" w:date="2026-09-22T12:16:00Z" w16du:dateUtc="2026-09-22T16:16:00Z">
        <w:r>
          <w:delText xml:space="preserve">    </w:delText>
        </w:r>
      </w:del>
    </w:p>
    <w:p w14:paraId="27B9DEF5" w14:textId="77777777" w:rsidR="00B95DFF" w:rsidRDefault="00B95DFF" w:rsidP="00B95DFF">
      <w:pPr>
        <w:rPr>
          <w:del w:id="412" w:author="mary.inoue@fap.local" w:date="2026-09-22T12:16:00Z" w16du:dateUtc="2026-09-22T16:16:00Z"/>
          <w:b/>
          <w:u w:val="single"/>
        </w:rPr>
      </w:pPr>
      <w:del w:id="413" w:author="mary.inoue@fap.local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20AB3173" w14:textId="77777777" w:rsidR="00B95DFF" w:rsidRDefault="00B95DFF" w:rsidP="00B95DFF">
      <w:pPr>
        <w:rPr>
          <w:del w:id="414" w:author="mary.inoue@fap.local" w:date="2026-09-22T12:16:00Z" w16du:dateUtc="2026-09-22T16:16:00Z"/>
          <w:b/>
          <w:u w:val="single"/>
        </w:rPr>
      </w:pPr>
      <w:del w:id="415" w:author="mary.inoue@fap.local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6294D773" w14:textId="77777777" w:rsidR="00B95DFF" w:rsidRDefault="00B95DFF" w:rsidP="00B95DFF">
      <w:pPr>
        <w:rPr>
          <w:del w:id="416" w:author="mary.inoue@fap.local" w:date="2026-09-22T12:16:00Z" w16du:dateUtc="2026-09-22T16:16:00Z"/>
          <w:b/>
          <w:u w:val="single"/>
        </w:rPr>
      </w:pPr>
      <w:del w:id="417" w:author="mary.inoue@fap.local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031A4C58" w14:textId="77777777" w:rsidR="00B95DFF" w:rsidRDefault="00B95DFF" w:rsidP="00B95DFF">
      <w:pPr>
        <w:rPr>
          <w:del w:id="418" w:author="mary.inoue@fap.local" w:date="2026-09-22T12:16:00Z" w16du:dateUtc="2026-09-22T16:16:00Z"/>
          <w:b/>
          <w:u w:val="single"/>
        </w:rPr>
      </w:pPr>
    </w:p>
    <w:p w14:paraId="22EF7F39" w14:textId="77777777" w:rsidR="0000504F" w:rsidRDefault="00B95DFF" w:rsidP="00B95DFF">
      <w:pPr>
        <w:rPr>
          <w:del w:id="419" w:author="mary.inoue@fap.local" w:date="2026-09-22T12:16:00Z" w16du:dateUtc="2026-09-22T16:16:00Z"/>
        </w:rPr>
      </w:pPr>
      <w:del w:id="420" w:author="mary.inoue@fap.local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58F06A7A" w14:textId="77777777" w:rsidR="0000504F" w:rsidRDefault="0000504F" w:rsidP="00B95DFF">
      <w:pPr>
        <w:rPr>
          <w:del w:id="421" w:author="mary.inoue@fap.local" w:date="2026-09-22T12:16:00Z" w16du:dateUtc="2026-09-22T16:16:00Z"/>
        </w:rPr>
      </w:pPr>
      <w:del w:id="422" w:author="mary.inoue@fap.local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1A31A0B7" w14:textId="77777777" w:rsidR="0000504F" w:rsidRDefault="0000504F" w:rsidP="00B95DFF">
      <w:pPr>
        <w:rPr>
          <w:del w:id="423" w:author="mary.inoue@fap.local" w:date="2026-09-22T12:16:00Z" w16du:dateUtc="2026-09-22T16:16:00Z"/>
        </w:rPr>
      </w:pPr>
      <w:del w:id="424" w:author="mary.inoue@fap.local" w:date="2026-09-22T12:16:00Z" w16du:dateUtc="2026-09-22T16:16:00Z">
        <w:r>
          <w:delText xml:space="preserve">- podnikatelia 110 l  nádoba z 47,48 €  na 66,35 €/rok </w:delText>
        </w:r>
      </w:del>
    </w:p>
    <w:p w14:paraId="7CEF5083" w14:textId="77777777" w:rsidR="00404A7C" w:rsidRDefault="0000504F" w:rsidP="00B95DFF">
      <w:pPr>
        <w:rPr>
          <w:del w:id="425" w:author="mary.inoue@fap.local" w:date="2026-09-22T12:16:00Z" w16du:dateUtc="2026-09-22T16:16:00Z"/>
        </w:rPr>
      </w:pPr>
      <w:del w:id="426" w:author="mary.inoue@fap.local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03F0AF19" w14:textId="77777777" w:rsidR="00B95DFF" w:rsidRDefault="00404A7C" w:rsidP="00B95DFF">
      <w:pPr>
        <w:rPr>
          <w:del w:id="427" w:author="mary.inoue@fap.local" w:date="2026-09-22T12:16:00Z" w16du:dateUtc="2026-09-22T16:16:00Z"/>
        </w:rPr>
      </w:pPr>
      <w:del w:id="428" w:author="mary.inoue@fap.local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437A0F26" w14:textId="77777777" w:rsidR="00B95DFF" w:rsidRDefault="00B95DFF" w:rsidP="00B95DFF">
      <w:pPr>
        <w:rPr>
          <w:del w:id="429" w:author="mary.inoue@fap.local" w:date="2026-09-22T12:16:00Z" w16du:dateUtc="2026-09-22T16:16:00Z"/>
          <w:b/>
          <w:u w:val="single"/>
        </w:rPr>
      </w:pPr>
    </w:p>
    <w:p w14:paraId="3CA40011" w14:textId="77777777" w:rsidR="00404A7C" w:rsidRDefault="00404A7C" w:rsidP="00B95DFF">
      <w:pPr>
        <w:rPr>
          <w:del w:id="430" w:author="mary.inoue@fap.local" w:date="2026-09-22T12:16:00Z" w16du:dateUtc="2026-09-22T16:16:00Z"/>
          <w:b/>
          <w:u w:val="single"/>
        </w:rPr>
      </w:pPr>
    </w:p>
    <w:p w14:paraId="7AA36F27" w14:textId="77777777" w:rsidR="00404A7C" w:rsidRDefault="00404A7C" w:rsidP="00B95DFF">
      <w:pPr>
        <w:rPr>
          <w:del w:id="431" w:author="mary.inoue@fap.local" w:date="2026-09-22T12:16:00Z" w16du:dateUtc="2026-09-22T16:16:00Z"/>
          <w:b/>
          <w:u w:val="single"/>
        </w:rPr>
      </w:pPr>
    </w:p>
    <w:p w14:paraId="6AEC2958" w14:textId="77777777" w:rsidR="00404A7C" w:rsidRDefault="00404A7C" w:rsidP="00B95DFF">
      <w:pPr>
        <w:rPr>
          <w:del w:id="432" w:author="mary.inoue@fap.local" w:date="2026-09-22T12:16:00Z" w16du:dateUtc="2026-09-22T16:16:00Z"/>
          <w:b/>
          <w:u w:val="single"/>
        </w:rPr>
      </w:pPr>
    </w:p>
    <w:p w14:paraId="00FB10AE" w14:textId="77777777" w:rsidR="00B95DFF" w:rsidRDefault="00B95DFF" w:rsidP="00B95DFF">
      <w:pPr>
        <w:rPr>
          <w:del w:id="433" w:author="mary.inoue@fap.local" w:date="2026-09-22T12:16:00Z" w16du:dateUtc="2026-09-22T16:16:00Z"/>
          <w:b/>
          <w:u w:val="single"/>
        </w:rPr>
      </w:pPr>
      <w:del w:id="434" w:author="mary.inoue@fap.local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3ABB927E" w14:textId="77777777" w:rsidR="00B95DFF" w:rsidRDefault="00B95DFF" w:rsidP="00B95DFF">
      <w:pPr>
        <w:rPr>
          <w:del w:id="435" w:author="mary.inoue@fap.local" w:date="2026-09-22T12:16:00Z" w16du:dateUtc="2026-09-22T16:16:00Z"/>
          <w:b/>
          <w:u w:val="single"/>
        </w:rPr>
      </w:pPr>
      <w:del w:id="436" w:author="mary.inoue@fap.local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48EFB6DA" w14:textId="77777777" w:rsidR="00B95DFF" w:rsidRDefault="00B95DFF" w:rsidP="00B95DFF">
      <w:pPr>
        <w:rPr>
          <w:del w:id="437" w:author="mary.inoue@fap.local" w:date="2026-09-22T12:16:00Z" w16du:dateUtc="2026-09-22T16:16:00Z"/>
          <w:b/>
          <w:u w:val="single"/>
        </w:rPr>
      </w:pPr>
    </w:p>
    <w:p w14:paraId="2F46AEA6" w14:textId="77777777" w:rsidR="00B95DFF" w:rsidRDefault="00B95DFF" w:rsidP="00B95DFF">
      <w:pPr>
        <w:rPr>
          <w:del w:id="438" w:author="mary.inoue@fap.local" w:date="2026-09-22T12:16:00Z" w16du:dateUtc="2026-09-22T16:16:00Z"/>
        </w:rPr>
      </w:pPr>
      <w:del w:id="439" w:author="mary.inoue@fap.local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45A6EDE5" w14:textId="77777777" w:rsidR="00B95DFF" w:rsidRDefault="00B95DFF" w:rsidP="00B95DFF">
      <w:pPr>
        <w:rPr>
          <w:del w:id="440" w:author="mary.inoue@fap.local" w:date="2026-09-22T12:16:00Z" w16du:dateUtc="2026-09-22T16:16:00Z"/>
          <w:b/>
          <w:u w:val="single"/>
        </w:rPr>
      </w:pPr>
    </w:p>
    <w:p w14:paraId="300150FF" w14:textId="77777777" w:rsidR="00B95DFF" w:rsidRDefault="00404A7C" w:rsidP="00B95DFF">
      <w:pPr>
        <w:rPr>
          <w:del w:id="441" w:author="mary.inoue@fap.local" w:date="2026-09-22T12:16:00Z" w16du:dateUtc="2026-09-22T16:16:00Z"/>
          <w:b/>
          <w:u w:val="single"/>
        </w:rPr>
      </w:pPr>
      <w:del w:id="442" w:author="mary.inoue@fap.local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3D8D0235" w14:textId="77777777" w:rsidR="00404A7C" w:rsidRDefault="00404A7C" w:rsidP="00B95DFF">
      <w:pPr>
        <w:rPr>
          <w:del w:id="443" w:author="mary.inoue@fap.local" w:date="2026-09-22T12:16:00Z" w16du:dateUtc="2026-09-22T16:16:00Z"/>
          <w:b/>
          <w:u w:val="single"/>
        </w:rPr>
      </w:pPr>
    </w:p>
    <w:p w14:paraId="659A6E3D" w14:textId="77777777" w:rsidR="00404A7C" w:rsidRDefault="00404A7C" w:rsidP="00B95DFF">
      <w:pPr>
        <w:rPr>
          <w:del w:id="444" w:author="mary.inoue@fap.local" w:date="2026-09-22T12:16:00Z" w16du:dateUtc="2026-09-22T16:16:00Z"/>
        </w:rPr>
      </w:pPr>
      <w:del w:id="445" w:author="mary.inoue@fap.local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708402D5" w14:textId="77777777" w:rsidR="00404A7C" w:rsidRDefault="00404A7C" w:rsidP="00B95DFF">
      <w:pPr>
        <w:rPr>
          <w:del w:id="446" w:author="mary.inoue@fap.local" w:date="2026-09-22T12:16:00Z" w16du:dateUtc="2026-09-22T16:16:00Z"/>
        </w:rPr>
      </w:pPr>
      <w:del w:id="447" w:author="mary.inoue@fap.local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136D9C12" w14:textId="77777777" w:rsidR="007D01AD" w:rsidRPr="00404A7C" w:rsidRDefault="007D01AD" w:rsidP="00B95DFF">
      <w:pPr>
        <w:rPr>
          <w:del w:id="448" w:author="mary.inoue@fap.local" w:date="2026-09-22T12:16:00Z" w16du:dateUtc="2026-09-22T16:16:00Z"/>
        </w:rPr>
      </w:pPr>
    </w:p>
    <w:p w14:paraId="6F090739" w14:textId="77777777" w:rsidR="00B95DFF" w:rsidRDefault="00B95DFF" w:rsidP="00B95DFF">
      <w:pPr>
        <w:rPr>
          <w:del w:id="449" w:author="mary.inoue@fap.local" w:date="2026-09-22T12:16:00Z" w16du:dateUtc="2026-09-22T16:16:00Z"/>
          <w:b/>
          <w:u w:val="single"/>
        </w:rPr>
      </w:pPr>
      <w:del w:id="450" w:author="mary.inoue@fap.local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486707BF" w14:textId="77777777" w:rsidR="00B95DFF" w:rsidRDefault="00B95DFF" w:rsidP="00B95DFF">
      <w:pPr>
        <w:rPr>
          <w:del w:id="451" w:author="mary.inoue@fap.local" w:date="2026-09-22T12:16:00Z" w16du:dateUtc="2026-09-22T16:16:00Z"/>
          <w:b/>
          <w:u w:val="single"/>
        </w:rPr>
      </w:pPr>
    </w:p>
    <w:p w14:paraId="33A115C3" w14:textId="77777777" w:rsidR="005B0F2D" w:rsidRDefault="00B95DFF" w:rsidP="00B95DFF">
      <w:pPr>
        <w:rPr>
          <w:del w:id="452" w:author="mary.inoue@fap.local" w:date="2026-09-22T12:16:00Z" w16du:dateUtc="2026-09-22T16:16:00Z"/>
        </w:rPr>
      </w:pPr>
      <w:del w:id="453" w:author="mary.inoue@fap.local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45CC987B" w14:textId="77777777" w:rsidR="005B0F2D" w:rsidRDefault="005B0F2D" w:rsidP="00B95DFF">
      <w:pPr>
        <w:rPr>
          <w:del w:id="454" w:author="mary.inoue@fap.local" w:date="2026-09-22T12:16:00Z" w16du:dateUtc="2026-09-22T16:16:00Z"/>
        </w:rPr>
      </w:pPr>
      <w:del w:id="455" w:author="mary.inoue@fap.local" w:date="2026-09-22T12:16:00Z" w16du:dateUtc="2026-09-22T16:16:00Z">
        <w:r>
          <w:delText>Poslanci hlasovali: 7/0/0</w:delText>
        </w:r>
      </w:del>
    </w:p>
    <w:p w14:paraId="55027AD4" w14:textId="77777777" w:rsidR="005B0F2D" w:rsidRDefault="005B0F2D" w:rsidP="00B95DFF">
      <w:pPr>
        <w:rPr>
          <w:del w:id="456" w:author="mary.inoue@fap.local" w:date="2026-09-22T12:16:00Z" w16du:dateUtc="2026-09-22T16:16:00Z"/>
        </w:rPr>
      </w:pPr>
    </w:p>
    <w:p w14:paraId="5B2EF02E" w14:textId="77777777" w:rsidR="00B95DFF" w:rsidRDefault="005B0F2D" w:rsidP="00B95DFF">
      <w:pPr>
        <w:rPr>
          <w:del w:id="457" w:author="mary.inoue@fap.local" w:date="2026-09-22T12:16:00Z" w16du:dateUtc="2026-09-22T16:16:00Z"/>
        </w:rPr>
      </w:pPr>
      <w:del w:id="458" w:author="mary.inoue@fap.local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32C0F465" w14:textId="77777777" w:rsidR="00606B2B" w:rsidRDefault="00606B2B" w:rsidP="00B95DFF">
      <w:pPr>
        <w:rPr>
          <w:del w:id="459" w:author="mary.inoue@fap.local" w:date="2026-09-22T12:16:00Z" w16du:dateUtc="2026-09-22T16:16:00Z"/>
        </w:rPr>
      </w:pPr>
      <w:del w:id="460" w:author="mary.inoue@fap.local" w:date="2026-09-22T12:16:00Z" w16du:dateUtc="2026-09-22T16:16:00Z">
        <w:r>
          <w:delText>Poslanci hlasovali : 7/0/0</w:delText>
        </w:r>
      </w:del>
    </w:p>
    <w:p w14:paraId="2F6C9ECF" w14:textId="77777777" w:rsidR="006219F1" w:rsidRPr="00C03DC5" w:rsidRDefault="0062700E" w:rsidP="00566CD3">
      <w:pPr>
        <w:rPr>
          <w:del w:id="461" w:author="mary.inoue@fap.local" w:date="2026-09-22T12:16:00Z" w16du:dateUtc="2026-09-22T16:16:00Z"/>
          <w:b/>
          <w:u w:val="single"/>
        </w:rPr>
      </w:pPr>
      <w:del w:id="462" w:author="mary.inoue@fap.local" w:date="2026-09-22T12:16:00Z" w16du:dateUtc="2026-09-22T16:16:00Z">
        <w:r>
          <w:delText xml:space="preserve">                 </w:delText>
        </w:r>
      </w:del>
    </w:p>
    <w:p w14:paraId="7515360D" w14:textId="77777777" w:rsidR="00C03DC5" w:rsidRDefault="00566CD3" w:rsidP="004F2971">
      <w:pPr>
        <w:rPr>
          <w:del w:id="463" w:author="mary.inoue@fap.local" w:date="2026-09-22T12:16:00Z" w16du:dateUtc="2026-09-22T16:16:00Z"/>
          <w:b/>
        </w:rPr>
      </w:pPr>
      <w:del w:id="464" w:author="mary.inoue@fap.local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49C77C2B" w14:textId="77777777" w:rsidR="00681523" w:rsidRPr="00536423" w:rsidRDefault="00681523" w:rsidP="004F2971">
      <w:pPr>
        <w:jc w:val="center"/>
        <w:rPr>
          <w:del w:id="465" w:author="mary.inoue@fap.local" w:date="2026-09-22T12:16:00Z" w16du:dateUtc="2026-09-22T16:16:00Z"/>
        </w:rPr>
      </w:pPr>
    </w:p>
    <w:p w14:paraId="04F36999" w14:textId="77777777" w:rsidR="00536423" w:rsidRPr="00046119" w:rsidRDefault="00536423" w:rsidP="004F2971">
      <w:pPr>
        <w:jc w:val="center"/>
        <w:rPr>
          <w:del w:id="466" w:author="mary.inoue@fap.local" w:date="2026-09-22T12:16:00Z" w16du:dateUtc="2026-09-22T16:16:00Z"/>
          <w:b/>
        </w:rPr>
      </w:pPr>
      <w:del w:id="467" w:author="mary.inoue@fap.local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0926BC3F" w14:textId="77777777" w:rsidR="00536423" w:rsidRDefault="00536423" w:rsidP="004F2971">
      <w:pPr>
        <w:jc w:val="center"/>
        <w:rPr>
          <w:del w:id="468" w:author="mary.inoue@fap.local" w:date="2026-09-22T12:16:00Z" w16du:dateUtc="2026-09-22T16:16:00Z"/>
        </w:rPr>
      </w:pPr>
      <w:del w:id="469" w:author="mary.inoue@fap.local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2E107010" w14:textId="77777777" w:rsidR="003156D6" w:rsidRDefault="00536423" w:rsidP="00536423">
      <w:pPr>
        <w:rPr>
          <w:del w:id="470" w:author="mary.inoue@fap.local" w:date="2026-09-22T12:16:00Z" w16du:dateUtc="2026-09-22T16:16:00Z"/>
        </w:rPr>
      </w:pPr>
      <w:del w:id="471" w:author="mary.inoue@fap.local" w:date="2026-09-22T12:16:00Z" w16du:dateUtc="2026-09-22T16:16:00Z">
        <w:r>
          <w:delText xml:space="preserve">  </w:delText>
        </w:r>
      </w:del>
    </w:p>
    <w:p w14:paraId="47A7F1F9" w14:textId="77777777" w:rsidR="00536423" w:rsidRDefault="00536423" w:rsidP="00536423">
      <w:pPr>
        <w:rPr>
          <w:del w:id="472" w:author="mary.inoue@fap.local" w:date="2026-09-22T12:16:00Z" w16du:dateUtc="2026-09-22T16:16:00Z"/>
        </w:rPr>
      </w:pPr>
      <w:del w:id="473" w:author="mary.inoue@fap.local" w:date="2026-09-22T12:16:00Z" w16du:dateUtc="2026-09-22T16:16:00Z">
        <w:r>
          <w:delText xml:space="preserve">                                           </w:delText>
        </w:r>
      </w:del>
    </w:p>
    <w:p w14:paraId="10FAC755" w14:textId="77777777" w:rsidR="00536423" w:rsidRDefault="00536423" w:rsidP="00536423">
      <w:pPr>
        <w:rPr>
          <w:del w:id="474" w:author="mary.inoue@fap.local" w:date="2026-09-22T12:16:00Z" w16du:dateUtc="2026-09-22T16:16:00Z"/>
        </w:rPr>
      </w:pPr>
      <w:del w:id="475" w:author="mary.inoue@fap.local" w:date="2026-09-22T12:16:00Z" w16du:dateUtc="2026-09-22T16:16:00Z">
        <w:r>
          <w:delText>Obecné zastupiteľstvo vo Vavrečke</w:delText>
        </w:r>
      </w:del>
    </w:p>
    <w:p w14:paraId="7FBDD49A" w14:textId="77777777" w:rsidR="00536423" w:rsidRPr="001A4898" w:rsidRDefault="00536423" w:rsidP="00536423">
      <w:pPr>
        <w:numPr>
          <w:ilvl w:val="0"/>
          <w:numId w:val="4"/>
        </w:numPr>
        <w:rPr>
          <w:del w:id="476" w:author="mary.inoue@fap.local" w:date="2026-09-22T12:16:00Z" w16du:dateUtc="2026-09-22T16:16:00Z"/>
          <w:b/>
        </w:rPr>
      </w:pPr>
      <w:del w:id="477" w:author="mary.inoue@fap.local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30921826" w14:textId="77777777" w:rsidR="00536423" w:rsidRDefault="00536423" w:rsidP="00536423">
      <w:pPr>
        <w:ind w:left="360"/>
        <w:rPr>
          <w:del w:id="478" w:author="mary.inoue@fap.local" w:date="2026-09-22T12:16:00Z" w16du:dateUtc="2026-09-22T16:16:00Z"/>
        </w:rPr>
      </w:pPr>
      <w:del w:id="479" w:author="mary.inoue@fap.local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6FB53B8D" w14:textId="77777777" w:rsidR="00536423" w:rsidRDefault="00536423" w:rsidP="00536423">
      <w:pPr>
        <w:ind w:left="360"/>
        <w:rPr>
          <w:del w:id="480" w:author="mary.inoue@fap.local" w:date="2026-09-22T12:16:00Z" w16du:dateUtc="2026-09-22T16:16:00Z"/>
        </w:rPr>
      </w:pPr>
      <w:del w:id="481" w:author="mary.inoue@fap.local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16BA7095" w14:textId="77777777" w:rsidR="004F2971" w:rsidRDefault="004F2971" w:rsidP="00536423">
      <w:pPr>
        <w:ind w:left="360"/>
        <w:rPr>
          <w:del w:id="482" w:author="mary.inoue@fap.local" w:date="2026-09-22T12:16:00Z" w16du:dateUtc="2026-09-22T16:16:00Z"/>
        </w:rPr>
      </w:pPr>
      <w:del w:id="483" w:author="mary.inoue@fap.local" w:date="2026-09-22T12:16:00Z" w16du:dateUtc="2026-09-22T16:16:00Z">
        <w:r>
          <w:delText>3. Rozpočet ZŠ s MŠ vo Vavrečke na roky 2013-2014</w:delText>
        </w:r>
      </w:del>
    </w:p>
    <w:p w14:paraId="097DCE3D" w14:textId="77777777" w:rsidR="004F2971" w:rsidRDefault="004F2971" w:rsidP="00536423">
      <w:pPr>
        <w:ind w:left="360"/>
        <w:rPr>
          <w:del w:id="484" w:author="mary.inoue@fap.local" w:date="2026-09-22T12:16:00Z" w16du:dateUtc="2026-09-22T16:16:00Z"/>
        </w:rPr>
      </w:pPr>
      <w:del w:id="485" w:author="mary.inoue@fap.local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3A5D9FED" w14:textId="77777777" w:rsidR="00770CF6" w:rsidRDefault="00770CF6" w:rsidP="00536423">
      <w:pPr>
        <w:ind w:left="360"/>
        <w:rPr>
          <w:del w:id="486" w:author="mary.inoue@fap.local" w:date="2026-09-22T12:16:00Z" w16du:dateUtc="2026-09-22T16:16:00Z"/>
        </w:rPr>
      </w:pPr>
      <w:del w:id="487" w:author="mary.inoue@fap.local" w:date="2026-09-22T12:16:00Z" w16du:dateUtc="2026-09-22T16:16:00Z">
        <w:r>
          <w:delText>5. Plán zasadnutí obecného zastupiteľstva na rok 2012</w:delText>
        </w:r>
      </w:del>
    </w:p>
    <w:p w14:paraId="34CD0F8E" w14:textId="77777777" w:rsidR="00536423" w:rsidRDefault="00536423" w:rsidP="00536423">
      <w:pPr>
        <w:ind w:left="360"/>
        <w:rPr>
          <w:del w:id="488" w:author="mary.inoue@fap.local" w:date="2026-09-22T12:16:00Z" w16du:dateUtc="2026-09-22T16:16:00Z"/>
        </w:rPr>
      </w:pPr>
    </w:p>
    <w:p w14:paraId="39DA86DD" w14:textId="77777777" w:rsidR="00536423" w:rsidRDefault="00536423" w:rsidP="00770CF6">
      <w:pPr>
        <w:ind w:left="720"/>
        <w:rPr>
          <w:del w:id="489" w:author="mary.inoue@fap.local" w:date="2026-09-22T12:16:00Z" w16du:dateUtc="2026-09-22T16:16:00Z"/>
        </w:rPr>
      </w:pPr>
      <w:del w:id="490" w:author="mary.inoue@fap.local" w:date="2026-09-22T12:16:00Z" w16du:dateUtc="2026-09-22T16:16:00Z">
        <w:r>
          <w:delText xml:space="preserve">                                                           </w:delText>
        </w:r>
      </w:del>
    </w:p>
    <w:p w14:paraId="0F74A2AE" w14:textId="77777777" w:rsidR="00536423" w:rsidRDefault="00536423" w:rsidP="00536423">
      <w:pPr>
        <w:numPr>
          <w:ilvl w:val="0"/>
          <w:numId w:val="4"/>
        </w:numPr>
        <w:rPr>
          <w:del w:id="491" w:author="mary.inoue@fap.local" w:date="2026-09-22T12:16:00Z" w16du:dateUtc="2026-09-22T16:16:00Z"/>
          <w:b/>
        </w:rPr>
      </w:pPr>
      <w:del w:id="492" w:author="mary.inoue@fap.local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0891B140" w14:textId="77777777" w:rsidR="00770CF6" w:rsidRPr="00770CF6" w:rsidRDefault="00770CF6" w:rsidP="00770CF6">
      <w:pPr>
        <w:ind w:left="720"/>
        <w:rPr>
          <w:del w:id="493" w:author="mary.inoue@fap.local" w:date="2026-09-22T12:16:00Z" w16du:dateUtc="2026-09-22T16:16:00Z"/>
        </w:rPr>
      </w:pPr>
      <w:del w:id="494" w:author="mary.inoue@fap.local" w:date="2026-09-22T12:16:00Z" w16du:dateUtc="2026-09-22T16:16:00Z">
        <w:r w:rsidRPr="00770CF6">
          <w:delText xml:space="preserve">1/ Program zasadnutia obecného zastupiteľstva </w:delText>
        </w:r>
      </w:del>
    </w:p>
    <w:p w14:paraId="58499507" w14:textId="77777777" w:rsidR="00536423" w:rsidRDefault="00770CF6" w:rsidP="00536423">
      <w:pPr>
        <w:ind w:left="720"/>
        <w:rPr>
          <w:del w:id="495" w:author="mary.inoue@fap.local" w:date="2026-09-22T12:16:00Z" w16du:dateUtc="2026-09-22T16:16:00Z"/>
        </w:rPr>
      </w:pPr>
      <w:del w:id="496" w:author="mary.inoue@fap.local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19E710E7" w14:textId="77777777" w:rsidR="003156D6" w:rsidRDefault="00770CF6" w:rsidP="00536423">
      <w:pPr>
        <w:ind w:left="720"/>
        <w:rPr>
          <w:del w:id="497" w:author="mary.inoue@fap.local" w:date="2026-09-22T12:16:00Z" w16du:dateUtc="2026-09-22T16:16:00Z"/>
        </w:rPr>
      </w:pPr>
      <w:del w:id="498" w:author="mary.inoue@fap.local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50801BD9" w14:textId="77777777" w:rsidR="004F2971" w:rsidRDefault="004F2971" w:rsidP="004F2971">
      <w:pPr>
        <w:rPr>
          <w:del w:id="499" w:author="mary.inoue@fap.local" w:date="2026-09-22T12:16:00Z" w16du:dateUtc="2026-09-22T16:16:00Z"/>
        </w:rPr>
      </w:pPr>
      <w:del w:id="500" w:author="mary.inoue@fap.local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5DB93AEF" w14:textId="77777777" w:rsidR="004F2971" w:rsidRDefault="004F2971" w:rsidP="004F2971">
      <w:pPr>
        <w:rPr>
          <w:del w:id="501" w:author="mary.inoue@fap.local" w:date="2026-09-22T12:16:00Z" w16du:dateUtc="2026-09-22T16:16:00Z"/>
        </w:rPr>
      </w:pPr>
      <w:del w:id="502" w:author="mary.inoue@fap.local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2616BA44" w14:textId="77777777" w:rsidR="004F2971" w:rsidRDefault="004F2971" w:rsidP="004F2971">
      <w:pPr>
        <w:rPr>
          <w:del w:id="503" w:author="mary.inoue@fap.local" w:date="2026-09-22T12:16:00Z" w16du:dateUtc="2026-09-22T16:16:00Z"/>
        </w:rPr>
      </w:pPr>
      <w:del w:id="504" w:author="mary.inoue@fap.local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50F49B91" w14:textId="77777777" w:rsidR="004F2971" w:rsidRDefault="004F2971" w:rsidP="004F2971">
      <w:pPr>
        <w:rPr>
          <w:del w:id="505" w:author="mary.inoue@fap.local" w:date="2026-09-22T12:16:00Z" w16du:dateUtc="2026-09-22T16:16:00Z"/>
        </w:rPr>
      </w:pPr>
      <w:del w:id="506" w:author="mary.inoue@fap.local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5300F3D9" w14:textId="77777777" w:rsidR="004F2971" w:rsidRDefault="00770CF6" w:rsidP="004F2971">
      <w:pPr>
        <w:ind w:left="720"/>
        <w:rPr>
          <w:del w:id="507" w:author="mary.inoue@fap.local" w:date="2026-09-22T12:16:00Z" w16du:dateUtc="2026-09-22T16:16:00Z"/>
        </w:rPr>
      </w:pPr>
      <w:del w:id="508" w:author="mary.inoue@fap.local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6697B46E" w14:textId="77777777" w:rsidR="00770CF6" w:rsidRDefault="00770CF6" w:rsidP="00536423">
      <w:pPr>
        <w:ind w:left="720"/>
        <w:rPr>
          <w:del w:id="509" w:author="mary.inoue@fap.local" w:date="2026-09-22T12:16:00Z" w16du:dateUtc="2026-09-22T16:16:00Z"/>
        </w:rPr>
      </w:pPr>
    </w:p>
    <w:p w14:paraId="64F1CFAD" w14:textId="77777777" w:rsidR="00770CF6" w:rsidRDefault="00770CF6" w:rsidP="00536423">
      <w:pPr>
        <w:ind w:left="720"/>
        <w:rPr>
          <w:del w:id="510" w:author="mary.inoue@fap.local" w:date="2026-09-22T12:16:00Z" w16du:dateUtc="2026-09-22T16:16:00Z"/>
        </w:rPr>
      </w:pPr>
    </w:p>
    <w:p w14:paraId="2BB91962" w14:textId="77777777" w:rsidR="004F2971" w:rsidRDefault="00770CF6" w:rsidP="00536423">
      <w:pPr>
        <w:ind w:left="720"/>
        <w:rPr>
          <w:del w:id="511" w:author="mary.inoue@fap.local" w:date="2026-09-22T12:16:00Z" w16du:dateUtc="2026-09-22T16:16:00Z"/>
        </w:rPr>
      </w:pPr>
      <w:del w:id="512" w:author="mary.inoue@fap.local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770F8FE7" w14:textId="77777777" w:rsidR="004F2971" w:rsidRDefault="004F2971" w:rsidP="00536423">
      <w:pPr>
        <w:ind w:left="720"/>
        <w:rPr>
          <w:del w:id="513" w:author="mary.inoue@fap.local" w:date="2026-09-22T12:16:00Z" w16du:dateUtc="2026-09-22T16:16:00Z"/>
        </w:rPr>
      </w:pPr>
      <w:del w:id="514" w:author="mary.inoue@fap.local" w:date="2026-09-22T12:16:00Z" w16du:dateUtc="2026-09-22T16:16:00Z">
        <w:r>
          <w:delText xml:space="preserve">     Predseda: Ing. Jozef Hrkeľ</w:delText>
        </w:r>
      </w:del>
    </w:p>
    <w:p w14:paraId="2B107FD0" w14:textId="77777777" w:rsidR="004F2971" w:rsidRDefault="004F2971" w:rsidP="00536423">
      <w:pPr>
        <w:ind w:left="720"/>
        <w:rPr>
          <w:del w:id="515" w:author="mary.inoue@fap.local" w:date="2026-09-22T12:16:00Z" w16du:dateUtc="2026-09-22T16:16:00Z"/>
        </w:rPr>
      </w:pPr>
      <w:del w:id="516" w:author="mary.inoue@fap.local" w:date="2026-09-22T12:16:00Z" w16du:dateUtc="2026-09-22T16:16:00Z">
        <w:r>
          <w:delText xml:space="preserve">     Členovia: Alena Hvoľková, Marta Brindžáková, Mária Pavláková</w:delText>
        </w:r>
      </w:del>
    </w:p>
    <w:p w14:paraId="330421CF" w14:textId="77777777" w:rsidR="00770CF6" w:rsidRDefault="00770CF6" w:rsidP="00536423">
      <w:pPr>
        <w:ind w:left="720"/>
        <w:rPr>
          <w:del w:id="517" w:author="mary.inoue@fap.local" w:date="2026-09-22T12:16:00Z" w16du:dateUtc="2026-09-22T16:16:00Z"/>
        </w:rPr>
      </w:pPr>
      <w:del w:id="518" w:author="mary.inoue@fap.local" w:date="2026-09-22T12:16:00Z" w16du:dateUtc="2026-09-22T16:16:00Z">
        <w:r>
          <w:delText>9/ Finančný príspevok vo výške 100€ pre Zariadenie pre seniorov a domov sociálnych</w:delText>
        </w:r>
      </w:del>
    </w:p>
    <w:p w14:paraId="4091D479" w14:textId="77777777" w:rsidR="00770CF6" w:rsidRDefault="00770CF6" w:rsidP="00536423">
      <w:pPr>
        <w:ind w:left="720"/>
        <w:rPr>
          <w:del w:id="519" w:author="mary.inoue@fap.local" w:date="2026-09-22T12:16:00Z" w16du:dateUtc="2026-09-22T16:16:00Z"/>
        </w:rPr>
      </w:pPr>
      <w:del w:id="520" w:author="mary.inoue@fap.local" w:date="2026-09-22T12:16:00Z" w16du:dateUtc="2026-09-22T16:16:00Z">
        <w:r>
          <w:delText xml:space="preserve">    služieb v Novoti</w:delText>
        </w:r>
      </w:del>
    </w:p>
    <w:p w14:paraId="3590EA5E" w14:textId="77777777" w:rsidR="00770CF6" w:rsidRDefault="00770CF6" w:rsidP="00536423">
      <w:pPr>
        <w:ind w:left="720"/>
        <w:rPr>
          <w:del w:id="521" w:author="mary.inoue@fap.local" w:date="2026-09-22T12:16:00Z" w16du:dateUtc="2026-09-22T16:16:00Z"/>
        </w:rPr>
      </w:pPr>
      <w:del w:id="522" w:author="mary.inoue@fap.local" w:date="2026-09-22T12:16:00Z" w16du:dateUtc="2026-09-22T16:16:00Z">
        <w:r>
          <w:delText xml:space="preserve">10/Martu Brindžákovú za prísediacu sudcu </w:delText>
        </w:r>
      </w:del>
    </w:p>
    <w:p w14:paraId="137BEBC5" w14:textId="77777777" w:rsidR="00C03DC5" w:rsidRDefault="00C03DC5" w:rsidP="00566CD3">
      <w:pPr>
        <w:rPr>
          <w:del w:id="523" w:author="mary.inoue@fap.local" w:date="2026-09-22T12:16:00Z" w16du:dateUtc="2026-09-22T16:16:00Z"/>
          <w:b/>
          <w:u w:val="single"/>
          <w:lang w:eastAsia="sk-SK"/>
        </w:rPr>
      </w:pPr>
    </w:p>
    <w:p w14:paraId="1410B352" w14:textId="77777777" w:rsidR="003156D6" w:rsidRDefault="003156D6" w:rsidP="00566CD3">
      <w:pPr>
        <w:rPr>
          <w:del w:id="524" w:author="mary.inoue@fap.local" w:date="2026-09-22T12:16:00Z" w16du:dateUtc="2026-09-22T16:16:00Z"/>
          <w:b/>
          <w:u w:val="single"/>
          <w:lang w:eastAsia="sk-SK"/>
        </w:rPr>
      </w:pPr>
    </w:p>
    <w:p w14:paraId="5FBC0097" w14:textId="77777777" w:rsidR="003156D6" w:rsidRDefault="003156D6" w:rsidP="00566CD3">
      <w:pPr>
        <w:rPr>
          <w:del w:id="525" w:author="mary.inoue@fap.local" w:date="2026-09-22T12:16:00Z" w16du:dateUtc="2026-09-22T16:16:00Z"/>
          <w:b/>
          <w:u w:val="single"/>
          <w:lang w:eastAsia="sk-SK"/>
        </w:rPr>
      </w:pPr>
    </w:p>
    <w:p w14:paraId="4A6F9CB6" w14:textId="77777777" w:rsidR="003156D6" w:rsidRDefault="003156D6" w:rsidP="00566CD3">
      <w:pPr>
        <w:rPr>
          <w:del w:id="526" w:author="mary.inoue@fap.local" w:date="2026-09-22T12:16:00Z" w16du:dateUtc="2026-09-22T16:16:00Z"/>
          <w:b/>
          <w:u w:val="single"/>
          <w:lang w:eastAsia="sk-SK"/>
        </w:rPr>
      </w:pPr>
    </w:p>
    <w:p w14:paraId="36DBD59F" w14:textId="77777777" w:rsidR="00566CD3" w:rsidRPr="001936A2" w:rsidRDefault="00566CD3" w:rsidP="00566CD3">
      <w:pPr>
        <w:rPr>
          <w:del w:id="527" w:author="mary.inoue@fap.local" w:date="2026-09-22T12:16:00Z" w16du:dateUtc="2026-09-22T16:16:00Z"/>
          <w:b/>
          <w:u w:val="single"/>
          <w:lang w:eastAsia="sk-SK"/>
        </w:rPr>
      </w:pPr>
      <w:del w:id="528" w:author="mary.inoue@fap.local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2A9F16FF" w14:textId="77777777" w:rsidR="00566CD3" w:rsidRDefault="00566CD3" w:rsidP="00566CD3">
      <w:pPr>
        <w:rPr>
          <w:del w:id="529" w:author="mary.inoue@fap.local" w:date="2026-09-22T12:16:00Z" w16du:dateUtc="2026-09-22T16:16:00Z"/>
        </w:rPr>
      </w:pPr>
    </w:p>
    <w:p w14:paraId="3441ED22" w14:textId="77777777" w:rsidR="00566CD3" w:rsidRDefault="00566CD3" w:rsidP="00566CD3">
      <w:pPr>
        <w:rPr>
          <w:del w:id="530" w:author="mary.inoue@fap.local" w:date="2026-09-22T12:16:00Z" w16du:dateUtc="2026-09-22T16:16:00Z"/>
        </w:rPr>
      </w:pPr>
      <w:del w:id="531" w:author="mary.inoue@fap.local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6033098A" w14:textId="77777777" w:rsidR="00681523" w:rsidRDefault="00681523" w:rsidP="00566CD3">
      <w:pPr>
        <w:rPr>
          <w:del w:id="532" w:author="mary.inoue@fap.local" w:date="2026-09-22T12:16:00Z" w16du:dateUtc="2026-09-22T16:16:00Z"/>
        </w:rPr>
      </w:pPr>
    </w:p>
    <w:p w14:paraId="2101EB52" w14:textId="77777777" w:rsidR="00681523" w:rsidRDefault="00681523" w:rsidP="00566CD3">
      <w:pPr>
        <w:rPr>
          <w:del w:id="533" w:author="mary.inoue@fap.local" w:date="2026-09-22T12:16:00Z" w16du:dateUtc="2026-09-22T16:16:00Z"/>
        </w:rPr>
      </w:pPr>
    </w:p>
    <w:p w14:paraId="61AD69C0" w14:textId="77777777" w:rsidR="003156D6" w:rsidRDefault="003156D6" w:rsidP="00566CD3">
      <w:pPr>
        <w:rPr>
          <w:del w:id="534" w:author="mary.inoue@fap.local" w:date="2026-09-22T12:16:00Z" w16du:dateUtc="2026-09-22T16:16:00Z"/>
        </w:rPr>
      </w:pPr>
    </w:p>
    <w:p w14:paraId="54BED718" w14:textId="77777777" w:rsidR="003156D6" w:rsidRDefault="003156D6" w:rsidP="00566CD3">
      <w:pPr>
        <w:rPr>
          <w:del w:id="535" w:author="mary.inoue@fap.local" w:date="2026-09-22T12:16:00Z" w16du:dateUtc="2026-09-22T16:16:00Z"/>
        </w:rPr>
      </w:pPr>
    </w:p>
    <w:p w14:paraId="384EA696" w14:textId="77777777" w:rsidR="003156D6" w:rsidRDefault="003156D6" w:rsidP="00566CD3">
      <w:pPr>
        <w:rPr>
          <w:del w:id="536" w:author="mary.inoue@fap.local" w:date="2026-09-22T12:16:00Z" w16du:dateUtc="2026-09-22T16:16:00Z"/>
        </w:rPr>
      </w:pPr>
    </w:p>
    <w:p w14:paraId="3C598D6D" w14:textId="77777777" w:rsidR="00566CD3" w:rsidRDefault="00566CD3" w:rsidP="00566CD3">
      <w:pPr>
        <w:rPr>
          <w:del w:id="537" w:author="mary.inoue@fap.local" w:date="2026-09-22T12:16:00Z" w16du:dateUtc="2026-09-22T16:16:00Z"/>
        </w:rPr>
      </w:pPr>
      <w:del w:id="538" w:author="mary.inoue@fap.local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52936CA2" w14:textId="77777777" w:rsidR="00201E7C" w:rsidRDefault="00566CD3" w:rsidP="00566CD3">
      <w:pPr>
        <w:rPr>
          <w:del w:id="539" w:author="mary.inoue@fap.local" w:date="2026-09-22T12:16:00Z" w16du:dateUtc="2026-09-22T16:16:00Z"/>
        </w:rPr>
      </w:pPr>
      <w:del w:id="540" w:author="mary.inoue@fap.local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7CBB5B1D" w14:textId="77777777" w:rsidR="00533983" w:rsidRDefault="00533983" w:rsidP="00566CD3">
      <w:pPr>
        <w:rPr>
          <w:del w:id="541" w:author="mary.inoue@fap.local" w:date="2026-09-22T12:16:00Z" w16du:dateUtc="2026-09-22T16:16:00Z"/>
        </w:rPr>
      </w:pPr>
    </w:p>
    <w:p w14:paraId="3AA366B0" w14:textId="77777777" w:rsidR="003E2664" w:rsidRDefault="003E2664" w:rsidP="00566CD3">
      <w:pPr>
        <w:rPr>
          <w:del w:id="542" w:author="mary.inoue@fap.local" w:date="2026-09-22T12:16:00Z" w16du:dateUtc="2026-09-22T16:16:00Z"/>
        </w:rPr>
      </w:pPr>
    </w:p>
    <w:p w14:paraId="29A75138" w14:textId="77777777" w:rsidR="003156D6" w:rsidRDefault="003156D6" w:rsidP="00566CD3">
      <w:pPr>
        <w:rPr>
          <w:del w:id="543" w:author="mary.inoue@fap.local" w:date="2026-09-22T12:16:00Z" w16du:dateUtc="2026-09-22T16:16:00Z"/>
        </w:rPr>
      </w:pPr>
    </w:p>
    <w:p w14:paraId="12E39EAC" w14:textId="77777777" w:rsidR="003156D6" w:rsidRDefault="00566CD3" w:rsidP="00566CD3">
      <w:pPr>
        <w:rPr>
          <w:del w:id="544" w:author="mary.inoue@fap.local" w:date="2026-09-22T12:16:00Z" w16du:dateUtc="2026-09-22T16:16:00Z"/>
        </w:rPr>
      </w:pPr>
      <w:del w:id="545" w:author="mary.inoue@fap.local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414AF158" w14:textId="77777777" w:rsidR="00566CD3" w:rsidRDefault="00ED0091" w:rsidP="00566CD3">
      <w:pPr>
        <w:rPr>
          <w:del w:id="546" w:author="mary.inoue@fap.local" w:date="2026-09-22T12:16:00Z" w16du:dateUtc="2026-09-22T16:16:00Z"/>
        </w:rPr>
      </w:pPr>
      <w:del w:id="547" w:author="mary.inoue@fap.local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73199408" w14:textId="77777777" w:rsidR="00681523" w:rsidRDefault="00566CD3" w:rsidP="00566CD3">
      <w:pPr>
        <w:rPr>
          <w:del w:id="548" w:author="mary.inoue@fap.local" w:date="2026-09-22T12:16:00Z" w16du:dateUtc="2026-09-22T16:16:00Z"/>
        </w:rPr>
      </w:pPr>
      <w:del w:id="549" w:author="mary.inoue@fap.local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3750F9A8" w14:textId="77777777" w:rsidR="00566CD3" w:rsidRDefault="00201E7C" w:rsidP="00566CD3">
      <w:pPr>
        <w:rPr>
          <w:del w:id="550" w:author="mary.inoue@fap.local" w:date="2026-09-22T12:16:00Z" w16du:dateUtc="2026-09-22T16:16:00Z"/>
        </w:rPr>
      </w:pPr>
      <w:del w:id="551" w:author="mary.inoue@fap.local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38867A86" w14:textId="77777777" w:rsidR="003156D6" w:rsidRDefault="003156D6">
      <w:pPr>
        <w:rPr>
          <w:del w:id="552" w:author="mary.inoue@fap.local" w:date="2026-09-22T12:16:00Z" w16du:dateUtc="2026-09-22T16:16:00Z"/>
        </w:rPr>
      </w:pPr>
    </w:p>
    <w:p w14:paraId="1A172E04" w14:textId="77777777" w:rsidR="003156D6" w:rsidRDefault="003156D6">
      <w:pPr>
        <w:rPr>
          <w:del w:id="553" w:author="mary.inoue@fap.local" w:date="2026-09-22T12:16:00Z" w16du:dateUtc="2026-09-22T16:16:00Z"/>
        </w:rPr>
      </w:pPr>
    </w:p>
    <w:p w14:paraId="064CFFF0" w14:textId="77777777" w:rsidR="003156D6" w:rsidRDefault="003156D6">
      <w:pPr>
        <w:rPr>
          <w:del w:id="554" w:author="mary.inoue@fap.local" w:date="2026-09-22T12:16:00Z" w16du:dateUtc="2026-09-22T16:16:00Z"/>
        </w:rPr>
      </w:pPr>
    </w:p>
    <w:p w14:paraId="53033B4E" w14:textId="77777777" w:rsidR="003156D6" w:rsidRDefault="003156D6">
      <w:pPr>
        <w:rPr>
          <w:del w:id="555" w:author="mary.inoue@fap.local" w:date="2026-09-22T12:16:00Z" w16du:dateUtc="2026-09-22T16:16:00Z"/>
        </w:rPr>
      </w:pPr>
    </w:p>
    <w:p w14:paraId="3E07041D" w14:textId="77777777" w:rsidR="00533983" w:rsidRDefault="00566CD3">
      <w:pPr>
        <w:rPr>
          <w:del w:id="556" w:author="mary.inoue@fap.local" w:date="2026-09-22T12:16:00Z" w16du:dateUtc="2026-09-22T16:16:00Z"/>
        </w:rPr>
      </w:pPr>
      <w:del w:id="557" w:author="mary.inoue@fap.local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2E35B224" w14:textId="77777777" w:rsidR="00536423" w:rsidRDefault="00536423">
      <w:pPr>
        <w:rPr>
          <w:del w:id="558" w:author="mary.inoue@fap.local" w:date="2026-09-22T12:16:00Z" w16du:dateUtc="2026-09-22T16:16:00Z"/>
          <w:b/>
          <w:sz w:val="36"/>
          <w:szCs w:val="36"/>
          <w:u w:val="single"/>
        </w:rPr>
      </w:pPr>
    </w:p>
    <w:p w14:paraId="5CFFCE3E" w14:textId="77777777" w:rsidR="003156D6" w:rsidRDefault="003156D6">
      <w:pPr>
        <w:rPr>
          <w:del w:id="559" w:author="mary.inoue@fap.local" w:date="2026-09-22T12:16:00Z" w16du:dateUtc="2026-09-22T16:16:00Z"/>
          <w:b/>
          <w:sz w:val="36"/>
          <w:szCs w:val="36"/>
          <w:u w:val="single"/>
        </w:rPr>
      </w:pPr>
    </w:p>
    <w:p w14:paraId="5C97FF15" w14:textId="77777777" w:rsidR="003156D6" w:rsidRDefault="003156D6">
      <w:pPr>
        <w:rPr>
          <w:del w:id="560" w:author="mary.inoue@fap.local" w:date="2026-09-22T12:16:00Z" w16du:dateUtc="2026-09-22T16:16:00Z"/>
          <w:b/>
          <w:sz w:val="36"/>
          <w:szCs w:val="36"/>
          <w:u w:val="single"/>
        </w:rPr>
      </w:pPr>
    </w:p>
    <w:p w14:paraId="4E21AB4F" w14:textId="77777777" w:rsidR="003156D6" w:rsidRDefault="003156D6">
      <w:pPr>
        <w:rPr>
          <w:del w:id="561" w:author="mary.inoue@fap.local" w:date="2026-09-22T12:16:00Z" w16du:dateUtc="2026-09-22T16:16:00Z"/>
          <w:b/>
          <w:sz w:val="36"/>
          <w:szCs w:val="36"/>
          <w:u w:val="single"/>
        </w:rPr>
      </w:pPr>
    </w:p>
    <w:p w14:paraId="7CB5D800" w14:textId="77777777" w:rsidR="003156D6" w:rsidRDefault="003156D6">
      <w:pPr>
        <w:rPr>
          <w:del w:id="562" w:author="mary.inoue@fap.local" w:date="2026-09-22T12:16:00Z" w16du:dateUtc="2026-09-22T16:16:00Z"/>
          <w:b/>
          <w:sz w:val="36"/>
          <w:szCs w:val="36"/>
          <w:u w:val="single"/>
        </w:rPr>
      </w:pPr>
    </w:p>
    <w:p w14:paraId="672C8430" w14:textId="77777777" w:rsidR="003156D6" w:rsidRDefault="003156D6">
      <w:pPr>
        <w:rPr>
          <w:del w:id="563" w:author="mary.inoue@fap.local" w:date="2026-09-22T12:16:00Z" w16du:dateUtc="2026-09-22T16:16:00Z"/>
          <w:b/>
          <w:sz w:val="36"/>
          <w:szCs w:val="36"/>
          <w:u w:val="single"/>
        </w:rPr>
      </w:pPr>
    </w:p>
    <w:p w14:paraId="31D81FF2" w14:textId="77777777" w:rsidR="003156D6" w:rsidRDefault="003156D6">
      <w:pPr>
        <w:rPr>
          <w:del w:id="564" w:author="mary.inoue@fap.local" w:date="2026-09-22T12:16:00Z" w16du:dateUtc="2026-09-22T16:16:00Z"/>
          <w:b/>
          <w:sz w:val="36"/>
          <w:szCs w:val="36"/>
          <w:u w:val="single"/>
        </w:rPr>
      </w:pPr>
    </w:p>
    <w:p w14:paraId="4B4E6014" w14:textId="77777777" w:rsidR="003156D6" w:rsidRDefault="003156D6">
      <w:pPr>
        <w:rPr>
          <w:del w:id="565" w:author="mary.inoue@fap.local" w:date="2026-09-22T12:16:00Z" w16du:dateUtc="2026-09-22T16:16:00Z"/>
          <w:b/>
          <w:sz w:val="36"/>
          <w:szCs w:val="36"/>
          <w:u w:val="single"/>
        </w:rPr>
      </w:pPr>
    </w:p>
    <w:p w14:paraId="18C8BEF4" w14:textId="77777777" w:rsidR="003156D6" w:rsidRDefault="003156D6">
      <w:pPr>
        <w:rPr>
          <w:del w:id="566" w:author="mary.inoue@fap.local" w:date="2026-09-22T12:16:00Z" w16du:dateUtc="2026-09-22T16:16:00Z"/>
          <w:b/>
          <w:sz w:val="36"/>
          <w:szCs w:val="36"/>
          <w:u w:val="single"/>
        </w:rPr>
      </w:pPr>
    </w:p>
    <w:p w14:paraId="68524864" w14:textId="77777777" w:rsidR="003156D6" w:rsidRDefault="003156D6">
      <w:pPr>
        <w:rPr>
          <w:del w:id="567" w:author="mary.inoue@fap.local" w:date="2026-09-22T12:16:00Z" w16du:dateUtc="2026-09-22T16:16:00Z"/>
          <w:b/>
          <w:sz w:val="36"/>
          <w:szCs w:val="36"/>
          <w:u w:val="single"/>
        </w:rPr>
      </w:pPr>
    </w:p>
    <w:p w14:paraId="37B0158C" w14:textId="77777777" w:rsidR="003156D6" w:rsidRDefault="003156D6">
      <w:pPr>
        <w:rPr>
          <w:del w:id="568" w:author="mary.inoue@fap.local" w:date="2026-09-22T12:16:00Z" w16du:dateUtc="2026-09-22T16:16:00Z"/>
          <w:b/>
          <w:sz w:val="36"/>
          <w:szCs w:val="36"/>
          <w:u w:val="single"/>
        </w:rPr>
      </w:pPr>
    </w:p>
    <w:p w14:paraId="793760F1" w14:textId="77777777" w:rsidR="003156D6" w:rsidRDefault="003156D6">
      <w:pPr>
        <w:rPr>
          <w:del w:id="569" w:author="mary.inoue@fap.local" w:date="2026-09-22T12:16:00Z" w16du:dateUtc="2026-09-22T16:16:00Z"/>
          <w:b/>
          <w:sz w:val="36"/>
          <w:szCs w:val="36"/>
          <w:u w:val="single"/>
        </w:rPr>
      </w:pPr>
    </w:p>
    <w:p w14:paraId="5C8EE985" w14:textId="77777777" w:rsidR="00407425" w:rsidRDefault="00407425">
      <w:pPr>
        <w:rPr>
          <w:del w:id="570" w:author="mary.inoue@fap.local" w:date="2026-09-22T12:16:00Z" w16du:dateUtc="2026-09-22T16:16:00Z"/>
        </w:rPr>
      </w:pPr>
    </w:p>
    <w:p w14:paraId="71A189C6" w14:textId="77777777" w:rsidR="00407425" w:rsidRDefault="00407425">
      <w:pPr>
        <w:rPr>
          <w:del w:id="571" w:author="mary.inoue@fap.local" w:date="2026-09-22T12:16:00Z" w16du:dateUtc="2026-09-22T16:16:00Z"/>
        </w:rPr>
      </w:pPr>
    </w:p>
    <w:p w14:paraId="5D2F77CD" w14:textId="77777777" w:rsidR="00407425" w:rsidRDefault="00407425">
      <w:pPr>
        <w:rPr>
          <w:del w:id="572" w:author="mary.inoue@fap.local" w:date="2026-09-22T12:16:00Z" w16du:dateUtc="2026-09-22T16:16:00Z"/>
        </w:rPr>
      </w:pPr>
    </w:p>
    <w:p w14:paraId="0113CB84" w14:textId="77777777" w:rsidR="0034715F" w:rsidRDefault="0034715F">
      <w:pPr>
        <w:rPr>
          <w:del w:id="573" w:author="mary.inoue@fap.local" w:date="2026-09-22T12:16:00Z" w16du:dateUtc="2026-09-22T16:16:00Z"/>
        </w:rPr>
      </w:pPr>
    </w:p>
    <w:p w14:paraId="6F734AD6" w14:textId="77777777" w:rsidR="0034715F" w:rsidRDefault="0034715F">
      <w:pPr>
        <w:rPr>
          <w:del w:id="574" w:author="mary.inoue@fap.local" w:date="2026-09-22T12:16:00Z" w16du:dateUtc="2026-09-22T16:16:00Z"/>
        </w:rPr>
      </w:pPr>
    </w:p>
    <w:p w14:paraId="350AE350" w14:textId="77777777" w:rsidR="0034715F" w:rsidRDefault="0034715F">
      <w:pPr>
        <w:rPr>
          <w:del w:id="575" w:author="mary.inoue@fap.local" w:date="2026-09-22T12:16:00Z" w16du:dateUtc="2026-09-22T16:16:00Z"/>
        </w:rPr>
      </w:pPr>
    </w:p>
    <w:p w14:paraId="7DBF44C2" w14:textId="77777777" w:rsidR="0034715F" w:rsidRDefault="0034715F">
      <w:pPr>
        <w:rPr>
          <w:del w:id="576" w:author="mary.inoue@fap.local" w:date="2026-09-22T12:16:00Z" w16du:dateUtc="2026-09-22T16:16:00Z"/>
        </w:rPr>
      </w:pPr>
    </w:p>
    <w:p w14:paraId="2DBDB85E" w14:textId="77777777" w:rsidR="0034715F" w:rsidRDefault="0034715F">
      <w:pPr>
        <w:rPr>
          <w:del w:id="577" w:author="mary.inoue@fap.local" w:date="2026-09-22T12:16:00Z" w16du:dateUtc="2026-09-22T16:16:00Z"/>
        </w:rPr>
      </w:pPr>
    </w:p>
    <w:p w14:paraId="6256CB95" w14:textId="77777777" w:rsidR="0034715F" w:rsidRDefault="0034715F">
      <w:pPr>
        <w:rPr>
          <w:del w:id="578" w:author="mary.inoue@fap.local" w:date="2026-09-22T12:16:00Z" w16du:dateUtc="2026-09-22T16:16:00Z"/>
        </w:rPr>
      </w:pPr>
    </w:p>
    <w:p w14:paraId="36CD0060" w14:textId="77777777" w:rsidR="0034715F" w:rsidRDefault="0034715F">
      <w:pPr>
        <w:rPr>
          <w:del w:id="579" w:author="mary.inoue@fap.local" w:date="2026-09-22T12:16:00Z" w16du:dateUtc="2026-09-22T16:16:00Z"/>
        </w:rPr>
      </w:pPr>
    </w:p>
    <w:p w14:paraId="71943644" w14:textId="77777777" w:rsidR="0034715F" w:rsidRDefault="0034715F">
      <w:pPr>
        <w:rPr>
          <w:del w:id="580" w:author="mary.inoue@fap.local" w:date="2026-09-22T12:16:00Z" w16du:dateUtc="2026-09-22T16:16:00Z"/>
        </w:rPr>
      </w:pPr>
    </w:p>
    <w:p w14:paraId="5DF2D546" w14:textId="77777777" w:rsidR="005F5F28" w:rsidRDefault="005F5F28">
      <w:pPr>
        <w:rPr>
          <w:del w:id="581" w:author="mary.inoue@fap.local" w:date="2026-09-22T12:16:00Z" w16du:dateUtc="2026-09-22T16:16:00Z"/>
        </w:rPr>
      </w:pPr>
    </w:p>
    <w:p w14:paraId="47ECC0F6" w14:textId="77777777" w:rsidR="005F5F28" w:rsidRPr="00345AD1" w:rsidRDefault="005F5F28" w:rsidP="00C10C2A">
      <w:pPr>
        <w:autoSpaceDE w:val="0"/>
        <w:autoSpaceDN w:val="0"/>
        <w:adjustRightInd w:val="0"/>
        <w:spacing w:after="0" w:line="240" w:lineRule="auto"/>
        <w:rPr>
          <w:rFonts w:ascii="ArialMT" w:hAnsi="ArialMT"/>
          <w:sz w:val="24"/>
          <w:rPrChange w:id="582" w:author="mary.inoue@fap.local" w:date="2026-09-22T12:16:00Z" w16du:dateUtc="2026-09-22T16:16:00Z">
            <w:rPr/>
          </w:rPrChange>
        </w:rPr>
        <w:pPrChange w:id="583" w:author="mary.inoue@fap.local" w:date="2026-09-22T12:16:00Z" w16du:dateUtc="2026-09-22T16:16:00Z">
          <w:pPr/>
        </w:pPrChange>
      </w:pPr>
    </w:p>
    <w:p w14:paraId="60B371BC" w14:textId="77777777" w:rsidR="005F5F28" w:rsidRPr="009801CD" w:rsidRDefault="005F5F28">
      <w:pPr>
        <w:rPr>
          <w:rFonts w:ascii="Arial" w:hAnsi="Arial"/>
          <w:sz w:val="24"/>
          <w:rPrChange w:id="584" w:author="mary.inoue@fap.local" w:date="2026-09-22T12:16:00Z" w16du:dateUtc="2026-09-22T16:16:00Z">
            <w:rPr/>
          </w:rPrChange>
        </w:rPr>
      </w:pPr>
    </w:p>
    <w:p w14:paraId="5F1F275D" w14:textId="77777777" w:rsidR="005F5F28" w:rsidRDefault="005F5F28" w:rsidP="00A5391B">
      <w:pPr>
        <w:jc w:val="center"/>
        <w:pPrChange w:id="585" w:author="mary.inoue@fap.local" w:date="2026-09-22T12:16:00Z" w16du:dateUtc="2026-09-22T16:16:00Z">
          <w:pPr/>
        </w:pPrChange>
      </w:pPr>
    </w:p>
    <w:sectPr w:rsidR="005F5F28">
      <w:pgSz w:w="11906" w:h="16838"/>
      <w:pgMar w:top="1417" w:right="1701" w:bottom="1417" w:left="1701" w:header="708" w:footer="708" w:gutter="0"/>
      <w:cols w:space="708"/>
      <w:docGrid w:linePitch="360"/>
      <w:sectPrChange w:id="586" w:author="mary.inoue@fap.local" w:date="2026-09-22T12:16:00Z" w16du:dateUtc="2026-09-22T16:16:00Z">
        <w:sectPr w:rsidR="005F5F28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2477107">
    <w:abstractNumId w:val="4"/>
  </w:num>
  <w:num w:numId="2" w16cid:durableId="1320842839">
    <w:abstractNumId w:val="1"/>
  </w:num>
  <w:num w:numId="3" w16cid:durableId="2098015266">
    <w:abstractNumId w:val="0"/>
  </w:num>
  <w:num w:numId="4" w16cid:durableId="542525244">
    <w:abstractNumId w:val="2"/>
  </w:num>
  <w:num w:numId="5" w16cid:durableId="19574434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172AA"/>
    <w:rsid w:val="00021798"/>
    <w:rsid w:val="00044B22"/>
    <w:rsid w:val="000534AA"/>
    <w:rsid w:val="00057F3E"/>
    <w:rsid w:val="00064320"/>
    <w:rsid w:val="000706CF"/>
    <w:rsid w:val="00090BE8"/>
    <w:rsid w:val="00094AC5"/>
    <w:rsid w:val="000A46F8"/>
    <w:rsid w:val="000B6DC5"/>
    <w:rsid w:val="000D3261"/>
    <w:rsid w:val="000E702E"/>
    <w:rsid w:val="00100968"/>
    <w:rsid w:val="00102172"/>
    <w:rsid w:val="00132F7D"/>
    <w:rsid w:val="00140891"/>
    <w:rsid w:val="00154DD2"/>
    <w:rsid w:val="00155120"/>
    <w:rsid w:val="00163BDD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3B9E"/>
    <w:rsid w:val="001F7075"/>
    <w:rsid w:val="00201E7C"/>
    <w:rsid w:val="00211EF4"/>
    <w:rsid w:val="002202BA"/>
    <w:rsid w:val="00254DC5"/>
    <w:rsid w:val="00261B8F"/>
    <w:rsid w:val="00270693"/>
    <w:rsid w:val="0029060C"/>
    <w:rsid w:val="0029602C"/>
    <w:rsid w:val="002B6C60"/>
    <w:rsid w:val="002C247D"/>
    <w:rsid w:val="002D22E0"/>
    <w:rsid w:val="002D511D"/>
    <w:rsid w:val="002E4F30"/>
    <w:rsid w:val="002F33D7"/>
    <w:rsid w:val="002F7729"/>
    <w:rsid w:val="003156D6"/>
    <w:rsid w:val="00344C5B"/>
    <w:rsid w:val="0034715F"/>
    <w:rsid w:val="00355408"/>
    <w:rsid w:val="00365DBA"/>
    <w:rsid w:val="00366FBE"/>
    <w:rsid w:val="00395556"/>
    <w:rsid w:val="003A34BC"/>
    <w:rsid w:val="003B36AB"/>
    <w:rsid w:val="003D0A6C"/>
    <w:rsid w:val="003E02AD"/>
    <w:rsid w:val="003E2664"/>
    <w:rsid w:val="0040121F"/>
    <w:rsid w:val="00404A7C"/>
    <w:rsid w:val="00404DE6"/>
    <w:rsid w:val="00407425"/>
    <w:rsid w:val="004175E5"/>
    <w:rsid w:val="00425F7C"/>
    <w:rsid w:val="00427B4C"/>
    <w:rsid w:val="004768A3"/>
    <w:rsid w:val="00491F99"/>
    <w:rsid w:val="00494500"/>
    <w:rsid w:val="004A0840"/>
    <w:rsid w:val="004B011C"/>
    <w:rsid w:val="004B2659"/>
    <w:rsid w:val="004B4464"/>
    <w:rsid w:val="004B52AA"/>
    <w:rsid w:val="004D03FD"/>
    <w:rsid w:val="004D2305"/>
    <w:rsid w:val="004F0D22"/>
    <w:rsid w:val="004F2971"/>
    <w:rsid w:val="00500EF8"/>
    <w:rsid w:val="00502326"/>
    <w:rsid w:val="005120F2"/>
    <w:rsid w:val="005201FD"/>
    <w:rsid w:val="00533983"/>
    <w:rsid w:val="00534A6C"/>
    <w:rsid w:val="00536423"/>
    <w:rsid w:val="00546C4D"/>
    <w:rsid w:val="00566CD3"/>
    <w:rsid w:val="00572841"/>
    <w:rsid w:val="0058289A"/>
    <w:rsid w:val="005B0F2D"/>
    <w:rsid w:val="005B2275"/>
    <w:rsid w:val="005B3636"/>
    <w:rsid w:val="005C3975"/>
    <w:rsid w:val="005E57E0"/>
    <w:rsid w:val="005F300D"/>
    <w:rsid w:val="005F5F28"/>
    <w:rsid w:val="005F6732"/>
    <w:rsid w:val="00601BA2"/>
    <w:rsid w:val="00606B2B"/>
    <w:rsid w:val="006219F1"/>
    <w:rsid w:val="00626F3E"/>
    <w:rsid w:val="0062700E"/>
    <w:rsid w:val="00636ACE"/>
    <w:rsid w:val="00640AED"/>
    <w:rsid w:val="0065070B"/>
    <w:rsid w:val="006575DD"/>
    <w:rsid w:val="00674D51"/>
    <w:rsid w:val="006761F7"/>
    <w:rsid w:val="00681523"/>
    <w:rsid w:val="006A49C0"/>
    <w:rsid w:val="006A7E39"/>
    <w:rsid w:val="006C44BB"/>
    <w:rsid w:val="006D73AD"/>
    <w:rsid w:val="006E553D"/>
    <w:rsid w:val="006F5CEB"/>
    <w:rsid w:val="00706622"/>
    <w:rsid w:val="00723985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70E6"/>
    <w:rsid w:val="00864280"/>
    <w:rsid w:val="00875E83"/>
    <w:rsid w:val="00890013"/>
    <w:rsid w:val="0089122D"/>
    <w:rsid w:val="008A41B7"/>
    <w:rsid w:val="008C61C6"/>
    <w:rsid w:val="008D0EF2"/>
    <w:rsid w:val="008D4BE4"/>
    <w:rsid w:val="008E4C32"/>
    <w:rsid w:val="00901CD7"/>
    <w:rsid w:val="009254BB"/>
    <w:rsid w:val="00972F08"/>
    <w:rsid w:val="009801CD"/>
    <w:rsid w:val="00980899"/>
    <w:rsid w:val="00986A12"/>
    <w:rsid w:val="009A799E"/>
    <w:rsid w:val="009B31F7"/>
    <w:rsid w:val="009C4CE8"/>
    <w:rsid w:val="009E40B8"/>
    <w:rsid w:val="00A023C6"/>
    <w:rsid w:val="00A2270B"/>
    <w:rsid w:val="00A24980"/>
    <w:rsid w:val="00A31ED6"/>
    <w:rsid w:val="00A3426C"/>
    <w:rsid w:val="00A5391B"/>
    <w:rsid w:val="00A54CA6"/>
    <w:rsid w:val="00A56890"/>
    <w:rsid w:val="00A653C0"/>
    <w:rsid w:val="00A71521"/>
    <w:rsid w:val="00A84515"/>
    <w:rsid w:val="00A93275"/>
    <w:rsid w:val="00A93ACF"/>
    <w:rsid w:val="00AA06A8"/>
    <w:rsid w:val="00AA2126"/>
    <w:rsid w:val="00AA6037"/>
    <w:rsid w:val="00AE71D2"/>
    <w:rsid w:val="00AF3743"/>
    <w:rsid w:val="00B23618"/>
    <w:rsid w:val="00B2659A"/>
    <w:rsid w:val="00B30513"/>
    <w:rsid w:val="00B30730"/>
    <w:rsid w:val="00B47560"/>
    <w:rsid w:val="00B52B7E"/>
    <w:rsid w:val="00B660E0"/>
    <w:rsid w:val="00B76155"/>
    <w:rsid w:val="00B876AD"/>
    <w:rsid w:val="00B9482B"/>
    <w:rsid w:val="00B95DFF"/>
    <w:rsid w:val="00BA1C56"/>
    <w:rsid w:val="00BA75A3"/>
    <w:rsid w:val="00BA7708"/>
    <w:rsid w:val="00BB1C8A"/>
    <w:rsid w:val="00BB7F95"/>
    <w:rsid w:val="00BC4C01"/>
    <w:rsid w:val="00BD560B"/>
    <w:rsid w:val="00BD6490"/>
    <w:rsid w:val="00BE003A"/>
    <w:rsid w:val="00BE4509"/>
    <w:rsid w:val="00BF5B1C"/>
    <w:rsid w:val="00BF7A10"/>
    <w:rsid w:val="00C01CF0"/>
    <w:rsid w:val="00C03DC5"/>
    <w:rsid w:val="00C06241"/>
    <w:rsid w:val="00C10C2A"/>
    <w:rsid w:val="00C20244"/>
    <w:rsid w:val="00C25F66"/>
    <w:rsid w:val="00C31281"/>
    <w:rsid w:val="00C34505"/>
    <w:rsid w:val="00C43956"/>
    <w:rsid w:val="00C44A78"/>
    <w:rsid w:val="00C53A39"/>
    <w:rsid w:val="00C549DE"/>
    <w:rsid w:val="00C56B53"/>
    <w:rsid w:val="00C63431"/>
    <w:rsid w:val="00C835A5"/>
    <w:rsid w:val="00C9492A"/>
    <w:rsid w:val="00CB42F6"/>
    <w:rsid w:val="00D10B8D"/>
    <w:rsid w:val="00D11A36"/>
    <w:rsid w:val="00D1508E"/>
    <w:rsid w:val="00D1600A"/>
    <w:rsid w:val="00D412D2"/>
    <w:rsid w:val="00D46904"/>
    <w:rsid w:val="00D60738"/>
    <w:rsid w:val="00D63120"/>
    <w:rsid w:val="00D64C4F"/>
    <w:rsid w:val="00D66881"/>
    <w:rsid w:val="00D814AD"/>
    <w:rsid w:val="00D94598"/>
    <w:rsid w:val="00DB0558"/>
    <w:rsid w:val="00DB7F69"/>
    <w:rsid w:val="00DC250C"/>
    <w:rsid w:val="00E0284E"/>
    <w:rsid w:val="00E30A5B"/>
    <w:rsid w:val="00E45383"/>
    <w:rsid w:val="00E65DF3"/>
    <w:rsid w:val="00E7056A"/>
    <w:rsid w:val="00E91FDD"/>
    <w:rsid w:val="00EA1103"/>
    <w:rsid w:val="00EA6FB3"/>
    <w:rsid w:val="00EB0E11"/>
    <w:rsid w:val="00EB44BF"/>
    <w:rsid w:val="00EB7489"/>
    <w:rsid w:val="00ED0091"/>
    <w:rsid w:val="00ED407E"/>
    <w:rsid w:val="00ED46E8"/>
    <w:rsid w:val="00EE3D5D"/>
    <w:rsid w:val="00EF7C2C"/>
    <w:rsid w:val="00F000A9"/>
    <w:rsid w:val="00F11D9F"/>
    <w:rsid w:val="00F2560A"/>
    <w:rsid w:val="00F33024"/>
    <w:rsid w:val="00F33C0F"/>
    <w:rsid w:val="00F72D8C"/>
    <w:rsid w:val="00F81021"/>
    <w:rsid w:val="00F81716"/>
    <w:rsid w:val="00F8480A"/>
    <w:rsid w:val="00FA3877"/>
    <w:rsid w:val="00FA692E"/>
    <w:rsid w:val="00FC7BD5"/>
    <w:rsid w:val="00FD6C28"/>
    <w:rsid w:val="00FE151C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16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pt-BR" w:eastAsia="en-US"/>
      <w:rPrChange w:id="0" w:author="mary.inoue@fap.local" w:date="2026-09-22T12:16:00Z">
        <w:rPr>
          <w:sz w:val="24"/>
          <w:lang w:val="sk-SK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16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1" w:author="mary.inoue@fap.local" w:date="2026-09-22T12:16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2589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17318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