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074C3" w14:textId="77777777" w:rsidR="00805953" w:rsidRDefault="00A43067">
      <w:pPr>
        <w:rPr>
          <w:del w:id="1" w:author="Emily Winchell" w:date="2026-09-25T20:05:00Z" w16du:dateUtc="2026-09-26T00:05:00Z"/>
        </w:rPr>
      </w:pPr>
      <w:ins w:id="2" w:author="Emily Winchell" w:date="2026-09-25T20:05:00Z" w16du:dateUtc="2026-09-26T00:05:00Z">
        <w:r w:rsidRPr="00A36EFF">
          <w:rPr>
            <w:sz w:val="18"/>
            <w:szCs w:val="18"/>
          </w:rPr>
          <w:t>Walkerton Elementary PTA</w:t>
        </w:r>
        <w:r w:rsidR="00303D4B" w:rsidRPr="00A36EFF">
          <w:rPr>
            <w:sz w:val="18"/>
            <w:szCs w:val="18"/>
          </w:rPr>
          <w:t xml:space="preserve"> </w:t>
        </w:r>
        <w:r w:rsidRPr="00A36EFF">
          <w:rPr>
            <w:sz w:val="18"/>
            <w:szCs w:val="18"/>
          </w:rPr>
          <w:t xml:space="preserve">Meeting </w:t>
        </w:r>
      </w:ins>
      <w:del w:id="3" w:author="Emily Winchell" w:date="2026-09-25T20:05:00Z" w16du:dateUtc="2026-09-26T00:05:00Z">
        <w:r w:rsidR="009C4313">
          <w:delText>Commission on Aging</w:delText>
        </w:r>
      </w:del>
    </w:p>
    <w:p w14:paraId="1C3C2CDE" w14:textId="77777777" w:rsidR="009C4313" w:rsidRDefault="009C4313">
      <w:pPr>
        <w:rPr>
          <w:del w:id="4" w:author="Emily Winchell" w:date="2026-09-25T20:05:00Z" w16du:dateUtc="2026-09-26T00:05:00Z"/>
        </w:rPr>
      </w:pPr>
      <w:del w:id="5" w:author="Emily Winchell" w:date="2026-09-25T20:05:00Z" w16du:dateUtc="2026-09-26T00:05:00Z">
        <w:r>
          <w:delText>Town of Weston, Connecticut</w:delText>
        </w:r>
      </w:del>
    </w:p>
    <w:p w14:paraId="4B91F3D3" w14:textId="77777777" w:rsidR="009C4313" w:rsidRDefault="00247840" w:rsidP="00303D4B">
      <w:pPr>
        <w:pStyle w:val="NoSpacing"/>
        <w:jc w:val="center"/>
        <w:rPr>
          <w:sz w:val="18"/>
          <w:rPrChange w:id="6" w:author="Emily Winchell" w:date="2026-09-25T20:05:00Z" w16du:dateUtc="2026-09-26T00:05:00Z">
            <w:rPr/>
          </w:rPrChange>
        </w:rPr>
        <w:pPrChange w:id="7" w:author="Emily Winchell" w:date="2026-09-25T20:05:00Z" w16du:dateUtc="2026-09-26T00:05:00Z">
          <w:pPr/>
        </w:pPrChange>
      </w:pPr>
      <w:r w:rsidRPr="00A36EFF">
        <w:rPr>
          <w:sz w:val="18"/>
          <w:rPrChange w:id="8" w:author="Emily Winchell" w:date="2026-09-25T20:05:00Z" w16du:dateUtc="2026-09-26T00:05:00Z">
            <w:rPr/>
          </w:rPrChange>
        </w:rPr>
        <w:t>Minutes</w:t>
      </w:r>
      <w:ins w:id="9" w:author="Emily Winchell" w:date="2026-09-25T20:05:00Z" w16du:dateUtc="2026-09-26T00:05:00Z">
        <w:r w:rsidR="00303D4B" w:rsidRPr="00A36EFF">
          <w:rPr>
            <w:sz w:val="18"/>
            <w:szCs w:val="18"/>
          </w:rPr>
          <w:t xml:space="preserve"> </w:t>
        </w:r>
        <w:r w:rsidR="009F0403">
          <w:rPr>
            <w:sz w:val="18"/>
            <w:szCs w:val="18"/>
          </w:rPr>
          <w:t>2</w:t>
        </w:r>
        <w:r w:rsidR="005E0FDA">
          <w:rPr>
            <w:sz w:val="18"/>
            <w:szCs w:val="18"/>
          </w:rPr>
          <w:t>.</w:t>
        </w:r>
        <w:r w:rsidR="009F0403">
          <w:rPr>
            <w:sz w:val="18"/>
            <w:szCs w:val="18"/>
          </w:rPr>
          <w:t>1</w:t>
        </w:r>
        <w:r w:rsidR="006640E5">
          <w:rPr>
            <w:sz w:val="18"/>
            <w:szCs w:val="18"/>
          </w:rPr>
          <w:t>3</w:t>
        </w:r>
        <w:r w:rsidR="005E0FDA">
          <w:rPr>
            <w:sz w:val="18"/>
            <w:szCs w:val="18"/>
          </w:rPr>
          <w:t>.2023</w:t>
        </w:r>
      </w:ins>
      <w:del w:id="10" w:author="Emily Winchell" w:date="2026-09-25T20:05:00Z" w16du:dateUtc="2026-09-26T00:05:00Z">
        <w:r>
          <w:delText>: Monday, April 5</w:delText>
        </w:r>
        <w:r w:rsidR="00A04573">
          <w:delText>, 2021</w:delText>
        </w:r>
        <w:r w:rsidR="000303DB">
          <w:delText xml:space="preserve"> at 930AM</w:delText>
        </w:r>
      </w:del>
    </w:p>
    <w:p w14:paraId="74A5B4C9" w14:textId="78A38BA2" w:rsidR="00A43067" w:rsidRPr="00A36EFF" w:rsidRDefault="00575551" w:rsidP="00303D4B">
      <w:pPr>
        <w:pStyle w:val="NoSpacing"/>
        <w:jc w:val="center"/>
        <w:rPr>
          <w:ins w:id="11" w:author="Emily Winchell" w:date="2026-09-25T20:05:00Z" w16du:dateUtc="2026-09-26T00:05:00Z"/>
          <w:sz w:val="18"/>
          <w:szCs w:val="18"/>
        </w:rPr>
      </w:pPr>
      <w:ins w:id="12" w:author="Emily Winchell" w:date="2026-09-25T20:05:00Z" w16du:dateUtc="2026-09-26T00:05:00Z">
        <w:r>
          <w:rPr>
            <w:noProof/>
          </w:rPr>
          <w:drawing>
            <wp:inline distT="0" distB="0" distL="0" distR="0" wp14:anchorId="60003502" wp14:editId="753C8CAF">
              <wp:extent cx="1438275" cy="1081583"/>
              <wp:effectExtent l="0" t="0" r="0" b="4445"/>
              <wp:docPr id="1" name="Picture 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8418" cy="1104251"/>
                      </a:xfrm>
                      <a:prstGeom prst="rect">
                        <a:avLst/>
                      </a:prstGeom>
                      <a:noFill/>
                      <a:ln>
                        <a:noFill/>
                      </a:ln>
                    </pic:spPr>
                  </pic:pic>
                </a:graphicData>
              </a:graphic>
            </wp:inline>
          </w:drawing>
        </w:r>
      </w:ins>
    </w:p>
    <w:p w14:paraId="14158B8B" w14:textId="77777777" w:rsidR="00A43067" w:rsidRPr="00A36EFF" w:rsidRDefault="00A43067" w:rsidP="00A43067">
      <w:pPr>
        <w:pStyle w:val="NoSpacing"/>
        <w:jc w:val="center"/>
        <w:rPr>
          <w:ins w:id="13" w:author="Emily Winchell" w:date="2026-09-25T20:05:00Z" w16du:dateUtc="2026-09-26T00:05:00Z"/>
          <w:sz w:val="18"/>
          <w:szCs w:val="18"/>
        </w:rPr>
      </w:pPr>
    </w:p>
    <w:p w14:paraId="1997052D" w14:textId="77777777" w:rsidR="00A43067" w:rsidRPr="0012530E" w:rsidRDefault="00A43067" w:rsidP="005939C8">
      <w:pPr>
        <w:pStyle w:val="NoSpacing"/>
        <w:ind w:left="360"/>
        <w:rPr>
          <w:ins w:id="14" w:author="Emily Winchell" w:date="2026-09-25T20:05:00Z" w16du:dateUtc="2026-09-26T00:05:00Z"/>
          <w:sz w:val="20"/>
          <w:szCs w:val="20"/>
        </w:rPr>
      </w:pPr>
      <w:ins w:id="15" w:author="Emily Winchell" w:date="2026-09-25T20:05:00Z" w16du:dateUtc="2026-09-26T00:05:00Z">
        <w:r w:rsidRPr="0012530E">
          <w:rPr>
            <w:sz w:val="20"/>
            <w:szCs w:val="20"/>
          </w:rPr>
          <w:t xml:space="preserve">Called </w:t>
        </w:r>
        <w:r w:rsidR="006C7541" w:rsidRPr="0012530E">
          <w:rPr>
            <w:sz w:val="20"/>
            <w:szCs w:val="20"/>
          </w:rPr>
          <w:t>t</w:t>
        </w:r>
        <w:r w:rsidRPr="0012530E">
          <w:rPr>
            <w:sz w:val="20"/>
            <w:szCs w:val="20"/>
          </w:rPr>
          <w:t xml:space="preserve">o Order: </w:t>
        </w:r>
      </w:ins>
    </w:p>
    <w:p w14:paraId="60111EB3" w14:textId="1AA4E330" w:rsidR="006106AC" w:rsidRPr="0012530E" w:rsidRDefault="00847E43" w:rsidP="00A24BBA">
      <w:pPr>
        <w:pStyle w:val="NoSpacing"/>
        <w:numPr>
          <w:ilvl w:val="0"/>
          <w:numId w:val="6"/>
        </w:numPr>
        <w:rPr>
          <w:ins w:id="16" w:author="Emily Winchell" w:date="2026-09-25T20:05:00Z" w16du:dateUtc="2026-09-26T00:05:00Z"/>
          <w:sz w:val="20"/>
          <w:szCs w:val="20"/>
        </w:rPr>
        <w:sectPr w:rsidR="006106AC" w:rsidRPr="0012530E" w:rsidSect="00A43067">
          <w:pgSz w:w="12240" w:h="15840"/>
          <w:pgMar w:top="720" w:right="720" w:bottom="720" w:left="720" w:header="720" w:footer="720" w:gutter="0"/>
          <w:cols w:space="720"/>
          <w:docGrid w:linePitch="360"/>
        </w:sectPr>
      </w:pPr>
      <w:ins w:id="17" w:author="Emily Winchell" w:date="2026-09-25T20:05:00Z" w16du:dateUtc="2026-09-26T00:05:00Z">
        <w:r>
          <w:rPr>
            <w:sz w:val="20"/>
            <w:szCs w:val="20"/>
          </w:rPr>
          <w:t>6:3</w:t>
        </w:r>
        <w:r w:rsidR="00A35763">
          <w:rPr>
            <w:sz w:val="20"/>
            <w:szCs w:val="20"/>
          </w:rPr>
          <w:t>0</w:t>
        </w:r>
        <w:r>
          <w:rPr>
            <w:sz w:val="20"/>
            <w:szCs w:val="20"/>
          </w:rPr>
          <w:t>pm</w:t>
        </w:r>
        <w:r w:rsidR="00A24BBA" w:rsidRPr="0012530E">
          <w:rPr>
            <w:sz w:val="20"/>
            <w:szCs w:val="20"/>
          </w:rPr>
          <w:t xml:space="preserve"> in the Walkerton Elementary</w:t>
        </w:r>
        <w:r w:rsidR="00B32DBD" w:rsidRPr="0012530E">
          <w:rPr>
            <w:sz w:val="20"/>
            <w:szCs w:val="20"/>
          </w:rPr>
          <w:t xml:space="preserve"> cafeteria </w:t>
        </w:r>
        <w:r w:rsidR="000A00DB" w:rsidRPr="0012530E">
          <w:rPr>
            <w:sz w:val="20"/>
            <w:szCs w:val="20"/>
          </w:rPr>
          <w:t xml:space="preserve"> </w:t>
        </w:r>
      </w:ins>
    </w:p>
    <w:p w14:paraId="5CFAFE20" w14:textId="54CD3904" w:rsidR="00A43067" w:rsidRPr="0012530E" w:rsidRDefault="00A43067" w:rsidP="005939C8">
      <w:pPr>
        <w:pStyle w:val="NoSpacing"/>
        <w:ind w:left="360"/>
        <w:rPr>
          <w:ins w:id="18" w:author="Emily Winchell" w:date="2026-09-25T20:05:00Z" w16du:dateUtc="2026-09-26T00:05:00Z"/>
          <w:sz w:val="20"/>
          <w:szCs w:val="20"/>
        </w:rPr>
      </w:pPr>
      <w:ins w:id="19" w:author="Emily Winchell" w:date="2026-09-25T20:05:00Z" w16du:dateUtc="2026-09-26T00:05:00Z">
        <w:r w:rsidRPr="0012530E">
          <w:rPr>
            <w:sz w:val="20"/>
            <w:szCs w:val="20"/>
          </w:rPr>
          <w:t xml:space="preserve">Attendees: </w:t>
        </w:r>
      </w:ins>
    </w:p>
    <w:p w14:paraId="0083CF35" w14:textId="27517523" w:rsidR="00D36D15" w:rsidRDefault="00D36D15" w:rsidP="00572F9A">
      <w:pPr>
        <w:pStyle w:val="NoSpacing"/>
        <w:numPr>
          <w:ilvl w:val="0"/>
          <w:numId w:val="5"/>
        </w:numPr>
        <w:rPr>
          <w:ins w:id="20" w:author="Emily Winchell" w:date="2026-09-25T20:05:00Z" w16du:dateUtc="2026-09-26T00:05:00Z"/>
          <w:sz w:val="20"/>
          <w:szCs w:val="20"/>
        </w:rPr>
      </w:pPr>
      <w:ins w:id="21" w:author="Emily Winchell" w:date="2026-09-25T20:05:00Z" w16du:dateUtc="2026-09-26T00:05:00Z">
        <w:r>
          <w:rPr>
            <w:sz w:val="20"/>
            <w:szCs w:val="20"/>
          </w:rPr>
          <w:t xml:space="preserve">President: Claire Kellems </w:t>
        </w:r>
      </w:ins>
    </w:p>
    <w:p w14:paraId="6D6CB053" w14:textId="29ED5CBF" w:rsidR="00D36D15" w:rsidRDefault="00D36D15" w:rsidP="00572F9A">
      <w:pPr>
        <w:pStyle w:val="NoSpacing"/>
        <w:numPr>
          <w:ilvl w:val="0"/>
          <w:numId w:val="5"/>
        </w:numPr>
        <w:rPr>
          <w:ins w:id="22" w:author="Emily Winchell" w:date="2026-09-25T20:05:00Z" w16du:dateUtc="2026-09-26T00:05:00Z"/>
          <w:sz w:val="20"/>
          <w:szCs w:val="20"/>
        </w:rPr>
      </w:pPr>
      <w:ins w:id="23" w:author="Emily Winchell" w:date="2026-09-25T20:05:00Z" w16du:dateUtc="2026-09-26T00:05:00Z">
        <w:r>
          <w:rPr>
            <w:sz w:val="20"/>
            <w:szCs w:val="20"/>
          </w:rPr>
          <w:t>Secretary</w:t>
        </w:r>
        <w:r w:rsidR="009F0403">
          <w:rPr>
            <w:sz w:val="20"/>
            <w:szCs w:val="20"/>
          </w:rPr>
          <w:t>:</w:t>
        </w:r>
        <w:r>
          <w:rPr>
            <w:sz w:val="20"/>
            <w:szCs w:val="20"/>
          </w:rPr>
          <w:t xml:space="preserve"> Emily Winchell</w:t>
        </w:r>
      </w:ins>
    </w:p>
    <w:p w14:paraId="3C40AA39" w14:textId="12DB3D41" w:rsidR="00C74913" w:rsidRDefault="00187219" w:rsidP="00C74913">
      <w:pPr>
        <w:pStyle w:val="NoSpacing"/>
        <w:numPr>
          <w:ilvl w:val="0"/>
          <w:numId w:val="5"/>
        </w:numPr>
        <w:rPr>
          <w:ins w:id="24" w:author="Emily Winchell" w:date="2026-09-25T20:05:00Z" w16du:dateUtc="2026-09-26T00:05:00Z"/>
          <w:sz w:val="20"/>
          <w:szCs w:val="20"/>
        </w:rPr>
      </w:pPr>
      <w:ins w:id="25" w:author="Emily Winchell" w:date="2026-09-25T20:05:00Z" w16du:dateUtc="2026-09-26T00:05:00Z">
        <w:r>
          <w:rPr>
            <w:sz w:val="20"/>
            <w:szCs w:val="20"/>
          </w:rPr>
          <w:t>Principal</w:t>
        </w:r>
        <w:r w:rsidR="00C74913">
          <w:rPr>
            <w:sz w:val="20"/>
            <w:szCs w:val="20"/>
          </w:rPr>
          <w:t xml:space="preserve">: </w:t>
        </w:r>
        <w:r>
          <w:rPr>
            <w:sz w:val="20"/>
            <w:szCs w:val="20"/>
          </w:rPr>
          <w:t>Dr. Fuller</w:t>
        </w:r>
      </w:ins>
    </w:p>
    <w:p w14:paraId="7FC991D8" w14:textId="05F34E7E" w:rsidR="006640E5" w:rsidRDefault="006640E5" w:rsidP="00C74913">
      <w:pPr>
        <w:pStyle w:val="NoSpacing"/>
        <w:numPr>
          <w:ilvl w:val="0"/>
          <w:numId w:val="5"/>
        </w:numPr>
        <w:rPr>
          <w:ins w:id="26" w:author="Emily Winchell" w:date="2026-09-25T20:05:00Z" w16du:dateUtc="2026-09-26T00:05:00Z"/>
          <w:sz w:val="20"/>
          <w:szCs w:val="20"/>
        </w:rPr>
      </w:pPr>
      <w:ins w:id="27" w:author="Emily Winchell" w:date="2026-09-25T20:05:00Z" w16du:dateUtc="2026-09-26T00:05:00Z">
        <w:r>
          <w:rPr>
            <w:sz w:val="20"/>
            <w:szCs w:val="20"/>
          </w:rPr>
          <w:t xml:space="preserve">Heather Jackson </w:t>
        </w:r>
      </w:ins>
    </w:p>
    <w:p w14:paraId="6216FE6E" w14:textId="41C6AA19" w:rsidR="006640E5" w:rsidRDefault="006640E5" w:rsidP="00C74913">
      <w:pPr>
        <w:pStyle w:val="NoSpacing"/>
        <w:numPr>
          <w:ilvl w:val="0"/>
          <w:numId w:val="5"/>
        </w:numPr>
        <w:rPr>
          <w:ins w:id="28" w:author="Emily Winchell" w:date="2026-09-25T20:05:00Z" w16du:dateUtc="2026-09-26T00:05:00Z"/>
          <w:sz w:val="20"/>
          <w:szCs w:val="20"/>
        </w:rPr>
      </w:pPr>
      <w:ins w:id="29" w:author="Emily Winchell" w:date="2026-09-25T20:05:00Z" w16du:dateUtc="2026-09-26T00:05:00Z">
        <w:r>
          <w:rPr>
            <w:sz w:val="20"/>
            <w:szCs w:val="20"/>
          </w:rPr>
          <w:t xml:space="preserve">Ashley Filley </w:t>
        </w:r>
      </w:ins>
    </w:p>
    <w:p w14:paraId="7D784A82" w14:textId="2DC0E973" w:rsidR="006640E5" w:rsidRDefault="006640E5" w:rsidP="00C74913">
      <w:pPr>
        <w:pStyle w:val="NoSpacing"/>
        <w:numPr>
          <w:ilvl w:val="0"/>
          <w:numId w:val="5"/>
        </w:numPr>
        <w:rPr>
          <w:ins w:id="30" w:author="Emily Winchell" w:date="2026-09-25T20:05:00Z" w16du:dateUtc="2026-09-26T00:05:00Z"/>
          <w:sz w:val="20"/>
          <w:szCs w:val="20"/>
        </w:rPr>
      </w:pPr>
      <w:ins w:id="31" w:author="Emily Winchell" w:date="2026-09-25T20:05:00Z" w16du:dateUtc="2026-09-26T00:05:00Z">
        <w:r>
          <w:rPr>
            <w:sz w:val="20"/>
            <w:szCs w:val="20"/>
          </w:rPr>
          <w:t>Erin Hesters</w:t>
        </w:r>
      </w:ins>
    </w:p>
    <w:p w14:paraId="6FE39D7A" w14:textId="133BFAAB" w:rsidR="008D2830" w:rsidRPr="00816621" w:rsidRDefault="008D2830" w:rsidP="006640E5">
      <w:pPr>
        <w:pStyle w:val="NoSpacing"/>
        <w:rPr>
          <w:ins w:id="32" w:author="Emily Winchell" w:date="2026-09-25T20:05:00Z" w16du:dateUtc="2026-09-26T00:05:00Z"/>
          <w:sz w:val="20"/>
          <w:szCs w:val="20"/>
        </w:rPr>
        <w:sectPr w:rsidR="008D2830" w:rsidRPr="00816621" w:rsidSect="001A6FB3">
          <w:type w:val="continuous"/>
          <w:pgSz w:w="12240" w:h="15840"/>
          <w:pgMar w:top="720" w:right="720" w:bottom="720" w:left="720" w:header="720" w:footer="720" w:gutter="0"/>
          <w:cols w:num="2" w:space="720"/>
          <w:docGrid w:linePitch="360"/>
        </w:sectPr>
      </w:pPr>
    </w:p>
    <w:p w14:paraId="1DC9B212" w14:textId="1A02938F" w:rsidR="00A43067" w:rsidRPr="0012530E" w:rsidRDefault="00A43067" w:rsidP="005939C8">
      <w:pPr>
        <w:pStyle w:val="NoSpacing"/>
        <w:ind w:left="360"/>
        <w:rPr>
          <w:ins w:id="33" w:author="Emily Winchell" w:date="2026-09-25T20:05:00Z" w16du:dateUtc="2026-09-26T00:05:00Z"/>
          <w:sz w:val="20"/>
          <w:szCs w:val="20"/>
        </w:rPr>
      </w:pPr>
      <w:ins w:id="34" w:author="Emily Winchell" w:date="2026-09-25T20:05:00Z" w16du:dateUtc="2026-09-26T00:05:00Z">
        <w:r w:rsidRPr="0012530E">
          <w:rPr>
            <w:sz w:val="20"/>
            <w:szCs w:val="20"/>
          </w:rPr>
          <w:t>Past Minutes:</w:t>
        </w:r>
      </w:ins>
    </w:p>
    <w:p w14:paraId="410EB32C" w14:textId="73B092FF" w:rsidR="00F24576" w:rsidRPr="0012530E" w:rsidRDefault="004636F4" w:rsidP="005939C8">
      <w:pPr>
        <w:pStyle w:val="NoSpacing"/>
        <w:numPr>
          <w:ilvl w:val="0"/>
          <w:numId w:val="4"/>
        </w:numPr>
        <w:rPr>
          <w:ins w:id="35" w:author="Emily Winchell" w:date="2026-09-25T20:05:00Z" w16du:dateUtc="2026-09-26T00:05:00Z"/>
          <w:sz w:val="20"/>
          <w:szCs w:val="20"/>
        </w:rPr>
      </w:pPr>
      <w:ins w:id="36" w:author="Emily Winchell" w:date="2026-09-25T20:05:00Z" w16du:dateUtc="2026-09-26T00:05:00Z">
        <w:r>
          <w:rPr>
            <w:sz w:val="20"/>
            <w:szCs w:val="20"/>
          </w:rPr>
          <w:t xml:space="preserve">Minutes from </w:t>
        </w:r>
        <w:r w:rsidR="009F0403">
          <w:rPr>
            <w:sz w:val="20"/>
            <w:szCs w:val="20"/>
          </w:rPr>
          <w:t>January</w:t>
        </w:r>
        <w:r>
          <w:rPr>
            <w:sz w:val="20"/>
            <w:szCs w:val="20"/>
          </w:rPr>
          <w:t xml:space="preserve"> </w:t>
        </w:r>
        <w:r w:rsidR="00D66727">
          <w:rPr>
            <w:sz w:val="20"/>
            <w:szCs w:val="20"/>
          </w:rPr>
          <w:t>were</w:t>
        </w:r>
        <w:r w:rsidR="00C04356">
          <w:rPr>
            <w:sz w:val="20"/>
            <w:szCs w:val="20"/>
          </w:rPr>
          <w:t xml:space="preserve"> sent</w:t>
        </w:r>
        <w:r>
          <w:rPr>
            <w:sz w:val="20"/>
            <w:szCs w:val="20"/>
          </w:rPr>
          <w:t xml:space="preserve"> via email to boar</w:t>
        </w:r>
        <w:r w:rsidR="006F59F0">
          <w:rPr>
            <w:sz w:val="20"/>
            <w:szCs w:val="20"/>
          </w:rPr>
          <w:t>d</w:t>
        </w:r>
        <w:r>
          <w:rPr>
            <w:sz w:val="20"/>
            <w:szCs w:val="20"/>
          </w:rPr>
          <w:t xml:space="preserve"> </w:t>
        </w:r>
        <w:r w:rsidR="009542D7">
          <w:rPr>
            <w:sz w:val="20"/>
            <w:szCs w:val="20"/>
          </w:rPr>
          <w:t xml:space="preserve">members and were accepted as submitted. </w:t>
        </w:r>
        <w:r w:rsidR="00562709">
          <w:rPr>
            <w:sz w:val="20"/>
            <w:szCs w:val="20"/>
          </w:rPr>
          <w:t xml:space="preserve"> </w:t>
        </w:r>
        <w:r w:rsidR="009542D7">
          <w:rPr>
            <w:sz w:val="20"/>
            <w:szCs w:val="20"/>
          </w:rPr>
          <w:t>Minutes are</w:t>
        </w:r>
        <w:r w:rsidR="006F59F0">
          <w:rPr>
            <w:sz w:val="20"/>
            <w:szCs w:val="20"/>
          </w:rPr>
          <w:t xml:space="preserve"> uploaded to the website</w:t>
        </w:r>
        <w:r>
          <w:rPr>
            <w:sz w:val="20"/>
            <w:szCs w:val="20"/>
          </w:rPr>
          <w:t xml:space="preserve">. </w:t>
        </w:r>
      </w:ins>
    </w:p>
    <w:p w14:paraId="3AF56442" w14:textId="77777777" w:rsidR="005939C8" w:rsidRPr="0012530E" w:rsidRDefault="005939C8" w:rsidP="005939C8">
      <w:pPr>
        <w:pStyle w:val="NoSpacing"/>
        <w:ind w:left="360"/>
        <w:rPr>
          <w:ins w:id="37" w:author="Emily Winchell" w:date="2026-09-25T20:05:00Z" w16du:dateUtc="2026-09-26T00:05:00Z"/>
          <w:sz w:val="20"/>
          <w:szCs w:val="20"/>
        </w:rPr>
      </w:pPr>
      <w:bookmarkStart w:id="38" w:name="_Hlk113958291"/>
      <w:ins w:id="39" w:author="Emily Winchell" w:date="2026-09-25T20:05:00Z" w16du:dateUtc="2026-09-26T00:05:00Z">
        <w:r w:rsidRPr="0012530E">
          <w:rPr>
            <w:sz w:val="20"/>
            <w:szCs w:val="20"/>
          </w:rPr>
          <w:t xml:space="preserve">Treasurers Report: </w:t>
        </w:r>
      </w:ins>
    </w:p>
    <w:bookmarkEnd w:id="38"/>
    <w:p w14:paraId="73140407" w14:textId="6565D053" w:rsidR="005939C8" w:rsidRDefault="007005F0" w:rsidP="005939C8">
      <w:pPr>
        <w:pStyle w:val="NoSpacing"/>
        <w:numPr>
          <w:ilvl w:val="0"/>
          <w:numId w:val="3"/>
        </w:numPr>
        <w:rPr>
          <w:ins w:id="40" w:author="Emily Winchell" w:date="2026-09-25T20:05:00Z" w16du:dateUtc="2026-09-26T00:05:00Z"/>
          <w:sz w:val="20"/>
          <w:szCs w:val="20"/>
        </w:rPr>
      </w:pPr>
      <w:ins w:id="41" w:author="Emily Winchell" w:date="2026-09-25T20:05:00Z" w16du:dateUtc="2026-09-26T00:05:00Z">
        <w:r>
          <w:rPr>
            <w:sz w:val="20"/>
            <w:szCs w:val="20"/>
          </w:rPr>
          <w:t xml:space="preserve">Report was </w:t>
        </w:r>
        <w:r w:rsidR="005E0FDA">
          <w:rPr>
            <w:sz w:val="20"/>
            <w:szCs w:val="20"/>
          </w:rPr>
          <w:t>submitted</w:t>
        </w:r>
        <w:r w:rsidR="003F1CB2">
          <w:rPr>
            <w:sz w:val="20"/>
            <w:szCs w:val="20"/>
          </w:rPr>
          <w:t xml:space="preserve"> by Jamie Alexander</w:t>
        </w:r>
        <w:r w:rsidR="00A35763">
          <w:rPr>
            <w:sz w:val="20"/>
            <w:szCs w:val="20"/>
          </w:rPr>
          <w:t>, Claire presented</w:t>
        </w:r>
        <w:r w:rsidR="00272260">
          <w:rPr>
            <w:sz w:val="20"/>
            <w:szCs w:val="20"/>
          </w:rPr>
          <w:t xml:space="preserve">. Also included with these minutes. </w:t>
        </w:r>
      </w:ins>
    </w:p>
    <w:p w14:paraId="2FFF1E5B" w14:textId="67B25902" w:rsidR="003F1CB2" w:rsidRPr="003F617B" w:rsidRDefault="003F1CB2" w:rsidP="003F617B">
      <w:pPr>
        <w:pStyle w:val="NoSpacing"/>
        <w:numPr>
          <w:ilvl w:val="0"/>
          <w:numId w:val="3"/>
        </w:numPr>
        <w:rPr>
          <w:ins w:id="42" w:author="Emily Winchell" w:date="2026-09-25T20:05:00Z" w16du:dateUtc="2026-09-26T00:05:00Z"/>
          <w:sz w:val="18"/>
          <w:szCs w:val="18"/>
        </w:rPr>
      </w:pPr>
      <w:ins w:id="43" w:author="Emily Winchell" w:date="2026-09-25T20:05:00Z" w16du:dateUtc="2026-09-26T00:05:00Z">
        <w:r w:rsidRPr="006C22DA">
          <w:rPr>
            <w:sz w:val="18"/>
            <w:szCs w:val="18"/>
          </w:rPr>
          <w:t>General Fund $</w:t>
        </w:r>
        <w:r w:rsidR="005234A6">
          <w:rPr>
            <w:sz w:val="18"/>
            <w:szCs w:val="18"/>
          </w:rPr>
          <w:t>18,</w:t>
        </w:r>
        <w:r w:rsidR="00335BC2">
          <w:rPr>
            <w:sz w:val="18"/>
            <w:szCs w:val="18"/>
          </w:rPr>
          <w:t>626.46</w:t>
        </w:r>
      </w:ins>
    </w:p>
    <w:p w14:paraId="5AC75F65" w14:textId="0796E314" w:rsidR="005E22C4" w:rsidRDefault="005E22C4" w:rsidP="001E7FC6">
      <w:pPr>
        <w:pStyle w:val="NoSpacing"/>
        <w:numPr>
          <w:ilvl w:val="0"/>
          <w:numId w:val="3"/>
        </w:numPr>
        <w:rPr>
          <w:ins w:id="44" w:author="Emily Winchell" w:date="2026-09-25T20:05:00Z" w16du:dateUtc="2026-09-26T00:05:00Z"/>
          <w:sz w:val="18"/>
          <w:szCs w:val="18"/>
        </w:rPr>
      </w:pPr>
      <w:ins w:id="45" w:author="Emily Winchell" w:date="2026-09-25T20:05:00Z" w16du:dateUtc="2026-09-26T00:05:00Z">
        <w:r>
          <w:rPr>
            <w:sz w:val="18"/>
            <w:szCs w:val="18"/>
          </w:rPr>
          <w:t xml:space="preserve">Book Vending Machine: </w:t>
        </w:r>
        <w:r w:rsidR="00C16688">
          <w:rPr>
            <w:sz w:val="18"/>
            <w:szCs w:val="18"/>
          </w:rPr>
          <w:t>$</w:t>
        </w:r>
        <w:r w:rsidR="008F240D">
          <w:rPr>
            <w:sz w:val="18"/>
            <w:szCs w:val="18"/>
          </w:rPr>
          <w:t>2,261.90</w:t>
        </w:r>
      </w:ins>
    </w:p>
    <w:p w14:paraId="730A5BE2" w14:textId="3A7F866D" w:rsidR="00FD4470" w:rsidRDefault="004709F6" w:rsidP="00CD42C7">
      <w:pPr>
        <w:pStyle w:val="NoSpacing"/>
        <w:rPr>
          <w:ins w:id="46" w:author="Emily Winchell" w:date="2026-09-25T20:05:00Z" w16du:dateUtc="2026-09-26T00:05:00Z"/>
          <w:b/>
          <w:bCs/>
          <w:sz w:val="20"/>
          <w:szCs w:val="20"/>
        </w:rPr>
      </w:pPr>
      <w:ins w:id="47" w:author="Emily Winchell" w:date="2026-09-25T20:05:00Z" w16du:dateUtc="2026-09-26T00:05:00Z">
        <w:r>
          <w:rPr>
            <w:b/>
            <w:bCs/>
            <w:sz w:val="20"/>
            <w:szCs w:val="20"/>
          </w:rPr>
          <w:t>Principals Report:</w:t>
        </w:r>
        <w:r w:rsidR="00A35763">
          <w:rPr>
            <w:b/>
            <w:bCs/>
            <w:sz w:val="20"/>
            <w:szCs w:val="20"/>
          </w:rPr>
          <w:t xml:space="preserve"> </w:t>
        </w:r>
        <w:r w:rsidR="00A35763" w:rsidRPr="00FE037C">
          <w:rPr>
            <w:sz w:val="20"/>
            <w:szCs w:val="20"/>
          </w:rPr>
          <w:t xml:space="preserve">Dr Fuller </w:t>
        </w:r>
        <w:r w:rsidR="00112362" w:rsidRPr="00FE037C">
          <w:rPr>
            <w:sz w:val="20"/>
            <w:szCs w:val="20"/>
          </w:rPr>
          <w:t>wanted to congratulate the Science Bowl for coming in 3</w:t>
        </w:r>
        <w:r w:rsidR="00112362" w:rsidRPr="00FE037C">
          <w:rPr>
            <w:sz w:val="20"/>
            <w:szCs w:val="20"/>
            <w:vertAlign w:val="superscript"/>
          </w:rPr>
          <w:t>rd</w:t>
        </w:r>
        <w:r w:rsidR="00112362" w:rsidRPr="00FE037C">
          <w:rPr>
            <w:sz w:val="20"/>
            <w:szCs w:val="20"/>
          </w:rPr>
          <w:t xml:space="preserve"> at State competition.</w:t>
        </w:r>
        <w:r w:rsidR="00112362">
          <w:rPr>
            <w:b/>
            <w:bCs/>
            <w:sz w:val="20"/>
            <w:szCs w:val="20"/>
          </w:rPr>
          <w:t xml:space="preserve"> </w:t>
        </w:r>
      </w:ins>
    </w:p>
    <w:p w14:paraId="4C2668DA" w14:textId="77777777" w:rsidR="00EA00FC" w:rsidRDefault="00EA00FC" w:rsidP="00CD42C7">
      <w:pPr>
        <w:pStyle w:val="NoSpacing"/>
        <w:rPr>
          <w:ins w:id="48" w:author="Emily Winchell" w:date="2026-09-25T20:05:00Z" w16du:dateUtc="2026-09-26T00:05:00Z"/>
          <w:b/>
          <w:bCs/>
          <w:sz w:val="20"/>
          <w:szCs w:val="20"/>
        </w:rPr>
      </w:pPr>
    </w:p>
    <w:p w14:paraId="391BCFC5" w14:textId="44FF4853" w:rsidR="000B61FD" w:rsidRPr="003B46E1" w:rsidRDefault="009153DE" w:rsidP="00CD42C7">
      <w:pPr>
        <w:pStyle w:val="NoSpacing"/>
        <w:rPr>
          <w:ins w:id="49" w:author="Emily Winchell" w:date="2026-09-25T20:05:00Z" w16du:dateUtc="2026-09-26T00:05:00Z"/>
          <w:b/>
          <w:bCs/>
          <w:sz w:val="20"/>
          <w:szCs w:val="20"/>
        </w:rPr>
      </w:pPr>
      <w:ins w:id="50" w:author="Emily Winchell" w:date="2026-09-25T20:05:00Z" w16du:dateUtc="2026-09-26T00:05:00Z">
        <w:r w:rsidRPr="003B46E1">
          <w:rPr>
            <w:b/>
            <w:bCs/>
            <w:sz w:val="20"/>
            <w:szCs w:val="20"/>
          </w:rPr>
          <w:t xml:space="preserve">Old Business: </w:t>
        </w:r>
      </w:ins>
    </w:p>
    <w:p w14:paraId="1931CC66" w14:textId="3CC15221" w:rsidR="007939A1" w:rsidRPr="00A02589" w:rsidRDefault="00415F81" w:rsidP="00A02589">
      <w:pPr>
        <w:pStyle w:val="NoSpacing"/>
        <w:numPr>
          <w:ilvl w:val="0"/>
          <w:numId w:val="20"/>
        </w:numPr>
        <w:rPr>
          <w:ins w:id="51" w:author="Emily Winchell" w:date="2026-09-25T20:05:00Z" w16du:dateUtc="2026-09-26T00:05:00Z"/>
          <w:sz w:val="20"/>
          <w:szCs w:val="20"/>
        </w:rPr>
      </w:pPr>
      <w:ins w:id="52" w:author="Emily Winchell" w:date="2026-09-25T20:05:00Z" w16du:dateUtc="2026-09-26T00:05:00Z">
        <w:r>
          <w:rPr>
            <w:b/>
            <w:bCs/>
            <w:sz w:val="20"/>
            <w:szCs w:val="20"/>
          </w:rPr>
          <w:t>Hacienda Night</w:t>
        </w:r>
        <w:r w:rsidR="00F7733A" w:rsidRPr="00E24AC0">
          <w:rPr>
            <w:b/>
            <w:bCs/>
            <w:sz w:val="20"/>
            <w:szCs w:val="20"/>
          </w:rPr>
          <w:t>:</w:t>
        </w:r>
        <w:r w:rsidR="00F7733A">
          <w:rPr>
            <w:sz w:val="20"/>
            <w:szCs w:val="20"/>
          </w:rPr>
          <w:t xml:space="preserve"> </w:t>
        </w:r>
        <w:r>
          <w:rPr>
            <w:sz w:val="20"/>
            <w:szCs w:val="20"/>
          </w:rPr>
          <w:t xml:space="preserve">We </w:t>
        </w:r>
        <w:r w:rsidR="00C47EF4">
          <w:rPr>
            <w:sz w:val="20"/>
            <w:szCs w:val="20"/>
          </w:rPr>
          <w:t xml:space="preserve">had an amazing turn out! Total amount </w:t>
        </w:r>
        <w:r w:rsidR="000E2B57">
          <w:rPr>
            <w:sz w:val="20"/>
            <w:szCs w:val="20"/>
          </w:rPr>
          <w:t xml:space="preserve">earned from this fundraising event was $2,655.34. </w:t>
        </w:r>
        <w:r w:rsidR="001963AE">
          <w:rPr>
            <w:sz w:val="20"/>
            <w:szCs w:val="20"/>
          </w:rPr>
          <w:t xml:space="preserve"> </w:t>
        </w:r>
      </w:ins>
    </w:p>
    <w:p w14:paraId="3E499D8B" w14:textId="0F84569A" w:rsidR="00E27C90" w:rsidRDefault="001F2C74" w:rsidP="000B61FD">
      <w:pPr>
        <w:pStyle w:val="NoSpacing"/>
        <w:numPr>
          <w:ilvl w:val="0"/>
          <w:numId w:val="20"/>
        </w:numPr>
        <w:rPr>
          <w:ins w:id="53" w:author="Emily Winchell" w:date="2026-09-25T20:05:00Z" w16du:dateUtc="2026-09-26T00:05:00Z"/>
          <w:sz w:val="20"/>
          <w:szCs w:val="20"/>
        </w:rPr>
      </w:pPr>
      <w:bookmarkStart w:id="54" w:name="_Hlk100048399"/>
      <w:ins w:id="55" w:author="Emily Winchell" w:date="2026-09-25T20:05:00Z" w16du:dateUtc="2026-09-26T00:05:00Z">
        <w:r>
          <w:rPr>
            <w:b/>
            <w:bCs/>
            <w:sz w:val="20"/>
            <w:szCs w:val="20"/>
          </w:rPr>
          <w:t>Science Fair</w:t>
        </w:r>
        <w:r w:rsidR="00031132">
          <w:rPr>
            <w:b/>
            <w:bCs/>
            <w:sz w:val="20"/>
            <w:szCs w:val="20"/>
          </w:rPr>
          <w:t>:</w:t>
        </w:r>
        <w:r w:rsidR="00031132">
          <w:rPr>
            <w:sz w:val="20"/>
            <w:szCs w:val="20"/>
          </w:rPr>
          <w:t xml:space="preserve"> </w:t>
        </w:r>
        <w:r>
          <w:rPr>
            <w:sz w:val="20"/>
            <w:szCs w:val="20"/>
          </w:rPr>
          <w:t xml:space="preserve">Science Fair </w:t>
        </w:r>
        <w:r w:rsidR="00FE037C">
          <w:rPr>
            <w:sz w:val="20"/>
            <w:szCs w:val="20"/>
          </w:rPr>
          <w:t>was this week, with only a few projects submitted.</w:t>
        </w:r>
        <w:r>
          <w:rPr>
            <w:sz w:val="20"/>
            <w:szCs w:val="20"/>
          </w:rPr>
          <w:t xml:space="preserve">  </w:t>
        </w:r>
        <w:r w:rsidR="000E2B57">
          <w:rPr>
            <w:sz w:val="20"/>
            <w:szCs w:val="20"/>
          </w:rPr>
          <w:t xml:space="preserve">The PTA </w:t>
        </w:r>
        <w:r w:rsidR="00FE037C">
          <w:rPr>
            <w:sz w:val="20"/>
            <w:szCs w:val="20"/>
          </w:rPr>
          <w:t xml:space="preserve">would like to extend out thanks to Maria Knowlton for all of her work in organizing this event for the </w:t>
        </w:r>
        <w:r w:rsidR="009E63B9">
          <w:rPr>
            <w:sz w:val="20"/>
            <w:szCs w:val="20"/>
          </w:rPr>
          <w:t>students</w:t>
        </w:r>
        <w:r w:rsidR="00FE037C">
          <w:rPr>
            <w:sz w:val="20"/>
            <w:szCs w:val="20"/>
          </w:rPr>
          <w:t xml:space="preserve"> of WES.  We brainstormed some ideas </w:t>
        </w:r>
        <w:r w:rsidR="00DA3E54">
          <w:rPr>
            <w:sz w:val="20"/>
            <w:szCs w:val="20"/>
          </w:rPr>
          <w:t xml:space="preserve">in getting more students and staff involved. </w:t>
        </w:r>
        <w:r w:rsidR="001F77D2">
          <w:rPr>
            <w:sz w:val="20"/>
            <w:szCs w:val="20"/>
          </w:rPr>
          <w:t xml:space="preserve"> </w:t>
        </w:r>
        <w:r>
          <w:rPr>
            <w:sz w:val="20"/>
            <w:szCs w:val="20"/>
          </w:rPr>
          <w:t xml:space="preserve"> </w:t>
        </w:r>
      </w:ins>
    </w:p>
    <w:p w14:paraId="62FB16BA" w14:textId="0087C2C7" w:rsidR="00F15D43" w:rsidRDefault="00F15D43" w:rsidP="000B61FD">
      <w:pPr>
        <w:pStyle w:val="NoSpacing"/>
        <w:numPr>
          <w:ilvl w:val="0"/>
          <w:numId w:val="20"/>
        </w:numPr>
        <w:rPr>
          <w:ins w:id="56" w:author="Emily Winchell" w:date="2026-09-25T20:05:00Z" w16du:dateUtc="2026-09-26T00:05:00Z"/>
          <w:sz w:val="20"/>
          <w:szCs w:val="20"/>
        </w:rPr>
      </w:pPr>
      <w:ins w:id="57" w:author="Emily Winchell" w:date="2026-09-25T20:05:00Z" w16du:dateUtc="2026-09-26T00:05:00Z">
        <w:r>
          <w:rPr>
            <w:b/>
            <w:bCs/>
            <w:sz w:val="20"/>
            <w:szCs w:val="20"/>
          </w:rPr>
          <w:t>Volunteer Opportunities/ Committee Chairs:</w:t>
        </w:r>
        <w:r>
          <w:rPr>
            <w:sz w:val="20"/>
            <w:szCs w:val="20"/>
          </w:rPr>
          <w:t xml:space="preserve"> </w:t>
        </w:r>
        <w:r w:rsidR="008C2F27">
          <w:rPr>
            <w:sz w:val="20"/>
            <w:szCs w:val="20"/>
          </w:rPr>
          <w:t xml:space="preserve">We discussed upcoming events that may need </w:t>
        </w:r>
        <w:r w:rsidR="002A6AAF">
          <w:rPr>
            <w:sz w:val="20"/>
            <w:szCs w:val="20"/>
          </w:rPr>
          <w:t>volunteers and</w:t>
        </w:r>
        <w:r w:rsidR="008C2F27">
          <w:rPr>
            <w:sz w:val="20"/>
            <w:szCs w:val="20"/>
          </w:rPr>
          <w:t xml:space="preserve"> passed around a </w:t>
        </w:r>
        <w:r w:rsidR="00597956">
          <w:rPr>
            <w:sz w:val="20"/>
            <w:szCs w:val="20"/>
          </w:rPr>
          <w:t>signup</w:t>
        </w:r>
        <w:r w:rsidR="008C2F27">
          <w:rPr>
            <w:sz w:val="20"/>
            <w:szCs w:val="20"/>
          </w:rPr>
          <w:t xml:space="preserve"> sheet</w:t>
        </w:r>
        <w:r w:rsidR="00597956">
          <w:rPr>
            <w:sz w:val="20"/>
            <w:szCs w:val="20"/>
          </w:rPr>
          <w:t xml:space="preserve"> for parents. </w:t>
        </w:r>
      </w:ins>
    </w:p>
    <w:bookmarkEnd w:id="54"/>
    <w:p w14:paraId="518C95F8" w14:textId="77777777" w:rsidR="00B16C66" w:rsidRDefault="00B16C66" w:rsidP="007933A2">
      <w:pPr>
        <w:pStyle w:val="NoSpacing"/>
        <w:rPr>
          <w:ins w:id="58" w:author="Emily Winchell" w:date="2026-09-25T20:05:00Z" w16du:dateUtc="2026-09-26T00:05:00Z"/>
          <w:b/>
          <w:bCs/>
          <w:sz w:val="20"/>
          <w:szCs w:val="20"/>
        </w:rPr>
      </w:pPr>
      <w:ins w:id="59" w:author="Emily Winchell" w:date="2026-09-25T20:05:00Z" w16du:dateUtc="2026-09-26T00:05:00Z">
        <w:r>
          <w:rPr>
            <w:b/>
            <w:bCs/>
            <w:sz w:val="20"/>
            <w:szCs w:val="20"/>
          </w:rPr>
          <w:t xml:space="preserve">New Business: </w:t>
        </w:r>
      </w:ins>
    </w:p>
    <w:p w14:paraId="65110BB9" w14:textId="43532F21" w:rsidR="00DB140E" w:rsidRDefault="00DB140E" w:rsidP="00DB140E">
      <w:pPr>
        <w:pStyle w:val="NoSpacing"/>
        <w:numPr>
          <w:ilvl w:val="0"/>
          <w:numId w:val="24"/>
        </w:numPr>
        <w:rPr>
          <w:ins w:id="60" w:author="Emily Winchell" w:date="2026-09-25T20:05:00Z" w16du:dateUtc="2026-09-26T00:05:00Z"/>
          <w:sz w:val="20"/>
          <w:szCs w:val="20"/>
        </w:rPr>
      </w:pPr>
      <w:ins w:id="61" w:author="Emily Winchell" w:date="2026-09-25T20:05:00Z" w16du:dateUtc="2026-09-26T00:05:00Z">
        <w:r>
          <w:rPr>
            <w:b/>
            <w:bCs/>
            <w:sz w:val="20"/>
            <w:szCs w:val="20"/>
          </w:rPr>
          <w:t>Penny/Coin Wars and</w:t>
        </w:r>
        <w:r w:rsidR="00110D4F">
          <w:rPr>
            <w:b/>
            <w:bCs/>
            <w:sz w:val="20"/>
            <w:szCs w:val="20"/>
          </w:rPr>
          <w:t xml:space="preserve"> Movie</w:t>
        </w:r>
        <w:r>
          <w:rPr>
            <w:b/>
            <w:bCs/>
            <w:sz w:val="20"/>
            <w:szCs w:val="20"/>
          </w:rPr>
          <w:t xml:space="preserve"> Field Trip</w:t>
        </w:r>
        <w:r>
          <w:rPr>
            <w:sz w:val="20"/>
            <w:szCs w:val="20"/>
          </w:rPr>
          <w:t>: We are hosting a Penny War between grade levels</w:t>
        </w:r>
        <w:r w:rsidR="00E32A3D">
          <w:rPr>
            <w:sz w:val="20"/>
            <w:szCs w:val="20"/>
          </w:rPr>
          <w:t xml:space="preserve"> from March 6-10</w:t>
        </w:r>
        <w:r>
          <w:rPr>
            <w:sz w:val="20"/>
            <w:szCs w:val="20"/>
          </w:rPr>
          <w:t>; the winning grade will win a field trip to the Plymouth movie theatre on March 16</w:t>
        </w:r>
        <w:r w:rsidRPr="000C3CFB">
          <w:rPr>
            <w:sz w:val="20"/>
            <w:szCs w:val="20"/>
            <w:vertAlign w:val="superscript"/>
          </w:rPr>
          <w:t>th</w:t>
        </w:r>
        <w:r>
          <w:rPr>
            <w:sz w:val="20"/>
            <w:szCs w:val="20"/>
          </w:rPr>
          <w:t xml:space="preserve">!  Start saving all of your coins! Thank you to Mr. Walter for helping us decorate the buckets for each grade level. </w:t>
        </w:r>
      </w:ins>
    </w:p>
    <w:p w14:paraId="557A2E32" w14:textId="40272FF8" w:rsidR="00DB140E" w:rsidRDefault="00DB140E" w:rsidP="00DB140E">
      <w:pPr>
        <w:pStyle w:val="NoSpacing"/>
        <w:numPr>
          <w:ilvl w:val="0"/>
          <w:numId w:val="24"/>
        </w:numPr>
        <w:rPr>
          <w:ins w:id="62" w:author="Emily Winchell" w:date="2026-09-25T20:05:00Z" w16du:dateUtc="2026-09-26T00:05:00Z"/>
          <w:sz w:val="20"/>
          <w:szCs w:val="20"/>
        </w:rPr>
      </w:pPr>
      <w:ins w:id="63" w:author="Emily Winchell" w:date="2026-09-25T20:05:00Z" w16du:dateUtc="2026-09-26T00:05:00Z">
        <w:r>
          <w:rPr>
            <w:b/>
            <w:bCs/>
            <w:sz w:val="20"/>
            <w:szCs w:val="20"/>
          </w:rPr>
          <w:t xml:space="preserve">Bingo Night: </w:t>
        </w:r>
        <w:r w:rsidRPr="00722B9C">
          <w:rPr>
            <w:sz w:val="20"/>
            <w:szCs w:val="20"/>
          </w:rPr>
          <w:t>March 10</w:t>
        </w:r>
        <w:r w:rsidR="00110D4F">
          <w:rPr>
            <w:sz w:val="20"/>
            <w:szCs w:val="20"/>
          </w:rPr>
          <w:t xml:space="preserve"> from 6-7pm</w:t>
        </w:r>
        <w:r w:rsidRPr="00722B9C">
          <w:rPr>
            <w:sz w:val="20"/>
            <w:szCs w:val="20"/>
          </w:rPr>
          <w:t xml:space="preserve">, </w:t>
        </w:r>
        <w:r>
          <w:rPr>
            <w:sz w:val="20"/>
            <w:szCs w:val="20"/>
          </w:rPr>
          <w:t>come join us</w:t>
        </w:r>
        <w:r w:rsidRPr="00722B9C">
          <w:rPr>
            <w:sz w:val="20"/>
            <w:szCs w:val="20"/>
          </w:rPr>
          <w:t>!</w:t>
        </w:r>
        <w:r w:rsidR="00110D4F">
          <w:rPr>
            <w:sz w:val="20"/>
            <w:szCs w:val="20"/>
          </w:rPr>
          <w:t xml:space="preserve"> Thank you to Erin Hesters for helping with this event. </w:t>
        </w:r>
        <w:r w:rsidR="00575BC2">
          <w:rPr>
            <w:sz w:val="20"/>
            <w:szCs w:val="20"/>
          </w:rPr>
          <w:t xml:space="preserve">We will serve popcorn and </w:t>
        </w:r>
        <w:r w:rsidR="00A905AD">
          <w:rPr>
            <w:sz w:val="20"/>
            <w:szCs w:val="20"/>
          </w:rPr>
          <w:t>water and</w:t>
        </w:r>
        <w:r w:rsidR="00575BC2">
          <w:rPr>
            <w:sz w:val="20"/>
            <w:szCs w:val="20"/>
          </w:rPr>
          <w:t xml:space="preserve"> will have a prize for everyone who attends. </w:t>
        </w:r>
        <w:r w:rsidR="00C3545D">
          <w:rPr>
            <w:sz w:val="20"/>
            <w:szCs w:val="20"/>
          </w:rPr>
          <w:t xml:space="preserve">Other game prizes will be purchased on Amazon. </w:t>
        </w:r>
      </w:ins>
    </w:p>
    <w:p w14:paraId="6BF5E76F" w14:textId="7824B751" w:rsidR="005D2957" w:rsidRDefault="00F06DF7" w:rsidP="00B16C66">
      <w:pPr>
        <w:pStyle w:val="NoSpacing"/>
        <w:numPr>
          <w:ilvl w:val="0"/>
          <w:numId w:val="24"/>
        </w:numPr>
        <w:rPr>
          <w:ins w:id="64" w:author="Emily Winchell" w:date="2026-09-25T20:05:00Z" w16du:dateUtc="2026-09-26T00:05:00Z"/>
          <w:sz w:val="20"/>
          <w:szCs w:val="20"/>
        </w:rPr>
      </w:pPr>
      <w:ins w:id="65" w:author="Emily Winchell" w:date="2026-09-25T20:05:00Z" w16du:dateUtc="2026-09-26T00:05:00Z">
        <w:r>
          <w:rPr>
            <w:b/>
            <w:bCs/>
            <w:sz w:val="20"/>
            <w:szCs w:val="20"/>
          </w:rPr>
          <w:t>STEAM Museum</w:t>
        </w:r>
        <w:r w:rsidR="00D430D4">
          <w:rPr>
            <w:sz w:val="20"/>
            <w:szCs w:val="20"/>
          </w:rPr>
          <w:t xml:space="preserve">: </w:t>
        </w:r>
        <w:r w:rsidR="008F240D">
          <w:rPr>
            <w:sz w:val="20"/>
            <w:szCs w:val="20"/>
          </w:rPr>
          <w:t>An amazing mus</w:t>
        </w:r>
        <w:r w:rsidR="00F62FDB">
          <w:rPr>
            <w:sz w:val="20"/>
            <w:szCs w:val="20"/>
          </w:rPr>
          <w:t xml:space="preserve">eum coming to the school on April 13 and 14. We are in need of 6/8 volunteers each day.  A </w:t>
        </w:r>
        <w:r w:rsidR="00F41105">
          <w:rPr>
            <w:sz w:val="20"/>
            <w:szCs w:val="20"/>
          </w:rPr>
          <w:t>signup</w:t>
        </w:r>
        <w:r w:rsidR="00F62FDB">
          <w:rPr>
            <w:sz w:val="20"/>
            <w:szCs w:val="20"/>
          </w:rPr>
          <w:t xml:space="preserve"> sheet was available.</w:t>
        </w:r>
        <w:r>
          <w:rPr>
            <w:sz w:val="20"/>
            <w:szCs w:val="20"/>
          </w:rPr>
          <w:t xml:space="preserve">  </w:t>
        </w:r>
        <w:r w:rsidR="008C2F27">
          <w:rPr>
            <w:sz w:val="20"/>
            <w:szCs w:val="20"/>
          </w:rPr>
          <w:t>Dr. Fuller will include in the school wide newsletter.</w:t>
        </w:r>
      </w:ins>
    </w:p>
    <w:p w14:paraId="67D5655F" w14:textId="013D0812" w:rsidR="00F665C2" w:rsidRDefault="00F665C2" w:rsidP="00B16C66">
      <w:pPr>
        <w:pStyle w:val="NoSpacing"/>
        <w:numPr>
          <w:ilvl w:val="0"/>
          <w:numId w:val="24"/>
        </w:numPr>
        <w:rPr>
          <w:ins w:id="66" w:author="Emily Winchell" w:date="2026-09-25T20:05:00Z" w16du:dateUtc="2026-09-26T00:05:00Z"/>
          <w:sz w:val="20"/>
          <w:szCs w:val="20"/>
        </w:rPr>
      </w:pPr>
      <w:ins w:id="67" w:author="Emily Winchell" w:date="2026-09-25T20:05:00Z" w16du:dateUtc="2026-09-26T00:05:00Z">
        <w:r>
          <w:rPr>
            <w:b/>
            <w:bCs/>
            <w:sz w:val="20"/>
            <w:szCs w:val="20"/>
          </w:rPr>
          <w:t>Fun Fair</w:t>
        </w:r>
        <w:r w:rsidRPr="00F665C2">
          <w:rPr>
            <w:sz w:val="20"/>
            <w:szCs w:val="20"/>
          </w:rPr>
          <w:t>:</w:t>
        </w:r>
        <w:r>
          <w:rPr>
            <w:sz w:val="20"/>
            <w:szCs w:val="20"/>
          </w:rPr>
          <w:t xml:space="preserve"> </w:t>
        </w:r>
        <w:r w:rsidR="00B551F0">
          <w:rPr>
            <w:sz w:val="20"/>
            <w:szCs w:val="20"/>
          </w:rPr>
          <w:t xml:space="preserve">mark your calendars </w:t>
        </w:r>
        <w:r>
          <w:rPr>
            <w:sz w:val="20"/>
            <w:szCs w:val="20"/>
          </w:rPr>
          <w:t>April 28</w:t>
        </w:r>
        <w:r w:rsidRPr="00B551F0">
          <w:rPr>
            <w:sz w:val="20"/>
            <w:szCs w:val="20"/>
            <w:vertAlign w:val="superscript"/>
          </w:rPr>
          <w:t>th</w:t>
        </w:r>
        <w:r w:rsidR="00B551F0">
          <w:rPr>
            <w:sz w:val="20"/>
            <w:szCs w:val="20"/>
          </w:rPr>
          <w:t xml:space="preserve"> </w:t>
        </w:r>
        <w:r w:rsidR="002A6AAF">
          <w:rPr>
            <w:sz w:val="20"/>
            <w:szCs w:val="20"/>
          </w:rPr>
          <w:t xml:space="preserve">5-8pm </w:t>
        </w:r>
        <w:r w:rsidR="00B551F0">
          <w:rPr>
            <w:sz w:val="20"/>
            <w:szCs w:val="20"/>
          </w:rPr>
          <w:t xml:space="preserve">for a great night of fun! </w:t>
        </w:r>
        <w:r w:rsidR="00351913">
          <w:rPr>
            <w:sz w:val="20"/>
            <w:szCs w:val="20"/>
          </w:rPr>
          <w:t>We discussed game ideas: cake walk, karaoke, photo booth, game truck, food trucks</w:t>
        </w:r>
        <w:r w:rsidR="00F218A1">
          <w:rPr>
            <w:sz w:val="20"/>
            <w:szCs w:val="20"/>
          </w:rPr>
          <w:t>.  We discussed reaching out to the JG Art Club to inquire about face painting. Ash</w:t>
        </w:r>
        <w:r w:rsidR="00FC05ED">
          <w:rPr>
            <w:sz w:val="20"/>
            <w:szCs w:val="20"/>
          </w:rPr>
          <w:t>l</w:t>
        </w:r>
        <w:r w:rsidR="00F218A1">
          <w:rPr>
            <w:sz w:val="20"/>
            <w:szCs w:val="20"/>
          </w:rPr>
          <w:t xml:space="preserve">ey Filley offered to reach out to </w:t>
        </w:r>
        <w:r w:rsidR="003006F9">
          <w:rPr>
            <w:sz w:val="20"/>
            <w:szCs w:val="20"/>
          </w:rPr>
          <w:t xml:space="preserve">a contact she knows for inflatables, </w:t>
        </w:r>
        <w:r w:rsidR="00643255">
          <w:rPr>
            <w:sz w:val="20"/>
            <w:szCs w:val="20"/>
          </w:rPr>
          <w:t xml:space="preserve">we are working with Heather to add the insurance rider for this portion of the fun fair. Heather </w:t>
        </w:r>
        <w:r w:rsidR="003006F9">
          <w:rPr>
            <w:sz w:val="20"/>
            <w:szCs w:val="20"/>
          </w:rPr>
          <w:t>also offered to</w:t>
        </w:r>
        <w:r w:rsidR="00FC05ED">
          <w:rPr>
            <w:sz w:val="20"/>
            <w:szCs w:val="20"/>
          </w:rPr>
          <w:t xml:space="preserve"> </w:t>
        </w:r>
        <w:r w:rsidR="003006F9">
          <w:rPr>
            <w:sz w:val="20"/>
            <w:szCs w:val="20"/>
          </w:rPr>
          <w:t xml:space="preserve">reach out to Ms. Haluda to inquire about a silent auction for the vent. </w:t>
        </w:r>
        <w:r w:rsidR="00FC05ED">
          <w:rPr>
            <w:sz w:val="20"/>
            <w:szCs w:val="20"/>
          </w:rPr>
          <w:t xml:space="preserve">Heather Jackson offered to reach out to a local BBQ food truck contact to invite them to our event. </w:t>
        </w:r>
        <w:r w:rsidR="002A6AAF">
          <w:rPr>
            <w:sz w:val="20"/>
            <w:szCs w:val="20"/>
          </w:rPr>
          <w:t>Heather also offered to reach out to Dawn Miller to inquire about their ice cream truck joining us.</w:t>
        </w:r>
      </w:ins>
    </w:p>
    <w:p w14:paraId="1D6B5BA7" w14:textId="19EB4E54" w:rsidR="00580257" w:rsidRDefault="00580257" w:rsidP="00B16C66">
      <w:pPr>
        <w:pStyle w:val="NoSpacing"/>
        <w:numPr>
          <w:ilvl w:val="0"/>
          <w:numId w:val="24"/>
        </w:numPr>
        <w:rPr>
          <w:ins w:id="68" w:author="Emily Winchell" w:date="2026-09-25T20:05:00Z" w16du:dateUtc="2026-09-26T00:05:00Z"/>
          <w:sz w:val="20"/>
          <w:szCs w:val="20"/>
        </w:rPr>
      </w:pPr>
      <w:ins w:id="69" w:author="Emily Winchell" w:date="2026-09-25T20:05:00Z" w16du:dateUtc="2026-09-26T00:05:00Z">
        <w:r>
          <w:rPr>
            <w:b/>
            <w:bCs/>
            <w:sz w:val="20"/>
            <w:szCs w:val="20"/>
          </w:rPr>
          <w:t>Nominati</w:t>
        </w:r>
        <w:r w:rsidR="004F54F9">
          <w:rPr>
            <w:b/>
            <w:bCs/>
            <w:sz w:val="20"/>
            <w:szCs w:val="20"/>
          </w:rPr>
          <w:t>on</w:t>
        </w:r>
        <w:r>
          <w:rPr>
            <w:b/>
            <w:bCs/>
            <w:sz w:val="20"/>
            <w:szCs w:val="20"/>
          </w:rPr>
          <w:t xml:space="preserve"> Committee</w:t>
        </w:r>
        <w:r w:rsidRPr="00580257">
          <w:rPr>
            <w:sz w:val="20"/>
            <w:szCs w:val="20"/>
          </w:rPr>
          <w:t>:</w:t>
        </w:r>
        <w:r>
          <w:rPr>
            <w:sz w:val="20"/>
            <w:szCs w:val="20"/>
          </w:rPr>
          <w:t xml:space="preserve"> Heather Jackson, Ashley Filley and Erin Hesters were so gracious to </w:t>
        </w:r>
        <w:r w:rsidR="00921BA8">
          <w:rPr>
            <w:sz w:val="20"/>
            <w:szCs w:val="20"/>
          </w:rPr>
          <w:t xml:space="preserve">step up to serve as our Nominating Committee. </w:t>
        </w:r>
      </w:ins>
    </w:p>
    <w:p w14:paraId="5E8448FD" w14:textId="6DF9077D" w:rsidR="00530F40" w:rsidRDefault="00530F40" w:rsidP="00B16C66">
      <w:pPr>
        <w:pStyle w:val="NoSpacing"/>
        <w:numPr>
          <w:ilvl w:val="0"/>
          <w:numId w:val="24"/>
        </w:numPr>
        <w:rPr>
          <w:ins w:id="70" w:author="Emily Winchell" w:date="2026-09-25T20:05:00Z" w16du:dateUtc="2026-09-26T00:05:00Z"/>
          <w:sz w:val="20"/>
          <w:szCs w:val="20"/>
        </w:rPr>
      </w:pPr>
      <w:ins w:id="71" w:author="Emily Winchell" w:date="2026-09-25T20:05:00Z" w16du:dateUtc="2026-09-26T00:05:00Z">
        <w:r>
          <w:rPr>
            <w:b/>
            <w:bCs/>
            <w:sz w:val="20"/>
            <w:szCs w:val="20"/>
          </w:rPr>
          <w:t>Teacher Appreciation Week</w:t>
        </w:r>
        <w:r w:rsidRPr="00530F40">
          <w:rPr>
            <w:sz w:val="20"/>
            <w:szCs w:val="20"/>
          </w:rPr>
          <w:t>:</w:t>
        </w:r>
        <w:r>
          <w:rPr>
            <w:sz w:val="20"/>
            <w:szCs w:val="20"/>
          </w:rPr>
          <w:t xml:space="preserve"> May 8-12</w:t>
        </w:r>
        <w:r w:rsidRPr="00530F40">
          <w:rPr>
            <w:sz w:val="20"/>
            <w:szCs w:val="20"/>
            <w:vertAlign w:val="superscript"/>
          </w:rPr>
          <w:t>th</w:t>
        </w:r>
        <w:r>
          <w:rPr>
            <w:sz w:val="20"/>
            <w:szCs w:val="20"/>
          </w:rPr>
          <w:t xml:space="preserve"> we will celebrate the amazing staff at WES.  The PTA would like to host a lunch in for all staff on Friday of that week, with other small celebrations all week long.  We will </w:t>
        </w:r>
        <w:r w:rsidR="008C4774">
          <w:rPr>
            <w:sz w:val="20"/>
            <w:szCs w:val="20"/>
          </w:rPr>
          <w:t xml:space="preserve">include in Dr. Fuller’s weekly newsletter how students can also participate. </w:t>
        </w:r>
        <w:r w:rsidR="00064D77">
          <w:rPr>
            <w:sz w:val="20"/>
            <w:szCs w:val="20"/>
          </w:rPr>
          <w:t xml:space="preserve">Dr. Fuller also threw out the idea of having a Massage Therapist come in to offer </w:t>
        </w:r>
        <w:r w:rsidR="00D66916">
          <w:rPr>
            <w:sz w:val="20"/>
            <w:szCs w:val="20"/>
          </w:rPr>
          <w:t xml:space="preserve">massages in the teacher lounge. </w:t>
        </w:r>
        <w:r w:rsidR="00FD564D">
          <w:rPr>
            <w:sz w:val="20"/>
            <w:szCs w:val="20"/>
          </w:rPr>
          <w:t>Claire made a motion to budget $500.00 for the week of festivities, Emily 2</w:t>
        </w:r>
        <w:r w:rsidR="00FD564D" w:rsidRPr="00FD564D">
          <w:rPr>
            <w:sz w:val="20"/>
            <w:szCs w:val="20"/>
            <w:vertAlign w:val="superscript"/>
          </w:rPr>
          <w:t>nd</w:t>
        </w:r>
        <w:r w:rsidR="00FD564D">
          <w:rPr>
            <w:sz w:val="20"/>
            <w:szCs w:val="20"/>
          </w:rPr>
          <w:t>.</w:t>
        </w:r>
      </w:ins>
    </w:p>
    <w:p w14:paraId="665D3469" w14:textId="61FA3032" w:rsidR="007F010F" w:rsidRPr="00E21EA8" w:rsidRDefault="00D55397" w:rsidP="00801689">
      <w:pPr>
        <w:pStyle w:val="NoSpacing"/>
        <w:rPr>
          <w:ins w:id="72" w:author="Emily Winchell" w:date="2026-09-25T20:05:00Z" w16du:dateUtc="2026-09-26T00:05:00Z"/>
          <w:b/>
          <w:bCs/>
          <w:sz w:val="20"/>
          <w:szCs w:val="20"/>
        </w:rPr>
      </w:pPr>
      <w:ins w:id="73" w:author="Emily Winchell" w:date="2026-09-25T20:05:00Z" w16du:dateUtc="2026-09-26T00:05:00Z">
        <w:r w:rsidRPr="00E21EA8">
          <w:rPr>
            <w:b/>
            <w:bCs/>
            <w:sz w:val="20"/>
            <w:szCs w:val="20"/>
          </w:rPr>
          <w:t xml:space="preserve">Open Floor: </w:t>
        </w:r>
      </w:ins>
    </w:p>
    <w:p w14:paraId="286CCEB2" w14:textId="07CC8D27" w:rsidR="00E46DEB" w:rsidRDefault="00A905AD" w:rsidP="00C35339">
      <w:pPr>
        <w:pStyle w:val="NoSpacing"/>
        <w:rPr>
          <w:ins w:id="74" w:author="Emily Winchell" w:date="2026-09-25T20:05:00Z" w16du:dateUtc="2026-09-26T00:05:00Z"/>
          <w:sz w:val="20"/>
          <w:szCs w:val="20"/>
        </w:rPr>
      </w:pPr>
      <w:ins w:id="75" w:author="Emily Winchell" w:date="2026-09-25T20:05:00Z" w16du:dateUtc="2026-09-26T00:05:00Z">
        <w:r>
          <w:rPr>
            <w:sz w:val="20"/>
            <w:szCs w:val="20"/>
          </w:rPr>
          <w:t xml:space="preserve">We discussed ways to connect with more parents </w:t>
        </w:r>
        <w:r w:rsidR="008A11BC">
          <w:rPr>
            <w:sz w:val="20"/>
            <w:szCs w:val="20"/>
          </w:rPr>
          <w:t>and to</w:t>
        </w:r>
        <w:r>
          <w:rPr>
            <w:sz w:val="20"/>
            <w:szCs w:val="20"/>
          </w:rPr>
          <w:t xml:space="preserve"> recruit more volunteers.  We tossed around the idea of sending out a questionnaire to parents asking them a few questions like: </w:t>
        </w:r>
      </w:ins>
    </w:p>
    <w:p w14:paraId="333E792F" w14:textId="77777777" w:rsidR="00A905AD" w:rsidRDefault="00A905AD" w:rsidP="008A11BC">
      <w:pPr>
        <w:pStyle w:val="NoSpacing"/>
        <w:rPr>
          <w:ins w:id="76" w:author="Emily Winchell" w:date="2026-09-25T20:05:00Z" w16du:dateUtc="2026-09-26T00:05:00Z"/>
          <w:sz w:val="20"/>
          <w:szCs w:val="20"/>
        </w:rPr>
      </w:pPr>
    </w:p>
    <w:p w14:paraId="70137DC4" w14:textId="03922873" w:rsidR="008A11BC" w:rsidRDefault="008A11BC" w:rsidP="00994C3E">
      <w:pPr>
        <w:pStyle w:val="NoSpacing"/>
        <w:numPr>
          <w:ilvl w:val="0"/>
          <w:numId w:val="26"/>
        </w:numPr>
        <w:rPr>
          <w:ins w:id="77" w:author="Emily Winchell" w:date="2026-09-25T20:05:00Z" w16du:dateUtc="2026-09-26T00:05:00Z"/>
          <w:sz w:val="20"/>
          <w:szCs w:val="20"/>
        </w:rPr>
      </w:pPr>
      <w:ins w:id="78" w:author="Emily Winchell" w:date="2026-09-25T20:05:00Z" w16du:dateUtc="2026-09-26T00:05:00Z">
        <w:r>
          <w:rPr>
            <w:sz w:val="20"/>
            <w:szCs w:val="20"/>
          </w:rPr>
          <w:t xml:space="preserve">What can the PTA do </w:t>
        </w:r>
        <w:r w:rsidR="00E92585">
          <w:rPr>
            <w:sz w:val="20"/>
            <w:szCs w:val="20"/>
          </w:rPr>
          <w:t xml:space="preserve">to help you be more involved? </w:t>
        </w:r>
      </w:ins>
    </w:p>
    <w:p w14:paraId="648DE503" w14:textId="77777777" w:rsidR="00E92585" w:rsidRDefault="00E92585" w:rsidP="00994C3E">
      <w:pPr>
        <w:pStyle w:val="NoSpacing"/>
        <w:rPr>
          <w:ins w:id="79" w:author="Emily Winchell" w:date="2026-09-25T20:05:00Z" w16du:dateUtc="2026-09-26T00:05:00Z"/>
          <w:sz w:val="20"/>
          <w:szCs w:val="20"/>
        </w:rPr>
      </w:pPr>
    </w:p>
    <w:p w14:paraId="730CF60F" w14:textId="77777777" w:rsidR="00E92585" w:rsidRDefault="00E92585" w:rsidP="00994C3E">
      <w:pPr>
        <w:pStyle w:val="NoSpacing"/>
        <w:numPr>
          <w:ilvl w:val="0"/>
          <w:numId w:val="26"/>
        </w:numPr>
        <w:rPr>
          <w:ins w:id="80" w:author="Emily Winchell" w:date="2026-09-25T20:05:00Z" w16du:dateUtc="2026-09-26T00:05:00Z"/>
          <w:sz w:val="20"/>
          <w:szCs w:val="20"/>
        </w:rPr>
      </w:pPr>
      <w:ins w:id="81" w:author="Emily Winchell" w:date="2026-09-25T20:05:00Z" w16du:dateUtc="2026-09-26T00:05:00Z">
        <w:r>
          <w:rPr>
            <w:sz w:val="20"/>
            <w:szCs w:val="20"/>
          </w:rPr>
          <w:t xml:space="preserve">What is the ideal monthly meeting time/day? </w:t>
        </w:r>
      </w:ins>
    </w:p>
    <w:p w14:paraId="215F5DAA" w14:textId="77777777" w:rsidR="00E92585" w:rsidRDefault="00E92585" w:rsidP="00994C3E">
      <w:pPr>
        <w:pStyle w:val="NoSpacing"/>
        <w:rPr>
          <w:ins w:id="82" w:author="Emily Winchell" w:date="2026-09-25T20:05:00Z" w16du:dateUtc="2026-09-26T00:05:00Z"/>
          <w:sz w:val="20"/>
          <w:szCs w:val="20"/>
        </w:rPr>
      </w:pPr>
    </w:p>
    <w:p w14:paraId="28306B3B" w14:textId="1865F790" w:rsidR="00E92585" w:rsidRPr="0012530E" w:rsidRDefault="00193283" w:rsidP="00994C3E">
      <w:pPr>
        <w:pStyle w:val="NoSpacing"/>
        <w:numPr>
          <w:ilvl w:val="0"/>
          <w:numId w:val="26"/>
        </w:numPr>
        <w:rPr>
          <w:ins w:id="83" w:author="Emily Winchell" w:date="2026-09-25T20:05:00Z" w16du:dateUtc="2026-09-26T00:05:00Z"/>
          <w:sz w:val="20"/>
          <w:szCs w:val="20"/>
        </w:rPr>
        <w:sectPr w:rsidR="00E92585" w:rsidRPr="0012530E" w:rsidSect="003E3619">
          <w:type w:val="continuous"/>
          <w:pgSz w:w="12240" w:h="15840"/>
          <w:pgMar w:top="720" w:right="720" w:bottom="720" w:left="720" w:header="720" w:footer="720" w:gutter="0"/>
          <w:cols w:space="720"/>
          <w:docGrid w:linePitch="360"/>
        </w:sectPr>
      </w:pPr>
      <w:ins w:id="84" w:author="Emily Winchell" w:date="2026-09-25T20:05:00Z" w16du:dateUtc="2026-09-26T00:05:00Z">
        <w:r>
          <w:rPr>
            <w:sz w:val="20"/>
            <w:szCs w:val="20"/>
          </w:rPr>
          <w:t xml:space="preserve">What event(s) would you like to volunteer for? </w:t>
        </w:r>
      </w:ins>
    </w:p>
    <w:p w14:paraId="6D453F68" w14:textId="144EA584" w:rsidR="006C7541" w:rsidRPr="0012530E" w:rsidRDefault="006C7541" w:rsidP="00E6088B">
      <w:pPr>
        <w:pStyle w:val="NoSpacing"/>
        <w:ind w:left="360"/>
        <w:rPr>
          <w:ins w:id="85" w:author="Emily Winchell" w:date="2026-09-25T20:05:00Z" w16du:dateUtc="2026-09-26T00:05:00Z"/>
          <w:sz w:val="20"/>
          <w:szCs w:val="20"/>
        </w:rPr>
      </w:pPr>
      <w:ins w:id="86" w:author="Emily Winchell" w:date="2026-09-25T20:05:00Z" w16du:dateUtc="2026-09-26T00:05:00Z">
        <w:r w:rsidRPr="0012530E">
          <w:rPr>
            <w:sz w:val="20"/>
            <w:szCs w:val="20"/>
          </w:rPr>
          <w:t>Next Meeting:</w:t>
        </w:r>
      </w:ins>
    </w:p>
    <w:p w14:paraId="62F04E55" w14:textId="7DA3770F" w:rsidR="006C7541" w:rsidRPr="0012530E" w:rsidRDefault="008E0FDC" w:rsidP="006C7541">
      <w:pPr>
        <w:pStyle w:val="NoSpacing"/>
        <w:numPr>
          <w:ilvl w:val="0"/>
          <w:numId w:val="8"/>
        </w:numPr>
        <w:rPr>
          <w:ins w:id="87" w:author="Emily Winchell" w:date="2026-09-25T20:05:00Z" w16du:dateUtc="2026-09-26T00:05:00Z"/>
          <w:b/>
          <w:bCs/>
          <w:sz w:val="20"/>
          <w:szCs w:val="20"/>
        </w:rPr>
      </w:pPr>
      <w:ins w:id="88" w:author="Emily Winchell" w:date="2026-09-25T20:05:00Z" w16du:dateUtc="2026-09-26T00:05:00Z">
        <w:r w:rsidRPr="0012530E">
          <w:rPr>
            <w:b/>
            <w:bCs/>
            <w:sz w:val="20"/>
            <w:szCs w:val="20"/>
          </w:rPr>
          <w:t xml:space="preserve">Monday, </w:t>
        </w:r>
        <w:r w:rsidR="00655E28">
          <w:rPr>
            <w:b/>
            <w:bCs/>
            <w:sz w:val="20"/>
            <w:szCs w:val="20"/>
          </w:rPr>
          <w:t>March</w:t>
        </w:r>
        <w:r w:rsidR="00DD4A42">
          <w:rPr>
            <w:b/>
            <w:bCs/>
            <w:sz w:val="20"/>
            <w:szCs w:val="20"/>
          </w:rPr>
          <w:t xml:space="preserve"> </w:t>
        </w:r>
        <w:r w:rsidR="00816621">
          <w:rPr>
            <w:b/>
            <w:bCs/>
            <w:sz w:val="20"/>
            <w:szCs w:val="20"/>
          </w:rPr>
          <w:t>13</w:t>
        </w:r>
        <w:r w:rsidR="00BF5CDE" w:rsidRPr="0012530E">
          <w:rPr>
            <w:b/>
            <w:bCs/>
            <w:sz w:val="20"/>
            <w:szCs w:val="20"/>
          </w:rPr>
          <w:t>,</w:t>
        </w:r>
        <w:r w:rsidR="00E23102" w:rsidRPr="0012530E">
          <w:rPr>
            <w:b/>
            <w:bCs/>
            <w:sz w:val="20"/>
            <w:szCs w:val="20"/>
          </w:rPr>
          <w:t xml:space="preserve"> </w:t>
        </w:r>
        <w:r w:rsidR="00543747" w:rsidRPr="0012530E">
          <w:rPr>
            <w:b/>
            <w:bCs/>
            <w:sz w:val="20"/>
            <w:szCs w:val="20"/>
          </w:rPr>
          <w:t>202</w:t>
        </w:r>
        <w:r w:rsidR="00543747">
          <w:rPr>
            <w:b/>
            <w:bCs/>
            <w:sz w:val="20"/>
            <w:szCs w:val="20"/>
          </w:rPr>
          <w:t>2,</w:t>
        </w:r>
        <w:r w:rsidR="00917170" w:rsidRPr="0012530E">
          <w:rPr>
            <w:b/>
            <w:bCs/>
            <w:sz w:val="20"/>
            <w:szCs w:val="20"/>
          </w:rPr>
          <w:t xml:space="preserve"> at </w:t>
        </w:r>
        <w:r w:rsidR="00551011" w:rsidRPr="0012530E">
          <w:rPr>
            <w:b/>
            <w:bCs/>
            <w:sz w:val="20"/>
            <w:szCs w:val="20"/>
          </w:rPr>
          <w:t>6</w:t>
        </w:r>
        <w:r w:rsidR="00E23102" w:rsidRPr="0012530E">
          <w:rPr>
            <w:b/>
            <w:bCs/>
            <w:sz w:val="20"/>
            <w:szCs w:val="20"/>
          </w:rPr>
          <w:t>:30</w:t>
        </w:r>
        <w:r w:rsidR="00917170" w:rsidRPr="0012530E">
          <w:rPr>
            <w:b/>
            <w:bCs/>
            <w:sz w:val="20"/>
            <w:szCs w:val="20"/>
          </w:rPr>
          <w:t xml:space="preserve"> pm</w:t>
        </w:r>
      </w:ins>
    </w:p>
    <w:p w14:paraId="02208F80" w14:textId="362DD8B9" w:rsidR="00224339" w:rsidRPr="0012530E" w:rsidRDefault="006C7541" w:rsidP="00224339">
      <w:pPr>
        <w:pStyle w:val="NoSpacing"/>
        <w:ind w:left="360"/>
        <w:rPr>
          <w:ins w:id="89" w:author="Emily Winchell" w:date="2026-09-25T20:05:00Z" w16du:dateUtc="2026-09-26T00:05:00Z"/>
          <w:sz w:val="20"/>
          <w:szCs w:val="20"/>
        </w:rPr>
      </w:pPr>
      <w:ins w:id="90" w:author="Emily Winchell" w:date="2026-09-25T20:05:00Z" w16du:dateUtc="2026-09-26T00:05:00Z">
        <w:r w:rsidRPr="0012530E">
          <w:rPr>
            <w:sz w:val="20"/>
            <w:szCs w:val="20"/>
          </w:rPr>
          <w:t>Adjournment:</w:t>
        </w:r>
      </w:ins>
    </w:p>
    <w:p w14:paraId="78B40BE4" w14:textId="2A70A014" w:rsidR="005B1E16" w:rsidRPr="00A6448A" w:rsidRDefault="006E0552" w:rsidP="005B1E16">
      <w:pPr>
        <w:pStyle w:val="NoSpacing"/>
        <w:numPr>
          <w:ilvl w:val="0"/>
          <w:numId w:val="7"/>
        </w:numPr>
        <w:rPr>
          <w:ins w:id="91" w:author="Emily Winchell" w:date="2026-09-25T20:05:00Z" w16du:dateUtc="2026-09-26T00:05:00Z"/>
          <w:sz w:val="20"/>
          <w:szCs w:val="20"/>
        </w:rPr>
      </w:pPr>
      <w:ins w:id="92" w:author="Emily Winchell" w:date="2026-09-25T20:05:00Z" w16du:dateUtc="2026-09-26T00:05:00Z">
        <w:r>
          <w:rPr>
            <w:sz w:val="20"/>
            <w:szCs w:val="20"/>
          </w:rPr>
          <w:t>6:</w:t>
        </w:r>
        <w:r w:rsidR="00ED17C1">
          <w:rPr>
            <w:sz w:val="20"/>
            <w:szCs w:val="20"/>
          </w:rPr>
          <w:t>0</w:t>
        </w:r>
        <w:r w:rsidR="00816621">
          <w:rPr>
            <w:sz w:val="20"/>
            <w:szCs w:val="20"/>
          </w:rPr>
          <w:t>5</w:t>
        </w:r>
        <w:r w:rsidR="00BF5CDE" w:rsidRPr="0012530E">
          <w:rPr>
            <w:sz w:val="20"/>
            <w:szCs w:val="20"/>
          </w:rPr>
          <w:t xml:space="preserve"> </w:t>
        </w:r>
        <w:r w:rsidR="005017CC" w:rsidRPr="0012530E">
          <w:rPr>
            <w:sz w:val="20"/>
            <w:szCs w:val="20"/>
          </w:rPr>
          <w:t xml:space="preserve">pm, </w:t>
        </w:r>
        <w:r w:rsidR="00020126" w:rsidRPr="0012530E">
          <w:rPr>
            <w:sz w:val="20"/>
            <w:szCs w:val="20"/>
          </w:rPr>
          <w:t xml:space="preserve">Motion to adjourn by </w:t>
        </w:r>
        <w:r w:rsidR="00816621">
          <w:rPr>
            <w:sz w:val="20"/>
            <w:szCs w:val="20"/>
          </w:rPr>
          <w:t>Dr. Fuller</w:t>
        </w:r>
        <w:r w:rsidR="00BE2344" w:rsidRPr="0012530E">
          <w:rPr>
            <w:sz w:val="20"/>
            <w:szCs w:val="20"/>
          </w:rPr>
          <w:t xml:space="preserve"> </w:t>
        </w:r>
        <w:r w:rsidR="00020126" w:rsidRPr="0012530E">
          <w:rPr>
            <w:sz w:val="20"/>
            <w:szCs w:val="20"/>
          </w:rPr>
          <w:t xml:space="preserve">and </w:t>
        </w:r>
        <w:r w:rsidR="00DD4A42">
          <w:rPr>
            <w:sz w:val="20"/>
            <w:szCs w:val="20"/>
          </w:rPr>
          <w:t>Emily Winchell</w:t>
        </w:r>
        <w:r w:rsidR="00303D4B" w:rsidRPr="0012530E">
          <w:rPr>
            <w:sz w:val="20"/>
            <w:szCs w:val="20"/>
          </w:rPr>
          <w:t xml:space="preserve"> </w:t>
        </w:r>
        <w:r w:rsidR="00020126" w:rsidRPr="0012530E">
          <w:rPr>
            <w:sz w:val="20"/>
            <w:szCs w:val="20"/>
          </w:rPr>
          <w:t>2</w:t>
        </w:r>
        <w:r w:rsidR="00020126" w:rsidRPr="0012530E">
          <w:rPr>
            <w:sz w:val="20"/>
            <w:szCs w:val="20"/>
            <w:vertAlign w:val="superscript"/>
          </w:rPr>
          <w:t>nd</w:t>
        </w:r>
      </w:ins>
    </w:p>
    <w:p w14:paraId="1DF43434" w14:textId="3C83606B" w:rsidR="00A6448A" w:rsidRDefault="00A6448A" w:rsidP="00A6448A">
      <w:pPr>
        <w:pStyle w:val="NoSpacing"/>
        <w:rPr>
          <w:ins w:id="93" w:author="Emily Winchell" w:date="2026-09-25T20:05:00Z" w16du:dateUtc="2026-09-26T00:05:00Z"/>
          <w:sz w:val="20"/>
          <w:szCs w:val="20"/>
          <w:vertAlign w:val="superscript"/>
        </w:rPr>
      </w:pPr>
    </w:p>
    <w:p w14:paraId="1716C530" w14:textId="5F976D85" w:rsidR="00A6448A" w:rsidRDefault="00A6448A" w:rsidP="00A6448A">
      <w:pPr>
        <w:pStyle w:val="NoSpacing"/>
        <w:rPr>
          <w:ins w:id="94" w:author="Emily Winchell" w:date="2026-09-25T20:05:00Z" w16du:dateUtc="2026-09-26T00:05:00Z"/>
          <w:sz w:val="20"/>
          <w:szCs w:val="20"/>
          <w:vertAlign w:val="superscript"/>
        </w:rPr>
      </w:pPr>
    </w:p>
    <w:p w14:paraId="14969E32" w14:textId="713F947D" w:rsidR="00A6448A" w:rsidRDefault="00A6448A" w:rsidP="00A6448A">
      <w:pPr>
        <w:pStyle w:val="NoSpacing"/>
        <w:rPr>
          <w:ins w:id="95" w:author="Emily Winchell" w:date="2026-09-25T20:05:00Z" w16du:dateUtc="2026-09-26T00:05:00Z"/>
          <w:sz w:val="20"/>
          <w:szCs w:val="20"/>
          <w:vertAlign w:val="superscript"/>
        </w:rPr>
      </w:pPr>
    </w:p>
    <w:p w14:paraId="01AE21DF" w14:textId="40D0CD6F" w:rsidR="00423D90" w:rsidRDefault="00423D90" w:rsidP="005B1E16">
      <w:pPr>
        <w:pStyle w:val="NoSpacing"/>
        <w:rPr>
          <w:ins w:id="96" w:author="Emily Winchell" w:date="2026-09-25T20:05:00Z" w16du:dateUtc="2026-09-26T00:05:00Z"/>
          <w:sz w:val="18"/>
          <w:szCs w:val="18"/>
        </w:rPr>
      </w:pPr>
    </w:p>
    <w:p w14:paraId="2565EB59" w14:textId="52028EDF" w:rsidR="00816621" w:rsidRDefault="00816621" w:rsidP="005B1E16">
      <w:pPr>
        <w:pStyle w:val="NoSpacing"/>
        <w:rPr>
          <w:ins w:id="97" w:author="Emily Winchell" w:date="2026-09-25T20:05:00Z" w16du:dateUtc="2026-09-26T00:05:00Z"/>
          <w:sz w:val="18"/>
          <w:szCs w:val="18"/>
        </w:rPr>
      </w:pPr>
    </w:p>
    <w:p w14:paraId="472FDD2C" w14:textId="1244CADC" w:rsidR="00816621" w:rsidRDefault="00816621" w:rsidP="005B1E16">
      <w:pPr>
        <w:pStyle w:val="NoSpacing"/>
        <w:rPr>
          <w:ins w:id="98" w:author="Emily Winchell" w:date="2026-09-25T20:05:00Z" w16du:dateUtc="2026-09-26T00:05:00Z"/>
          <w:sz w:val="18"/>
          <w:szCs w:val="18"/>
        </w:rPr>
      </w:pPr>
    </w:p>
    <w:p w14:paraId="742726A5" w14:textId="1D028825" w:rsidR="00816621" w:rsidRDefault="00816621" w:rsidP="005B1E16">
      <w:pPr>
        <w:pStyle w:val="NoSpacing"/>
        <w:rPr>
          <w:ins w:id="99" w:author="Emily Winchell" w:date="2026-09-25T20:05:00Z" w16du:dateUtc="2026-09-26T00:05:00Z"/>
          <w:sz w:val="18"/>
          <w:szCs w:val="18"/>
        </w:rPr>
      </w:pPr>
    </w:p>
    <w:p w14:paraId="052DC531" w14:textId="47F2A2CC" w:rsidR="00816621" w:rsidRDefault="00816621" w:rsidP="005B1E16">
      <w:pPr>
        <w:pStyle w:val="NoSpacing"/>
        <w:rPr>
          <w:ins w:id="100" w:author="Emily Winchell" w:date="2026-09-25T20:05:00Z" w16du:dateUtc="2026-09-26T00:05:00Z"/>
          <w:sz w:val="18"/>
          <w:szCs w:val="18"/>
        </w:rPr>
      </w:pPr>
    </w:p>
    <w:p w14:paraId="425C3637" w14:textId="6698A81B" w:rsidR="00816621" w:rsidRDefault="00816621" w:rsidP="005B1E16">
      <w:pPr>
        <w:pStyle w:val="NoSpacing"/>
        <w:rPr>
          <w:ins w:id="101" w:author="Emily Winchell" w:date="2026-09-25T20:05:00Z" w16du:dateUtc="2026-09-26T00:05:00Z"/>
          <w:sz w:val="18"/>
          <w:szCs w:val="18"/>
        </w:rPr>
      </w:pPr>
    </w:p>
    <w:p w14:paraId="097602A2" w14:textId="0F4FA6C5" w:rsidR="00816621" w:rsidRDefault="00816621" w:rsidP="005B1E16">
      <w:pPr>
        <w:pStyle w:val="NoSpacing"/>
        <w:rPr>
          <w:ins w:id="102" w:author="Emily Winchell" w:date="2026-09-25T20:05:00Z" w16du:dateUtc="2026-09-26T00:05:00Z"/>
          <w:sz w:val="18"/>
          <w:szCs w:val="18"/>
        </w:rPr>
      </w:pPr>
    </w:p>
    <w:p w14:paraId="7DBD8398" w14:textId="6A6E489D" w:rsidR="00816621" w:rsidRDefault="00816621" w:rsidP="005B1E16">
      <w:pPr>
        <w:pStyle w:val="NoSpacing"/>
        <w:rPr>
          <w:ins w:id="103" w:author="Emily Winchell" w:date="2026-09-25T20:05:00Z" w16du:dateUtc="2026-09-26T00:05:00Z"/>
          <w:sz w:val="18"/>
          <w:szCs w:val="18"/>
        </w:rPr>
      </w:pPr>
    </w:p>
    <w:p w14:paraId="23E4AC8B" w14:textId="16BC0D7E" w:rsidR="00816621" w:rsidRDefault="00816621" w:rsidP="005B1E16">
      <w:pPr>
        <w:pStyle w:val="NoSpacing"/>
        <w:rPr>
          <w:ins w:id="104" w:author="Emily Winchell" w:date="2026-09-25T20:05:00Z" w16du:dateUtc="2026-09-26T00:05:00Z"/>
          <w:sz w:val="18"/>
          <w:szCs w:val="18"/>
        </w:rPr>
      </w:pPr>
    </w:p>
    <w:p w14:paraId="475E48B4" w14:textId="0718087F" w:rsidR="00816621" w:rsidRDefault="00816621" w:rsidP="005B1E16">
      <w:pPr>
        <w:pStyle w:val="NoSpacing"/>
        <w:rPr>
          <w:ins w:id="105" w:author="Emily Winchell" w:date="2026-09-25T20:05:00Z" w16du:dateUtc="2026-09-26T00:05:00Z"/>
          <w:sz w:val="18"/>
          <w:szCs w:val="18"/>
        </w:rPr>
      </w:pPr>
    </w:p>
    <w:p w14:paraId="400AA137" w14:textId="72D793D8" w:rsidR="00816621" w:rsidRDefault="00816621" w:rsidP="005B1E16">
      <w:pPr>
        <w:pStyle w:val="NoSpacing"/>
        <w:rPr>
          <w:ins w:id="106" w:author="Emily Winchell" w:date="2026-09-25T20:05:00Z" w16du:dateUtc="2026-09-26T00:05:00Z"/>
          <w:sz w:val="18"/>
          <w:szCs w:val="18"/>
        </w:rPr>
      </w:pPr>
    </w:p>
    <w:p w14:paraId="534FAFA4" w14:textId="33120F41" w:rsidR="00816621" w:rsidRDefault="00816621" w:rsidP="005B1E16">
      <w:pPr>
        <w:pStyle w:val="NoSpacing"/>
        <w:rPr>
          <w:ins w:id="107" w:author="Emily Winchell" w:date="2026-09-25T20:05:00Z" w16du:dateUtc="2026-09-26T00:05:00Z"/>
          <w:sz w:val="18"/>
          <w:szCs w:val="18"/>
        </w:rPr>
      </w:pPr>
    </w:p>
    <w:p w14:paraId="56E000EF" w14:textId="6A90C63C" w:rsidR="00816621" w:rsidRDefault="00816621" w:rsidP="005B1E16">
      <w:pPr>
        <w:pStyle w:val="NoSpacing"/>
        <w:rPr>
          <w:ins w:id="108" w:author="Emily Winchell" w:date="2026-09-25T20:05:00Z" w16du:dateUtc="2026-09-26T00:05:00Z"/>
          <w:sz w:val="18"/>
          <w:szCs w:val="18"/>
        </w:rPr>
      </w:pPr>
    </w:p>
    <w:p w14:paraId="4F11DDD6" w14:textId="7B78461C" w:rsidR="00816621" w:rsidRDefault="00816621" w:rsidP="005B1E16">
      <w:pPr>
        <w:pStyle w:val="NoSpacing"/>
        <w:rPr>
          <w:ins w:id="109" w:author="Emily Winchell" w:date="2026-09-25T20:05:00Z" w16du:dateUtc="2026-09-26T00:05:00Z"/>
          <w:sz w:val="18"/>
          <w:szCs w:val="18"/>
        </w:rPr>
      </w:pPr>
    </w:p>
    <w:p w14:paraId="5026AB8A" w14:textId="768FA146" w:rsidR="00816621" w:rsidRDefault="00816621" w:rsidP="005B1E16">
      <w:pPr>
        <w:pStyle w:val="NoSpacing"/>
        <w:rPr>
          <w:ins w:id="110" w:author="Emily Winchell" w:date="2026-09-25T20:05:00Z" w16du:dateUtc="2026-09-26T00:05:00Z"/>
          <w:sz w:val="18"/>
          <w:szCs w:val="18"/>
        </w:rPr>
      </w:pPr>
    </w:p>
    <w:p w14:paraId="7F2AF9F4" w14:textId="77777777" w:rsidR="00816621" w:rsidRDefault="00816621" w:rsidP="005B1E16">
      <w:pPr>
        <w:pStyle w:val="NoSpacing"/>
        <w:rPr>
          <w:ins w:id="111" w:author="Emily Winchell" w:date="2026-09-25T20:05:00Z" w16du:dateUtc="2026-09-26T00:05:00Z"/>
          <w:sz w:val="18"/>
          <w:szCs w:val="18"/>
        </w:rPr>
      </w:pPr>
    </w:p>
    <w:p w14:paraId="50A8F042" w14:textId="7B747613" w:rsidR="00423D90" w:rsidRDefault="00423D90" w:rsidP="005B1E16">
      <w:pPr>
        <w:pStyle w:val="NoSpacing"/>
        <w:rPr>
          <w:ins w:id="112" w:author="Emily Winchell" w:date="2026-09-25T20:05:00Z" w16du:dateUtc="2026-09-26T00:05:00Z"/>
          <w:sz w:val="18"/>
          <w:szCs w:val="18"/>
        </w:rPr>
      </w:pPr>
    </w:p>
    <w:p w14:paraId="3DE2A69F" w14:textId="3B1EF502" w:rsidR="007051D6" w:rsidRDefault="007051D6" w:rsidP="005B1E16">
      <w:pPr>
        <w:pStyle w:val="NoSpacing"/>
        <w:rPr>
          <w:ins w:id="113" w:author="Emily Winchell" w:date="2026-09-25T20:05:00Z" w16du:dateUtc="2026-09-26T00:05:00Z"/>
          <w:sz w:val="18"/>
          <w:szCs w:val="18"/>
        </w:rPr>
      </w:pPr>
    </w:p>
    <w:p w14:paraId="2DAA2000" w14:textId="729A6468" w:rsidR="007051D6" w:rsidRDefault="007051D6" w:rsidP="005B1E16">
      <w:pPr>
        <w:pStyle w:val="NoSpacing"/>
        <w:rPr>
          <w:ins w:id="114" w:author="Emily Winchell" w:date="2026-09-25T20:05:00Z" w16du:dateUtc="2026-09-26T00:05:00Z"/>
          <w:sz w:val="18"/>
          <w:szCs w:val="18"/>
        </w:rPr>
      </w:pPr>
    </w:p>
    <w:p w14:paraId="280AE3C4" w14:textId="44D0A4F4" w:rsidR="007051D6" w:rsidRDefault="007051D6" w:rsidP="005B1E16">
      <w:pPr>
        <w:pStyle w:val="NoSpacing"/>
        <w:rPr>
          <w:ins w:id="115" w:author="Emily Winchell" w:date="2026-09-25T20:05:00Z" w16du:dateUtc="2026-09-26T00:05:00Z"/>
          <w:sz w:val="18"/>
          <w:szCs w:val="18"/>
        </w:rPr>
      </w:pPr>
    </w:p>
    <w:p w14:paraId="1354FAD0" w14:textId="3E26ACB1" w:rsidR="007051D6" w:rsidRDefault="007051D6" w:rsidP="005B1E16">
      <w:pPr>
        <w:pStyle w:val="NoSpacing"/>
        <w:rPr>
          <w:ins w:id="116" w:author="Emily Winchell" w:date="2026-09-25T20:05:00Z" w16du:dateUtc="2026-09-26T00:05:00Z"/>
          <w:sz w:val="18"/>
          <w:szCs w:val="18"/>
        </w:rPr>
      </w:pPr>
    </w:p>
    <w:p w14:paraId="6CBBE5CE" w14:textId="7F6BF210" w:rsidR="007051D6" w:rsidRDefault="007051D6" w:rsidP="005B1E16">
      <w:pPr>
        <w:pStyle w:val="NoSpacing"/>
        <w:rPr>
          <w:ins w:id="117" w:author="Emily Winchell" w:date="2026-09-25T20:05:00Z" w16du:dateUtc="2026-09-26T00:05:00Z"/>
          <w:sz w:val="18"/>
          <w:szCs w:val="18"/>
        </w:rPr>
      </w:pPr>
    </w:p>
    <w:p w14:paraId="6B32551C" w14:textId="04F7F269" w:rsidR="007051D6" w:rsidRDefault="007051D6" w:rsidP="005B1E16">
      <w:pPr>
        <w:pStyle w:val="NoSpacing"/>
        <w:rPr>
          <w:ins w:id="118" w:author="Emily Winchell" w:date="2026-09-25T20:05:00Z" w16du:dateUtc="2026-09-26T00:05:00Z"/>
          <w:sz w:val="18"/>
          <w:szCs w:val="18"/>
        </w:rPr>
      </w:pPr>
    </w:p>
    <w:p w14:paraId="371B5487" w14:textId="2E86833B" w:rsidR="007051D6" w:rsidRDefault="007051D6" w:rsidP="005B1E16">
      <w:pPr>
        <w:pStyle w:val="NoSpacing"/>
        <w:rPr>
          <w:ins w:id="119" w:author="Emily Winchell" w:date="2026-09-25T20:05:00Z" w16du:dateUtc="2026-09-26T00:05:00Z"/>
          <w:sz w:val="18"/>
          <w:szCs w:val="18"/>
        </w:rPr>
      </w:pPr>
    </w:p>
    <w:p w14:paraId="79652D25" w14:textId="3981E5EB" w:rsidR="007051D6" w:rsidRDefault="007051D6" w:rsidP="005B1E16">
      <w:pPr>
        <w:pStyle w:val="NoSpacing"/>
        <w:rPr>
          <w:ins w:id="120" w:author="Emily Winchell" w:date="2026-09-25T20:05:00Z" w16du:dateUtc="2026-09-26T00:05:00Z"/>
          <w:sz w:val="18"/>
          <w:szCs w:val="18"/>
        </w:rPr>
      </w:pPr>
    </w:p>
    <w:p w14:paraId="475E3D6A" w14:textId="0566EB92" w:rsidR="007051D6" w:rsidRDefault="007051D6" w:rsidP="005B1E16">
      <w:pPr>
        <w:pStyle w:val="NoSpacing"/>
        <w:rPr>
          <w:ins w:id="121" w:author="Emily Winchell" w:date="2026-09-25T20:05:00Z" w16du:dateUtc="2026-09-26T00:05:00Z"/>
          <w:sz w:val="18"/>
          <w:szCs w:val="18"/>
        </w:rPr>
      </w:pPr>
    </w:p>
    <w:p w14:paraId="5867EE45" w14:textId="262CA9AE" w:rsidR="007051D6" w:rsidRDefault="007051D6" w:rsidP="005B1E16">
      <w:pPr>
        <w:pStyle w:val="NoSpacing"/>
        <w:rPr>
          <w:ins w:id="122" w:author="Emily Winchell" w:date="2026-09-25T20:05:00Z" w16du:dateUtc="2026-09-26T00:05:00Z"/>
          <w:sz w:val="18"/>
          <w:szCs w:val="18"/>
        </w:rPr>
      </w:pPr>
    </w:p>
    <w:p w14:paraId="1A763F2C" w14:textId="45622EFC" w:rsidR="007051D6" w:rsidRDefault="007051D6" w:rsidP="005B1E16">
      <w:pPr>
        <w:pStyle w:val="NoSpacing"/>
        <w:rPr>
          <w:ins w:id="123" w:author="Emily Winchell" w:date="2026-09-25T20:05:00Z" w16du:dateUtc="2026-09-26T00:05:00Z"/>
          <w:sz w:val="18"/>
          <w:szCs w:val="18"/>
        </w:rPr>
      </w:pPr>
    </w:p>
    <w:p w14:paraId="62B155A2" w14:textId="482F0AC2" w:rsidR="007051D6" w:rsidRDefault="007051D6" w:rsidP="005B1E16">
      <w:pPr>
        <w:pStyle w:val="NoSpacing"/>
        <w:rPr>
          <w:ins w:id="124" w:author="Emily Winchell" w:date="2026-09-25T20:05:00Z" w16du:dateUtc="2026-09-26T00:05:00Z"/>
          <w:sz w:val="18"/>
          <w:szCs w:val="18"/>
        </w:rPr>
      </w:pPr>
    </w:p>
    <w:p w14:paraId="4FBC8553" w14:textId="0E539A9F" w:rsidR="007051D6" w:rsidRDefault="007051D6" w:rsidP="005B1E16">
      <w:pPr>
        <w:pStyle w:val="NoSpacing"/>
        <w:rPr>
          <w:ins w:id="125" w:author="Emily Winchell" w:date="2026-09-25T20:05:00Z" w16du:dateUtc="2026-09-26T00:05:00Z"/>
          <w:sz w:val="18"/>
          <w:szCs w:val="18"/>
        </w:rPr>
      </w:pPr>
    </w:p>
    <w:p w14:paraId="385F7498" w14:textId="4108B2DA" w:rsidR="007051D6" w:rsidRDefault="007051D6" w:rsidP="005B1E16">
      <w:pPr>
        <w:pStyle w:val="NoSpacing"/>
        <w:rPr>
          <w:ins w:id="126" w:author="Emily Winchell" w:date="2026-09-25T20:05:00Z" w16du:dateUtc="2026-09-26T00:05:00Z"/>
          <w:sz w:val="18"/>
          <w:szCs w:val="18"/>
        </w:rPr>
      </w:pPr>
    </w:p>
    <w:p w14:paraId="05C2218D" w14:textId="038DD539" w:rsidR="007051D6" w:rsidRDefault="007051D6" w:rsidP="005B1E16">
      <w:pPr>
        <w:pStyle w:val="NoSpacing"/>
        <w:rPr>
          <w:ins w:id="127" w:author="Emily Winchell" w:date="2026-09-25T20:05:00Z" w16du:dateUtc="2026-09-26T00:05:00Z"/>
          <w:sz w:val="18"/>
          <w:szCs w:val="18"/>
        </w:rPr>
      </w:pPr>
    </w:p>
    <w:p w14:paraId="7339AB9E" w14:textId="0679CA48" w:rsidR="007051D6" w:rsidRDefault="007051D6" w:rsidP="005B1E16">
      <w:pPr>
        <w:pStyle w:val="NoSpacing"/>
        <w:rPr>
          <w:ins w:id="128" w:author="Emily Winchell" w:date="2026-09-25T20:05:00Z" w16du:dateUtc="2026-09-26T00:05:00Z"/>
          <w:sz w:val="18"/>
          <w:szCs w:val="18"/>
        </w:rPr>
      </w:pPr>
    </w:p>
    <w:p w14:paraId="0951E5A1" w14:textId="25E3112E" w:rsidR="007051D6" w:rsidRDefault="007051D6" w:rsidP="005B1E16">
      <w:pPr>
        <w:pStyle w:val="NoSpacing"/>
        <w:rPr>
          <w:ins w:id="129" w:author="Emily Winchell" w:date="2026-09-25T20:05:00Z" w16du:dateUtc="2026-09-26T00:05:00Z"/>
          <w:sz w:val="18"/>
          <w:szCs w:val="18"/>
        </w:rPr>
      </w:pPr>
    </w:p>
    <w:p w14:paraId="1316D453" w14:textId="6DDC39FC" w:rsidR="007051D6" w:rsidRDefault="007051D6" w:rsidP="005B1E16">
      <w:pPr>
        <w:pStyle w:val="NoSpacing"/>
        <w:rPr>
          <w:ins w:id="130" w:author="Emily Winchell" w:date="2026-09-25T20:05:00Z" w16du:dateUtc="2026-09-26T00:05:00Z"/>
          <w:sz w:val="18"/>
          <w:szCs w:val="18"/>
        </w:rPr>
      </w:pPr>
    </w:p>
    <w:p w14:paraId="34A95D7A" w14:textId="6073DE92" w:rsidR="007051D6" w:rsidRDefault="007051D6" w:rsidP="005B1E16">
      <w:pPr>
        <w:pStyle w:val="NoSpacing"/>
        <w:rPr>
          <w:ins w:id="131" w:author="Emily Winchell" w:date="2026-09-25T20:05:00Z" w16du:dateUtc="2026-09-26T00:05:00Z"/>
          <w:sz w:val="18"/>
          <w:szCs w:val="18"/>
        </w:rPr>
      </w:pPr>
    </w:p>
    <w:p w14:paraId="582E6B4B" w14:textId="07D6F770" w:rsidR="007051D6" w:rsidRDefault="007051D6" w:rsidP="005B1E16">
      <w:pPr>
        <w:pStyle w:val="NoSpacing"/>
        <w:rPr>
          <w:ins w:id="132" w:author="Emily Winchell" w:date="2026-09-25T20:05:00Z" w16du:dateUtc="2026-09-26T00:05:00Z"/>
          <w:sz w:val="18"/>
          <w:szCs w:val="18"/>
        </w:rPr>
      </w:pPr>
    </w:p>
    <w:p w14:paraId="5CDF3956" w14:textId="7AA7742D" w:rsidR="007051D6" w:rsidRDefault="007051D6" w:rsidP="005B1E16">
      <w:pPr>
        <w:pStyle w:val="NoSpacing"/>
        <w:rPr>
          <w:ins w:id="133" w:author="Emily Winchell" w:date="2026-09-25T20:05:00Z" w16du:dateUtc="2026-09-26T00:05:00Z"/>
          <w:sz w:val="18"/>
          <w:szCs w:val="18"/>
        </w:rPr>
      </w:pPr>
    </w:p>
    <w:p w14:paraId="0520DDAF" w14:textId="58E53573" w:rsidR="007051D6" w:rsidRDefault="007051D6" w:rsidP="005B1E16">
      <w:pPr>
        <w:pStyle w:val="NoSpacing"/>
        <w:rPr>
          <w:ins w:id="134" w:author="Emily Winchell" w:date="2026-09-25T20:05:00Z" w16du:dateUtc="2026-09-26T00:05:00Z"/>
          <w:sz w:val="18"/>
          <w:szCs w:val="18"/>
        </w:rPr>
      </w:pPr>
    </w:p>
    <w:p w14:paraId="6C40636D" w14:textId="7D3346F4" w:rsidR="007051D6" w:rsidRDefault="007051D6" w:rsidP="005B1E16">
      <w:pPr>
        <w:pStyle w:val="NoSpacing"/>
        <w:rPr>
          <w:ins w:id="135" w:author="Emily Winchell" w:date="2026-09-25T20:05:00Z" w16du:dateUtc="2026-09-26T00:05:00Z"/>
          <w:sz w:val="18"/>
          <w:szCs w:val="18"/>
        </w:rPr>
      </w:pPr>
    </w:p>
    <w:p w14:paraId="3335F04F" w14:textId="3750CF4E" w:rsidR="007051D6" w:rsidRDefault="007051D6" w:rsidP="005B1E16">
      <w:pPr>
        <w:pStyle w:val="NoSpacing"/>
        <w:rPr>
          <w:ins w:id="136" w:author="Emily Winchell" w:date="2026-09-25T20:05:00Z" w16du:dateUtc="2026-09-26T00:05:00Z"/>
          <w:sz w:val="18"/>
          <w:szCs w:val="18"/>
        </w:rPr>
      </w:pPr>
    </w:p>
    <w:p w14:paraId="322DBD8D" w14:textId="1FCD9860" w:rsidR="007051D6" w:rsidRDefault="007051D6" w:rsidP="005B1E16">
      <w:pPr>
        <w:pStyle w:val="NoSpacing"/>
        <w:rPr>
          <w:ins w:id="137" w:author="Emily Winchell" w:date="2026-09-25T20:05:00Z" w16du:dateUtc="2026-09-26T00:05:00Z"/>
          <w:sz w:val="18"/>
          <w:szCs w:val="18"/>
        </w:rPr>
      </w:pPr>
    </w:p>
    <w:p w14:paraId="2D5B5FA9" w14:textId="2571A67F" w:rsidR="007051D6" w:rsidRDefault="007051D6" w:rsidP="005B1E16">
      <w:pPr>
        <w:pStyle w:val="NoSpacing"/>
        <w:rPr>
          <w:ins w:id="138" w:author="Emily Winchell" w:date="2026-09-25T20:05:00Z" w16du:dateUtc="2026-09-26T00:05:00Z"/>
          <w:sz w:val="18"/>
          <w:szCs w:val="18"/>
        </w:rPr>
      </w:pPr>
    </w:p>
    <w:p w14:paraId="140D1049" w14:textId="54367232" w:rsidR="007051D6" w:rsidRDefault="007051D6" w:rsidP="005B1E16">
      <w:pPr>
        <w:pStyle w:val="NoSpacing"/>
        <w:rPr>
          <w:ins w:id="139" w:author="Emily Winchell" w:date="2026-09-25T20:05:00Z" w16du:dateUtc="2026-09-26T00:05:00Z"/>
          <w:sz w:val="18"/>
          <w:szCs w:val="18"/>
        </w:rPr>
      </w:pPr>
    </w:p>
    <w:p w14:paraId="47C7D26A" w14:textId="57DFF5B6" w:rsidR="007051D6" w:rsidRDefault="007051D6" w:rsidP="005B1E16">
      <w:pPr>
        <w:pStyle w:val="NoSpacing"/>
        <w:rPr>
          <w:ins w:id="140" w:author="Emily Winchell" w:date="2026-09-25T20:05:00Z" w16du:dateUtc="2026-09-26T00:05:00Z"/>
          <w:sz w:val="18"/>
          <w:szCs w:val="18"/>
        </w:rPr>
      </w:pPr>
    </w:p>
    <w:p w14:paraId="45E232B7" w14:textId="11C06A07" w:rsidR="007051D6" w:rsidRDefault="007051D6" w:rsidP="005B1E16">
      <w:pPr>
        <w:pStyle w:val="NoSpacing"/>
        <w:rPr>
          <w:ins w:id="141" w:author="Emily Winchell" w:date="2026-09-25T20:05:00Z" w16du:dateUtc="2026-09-26T00:05:00Z"/>
          <w:sz w:val="18"/>
          <w:szCs w:val="18"/>
        </w:rPr>
      </w:pPr>
    </w:p>
    <w:p w14:paraId="1DB05654" w14:textId="10EC8872" w:rsidR="007051D6" w:rsidRDefault="007051D6" w:rsidP="005B1E16">
      <w:pPr>
        <w:pStyle w:val="NoSpacing"/>
        <w:rPr>
          <w:ins w:id="142" w:author="Emily Winchell" w:date="2026-09-25T20:05:00Z" w16du:dateUtc="2026-09-26T00:05:00Z"/>
          <w:sz w:val="18"/>
          <w:szCs w:val="18"/>
        </w:rPr>
      </w:pPr>
    </w:p>
    <w:p w14:paraId="5D3B2C2B" w14:textId="421A54A6" w:rsidR="007051D6" w:rsidRDefault="007051D6" w:rsidP="005B1E16">
      <w:pPr>
        <w:pStyle w:val="NoSpacing"/>
        <w:rPr>
          <w:ins w:id="143" w:author="Emily Winchell" w:date="2026-09-25T20:05:00Z" w16du:dateUtc="2026-09-26T00:05:00Z"/>
          <w:sz w:val="18"/>
          <w:szCs w:val="18"/>
        </w:rPr>
      </w:pPr>
    </w:p>
    <w:p w14:paraId="072E34C8" w14:textId="12AB9348" w:rsidR="007051D6" w:rsidRDefault="007051D6" w:rsidP="005B1E16">
      <w:pPr>
        <w:pStyle w:val="NoSpacing"/>
        <w:rPr>
          <w:ins w:id="144" w:author="Emily Winchell" w:date="2026-09-25T20:05:00Z" w16du:dateUtc="2026-09-26T00:05:00Z"/>
          <w:sz w:val="18"/>
          <w:szCs w:val="18"/>
        </w:rPr>
      </w:pPr>
    </w:p>
    <w:p w14:paraId="5B3DF497" w14:textId="72DD30F9" w:rsidR="007051D6" w:rsidRDefault="007051D6" w:rsidP="005B1E16">
      <w:pPr>
        <w:pStyle w:val="NoSpacing"/>
        <w:rPr>
          <w:ins w:id="145" w:author="Emily Winchell" w:date="2026-09-25T20:05:00Z" w16du:dateUtc="2026-09-26T00:05:00Z"/>
          <w:sz w:val="18"/>
          <w:szCs w:val="18"/>
        </w:rPr>
      </w:pPr>
    </w:p>
    <w:p w14:paraId="2AACC4C8" w14:textId="4105FE1B" w:rsidR="007051D6" w:rsidRDefault="007051D6" w:rsidP="005B1E16">
      <w:pPr>
        <w:pStyle w:val="NoSpacing"/>
        <w:rPr>
          <w:ins w:id="146" w:author="Emily Winchell" w:date="2026-09-25T20:05:00Z" w16du:dateUtc="2026-09-26T00:05:00Z"/>
          <w:sz w:val="18"/>
          <w:szCs w:val="18"/>
        </w:rPr>
      </w:pPr>
    </w:p>
    <w:p w14:paraId="1DF2164C" w14:textId="6B4E15D5" w:rsidR="007051D6" w:rsidRDefault="007051D6" w:rsidP="005B1E16">
      <w:pPr>
        <w:pStyle w:val="NoSpacing"/>
        <w:rPr>
          <w:ins w:id="147" w:author="Emily Winchell" w:date="2026-09-25T20:05:00Z" w16du:dateUtc="2026-09-26T00:05:00Z"/>
          <w:sz w:val="18"/>
          <w:szCs w:val="18"/>
        </w:rPr>
      </w:pPr>
    </w:p>
    <w:p w14:paraId="2DA87D5F" w14:textId="33DE7C0E" w:rsidR="007051D6" w:rsidRDefault="007051D6" w:rsidP="005B1E16">
      <w:pPr>
        <w:pStyle w:val="NoSpacing"/>
        <w:rPr>
          <w:ins w:id="148" w:author="Emily Winchell" w:date="2026-09-25T20:05:00Z" w16du:dateUtc="2026-09-26T00:05:00Z"/>
          <w:sz w:val="18"/>
          <w:szCs w:val="18"/>
        </w:rPr>
      </w:pPr>
    </w:p>
    <w:p w14:paraId="7949F70E" w14:textId="77777777" w:rsidR="007051D6" w:rsidRDefault="007051D6" w:rsidP="005B1E16">
      <w:pPr>
        <w:pStyle w:val="NoSpacing"/>
        <w:rPr>
          <w:ins w:id="149" w:author="Emily Winchell" w:date="2026-09-25T20:05:00Z" w16du:dateUtc="2026-09-26T00:05:00Z"/>
          <w:sz w:val="18"/>
          <w:szCs w:val="18"/>
        </w:rPr>
      </w:pPr>
    </w:p>
    <w:p w14:paraId="60973169" w14:textId="77777777" w:rsidR="0016746C" w:rsidRDefault="0016746C" w:rsidP="0008334D">
      <w:pPr>
        <w:jc w:val="center"/>
        <w:rPr>
          <w:ins w:id="150" w:author="Emily Winchell" w:date="2026-09-25T20:05:00Z" w16du:dateUtc="2026-09-26T00:05:00Z"/>
        </w:rPr>
      </w:pPr>
    </w:p>
    <w:p w14:paraId="63675398" w14:textId="77777777" w:rsidR="0016746C" w:rsidRPr="007051D6" w:rsidRDefault="0016746C" w:rsidP="0016746C">
      <w:pPr>
        <w:autoSpaceDE w:val="0"/>
        <w:autoSpaceDN w:val="0"/>
        <w:adjustRightInd w:val="0"/>
        <w:spacing w:after="0" w:line="240" w:lineRule="auto"/>
        <w:rPr>
          <w:ins w:id="151" w:author="Emily Winchell" w:date="2026-09-25T20:05:00Z" w16du:dateUtc="2026-09-26T00:05:00Z"/>
          <w:rFonts w:ascii="Calibri" w:hAnsi="Calibri" w:cs="Calibri"/>
          <w:b/>
          <w:bCs/>
          <w:color w:val="000000"/>
          <w:sz w:val="40"/>
          <w:szCs w:val="40"/>
          <w:u w:val="single"/>
        </w:rPr>
      </w:pPr>
      <w:ins w:id="152" w:author="Emily Winchell" w:date="2026-09-25T20:05:00Z" w16du:dateUtc="2026-09-26T00:05:00Z">
        <w:r w:rsidRPr="007051D6">
          <w:rPr>
            <w:rFonts w:ascii="Calibri" w:hAnsi="Calibri" w:cs="Calibri"/>
            <w:b/>
            <w:bCs/>
            <w:color w:val="000000"/>
            <w:sz w:val="40"/>
            <w:szCs w:val="40"/>
            <w:u w:val="single"/>
          </w:rPr>
          <w:t>Treasurer’s Report</w:t>
        </w:r>
      </w:ins>
    </w:p>
    <w:p w14:paraId="0DFEC7FC" w14:textId="1A76C943" w:rsidR="0016746C" w:rsidRDefault="0016746C" w:rsidP="0016746C">
      <w:pPr>
        <w:autoSpaceDE w:val="0"/>
        <w:autoSpaceDN w:val="0"/>
        <w:adjustRightInd w:val="0"/>
        <w:spacing w:after="0" w:line="240" w:lineRule="auto"/>
        <w:rPr>
          <w:ins w:id="153" w:author="Emily Winchell" w:date="2026-09-25T20:05:00Z" w16du:dateUtc="2026-09-26T00:05:00Z"/>
          <w:rFonts w:ascii="Calibri" w:hAnsi="Calibri" w:cs="Calibri"/>
          <w:b/>
          <w:bCs/>
          <w:color w:val="000000"/>
          <w:sz w:val="40"/>
          <w:szCs w:val="40"/>
          <w:u w:val="single"/>
        </w:rPr>
      </w:pPr>
      <w:ins w:id="154" w:author="Emily Winchell" w:date="2026-09-25T20:05:00Z" w16du:dateUtc="2026-09-26T00:05:00Z">
        <w:r w:rsidRPr="007051D6">
          <w:rPr>
            <w:rFonts w:ascii="Calibri" w:hAnsi="Calibri" w:cs="Calibri"/>
            <w:b/>
            <w:bCs/>
            <w:color w:val="000000"/>
            <w:sz w:val="40"/>
            <w:szCs w:val="40"/>
            <w:u w:val="single"/>
          </w:rPr>
          <w:t>1/1/2023 – 1/31/2023</w:t>
        </w:r>
      </w:ins>
    </w:p>
    <w:p w14:paraId="5A13C968" w14:textId="77777777" w:rsidR="007051D6" w:rsidRPr="007051D6" w:rsidRDefault="007051D6" w:rsidP="0016746C">
      <w:pPr>
        <w:autoSpaceDE w:val="0"/>
        <w:autoSpaceDN w:val="0"/>
        <w:adjustRightInd w:val="0"/>
        <w:spacing w:after="0" w:line="240" w:lineRule="auto"/>
        <w:rPr>
          <w:ins w:id="155" w:author="Emily Winchell" w:date="2026-09-25T20:05:00Z" w16du:dateUtc="2026-09-26T00:05:00Z"/>
          <w:rFonts w:ascii="Calibri" w:hAnsi="Calibri" w:cs="Calibri"/>
          <w:b/>
          <w:bCs/>
          <w:color w:val="000000"/>
          <w:sz w:val="40"/>
          <w:szCs w:val="40"/>
          <w:u w:val="single"/>
        </w:rPr>
      </w:pPr>
    </w:p>
    <w:p w14:paraId="024AD941" w14:textId="77777777" w:rsidR="0016746C" w:rsidRDefault="0016746C" w:rsidP="0016746C">
      <w:pPr>
        <w:autoSpaceDE w:val="0"/>
        <w:autoSpaceDN w:val="0"/>
        <w:adjustRightInd w:val="0"/>
        <w:spacing w:after="0" w:line="240" w:lineRule="auto"/>
        <w:rPr>
          <w:ins w:id="156" w:author="Emily Winchell" w:date="2026-09-25T20:05:00Z" w16du:dateUtc="2026-09-26T00:05:00Z"/>
          <w:rFonts w:ascii="Calibri-BoldItalic" w:hAnsi="Calibri-BoldItalic" w:cs="Calibri-BoldItalic"/>
          <w:b/>
          <w:bCs/>
          <w:i/>
          <w:iCs/>
          <w:color w:val="000000"/>
          <w:sz w:val="29"/>
          <w:szCs w:val="29"/>
        </w:rPr>
      </w:pPr>
      <w:ins w:id="157" w:author="Emily Winchell" w:date="2026-09-25T20:05:00Z" w16du:dateUtc="2026-09-26T00:05:00Z">
        <w:r>
          <w:rPr>
            <w:rFonts w:ascii="Calibri-BoldItalic" w:hAnsi="Calibri-BoldItalic" w:cs="Calibri-BoldItalic"/>
            <w:b/>
            <w:bCs/>
            <w:i/>
            <w:iCs/>
            <w:color w:val="000000"/>
            <w:sz w:val="29"/>
            <w:szCs w:val="29"/>
          </w:rPr>
          <w:t>General Account</w:t>
        </w:r>
      </w:ins>
    </w:p>
    <w:p w14:paraId="0C7D49C4" w14:textId="77777777" w:rsidR="0016746C" w:rsidRDefault="0016746C" w:rsidP="0016746C">
      <w:pPr>
        <w:autoSpaceDE w:val="0"/>
        <w:autoSpaceDN w:val="0"/>
        <w:adjustRightInd w:val="0"/>
        <w:spacing w:after="0" w:line="240" w:lineRule="auto"/>
        <w:rPr>
          <w:ins w:id="158" w:author="Emily Winchell" w:date="2026-09-25T20:05:00Z" w16du:dateUtc="2026-09-26T00:05:00Z"/>
          <w:rFonts w:ascii="Calibri" w:hAnsi="Calibri" w:cs="Calibri"/>
          <w:color w:val="000000"/>
          <w:sz w:val="24"/>
          <w:szCs w:val="24"/>
        </w:rPr>
      </w:pPr>
      <w:ins w:id="159" w:author="Emily Winchell" w:date="2026-09-25T20:05:00Z" w16du:dateUtc="2026-09-26T00:05:00Z">
        <w:r>
          <w:rPr>
            <w:rFonts w:ascii="Calibri" w:hAnsi="Calibri" w:cs="Calibri"/>
            <w:color w:val="000000"/>
            <w:sz w:val="24"/>
            <w:szCs w:val="24"/>
          </w:rPr>
          <w:t>Opening Balance 1/1/22: $15971.12</w:t>
        </w:r>
      </w:ins>
    </w:p>
    <w:p w14:paraId="3D838BB1" w14:textId="77777777" w:rsidR="0016746C" w:rsidRDefault="0016746C" w:rsidP="0016746C">
      <w:pPr>
        <w:autoSpaceDE w:val="0"/>
        <w:autoSpaceDN w:val="0"/>
        <w:adjustRightInd w:val="0"/>
        <w:spacing w:after="0" w:line="240" w:lineRule="auto"/>
        <w:rPr>
          <w:ins w:id="160" w:author="Emily Winchell" w:date="2026-09-25T20:05:00Z" w16du:dateUtc="2026-09-26T00:05:00Z"/>
          <w:rFonts w:ascii="Calibri" w:hAnsi="Calibri" w:cs="Calibri"/>
          <w:color w:val="000000"/>
          <w:sz w:val="20"/>
          <w:szCs w:val="20"/>
        </w:rPr>
      </w:pPr>
      <w:ins w:id="161" w:author="Emily Winchell" w:date="2026-09-25T20:05:00Z" w16du:dateUtc="2026-09-26T00:05:00Z">
        <w:r>
          <w:rPr>
            <w:rFonts w:ascii="SymbolMT" w:hAnsi="SymbolMT" w:cs="SymbolMT"/>
            <w:color w:val="000000"/>
            <w:sz w:val="20"/>
            <w:szCs w:val="20"/>
          </w:rPr>
          <w:t xml:space="preserve">• </w:t>
        </w:r>
        <w:r>
          <w:rPr>
            <w:rFonts w:ascii="Calibri" w:hAnsi="Calibri" w:cs="Calibri"/>
            <w:color w:val="000000"/>
            <w:sz w:val="20"/>
            <w:szCs w:val="20"/>
          </w:rPr>
          <w:t>Expenses NONE</w:t>
        </w:r>
      </w:ins>
    </w:p>
    <w:p w14:paraId="7A92EB91" w14:textId="77777777" w:rsidR="0016746C" w:rsidRDefault="0016746C" w:rsidP="0016746C">
      <w:pPr>
        <w:autoSpaceDE w:val="0"/>
        <w:autoSpaceDN w:val="0"/>
        <w:adjustRightInd w:val="0"/>
        <w:spacing w:after="0" w:line="240" w:lineRule="auto"/>
        <w:rPr>
          <w:ins w:id="162" w:author="Emily Winchell" w:date="2026-09-25T20:05:00Z" w16du:dateUtc="2026-09-26T00:05:00Z"/>
          <w:rFonts w:ascii="Calibri" w:hAnsi="Calibri" w:cs="Calibri"/>
          <w:color w:val="000000"/>
          <w:sz w:val="20"/>
          <w:szCs w:val="20"/>
        </w:rPr>
      </w:pPr>
      <w:ins w:id="163" w:author="Emily Winchell" w:date="2026-09-25T20:05:00Z" w16du:dateUtc="2026-09-26T00:05:00Z">
        <w:r>
          <w:rPr>
            <w:rFonts w:ascii="SymbolMT" w:hAnsi="SymbolMT" w:cs="SymbolMT"/>
            <w:color w:val="000000"/>
            <w:sz w:val="20"/>
            <w:szCs w:val="20"/>
          </w:rPr>
          <w:t xml:space="preserve">• </w:t>
        </w:r>
        <w:r>
          <w:rPr>
            <w:rFonts w:ascii="Calibri" w:hAnsi="Calibri" w:cs="Calibri"/>
            <w:color w:val="000000"/>
            <w:sz w:val="20"/>
            <w:szCs w:val="20"/>
          </w:rPr>
          <w:t>Receipts</w:t>
        </w:r>
      </w:ins>
    </w:p>
    <w:p w14:paraId="71640844" w14:textId="77777777" w:rsidR="0016746C" w:rsidRDefault="0016746C" w:rsidP="0016746C">
      <w:pPr>
        <w:autoSpaceDE w:val="0"/>
        <w:autoSpaceDN w:val="0"/>
        <w:adjustRightInd w:val="0"/>
        <w:spacing w:after="0" w:line="240" w:lineRule="auto"/>
        <w:rPr>
          <w:ins w:id="164" w:author="Emily Winchell" w:date="2026-09-25T20:05:00Z" w16du:dateUtc="2026-09-26T00:05:00Z"/>
          <w:rFonts w:ascii="Calibri" w:hAnsi="Calibri" w:cs="Calibri"/>
          <w:color w:val="000000"/>
          <w:sz w:val="20"/>
          <w:szCs w:val="20"/>
        </w:rPr>
      </w:pPr>
      <w:ins w:id="165" w:author="Emily Winchell" w:date="2026-09-25T20:05:00Z" w16du:dateUtc="2026-09-26T00:05:00Z">
        <w:r>
          <w:rPr>
            <w:rFonts w:ascii="CourierNewPSMT" w:hAnsi="CourierNewPSMT" w:cs="CourierNewPSMT"/>
            <w:color w:val="000000"/>
            <w:sz w:val="20"/>
            <w:szCs w:val="20"/>
          </w:rPr>
          <w:t xml:space="preserve">o </w:t>
        </w:r>
        <w:r>
          <w:rPr>
            <w:rFonts w:ascii="Calibri" w:hAnsi="Calibri" w:cs="Calibri"/>
            <w:color w:val="000000"/>
            <w:sz w:val="20"/>
            <w:szCs w:val="20"/>
          </w:rPr>
          <w:t>Hacienda Fundraiser 2655.34</w:t>
        </w:r>
      </w:ins>
    </w:p>
    <w:p w14:paraId="259E1CCE" w14:textId="77777777" w:rsidR="0016746C" w:rsidRDefault="0016746C" w:rsidP="0016746C">
      <w:pPr>
        <w:autoSpaceDE w:val="0"/>
        <w:autoSpaceDN w:val="0"/>
        <w:adjustRightInd w:val="0"/>
        <w:spacing w:after="0" w:line="240" w:lineRule="auto"/>
        <w:rPr>
          <w:ins w:id="166" w:author="Emily Winchell" w:date="2026-09-25T20:05:00Z" w16du:dateUtc="2026-09-26T00:05:00Z"/>
          <w:rFonts w:ascii="Calibri-Bold" w:hAnsi="Calibri-Bold" w:cs="Calibri-Bold"/>
          <w:b/>
          <w:bCs/>
          <w:color w:val="000000"/>
          <w:sz w:val="24"/>
          <w:szCs w:val="24"/>
        </w:rPr>
      </w:pPr>
      <w:ins w:id="167" w:author="Emily Winchell" w:date="2026-09-25T20:05:00Z" w16du:dateUtc="2026-09-26T00:05:00Z">
        <w:r>
          <w:rPr>
            <w:rFonts w:ascii="Calibri-Bold" w:hAnsi="Calibri-Bold" w:cs="Calibri-Bold"/>
            <w:b/>
            <w:bCs/>
            <w:color w:val="000000"/>
            <w:sz w:val="24"/>
            <w:szCs w:val="24"/>
          </w:rPr>
          <w:t>Ending Balance 1/31/23: $ 18626.46</w:t>
        </w:r>
      </w:ins>
    </w:p>
    <w:p w14:paraId="3DC3C74E" w14:textId="77777777" w:rsidR="0016746C" w:rsidRDefault="0016746C" w:rsidP="0016746C">
      <w:pPr>
        <w:autoSpaceDE w:val="0"/>
        <w:autoSpaceDN w:val="0"/>
        <w:adjustRightInd w:val="0"/>
        <w:spacing w:after="0" w:line="240" w:lineRule="auto"/>
        <w:rPr>
          <w:ins w:id="168" w:author="Emily Winchell" w:date="2026-09-25T20:05:00Z" w16du:dateUtc="2026-09-26T00:05:00Z"/>
          <w:rFonts w:ascii="Calibri-Bold" w:hAnsi="Calibri-Bold" w:cs="Calibri-Bold"/>
          <w:b/>
          <w:bCs/>
          <w:color w:val="A7A7A7"/>
          <w:sz w:val="24"/>
          <w:szCs w:val="24"/>
        </w:rPr>
      </w:pPr>
      <w:ins w:id="169" w:author="Emily Winchell" w:date="2026-09-25T20:05:00Z" w16du:dateUtc="2026-09-26T00:05:00Z">
        <w:r>
          <w:rPr>
            <w:rFonts w:ascii="Calibri-Bold" w:hAnsi="Calibri-Bold" w:cs="Calibri-Bold"/>
            <w:b/>
            <w:bCs/>
            <w:color w:val="A7A7A7"/>
            <w:sz w:val="24"/>
            <w:szCs w:val="24"/>
          </w:rPr>
          <w:t>-$100 JG Theater Booster</w:t>
        </w:r>
      </w:ins>
    </w:p>
    <w:p w14:paraId="1AC1C538" w14:textId="44229238" w:rsidR="0016746C" w:rsidRDefault="0016746C" w:rsidP="0016746C">
      <w:pPr>
        <w:autoSpaceDE w:val="0"/>
        <w:autoSpaceDN w:val="0"/>
        <w:adjustRightInd w:val="0"/>
        <w:spacing w:after="0" w:line="240" w:lineRule="auto"/>
        <w:rPr>
          <w:ins w:id="170" w:author="Emily Winchell" w:date="2026-09-25T20:05:00Z" w16du:dateUtc="2026-09-26T00:05:00Z"/>
          <w:rFonts w:ascii="Calibri-Bold" w:hAnsi="Calibri-Bold" w:cs="Calibri-Bold"/>
          <w:b/>
          <w:bCs/>
          <w:color w:val="A7A7A7"/>
          <w:sz w:val="24"/>
          <w:szCs w:val="24"/>
        </w:rPr>
      </w:pPr>
      <w:ins w:id="171" w:author="Emily Winchell" w:date="2026-09-25T20:05:00Z" w16du:dateUtc="2026-09-26T00:05:00Z">
        <w:r>
          <w:rPr>
            <w:rFonts w:ascii="Calibri-Bold" w:hAnsi="Calibri-Bold" w:cs="Calibri-Bold"/>
            <w:b/>
            <w:bCs/>
            <w:color w:val="A7A7A7"/>
            <w:sz w:val="24"/>
            <w:szCs w:val="24"/>
          </w:rPr>
          <w:t>-$130 KNO refunds (stale dated-not reflected in balance)</w:t>
        </w:r>
      </w:ins>
    </w:p>
    <w:p w14:paraId="7D503659" w14:textId="77777777" w:rsidR="007051D6" w:rsidRDefault="007051D6" w:rsidP="0016746C">
      <w:pPr>
        <w:autoSpaceDE w:val="0"/>
        <w:autoSpaceDN w:val="0"/>
        <w:adjustRightInd w:val="0"/>
        <w:spacing w:after="0" w:line="240" w:lineRule="auto"/>
        <w:rPr>
          <w:ins w:id="172" w:author="Emily Winchell" w:date="2026-09-25T20:05:00Z" w16du:dateUtc="2026-09-26T00:05:00Z"/>
          <w:rFonts w:ascii="Calibri-Bold" w:hAnsi="Calibri-Bold" w:cs="Calibri-Bold"/>
          <w:b/>
          <w:bCs/>
          <w:color w:val="A7A7A7"/>
          <w:sz w:val="24"/>
          <w:szCs w:val="24"/>
        </w:rPr>
      </w:pPr>
    </w:p>
    <w:p w14:paraId="16B7AC92" w14:textId="77777777" w:rsidR="0016746C" w:rsidRDefault="0016746C" w:rsidP="0016746C">
      <w:pPr>
        <w:autoSpaceDE w:val="0"/>
        <w:autoSpaceDN w:val="0"/>
        <w:adjustRightInd w:val="0"/>
        <w:spacing w:after="0" w:line="240" w:lineRule="auto"/>
        <w:rPr>
          <w:ins w:id="173" w:author="Emily Winchell" w:date="2026-09-25T20:05:00Z" w16du:dateUtc="2026-09-26T00:05:00Z"/>
          <w:rFonts w:ascii="Calibri-BoldItalic" w:hAnsi="Calibri-BoldItalic" w:cs="Calibri-BoldItalic"/>
          <w:b/>
          <w:bCs/>
          <w:i/>
          <w:iCs/>
          <w:color w:val="000000"/>
          <w:sz w:val="29"/>
          <w:szCs w:val="29"/>
        </w:rPr>
      </w:pPr>
      <w:ins w:id="174" w:author="Emily Winchell" w:date="2026-09-25T20:05:00Z" w16du:dateUtc="2026-09-26T00:05:00Z">
        <w:r>
          <w:rPr>
            <w:rFonts w:ascii="Calibri-BoldItalic" w:hAnsi="Calibri-BoldItalic" w:cs="Calibri-BoldItalic"/>
            <w:b/>
            <w:bCs/>
            <w:i/>
            <w:iCs/>
            <w:color w:val="000000"/>
            <w:sz w:val="29"/>
            <w:szCs w:val="29"/>
          </w:rPr>
          <w:t>Secondary Account (Book Vending Machine Budget)</w:t>
        </w:r>
      </w:ins>
    </w:p>
    <w:p w14:paraId="1F640B7F" w14:textId="77777777" w:rsidR="0016746C" w:rsidRDefault="0016746C" w:rsidP="0016746C">
      <w:pPr>
        <w:autoSpaceDE w:val="0"/>
        <w:autoSpaceDN w:val="0"/>
        <w:adjustRightInd w:val="0"/>
        <w:spacing w:after="0" w:line="240" w:lineRule="auto"/>
        <w:rPr>
          <w:ins w:id="175" w:author="Emily Winchell" w:date="2026-09-25T20:05:00Z" w16du:dateUtc="2026-09-26T00:05:00Z"/>
          <w:rFonts w:ascii="Calibri" w:hAnsi="Calibri" w:cs="Calibri"/>
          <w:color w:val="000000"/>
          <w:sz w:val="24"/>
          <w:szCs w:val="24"/>
        </w:rPr>
      </w:pPr>
      <w:ins w:id="176" w:author="Emily Winchell" w:date="2026-09-25T20:05:00Z" w16du:dateUtc="2026-09-26T00:05:00Z">
        <w:r>
          <w:rPr>
            <w:rFonts w:ascii="Calibri" w:hAnsi="Calibri" w:cs="Calibri"/>
            <w:color w:val="000000"/>
            <w:sz w:val="24"/>
            <w:szCs w:val="24"/>
          </w:rPr>
          <w:t>Opening Balance 1/1/23: 2261.90</w:t>
        </w:r>
      </w:ins>
    </w:p>
    <w:p w14:paraId="5C19D24A" w14:textId="77777777" w:rsidR="0016746C" w:rsidRDefault="0016746C" w:rsidP="0016746C">
      <w:pPr>
        <w:autoSpaceDE w:val="0"/>
        <w:autoSpaceDN w:val="0"/>
        <w:adjustRightInd w:val="0"/>
        <w:spacing w:after="0" w:line="240" w:lineRule="auto"/>
        <w:rPr>
          <w:ins w:id="177" w:author="Emily Winchell" w:date="2026-09-25T20:05:00Z" w16du:dateUtc="2026-09-26T00:05:00Z"/>
          <w:rFonts w:ascii="Calibri" w:hAnsi="Calibri" w:cs="Calibri"/>
          <w:color w:val="000000"/>
          <w:sz w:val="20"/>
          <w:szCs w:val="20"/>
        </w:rPr>
      </w:pPr>
      <w:ins w:id="178" w:author="Emily Winchell" w:date="2026-09-25T20:05:00Z" w16du:dateUtc="2026-09-26T00:05:00Z">
        <w:r>
          <w:rPr>
            <w:rFonts w:ascii="SymbolMT" w:hAnsi="SymbolMT" w:cs="SymbolMT"/>
            <w:color w:val="000000"/>
            <w:sz w:val="20"/>
            <w:szCs w:val="20"/>
          </w:rPr>
          <w:t xml:space="preserve">• </w:t>
        </w:r>
        <w:r>
          <w:rPr>
            <w:rFonts w:ascii="Calibri" w:hAnsi="Calibri" w:cs="Calibri"/>
            <w:color w:val="000000"/>
            <w:sz w:val="20"/>
            <w:szCs w:val="20"/>
          </w:rPr>
          <w:t>Expenses NONE</w:t>
        </w:r>
      </w:ins>
    </w:p>
    <w:p w14:paraId="65A541D7" w14:textId="77777777" w:rsidR="0016746C" w:rsidRDefault="0016746C" w:rsidP="0016746C">
      <w:pPr>
        <w:autoSpaceDE w:val="0"/>
        <w:autoSpaceDN w:val="0"/>
        <w:adjustRightInd w:val="0"/>
        <w:spacing w:after="0" w:line="240" w:lineRule="auto"/>
        <w:rPr>
          <w:ins w:id="179" w:author="Emily Winchell" w:date="2026-09-25T20:05:00Z" w16du:dateUtc="2026-09-26T00:05:00Z"/>
          <w:rFonts w:ascii="Calibri" w:hAnsi="Calibri" w:cs="Calibri"/>
          <w:color w:val="000000"/>
          <w:sz w:val="20"/>
          <w:szCs w:val="20"/>
        </w:rPr>
      </w:pPr>
      <w:ins w:id="180" w:author="Emily Winchell" w:date="2026-09-25T20:05:00Z" w16du:dateUtc="2026-09-26T00:05:00Z">
        <w:r>
          <w:rPr>
            <w:rFonts w:ascii="SymbolMT" w:hAnsi="SymbolMT" w:cs="SymbolMT"/>
            <w:color w:val="000000"/>
            <w:sz w:val="20"/>
            <w:szCs w:val="20"/>
          </w:rPr>
          <w:t xml:space="preserve">• </w:t>
        </w:r>
        <w:r>
          <w:rPr>
            <w:rFonts w:ascii="Calibri" w:hAnsi="Calibri" w:cs="Calibri"/>
            <w:color w:val="000000"/>
            <w:sz w:val="20"/>
            <w:szCs w:val="20"/>
          </w:rPr>
          <w:t>Income NONE</w:t>
        </w:r>
      </w:ins>
    </w:p>
    <w:p w14:paraId="774F264A" w14:textId="0FDBB099" w:rsidR="00FB4583" w:rsidRDefault="0016746C" w:rsidP="0016746C">
      <w:pPr>
        <w:pStyle w:val="NoSpacing"/>
        <w:rPr>
          <w:ins w:id="181" w:author="Emily Winchell" w:date="2026-09-25T20:05:00Z" w16du:dateUtc="2026-09-26T00:05:00Z"/>
          <w:sz w:val="18"/>
          <w:szCs w:val="18"/>
        </w:rPr>
      </w:pPr>
      <w:ins w:id="182" w:author="Emily Winchell" w:date="2026-09-25T20:05:00Z" w16du:dateUtc="2026-09-26T00:05:00Z">
        <w:r>
          <w:rPr>
            <w:rFonts w:ascii="Calibri-Bold" w:hAnsi="Calibri-Bold" w:cs="Calibri-Bold"/>
            <w:b/>
            <w:bCs/>
            <w:color w:val="000000"/>
            <w:sz w:val="24"/>
            <w:szCs w:val="24"/>
          </w:rPr>
          <w:t>Ending Balance 1/31/23: $2261.90</w:t>
        </w:r>
      </w:ins>
    </w:p>
    <w:p w14:paraId="7A0EC9F3" w14:textId="24666238" w:rsidR="00FB4583" w:rsidRDefault="00FB4583" w:rsidP="005B1E16">
      <w:pPr>
        <w:pStyle w:val="NoSpacing"/>
        <w:rPr>
          <w:ins w:id="183" w:author="Emily Winchell" w:date="2026-09-25T20:05:00Z" w16du:dateUtc="2026-09-26T00:05:00Z"/>
          <w:sz w:val="18"/>
          <w:szCs w:val="18"/>
        </w:rPr>
      </w:pPr>
    </w:p>
    <w:p w14:paraId="06D2CA66" w14:textId="5FAB6C8A" w:rsidR="00FB4583" w:rsidRDefault="00FB4583" w:rsidP="005B1E16">
      <w:pPr>
        <w:pStyle w:val="NoSpacing"/>
        <w:rPr>
          <w:ins w:id="184" w:author="Emily Winchell" w:date="2026-09-25T20:05:00Z" w16du:dateUtc="2026-09-26T00:05:00Z"/>
          <w:sz w:val="18"/>
          <w:szCs w:val="18"/>
        </w:rPr>
      </w:pPr>
    </w:p>
    <w:p w14:paraId="4E6FE0E5" w14:textId="35138736" w:rsidR="00FB4583" w:rsidRDefault="00FB4583" w:rsidP="005B1E16">
      <w:pPr>
        <w:pStyle w:val="NoSpacing"/>
        <w:rPr>
          <w:ins w:id="185" w:author="Emily Winchell" w:date="2026-09-25T20:05:00Z" w16du:dateUtc="2026-09-26T00:05:00Z"/>
          <w:sz w:val="18"/>
          <w:szCs w:val="18"/>
        </w:rPr>
      </w:pPr>
    </w:p>
    <w:p w14:paraId="4936EA2C" w14:textId="77777777" w:rsidR="00FB4583" w:rsidRDefault="00FB4583" w:rsidP="005B1E16">
      <w:pPr>
        <w:pStyle w:val="NoSpacing"/>
        <w:rPr>
          <w:ins w:id="186" w:author="Emily Winchell" w:date="2026-09-25T20:05:00Z" w16du:dateUtc="2026-09-26T00:05:00Z"/>
          <w:sz w:val="18"/>
          <w:szCs w:val="18"/>
        </w:rPr>
      </w:pPr>
    </w:p>
    <w:p w14:paraId="3943C1D1" w14:textId="77777777" w:rsidR="00F31130" w:rsidRDefault="00F31130">
      <w:pPr>
        <w:rPr>
          <w:del w:id="187" w:author="Emily Winchell" w:date="2026-09-25T20:05:00Z" w16du:dateUtc="2026-09-26T00:05:00Z"/>
        </w:rPr>
      </w:pPr>
      <w:del w:id="188" w:author="Emily Winchell" w:date="2026-09-25T20:05:00Z" w16du:dateUtc="2026-09-26T00:05:00Z">
        <w:r>
          <w:delText xml:space="preserve">Present: </w:delText>
        </w:r>
        <w:r w:rsidR="000303DB">
          <w:delText>Commission members</w:delText>
        </w:r>
        <w:r w:rsidR="00CB1588">
          <w:delText xml:space="preserve"> </w:delText>
        </w:r>
        <w:r w:rsidR="000303DB">
          <w:delText xml:space="preserve"> </w:delText>
        </w:r>
        <w:r w:rsidR="00A04573">
          <w:delText>Bruce Lorentzen</w:delText>
        </w:r>
        <w:r>
          <w:delText>, Richard Wolf, Fran</w:delText>
        </w:r>
        <w:r w:rsidR="00A838E5">
          <w:delText>cine</w:delText>
        </w:r>
        <w:r>
          <w:delText xml:space="preserve"> Goldstein, Alison McElhone, Terry Castellano</w:delText>
        </w:r>
        <w:r w:rsidR="00577F22">
          <w:delText>, Don Gumaer</w:delText>
        </w:r>
        <w:r w:rsidR="0076380A">
          <w:delText>, Mary Francois</w:delText>
        </w:r>
        <w:r w:rsidR="00577F22">
          <w:delText xml:space="preserve"> </w:delText>
        </w:r>
        <w:r w:rsidR="00197408">
          <w:delText xml:space="preserve">; </w:delText>
        </w:r>
        <w:r>
          <w:delText>SWCAA</w:delText>
        </w:r>
        <w:r w:rsidR="00A04573">
          <w:delText xml:space="preserve"> </w:delText>
        </w:r>
        <w:r>
          <w:delText xml:space="preserve"> liaison and Senior Center </w:delText>
        </w:r>
        <w:r w:rsidR="00577F22">
          <w:delText>Director Wendy Petty</w:delText>
        </w:r>
        <w:r w:rsidR="00A04573">
          <w:delText xml:space="preserve">; Weston Social Services </w:delText>
        </w:r>
        <w:r w:rsidR="0075641A">
          <w:delText xml:space="preserve">Director </w:delText>
        </w:r>
        <w:r w:rsidR="00A04573">
          <w:delText>Allison Lisbon</w:delText>
        </w:r>
      </w:del>
    </w:p>
    <w:p w14:paraId="776F326F" w14:textId="77777777" w:rsidR="00F31130" w:rsidRDefault="00F31130">
      <w:pPr>
        <w:rPr>
          <w:del w:id="189" w:author="Emily Winchell" w:date="2026-09-25T20:05:00Z" w16du:dateUtc="2026-09-26T00:05:00Z"/>
        </w:rPr>
      </w:pPr>
      <w:del w:id="190" w:author="Emily Winchell" w:date="2026-09-25T20:05:00Z" w16du:dateUtc="2026-09-26T00:05:00Z">
        <w:r>
          <w:delText>Note: This meeting was held via Google Meet Video Call due to Coronavirus pandemic</w:delText>
        </w:r>
      </w:del>
    </w:p>
    <w:p w14:paraId="7FEEBF69" w14:textId="77777777" w:rsidR="00F31130" w:rsidRDefault="00EA6A92">
      <w:pPr>
        <w:rPr>
          <w:del w:id="191" w:author="Emily Winchell" w:date="2026-09-25T20:05:00Z" w16du:dateUtc="2026-09-26T00:05:00Z"/>
        </w:rPr>
      </w:pPr>
      <w:del w:id="192" w:author="Emily Winchell" w:date="2026-09-25T20:05:00Z" w16du:dateUtc="2026-09-26T00:05:00Z">
        <w:r>
          <w:delText>The meeti</w:delText>
        </w:r>
        <w:r w:rsidR="00247840">
          <w:delText xml:space="preserve">ng convened at 9:34 </w:delText>
        </w:r>
        <w:r w:rsidR="008515A3">
          <w:delText>AM.</w:delText>
        </w:r>
      </w:del>
    </w:p>
    <w:p w14:paraId="05321F5A" w14:textId="77777777" w:rsidR="00F31130" w:rsidRDefault="00F31130">
      <w:pPr>
        <w:rPr>
          <w:del w:id="193" w:author="Emily Winchell" w:date="2026-09-25T20:05:00Z" w16du:dateUtc="2026-09-26T00:05:00Z"/>
        </w:rPr>
      </w:pPr>
      <w:del w:id="194" w:author="Emily Winchell" w:date="2026-09-25T20:05:00Z" w16du:dateUtc="2026-09-26T00:05:00Z">
        <w:r>
          <w:delText>The min</w:delText>
        </w:r>
        <w:r w:rsidR="00CB1588">
          <w:delText>utes of the last m</w:delText>
        </w:r>
        <w:r w:rsidR="00247840">
          <w:delText>eeting (March</w:delText>
        </w:r>
        <w:r w:rsidR="0076380A">
          <w:delText xml:space="preserve"> </w:delText>
        </w:r>
        <w:r w:rsidR="0075641A">
          <w:delText xml:space="preserve"> 2021</w:delText>
        </w:r>
        <w:r w:rsidR="00EA6A92">
          <w:delText>) were</w:delText>
        </w:r>
        <w:r>
          <w:delText xml:space="preserve"> approved.</w:delText>
        </w:r>
      </w:del>
    </w:p>
    <w:p w14:paraId="6EE96B14" w14:textId="77777777" w:rsidR="0076380A" w:rsidRDefault="00247840">
      <w:pPr>
        <w:rPr>
          <w:del w:id="195" w:author="Emily Winchell" w:date="2026-09-25T20:05:00Z" w16du:dateUtc="2026-09-26T00:05:00Z"/>
        </w:rPr>
      </w:pPr>
      <w:del w:id="196" w:author="Emily Winchell" w:date="2026-09-25T20:05:00Z" w16du:dateUtc="2026-09-26T00:05:00Z">
        <w:r>
          <w:delText>Wendy gave the COVID vaccine update. Second dose clinic (and single dose Johnson and Johnson) will be later this month. The center probably won’t host anymore vaccine clinics. EMS together with the Health Department traveled to give the J and J vaccine to homebound elderly in Weston.</w:delText>
        </w:r>
      </w:del>
    </w:p>
    <w:p w14:paraId="0BBDBEA0" w14:textId="77777777" w:rsidR="00247840" w:rsidRDefault="00247840">
      <w:pPr>
        <w:rPr>
          <w:del w:id="197" w:author="Emily Winchell" w:date="2026-09-25T20:05:00Z" w16du:dateUtc="2026-09-26T00:05:00Z"/>
        </w:rPr>
      </w:pPr>
      <w:del w:id="198" w:author="Emily Winchell" w:date="2026-09-25T20:05:00Z" w16du:dateUtc="2026-09-26T00:05:00Z">
        <w:r>
          <w:delText xml:space="preserve">Wendy discussed the Senior Center reopening plans. All of the Fairfield senior centers have been meeting monthly via zoom. All are planning a reopening in June. Wendy anticipates hosting 1-2 classes at a time, and continuing to offer zoom programs. There will likely be a waiver and a vaccination requirement. Bruce said the idea of vaccination passport is going through the courts now. </w:delText>
        </w:r>
        <w:r w:rsidR="00C7037C">
          <w:delText>Wendy said Roy has been asking all persons he drives if they’ve been vaccinated. So far everyone is.</w:delText>
        </w:r>
      </w:del>
    </w:p>
    <w:p w14:paraId="0946CA3C" w14:textId="77777777" w:rsidR="00C7037C" w:rsidRDefault="00C7037C">
      <w:pPr>
        <w:rPr>
          <w:del w:id="199" w:author="Emily Winchell" w:date="2026-09-25T20:05:00Z" w16du:dateUtc="2026-09-26T00:05:00Z"/>
        </w:rPr>
      </w:pPr>
      <w:del w:id="200" w:author="Emily Winchell" w:date="2026-09-25T20:05:00Z" w16du:dateUtc="2026-09-26T00:05:00Z">
        <w:r>
          <w:delText>Richard gave the facilities update. There is 20,000 in the capital budget for the Senior Center. Wendy is preparing a list of cosmetic items if funding is, indeed, approved by the Board of Finance. Specifically, she is looking into new carpet and tiling in certain areas. Bruce asked Richard if there has been any information</w:delText>
        </w:r>
        <w:r w:rsidR="00296935">
          <w:delText xml:space="preserve"> on the Economic Vitality Committee after Lance Scott resigned? Mary did not think the Committee had gone defunct.</w:delText>
        </w:r>
      </w:del>
    </w:p>
    <w:p w14:paraId="7BC9058F" w14:textId="77777777" w:rsidR="00296935" w:rsidRDefault="00296935">
      <w:pPr>
        <w:rPr>
          <w:del w:id="201" w:author="Emily Winchell" w:date="2026-09-25T20:05:00Z" w16du:dateUtc="2026-09-26T00:05:00Z"/>
        </w:rPr>
      </w:pPr>
      <w:del w:id="202" w:author="Emily Winchell" w:date="2026-09-25T20:05:00Z" w16du:dateUtc="2026-09-26T00:05:00Z">
        <w:r>
          <w:delText xml:space="preserve">Regarding the budget process, Allison reported the Board of Finance had asked the schools and town if there was anything that could be cut from the budget. Wendy and Allison were also asked </w:delText>
        </w:r>
        <w:r w:rsidR="00007B1D">
          <w:delText xml:space="preserve">(as were all Town Departments) </w:delText>
        </w:r>
        <w:r>
          <w:delText>by the Selectman to speak about w</w:delText>
        </w:r>
        <w:r w:rsidR="00007B1D">
          <w:delText>hat their departments were specifically doing. This was apparently after concerns were raised on social media about no one being at Town Hall.</w:delText>
        </w:r>
      </w:del>
    </w:p>
    <w:p w14:paraId="69E72DC4" w14:textId="77777777" w:rsidR="00007B1D" w:rsidRDefault="00007B1D">
      <w:pPr>
        <w:rPr>
          <w:del w:id="203" w:author="Emily Winchell" w:date="2026-09-25T20:05:00Z" w16du:dateUtc="2026-09-26T00:05:00Z"/>
        </w:rPr>
      </w:pPr>
      <w:del w:id="204" w:author="Emily Winchell" w:date="2026-09-25T20:05:00Z" w16du:dateUtc="2026-09-26T00:05:00Z">
        <w:r>
          <w:delText>Bruce commented that in a recent review by the Town, this commission was functioning well, with the exception of providing meeting minutes in a timely fashion. He asked if I would submit the meeting minutes to him within several days of each meeting.</w:delText>
        </w:r>
      </w:del>
    </w:p>
    <w:p w14:paraId="64D3AAEB" w14:textId="77777777" w:rsidR="00007B1D" w:rsidRDefault="00007B1D">
      <w:pPr>
        <w:rPr>
          <w:del w:id="205" w:author="Emily Winchell" w:date="2026-09-25T20:05:00Z" w16du:dateUtc="2026-09-26T00:05:00Z"/>
        </w:rPr>
      </w:pPr>
      <w:del w:id="206" w:author="Emily Winchell" w:date="2026-09-25T20:05:00Z" w16du:dateUtc="2026-09-26T00:05:00Z">
        <w:r>
          <w:delText xml:space="preserve">Allison gave the Social Services update. </w:delText>
        </w:r>
        <w:r w:rsidR="0074562C">
          <w:delText xml:space="preserve">The Department has been helping seniors with applications for the Weston Warm Up Fund. Person’s can apply for reimbursement of fuel cost. Applications are due May 1. This year Allison anticipates less money will be requested from the Warm Up Fund as the state program was helping. Primarily people that did not qualify for the state program will apply for Warm up assistance. This year, seniors can still apply for the tax abatement and deferment programs, which have not changed. These applications are due May 15. </w:delText>
        </w:r>
        <w:r w:rsidR="00832D1A">
          <w:delText xml:space="preserve">Richard asked if people currently on the tax programs notified about application deadlines. They are. Allison said the Social Services Department also sends reminders to all eligible seniors, and it is announced in the Senior Center newsletter. </w:delText>
        </w:r>
        <w:r w:rsidR="0074562C">
          <w:delText>The Social Services Department continue to help with the food pantry and food deliveries. Don asked about prepared meals, now that Peters Market is closed. Allison said the prepared meals slowed during COVID pandemic. The Jewish Center in Fairfield delivers prepared meals monthly.</w:delText>
        </w:r>
      </w:del>
    </w:p>
    <w:p w14:paraId="2750D6BC" w14:textId="77777777" w:rsidR="0074562C" w:rsidRDefault="0074562C">
      <w:pPr>
        <w:rPr>
          <w:del w:id="207" w:author="Emily Winchell" w:date="2026-09-25T20:05:00Z" w16du:dateUtc="2026-09-26T00:05:00Z"/>
        </w:rPr>
      </w:pPr>
      <w:del w:id="208" w:author="Emily Winchell" w:date="2026-09-25T20:05:00Z" w16du:dateUtc="2026-09-26T00:05:00Z">
        <w:r>
          <w:delText xml:space="preserve">Wendy gave the Senior Center update. Everyone on the Commission, with the exception of Mary, are getting the weekly bulletin, which highlights the Center happenings. In addition to Senior Center plans discussed earlier, the center does plan weekly curbside lunches </w:delText>
        </w:r>
        <w:r w:rsidR="00832D1A">
          <w:delText>again, for 10-12 weeks.</w:delText>
        </w:r>
      </w:del>
    </w:p>
    <w:p w14:paraId="634AAA35" w14:textId="77777777" w:rsidR="00832D1A" w:rsidRDefault="00832D1A">
      <w:pPr>
        <w:rPr>
          <w:del w:id="209" w:author="Emily Winchell" w:date="2026-09-25T20:05:00Z" w16du:dateUtc="2026-09-26T00:05:00Z"/>
        </w:rPr>
      </w:pPr>
      <w:del w:id="210" w:author="Emily Winchell" w:date="2026-09-25T20:05:00Z" w16du:dateUtc="2026-09-26T00:05:00Z">
        <w:r>
          <w:delText>As for Dial-a-ride, Roy has been getting busier and wants to be able to drive 2 people at a time to cut down on travel. He continues to deliver meals one day per week.</w:delText>
        </w:r>
      </w:del>
    </w:p>
    <w:p w14:paraId="4270B122" w14:textId="77777777" w:rsidR="00832D1A" w:rsidRDefault="00832D1A">
      <w:pPr>
        <w:rPr>
          <w:del w:id="211" w:author="Emily Winchell" w:date="2026-09-25T20:05:00Z" w16du:dateUtc="2026-09-26T00:05:00Z"/>
        </w:rPr>
      </w:pPr>
      <w:del w:id="212" w:author="Emily Winchell" w:date="2026-09-25T20:05:00Z" w16du:dateUtc="2026-09-26T00:05:00Z">
        <w:r>
          <w:delText>There was no Friends of the Weston Senior Center update, as Diana was not present.</w:delText>
        </w:r>
      </w:del>
    </w:p>
    <w:p w14:paraId="7848452F" w14:textId="77777777" w:rsidR="00832D1A" w:rsidRDefault="00832D1A">
      <w:pPr>
        <w:rPr>
          <w:del w:id="213" w:author="Emily Winchell" w:date="2026-09-25T20:05:00Z" w16du:dateUtc="2026-09-26T00:05:00Z"/>
        </w:rPr>
      </w:pPr>
      <w:del w:id="214" w:author="Emily Winchell" w:date="2026-09-25T20:05:00Z" w16du:dateUtc="2026-09-26T00:05:00Z">
        <w:r>
          <w:delText>The meeting adjourned at 10:22AM</w:delText>
        </w:r>
      </w:del>
    </w:p>
    <w:p w14:paraId="07930221" w14:textId="77777777" w:rsidR="00047241" w:rsidRDefault="001E51F0">
      <w:pPr>
        <w:rPr>
          <w:del w:id="215" w:author="Emily Winchell" w:date="2026-09-25T20:05:00Z" w16du:dateUtc="2026-09-26T00:05:00Z"/>
        </w:rPr>
      </w:pPr>
      <w:del w:id="216" w:author="Emily Winchell" w:date="2026-09-25T20:05:00Z" w16du:dateUtc="2026-09-26T00:05:00Z">
        <w:r>
          <w:delText>Respectfully submitted,</w:delText>
        </w:r>
      </w:del>
    </w:p>
    <w:p w14:paraId="2DC56E9A" w14:textId="77777777" w:rsidR="001E51F0" w:rsidRPr="003A090F" w:rsidRDefault="001E51F0" w:rsidP="008B5D99">
      <w:pPr>
        <w:pStyle w:val="NoSpacing"/>
        <w:rPr>
          <w:i/>
          <w:color w:val="FF0000"/>
          <w:rPrChange w:id="217" w:author="Emily Winchell" w:date="2026-09-25T20:05:00Z" w16du:dateUtc="2026-09-26T00:05:00Z">
            <w:rPr/>
          </w:rPrChange>
        </w:rPr>
        <w:pPrChange w:id="218" w:author="Emily Winchell" w:date="2026-09-25T20:05:00Z" w16du:dateUtc="2026-09-26T00:05:00Z">
          <w:pPr/>
        </w:pPrChange>
      </w:pPr>
      <w:del w:id="219" w:author="Emily Winchell" w:date="2026-09-25T20:05:00Z" w16du:dateUtc="2026-09-26T00:05:00Z">
        <w:r>
          <w:delText>Alison McElhone</w:delText>
        </w:r>
      </w:del>
    </w:p>
    <w:sectPr w:rsidR="001E51F0" w:rsidRPr="003A090F" w:rsidSect="00A36EFF">
      <w:type w:val="continuous"/>
      <w:pgSz w:w="12240" w:h="15840"/>
      <w:pgMar w:top="720" w:right="720" w:bottom="720" w:left="720" w:header="720" w:footer="720" w:gutter="0"/>
      <w:cols w:space="720"/>
      <w:docGrid w:linePitch="360"/>
      <w:sectPrChange w:id="220" w:author="Emily Winchell" w:date="2026-09-25T20:05:00Z" w16du:dateUtc="2026-09-26T00:05:00Z">
        <w:sectPr w:rsidR="001E51F0" w:rsidRPr="003A090F" w:rsidSect="00A36EFF">
          <w:type w:val="nextPage"/>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BoldItalic">
    <w:altName w:val="Calibri"/>
    <w:panose1 w:val="020B0604020202020204"/>
    <w:charset w:val="00"/>
    <w:family w:val="swiss"/>
    <w:pitch w:val="default"/>
    <w:sig w:usb0="00000003" w:usb1="00000000" w:usb2="00000000" w:usb3="00000000" w:csb0="00000001" w:csb1="00000000"/>
  </w:font>
  <w:font w:name="SymbolMT">
    <w:altName w:val="Calibri"/>
    <w:panose1 w:val="020B0604020202020204"/>
    <w:charset w:val="00"/>
    <w:family w:val="auto"/>
    <w:pitch w:val="default"/>
    <w:sig w:usb0="00000003" w:usb1="00000000" w:usb2="00000000" w:usb3="00000000" w:csb0="00000001" w:csb1="00000000"/>
  </w:font>
  <w:font w:name="CourierNewPSMT">
    <w:altName w:val="Courier New"/>
    <w:panose1 w:val="02070309020205020404"/>
    <w:charset w:val="00"/>
    <w:family w:val="swiss"/>
    <w:pitch w:val="default"/>
    <w:sig w:usb0="00000003" w:usb1="00000000" w:usb2="00000000" w:usb3="00000000" w:csb0="00000001" w:csb1="00000000"/>
  </w:font>
  <w:font w:name="Calibri-Bold">
    <w:altName w:val="Calibri"/>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4057B"/>
    <w:multiLevelType w:val="hybridMultilevel"/>
    <w:tmpl w:val="F6D4AA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9AF1F03"/>
    <w:multiLevelType w:val="hybridMultilevel"/>
    <w:tmpl w:val="F6D6275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EF91388"/>
    <w:multiLevelType w:val="hybridMultilevel"/>
    <w:tmpl w:val="DEDC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8250F"/>
    <w:multiLevelType w:val="hybridMultilevel"/>
    <w:tmpl w:val="F20E8A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EE55C93"/>
    <w:multiLevelType w:val="hybridMultilevel"/>
    <w:tmpl w:val="9B767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E8288B"/>
    <w:multiLevelType w:val="hybridMultilevel"/>
    <w:tmpl w:val="3300E0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C3C3F1A"/>
    <w:multiLevelType w:val="hybridMultilevel"/>
    <w:tmpl w:val="FD461D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2116447"/>
    <w:multiLevelType w:val="hybridMultilevel"/>
    <w:tmpl w:val="8A60E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3F1552A"/>
    <w:multiLevelType w:val="hybridMultilevel"/>
    <w:tmpl w:val="5B6A6E2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A0A4950"/>
    <w:multiLevelType w:val="hybridMultilevel"/>
    <w:tmpl w:val="1E666F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5AC2CED"/>
    <w:multiLevelType w:val="hybridMultilevel"/>
    <w:tmpl w:val="926CC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7E02B9"/>
    <w:multiLevelType w:val="hybridMultilevel"/>
    <w:tmpl w:val="477CE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B1713"/>
    <w:multiLevelType w:val="hybridMultilevel"/>
    <w:tmpl w:val="AC6AD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503B74"/>
    <w:multiLevelType w:val="hybridMultilevel"/>
    <w:tmpl w:val="5F0CB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88040B"/>
    <w:multiLevelType w:val="hybridMultilevel"/>
    <w:tmpl w:val="82E40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4B18C3"/>
    <w:multiLevelType w:val="hybridMultilevel"/>
    <w:tmpl w:val="452AAB8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CD22888"/>
    <w:multiLevelType w:val="hybridMultilevel"/>
    <w:tmpl w:val="AE70B4C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0445D1C"/>
    <w:multiLevelType w:val="hybridMultilevel"/>
    <w:tmpl w:val="A7E44F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1A11863"/>
    <w:multiLevelType w:val="hybridMultilevel"/>
    <w:tmpl w:val="A1F26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F766C9"/>
    <w:multiLevelType w:val="hybridMultilevel"/>
    <w:tmpl w:val="6952FCB6"/>
    <w:lvl w:ilvl="0" w:tplc="583C4A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A4A605F"/>
    <w:multiLevelType w:val="hybridMultilevel"/>
    <w:tmpl w:val="4EE076E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F7E7794"/>
    <w:multiLevelType w:val="hybridMultilevel"/>
    <w:tmpl w:val="999EBB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6811340"/>
    <w:multiLevelType w:val="hybridMultilevel"/>
    <w:tmpl w:val="87F2B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736611"/>
    <w:multiLevelType w:val="hybridMultilevel"/>
    <w:tmpl w:val="F3B4C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A179D7"/>
    <w:multiLevelType w:val="hybridMultilevel"/>
    <w:tmpl w:val="F91650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F221B40"/>
    <w:multiLevelType w:val="hybridMultilevel"/>
    <w:tmpl w:val="55D64B3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80551410">
    <w:abstractNumId w:val="11"/>
  </w:num>
  <w:num w:numId="2" w16cid:durableId="1666741503">
    <w:abstractNumId w:val="25"/>
  </w:num>
  <w:num w:numId="3" w16cid:durableId="1081413959">
    <w:abstractNumId w:val="16"/>
  </w:num>
  <w:num w:numId="4" w16cid:durableId="1897159881">
    <w:abstractNumId w:val="0"/>
  </w:num>
  <w:num w:numId="5" w16cid:durableId="1747990847">
    <w:abstractNumId w:val="9"/>
  </w:num>
  <w:num w:numId="6" w16cid:durableId="901671392">
    <w:abstractNumId w:val="24"/>
  </w:num>
  <w:num w:numId="7" w16cid:durableId="1091126685">
    <w:abstractNumId w:val="15"/>
  </w:num>
  <w:num w:numId="8" w16cid:durableId="247348642">
    <w:abstractNumId w:val="21"/>
  </w:num>
  <w:num w:numId="9" w16cid:durableId="186798959">
    <w:abstractNumId w:val="20"/>
  </w:num>
  <w:num w:numId="10" w16cid:durableId="178542534">
    <w:abstractNumId w:val="5"/>
  </w:num>
  <w:num w:numId="11" w16cid:durableId="1402292955">
    <w:abstractNumId w:val="17"/>
  </w:num>
  <w:num w:numId="12" w16cid:durableId="2065331123">
    <w:abstractNumId w:val="1"/>
  </w:num>
  <w:num w:numId="13" w16cid:durableId="1875536212">
    <w:abstractNumId w:val="7"/>
  </w:num>
  <w:num w:numId="14" w16cid:durableId="1237320844">
    <w:abstractNumId w:val="8"/>
  </w:num>
  <w:num w:numId="15" w16cid:durableId="1201093629">
    <w:abstractNumId w:val="6"/>
  </w:num>
  <w:num w:numId="16" w16cid:durableId="423451999">
    <w:abstractNumId w:val="3"/>
  </w:num>
  <w:num w:numId="17" w16cid:durableId="648367132">
    <w:abstractNumId w:val="4"/>
  </w:num>
  <w:num w:numId="18" w16cid:durableId="1326979341">
    <w:abstractNumId w:val="23"/>
  </w:num>
  <w:num w:numId="19" w16cid:durableId="560941455">
    <w:abstractNumId w:val="18"/>
  </w:num>
  <w:num w:numId="20" w16cid:durableId="1952930748">
    <w:abstractNumId w:val="22"/>
  </w:num>
  <w:num w:numId="21" w16cid:durableId="1086196028">
    <w:abstractNumId w:val="10"/>
  </w:num>
  <w:num w:numId="22" w16cid:durableId="42560307">
    <w:abstractNumId w:val="14"/>
  </w:num>
  <w:num w:numId="23" w16cid:durableId="2036466097">
    <w:abstractNumId w:val="2"/>
  </w:num>
  <w:num w:numId="24" w16cid:durableId="1138258086">
    <w:abstractNumId w:val="12"/>
  </w:num>
  <w:num w:numId="25" w16cid:durableId="1514219029">
    <w:abstractNumId w:val="19"/>
  </w:num>
  <w:num w:numId="26" w16cid:durableId="1613246821">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4313"/>
    <w:rsid w:val="00006369"/>
    <w:rsid w:val="00007A67"/>
    <w:rsid w:val="00007B1D"/>
    <w:rsid w:val="00011A63"/>
    <w:rsid w:val="00012479"/>
    <w:rsid w:val="0001285D"/>
    <w:rsid w:val="00017880"/>
    <w:rsid w:val="00020126"/>
    <w:rsid w:val="00021BA1"/>
    <w:rsid w:val="00022C5C"/>
    <w:rsid w:val="00023817"/>
    <w:rsid w:val="000303DB"/>
    <w:rsid w:val="00031132"/>
    <w:rsid w:val="000340B0"/>
    <w:rsid w:val="00040334"/>
    <w:rsid w:val="00040F0F"/>
    <w:rsid w:val="0004114E"/>
    <w:rsid w:val="00042AC0"/>
    <w:rsid w:val="00045503"/>
    <w:rsid w:val="00045BE0"/>
    <w:rsid w:val="00047241"/>
    <w:rsid w:val="000473E9"/>
    <w:rsid w:val="000518FA"/>
    <w:rsid w:val="00052B7D"/>
    <w:rsid w:val="0005338C"/>
    <w:rsid w:val="0005529C"/>
    <w:rsid w:val="00057AB0"/>
    <w:rsid w:val="00062226"/>
    <w:rsid w:val="00062B42"/>
    <w:rsid w:val="00064AED"/>
    <w:rsid w:val="00064D77"/>
    <w:rsid w:val="00065857"/>
    <w:rsid w:val="0006674D"/>
    <w:rsid w:val="00066ECD"/>
    <w:rsid w:val="000672EE"/>
    <w:rsid w:val="0007062B"/>
    <w:rsid w:val="00070923"/>
    <w:rsid w:val="0007573A"/>
    <w:rsid w:val="000757FC"/>
    <w:rsid w:val="0008010E"/>
    <w:rsid w:val="00081531"/>
    <w:rsid w:val="00083339"/>
    <w:rsid w:val="0008334D"/>
    <w:rsid w:val="000921F4"/>
    <w:rsid w:val="0009312D"/>
    <w:rsid w:val="00093CAC"/>
    <w:rsid w:val="000941E4"/>
    <w:rsid w:val="0009491A"/>
    <w:rsid w:val="000A00DB"/>
    <w:rsid w:val="000A123A"/>
    <w:rsid w:val="000A2A02"/>
    <w:rsid w:val="000A64FC"/>
    <w:rsid w:val="000A6F3D"/>
    <w:rsid w:val="000A7D91"/>
    <w:rsid w:val="000B08CD"/>
    <w:rsid w:val="000B4318"/>
    <w:rsid w:val="000B61FD"/>
    <w:rsid w:val="000C3CFB"/>
    <w:rsid w:val="000C4CBA"/>
    <w:rsid w:val="000C6541"/>
    <w:rsid w:val="000C783D"/>
    <w:rsid w:val="000D07C8"/>
    <w:rsid w:val="000D25E5"/>
    <w:rsid w:val="000E29D8"/>
    <w:rsid w:val="000E2B57"/>
    <w:rsid w:val="000F4C56"/>
    <w:rsid w:val="000F6219"/>
    <w:rsid w:val="000F6761"/>
    <w:rsid w:val="0010064A"/>
    <w:rsid w:val="00103FED"/>
    <w:rsid w:val="00104170"/>
    <w:rsid w:val="00104859"/>
    <w:rsid w:val="00110D4F"/>
    <w:rsid w:val="00111067"/>
    <w:rsid w:val="00112362"/>
    <w:rsid w:val="00113FD4"/>
    <w:rsid w:val="00117B3C"/>
    <w:rsid w:val="00117D2D"/>
    <w:rsid w:val="0012022B"/>
    <w:rsid w:val="0012530E"/>
    <w:rsid w:val="00130216"/>
    <w:rsid w:val="00135F3A"/>
    <w:rsid w:val="001362E2"/>
    <w:rsid w:val="00136B36"/>
    <w:rsid w:val="001444A9"/>
    <w:rsid w:val="00150305"/>
    <w:rsid w:val="00153AFD"/>
    <w:rsid w:val="00155AB8"/>
    <w:rsid w:val="00156154"/>
    <w:rsid w:val="00160577"/>
    <w:rsid w:val="001611D0"/>
    <w:rsid w:val="00161CAD"/>
    <w:rsid w:val="00163F7B"/>
    <w:rsid w:val="00165041"/>
    <w:rsid w:val="00166F45"/>
    <w:rsid w:val="0016746C"/>
    <w:rsid w:val="00167830"/>
    <w:rsid w:val="00167ABA"/>
    <w:rsid w:val="001720BA"/>
    <w:rsid w:val="00172B5D"/>
    <w:rsid w:val="001730E8"/>
    <w:rsid w:val="001732AA"/>
    <w:rsid w:val="00182B29"/>
    <w:rsid w:val="00184480"/>
    <w:rsid w:val="00187219"/>
    <w:rsid w:val="00193283"/>
    <w:rsid w:val="00195CB6"/>
    <w:rsid w:val="001963AE"/>
    <w:rsid w:val="00197408"/>
    <w:rsid w:val="001A09A6"/>
    <w:rsid w:val="001A6FB3"/>
    <w:rsid w:val="001A7B85"/>
    <w:rsid w:val="001A7E84"/>
    <w:rsid w:val="001B05B8"/>
    <w:rsid w:val="001B0CF7"/>
    <w:rsid w:val="001B3D02"/>
    <w:rsid w:val="001C1D79"/>
    <w:rsid w:val="001C2818"/>
    <w:rsid w:val="001C6D85"/>
    <w:rsid w:val="001D087A"/>
    <w:rsid w:val="001D111B"/>
    <w:rsid w:val="001E2EE1"/>
    <w:rsid w:val="001E47A1"/>
    <w:rsid w:val="001E51F0"/>
    <w:rsid w:val="001E7301"/>
    <w:rsid w:val="001E7FC6"/>
    <w:rsid w:val="001F0577"/>
    <w:rsid w:val="001F2C74"/>
    <w:rsid w:val="001F47A2"/>
    <w:rsid w:val="001F5F58"/>
    <w:rsid w:val="001F77D2"/>
    <w:rsid w:val="0020157A"/>
    <w:rsid w:val="00204EFE"/>
    <w:rsid w:val="0020753B"/>
    <w:rsid w:val="0021393D"/>
    <w:rsid w:val="00213CA3"/>
    <w:rsid w:val="00216BD6"/>
    <w:rsid w:val="00217827"/>
    <w:rsid w:val="00221349"/>
    <w:rsid w:val="00221844"/>
    <w:rsid w:val="00221C44"/>
    <w:rsid w:val="00222650"/>
    <w:rsid w:val="00224339"/>
    <w:rsid w:val="00225E0B"/>
    <w:rsid w:val="0023163B"/>
    <w:rsid w:val="00236E7E"/>
    <w:rsid w:val="0024328A"/>
    <w:rsid w:val="002453D9"/>
    <w:rsid w:val="002454DF"/>
    <w:rsid w:val="002467D1"/>
    <w:rsid w:val="00247840"/>
    <w:rsid w:val="0025690F"/>
    <w:rsid w:val="00256BCE"/>
    <w:rsid w:val="0025790C"/>
    <w:rsid w:val="00257B07"/>
    <w:rsid w:val="002601E4"/>
    <w:rsid w:val="00272260"/>
    <w:rsid w:val="00272B67"/>
    <w:rsid w:val="00273854"/>
    <w:rsid w:val="0028121B"/>
    <w:rsid w:val="0029041F"/>
    <w:rsid w:val="002904B9"/>
    <w:rsid w:val="00293621"/>
    <w:rsid w:val="002950B7"/>
    <w:rsid w:val="00296935"/>
    <w:rsid w:val="002A26DA"/>
    <w:rsid w:val="002A43E6"/>
    <w:rsid w:val="002A4602"/>
    <w:rsid w:val="002A4B6D"/>
    <w:rsid w:val="002A5043"/>
    <w:rsid w:val="002A6AAF"/>
    <w:rsid w:val="002B406B"/>
    <w:rsid w:val="002C131D"/>
    <w:rsid w:val="002D2A30"/>
    <w:rsid w:val="002D3A84"/>
    <w:rsid w:val="002D5AF6"/>
    <w:rsid w:val="002D6F60"/>
    <w:rsid w:val="002D759D"/>
    <w:rsid w:val="002E2842"/>
    <w:rsid w:val="002E40BD"/>
    <w:rsid w:val="002E6C19"/>
    <w:rsid w:val="002E74DA"/>
    <w:rsid w:val="002F751A"/>
    <w:rsid w:val="003006F9"/>
    <w:rsid w:val="00301F4E"/>
    <w:rsid w:val="00303D4B"/>
    <w:rsid w:val="00304DA4"/>
    <w:rsid w:val="003066C2"/>
    <w:rsid w:val="00311D2D"/>
    <w:rsid w:val="00312C14"/>
    <w:rsid w:val="00312D3A"/>
    <w:rsid w:val="00316CBD"/>
    <w:rsid w:val="00317277"/>
    <w:rsid w:val="00323D3B"/>
    <w:rsid w:val="00324659"/>
    <w:rsid w:val="003279EC"/>
    <w:rsid w:val="0033242B"/>
    <w:rsid w:val="00333A54"/>
    <w:rsid w:val="00334795"/>
    <w:rsid w:val="00335BC2"/>
    <w:rsid w:val="00342E6B"/>
    <w:rsid w:val="00351913"/>
    <w:rsid w:val="00365071"/>
    <w:rsid w:val="00366479"/>
    <w:rsid w:val="003722F7"/>
    <w:rsid w:val="00372453"/>
    <w:rsid w:val="00372FD0"/>
    <w:rsid w:val="003749AC"/>
    <w:rsid w:val="00374BED"/>
    <w:rsid w:val="0037520D"/>
    <w:rsid w:val="00383F5D"/>
    <w:rsid w:val="00386962"/>
    <w:rsid w:val="00390E9A"/>
    <w:rsid w:val="003942B1"/>
    <w:rsid w:val="00396DFF"/>
    <w:rsid w:val="003978AF"/>
    <w:rsid w:val="003A090F"/>
    <w:rsid w:val="003A4BEB"/>
    <w:rsid w:val="003B1CC4"/>
    <w:rsid w:val="003B2CE7"/>
    <w:rsid w:val="003B42B3"/>
    <w:rsid w:val="003B46E1"/>
    <w:rsid w:val="003C1390"/>
    <w:rsid w:val="003C5E28"/>
    <w:rsid w:val="003C671E"/>
    <w:rsid w:val="003C6D31"/>
    <w:rsid w:val="003D100D"/>
    <w:rsid w:val="003D1B2A"/>
    <w:rsid w:val="003D27C0"/>
    <w:rsid w:val="003D2CB4"/>
    <w:rsid w:val="003D5189"/>
    <w:rsid w:val="003E082E"/>
    <w:rsid w:val="003E326B"/>
    <w:rsid w:val="003E3619"/>
    <w:rsid w:val="003E6028"/>
    <w:rsid w:val="003F1CB2"/>
    <w:rsid w:val="003F617B"/>
    <w:rsid w:val="0040432D"/>
    <w:rsid w:val="00405CC5"/>
    <w:rsid w:val="00406735"/>
    <w:rsid w:val="0040799B"/>
    <w:rsid w:val="00412562"/>
    <w:rsid w:val="00413089"/>
    <w:rsid w:val="004150BB"/>
    <w:rsid w:val="00415F81"/>
    <w:rsid w:val="0042003A"/>
    <w:rsid w:val="0042055D"/>
    <w:rsid w:val="00423D90"/>
    <w:rsid w:val="0042717B"/>
    <w:rsid w:val="0043049A"/>
    <w:rsid w:val="00432C17"/>
    <w:rsid w:val="00433BFA"/>
    <w:rsid w:val="0043425E"/>
    <w:rsid w:val="00461865"/>
    <w:rsid w:val="004636F4"/>
    <w:rsid w:val="004672A6"/>
    <w:rsid w:val="004673C7"/>
    <w:rsid w:val="004709F6"/>
    <w:rsid w:val="004742B5"/>
    <w:rsid w:val="00474861"/>
    <w:rsid w:val="00476B17"/>
    <w:rsid w:val="00477D10"/>
    <w:rsid w:val="00481465"/>
    <w:rsid w:val="004814C4"/>
    <w:rsid w:val="00482351"/>
    <w:rsid w:val="00482B45"/>
    <w:rsid w:val="004830D0"/>
    <w:rsid w:val="00483E65"/>
    <w:rsid w:val="004874F5"/>
    <w:rsid w:val="00493C4D"/>
    <w:rsid w:val="004953D2"/>
    <w:rsid w:val="00496595"/>
    <w:rsid w:val="0049686B"/>
    <w:rsid w:val="004A3E57"/>
    <w:rsid w:val="004A4986"/>
    <w:rsid w:val="004A51BD"/>
    <w:rsid w:val="004A5E72"/>
    <w:rsid w:val="004A7841"/>
    <w:rsid w:val="004B247C"/>
    <w:rsid w:val="004B4BB6"/>
    <w:rsid w:val="004B5597"/>
    <w:rsid w:val="004C0C9D"/>
    <w:rsid w:val="004C1653"/>
    <w:rsid w:val="004C265D"/>
    <w:rsid w:val="004D79B2"/>
    <w:rsid w:val="004E0ECE"/>
    <w:rsid w:val="004E1507"/>
    <w:rsid w:val="004E282E"/>
    <w:rsid w:val="004E2D0B"/>
    <w:rsid w:val="004E4EE2"/>
    <w:rsid w:val="004E7DAB"/>
    <w:rsid w:val="004F1FB4"/>
    <w:rsid w:val="004F2F43"/>
    <w:rsid w:val="004F3BC3"/>
    <w:rsid w:val="004F54F9"/>
    <w:rsid w:val="004F606A"/>
    <w:rsid w:val="004F65AE"/>
    <w:rsid w:val="004F687B"/>
    <w:rsid w:val="005017CC"/>
    <w:rsid w:val="00502763"/>
    <w:rsid w:val="00502BBC"/>
    <w:rsid w:val="0050760A"/>
    <w:rsid w:val="005123B1"/>
    <w:rsid w:val="00513776"/>
    <w:rsid w:val="00516AB9"/>
    <w:rsid w:val="00516B55"/>
    <w:rsid w:val="00520C23"/>
    <w:rsid w:val="005234A6"/>
    <w:rsid w:val="0052515B"/>
    <w:rsid w:val="00530F40"/>
    <w:rsid w:val="00533599"/>
    <w:rsid w:val="00535ABC"/>
    <w:rsid w:val="00536210"/>
    <w:rsid w:val="00543747"/>
    <w:rsid w:val="00544F01"/>
    <w:rsid w:val="00551011"/>
    <w:rsid w:val="00551B27"/>
    <w:rsid w:val="0055561C"/>
    <w:rsid w:val="00557740"/>
    <w:rsid w:val="00562709"/>
    <w:rsid w:val="00566069"/>
    <w:rsid w:val="00566EA9"/>
    <w:rsid w:val="0057174C"/>
    <w:rsid w:val="00571BE5"/>
    <w:rsid w:val="00572F9A"/>
    <w:rsid w:val="0057387D"/>
    <w:rsid w:val="00575551"/>
    <w:rsid w:val="00575BC2"/>
    <w:rsid w:val="00577F22"/>
    <w:rsid w:val="00580257"/>
    <w:rsid w:val="005845E7"/>
    <w:rsid w:val="00585209"/>
    <w:rsid w:val="005939C8"/>
    <w:rsid w:val="00594A6C"/>
    <w:rsid w:val="00597494"/>
    <w:rsid w:val="00597956"/>
    <w:rsid w:val="005A1B07"/>
    <w:rsid w:val="005A68F9"/>
    <w:rsid w:val="005B1E16"/>
    <w:rsid w:val="005B4252"/>
    <w:rsid w:val="005B5CFD"/>
    <w:rsid w:val="005C4554"/>
    <w:rsid w:val="005C6EAC"/>
    <w:rsid w:val="005C7191"/>
    <w:rsid w:val="005D25F9"/>
    <w:rsid w:val="005D2957"/>
    <w:rsid w:val="005D48FD"/>
    <w:rsid w:val="005D7ED3"/>
    <w:rsid w:val="005E0FDA"/>
    <w:rsid w:val="005E22C4"/>
    <w:rsid w:val="005E33BB"/>
    <w:rsid w:val="005E41B5"/>
    <w:rsid w:val="005E4A3E"/>
    <w:rsid w:val="005E4D52"/>
    <w:rsid w:val="005E5E17"/>
    <w:rsid w:val="005E6004"/>
    <w:rsid w:val="005F06FF"/>
    <w:rsid w:val="005F59D6"/>
    <w:rsid w:val="005F78E1"/>
    <w:rsid w:val="00603ED6"/>
    <w:rsid w:val="00605883"/>
    <w:rsid w:val="00605BFE"/>
    <w:rsid w:val="006071AE"/>
    <w:rsid w:val="006106AC"/>
    <w:rsid w:val="00611896"/>
    <w:rsid w:val="00612939"/>
    <w:rsid w:val="00623494"/>
    <w:rsid w:val="006247FF"/>
    <w:rsid w:val="006270F8"/>
    <w:rsid w:val="00634482"/>
    <w:rsid w:val="00634797"/>
    <w:rsid w:val="0063487C"/>
    <w:rsid w:val="00634FBB"/>
    <w:rsid w:val="00641269"/>
    <w:rsid w:val="00642AE4"/>
    <w:rsid w:val="00642B20"/>
    <w:rsid w:val="00643255"/>
    <w:rsid w:val="006433D9"/>
    <w:rsid w:val="00645995"/>
    <w:rsid w:val="006534AB"/>
    <w:rsid w:val="006543B9"/>
    <w:rsid w:val="00655E28"/>
    <w:rsid w:val="00660F55"/>
    <w:rsid w:val="006640E5"/>
    <w:rsid w:val="00674117"/>
    <w:rsid w:val="00674C29"/>
    <w:rsid w:val="00675F58"/>
    <w:rsid w:val="00676ECF"/>
    <w:rsid w:val="00677AC5"/>
    <w:rsid w:val="00680D90"/>
    <w:rsid w:val="00681E31"/>
    <w:rsid w:val="006828CF"/>
    <w:rsid w:val="006828F8"/>
    <w:rsid w:val="006977B0"/>
    <w:rsid w:val="006A25B4"/>
    <w:rsid w:val="006A2CB6"/>
    <w:rsid w:val="006B1615"/>
    <w:rsid w:val="006B708F"/>
    <w:rsid w:val="006B7FFB"/>
    <w:rsid w:val="006C0E72"/>
    <w:rsid w:val="006C22DA"/>
    <w:rsid w:val="006C29FD"/>
    <w:rsid w:val="006C7541"/>
    <w:rsid w:val="006D2647"/>
    <w:rsid w:val="006E0552"/>
    <w:rsid w:val="006E304F"/>
    <w:rsid w:val="006F3DC4"/>
    <w:rsid w:val="006F4E3B"/>
    <w:rsid w:val="006F59F0"/>
    <w:rsid w:val="007005F0"/>
    <w:rsid w:val="00702E6F"/>
    <w:rsid w:val="007051D6"/>
    <w:rsid w:val="007124A3"/>
    <w:rsid w:val="00714DC5"/>
    <w:rsid w:val="007153C7"/>
    <w:rsid w:val="00721638"/>
    <w:rsid w:val="00722B9C"/>
    <w:rsid w:val="007236D1"/>
    <w:rsid w:val="00723C1D"/>
    <w:rsid w:val="00723E0B"/>
    <w:rsid w:val="00734A63"/>
    <w:rsid w:val="00737CCB"/>
    <w:rsid w:val="0074007E"/>
    <w:rsid w:val="0074369E"/>
    <w:rsid w:val="00743D6C"/>
    <w:rsid w:val="00744A59"/>
    <w:rsid w:val="0074562C"/>
    <w:rsid w:val="00747D24"/>
    <w:rsid w:val="00752578"/>
    <w:rsid w:val="00752FC6"/>
    <w:rsid w:val="0075310F"/>
    <w:rsid w:val="0075344C"/>
    <w:rsid w:val="00754C99"/>
    <w:rsid w:val="00754E24"/>
    <w:rsid w:val="0075641A"/>
    <w:rsid w:val="007576E3"/>
    <w:rsid w:val="007611DA"/>
    <w:rsid w:val="00761C6B"/>
    <w:rsid w:val="0076380A"/>
    <w:rsid w:val="00763837"/>
    <w:rsid w:val="00764BFC"/>
    <w:rsid w:val="00766855"/>
    <w:rsid w:val="0076691D"/>
    <w:rsid w:val="0077023A"/>
    <w:rsid w:val="00770996"/>
    <w:rsid w:val="0077587C"/>
    <w:rsid w:val="00775DCB"/>
    <w:rsid w:val="00775E59"/>
    <w:rsid w:val="00776C5D"/>
    <w:rsid w:val="00782B23"/>
    <w:rsid w:val="00782B74"/>
    <w:rsid w:val="00790EC8"/>
    <w:rsid w:val="007910ED"/>
    <w:rsid w:val="00792B56"/>
    <w:rsid w:val="007933A2"/>
    <w:rsid w:val="007939A1"/>
    <w:rsid w:val="007A2575"/>
    <w:rsid w:val="007A294F"/>
    <w:rsid w:val="007A352D"/>
    <w:rsid w:val="007A440E"/>
    <w:rsid w:val="007A4422"/>
    <w:rsid w:val="007A58BE"/>
    <w:rsid w:val="007A6287"/>
    <w:rsid w:val="007A7AF1"/>
    <w:rsid w:val="007B1D15"/>
    <w:rsid w:val="007B20AA"/>
    <w:rsid w:val="007B379C"/>
    <w:rsid w:val="007B5735"/>
    <w:rsid w:val="007C2665"/>
    <w:rsid w:val="007C36E2"/>
    <w:rsid w:val="007C4317"/>
    <w:rsid w:val="007D0C07"/>
    <w:rsid w:val="007D22EB"/>
    <w:rsid w:val="007D52E4"/>
    <w:rsid w:val="007D6461"/>
    <w:rsid w:val="007D6BA1"/>
    <w:rsid w:val="007D77E9"/>
    <w:rsid w:val="007D7AA6"/>
    <w:rsid w:val="007E4429"/>
    <w:rsid w:val="007E63E1"/>
    <w:rsid w:val="007F010F"/>
    <w:rsid w:val="007F0348"/>
    <w:rsid w:val="007F2BC9"/>
    <w:rsid w:val="00801689"/>
    <w:rsid w:val="0080290B"/>
    <w:rsid w:val="00803D58"/>
    <w:rsid w:val="00805953"/>
    <w:rsid w:val="00805B71"/>
    <w:rsid w:val="00811BE6"/>
    <w:rsid w:val="00816621"/>
    <w:rsid w:val="00817DE6"/>
    <w:rsid w:val="0083123C"/>
    <w:rsid w:val="00832D1A"/>
    <w:rsid w:val="0083331A"/>
    <w:rsid w:val="00833B45"/>
    <w:rsid w:val="0083492C"/>
    <w:rsid w:val="00841311"/>
    <w:rsid w:val="008417BD"/>
    <w:rsid w:val="00842956"/>
    <w:rsid w:val="00844A2F"/>
    <w:rsid w:val="008452C5"/>
    <w:rsid w:val="008462C4"/>
    <w:rsid w:val="00847E43"/>
    <w:rsid w:val="00851503"/>
    <w:rsid w:val="008515A3"/>
    <w:rsid w:val="00851B9C"/>
    <w:rsid w:val="00857C25"/>
    <w:rsid w:val="00865A21"/>
    <w:rsid w:val="00873DF8"/>
    <w:rsid w:val="00874BBF"/>
    <w:rsid w:val="008766EB"/>
    <w:rsid w:val="00876B56"/>
    <w:rsid w:val="0089005C"/>
    <w:rsid w:val="00895E55"/>
    <w:rsid w:val="00897EE3"/>
    <w:rsid w:val="008A11BC"/>
    <w:rsid w:val="008A2224"/>
    <w:rsid w:val="008A329A"/>
    <w:rsid w:val="008A4132"/>
    <w:rsid w:val="008B03D7"/>
    <w:rsid w:val="008B31D6"/>
    <w:rsid w:val="008B3C08"/>
    <w:rsid w:val="008B3D97"/>
    <w:rsid w:val="008B5D99"/>
    <w:rsid w:val="008B675D"/>
    <w:rsid w:val="008B6813"/>
    <w:rsid w:val="008C1DDB"/>
    <w:rsid w:val="008C203A"/>
    <w:rsid w:val="008C2F27"/>
    <w:rsid w:val="008C346C"/>
    <w:rsid w:val="008C4774"/>
    <w:rsid w:val="008C64E7"/>
    <w:rsid w:val="008C7873"/>
    <w:rsid w:val="008D2830"/>
    <w:rsid w:val="008D4827"/>
    <w:rsid w:val="008D6D02"/>
    <w:rsid w:val="008E0FDC"/>
    <w:rsid w:val="008E1015"/>
    <w:rsid w:val="008E11F8"/>
    <w:rsid w:val="008E1C94"/>
    <w:rsid w:val="008E3DDD"/>
    <w:rsid w:val="008F0A94"/>
    <w:rsid w:val="008F240D"/>
    <w:rsid w:val="008F3D30"/>
    <w:rsid w:val="008F6F92"/>
    <w:rsid w:val="008F79A5"/>
    <w:rsid w:val="009002D1"/>
    <w:rsid w:val="009023EA"/>
    <w:rsid w:val="00902B76"/>
    <w:rsid w:val="009038EB"/>
    <w:rsid w:val="00903EFC"/>
    <w:rsid w:val="00907693"/>
    <w:rsid w:val="00911719"/>
    <w:rsid w:val="009153DE"/>
    <w:rsid w:val="00917170"/>
    <w:rsid w:val="00920882"/>
    <w:rsid w:val="00921B41"/>
    <w:rsid w:val="00921BA8"/>
    <w:rsid w:val="00930646"/>
    <w:rsid w:val="0093201E"/>
    <w:rsid w:val="00935B75"/>
    <w:rsid w:val="00936A36"/>
    <w:rsid w:val="00937E43"/>
    <w:rsid w:val="009415F9"/>
    <w:rsid w:val="00941942"/>
    <w:rsid w:val="00941DB3"/>
    <w:rsid w:val="00943ADA"/>
    <w:rsid w:val="009443AE"/>
    <w:rsid w:val="009542D7"/>
    <w:rsid w:val="00956E1C"/>
    <w:rsid w:val="009618D4"/>
    <w:rsid w:val="00961AD8"/>
    <w:rsid w:val="00967EA0"/>
    <w:rsid w:val="009760E0"/>
    <w:rsid w:val="00977115"/>
    <w:rsid w:val="00977A09"/>
    <w:rsid w:val="009808E5"/>
    <w:rsid w:val="009827D3"/>
    <w:rsid w:val="009867A9"/>
    <w:rsid w:val="0099118D"/>
    <w:rsid w:val="00991E70"/>
    <w:rsid w:val="00992F78"/>
    <w:rsid w:val="009935DE"/>
    <w:rsid w:val="00993AF6"/>
    <w:rsid w:val="00994C3E"/>
    <w:rsid w:val="009A7A43"/>
    <w:rsid w:val="009B0164"/>
    <w:rsid w:val="009C4313"/>
    <w:rsid w:val="009C4A3C"/>
    <w:rsid w:val="009C751D"/>
    <w:rsid w:val="009D14DC"/>
    <w:rsid w:val="009D183A"/>
    <w:rsid w:val="009D1BBB"/>
    <w:rsid w:val="009D236A"/>
    <w:rsid w:val="009E1E3B"/>
    <w:rsid w:val="009E4D00"/>
    <w:rsid w:val="009E63B9"/>
    <w:rsid w:val="009F0403"/>
    <w:rsid w:val="009F09BA"/>
    <w:rsid w:val="009F16C4"/>
    <w:rsid w:val="009F1B5D"/>
    <w:rsid w:val="009F7D29"/>
    <w:rsid w:val="009F7F38"/>
    <w:rsid w:val="00A02589"/>
    <w:rsid w:val="00A04573"/>
    <w:rsid w:val="00A047F5"/>
    <w:rsid w:val="00A05636"/>
    <w:rsid w:val="00A1298F"/>
    <w:rsid w:val="00A149D5"/>
    <w:rsid w:val="00A160BC"/>
    <w:rsid w:val="00A21CCE"/>
    <w:rsid w:val="00A21DB7"/>
    <w:rsid w:val="00A23928"/>
    <w:rsid w:val="00A24477"/>
    <w:rsid w:val="00A24BBA"/>
    <w:rsid w:val="00A30DF7"/>
    <w:rsid w:val="00A31263"/>
    <w:rsid w:val="00A35763"/>
    <w:rsid w:val="00A357E1"/>
    <w:rsid w:val="00A36EFF"/>
    <w:rsid w:val="00A41426"/>
    <w:rsid w:val="00A43067"/>
    <w:rsid w:val="00A45E4D"/>
    <w:rsid w:val="00A45F60"/>
    <w:rsid w:val="00A514E6"/>
    <w:rsid w:val="00A544C7"/>
    <w:rsid w:val="00A60091"/>
    <w:rsid w:val="00A60F72"/>
    <w:rsid w:val="00A6211F"/>
    <w:rsid w:val="00A6448A"/>
    <w:rsid w:val="00A67F2A"/>
    <w:rsid w:val="00A76E65"/>
    <w:rsid w:val="00A77052"/>
    <w:rsid w:val="00A83281"/>
    <w:rsid w:val="00A838E5"/>
    <w:rsid w:val="00A905AD"/>
    <w:rsid w:val="00A91D6A"/>
    <w:rsid w:val="00A95B93"/>
    <w:rsid w:val="00A95EB0"/>
    <w:rsid w:val="00A96670"/>
    <w:rsid w:val="00AA1A47"/>
    <w:rsid w:val="00AA31D9"/>
    <w:rsid w:val="00AA651C"/>
    <w:rsid w:val="00AA68E3"/>
    <w:rsid w:val="00AB09FA"/>
    <w:rsid w:val="00AB0B6E"/>
    <w:rsid w:val="00AB1C6A"/>
    <w:rsid w:val="00AB1D59"/>
    <w:rsid w:val="00AB4253"/>
    <w:rsid w:val="00AC1B28"/>
    <w:rsid w:val="00AC20F2"/>
    <w:rsid w:val="00AC3913"/>
    <w:rsid w:val="00AD619E"/>
    <w:rsid w:val="00AE05EF"/>
    <w:rsid w:val="00AE5C83"/>
    <w:rsid w:val="00AE69AF"/>
    <w:rsid w:val="00AE7D50"/>
    <w:rsid w:val="00AF0CC7"/>
    <w:rsid w:val="00AF64BB"/>
    <w:rsid w:val="00B0441F"/>
    <w:rsid w:val="00B050E5"/>
    <w:rsid w:val="00B056A8"/>
    <w:rsid w:val="00B06CF9"/>
    <w:rsid w:val="00B07FE0"/>
    <w:rsid w:val="00B13B23"/>
    <w:rsid w:val="00B16C66"/>
    <w:rsid w:val="00B17D77"/>
    <w:rsid w:val="00B20808"/>
    <w:rsid w:val="00B20D06"/>
    <w:rsid w:val="00B264F7"/>
    <w:rsid w:val="00B270C3"/>
    <w:rsid w:val="00B32DBD"/>
    <w:rsid w:val="00B33C04"/>
    <w:rsid w:val="00B33C7E"/>
    <w:rsid w:val="00B3592C"/>
    <w:rsid w:val="00B3685F"/>
    <w:rsid w:val="00B37914"/>
    <w:rsid w:val="00B42F40"/>
    <w:rsid w:val="00B44110"/>
    <w:rsid w:val="00B44256"/>
    <w:rsid w:val="00B46411"/>
    <w:rsid w:val="00B5095E"/>
    <w:rsid w:val="00B51C91"/>
    <w:rsid w:val="00B5207D"/>
    <w:rsid w:val="00B54317"/>
    <w:rsid w:val="00B551F0"/>
    <w:rsid w:val="00B5535F"/>
    <w:rsid w:val="00B5639D"/>
    <w:rsid w:val="00B578EC"/>
    <w:rsid w:val="00B65504"/>
    <w:rsid w:val="00B71EA0"/>
    <w:rsid w:val="00B73E55"/>
    <w:rsid w:val="00B77DC6"/>
    <w:rsid w:val="00B81B9F"/>
    <w:rsid w:val="00B85255"/>
    <w:rsid w:val="00B90B9B"/>
    <w:rsid w:val="00B97A17"/>
    <w:rsid w:val="00BB2BF4"/>
    <w:rsid w:val="00BB6CB8"/>
    <w:rsid w:val="00BC5125"/>
    <w:rsid w:val="00BC6CC3"/>
    <w:rsid w:val="00BD013F"/>
    <w:rsid w:val="00BD1106"/>
    <w:rsid w:val="00BD39B8"/>
    <w:rsid w:val="00BD3BB8"/>
    <w:rsid w:val="00BD65EA"/>
    <w:rsid w:val="00BE0FC4"/>
    <w:rsid w:val="00BE2344"/>
    <w:rsid w:val="00BE23CB"/>
    <w:rsid w:val="00BE57B7"/>
    <w:rsid w:val="00BE69AC"/>
    <w:rsid w:val="00BF026A"/>
    <w:rsid w:val="00BF240B"/>
    <w:rsid w:val="00BF4668"/>
    <w:rsid w:val="00BF5CDE"/>
    <w:rsid w:val="00BF6397"/>
    <w:rsid w:val="00C02658"/>
    <w:rsid w:val="00C04356"/>
    <w:rsid w:val="00C044F9"/>
    <w:rsid w:val="00C1145D"/>
    <w:rsid w:val="00C11EB1"/>
    <w:rsid w:val="00C13537"/>
    <w:rsid w:val="00C14EB2"/>
    <w:rsid w:val="00C155EE"/>
    <w:rsid w:val="00C16296"/>
    <w:rsid w:val="00C16688"/>
    <w:rsid w:val="00C21098"/>
    <w:rsid w:val="00C235DF"/>
    <w:rsid w:val="00C24BDA"/>
    <w:rsid w:val="00C26FA8"/>
    <w:rsid w:val="00C27C4A"/>
    <w:rsid w:val="00C33467"/>
    <w:rsid w:val="00C34C8B"/>
    <w:rsid w:val="00C35339"/>
    <w:rsid w:val="00C3545D"/>
    <w:rsid w:val="00C37B54"/>
    <w:rsid w:val="00C42FD8"/>
    <w:rsid w:val="00C45B4D"/>
    <w:rsid w:val="00C47999"/>
    <w:rsid w:val="00C47EF4"/>
    <w:rsid w:val="00C57B4D"/>
    <w:rsid w:val="00C6254B"/>
    <w:rsid w:val="00C647A0"/>
    <w:rsid w:val="00C64A3A"/>
    <w:rsid w:val="00C65D9C"/>
    <w:rsid w:val="00C66F3F"/>
    <w:rsid w:val="00C675C1"/>
    <w:rsid w:val="00C7037C"/>
    <w:rsid w:val="00C7115E"/>
    <w:rsid w:val="00C73B20"/>
    <w:rsid w:val="00C74913"/>
    <w:rsid w:val="00C816D8"/>
    <w:rsid w:val="00C86305"/>
    <w:rsid w:val="00C87E7A"/>
    <w:rsid w:val="00C904F1"/>
    <w:rsid w:val="00C90E14"/>
    <w:rsid w:val="00C94BEF"/>
    <w:rsid w:val="00C94E08"/>
    <w:rsid w:val="00CA65CF"/>
    <w:rsid w:val="00CA7117"/>
    <w:rsid w:val="00CA7E89"/>
    <w:rsid w:val="00CB1588"/>
    <w:rsid w:val="00CB60A3"/>
    <w:rsid w:val="00CC081D"/>
    <w:rsid w:val="00CC1877"/>
    <w:rsid w:val="00CC2E51"/>
    <w:rsid w:val="00CC3CED"/>
    <w:rsid w:val="00CC6F22"/>
    <w:rsid w:val="00CD2224"/>
    <w:rsid w:val="00CD42C7"/>
    <w:rsid w:val="00CE2C03"/>
    <w:rsid w:val="00CE59DE"/>
    <w:rsid w:val="00CF4532"/>
    <w:rsid w:val="00D05D46"/>
    <w:rsid w:val="00D16ACC"/>
    <w:rsid w:val="00D21968"/>
    <w:rsid w:val="00D22DF3"/>
    <w:rsid w:val="00D26200"/>
    <w:rsid w:val="00D3487B"/>
    <w:rsid w:val="00D36C88"/>
    <w:rsid w:val="00D36D15"/>
    <w:rsid w:val="00D36ED8"/>
    <w:rsid w:val="00D374EC"/>
    <w:rsid w:val="00D410FE"/>
    <w:rsid w:val="00D4205E"/>
    <w:rsid w:val="00D430D4"/>
    <w:rsid w:val="00D521C8"/>
    <w:rsid w:val="00D52A8E"/>
    <w:rsid w:val="00D55397"/>
    <w:rsid w:val="00D5773B"/>
    <w:rsid w:val="00D61346"/>
    <w:rsid w:val="00D639AD"/>
    <w:rsid w:val="00D6621A"/>
    <w:rsid w:val="00D66727"/>
    <w:rsid w:val="00D66916"/>
    <w:rsid w:val="00D66E6C"/>
    <w:rsid w:val="00D7490A"/>
    <w:rsid w:val="00D7757B"/>
    <w:rsid w:val="00D83E46"/>
    <w:rsid w:val="00D90B6D"/>
    <w:rsid w:val="00D94663"/>
    <w:rsid w:val="00DA3E54"/>
    <w:rsid w:val="00DB140E"/>
    <w:rsid w:val="00DB2141"/>
    <w:rsid w:val="00DB46F2"/>
    <w:rsid w:val="00DB5383"/>
    <w:rsid w:val="00DB6E7E"/>
    <w:rsid w:val="00DC17AB"/>
    <w:rsid w:val="00DC20E1"/>
    <w:rsid w:val="00DC2A1A"/>
    <w:rsid w:val="00DC51EE"/>
    <w:rsid w:val="00DC52B9"/>
    <w:rsid w:val="00DC5BD5"/>
    <w:rsid w:val="00DC79B6"/>
    <w:rsid w:val="00DD1165"/>
    <w:rsid w:val="00DD4A42"/>
    <w:rsid w:val="00DD58DA"/>
    <w:rsid w:val="00DE0D79"/>
    <w:rsid w:val="00DE6519"/>
    <w:rsid w:val="00DE6E7E"/>
    <w:rsid w:val="00DE78A6"/>
    <w:rsid w:val="00DF1840"/>
    <w:rsid w:val="00DF1EA9"/>
    <w:rsid w:val="00DF648E"/>
    <w:rsid w:val="00E00A05"/>
    <w:rsid w:val="00E01B3E"/>
    <w:rsid w:val="00E07DA4"/>
    <w:rsid w:val="00E1266F"/>
    <w:rsid w:val="00E15025"/>
    <w:rsid w:val="00E15D9A"/>
    <w:rsid w:val="00E17B23"/>
    <w:rsid w:val="00E17B54"/>
    <w:rsid w:val="00E21EA8"/>
    <w:rsid w:val="00E23102"/>
    <w:rsid w:val="00E2344F"/>
    <w:rsid w:val="00E24282"/>
    <w:rsid w:val="00E246A0"/>
    <w:rsid w:val="00E24AC0"/>
    <w:rsid w:val="00E25134"/>
    <w:rsid w:val="00E2641A"/>
    <w:rsid w:val="00E27C90"/>
    <w:rsid w:val="00E30555"/>
    <w:rsid w:val="00E32A3D"/>
    <w:rsid w:val="00E350AB"/>
    <w:rsid w:val="00E35BE2"/>
    <w:rsid w:val="00E46186"/>
    <w:rsid w:val="00E463AA"/>
    <w:rsid w:val="00E46DEB"/>
    <w:rsid w:val="00E470EC"/>
    <w:rsid w:val="00E510F2"/>
    <w:rsid w:val="00E513F3"/>
    <w:rsid w:val="00E52863"/>
    <w:rsid w:val="00E532D9"/>
    <w:rsid w:val="00E55EC7"/>
    <w:rsid w:val="00E6088B"/>
    <w:rsid w:val="00E63EE1"/>
    <w:rsid w:val="00E66D1E"/>
    <w:rsid w:val="00E7785C"/>
    <w:rsid w:val="00E77972"/>
    <w:rsid w:val="00E8260A"/>
    <w:rsid w:val="00E83F62"/>
    <w:rsid w:val="00E904FA"/>
    <w:rsid w:val="00E92585"/>
    <w:rsid w:val="00E953AD"/>
    <w:rsid w:val="00E97BF0"/>
    <w:rsid w:val="00E97CC5"/>
    <w:rsid w:val="00EA00FC"/>
    <w:rsid w:val="00EA6A92"/>
    <w:rsid w:val="00EA71C8"/>
    <w:rsid w:val="00EB0264"/>
    <w:rsid w:val="00EB44A0"/>
    <w:rsid w:val="00EB66CE"/>
    <w:rsid w:val="00EC0AB8"/>
    <w:rsid w:val="00EC246B"/>
    <w:rsid w:val="00EC3DB6"/>
    <w:rsid w:val="00EC6E83"/>
    <w:rsid w:val="00ED17C1"/>
    <w:rsid w:val="00ED7204"/>
    <w:rsid w:val="00EE0538"/>
    <w:rsid w:val="00EE1A43"/>
    <w:rsid w:val="00EE4494"/>
    <w:rsid w:val="00EF2F22"/>
    <w:rsid w:val="00EF40BD"/>
    <w:rsid w:val="00EF5B54"/>
    <w:rsid w:val="00F003B1"/>
    <w:rsid w:val="00F044B4"/>
    <w:rsid w:val="00F05678"/>
    <w:rsid w:val="00F06DF7"/>
    <w:rsid w:val="00F1532A"/>
    <w:rsid w:val="00F15D43"/>
    <w:rsid w:val="00F179D0"/>
    <w:rsid w:val="00F179F2"/>
    <w:rsid w:val="00F17DC2"/>
    <w:rsid w:val="00F200E2"/>
    <w:rsid w:val="00F2148F"/>
    <w:rsid w:val="00F218A1"/>
    <w:rsid w:val="00F23581"/>
    <w:rsid w:val="00F240DC"/>
    <w:rsid w:val="00F24576"/>
    <w:rsid w:val="00F255D3"/>
    <w:rsid w:val="00F25B0C"/>
    <w:rsid w:val="00F2617C"/>
    <w:rsid w:val="00F27C87"/>
    <w:rsid w:val="00F31130"/>
    <w:rsid w:val="00F33F42"/>
    <w:rsid w:val="00F41105"/>
    <w:rsid w:val="00F41655"/>
    <w:rsid w:val="00F43974"/>
    <w:rsid w:val="00F54648"/>
    <w:rsid w:val="00F55019"/>
    <w:rsid w:val="00F61136"/>
    <w:rsid w:val="00F62FDB"/>
    <w:rsid w:val="00F665C2"/>
    <w:rsid w:val="00F66EDD"/>
    <w:rsid w:val="00F70BB8"/>
    <w:rsid w:val="00F72FA7"/>
    <w:rsid w:val="00F7591F"/>
    <w:rsid w:val="00F7733A"/>
    <w:rsid w:val="00F77357"/>
    <w:rsid w:val="00F80F28"/>
    <w:rsid w:val="00F8308E"/>
    <w:rsid w:val="00F900E8"/>
    <w:rsid w:val="00F907F2"/>
    <w:rsid w:val="00FA1410"/>
    <w:rsid w:val="00FA2599"/>
    <w:rsid w:val="00FA33F2"/>
    <w:rsid w:val="00FA5451"/>
    <w:rsid w:val="00FA5F90"/>
    <w:rsid w:val="00FA7E6A"/>
    <w:rsid w:val="00FB079C"/>
    <w:rsid w:val="00FB1AE6"/>
    <w:rsid w:val="00FB3BBC"/>
    <w:rsid w:val="00FB4583"/>
    <w:rsid w:val="00FB7AB9"/>
    <w:rsid w:val="00FC05ED"/>
    <w:rsid w:val="00FC2FC4"/>
    <w:rsid w:val="00FD4470"/>
    <w:rsid w:val="00FD564D"/>
    <w:rsid w:val="00FD6321"/>
    <w:rsid w:val="00FD7899"/>
    <w:rsid w:val="00FE037C"/>
    <w:rsid w:val="00FE1C54"/>
    <w:rsid w:val="00FE4523"/>
    <w:rsid w:val="00FE6313"/>
    <w:rsid w:val="00FF3B88"/>
    <w:rsid w:val="00FF5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90B9B"/>
    <w:pPr>
      <w:spacing w:after="0" w:line="240" w:lineRule="auto"/>
    </w:pPr>
  </w:style>
  <w:style w:type="character" w:customStyle="1" w:styleId="st1">
    <w:name w:val="st1"/>
    <w:basedOn w:val="DefaultParagraphFont"/>
    <w:rsid w:val="00B90B9B"/>
  </w:style>
  <w:style w:type="character" w:styleId="Hyperlink">
    <w:name w:val="Hyperlink"/>
    <w:basedOn w:val="DefaultParagraphFont"/>
    <w:uiPriority w:val="99"/>
    <w:unhideWhenUsed/>
    <w:rsid w:val="00B90B9B"/>
    <w:rPr>
      <w:color w:val="0000FF" w:themeColor="hyperlink"/>
      <w:u w:val="single"/>
    </w:rPr>
  </w:style>
  <w:style w:type="character" w:styleId="UnresolvedMention">
    <w:name w:val="Unresolved Mention"/>
    <w:basedOn w:val="DefaultParagraphFont"/>
    <w:uiPriority w:val="99"/>
    <w:semiHidden/>
    <w:unhideWhenUsed/>
    <w:rsid w:val="00B90B9B"/>
    <w:rPr>
      <w:color w:val="605E5C"/>
      <w:shd w:val="clear" w:color="auto" w:fill="E1DFDD"/>
    </w:rPr>
  </w:style>
  <w:style w:type="paragraph" w:styleId="BalloonText">
    <w:name w:val="Balloon Text"/>
    <w:basedOn w:val="Normal"/>
    <w:link w:val="BalloonTextChar"/>
    <w:uiPriority w:val="99"/>
    <w:semiHidden/>
    <w:unhideWhenUsed/>
    <w:rsid w:val="00B90B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0B9B"/>
    <w:rPr>
      <w:rFonts w:ascii="Segoe UI" w:hAnsi="Segoe UI" w:cs="Segoe UI"/>
      <w:sz w:val="18"/>
      <w:szCs w:val="18"/>
    </w:rPr>
  </w:style>
  <w:style w:type="paragraph" w:styleId="ListParagraph">
    <w:name w:val="List Paragraph"/>
    <w:basedOn w:val="Normal"/>
    <w:uiPriority w:val="34"/>
    <w:qFormat/>
    <w:rsid w:val="000672EE"/>
    <w:pPr>
      <w:spacing w:after="160" w:line="259" w:lineRule="auto"/>
      <w:ind w:left="720"/>
      <w:contextualSpacing/>
      <w:pPrChange w:id="0" w:author="Emily Winchell" w:date="2026-09-25T20:05:00Z">
        <w:pPr>
          <w:spacing w:after="160" w:line="259" w:lineRule="auto"/>
          <w:ind w:left="720"/>
          <w:contextualSpacing/>
        </w:pPr>
      </w:pPrChange>
    </w:pPr>
    <w:rPr>
      <w:rPrChange w:id="0" w:author="Emily Winchell" w:date="2026-09-25T20:05:00Z">
        <w:rPr>
          <w:rFonts w:asciiTheme="minorHAnsi" w:eastAsiaTheme="minorHAnsi" w:hAnsiTheme="minorHAnsi" w:cstheme="minorBidi"/>
          <w:sz w:val="22"/>
          <w:szCs w:val="22"/>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3648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3F7A1DB8A05346B291D9AC418DDE76" ma:contentTypeVersion="14" ma:contentTypeDescription="Create a new document." ma:contentTypeScope="" ma:versionID="0c28b679c2e6222efa2672effe7f4044">
  <xsd:schema xmlns:xsd="http://www.w3.org/2001/XMLSchema" xmlns:xs="http://www.w3.org/2001/XMLSchema" xmlns:p="http://schemas.microsoft.com/office/2006/metadata/properties" xmlns:ns1="http://schemas.microsoft.com/sharepoint/v3" xmlns:ns3="0bb43803-899f-4584-b949-15d9a011046a" xmlns:ns4="b43469e6-5ed6-491f-8217-900405c65af2" targetNamespace="http://schemas.microsoft.com/office/2006/metadata/properties" ma:root="true" ma:fieldsID="5dd28ff9d71f491553962e7118a20bea" ns1:_="" ns3:_="" ns4:_="">
    <xsd:import namespace="http://schemas.microsoft.com/sharepoint/v3"/>
    <xsd:import namespace="0bb43803-899f-4584-b949-15d9a011046a"/>
    <xsd:import namespace="b43469e6-5ed6-491f-8217-900405c65af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b43803-899f-4584-b949-15d9a01104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3469e6-5ed6-491f-8217-900405c65af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DEEE4B-5296-4BA0-BE79-A54A49EABF96}">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289D98A8-79BD-46A3-81C4-10F555D09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bb43803-899f-4584-b949-15d9a011046a"/>
    <ds:schemaRef ds:uri="b43469e6-5ed6-491f-8217-900405c65a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C3A294-590C-42A3-95DA-47A897F0B1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Stamford Hospital</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Mcelhone, Alison</dc:creator>
  <cp:lastModifiedBy>Arthur Souza Rodrigues</cp:lastModifiedBy>
  <cp:revision>1</cp:revision>
  <dcterms:created xsi:type="dcterms:W3CDTF">2021-04-17T13:56:00Z</dcterms:created>
  <dcterms:modified xsi:type="dcterms:W3CDTF">2026-09-26T00:05:00Z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0x010100DE3F7A1DB8A05346B291D9AC418DDE76</vt:lpwstr>
  </property>
</Properties>
</file>