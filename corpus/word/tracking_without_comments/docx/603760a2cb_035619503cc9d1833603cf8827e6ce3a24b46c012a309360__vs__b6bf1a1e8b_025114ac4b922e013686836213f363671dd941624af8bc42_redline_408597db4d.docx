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5F80CA" w14:textId="77777777" w:rsidR="004D70A7" w:rsidRDefault="00E61F70" w:rsidP="00E61F70">
      <w:pPr>
        <w:pStyle w:val="NoSpacing"/>
        <w:jc w:val="both"/>
        <w:rPr>
          <w:ins w:id="1" w:author="JSC" w:date="2026-09-25T21:05:00Z" w16du:dateUtc="2026-09-26T01:05:00Z"/>
          <w:rFonts w:ascii="Times New Roman" w:hAnsi="Times New Roman" w:cs="Times New Roman"/>
          <w:sz w:val="24"/>
          <w:szCs w:val="24"/>
        </w:rPr>
      </w:pPr>
      <w:ins w:id="2" w:author="JSC" w:date="2026-09-25T21:05:00Z" w16du:dateUtc="2026-09-26T01:05:00Z">
        <w:r>
          <w:rPr>
            <w:rFonts w:ascii="Times New Roman" w:hAnsi="Times New Roman" w:cs="Times New Roman"/>
            <w:sz w:val="24"/>
            <w:szCs w:val="24"/>
          </w:rPr>
          <w:t>RADAR PROPERTIES</w:t>
        </w:r>
      </w:ins>
    </w:p>
    <w:p w14:paraId="6A3E4281" w14:textId="77777777" w:rsidR="00FE4ABB" w:rsidRDefault="00FE4ABB" w:rsidP="00D04CF8">
      <w:pPr>
        <w:rPr>
          <w:del w:id="3" w:author="JSC" w:date="2026-09-25T21:05:00Z" w16du:dateUtc="2026-09-26T01:05:00Z"/>
          <w:lang w:val="fr-FR"/>
        </w:rPr>
      </w:pPr>
    </w:p>
    <w:tbl>
      <w:tblPr>
        <w:tblpPr w:leftFromText="180" w:rightFromText="180" w:vertAnchor="page" w:horzAnchor="margin" w:tblpX="-190" w:tblpY="805"/>
        <w:tblW w:w="9985"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4248"/>
        <w:gridCol w:w="1969"/>
        <w:gridCol w:w="3768"/>
      </w:tblGrid>
      <w:tr w:rsidR="00FE4ABB" w:rsidRPr="00510C1C" w14:paraId="592DA90C" w14:textId="77777777" w:rsidTr="00F85657">
        <w:trPr>
          <w:cantSplit/>
          <w:trHeight w:val="1517"/>
          <w:del w:id="4" w:author="JSC" w:date="2026-09-25T21:05:00Z" w16du:dateUtc="2026-09-26T01:05:00Z"/>
        </w:trPr>
        <w:tc>
          <w:tcPr>
            <w:tcW w:w="4248" w:type="dxa"/>
            <w:tcBorders>
              <w:top w:val="single" w:sz="4" w:space="0" w:color="auto"/>
              <w:left w:val="single" w:sz="4" w:space="0" w:color="auto"/>
              <w:bottom w:val="single" w:sz="4" w:space="0" w:color="auto"/>
              <w:right w:val="single" w:sz="4" w:space="0" w:color="auto"/>
            </w:tcBorders>
          </w:tcPr>
          <w:p w14:paraId="7FF85C97" w14:textId="77777777" w:rsidR="00FE4ABB" w:rsidRPr="00510C1C" w:rsidRDefault="00FE4ABB" w:rsidP="00D04CF8">
            <w:pPr>
              <w:rPr>
                <w:del w:id="5" w:author="JSC" w:date="2026-09-25T21:05:00Z" w16du:dateUtc="2026-09-26T01:05:00Z"/>
                <w:b/>
                <w:bCs/>
                <w:sz w:val="18"/>
                <w:szCs w:val="28"/>
                <w:lang w:val="fr-FR"/>
              </w:rPr>
            </w:pPr>
          </w:p>
          <w:p w14:paraId="760514D9" w14:textId="77777777" w:rsidR="00FE4ABB" w:rsidRPr="00510C1C" w:rsidRDefault="00FE4ABB" w:rsidP="00D04CF8">
            <w:pPr>
              <w:rPr>
                <w:del w:id="6" w:author="JSC" w:date="2026-09-25T21:05:00Z" w16du:dateUtc="2026-09-26T01:05:00Z"/>
                <w:b/>
                <w:bCs/>
                <w:sz w:val="28"/>
                <w:szCs w:val="28"/>
                <w:lang w:val="fr-FR"/>
              </w:rPr>
            </w:pPr>
            <w:del w:id="7" w:author="JSC" w:date="2026-09-25T21:05:00Z" w16du:dateUtc="2026-09-26T01:05:00Z">
              <w:r w:rsidRPr="00510C1C">
                <w:rPr>
                  <w:b/>
                  <w:bCs/>
                  <w:sz w:val="28"/>
                  <w:szCs w:val="28"/>
                  <w:lang w:val="fr-FR"/>
                </w:rPr>
                <w:delText>AFRICAN UNION</w:delText>
              </w:r>
            </w:del>
          </w:p>
          <w:p w14:paraId="3BFDBCBF" w14:textId="77777777" w:rsidR="00FE4ABB" w:rsidRPr="00510C1C" w:rsidRDefault="00FE4ABB" w:rsidP="00D04CF8">
            <w:pPr>
              <w:rPr>
                <w:del w:id="8" w:author="JSC" w:date="2026-09-25T21:05:00Z" w16du:dateUtc="2026-09-26T01:05:00Z"/>
                <w:b/>
                <w:bCs/>
                <w:sz w:val="20"/>
                <w:szCs w:val="28"/>
                <w:lang w:val="fr-FR"/>
              </w:rPr>
            </w:pPr>
          </w:p>
        </w:tc>
        <w:tc>
          <w:tcPr>
            <w:tcW w:w="1969" w:type="dxa"/>
            <w:vMerge w:val="restart"/>
            <w:tcBorders>
              <w:top w:val="single" w:sz="4" w:space="0" w:color="auto"/>
              <w:left w:val="single" w:sz="4" w:space="0" w:color="auto"/>
              <w:bottom w:val="single" w:sz="4" w:space="0" w:color="auto"/>
              <w:right w:val="single" w:sz="4" w:space="0" w:color="auto"/>
            </w:tcBorders>
          </w:tcPr>
          <w:p w14:paraId="103EC53B" w14:textId="77777777" w:rsidR="00FE4ABB" w:rsidRPr="00510C1C" w:rsidRDefault="00FE4ABB" w:rsidP="00D04CF8">
            <w:pPr>
              <w:rPr>
                <w:del w:id="9" w:author="JSC" w:date="2026-09-25T21:05:00Z" w16du:dateUtc="2026-09-26T01:05:00Z"/>
                <w:sz w:val="28"/>
                <w:szCs w:val="28"/>
                <w:lang w:eastAsia="fr-FR"/>
              </w:rPr>
            </w:pPr>
            <w:del w:id="10" w:author="JSC" w:date="2026-09-25T21:05:00Z" w16du:dateUtc="2026-09-26T01:05:00Z">
              <w:r w:rsidRPr="00510C1C">
                <w:rPr>
                  <w:noProof/>
                  <w:sz w:val="28"/>
                  <w:szCs w:val="28"/>
                  <w:lang w:val="en-US"/>
                </w:rPr>
                <w:drawing>
                  <wp:anchor distT="0" distB="0" distL="114300" distR="114300" simplePos="0" relativeHeight="251660288" behindDoc="0" locked="0" layoutInCell="1" allowOverlap="1" wp14:anchorId="741E02C4" wp14:editId="3E5D0088">
                    <wp:simplePos x="0" y="0"/>
                    <wp:positionH relativeFrom="column">
                      <wp:posOffset>75565</wp:posOffset>
                    </wp:positionH>
                    <wp:positionV relativeFrom="paragraph">
                      <wp:posOffset>306070</wp:posOffset>
                    </wp:positionV>
                    <wp:extent cx="1043940" cy="1043940"/>
                    <wp:effectExtent l="0" t="0" r="3810" b="3810"/>
                    <wp:wrapThrough wrapText="bothSides">
                      <wp:wrapPolygon edited="0">
                        <wp:start x="0" y="0"/>
                        <wp:lineTo x="0" y="21285"/>
                        <wp:lineTo x="21285" y="21285"/>
                        <wp:lineTo x="21285" y="0"/>
                        <wp:lineTo x="0" y="0"/>
                      </wp:wrapPolygon>
                    </wp:wrapThrough>
                    <wp:docPr id="1" name="Picture 1" descr="AU Cou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 Cour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532113BE" w14:textId="77777777" w:rsidR="00FE4ABB" w:rsidRPr="00510C1C" w:rsidRDefault="00FE4ABB" w:rsidP="00D04CF8">
            <w:pPr>
              <w:rPr>
                <w:del w:id="11" w:author="JSC" w:date="2026-09-25T21:05:00Z" w16du:dateUtc="2026-09-26T01:05:00Z"/>
                <w:sz w:val="28"/>
                <w:szCs w:val="28"/>
                <w:lang w:eastAsia="fr-FR"/>
              </w:rPr>
            </w:pPr>
          </w:p>
        </w:tc>
        <w:tc>
          <w:tcPr>
            <w:tcW w:w="3768" w:type="dxa"/>
            <w:tcBorders>
              <w:top w:val="single" w:sz="4" w:space="0" w:color="auto"/>
              <w:left w:val="single" w:sz="4" w:space="0" w:color="auto"/>
              <w:bottom w:val="single" w:sz="4" w:space="0" w:color="auto"/>
              <w:right w:val="single" w:sz="4" w:space="0" w:color="auto"/>
            </w:tcBorders>
          </w:tcPr>
          <w:p w14:paraId="36FF396A" w14:textId="77777777" w:rsidR="00FE4ABB" w:rsidRPr="00510C1C" w:rsidRDefault="00FE4ABB" w:rsidP="00D04CF8">
            <w:pPr>
              <w:rPr>
                <w:del w:id="12" w:author="JSC" w:date="2026-09-25T21:05:00Z" w16du:dateUtc="2026-09-26T01:05:00Z"/>
                <w:b/>
                <w:bCs/>
                <w:sz w:val="36"/>
                <w:szCs w:val="28"/>
                <w:lang w:val="fr-FR"/>
              </w:rPr>
            </w:pPr>
          </w:p>
          <w:p w14:paraId="784A65BB" w14:textId="77777777" w:rsidR="00FE4ABB" w:rsidRPr="00510C1C" w:rsidRDefault="00FE4ABB" w:rsidP="00D04CF8">
            <w:pPr>
              <w:rPr>
                <w:del w:id="13" w:author="JSC" w:date="2026-09-25T21:05:00Z" w16du:dateUtc="2026-09-26T01:05:00Z"/>
                <w:b/>
                <w:bCs/>
                <w:sz w:val="28"/>
                <w:szCs w:val="28"/>
                <w:lang w:val="fr-FR"/>
              </w:rPr>
            </w:pPr>
            <w:del w:id="14" w:author="JSC" w:date="2026-09-25T21:05:00Z" w16du:dateUtc="2026-09-26T01:05:00Z">
              <w:r w:rsidRPr="00510C1C">
                <w:rPr>
                  <w:b/>
                  <w:bCs/>
                  <w:sz w:val="28"/>
                  <w:szCs w:val="28"/>
                  <w:lang w:val="fr-FR"/>
                </w:rPr>
                <w:delText>UNION AFRICAINE</w:delText>
              </w:r>
            </w:del>
          </w:p>
        </w:tc>
      </w:tr>
      <w:tr w:rsidR="00FE4ABB" w:rsidRPr="00510C1C" w14:paraId="62B4EA6C" w14:textId="77777777" w:rsidTr="00F85657">
        <w:trPr>
          <w:cantSplit/>
          <w:trHeight w:val="1238"/>
          <w:del w:id="15" w:author="JSC" w:date="2026-09-25T21:05:00Z" w16du:dateUtc="2026-09-26T01:05:00Z"/>
        </w:trPr>
        <w:tc>
          <w:tcPr>
            <w:tcW w:w="4248" w:type="dxa"/>
            <w:tcBorders>
              <w:top w:val="single" w:sz="4" w:space="0" w:color="auto"/>
              <w:left w:val="single" w:sz="4" w:space="0" w:color="auto"/>
              <w:bottom w:val="single" w:sz="4" w:space="0" w:color="auto"/>
              <w:right w:val="single" w:sz="4" w:space="0" w:color="auto"/>
            </w:tcBorders>
            <w:hideMark/>
          </w:tcPr>
          <w:p w14:paraId="47BB23C6" w14:textId="77777777" w:rsidR="00FE4ABB" w:rsidRPr="00510C1C" w:rsidRDefault="004D70A7" w:rsidP="00D04CF8">
            <w:pPr>
              <w:rPr>
                <w:del w:id="16" w:author="JSC" w:date="2026-09-25T21:05:00Z" w16du:dateUtc="2026-09-26T01:05:00Z"/>
                <w:sz w:val="28"/>
                <w:szCs w:val="28"/>
                <w:lang w:eastAsia="fr-FR"/>
              </w:rPr>
            </w:pPr>
            <w:del w:id="17" w:author="JSC" w:date="2026-09-25T21:05:00Z" w16du:dateUtc="2026-09-26T01:05:00Z">
              <w:r>
                <w:rPr>
                  <w:noProof/>
                  <w:sz w:val="28"/>
                  <w:szCs w:val="28"/>
                  <w:lang w:val="en-US"/>
                </w:rPr>
                <w:object w:dxaOrig="1440" w:dyaOrig="1440" w14:anchorId="68DAEA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51.35pt;margin-top:16.65pt;width:93.9pt;height:29.4pt;z-index:251659264;mso-wrap-edited:f;mso-width-percent:0;mso-height-percent:0;mso-position-horizontal-relative:text;mso-position-vertical-relative:text;mso-width-percent:0;mso-height-percent:0;mso-width-relative:page;mso-height-relative:page">
                    <v:imagedata r:id="rId9" o:title=""/>
                  </v:shape>
                  <o:OLEObject Type="Embed" ProgID="PBrush" ShapeID="_x0000_s2050" DrawAspect="Content" ObjectID="_1851875476" r:id="rId10"/>
                </w:object>
              </w:r>
            </w:del>
          </w:p>
        </w:tc>
        <w:tc>
          <w:tcPr>
            <w:tcW w:w="1969" w:type="dxa"/>
            <w:vMerge/>
            <w:tcBorders>
              <w:top w:val="single" w:sz="4" w:space="0" w:color="auto"/>
              <w:left w:val="single" w:sz="4" w:space="0" w:color="auto"/>
              <w:bottom w:val="single" w:sz="4" w:space="0" w:color="auto"/>
              <w:right w:val="single" w:sz="4" w:space="0" w:color="auto"/>
            </w:tcBorders>
            <w:vAlign w:val="center"/>
            <w:hideMark/>
          </w:tcPr>
          <w:p w14:paraId="71584AC7" w14:textId="77777777" w:rsidR="00FE4ABB" w:rsidRPr="00510C1C" w:rsidRDefault="00FE4ABB" w:rsidP="00D04CF8">
            <w:pPr>
              <w:rPr>
                <w:del w:id="18" w:author="JSC" w:date="2026-09-25T21:05:00Z" w16du:dateUtc="2026-09-26T01:05:00Z"/>
                <w:sz w:val="28"/>
                <w:szCs w:val="28"/>
                <w:lang w:eastAsia="fr-FR"/>
              </w:rPr>
            </w:pPr>
          </w:p>
        </w:tc>
        <w:tc>
          <w:tcPr>
            <w:tcW w:w="3768" w:type="dxa"/>
            <w:tcBorders>
              <w:top w:val="single" w:sz="4" w:space="0" w:color="auto"/>
              <w:left w:val="single" w:sz="4" w:space="0" w:color="auto"/>
              <w:bottom w:val="single" w:sz="4" w:space="0" w:color="auto"/>
              <w:right w:val="single" w:sz="4" w:space="0" w:color="auto"/>
            </w:tcBorders>
          </w:tcPr>
          <w:p w14:paraId="6339AB0D" w14:textId="77777777" w:rsidR="00FE4ABB" w:rsidRPr="00510C1C" w:rsidRDefault="00FE4ABB" w:rsidP="00D04CF8">
            <w:pPr>
              <w:rPr>
                <w:del w:id="19" w:author="JSC" w:date="2026-09-25T21:05:00Z" w16du:dateUtc="2026-09-26T01:05:00Z"/>
                <w:b/>
                <w:bCs/>
                <w:szCs w:val="28"/>
                <w:lang w:eastAsia="fr-FR"/>
              </w:rPr>
            </w:pPr>
          </w:p>
          <w:p w14:paraId="36640E2E" w14:textId="77777777" w:rsidR="00FE4ABB" w:rsidRPr="00510C1C" w:rsidRDefault="00FE4ABB" w:rsidP="00D04CF8">
            <w:pPr>
              <w:rPr>
                <w:del w:id="20" w:author="JSC" w:date="2026-09-25T21:05:00Z" w16du:dateUtc="2026-09-26T01:05:00Z"/>
                <w:b/>
                <w:bCs/>
                <w:sz w:val="28"/>
                <w:szCs w:val="28"/>
                <w:lang w:val="fr-FR"/>
              </w:rPr>
            </w:pPr>
            <w:del w:id="21" w:author="JSC" w:date="2026-09-25T21:05:00Z" w16du:dateUtc="2026-09-26T01:05:00Z">
              <w:r w:rsidRPr="00510C1C">
                <w:rPr>
                  <w:b/>
                  <w:bCs/>
                  <w:sz w:val="28"/>
                  <w:szCs w:val="28"/>
                  <w:lang w:val="fr-FR"/>
                </w:rPr>
                <w:delText>UNIÃO AFRICANA</w:delText>
              </w:r>
            </w:del>
          </w:p>
          <w:p w14:paraId="3780C93D" w14:textId="77777777" w:rsidR="00FE4ABB" w:rsidRPr="00510C1C" w:rsidRDefault="00FE4ABB" w:rsidP="00D04CF8">
            <w:pPr>
              <w:rPr>
                <w:del w:id="22" w:author="JSC" w:date="2026-09-25T21:05:00Z" w16du:dateUtc="2026-09-26T01:05:00Z"/>
                <w:b/>
                <w:bCs/>
                <w:sz w:val="18"/>
                <w:szCs w:val="28"/>
                <w:lang w:val="fr-FR"/>
              </w:rPr>
            </w:pPr>
          </w:p>
        </w:tc>
      </w:tr>
      <w:tr w:rsidR="00FE4ABB" w:rsidRPr="00F666F8" w14:paraId="6C3CD0AA" w14:textId="77777777" w:rsidTr="00F85657">
        <w:trPr>
          <w:cantSplit/>
          <w:trHeight w:val="1193"/>
          <w:del w:id="23" w:author="JSC" w:date="2026-09-25T21:05:00Z" w16du:dateUtc="2026-09-26T01:05:00Z"/>
        </w:trPr>
        <w:tc>
          <w:tcPr>
            <w:tcW w:w="9985" w:type="dxa"/>
            <w:gridSpan w:val="3"/>
            <w:tcBorders>
              <w:top w:val="single" w:sz="4" w:space="0" w:color="auto"/>
              <w:left w:val="single" w:sz="4" w:space="0" w:color="auto"/>
              <w:bottom w:val="single" w:sz="4" w:space="0" w:color="auto"/>
              <w:right w:val="single" w:sz="4" w:space="0" w:color="auto"/>
            </w:tcBorders>
            <w:vAlign w:val="center"/>
            <w:hideMark/>
          </w:tcPr>
          <w:p w14:paraId="51921317" w14:textId="77777777" w:rsidR="00FE4ABB" w:rsidRPr="00510C1C" w:rsidRDefault="00FE4ABB" w:rsidP="00D04CF8">
            <w:pPr>
              <w:rPr>
                <w:del w:id="24" w:author="JSC" w:date="2026-09-25T21:05:00Z" w16du:dateUtc="2026-09-26T01:05:00Z"/>
                <w:b/>
                <w:sz w:val="4"/>
                <w:szCs w:val="28"/>
                <w:lang w:val="en-ZW"/>
              </w:rPr>
            </w:pPr>
          </w:p>
          <w:p w14:paraId="6BF33BBC" w14:textId="77777777" w:rsidR="00FE4ABB" w:rsidRPr="00510C1C" w:rsidRDefault="00FE4ABB" w:rsidP="00D04CF8">
            <w:pPr>
              <w:rPr>
                <w:del w:id="25" w:author="JSC" w:date="2026-09-25T21:05:00Z" w16du:dateUtc="2026-09-26T01:05:00Z"/>
                <w:b/>
                <w:sz w:val="28"/>
                <w:szCs w:val="28"/>
                <w:lang w:val="en-ZW" w:eastAsia="fr-FR"/>
              </w:rPr>
            </w:pPr>
            <w:del w:id="26" w:author="JSC" w:date="2026-09-25T21:05:00Z" w16du:dateUtc="2026-09-26T01:05:00Z">
              <w:r w:rsidRPr="00510C1C">
                <w:rPr>
                  <w:b/>
                  <w:sz w:val="28"/>
                  <w:szCs w:val="28"/>
                  <w:lang w:val="en-ZW"/>
                </w:rPr>
                <w:delText>AFRICAN COURT ON HUMAN AND PEOPLES’ RIGHTS</w:delText>
              </w:r>
            </w:del>
          </w:p>
          <w:p w14:paraId="6D478817" w14:textId="77777777" w:rsidR="00FE4ABB" w:rsidRPr="00510C1C" w:rsidRDefault="00FE4ABB" w:rsidP="00D04CF8">
            <w:pPr>
              <w:rPr>
                <w:del w:id="27" w:author="JSC" w:date="2026-09-25T21:05:00Z" w16du:dateUtc="2026-09-26T01:05:00Z"/>
                <w:b/>
                <w:sz w:val="28"/>
                <w:szCs w:val="28"/>
                <w:lang w:val="fr-FR"/>
              </w:rPr>
            </w:pPr>
            <w:del w:id="28" w:author="JSC" w:date="2026-09-25T21:05:00Z" w16du:dateUtc="2026-09-26T01:05:00Z">
              <w:r w:rsidRPr="00510C1C">
                <w:rPr>
                  <w:b/>
                  <w:sz w:val="28"/>
                  <w:szCs w:val="28"/>
                  <w:lang w:val="fr-FR"/>
                </w:rPr>
                <w:delText>COUR AFRICAINE DES DROITS DE L’HOMME ET DES PEUPLES</w:delText>
              </w:r>
            </w:del>
          </w:p>
        </w:tc>
      </w:tr>
    </w:tbl>
    <w:p w14:paraId="54DC5AA1" w14:textId="77777777" w:rsidR="00FE4ABB" w:rsidRPr="00492910" w:rsidRDefault="00FE4ABB" w:rsidP="00D04CF8">
      <w:pPr>
        <w:rPr>
          <w:del w:id="29" w:author="JSC" w:date="2026-09-25T21:05:00Z" w16du:dateUtc="2026-09-26T01:05:00Z"/>
          <w:lang w:val="fr-FR"/>
        </w:rPr>
      </w:pPr>
    </w:p>
    <w:p w14:paraId="71B3D968" w14:textId="1221C962" w:rsidR="00492910" w:rsidRDefault="00813484" w:rsidP="00D04CF8">
      <w:pPr>
        <w:rPr>
          <w:del w:id="30" w:author="JSC" w:date="2026-09-25T21:05:00Z" w16du:dateUtc="2026-09-26T01:05:00Z"/>
          <w:rFonts w:cs="Times New Roman"/>
          <w:b/>
          <w:lang w:val="en-US"/>
        </w:rPr>
      </w:pPr>
      <w:del w:id="31" w:author="JSC" w:date="2026-09-25T21:05:00Z" w16du:dateUtc="2026-09-26T01:05:00Z">
        <w:r>
          <w:rPr>
            <w:rFonts w:cs="Times New Roman"/>
            <w:b/>
          </w:rPr>
          <w:delText>IN THE APPLICATION</w:delText>
        </w:r>
        <w:r w:rsidR="008B5372">
          <w:rPr>
            <w:rFonts w:cs="Times New Roman"/>
            <w:b/>
          </w:rPr>
          <w:delText>S</w:delText>
        </w:r>
        <w:r>
          <w:rPr>
            <w:rFonts w:cs="Times New Roman"/>
            <w:b/>
          </w:rPr>
          <w:delText xml:space="preserve"> FOR INTERVENTION BY</w:delText>
        </w:r>
        <w:r w:rsidR="00012039">
          <w:rPr>
            <w:rFonts w:cs="Times New Roman"/>
            <w:b/>
          </w:rPr>
          <w:delText xml:space="preserve"> </w:delText>
        </w:r>
        <w:r w:rsidRPr="00813484">
          <w:rPr>
            <w:rFonts w:cs="Times New Roman"/>
            <w:b/>
            <w:lang w:val="en-US"/>
          </w:rPr>
          <w:delText>WILSON BARNGETUNY KOIMET AND 119 OTHERS</w:delText>
        </w:r>
      </w:del>
    </w:p>
    <w:p w14:paraId="61ADEEF8" w14:textId="0AFB9DB5" w:rsidR="00813484" w:rsidRDefault="00813484" w:rsidP="00D04CF8">
      <w:pPr>
        <w:rPr>
          <w:del w:id="32" w:author="JSC" w:date="2026-09-25T21:05:00Z" w16du:dateUtc="2026-09-26T01:05:00Z"/>
          <w:rFonts w:cs="Times New Roman"/>
          <w:b/>
          <w:lang w:val="en-US"/>
        </w:rPr>
      </w:pPr>
      <w:del w:id="33" w:author="JSC" w:date="2026-09-25T21:05:00Z" w16du:dateUtc="2026-09-26T01:05:00Z">
        <w:r>
          <w:rPr>
            <w:rFonts w:cs="Times New Roman"/>
            <w:b/>
            <w:lang w:val="en-US"/>
          </w:rPr>
          <w:delText xml:space="preserve">AND </w:delText>
        </w:r>
      </w:del>
    </w:p>
    <w:p w14:paraId="6FC4B020" w14:textId="68874765" w:rsidR="00813484" w:rsidRDefault="00813484" w:rsidP="00D04CF8">
      <w:pPr>
        <w:rPr>
          <w:del w:id="34" w:author="JSC" w:date="2026-09-25T21:05:00Z" w16du:dateUtc="2026-09-26T01:05:00Z"/>
          <w:rFonts w:cs="Times New Roman"/>
          <w:b/>
          <w:lang w:val="en-US"/>
        </w:rPr>
      </w:pPr>
      <w:del w:id="35" w:author="JSC" w:date="2026-09-25T21:05:00Z" w16du:dateUtc="2026-09-26T01:05:00Z">
        <w:r w:rsidRPr="00813484">
          <w:rPr>
            <w:rFonts w:cs="Times New Roman"/>
            <w:b/>
            <w:lang w:val="en-US"/>
          </w:rPr>
          <w:delText>PETER KIBIEGON RONO AND 1300 OTHERS</w:delText>
        </w:r>
      </w:del>
    </w:p>
    <w:p w14:paraId="676F3E90" w14:textId="77777777" w:rsidR="0011788C" w:rsidRDefault="0011788C" w:rsidP="00D04CF8">
      <w:pPr>
        <w:rPr>
          <w:del w:id="36" w:author="JSC" w:date="2026-09-25T21:05:00Z" w16du:dateUtc="2026-09-26T01:05:00Z"/>
          <w:rFonts w:cs="Times New Roman"/>
          <w:b/>
          <w:lang w:val="en-US"/>
        </w:rPr>
      </w:pPr>
    </w:p>
    <w:p w14:paraId="6FDCA391" w14:textId="77777777" w:rsidR="00E61F70" w:rsidRDefault="00813484" w:rsidP="00E61F70">
      <w:pPr>
        <w:pStyle w:val="NoSpacing"/>
        <w:jc w:val="both"/>
        <w:rPr>
          <w:ins w:id="37" w:author="JSC" w:date="2026-09-25T21:05:00Z" w16du:dateUtc="2026-09-26T01:05:00Z"/>
          <w:rFonts w:ascii="Times New Roman" w:hAnsi="Times New Roman" w:cs="Times New Roman"/>
          <w:sz w:val="24"/>
          <w:szCs w:val="24"/>
        </w:rPr>
      </w:pPr>
      <w:del w:id="38" w:author="JSC" w:date="2026-09-25T21:05:00Z" w16du:dateUtc="2026-09-26T01:05:00Z">
        <w:r>
          <w:rPr>
            <w:rFonts w:cs="Times New Roman"/>
            <w:b/>
          </w:rPr>
          <w:delText>IN THE MATTER</w:delText>
        </w:r>
      </w:del>
      <w:moveToRangeStart w:id="39" w:author="JSC" w:date="2026-09-25T21:05:00Z" w:name="move241262736"/>
      <w:moveTo w:id="40" w:author="JSC" w:date="2026-09-25T21:05:00Z" w16du:dateUtc="2026-09-26T01:05:00Z">
        <w:r w:rsidR="00B875AB">
          <w:rPr>
            <w:rFonts w:ascii="Times New Roman" w:hAnsi="Times New Roman"/>
            <w:sz w:val="24"/>
            <w:rPrChange w:id="41" w:author="JSC" w:date="2026-09-25T21:05:00Z" w16du:dateUtc="2026-09-26T01:05:00Z">
              <w:rPr>
                <w:rFonts w:cs="Times New Roman"/>
              </w:rPr>
            </w:rPrChange>
          </w:rPr>
          <w:t>versus</w:t>
        </w:r>
      </w:moveTo>
      <w:moveToRangeEnd w:id="39"/>
    </w:p>
    <w:p w14:paraId="7E7BD7E0" w14:textId="77777777" w:rsidR="00E61F70" w:rsidRDefault="00E61F70" w:rsidP="00E61F70">
      <w:pPr>
        <w:pStyle w:val="NoSpacing"/>
        <w:jc w:val="both"/>
        <w:rPr>
          <w:ins w:id="42" w:author="JSC" w:date="2026-09-25T21:05:00Z" w16du:dateUtc="2026-09-26T01:05:00Z"/>
          <w:rFonts w:ascii="Times New Roman" w:hAnsi="Times New Roman" w:cs="Times New Roman"/>
          <w:sz w:val="24"/>
          <w:szCs w:val="24"/>
        </w:rPr>
      </w:pPr>
      <w:ins w:id="43" w:author="JSC" w:date="2026-09-25T21:05:00Z" w16du:dateUtc="2026-09-26T01:05:00Z">
        <w:r>
          <w:rPr>
            <w:rFonts w:ascii="Times New Roman" w:hAnsi="Times New Roman" w:cs="Times New Roman"/>
            <w:sz w:val="24"/>
            <w:szCs w:val="24"/>
          </w:rPr>
          <w:t>ESTATES AGENTS COUNCIL OF ZIMBABWE</w:t>
        </w:r>
      </w:ins>
    </w:p>
    <w:p w14:paraId="7015A349" w14:textId="77777777" w:rsidR="0091644A" w:rsidRDefault="0091644A" w:rsidP="00E61F70">
      <w:pPr>
        <w:pStyle w:val="NoSpacing"/>
        <w:jc w:val="both"/>
        <w:rPr>
          <w:ins w:id="44" w:author="JSC" w:date="2026-09-25T21:05:00Z" w16du:dateUtc="2026-09-26T01:05:00Z"/>
          <w:rFonts w:ascii="Times New Roman" w:hAnsi="Times New Roman" w:cs="Times New Roman"/>
          <w:sz w:val="24"/>
          <w:szCs w:val="24"/>
        </w:rPr>
      </w:pPr>
      <w:ins w:id="45" w:author="JSC" w:date="2026-09-25T21:05:00Z" w16du:dateUtc="2026-09-26T01:05:00Z">
        <w:r>
          <w:rPr>
            <w:rFonts w:ascii="Times New Roman" w:hAnsi="Times New Roman" w:cs="Times New Roman"/>
            <w:sz w:val="24"/>
            <w:szCs w:val="24"/>
          </w:rPr>
          <w:t>and</w:t>
        </w:r>
      </w:ins>
    </w:p>
    <w:p w14:paraId="09260B8D" w14:textId="77777777" w:rsidR="0091644A" w:rsidRDefault="0091644A" w:rsidP="00E61F70">
      <w:pPr>
        <w:pStyle w:val="NoSpacing"/>
        <w:jc w:val="both"/>
        <w:rPr>
          <w:ins w:id="46" w:author="JSC" w:date="2026-09-25T21:05:00Z" w16du:dateUtc="2026-09-26T01:05:00Z"/>
          <w:rFonts w:ascii="Times New Roman" w:hAnsi="Times New Roman" w:cs="Times New Roman"/>
          <w:sz w:val="24"/>
          <w:szCs w:val="24"/>
        </w:rPr>
      </w:pPr>
      <w:ins w:id="47" w:author="JSC" w:date="2026-09-25T21:05:00Z" w16du:dateUtc="2026-09-26T01:05:00Z">
        <w:r>
          <w:rPr>
            <w:rFonts w:ascii="Times New Roman" w:hAnsi="Times New Roman" w:cs="Times New Roman"/>
            <w:sz w:val="24"/>
            <w:szCs w:val="24"/>
          </w:rPr>
          <w:t>ZIMBABWE NEWSPAPERS (1980) LTD</w:t>
        </w:r>
      </w:ins>
    </w:p>
    <w:p w14:paraId="1395E695" w14:textId="77777777" w:rsidR="00E61F70" w:rsidRDefault="00E61F70" w:rsidP="00E61F70">
      <w:pPr>
        <w:pStyle w:val="NoSpacing"/>
        <w:jc w:val="both"/>
        <w:rPr>
          <w:ins w:id="48" w:author="JSC" w:date="2026-09-25T21:05:00Z" w16du:dateUtc="2026-09-26T01:05:00Z"/>
          <w:rFonts w:ascii="Times New Roman" w:hAnsi="Times New Roman" w:cs="Times New Roman"/>
          <w:sz w:val="24"/>
          <w:szCs w:val="24"/>
        </w:rPr>
      </w:pPr>
    </w:p>
    <w:p w14:paraId="78BBAB1B" w14:textId="77777777" w:rsidR="00E61F70" w:rsidRDefault="00E61F70" w:rsidP="00E61F70">
      <w:pPr>
        <w:pStyle w:val="NoSpacing"/>
        <w:jc w:val="both"/>
        <w:rPr>
          <w:ins w:id="49" w:author="JSC" w:date="2026-09-25T21:05:00Z" w16du:dateUtc="2026-09-26T01:05:00Z"/>
          <w:rFonts w:ascii="Times New Roman" w:hAnsi="Times New Roman" w:cs="Times New Roman"/>
          <w:sz w:val="24"/>
          <w:szCs w:val="24"/>
        </w:rPr>
      </w:pPr>
    </w:p>
    <w:p w14:paraId="09CAD640" w14:textId="458A04FB" w:rsidR="00813484" w:rsidRPr="0016320B" w:rsidRDefault="00E61F70" w:rsidP="00D04CF8">
      <w:pPr>
        <w:rPr>
          <w:del w:id="50" w:author="JSC" w:date="2026-09-25T21:05:00Z" w16du:dateUtc="2026-09-26T01:05:00Z"/>
          <w:rFonts w:cs="Times New Roman"/>
          <w:b/>
        </w:rPr>
      </w:pPr>
      <w:ins w:id="51" w:author="JSC" w:date="2026-09-25T21:05:00Z" w16du:dateUtc="2026-09-26T01:05:00Z">
        <w:r>
          <w:rPr>
            <w:rFonts w:ascii="Times New Roman" w:hAnsi="Times New Roman" w:cs="Times New Roman"/>
            <w:szCs w:val="24"/>
          </w:rPr>
          <w:t>HIGH COURT</w:t>
        </w:r>
      </w:ins>
      <w:del w:id="52" w:author="JSC" w:date="2026-09-25T21:05:00Z" w16du:dateUtc="2026-09-26T01:05:00Z">
        <w:r w:rsidR="00813484">
          <w:rPr>
            <w:rFonts w:cs="Times New Roman"/>
            <w:b/>
            <w:lang w:val="en-US"/>
          </w:rPr>
          <w:delText xml:space="preserve"> OF</w:delText>
        </w:r>
      </w:del>
    </w:p>
    <w:p w14:paraId="3F71C171" w14:textId="77777777" w:rsidR="00492910" w:rsidRPr="0016320B" w:rsidRDefault="00492910" w:rsidP="00D04CF8">
      <w:pPr>
        <w:rPr>
          <w:del w:id="53" w:author="JSC" w:date="2026-09-25T21:05:00Z" w16du:dateUtc="2026-09-26T01:05:00Z"/>
          <w:rFonts w:cs="Times New Roman"/>
          <w:b/>
        </w:rPr>
      </w:pPr>
      <w:del w:id="54" w:author="JSC" w:date="2026-09-25T21:05:00Z" w16du:dateUtc="2026-09-26T01:05:00Z">
        <w:r w:rsidRPr="0016320B">
          <w:rPr>
            <w:rFonts w:cs="Times New Roman"/>
            <w:b/>
          </w:rPr>
          <w:delText>AFRICAN COMMISSION ON HUMAN AND PEOPLES’ RIGHTS</w:delText>
        </w:r>
      </w:del>
    </w:p>
    <w:p w14:paraId="0A16D3C3" w14:textId="77777777" w:rsidR="00492910" w:rsidRPr="0016320B" w:rsidRDefault="00492910" w:rsidP="00D04CF8">
      <w:pPr>
        <w:rPr>
          <w:del w:id="55" w:author="JSC" w:date="2026-09-25T21:05:00Z" w16du:dateUtc="2026-09-26T01:05:00Z"/>
          <w:rFonts w:cs="Times New Roman"/>
          <w:b/>
        </w:rPr>
      </w:pPr>
    </w:p>
    <w:p w14:paraId="28C68CCC" w14:textId="77777777" w:rsidR="00492910" w:rsidRPr="0016320B" w:rsidRDefault="00492910" w:rsidP="00D04CF8">
      <w:pPr>
        <w:rPr>
          <w:del w:id="56" w:author="JSC" w:date="2026-09-25T21:05:00Z" w16du:dateUtc="2026-09-26T01:05:00Z"/>
          <w:rFonts w:cs="Times New Roman"/>
          <w:b/>
        </w:rPr>
      </w:pPr>
      <w:del w:id="57" w:author="JSC" w:date="2026-09-25T21:05:00Z" w16du:dateUtc="2026-09-26T01:05:00Z">
        <w:r w:rsidRPr="0016320B">
          <w:rPr>
            <w:rFonts w:cs="Times New Roman"/>
            <w:b/>
          </w:rPr>
          <w:delText>V</w:delText>
        </w:r>
      </w:del>
    </w:p>
    <w:p w14:paraId="64144759" w14:textId="77777777" w:rsidR="00492910" w:rsidRPr="0016320B" w:rsidRDefault="00492910" w:rsidP="00D04CF8">
      <w:pPr>
        <w:rPr>
          <w:del w:id="58" w:author="JSC" w:date="2026-09-25T21:05:00Z" w16du:dateUtc="2026-09-26T01:05:00Z"/>
          <w:rFonts w:cs="Times New Roman"/>
          <w:b/>
        </w:rPr>
      </w:pPr>
    </w:p>
    <w:p w14:paraId="790207FB" w14:textId="77777777" w:rsidR="00492910" w:rsidRDefault="00492910" w:rsidP="00E61F70">
      <w:pPr>
        <w:pStyle w:val="NoSpacing"/>
        <w:jc w:val="both"/>
        <w:rPr>
          <w:rFonts w:ascii="Times New Roman" w:hAnsi="Times New Roman"/>
          <w:sz w:val="24"/>
          <w:rPrChange w:id="59" w:author="JSC" w:date="2026-09-25T21:05:00Z" w16du:dateUtc="2026-09-26T01:05:00Z">
            <w:rPr>
              <w:rFonts w:cs="Times New Roman"/>
              <w:b/>
            </w:rPr>
          </w:rPrChange>
        </w:rPr>
        <w:pPrChange w:id="60" w:author="JSC" w:date="2026-09-25T21:05:00Z" w16du:dateUtc="2026-09-26T01:05:00Z">
          <w:pPr/>
        </w:pPrChange>
      </w:pPr>
      <w:del w:id="61" w:author="JSC" w:date="2026-09-25T21:05:00Z" w16du:dateUtc="2026-09-26T01:05:00Z">
        <w:r w:rsidRPr="0016320B">
          <w:rPr>
            <w:rFonts w:cs="Times New Roman"/>
            <w:b/>
          </w:rPr>
          <w:delText>REPUBLIC</w:delText>
        </w:r>
      </w:del>
      <w:r>
        <w:rPr>
          <w:rFonts w:ascii="Times New Roman" w:hAnsi="Times New Roman"/>
          <w:sz w:val="24"/>
          <w:rPrChange w:id="62" w:author="JSC" w:date="2026-09-25T21:05:00Z" w16du:dateUtc="2026-09-26T01:05:00Z">
            <w:rPr>
              <w:rFonts w:cs="Times New Roman"/>
              <w:b/>
            </w:rPr>
          </w:rPrChange>
        </w:rPr>
        <w:t xml:space="preserve"> OF </w:t>
      </w:r>
      <w:ins w:id="63" w:author="JSC" w:date="2026-09-25T21:05:00Z" w16du:dateUtc="2026-09-26T01:05:00Z">
        <w:r w:rsidR="00E61F70">
          <w:rPr>
            <w:rFonts w:ascii="Times New Roman" w:hAnsi="Times New Roman" w:cs="Times New Roman"/>
            <w:sz w:val="24"/>
            <w:szCs w:val="24"/>
          </w:rPr>
          <w:t>ZIMBABWE</w:t>
        </w:r>
      </w:ins>
      <w:del w:id="64" w:author="JSC" w:date="2026-09-25T21:05:00Z" w16du:dateUtc="2026-09-26T01:05:00Z">
        <w:r w:rsidRPr="0016320B">
          <w:rPr>
            <w:rFonts w:cs="Times New Roman"/>
            <w:b/>
          </w:rPr>
          <w:delText>KENYA</w:delText>
        </w:r>
      </w:del>
    </w:p>
    <w:p w14:paraId="65262944" w14:textId="77777777" w:rsidR="00E61F70" w:rsidRPr="00014DE4" w:rsidRDefault="00E61F70" w:rsidP="00E61F70">
      <w:pPr>
        <w:pStyle w:val="NoSpacing"/>
        <w:jc w:val="both"/>
        <w:rPr>
          <w:ins w:id="65" w:author="JSC" w:date="2026-09-25T21:05:00Z" w16du:dateUtc="2026-09-26T01:05:00Z"/>
          <w:rFonts w:ascii="Times New Roman" w:hAnsi="Times New Roman" w:cs="Times New Roman"/>
          <w:b/>
          <w:sz w:val="24"/>
          <w:szCs w:val="24"/>
        </w:rPr>
      </w:pPr>
      <w:ins w:id="66" w:author="JSC" w:date="2026-09-25T21:05:00Z" w16du:dateUtc="2026-09-26T01:05:00Z">
        <w:r w:rsidRPr="00014DE4">
          <w:rPr>
            <w:rFonts w:ascii="Times New Roman" w:hAnsi="Times New Roman" w:cs="Times New Roman"/>
            <w:b/>
            <w:sz w:val="24"/>
            <w:szCs w:val="24"/>
          </w:rPr>
          <w:t>TAKUVA J</w:t>
        </w:r>
      </w:ins>
    </w:p>
    <w:p w14:paraId="040A09B2" w14:textId="77777777" w:rsidR="00E61F70" w:rsidRDefault="0091644A" w:rsidP="00E61F70">
      <w:pPr>
        <w:pStyle w:val="NoSpacing"/>
        <w:jc w:val="both"/>
        <w:rPr>
          <w:ins w:id="67" w:author="JSC" w:date="2026-09-25T21:05:00Z" w16du:dateUtc="2026-09-26T01:05:00Z"/>
          <w:rFonts w:ascii="Times New Roman" w:hAnsi="Times New Roman" w:cs="Times New Roman"/>
          <w:sz w:val="24"/>
          <w:szCs w:val="24"/>
        </w:rPr>
      </w:pPr>
      <w:ins w:id="68" w:author="JSC" w:date="2026-09-25T21:05:00Z" w16du:dateUtc="2026-09-26T01:05:00Z">
        <w:r>
          <w:rPr>
            <w:rFonts w:ascii="Times New Roman" w:hAnsi="Times New Roman" w:cs="Times New Roman"/>
            <w:sz w:val="24"/>
            <w:szCs w:val="24"/>
          </w:rPr>
          <w:t xml:space="preserve">HARARE; 28 February 2024 &amp; 19 </w:t>
        </w:r>
        <w:r w:rsidR="00E61F70">
          <w:rPr>
            <w:rFonts w:ascii="Times New Roman" w:hAnsi="Times New Roman" w:cs="Times New Roman"/>
            <w:sz w:val="24"/>
            <w:szCs w:val="24"/>
          </w:rPr>
          <w:t>February 2025</w:t>
        </w:r>
      </w:ins>
    </w:p>
    <w:p w14:paraId="1022AC09" w14:textId="77777777" w:rsidR="00E61F70" w:rsidRDefault="00E61F70" w:rsidP="00E61F70">
      <w:pPr>
        <w:pStyle w:val="NoSpacing"/>
        <w:jc w:val="both"/>
        <w:rPr>
          <w:ins w:id="69" w:author="JSC" w:date="2026-09-25T21:05:00Z" w16du:dateUtc="2026-09-26T01:05:00Z"/>
          <w:rFonts w:ascii="Times New Roman" w:hAnsi="Times New Roman" w:cs="Times New Roman"/>
          <w:sz w:val="24"/>
          <w:szCs w:val="24"/>
        </w:rPr>
      </w:pPr>
    </w:p>
    <w:p w14:paraId="1D2E9BDB" w14:textId="77777777" w:rsidR="00E61F70" w:rsidRDefault="00E61F70" w:rsidP="00E61F70">
      <w:pPr>
        <w:pStyle w:val="NoSpacing"/>
        <w:jc w:val="both"/>
        <w:rPr>
          <w:ins w:id="70" w:author="JSC" w:date="2026-09-25T21:05:00Z" w16du:dateUtc="2026-09-26T01:05:00Z"/>
          <w:rFonts w:ascii="Times New Roman" w:hAnsi="Times New Roman" w:cs="Times New Roman"/>
          <w:sz w:val="24"/>
          <w:szCs w:val="24"/>
        </w:rPr>
      </w:pPr>
    </w:p>
    <w:p w14:paraId="201DD815" w14:textId="77777777" w:rsidR="00E61F70" w:rsidRPr="00014DE4" w:rsidRDefault="00E61F70" w:rsidP="00E61F70">
      <w:pPr>
        <w:pStyle w:val="NoSpacing"/>
        <w:jc w:val="both"/>
        <w:rPr>
          <w:ins w:id="71" w:author="JSC" w:date="2026-09-25T21:05:00Z" w16du:dateUtc="2026-09-26T01:05:00Z"/>
          <w:rFonts w:ascii="Times New Roman" w:hAnsi="Times New Roman" w:cs="Times New Roman"/>
          <w:b/>
          <w:i/>
          <w:sz w:val="24"/>
          <w:szCs w:val="24"/>
        </w:rPr>
      </w:pPr>
      <w:ins w:id="72" w:author="JSC" w:date="2026-09-25T21:05:00Z" w16du:dateUtc="2026-09-26T01:05:00Z">
        <w:r w:rsidRPr="00014DE4">
          <w:rPr>
            <w:rFonts w:ascii="Times New Roman" w:hAnsi="Times New Roman" w:cs="Times New Roman"/>
            <w:b/>
            <w:i/>
            <w:sz w:val="24"/>
            <w:szCs w:val="24"/>
          </w:rPr>
          <w:t>Court Application</w:t>
        </w:r>
      </w:ins>
    </w:p>
    <w:p w14:paraId="33F767F5" w14:textId="77777777" w:rsidR="00E61F70" w:rsidRDefault="00E61F70" w:rsidP="00E61F70">
      <w:pPr>
        <w:pStyle w:val="NoSpacing"/>
        <w:jc w:val="both"/>
        <w:rPr>
          <w:ins w:id="73" w:author="JSC" w:date="2026-09-25T21:05:00Z" w16du:dateUtc="2026-09-26T01:05:00Z"/>
          <w:rFonts w:ascii="Times New Roman" w:hAnsi="Times New Roman" w:cs="Times New Roman"/>
          <w:sz w:val="24"/>
          <w:szCs w:val="24"/>
        </w:rPr>
      </w:pPr>
    </w:p>
    <w:p w14:paraId="355C0309" w14:textId="77777777" w:rsidR="00E61F70" w:rsidRDefault="00E61F70" w:rsidP="00E61F70">
      <w:pPr>
        <w:pStyle w:val="NoSpacing"/>
        <w:jc w:val="both"/>
        <w:rPr>
          <w:ins w:id="74" w:author="JSC" w:date="2026-09-25T21:05:00Z" w16du:dateUtc="2026-09-26T01:05:00Z"/>
          <w:rFonts w:ascii="Times New Roman" w:hAnsi="Times New Roman" w:cs="Times New Roman"/>
          <w:sz w:val="24"/>
          <w:szCs w:val="24"/>
        </w:rPr>
      </w:pPr>
    </w:p>
    <w:p w14:paraId="18563926" w14:textId="77777777" w:rsidR="00813484" w:rsidRPr="00813484" w:rsidRDefault="00E61F70" w:rsidP="00D04CF8">
      <w:pPr>
        <w:rPr>
          <w:del w:id="75" w:author="JSC" w:date="2026-09-25T21:05:00Z" w16du:dateUtc="2026-09-26T01:05:00Z"/>
          <w:rFonts w:cs="Times New Roman"/>
          <w:b/>
        </w:rPr>
      </w:pPr>
      <w:ins w:id="76" w:author="JSC" w:date="2026-09-25T21:05:00Z" w16du:dateUtc="2026-09-26T01:05:00Z">
        <w:r w:rsidRPr="00014DE4">
          <w:rPr>
            <w:rFonts w:ascii="Times New Roman" w:hAnsi="Times New Roman" w:cs="Times New Roman"/>
            <w:i/>
            <w:szCs w:val="24"/>
          </w:rPr>
          <w:t>S. Bhebhe</w:t>
        </w:r>
      </w:ins>
      <w:del w:id="77" w:author="JSC" w:date="2026-09-25T21:05:00Z" w16du:dateUtc="2026-09-26T01:05:00Z">
        <w:r w:rsidR="00813484" w:rsidRPr="00813484">
          <w:rPr>
            <w:rFonts w:cs="Times New Roman"/>
            <w:b/>
          </w:rPr>
          <w:delText>APPLICATION No. 006/2012</w:delText>
        </w:r>
      </w:del>
    </w:p>
    <w:p w14:paraId="1C28CDF2" w14:textId="165E936A" w:rsidR="00492910" w:rsidRDefault="00813484" w:rsidP="00D04CF8">
      <w:pPr>
        <w:rPr>
          <w:del w:id="78" w:author="JSC" w:date="2026-09-25T21:05:00Z" w16du:dateUtc="2026-09-26T01:05:00Z"/>
          <w:rFonts w:cs="Times New Roman"/>
          <w:b/>
        </w:rPr>
      </w:pPr>
      <w:del w:id="79" w:author="JSC" w:date="2026-09-25T21:05:00Z" w16du:dateUtc="2026-09-26T01:05:00Z">
        <w:r w:rsidRPr="0016320B" w:rsidDel="00813484">
          <w:rPr>
            <w:rFonts w:cs="Times New Roman"/>
            <w:b/>
          </w:rPr>
          <w:delText xml:space="preserve"> </w:delText>
        </w:r>
        <w:r w:rsidR="00733938">
          <w:rPr>
            <w:rFonts w:cs="Times New Roman"/>
            <w:b/>
          </w:rPr>
          <w:delText>ORDER</w:delText>
        </w:r>
      </w:del>
    </w:p>
    <w:p w14:paraId="56EEC7A6" w14:textId="216E12B5" w:rsidR="00543ECC" w:rsidRPr="0016320B" w:rsidRDefault="00543ECC" w:rsidP="00D04CF8">
      <w:pPr>
        <w:rPr>
          <w:del w:id="80" w:author="JSC" w:date="2026-09-25T21:05:00Z" w16du:dateUtc="2026-09-26T01:05:00Z"/>
          <w:rFonts w:cs="Times New Roman"/>
          <w:b/>
        </w:rPr>
      </w:pPr>
      <w:del w:id="81" w:author="JSC" w:date="2026-09-25T21:05:00Z" w16du:dateUtc="2026-09-26T01:05:00Z">
        <w:r>
          <w:rPr>
            <w:rFonts w:cs="Times New Roman"/>
            <w:b/>
          </w:rPr>
          <w:delText>(INTERVENTION)</w:delText>
        </w:r>
      </w:del>
    </w:p>
    <w:p w14:paraId="64718152" w14:textId="711F0B02" w:rsidR="00492910" w:rsidRPr="0016320B" w:rsidRDefault="00543ECC" w:rsidP="00D04CF8">
      <w:pPr>
        <w:rPr>
          <w:del w:id="82" w:author="JSC" w:date="2026-09-25T21:05:00Z" w16du:dateUtc="2026-09-26T01:05:00Z"/>
          <w:rFonts w:cs="Times New Roman"/>
          <w:b/>
        </w:rPr>
      </w:pPr>
      <w:del w:id="83" w:author="JSC" w:date="2026-09-25T21:05:00Z" w16du:dateUtc="2026-09-26T01:05:00Z">
        <w:r>
          <w:rPr>
            <w:rFonts w:cs="Times New Roman"/>
            <w:b/>
          </w:rPr>
          <w:delText>4 JULY 2019</w:delText>
        </w:r>
      </w:del>
    </w:p>
    <w:p w14:paraId="53FC5478" w14:textId="77777777" w:rsidR="00F666F8" w:rsidRDefault="00F666F8" w:rsidP="00D04CF8">
      <w:pPr>
        <w:rPr>
          <w:del w:id="84" w:author="JSC" w:date="2026-09-25T21:05:00Z" w16du:dateUtc="2026-09-26T01:05:00Z"/>
          <w:rFonts w:cs="Times New Roman"/>
          <w:b/>
        </w:rPr>
        <w:sectPr w:rsidR="00F666F8" w:rsidSect="00F666F8">
          <w:headerReference w:type="default" r:id="rId11"/>
          <w:footerReference w:type="default" r:id="rId12"/>
          <w:pgSz w:w="12240" w:h="15840"/>
          <w:pgMar w:top="1440" w:right="1440" w:bottom="1440" w:left="1440" w:header="720" w:footer="720" w:gutter="0"/>
          <w:pgNumType w:start="1"/>
          <w:cols w:space="720"/>
          <w:titlePg/>
          <w:docGrid w:linePitch="360"/>
        </w:sectPr>
      </w:pPr>
    </w:p>
    <w:p w14:paraId="1BA51AAF" w14:textId="77777777" w:rsidR="00DE514A" w:rsidRPr="00543E14" w:rsidRDefault="00DE514A" w:rsidP="00D04CF8">
      <w:pPr>
        <w:rPr>
          <w:del w:id="91" w:author="JSC" w:date="2026-09-25T21:05:00Z" w16du:dateUtc="2026-09-26T01:05:00Z"/>
          <w:rFonts w:cs="Times New Roman"/>
          <w:b/>
        </w:rPr>
      </w:pPr>
      <w:del w:id="92" w:author="JSC" w:date="2026-09-25T21:05:00Z" w16du:dateUtc="2026-09-26T01:05:00Z">
        <w:r w:rsidRPr="00543E14">
          <w:rPr>
            <w:rFonts w:cs="Times New Roman"/>
            <w:b/>
          </w:rPr>
          <w:delText>TABLE OF CONTENTS</w:delText>
        </w:r>
      </w:del>
    </w:p>
    <w:sdt>
      <w:sdtPr>
        <w:id w:val="221488280"/>
        <w:docPartObj>
          <w:docPartGallery w:val="Table of Contents"/>
          <w:docPartUnique/>
        </w:docPartObj>
      </w:sdtPr>
      <w:sdtEndPr>
        <w:rPr>
          <w:bCs/>
          <w:noProof/>
        </w:rPr>
      </w:sdtEndPr>
      <w:sdtContent>
        <w:p w14:paraId="27FD5B75" w14:textId="77777777" w:rsidR="00543E14" w:rsidRPr="002865B1" w:rsidRDefault="00543E14" w:rsidP="00D04CF8">
          <w:pPr>
            <w:rPr>
              <w:del w:id="93" w:author="JSC" w:date="2026-09-25T21:05:00Z" w16du:dateUtc="2026-09-26T01:05:00Z"/>
            </w:rPr>
          </w:pPr>
        </w:p>
        <w:p w14:paraId="3F462861" w14:textId="77777777" w:rsidR="00BE6825" w:rsidRPr="00BE6825" w:rsidRDefault="00543E14" w:rsidP="00D04CF8">
          <w:pPr>
            <w:rPr>
              <w:del w:id="94" w:author="JSC" w:date="2026-09-25T21:05:00Z" w16du:dateUtc="2026-09-26T01:05:00Z"/>
              <w:rFonts w:asciiTheme="minorHAnsi" w:eastAsiaTheme="minorEastAsia" w:hAnsiTheme="minorHAnsi" w:cstheme="minorBidi"/>
              <w:noProof/>
              <w:sz w:val="22"/>
              <w:lang w:val="en-US"/>
            </w:rPr>
          </w:pPr>
          <w:del w:id="95" w:author="JSC" w:date="2026-09-25T21:05:00Z" w16du:dateUtc="2026-09-26T01:05:00Z">
            <w:r w:rsidRPr="00BE6825">
              <w:rPr>
                <w:bCs/>
                <w:noProof/>
              </w:rPr>
              <w:fldChar w:fldCharType="begin"/>
            </w:r>
            <w:r w:rsidRPr="00BE6825">
              <w:rPr>
                <w:bCs/>
                <w:noProof/>
              </w:rPr>
              <w:delInstrText xml:space="preserve"> TOC \o "1-3" \h \z \u </w:delInstrText>
            </w:r>
            <w:r w:rsidRPr="00BE6825">
              <w:rPr>
                <w:bCs/>
                <w:noProof/>
              </w:rPr>
              <w:fldChar w:fldCharType="separate"/>
            </w:r>
            <w:r w:rsidR="00BE6825">
              <w:fldChar w:fldCharType="begin"/>
            </w:r>
            <w:r w:rsidR="00BE6825">
              <w:delInstrText>HYPERLINK \l "_Toc13051999"</w:delInstrText>
            </w:r>
            <w:r w:rsidR="00BE6825">
              <w:fldChar w:fldCharType="separate"/>
            </w:r>
            <w:r w:rsidR="00BE6825" w:rsidRPr="00BE6825">
              <w:rPr>
                <w:rStyle w:val="Hyperlink"/>
                <w:rFonts w:ascii="Arial" w:eastAsia="MS Mincho" w:hAnsi="Arial" w:cs="Arial"/>
                <w:noProof/>
              </w:rPr>
              <w:delText>I.</w:delText>
            </w:r>
            <w:r w:rsidR="00BE6825" w:rsidRPr="00BE6825">
              <w:rPr>
                <w:rFonts w:asciiTheme="minorHAnsi" w:eastAsiaTheme="minorEastAsia" w:hAnsiTheme="minorHAnsi" w:cstheme="minorBidi"/>
                <w:noProof/>
                <w:sz w:val="22"/>
                <w:lang w:val="en-US"/>
              </w:rPr>
              <w:tab/>
            </w:r>
            <w:r w:rsidR="00BE6825" w:rsidRPr="00BE6825">
              <w:rPr>
                <w:rStyle w:val="Hyperlink"/>
                <w:rFonts w:ascii="Arial" w:eastAsia="MS Mincho" w:hAnsi="Arial" w:cs="Arial"/>
                <w:noProof/>
              </w:rPr>
              <w:delText>BRIEF BACKGOUND</w:delText>
            </w:r>
            <w:r w:rsidR="00BE6825" w:rsidRPr="00BE6825">
              <w:rPr>
                <w:noProof/>
                <w:webHidden/>
              </w:rPr>
              <w:tab/>
            </w:r>
            <w:r w:rsidR="00BE6825" w:rsidRPr="00BE6825">
              <w:rPr>
                <w:noProof/>
                <w:webHidden/>
              </w:rPr>
              <w:fldChar w:fldCharType="begin"/>
            </w:r>
            <w:r w:rsidR="00BE6825" w:rsidRPr="00BE6825">
              <w:rPr>
                <w:noProof/>
                <w:webHidden/>
              </w:rPr>
              <w:delInstrText xml:space="preserve"> PAGEREF _Toc13051999 \h </w:delInstrText>
            </w:r>
            <w:r w:rsidR="00BE6825" w:rsidRPr="00BE6825">
              <w:rPr>
                <w:noProof/>
                <w:webHidden/>
              </w:rPr>
            </w:r>
            <w:r w:rsidR="00BE6825" w:rsidRPr="00BE6825">
              <w:rPr>
                <w:noProof/>
                <w:webHidden/>
              </w:rPr>
              <w:fldChar w:fldCharType="separate"/>
            </w:r>
            <w:r w:rsidR="00BE6825" w:rsidRPr="00BE6825">
              <w:rPr>
                <w:noProof/>
                <w:webHidden/>
              </w:rPr>
              <w:delText>4</w:delText>
            </w:r>
            <w:r w:rsidR="00BE6825" w:rsidRPr="00BE6825">
              <w:rPr>
                <w:noProof/>
                <w:webHidden/>
              </w:rPr>
              <w:fldChar w:fldCharType="end"/>
            </w:r>
            <w:r w:rsidR="00BE6825">
              <w:fldChar w:fldCharType="end"/>
            </w:r>
          </w:del>
        </w:p>
        <w:p w14:paraId="0187E4B6" w14:textId="77777777" w:rsidR="00BE6825" w:rsidRPr="00BE6825" w:rsidRDefault="00BE6825" w:rsidP="00D04CF8">
          <w:pPr>
            <w:rPr>
              <w:del w:id="96" w:author="JSC" w:date="2026-09-25T21:05:00Z" w16du:dateUtc="2026-09-26T01:05:00Z"/>
              <w:rFonts w:asciiTheme="minorHAnsi" w:eastAsiaTheme="minorEastAsia" w:hAnsiTheme="minorHAnsi" w:cstheme="minorBidi"/>
              <w:noProof/>
              <w:sz w:val="22"/>
              <w:lang w:val="en-US"/>
            </w:rPr>
          </w:pPr>
          <w:del w:id="97" w:author="JSC" w:date="2026-09-25T21:05:00Z" w16du:dateUtc="2026-09-26T01:05:00Z">
            <w:r>
              <w:fldChar w:fldCharType="begin"/>
            </w:r>
            <w:r>
              <w:delInstrText>HYPERLINK \l "_Toc13052000"</w:delInstrText>
            </w:r>
            <w:r>
              <w:fldChar w:fldCharType="separate"/>
            </w:r>
            <w:r w:rsidRPr="00BE6825">
              <w:rPr>
                <w:rStyle w:val="Hyperlink"/>
                <w:rFonts w:ascii="Arial" w:eastAsia="MS Mincho" w:hAnsi="Arial" w:cs="Arial"/>
                <w:noProof/>
              </w:rPr>
              <w:delText>II.</w:delTex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delText>SUBJECT MATTER OF THE APPLICATIONS</w:delText>
            </w:r>
            <w:r w:rsidRPr="00BE6825">
              <w:rPr>
                <w:noProof/>
                <w:webHidden/>
              </w:rPr>
              <w:tab/>
            </w:r>
            <w:r w:rsidRPr="00BE6825">
              <w:rPr>
                <w:noProof/>
                <w:webHidden/>
              </w:rPr>
              <w:fldChar w:fldCharType="begin"/>
            </w:r>
            <w:r w:rsidRPr="00BE6825">
              <w:rPr>
                <w:noProof/>
                <w:webHidden/>
              </w:rPr>
              <w:delInstrText xml:space="preserve"> PAGEREF _Toc13052000 \h </w:delInstrText>
            </w:r>
            <w:r w:rsidRPr="00BE6825">
              <w:rPr>
                <w:noProof/>
                <w:webHidden/>
              </w:rPr>
            </w:r>
            <w:r w:rsidRPr="00BE6825">
              <w:rPr>
                <w:noProof/>
                <w:webHidden/>
              </w:rPr>
              <w:fldChar w:fldCharType="separate"/>
            </w:r>
            <w:r w:rsidRPr="00BE6825">
              <w:rPr>
                <w:noProof/>
                <w:webHidden/>
              </w:rPr>
              <w:delText>5</w:delText>
            </w:r>
            <w:r w:rsidRPr="00BE6825">
              <w:rPr>
                <w:noProof/>
                <w:webHidden/>
              </w:rPr>
              <w:fldChar w:fldCharType="end"/>
            </w:r>
            <w:r>
              <w:fldChar w:fldCharType="end"/>
            </w:r>
          </w:del>
        </w:p>
        <w:p w14:paraId="555DDAEE" w14:textId="77777777" w:rsidR="00BE6825" w:rsidRPr="00BE6825" w:rsidRDefault="00BE6825" w:rsidP="00D04CF8">
          <w:pPr>
            <w:rPr>
              <w:del w:id="98" w:author="JSC" w:date="2026-09-25T21:05:00Z" w16du:dateUtc="2026-09-26T01:05:00Z"/>
              <w:rFonts w:asciiTheme="minorHAnsi" w:eastAsiaTheme="minorEastAsia" w:hAnsiTheme="minorHAnsi" w:cstheme="minorBidi"/>
              <w:noProof/>
              <w:sz w:val="22"/>
              <w:lang w:val="en-US"/>
            </w:rPr>
          </w:pPr>
          <w:del w:id="99" w:author="JSC" w:date="2026-09-25T21:05:00Z" w16du:dateUtc="2026-09-26T01:05:00Z">
            <w:r>
              <w:fldChar w:fldCharType="begin"/>
            </w:r>
            <w:r>
              <w:delInstrText>HYPERLINK \l "_Toc13052001"</w:delInstrText>
            </w:r>
            <w:r>
              <w:fldChar w:fldCharType="separate"/>
            </w:r>
            <w:r w:rsidRPr="00BE6825">
              <w:rPr>
                <w:rStyle w:val="Hyperlink"/>
                <w:rFonts w:ascii="Arial" w:eastAsia="MS Mincho" w:hAnsi="Arial" w:cs="Arial"/>
                <w:noProof/>
              </w:rPr>
              <w:delText>A.</w:delTex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delText>Facts of the matter</w:delText>
            </w:r>
            <w:r w:rsidRPr="00BE6825">
              <w:rPr>
                <w:noProof/>
                <w:webHidden/>
              </w:rPr>
              <w:tab/>
            </w:r>
            <w:r w:rsidRPr="00BE6825">
              <w:rPr>
                <w:noProof/>
                <w:webHidden/>
              </w:rPr>
              <w:fldChar w:fldCharType="begin"/>
            </w:r>
            <w:r w:rsidRPr="00BE6825">
              <w:rPr>
                <w:noProof/>
                <w:webHidden/>
              </w:rPr>
              <w:delInstrText xml:space="preserve"> PAGEREF _Toc13052001 \h </w:delInstrText>
            </w:r>
            <w:r w:rsidRPr="00BE6825">
              <w:rPr>
                <w:noProof/>
                <w:webHidden/>
              </w:rPr>
            </w:r>
            <w:r w:rsidRPr="00BE6825">
              <w:rPr>
                <w:noProof/>
                <w:webHidden/>
              </w:rPr>
              <w:fldChar w:fldCharType="separate"/>
            </w:r>
            <w:r w:rsidRPr="00BE6825">
              <w:rPr>
                <w:noProof/>
                <w:webHidden/>
              </w:rPr>
              <w:delText>5</w:delText>
            </w:r>
            <w:r w:rsidRPr="00BE6825">
              <w:rPr>
                <w:noProof/>
                <w:webHidden/>
              </w:rPr>
              <w:fldChar w:fldCharType="end"/>
            </w:r>
            <w:r>
              <w:fldChar w:fldCharType="end"/>
            </w:r>
          </w:del>
        </w:p>
        <w:p w14:paraId="0CA4BAE0" w14:textId="77777777" w:rsidR="00BE6825" w:rsidRPr="00BE6825" w:rsidRDefault="00BE6825" w:rsidP="00D04CF8">
          <w:pPr>
            <w:rPr>
              <w:del w:id="100" w:author="JSC" w:date="2026-09-25T21:05:00Z" w16du:dateUtc="2026-09-26T01:05:00Z"/>
              <w:rFonts w:asciiTheme="minorHAnsi" w:eastAsiaTheme="minorEastAsia" w:hAnsiTheme="minorHAnsi" w:cstheme="minorBidi"/>
              <w:noProof/>
              <w:sz w:val="22"/>
              <w:lang w:val="en-US"/>
            </w:rPr>
          </w:pPr>
          <w:del w:id="101" w:author="JSC" w:date="2026-09-25T21:05:00Z" w16du:dateUtc="2026-09-26T01:05:00Z">
            <w:r>
              <w:fldChar w:fldCharType="begin"/>
            </w:r>
            <w:r>
              <w:delInstrText>HYPERLINK \l "_Toc13052002"</w:delInstrText>
            </w:r>
            <w:r>
              <w:fldChar w:fldCharType="separate"/>
            </w:r>
            <w:r w:rsidRPr="00BE6825">
              <w:rPr>
                <w:rStyle w:val="Hyperlink"/>
                <w:rFonts w:ascii="Arial" w:eastAsia="MS Mincho" w:hAnsi="Arial" w:cs="Arial"/>
                <w:noProof/>
              </w:rPr>
              <w:delText>B.</w:delTex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delText>The Applicants’ prayers</w:delText>
            </w:r>
            <w:r w:rsidRPr="00BE6825">
              <w:rPr>
                <w:noProof/>
                <w:webHidden/>
              </w:rPr>
              <w:tab/>
            </w:r>
            <w:r w:rsidRPr="00BE6825">
              <w:rPr>
                <w:noProof/>
                <w:webHidden/>
              </w:rPr>
              <w:fldChar w:fldCharType="begin"/>
            </w:r>
            <w:r w:rsidRPr="00BE6825">
              <w:rPr>
                <w:noProof/>
                <w:webHidden/>
              </w:rPr>
              <w:delInstrText xml:space="preserve"> PAGEREF _Toc13052002 \h </w:delInstrText>
            </w:r>
            <w:r w:rsidRPr="00BE6825">
              <w:rPr>
                <w:noProof/>
                <w:webHidden/>
              </w:rPr>
            </w:r>
            <w:r w:rsidRPr="00BE6825">
              <w:rPr>
                <w:noProof/>
                <w:webHidden/>
              </w:rPr>
              <w:fldChar w:fldCharType="separate"/>
            </w:r>
            <w:r w:rsidRPr="00BE6825">
              <w:rPr>
                <w:noProof/>
                <w:webHidden/>
              </w:rPr>
              <w:delText>6</w:delText>
            </w:r>
            <w:r w:rsidRPr="00BE6825">
              <w:rPr>
                <w:noProof/>
                <w:webHidden/>
              </w:rPr>
              <w:fldChar w:fldCharType="end"/>
            </w:r>
            <w:r>
              <w:fldChar w:fldCharType="end"/>
            </w:r>
          </w:del>
        </w:p>
        <w:p w14:paraId="26A1DD39" w14:textId="77777777" w:rsidR="00BE6825" w:rsidRPr="00BE6825" w:rsidRDefault="00BE6825" w:rsidP="00D04CF8">
          <w:pPr>
            <w:rPr>
              <w:del w:id="102" w:author="JSC" w:date="2026-09-25T21:05:00Z" w16du:dateUtc="2026-09-26T01:05:00Z"/>
              <w:rFonts w:asciiTheme="minorHAnsi" w:eastAsiaTheme="minorEastAsia" w:hAnsiTheme="minorHAnsi" w:cstheme="minorBidi"/>
              <w:noProof/>
              <w:sz w:val="22"/>
              <w:lang w:val="en-US"/>
            </w:rPr>
          </w:pPr>
          <w:del w:id="103" w:author="JSC" w:date="2026-09-25T21:05:00Z" w16du:dateUtc="2026-09-26T01:05:00Z">
            <w:r>
              <w:fldChar w:fldCharType="begin"/>
            </w:r>
            <w:r>
              <w:delInstrText>HYPERLINK \l "_Toc13052003"</w:delInstrText>
            </w:r>
            <w:r>
              <w:fldChar w:fldCharType="separate"/>
            </w:r>
            <w:r w:rsidRPr="00BE6825">
              <w:rPr>
                <w:rStyle w:val="Hyperlink"/>
                <w:rFonts w:ascii="Arial" w:eastAsia="MS Mincho" w:hAnsi="Arial" w:cs="Arial"/>
                <w:noProof/>
              </w:rPr>
              <w:delText>III.</w:delTex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delText>ADMISSIBILITY OF THE APPLICATIONS</w:delText>
            </w:r>
            <w:r w:rsidRPr="00BE6825">
              <w:rPr>
                <w:noProof/>
                <w:webHidden/>
              </w:rPr>
              <w:tab/>
            </w:r>
            <w:r w:rsidRPr="00BE6825">
              <w:rPr>
                <w:noProof/>
                <w:webHidden/>
              </w:rPr>
              <w:fldChar w:fldCharType="begin"/>
            </w:r>
            <w:r w:rsidRPr="00BE6825">
              <w:rPr>
                <w:noProof/>
                <w:webHidden/>
              </w:rPr>
              <w:delInstrText xml:space="preserve"> PAGEREF _Toc13052003 \h </w:delInstrText>
            </w:r>
            <w:r w:rsidRPr="00BE6825">
              <w:rPr>
                <w:noProof/>
                <w:webHidden/>
              </w:rPr>
            </w:r>
            <w:r w:rsidRPr="00BE6825">
              <w:rPr>
                <w:noProof/>
                <w:webHidden/>
              </w:rPr>
              <w:fldChar w:fldCharType="separate"/>
            </w:r>
            <w:r w:rsidRPr="00BE6825">
              <w:rPr>
                <w:noProof/>
                <w:webHidden/>
              </w:rPr>
              <w:delText>6</w:delText>
            </w:r>
            <w:r w:rsidRPr="00BE6825">
              <w:rPr>
                <w:noProof/>
                <w:webHidden/>
              </w:rPr>
              <w:fldChar w:fldCharType="end"/>
            </w:r>
            <w:r>
              <w:fldChar w:fldCharType="end"/>
            </w:r>
          </w:del>
        </w:p>
        <w:p w14:paraId="2AB08FE0" w14:textId="77777777" w:rsidR="00BE6825" w:rsidRPr="00BE6825" w:rsidRDefault="00BE6825" w:rsidP="00D04CF8">
          <w:pPr>
            <w:rPr>
              <w:del w:id="104" w:author="JSC" w:date="2026-09-25T21:05:00Z" w16du:dateUtc="2026-09-26T01:05:00Z"/>
              <w:rFonts w:asciiTheme="minorHAnsi" w:eastAsiaTheme="minorEastAsia" w:hAnsiTheme="minorHAnsi" w:cstheme="minorBidi"/>
              <w:noProof/>
              <w:sz w:val="22"/>
              <w:lang w:val="en-US"/>
            </w:rPr>
          </w:pPr>
          <w:del w:id="105" w:author="JSC" w:date="2026-09-25T21:05:00Z" w16du:dateUtc="2026-09-26T01:05:00Z">
            <w:r>
              <w:fldChar w:fldCharType="begin"/>
            </w:r>
            <w:r>
              <w:delInstrText>HYPERLINK \l "_Toc13052004"</w:delInstrText>
            </w:r>
            <w:r>
              <w:fldChar w:fldCharType="separate"/>
            </w:r>
            <w:r w:rsidRPr="00BE6825">
              <w:rPr>
                <w:rStyle w:val="Hyperlink"/>
                <w:rFonts w:ascii="Arial" w:eastAsia="MS Mincho" w:hAnsi="Arial" w:cs="Arial"/>
                <w:noProof/>
              </w:rPr>
              <w:delText>IV.</w:delTex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delText>COSTS</w:delText>
            </w:r>
            <w:r w:rsidRPr="00BE6825">
              <w:rPr>
                <w:noProof/>
                <w:webHidden/>
              </w:rPr>
              <w:tab/>
            </w:r>
            <w:r w:rsidRPr="00BE6825">
              <w:rPr>
                <w:noProof/>
                <w:webHidden/>
              </w:rPr>
              <w:fldChar w:fldCharType="begin"/>
            </w:r>
            <w:r w:rsidRPr="00BE6825">
              <w:rPr>
                <w:noProof/>
                <w:webHidden/>
              </w:rPr>
              <w:delInstrText xml:space="preserve"> PAGEREF _Toc13052004 \h </w:delInstrText>
            </w:r>
            <w:r w:rsidRPr="00BE6825">
              <w:rPr>
                <w:noProof/>
                <w:webHidden/>
              </w:rPr>
            </w:r>
            <w:r w:rsidRPr="00BE6825">
              <w:rPr>
                <w:noProof/>
                <w:webHidden/>
              </w:rPr>
              <w:fldChar w:fldCharType="separate"/>
            </w:r>
            <w:r w:rsidRPr="00BE6825">
              <w:rPr>
                <w:noProof/>
                <w:webHidden/>
              </w:rPr>
              <w:delText>9</w:delText>
            </w:r>
            <w:r w:rsidRPr="00BE6825">
              <w:rPr>
                <w:noProof/>
                <w:webHidden/>
              </w:rPr>
              <w:fldChar w:fldCharType="end"/>
            </w:r>
            <w:r>
              <w:fldChar w:fldCharType="end"/>
            </w:r>
          </w:del>
        </w:p>
        <w:p w14:paraId="528C58BE" w14:textId="77777777" w:rsidR="00BE6825" w:rsidRPr="00BE6825" w:rsidRDefault="00BE6825" w:rsidP="00D04CF8">
          <w:pPr>
            <w:rPr>
              <w:del w:id="106" w:author="JSC" w:date="2026-09-25T21:05:00Z" w16du:dateUtc="2026-09-26T01:05:00Z"/>
              <w:rFonts w:asciiTheme="minorHAnsi" w:eastAsiaTheme="minorEastAsia" w:hAnsiTheme="minorHAnsi" w:cstheme="minorBidi"/>
              <w:noProof/>
              <w:sz w:val="22"/>
              <w:lang w:val="en-US"/>
            </w:rPr>
          </w:pPr>
          <w:del w:id="107" w:author="JSC" w:date="2026-09-25T21:05:00Z" w16du:dateUtc="2026-09-26T01:05:00Z">
            <w:r>
              <w:fldChar w:fldCharType="begin"/>
            </w:r>
            <w:r>
              <w:delInstrText>HYPERLINK \l "_Toc13052005"</w:delInstrText>
            </w:r>
            <w:r>
              <w:fldChar w:fldCharType="separate"/>
            </w:r>
            <w:r w:rsidRPr="00BE6825">
              <w:rPr>
                <w:rStyle w:val="Hyperlink"/>
                <w:rFonts w:ascii="Arial" w:eastAsia="MS Mincho" w:hAnsi="Arial" w:cs="Arial"/>
                <w:noProof/>
              </w:rPr>
              <w:delText>V.</w:delTex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delText>OPERATIVE PART</w:delText>
            </w:r>
            <w:r w:rsidRPr="00BE6825">
              <w:rPr>
                <w:noProof/>
                <w:webHidden/>
              </w:rPr>
              <w:tab/>
            </w:r>
            <w:r w:rsidRPr="00BE6825">
              <w:rPr>
                <w:noProof/>
                <w:webHidden/>
              </w:rPr>
              <w:fldChar w:fldCharType="begin"/>
            </w:r>
            <w:r w:rsidRPr="00BE6825">
              <w:rPr>
                <w:noProof/>
                <w:webHidden/>
              </w:rPr>
              <w:delInstrText xml:space="preserve"> PAGEREF _Toc13052005 \h </w:delInstrText>
            </w:r>
            <w:r w:rsidRPr="00BE6825">
              <w:rPr>
                <w:noProof/>
                <w:webHidden/>
              </w:rPr>
            </w:r>
            <w:r w:rsidRPr="00BE6825">
              <w:rPr>
                <w:noProof/>
                <w:webHidden/>
              </w:rPr>
              <w:fldChar w:fldCharType="separate"/>
            </w:r>
            <w:r w:rsidRPr="00BE6825">
              <w:rPr>
                <w:noProof/>
                <w:webHidden/>
              </w:rPr>
              <w:delText>9</w:delText>
            </w:r>
            <w:r w:rsidRPr="00BE6825">
              <w:rPr>
                <w:noProof/>
                <w:webHidden/>
              </w:rPr>
              <w:fldChar w:fldCharType="end"/>
            </w:r>
            <w:r>
              <w:fldChar w:fldCharType="end"/>
            </w:r>
          </w:del>
        </w:p>
        <w:p w14:paraId="305E1F34" w14:textId="77777777" w:rsidR="00543E14" w:rsidRPr="00543E14" w:rsidRDefault="00543E14" w:rsidP="00D04CF8">
          <w:pPr>
            <w:rPr>
              <w:del w:id="108" w:author="JSC" w:date="2026-09-25T21:05:00Z" w16du:dateUtc="2026-09-26T01:05:00Z"/>
            </w:rPr>
          </w:pPr>
          <w:del w:id="109" w:author="JSC" w:date="2026-09-25T21:05:00Z" w16du:dateUtc="2026-09-26T01:05:00Z">
            <w:r w:rsidRPr="00BE6825">
              <w:rPr>
                <w:bCs/>
                <w:noProof/>
              </w:rPr>
              <w:fldChar w:fldCharType="end"/>
            </w:r>
          </w:del>
        </w:p>
      </w:sdtContent>
    </w:sdt>
    <w:p w14:paraId="1FC5262D" w14:textId="77777777" w:rsidR="00DE514A" w:rsidRDefault="00DE514A" w:rsidP="00D04CF8">
      <w:pPr>
        <w:rPr>
          <w:del w:id="110" w:author="JSC" w:date="2026-09-25T21:05:00Z" w16du:dateUtc="2026-09-26T01:05:00Z"/>
          <w:rFonts w:cs="Times New Roman"/>
        </w:rPr>
      </w:pPr>
    </w:p>
    <w:p w14:paraId="69564870" w14:textId="77777777" w:rsidR="00DE514A" w:rsidRDefault="00DE514A" w:rsidP="00D04CF8">
      <w:pPr>
        <w:rPr>
          <w:del w:id="111" w:author="JSC" w:date="2026-09-25T21:05:00Z" w16du:dateUtc="2026-09-26T01:05:00Z"/>
          <w:rFonts w:cs="Times New Roman"/>
        </w:rPr>
      </w:pPr>
    </w:p>
    <w:p w14:paraId="2E25E474" w14:textId="77777777" w:rsidR="00543E14" w:rsidRDefault="00543E14" w:rsidP="00D04CF8">
      <w:pPr>
        <w:rPr>
          <w:del w:id="112" w:author="JSC" w:date="2026-09-25T21:05:00Z" w16du:dateUtc="2026-09-26T01:05:00Z"/>
          <w:rFonts w:cs="Times New Roman"/>
        </w:rPr>
      </w:pPr>
    </w:p>
    <w:p w14:paraId="7EBA01F7" w14:textId="77777777" w:rsidR="00543E14" w:rsidRDefault="00543E14" w:rsidP="00D04CF8">
      <w:pPr>
        <w:rPr>
          <w:del w:id="113" w:author="JSC" w:date="2026-09-25T21:05:00Z" w16du:dateUtc="2026-09-26T01:05:00Z"/>
          <w:rFonts w:cs="Times New Roman"/>
        </w:rPr>
      </w:pPr>
    </w:p>
    <w:p w14:paraId="40EA5A0A" w14:textId="77777777" w:rsidR="00DE514A" w:rsidRDefault="00DE514A" w:rsidP="00D04CF8">
      <w:pPr>
        <w:rPr>
          <w:del w:id="114" w:author="JSC" w:date="2026-09-25T21:05:00Z" w16du:dateUtc="2026-09-26T01:05:00Z"/>
          <w:rFonts w:cs="Times New Roman"/>
        </w:rPr>
      </w:pPr>
    </w:p>
    <w:p w14:paraId="798D0E77" w14:textId="77777777" w:rsidR="00DE514A" w:rsidRDefault="00DE514A" w:rsidP="00D04CF8">
      <w:pPr>
        <w:rPr>
          <w:del w:id="115" w:author="JSC" w:date="2026-09-25T21:05:00Z" w16du:dateUtc="2026-09-26T01:05:00Z"/>
          <w:rFonts w:cs="Times New Roman"/>
        </w:rPr>
      </w:pPr>
    </w:p>
    <w:p w14:paraId="6EE2F693" w14:textId="77777777" w:rsidR="00F666F8" w:rsidRDefault="00F666F8" w:rsidP="00D04CF8">
      <w:pPr>
        <w:rPr>
          <w:del w:id="116" w:author="JSC" w:date="2026-09-25T21:05:00Z" w16du:dateUtc="2026-09-26T01:05:00Z"/>
          <w:rFonts w:cs="Times New Roman"/>
        </w:rPr>
        <w:sectPr w:rsidR="00F666F8" w:rsidSect="00F666F8">
          <w:pgSz w:w="12240" w:h="15840"/>
          <w:pgMar w:top="1440" w:right="1440" w:bottom="1440" w:left="1440" w:header="720" w:footer="720" w:gutter="0"/>
          <w:pgNumType w:fmt="lowerRoman" w:start="1"/>
          <w:cols w:space="720"/>
          <w:docGrid w:linePitch="360"/>
        </w:sectPr>
      </w:pPr>
    </w:p>
    <w:p w14:paraId="0E526FA8" w14:textId="38E4492C" w:rsidR="00B875AB" w:rsidRPr="00B875AB" w:rsidRDefault="00B875AB" w:rsidP="00D04CF8">
      <w:pPr>
        <w:rPr>
          <w:del w:id="117" w:author="JSC" w:date="2026-09-25T21:05:00Z" w16du:dateUtc="2026-09-26T01:05:00Z"/>
          <w:rFonts w:cs="Times New Roman"/>
        </w:rPr>
      </w:pPr>
      <w:del w:id="118" w:author="JSC" w:date="2026-09-25T21:05:00Z" w16du:dateUtc="2026-09-26T01:05:00Z">
        <w:r w:rsidRPr="00B875AB">
          <w:rPr>
            <w:rFonts w:cs="Times New Roman"/>
            <w:b/>
          </w:rPr>
          <w:delText xml:space="preserve">The Court composed of: </w:delText>
        </w:r>
        <w:r w:rsidRPr="00B875AB">
          <w:rPr>
            <w:rFonts w:cs="Times New Roman"/>
          </w:rPr>
          <w:delText>Rafaâ</w:delText>
        </w:r>
        <w:r w:rsidRPr="00B875AB" w:rsidDel="00153C26">
          <w:rPr>
            <w:rFonts w:cs="Times New Roman"/>
          </w:rPr>
          <w:delText xml:space="preserve"> </w:delText>
        </w:r>
        <w:r w:rsidRPr="00B875AB">
          <w:rPr>
            <w:rFonts w:cs="Times New Roman"/>
          </w:rPr>
          <w:delText>BEN ACHOUR, Ângelo V. MATUSSE, M-Thérèse MUKAMULISA, Suzanne MENGUE, Tujilane R. CHIZUMILA, Chafika BENSAOULA, Stella I. ANUKAM,</w:delText>
        </w:r>
        <w:r w:rsidRPr="00B875AB">
          <w:rPr>
            <w:rFonts w:cs="Times New Roman"/>
            <w:bCs/>
          </w:rPr>
          <w:delText xml:space="preserve"> Imani D. ABOUD</w:delText>
        </w:r>
        <w:r w:rsidR="000F2FCA">
          <w:rPr>
            <w:rFonts w:cs="Times New Roman"/>
            <w:bCs/>
          </w:rPr>
          <w:delText>:</w:delText>
        </w:r>
        <w:r w:rsidRPr="00B875AB">
          <w:rPr>
            <w:rFonts w:cs="Times New Roman"/>
          </w:rPr>
          <w:delText xml:space="preserve"> Judges and Robert ENO, Registrar.</w:delText>
        </w:r>
      </w:del>
    </w:p>
    <w:p w14:paraId="0B9244D2" w14:textId="77777777" w:rsidR="00B875AB" w:rsidRPr="00B875AB" w:rsidRDefault="00B875AB" w:rsidP="00D04CF8">
      <w:pPr>
        <w:rPr>
          <w:del w:id="119" w:author="JSC" w:date="2026-09-25T21:05:00Z" w16du:dateUtc="2026-09-26T01:05:00Z"/>
          <w:rFonts w:cs="Times New Roman"/>
        </w:rPr>
      </w:pPr>
    </w:p>
    <w:p w14:paraId="0566D607" w14:textId="77777777" w:rsidR="00B875AB" w:rsidRPr="00B875AB" w:rsidRDefault="00B875AB" w:rsidP="00D04CF8">
      <w:pPr>
        <w:rPr>
          <w:del w:id="120" w:author="JSC" w:date="2026-09-25T21:05:00Z" w16du:dateUtc="2026-09-26T01:05:00Z"/>
          <w:rFonts w:cs="Times New Roman"/>
          <w:lang w:val="en-US"/>
        </w:rPr>
      </w:pPr>
      <w:del w:id="121" w:author="JSC" w:date="2026-09-25T21:05:00Z" w16du:dateUtc="2026-09-26T01:05:00Z">
        <w:r w:rsidRPr="00B875AB">
          <w:rPr>
            <w:rFonts w:cs="Times New Roman"/>
          </w:rPr>
          <w:delText xml:space="preserve">In accordance with Article 22 of the Protocol to the African Charter on Human and Peoples' Rights on the Establishment of an African Court on Human and Peoples' Rights (hereinafter referred to as "the Protocol") and Rule 8 (2) of the Rules of Court (hereinafter referred to as "the Rules"), </w:delText>
        </w:r>
        <w:r w:rsidRPr="00B875AB">
          <w:rPr>
            <w:rFonts w:cs="Times New Roman"/>
            <w:lang w:val="en-US"/>
          </w:rPr>
          <w:delText>Justice Ben KIOKO, Vice President of the Court and a national of Kenya, did not hear the Application.</w:delText>
        </w:r>
      </w:del>
    </w:p>
    <w:p w14:paraId="552D84B0" w14:textId="77777777" w:rsidR="00B875AB" w:rsidRPr="00B875AB" w:rsidRDefault="00B875AB" w:rsidP="00D04CF8">
      <w:pPr>
        <w:rPr>
          <w:del w:id="122" w:author="JSC" w:date="2026-09-25T21:05:00Z" w16du:dateUtc="2026-09-26T01:05:00Z"/>
          <w:rFonts w:cs="Times New Roman"/>
          <w:lang w:val="en-US"/>
        </w:rPr>
      </w:pPr>
    </w:p>
    <w:p w14:paraId="4E482BFA" w14:textId="6DDE6E15" w:rsidR="00B875AB" w:rsidRPr="007D5F77" w:rsidRDefault="00B875AB" w:rsidP="00D04CF8">
      <w:pPr>
        <w:rPr>
          <w:del w:id="123" w:author="JSC" w:date="2026-09-25T21:05:00Z" w16du:dateUtc="2026-09-26T01:05:00Z"/>
          <w:rFonts w:cs="Times New Roman"/>
          <w:lang w:val="en-US"/>
        </w:rPr>
      </w:pPr>
      <w:del w:id="124" w:author="JSC" w:date="2026-09-25T21:05:00Z" w16du:dateUtc="2026-09-26T01:05:00Z">
        <w:r w:rsidRPr="007D5F77">
          <w:rPr>
            <w:rFonts w:cs="Times New Roman"/>
            <w:lang w:val="en-US"/>
          </w:rPr>
          <w:delText xml:space="preserve">In the </w:delText>
        </w:r>
        <w:r w:rsidR="002064DB" w:rsidRPr="007D5F77">
          <w:rPr>
            <w:rFonts w:cs="Times New Roman"/>
            <w:lang w:val="en-US"/>
          </w:rPr>
          <w:delText>Application</w:delText>
        </w:r>
        <w:r w:rsidR="009216E3" w:rsidRPr="007D5F77">
          <w:rPr>
            <w:rFonts w:cs="Times New Roman"/>
            <w:lang w:val="en-US"/>
          </w:rPr>
          <w:delText>s</w:delText>
        </w:r>
        <w:r w:rsidR="002064DB" w:rsidRPr="007D5F77">
          <w:rPr>
            <w:rFonts w:cs="Times New Roman"/>
            <w:lang w:val="en-US"/>
          </w:rPr>
          <w:delText xml:space="preserve"> by</w:delText>
        </w:r>
        <w:r w:rsidRPr="007D5F77">
          <w:rPr>
            <w:rFonts w:cs="Times New Roman"/>
            <w:lang w:val="en-US"/>
          </w:rPr>
          <w:delText>:</w:delText>
        </w:r>
      </w:del>
    </w:p>
    <w:p w14:paraId="52DC065E" w14:textId="64C15F17" w:rsidR="002064DB" w:rsidRPr="007D5F77" w:rsidRDefault="00845134" w:rsidP="00D04CF8">
      <w:pPr>
        <w:rPr>
          <w:del w:id="125" w:author="JSC" w:date="2026-09-25T21:05:00Z" w16du:dateUtc="2026-09-26T01:05:00Z"/>
          <w:rFonts w:cs="Times New Roman"/>
          <w:lang w:val="en-US"/>
        </w:rPr>
      </w:pPr>
      <w:del w:id="126" w:author="JSC" w:date="2026-09-25T21:05:00Z" w16du:dateUtc="2026-09-26T01:05:00Z">
        <w:r w:rsidRPr="007D5F77">
          <w:rPr>
            <w:rFonts w:cs="Times New Roman"/>
            <w:lang w:val="en-US"/>
          </w:rPr>
          <w:delText>i.</w:delText>
        </w:r>
        <w:r w:rsidRPr="007D5F77">
          <w:rPr>
            <w:rFonts w:cs="Times New Roman"/>
            <w:lang w:val="en-US"/>
          </w:rPr>
          <w:tab/>
        </w:r>
        <w:r w:rsidR="002064DB" w:rsidRPr="007D5F77">
          <w:rPr>
            <w:rFonts w:cs="Times New Roman"/>
            <w:lang w:val="en-US"/>
          </w:rPr>
          <w:delText>Wilson Barngetuny KOIMET and 119 others, being residents of Amalo, Ambuseket and Cheptuech</w:delText>
        </w:r>
      </w:del>
    </w:p>
    <w:p w14:paraId="5DED18AB" w14:textId="6BDEFDF4" w:rsidR="002064DB" w:rsidRPr="007D5F77" w:rsidRDefault="00845134" w:rsidP="00D04CF8">
      <w:pPr>
        <w:rPr>
          <w:del w:id="127" w:author="JSC" w:date="2026-09-25T21:05:00Z" w16du:dateUtc="2026-09-26T01:05:00Z"/>
          <w:rFonts w:cs="Times New Roman"/>
          <w:lang w:val="en-US"/>
        </w:rPr>
      </w:pPr>
      <w:del w:id="128" w:author="JSC" w:date="2026-09-25T21:05:00Z" w16du:dateUtc="2026-09-26T01:05:00Z">
        <w:r w:rsidRPr="007D5F77">
          <w:rPr>
            <w:rFonts w:cs="Times New Roman"/>
            <w:lang w:val="en-US"/>
          </w:rPr>
          <w:delText>ii.</w:delText>
        </w:r>
        <w:r w:rsidRPr="007D5F77">
          <w:rPr>
            <w:rFonts w:cs="Times New Roman"/>
            <w:lang w:val="en-US"/>
          </w:rPr>
          <w:tab/>
        </w:r>
        <w:r w:rsidR="002064DB" w:rsidRPr="007D5F77">
          <w:rPr>
            <w:rFonts w:cs="Times New Roman"/>
            <w:lang w:val="en-US"/>
          </w:rPr>
          <w:delText>Peter Kibiegon RONO and 1300 others, being residents of Sigotik, Nessuit, Ngongongeri, Kapsita and Marioshoni</w:delText>
        </w:r>
      </w:del>
    </w:p>
    <w:p w14:paraId="7F34F94E" w14:textId="77777777" w:rsidR="002708C6" w:rsidRPr="007D5F77" w:rsidRDefault="002708C6" w:rsidP="00D04CF8">
      <w:pPr>
        <w:rPr>
          <w:del w:id="129" w:author="JSC" w:date="2026-09-25T21:05:00Z" w16du:dateUtc="2026-09-26T01:05:00Z"/>
          <w:rFonts w:cs="Times New Roman"/>
          <w:lang w:val="en-US"/>
        </w:rPr>
      </w:pPr>
    </w:p>
    <w:p w14:paraId="5F608348" w14:textId="77777777" w:rsidR="002064DB" w:rsidRPr="007D5F77" w:rsidRDefault="002064DB" w:rsidP="00D04CF8">
      <w:pPr>
        <w:rPr>
          <w:del w:id="130" w:author="JSC" w:date="2026-09-25T21:05:00Z" w16du:dateUtc="2026-09-26T01:05:00Z"/>
          <w:rFonts w:cs="Times New Roman"/>
          <w:lang w:val="en-US"/>
        </w:rPr>
      </w:pPr>
      <w:del w:id="131" w:author="JSC" w:date="2026-09-25T21:05:00Z" w16du:dateUtc="2026-09-26T01:05:00Z">
        <w:r w:rsidRPr="007D5F77">
          <w:rPr>
            <w:rFonts w:cs="Times New Roman"/>
            <w:lang w:val="en-US"/>
          </w:rPr>
          <w:delText>Represented by:</w:delText>
        </w:r>
      </w:del>
    </w:p>
    <w:p w14:paraId="14993B4C" w14:textId="77777777" w:rsidR="002064DB" w:rsidRPr="007D5F77" w:rsidRDefault="002064DB" w:rsidP="00D04CF8">
      <w:pPr>
        <w:rPr>
          <w:del w:id="132" w:author="JSC" w:date="2026-09-25T21:05:00Z" w16du:dateUtc="2026-09-26T01:05:00Z"/>
          <w:rFonts w:cs="Times New Roman"/>
          <w:lang w:val="en-US"/>
        </w:rPr>
      </w:pPr>
    </w:p>
    <w:p w14:paraId="558499CA" w14:textId="77777777" w:rsidR="002064DB" w:rsidRPr="007D5F77" w:rsidRDefault="002064DB" w:rsidP="00D04CF8">
      <w:pPr>
        <w:rPr>
          <w:del w:id="133" w:author="JSC" w:date="2026-09-25T21:05:00Z" w16du:dateUtc="2026-09-26T01:05:00Z"/>
          <w:rFonts w:cs="Times New Roman"/>
          <w:lang w:val="en-US"/>
        </w:rPr>
      </w:pPr>
      <w:del w:id="134" w:author="JSC" w:date="2026-09-25T21:05:00Z" w16du:dateUtc="2026-09-26T01:05:00Z">
        <w:r w:rsidRPr="007D5F77">
          <w:rPr>
            <w:rFonts w:cs="Times New Roman"/>
            <w:lang w:val="en-US"/>
          </w:rPr>
          <w:delText>Advocate Bore Peter KIPROTICH, Bore, Malanga &amp; Company, Advocates</w:delText>
        </w:r>
      </w:del>
    </w:p>
    <w:p w14:paraId="5B0CC9A6" w14:textId="77777777" w:rsidR="002064DB" w:rsidRPr="007D5F77" w:rsidRDefault="002064DB" w:rsidP="00D04CF8">
      <w:pPr>
        <w:rPr>
          <w:del w:id="135" w:author="JSC" w:date="2026-09-25T21:05:00Z" w16du:dateUtc="2026-09-26T01:05:00Z"/>
          <w:rFonts w:cs="Times New Roman"/>
          <w:lang w:val="en-US"/>
        </w:rPr>
      </w:pPr>
      <w:del w:id="136" w:author="JSC" w:date="2026-09-25T21:05:00Z" w16du:dateUtc="2026-09-26T01:05:00Z">
        <w:r w:rsidRPr="007D5F77">
          <w:rPr>
            <w:rFonts w:cs="Times New Roman"/>
            <w:lang w:val="en-US"/>
          </w:rPr>
          <w:delText xml:space="preserve">Advocate Geoffrey Korir KIPNGETICH, Geoffrey Kipngetich &amp; Company, Advocates </w:delText>
        </w:r>
      </w:del>
    </w:p>
    <w:p w14:paraId="41CC0012" w14:textId="77777777" w:rsidR="00B875AB" w:rsidRPr="007D5F77" w:rsidRDefault="00B875AB" w:rsidP="00D04CF8">
      <w:pPr>
        <w:rPr>
          <w:del w:id="137" w:author="JSC" w:date="2026-09-25T21:05:00Z" w16du:dateUtc="2026-09-26T01:05:00Z"/>
          <w:rFonts w:cs="Times New Roman"/>
          <w:lang w:val="en-US"/>
        </w:rPr>
      </w:pPr>
    </w:p>
    <w:p w14:paraId="2E865749" w14:textId="093212C5" w:rsidR="002064DB" w:rsidRPr="007D5F77" w:rsidRDefault="002708C6" w:rsidP="00D04CF8">
      <w:pPr>
        <w:rPr>
          <w:del w:id="138" w:author="JSC" w:date="2026-09-25T21:05:00Z" w16du:dateUtc="2026-09-26T01:05:00Z"/>
          <w:rFonts w:cs="Times New Roman"/>
          <w:lang w:val="en-US"/>
        </w:rPr>
      </w:pPr>
      <w:del w:id="139" w:author="JSC" w:date="2026-09-25T21:05:00Z" w16du:dateUtc="2026-09-26T01:05:00Z">
        <w:r w:rsidRPr="007D5F77">
          <w:rPr>
            <w:rFonts w:cs="Times New Roman"/>
            <w:lang w:val="en-US"/>
          </w:rPr>
          <w:delText>For intervention i</w:delText>
        </w:r>
        <w:r w:rsidR="002064DB" w:rsidRPr="007D5F77">
          <w:rPr>
            <w:rFonts w:cs="Times New Roman"/>
            <w:lang w:val="en-US"/>
          </w:rPr>
          <w:delText>n the matter of:</w:delText>
        </w:r>
      </w:del>
    </w:p>
    <w:p w14:paraId="6D32404F" w14:textId="28D7F21B" w:rsidR="007D5F77" w:rsidRDefault="007D5F77" w:rsidP="00D04CF8">
      <w:pPr>
        <w:rPr>
          <w:del w:id="140" w:author="JSC" w:date="2026-09-25T21:05:00Z" w16du:dateUtc="2026-09-26T01:05:00Z"/>
          <w:rFonts w:cs="Times New Roman"/>
          <w:lang w:val="en-US"/>
        </w:rPr>
      </w:pPr>
      <w:del w:id="141" w:author="JSC" w:date="2026-09-25T21:05:00Z" w16du:dateUtc="2026-09-26T01:05:00Z">
        <w:r>
          <w:rPr>
            <w:rFonts w:cs="Times New Roman"/>
            <w:lang w:val="en-US"/>
          </w:rPr>
          <w:br w:type="page"/>
        </w:r>
      </w:del>
    </w:p>
    <w:p w14:paraId="4A2B7BBE" w14:textId="77777777" w:rsidR="00B875AB" w:rsidRPr="00B875AB" w:rsidRDefault="00B875AB" w:rsidP="00D04CF8">
      <w:pPr>
        <w:rPr>
          <w:del w:id="142" w:author="JSC" w:date="2026-09-25T21:05:00Z" w16du:dateUtc="2026-09-26T01:05:00Z"/>
          <w:rFonts w:cs="Times New Roman"/>
          <w:lang w:val="en-US"/>
        </w:rPr>
      </w:pPr>
      <w:del w:id="143" w:author="JSC" w:date="2026-09-25T21:05:00Z" w16du:dateUtc="2026-09-26T01:05:00Z">
        <w:r w:rsidRPr="00B875AB">
          <w:rPr>
            <w:rFonts w:cs="Times New Roman"/>
            <w:lang w:val="en-US"/>
          </w:rPr>
          <w:delText>AFRICAN COMMISSION ON HUMAN AND PEOPLES' RIGHTS</w:delText>
        </w:r>
      </w:del>
    </w:p>
    <w:p w14:paraId="7A589A74" w14:textId="77777777" w:rsidR="00B875AB" w:rsidRPr="00B875AB" w:rsidRDefault="00B875AB" w:rsidP="00D04CF8">
      <w:pPr>
        <w:rPr>
          <w:del w:id="144" w:author="JSC" w:date="2026-09-25T21:05:00Z" w16du:dateUtc="2026-09-26T01:05:00Z"/>
          <w:rFonts w:cs="Times New Roman"/>
          <w:lang w:val="en-US"/>
        </w:rPr>
      </w:pPr>
    </w:p>
    <w:p w14:paraId="25ED52BA" w14:textId="77777777" w:rsidR="00E61F70" w:rsidRDefault="00B875AB" w:rsidP="00E61F70">
      <w:pPr>
        <w:pStyle w:val="NoSpacing"/>
        <w:jc w:val="both"/>
        <w:rPr>
          <w:ins w:id="145" w:author="JSC" w:date="2026-09-25T21:05:00Z" w16du:dateUtc="2026-09-26T01:05:00Z"/>
          <w:rFonts w:ascii="Times New Roman" w:hAnsi="Times New Roman" w:cs="Times New Roman"/>
          <w:sz w:val="24"/>
          <w:szCs w:val="24"/>
        </w:rPr>
      </w:pPr>
      <w:moveFromRangeStart w:id="146" w:author="JSC" w:date="2026-09-25T21:05:00Z" w:name="move241262736"/>
      <w:moveFrom w:id="147" w:author="JSC" w:date="2026-09-25T21:05:00Z" w16du:dateUtc="2026-09-26T01:05:00Z">
        <w:r>
          <w:rPr>
            <w:rFonts w:ascii="Times New Roman" w:hAnsi="Times New Roman"/>
            <w:sz w:val="24"/>
            <w:rPrChange w:id="148" w:author="JSC" w:date="2026-09-25T21:05:00Z" w16du:dateUtc="2026-09-26T01:05:00Z">
              <w:rPr>
                <w:rFonts w:cs="Times New Roman"/>
              </w:rPr>
            </w:rPrChange>
          </w:rPr>
          <w:t>versus</w:t>
        </w:r>
      </w:moveFrom>
      <w:moveFromRangeEnd w:id="146"/>
      <w:ins w:id="149" w:author="JSC" w:date="2026-09-25T21:05:00Z" w16du:dateUtc="2026-09-26T01:05:00Z">
        <w:r w:rsidR="00E61F70">
          <w:rPr>
            <w:rFonts w:ascii="Times New Roman" w:hAnsi="Times New Roman" w:cs="Times New Roman"/>
            <w:sz w:val="24"/>
            <w:szCs w:val="24"/>
          </w:rPr>
          <w:t>, for the applicant</w:t>
        </w:r>
      </w:ins>
    </w:p>
    <w:p w14:paraId="1C8B76F9" w14:textId="77777777" w:rsidR="00E61F70" w:rsidRDefault="00E61F70" w:rsidP="00E61F70">
      <w:pPr>
        <w:pStyle w:val="NoSpacing"/>
        <w:jc w:val="both"/>
        <w:rPr>
          <w:ins w:id="150" w:author="JSC" w:date="2026-09-25T21:05:00Z" w16du:dateUtc="2026-09-26T01:05:00Z"/>
          <w:rFonts w:ascii="Times New Roman" w:hAnsi="Times New Roman" w:cs="Times New Roman"/>
          <w:sz w:val="24"/>
          <w:szCs w:val="24"/>
        </w:rPr>
      </w:pPr>
      <w:ins w:id="151" w:author="JSC" w:date="2026-09-25T21:05:00Z" w16du:dateUtc="2026-09-26T01:05:00Z">
        <w:r w:rsidRPr="00014DE4">
          <w:rPr>
            <w:rFonts w:ascii="Times New Roman" w:hAnsi="Times New Roman" w:cs="Times New Roman"/>
            <w:i/>
            <w:sz w:val="24"/>
            <w:szCs w:val="24"/>
          </w:rPr>
          <w:t>S. Hoko</w:t>
        </w:r>
        <w:r>
          <w:rPr>
            <w:rFonts w:ascii="Times New Roman" w:hAnsi="Times New Roman" w:cs="Times New Roman"/>
            <w:sz w:val="24"/>
            <w:szCs w:val="24"/>
          </w:rPr>
          <w:t>, for the 1</w:t>
        </w:r>
        <w:r w:rsidRPr="00E61F70">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w:t>
        </w:r>
      </w:ins>
    </w:p>
    <w:p w14:paraId="2D5FFA49" w14:textId="77777777" w:rsidR="00E61F70" w:rsidRDefault="00E61F70" w:rsidP="00E61F70">
      <w:pPr>
        <w:pStyle w:val="NoSpacing"/>
        <w:jc w:val="both"/>
        <w:rPr>
          <w:ins w:id="152" w:author="JSC" w:date="2026-09-25T21:05:00Z" w16du:dateUtc="2026-09-26T01:05:00Z"/>
          <w:rFonts w:ascii="Times New Roman" w:hAnsi="Times New Roman" w:cs="Times New Roman"/>
          <w:sz w:val="24"/>
          <w:szCs w:val="24"/>
        </w:rPr>
      </w:pPr>
      <w:ins w:id="153" w:author="JSC" w:date="2026-09-25T21:05:00Z" w16du:dateUtc="2026-09-26T01:05:00Z">
        <w:r>
          <w:rPr>
            <w:rFonts w:ascii="Times New Roman" w:hAnsi="Times New Roman" w:cs="Times New Roman"/>
            <w:sz w:val="24"/>
            <w:szCs w:val="24"/>
          </w:rPr>
          <w:t>No appearance for the 2</w:t>
        </w:r>
        <w:r w:rsidRPr="00E61F70">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w:t>
        </w:r>
      </w:ins>
    </w:p>
    <w:p w14:paraId="56119577" w14:textId="77777777" w:rsidR="00E61F70" w:rsidRDefault="00E61F70" w:rsidP="00E61F70">
      <w:pPr>
        <w:pStyle w:val="NoSpacing"/>
        <w:jc w:val="both"/>
        <w:rPr>
          <w:ins w:id="154" w:author="JSC" w:date="2026-09-25T21:05:00Z" w16du:dateUtc="2026-09-26T01:05:00Z"/>
          <w:rFonts w:ascii="Times New Roman" w:hAnsi="Times New Roman" w:cs="Times New Roman"/>
          <w:sz w:val="24"/>
          <w:szCs w:val="24"/>
        </w:rPr>
      </w:pPr>
    </w:p>
    <w:p w14:paraId="7B9FD2FD" w14:textId="77777777" w:rsidR="00E61F70" w:rsidRDefault="00E61F70" w:rsidP="00E61F70">
      <w:pPr>
        <w:pStyle w:val="NoSpacing"/>
        <w:jc w:val="both"/>
        <w:rPr>
          <w:ins w:id="155" w:author="JSC" w:date="2026-09-25T21:05:00Z" w16du:dateUtc="2026-09-26T01:05:00Z"/>
          <w:rFonts w:ascii="Times New Roman" w:hAnsi="Times New Roman" w:cs="Times New Roman"/>
          <w:sz w:val="24"/>
          <w:szCs w:val="24"/>
        </w:rPr>
      </w:pPr>
    </w:p>
    <w:p w14:paraId="3D6E2F2B" w14:textId="77777777" w:rsidR="00E61F70" w:rsidRDefault="00E61F70" w:rsidP="00E61F70">
      <w:pPr>
        <w:pStyle w:val="NoSpacing"/>
        <w:jc w:val="both"/>
        <w:rPr>
          <w:ins w:id="156" w:author="JSC" w:date="2026-09-25T21:05:00Z" w16du:dateUtc="2026-09-26T01:05:00Z"/>
          <w:rFonts w:ascii="Times New Roman" w:hAnsi="Times New Roman" w:cs="Times New Roman"/>
          <w:sz w:val="24"/>
          <w:szCs w:val="24"/>
        </w:rPr>
      </w:pPr>
      <w:ins w:id="157" w:author="JSC" w:date="2026-09-25T21:05:00Z" w16du:dateUtc="2026-09-26T01:05:00Z">
        <w:r>
          <w:rPr>
            <w:rFonts w:ascii="Times New Roman" w:hAnsi="Times New Roman" w:cs="Times New Roman"/>
            <w:sz w:val="24"/>
            <w:szCs w:val="24"/>
          </w:rPr>
          <w:tab/>
          <w:t>TAKUVA J:</w:t>
        </w:r>
      </w:ins>
    </w:p>
    <w:p w14:paraId="471456D1" w14:textId="77777777" w:rsidR="00E61F70" w:rsidRDefault="00E61F70" w:rsidP="00E61F70">
      <w:pPr>
        <w:pStyle w:val="NoSpacing"/>
        <w:jc w:val="both"/>
        <w:rPr>
          <w:ins w:id="158" w:author="JSC" w:date="2026-09-25T21:05:00Z" w16du:dateUtc="2026-09-26T01:05:00Z"/>
          <w:rFonts w:ascii="Times New Roman" w:hAnsi="Times New Roman" w:cs="Times New Roman"/>
          <w:sz w:val="24"/>
          <w:szCs w:val="24"/>
        </w:rPr>
      </w:pPr>
    </w:p>
    <w:p w14:paraId="725373BA" w14:textId="77777777" w:rsidR="00E61F70" w:rsidRDefault="00E61F70" w:rsidP="00E61F70">
      <w:pPr>
        <w:pStyle w:val="NoSpacing"/>
        <w:spacing w:line="360" w:lineRule="auto"/>
        <w:jc w:val="both"/>
        <w:rPr>
          <w:ins w:id="159" w:author="JSC" w:date="2026-09-25T21:05:00Z" w16du:dateUtc="2026-09-26T01:05:00Z"/>
          <w:rFonts w:ascii="Times New Roman" w:hAnsi="Times New Roman" w:cs="Times New Roman"/>
          <w:sz w:val="24"/>
          <w:szCs w:val="24"/>
        </w:rPr>
      </w:pPr>
      <w:ins w:id="160" w:author="JSC" w:date="2026-09-25T21:05:00Z" w16du:dateUtc="2026-09-26T01:05:00Z">
        <w:r>
          <w:rPr>
            <w:rFonts w:ascii="Times New Roman" w:hAnsi="Times New Roman" w:cs="Times New Roman"/>
            <w:sz w:val="24"/>
            <w:szCs w:val="24"/>
          </w:rPr>
          <w:tab/>
          <w:t xml:space="preserve">This is an application for </w:t>
        </w:r>
        <w:r w:rsidR="00470D9F">
          <w:rPr>
            <w:rFonts w:ascii="Times New Roman" w:hAnsi="Times New Roman" w:cs="Times New Roman"/>
            <w:sz w:val="24"/>
            <w:szCs w:val="24"/>
          </w:rPr>
          <w:t xml:space="preserve">a </w:t>
        </w:r>
        <w:r>
          <w:rPr>
            <w:rFonts w:ascii="Times New Roman" w:hAnsi="Times New Roman" w:cs="Times New Roman"/>
            <w:sz w:val="24"/>
            <w:szCs w:val="24"/>
          </w:rPr>
          <w:t>Declaratur and Consequential</w:t>
        </w:r>
        <w:r w:rsidR="00470D9F">
          <w:rPr>
            <w:rFonts w:ascii="Times New Roman" w:hAnsi="Times New Roman" w:cs="Times New Roman"/>
            <w:sz w:val="24"/>
            <w:szCs w:val="24"/>
          </w:rPr>
          <w:t xml:space="preserve"> relief. The relief is couched i</w:t>
        </w:r>
        <w:r>
          <w:rPr>
            <w:rFonts w:ascii="Times New Roman" w:hAnsi="Times New Roman" w:cs="Times New Roman"/>
            <w:sz w:val="24"/>
            <w:szCs w:val="24"/>
          </w:rPr>
          <w:t>n the following terms;</w:t>
        </w:r>
      </w:ins>
    </w:p>
    <w:p w14:paraId="068BA4AE" w14:textId="77777777" w:rsidR="00E61F70" w:rsidRPr="000D166D" w:rsidRDefault="000D166D" w:rsidP="000D166D">
      <w:pPr>
        <w:pStyle w:val="NoSpacing"/>
        <w:numPr>
          <w:ilvl w:val="0"/>
          <w:numId w:val="27"/>
        </w:numPr>
        <w:jc w:val="both"/>
        <w:rPr>
          <w:ins w:id="161" w:author="JSC" w:date="2026-09-25T21:05:00Z" w16du:dateUtc="2026-09-26T01:05:00Z"/>
          <w:rFonts w:ascii="Times New Roman" w:hAnsi="Times New Roman" w:cs="Times New Roman"/>
          <w:szCs w:val="24"/>
        </w:rPr>
      </w:pPr>
      <w:ins w:id="162" w:author="JSC" w:date="2026-09-25T21:05:00Z" w16du:dateUtc="2026-09-26T01:05:00Z">
        <w:r w:rsidRPr="000D166D">
          <w:rPr>
            <w:rFonts w:ascii="Times New Roman" w:hAnsi="Times New Roman" w:cs="Times New Roman"/>
            <w:szCs w:val="24"/>
          </w:rPr>
          <w:t>“</w:t>
        </w:r>
        <w:r w:rsidR="00E61F70" w:rsidRPr="000D166D">
          <w:rPr>
            <w:rFonts w:ascii="Times New Roman" w:hAnsi="Times New Roman" w:cs="Times New Roman"/>
            <w:szCs w:val="24"/>
          </w:rPr>
          <w:t>The first respondent</w:t>
        </w:r>
        <w:r w:rsidR="00470D9F">
          <w:rPr>
            <w:rFonts w:ascii="Times New Roman" w:hAnsi="Times New Roman" w:cs="Times New Roman"/>
            <w:szCs w:val="24"/>
          </w:rPr>
          <w:t>’s</w:t>
        </w:r>
        <w:r w:rsidR="00E61F70" w:rsidRPr="000D166D">
          <w:rPr>
            <w:rFonts w:ascii="Times New Roman" w:hAnsi="Times New Roman" w:cs="Times New Roman"/>
            <w:szCs w:val="24"/>
          </w:rPr>
          <w:t xml:space="preserve"> inclusion of RADAR PROPERTIES (Pvt) Ltd in a Publication of the Public Notice Alert titled ‘ESTATE AGENTS COUNCIL OF ZIMBABAWE (EACZ); BOGUS AGENTS PUBLIC NOTICE ALERT’ dated 6 July 2023 in the second respondent’s NEWSPAPER was and continues to be unlawful.</w:t>
        </w:r>
      </w:ins>
    </w:p>
    <w:p w14:paraId="36394F4C" w14:textId="77777777" w:rsidR="00E61F70" w:rsidRPr="000D166D" w:rsidRDefault="00E61F70" w:rsidP="000D166D">
      <w:pPr>
        <w:pStyle w:val="NoSpacing"/>
        <w:numPr>
          <w:ilvl w:val="0"/>
          <w:numId w:val="27"/>
        </w:numPr>
        <w:jc w:val="both"/>
        <w:rPr>
          <w:ins w:id="163" w:author="JSC" w:date="2026-09-25T21:05:00Z" w16du:dateUtc="2026-09-26T01:05:00Z"/>
          <w:rFonts w:ascii="Times New Roman" w:hAnsi="Times New Roman" w:cs="Times New Roman"/>
          <w:szCs w:val="24"/>
        </w:rPr>
      </w:pPr>
      <w:ins w:id="164" w:author="JSC" w:date="2026-09-25T21:05:00Z" w16du:dateUtc="2026-09-26T01:05:00Z">
        <w:r w:rsidRPr="000D166D">
          <w:rPr>
            <w:rFonts w:ascii="Times New Roman" w:hAnsi="Times New Roman" w:cs="Times New Roman"/>
            <w:szCs w:val="24"/>
          </w:rPr>
          <w:t>The first respondent’s allegations about the applicant, Radar Properties (Pvt) Ltd in the public notice titled ‘ESTATE AGENTS COUNCIL OF ZIMBABWE (EACZ); BOGUS AGENTS PUBLIC NOTICE ALERT</w:t>
        </w:r>
        <w:r w:rsidR="002C577A" w:rsidRPr="000D166D">
          <w:rPr>
            <w:rFonts w:ascii="Times New Roman" w:hAnsi="Times New Roman" w:cs="Times New Roman"/>
            <w:szCs w:val="24"/>
          </w:rPr>
          <w:t>’</w:t>
        </w:r>
        <w:r w:rsidRPr="000D166D">
          <w:rPr>
            <w:rFonts w:ascii="Times New Roman" w:hAnsi="Times New Roman" w:cs="Times New Roman"/>
            <w:szCs w:val="24"/>
          </w:rPr>
          <w:t xml:space="preserve"> dated 6 July 2023 are false and defamatory.</w:t>
        </w:r>
      </w:ins>
    </w:p>
    <w:p w14:paraId="4FA3F744" w14:textId="77777777" w:rsidR="00E61F70" w:rsidRPr="000D166D" w:rsidRDefault="002C577A" w:rsidP="000D166D">
      <w:pPr>
        <w:pStyle w:val="NoSpacing"/>
        <w:numPr>
          <w:ilvl w:val="0"/>
          <w:numId w:val="27"/>
        </w:numPr>
        <w:jc w:val="both"/>
        <w:rPr>
          <w:ins w:id="165" w:author="JSC" w:date="2026-09-25T21:05:00Z" w16du:dateUtc="2026-09-26T01:05:00Z"/>
          <w:rFonts w:ascii="Times New Roman" w:hAnsi="Times New Roman" w:cs="Times New Roman"/>
          <w:szCs w:val="24"/>
        </w:rPr>
      </w:pPr>
      <w:ins w:id="166" w:author="JSC" w:date="2026-09-25T21:05:00Z" w16du:dateUtc="2026-09-26T01:05:00Z">
        <w:r w:rsidRPr="000D166D">
          <w:rPr>
            <w:rFonts w:ascii="Times New Roman" w:hAnsi="Times New Roman" w:cs="Times New Roman"/>
            <w:szCs w:val="24"/>
          </w:rPr>
          <w:t>The respondents shall within forty eight (48) hours of the grant of this Order, remove the Public Notice Alert titled ‘AGENTS COUNCIL OF ZIMBABWE (EACZ); BOGUS AGENTS PUBLIC NOTICE ALERT’ dated 6 July 2023 containing the applicant’s name from all their media platforms on the internet, including respondent’s social media accounts, including but not limited to Facebook, Instagram, Linked In, Twitter and all websites associated with the respondents. Failing such removal, the Sheriff be and is hereby directed and authorised to procure the removal of the said Public Notice from respondent’s social media accounts and websites at the first respondent’s cost.</w:t>
        </w:r>
      </w:ins>
    </w:p>
    <w:p w14:paraId="6051D1AE" w14:textId="77777777" w:rsidR="002C577A" w:rsidRPr="000D166D" w:rsidRDefault="002C577A" w:rsidP="000D166D">
      <w:pPr>
        <w:pStyle w:val="NoSpacing"/>
        <w:numPr>
          <w:ilvl w:val="0"/>
          <w:numId w:val="27"/>
        </w:numPr>
        <w:jc w:val="both"/>
        <w:rPr>
          <w:ins w:id="167" w:author="JSC" w:date="2026-09-25T21:05:00Z" w16du:dateUtc="2026-09-26T01:05:00Z"/>
          <w:rFonts w:ascii="Times New Roman" w:hAnsi="Times New Roman" w:cs="Times New Roman"/>
          <w:szCs w:val="24"/>
        </w:rPr>
      </w:pPr>
      <w:ins w:id="168" w:author="JSC" w:date="2026-09-25T21:05:00Z" w16du:dateUtc="2026-09-26T01:05:00Z">
        <w:r w:rsidRPr="000D166D">
          <w:rPr>
            <w:rFonts w:ascii="Times New Roman" w:hAnsi="Times New Roman" w:cs="Times New Roman"/>
            <w:szCs w:val="24"/>
          </w:rPr>
          <w:t>First respondent shall within forty eight (48) hours of the grant of this order publish at its own cost on all media platforms including the Herald Newspaper in Zimbabwe (print and online versions), on or in which the Public Notice A</w:t>
        </w:r>
        <w:r w:rsidR="00C22664">
          <w:rPr>
            <w:rFonts w:ascii="Times New Roman" w:hAnsi="Times New Roman" w:cs="Times New Roman"/>
            <w:szCs w:val="24"/>
          </w:rPr>
          <w:t>l</w:t>
        </w:r>
        <w:r w:rsidRPr="000D166D">
          <w:rPr>
            <w:rFonts w:ascii="Times New Roman" w:hAnsi="Times New Roman" w:cs="Times New Roman"/>
            <w:szCs w:val="24"/>
          </w:rPr>
          <w:t>er</w:t>
        </w:r>
        <w:r w:rsidR="00C22664">
          <w:rPr>
            <w:rFonts w:ascii="Times New Roman" w:hAnsi="Times New Roman" w:cs="Times New Roman"/>
            <w:szCs w:val="24"/>
          </w:rPr>
          <w:t>t</w:t>
        </w:r>
        <w:r w:rsidRPr="000D166D">
          <w:rPr>
            <w:rFonts w:ascii="Times New Roman" w:hAnsi="Times New Roman" w:cs="Times New Roman"/>
            <w:szCs w:val="24"/>
          </w:rPr>
          <w:t xml:space="preserve"> dated 6 July has been published;</w:t>
        </w:r>
      </w:ins>
    </w:p>
    <w:p w14:paraId="3DE5E238" w14:textId="77777777" w:rsidR="002C577A" w:rsidRPr="000D166D" w:rsidRDefault="002C577A" w:rsidP="000D166D">
      <w:pPr>
        <w:pStyle w:val="NoSpacing"/>
        <w:numPr>
          <w:ilvl w:val="0"/>
          <w:numId w:val="28"/>
        </w:numPr>
        <w:jc w:val="both"/>
        <w:rPr>
          <w:ins w:id="169" w:author="JSC" w:date="2026-09-25T21:05:00Z" w16du:dateUtc="2026-09-26T01:05:00Z"/>
          <w:rFonts w:ascii="Times New Roman" w:hAnsi="Times New Roman" w:cs="Times New Roman"/>
          <w:szCs w:val="24"/>
        </w:rPr>
      </w:pPr>
      <w:ins w:id="170" w:author="JSC" w:date="2026-09-25T21:05:00Z" w16du:dateUtc="2026-09-26T01:05:00Z">
        <w:r w:rsidRPr="000D166D">
          <w:rPr>
            <w:rFonts w:ascii="Times New Roman" w:hAnsi="Times New Roman" w:cs="Times New Roman"/>
            <w:szCs w:val="24"/>
          </w:rPr>
          <w:t>a notice unconditionally retracting and apologizing for the allegations made about the applicant in the said Public Notice Alert; and</w:t>
        </w:r>
      </w:ins>
    </w:p>
    <w:p w14:paraId="3724484D" w14:textId="77777777" w:rsidR="002C577A" w:rsidRPr="000D166D" w:rsidRDefault="002C577A" w:rsidP="000D166D">
      <w:pPr>
        <w:pStyle w:val="NoSpacing"/>
        <w:numPr>
          <w:ilvl w:val="0"/>
          <w:numId w:val="28"/>
        </w:numPr>
        <w:jc w:val="both"/>
        <w:rPr>
          <w:ins w:id="171" w:author="JSC" w:date="2026-09-25T21:05:00Z" w16du:dateUtc="2026-09-26T01:05:00Z"/>
          <w:rFonts w:ascii="Times New Roman" w:hAnsi="Times New Roman" w:cs="Times New Roman"/>
          <w:szCs w:val="24"/>
        </w:rPr>
      </w:pPr>
      <w:ins w:id="172" w:author="JSC" w:date="2026-09-25T21:05:00Z" w16du:dateUtc="2026-09-26T01:05:00Z">
        <w:r w:rsidRPr="000D166D">
          <w:rPr>
            <w:rFonts w:ascii="Times New Roman" w:hAnsi="Times New Roman" w:cs="Times New Roman"/>
            <w:szCs w:val="24"/>
          </w:rPr>
          <w:t>a copy of this order.</w:t>
        </w:r>
      </w:ins>
    </w:p>
    <w:p w14:paraId="05F6702B" w14:textId="77777777" w:rsidR="002C577A" w:rsidRPr="000D166D" w:rsidRDefault="002C577A" w:rsidP="000D166D">
      <w:pPr>
        <w:pStyle w:val="NoSpacing"/>
        <w:numPr>
          <w:ilvl w:val="0"/>
          <w:numId w:val="27"/>
        </w:numPr>
        <w:jc w:val="both"/>
        <w:rPr>
          <w:ins w:id="173" w:author="JSC" w:date="2026-09-25T21:05:00Z" w16du:dateUtc="2026-09-26T01:05:00Z"/>
          <w:rFonts w:ascii="Times New Roman" w:hAnsi="Times New Roman" w:cs="Times New Roman"/>
          <w:szCs w:val="24"/>
        </w:rPr>
      </w:pPr>
      <w:ins w:id="174" w:author="JSC" w:date="2026-09-25T21:05:00Z" w16du:dateUtc="2026-09-26T01:05:00Z">
        <w:r w:rsidRPr="000D166D">
          <w:rPr>
            <w:rFonts w:ascii="Times New Roman" w:hAnsi="Times New Roman" w:cs="Times New Roman"/>
            <w:szCs w:val="24"/>
          </w:rPr>
          <w:t>The first respondent shall, within forty eight (48) hours of the grant of this order, deliver a signed official headed letter of retraction and unconditional apology for the allegations made about the applicant in the said Public Notice Alert on terms approved by the applicant.</w:t>
        </w:r>
      </w:ins>
    </w:p>
    <w:p w14:paraId="5A39CBF4" w14:textId="77777777" w:rsidR="002C577A" w:rsidRPr="000D166D" w:rsidRDefault="002C577A" w:rsidP="000D166D">
      <w:pPr>
        <w:pStyle w:val="NoSpacing"/>
        <w:numPr>
          <w:ilvl w:val="0"/>
          <w:numId w:val="27"/>
        </w:numPr>
        <w:jc w:val="both"/>
        <w:rPr>
          <w:ins w:id="175" w:author="JSC" w:date="2026-09-25T21:05:00Z" w16du:dateUtc="2026-09-26T01:05:00Z"/>
          <w:rFonts w:ascii="Times New Roman" w:hAnsi="Times New Roman" w:cs="Times New Roman"/>
          <w:szCs w:val="24"/>
        </w:rPr>
      </w:pPr>
      <w:ins w:id="176" w:author="JSC" w:date="2026-09-25T21:05:00Z" w16du:dateUtc="2026-09-26T01:05:00Z">
        <w:r w:rsidRPr="000D166D">
          <w:rPr>
            <w:rFonts w:ascii="Times New Roman" w:hAnsi="Times New Roman" w:cs="Times New Roman"/>
            <w:szCs w:val="24"/>
          </w:rPr>
          <w:t>The first respondent is hereby interdicted and prohibited from publishing any statement that says or implies that the applicant is illegally practicing as an unregistered estate agent in respect of all immovable property that it lawfully owns; develops and sells including but not limited to the property</w:t>
        </w:r>
        <w:r w:rsidR="00314085" w:rsidRPr="000D166D">
          <w:rPr>
            <w:rFonts w:ascii="Times New Roman" w:hAnsi="Times New Roman" w:cs="Times New Roman"/>
            <w:szCs w:val="24"/>
          </w:rPr>
          <w:t xml:space="preserve"> formally known as the REMAINING EXTENT OF WILLSGROVE and informally as the KINGS CITY DEVELOPMENT.</w:t>
        </w:r>
      </w:ins>
    </w:p>
    <w:p w14:paraId="76524187" w14:textId="77777777" w:rsidR="00314085" w:rsidRPr="000D166D" w:rsidRDefault="00314085" w:rsidP="000D166D">
      <w:pPr>
        <w:pStyle w:val="NoSpacing"/>
        <w:numPr>
          <w:ilvl w:val="0"/>
          <w:numId w:val="27"/>
        </w:numPr>
        <w:spacing w:after="240"/>
        <w:jc w:val="both"/>
        <w:rPr>
          <w:ins w:id="177" w:author="JSC" w:date="2026-09-25T21:05:00Z" w16du:dateUtc="2026-09-26T01:05:00Z"/>
          <w:rFonts w:ascii="Times New Roman" w:hAnsi="Times New Roman" w:cs="Times New Roman"/>
          <w:szCs w:val="24"/>
        </w:rPr>
      </w:pPr>
      <w:ins w:id="178" w:author="JSC" w:date="2026-09-25T21:05:00Z" w16du:dateUtc="2026-09-26T01:05:00Z">
        <w:r w:rsidRPr="000D166D">
          <w:rPr>
            <w:rFonts w:ascii="Times New Roman" w:hAnsi="Times New Roman" w:cs="Times New Roman"/>
            <w:szCs w:val="24"/>
          </w:rPr>
          <w:t>The first respondent and second respondent (if the latter opposes the relief sought) shall bear the costs on higher scale of attorney and client.”</w:t>
        </w:r>
      </w:ins>
    </w:p>
    <w:p w14:paraId="4CA8DBD7" w14:textId="77777777" w:rsidR="00314085" w:rsidRPr="00314085" w:rsidRDefault="00314085" w:rsidP="00314085">
      <w:pPr>
        <w:pStyle w:val="NoSpacing"/>
        <w:spacing w:line="360" w:lineRule="auto"/>
        <w:jc w:val="both"/>
        <w:rPr>
          <w:ins w:id="179" w:author="JSC" w:date="2026-09-25T21:05:00Z" w16du:dateUtc="2026-09-26T01:05:00Z"/>
          <w:rFonts w:ascii="Times New Roman" w:hAnsi="Times New Roman" w:cs="Times New Roman"/>
          <w:b/>
          <w:sz w:val="24"/>
          <w:szCs w:val="24"/>
          <w:u w:val="single"/>
        </w:rPr>
      </w:pPr>
      <w:ins w:id="180" w:author="JSC" w:date="2026-09-25T21:05:00Z" w16du:dateUtc="2026-09-26T01:05:00Z">
        <w:r w:rsidRPr="00314085">
          <w:rPr>
            <w:rFonts w:ascii="Times New Roman" w:hAnsi="Times New Roman" w:cs="Times New Roman"/>
            <w:b/>
            <w:sz w:val="24"/>
            <w:szCs w:val="24"/>
            <w:u w:val="single"/>
          </w:rPr>
          <w:t>BACKGROUND FACTS</w:t>
        </w:r>
      </w:ins>
    </w:p>
    <w:p w14:paraId="0506B46E" w14:textId="77777777" w:rsidR="00314085" w:rsidRDefault="00314085" w:rsidP="00314085">
      <w:pPr>
        <w:pStyle w:val="NoSpacing"/>
        <w:numPr>
          <w:ilvl w:val="0"/>
          <w:numId w:val="30"/>
        </w:numPr>
        <w:spacing w:line="360" w:lineRule="auto"/>
        <w:jc w:val="both"/>
        <w:rPr>
          <w:ins w:id="181" w:author="JSC" w:date="2026-09-25T21:05:00Z" w16du:dateUtc="2026-09-26T01:05:00Z"/>
          <w:rFonts w:ascii="Times New Roman" w:hAnsi="Times New Roman" w:cs="Times New Roman"/>
          <w:sz w:val="24"/>
          <w:szCs w:val="24"/>
        </w:rPr>
      </w:pPr>
      <w:ins w:id="182" w:author="JSC" w:date="2026-09-25T21:05:00Z" w16du:dateUtc="2026-09-26T01:05:00Z">
        <w:r>
          <w:rPr>
            <w:rFonts w:ascii="Times New Roman" w:hAnsi="Times New Roman" w:cs="Times New Roman"/>
            <w:sz w:val="24"/>
            <w:szCs w:val="24"/>
          </w:rPr>
          <w:t>The applicant is a property development company. The second respondent is a regulatory body established in terms of the Estate Agents Act [</w:t>
        </w:r>
        <w:r w:rsidRPr="000D166D">
          <w:rPr>
            <w:rFonts w:ascii="Times New Roman" w:hAnsi="Times New Roman" w:cs="Times New Roman"/>
            <w:i/>
            <w:sz w:val="24"/>
            <w:szCs w:val="24"/>
          </w:rPr>
          <w:t>Chapter 27:17</w:t>
        </w:r>
        <w:r>
          <w:rPr>
            <w:rFonts w:ascii="Times New Roman" w:hAnsi="Times New Roman" w:cs="Times New Roman"/>
            <w:sz w:val="24"/>
            <w:szCs w:val="24"/>
          </w:rPr>
          <w:t>] to provide for the registration of estate agents and the regulation of the practice of estate agents in Zimbabwe.</w:t>
        </w:r>
      </w:ins>
    </w:p>
    <w:p w14:paraId="6D4493F5" w14:textId="77777777" w:rsidR="00E61F70" w:rsidRDefault="00314085" w:rsidP="00E61F70">
      <w:pPr>
        <w:pStyle w:val="NoSpacing"/>
        <w:numPr>
          <w:ilvl w:val="0"/>
          <w:numId w:val="30"/>
        </w:numPr>
        <w:spacing w:line="360" w:lineRule="auto"/>
        <w:jc w:val="both"/>
        <w:rPr>
          <w:ins w:id="183" w:author="JSC" w:date="2026-09-25T21:05:00Z" w16du:dateUtc="2026-09-26T01:05:00Z"/>
          <w:rFonts w:ascii="Times New Roman" w:hAnsi="Times New Roman" w:cs="Times New Roman"/>
          <w:sz w:val="24"/>
          <w:szCs w:val="24"/>
        </w:rPr>
      </w:pPr>
      <w:ins w:id="184" w:author="JSC" w:date="2026-09-25T21:05:00Z" w16du:dateUtc="2026-09-26T01:05:00Z">
        <w:r w:rsidRPr="00314085">
          <w:rPr>
            <w:rFonts w:ascii="Times New Roman" w:hAnsi="Times New Roman" w:cs="Times New Roman"/>
            <w:sz w:val="24"/>
            <w:szCs w:val="24"/>
          </w:rPr>
          <w:t>On 6</w:t>
        </w:r>
        <w:r w:rsidRPr="00314085">
          <w:rPr>
            <w:rFonts w:ascii="Times New Roman" w:hAnsi="Times New Roman" w:cs="Times New Roman"/>
            <w:sz w:val="24"/>
            <w:szCs w:val="24"/>
            <w:vertAlign w:val="superscript"/>
          </w:rPr>
          <w:t>th</w:t>
        </w:r>
        <w:r w:rsidRPr="00314085">
          <w:rPr>
            <w:rFonts w:ascii="Times New Roman" w:hAnsi="Times New Roman" w:cs="Times New Roman"/>
            <w:sz w:val="24"/>
            <w:szCs w:val="24"/>
          </w:rPr>
          <w:t xml:space="preserve"> of July 2023, the first respondent caused to be published (in print and online versions) through the second respondent in its Herald newspaper, a notice headed “Estate Agents Council of Zimbabwe: </w:t>
        </w:r>
        <w:r w:rsidR="00014DE4">
          <w:rPr>
            <w:rFonts w:ascii="Times New Roman" w:hAnsi="Times New Roman" w:cs="Times New Roman"/>
            <w:sz w:val="24"/>
            <w:szCs w:val="24"/>
          </w:rPr>
          <w:t>BOGUS AGENT P</w:t>
        </w:r>
        <w:r w:rsidRPr="00314085">
          <w:rPr>
            <w:rFonts w:ascii="Times New Roman" w:hAnsi="Times New Roman" w:cs="Times New Roman"/>
            <w:sz w:val="24"/>
            <w:szCs w:val="24"/>
          </w:rPr>
          <w:t>UBLIC NOTICE ALERT under the list of what first respondent called “Unregistered Firms and Individuals practicing as ESTATE AGENTS”, first respondent included the applicant.</w:t>
        </w:r>
      </w:ins>
    </w:p>
    <w:p w14:paraId="7AED2073" w14:textId="77777777" w:rsidR="00314085" w:rsidRDefault="00314085" w:rsidP="00E61F70">
      <w:pPr>
        <w:pStyle w:val="NoSpacing"/>
        <w:numPr>
          <w:ilvl w:val="0"/>
          <w:numId w:val="30"/>
        </w:numPr>
        <w:spacing w:line="360" w:lineRule="auto"/>
        <w:jc w:val="both"/>
        <w:rPr>
          <w:ins w:id="185" w:author="JSC" w:date="2026-09-25T21:05:00Z" w16du:dateUtc="2026-09-26T01:05:00Z"/>
          <w:rFonts w:ascii="Times New Roman" w:hAnsi="Times New Roman" w:cs="Times New Roman"/>
          <w:sz w:val="24"/>
          <w:szCs w:val="24"/>
        </w:rPr>
      </w:pPr>
      <w:ins w:id="186" w:author="JSC" w:date="2026-09-25T21:05:00Z" w16du:dateUtc="2026-09-26T01:05:00Z">
        <w:r>
          <w:rPr>
            <w:rFonts w:ascii="Times New Roman" w:hAnsi="Times New Roman" w:cs="Times New Roman"/>
            <w:sz w:val="24"/>
            <w:szCs w:val="24"/>
          </w:rPr>
          <w:t>First respondent has official internet social media accounts on various platforms and has its own website. The Public Notice was further published by the respondent and other publishers on the internet as follows;</w:t>
        </w:r>
      </w:ins>
    </w:p>
    <w:p w14:paraId="7602E51E" w14:textId="77777777" w:rsidR="00314085" w:rsidRDefault="00314085" w:rsidP="00314085">
      <w:pPr>
        <w:pStyle w:val="NoSpacing"/>
        <w:numPr>
          <w:ilvl w:val="0"/>
          <w:numId w:val="31"/>
        </w:numPr>
        <w:spacing w:line="360" w:lineRule="auto"/>
        <w:jc w:val="both"/>
        <w:rPr>
          <w:ins w:id="187" w:author="JSC" w:date="2026-09-25T21:05:00Z" w16du:dateUtc="2026-09-26T01:05:00Z"/>
          <w:rFonts w:ascii="Times New Roman" w:hAnsi="Times New Roman" w:cs="Times New Roman"/>
          <w:sz w:val="24"/>
          <w:szCs w:val="24"/>
        </w:rPr>
      </w:pPr>
      <w:ins w:id="188" w:author="JSC" w:date="2026-09-25T21:05:00Z" w16du:dateUtc="2026-09-26T01:05:00Z">
        <w:r>
          <w:rPr>
            <w:rFonts w:ascii="Times New Roman" w:hAnsi="Times New Roman" w:cs="Times New Roman"/>
            <w:sz w:val="24"/>
            <w:szCs w:val="24"/>
          </w:rPr>
          <w:t>First respondent’s Facebook page</w:t>
        </w:r>
      </w:ins>
    </w:p>
    <w:p w14:paraId="681CAE27" w14:textId="77777777" w:rsidR="00314085" w:rsidRDefault="00314085" w:rsidP="00314085">
      <w:pPr>
        <w:pStyle w:val="NoSpacing"/>
        <w:numPr>
          <w:ilvl w:val="0"/>
          <w:numId w:val="31"/>
        </w:numPr>
        <w:spacing w:line="360" w:lineRule="auto"/>
        <w:jc w:val="both"/>
        <w:rPr>
          <w:ins w:id="189" w:author="JSC" w:date="2026-09-25T21:05:00Z" w16du:dateUtc="2026-09-26T01:05:00Z"/>
          <w:rFonts w:ascii="Times New Roman" w:hAnsi="Times New Roman" w:cs="Times New Roman"/>
          <w:sz w:val="24"/>
          <w:szCs w:val="24"/>
        </w:rPr>
      </w:pPr>
      <w:ins w:id="190" w:author="JSC" w:date="2026-09-25T21:05:00Z" w16du:dateUtc="2026-09-26T01:05:00Z">
        <w:r>
          <w:rPr>
            <w:rFonts w:ascii="Times New Roman" w:hAnsi="Times New Roman" w:cs="Times New Roman"/>
            <w:sz w:val="24"/>
            <w:szCs w:val="24"/>
          </w:rPr>
          <w:t>First respondent’s Instagram page</w:t>
        </w:r>
      </w:ins>
    </w:p>
    <w:p w14:paraId="2F51EA8E" w14:textId="77777777" w:rsidR="00314085" w:rsidRDefault="00314085" w:rsidP="00314085">
      <w:pPr>
        <w:pStyle w:val="NoSpacing"/>
        <w:numPr>
          <w:ilvl w:val="0"/>
          <w:numId w:val="31"/>
        </w:numPr>
        <w:spacing w:line="360" w:lineRule="auto"/>
        <w:jc w:val="both"/>
        <w:rPr>
          <w:ins w:id="191" w:author="JSC" w:date="2026-09-25T21:05:00Z" w16du:dateUtc="2026-09-26T01:05:00Z"/>
          <w:rFonts w:ascii="Times New Roman" w:hAnsi="Times New Roman" w:cs="Times New Roman"/>
          <w:sz w:val="24"/>
          <w:szCs w:val="24"/>
        </w:rPr>
      </w:pPr>
      <w:ins w:id="192" w:author="JSC" w:date="2026-09-25T21:05:00Z" w16du:dateUtc="2026-09-26T01:05:00Z">
        <w:r>
          <w:rPr>
            <w:rFonts w:ascii="Times New Roman" w:hAnsi="Times New Roman" w:cs="Times New Roman"/>
            <w:sz w:val="24"/>
            <w:szCs w:val="24"/>
          </w:rPr>
          <w:t>First respondent’s Linked In page</w:t>
        </w:r>
      </w:ins>
    </w:p>
    <w:p w14:paraId="74A02200" w14:textId="77777777" w:rsidR="00314085" w:rsidRDefault="00314085" w:rsidP="00314085">
      <w:pPr>
        <w:pStyle w:val="NoSpacing"/>
        <w:numPr>
          <w:ilvl w:val="0"/>
          <w:numId w:val="31"/>
        </w:numPr>
        <w:spacing w:line="360" w:lineRule="auto"/>
        <w:jc w:val="both"/>
        <w:rPr>
          <w:ins w:id="193" w:author="JSC" w:date="2026-09-25T21:05:00Z" w16du:dateUtc="2026-09-26T01:05:00Z"/>
          <w:rFonts w:ascii="Times New Roman" w:hAnsi="Times New Roman" w:cs="Times New Roman"/>
          <w:sz w:val="24"/>
          <w:szCs w:val="24"/>
        </w:rPr>
      </w:pPr>
      <w:ins w:id="194" w:author="JSC" w:date="2026-09-25T21:05:00Z" w16du:dateUtc="2026-09-26T01:05:00Z">
        <w:r>
          <w:rPr>
            <w:rFonts w:ascii="Times New Roman" w:hAnsi="Times New Roman" w:cs="Times New Roman"/>
            <w:sz w:val="24"/>
            <w:szCs w:val="24"/>
          </w:rPr>
          <w:t>First respondent’s Twitter page</w:t>
        </w:r>
      </w:ins>
    </w:p>
    <w:p w14:paraId="3E4540BA" w14:textId="77777777" w:rsidR="00314085" w:rsidRDefault="00314085" w:rsidP="00314085">
      <w:pPr>
        <w:pStyle w:val="NoSpacing"/>
        <w:numPr>
          <w:ilvl w:val="0"/>
          <w:numId w:val="31"/>
        </w:numPr>
        <w:spacing w:line="360" w:lineRule="auto"/>
        <w:jc w:val="both"/>
        <w:rPr>
          <w:ins w:id="195" w:author="JSC" w:date="2026-09-25T21:05:00Z" w16du:dateUtc="2026-09-26T01:05:00Z"/>
          <w:rFonts w:ascii="Times New Roman" w:hAnsi="Times New Roman" w:cs="Times New Roman"/>
          <w:sz w:val="24"/>
          <w:szCs w:val="24"/>
        </w:rPr>
      </w:pPr>
      <w:ins w:id="196" w:author="JSC" w:date="2026-09-25T21:05:00Z" w16du:dateUtc="2026-09-26T01:05:00Z">
        <w:r>
          <w:rPr>
            <w:rFonts w:ascii="Times New Roman" w:hAnsi="Times New Roman" w:cs="Times New Roman"/>
            <w:sz w:val="24"/>
            <w:szCs w:val="24"/>
          </w:rPr>
          <w:t>On second respondent’s website page</w:t>
        </w:r>
      </w:ins>
    </w:p>
    <w:p w14:paraId="01D0FA9D" w14:textId="77777777" w:rsidR="00314085" w:rsidRDefault="00314085" w:rsidP="00314085">
      <w:pPr>
        <w:pStyle w:val="NoSpacing"/>
        <w:numPr>
          <w:ilvl w:val="0"/>
          <w:numId w:val="31"/>
        </w:numPr>
        <w:spacing w:line="360" w:lineRule="auto"/>
        <w:jc w:val="both"/>
        <w:rPr>
          <w:ins w:id="197" w:author="JSC" w:date="2026-09-25T21:05:00Z" w16du:dateUtc="2026-09-26T01:05:00Z"/>
          <w:rFonts w:ascii="Times New Roman" w:hAnsi="Times New Roman" w:cs="Times New Roman"/>
          <w:sz w:val="24"/>
          <w:szCs w:val="24"/>
        </w:rPr>
      </w:pPr>
      <w:ins w:id="198" w:author="JSC" w:date="2026-09-25T21:05:00Z" w16du:dateUtc="2026-09-26T01:05:00Z">
        <w:r>
          <w:rPr>
            <w:rFonts w:ascii="Times New Roman" w:hAnsi="Times New Roman" w:cs="Times New Roman"/>
            <w:sz w:val="24"/>
            <w:szCs w:val="24"/>
          </w:rPr>
          <w:t>On the ZIMLIVE.COM News Website page</w:t>
        </w:r>
      </w:ins>
    </w:p>
    <w:p w14:paraId="492B00BF" w14:textId="77777777" w:rsidR="00314085" w:rsidRDefault="000D166D" w:rsidP="00314085">
      <w:pPr>
        <w:pStyle w:val="NoSpacing"/>
        <w:spacing w:line="360" w:lineRule="auto"/>
        <w:jc w:val="both"/>
        <w:rPr>
          <w:ins w:id="199" w:author="JSC" w:date="2026-09-25T21:05:00Z" w16du:dateUtc="2026-09-26T01:05:00Z"/>
          <w:rFonts w:ascii="Times New Roman" w:hAnsi="Times New Roman" w:cs="Times New Roman"/>
          <w:sz w:val="24"/>
          <w:szCs w:val="24"/>
        </w:rPr>
      </w:pPr>
      <w:ins w:id="200" w:author="JSC" w:date="2026-09-25T21:05:00Z" w16du:dateUtc="2026-09-26T01:05:00Z">
        <w:r>
          <w:rPr>
            <w:rFonts w:ascii="Times New Roman" w:hAnsi="Times New Roman" w:cs="Times New Roman"/>
            <w:sz w:val="24"/>
            <w:szCs w:val="24"/>
          </w:rPr>
          <w:tab/>
        </w:r>
        <w:r w:rsidR="00314085">
          <w:rPr>
            <w:rFonts w:ascii="Times New Roman" w:hAnsi="Times New Roman" w:cs="Times New Roman"/>
            <w:sz w:val="24"/>
            <w:szCs w:val="24"/>
          </w:rPr>
          <w:t>The applicant’s case is that first respondent’s Public Notice of 6</w:t>
        </w:r>
        <w:r w:rsidR="00314085" w:rsidRPr="00314085">
          <w:rPr>
            <w:rFonts w:ascii="Times New Roman" w:hAnsi="Times New Roman" w:cs="Times New Roman"/>
            <w:sz w:val="24"/>
            <w:szCs w:val="24"/>
            <w:vertAlign w:val="superscript"/>
          </w:rPr>
          <w:t>th</w:t>
        </w:r>
        <w:r w:rsidR="00314085">
          <w:rPr>
            <w:rFonts w:ascii="Times New Roman" w:hAnsi="Times New Roman" w:cs="Times New Roman"/>
            <w:sz w:val="24"/>
            <w:szCs w:val="24"/>
          </w:rPr>
          <w:t xml:space="preserve"> July 2023 is;</w:t>
        </w:r>
      </w:ins>
    </w:p>
    <w:p w14:paraId="11C88392" w14:textId="77777777" w:rsidR="00314085" w:rsidRDefault="00314085" w:rsidP="00314085">
      <w:pPr>
        <w:pStyle w:val="NoSpacing"/>
        <w:numPr>
          <w:ilvl w:val="0"/>
          <w:numId w:val="32"/>
        </w:numPr>
        <w:spacing w:line="360" w:lineRule="auto"/>
        <w:jc w:val="both"/>
        <w:rPr>
          <w:ins w:id="201" w:author="JSC" w:date="2026-09-25T21:05:00Z" w16du:dateUtc="2026-09-26T01:05:00Z"/>
          <w:rFonts w:ascii="Times New Roman" w:hAnsi="Times New Roman" w:cs="Times New Roman"/>
          <w:sz w:val="24"/>
          <w:szCs w:val="24"/>
        </w:rPr>
      </w:pPr>
      <w:ins w:id="202" w:author="JSC" w:date="2026-09-25T21:05:00Z" w16du:dateUtc="2026-09-26T01:05:00Z">
        <w:r>
          <w:rPr>
            <w:rFonts w:ascii="Times New Roman" w:hAnsi="Times New Roman" w:cs="Times New Roman"/>
            <w:sz w:val="24"/>
            <w:szCs w:val="24"/>
          </w:rPr>
          <w:t>False and misleading in that the applicant is the registered owner of the land upon which the KINGS CITY DVELOPMENT is situated.</w:t>
        </w:r>
      </w:ins>
    </w:p>
    <w:p w14:paraId="546C3CE6" w14:textId="77777777" w:rsidR="00314085" w:rsidRDefault="004E0CC2" w:rsidP="00314085">
      <w:pPr>
        <w:pStyle w:val="NoSpacing"/>
        <w:numPr>
          <w:ilvl w:val="0"/>
          <w:numId w:val="32"/>
        </w:numPr>
        <w:spacing w:line="360" w:lineRule="auto"/>
        <w:jc w:val="both"/>
        <w:rPr>
          <w:ins w:id="203" w:author="JSC" w:date="2026-09-25T21:05:00Z" w16du:dateUtc="2026-09-26T01:05:00Z"/>
          <w:rFonts w:ascii="Times New Roman" w:hAnsi="Times New Roman" w:cs="Times New Roman"/>
          <w:sz w:val="24"/>
          <w:szCs w:val="24"/>
        </w:rPr>
      </w:pPr>
      <w:ins w:id="204" w:author="JSC" w:date="2026-09-25T21:05:00Z" w16du:dateUtc="2026-09-26T01:05:00Z">
        <w:r>
          <w:rPr>
            <w:rFonts w:ascii="Times New Roman" w:hAnsi="Times New Roman" w:cs="Times New Roman"/>
            <w:sz w:val="24"/>
            <w:szCs w:val="24"/>
          </w:rPr>
          <w:t>The Public Notice has caused great embarrassment not only to the applicant and its partners, stakeholders, clients and regulatory authorities but has also damaged the applicant’s reputation and good name. Damage arises from cost sales, cancelled sales</w:t>
        </w:r>
      </w:ins>
    </w:p>
    <w:p w14:paraId="57691A9F" w14:textId="77777777" w:rsidR="004E0CC2" w:rsidRDefault="004E0CC2" w:rsidP="00314085">
      <w:pPr>
        <w:pStyle w:val="NoSpacing"/>
        <w:numPr>
          <w:ilvl w:val="0"/>
          <w:numId w:val="32"/>
        </w:numPr>
        <w:spacing w:line="360" w:lineRule="auto"/>
        <w:jc w:val="both"/>
        <w:rPr>
          <w:ins w:id="205" w:author="JSC" w:date="2026-09-25T21:05:00Z" w16du:dateUtc="2026-09-26T01:05:00Z"/>
          <w:rFonts w:ascii="Times New Roman" w:hAnsi="Times New Roman" w:cs="Times New Roman"/>
          <w:sz w:val="24"/>
          <w:szCs w:val="24"/>
        </w:rPr>
      </w:pPr>
      <w:ins w:id="206" w:author="JSC" w:date="2026-09-25T21:05:00Z" w16du:dateUtc="2026-09-26T01:05:00Z">
        <w:r>
          <w:rPr>
            <w:rFonts w:ascii="Times New Roman" w:hAnsi="Times New Roman" w:cs="Times New Roman"/>
            <w:sz w:val="24"/>
            <w:szCs w:val="24"/>
          </w:rPr>
          <w:t xml:space="preserve">Unfair, unreasonable and unlawful to the extent to which it represents the actions of an Administrative Authority bound by section 3 of the Administrative Justice Act </w:t>
        </w:r>
        <w:r w:rsidR="000D166D">
          <w:rPr>
            <w:rFonts w:ascii="Times New Roman" w:hAnsi="Times New Roman" w:cs="Times New Roman"/>
            <w:sz w:val="24"/>
            <w:szCs w:val="24"/>
          </w:rPr>
          <w:t xml:space="preserve">        </w:t>
        </w:r>
        <w:r>
          <w:rPr>
            <w:rFonts w:ascii="Times New Roman" w:hAnsi="Times New Roman" w:cs="Times New Roman"/>
            <w:sz w:val="24"/>
            <w:szCs w:val="24"/>
          </w:rPr>
          <w:t>[</w:t>
        </w:r>
        <w:r w:rsidRPr="000D166D">
          <w:rPr>
            <w:rFonts w:ascii="Times New Roman" w:hAnsi="Times New Roman" w:cs="Times New Roman"/>
            <w:i/>
            <w:sz w:val="24"/>
            <w:szCs w:val="24"/>
          </w:rPr>
          <w:t>Chapter 10:28</w:t>
        </w:r>
        <w:r>
          <w:rPr>
            <w:rFonts w:ascii="Times New Roman" w:hAnsi="Times New Roman" w:cs="Times New Roman"/>
            <w:sz w:val="24"/>
            <w:szCs w:val="24"/>
          </w:rPr>
          <w:t>] which requires that before such drastic action as labelling the applicant a bogus agent is taken, natural justice be adhered to including by a simple enquiry into the applicant’s activities.</w:t>
        </w:r>
      </w:ins>
    </w:p>
    <w:p w14:paraId="762F2225" w14:textId="77777777" w:rsidR="004E0CC2" w:rsidRDefault="004E0CC2" w:rsidP="00314085">
      <w:pPr>
        <w:pStyle w:val="NoSpacing"/>
        <w:numPr>
          <w:ilvl w:val="0"/>
          <w:numId w:val="32"/>
        </w:numPr>
        <w:spacing w:line="360" w:lineRule="auto"/>
        <w:jc w:val="both"/>
        <w:rPr>
          <w:ins w:id="207" w:author="JSC" w:date="2026-09-25T21:05:00Z" w16du:dateUtc="2026-09-26T01:05:00Z"/>
          <w:rFonts w:ascii="Times New Roman" w:hAnsi="Times New Roman" w:cs="Times New Roman"/>
          <w:sz w:val="24"/>
          <w:szCs w:val="24"/>
        </w:rPr>
      </w:pPr>
      <w:ins w:id="208" w:author="JSC" w:date="2026-09-25T21:05:00Z" w16du:dateUtc="2026-09-26T01:05:00Z">
        <w:r>
          <w:rPr>
            <w:rFonts w:ascii="Times New Roman" w:hAnsi="Times New Roman" w:cs="Times New Roman"/>
            <w:sz w:val="24"/>
            <w:szCs w:val="24"/>
          </w:rPr>
          <w:t>The listing of applicant’s na</w:t>
        </w:r>
        <w:r w:rsidR="00470D9F">
          <w:rPr>
            <w:rFonts w:ascii="Times New Roman" w:hAnsi="Times New Roman" w:cs="Times New Roman"/>
            <w:sz w:val="24"/>
            <w:szCs w:val="24"/>
          </w:rPr>
          <w:t>me in the Notice is false and pe</w:t>
        </w:r>
        <w:r>
          <w:rPr>
            <w:rFonts w:ascii="Times New Roman" w:hAnsi="Times New Roman" w:cs="Times New Roman"/>
            <w:sz w:val="24"/>
            <w:szCs w:val="24"/>
          </w:rPr>
          <w:t xml:space="preserve">rser defamatory of the applicant in </w:t>
        </w:r>
        <w:r w:rsidR="00470D9F">
          <w:rPr>
            <w:rFonts w:ascii="Times New Roman" w:hAnsi="Times New Roman" w:cs="Times New Roman"/>
            <w:sz w:val="24"/>
            <w:szCs w:val="24"/>
          </w:rPr>
          <w:t xml:space="preserve">that it is intended to mean </w:t>
        </w:r>
        <w:r>
          <w:rPr>
            <w:rFonts w:ascii="Times New Roman" w:hAnsi="Times New Roman" w:cs="Times New Roman"/>
            <w:sz w:val="24"/>
            <w:szCs w:val="24"/>
          </w:rPr>
          <w:t>that</w:t>
        </w:r>
        <w:r w:rsidR="00470D9F">
          <w:rPr>
            <w:rFonts w:ascii="Times New Roman" w:hAnsi="Times New Roman" w:cs="Times New Roman"/>
            <w:sz w:val="24"/>
            <w:szCs w:val="24"/>
          </w:rPr>
          <w:t>;</w:t>
        </w:r>
      </w:ins>
    </w:p>
    <w:p w14:paraId="093DE439" w14:textId="77777777" w:rsidR="004E0CC2" w:rsidRDefault="000D166D" w:rsidP="004E0CC2">
      <w:pPr>
        <w:pStyle w:val="NoSpacing"/>
        <w:spacing w:line="360" w:lineRule="auto"/>
        <w:ind w:left="720"/>
        <w:jc w:val="both"/>
        <w:rPr>
          <w:ins w:id="209" w:author="JSC" w:date="2026-09-25T21:05:00Z" w16du:dateUtc="2026-09-26T01:05:00Z"/>
          <w:rFonts w:ascii="Times New Roman" w:hAnsi="Times New Roman" w:cs="Times New Roman"/>
          <w:sz w:val="24"/>
          <w:szCs w:val="24"/>
        </w:rPr>
      </w:pPr>
      <w:ins w:id="210" w:author="JSC" w:date="2026-09-25T21:05:00Z" w16du:dateUtc="2026-09-26T01:05:00Z">
        <w:r>
          <w:rPr>
            <w:rFonts w:ascii="Times New Roman" w:hAnsi="Times New Roman" w:cs="Times New Roman"/>
            <w:sz w:val="24"/>
            <w:szCs w:val="24"/>
          </w:rPr>
          <w:tab/>
        </w:r>
        <w:r w:rsidR="004E0CC2">
          <w:rPr>
            <w:rFonts w:ascii="Times New Roman" w:hAnsi="Times New Roman" w:cs="Times New Roman"/>
            <w:sz w:val="24"/>
            <w:szCs w:val="24"/>
          </w:rPr>
          <w:t>4.1.</w:t>
        </w:r>
        <w:r w:rsidR="004E0CC2">
          <w:rPr>
            <w:rFonts w:ascii="Times New Roman" w:hAnsi="Times New Roman" w:cs="Times New Roman"/>
            <w:sz w:val="24"/>
            <w:szCs w:val="24"/>
          </w:rPr>
          <w:tab/>
          <w:t xml:space="preserve">The applicant is not the owner of the properties that it is developing and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E0CC2">
          <w:rPr>
            <w:rFonts w:ascii="Times New Roman" w:hAnsi="Times New Roman" w:cs="Times New Roman"/>
            <w:sz w:val="24"/>
            <w:szCs w:val="24"/>
          </w:rPr>
          <w:t>selling.</w:t>
        </w:r>
      </w:ins>
    </w:p>
    <w:p w14:paraId="26691F13" w14:textId="77777777" w:rsidR="004E0CC2" w:rsidRDefault="000D166D" w:rsidP="004E0CC2">
      <w:pPr>
        <w:pStyle w:val="NoSpacing"/>
        <w:spacing w:line="360" w:lineRule="auto"/>
        <w:ind w:left="720"/>
        <w:jc w:val="both"/>
        <w:rPr>
          <w:ins w:id="211" w:author="JSC" w:date="2026-09-25T21:05:00Z" w16du:dateUtc="2026-09-26T01:05:00Z"/>
          <w:rFonts w:ascii="Times New Roman" w:hAnsi="Times New Roman" w:cs="Times New Roman"/>
          <w:sz w:val="24"/>
          <w:szCs w:val="24"/>
        </w:rPr>
      </w:pPr>
      <w:ins w:id="212" w:author="JSC" w:date="2026-09-25T21:05:00Z" w16du:dateUtc="2026-09-26T01:05:00Z">
        <w:r>
          <w:rPr>
            <w:rFonts w:ascii="Times New Roman" w:hAnsi="Times New Roman" w:cs="Times New Roman"/>
            <w:sz w:val="24"/>
            <w:szCs w:val="24"/>
          </w:rPr>
          <w:tab/>
        </w:r>
        <w:r w:rsidR="004E0CC2">
          <w:rPr>
            <w:rFonts w:ascii="Times New Roman" w:hAnsi="Times New Roman" w:cs="Times New Roman"/>
            <w:sz w:val="24"/>
            <w:szCs w:val="24"/>
          </w:rPr>
          <w:t>4.2.</w:t>
        </w:r>
        <w:r w:rsidR="004E0CC2">
          <w:rPr>
            <w:rFonts w:ascii="Times New Roman" w:hAnsi="Times New Roman" w:cs="Times New Roman"/>
            <w:sz w:val="24"/>
            <w:szCs w:val="24"/>
          </w:rPr>
          <w:tab/>
          <w:t>The applicant is not entitled to develop and sell its own immovable property.</w:t>
        </w:r>
      </w:ins>
    </w:p>
    <w:p w14:paraId="29D9D081" w14:textId="77777777" w:rsidR="004E0CC2" w:rsidRDefault="000D166D" w:rsidP="004E0CC2">
      <w:pPr>
        <w:pStyle w:val="NoSpacing"/>
        <w:spacing w:line="360" w:lineRule="auto"/>
        <w:ind w:left="720"/>
        <w:jc w:val="both"/>
        <w:rPr>
          <w:ins w:id="213" w:author="JSC" w:date="2026-09-25T21:05:00Z" w16du:dateUtc="2026-09-26T01:05:00Z"/>
          <w:rFonts w:ascii="Times New Roman" w:hAnsi="Times New Roman" w:cs="Times New Roman"/>
          <w:sz w:val="24"/>
          <w:szCs w:val="24"/>
        </w:rPr>
      </w:pPr>
      <w:ins w:id="214" w:author="JSC" w:date="2026-09-25T21:05:00Z" w16du:dateUtc="2026-09-26T01:05:00Z">
        <w:r>
          <w:rPr>
            <w:rFonts w:ascii="Times New Roman" w:hAnsi="Times New Roman" w:cs="Times New Roman"/>
            <w:sz w:val="24"/>
            <w:szCs w:val="24"/>
          </w:rPr>
          <w:tab/>
        </w:r>
        <w:r w:rsidR="004E0CC2">
          <w:rPr>
            <w:rFonts w:ascii="Times New Roman" w:hAnsi="Times New Roman" w:cs="Times New Roman"/>
            <w:sz w:val="24"/>
            <w:szCs w:val="24"/>
          </w:rPr>
          <w:t>4.3.</w:t>
        </w:r>
        <w:r w:rsidR="004E0CC2">
          <w:rPr>
            <w:rFonts w:ascii="Times New Roman" w:hAnsi="Times New Roman" w:cs="Times New Roman"/>
            <w:sz w:val="24"/>
            <w:szCs w:val="24"/>
          </w:rPr>
          <w:tab/>
          <w:t>The applicant is defrauding its buyers and the general public.</w:t>
        </w:r>
      </w:ins>
    </w:p>
    <w:p w14:paraId="2420ABF9" w14:textId="77777777" w:rsidR="004E0CC2" w:rsidRDefault="000D166D" w:rsidP="004E0CC2">
      <w:pPr>
        <w:pStyle w:val="NoSpacing"/>
        <w:spacing w:line="360" w:lineRule="auto"/>
        <w:ind w:left="720"/>
        <w:jc w:val="both"/>
        <w:rPr>
          <w:ins w:id="215" w:author="JSC" w:date="2026-09-25T21:05:00Z" w16du:dateUtc="2026-09-26T01:05:00Z"/>
          <w:rFonts w:ascii="Times New Roman" w:hAnsi="Times New Roman" w:cs="Times New Roman"/>
          <w:sz w:val="24"/>
          <w:szCs w:val="24"/>
        </w:rPr>
      </w:pPr>
      <w:ins w:id="216" w:author="JSC" w:date="2026-09-25T21:05:00Z" w16du:dateUtc="2026-09-26T01:05:00Z">
        <w:r>
          <w:rPr>
            <w:rFonts w:ascii="Times New Roman" w:hAnsi="Times New Roman" w:cs="Times New Roman"/>
            <w:sz w:val="24"/>
            <w:szCs w:val="24"/>
          </w:rPr>
          <w:tab/>
        </w:r>
        <w:r w:rsidR="004E0CC2">
          <w:rPr>
            <w:rFonts w:ascii="Times New Roman" w:hAnsi="Times New Roman" w:cs="Times New Roman"/>
            <w:sz w:val="24"/>
            <w:szCs w:val="24"/>
          </w:rPr>
          <w:t xml:space="preserve">4.4. </w:t>
        </w:r>
        <w:r w:rsidR="004E0CC2">
          <w:rPr>
            <w:rFonts w:ascii="Times New Roman" w:hAnsi="Times New Roman" w:cs="Times New Roman"/>
            <w:sz w:val="24"/>
            <w:szCs w:val="24"/>
          </w:rPr>
          <w:tab/>
          <w:t xml:space="preserve">The applicant is an unethical, corrupt, fraudulent and unprofessional land </w:t>
        </w:r>
        <w:r w:rsidR="00E50DAA">
          <w:rPr>
            <w:rFonts w:ascii="Times New Roman" w:hAnsi="Times New Roman" w:cs="Times New Roman"/>
            <w:sz w:val="24"/>
            <w:szCs w:val="24"/>
          </w:rPr>
          <w:tab/>
        </w:r>
        <w:r w:rsidR="00E50DAA">
          <w:rPr>
            <w:rFonts w:ascii="Times New Roman" w:hAnsi="Times New Roman" w:cs="Times New Roman"/>
            <w:sz w:val="24"/>
            <w:szCs w:val="24"/>
          </w:rPr>
          <w:tab/>
        </w:r>
        <w:r>
          <w:rPr>
            <w:rFonts w:ascii="Times New Roman" w:hAnsi="Times New Roman" w:cs="Times New Roman"/>
            <w:sz w:val="24"/>
            <w:szCs w:val="24"/>
          </w:rPr>
          <w:tab/>
        </w:r>
        <w:r w:rsidR="004E0CC2">
          <w:rPr>
            <w:rFonts w:ascii="Times New Roman" w:hAnsi="Times New Roman" w:cs="Times New Roman"/>
            <w:sz w:val="24"/>
            <w:szCs w:val="24"/>
          </w:rPr>
          <w:t>developer, a “land baron”.</w:t>
        </w:r>
      </w:ins>
    </w:p>
    <w:p w14:paraId="14723166" w14:textId="77777777" w:rsidR="002E7153" w:rsidRDefault="004E0CC2" w:rsidP="00E50DAA">
      <w:pPr>
        <w:pStyle w:val="NoSpacing"/>
        <w:numPr>
          <w:ilvl w:val="0"/>
          <w:numId w:val="32"/>
        </w:numPr>
        <w:spacing w:line="360" w:lineRule="auto"/>
        <w:jc w:val="both"/>
        <w:rPr>
          <w:ins w:id="217" w:author="JSC" w:date="2026-09-25T21:05:00Z" w16du:dateUtc="2026-09-26T01:05:00Z"/>
          <w:rFonts w:ascii="Times New Roman" w:hAnsi="Times New Roman" w:cs="Times New Roman"/>
          <w:sz w:val="24"/>
          <w:szCs w:val="24"/>
        </w:rPr>
      </w:pPr>
      <w:ins w:id="218" w:author="JSC" w:date="2026-09-25T21:05:00Z" w16du:dateUtc="2026-09-26T01:05:00Z">
        <w:r>
          <w:rPr>
            <w:rFonts w:ascii="Times New Roman" w:hAnsi="Times New Roman" w:cs="Times New Roman"/>
            <w:sz w:val="24"/>
            <w:szCs w:val="24"/>
          </w:rPr>
          <w:t>The applicant denies that it is</w:t>
        </w:r>
        <w:r w:rsidR="00E50DAA">
          <w:rPr>
            <w:rFonts w:ascii="Times New Roman" w:hAnsi="Times New Roman" w:cs="Times New Roman"/>
            <w:sz w:val="24"/>
            <w:szCs w:val="24"/>
          </w:rPr>
          <w:t>;</w:t>
        </w:r>
      </w:ins>
    </w:p>
    <w:p w14:paraId="7BDDC388" w14:textId="77777777" w:rsidR="002E7153" w:rsidRDefault="00E50DAA" w:rsidP="002E7153">
      <w:pPr>
        <w:pStyle w:val="NoSpacing"/>
        <w:numPr>
          <w:ilvl w:val="0"/>
          <w:numId w:val="34"/>
        </w:numPr>
        <w:spacing w:line="360" w:lineRule="auto"/>
        <w:jc w:val="both"/>
        <w:rPr>
          <w:ins w:id="219" w:author="JSC" w:date="2026-09-25T21:05:00Z" w16du:dateUtc="2026-09-26T01:05:00Z"/>
          <w:rFonts w:ascii="Times New Roman" w:hAnsi="Times New Roman" w:cs="Times New Roman"/>
          <w:sz w:val="24"/>
          <w:szCs w:val="24"/>
        </w:rPr>
      </w:pPr>
      <w:ins w:id="220" w:author="JSC" w:date="2026-09-25T21:05:00Z" w16du:dateUtc="2026-09-26T01:05:00Z">
        <w:r w:rsidRPr="002E7153">
          <w:rPr>
            <w:rFonts w:ascii="Times New Roman" w:hAnsi="Times New Roman" w:cs="Times New Roman"/>
            <w:sz w:val="24"/>
            <w:szCs w:val="24"/>
          </w:rPr>
          <w:t>A bogu</w:t>
        </w:r>
        <w:r w:rsidR="004E0CC2" w:rsidRPr="002E7153">
          <w:rPr>
            <w:rFonts w:ascii="Times New Roman" w:hAnsi="Times New Roman" w:cs="Times New Roman"/>
            <w:sz w:val="24"/>
            <w:szCs w:val="24"/>
          </w:rPr>
          <w:t xml:space="preserve">s </w:t>
        </w:r>
        <w:r w:rsidRPr="002E7153">
          <w:rPr>
            <w:rFonts w:ascii="Times New Roman" w:hAnsi="Times New Roman" w:cs="Times New Roman"/>
            <w:sz w:val="24"/>
            <w:szCs w:val="24"/>
          </w:rPr>
          <w:t>l</w:t>
        </w:r>
        <w:r w:rsidR="004E0CC2" w:rsidRPr="002E7153">
          <w:rPr>
            <w:rFonts w:ascii="Times New Roman" w:hAnsi="Times New Roman" w:cs="Times New Roman"/>
            <w:sz w:val="24"/>
            <w:szCs w:val="24"/>
          </w:rPr>
          <w:t>and developer or land baron</w:t>
        </w:r>
      </w:ins>
    </w:p>
    <w:p w14:paraId="05A3426E" w14:textId="77777777" w:rsidR="000D166D" w:rsidRDefault="00E50DAA" w:rsidP="000D166D">
      <w:pPr>
        <w:pStyle w:val="NoSpacing"/>
        <w:numPr>
          <w:ilvl w:val="0"/>
          <w:numId w:val="34"/>
        </w:numPr>
        <w:spacing w:line="360" w:lineRule="auto"/>
        <w:jc w:val="both"/>
        <w:rPr>
          <w:ins w:id="221" w:author="JSC" w:date="2026-09-25T21:05:00Z" w16du:dateUtc="2026-09-26T01:05:00Z"/>
          <w:rFonts w:ascii="Times New Roman" w:hAnsi="Times New Roman" w:cs="Times New Roman"/>
          <w:sz w:val="24"/>
          <w:szCs w:val="24"/>
        </w:rPr>
      </w:pPr>
      <w:ins w:id="222" w:author="JSC" w:date="2026-09-25T21:05:00Z" w16du:dateUtc="2026-09-26T01:05:00Z">
        <w:r w:rsidRPr="002E7153">
          <w:rPr>
            <w:rFonts w:ascii="Times New Roman" w:hAnsi="Times New Roman" w:cs="Times New Roman"/>
            <w:sz w:val="24"/>
            <w:szCs w:val="24"/>
          </w:rPr>
          <w:t>It is required to be registered as an Estate A</w:t>
        </w:r>
        <w:r w:rsidR="002E7153">
          <w:rPr>
            <w:rFonts w:ascii="Times New Roman" w:hAnsi="Times New Roman" w:cs="Times New Roman"/>
            <w:sz w:val="24"/>
            <w:szCs w:val="24"/>
          </w:rPr>
          <w:t xml:space="preserve">gent to market and sell its own </w:t>
        </w:r>
        <w:r w:rsidRPr="002E7153">
          <w:rPr>
            <w:rFonts w:ascii="Times New Roman" w:hAnsi="Times New Roman" w:cs="Times New Roman"/>
            <w:sz w:val="24"/>
            <w:szCs w:val="24"/>
          </w:rPr>
          <w:t>properties, or</w:t>
        </w:r>
      </w:ins>
    </w:p>
    <w:p w14:paraId="63381966" w14:textId="77777777" w:rsidR="00E50DAA" w:rsidRPr="000D166D" w:rsidRDefault="00E50DAA" w:rsidP="000D166D">
      <w:pPr>
        <w:pStyle w:val="NoSpacing"/>
        <w:numPr>
          <w:ilvl w:val="0"/>
          <w:numId w:val="34"/>
        </w:numPr>
        <w:spacing w:line="360" w:lineRule="auto"/>
        <w:jc w:val="both"/>
        <w:rPr>
          <w:ins w:id="223" w:author="JSC" w:date="2026-09-25T21:05:00Z" w16du:dateUtc="2026-09-26T01:05:00Z"/>
          <w:rFonts w:ascii="Times New Roman" w:hAnsi="Times New Roman" w:cs="Times New Roman"/>
          <w:sz w:val="24"/>
          <w:szCs w:val="24"/>
        </w:rPr>
      </w:pPr>
      <w:ins w:id="224" w:author="JSC" w:date="2026-09-25T21:05:00Z" w16du:dateUtc="2026-09-26T01:05:00Z">
        <w:r w:rsidRPr="000D166D">
          <w:rPr>
            <w:rFonts w:ascii="Times New Roman" w:hAnsi="Times New Roman" w:cs="Times New Roman"/>
            <w:sz w:val="24"/>
            <w:szCs w:val="24"/>
          </w:rPr>
          <w:t>It is practicing as an estate agent in respect of anyone else’s property.</w:t>
        </w:r>
      </w:ins>
    </w:p>
    <w:p w14:paraId="7A335B08" w14:textId="77777777" w:rsidR="00E50DAA" w:rsidRDefault="00E50DAA" w:rsidP="00E50DAA">
      <w:pPr>
        <w:pStyle w:val="NoSpacing"/>
        <w:spacing w:line="360" w:lineRule="auto"/>
        <w:jc w:val="both"/>
        <w:rPr>
          <w:ins w:id="225" w:author="JSC" w:date="2026-09-25T21:05:00Z" w16du:dateUtc="2026-09-26T01:05:00Z"/>
          <w:rFonts w:ascii="Times New Roman" w:hAnsi="Times New Roman" w:cs="Times New Roman"/>
          <w:sz w:val="24"/>
          <w:szCs w:val="24"/>
        </w:rPr>
      </w:pPr>
      <w:ins w:id="226" w:author="JSC" w:date="2026-09-25T21:05:00Z" w16du:dateUtc="2026-09-26T01:05:00Z">
        <w:r>
          <w:rPr>
            <w:rFonts w:ascii="Times New Roman" w:hAnsi="Times New Roman" w:cs="Times New Roman"/>
            <w:sz w:val="24"/>
            <w:szCs w:val="24"/>
          </w:rPr>
          <w:tab/>
          <w:t xml:space="preserve">Aggrieved by the first respondent’s conduct as outlined above, the applicant has filed this application urging this court to grant the order referred to </w:t>
        </w:r>
        <w:r w:rsidRPr="000D166D">
          <w:rPr>
            <w:rFonts w:ascii="Times New Roman" w:hAnsi="Times New Roman" w:cs="Times New Roman"/>
            <w:i/>
            <w:sz w:val="24"/>
            <w:szCs w:val="24"/>
          </w:rPr>
          <w:t>supra</w:t>
        </w:r>
        <w:r>
          <w:rPr>
            <w:rFonts w:ascii="Times New Roman" w:hAnsi="Times New Roman" w:cs="Times New Roman"/>
            <w:sz w:val="24"/>
            <w:szCs w:val="24"/>
          </w:rPr>
          <w:t>. Applicant believes that it is entitled to such an order.</w:t>
        </w:r>
      </w:ins>
    </w:p>
    <w:p w14:paraId="1F384136" w14:textId="77777777" w:rsidR="00314085" w:rsidRDefault="002E7153" w:rsidP="00314085">
      <w:pPr>
        <w:pStyle w:val="NoSpacing"/>
        <w:spacing w:line="360" w:lineRule="auto"/>
        <w:jc w:val="both"/>
        <w:rPr>
          <w:ins w:id="227" w:author="JSC" w:date="2026-09-25T21:05:00Z" w16du:dateUtc="2026-09-26T01:05:00Z"/>
          <w:rFonts w:ascii="Times New Roman" w:hAnsi="Times New Roman" w:cs="Times New Roman"/>
          <w:sz w:val="24"/>
          <w:szCs w:val="24"/>
        </w:rPr>
      </w:pPr>
      <w:ins w:id="228" w:author="JSC" w:date="2026-09-25T21:05:00Z" w16du:dateUtc="2026-09-26T01:05:00Z">
        <w:r>
          <w:rPr>
            <w:rFonts w:ascii="Times New Roman" w:hAnsi="Times New Roman" w:cs="Times New Roman"/>
            <w:sz w:val="24"/>
            <w:szCs w:val="24"/>
          </w:rPr>
          <w:tab/>
          <w:t>The application was opposed by the first respondent. The following are the issues for determination;</w:t>
        </w:r>
      </w:ins>
    </w:p>
    <w:p w14:paraId="4C2A7F78" w14:textId="77777777" w:rsidR="002E7153" w:rsidRDefault="002E7153" w:rsidP="002E7153">
      <w:pPr>
        <w:pStyle w:val="NoSpacing"/>
        <w:numPr>
          <w:ilvl w:val="0"/>
          <w:numId w:val="33"/>
        </w:numPr>
        <w:spacing w:line="360" w:lineRule="auto"/>
        <w:jc w:val="both"/>
        <w:rPr>
          <w:ins w:id="229" w:author="JSC" w:date="2026-09-25T21:05:00Z" w16du:dateUtc="2026-09-26T01:05:00Z"/>
          <w:rFonts w:ascii="Times New Roman" w:hAnsi="Times New Roman" w:cs="Times New Roman"/>
          <w:sz w:val="24"/>
          <w:szCs w:val="24"/>
        </w:rPr>
      </w:pPr>
      <w:ins w:id="230" w:author="JSC" w:date="2026-09-25T21:05:00Z" w16du:dateUtc="2026-09-26T01:05:00Z">
        <w:r>
          <w:rPr>
            <w:rFonts w:ascii="Times New Roman" w:hAnsi="Times New Roman" w:cs="Times New Roman"/>
            <w:sz w:val="24"/>
            <w:szCs w:val="24"/>
          </w:rPr>
          <w:t>Whether the application for a declaratory order is properly before the court;</w:t>
        </w:r>
      </w:ins>
    </w:p>
    <w:p w14:paraId="15690A0B" w14:textId="77777777" w:rsidR="002E7153" w:rsidRDefault="002E7153" w:rsidP="002E7153">
      <w:pPr>
        <w:pStyle w:val="NoSpacing"/>
        <w:numPr>
          <w:ilvl w:val="0"/>
          <w:numId w:val="33"/>
        </w:numPr>
        <w:spacing w:line="360" w:lineRule="auto"/>
        <w:jc w:val="both"/>
        <w:rPr>
          <w:ins w:id="231" w:author="JSC" w:date="2026-09-25T21:05:00Z" w16du:dateUtc="2026-09-26T01:05:00Z"/>
          <w:rFonts w:ascii="Times New Roman" w:hAnsi="Times New Roman" w:cs="Times New Roman"/>
          <w:sz w:val="24"/>
          <w:szCs w:val="24"/>
        </w:rPr>
      </w:pPr>
      <w:ins w:id="232" w:author="JSC" w:date="2026-09-25T21:05:00Z" w16du:dateUtc="2026-09-26T01:05:00Z">
        <w:r>
          <w:rPr>
            <w:rFonts w:ascii="Times New Roman" w:hAnsi="Times New Roman" w:cs="Times New Roman"/>
            <w:sz w:val="24"/>
            <w:szCs w:val="24"/>
          </w:rPr>
          <w:t>Whether the applicant was supposed to bring this defamation claim through summons since material disputes of fact exist?</w:t>
        </w:r>
      </w:ins>
    </w:p>
    <w:p w14:paraId="79B30D9A" w14:textId="77777777" w:rsidR="002E7153" w:rsidRDefault="002E7153" w:rsidP="002E7153">
      <w:pPr>
        <w:pStyle w:val="NoSpacing"/>
        <w:numPr>
          <w:ilvl w:val="0"/>
          <w:numId w:val="33"/>
        </w:numPr>
        <w:spacing w:line="360" w:lineRule="auto"/>
        <w:jc w:val="both"/>
        <w:rPr>
          <w:ins w:id="233" w:author="JSC" w:date="2026-09-25T21:05:00Z" w16du:dateUtc="2026-09-26T01:05:00Z"/>
          <w:rFonts w:ascii="Times New Roman" w:hAnsi="Times New Roman" w:cs="Times New Roman"/>
          <w:sz w:val="24"/>
          <w:szCs w:val="24"/>
        </w:rPr>
      </w:pPr>
      <w:ins w:id="234" w:author="JSC" w:date="2026-09-25T21:05:00Z" w16du:dateUtc="2026-09-26T01:05:00Z">
        <w:r>
          <w:rPr>
            <w:rFonts w:ascii="Times New Roman" w:hAnsi="Times New Roman" w:cs="Times New Roman"/>
            <w:sz w:val="24"/>
            <w:szCs w:val="24"/>
          </w:rPr>
          <w:t>Whether the applicant was supposed to approach the court through the Administrative Justice Act [</w:t>
        </w:r>
        <w:r w:rsidRPr="002E7153">
          <w:rPr>
            <w:rFonts w:ascii="Times New Roman" w:hAnsi="Times New Roman" w:cs="Times New Roman"/>
            <w:i/>
            <w:sz w:val="24"/>
            <w:szCs w:val="24"/>
          </w:rPr>
          <w:t>Chapter 10:28</w:t>
        </w:r>
        <w:r>
          <w:rPr>
            <w:rFonts w:ascii="Times New Roman" w:hAnsi="Times New Roman" w:cs="Times New Roman"/>
            <w:sz w:val="24"/>
            <w:szCs w:val="24"/>
          </w:rPr>
          <w:t>] in light of its averments.</w:t>
        </w:r>
      </w:ins>
    </w:p>
    <w:p w14:paraId="651DC354" w14:textId="77777777" w:rsidR="002E7153" w:rsidRDefault="002E7153" w:rsidP="002E7153">
      <w:pPr>
        <w:pStyle w:val="NoSpacing"/>
        <w:numPr>
          <w:ilvl w:val="0"/>
          <w:numId w:val="33"/>
        </w:numPr>
        <w:spacing w:line="360" w:lineRule="auto"/>
        <w:jc w:val="both"/>
        <w:rPr>
          <w:ins w:id="235" w:author="JSC" w:date="2026-09-25T21:05:00Z" w16du:dateUtc="2026-09-26T01:05:00Z"/>
          <w:rFonts w:ascii="Times New Roman" w:hAnsi="Times New Roman" w:cs="Times New Roman"/>
          <w:sz w:val="24"/>
          <w:szCs w:val="24"/>
        </w:rPr>
      </w:pPr>
      <w:ins w:id="236" w:author="JSC" w:date="2026-09-25T21:05:00Z" w16du:dateUtc="2026-09-26T01:05:00Z">
        <w:r>
          <w:rPr>
            <w:rFonts w:ascii="Times New Roman" w:hAnsi="Times New Roman" w:cs="Times New Roman"/>
            <w:sz w:val="24"/>
            <w:szCs w:val="24"/>
          </w:rPr>
          <w:t>Whether the applicant had a right to be heard/consulted before the publication was made?</w:t>
        </w:r>
      </w:ins>
    </w:p>
    <w:p w14:paraId="41DB6D6B" w14:textId="77777777" w:rsidR="002E7153" w:rsidRDefault="002E7153" w:rsidP="002E7153">
      <w:pPr>
        <w:pStyle w:val="NoSpacing"/>
        <w:numPr>
          <w:ilvl w:val="0"/>
          <w:numId w:val="33"/>
        </w:numPr>
        <w:spacing w:line="360" w:lineRule="auto"/>
        <w:jc w:val="both"/>
        <w:rPr>
          <w:ins w:id="237" w:author="JSC" w:date="2026-09-25T21:05:00Z" w16du:dateUtc="2026-09-26T01:05:00Z"/>
          <w:rFonts w:ascii="Times New Roman" w:hAnsi="Times New Roman" w:cs="Times New Roman"/>
          <w:sz w:val="24"/>
          <w:szCs w:val="24"/>
        </w:rPr>
      </w:pPr>
      <w:ins w:id="238" w:author="JSC" w:date="2026-09-25T21:05:00Z" w16du:dateUtc="2026-09-26T01:05:00Z">
        <w:r>
          <w:rPr>
            <w:rFonts w:ascii="Times New Roman" w:hAnsi="Times New Roman" w:cs="Times New Roman"/>
            <w:sz w:val="24"/>
            <w:szCs w:val="24"/>
          </w:rPr>
          <w:t>Whether the first respondent acted in the public interest to protect the profession?</w:t>
        </w:r>
      </w:ins>
    </w:p>
    <w:p w14:paraId="1A017E09" w14:textId="77777777" w:rsidR="002E7153" w:rsidRDefault="002E7153" w:rsidP="002E7153">
      <w:pPr>
        <w:pStyle w:val="NoSpacing"/>
        <w:numPr>
          <w:ilvl w:val="0"/>
          <w:numId w:val="33"/>
        </w:numPr>
        <w:spacing w:line="360" w:lineRule="auto"/>
        <w:jc w:val="both"/>
        <w:rPr>
          <w:ins w:id="239" w:author="JSC" w:date="2026-09-25T21:05:00Z" w16du:dateUtc="2026-09-26T01:05:00Z"/>
          <w:rFonts w:ascii="Times New Roman" w:hAnsi="Times New Roman" w:cs="Times New Roman"/>
          <w:sz w:val="24"/>
          <w:szCs w:val="24"/>
        </w:rPr>
      </w:pPr>
      <w:ins w:id="240" w:author="JSC" w:date="2026-09-25T21:05:00Z" w16du:dateUtc="2026-09-26T01:05:00Z">
        <w:r>
          <w:rPr>
            <w:rFonts w:ascii="Times New Roman" w:hAnsi="Times New Roman" w:cs="Times New Roman"/>
            <w:sz w:val="24"/>
            <w:szCs w:val="24"/>
          </w:rPr>
          <w:t>Whether the applicant satisfies the requirements of a final interdict?</w:t>
        </w:r>
      </w:ins>
    </w:p>
    <w:p w14:paraId="464CE2C8" w14:textId="77777777" w:rsidR="000B0DC5" w:rsidRDefault="000B0DC5" w:rsidP="000B0DC5">
      <w:pPr>
        <w:pStyle w:val="NoSpacing"/>
        <w:spacing w:line="360" w:lineRule="auto"/>
        <w:jc w:val="both"/>
        <w:rPr>
          <w:ins w:id="241" w:author="JSC" w:date="2026-09-25T21:05:00Z" w16du:dateUtc="2026-09-26T01:05:00Z"/>
          <w:rFonts w:ascii="Times New Roman" w:hAnsi="Times New Roman" w:cs="Times New Roman"/>
          <w:sz w:val="24"/>
          <w:szCs w:val="24"/>
        </w:rPr>
      </w:pPr>
      <w:ins w:id="242" w:author="JSC" w:date="2026-09-25T21:05:00Z" w16du:dateUtc="2026-09-26T01:05:00Z">
        <w:r>
          <w:rPr>
            <w:rFonts w:ascii="Times New Roman" w:hAnsi="Times New Roman" w:cs="Times New Roman"/>
            <w:sz w:val="24"/>
            <w:szCs w:val="24"/>
          </w:rPr>
          <w:tab/>
          <w:t>The first respondent raised the following points in limine;</w:t>
        </w:r>
      </w:ins>
    </w:p>
    <w:p w14:paraId="0EA4DF63" w14:textId="77777777" w:rsidR="000B0DC5" w:rsidRDefault="000B0DC5" w:rsidP="000B0DC5">
      <w:pPr>
        <w:pStyle w:val="NoSpacing"/>
        <w:numPr>
          <w:ilvl w:val="0"/>
          <w:numId w:val="35"/>
        </w:numPr>
        <w:spacing w:line="360" w:lineRule="auto"/>
        <w:jc w:val="both"/>
        <w:rPr>
          <w:ins w:id="243" w:author="JSC" w:date="2026-09-25T21:05:00Z" w16du:dateUtc="2026-09-26T01:05:00Z"/>
          <w:rFonts w:ascii="Times New Roman" w:hAnsi="Times New Roman" w:cs="Times New Roman"/>
          <w:sz w:val="24"/>
          <w:szCs w:val="24"/>
        </w:rPr>
      </w:pPr>
      <w:ins w:id="244" w:author="JSC" w:date="2026-09-25T21:05:00Z" w16du:dateUtc="2026-09-26T01:05:00Z">
        <w:r>
          <w:rPr>
            <w:rFonts w:ascii="Times New Roman" w:hAnsi="Times New Roman" w:cs="Times New Roman"/>
            <w:sz w:val="24"/>
            <w:szCs w:val="24"/>
          </w:rPr>
          <w:t>the application for a declaratory order is not properly before the court.</w:t>
        </w:r>
      </w:ins>
    </w:p>
    <w:p w14:paraId="661A8C70" w14:textId="77777777" w:rsidR="000B0DC5" w:rsidRDefault="000B0DC5" w:rsidP="000B0DC5">
      <w:pPr>
        <w:pStyle w:val="NoSpacing"/>
        <w:numPr>
          <w:ilvl w:val="0"/>
          <w:numId w:val="35"/>
        </w:numPr>
        <w:spacing w:line="360" w:lineRule="auto"/>
        <w:jc w:val="both"/>
        <w:rPr>
          <w:ins w:id="245" w:author="JSC" w:date="2026-09-25T21:05:00Z" w16du:dateUtc="2026-09-26T01:05:00Z"/>
          <w:rFonts w:ascii="Times New Roman" w:hAnsi="Times New Roman" w:cs="Times New Roman"/>
          <w:sz w:val="24"/>
          <w:szCs w:val="24"/>
        </w:rPr>
      </w:pPr>
      <w:ins w:id="246" w:author="JSC" w:date="2026-09-25T21:05:00Z" w16du:dateUtc="2026-09-26T01:05:00Z">
        <w:r>
          <w:rPr>
            <w:rFonts w:ascii="Times New Roman" w:hAnsi="Times New Roman" w:cs="Times New Roman"/>
            <w:sz w:val="24"/>
            <w:szCs w:val="24"/>
          </w:rPr>
          <w:t>whether the applicant was supposed to bring this defamation claim through summons since material disputes of fact exists?</w:t>
        </w:r>
      </w:ins>
    </w:p>
    <w:p w14:paraId="238A9CBA" w14:textId="77777777" w:rsidR="000B0DC5" w:rsidRDefault="000B0DC5" w:rsidP="000B0DC5">
      <w:pPr>
        <w:pStyle w:val="NoSpacing"/>
        <w:numPr>
          <w:ilvl w:val="0"/>
          <w:numId w:val="35"/>
        </w:numPr>
        <w:spacing w:line="360" w:lineRule="auto"/>
        <w:jc w:val="both"/>
        <w:rPr>
          <w:ins w:id="247" w:author="JSC" w:date="2026-09-25T21:05:00Z" w16du:dateUtc="2026-09-26T01:05:00Z"/>
          <w:rFonts w:ascii="Times New Roman" w:hAnsi="Times New Roman" w:cs="Times New Roman"/>
          <w:sz w:val="24"/>
          <w:szCs w:val="24"/>
        </w:rPr>
      </w:pPr>
      <w:ins w:id="248" w:author="JSC" w:date="2026-09-25T21:05:00Z" w16du:dateUtc="2026-09-26T01:05:00Z">
        <w:r>
          <w:rPr>
            <w:rFonts w:ascii="Times New Roman" w:hAnsi="Times New Roman" w:cs="Times New Roman"/>
            <w:sz w:val="24"/>
            <w:szCs w:val="24"/>
          </w:rPr>
          <w:t>the applicant should have approached the court through the Administrative Justice Act.</w:t>
        </w:r>
      </w:ins>
    </w:p>
    <w:p w14:paraId="17AB3E99" w14:textId="77777777" w:rsidR="000B0DC5" w:rsidRDefault="000B0DC5" w:rsidP="000B0DC5">
      <w:pPr>
        <w:pStyle w:val="NoSpacing"/>
        <w:spacing w:line="360" w:lineRule="auto"/>
        <w:jc w:val="both"/>
        <w:rPr>
          <w:ins w:id="249" w:author="JSC" w:date="2026-09-25T21:05:00Z" w16du:dateUtc="2026-09-26T01:05:00Z"/>
          <w:rFonts w:ascii="Times New Roman" w:hAnsi="Times New Roman" w:cs="Times New Roman"/>
          <w:sz w:val="24"/>
          <w:szCs w:val="24"/>
        </w:rPr>
      </w:pPr>
      <w:ins w:id="250" w:author="JSC" w:date="2026-09-25T21:05:00Z" w16du:dateUtc="2026-09-26T01:05:00Z">
        <w:r>
          <w:rPr>
            <w:rFonts w:ascii="Times New Roman" w:hAnsi="Times New Roman" w:cs="Times New Roman"/>
            <w:sz w:val="24"/>
            <w:szCs w:val="24"/>
          </w:rPr>
          <w:tab/>
          <w:t>Of these, the one on material disputes of fact is worth considering.</w:t>
        </w:r>
      </w:ins>
    </w:p>
    <w:p w14:paraId="1F8D41CF" w14:textId="77777777" w:rsidR="000B0DC5" w:rsidRDefault="000B0DC5" w:rsidP="000B0DC5">
      <w:pPr>
        <w:pStyle w:val="NoSpacing"/>
        <w:spacing w:line="360" w:lineRule="auto"/>
        <w:jc w:val="both"/>
        <w:rPr>
          <w:ins w:id="251" w:author="JSC" w:date="2026-09-25T21:05:00Z" w16du:dateUtc="2026-09-26T01:05:00Z"/>
          <w:rFonts w:ascii="Times New Roman" w:hAnsi="Times New Roman" w:cs="Times New Roman"/>
          <w:b/>
          <w:sz w:val="24"/>
          <w:szCs w:val="24"/>
          <w:u w:val="single"/>
        </w:rPr>
      </w:pPr>
      <w:ins w:id="252" w:author="JSC" w:date="2026-09-25T21:05:00Z" w16du:dateUtc="2026-09-26T01:05:00Z">
        <w:r w:rsidRPr="000B0DC5">
          <w:rPr>
            <w:rFonts w:ascii="Times New Roman" w:hAnsi="Times New Roman" w:cs="Times New Roman"/>
            <w:b/>
            <w:sz w:val="24"/>
            <w:szCs w:val="24"/>
            <w:u w:val="single"/>
          </w:rPr>
          <w:t>The Law</w:t>
        </w:r>
      </w:ins>
    </w:p>
    <w:p w14:paraId="09226DF5" w14:textId="77777777" w:rsidR="000B0DC5" w:rsidRDefault="000B0DC5" w:rsidP="000D166D">
      <w:pPr>
        <w:pStyle w:val="NoSpacing"/>
        <w:spacing w:after="240" w:line="360" w:lineRule="auto"/>
        <w:jc w:val="both"/>
        <w:rPr>
          <w:ins w:id="253" w:author="JSC" w:date="2026-09-25T21:05:00Z" w16du:dateUtc="2026-09-26T01:05:00Z"/>
          <w:rFonts w:ascii="Times New Roman" w:hAnsi="Times New Roman" w:cs="Times New Roman"/>
          <w:sz w:val="24"/>
          <w:szCs w:val="24"/>
        </w:rPr>
      </w:pPr>
      <w:ins w:id="254" w:author="JSC" w:date="2026-09-25T21:05:00Z" w16du:dateUtc="2026-09-26T01:05:00Z">
        <w:r>
          <w:rPr>
            <w:rFonts w:ascii="Times New Roman" w:hAnsi="Times New Roman" w:cs="Times New Roman"/>
            <w:sz w:val="24"/>
            <w:szCs w:val="24"/>
          </w:rPr>
          <w:tab/>
          <w:t xml:space="preserve">The learned authors Herbstein and van WINSEN in their book, </w:t>
        </w:r>
        <w:r w:rsidR="000D166D" w:rsidRPr="000D166D">
          <w:rPr>
            <w:rFonts w:ascii="Times New Roman" w:hAnsi="Times New Roman" w:cs="Times New Roman"/>
            <w:i/>
            <w:sz w:val="24"/>
            <w:szCs w:val="24"/>
          </w:rPr>
          <w:t>THE CIVIL PRACTICE OF THE SUPERIOR COURTS</w:t>
        </w:r>
        <w:r w:rsidRPr="000D166D">
          <w:rPr>
            <w:rFonts w:ascii="Times New Roman" w:hAnsi="Times New Roman" w:cs="Times New Roman"/>
            <w:i/>
            <w:sz w:val="24"/>
            <w:szCs w:val="24"/>
          </w:rPr>
          <w:t xml:space="preserve"> in SOUTH AFRICA</w:t>
        </w:r>
        <w:r w:rsidR="0090588D">
          <w:rPr>
            <w:rFonts w:ascii="Times New Roman" w:hAnsi="Times New Roman" w:cs="Times New Roman"/>
            <w:sz w:val="24"/>
            <w:szCs w:val="24"/>
          </w:rPr>
          <w:t>, 3</w:t>
        </w:r>
        <w:r w:rsidR="0090588D" w:rsidRPr="0090588D">
          <w:rPr>
            <w:rFonts w:ascii="Times New Roman" w:hAnsi="Times New Roman" w:cs="Times New Roman"/>
            <w:sz w:val="24"/>
            <w:szCs w:val="24"/>
            <w:vertAlign w:val="superscript"/>
          </w:rPr>
          <w:t>rd</w:t>
        </w:r>
        <w:r w:rsidR="0090588D">
          <w:rPr>
            <w:rFonts w:ascii="Times New Roman" w:hAnsi="Times New Roman" w:cs="Times New Roman"/>
            <w:sz w:val="24"/>
            <w:szCs w:val="24"/>
          </w:rPr>
          <w:t xml:space="preserve"> ed on p 61 states that it is trite that the court can only entertain proceedings on motion where there is no genuine dispute of fact. The question of whether there is real and genuine dispute of fact is for the court to decide. As aptly defined by </w:t>
        </w:r>
        <w:r w:rsidR="0090588D" w:rsidRPr="000D166D">
          <w:rPr>
            <w:rFonts w:ascii="Times New Roman" w:hAnsi="Times New Roman" w:cs="Times New Roman"/>
            <w:smallCaps/>
            <w:sz w:val="24"/>
            <w:szCs w:val="24"/>
          </w:rPr>
          <w:t>Makarau J</w:t>
        </w:r>
        <w:r w:rsidR="0090588D">
          <w:rPr>
            <w:rFonts w:ascii="Times New Roman" w:hAnsi="Times New Roman" w:cs="Times New Roman"/>
            <w:sz w:val="24"/>
            <w:szCs w:val="24"/>
          </w:rPr>
          <w:t xml:space="preserve"> (as she then was) in </w:t>
        </w:r>
        <w:r w:rsidR="0090588D" w:rsidRPr="000D166D">
          <w:rPr>
            <w:rFonts w:ascii="Times New Roman" w:hAnsi="Times New Roman" w:cs="Times New Roman"/>
            <w:i/>
            <w:sz w:val="24"/>
            <w:szCs w:val="24"/>
          </w:rPr>
          <w:t>SUPA PLANT INVESTMENT (Pvt) Ltd</w:t>
        </w:r>
        <w:r w:rsidR="0090588D">
          <w:rPr>
            <w:rFonts w:ascii="Times New Roman" w:hAnsi="Times New Roman" w:cs="Times New Roman"/>
            <w:sz w:val="24"/>
            <w:szCs w:val="24"/>
          </w:rPr>
          <w:t xml:space="preserve"> v </w:t>
        </w:r>
        <w:r w:rsidR="0090588D" w:rsidRPr="000D166D">
          <w:rPr>
            <w:rFonts w:ascii="Times New Roman" w:hAnsi="Times New Roman" w:cs="Times New Roman"/>
            <w:i/>
            <w:sz w:val="24"/>
            <w:szCs w:val="24"/>
          </w:rPr>
          <w:t>EDGAR CHIDAVAENZI</w:t>
        </w:r>
        <w:r w:rsidR="0090588D">
          <w:rPr>
            <w:rFonts w:ascii="Times New Roman" w:hAnsi="Times New Roman" w:cs="Times New Roman"/>
            <w:sz w:val="24"/>
            <w:szCs w:val="24"/>
          </w:rPr>
          <w:t xml:space="preserve"> HH 92/09;</w:t>
        </w:r>
      </w:ins>
    </w:p>
    <w:p w14:paraId="08E0F59F" w14:textId="77777777" w:rsidR="0090588D" w:rsidRPr="000D166D" w:rsidRDefault="0090588D" w:rsidP="000D166D">
      <w:pPr>
        <w:pStyle w:val="NoSpacing"/>
        <w:spacing w:after="240"/>
        <w:ind w:left="720"/>
        <w:jc w:val="both"/>
        <w:rPr>
          <w:ins w:id="255" w:author="JSC" w:date="2026-09-25T21:05:00Z" w16du:dateUtc="2026-09-26T01:05:00Z"/>
          <w:rFonts w:ascii="Times New Roman" w:hAnsi="Times New Roman" w:cs="Times New Roman"/>
          <w:szCs w:val="24"/>
        </w:rPr>
      </w:pPr>
      <w:ins w:id="256" w:author="JSC" w:date="2026-09-25T21:05:00Z" w16du:dateUtc="2026-09-26T01:05:00Z">
        <w:r w:rsidRPr="000D166D">
          <w:rPr>
            <w:rFonts w:ascii="Times New Roman" w:hAnsi="Times New Roman" w:cs="Times New Roman"/>
            <w:szCs w:val="24"/>
          </w:rPr>
          <w:t>“A material dispute of fact arises when such material facts put by the applicant are disputed and traversed by the respondent in such a manner as to leave the court with no ready answer to the dispute between the parties in the absence of further evidence.”</w:t>
        </w:r>
      </w:ins>
    </w:p>
    <w:p w14:paraId="393B8F48" w14:textId="77777777" w:rsidR="0090588D" w:rsidRDefault="0090588D" w:rsidP="000B0DC5">
      <w:pPr>
        <w:pStyle w:val="NoSpacing"/>
        <w:spacing w:line="360" w:lineRule="auto"/>
        <w:jc w:val="both"/>
        <w:rPr>
          <w:ins w:id="257" w:author="JSC" w:date="2026-09-25T21:05:00Z" w16du:dateUtc="2026-09-26T01:05:00Z"/>
          <w:rFonts w:ascii="Times New Roman" w:hAnsi="Times New Roman" w:cs="Times New Roman"/>
          <w:sz w:val="24"/>
          <w:szCs w:val="24"/>
        </w:rPr>
      </w:pPr>
      <w:ins w:id="258" w:author="JSC" w:date="2026-09-25T21:05:00Z" w16du:dateUtc="2026-09-26T01:05:00Z">
        <w:r>
          <w:rPr>
            <w:rFonts w:ascii="Times New Roman" w:hAnsi="Times New Roman" w:cs="Times New Roman"/>
            <w:sz w:val="24"/>
            <w:szCs w:val="24"/>
          </w:rPr>
          <w:tab/>
          <w:t xml:space="preserve">See also </w:t>
        </w:r>
        <w:r w:rsidRPr="000D166D">
          <w:rPr>
            <w:rFonts w:ascii="Times New Roman" w:hAnsi="Times New Roman" w:cs="Times New Roman"/>
            <w:i/>
            <w:sz w:val="24"/>
            <w:szCs w:val="24"/>
          </w:rPr>
          <w:t>MHAMBI vs DUBE &amp; ANOR</w:t>
        </w:r>
        <w:r>
          <w:rPr>
            <w:rFonts w:ascii="Times New Roman" w:hAnsi="Times New Roman" w:cs="Times New Roman"/>
            <w:sz w:val="24"/>
            <w:szCs w:val="24"/>
          </w:rPr>
          <w:t xml:space="preserve"> HB 145/2000 </w:t>
        </w:r>
        <w:r w:rsidRPr="000D166D">
          <w:rPr>
            <w:rFonts w:ascii="Times New Roman" w:hAnsi="Times New Roman" w:cs="Times New Roman"/>
            <w:i/>
            <w:sz w:val="24"/>
            <w:szCs w:val="24"/>
          </w:rPr>
          <w:t>MASUKUSA</w:t>
        </w:r>
        <w:r>
          <w:rPr>
            <w:rFonts w:ascii="Times New Roman" w:hAnsi="Times New Roman" w:cs="Times New Roman"/>
            <w:sz w:val="24"/>
            <w:szCs w:val="24"/>
          </w:rPr>
          <w:t xml:space="preserve"> v </w:t>
        </w:r>
        <w:r w:rsidRPr="000D166D">
          <w:rPr>
            <w:rFonts w:ascii="Times New Roman" w:hAnsi="Times New Roman" w:cs="Times New Roman"/>
            <w:i/>
            <w:sz w:val="24"/>
            <w:szCs w:val="24"/>
          </w:rPr>
          <w:t>NATIONAL FOODS LTD &amp; ANOR</w:t>
        </w:r>
        <w:r>
          <w:rPr>
            <w:rFonts w:ascii="Times New Roman" w:hAnsi="Times New Roman" w:cs="Times New Roman"/>
            <w:sz w:val="24"/>
            <w:szCs w:val="24"/>
          </w:rPr>
          <w:t>, 19839 ZLR 232 (H) at 23B C – D.</w:t>
        </w:r>
      </w:ins>
    </w:p>
    <w:p w14:paraId="3CF491AD" w14:textId="77777777" w:rsidR="0090588D" w:rsidRDefault="0090588D" w:rsidP="000B0DC5">
      <w:pPr>
        <w:pStyle w:val="NoSpacing"/>
        <w:spacing w:line="360" w:lineRule="auto"/>
        <w:jc w:val="both"/>
        <w:rPr>
          <w:ins w:id="259" w:author="JSC" w:date="2026-09-25T21:05:00Z" w16du:dateUtc="2026-09-26T01:05:00Z"/>
          <w:rFonts w:ascii="Times New Roman" w:hAnsi="Times New Roman" w:cs="Times New Roman"/>
          <w:sz w:val="24"/>
          <w:szCs w:val="24"/>
        </w:rPr>
      </w:pPr>
      <w:ins w:id="260" w:author="JSC" w:date="2026-09-25T21:05:00Z" w16du:dateUtc="2026-09-26T01:05:00Z">
        <w:r>
          <w:rPr>
            <w:rFonts w:ascii="Times New Roman" w:hAnsi="Times New Roman" w:cs="Times New Roman"/>
            <w:sz w:val="24"/>
            <w:szCs w:val="24"/>
          </w:rPr>
          <w:tab/>
          <w:t>The crucial question is, therefore whether there is a real dispute of fact which requires determination in order to decide whether the relief claimed should be granted or not. If such a dispute arise</w:t>
        </w:r>
        <w:r w:rsidR="00470D9F">
          <w:rPr>
            <w:rFonts w:ascii="Times New Roman" w:hAnsi="Times New Roman" w:cs="Times New Roman"/>
            <w:sz w:val="24"/>
            <w:szCs w:val="24"/>
          </w:rPr>
          <w:t>s</w:t>
        </w:r>
        <w:r>
          <w:rPr>
            <w:rFonts w:ascii="Times New Roman" w:hAnsi="Times New Roman" w:cs="Times New Roman"/>
            <w:sz w:val="24"/>
            <w:szCs w:val="24"/>
          </w:rPr>
          <w:t xml:space="preserve">, it is ordinarily undesirable to settle the issue solely on probabilities disclosed in contradictory affidavits, in disregard of the additional advantages of </w:t>
        </w:r>
        <w:r w:rsidRPr="005A1608">
          <w:rPr>
            <w:rFonts w:ascii="Times New Roman" w:hAnsi="Times New Roman" w:cs="Times New Roman"/>
            <w:i/>
            <w:sz w:val="24"/>
            <w:szCs w:val="24"/>
          </w:rPr>
          <w:t>viva voce</w:t>
        </w:r>
        <w:r>
          <w:rPr>
            <w:rFonts w:ascii="Times New Roman" w:hAnsi="Times New Roman" w:cs="Times New Roman"/>
            <w:sz w:val="24"/>
            <w:szCs w:val="24"/>
          </w:rPr>
          <w:t xml:space="preserve"> evidence. ROOM HIRE CO (Pty) Ltd v </w:t>
        </w:r>
        <w:r w:rsidR="00470D9F">
          <w:rPr>
            <w:rFonts w:ascii="Times New Roman" w:hAnsi="Times New Roman" w:cs="Times New Roman"/>
            <w:sz w:val="24"/>
            <w:szCs w:val="24"/>
          </w:rPr>
          <w:t>JEPE S</w:t>
        </w:r>
        <w:r w:rsidR="006A7A40">
          <w:rPr>
            <w:rFonts w:ascii="Times New Roman" w:hAnsi="Times New Roman" w:cs="Times New Roman"/>
            <w:sz w:val="24"/>
            <w:szCs w:val="24"/>
          </w:rPr>
          <w:t>TR</w:t>
        </w:r>
        <w:r w:rsidR="00470D9F">
          <w:rPr>
            <w:rFonts w:ascii="Times New Roman" w:hAnsi="Times New Roman" w:cs="Times New Roman"/>
            <w:sz w:val="24"/>
            <w:szCs w:val="24"/>
          </w:rPr>
          <w:t>EET</w:t>
        </w:r>
        <w:r w:rsidR="006A7A40">
          <w:rPr>
            <w:rFonts w:ascii="Times New Roman" w:hAnsi="Times New Roman" w:cs="Times New Roman"/>
            <w:sz w:val="24"/>
            <w:szCs w:val="24"/>
          </w:rPr>
          <w:t xml:space="preserve"> MANSIONS (Pt</w:t>
        </w:r>
        <w:r w:rsidR="00470D9F">
          <w:rPr>
            <w:rFonts w:ascii="Times New Roman" w:hAnsi="Times New Roman" w:cs="Times New Roman"/>
            <w:sz w:val="24"/>
            <w:szCs w:val="24"/>
          </w:rPr>
          <w:t>y) Ltd 1949 (3) SA 11557_ _ _ _</w:t>
        </w:r>
      </w:ins>
    </w:p>
    <w:p w14:paraId="0D856F7E" w14:textId="77777777" w:rsidR="006A7A40" w:rsidRDefault="006A7A40" w:rsidP="000B0DC5">
      <w:pPr>
        <w:pStyle w:val="NoSpacing"/>
        <w:spacing w:line="360" w:lineRule="auto"/>
        <w:jc w:val="both"/>
        <w:rPr>
          <w:ins w:id="261" w:author="JSC" w:date="2026-09-25T21:05:00Z" w16du:dateUtc="2026-09-26T01:05:00Z"/>
          <w:rFonts w:ascii="Times New Roman" w:hAnsi="Times New Roman" w:cs="Times New Roman"/>
          <w:sz w:val="24"/>
          <w:szCs w:val="24"/>
        </w:rPr>
      </w:pPr>
      <w:ins w:id="262" w:author="JSC" w:date="2026-09-25T21:05:00Z" w16du:dateUtc="2026-09-26T01:05:00Z">
        <w:r>
          <w:rPr>
            <w:rFonts w:ascii="Times New Roman" w:hAnsi="Times New Roman" w:cs="Times New Roman"/>
            <w:sz w:val="24"/>
            <w:szCs w:val="24"/>
          </w:rPr>
          <w:tab/>
          <w:t xml:space="preserve">In </w:t>
        </w:r>
        <w:r w:rsidRPr="000D166D">
          <w:rPr>
            <w:rFonts w:ascii="Times New Roman" w:hAnsi="Times New Roman" w:cs="Times New Roman"/>
            <w:i/>
            <w:sz w:val="24"/>
            <w:szCs w:val="24"/>
          </w:rPr>
          <w:t>casu</w:t>
        </w:r>
        <w:r>
          <w:rPr>
            <w:rFonts w:ascii="Times New Roman" w:hAnsi="Times New Roman" w:cs="Times New Roman"/>
            <w:sz w:val="24"/>
            <w:szCs w:val="24"/>
          </w:rPr>
          <w:t xml:space="preserve">, it is clear in my view that there are material disputes of facts. The findings made by the first respondent that the applicant is practicing as an unregistered estate agent, are based on Annexure “BB” of its opposing affidavit which </w:t>
        </w:r>
        <w:r w:rsidRPr="00470D9F">
          <w:rPr>
            <w:rFonts w:ascii="Times New Roman" w:hAnsi="Times New Roman" w:cs="Times New Roman"/>
            <w:i/>
            <w:sz w:val="24"/>
            <w:szCs w:val="24"/>
          </w:rPr>
          <w:t>prima facie</w:t>
        </w:r>
        <w:r>
          <w:rPr>
            <w:rFonts w:ascii="Times New Roman" w:hAnsi="Times New Roman" w:cs="Times New Roman"/>
            <w:sz w:val="24"/>
            <w:szCs w:val="24"/>
          </w:rPr>
          <w:t xml:space="preserve"> shows that the applicant is advertising as a registered real estate agent.</w:t>
        </w:r>
      </w:ins>
    </w:p>
    <w:p w14:paraId="5312FFDA" w14:textId="77777777" w:rsidR="006A7A40" w:rsidRDefault="006A7A40" w:rsidP="000B0DC5">
      <w:pPr>
        <w:pStyle w:val="NoSpacing"/>
        <w:spacing w:line="360" w:lineRule="auto"/>
        <w:jc w:val="both"/>
        <w:rPr>
          <w:ins w:id="263" w:author="JSC" w:date="2026-09-25T21:05:00Z" w16du:dateUtc="2026-09-26T01:05:00Z"/>
          <w:rFonts w:ascii="Times New Roman" w:hAnsi="Times New Roman" w:cs="Times New Roman"/>
          <w:sz w:val="24"/>
          <w:szCs w:val="24"/>
        </w:rPr>
      </w:pPr>
      <w:ins w:id="264" w:author="JSC" w:date="2026-09-25T21:05:00Z" w16du:dateUtc="2026-09-26T01:05:00Z">
        <w:r>
          <w:rPr>
            <w:rFonts w:ascii="Times New Roman" w:hAnsi="Times New Roman" w:cs="Times New Roman"/>
            <w:sz w:val="24"/>
            <w:szCs w:val="24"/>
          </w:rPr>
          <w:tab/>
          <w:t>On the other hand, the applicant in paragraph 15 of its FOUNDING AFFIDAVIT refutes the allegation that it is practicing as an estate agent and emphasizes this position in Annexure M of its Founding Affidavit. It should be noted that applicant blames Property Book for what eventually led first respondent to believe that applicant was advertising as an estate agent. The applicant in paragraphs 7 – 3 to 7.9 of its Answering Affidavit gives a long explanation and account of events on what transpired between it and Property Book. The applicant blames errors by Property Book that led to the applicant being advertised as a real estate agent. It is this categorization that led to the first respondent’s notice. Property</w:t>
        </w:r>
        <w:r w:rsidR="00470D9F">
          <w:rPr>
            <w:rFonts w:ascii="Times New Roman" w:hAnsi="Times New Roman" w:cs="Times New Roman"/>
            <w:sz w:val="24"/>
            <w:szCs w:val="24"/>
          </w:rPr>
          <w:t xml:space="preserve"> Book not being a party to the</w:t>
        </w:r>
        <w:r>
          <w:rPr>
            <w:rFonts w:ascii="Times New Roman" w:hAnsi="Times New Roman" w:cs="Times New Roman"/>
            <w:sz w:val="24"/>
            <w:szCs w:val="24"/>
          </w:rPr>
          <w:t>se proceedings has not answered these allegations.</w:t>
        </w:r>
      </w:ins>
    </w:p>
    <w:p w14:paraId="1AEE2830" w14:textId="77777777" w:rsidR="006A7A40" w:rsidRDefault="006A7A40" w:rsidP="000B0DC5">
      <w:pPr>
        <w:pStyle w:val="NoSpacing"/>
        <w:spacing w:line="360" w:lineRule="auto"/>
        <w:jc w:val="both"/>
        <w:rPr>
          <w:ins w:id="265" w:author="JSC" w:date="2026-09-25T21:05:00Z" w16du:dateUtc="2026-09-26T01:05:00Z"/>
          <w:rFonts w:ascii="Times New Roman" w:hAnsi="Times New Roman" w:cs="Times New Roman"/>
          <w:sz w:val="24"/>
          <w:szCs w:val="24"/>
        </w:rPr>
      </w:pPr>
      <w:ins w:id="266" w:author="JSC" w:date="2026-09-25T21:05:00Z" w16du:dateUtc="2026-09-26T01:05:00Z">
        <w:r>
          <w:rPr>
            <w:rFonts w:ascii="Times New Roman" w:hAnsi="Times New Roman" w:cs="Times New Roman"/>
            <w:sz w:val="24"/>
            <w:szCs w:val="24"/>
          </w:rPr>
          <w:tab/>
          <w:t>Clearly, the parties have two contrasting positions that are material and significant. Contrasting affidavits cannot assist the court to resolve</w:t>
        </w:r>
        <w:r w:rsidR="00A83D42">
          <w:rPr>
            <w:rFonts w:ascii="Times New Roman" w:hAnsi="Times New Roman" w:cs="Times New Roman"/>
            <w:sz w:val="24"/>
            <w:szCs w:val="24"/>
          </w:rPr>
          <w:t xml:space="preserve"> such a dispute. The court cannot take a robust approach and resolve the dispute on the papers. There is need for the applicant to lead </w:t>
        </w:r>
        <w:r w:rsidR="00A83D42" w:rsidRPr="000D166D">
          <w:rPr>
            <w:rFonts w:ascii="Times New Roman" w:hAnsi="Times New Roman" w:cs="Times New Roman"/>
            <w:i/>
            <w:sz w:val="24"/>
            <w:szCs w:val="24"/>
          </w:rPr>
          <w:t>viva voce</w:t>
        </w:r>
        <w:r w:rsidR="00A83D42">
          <w:rPr>
            <w:rFonts w:ascii="Times New Roman" w:hAnsi="Times New Roman" w:cs="Times New Roman"/>
            <w:sz w:val="24"/>
            <w:szCs w:val="24"/>
          </w:rPr>
          <w:t xml:space="preserve"> evidence through its witnesses to prove that it is not an estate agent or that it is simply a land developer. Respondent should have an opportunity to rebut this evidence and also lead its own evidence. The absence of evidence from Property Book hampers this court’s ability to come to a conclusion based on the facts and evidence.</w:t>
        </w:r>
      </w:ins>
    </w:p>
    <w:p w14:paraId="3D8872AF" w14:textId="77777777" w:rsidR="00A83D42" w:rsidRDefault="00A83D42" w:rsidP="00A83D42">
      <w:pPr>
        <w:pStyle w:val="NoSpacing"/>
        <w:spacing w:line="360" w:lineRule="auto"/>
        <w:jc w:val="both"/>
        <w:rPr>
          <w:ins w:id="267" w:author="JSC" w:date="2026-09-25T21:05:00Z" w16du:dateUtc="2026-09-26T01:05:00Z"/>
          <w:rFonts w:ascii="Times New Roman" w:hAnsi="Times New Roman" w:cs="Times New Roman"/>
          <w:sz w:val="24"/>
          <w:szCs w:val="24"/>
        </w:rPr>
      </w:pPr>
      <w:ins w:id="268" w:author="JSC" w:date="2026-09-25T21:05:00Z" w16du:dateUtc="2026-09-26T01:05:00Z">
        <w:r>
          <w:rPr>
            <w:rFonts w:ascii="Times New Roman" w:hAnsi="Times New Roman" w:cs="Times New Roman"/>
            <w:sz w:val="24"/>
            <w:szCs w:val="24"/>
          </w:rPr>
          <w:tab/>
          <w:t>The applicant submitted that there are no disputes o</w:t>
        </w:r>
        <w:r w:rsidR="00470D9F">
          <w:rPr>
            <w:rFonts w:ascii="Times New Roman" w:hAnsi="Times New Roman" w:cs="Times New Roman"/>
            <w:sz w:val="24"/>
            <w:szCs w:val="24"/>
          </w:rPr>
          <w:t>f facts and that it is a red her</w:t>
        </w:r>
        <w:r>
          <w:rPr>
            <w:rFonts w:ascii="Times New Roman" w:hAnsi="Times New Roman" w:cs="Times New Roman"/>
            <w:sz w:val="24"/>
            <w:szCs w:val="24"/>
          </w:rPr>
          <w:t>ring. I disagree for the simple reason that in paragraph 2 of the Draft Order, applicant urges the court to find that the allegations by the first respondent are false and defamatory. The court is being asked to decide whether the applicant is an Estate Agent or Property Developer? Also the court is being as</w:t>
        </w:r>
        <w:r w:rsidR="00470D9F">
          <w:rPr>
            <w:rFonts w:ascii="Times New Roman" w:hAnsi="Times New Roman" w:cs="Times New Roman"/>
            <w:sz w:val="24"/>
            <w:szCs w:val="24"/>
          </w:rPr>
          <w:t>ked to decide whether applicant</w:t>
        </w:r>
        <w:r>
          <w:rPr>
            <w:rFonts w:ascii="Times New Roman" w:hAnsi="Times New Roman" w:cs="Times New Roman"/>
            <w:sz w:val="24"/>
            <w:szCs w:val="24"/>
          </w:rPr>
          <w:t xml:space="preserve"> was defamed or not. The parties have presented two contradictory versions. It is this dispute that cannot be resolved on the papers.</w:t>
        </w:r>
      </w:ins>
    </w:p>
    <w:p w14:paraId="36A474B9" w14:textId="77777777" w:rsidR="000B0DC5" w:rsidRDefault="00A83D42" w:rsidP="00A83D42">
      <w:pPr>
        <w:pStyle w:val="NoSpacing"/>
        <w:spacing w:line="360" w:lineRule="auto"/>
        <w:jc w:val="both"/>
        <w:rPr>
          <w:ins w:id="269" w:author="JSC" w:date="2026-09-25T21:05:00Z" w16du:dateUtc="2026-09-26T01:05:00Z"/>
          <w:rFonts w:ascii="Times New Roman" w:hAnsi="Times New Roman" w:cs="Times New Roman"/>
          <w:sz w:val="24"/>
          <w:szCs w:val="24"/>
        </w:rPr>
      </w:pPr>
      <w:ins w:id="270" w:author="JSC" w:date="2026-09-25T21:05:00Z" w16du:dateUtc="2026-09-26T01:05:00Z">
        <w:r>
          <w:rPr>
            <w:rFonts w:ascii="Times New Roman" w:hAnsi="Times New Roman" w:cs="Times New Roman"/>
            <w:sz w:val="24"/>
            <w:szCs w:val="24"/>
          </w:rPr>
          <w:tab/>
          <w:t>In my view, it cannot be said that this is a matter in which it can be said the applicant was aware of the material disputes of facts at the time it filed this application. For that reason, it is ordered that;</w:t>
        </w:r>
      </w:ins>
    </w:p>
    <w:p w14:paraId="5E1EAC2E" w14:textId="77777777" w:rsidR="00A83D42" w:rsidRDefault="00A83D42" w:rsidP="00A83D42">
      <w:pPr>
        <w:pStyle w:val="NoSpacing"/>
        <w:numPr>
          <w:ilvl w:val="0"/>
          <w:numId w:val="36"/>
        </w:numPr>
        <w:spacing w:line="360" w:lineRule="auto"/>
        <w:jc w:val="both"/>
        <w:rPr>
          <w:ins w:id="271" w:author="JSC" w:date="2026-09-25T21:05:00Z" w16du:dateUtc="2026-09-26T01:05:00Z"/>
          <w:rFonts w:ascii="Times New Roman" w:hAnsi="Times New Roman" w:cs="Times New Roman"/>
          <w:sz w:val="24"/>
          <w:szCs w:val="24"/>
        </w:rPr>
      </w:pPr>
      <w:ins w:id="272" w:author="JSC" w:date="2026-09-25T21:05:00Z" w16du:dateUtc="2026-09-26T01:05:00Z">
        <w:r>
          <w:rPr>
            <w:rFonts w:ascii="Times New Roman" w:hAnsi="Times New Roman" w:cs="Times New Roman"/>
            <w:sz w:val="24"/>
            <w:szCs w:val="24"/>
          </w:rPr>
          <w:t>The applicant be and is hereby directed to proceed by way of action procedure.</w:t>
        </w:r>
      </w:ins>
    </w:p>
    <w:p w14:paraId="59C04BC8" w14:textId="77777777" w:rsidR="00A83D42" w:rsidRDefault="00A83D42" w:rsidP="00A83D42">
      <w:pPr>
        <w:pStyle w:val="NoSpacing"/>
        <w:numPr>
          <w:ilvl w:val="0"/>
          <w:numId w:val="36"/>
        </w:numPr>
        <w:spacing w:line="360" w:lineRule="auto"/>
        <w:jc w:val="both"/>
        <w:rPr>
          <w:ins w:id="273" w:author="JSC" w:date="2026-09-25T21:05:00Z" w16du:dateUtc="2026-09-26T01:05:00Z"/>
          <w:rFonts w:ascii="Times New Roman" w:hAnsi="Times New Roman" w:cs="Times New Roman"/>
          <w:sz w:val="24"/>
          <w:szCs w:val="24"/>
        </w:rPr>
      </w:pPr>
      <w:ins w:id="274" w:author="JSC" w:date="2026-09-25T21:05:00Z" w16du:dateUtc="2026-09-26T01:05:00Z">
        <w:r>
          <w:rPr>
            <w:rFonts w:ascii="Times New Roman" w:hAnsi="Times New Roman" w:cs="Times New Roman"/>
            <w:sz w:val="24"/>
            <w:szCs w:val="24"/>
          </w:rPr>
          <w:t>The Founding Affidavit shall stand as the summons.</w:t>
        </w:r>
      </w:ins>
    </w:p>
    <w:p w14:paraId="41282726" w14:textId="77777777" w:rsidR="00A83D42" w:rsidRDefault="00A83D42" w:rsidP="00A83D42">
      <w:pPr>
        <w:pStyle w:val="NoSpacing"/>
        <w:numPr>
          <w:ilvl w:val="0"/>
          <w:numId w:val="36"/>
        </w:numPr>
        <w:spacing w:line="360" w:lineRule="auto"/>
        <w:jc w:val="both"/>
        <w:rPr>
          <w:ins w:id="275" w:author="JSC" w:date="2026-09-25T21:05:00Z" w16du:dateUtc="2026-09-26T01:05:00Z"/>
          <w:rFonts w:ascii="Times New Roman" w:hAnsi="Times New Roman" w:cs="Times New Roman"/>
          <w:sz w:val="24"/>
          <w:szCs w:val="24"/>
        </w:rPr>
      </w:pPr>
      <w:ins w:id="276" w:author="JSC" w:date="2026-09-25T21:05:00Z" w16du:dateUtc="2026-09-26T01:05:00Z">
        <w:r>
          <w:rPr>
            <w:rFonts w:ascii="Times New Roman" w:hAnsi="Times New Roman" w:cs="Times New Roman"/>
            <w:sz w:val="24"/>
            <w:szCs w:val="24"/>
          </w:rPr>
          <w:t>The N</w:t>
        </w:r>
        <w:r w:rsidR="000D166D">
          <w:rPr>
            <w:rFonts w:ascii="Times New Roman" w:hAnsi="Times New Roman" w:cs="Times New Roman"/>
            <w:sz w:val="24"/>
            <w:szCs w:val="24"/>
          </w:rPr>
          <w:t>otice of O</w:t>
        </w:r>
        <w:r>
          <w:rPr>
            <w:rFonts w:ascii="Times New Roman" w:hAnsi="Times New Roman" w:cs="Times New Roman"/>
            <w:sz w:val="24"/>
            <w:szCs w:val="24"/>
          </w:rPr>
          <w:t>pposition shall stand as the plea.</w:t>
        </w:r>
      </w:ins>
    </w:p>
    <w:p w14:paraId="3C72C16F" w14:textId="77777777" w:rsidR="00765A45" w:rsidRDefault="00765A45" w:rsidP="00765A45">
      <w:pPr>
        <w:pStyle w:val="NoSpacing"/>
        <w:spacing w:line="360" w:lineRule="auto"/>
        <w:jc w:val="both"/>
        <w:rPr>
          <w:ins w:id="277" w:author="JSC" w:date="2026-09-25T21:05:00Z" w16du:dateUtc="2026-09-26T01:05:00Z"/>
          <w:rFonts w:ascii="Times New Roman" w:hAnsi="Times New Roman" w:cs="Times New Roman"/>
          <w:sz w:val="24"/>
          <w:szCs w:val="24"/>
        </w:rPr>
      </w:pPr>
    </w:p>
    <w:p w14:paraId="197396FE" w14:textId="77777777" w:rsidR="00765A45" w:rsidRDefault="00765A45" w:rsidP="00765A45">
      <w:pPr>
        <w:pStyle w:val="NoSpacing"/>
        <w:spacing w:line="360" w:lineRule="auto"/>
        <w:jc w:val="both"/>
        <w:rPr>
          <w:ins w:id="278" w:author="JSC" w:date="2026-09-25T21:05:00Z" w16du:dateUtc="2026-09-26T01:05:00Z"/>
          <w:rFonts w:ascii="Times New Roman" w:hAnsi="Times New Roman" w:cs="Times New Roman"/>
          <w:sz w:val="24"/>
          <w:szCs w:val="24"/>
        </w:rPr>
      </w:pPr>
    </w:p>
    <w:p w14:paraId="027455AF" w14:textId="77777777" w:rsidR="00A83D42" w:rsidRDefault="00A83D42" w:rsidP="00A83D42">
      <w:pPr>
        <w:pStyle w:val="NoSpacing"/>
        <w:numPr>
          <w:ilvl w:val="0"/>
          <w:numId w:val="36"/>
        </w:numPr>
        <w:spacing w:line="360" w:lineRule="auto"/>
        <w:jc w:val="both"/>
        <w:rPr>
          <w:ins w:id="279" w:author="JSC" w:date="2026-09-25T21:05:00Z" w16du:dateUtc="2026-09-26T01:05:00Z"/>
          <w:rFonts w:ascii="Times New Roman" w:hAnsi="Times New Roman" w:cs="Times New Roman"/>
          <w:sz w:val="24"/>
          <w:szCs w:val="24"/>
        </w:rPr>
      </w:pPr>
      <w:ins w:id="280" w:author="JSC" w:date="2026-09-25T21:05:00Z" w16du:dateUtc="2026-09-26T01:05:00Z">
        <w:r>
          <w:rPr>
            <w:rFonts w:ascii="Times New Roman" w:hAnsi="Times New Roman" w:cs="Times New Roman"/>
            <w:sz w:val="24"/>
            <w:szCs w:val="24"/>
          </w:rPr>
          <w:t>Thereafter the trial shall proceed in terms of the rules of this court.</w:t>
        </w:r>
      </w:ins>
    </w:p>
    <w:p w14:paraId="4407D205" w14:textId="77777777" w:rsidR="00A83D42" w:rsidRDefault="00A83D42" w:rsidP="00A83D42">
      <w:pPr>
        <w:pStyle w:val="NoSpacing"/>
        <w:spacing w:line="360" w:lineRule="auto"/>
        <w:jc w:val="both"/>
        <w:rPr>
          <w:ins w:id="281" w:author="JSC" w:date="2026-09-25T21:05:00Z" w16du:dateUtc="2026-09-26T01:05:00Z"/>
          <w:rFonts w:ascii="Times New Roman" w:hAnsi="Times New Roman" w:cs="Times New Roman"/>
          <w:sz w:val="24"/>
          <w:szCs w:val="24"/>
        </w:rPr>
      </w:pPr>
    </w:p>
    <w:p w14:paraId="7B10F38A" w14:textId="77777777" w:rsidR="000D166D" w:rsidRDefault="000D166D" w:rsidP="00A83D42">
      <w:pPr>
        <w:pStyle w:val="NoSpacing"/>
        <w:spacing w:line="360" w:lineRule="auto"/>
        <w:jc w:val="both"/>
        <w:rPr>
          <w:ins w:id="282" w:author="JSC" w:date="2026-09-25T21:05:00Z" w16du:dateUtc="2026-09-26T01:05:00Z"/>
          <w:rFonts w:ascii="Times New Roman" w:hAnsi="Times New Roman" w:cs="Times New Roman"/>
          <w:sz w:val="24"/>
          <w:szCs w:val="24"/>
        </w:rPr>
      </w:pPr>
    </w:p>
    <w:p w14:paraId="545BF14A" w14:textId="77777777" w:rsidR="00A83D42" w:rsidRDefault="00A83D42" w:rsidP="000D166D">
      <w:pPr>
        <w:pStyle w:val="NoSpacing"/>
        <w:spacing w:after="240"/>
        <w:jc w:val="both"/>
        <w:rPr>
          <w:ins w:id="283" w:author="JSC" w:date="2026-09-25T21:05:00Z" w16du:dateUtc="2026-09-26T01:05:00Z"/>
          <w:rFonts w:ascii="Times New Roman" w:hAnsi="Times New Roman" w:cs="Times New Roman"/>
          <w:sz w:val="24"/>
          <w:szCs w:val="24"/>
        </w:rPr>
      </w:pPr>
      <w:ins w:id="284" w:author="JSC" w:date="2026-09-25T21:05:00Z" w16du:dateUtc="2026-09-26T01:05:00Z">
        <w:r w:rsidRPr="000D166D">
          <w:rPr>
            <w:rFonts w:ascii="Times New Roman" w:hAnsi="Times New Roman" w:cs="Times New Roman"/>
            <w:b/>
            <w:smallCaps/>
            <w:sz w:val="24"/>
            <w:szCs w:val="24"/>
          </w:rPr>
          <w:t>Takuva J</w:t>
        </w:r>
        <w:r>
          <w:rPr>
            <w:rFonts w:ascii="Times New Roman" w:hAnsi="Times New Roman" w:cs="Times New Roman"/>
            <w:sz w:val="24"/>
            <w:szCs w:val="24"/>
          </w:rPr>
          <w:t>: ……………………………………………..</w:t>
        </w:r>
      </w:ins>
    </w:p>
    <w:p w14:paraId="66447CF8" w14:textId="77777777" w:rsidR="00A83D42" w:rsidRDefault="0091644A" w:rsidP="0091644A">
      <w:pPr>
        <w:pStyle w:val="NoSpacing"/>
        <w:jc w:val="both"/>
        <w:rPr>
          <w:ins w:id="285" w:author="JSC" w:date="2026-09-25T21:05:00Z" w16du:dateUtc="2026-09-26T01:05:00Z"/>
          <w:rFonts w:ascii="Times New Roman" w:hAnsi="Times New Roman" w:cs="Times New Roman"/>
          <w:sz w:val="24"/>
          <w:szCs w:val="24"/>
        </w:rPr>
      </w:pPr>
      <w:ins w:id="286" w:author="JSC" w:date="2026-09-25T21:05:00Z" w16du:dateUtc="2026-09-26T01:05:00Z">
        <w:r w:rsidRPr="0091644A">
          <w:rPr>
            <w:rFonts w:ascii="Times New Roman" w:hAnsi="Times New Roman" w:cs="Times New Roman"/>
            <w:i/>
            <w:sz w:val="24"/>
            <w:szCs w:val="24"/>
          </w:rPr>
          <w:t>Kantor &amp; Immerman Legal Practitioners</w:t>
        </w:r>
        <w:r w:rsidR="000D166D">
          <w:rPr>
            <w:rFonts w:ascii="Times New Roman" w:hAnsi="Times New Roman" w:cs="Times New Roman"/>
            <w:sz w:val="24"/>
            <w:szCs w:val="24"/>
          </w:rPr>
          <w:t>, applicant’s legal practitioners</w:t>
        </w:r>
      </w:ins>
    </w:p>
    <w:p w14:paraId="342A55C5" w14:textId="77777777" w:rsidR="00B875AB" w:rsidRPr="00B875AB" w:rsidRDefault="0091644A" w:rsidP="00D04CF8">
      <w:pPr>
        <w:rPr>
          <w:del w:id="287" w:author="JSC" w:date="2026-09-25T21:05:00Z" w16du:dateUtc="2026-09-26T01:05:00Z"/>
          <w:rFonts w:cs="Times New Roman"/>
          <w:lang w:val="en-US"/>
        </w:rPr>
      </w:pPr>
      <w:ins w:id="288" w:author="JSC" w:date="2026-09-25T21:05:00Z" w16du:dateUtc="2026-09-26T01:05:00Z">
        <w:r w:rsidRPr="0091644A">
          <w:rPr>
            <w:rFonts w:ascii="Times New Roman" w:hAnsi="Times New Roman" w:cs="Times New Roman"/>
            <w:i/>
            <w:szCs w:val="24"/>
          </w:rPr>
          <w:t>Chihambakwe, Mutizwa &amp; Partners</w:t>
        </w:r>
        <w:r w:rsidR="000D166D">
          <w:rPr>
            <w:rFonts w:ascii="Times New Roman" w:hAnsi="Times New Roman" w:cs="Times New Roman"/>
            <w:szCs w:val="24"/>
          </w:rPr>
          <w:t>, first respondent’s legal practitioners</w:t>
        </w:r>
      </w:ins>
      <w:del w:id="289" w:author="JSC" w:date="2026-09-25T21:05:00Z" w16du:dateUtc="2026-09-26T01:05:00Z">
        <w:r w:rsidR="00B875AB" w:rsidRPr="00B875AB">
          <w:rPr>
            <w:rFonts w:cs="Times New Roman"/>
            <w:lang w:val="en-US"/>
          </w:rPr>
          <w:delText xml:space="preserve"> </w:delText>
        </w:r>
      </w:del>
    </w:p>
    <w:p w14:paraId="57292355" w14:textId="77777777" w:rsidR="00B875AB" w:rsidRPr="00B875AB" w:rsidRDefault="00B875AB" w:rsidP="00D04CF8">
      <w:pPr>
        <w:rPr>
          <w:del w:id="290" w:author="JSC" w:date="2026-09-25T21:05:00Z" w16du:dateUtc="2026-09-26T01:05:00Z"/>
          <w:rFonts w:cs="Times New Roman"/>
          <w:lang w:val="en-US"/>
        </w:rPr>
      </w:pPr>
    </w:p>
    <w:p w14:paraId="603D59A1" w14:textId="77777777" w:rsidR="00B875AB" w:rsidRPr="00B875AB" w:rsidRDefault="00B875AB" w:rsidP="00D04CF8">
      <w:pPr>
        <w:rPr>
          <w:del w:id="291" w:author="JSC" w:date="2026-09-25T21:05:00Z" w16du:dateUtc="2026-09-26T01:05:00Z"/>
          <w:rFonts w:cs="Times New Roman"/>
          <w:lang w:val="en-US"/>
        </w:rPr>
      </w:pPr>
      <w:del w:id="292" w:author="JSC" w:date="2026-09-25T21:05:00Z" w16du:dateUtc="2026-09-26T01:05:00Z">
        <w:r w:rsidRPr="00B875AB">
          <w:rPr>
            <w:rFonts w:cs="Times New Roman"/>
            <w:lang w:val="en-US"/>
          </w:rPr>
          <w:delText xml:space="preserve">REPUBLIC OF KENYA </w:delText>
        </w:r>
      </w:del>
    </w:p>
    <w:p w14:paraId="6CF05C72" w14:textId="77777777" w:rsidR="00B875AB" w:rsidRDefault="00B875AB" w:rsidP="00D04CF8">
      <w:pPr>
        <w:rPr>
          <w:del w:id="293" w:author="JSC" w:date="2026-09-25T21:05:00Z" w16du:dateUtc="2026-09-26T01:05:00Z"/>
          <w:rFonts w:cs="Times New Roman"/>
          <w:lang w:val="en-US"/>
        </w:rPr>
      </w:pPr>
    </w:p>
    <w:p w14:paraId="5C178057" w14:textId="77777777" w:rsidR="00B875AB" w:rsidRPr="00B875AB" w:rsidRDefault="00B875AB" w:rsidP="00D04CF8">
      <w:pPr>
        <w:rPr>
          <w:del w:id="294" w:author="JSC" w:date="2026-09-25T21:05:00Z" w16du:dateUtc="2026-09-26T01:05:00Z"/>
          <w:rFonts w:cs="Times New Roman"/>
          <w:lang w:val="en-US"/>
        </w:rPr>
      </w:pPr>
      <w:del w:id="295" w:author="JSC" w:date="2026-09-25T21:05:00Z" w16du:dateUtc="2026-09-26T01:05:00Z">
        <w:r w:rsidRPr="00B875AB">
          <w:rPr>
            <w:rFonts w:cs="Times New Roman"/>
            <w:lang w:val="en-US"/>
          </w:rPr>
          <w:delText>after deliberation,</w:delText>
        </w:r>
      </w:del>
    </w:p>
    <w:p w14:paraId="0CA37E6C" w14:textId="7E53F10F" w:rsidR="00B875AB" w:rsidRPr="00B875AB" w:rsidRDefault="00B875AB" w:rsidP="00D04CF8">
      <w:pPr>
        <w:rPr>
          <w:del w:id="296" w:author="JSC" w:date="2026-09-25T21:05:00Z" w16du:dateUtc="2026-09-26T01:05:00Z"/>
          <w:rFonts w:cs="Times New Roman"/>
          <w:i/>
          <w:lang w:val="en-US"/>
        </w:rPr>
      </w:pPr>
      <w:del w:id="297" w:author="JSC" w:date="2026-09-25T21:05:00Z" w16du:dateUtc="2026-09-26T01:05:00Z">
        <w:r w:rsidRPr="00B875AB">
          <w:rPr>
            <w:rFonts w:cs="Times New Roman"/>
            <w:i/>
            <w:lang w:val="en-US"/>
          </w:rPr>
          <w:delText xml:space="preserve">renders the following </w:delText>
        </w:r>
        <w:r w:rsidR="008244B2">
          <w:rPr>
            <w:rFonts w:cs="Times New Roman"/>
            <w:i/>
            <w:lang w:val="en-US"/>
          </w:rPr>
          <w:delText>Order</w:delText>
        </w:r>
        <w:r w:rsidR="00535879">
          <w:rPr>
            <w:rFonts w:cs="Times New Roman"/>
            <w:i/>
            <w:lang w:val="en-US"/>
          </w:rPr>
          <w:delText>:</w:delText>
        </w:r>
        <w:r w:rsidRPr="00B875AB">
          <w:rPr>
            <w:rFonts w:cs="Times New Roman"/>
            <w:i/>
            <w:lang w:val="en-US"/>
          </w:rPr>
          <w:delText xml:space="preserve"> </w:delText>
        </w:r>
      </w:del>
    </w:p>
    <w:p w14:paraId="7735AF87" w14:textId="77777777" w:rsidR="00B875AB" w:rsidRDefault="00B875AB" w:rsidP="00D04CF8">
      <w:pPr>
        <w:rPr>
          <w:del w:id="298" w:author="JSC" w:date="2026-09-25T21:05:00Z" w16du:dateUtc="2026-09-26T01:05:00Z"/>
          <w:rFonts w:cs="Times New Roman"/>
          <w:sz w:val="28"/>
          <w:szCs w:val="28"/>
        </w:rPr>
      </w:pPr>
    </w:p>
    <w:p w14:paraId="4348E630" w14:textId="031D8AAF" w:rsidR="00492910" w:rsidRPr="00DE514A" w:rsidRDefault="00845134" w:rsidP="00D04CF8">
      <w:pPr>
        <w:rPr>
          <w:del w:id="299" w:author="JSC" w:date="2026-09-25T21:05:00Z" w16du:dateUtc="2026-09-26T01:05:00Z"/>
          <w:b/>
        </w:rPr>
      </w:pPr>
      <w:bookmarkStart w:id="300" w:name="_Toc13051999"/>
      <w:del w:id="301" w:author="JSC" w:date="2026-09-25T21:05:00Z" w16du:dateUtc="2026-09-26T01:05:00Z">
        <w:r w:rsidRPr="00DE514A">
          <w:rPr>
            <w:b/>
          </w:rPr>
          <w:delText>I.</w:delText>
        </w:r>
        <w:r w:rsidRPr="00DE514A">
          <w:rPr>
            <w:b/>
          </w:rPr>
          <w:tab/>
        </w:r>
        <w:r w:rsidR="00492910" w:rsidRPr="00DE514A">
          <w:rPr>
            <w:b/>
          </w:rPr>
          <w:delText>BRIEF BACKGOUND</w:delText>
        </w:r>
        <w:bookmarkEnd w:id="300"/>
      </w:del>
    </w:p>
    <w:p w14:paraId="5EB38771" w14:textId="77777777" w:rsidR="00471A5C" w:rsidRDefault="00471A5C" w:rsidP="00D04CF8">
      <w:pPr>
        <w:rPr>
          <w:del w:id="302" w:author="JSC" w:date="2026-09-25T21:05:00Z" w16du:dateUtc="2026-09-26T01:05:00Z"/>
          <w:rFonts w:cs="Times New Roman"/>
        </w:rPr>
      </w:pPr>
    </w:p>
    <w:p w14:paraId="2ED52919" w14:textId="57C030D0" w:rsidR="002064DB" w:rsidRPr="00845134" w:rsidRDefault="00845134" w:rsidP="00D04CF8">
      <w:pPr>
        <w:rPr>
          <w:del w:id="303" w:author="JSC" w:date="2026-09-25T21:05:00Z" w16du:dateUtc="2026-09-26T01:05:00Z"/>
          <w:rFonts w:cs="Times New Roman"/>
        </w:rPr>
      </w:pPr>
      <w:del w:id="304" w:author="JSC" w:date="2026-09-25T21:05:00Z" w16du:dateUtc="2026-09-26T01:05:00Z">
        <w:r w:rsidRPr="007D5F77">
          <w:rPr>
            <w:rFonts w:cs="Times New Roman"/>
          </w:rPr>
          <w:delText>1.</w:delText>
        </w:r>
        <w:r w:rsidRPr="007D5F77">
          <w:rPr>
            <w:rFonts w:cs="Times New Roman"/>
          </w:rPr>
          <w:tab/>
        </w:r>
        <w:r w:rsidR="00B875AB" w:rsidRPr="00845134">
          <w:rPr>
            <w:rFonts w:cs="Times New Roman"/>
          </w:rPr>
          <w:delText>On 26 May 2017</w:delText>
        </w:r>
        <w:r w:rsidR="00BF116F" w:rsidRPr="00845134">
          <w:rPr>
            <w:rFonts w:cs="Times New Roman"/>
          </w:rPr>
          <w:delText>,</w:delText>
        </w:r>
        <w:r w:rsidR="00B875AB" w:rsidRPr="00845134">
          <w:rPr>
            <w:rFonts w:cs="Times New Roman"/>
          </w:rPr>
          <w:delText xml:space="preserve"> the Court delivered its </w:delText>
        </w:r>
        <w:r w:rsidR="00DF7811" w:rsidRPr="00845134">
          <w:rPr>
            <w:rFonts w:cs="Times New Roman"/>
          </w:rPr>
          <w:delText xml:space="preserve">judgment on merits in an Application filed by the African Commission on Human and Peoples’ Rights (hereinafter </w:delText>
        </w:r>
        <w:r w:rsidR="008244B2" w:rsidRPr="00845134">
          <w:rPr>
            <w:rFonts w:cs="Times New Roman"/>
          </w:rPr>
          <w:delText xml:space="preserve">referred to as </w:delText>
        </w:r>
        <w:r w:rsidR="00DF7811" w:rsidRPr="00845134">
          <w:rPr>
            <w:rFonts w:cs="Times New Roman"/>
          </w:rPr>
          <w:delText xml:space="preserve">“the </w:delText>
        </w:r>
        <w:r w:rsidR="002064DB" w:rsidRPr="00845134">
          <w:rPr>
            <w:rFonts w:cs="Times New Roman"/>
          </w:rPr>
          <w:delText>Commission</w:delText>
        </w:r>
        <w:r w:rsidR="00DF7811" w:rsidRPr="00845134">
          <w:rPr>
            <w:rFonts w:cs="Times New Roman"/>
          </w:rPr>
          <w:delText>”) against the Republic of Kenya (hereinafter referred to as “the Respondent</w:delText>
        </w:r>
        <w:r w:rsidR="00431D3D" w:rsidRPr="00845134">
          <w:rPr>
            <w:rFonts w:cs="Times New Roman"/>
          </w:rPr>
          <w:delText xml:space="preserve"> State</w:delText>
        </w:r>
        <w:r w:rsidR="00DF7811" w:rsidRPr="00845134">
          <w:rPr>
            <w:rFonts w:cs="Times New Roman"/>
          </w:rPr>
          <w:delText xml:space="preserve">”). </w:delText>
        </w:r>
        <w:r w:rsidR="003669C4" w:rsidRPr="00845134">
          <w:rPr>
            <w:rFonts w:cs="Times New Roman"/>
          </w:rPr>
          <w:delText>In its judgment</w:delText>
        </w:r>
        <w:r w:rsidR="00A45724" w:rsidRPr="00845134">
          <w:rPr>
            <w:rFonts w:cs="Times New Roman"/>
          </w:rPr>
          <w:delText>,</w:delText>
        </w:r>
        <w:r w:rsidR="003669C4" w:rsidRPr="00845134">
          <w:rPr>
            <w:rFonts w:cs="Times New Roman"/>
          </w:rPr>
          <w:delText xml:space="preserve"> the Court found that the Respondent State had violated</w:delText>
        </w:r>
        <w:r w:rsidR="00A45724" w:rsidRPr="00845134">
          <w:rPr>
            <w:rFonts w:cs="Times New Roman"/>
          </w:rPr>
          <w:delText xml:space="preserve"> Articles 1, 2, 8, 14, 17(2) and (3), 21 and 22</w:delText>
        </w:r>
        <w:r w:rsidR="007305B6" w:rsidRPr="00845134">
          <w:rPr>
            <w:rFonts w:cs="Times New Roman"/>
          </w:rPr>
          <w:delText xml:space="preserve"> of the African Charter on Human and Peoples’ Rights (hereinafter referred to as “the Charter”)</w:delText>
        </w:r>
        <w:r w:rsidR="00A45724" w:rsidRPr="00845134">
          <w:rPr>
            <w:rFonts w:cs="Times New Roman"/>
          </w:rPr>
          <w:delText xml:space="preserve"> in its relations with the Ogiek </w:delText>
        </w:r>
        <w:r w:rsidR="009216E3" w:rsidRPr="00845134">
          <w:rPr>
            <w:rFonts w:cs="Times New Roman"/>
          </w:rPr>
          <w:delText>C</w:delText>
        </w:r>
        <w:r w:rsidR="00A45724" w:rsidRPr="00845134">
          <w:rPr>
            <w:rFonts w:cs="Times New Roman"/>
          </w:rPr>
          <w:delText>ommunity of the Greater Mau Forest.</w:delText>
        </w:r>
      </w:del>
    </w:p>
    <w:p w14:paraId="7BD07571" w14:textId="77777777" w:rsidR="00A45724" w:rsidRPr="007F162A" w:rsidRDefault="00A45724" w:rsidP="00D04CF8">
      <w:pPr>
        <w:rPr>
          <w:del w:id="305" w:author="JSC" w:date="2026-09-25T21:05:00Z" w16du:dateUtc="2026-09-26T01:05:00Z"/>
          <w:rFonts w:cs="Times New Roman"/>
        </w:rPr>
      </w:pPr>
    </w:p>
    <w:p w14:paraId="285FE93F" w14:textId="39709CFC" w:rsidR="00492910" w:rsidRPr="00845134" w:rsidRDefault="00845134" w:rsidP="00D04CF8">
      <w:pPr>
        <w:rPr>
          <w:del w:id="306" w:author="JSC" w:date="2026-09-25T21:05:00Z" w16du:dateUtc="2026-09-26T01:05:00Z"/>
          <w:rFonts w:cs="Times New Roman"/>
        </w:rPr>
      </w:pPr>
      <w:del w:id="307" w:author="JSC" w:date="2026-09-25T21:05:00Z" w16du:dateUtc="2026-09-26T01:05:00Z">
        <w:r w:rsidRPr="007D5F77">
          <w:rPr>
            <w:rFonts w:cs="Times New Roman"/>
          </w:rPr>
          <w:delText>2.</w:delText>
        </w:r>
        <w:r w:rsidRPr="007D5F77">
          <w:rPr>
            <w:rFonts w:cs="Times New Roman"/>
          </w:rPr>
          <w:tab/>
        </w:r>
        <w:r w:rsidR="00DF7811" w:rsidRPr="00845134">
          <w:rPr>
            <w:rFonts w:cs="Times New Roman"/>
          </w:rPr>
          <w:delText>The Court reserved its determination on reparations while permitting the parties to file submissions on reparations.</w:delText>
        </w:r>
        <w:r w:rsidR="00431D3D" w:rsidRPr="00845134">
          <w:rPr>
            <w:rFonts w:cs="Times New Roman"/>
          </w:rPr>
          <w:delText xml:space="preserve"> </w:delText>
        </w:r>
        <w:r w:rsidR="008244B2" w:rsidRPr="00845134">
          <w:rPr>
            <w:rFonts w:cs="Times New Roman"/>
          </w:rPr>
          <w:delText>The</w:delText>
        </w:r>
        <w:r w:rsidR="00431D3D" w:rsidRPr="00845134">
          <w:rPr>
            <w:rFonts w:cs="Times New Roman"/>
          </w:rPr>
          <w:delText xml:space="preserve"> parties </w:delText>
        </w:r>
        <w:r w:rsidR="00BF116F" w:rsidRPr="00845134">
          <w:rPr>
            <w:rFonts w:cs="Times New Roman"/>
          </w:rPr>
          <w:delText xml:space="preserve">have </w:delText>
        </w:r>
        <w:r w:rsidR="00431D3D" w:rsidRPr="00845134">
          <w:rPr>
            <w:rFonts w:cs="Times New Roman"/>
          </w:rPr>
          <w:delText>filed their submissions on reparations and pleadings were closed on 20 September 2018.</w:delText>
        </w:r>
        <w:r w:rsidR="007372E2" w:rsidRPr="00845134">
          <w:rPr>
            <w:rFonts w:cs="Times New Roman"/>
          </w:rPr>
          <w:delText xml:space="preserve"> The matter is currently under deliberation by the Court.</w:delText>
        </w:r>
      </w:del>
    </w:p>
    <w:p w14:paraId="0283DEA5" w14:textId="77777777" w:rsidR="00145DA7" w:rsidRDefault="00145DA7" w:rsidP="00D04CF8">
      <w:pPr>
        <w:rPr>
          <w:del w:id="308" w:author="JSC" w:date="2026-09-25T21:05:00Z" w16du:dateUtc="2026-09-26T01:05:00Z"/>
          <w:rFonts w:cs="Times New Roman"/>
        </w:rPr>
      </w:pPr>
    </w:p>
    <w:p w14:paraId="180121BB" w14:textId="2E72DA1D" w:rsidR="00DF7811" w:rsidRPr="00845134" w:rsidRDefault="00845134" w:rsidP="00D04CF8">
      <w:pPr>
        <w:rPr>
          <w:del w:id="309" w:author="JSC" w:date="2026-09-25T21:05:00Z" w16du:dateUtc="2026-09-26T01:05:00Z"/>
          <w:rFonts w:cs="Times New Roman"/>
        </w:rPr>
      </w:pPr>
      <w:del w:id="310" w:author="JSC" w:date="2026-09-25T21:05:00Z" w16du:dateUtc="2026-09-26T01:05:00Z">
        <w:r w:rsidRPr="007D5F77">
          <w:rPr>
            <w:rFonts w:cs="Times New Roman"/>
          </w:rPr>
          <w:delText>3.</w:delText>
        </w:r>
        <w:r w:rsidRPr="007D5F77">
          <w:rPr>
            <w:rFonts w:cs="Times New Roman"/>
          </w:rPr>
          <w:tab/>
        </w:r>
        <w:r w:rsidR="00DF7811" w:rsidRPr="00845134">
          <w:rPr>
            <w:rFonts w:cs="Times New Roman"/>
          </w:rPr>
          <w:delText xml:space="preserve"> </w:delText>
        </w:r>
        <w:r w:rsidR="00145DA7" w:rsidRPr="00845134">
          <w:rPr>
            <w:rFonts w:cs="Times New Roman"/>
          </w:rPr>
          <w:delText>On 16 April 2019</w:delText>
        </w:r>
        <w:r w:rsidR="00431D3D" w:rsidRPr="00845134">
          <w:rPr>
            <w:rFonts w:cs="Times New Roman"/>
          </w:rPr>
          <w:delText>,</w:delText>
        </w:r>
        <w:r w:rsidR="00145DA7" w:rsidRPr="00845134">
          <w:rPr>
            <w:rFonts w:cs="Times New Roman"/>
          </w:rPr>
          <w:delText xml:space="preserve"> the Court received two </w:delText>
        </w:r>
        <w:r w:rsidR="00431D3D" w:rsidRPr="00845134">
          <w:rPr>
            <w:rFonts w:cs="Times New Roman"/>
          </w:rPr>
          <w:delText>A</w:delText>
        </w:r>
        <w:r w:rsidR="00145DA7" w:rsidRPr="00845134">
          <w:rPr>
            <w:rFonts w:cs="Times New Roman"/>
          </w:rPr>
          <w:delText>pplications</w:delText>
        </w:r>
        <w:r w:rsidR="00F852E4" w:rsidRPr="00845134">
          <w:rPr>
            <w:rFonts w:cs="Times New Roman"/>
          </w:rPr>
          <w:delText>:</w:delText>
        </w:r>
        <w:r w:rsidR="00145DA7" w:rsidRPr="00845134">
          <w:rPr>
            <w:rFonts w:cs="Times New Roman"/>
          </w:rPr>
          <w:delText xml:space="preserve"> </w:delText>
        </w:r>
        <w:r w:rsidR="00F852E4" w:rsidRPr="00845134">
          <w:rPr>
            <w:rFonts w:cs="Times New Roman"/>
          </w:rPr>
          <w:delText>t</w:delText>
        </w:r>
        <w:r w:rsidR="00145DA7" w:rsidRPr="00845134">
          <w:rPr>
            <w:rFonts w:cs="Times New Roman"/>
          </w:rPr>
          <w:delText>he first Application was filed by Wilson Barngetuny Koimet and 119 others</w:delText>
        </w:r>
        <w:r w:rsidR="008244B2" w:rsidRPr="00845134">
          <w:rPr>
            <w:rFonts w:cs="Times New Roman"/>
          </w:rPr>
          <w:delText>,</w:delText>
        </w:r>
        <w:r w:rsidR="00145DA7" w:rsidRPr="00845134">
          <w:rPr>
            <w:rFonts w:cs="Times New Roman"/>
          </w:rPr>
          <w:delText xml:space="preserve"> being residents of Amalo, Ambusket and Cheptuech in the Respondent State</w:delText>
        </w:r>
        <w:r w:rsidR="00F852E4" w:rsidRPr="00845134">
          <w:rPr>
            <w:rFonts w:cs="Times New Roman"/>
          </w:rPr>
          <w:delText xml:space="preserve"> </w:delText>
        </w:r>
        <w:r w:rsidR="00CA7167" w:rsidRPr="00845134">
          <w:rPr>
            <w:rFonts w:cs="Times New Roman"/>
          </w:rPr>
          <w:delText>and the</w:delText>
        </w:r>
        <w:r w:rsidR="00145DA7" w:rsidRPr="00845134">
          <w:rPr>
            <w:rFonts w:cs="Times New Roman"/>
          </w:rPr>
          <w:delText xml:space="preserve"> second Application was filed by Peter Kibiegon Rono and 1300 others</w:delText>
        </w:r>
        <w:r w:rsidR="008244B2" w:rsidRPr="00845134">
          <w:rPr>
            <w:rFonts w:cs="Times New Roman"/>
          </w:rPr>
          <w:delText>,</w:delText>
        </w:r>
        <w:r w:rsidR="00145DA7" w:rsidRPr="00845134">
          <w:rPr>
            <w:rFonts w:cs="Times New Roman"/>
          </w:rPr>
          <w:delText xml:space="preserve"> being residents of Sigotik, Nessuit, Ngongongeri, Kapsita and Marioshoni also being locations within the Respondent State.</w:delText>
        </w:r>
        <w:r w:rsidR="003E78A5" w:rsidRPr="00845134">
          <w:rPr>
            <w:rFonts w:cs="Times New Roman"/>
          </w:rPr>
          <w:delText xml:space="preserve"> (hereinafter these individuals will collectively be referred to as “the Applicants”).</w:delText>
        </w:r>
      </w:del>
    </w:p>
    <w:p w14:paraId="0A469931" w14:textId="6CC33550" w:rsidR="007372E2" w:rsidRPr="00845134" w:rsidRDefault="00845134" w:rsidP="00D04CF8">
      <w:pPr>
        <w:rPr>
          <w:del w:id="311" w:author="JSC" w:date="2026-09-25T21:05:00Z" w16du:dateUtc="2026-09-26T01:05:00Z"/>
          <w:rFonts w:cs="Times New Roman"/>
        </w:rPr>
      </w:pPr>
      <w:del w:id="312" w:author="JSC" w:date="2026-09-25T21:05:00Z" w16du:dateUtc="2026-09-26T01:05:00Z">
        <w:r w:rsidRPr="007D5F77">
          <w:rPr>
            <w:rFonts w:cs="Times New Roman"/>
          </w:rPr>
          <w:delText>4.</w:delText>
        </w:r>
        <w:r w:rsidRPr="007D5F77">
          <w:rPr>
            <w:rFonts w:cs="Times New Roman"/>
          </w:rPr>
          <w:tab/>
        </w:r>
        <w:r w:rsidR="007372E2" w:rsidRPr="00845134">
          <w:rPr>
            <w:rFonts w:cs="Times New Roman"/>
          </w:rPr>
          <w:delText>Given that the two Applications deal with the same subject matter and are requesting similar reliefs</w:delText>
        </w:r>
        <w:r w:rsidR="0074296C" w:rsidRPr="00845134">
          <w:rPr>
            <w:rFonts w:cs="Times New Roman"/>
          </w:rPr>
          <w:delText>, to wit</w:delText>
        </w:r>
        <w:r w:rsidR="00012039" w:rsidRPr="00845134">
          <w:rPr>
            <w:rFonts w:cs="Times New Roman"/>
          </w:rPr>
          <w:delText>,</w:delText>
        </w:r>
        <w:r w:rsidR="0074296C" w:rsidRPr="00845134">
          <w:rPr>
            <w:rFonts w:cs="Times New Roman"/>
          </w:rPr>
          <w:delText xml:space="preserve"> whether the Applicants can be allowed to intervene in the present case</w:delText>
        </w:r>
        <w:r w:rsidR="007372E2" w:rsidRPr="00845134">
          <w:rPr>
            <w:rFonts w:cs="Times New Roman"/>
          </w:rPr>
          <w:delText>, the Court holds that it will deal with both Applications at the same time.</w:delText>
        </w:r>
      </w:del>
    </w:p>
    <w:p w14:paraId="7E77C8D7" w14:textId="77777777" w:rsidR="00492910" w:rsidRPr="003E1FFD" w:rsidRDefault="00492910" w:rsidP="00D04CF8">
      <w:pPr>
        <w:rPr>
          <w:del w:id="313" w:author="JSC" w:date="2026-09-25T21:05:00Z" w16du:dateUtc="2026-09-26T01:05:00Z"/>
          <w:rFonts w:cs="Times New Roman"/>
        </w:rPr>
      </w:pPr>
    </w:p>
    <w:p w14:paraId="5460E301" w14:textId="36EF0EC4" w:rsidR="00492910" w:rsidRPr="00DE514A" w:rsidRDefault="00845134" w:rsidP="00D04CF8">
      <w:pPr>
        <w:rPr>
          <w:del w:id="314" w:author="JSC" w:date="2026-09-25T21:05:00Z" w16du:dateUtc="2026-09-26T01:05:00Z"/>
          <w:b/>
        </w:rPr>
      </w:pPr>
      <w:bookmarkStart w:id="315" w:name="_Toc13052000"/>
      <w:del w:id="316" w:author="JSC" w:date="2026-09-25T21:05:00Z" w16du:dateUtc="2026-09-26T01:05:00Z">
        <w:r w:rsidRPr="00DE514A">
          <w:rPr>
            <w:b/>
          </w:rPr>
          <w:delText>II.</w:delText>
        </w:r>
        <w:r w:rsidRPr="00DE514A">
          <w:rPr>
            <w:b/>
          </w:rPr>
          <w:tab/>
        </w:r>
        <w:r w:rsidR="00492910" w:rsidRPr="00DE514A">
          <w:rPr>
            <w:b/>
          </w:rPr>
          <w:delText>SUBJECT MATTER OF THE APPLICATION</w:delText>
        </w:r>
        <w:r w:rsidR="00A329E9">
          <w:rPr>
            <w:b/>
          </w:rPr>
          <w:delText>S</w:delText>
        </w:r>
        <w:bookmarkEnd w:id="315"/>
      </w:del>
    </w:p>
    <w:p w14:paraId="23F183CB" w14:textId="77777777" w:rsidR="00354E51" w:rsidRDefault="00354E51" w:rsidP="00D04CF8">
      <w:pPr>
        <w:rPr>
          <w:del w:id="317" w:author="JSC" w:date="2026-09-25T21:05:00Z" w16du:dateUtc="2026-09-26T01:05:00Z"/>
          <w:rFonts w:cs="Times New Roman"/>
        </w:rPr>
      </w:pPr>
    </w:p>
    <w:p w14:paraId="0359C1D7" w14:textId="6420E762" w:rsidR="00492910" w:rsidRPr="00DE514A" w:rsidRDefault="00845134" w:rsidP="00D04CF8">
      <w:pPr>
        <w:rPr>
          <w:del w:id="318" w:author="JSC" w:date="2026-09-25T21:05:00Z" w16du:dateUtc="2026-09-26T01:05:00Z"/>
          <w:b/>
        </w:rPr>
      </w:pPr>
      <w:bookmarkStart w:id="319" w:name="_Toc13052001"/>
      <w:del w:id="320" w:author="JSC" w:date="2026-09-25T21:05:00Z" w16du:dateUtc="2026-09-26T01:05:00Z">
        <w:r w:rsidRPr="00DE514A">
          <w:rPr>
            <w:b/>
          </w:rPr>
          <w:delText>A.</w:delText>
        </w:r>
        <w:r w:rsidRPr="00DE514A">
          <w:rPr>
            <w:b/>
          </w:rPr>
          <w:tab/>
        </w:r>
        <w:r w:rsidR="00492910" w:rsidRPr="00DE514A">
          <w:rPr>
            <w:b/>
          </w:rPr>
          <w:delText>Facts of the matter</w:delText>
        </w:r>
        <w:bookmarkEnd w:id="319"/>
      </w:del>
    </w:p>
    <w:p w14:paraId="08F5D1AF" w14:textId="77777777" w:rsidR="00105280" w:rsidRDefault="00105280" w:rsidP="00D04CF8">
      <w:pPr>
        <w:rPr>
          <w:del w:id="321" w:author="JSC" w:date="2026-09-25T21:05:00Z" w16du:dateUtc="2026-09-26T01:05:00Z"/>
          <w:rFonts w:cs="Times New Roman"/>
        </w:rPr>
      </w:pPr>
    </w:p>
    <w:p w14:paraId="5979E224" w14:textId="3A7CE318" w:rsidR="00492910" w:rsidRPr="00845134" w:rsidRDefault="00845134" w:rsidP="00D04CF8">
      <w:pPr>
        <w:rPr>
          <w:del w:id="322" w:author="JSC" w:date="2026-09-25T21:05:00Z" w16du:dateUtc="2026-09-26T01:05:00Z"/>
          <w:rFonts w:cs="Times New Roman"/>
        </w:rPr>
      </w:pPr>
      <w:del w:id="323" w:author="JSC" w:date="2026-09-25T21:05:00Z" w16du:dateUtc="2026-09-26T01:05:00Z">
        <w:r w:rsidRPr="007D5F77">
          <w:rPr>
            <w:rFonts w:cs="Times New Roman"/>
          </w:rPr>
          <w:delText>5.</w:delText>
        </w:r>
        <w:r w:rsidRPr="007D5F77">
          <w:rPr>
            <w:rFonts w:cs="Times New Roman"/>
          </w:rPr>
          <w:tab/>
        </w:r>
        <w:r w:rsidR="00145DA7" w:rsidRPr="00845134">
          <w:rPr>
            <w:rFonts w:cs="Times New Roman"/>
          </w:rPr>
          <w:delText xml:space="preserve"> </w:delText>
        </w:r>
        <w:r w:rsidR="00431D3D" w:rsidRPr="00845134">
          <w:rPr>
            <w:rFonts w:cs="Times New Roman"/>
          </w:rPr>
          <w:delText>In the A</w:delText>
        </w:r>
        <w:r w:rsidR="00105280" w:rsidRPr="00845134">
          <w:rPr>
            <w:rFonts w:cs="Times New Roman"/>
          </w:rPr>
          <w:delText xml:space="preserve">pplication filed by Wilson Barngetuny Koimet and 119 others, the </w:delText>
        </w:r>
        <w:r w:rsidR="009216E3" w:rsidRPr="00845134">
          <w:rPr>
            <w:rFonts w:cs="Times New Roman"/>
          </w:rPr>
          <w:delText>Applicants</w:delText>
        </w:r>
        <w:r w:rsidR="00105280" w:rsidRPr="00845134">
          <w:rPr>
            <w:rFonts w:cs="Times New Roman"/>
          </w:rPr>
          <w:delText xml:space="preserve"> aver that they are the registered owners of land in Amalo, Ambusket and Cheptuech since 1958. It is their further averment that their lands fall within the Greater Mau Forest Complex</w:delText>
        </w:r>
        <w:r w:rsidR="00BF116F" w:rsidRPr="00845134">
          <w:rPr>
            <w:rFonts w:cs="Times New Roman"/>
          </w:rPr>
          <w:delText>,</w:delText>
        </w:r>
        <w:r w:rsidR="00105280" w:rsidRPr="00845134">
          <w:rPr>
            <w:rFonts w:cs="Times New Roman"/>
          </w:rPr>
          <w:delText xml:space="preserve"> which was the subject matter of the case between the Applicant and the Respondent State.</w:delText>
        </w:r>
      </w:del>
    </w:p>
    <w:p w14:paraId="33E5686E" w14:textId="77777777" w:rsidR="00105280" w:rsidRPr="007D5F77" w:rsidRDefault="00105280" w:rsidP="00D04CF8">
      <w:pPr>
        <w:rPr>
          <w:del w:id="324" w:author="JSC" w:date="2026-09-25T21:05:00Z" w16du:dateUtc="2026-09-26T01:05:00Z"/>
          <w:rFonts w:cs="Times New Roman"/>
        </w:rPr>
      </w:pPr>
    </w:p>
    <w:p w14:paraId="02E40647" w14:textId="4529B233" w:rsidR="00105280" w:rsidRPr="00845134" w:rsidRDefault="00845134" w:rsidP="00D04CF8">
      <w:pPr>
        <w:rPr>
          <w:del w:id="325" w:author="JSC" w:date="2026-09-25T21:05:00Z" w16du:dateUtc="2026-09-26T01:05:00Z"/>
          <w:rFonts w:cs="Times New Roman"/>
        </w:rPr>
      </w:pPr>
      <w:del w:id="326" w:author="JSC" w:date="2026-09-25T21:05:00Z" w16du:dateUtc="2026-09-26T01:05:00Z">
        <w:r w:rsidRPr="007D5F77">
          <w:rPr>
            <w:rFonts w:cs="Times New Roman"/>
          </w:rPr>
          <w:delText>6.</w:delText>
        </w:r>
        <w:r w:rsidRPr="007D5F77">
          <w:rPr>
            <w:rFonts w:cs="Times New Roman"/>
          </w:rPr>
          <w:tab/>
        </w:r>
        <w:r w:rsidR="00807147" w:rsidRPr="00845134">
          <w:rPr>
            <w:rFonts w:cs="Times New Roman"/>
          </w:rPr>
          <w:delText>In the A</w:delText>
        </w:r>
        <w:r w:rsidR="00105280" w:rsidRPr="00845134">
          <w:rPr>
            <w:rFonts w:cs="Times New Roman"/>
          </w:rPr>
          <w:delText xml:space="preserve">pplication filed by Peter Kibiegon Rono and 1300 others, the </w:delText>
        </w:r>
        <w:r w:rsidR="009216E3" w:rsidRPr="00845134">
          <w:rPr>
            <w:rFonts w:cs="Times New Roman"/>
          </w:rPr>
          <w:delText>Applicants</w:delText>
        </w:r>
        <w:r w:rsidR="00105280" w:rsidRPr="00845134">
          <w:rPr>
            <w:rFonts w:cs="Times New Roman"/>
          </w:rPr>
          <w:delText xml:space="preserve"> </w:delText>
        </w:r>
        <w:r w:rsidR="00BF116F" w:rsidRPr="00845134">
          <w:rPr>
            <w:rFonts w:cs="Times New Roman"/>
          </w:rPr>
          <w:delText>state</w:delText>
        </w:r>
        <w:r w:rsidR="00105280" w:rsidRPr="00845134">
          <w:rPr>
            <w:rFonts w:cs="Times New Roman"/>
          </w:rPr>
          <w:delText xml:space="preserve"> that they are residents and legal owners of parcels of land in Sigotik, Nessuit, Ngongongeri, Kapsita and Marioshoni. They further </w:delText>
        </w:r>
        <w:r w:rsidR="00BF116F" w:rsidRPr="00845134">
          <w:rPr>
            <w:rFonts w:cs="Times New Roman"/>
          </w:rPr>
          <w:delText>state</w:delText>
        </w:r>
        <w:r w:rsidR="00105280" w:rsidRPr="00845134">
          <w:rPr>
            <w:rFonts w:cs="Times New Roman"/>
          </w:rPr>
          <w:delText xml:space="preserve"> that their lands are part of the land that formed the dispute between the Applicant and the Respondent State</w:delText>
        </w:r>
        <w:r w:rsidR="00807147" w:rsidRPr="00845134">
          <w:rPr>
            <w:rFonts w:cs="Times New Roman"/>
          </w:rPr>
          <w:delText xml:space="preserve"> before this Court</w:delText>
        </w:r>
        <w:r w:rsidR="00105280" w:rsidRPr="00845134">
          <w:rPr>
            <w:rFonts w:cs="Times New Roman"/>
          </w:rPr>
          <w:delText>.</w:delText>
        </w:r>
      </w:del>
    </w:p>
    <w:p w14:paraId="00D17BC2" w14:textId="77777777" w:rsidR="00105280" w:rsidRPr="007D5F77" w:rsidRDefault="00105280" w:rsidP="00D04CF8">
      <w:pPr>
        <w:rPr>
          <w:del w:id="327" w:author="JSC" w:date="2026-09-25T21:05:00Z" w16du:dateUtc="2026-09-26T01:05:00Z"/>
          <w:rFonts w:cs="Times New Roman"/>
        </w:rPr>
      </w:pPr>
    </w:p>
    <w:p w14:paraId="7F856A29" w14:textId="7D6D5FF1" w:rsidR="00105280" w:rsidRPr="00845134" w:rsidRDefault="00845134" w:rsidP="00D04CF8">
      <w:pPr>
        <w:rPr>
          <w:del w:id="328" w:author="JSC" w:date="2026-09-25T21:05:00Z" w16du:dateUtc="2026-09-26T01:05:00Z"/>
          <w:rFonts w:cs="Times New Roman"/>
        </w:rPr>
      </w:pPr>
      <w:del w:id="329" w:author="JSC" w:date="2026-09-25T21:05:00Z" w16du:dateUtc="2026-09-26T01:05:00Z">
        <w:r w:rsidRPr="007D5F77">
          <w:rPr>
            <w:rFonts w:cs="Times New Roman"/>
          </w:rPr>
          <w:delText>7.</w:delText>
        </w:r>
        <w:r w:rsidRPr="007D5F77">
          <w:rPr>
            <w:rFonts w:cs="Times New Roman"/>
          </w:rPr>
          <w:tab/>
        </w:r>
        <w:r w:rsidR="001A00A7" w:rsidRPr="00845134">
          <w:rPr>
            <w:rFonts w:cs="Times New Roman"/>
          </w:rPr>
          <w:delText xml:space="preserve">In </w:delText>
        </w:r>
        <w:r w:rsidR="009216E3" w:rsidRPr="00845134">
          <w:rPr>
            <w:rFonts w:cs="Times New Roman"/>
          </w:rPr>
          <w:delText>both</w:delText>
        </w:r>
        <w:r w:rsidR="00105280" w:rsidRPr="00845134">
          <w:rPr>
            <w:rFonts w:cs="Times New Roman"/>
          </w:rPr>
          <w:delText xml:space="preserve"> </w:delText>
        </w:r>
        <w:r w:rsidR="00807147" w:rsidRPr="00845134">
          <w:rPr>
            <w:rFonts w:cs="Times New Roman"/>
          </w:rPr>
          <w:delText>A</w:delText>
        </w:r>
        <w:r w:rsidR="00105280" w:rsidRPr="00845134">
          <w:rPr>
            <w:rFonts w:cs="Times New Roman"/>
          </w:rPr>
          <w:delText>pplications</w:delText>
        </w:r>
        <w:r w:rsidR="001A00A7" w:rsidRPr="00845134">
          <w:rPr>
            <w:rFonts w:cs="Times New Roman"/>
          </w:rPr>
          <w:delText xml:space="preserve">, the </w:delText>
        </w:r>
        <w:r w:rsidR="00A329E9" w:rsidRPr="00845134">
          <w:rPr>
            <w:rFonts w:cs="Times New Roman"/>
          </w:rPr>
          <w:delText>Applicants</w:delText>
        </w:r>
        <w:r w:rsidR="001A00A7" w:rsidRPr="00845134">
          <w:rPr>
            <w:rFonts w:cs="Times New Roman"/>
          </w:rPr>
          <w:delText xml:space="preserve"> raise the following issues:</w:delText>
        </w:r>
      </w:del>
    </w:p>
    <w:p w14:paraId="3C46AFEF" w14:textId="77777777" w:rsidR="001A00A7" w:rsidRPr="007D5F77" w:rsidRDefault="001A00A7" w:rsidP="00D04CF8">
      <w:pPr>
        <w:rPr>
          <w:del w:id="330" w:author="JSC" w:date="2026-09-25T21:05:00Z" w16du:dateUtc="2026-09-26T01:05:00Z"/>
          <w:rFonts w:cs="Times New Roman"/>
        </w:rPr>
      </w:pPr>
    </w:p>
    <w:p w14:paraId="7ED83305" w14:textId="62983DE3" w:rsidR="001A00A7" w:rsidRPr="00845134" w:rsidRDefault="00845134" w:rsidP="00D04CF8">
      <w:pPr>
        <w:rPr>
          <w:del w:id="331" w:author="JSC" w:date="2026-09-25T21:05:00Z" w16du:dateUtc="2026-09-26T01:05:00Z"/>
          <w:rFonts w:cs="Times New Roman"/>
        </w:rPr>
      </w:pPr>
      <w:del w:id="332" w:author="JSC" w:date="2026-09-25T21:05:00Z" w16du:dateUtc="2026-09-26T01:05:00Z">
        <w:r>
          <w:rPr>
            <w:rFonts w:cs="Times New Roman"/>
          </w:rPr>
          <w:delText>i.</w:delText>
        </w:r>
        <w:r>
          <w:rPr>
            <w:rFonts w:cs="Times New Roman"/>
          </w:rPr>
          <w:tab/>
        </w:r>
        <w:r w:rsidR="00807147" w:rsidRPr="00845134">
          <w:rPr>
            <w:rFonts w:cs="Times New Roman"/>
          </w:rPr>
          <w:delText>The Court’s J</w:delText>
        </w:r>
        <w:r w:rsidR="001A00A7" w:rsidRPr="00845134">
          <w:rPr>
            <w:rFonts w:cs="Times New Roman"/>
          </w:rPr>
          <w:delText>udgment of 27 May 2017 is likely to affect their interests as owners of land within the Greater Mau Forest Complex even though it was delivered without according any of them an opportunity to be heard.</w:delText>
        </w:r>
      </w:del>
    </w:p>
    <w:p w14:paraId="472A46CB" w14:textId="4161F512" w:rsidR="001A00A7" w:rsidRPr="00845134" w:rsidRDefault="00845134" w:rsidP="00D04CF8">
      <w:pPr>
        <w:rPr>
          <w:del w:id="333" w:author="JSC" w:date="2026-09-25T21:05:00Z" w16du:dateUtc="2026-09-26T01:05:00Z"/>
          <w:rFonts w:cs="Times New Roman"/>
        </w:rPr>
      </w:pPr>
      <w:del w:id="334" w:author="JSC" w:date="2026-09-25T21:05:00Z" w16du:dateUtc="2026-09-26T01:05:00Z">
        <w:r>
          <w:rPr>
            <w:rFonts w:cs="Times New Roman"/>
          </w:rPr>
          <w:delText>ii.</w:delText>
        </w:r>
        <w:r>
          <w:rPr>
            <w:rFonts w:cs="Times New Roman"/>
          </w:rPr>
          <w:tab/>
        </w:r>
        <w:r w:rsidR="001A00A7" w:rsidRPr="00845134">
          <w:rPr>
            <w:rFonts w:cs="Times New Roman"/>
          </w:rPr>
          <w:delText xml:space="preserve">Members of the Ogiek </w:delText>
        </w:r>
        <w:r w:rsidR="00F852E4" w:rsidRPr="00845134">
          <w:rPr>
            <w:rFonts w:cs="Times New Roman"/>
          </w:rPr>
          <w:delText>C</w:delText>
        </w:r>
        <w:r w:rsidR="001A00A7" w:rsidRPr="00845134">
          <w:rPr>
            <w:rFonts w:cs="Times New Roman"/>
          </w:rPr>
          <w:delText>ommunity mis</w:delText>
        </w:r>
        <w:r w:rsidR="00807147" w:rsidRPr="00845134">
          <w:rPr>
            <w:rFonts w:cs="Times New Roman"/>
          </w:rPr>
          <w:delText>led the Court and obtained the J</w:delText>
        </w:r>
        <w:r w:rsidR="001A00A7" w:rsidRPr="00845134">
          <w:rPr>
            <w:rFonts w:cs="Times New Roman"/>
          </w:rPr>
          <w:delText>udgment of 27 May 2017 through fraud and concealment of material facts, for example, that some members of the Ogiek Community have over the years sold their land to non-Ogiek</w:delText>
        </w:r>
        <w:r w:rsidR="00807147" w:rsidRPr="00845134">
          <w:rPr>
            <w:rFonts w:cs="Times New Roman"/>
          </w:rPr>
          <w:delText xml:space="preserve">, </w:delText>
        </w:r>
        <w:r w:rsidR="00921BAD" w:rsidRPr="00845134">
          <w:rPr>
            <w:rFonts w:cs="Times New Roman"/>
          </w:rPr>
          <w:delText xml:space="preserve">including </w:delText>
        </w:r>
        <w:r w:rsidR="00807147" w:rsidRPr="00845134">
          <w:rPr>
            <w:rFonts w:cs="Times New Roman"/>
          </w:rPr>
          <w:delText>the intended intervenors</w:delText>
        </w:r>
        <w:r w:rsidR="001A00A7" w:rsidRPr="00845134">
          <w:rPr>
            <w:rFonts w:cs="Times New Roman"/>
          </w:rPr>
          <w:delText>.</w:delText>
        </w:r>
      </w:del>
    </w:p>
    <w:p w14:paraId="3BEABCE0" w14:textId="59AE5351" w:rsidR="001A00A7" w:rsidRPr="00845134" w:rsidRDefault="00845134" w:rsidP="00D04CF8">
      <w:pPr>
        <w:rPr>
          <w:del w:id="335" w:author="JSC" w:date="2026-09-25T21:05:00Z" w16du:dateUtc="2026-09-26T01:05:00Z"/>
          <w:rFonts w:cs="Times New Roman"/>
        </w:rPr>
      </w:pPr>
      <w:del w:id="336" w:author="JSC" w:date="2026-09-25T21:05:00Z" w16du:dateUtc="2026-09-26T01:05:00Z">
        <w:r>
          <w:rPr>
            <w:rFonts w:cs="Times New Roman"/>
          </w:rPr>
          <w:delText>iii.</w:delText>
        </w:r>
        <w:r>
          <w:rPr>
            <w:rFonts w:cs="Times New Roman"/>
          </w:rPr>
          <w:tab/>
        </w:r>
        <w:r w:rsidR="001A00A7" w:rsidRPr="00845134">
          <w:rPr>
            <w:rFonts w:cs="Times New Roman"/>
          </w:rPr>
          <w:delText xml:space="preserve">The Court’s </w:delText>
        </w:r>
        <w:r w:rsidR="00807147" w:rsidRPr="00845134">
          <w:rPr>
            <w:rFonts w:cs="Times New Roman"/>
          </w:rPr>
          <w:delText>J</w:delText>
        </w:r>
        <w:r w:rsidR="001A00A7" w:rsidRPr="00845134">
          <w:rPr>
            <w:rFonts w:cs="Times New Roman"/>
          </w:rPr>
          <w:delText>udgment on merits has disadvantaged and prejudiced them since the Court made findings without according them an opportunity to be heard</w:delText>
        </w:r>
        <w:r w:rsidR="00807147" w:rsidRPr="00845134">
          <w:rPr>
            <w:rFonts w:cs="Times New Roman"/>
          </w:rPr>
          <w:delText>.</w:delText>
        </w:r>
      </w:del>
    </w:p>
    <w:p w14:paraId="375CC321" w14:textId="232B5214" w:rsidR="001A00A7" w:rsidRPr="00845134" w:rsidRDefault="00845134" w:rsidP="00D04CF8">
      <w:pPr>
        <w:rPr>
          <w:del w:id="337" w:author="JSC" w:date="2026-09-25T21:05:00Z" w16du:dateUtc="2026-09-26T01:05:00Z"/>
          <w:rFonts w:cs="Times New Roman"/>
        </w:rPr>
      </w:pPr>
      <w:del w:id="338" w:author="JSC" w:date="2026-09-25T21:05:00Z" w16du:dateUtc="2026-09-26T01:05:00Z">
        <w:r>
          <w:rPr>
            <w:rFonts w:cs="Times New Roman"/>
          </w:rPr>
          <w:delText>iv.</w:delText>
        </w:r>
        <w:r>
          <w:rPr>
            <w:rFonts w:cs="Times New Roman"/>
          </w:rPr>
          <w:tab/>
        </w:r>
        <w:r w:rsidR="00807147" w:rsidRPr="00845134">
          <w:rPr>
            <w:rFonts w:cs="Times New Roman"/>
          </w:rPr>
          <w:delText>The Court’s J</w:delText>
        </w:r>
        <w:r w:rsidR="001A00A7" w:rsidRPr="00845134">
          <w:rPr>
            <w:rFonts w:cs="Times New Roman"/>
          </w:rPr>
          <w:delText>udgment on reparations is likely to irreparably and fundamentally violate their rights</w:delText>
        </w:r>
        <w:r w:rsidR="008B3603" w:rsidRPr="00845134">
          <w:rPr>
            <w:rFonts w:cs="Times New Roman"/>
          </w:rPr>
          <w:delText>,</w:delText>
        </w:r>
        <w:r w:rsidR="001A00A7" w:rsidRPr="00845134">
          <w:rPr>
            <w:rFonts w:cs="Times New Roman"/>
          </w:rPr>
          <w:delText xml:space="preserve"> especially if it is made without hearing the</w:delText>
        </w:r>
        <w:r w:rsidR="00807147" w:rsidRPr="00845134">
          <w:rPr>
            <w:rFonts w:cs="Times New Roman"/>
          </w:rPr>
          <w:delText>m</w:delText>
        </w:r>
        <w:r w:rsidR="001A00A7" w:rsidRPr="00845134">
          <w:rPr>
            <w:rFonts w:cs="Times New Roman"/>
          </w:rPr>
          <w:delText>.</w:delText>
        </w:r>
      </w:del>
    </w:p>
    <w:p w14:paraId="7CB69616" w14:textId="3A68C3D0" w:rsidR="001A00A7" w:rsidRPr="00845134" w:rsidRDefault="00845134" w:rsidP="00D04CF8">
      <w:pPr>
        <w:rPr>
          <w:del w:id="339" w:author="JSC" w:date="2026-09-25T21:05:00Z" w16du:dateUtc="2026-09-26T01:05:00Z"/>
          <w:rFonts w:cs="Times New Roman"/>
        </w:rPr>
      </w:pPr>
      <w:del w:id="340" w:author="JSC" w:date="2026-09-25T21:05:00Z" w16du:dateUtc="2026-09-26T01:05:00Z">
        <w:r>
          <w:rPr>
            <w:rFonts w:cs="Times New Roman"/>
          </w:rPr>
          <w:delText>v.</w:delText>
        </w:r>
        <w:r>
          <w:rPr>
            <w:rFonts w:cs="Times New Roman"/>
          </w:rPr>
          <w:tab/>
        </w:r>
        <w:r w:rsidR="001A00A7" w:rsidRPr="00845134">
          <w:rPr>
            <w:rFonts w:cs="Times New Roman"/>
          </w:rPr>
          <w:delText xml:space="preserve">It is in the interests of justice to allow the </w:delText>
        </w:r>
        <w:r w:rsidR="009216E3" w:rsidRPr="00845134">
          <w:rPr>
            <w:rFonts w:cs="Times New Roman"/>
          </w:rPr>
          <w:delText>Applicants</w:delText>
        </w:r>
        <w:r w:rsidR="001A00A7" w:rsidRPr="00845134">
          <w:rPr>
            <w:rFonts w:cs="Times New Roman"/>
          </w:rPr>
          <w:delText xml:space="preserve"> to join the present case since this would enable them to protect their rights</w:delText>
        </w:r>
        <w:r w:rsidR="006D74F5" w:rsidRPr="00845134">
          <w:rPr>
            <w:rFonts w:cs="Times New Roman"/>
          </w:rPr>
          <w:delText>.</w:delText>
        </w:r>
      </w:del>
    </w:p>
    <w:p w14:paraId="03A8C6AD" w14:textId="77777777" w:rsidR="001A00A7" w:rsidRPr="001A00A7" w:rsidRDefault="001A00A7" w:rsidP="00D04CF8">
      <w:pPr>
        <w:rPr>
          <w:del w:id="341" w:author="JSC" w:date="2026-09-25T21:05:00Z" w16du:dateUtc="2026-09-26T01:05:00Z"/>
          <w:rFonts w:cs="Times New Roman"/>
        </w:rPr>
      </w:pPr>
    </w:p>
    <w:p w14:paraId="7CDA97E9" w14:textId="5670A351" w:rsidR="00492910" w:rsidRPr="00A11004" w:rsidRDefault="00845134" w:rsidP="00D04CF8">
      <w:pPr>
        <w:rPr>
          <w:del w:id="342" w:author="JSC" w:date="2026-09-25T21:05:00Z" w16du:dateUtc="2026-09-26T01:05:00Z"/>
          <w:b/>
        </w:rPr>
      </w:pPr>
      <w:bookmarkStart w:id="343" w:name="_Toc13052002"/>
      <w:del w:id="344" w:author="JSC" w:date="2026-09-25T21:05:00Z" w16du:dateUtc="2026-09-26T01:05:00Z">
        <w:r w:rsidRPr="00A11004">
          <w:rPr>
            <w:b/>
          </w:rPr>
          <w:delText>B.</w:delText>
        </w:r>
        <w:r w:rsidRPr="00A11004">
          <w:rPr>
            <w:b/>
          </w:rPr>
          <w:tab/>
        </w:r>
        <w:r w:rsidR="006D74F5" w:rsidRPr="00A11004">
          <w:rPr>
            <w:b/>
          </w:rPr>
          <w:delText xml:space="preserve">The </w:delText>
        </w:r>
        <w:r w:rsidR="007372E2">
          <w:rPr>
            <w:b/>
          </w:rPr>
          <w:delText>Applicants’</w:delText>
        </w:r>
        <w:r w:rsidR="006D74F5" w:rsidRPr="00A11004">
          <w:rPr>
            <w:b/>
          </w:rPr>
          <w:delText xml:space="preserve"> p</w:delText>
        </w:r>
        <w:r w:rsidR="00492910" w:rsidRPr="00A11004">
          <w:rPr>
            <w:b/>
          </w:rPr>
          <w:delText>rayer</w:delText>
        </w:r>
        <w:r w:rsidR="008C488B" w:rsidRPr="00A11004">
          <w:rPr>
            <w:b/>
          </w:rPr>
          <w:delText>s</w:delText>
        </w:r>
        <w:bookmarkEnd w:id="343"/>
      </w:del>
    </w:p>
    <w:p w14:paraId="6902C745" w14:textId="77777777" w:rsidR="00492910" w:rsidRPr="00252603" w:rsidRDefault="00492910" w:rsidP="00D04CF8">
      <w:pPr>
        <w:rPr>
          <w:del w:id="345" w:author="JSC" w:date="2026-09-25T21:05:00Z" w16du:dateUtc="2026-09-26T01:05:00Z"/>
          <w:rFonts w:cs="Times New Roman"/>
          <w:b/>
        </w:rPr>
      </w:pPr>
    </w:p>
    <w:p w14:paraId="2AA38533" w14:textId="624399D0" w:rsidR="00647A86" w:rsidRPr="00845134" w:rsidRDefault="00845134" w:rsidP="00D04CF8">
      <w:pPr>
        <w:rPr>
          <w:del w:id="346" w:author="JSC" w:date="2026-09-25T21:05:00Z" w16du:dateUtc="2026-09-26T01:05:00Z"/>
          <w:rFonts w:cs="Times New Roman"/>
        </w:rPr>
      </w:pPr>
      <w:del w:id="347" w:author="JSC" w:date="2026-09-25T21:05:00Z" w16du:dateUtc="2026-09-26T01:05:00Z">
        <w:r>
          <w:rPr>
            <w:rFonts w:cs="Times New Roman"/>
          </w:rPr>
          <w:delText>8.</w:delText>
        </w:r>
        <w:r>
          <w:rPr>
            <w:rFonts w:cs="Times New Roman"/>
          </w:rPr>
          <w:tab/>
        </w:r>
        <w:r w:rsidR="00647A86" w:rsidRPr="00845134">
          <w:rPr>
            <w:rFonts w:cs="Times New Roman"/>
          </w:rPr>
          <w:delText xml:space="preserve">The </w:delText>
        </w:r>
        <w:r w:rsidR="007372E2" w:rsidRPr="00845134">
          <w:rPr>
            <w:rFonts w:cs="Times New Roman"/>
            <w:b/>
          </w:rPr>
          <w:delText>Applicants</w:delText>
        </w:r>
        <w:r w:rsidR="00647A86" w:rsidRPr="00845134">
          <w:rPr>
            <w:rFonts w:cs="Times New Roman"/>
          </w:rPr>
          <w:delText xml:space="preserve"> pray the Court to order</w:delText>
        </w:r>
        <w:r w:rsidR="00807147" w:rsidRPr="00845134">
          <w:rPr>
            <w:rFonts w:cs="Times New Roman"/>
          </w:rPr>
          <w:delText>:</w:delText>
        </w:r>
      </w:del>
    </w:p>
    <w:p w14:paraId="5E39B4EA" w14:textId="77777777" w:rsidR="00252603" w:rsidRDefault="00252603" w:rsidP="00D04CF8">
      <w:pPr>
        <w:rPr>
          <w:del w:id="348" w:author="JSC" w:date="2026-09-25T21:05:00Z" w16du:dateUtc="2026-09-26T01:05:00Z"/>
          <w:rFonts w:cs="Times New Roman"/>
        </w:rPr>
      </w:pPr>
    </w:p>
    <w:p w14:paraId="66DE6878" w14:textId="77777777" w:rsidR="00647A86" w:rsidRDefault="00252603" w:rsidP="00D04CF8">
      <w:pPr>
        <w:rPr>
          <w:del w:id="349" w:author="JSC" w:date="2026-09-25T21:05:00Z" w16du:dateUtc="2026-09-26T01:05:00Z"/>
          <w:rFonts w:cs="Times New Roman"/>
        </w:rPr>
      </w:pPr>
      <w:del w:id="350" w:author="JSC" w:date="2026-09-25T21:05:00Z" w16du:dateUtc="2026-09-26T01:05:00Z">
        <w:r>
          <w:rPr>
            <w:rFonts w:cs="Times New Roman"/>
          </w:rPr>
          <w:delText>“1. THAT this matter be certified as urgent and service be dispensed with in the first instance.</w:delText>
        </w:r>
      </w:del>
    </w:p>
    <w:p w14:paraId="7D5AC045" w14:textId="77777777" w:rsidR="00252603" w:rsidRDefault="00252603" w:rsidP="00D04CF8">
      <w:pPr>
        <w:rPr>
          <w:del w:id="351" w:author="JSC" w:date="2026-09-25T21:05:00Z" w16du:dateUtc="2026-09-26T01:05:00Z"/>
          <w:rFonts w:cs="Times New Roman"/>
        </w:rPr>
      </w:pPr>
    </w:p>
    <w:p w14:paraId="1D8F20DD" w14:textId="77777777" w:rsidR="00252603" w:rsidRDefault="00252603" w:rsidP="00D04CF8">
      <w:pPr>
        <w:rPr>
          <w:del w:id="352" w:author="JSC" w:date="2026-09-25T21:05:00Z" w16du:dateUtc="2026-09-26T01:05:00Z"/>
          <w:rFonts w:cs="Times New Roman"/>
        </w:rPr>
      </w:pPr>
      <w:del w:id="353" w:author="JSC" w:date="2026-09-25T21:05:00Z" w16du:dateUtc="2026-09-26T01:05:00Z">
        <w:r>
          <w:rPr>
            <w:rFonts w:cs="Times New Roman"/>
          </w:rPr>
          <w:delText xml:space="preserve">2. THAT this </w:delText>
        </w:r>
        <w:r w:rsidR="006D25ED">
          <w:rPr>
            <w:rFonts w:cs="Times New Roman"/>
          </w:rPr>
          <w:delText>H</w:delText>
        </w:r>
        <w:r>
          <w:rPr>
            <w:rFonts w:cs="Times New Roman"/>
          </w:rPr>
          <w:delText>onourable court be pleased to enjoin the applicants herein as interested parties in this matter.</w:delText>
        </w:r>
      </w:del>
    </w:p>
    <w:p w14:paraId="16EC7343" w14:textId="77777777" w:rsidR="00252603" w:rsidRDefault="00252603" w:rsidP="00D04CF8">
      <w:pPr>
        <w:rPr>
          <w:del w:id="354" w:author="JSC" w:date="2026-09-25T21:05:00Z" w16du:dateUtc="2026-09-26T01:05:00Z"/>
          <w:rFonts w:cs="Times New Roman"/>
        </w:rPr>
      </w:pPr>
    </w:p>
    <w:p w14:paraId="080E94EE" w14:textId="77777777" w:rsidR="00252603" w:rsidRDefault="00252603" w:rsidP="00D04CF8">
      <w:pPr>
        <w:rPr>
          <w:del w:id="355" w:author="JSC" w:date="2026-09-25T21:05:00Z" w16du:dateUtc="2026-09-26T01:05:00Z"/>
          <w:rFonts w:cs="Times New Roman"/>
        </w:rPr>
      </w:pPr>
      <w:del w:id="356" w:author="JSC" w:date="2026-09-25T21:05:00Z" w16du:dateUtc="2026-09-26T01:05:00Z">
        <w:r>
          <w:rPr>
            <w:rFonts w:cs="Times New Roman"/>
          </w:rPr>
          <w:delText xml:space="preserve">3. THAT this Honourable court be pleased to make any order and or </w:delText>
        </w:r>
        <w:r w:rsidR="00D739E1">
          <w:rPr>
            <w:rFonts w:cs="Times New Roman"/>
          </w:rPr>
          <w:delText>g</w:delText>
        </w:r>
        <w:r>
          <w:rPr>
            <w:rFonts w:cs="Times New Roman"/>
          </w:rPr>
          <w:delText>ive any directions as it may deem just and fair in the interests of justice.”</w:delText>
        </w:r>
      </w:del>
    </w:p>
    <w:p w14:paraId="32741BCB" w14:textId="77777777" w:rsidR="00252603" w:rsidRDefault="00252603" w:rsidP="00D04CF8">
      <w:pPr>
        <w:rPr>
          <w:del w:id="357" w:author="JSC" w:date="2026-09-25T21:05:00Z" w16du:dateUtc="2026-09-26T01:05:00Z"/>
          <w:rFonts w:cs="Times New Roman"/>
        </w:rPr>
      </w:pPr>
    </w:p>
    <w:p w14:paraId="2B5B1077" w14:textId="1C5D5259" w:rsidR="00492910" w:rsidRPr="00845134" w:rsidRDefault="00845134" w:rsidP="00D04CF8">
      <w:pPr>
        <w:rPr>
          <w:del w:id="358" w:author="JSC" w:date="2026-09-25T21:05:00Z" w16du:dateUtc="2026-09-26T01:05:00Z"/>
          <w:rFonts w:cs="Times New Roman"/>
        </w:rPr>
      </w:pPr>
      <w:del w:id="359" w:author="JSC" w:date="2026-09-25T21:05:00Z" w16du:dateUtc="2026-09-26T01:05:00Z">
        <w:r w:rsidRPr="007D5F77">
          <w:rPr>
            <w:rFonts w:cs="Times New Roman"/>
          </w:rPr>
          <w:delText>9.</w:delText>
        </w:r>
        <w:r w:rsidRPr="007D5F77">
          <w:rPr>
            <w:rFonts w:cs="Times New Roman"/>
          </w:rPr>
          <w:tab/>
        </w:r>
        <w:r w:rsidR="00A11004" w:rsidRPr="00845134">
          <w:rPr>
            <w:rFonts w:cs="Times New Roman"/>
          </w:rPr>
          <w:delText xml:space="preserve">The Court </w:delText>
        </w:r>
        <w:r w:rsidR="00A329E9" w:rsidRPr="00845134">
          <w:rPr>
            <w:rFonts w:cs="Times New Roman"/>
          </w:rPr>
          <w:delText xml:space="preserve">observes that </w:delText>
        </w:r>
        <w:r w:rsidR="00BF116F" w:rsidRPr="00845134">
          <w:rPr>
            <w:rFonts w:cs="Times New Roman"/>
          </w:rPr>
          <w:delText xml:space="preserve">although there are two Applications, </w:delText>
        </w:r>
        <w:r w:rsidR="00A11004" w:rsidRPr="00845134">
          <w:rPr>
            <w:rFonts w:cs="Times New Roman"/>
          </w:rPr>
          <w:delText>the relief</w:delText>
        </w:r>
        <w:r w:rsidR="00F02B6C" w:rsidRPr="00845134">
          <w:rPr>
            <w:rFonts w:cs="Times New Roman"/>
          </w:rPr>
          <w:delText>s</w:delText>
        </w:r>
        <w:r w:rsidR="00A11004" w:rsidRPr="00845134">
          <w:rPr>
            <w:rFonts w:cs="Times New Roman"/>
          </w:rPr>
          <w:delText xml:space="preserve"> sough</w:delText>
        </w:r>
        <w:r w:rsidR="00F02B6C" w:rsidRPr="00845134">
          <w:rPr>
            <w:rFonts w:cs="Times New Roman"/>
          </w:rPr>
          <w:delText xml:space="preserve">t by the </w:delText>
        </w:r>
        <w:r w:rsidR="00A329E9" w:rsidRPr="00845134">
          <w:rPr>
            <w:rFonts w:cs="Times New Roman"/>
          </w:rPr>
          <w:delText>Applicants</w:delText>
        </w:r>
        <w:r w:rsidR="00F02B6C" w:rsidRPr="00845134">
          <w:rPr>
            <w:rFonts w:cs="Times New Roman"/>
          </w:rPr>
          <w:delText xml:space="preserve"> are</w:delText>
        </w:r>
        <w:r w:rsidR="00A11004" w:rsidRPr="00845134">
          <w:rPr>
            <w:rFonts w:cs="Times New Roman"/>
          </w:rPr>
          <w:delText xml:space="preserve"> framed exact</w:delText>
        </w:r>
        <w:r w:rsidR="00BF116F" w:rsidRPr="00845134">
          <w:rPr>
            <w:rFonts w:cs="Times New Roman"/>
          </w:rPr>
          <w:delText>ly as reproduced above in both A</w:delText>
        </w:r>
        <w:r w:rsidR="00A11004" w:rsidRPr="00845134">
          <w:rPr>
            <w:rFonts w:cs="Times New Roman"/>
          </w:rPr>
          <w:delText xml:space="preserve">pplications. </w:delText>
        </w:r>
      </w:del>
    </w:p>
    <w:p w14:paraId="69C7CC04" w14:textId="77777777" w:rsidR="00492910" w:rsidRPr="003E1FFD" w:rsidRDefault="00492910" w:rsidP="00D04CF8">
      <w:pPr>
        <w:rPr>
          <w:del w:id="360" w:author="JSC" w:date="2026-09-25T21:05:00Z" w16du:dateUtc="2026-09-26T01:05:00Z"/>
          <w:rFonts w:cs="Times New Roman"/>
        </w:rPr>
      </w:pPr>
    </w:p>
    <w:p w14:paraId="30EAA266" w14:textId="47081680" w:rsidR="00492910" w:rsidRPr="006A35A7" w:rsidRDefault="00845134" w:rsidP="00D04CF8">
      <w:pPr>
        <w:rPr>
          <w:del w:id="361" w:author="JSC" w:date="2026-09-25T21:05:00Z" w16du:dateUtc="2026-09-26T01:05:00Z"/>
          <w:b/>
        </w:rPr>
      </w:pPr>
      <w:bookmarkStart w:id="362" w:name="_Toc13052003"/>
      <w:del w:id="363" w:author="JSC" w:date="2026-09-25T21:05:00Z" w16du:dateUtc="2026-09-26T01:05:00Z">
        <w:r w:rsidRPr="006A35A7">
          <w:rPr>
            <w:b/>
          </w:rPr>
          <w:delText>III.</w:delText>
        </w:r>
        <w:r w:rsidRPr="006A35A7">
          <w:rPr>
            <w:b/>
          </w:rPr>
          <w:tab/>
        </w:r>
        <w:r w:rsidR="009B36F8">
          <w:rPr>
            <w:b/>
          </w:rPr>
          <w:delText>ADMISSIBILITY OF</w:delText>
        </w:r>
        <w:r w:rsidR="009F51F3">
          <w:rPr>
            <w:b/>
          </w:rPr>
          <w:delText xml:space="preserve"> THE </w:delText>
        </w:r>
        <w:r w:rsidR="002708C6">
          <w:rPr>
            <w:b/>
          </w:rPr>
          <w:delText>APPLICATIONS</w:delText>
        </w:r>
        <w:bookmarkEnd w:id="362"/>
        <w:r w:rsidR="009F51F3">
          <w:rPr>
            <w:b/>
          </w:rPr>
          <w:delText xml:space="preserve"> </w:delText>
        </w:r>
      </w:del>
    </w:p>
    <w:p w14:paraId="346500F1" w14:textId="77777777" w:rsidR="00492910" w:rsidRDefault="00492910" w:rsidP="00D04CF8">
      <w:pPr>
        <w:rPr>
          <w:del w:id="364" w:author="JSC" w:date="2026-09-25T21:05:00Z" w16du:dateUtc="2026-09-26T01:05:00Z"/>
          <w:rFonts w:cs="Times New Roman"/>
        </w:rPr>
      </w:pPr>
    </w:p>
    <w:p w14:paraId="21E1E7E2" w14:textId="7CD9B52A" w:rsidR="00436980" w:rsidRPr="00845134" w:rsidRDefault="00845134" w:rsidP="00D04CF8">
      <w:pPr>
        <w:rPr>
          <w:del w:id="365" w:author="JSC" w:date="2026-09-25T21:05:00Z" w16du:dateUtc="2026-09-26T01:05:00Z"/>
          <w:rFonts w:cs="Times New Roman"/>
        </w:rPr>
      </w:pPr>
      <w:del w:id="366" w:author="JSC" w:date="2026-09-25T21:05:00Z" w16du:dateUtc="2026-09-26T01:05:00Z">
        <w:r w:rsidRPr="007D5F77">
          <w:rPr>
            <w:rFonts w:cs="Times New Roman"/>
          </w:rPr>
          <w:delText>10.</w:delText>
        </w:r>
        <w:r w:rsidRPr="007D5F77">
          <w:rPr>
            <w:rFonts w:cs="Times New Roman"/>
          </w:rPr>
          <w:tab/>
        </w:r>
        <w:r w:rsidR="00D739E1" w:rsidRPr="00845134">
          <w:rPr>
            <w:rFonts w:cs="Times New Roman"/>
          </w:rPr>
          <w:delText>The Court n</w:delText>
        </w:r>
        <w:r w:rsidR="00F02B6C" w:rsidRPr="00845134">
          <w:rPr>
            <w:rFonts w:cs="Times New Roman"/>
          </w:rPr>
          <w:delText xml:space="preserve">otes that </w:delText>
        </w:r>
        <w:r w:rsidR="00D42956" w:rsidRPr="00845134">
          <w:rPr>
            <w:rFonts w:cs="Times New Roman"/>
          </w:rPr>
          <w:delText xml:space="preserve">the </w:delText>
        </w:r>
        <w:r w:rsidR="009B36F8" w:rsidRPr="00845134">
          <w:rPr>
            <w:rFonts w:cs="Times New Roman"/>
          </w:rPr>
          <w:delText>issue for determination is whether or not the Applicants’ claims are admissible. I</w:delText>
        </w:r>
        <w:r w:rsidR="00F02B6C" w:rsidRPr="00845134">
          <w:rPr>
            <w:rFonts w:cs="Times New Roman"/>
          </w:rPr>
          <w:delText xml:space="preserve">n resolving </w:delText>
        </w:r>
        <w:r w:rsidR="003B1E0C" w:rsidRPr="00845134">
          <w:rPr>
            <w:rFonts w:cs="Times New Roman"/>
          </w:rPr>
          <w:delText xml:space="preserve"> </w:delText>
        </w:r>
        <w:r w:rsidR="009B36F8" w:rsidRPr="00845134">
          <w:rPr>
            <w:rFonts w:cs="Times New Roman"/>
          </w:rPr>
          <w:delText xml:space="preserve">this </w:delText>
        </w:r>
        <w:r w:rsidR="003B1E0C" w:rsidRPr="00845134">
          <w:rPr>
            <w:rFonts w:cs="Times New Roman"/>
          </w:rPr>
          <w:delText>issue  the</w:delText>
        </w:r>
        <w:r w:rsidR="00D739E1" w:rsidRPr="00845134">
          <w:rPr>
            <w:rFonts w:cs="Times New Roman"/>
          </w:rPr>
          <w:delText xml:space="preserve"> </w:delText>
        </w:r>
        <w:r w:rsidR="003B1E0C" w:rsidRPr="00845134">
          <w:rPr>
            <w:rFonts w:cs="Times New Roman"/>
          </w:rPr>
          <w:delText xml:space="preserve">Court </w:delText>
        </w:r>
        <w:r w:rsidR="00D739E1" w:rsidRPr="00845134">
          <w:rPr>
            <w:rFonts w:cs="Times New Roman"/>
          </w:rPr>
          <w:delText xml:space="preserve">must determine whether or not the </w:delText>
        </w:r>
        <w:r w:rsidR="002F39B7" w:rsidRPr="00845134">
          <w:rPr>
            <w:rFonts w:cs="Times New Roman"/>
          </w:rPr>
          <w:delText xml:space="preserve"> </w:delText>
        </w:r>
        <w:r w:rsidR="00D739E1" w:rsidRPr="00845134">
          <w:rPr>
            <w:rFonts w:cs="Times New Roman"/>
          </w:rPr>
          <w:delText xml:space="preserve">Charter, the Protocol, the Rules and other applicable </w:delText>
        </w:r>
        <w:r w:rsidR="003C2DDC" w:rsidRPr="00845134">
          <w:rPr>
            <w:rFonts w:cs="Times New Roman"/>
          </w:rPr>
          <w:delText>rules</w:delText>
        </w:r>
        <w:r w:rsidR="00D739E1" w:rsidRPr="00845134">
          <w:rPr>
            <w:rFonts w:cs="Times New Roman"/>
          </w:rPr>
          <w:delText xml:space="preserve"> permit the granting of the prayers made by the</w:delText>
        </w:r>
        <w:r w:rsidR="003B1E0C" w:rsidRPr="00845134">
          <w:rPr>
            <w:rFonts w:cs="Times New Roman"/>
          </w:rPr>
          <w:delText xml:space="preserve"> Applicants</w:delText>
        </w:r>
        <w:r w:rsidR="00D739E1" w:rsidRPr="00845134">
          <w:rPr>
            <w:rFonts w:cs="Times New Roman"/>
          </w:rPr>
          <w:delText xml:space="preserve">. </w:delText>
        </w:r>
      </w:del>
    </w:p>
    <w:p w14:paraId="2090FF06" w14:textId="61E4B36F" w:rsidR="003C2DDC" w:rsidRPr="00845134" w:rsidRDefault="00845134" w:rsidP="00D04CF8">
      <w:pPr>
        <w:rPr>
          <w:del w:id="367" w:author="JSC" w:date="2026-09-25T21:05:00Z" w16du:dateUtc="2026-09-26T01:05:00Z"/>
          <w:rFonts w:cs="Times New Roman"/>
        </w:rPr>
      </w:pPr>
      <w:del w:id="368" w:author="JSC" w:date="2026-09-25T21:05:00Z" w16du:dateUtc="2026-09-26T01:05:00Z">
        <w:r>
          <w:rPr>
            <w:rFonts w:cs="Times New Roman"/>
          </w:rPr>
          <w:delText>11.</w:delText>
        </w:r>
        <w:r>
          <w:rPr>
            <w:rFonts w:cs="Times New Roman"/>
          </w:rPr>
          <w:tab/>
        </w:r>
        <w:r w:rsidR="003B1E0C" w:rsidRPr="00845134">
          <w:rPr>
            <w:rFonts w:cs="Times New Roman"/>
          </w:rPr>
          <w:delText>T</w:delText>
        </w:r>
        <w:r w:rsidR="003C2DDC" w:rsidRPr="00845134">
          <w:rPr>
            <w:rFonts w:cs="Times New Roman"/>
          </w:rPr>
          <w:delText>he Court observes that Article 5(2) of the Protocol provides as follows: “</w:delText>
        </w:r>
        <w:r w:rsidR="003C2DDC" w:rsidRPr="00845134">
          <w:rPr>
            <w:rFonts w:cs="Times New Roman"/>
            <w:sz w:val="22"/>
          </w:rPr>
          <w:delText>When a State Party has an interest in a case, it may submit a request to the Court to be permitted to join</w:delText>
        </w:r>
        <w:r w:rsidR="003C2DDC" w:rsidRPr="00845134">
          <w:rPr>
            <w:rFonts w:cs="Times New Roman"/>
          </w:rPr>
          <w:delText xml:space="preserve">.” </w:delText>
        </w:r>
      </w:del>
    </w:p>
    <w:p w14:paraId="759456BA" w14:textId="77777777" w:rsidR="003C2DDC" w:rsidRPr="003C2DDC" w:rsidRDefault="003C2DDC" w:rsidP="00D04CF8">
      <w:pPr>
        <w:rPr>
          <w:del w:id="369" w:author="JSC" w:date="2026-09-25T21:05:00Z" w16du:dateUtc="2026-09-26T01:05:00Z"/>
          <w:rFonts w:cs="Times New Roman"/>
        </w:rPr>
      </w:pPr>
    </w:p>
    <w:p w14:paraId="56D01DB2" w14:textId="36C13B3B" w:rsidR="00A0039E" w:rsidRPr="00845134" w:rsidRDefault="00845134" w:rsidP="00D04CF8">
      <w:pPr>
        <w:rPr>
          <w:del w:id="370" w:author="JSC" w:date="2026-09-25T21:05:00Z" w16du:dateUtc="2026-09-26T01:05:00Z"/>
          <w:rFonts w:cs="Times New Roman"/>
          <w:sz w:val="22"/>
        </w:rPr>
      </w:pPr>
      <w:del w:id="371" w:author="JSC" w:date="2026-09-25T21:05:00Z" w16du:dateUtc="2026-09-26T01:05:00Z">
        <w:r w:rsidRPr="003D6436">
          <w:rPr>
            <w:rFonts w:cs="Times New Roman"/>
            <w:sz w:val="22"/>
          </w:rPr>
          <w:delText>12.</w:delText>
        </w:r>
        <w:r w:rsidRPr="003D6436">
          <w:rPr>
            <w:rFonts w:cs="Times New Roman"/>
            <w:sz w:val="22"/>
          </w:rPr>
          <w:tab/>
        </w:r>
        <w:r w:rsidR="003C2DDC" w:rsidRPr="00845134">
          <w:rPr>
            <w:rFonts w:cs="Times New Roman"/>
          </w:rPr>
          <w:delText xml:space="preserve">The Court notes that Article 5(2) of the Protocol is </w:delText>
        </w:r>
        <w:r w:rsidR="003B1E0C" w:rsidRPr="00845134">
          <w:rPr>
            <w:rFonts w:cs="Times New Roman"/>
          </w:rPr>
          <w:delText xml:space="preserve">reiterated </w:delText>
        </w:r>
        <w:r w:rsidR="003C2DDC" w:rsidRPr="00845134">
          <w:rPr>
            <w:rFonts w:cs="Times New Roman"/>
          </w:rPr>
          <w:delText xml:space="preserve">in Rule 33(2) of the Rules which provides as follows: </w:delText>
        </w:r>
        <w:r w:rsidR="003C2DDC" w:rsidRPr="00845134">
          <w:rPr>
            <w:rFonts w:cs="Times New Roman"/>
            <w:sz w:val="22"/>
          </w:rPr>
          <w:delText>“In accordance with article 5(2) of the Protocol, a State Party which has an interest in a case may submit a request to the Court to be permitted to join in accordance with the procedure established in Rule 53 of these Rules.”</w:delText>
        </w:r>
      </w:del>
    </w:p>
    <w:p w14:paraId="091026E2" w14:textId="77777777" w:rsidR="00920167" w:rsidRPr="00920167" w:rsidRDefault="00920167" w:rsidP="00D04CF8">
      <w:pPr>
        <w:rPr>
          <w:del w:id="372" w:author="JSC" w:date="2026-09-25T21:05:00Z" w16du:dateUtc="2026-09-26T01:05:00Z"/>
          <w:rFonts w:cs="Times New Roman"/>
        </w:rPr>
      </w:pPr>
    </w:p>
    <w:p w14:paraId="4BB0712F" w14:textId="266DE78D" w:rsidR="00920167" w:rsidRPr="00845134" w:rsidRDefault="00845134" w:rsidP="00D04CF8">
      <w:pPr>
        <w:rPr>
          <w:del w:id="373" w:author="JSC" w:date="2026-09-25T21:05:00Z" w16du:dateUtc="2026-09-26T01:05:00Z"/>
          <w:rFonts w:cs="Times New Roman"/>
        </w:rPr>
      </w:pPr>
      <w:del w:id="374" w:author="JSC" w:date="2026-09-25T21:05:00Z" w16du:dateUtc="2026-09-26T01:05:00Z">
        <w:r w:rsidRPr="007D5F77">
          <w:rPr>
            <w:rFonts w:cs="Times New Roman"/>
          </w:rPr>
          <w:delText>13.</w:delText>
        </w:r>
        <w:r w:rsidRPr="007D5F77">
          <w:rPr>
            <w:rFonts w:cs="Times New Roman"/>
          </w:rPr>
          <w:tab/>
        </w:r>
        <w:r w:rsidR="00920167" w:rsidRPr="00845134">
          <w:rPr>
            <w:rFonts w:cs="Times New Roman"/>
          </w:rPr>
          <w:delText xml:space="preserve"> </w:delText>
        </w:r>
        <w:r w:rsidR="003B1E0C" w:rsidRPr="00845134">
          <w:rPr>
            <w:rFonts w:cs="Times New Roman"/>
          </w:rPr>
          <w:delText>T</w:delText>
        </w:r>
        <w:r w:rsidR="00920167" w:rsidRPr="00845134">
          <w:rPr>
            <w:rFonts w:cs="Times New Roman"/>
          </w:rPr>
          <w:delText xml:space="preserve">he Court </w:delText>
        </w:r>
        <w:r w:rsidR="003B1E0C" w:rsidRPr="00845134">
          <w:rPr>
            <w:rFonts w:cs="Times New Roman"/>
          </w:rPr>
          <w:delText xml:space="preserve">further </w:delText>
        </w:r>
        <w:r w:rsidR="00920167" w:rsidRPr="00845134">
          <w:rPr>
            <w:rFonts w:cs="Times New Roman"/>
          </w:rPr>
          <w:delText>notes that Rule 53 of the Rules provides as follows:</w:delText>
        </w:r>
      </w:del>
    </w:p>
    <w:p w14:paraId="7553BB44" w14:textId="77777777" w:rsidR="00535879" w:rsidRDefault="00535879" w:rsidP="00D04CF8">
      <w:pPr>
        <w:rPr>
          <w:del w:id="375" w:author="JSC" w:date="2026-09-25T21:05:00Z" w16du:dateUtc="2026-09-26T01:05:00Z"/>
          <w:rFonts w:cs="Times New Roman"/>
        </w:rPr>
      </w:pPr>
    </w:p>
    <w:p w14:paraId="4AF3040C" w14:textId="77777777" w:rsidR="00920167" w:rsidRPr="00920167" w:rsidRDefault="003D6436" w:rsidP="00D04CF8">
      <w:pPr>
        <w:rPr>
          <w:del w:id="376" w:author="JSC" w:date="2026-09-25T21:05:00Z" w16du:dateUtc="2026-09-26T01:05:00Z"/>
          <w:rFonts w:cs="Times New Roman"/>
        </w:rPr>
      </w:pPr>
      <w:del w:id="377" w:author="JSC" w:date="2026-09-25T21:05:00Z" w16du:dateUtc="2026-09-26T01:05:00Z">
        <w:r>
          <w:rPr>
            <w:rFonts w:cs="Times New Roman"/>
          </w:rPr>
          <w:delText>“</w:delText>
        </w:r>
      </w:del>
    </w:p>
    <w:p w14:paraId="67EF1061" w14:textId="61A26737" w:rsidR="00920167" w:rsidRPr="00845134" w:rsidRDefault="00845134" w:rsidP="00D04CF8">
      <w:pPr>
        <w:rPr>
          <w:del w:id="378" w:author="JSC" w:date="2026-09-25T21:05:00Z" w16du:dateUtc="2026-09-26T01:05:00Z"/>
          <w:rFonts w:cs="Times New Roman"/>
          <w:sz w:val="22"/>
        </w:rPr>
      </w:pPr>
      <w:del w:id="379" w:author="JSC" w:date="2026-09-25T21:05:00Z" w16du:dateUtc="2026-09-26T01:05:00Z">
        <w:r w:rsidRPr="00EB32E1">
          <w:rPr>
            <w:rFonts w:cs="Times New Roman"/>
            <w:sz w:val="22"/>
          </w:rPr>
          <w:delText>1.</w:delText>
        </w:r>
        <w:r w:rsidRPr="00EB32E1">
          <w:rPr>
            <w:rFonts w:cs="Times New Roman"/>
            <w:sz w:val="22"/>
          </w:rPr>
          <w:tab/>
        </w:r>
        <w:r w:rsidR="00920167" w:rsidRPr="00845134">
          <w:rPr>
            <w:rFonts w:cs="Times New Roman"/>
            <w:sz w:val="22"/>
          </w:rPr>
          <w:delText>An application for leave to intervene, in accordance with article 5(2) of the Protocol shall be filed as soon as possible, and in any case, before the</w:delText>
        </w:r>
        <w:r w:rsidR="00D84D55" w:rsidRPr="00845134">
          <w:rPr>
            <w:rFonts w:cs="Times New Roman"/>
            <w:sz w:val="22"/>
          </w:rPr>
          <w:delText xml:space="preserve"> closure of written proceedings.</w:delText>
        </w:r>
      </w:del>
    </w:p>
    <w:p w14:paraId="59545924" w14:textId="747FABA6" w:rsidR="00D84D55" w:rsidRPr="00845134" w:rsidRDefault="00845134" w:rsidP="00D04CF8">
      <w:pPr>
        <w:rPr>
          <w:del w:id="380" w:author="JSC" w:date="2026-09-25T21:05:00Z" w16du:dateUtc="2026-09-26T01:05:00Z"/>
          <w:rFonts w:cs="Times New Roman"/>
          <w:sz w:val="22"/>
        </w:rPr>
      </w:pPr>
      <w:del w:id="381" w:author="JSC" w:date="2026-09-25T21:05:00Z" w16du:dateUtc="2026-09-26T01:05:00Z">
        <w:r w:rsidRPr="00EB32E1">
          <w:rPr>
            <w:rFonts w:cs="Times New Roman"/>
            <w:sz w:val="22"/>
          </w:rPr>
          <w:delText>2.</w:delText>
        </w:r>
        <w:r w:rsidRPr="00EB32E1">
          <w:rPr>
            <w:rFonts w:cs="Times New Roman"/>
            <w:sz w:val="22"/>
          </w:rPr>
          <w:tab/>
        </w:r>
        <w:r w:rsidR="00D84D55" w:rsidRPr="00845134">
          <w:rPr>
            <w:rFonts w:cs="Times New Roman"/>
            <w:sz w:val="22"/>
          </w:rPr>
          <w:delText>The application shall state the names of the Applicant’s representatives. It shall specify the case to which it relates, and shall set out:</w:delText>
        </w:r>
      </w:del>
    </w:p>
    <w:p w14:paraId="13EC963E" w14:textId="4ED9CD05" w:rsidR="00D84D55" w:rsidRPr="00845134" w:rsidRDefault="00845134" w:rsidP="00D04CF8">
      <w:pPr>
        <w:rPr>
          <w:del w:id="382" w:author="JSC" w:date="2026-09-25T21:05:00Z" w16du:dateUtc="2026-09-26T01:05:00Z"/>
          <w:rFonts w:cs="Times New Roman"/>
          <w:sz w:val="22"/>
        </w:rPr>
      </w:pPr>
      <w:del w:id="383" w:author="JSC" w:date="2026-09-25T21:05:00Z" w16du:dateUtc="2026-09-26T01:05:00Z">
        <w:r w:rsidRPr="00EB32E1">
          <w:rPr>
            <w:rFonts w:cs="Times New Roman"/>
            <w:sz w:val="22"/>
          </w:rPr>
          <w:delText>a)</w:delText>
        </w:r>
        <w:r w:rsidRPr="00EB32E1">
          <w:rPr>
            <w:rFonts w:cs="Times New Roman"/>
            <w:sz w:val="22"/>
          </w:rPr>
          <w:tab/>
        </w:r>
        <w:r w:rsidR="00D84D55" w:rsidRPr="00845134">
          <w:rPr>
            <w:rFonts w:cs="Times New Roman"/>
            <w:sz w:val="22"/>
          </w:rPr>
          <w:delText>The legal interest which, in the view of the State applying to intervene, has been affected;</w:delText>
        </w:r>
      </w:del>
    </w:p>
    <w:p w14:paraId="764C8C08" w14:textId="33EB967B" w:rsidR="00D84D55" w:rsidRPr="00845134" w:rsidRDefault="00845134" w:rsidP="00D04CF8">
      <w:pPr>
        <w:rPr>
          <w:del w:id="384" w:author="JSC" w:date="2026-09-25T21:05:00Z" w16du:dateUtc="2026-09-26T01:05:00Z"/>
          <w:rFonts w:cs="Times New Roman"/>
          <w:sz w:val="22"/>
        </w:rPr>
      </w:pPr>
      <w:del w:id="385" w:author="JSC" w:date="2026-09-25T21:05:00Z" w16du:dateUtc="2026-09-26T01:05:00Z">
        <w:r w:rsidRPr="00EB32E1">
          <w:rPr>
            <w:rFonts w:cs="Times New Roman"/>
            <w:sz w:val="22"/>
          </w:rPr>
          <w:delText>b)</w:delText>
        </w:r>
        <w:r w:rsidRPr="00EB32E1">
          <w:rPr>
            <w:rFonts w:cs="Times New Roman"/>
            <w:sz w:val="22"/>
          </w:rPr>
          <w:tab/>
        </w:r>
        <w:r w:rsidR="00D84D55" w:rsidRPr="00845134">
          <w:rPr>
            <w:rFonts w:cs="Times New Roman"/>
            <w:sz w:val="22"/>
          </w:rPr>
          <w:delText>The precise object of the intervention; and</w:delText>
        </w:r>
      </w:del>
    </w:p>
    <w:p w14:paraId="71A501FE" w14:textId="0CFFD521" w:rsidR="00D84D55" w:rsidRPr="00845134" w:rsidRDefault="00845134" w:rsidP="00D04CF8">
      <w:pPr>
        <w:rPr>
          <w:del w:id="386" w:author="JSC" w:date="2026-09-25T21:05:00Z" w16du:dateUtc="2026-09-26T01:05:00Z"/>
          <w:rFonts w:cs="Times New Roman"/>
          <w:sz w:val="22"/>
        </w:rPr>
      </w:pPr>
      <w:del w:id="387" w:author="JSC" w:date="2026-09-25T21:05:00Z" w16du:dateUtc="2026-09-26T01:05:00Z">
        <w:r w:rsidRPr="00EB32E1">
          <w:rPr>
            <w:rFonts w:cs="Times New Roman"/>
            <w:sz w:val="22"/>
          </w:rPr>
          <w:delText>c)</w:delText>
        </w:r>
        <w:r w:rsidRPr="00EB32E1">
          <w:rPr>
            <w:rFonts w:cs="Times New Roman"/>
            <w:sz w:val="22"/>
          </w:rPr>
          <w:tab/>
        </w:r>
        <w:r w:rsidR="00D84D55" w:rsidRPr="00845134">
          <w:rPr>
            <w:rFonts w:cs="Times New Roman"/>
            <w:sz w:val="22"/>
          </w:rPr>
          <w:delText>The basis of the jurisdiction which, in the view of the State applying to intervene exists between it and the parties to the case.</w:delText>
        </w:r>
      </w:del>
    </w:p>
    <w:p w14:paraId="624A6D79" w14:textId="7F918EE5" w:rsidR="00920167" w:rsidRPr="00845134" w:rsidRDefault="00845134" w:rsidP="00D04CF8">
      <w:pPr>
        <w:rPr>
          <w:del w:id="388" w:author="JSC" w:date="2026-09-25T21:05:00Z" w16du:dateUtc="2026-09-26T01:05:00Z"/>
          <w:rFonts w:cs="Times New Roman"/>
          <w:sz w:val="22"/>
        </w:rPr>
      </w:pPr>
      <w:del w:id="389" w:author="JSC" w:date="2026-09-25T21:05:00Z" w16du:dateUtc="2026-09-26T01:05:00Z">
        <w:r w:rsidRPr="00EB32E1">
          <w:rPr>
            <w:rFonts w:cs="Times New Roman"/>
            <w:sz w:val="22"/>
          </w:rPr>
          <w:delText>3.</w:delText>
        </w:r>
        <w:r w:rsidRPr="00EB32E1">
          <w:rPr>
            <w:rFonts w:cs="Times New Roman"/>
            <w:sz w:val="22"/>
          </w:rPr>
          <w:tab/>
        </w:r>
        <w:r w:rsidR="00D84D55" w:rsidRPr="00845134">
          <w:rPr>
            <w:rFonts w:cs="Times New Roman"/>
            <w:sz w:val="22"/>
          </w:rPr>
          <w:delText>The application shall be accompanied by a list of the supporting documents attached thereto and shall be duly reasoned</w:delText>
        </w:r>
      </w:del>
    </w:p>
    <w:p w14:paraId="5C56B311" w14:textId="425074B5" w:rsidR="00D84D55" w:rsidRPr="00845134" w:rsidRDefault="00845134" w:rsidP="00D04CF8">
      <w:pPr>
        <w:rPr>
          <w:del w:id="390" w:author="JSC" w:date="2026-09-25T21:05:00Z" w16du:dateUtc="2026-09-26T01:05:00Z"/>
          <w:rFonts w:cs="Times New Roman"/>
          <w:sz w:val="22"/>
        </w:rPr>
      </w:pPr>
      <w:del w:id="391" w:author="JSC" w:date="2026-09-25T21:05:00Z" w16du:dateUtc="2026-09-26T01:05:00Z">
        <w:r w:rsidRPr="00EB32E1">
          <w:rPr>
            <w:rFonts w:cs="Times New Roman"/>
            <w:sz w:val="22"/>
          </w:rPr>
          <w:delText>4.</w:delText>
        </w:r>
        <w:r w:rsidRPr="00EB32E1">
          <w:rPr>
            <w:rFonts w:cs="Times New Roman"/>
            <w:sz w:val="22"/>
          </w:rPr>
          <w:tab/>
        </w:r>
        <w:r w:rsidR="00D84D55" w:rsidRPr="00845134">
          <w:rPr>
            <w:rFonts w:cs="Times New Roman"/>
            <w:sz w:val="22"/>
          </w:rPr>
          <w:delText>Certified copies of the application</w:delText>
        </w:r>
        <w:r w:rsidR="00A364F4" w:rsidRPr="00845134">
          <w:rPr>
            <w:rFonts w:cs="Times New Roman"/>
            <w:sz w:val="22"/>
          </w:rPr>
          <w:delText xml:space="preserve"> for leave to intervene shall be communicated forthwith to the parties to the case, who </w:delText>
        </w:r>
        <w:r w:rsidR="00EB32E1" w:rsidRPr="00845134">
          <w:rPr>
            <w:rFonts w:cs="Times New Roman"/>
            <w:sz w:val="22"/>
          </w:rPr>
          <w:delText>shall</w:delText>
        </w:r>
        <w:r w:rsidR="00A364F4" w:rsidRPr="00845134">
          <w:rPr>
            <w:rFonts w:cs="Times New Roman"/>
            <w:sz w:val="22"/>
          </w:rPr>
          <w:delText xml:space="preserve"> be </w:delText>
        </w:r>
        <w:r w:rsidR="00EB32E1" w:rsidRPr="00845134">
          <w:rPr>
            <w:rFonts w:cs="Times New Roman"/>
            <w:sz w:val="22"/>
          </w:rPr>
          <w:delText>entitled</w:delText>
        </w:r>
        <w:r w:rsidR="00A364F4" w:rsidRPr="00845134">
          <w:rPr>
            <w:rFonts w:cs="Times New Roman"/>
            <w:sz w:val="22"/>
          </w:rPr>
          <w:delText xml:space="preserve"> to submit their written observations within a time-limit to be fixed by the Court, or by the President if the Court is not in session. The Registrar shall also transmit copies of the application to any other concerned entity mentioned in Rule 35 of these Rules.</w:delText>
        </w:r>
      </w:del>
    </w:p>
    <w:p w14:paraId="0520738A" w14:textId="542B1CF5" w:rsidR="00A364F4" w:rsidRPr="00845134" w:rsidRDefault="00845134" w:rsidP="00D04CF8">
      <w:pPr>
        <w:rPr>
          <w:del w:id="392" w:author="JSC" w:date="2026-09-25T21:05:00Z" w16du:dateUtc="2026-09-26T01:05:00Z"/>
          <w:rFonts w:cs="Times New Roman"/>
          <w:sz w:val="22"/>
        </w:rPr>
      </w:pPr>
      <w:del w:id="393" w:author="JSC" w:date="2026-09-25T21:05:00Z" w16du:dateUtc="2026-09-26T01:05:00Z">
        <w:r w:rsidRPr="00EB32E1">
          <w:rPr>
            <w:rFonts w:cs="Times New Roman"/>
            <w:sz w:val="22"/>
          </w:rPr>
          <w:delText>5.</w:delText>
        </w:r>
        <w:r w:rsidRPr="00EB32E1">
          <w:rPr>
            <w:rFonts w:cs="Times New Roman"/>
            <w:sz w:val="22"/>
          </w:rPr>
          <w:tab/>
        </w:r>
        <w:r w:rsidR="00A364F4" w:rsidRPr="00845134">
          <w:rPr>
            <w:rFonts w:cs="Times New Roman"/>
            <w:sz w:val="22"/>
          </w:rPr>
          <w:delText>If the Court rules that the application is admissible it shall fix a time within which the intervening State shall submit its written observations. Such observations shall be forwarded by the Registrar to the parties to the case, who shall be entitled to file written observations in reply within the timeframes fixed by the Court.</w:delText>
        </w:r>
      </w:del>
    </w:p>
    <w:p w14:paraId="48FD18E0" w14:textId="5AA25D84" w:rsidR="00A364F4" w:rsidRPr="00845134" w:rsidRDefault="00845134" w:rsidP="00D04CF8">
      <w:pPr>
        <w:rPr>
          <w:del w:id="394" w:author="JSC" w:date="2026-09-25T21:05:00Z" w16du:dateUtc="2026-09-26T01:05:00Z"/>
          <w:rFonts w:cs="Times New Roman"/>
        </w:rPr>
      </w:pPr>
      <w:del w:id="395" w:author="JSC" w:date="2026-09-25T21:05:00Z" w16du:dateUtc="2026-09-26T01:05:00Z">
        <w:r>
          <w:rPr>
            <w:rFonts w:cs="Times New Roman"/>
          </w:rPr>
          <w:delText>6.</w:delText>
        </w:r>
        <w:r>
          <w:rPr>
            <w:rFonts w:cs="Times New Roman"/>
          </w:rPr>
          <w:tab/>
        </w:r>
        <w:r w:rsidR="00A364F4" w:rsidRPr="00845134">
          <w:rPr>
            <w:rFonts w:cs="Times New Roman"/>
            <w:sz w:val="22"/>
          </w:rPr>
          <w:delText>The intervening State shall be entitled, in the course of oral proceedings, if any, to present its submissions in respect of the subject of the intervention.</w:delText>
        </w:r>
        <w:r w:rsidR="00A364F4" w:rsidRPr="00845134">
          <w:rPr>
            <w:rFonts w:cs="Times New Roman"/>
          </w:rPr>
          <w:delText xml:space="preserve"> </w:delText>
        </w:r>
        <w:r w:rsidR="003D6436" w:rsidRPr="00845134">
          <w:rPr>
            <w:rFonts w:cs="Times New Roman"/>
          </w:rPr>
          <w:delText>”</w:delText>
        </w:r>
      </w:del>
    </w:p>
    <w:p w14:paraId="30B01581" w14:textId="77777777" w:rsidR="00EB32E1" w:rsidRPr="00920167" w:rsidRDefault="00EB32E1" w:rsidP="00D04CF8">
      <w:pPr>
        <w:rPr>
          <w:del w:id="396" w:author="JSC" w:date="2026-09-25T21:05:00Z" w16du:dateUtc="2026-09-26T01:05:00Z"/>
          <w:rFonts w:cs="Times New Roman"/>
        </w:rPr>
      </w:pPr>
    </w:p>
    <w:p w14:paraId="4C1DF2D3" w14:textId="673BE569" w:rsidR="00A364F4" w:rsidRPr="00845134" w:rsidRDefault="00845134" w:rsidP="00D04CF8">
      <w:pPr>
        <w:rPr>
          <w:del w:id="397" w:author="JSC" w:date="2026-09-25T21:05:00Z" w16du:dateUtc="2026-09-26T01:05:00Z"/>
          <w:rFonts w:cs="Times New Roman"/>
        </w:rPr>
      </w:pPr>
      <w:del w:id="398" w:author="JSC" w:date="2026-09-25T21:05:00Z" w16du:dateUtc="2026-09-26T01:05:00Z">
        <w:r>
          <w:rPr>
            <w:rFonts w:cs="Times New Roman"/>
          </w:rPr>
          <w:delText>14.</w:delText>
        </w:r>
        <w:r>
          <w:rPr>
            <w:rFonts w:cs="Times New Roman"/>
          </w:rPr>
          <w:tab/>
        </w:r>
        <w:r w:rsidR="00EB32E1" w:rsidRPr="00845134">
          <w:rPr>
            <w:rFonts w:cs="Times New Roman"/>
          </w:rPr>
          <w:delText>From the totality of the above provisions, it is clear that neither the Protocol nor the Rules provide a mechanism permitting a third party, which is not a State</w:delText>
        </w:r>
        <w:r w:rsidR="008B3603" w:rsidRPr="00845134">
          <w:rPr>
            <w:rFonts w:cs="Times New Roman"/>
          </w:rPr>
          <w:delText xml:space="preserve"> party</w:delText>
        </w:r>
        <w:r w:rsidR="00EB32E1" w:rsidRPr="00845134">
          <w:rPr>
            <w:rFonts w:cs="Times New Roman"/>
          </w:rPr>
          <w:delText xml:space="preserve">, to intervene in on-going proceedings. Additionally, it is also clear that even where States are permitted to intervene in on-going proceedings, this has to be done before the close of pleadings – Rule 53(1) of the Rules. </w:delText>
        </w:r>
      </w:del>
    </w:p>
    <w:p w14:paraId="71394A85" w14:textId="77777777" w:rsidR="007B31A3" w:rsidRPr="007F162A" w:rsidRDefault="007B31A3" w:rsidP="00D04CF8">
      <w:pPr>
        <w:rPr>
          <w:del w:id="399" w:author="JSC" w:date="2026-09-25T21:05:00Z" w16du:dateUtc="2026-09-26T01:05:00Z"/>
          <w:rFonts w:cs="Times New Roman"/>
        </w:rPr>
      </w:pPr>
    </w:p>
    <w:p w14:paraId="6CAED671" w14:textId="489AE98F" w:rsidR="005D5662" w:rsidRPr="00845134" w:rsidRDefault="00845134" w:rsidP="00D04CF8">
      <w:pPr>
        <w:rPr>
          <w:del w:id="400" w:author="JSC" w:date="2026-09-25T21:05:00Z" w16du:dateUtc="2026-09-26T01:05:00Z"/>
          <w:rFonts w:cs="Times New Roman"/>
        </w:rPr>
      </w:pPr>
      <w:del w:id="401" w:author="JSC" w:date="2026-09-25T21:05:00Z" w16du:dateUtc="2026-09-26T01:05:00Z">
        <w:r w:rsidRPr="007D5F77">
          <w:rPr>
            <w:rFonts w:cs="Times New Roman"/>
          </w:rPr>
          <w:delText>15.</w:delText>
        </w:r>
        <w:r w:rsidRPr="007D5F77">
          <w:rPr>
            <w:rFonts w:cs="Times New Roman"/>
          </w:rPr>
          <w:tab/>
        </w:r>
        <w:r w:rsidR="00C32917" w:rsidRPr="00845134">
          <w:rPr>
            <w:rFonts w:cs="Times New Roman"/>
          </w:rPr>
          <w:delText xml:space="preserve">The Court </w:delText>
        </w:r>
        <w:r w:rsidR="005A4C43" w:rsidRPr="00845134">
          <w:rPr>
            <w:rFonts w:cs="Times New Roman"/>
          </w:rPr>
          <w:delText xml:space="preserve">wishes to observe </w:delText>
        </w:r>
        <w:r w:rsidR="00C32917" w:rsidRPr="00845134">
          <w:rPr>
            <w:rFonts w:cs="Times New Roman"/>
          </w:rPr>
          <w:delText>that</w:delText>
        </w:r>
        <w:r w:rsidR="002527C5" w:rsidRPr="00845134">
          <w:rPr>
            <w:rFonts w:cs="Times New Roman"/>
          </w:rPr>
          <w:delText xml:space="preserve"> the genesis of the </w:delText>
        </w:r>
        <w:r w:rsidR="00886A3D" w:rsidRPr="00845134">
          <w:rPr>
            <w:rFonts w:cs="Times New Roman"/>
          </w:rPr>
          <w:delText>case between the Commission and the Respondent State</w:delText>
        </w:r>
        <w:r w:rsidR="002527C5" w:rsidRPr="00845134">
          <w:rPr>
            <w:rFonts w:cs="Times New Roman"/>
          </w:rPr>
          <w:delText xml:space="preserve"> lies in an Application that </w:delText>
        </w:r>
        <w:r w:rsidR="00C32917" w:rsidRPr="00845134">
          <w:rPr>
            <w:rFonts w:cs="Times New Roman"/>
          </w:rPr>
          <w:delText>was filed</w:delText>
        </w:r>
        <w:r w:rsidR="002527C5" w:rsidRPr="00845134">
          <w:rPr>
            <w:rFonts w:cs="Times New Roman"/>
          </w:rPr>
          <w:delText xml:space="preserve"> </w:delText>
        </w:r>
        <w:r w:rsidR="005A4C43" w:rsidRPr="00845134">
          <w:rPr>
            <w:rFonts w:cs="Times New Roman"/>
          </w:rPr>
          <w:delText>before it</w:delText>
        </w:r>
        <w:r w:rsidR="00C32917" w:rsidRPr="00845134">
          <w:rPr>
            <w:rFonts w:cs="Times New Roman"/>
          </w:rPr>
          <w:delText xml:space="preserve"> </w:delText>
        </w:r>
        <w:r w:rsidR="00CC01B9" w:rsidRPr="00845134">
          <w:rPr>
            <w:rFonts w:cs="Times New Roman"/>
          </w:rPr>
          <w:delText xml:space="preserve">on 12 July 2012. Before that, a </w:delText>
        </w:r>
        <w:r w:rsidR="002527C5" w:rsidRPr="00845134">
          <w:rPr>
            <w:rFonts w:cs="Times New Roman"/>
          </w:rPr>
          <w:delText xml:space="preserve">communication </w:delText>
        </w:r>
        <w:r w:rsidR="00CC01B9" w:rsidRPr="00845134">
          <w:rPr>
            <w:rFonts w:cs="Times New Roman"/>
          </w:rPr>
          <w:delText>had been lodged before the Commission on 14 No</w:delText>
        </w:r>
        <w:r w:rsidR="00D0367E" w:rsidRPr="00845134">
          <w:rPr>
            <w:rFonts w:cs="Times New Roman"/>
          </w:rPr>
          <w:delText>vember 200</w:delText>
        </w:r>
        <w:r w:rsidR="00CC01B9" w:rsidRPr="00845134">
          <w:rPr>
            <w:rFonts w:cs="Times New Roman"/>
          </w:rPr>
          <w:delText xml:space="preserve">9. As earlier pointed out, the Court’s judgment on merits was delivered on 26 May 2017. From the time </w:delText>
        </w:r>
        <w:r w:rsidR="003E2866" w:rsidRPr="00845134">
          <w:rPr>
            <w:rFonts w:cs="Times New Roman"/>
          </w:rPr>
          <w:delText xml:space="preserve">the </w:delText>
        </w:r>
        <w:r w:rsidR="00CC01B9" w:rsidRPr="00845134">
          <w:rPr>
            <w:rFonts w:cs="Times New Roman"/>
          </w:rPr>
          <w:delText>judgment on the merits was delivered</w:delText>
        </w:r>
        <w:r w:rsidR="003E2866" w:rsidRPr="00845134">
          <w:rPr>
            <w:rFonts w:cs="Times New Roman"/>
          </w:rPr>
          <w:delText>,</w:delText>
        </w:r>
        <w:r w:rsidR="00CC01B9" w:rsidRPr="00845134">
          <w:rPr>
            <w:rFonts w:cs="Times New Roman"/>
          </w:rPr>
          <w:delText xml:space="preserve"> to the time the </w:delText>
        </w:r>
        <w:r w:rsidR="002527C5" w:rsidRPr="00845134">
          <w:rPr>
            <w:rFonts w:cs="Times New Roman"/>
          </w:rPr>
          <w:delText xml:space="preserve">Applicants lodged </w:delText>
        </w:r>
        <w:r w:rsidR="003E2866" w:rsidRPr="00845134">
          <w:rPr>
            <w:rFonts w:cs="Times New Roman"/>
          </w:rPr>
          <w:delText>their A</w:delText>
        </w:r>
        <w:r w:rsidR="00CC01B9" w:rsidRPr="00845134">
          <w:rPr>
            <w:rFonts w:cs="Times New Roman"/>
          </w:rPr>
          <w:delText>pplications</w:delText>
        </w:r>
        <w:r w:rsidR="002527C5" w:rsidRPr="00845134">
          <w:rPr>
            <w:rFonts w:cs="Times New Roman"/>
          </w:rPr>
          <w:delText xml:space="preserve"> for intervention</w:delText>
        </w:r>
        <w:r w:rsidR="003E2866" w:rsidRPr="00845134">
          <w:rPr>
            <w:rFonts w:cs="Times New Roman"/>
          </w:rPr>
          <w:delText>,</w:delText>
        </w:r>
        <w:r w:rsidR="00CC01B9" w:rsidRPr="00845134">
          <w:rPr>
            <w:rFonts w:cs="Times New Roman"/>
          </w:rPr>
          <w:delText xml:space="preserve"> a period of</w:delText>
        </w:r>
        <w:r w:rsidR="00D0367E" w:rsidRPr="00845134">
          <w:rPr>
            <w:rFonts w:cs="Times New Roman"/>
          </w:rPr>
          <w:delText xml:space="preserve"> one</w:delText>
        </w:r>
        <w:r w:rsidR="003E2866" w:rsidRPr="00845134">
          <w:rPr>
            <w:rFonts w:cs="Times New Roman"/>
          </w:rPr>
          <w:delText xml:space="preserve"> </w:delText>
        </w:r>
        <w:r w:rsidR="00D0367E" w:rsidRPr="00845134">
          <w:rPr>
            <w:rFonts w:cs="Times New Roman"/>
          </w:rPr>
          <w:delText>(1) year and eleven (11) months elapsed</w:delText>
        </w:r>
        <w:r w:rsidR="003E2866" w:rsidRPr="00845134">
          <w:rPr>
            <w:rFonts w:cs="Times New Roman"/>
          </w:rPr>
          <w:delText xml:space="preserve">. </w:delText>
        </w:r>
        <w:r w:rsidR="00C32917" w:rsidRPr="00845134">
          <w:rPr>
            <w:rFonts w:cs="Times New Roman"/>
          </w:rPr>
          <w:delText xml:space="preserve">It is also notable that </w:delText>
        </w:r>
        <w:r w:rsidR="003E2866" w:rsidRPr="00845134">
          <w:rPr>
            <w:rFonts w:cs="Times New Roman"/>
          </w:rPr>
          <w:delText xml:space="preserve">a </w:delText>
        </w:r>
        <w:r w:rsidR="00D0367E" w:rsidRPr="00845134">
          <w:rPr>
            <w:rFonts w:cs="Times New Roman"/>
          </w:rPr>
          <w:delText>period of</w:delText>
        </w:r>
        <w:r w:rsidR="00CC01B9" w:rsidRPr="00845134">
          <w:rPr>
            <w:rFonts w:cs="Times New Roman"/>
          </w:rPr>
          <w:delText xml:space="preserve"> six (6) years and eight (8) months elapsed</w:delText>
        </w:r>
        <w:r w:rsidR="00D0367E" w:rsidRPr="00845134">
          <w:rPr>
            <w:rFonts w:cs="Times New Roman"/>
          </w:rPr>
          <w:delText xml:space="preserve"> between the time the </w:delText>
        </w:r>
        <w:r w:rsidR="003E2866" w:rsidRPr="00845134">
          <w:rPr>
            <w:rFonts w:cs="Times New Roman"/>
          </w:rPr>
          <w:delText>case</w:delText>
        </w:r>
        <w:r w:rsidR="00D0367E" w:rsidRPr="00845134">
          <w:rPr>
            <w:rFonts w:cs="Times New Roman"/>
          </w:rPr>
          <w:delText xml:space="preserve"> was </w:delText>
        </w:r>
        <w:r w:rsidR="00C32917" w:rsidRPr="00845134">
          <w:rPr>
            <w:rFonts w:cs="Times New Roman"/>
          </w:rPr>
          <w:delText>filed</w:delText>
        </w:r>
        <w:r w:rsidR="003E2866" w:rsidRPr="00845134">
          <w:rPr>
            <w:rFonts w:cs="Times New Roman"/>
          </w:rPr>
          <w:delText xml:space="preserve"> before the Court to the filing of the A</w:delText>
        </w:r>
        <w:r w:rsidR="00D0367E" w:rsidRPr="00845134">
          <w:rPr>
            <w:rFonts w:cs="Times New Roman"/>
          </w:rPr>
          <w:delText xml:space="preserve">pplications </w:delText>
        </w:r>
        <w:r w:rsidR="002527C5" w:rsidRPr="00845134">
          <w:rPr>
            <w:rFonts w:cs="Times New Roman"/>
          </w:rPr>
          <w:delText>for intervention</w:delText>
        </w:r>
        <w:r w:rsidR="00CC01B9" w:rsidRPr="00845134">
          <w:rPr>
            <w:rFonts w:cs="Times New Roman"/>
          </w:rPr>
          <w:delText xml:space="preserve">. The Court takes judicial notice of the fact that the litigation between the </w:delText>
        </w:r>
        <w:r w:rsidR="002527C5" w:rsidRPr="00845134">
          <w:rPr>
            <w:rFonts w:cs="Times New Roman"/>
          </w:rPr>
          <w:delText xml:space="preserve">Commission </w:delText>
        </w:r>
        <w:r w:rsidR="00CC01B9" w:rsidRPr="00845134">
          <w:rPr>
            <w:rFonts w:cs="Times New Roman"/>
          </w:rPr>
          <w:delText xml:space="preserve">and the Respondent State has continued to generate media attention within the Respondent State such that </w:delText>
        </w:r>
        <w:r w:rsidR="002527C5" w:rsidRPr="00845134">
          <w:rPr>
            <w:rFonts w:cs="Times New Roman"/>
          </w:rPr>
          <w:delText>its</w:delText>
        </w:r>
        <w:r w:rsidR="00CC01B9" w:rsidRPr="00845134">
          <w:rPr>
            <w:rFonts w:cs="Times New Roman"/>
          </w:rPr>
          <w:delText xml:space="preserve"> subsistence can </w:delText>
        </w:r>
        <w:r w:rsidR="002527C5" w:rsidRPr="00845134">
          <w:rPr>
            <w:rFonts w:cs="Times New Roman"/>
          </w:rPr>
          <w:delText xml:space="preserve">safely </w:delText>
        </w:r>
        <w:r w:rsidR="00CC01B9" w:rsidRPr="00845134">
          <w:rPr>
            <w:rFonts w:cs="Times New Roman"/>
          </w:rPr>
          <w:delText xml:space="preserve">be assumed to be </w:delText>
        </w:r>
        <w:r w:rsidR="003E2866" w:rsidRPr="00845134">
          <w:rPr>
            <w:rFonts w:cs="Times New Roman"/>
          </w:rPr>
          <w:delText>common</w:delText>
        </w:r>
        <w:r w:rsidR="00CC01B9" w:rsidRPr="00845134">
          <w:rPr>
            <w:rFonts w:cs="Times New Roman"/>
          </w:rPr>
          <w:delText xml:space="preserve"> knowledge, at least within the Respondent State</w:delText>
        </w:r>
        <w:r w:rsidR="00A77384" w:rsidRPr="00845134">
          <w:rPr>
            <w:rFonts w:cs="Times New Roman"/>
          </w:rPr>
          <w:delText xml:space="preserve"> particularly in the areas where the </w:delText>
        </w:r>
        <w:r w:rsidR="002527C5" w:rsidRPr="00845134">
          <w:rPr>
            <w:rFonts w:cs="Times New Roman"/>
          </w:rPr>
          <w:delText xml:space="preserve">present Applicants </w:delText>
        </w:r>
        <w:r w:rsidR="00A77384" w:rsidRPr="00845134">
          <w:rPr>
            <w:rFonts w:cs="Times New Roman"/>
          </w:rPr>
          <w:delText>reside</w:delText>
        </w:r>
        <w:r w:rsidR="00CC01B9" w:rsidRPr="00845134">
          <w:rPr>
            <w:rFonts w:cs="Times New Roman"/>
          </w:rPr>
          <w:delText>. Against this background</w:delText>
        </w:r>
        <w:r w:rsidR="003E2866" w:rsidRPr="00845134">
          <w:rPr>
            <w:rFonts w:cs="Times New Roman"/>
          </w:rPr>
          <w:delText>,</w:delText>
        </w:r>
        <w:r w:rsidR="00CC01B9" w:rsidRPr="00845134">
          <w:rPr>
            <w:rFonts w:cs="Times New Roman"/>
          </w:rPr>
          <w:delText xml:space="preserve"> the</w:delText>
        </w:r>
        <w:r w:rsidR="002527C5" w:rsidRPr="00845134">
          <w:rPr>
            <w:rFonts w:cs="Times New Roman"/>
          </w:rPr>
          <w:delText xml:space="preserve"> Applicants</w:delText>
        </w:r>
        <w:r w:rsidR="00AD5795" w:rsidRPr="00845134">
          <w:rPr>
            <w:rFonts w:cs="Times New Roman"/>
          </w:rPr>
          <w:delText xml:space="preserve"> have not proffered any explanation for the delay in filing their Applications. </w:delText>
        </w:r>
      </w:del>
    </w:p>
    <w:p w14:paraId="0A659BCC" w14:textId="77777777" w:rsidR="00CC01B9" w:rsidRPr="007D5F77" w:rsidRDefault="00CC01B9" w:rsidP="00D04CF8">
      <w:pPr>
        <w:rPr>
          <w:del w:id="402" w:author="JSC" w:date="2026-09-25T21:05:00Z" w16du:dateUtc="2026-09-26T01:05:00Z"/>
          <w:rFonts w:cs="Times New Roman"/>
        </w:rPr>
      </w:pPr>
    </w:p>
    <w:p w14:paraId="461FF175" w14:textId="2B964665" w:rsidR="007B31A3" w:rsidRPr="00845134" w:rsidRDefault="00845134" w:rsidP="00D04CF8">
      <w:pPr>
        <w:rPr>
          <w:del w:id="403" w:author="JSC" w:date="2026-09-25T21:05:00Z" w16du:dateUtc="2026-09-26T01:05:00Z"/>
          <w:rFonts w:cs="Times New Roman"/>
        </w:rPr>
      </w:pPr>
      <w:del w:id="404" w:author="JSC" w:date="2026-09-25T21:05:00Z" w16du:dateUtc="2026-09-26T01:05:00Z">
        <w:r w:rsidRPr="007D5F77">
          <w:rPr>
            <w:rFonts w:cs="Times New Roman"/>
          </w:rPr>
          <w:delText>16.</w:delText>
        </w:r>
        <w:r w:rsidRPr="007D5F77">
          <w:rPr>
            <w:rFonts w:cs="Times New Roman"/>
          </w:rPr>
          <w:tab/>
        </w:r>
        <w:r w:rsidR="007B31A3" w:rsidRPr="00845134">
          <w:rPr>
            <w:rFonts w:cs="Times New Roman"/>
          </w:rPr>
          <w:delText xml:space="preserve"> </w:delText>
        </w:r>
        <w:r w:rsidR="00A74B8B" w:rsidRPr="00845134">
          <w:rPr>
            <w:rFonts w:cs="Times New Roman"/>
          </w:rPr>
          <w:delText>Consequently</w:delText>
        </w:r>
        <w:r w:rsidR="005A4C43" w:rsidRPr="00845134">
          <w:rPr>
            <w:rFonts w:cs="Times New Roman"/>
          </w:rPr>
          <w:delText>, t</w:delText>
        </w:r>
        <w:r w:rsidR="007B31A3" w:rsidRPr="00845134">
          <w:rPr>
            <w:rFonts w:cs="Times New Roman"/>
          </w:rPr>
          <w:delText>he Court, bearing in mind the provisions of the Protocol and the Rules, holds that there is no basis for admitting the Applica</w:delText>
        </w:r>
        <w:r w:rsidR="00995FC1" w:rsidRPr="00845134">
          <w:rPr>
            <w:rFonts w:cs="Times New Roman"/>
          </w:rPr>
          <w:delText xml:space="preserve">tions </w:delText>
        </w:r>
        <w:r w:rsidR="007B31A3" w:rsidRPr="00845134">
          <w:rPr>
            <w:rFonts w:cs="Times New Roman"/>
          </w:rPr>
          <w:delText xml:space="preserve"> for intervention and accordingly dismisses them. </w:delText>
        </w:r>
      </w:del>
    </w:p>
    <w:p w14:paraId="3B00F120" w14:textId="40537AC7" w:rsidR="00FE4ABB" w:rsidRDefault="00FE4ABB" w:rsidP="00D04CF8">
      <w:pPr>
        <w:rPr>
          <w:del w:id="405" w:author="JSC" w:date="2026-09-25T21:05:00Z" w16du:dateUtc="2026-09-26T01:05:00Z"/>
          <w:rFonts w:cs="Times New Roman"/>
        </w:rPr>
      </w:pPr>
      <w:del w:id="406" w:author="JSC" w:date="2026-09-25T21:05:00Z" w16du:dateUtc="2026-09-26T01:05:00Z">
        <w:r>
          <w:rPr>
            <w:rFonts w:cs="Times New Roman"/>
          </w:rPr>
          <w:br w:type="page"/>
        </w:r>
      </w:del>
    </w:p>
    <w:p w14:paraId="2E2F3A8F" w14:textId="4C56C221" w:rsidR="00492910" w:rsidRPr="006A35A7" w:rsidRDefault="00845134" w:rsidP="00D04CF8">
      <w:pPr>
        <w:rPr>
          <w:del w:id="407" w:author="JSC" w:date="2026-09-25T21:05:00Z" w16du:dateUtc="2026-09-26T01:05:00Z"/>
          <w:b/>
        </w:rPr>
      </w:pPr>
      <w:bookmarkStart w:id="408" w:name="_Toc13052004"/>
      <w:del w:id="409" w:author="JSC" w:date="2026-09-25T21:05:00Z" w16du:dateUtc="2026-09-26T01:05:00Z">
        <w:r w:rsidRPr="006A35A7">
          <w:rPr>
            <w:b/>
          </w:rPr>
          <w:delText>IV.</w:delText>
        </w:r>
        <w:r w:rsidRPr="006A35A7">
          <w:rPr>
            <w:b/>
          </w:rPr>
          <w:tab/>
        </w:r>
        <w:r w:rsidR="00492910" w:rsidRPr="006A35A7">
          <w:rPr>
            <w:b/>
          </w:rPr>
          <w:delText>COSTS</w:delText>
        </w:r>
        <w:bookmarkEnd w:id="408"/>
      </w:del>
    </w:p>
    <w:p w14:paraId="64E642EF" w14:textId="77777777" w:rsidR="00492910" w:rsidRPr="003E1FFD" w:rsidRDefault="00492910" w:rsidP="00D04CF8">
      <w:pPr>
        <w:rPr>
          <w:del w:id="410" w:author="JSC" w:date="2026-09-25T21:05:00Z" w16du:dateUtc="2026-09-26T01:05:00Z"/>
          <w:rFonts w:cs="Times New Roman"/>
        </w:rPr>
      </w:pPr>
    </w:p>
    <w:p w14:paraId="70A2B37F" w14:textId="62615DC2" w:rsidR="00492910" w:rsidRPr="00845134" w:rsidRDefault="00845134" w:rsidP="00D04CF8">
      <w:pPr>
        <w:rPr>
          <w:del w:id="411" w:author="JSC" w:date="2026-09-25T21:05:00Z" w16du:dateUtc="2026-09-26T01:05:00Z"/>
          <w:rFonts w:cs="Times New Roman"/>
        </w:rPr>
      </w:pPr>
      <w:del w:id="412" w:author="JSC" w:date="2026-09-25T21:05:00Z" w16du:dateUtc="2026-09-26T01:05:00Z">
        <w:r w:rsidRPr="009202FC">
          <w:rPr>
            <w:rFonts w:cs="Times New Roman"/>
          </w:rPr>
          <w:delText>17.</w:delText>
        </w:r>
        <w:r w:rsidRPr="009202FC">
          <w:rPr>
            <w:rFonts w:cs="Times New Roman"/>
          </w:rPr>
          <w:tab/>
        </w:r>
        <w:r w:rsidR="009202FC" w:rsidRPr="00845134">
          <w:delText>The Court recalls that in terms of Rule 30 of the Rules</w:delText>
        </w:r>
        <w:r w:rsidR="00995FC1" w:rsidRPr="00845134">
          <w:delText>,</w:delText>
        </w:r>
        <w:r w:rsidR="009202FC" w:rsidRPr="00845134">
          <w:delText xml:space="preserve"> “</w:delText>
        </w:r>
        <w:r w:rsidR="009202FC" w:rsidRPr="00845134">
          <w:rPr>
            <w:sz w:val="22"/>
          </w:rPr>
          <w:delText>unless otherwise decided by the Court, each party shall bear its own costs</w:delText>
        </w:r>
        <w:r w:rsidR="009202FC" w:rsidRPr="00845134">
          <w:delText>.” In the present case, the Court</w:delText>
        </w:r>
        <w:r w:rsidR="0031005B" w:rsidRPr="00845134">
          <w:delText>,</w:delText>
        </w:r>
        <w:r w:rsidR="009202FC" w:rsidRPr="00845134">
          <w:delText xml:space="preserve"> </w:delText>
        </w:r>
        <w:r w:rsidR="00A74B8B" w:rsidRPr="00845134">
          <w:delText>decides that each party shall bear its own costs.</w:delText>
        </w:r>
        <w:r w:rsidR="009202FC" w:rsidRPr="00845134">
          <w:delText xml:space="preserve">. </w:delText>
        </w:r>
      </w:del>
    </w:p>
    <w:p w14:paraId="2CCD05D3" w14:textId="77777777" w:rsidR="00492910" w:rsidRPr="003E1FFD" w:rsidRDefault="00492910" w:rsidP="00D04CF8">
      <w:pPr>
        <w:rPr>
          <w:del w:id="413" w:author="JSC" w:date="2026-09-25T21:05:00Z" w16du:dateUtc="2026-09-26T01:05:00Z"/>
          <w:rFonts w:cs="Times New Roman"/>
        </w:rPr>
      </w:pPr>
    </w:p>
    <w:p w14:paraId="50653EB3" w14:textId="13BC5108" w:rsidR="00492910" w:rsidRPr="006A35A7" w:rsidRDefault="00845134" w:rsidP="00D04CF8">
      <w:pPr>
        <w:rPr>
          <w:del w:id="414" w:author="JSC" w:date="2026-09-25T21:05:00Z" w16du:dateUtc="2026-09-26T01:05:00Z"/>
          <w:b/>
        </w:rPr>
      </w:pPr>
      <w:bookmarkStart w:id="415" w:name="_Toc13052005"/>
      <w:del w:id="416" w:author="JSC" w:date="2026-09-25T21:05:00Z" w16du:dateUtc="2026-09-26T01:05:00Z">
        <w:r w:rsidRPr="006A35A7">
          <w:rPr>
            <w:b/>
          </w:rPr>
          <w:delText>V.</w:delText>
        </w:r>
        <w:r w:rsidRPr="006A35A7">
          <w:rPr>
            <w:b/>
          </w:rPr>
          <w:tab/>
        </w:r>
        <w:r w:rsidR="00492910" w:rsidRPr="006A35A7">
          <w:rPr>
            <w:b/>
          </w:rPr>
          <w:delText>OPERATIVE PART</w:delText>
        </w:r>
        <w:bookmarkEnd w:id="415"/>
      </w:del>
    </w:p>
    <w:p w14:paraId="57234B11" w14:textId="77777777" w:rsidR="00492910" w:rsidRPr="003E1FFD" w:rsidRDefault="00492910" w:rsidP="00D04CF8">
      <w:pPr>
        <w:rPr>
          <w:del w:id="417" w:author="JSC" w:date="2026-09-25T21:05:00Z" w16du:dateUtc="2026-09-26T01:05:00Z"/>
          <w:rFonts w:cs="Times New Roman"/>
        </w:rPr>
      </w:pPr>
    </w:p>
    <w:p w14:paraId="0003B68D" w14:textId="57A944AC" w:rsidR="00492910" w:rsidRPr="00845134" w:rsidRDefault="00845134" w:rsidP="00D04CF8">
      <w:pPr>
        <w:rPr>
          <w:del w:id="418" w:author="JSC" w:date="2026-09-25T21:05:00Z" w16du:dateUtc="2026-09-26T01:05:00Z"/>
          <w:rFonts w:cs="Times New Roman"/>
        </w:rPr>
      </w:pPr>
      <w:del w:id="419" w:author="JSC" w:date="2026-09-25T21:05:00Z" w16du:dateUtc="2026-09-26T01:05:00Z">
        <w:r>
          <w:rPr>
            <w:rFonts w:cs="Times New Roman"/>
          </w:rPr>
          <w:delText>18.</w:delText>
        </w:r>
        <w:r>
          <w:rPr>
            <w:rFonts w:cs="Times New Roman"/>
          </w:rPr>
          <w:tab/>
        </w:r>
        <w:r w:rsidR="00FD70EC" w:rsidRPr="00845134">
          <w:rPr>
            <w:rFonts w:cs="Times New Roman"/>
          </w:rPr>
          <w:delText>For these reasons</w:delText>
        </w:r>
      </w:del>
    </w:p>
    <w:p w14:paraId="297EFDDD" w14:textId="77777777" w:rsidR="00FD70EC" w:rsidRDefault="00FD70EC" w:rsidP="00D04CF8">
      <w:pPr>
        <w:rPr>
          <w:del w:id="420" w:author="JSC" w:date="2026-09-25T21:05:00Z" w16du:dateUtc="2026-09-26T01:05:00Z"/>
          <w:rFonts w:cs="Times New Roman"/>
        </w:rPr>
      </w:pPr>
    </w:p>
    <w:p w14:paraId="07DDDB6F" w14:textId="77777777" w:rsidR="00FD70EC" w:rsidRDefault="00FD70EC" w:rsidP="00D04CF8">
      <w:pPr>
        <w:rPr>
          <w:del w:id="421" w:author="JSC" w:date="2026-09-25T21:05:00Z" w16du:dateUtc="2026-09-26T01:05:00Z"/>
          <w:rFonts w:cs="Times New Roman"/>
        </w:rPr>
      </w:pPr>
      <w:del w:id="422" w:author="JSC" w:date="2026-09-25T21:05:00Z" w16du:dateUtc="2026-09-26T01:05:00Z">
        <w:r>
          <w:rPr>
            <w:rFonts w:cs="Times New Roman"/>
          </w:rPr>
          <w:delText>THE COURT</w:delText>
        </w:r>
      </w:del>
    </w:p>
    <w:p w14:paraId="6537F1F3" w14:textId="5E8E1FF7" w:rsidR="00FD70EC" w:rsidRDefault="0011788C" w:rsidP="00D04CF8">
      <w:pPr>
        <w:rPr>
          <w:del w:id="423" w:author="JSC" w:date="2026-09-25T21:05:00Z" w16du:dateUtc="2026-09-26T01:05:00Z"/>
          <w:rFonts w:cs="Times New Roman"/>
        </w:rPr>
      </w:pPr>
      <w:del w:id="424" w:author="JSC" w:date="2026-09-25T21:05:00Z" w16du:dateUtc="2026-09-26T01:05:00Z">
        <w:r>
          <w:rPr>
            <w:rFonts w:cs="Times New Roman"/>
          </w:rPr>
          <w:delText>By a m</w:delText>
        </w:r>
        <w:r w:rsidR="00A74B8B">
          <w:rPr>
            <w:rFonts w:cs="Times New Roman"/>
          </w:rPr>
          <w:delText>ajority</w:delText>
        </w:r>
        <w:r>
          <w:rPr>
            <w:rFonts w:cs="Times New Roman"/>
          </w:rPr>
          <w:delText xml:space="preserve"> </w:delText>
        </w:r>
        <w:r w:rsidR="00995FC1">
          <w:rPr>
            <w:rFonts w:cs="Times New Roman"/>
          </w:rPr>
          <w:delText>of Nine</w:delText>
        </w:r>
        <w:r>
          <w:rPr>
            <w:rFonts w:cs="Times New Roman"/>
          </w:rPr>
          <w:delText xml:space="preserve"> (9)</w:delText>
        </w:r>
        <w:r w:rsidR="00A74B8B">
          <w:rPr>
            <w:rFonts w:cs="Times New Roman"/>
          </w:rPr>
          <w:delText xml:space="preserve"> for</w:delText>
        </w:r>
        <w:r>
          <w:rPr>
            <w:rFonts w:cs="Times New Roman"/>
          </w:rPr>
          <w:delText>, and</w:delText>
        </w:r>
        <w:r w:rsidR="00A74B8B">
          <w:rPr>
            <w:rFonts w:cs="Times New Roman"/>
          </w:rPr>
          <w:delText xml:space="preserve"> One</w:delText>
        </w:r>
        <w:r>
          <w:rPr>
            <w:rFonts w:cs="Times New Roman"/>
          </w:rPr>
          <w:delText xml:space="preserve"> (1)</w:delText>
        </w:r>
        <w:r w:rsidR="00A74B8B">
          <w:rPr>
            <w:rFonts w:cs="Times New Roman"/>
          </w:rPr>
          <w:delText xml:space="preserve"> against (Judge Bensaoula dissenting)</w:delText>
        </w:r>
        <w:r>
          <w:rPr>
            <w:rFonts w:cs="Times New Roman"/>
          </w:rPr>
          <w:delText>:</w:delText>
        </w:r>
      </w:del>
    </w:p>
    <w:p w14:paraId="2E49D773" w14:textId="77777777" w:rsidR="00FD70EC" w:rsidRPr="007D5F77" w:rsidRDefault="00FD70EC" w:rsidP="00D04CF8">
      <w:pPr>
        <w:rPr>
          <w:del w:id="425" w:author="JSC" w:date="2026-09-25T21:05:00Z" w16du:dateUtc="2026-09-26T01:05:00Z"/>
          <w:rFonts w:cs="Times New Roman"/>
        </w:rPr>
      </w:pPr>
    </w:p>
    <w:p w14:paraId="61DB229A" w14:textId="13723A66" w:rsidR="00FD70EC" w:rsidRPr="00845134" w:rsidRDefault="00845134" w:rsidP="00D04CF8">
      <w:pPr>
        <w:rPr>
          <w:del w:id="426" w:author="JSC" w:date="2026-09-25T21:05:00Z" w16du:dateUtc="2026-09-26T01:05:00Z"/>
          <w:rFonts w:cs="Times New Roman"/>
        </w:rPr>
      </w:pPr>
      <w:del w:id="427" w:author="JSC" w:date="2026-09-25T21:05:00Z" w16du:dateUtc="2026-09-26T01:05:00Z">
        <w:r w:rsidRPr="007D5F77">
          <w:rPr>
            <w:rFonts w:cs="Times New Roman"/>
          </w:rPr>
          <w:delText>(i)</w:delText>
        </w:r>
        <w:r w:rsidRPr="007D5F77">
          <w:rPr>
            <w:rFonts w:cs="Times New Roman"/>
          </w:rPr>
          <w:tab/>
        </w:r>
        <w:r w:rsidR="00543ECC" w:rsidRPr="00845134">
          <w:rPr>
            <w:rFonts w:cs="Times New Roman"/>
            <w:i/>
          </w:rPr>
          <w:delText xml:space="preserve">Declares </w:delText>
        </w:r>
        <w:r w:rsidR="00543ECC" w:rsidRPr="00845134">
          <w:rPr>
            <w:rFonts w:cs="Times New Roman"/>
          </w:rPr>
          <w:delText xml:space="preserve">that the Applications are </w:delText>
        </w:r>
        <w:r w:rsidR="004F67C7" w:rsidRPr="00845134">
          <w:rPr>
            <w:rFonts w:cs="Times New Roman"/>
          </w:rPr>
          <w:delText>inadmissible</w:delText>
        </w:r>
        <w:r w:rsidR="00543ECC" w:rsidRPr="00845134">
          <w:rPr>
            <w:rFonts w:cs="Times New Roman"/>
          </w:rPr>
          <w:delText>;</w:delText>
        </w:r>
        <w:r w:rsidR="004F67C7" w:rsidRPr="00845134">
          <w:rPr>
            <w:rFonts w:cs="Times New Roman"/>
          </w:rPr>
          <w:delText xml:space="preserve"> </w:delText>
        </w:r>
      </w:del>
    </w:p>
    <w:p w14:paraId="2ECB6741" w14:textId="324133F3" w:rsidR="0060658F" w:rsidRPr="00FE4ABB" w:rsidRDefault="00543ECC" w:rsidP="00D04CF8">
      <w:pPr>
        <w:rPr>
          <w:del w:id="428" w:author="JSC" w:date="2026-09-25T21:05:00Z" w16du:dateUtc="2026-09-26T01:05:00Z"/>
          <w:rFonts w:cs="Times New Roman"/>
        </w:rPr>
      </w:pPr>
      <w:del w:id="429" w:author="JSC" w:date="2026-09-25T21:05:00Z" w16du:dateUtc="2026-09-26T01:05:00Z">
        <w:r w:rsidRPr="00FE4ABB">
          <w:rPr>
            <w:rFonts w:cs="Times New Roman"/>
          </w:rPr>
          <w:tab/>
        </w:r>
      </w:del>
    </w:p>
    <w:p w14:paraId="0A72ACC6" w14:textId="1E107BD3" w:rsidR="00543ECC" w:rsidRPr="007D5F77" w:rsidRDefault="00543ECC" w:rsidP="00D04CF8">
      <w:pPr>
        <w:rPr>
          <w:del w:id="430" w:author="JSC" w:date="2026-09-25T21:05:00Z" w16du:dateUtc="2026-09-26T01:05:00Z"/>
          <w:rFonts w:cs="Times New Roman"/>
        </w:rPr>
      </w:pPr>
      <w:del w:id="431" w:author="JSC" w:date="2026-09-25T21:05:00Z" w16du:dateUtc="2026-09-26T01:05:00Z">
        <w:r w:rsidRPr="007D5F77">
          <w:rPr>
            <w:rFonts w:cs="Times New Roman"/>
          </w:rPr>
          <w:tab/>
          <w:delText>On costs</w:delText>
        </w:r>
      </w:del>
    </w:p>
    <w:p w14:paraId="26C0482D" w14:textId="77777777" w:rsidR="002865B1" w:rsidRPr="00FE4ABB" w:rsidRDefault="002865B1" w:rsidP="00D04CF8">
      <w:pPr>
        <w:rPr>
          <w:del w:id="432" w:author="JSC" w:date="2026-09-25T21:05:00Z" w16du:dateUtc="2026-09-26T01:05:00Z"/>
          <w:rFonts w:cs="Times New Roman"/>
        </w:rPr>
      </w:pPr>
    </w:p>
    <w:p w14:paraId="399DA331" w14:textId="22822643" w:rsidR="002865B1" w:rsidRPr="00845134" w:rsidRDefault="00845134" w:rsidP="00D04CF8">
      <w:pPr>
        <w:rPr>
          <w:del w:id="433" w:author="JSC" w:date="2026-09-25T21:05:00Z" w16du:dateUtc="2026-09-26T01:05:00Z"/>
          <w:rFonts w:cs="Times New Roman"/>
        </w:rPr>
      </w:pPr>
      <w:del w:id="434" w:author="JSC" w:date="2026-09-25T21:05:00Z" w16du:dateUtc="2026-09-26T01:05:00Z">
        <w:r w:rsidRPr="007D5F77">
          <w:rPr>
            <w:rFonts w:cs="Times New Roman"/>
          </w:rPr>
          <w:delText>(ii)</w:delText>
        </w:r>
        <w:r w:rsidRPr="007D5F77">
          <w:rPr>
            <w:rFonts w:cs="Times New Roman"/>
          </w:rPr>
          <w:tab/>
        </w:r>
        <w:r w:rsidR="00DA6B6E" w:rsidRPr="00845134">
          <w:rPr>
            <w:rFonts w:cs="Times New Roman"/>
            <w:i/>
          </w:rPr>
          <w:delText>Orders</w:delText>
        </w:r>
        <w:r w:rsidR="00DA6B6E" w:rsidRPr="00845134">
          <w:rPr>
            <w:rFonts w:cs="Times New Roman"/>
          </w:rPr>
          <w:delText xml:space="preserve"> that e</w:delText>
        </w:r>
        <w:r w:rsidR="00A74B8B" w:rsidRPr="00845134">
          <w:rPr>
            <w:rFonts w:cs="Times New Roman"/>
          </w:rPr>
          <w:delText xml:space="preserve">ach party </w:delText>
        </w:r>
        <w:r w:rsidR="00DA6B6E" w:rsidRPr="00845134">
          <w:rPr>
            <w:rFonts w:cs="Times New Roman"/>
          </w:rPr>
          <w:delText>shall</w:delText>
        </w:r>
        <w:r w:rsidR="00A74B8B" w:rsidRPr="00845134">
          <w:rPr>
            <w:rFonts w:cs="Times New Roman"/>
          </w:rPr>
          <w:delText xml:space="preserve"> bear its own cost</w:delText>
        </w:r>
        <w:r w:rsidR="00DA6B6E" w:rsidRPr="00845134">
          <w:rPr>
            <w:rFonts w:cs="Times New Roman"/>
          </w:rPr>
          <w:delText>s</w:delText>
        </w:r>
      </w:del>
    </w:p>
    <w:p w14:paraId="7120AC68" w14:textId="77777777" w:rsidR="00583D9B" w:rsidRPr="00FE4ABB" w:rsidRDefault="00583D9B" w:rsidP="00D04CF8">
      <w:pPr>
        <w:rPr>
          <w:del w:id="435" w:author="JSC" w:date="2026-09-25T21:05:00Z" w16du:dateUtc="2026-09-26T01:05:00Z"/>
          <w:rFonts w:cs="Times New Roman"/>
        </w:rPr>
      </w:pPr>
    </w:p>
    <w:p w14:paraId="748F745C" w14:textId="77777777" w:rsidR="00FE4ABB" w:rsidRPr="00FE4ABB" w:rsidRDefault="00FE4ABB" w:rsidP="00D04CF8">
      <w:pPr>
        <w:rPr>
          <w:del w:id="436" w:author="JSC" w:date="2026-09-25T21:05:00Z" w16du:dateUtc="2026-09-26T01:05:00Z"/>
          <w:rFonts w:cs="Times New Roman"/>
        </w:rPr>
      </w:pPr>
    </w:p>
    <w:p w14:paraId="4C450560" w14:textId="77777777" w:rsidR="00A1042D" w:rsidRPr="00A1042D" w:rsidRDefault="00A1042D" w:rsidP="00D04CF8">
      <w:pPr>
        <w:rPr>
          <w:del w:id="437" w:author="JSC" w:date="2026-09-25T21:05:00Z" w16du:dateUtc="2026-09-26T01:05:00Z"/>
          <w:b/>
        </w:rPr>
      </w:pPr>
      <w:del w:id="438" w:author="JSC" w:date="2026-09-25T21:05:00Z" w16du:dateUtc="2026-09-26T01:05:00Z">
        <w:r w:rsidRPr="00A1042D">
          <w:rPr>
            <w:b/>
          </w:rPr>
          <w:delText>Signed:</w:delText>
        </w:r>
      </w:del>
    </w:p>
    <w:p w14:paraId="10193FB1" w14:textId="0DBBA38F" w:rsidR="00A1042D" w:rsidRPr="00A1042D" w:rsidRDefault="00A1042D" w:rsidP="00D04CF8">
      <w:pPr>
        <w:rPr>
          <w:del w:id="439" w:author="JSC" w:date="2026-09-25T21:05:00Z" w16du:dateUtc="2026-09-26T01:05:00Z"/>
        </w:rPr>
      </w:pPr>
      <w:del w:id="440" w:author="JSC" w:date="2026-09-25T21:05:00Z" w16du:dateUtc="2026-09-26T01:05:00Z">
        <w:r w:rsidRPr="00A1042D">
          <w:delText>Rafaâ BEN ACHOUR,</w:delText>
        </w:r>
        <w:r w:rsidR="001F256A">
          <w:delText xml:space="preserve"> (Dean of Judges)</w:delText>
        </w:r>
        <w:r w:rsidRPr="00A1042D">
          <w:delText>;</w:delText>
        </w:r>
      </w:del>
    </w:p>
    <w:p w14:paraId="66E4AD7D" w14:textId="77777777" w:rsidR="00A1042D" w:rsidRPr="00A1042D" w:rsidRDefault="00A1042D" w:rsidP="00D04CF8">
      <w:pPr>
        <w:rPr>
          <w:del w:id="441" w:author="JSC" w:date="2026-09-25T21:05:00Z" w16du:dateUtc="2026-09-26T01:05:00Z"/>
        </w:rPr>
      </w:pPr>
      <w:del w:id="442" w:author="JSC" w:date="2026-09-25T21:05:00Z" w16du:dateUtc="2026-09-26T01:05:00Z">
        <w:r w:rsidRPr="00A1042D">
          <w:delText>and</w:delText>
        </w:r>
      </w:del>
    </w:p>
    <w:p w14:paraId="6DE07CEF" w14:textId="77777777" w:rsidR="00A1042D" w:rsidRPr="00A1042D" w:rsidRDefault="00A1042D" w:rsidP="00D04CF8">
      <w:pPr>
        <w:rPr>
          <w:del w:id="443" w:author="JSC" w:date="2026-09-25T21:05:00Z" w16du:dateUtc="2026-09-26T01:05:00Z"/>
          <w:b/>
        </w:rPr>
      </w:pPr>
      <w:del w:id="444" w:author="JSC" w:date="2026-09-25T21:05:00Z" w16du:dateUtc="2026-09-26T01:05:00Z">
        <w:r w:rsidRPr="00A1042D">
          <w:delText>Robert ENO, Registrar.</w:delText>
        </w:r>
      </w:del>
    </w:p>
    <w:p w14:paraId="5825C593" w14:textId="77777777" w:rsidR="00A1042D" w:rsidRPr="00FE4ABB" w:rsidRDefault="00A1042D" w:rsidP="00D04CF8">
      <w:pPr>
        <w:rPr>
          <w:del w:id="445" w:author="JSC" w:date="2026-09-25T21:05:00Z" w16du:dateUtc="2026-09-26T01:05:00Z"/>
          <w:rFonts w:cs="Times New Roman"/>
        </w:rPr>
      </w:pPr>
    </w:p>
    <w:p w14:paraId="1A71AC31" w14:textId="798C9F67" w:rsidR="0011788C" w:rsidRPr="007D5F77" w:rsidRDefault="0011788C" w:rsidP="00D04CF8">
      <w:pPr>
        <w:rPr>
          <w:del w:id="446" w:author="JSC" w:date="2026-09-25T21:05:00Z" w16du:dateUtc="2026-09-26T01:05:00Z"/>
        </w:rPr>
      </w:pPr>
      <w:del w:id="447" w:author="JSC" w:date="2026-09-25T21:05:00Z" w16du:dateUtc="2026-09-26T01:05:00Z">
        <w:r w:rsidRPr="007D5F77">
          <w:delText>In accordance with Article 28(7) of the Protocol and Rule 60(5) of the Rules, the dissenting opinion of Justice Bensaoula is attached to this Order.</w:delText>
        </w:r>
      </w:del>
    </w:p>
    <w:p w14:paraId="3C196FD8" w14:textId="09264837" w:rsidR="00A73E32" w:rsidRPr="00314085" w:rsidRDefault="00A1042D" w:rsidP="0091644A">
      <w:pPr>
        <w:pStyle w:val="NoSpacing"/>
        <w:jc w:val="both"/>
        <w:rPr>
          <w:rFonts w:ascii="Times New Roman" w:hAnsi="Times New Roman"/>
          <w:sz w:val="24"/>
          <w:rPrChange w:id="448" w:author="JSC" w:date="2026-09-25T21:05:00Z" w16du:dateUtc="2026-09-26T01:05:00Z">
            <w:rPr/>
          </w:rPrChange>
        </w:rPr>
        <w:pPrChange w:id="449" w:author="JSC" w:date="2026-09-25T21:05:00Z" w16du:dateUtc="2026-09-26T01:05:00Z">
          <w:pPr/>
        </w:pPrChange>
      </w:pPr>
      <w:del w:id="450" w:author="JSC" w:date="2026-09-25T21:05:00Z" w16du:dateUtc="2026-09-26T01:05:00Z">
        <w:r w:rsidRPr="007D5F77">
          <w:delText>Done at Arusha, this</w:delText>
        </w:r>
        <w:r w:rsidR="00A74B8B" w:rsidRPr="007D5F77">
          <w:delText xml:space="preserve"> </w:delText>
        </w:r>
        <w:r w:rsidR="00F642EB" w:rsidRPr="007D5F77">
          <w:delText>4</w:delText>
        </w:r>
        <w:r w:rsidR="00F642EB" w:rsidRPr="007D5F77">
          <w:rPr>
            <w:vertAlign w:val="superscript"/>
          </w:rPr>
          <w:delText>th</w:delText>
        </w:r>
        <w:r w:rsidR="00F642EB" w:rsidRPr="007D5F77">
          <w:delText xml:space="preserve"> Day</w:delText>
        </w:r>
        <w:r w:rsidRPr="007D5F77">
          <w:delText xml:space="preserve"> of the month of</w:delText>
        </w:r>
        <w:r w:rsidR="003F1AAD" w:rsidRPr="007D5F77">
          <w:delText xml:space="preserve"> July</w:delText>
        </w:r>
        <w:r w:rsidRPr="007D5F77">
          <w:delText xml:space="preserve"> in the year Two Thousand and Nineteen, in English and French, the English text being authoritative.</w:delText>
        </w:r>
      </w:del>
    </w:p>
    <w:sectPr w:rsidR="00A73E32" w:rsidRPr="00314085">
      <w:pgSz w:w="12240" w:h="15840"/>
      <w:pgMar w:top="1440" w:right="1440" w:bottom="1440" w:left="1440" w:header="720" w:footer="720" w:gutter="0"/>
      <w:pgNumType w:start="1"/>
      <w:cols w:space="720"/>
      <w:docGrid w:linePitch="360"/>
      <w:sectPrChange w:id="451" w:author="JSC" w:date="2026-09-25T21:05:00Z" w16du:dateUtc="2026-09-26T01:05:00Z">
        <w:sectPr w:rsidR="00A73E32" w:rsidRPr="00314085">
          <w:pgMar w:top="1440" w:right="1440" w:bottom="1440" w:left="1440" w:header="720" w:footer="720" w:gutter="0"/>
          <w:pgNumType w:start="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EAA721" w14:textId="77777777" w:rsidR="004D70A7" w:rsidRDefault="004D70A7" w:rsidP="00EB32E1">
      <w:pPr>
        <w:spacing w:after="0" w:line="240" w:lineRule="auto"/>
      </w:pPr>
      <w:r>
        <w:separator/>
      </w:r>
    </w:p>
  </w:endnote>
  <w:endnote w:type="continuationSeparator" w:id="0">
    <w:p w14:paraId="74E13EA9" w14:textId="77777777" w:rsidR="004D70A7" w:rsidRDefault="004D70A7" w:rsidP="00EB3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elawadee UI Semilight">
    <w:panose1 w:val="020B0402040204020203"/>
    <w:charset w:val="00"/>
    <w:family w:val="swiss"/>
    <w:pitch w:val="variable"/>
    <w:sig w:usb0="A3000003" w:usb1="00000000" w:usb2="00010000" w:usb3="00000000" w:csb0="000101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04081833"/>
      <w:docPartObj>
        <w:docPartGallery w:val="Page Numbers (Bottom of Page)"/>
        <w:docPartUnique/>
      </w:docPartObj>
    </w:sdtPr>
    <w:sdtEndPr>
      <w:rPr>
        <w:noProof/>
      </w:rPr>
    </w:sdtEndPr>
    <w:sdtContent>
      <w:p w14:paraId="595FFF00" w14:textId="262B5933" w:rsidR="00F666F8" w:rsidRDefault="00F666F8">
        <w:pPr>
          <w:pStyle w:val="Footer"/>
          <w:jc w:val="center"/>
        </w:pPr>
        <w:del w:id="90" w:author="JSC" w:date="2026-09-25T21:05:00Z" w16du:dateUtc="2026-09-26T01:05:00Z">
          <w:r>
            <w:fldChar w:fldCharType="begin"/>
          </w:r>
          <w:r>
            <w:delInstrText xml:space="preserve"> PAGE   \* MERGEFORMAT </w:delInstrText>
          </w:r>
          <w:r>
            <w:fldChar w:fldCharType="separate"/>
          </w:r>
          <w:r>
            <w:rPr>
              <w:noProof/>
            </w:rPr>
            <w:delText>7</w:delText>
          </w:r>
          <w:r>
            <w:rPr>
              <w:noProof/>
            </w:rPr>
            <w:fldChar w:fldCharType="end"/>
          </w:r>
        </w:del>
      </w:p>
    </w:sdtContent>
  </w:sdt>
  <w:p w14:paraId="2FC59185" w14:textId="77777777" w:rsidR="00D01E26" w:rsidRDefault="00D01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C7B930" w14:textId="77777777" w:rsidR="004D70A7" w:rsidRDefault="004D70A7" w:rsidP="00EB32E1">
      <w:pPr>
        <w:spacing w:after="0" w:line="240" w:lineRule="auto"/>
      </w:pPr>
      <w:r>
        <w:separator/>
      </w:r>
    </w:p>
  </w:footnote>
  <w:footnote w:type="continuationSeparator" w:id="0">
    <w:p w14:paraId="0D16E721" w14:textId="77777777" w:rsidR="004D70A7" w:rsidRDefault="004D70A7" w:rsidP="00EB3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3B538" w14:textId="77777777" w:rsidR="00E61F70" w:rsidRDefault="00E61F70">
    <w:pPr>
      <w:pStyle w:val="Header"/>
      <w:jc w:val="right"/>
      <w:rPr>
        <w:ins w:id="85" w:author="JSC" w:date="2026-09-25T21:05:00Z" w16du:dateUtc="2026-09-26T01:05:00Z"/>
        <w:noProof/>
      </w:rPr>
    </w:pPr>
    <w:ins w:id="86" w:author="JSC" w:date="2026-09-25T21:05:00Z" w16du:dateUtc="2026-09-26T01:05:00Z">
      <w:r>
        <w:fldChar w:fldCharType="begin"/>
      </w:r>
      <w:r>
        <w:instrText xml:space="preserve"> PAGE   \* MERGEFORMAT </w:instrText>
      </w:r>
      <w:r>
        <w:fldChar w:fldCharType="separate"/>
      </w:r>
      <w:r w:rsidR="001235D6">
        <w:rPr>
          <w:noProof/>
        </w:rPr>
        <w:t>1</w:t>
      </w:r>
      <w:r>
        <w:rPr>
          <w:noProof/>
        </w:rPr>
        <w:fldChar w:fldCharType="end"/>
      </w:r>
    </w:ins>
  </w:p>
  <w:p w14:paraId="023C1644" w14:textId="77777777" w:rsidR="00765A45" w:rsidRDefault="00765A45">
    <w:pPr>
      <w:pStyle w:val="Header"/>
      <w:jc w:val="right"/>
      <w:rPr>
        <w:ins w:id="87" w:author="JSC" w:date="2026-09-25T21:05:00Z" w16du:dateUtc="2026-09-26T01:05:00Z"/>
        <w:noProof/>
      </w:rPr>
    </w:pPr>
    <w:ins w:id="88" w:author="JSC" w:date="2026-09-25T21:05:00Z" w16du:dateUtc="2026-09-26T01:05:00Z">
      <w:r>
        <w:rPr>
          <w:noProof/>
        </w:rPr>
        <w:t>HH 101 - 25</w:t>
      </w:r>
    </w:ins>
  </w:p>
  <w:p w14:paraId="562ED7EA" w14:textId="77777777" w:rsidR="00E61F70" w:rsidRDefault="00E61F70">
    <w:pPr>
      <w:pStyle w:val="Header"/>
      <w:jc w:val="right"/>
    </w:pPr>
    <w:ins w:id="89" w:author="JSC" w:date="2026-09-25T21:05:00Z" w16du:dateUtc="2026-09-26T01:05:00Z">
      <w:r>
        <w:rPr>
          <w:noProof/>
        </w:rPr>
        <w:t>HCH 4656/23</w:t>
      </w:r>
    </w:ins>
  </w:p>
  <w:p w14:paraId="4A6B62F1" w14:textId="77777777" w:rsidR="004337E0" w:rsidRDefault="004337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4F1"/>
    <w:multiLevelType w:val="hybridMultilevel"/>
    <w:tmpl w:val="120E2092"/>
    <w:lvl w:ilvl="0" w:tplc="6C86B630">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B1F"/>
    <w:multiLevelType w:val="hybridMultilevel"/>
    <w:tmpl w:val="68D424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6382A"/>
    <w:multiLevelType w:val="hybridMultilevel"/>
    <w:tmpl w:val="A0625A64"/>
    <w:lvl w:ilvl="0" w:tplc="6CF0B15E">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07EFE"/>
    <w:multiLevelType w:val="hybridMultilevel"/>
    <w:tmpl w:val="6C4055B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966DE3"/>
    <w:multiLevelType w:val="hybridMultilevel"/>
    <w:tmpl w:val="EE18B138"/>
    <w:lvl w:ilvl="0" w:tplc="8700A680">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F43AF"/>
    <w:multiLevelType w:val="hybridMultilevel"/>
    <w:tmpl w:val="A46C412E"/>
    <w:lvl w:ilvl="0" w:tplc="89225E0A">
      <w:start w:val="6"/>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A39F3"/>
    <w:multiLevelType w:val="hybridMultilevel"/>
    <w:tmpl w:val="C7C8BC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53997"/>
    <w:multiLevelType w:val="hybridMultilevel"/>
    <w:tmpl w:val="DE668ED8"/>
    <w:lvl w:ilvl="0" w:tplc="7A162564">
      <w:start w:val="1"/>
      <w:numFmt w:val="lowerRoman"/>
      <w:lvlText w:val="(%1)"/>
      <w:lvlJc w:val="left"/>
      <w:pPr>
        <w:ind w:left="1440" w:hanging="7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0C70BE"/>
    <w:multiLevelType w:val="hybridMultilevel"/>
    <w:tmpl w:val="CC5A10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01B07"/>
    <w:multiLevelType w:val="hybridMultilevel"/>
    <w:tmpl w:val="0A4424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697997"/>
    <w:multiLevelType w:val="hybridMultilevel"/>
    <w:tmpl w:val="D8D63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00C9C"/>
    <w:multiLevelType w:val="hybridMultilevel"/>
    <w:tmpl w:val="D84C5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0D120B"/>
    <w:multiLevelType w:val="hybridMultilevel"/>
    <w:tmpl w:val="C49E8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19213F"/>
    <w:multiLevelType w:val="hybridMultilevel"/>
    <w:tmpl w:val="523A1604"/>
    <w:lvl w:ilvl="0" w:tplc="93F24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A23F7E"/>
    <w:multiLevelType w:val="hybridMultilevel"/>
    <w:tmpl w:val="A4FCD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DC72C0"/>
    <w:multiLevelType w:val="hybridMultilevel"/>
    <w:tmpl w:val="3A32203E"/>
    <w:lvl w:ilvl="0" w:tplc="6FA4877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702C38"/>
    <w:multiLevelType w:val="hybridMultilevel"/>
    <w:tmpl w:val="317CAC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0A4A01"/>
    <w:multiLevelType w:val="hybridMultilevel"/>
    <w:tmpl w:val="8CECA7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100968"/>
    <w:multiLevelType w:val="hybridMultilevel"/>
    <w:tmpl w:val="0BA4E544"/>
    <w:lvl w:ilvl="0" w:tplc="0AE07C28">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8132B"/>
    <w:multiLevelType w:val="hybridMultilevel"/>
    <w:tmpl w:val="EC3A13C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51F14A88"/>
    <w:multiLevelType w:val="hybridMultilevel"/>
    <w:tmpl w:val="EC3A13C4"/>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54051519"/>
    <w:multiLevelType w:val="hybridMultilevel"/>
    <w:tmpl w:val="2480AEAA"/>
    <w:lvl w:ilvl="0" w:tplc="93F242A8">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549633F2"/>
    <w:multiLevelType w:val="hybridMultilevel"/>
    <w:tmpl w:val="1EFE521E"/>
    <w:lvl w:ilvl="0" w:tplc="A7560AC0">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868F8"/>
    <w:multiLevelType w:val="hybridMultilevel"/>
    <w:tmpl w:val="6740780C"/>
    <w:lvl w:ilvl="0" w:tplc="4600F3E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CAC75D3"/>
    <w:multiLevelType w:val="hybridMultilevel"/>
    <w:tmpl w:val="6CA21F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FA79A4"/>
    <w:multiLevelType w:val="hybridMultilevel"/>
    <w:tmpl w:val="B1EEAA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24783B"/>
    <w:multiLevelType w:val="hybridMultilevel"/>
    <w:tmpl w:val="870C65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A05594"/>
    <w:multiLevelType w:val="hybridMultilevel"/>
    <w:tmpl w:val="8E56FDF2"/>
    <w:lvl w:ilvl="0" w:tplc="9384C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CB3DA7"/>
    <w:multiLevelType w:val="hybridMultilevel"/>
    <w:tmpl w:val="EA88FA70"/>
    <w:lvl w:ilvl="0" w:tplc="FB44F782">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E1657"/>
    <w:multiLevelType w:val="hybridMultilevel"/>
    <w:tmpl w:val="8FFE731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D7006E"/>
    <w:multiLevelType w:val="hybridMultilevel"/>
    <w:tmpl w:val="EC3A13C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799F134A"/>
    <w:multiLevelType w:val="hybridMultilevel"/>
    <w:tmpl w:val="C5026FFA"/>
    <w:lvl w:ilvl="0" w:tplc="1E5AAE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AC10954"/>
    <w:multiLevelType w:val="hybridMultilevel"/>
    <w:tmpl w:val="2DA8E3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384E9E"/>
    <w:multiLevelType w:val="hybridMultilevel"/>
    <w:tmpl w:val="A87293F2"/>
    <w:lvl w:ilvl="0" w:tplc="E70C46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240CE7"/>
    <w:multiLevelType w:val="hybridMultilevel"/>
    <w:tmpl w:val="AE440AF4"/>
    <w:lvl w:ilvl="0" w:tplc="9384C01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F5C4E78"/>
    <w:multiLevelType w:val="hybridMultilevel"/>
    <w:tmpl w:val="33001544"/>
    <w:lvl w:ilvl="0" w:tplc="037614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8216728">
    <w:abstractNumId w:val="24"/>
  </w:num>
  <w:num w:numId="2" w16cid:durableId="488405405">
    <w:abstractNumId w:val="1"/>
  </w:num>
  <w:num w:numId="3" w16cid:durableId="417211184">
    <w:abstractNumId w:val="14"/>
  </w:num>
  <w:num w:numId="4" w16cid:durableId="2052069705">
    <w:abstractNumId w:val="3"/>
  </w:num>
  <w:num w:numId="5" w16cid:durableId="1202475644">
    <w:abstractNumId w:val="35"/>
  </w:num>
  <w:num w:numId="6" w16cid:durableId="717239595">
    <w:abstractNumId w:val="31"/>
  </w:num>
  <w:num w:numId="7" w16cid:durableId="873739206">
    <w:abstractNumId w:val="33"/>
  </w:num>
  <w:num w:numId="8" w16cid:durableId="861820797">
    <w:abstractNumId w:val="8"/>
  </w:num>
  <w:num w:numId="9" w16cid:durableId="82459099">
    <w:abstractNumId w:val="15"/>
  </w:num>
  <w:num w:numId="10" w16cid:durableId="2039349370">
    <w:abstractNumId w:val="17"/>
  </w:num>
  <w:num w:numId="11" w16cid:durableId="983856941">
    <w:abstractNumId w:val="11"/>
  </w:num>
  <w:num w:numId="12" w16cid:durableId="1895772139">
    <w:abstractNumId w:val="29"/>
  </w:num>
  <w:num w:numId="13" w16cid:durableId="844056004">
    <w:abstractNumId w:val="28"/>
  </w:num>
  <w:num w:numId="14" w16cid:durableId="438527662">
    <w:abstractNumId w:val="25"/>
  </w:num>
  <w:num w:numId="15" w16cid:durableId="210314132">
    <w:abstractNumId w:val="2"/>
  </w:num>
  <w:num w:numId="16" w16cid:durableId="1613129119">
    <w:abstractNumId w:val="10"/>
  </w:num>
  <w:num w:numId="17" w16cid:durableId="1956211857">
    <w:abstractNumId w:val="9"/>
  </w:num>
  <w:num w:numId="18" w16cid:durableId="1400054338">
    <w:abstractNumId w:val="4"/>
  </w:num>
  <w:num w:numId="19" w16cid:durableId="1330937142">
    <w:abstractNumId w:val="5"/>
  </w:num>
  <w:num w:numId="20" w16cid:durableId="1282958012">
    <w:abstractNumId w:val="26"/>
  </w:num>
  <w:num w:numId="21" w16cid:durableId="346521290">
    <w:abstractNumId w:val="6"/>
  </w:num>
  <w:num w:numId="22" w16cid:durableId="34895179">
    <w:abstractNumId w:val="16"/>
  </w:num>
  <w:num w:numId="23" w16cid:durableId="69813825">
    <w:abstractNumId w:val="7"/>
  </w:num>
  <w:num w:numId="24" w16cid:durableId="336929819">
    <w:abstractNumId w:val="0"/>
  </w:num>
  <w:num w:numId="25" w16cid:durableId="686098305">
    <w:abstractNumId w:val="18"/>
  </w:num>
  <w:num w:numId="26" w16cid:durableId="2076584160">
    <w:abstractNumId w:val="22"/>
  </w:num>
  <w:num w:numId="27" w16cid:durableId="835611521">
    <w:abstractNumId w:val="34"/>
  </w:num>
  <w:num w:numId="28" w16cid:durableId="1872189074">
    <w:abstractNumId w:val="23"/>
  </w:num>
  <w:num w:numId="29" w16cid:durableId="1336493797">
    <w:abstractNumId w:val="12"/>
  </w:num>
  <w:num w:numId="30" w16cid:durableId="283775408">
    <w:abstractNumId w:val="27"/>
  </w:num>
  <w:num w:numId="31" w16cid:durableId="532352827">
    <w:abstractNumId w:val="21"/>
  </w:num>
  <w:num w:numId="32" w16cid:durableId="358702100">
    <w:abstractNumId w:val="30"/>
  </w:num>
  <w:num w:numId="33" w16cid:durableId="1418743864">
    <w:abstractNumId w:val="19"/>
  </w:num>
  <w:num w:numId="34" w16cid:durableId="1505124307">
    <w:abstractNumId w:val="20"/>
  </w:num>
  <w:num w:numId="35" w16cid:durableId="558057182">
    <w:abstractNumId w:val="13"/>
  </w:num>
  <w:num w:numId="36" w16cid:durableId="496503313">
    <w:abstractNumId w:val="3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910"/>
    <w:rsid w:val="00012039"/>
    <w:rsid w:val="00014DE4"/>
    <w:rsid w:val="00037E77"/>
    <w:rsid w:val="000432C2"/>
    <w:rsid w:val="0006149E"/>
    <w:rsid w:val="00065174"/>
    <w:rsid w:val="0008192B"/>
    <w:rsid w:val="000B0DC5"/>
    <w:rsid w:val="000D166D"/>
    <w:rsid w:val="000F2FCA"/>
    <w:rsid w:val="00100431"/>
    <w:rsid w:val="00105280"/>
    <w:rsid w:val="0011788C"/>
    <w:rsid w:val="001235D6"/>
    <w:rsid w:val="00127329"/>
    <w:rsid w:val="001359A6"/>
    <w:rsid w:val="00145DA7"/>
    <w:rsid w:val="0016320B"/>
    <w:rsid w:val="001A00A7"/>
    <w:rsid w:val="001A7E43"/>
    <w:rsid w:val="001B0787"/>
    <w:rsid w:val="001B2724"/>
    <w:rsid w:val="001B502B"/>
    <w:rsid w:val="001D7AC8"/>
    <w:rsid w:val="001E6AF7"/>
    <w:rsid w:val="001F256A"/>
    <w:rsid w:val="001F44FE"/>
    <w:rsid w:val="00204E7C"/>
    <w:rsid w:val="002064DB"/>
    <w:rsid w:val="0021072E"/>
    <w:rsid w:val="0024042B"/>
    <w:rsid w:val="00252603"/>
    <w:rsid w:val="002527C5"/>
    <w:rsid w:val="002573DB"/>
    <w:rsid w:val="002708C6"/>
    <w:rsid w:val="00272CF4"/>
    <w:rsid w:val="002733BA"/>
    <w:rsid w:val="002765C1"/>
    <w:rsid w:val="002865B1"/>
    <w:rsid w:val="0028693B"/>
    <w:rsid w:val="00294712"/>
    <w:rsid w:val="002A6B11"/>
    <w:rsid w:val="002C577A"/>
    <w:rsid w:val="002E7153"/>
    <w:rsid w:val="002F39B7"/>
    <w:rsid w:val="002F3B1B"/>
    <w:rsid w:val="002F5515"/>
    <w:rsid w:val="00306E22"/>
    <w:rsid w:val="0031005B"/>
    <w:rsid w:val="00314085"/>
    <w:rsid w:val="00314A9F"/>
    <w:rsid w:val="00314FED"/>
    <w:rsid w:val="00337F92"/>
    <w:rsid w:val="00354E51"/>
    <w:rsid w:val="00355AD4"/>
    <w:rsid w:val="003669C4"/>
    <w:rsid w:val="00391510"/>
    <w:rsid w:val="00397C4A"/>
    <w:rsid w:val="003A4460"/>
    <w:rsid w:val="003B1E0C"/>
    <w:rsid w:val="003B5C95"/>
    <w:rsid w:val="003C2DDC"/>
    <w:rsid w:val="003C50D9"/>
    <w:rsid w:val="003D6436"/>
    <w:rsid w:val="003E0424"/>
    <w:rsid w:val="003E0724"/>
    <w:rsid w:val="003E1FFD"/>
    <w:rsid w:val="003E2866"/>
    <w:rsid w:val="003E78A5"/>
    <w:rsid w:val="003F0A88"/>
    <w:rsid w:val="003F1AAD"/>
    <w:rsid w:val="00402770"/>
    <w:rsid w:val="00431D3D"/>
    <w:rsid w:val="004337E0"/>
    <w:rsid w:val="00436980"/>
    <w:rsid w:val="004444C7"/>
    <w:rsid w:val="00470D9F"/>
    <w:rsid w:val="00471A5C"/>
    <w:rsid w:val="00492910"/>
    <w:rsid w:val="004A6C8B"/>
    <w:rsid w:val="004A7728"/>
    <w:rsid w:val="004B5978"/>
    <w:rsid w:val="004D70A7"/>
    <w:rsid w:val="004E0CC2"/>
    <w:rsid w:val="004F634D"/>
    <w:rsid w:val="004F67C7"/>
    <w:rsid w:val="00513BC0"/>
    <w:rsid w:val="00516BE0"/>
    <w:rsid w:val="00535879"/>
    <w:rsid w:val="00536980"/>
    <w:rsid w:val="00542DA8"/>
    <w:rsid w:val="00543E14"/>
    <w:rsid w:val="00543ECC"/>
    <w:rsid w:val="00561067"/>
    <w:rsid w:val="00583D9B"/>
    <w:rsid w:val="00596698"/>
    <w:rsid w:val="005A1608"/>
    <w:rsid w:val="005A4C43"/>
    <w:rsid w:val="005C3121"/>
    <w:rsid w:val="005D5662"/>
    <w:rsid w:val="0060658F"/>
    <w:rsid w:val="00622387"/>
    <w:rsid w:val="00630496"/>
    <w:rsid w:val="006325D8"/>
    <w:rsid w:val="00633C10"/>
    <w:rsid w:val="00647A86"/>
    <w:rsid w:val="006664CC"/>
    <w:rsid w:val="00670A6F"/>
    <w:rsid w:val="00697047"/>
    <w:rsid w:val="006A35A7"/>
    <w:rsid w:val="006A7A40"/>
    <w:rsid w:val="006B62CD"/>
    <w:rsid w:val="006C4A18"/>
    <w:rsid w:val="006D25ED"/>
    <w:rsid w:val="006D74F5"/>
    <w:rsid w:val="006E4D47"/>
    <w:rsid w:val="00701197"/>
    <w:rsid w:val="00705CBC"/>
    <w:rsid w:val="0071410F"/>
    <w:rsid w:val="007305B6"/>
    <w:rsid w:val="00733938"/>
    <w:rsid w:val="007370D4"/>
    <w:rsid w:val="007372E2"/>
    <w:rsid w:val="0074296C"/>
    <w:rsid w:val="00744B08"/>
    <w:rsid w:val="00753892"/>
    <w:rsid w:val="00765A45"/>
    <w:rsid w:val="00770490"/>
    <w:rsid w:val="0079181B"/>
    <w:rsid w:val="007920AB"/>
    <w:rsid w:val="00797C4D"/>
    <w:rsid w:val="007A13C1"/>
    <w:rsid w:val="007A6728"/>
    <w:rsid w:val="007B31A3"/>
    <w:rsid w:val="007B3896"/>
    <w:rsid w:val="007D3137"/>
    <w:rsid w:val="007D3EB0"/>
    <w:rsid w:val="007D5F77"/>
    <w:rsid w:val="007E64AD"/>
    <w:rsid w:val="007F0A0F"/>
    <w:rsid w:val="007F162A"/>
    <w:rsid w:val="0080614D"/>
    <w:rsid w:val="00807147"/>
    <w:rsid w:val="00813484"/>
    <w:rsid w:val="00823C3A"/>
    <w:rsid w:val="008244B2"/>
    <w:rsid w:val="0083074E"/>
    <w:rsid w:val="0083088D"/>
    <w:rsid w:val="00845134"/>
    <w:rsid w:val="008521F7"/>
    <w:rsid w:val="00857519"/>
    <w:rsid w:val="0087633A"/>
    <w:rsid w:val="00877455"/>
    <w:rsid w:val="00885653"/>
    <w:rsid w:val="00886A3D"/>
    <w:rsid w:val="008A14A0"/>
    <w:rsid w:val="008B3603"/>
    <w:rsid w:val="008B5372"/>
    <w:rsid w:val="008B77F0"/>
    <w:rsid w:val="008C325E"/>
    <w:rsid w:val="008C488B"/>
    <w:rsid w:val="008D3ED0"/>
    <w:rsid w:val="008E693A"/>
    <w:rsid w:val="0090588D"/>
    <w:rsid w:val="0091644A"/>
    <w:rsid w:val="00920167"/>
    <w:rsid w:val="00920193"/>
    <w:rsid w:val="009202FC"/>
    <w:rsid w:val="009216E3"/>
    <w:rsid w:val="00921BAD"/>
    <w:rsid w:val="00971AFD"/>
    <w:rsid w:val="00987F25"/>
    <w:rsid w:val="00995FC1"/>
    <w:rsid w:val="009B36F8"/>
    <w:rsid w:val="009C6DE6"/>
    <w:rsid w:val="009D7A5D"/>
    <w:rsid w:val="009F51F3"/>
    <w:rsid w:val="00A0039E"/>
    <w:rsid w:val="00A02E28"/>
    <w:rsid w:val="00A1042D"/>
    <w:rsid w:val="00A11004"/>
    <w:rsid w:val="00A329E9"/>
    <w:rsid w:val="00A364F4"/>
    <w:rsid w:val="00A45724"/>
    <w:rsid w:val="00A619AE"/>
    <w:rsid w:val="00A666D0"/>
    <w:rsid w:val="00A71B31"/>
    <w:rsid w:val="00A73E32"/>
    <w:rsid w:val="00A74B8B"/>
    <w:rsid w:val="00A77384"/>
    <w:rsid w:val="00A83D42"/>
    <w:rsid w:val="00AA4BB9"/>
    <w:rsid w:val="00AA686B"/>
    <w:rsid w:val="00AC0DC6"/>
    <w:rsid w:val="00AD5795"/>
    <w:rsid w:val="00AF0977"/>
    <w:rsid w:val="00B32C37"/>
    <w:rsid w:val="00B52AC3"/>
    <w:rsid w:val="00B7058C"/>
    <w:rsid w:val="00B70719"/>
    <w:rsid w:val="00B82638"/>
    <w:rsid w:val="00B875AB"/>
    <w:rsid w:val="00B949C2"/>
    <w:rsid w:val="00BA19B1"/>
    <w:rsid w:val="00BB48EB"/>
    <w:rsid w:val="00BC2734"/>
    <w:rsid w:val="00BD2525"/>
    <w:rsid w:val="00BD3673"/>
    <w:rsid w:val="00BE5778"/>
    <w:rsid w:val="00BE6825"/>
    <w:rsid w:val="00BE73EB"/>
    <w:rsid w:val="00BF116F"/>
    <w:rsid w:val="00C22664"/>
    <w:rsid w:val="00C24FF8"/>
    <w:rsid w:val="00C264E0"/>
    <w:rsid w:val="00C32917"/>
    <w:rsid w:val="00C521E2"/>
    <w:rsid w:val="00C6345C"/>
    <w:rsid w:val="00C64A00"/>
    <w:rsid w:val="00C72E3C"/>
    <w:rsid w:val="00C731C7"/>
    <w:rsid w:val="00C92C61"/>
    <w:rsid w:val="00CA7167"/>
    <w:rsid w:val="00CC01B9"/>
    <w:rsid w:val="00CE32AB"/>
    <w:rsid w:val="00D01E26"/>
    <w:rsid w:val="00D0367E"/>
    <w:rsid w:val="00D0454A"/>
    <w:rsid w:val="00D04CF8"/>
    <w:rsid w:val="00D1191E"/>
    <w:rsid w:val="00D20FC0"/>
    <w:rsid w:val="00D401DD"/>
    <w:rsid w:val="00D42956"/>
    <w:rsid w:val="00D60DBC"/>
    <w:rsid w:val="00D70BF7"/>
    <w:rsid w:val="00D739E1"/>
    <w:rsid w:val="00D84D55"/>
    <w:rsid w:val="00D9438E"/>
    <w:rsid w:val="00DA6B6E"/>
    <w:rsid w:val="00DB73CE"/>
    <w:rsid w:val="00DD60F3"/>
    <w:rsid w:val="00DE4F06"/>
    <w:rsid w:val="00DE514A"/>
    <w:rsid w:val="00DF06AE"/>
    <w:rsid w:val="00DF7811"/>
    <w:rsid w:val="00E279D8"/>
    <w:rsid w:val="00E34469"/>
    <w:rsid w:val="00E50DAA"/>
    <w:rsid w:val="00E61F70"/>
    <w:rsid w:val="00E70C97"/>
    <w:rsid w:val="00E76857"/>
    <w:rsid w:val="00E91183"/>
    <w:rsid w:val="00E94A80"/>
    <w:rsid w:val="00EA2233"/>
    <w:rsid w:val="00EB0A94"/>
    <w:rsid w:val="00EB32E1"/>
    <w:rsid w:val="00ED5AD7"/>
    <w:rsid w:val="00EE196E"/>
    <w:rsid w:val="00EF21B4"/>
    <w:rsid w:val="00EF70BB"/>
    <w:rsid w:val="00F02B6C"/>
    <w:rsid w:val="00F06A34"/>
    <w:rsid w:val="00F1151A"/>
    <w:rsid w:val="00F15695"/>
    <w:rsid w:val="00F254BC"/>
    <w:rsid w:val="00F30CC6"/>
    <w:rsid w:val="00F42360"/>
    <w:rsid w:val="00F5538D"/>
    <w:rsid w:val="00F642EB"/>
    <w:rsid w:val="00F666F8"/>
    <w:rsid w:val="00F852E4"/>
    <w:rsid w:val="00FA3DF6"/>
    <w:rsid w:val="00FD70EC"/>
    <w:rsid w:val="00FE24E0"/>
    <w:rsid w:val="00FE4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4615141"/>
  <w15:docId w15:val="{EFB22871-708F-45AE-B489-B9FA1EDD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eelawadee UI Semilight" w:eastAsiaTheme="minorHAnsi" w:hAnsi="Leelawadee UI Semilight" w:cs="Leelawadee UI Semilight"/>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E51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E51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qFormat/>
    <w:rsid w:val="006B62CD"/>
    <w:pPr>
      <w:spacing w:after="0" w:line="240" w:lineRule="auto"/>
      <w:jc w:val="both"/>
    </w:pPr>
    <w:rPr>
      <w:rFonts w:ascii="Arial" w:eastAsiaTheme="minorEastAsia" w:hAnsi="Arial" w:cs="Arial"/>
      <w:sz w:val="20"/>
      <w:szCs w:val="20"/>
      <w:lang w:val="en-US"/>
    </w:rPr>
  </w:style>
  <w:style w:type="paragraph" w:styleId="ListParagraph">
    <w:name w:val="List Paragraph"/>
    <w:basedOn w:val="Normal"/>
    <w:uiPriority w:val="34"/>
    <w:qFormat/>
    <w:rsid w:val="00492910"/>
    <w:pPr>
      <w:ind w:left="720"/>
      <w:contextualSpacing/>
    </w:pPr>
  </w:style>
  <w:style w:type="paragraph" w:styleId="Header">
    <w:name w:val="header"/>
    <w:basedOn w:val="Normal"/>
    <w:link w:val="HeaderChar"/>
    <w:uiPriority w:val="99"/>
    <w:unhideWhenUsed/>
    <w:rsid w:val="00EB32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2E1"/>
    <w:rPr>
      <w:lang w:val="en-GB"/>
    </w:rPr>
  </w:style>
  <w:style w:type="paragraph" w:styleId="Footer">
    <w:name w:val="footer"/>
    <w:basedOn w:val="Normal"/>
    <w:link w:val="FooterChar"/>
    <w:uiPriority w:val="99"/>
    <w:unhideWhenUsed/>
    <w:rsid w:val="00EB32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2E1"/>
    <w:rPr>
      <w:lang w:val="en-GB"/>
    </w:rPr>
  </w:style>
  <w:style w:type="paragraph" w:styleId="FootnoteText">
    <w:name w:val="footnote text"/>
    <w:basedOn w:val="Normal"/>
    <w:link w:val="FootnoteTextChar"/>
    <w:uiPriority w:val="99"/>
    <w:semiHidden/>
    <w:unhideWhenUsed/>
    <w:rsid w:val="006223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2387"/>
    <w:rPr>
      <w:sz w:val="20"/>
      <w:szCs w:val="20"/>
      <w:lang w:val="en-GB"/>
    </w:rPr>
  </w:style>
  <w:style w:type="character" w:styleId="FootnoteReference">
    <w:name w:val="footnote reference"/>
    <w:basedOn w:val="DefaultParagraphFont"/>
    <w:uiPriority w:val="99"/>
    <w:semiHidden/>
    <w:unhideWhenUsed/>
    <w:rsid w:val="00622387"/>
    <w:rPr>
      <w:vertAlign w:val="superscript"/>
    </w:rPr>
  </w:style>
  <w:style w:type="character" w:styleId="Hyperlink">
    <w:name w:val="Hyperlink"/>
    <w:basedOn w:val="DefaultParagraphFont"/>
    <w:uiPriority w:val="99"/>
    <w:unhideWhenUsed/>
    <w:rsid w:val="007D3EB0"/>
    <w:rPr>
      <w:color w:val="0563C1" w:themeColor="hyperlink"/>
      <w:u w:val="single"/>
    </w:rPr>
  </w:style>
  <w:style w:type="character" w:customStyle="1" w:styleId="Heading1Char">
    <w:name w:val="Heading 1 Char"/>
    <w:basedOn w:val="DefaultParagraphFont"/>
    <w:link w:val="Heading1"/>
    <w:uiPriority w:val="9"/>
    <w:rsid w:val="00DE514A"/>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DE514A"/>
    <w:rPr>
      <w:rFonts w:asciiTheme="majorHAnsi" w:eastAsiaTheme="majorEastAsia" w:hAnsiTheme="majorHAnsi" w:cstheme="majorBidi"/>
      <w:color w:val="2E74B5" w:themeColor="accent1" w:themeShade="BF"/>
      <w:sz w:val="26"/>
      <w:szCs w:val="26"/>
      <w:lang w:val="en-GB"/>
    </w:rPr>
  </w:style>
  <w:style w:type="paragraph" w:styleId="TOCHeading">
    <w:name w:val="TOC Heading"/>
    <w:basedOn w:val="Heading1"/>
    <w:next w:val="Normal"/>
    <w:uiPriority w:val="39"/>
    <w:unhideWhenUsed/>
    <w:qFormat/>
    <w:rsid w:val="00543E14"/>
    <w:pPr>
      <w:outlineLvl w:val="9"/>
    </w:pPr>
    <w:rPr>
      <w:lang w:val="en-US"/>
    </w:rPr>
  </w:style>
  <w:style w:type="paragraph" w:styleId="TOC1">
    <w:name w:val="toc 1"/>
    <w:basedOn w:val="Normal"/>
    <w:next w:val="Normal"/>
    <w:autoRedefine/>
    <w:uiPriority w:val="39"/>
    <w:unhideWhenUsed/>
    <w:rsid w:val="00543E14"/>
    <w:pPr>
      <w:spacing w:after="100"/>
    </w:pPr>
  </w:style>
  <w:style w:type="paragraph" w:styleId="TOC2">
    <w:name w:val="toc 2"/>
    <w:basedOn w:val="Normal"/>
    <w:next w:val="Normal"/>
    <w:autoRedefine/>
    <w:uiPriority w:val="39"/>
    <w:unhideWhenUsed/>
    <w:rsid w:val="00543E14"/>
    <w:pPr>
      <w:spacing w:after="100"/>
      <w:ind w:left="240"/>
    </w:pPr>
  </w:style>
  <w:style w:type="paragraph" w:styleId="BalloonText">
    <w:name w:val="Balloon Text"/>
    <w:basedOn w:val="Normal"/>
    <w:link w:val="BalloonTextChar"/>
    <w:uiPriority w:val="99"/>
    <w:semiHidden/>
    <w:unhideWhenUsed/>
    <w:rsid w:val="00543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E14"/>
    <w:rPr>
      <w:rFonts w:ascii="Segoe UI" w:hAnsi="Segoe UI" w:cs="Segoe UI"/>
      <w:sz w:val="18"/>
      <w:szCs w:val="18"/>
      <w:lang w:val="en-GB"/>
    </w:rPr>
  </w:style>
  <w:style w:type="character" w:styleId="CommentReference">
    <w:name w:val="annotation reference"/>
    <w:basedOn w:val="DefaultParagraphFont"/>
    <w:uiPriority w:val="99"/>
    <w:semiHidden/>
    <w:unhideWhenUsed/>
    <w:rsid w:val="006664CC"/>
    <w:rPr>
      <w:sz w:val="18"/>
      <w:szCs w:val="18"/>
    </w:rPr>
  </w:style>
  <w:style w:type="paragraph" w:styleId="CommentText">
    <w:name w:val="annotation text"/>
    <w:basedOn w:val="Normal"/>
    <w:link w:val="CommentTextChar"/>
    <w:uiPriority w:val="99"/>
    <w:semiHidden/>
    <w:unhideWhenUsed/>
    <w:rsid w:val="006664CC"/>
    <w:pPr>
      <w:spacing w:line="240" w:lineRule="auto"/>
    </w:pPr>
    <w:rPr>
      <w:szCs w:val="24"/>
    </w:rPr>
  </w:style>
  <w:style w:type="character" w:customStyle="1" w:styleId="CommentTextChar">
    <w:name w:val="Comment Text Char"/>
    <w:basedOn w:val="DefaultParagraphFont"/>
    <w:link w:val="CommentText"/>
    <w:uiPriority w:val="99"/>
    <w:semiHidden/>
    <w:rsid w:val="006664CC"/>
    <w:rPr>
      <w:szCs w:val="24"/>
      <w:lang w:val="en-GB"/>
    </w:rPr>
  </w:style>
  <w:style w:type="paragraph" w:styleId="CommentSubject">
    <w:name w:val="annotation subject"/>
    <w:basedOn w:val="CommentText"/>
    <w:next w:val="CommentText"/>
    <w:link w:val="CommentSubjectChar"/>
    <w:uiPriority w:val="99"/>
    <w:semiHidden/>
    <w:unhideWhenUsed/>
    <w:rsid w:val="006664CC"/>
    <w:rPr>
      <w:b/>
      <w:bCs/>
      <w:sz w:val="20"/>
      <w:szCs w:val="20"/>
    </w:rPr>
  </w:style>
  <w:style w:type="character" w:customStyle="1" w:styleId="CommentSubjectChar">
    <w:name w:val="Comment Subject Char"/>
    <w:basedOn w:val="CommentTextChar"/>
    <w:link w:val="CommentSubject"/>
    <w:uiPriority w:val="99"/>
    <w:semiHidden/>
    <w:rsid w:val="006664CC"/>
    <w:rPr>
      <w:b/>
      <w:bCs/>
      <w:sz w:val="20"/>
      <w:szCs w:val="20"/>
      <w:lang w:val="en-GB"/>
    </w:rPr>
  </w:style>
  <w:style w:type="paragraph" w:styleId="NoSpacing">
    <w:name w:val="No Spacing"/>
    <w:uiPriority w:val="1"/>
    <w:qFormat/>
    <w:rsid w:val="00E61F70"/>
    <w:pPr>
      <w:spacing w:after="0" w:line="240" w:lineRule="auto"/>
      <w:pPrChange w:id="0" w:author="JSC" w:date="2026-09-25T21:05:00Z">
        <w:pPr/>
      </w:pPrChange>
    </w:pPr>
    <w:rPr>
      <w:rFonts w:asciiTheme="minorHAnsi" w:hAnsiTheme="minorHAnsi" w:cstheme="minorBidi"/>
      <w:sz w:val="22"/>
      <w:rPrChange w:id="0" w:author="JSC" w:date="2026-09-25T21:05:00Z">
        <w:rPr>
          <w:rFonts w:asciiTheme="minorHAnsi" w:eastAsiaTheme="minorHAnsi" w:hAnsiTheme="minorHAnsi" w:cstheme="minorBid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5B427-DBD4-4E9B-BC6C-6DDA6FA4B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3371</Words>
  <Characters>19219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African Union</Company>
  <LinksUpToDate>false</LinksUpToDate>
  <CharactersWithSpaces>22545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Mwiza Nkhata</dc:creator>
  <cp:lastModifiedBy>Arthur Souza Rodrigues</cp:lastModifiedBy>
  <cp:revision>1</cp:revision>
  <cp:lastPrinted>2019-06-25T10:01:00Z</cp:lastPrinted>
  <dcterms:created xsi:type="dcterms:W3CDTF">2019-07-04T05:19:00Z</dcterms:created>
  <dcterms:modified xsi:type="dcterms:W3CDTF">2026-09-26T01:05:00Z</dcterms:modified>
</cp:coreProperties>
</file>