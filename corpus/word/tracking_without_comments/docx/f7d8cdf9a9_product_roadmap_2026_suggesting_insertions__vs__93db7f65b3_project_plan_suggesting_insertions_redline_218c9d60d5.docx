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0ADBB54" w14:textId="77777777" w:rsidR="00642A6B" w:rsidRDefault="00A736E2">
      <w:pPr>
        <w:rPr>
          <w:ins w:id="0" w:author="Comparison" w:date="2026-09-26T14:42:00Z" w16du:dateUtc="2026-09-26T18:42:00Z"/>
        </w:rPr>
      </w:pPr>
      <w:ins w:id="1" w:author="Comparison" w:date="2026-09-26T14:42:00Z" w16du:dateUtc="2026-09-26T18:42:00Z">
        <w:r>
          <w:t>Project Plan</w:t>
        </w:r>
      </w:ins>
    </w:p>
    <w:p w14:paraId="602A8829" w14:textId="77777777" w:rsidR="00880A46" w:rsidRDefault="00A736E2">
      <w:ins w:id="2" w:author="Comparison" w:date="2026-09-26T14:42:00Z" w16du:dateUtc="2026-09-26T18:42:00Z">
        <w:r>
          <w:t>Date: February 1,</w:t>
        </w:r>
      </w:ins>
      <w:del w:id="3" w:author="Comparison" w:date="2026-09-26T14:42:00Z" w16du:dateUtc="2026-09-26T18:42:00Z">
        <w:r>
          <w:delText>Product Roadmap</w:delText>
        </w:r>
      </w:del>
      <w:r>
        <w:t xml:space="preserve"> 2026</w:t>
      </w:r>
    </w:p>
    <w:p w14:paraId="6ED5C508" w14:textId="77777777" w:rsidR="00642A6B" w:rsidRDefault="00A736E2">
      <w:pPr>
        <w:rPr>
          <w:ins w:id="4" w:author="Comparison" w:date="2026-09-26T14:42:00Z" w16du:dateUtc="2026-09-26T18:42:00Z"/>
        </w:rPr>
      </w:pPr>
      <w:ins w:id="5" w:author="Comparison" w:date="2026-09-26T14:42:00Z" w16du:dateUtc="2026-09-26T18:42:00Z">
        <w:r>
          <w:t>Phase 1: Researc</w:t>
        </w:r>
        <w:r>
          <w:t xml:space="preserve"> and Analysis</w:t>
        </w:r>
        <w:r>
          <w:t>h</w:t>
        </w:r>
      </w:ins>
    </w:p>
    <w:p w14:paraId="19F4BF77" w14:textId="77777777" w:rsidR="00642A6B" w:rsidRDefault="00A736E2">
      <w:pPr>
        <w:rPr>
          <w:ins w:id="6" w:author="Comparison" w:date="2026-09-26T14:42:00Z" w16du:dateUtc="2026-09-26T18:42:00Z"/>
        </w:rPr>
      </w:pPr>
      <w:ins w:id="7" w:author="Comparison" w:date="2026-09-26T14:42:00Z" w16du:dateUtc="2026-09-26T18:42:00Z">
        <w:r>
          <w:t>Phase 2: Development</w:t>
        </w:r>
      </w:ins>
    </w:p>
    <w:p w14:paraId="5D61FFEF" w14:textId="77777777" w:rsidR="00642A6B" w:rsidRDefault="00A736E2">
      <w:pPr>
        <w:rPr>
          <w:ins w:id="8" w:author="Comparison" w:date="2026-09-26T14:42:00Z" w16du:dateUtc="2026-09-26T18:42:00Z"/>
        </w:rPr>
      </w:pPr>
      <w:ins w:id="9" w:author="Comparison" w:date="2026-09-26T14:42:00Z" w16du:dateUtc="2026-09-26T18:42:00Z">
        <w:r>
          <w:t>Phase 3: Testing</w:t>
        </w:r>
      </w:ins>
    </w:p>
    <w:p w14:paraId="13A46D83" w14:textId="77777777" w:rsidR="00642A6B" w:rsidRDefault="00A736E2">
      <w:pPr>
        <w:rPr>
          <w:ins w:id="10" w:author="Comparison" w:date="2026-09-26T14:42:00Z" w16du:dateUtc="2026-09-26T18:42:00Z"/>
        </w:rPr>
      </w:pPr>
      <w:ins w:id="11" w:author="Comparison" w:date="2026-09-26T14:42:00Z" w16du:dateUtc="2026-09-26T18:42:00Z">
        <w:r>
          <w:t>Phase 4: Deployment</w:t>
        </w:r>
      </w:ins>
    </w:p>
    <w:p w14:paraId="5AB6683B" w14:textId="77777777" w:rsidR="00880A46" w:rsidRDefault="00A736E2">
      <w:pPr>
        <w:rPr>
          <w:del w:id="12" w:author="Comparison" w:date="2026-09-26T14:42:00Z" w16du:dateUtc="2026-09-26T18:42:00Z"/>
        </w:rPr>
      </w:pPr>
      <w:ins w:id="13" w:author="Comparison" w:date="2026-09-26T14:42:00Z" w16du:dateUtc="2026-09-26T18:42:00Z">
        <w:r>
          <w:t>Deadline: March 31, 2026</w:t>
        </w:r>
      </w:ins>
      <w:del w:id="14" w:author="Comparison" w:date="2026-09-26T14:42:00Z" w16du:dateUtc="2026-09-26T18:42:00Z">
        <w:r>
          <w:delText>Q1: Launch v2.0 with new dashboard</w:delText>
        </w:r>
      </w:del>
    </w:p>
    <w:p w14:paraId="22C98962" w14:textId="77777777" w:rsidR="00880A46" w:rsidRDefault="00A736E2">
      <w:pPr>
        <w:rPr>
          <w:del w:id="15" w:author="Comparison" w:date="2026-09-26T14:42:00Z" w16du:dateUtc="2026-09-26T18:42:00Z"/>
        </w:rPr>
      </w:pPr>
      <w:del w:id="16" w:author="Comparison" w:date="2026-09-26T14:42:00Z" w16du:dateUtc="2026-09-26T18:42:00Z">
        <w:r>
          <w:delText>Q2: Mobile app release</w:delText>
        </w:r>
      </w:del>
    </w:p>
    <w:p w14:paraId="28A8484C" w14:textId="77777777" w:rsidR="00880A46" w:rsidRDefault="00A736E2">
      <w:pPr>
        <w:rPr>
          <w:del w:id="17" w:author="Comparison" w:date="2026-09-26T14:42:00Z" w16du:dateUtc="2026-09-26T18:42:00Z"/>
        </w:rPr>
      </w:pPr>
      <w:del w:id="18" w:author="Comparison" w:date="2026-09-26T14:42:00Z" w16du:dateUtc="2026-09-26T18:42:00Z">
        <w:r>
          <w:delText xml:space="preserve">Q3: API integrations with </w:delText>
        </w:r>
        <w:r>
          <w:delText xml:space="preserve"> and 5 enterprise clients</w:delText>
        </w:r>
        <w:r>
          <w:delText>10 partners</w:delText>
        </w:r>
      </w:del>
    </w:p>
    <w:p w14:paraId="5AEA6153" w14:textId="77777777" w:rsidR="00880A46" w:rsidRDefault="00A736E2">
      <w:pPr>
        <w:rPr>
          <w:del w:id="19" w:author="Comparison" w:date="2026-09-26T14:42:00Z" w16du:dateUtc="2026-09-26T18:42:00Z"/>
        </w:rPr>
      </w:pPr>
      <w:del w:id="20" w:author="Comparison" w:date="2026-09-26T14:42:00Z" w16du:dateUtc="2026-09-26T18:42:00Z">
        <w:r>
          <w:delText>Q4: AI features implementation</w:delText>
        </w:r>
      </w:del>
    </w:p>
    <w:p w14:paraId="6CA4A58F" w14:textId="77777777" w:rsidR="00880A46" w:rsidRDefault="00A736E2">
      <w:pPr>
        <w:rPr>
          <w:del w:id="21" w:author="Comparison" w:date="2026-09-26T14:42:00Z" w16du:dateUtc="2026-09-26T18:42:00Z"/>
        </w:rPr>
      </w:pPr>
      <w:del w:id="22" w:author="Comparison" w:date="2026-09-26T14:42:00Z" w16du:dateUtc="2026-09-26T18:42:00Z">
        <w:r>
          <w:delText>Team Size: 30 developers</w:delText>
        </w:r>
      </w:del>
    </w:p>
    <w:p w14:paraId="03705B2F" w14:textId="77777777" w:rsidR="00880A46" w:rsidRDefault="00A736E2">
      <w:pPr>
        <w:rPr>
          <w:del w:id="23" w:author="Comparison" w:date="2026-09-26T14:42:00Z" w16du:dateUtc="2026-09-26T18:42:00Z"/>
        </w:rPr>
      </w:pPr>
      <w:del w:id="24" w:author="Comparison" w:date="2026-09-26T14:42:00Z" w16du:dateUtc="2026-09-26T18:42:00Z">
        <w:r>
          <w:delText>Technology Stack: React, Node.js, AWS</w:delText>
        </w:r>
      </w:del>
    </w:p>
    <w:p w14:paraId="0866D3B3" w14:textId="77777777" w:rsidR="00880A46" w:rsidRDefault="00A736E2">
      <w:pPr>
        <w:jc w:val="center"/>
        <w:pPrChange w:id="25" w:author="Comparison" w:date="2026-09-26T14:42:00Z" w16du:dateUtc="2026-09-26T18:42:00Z">
          <w:pPr/>
        </w:pPrChange>
      </w:pPr>
      <w:del w:id="26" w:author="Comparison" w:date="2026-09-26T14:42:00Z" w16du:dateUtc="2026-09-26T18:42:00Z">
        <w:r>
          <w:delText>Release Frequency: Monthly sprints</w:delText>
        </w:r>
      </w:del>
    </w:p>
    <w:sectPr w:rsidR="00880A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0A46"/>
    <w:rsid w:val="005017B3"/>
    <w:rsid w:val="00642A6B"/>
    <w:rsid w:val="00880A46"/>
    <w:rsid w:val="008D4935"/>
    <w:rsid w:val="00A736E2"/>
    <w:rsid w:val="00C4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287E3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2026-09-26T18:42:00Z</dcterms:modified>
</cp:coreProperties>
</file>