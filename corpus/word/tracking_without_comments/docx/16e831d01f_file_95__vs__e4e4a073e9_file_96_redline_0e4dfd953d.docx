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0A540" w14:textId="77777777" w:rsidR="000C209D" w:rsidRDefault="000C209D">
      <w:pPr>
        <w:rPr>
          <w:rFonts w:ascii="Verdana, Geneva, sans-serif" w:hAnsi="Verdana, Geneva, sans-serif"/>
          <w:b/>
          <w:sz w:val="32"/>
          <w:rPrChange w:id="0" w:author="Arthur Souza Rodrigues" w:date="2026-09-26T15:00:00Z" w16du:dateUtc="2026-09-26T19:00:00Z">
            <w:rPr>
              <w:rFonts w:ascii="&quot;Calibri&quot;, Arial, sans-serif" w:hAnsi="&quot;Calibri&quot;, Arial, sans-serif" w:cs="&quot;Calibri&quot;, Arial, sans-serif"/>
            </w:rPr>
          </w:rPrChange>
        </w:rPr>
      </w:pPr>
      <w:r>
        <w:rPr>
          <w:rFonts w:ascii="Verdana, Geneva, sans-serif" w:hAnsi="Verdana, Geneva, sans-serif"/>
          <w:b/>
          <w:sz w:val="32"/>
          <w:rPrChange w:id="1" w:author="Arthur Souza Rodrigues" w:date="2026-09-26T15:00:00Z" w16du:dateUtc="2026-09-26T19:00:00Z">
            <w:rPr>
              <w:rFonts w:ascii="&quot;Calibri&quot;, Arial, sans-serif" w:hAnsi="&quot;Calibri&quot;, Arial, sans-serif" w:cs="&quot;Calibri&quot;, Arial, sans-serif"/>
            </w:rPr>
          </w:rPrChange>
        </w:rPr>
        <w:t>file_</w:t>
      </w:r>
      <w:ins w:id="2" w:author="Arthur Souza Rodrigues" w:date="2026-09-26T15:00:00Z" w16du:dateUtc="2026-09-26T19:00:00Z">
        <w:r w:rsidR="00DF12FE"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96</w:t>
        </w:r>
      </w:ins>
      <w:del w:id="3" w:author="Arthur Souza Rodrigues" w:date="2026-09-26T15:00:00Z" w16du:dateUtc="2026-09-26T19:00:00Z">
        <w:r>
          <w:rPr>
            <w:rFonts w:ascii="&quot;Calibri&quot;, Arial, sans-serif" w:hAnsi="&quot;Calibri&quot;, Arial, sans-serif" w:cs="&quot;Calibri&quot;, Arial, sans-serif"/>
          </w:rPr>
          <w:delText>95</w:delText>
        </w:r>
      </w:del>
      <w:r>
        <w:rPr>
          <w:rFonts w:ascii="Verdana, Geneva, sans-serif" w:hAnsi="Verdana, Geneva, sans-serif"/>
          <w:b/>
          <w:sz w:val="32"/>
          <w:rPrChange w:id="4" w:author="Arthur Souza Rodrigues" w:date="2026-09-26T15:00:00Z" w16du:dateUtc="2026-09-26T19:00:00Z">
            <w:rPr>
              <w:rFonts w:ascii="&quot;Calibri&quot;, Arial, sans-serif" w:hAnsi="&quot;Calibri&quot;, Arial, sans-serif" w:cs="&quot;Calibri&quot;, Arial, sans-serif"/>
            </w:rPr>
          </w:rPrChange>
        </w:rPr>
        <w:t>.docx</w:t>
      </w:r>
    </w:p>
    <w:p w14:paraId="43CB1011" w14:textId="61F3145A" w:rsidR="00D2317E" w:rsidRDefault="00E85337">
      <w:ins w:id="5" w:author="Arthur Souza Rodrigues" w:date="2026-09-26T15:00:00Z" w16du:dateUtc="2026-09-26T19:00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Verdana Bold Large</w:t>
        </w:r>
      </w:ins>
      <w:del w:id="6" w:author="Arthur Souza Rodrigues" w:date="2026-09-26T15:00:00Z" w16du:dateUtc="2026-09-26T19:00:00Z">
        <w:r>
          <w:rPr>
            <w:rFonts w:ascii="&quot;Calibri&quot;, Arial, sans-serif" w:hAnsi="&quot;Calibri&quot;, Arial, sans-serif" w:cs="&quot;Calibri&quot;, Arial, sans-serif"/>
          </w:rPr>
          <w:delText>Calibri</w:delText>
        </w:r>
      </w:del>
      <w:r>
        <w:rPr>
          <w:rFonts w:ascii="Verdana, Geneva, sans-serif" w:hAnsi="Verdana, Geneva, sans-serif"/>
          <w:b/>
          <w:sz w:val="32"/>
          <w:rPrChange w:id="7" w:author="Arthur Souza Rodrigues" w:date="2026-09-26T15:00:00Z" w16du:dateUtc="2026-09-26T19:00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 Font Demo</w:t>
      </w:r>
    </w:p>
    <w:p w14:paraId="6034369D" w14:textId="77777777" w:rsidR="00D2317E" w:rsidRDefault="00E85337">
      <w:r>
        <w:rPr>
          <w:rFonts w:ascii="Verdana, Geneva, sans-serif" w:hAnsi="Verdana, Geneva, sans-serif"/>
          <w:b/>
          <w:sz w:val="32"/>
          <w:rPrChange w:id="8" w:author="Arthur Souza Rodrigues" w:date="2026-09-26T15:00:00Z" w16du:dateUtc="2026-09-26T19:00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This document </w:t>
      </w:r>
      <w:ins w:id="9" w:author="Arthur Souza Rodrigues" w:date="2026-09-26T15:00:00Z" w16du:dateUtc="2026-09-26T19:00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shows Verdana</w:t>
        </w:r>
      </w:ins>
      <w:del w:id="10" w:author="Arthur Souza Rodrigues" w:date="2026-09-26T15:00:00Z" w16du:dateUtc="2026-09-26T19:00:00Z">
        <w:r>
          <w:rPr>
            <w:rFonts w:ascii="&quot;Calibri&quot;, Arial, sans-serif" w:hAnsi="&quot;Calibri&quot;, Arial, sans-serif" w:cs="&quot;Calibri&quot;, Arial, sans-serif"/>
          </w:rPr>
          <w:delText>uses the Calibri</w:delText>
        </w:r>
      </w:del>
      <w:r>
        <w:rPr>
          <w:rFonts w:ascii="Verdana, Geneva, sans-serif" w:hAnsi="Verdana, Geneva, sans-serif"/>
          <w:b/>
          <w:sz w:val="32"/>
          <w:rPrChange w:id="11" w:author="Arthur Souza Rodrigues" w:date="2026-09-26T15:00:00Z" w16du:dateUtc="2026-09-26T19:00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 font </w:t>
      </w:r>
      <w:ins w:id="12" w:author="Arthur Souza Rodrigues" w:date="2026-09-26T15:00:00Z" w16du:dateUtc="2026-09-26T19:00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at size 16 with bold formatting</w:t>
        </w:r>
      </w:ins>
      <w:del w:id="13" w:author="Arthur Souza Rodrigues" w:date="2026-09-26T15:00:00Z" w16du:dateUtc="2026-09-26T19:00:00Z">
        <w:r>
          <w:rPr>
            <w:rFonts w:ascii="&quot;Calibri&quot;, Arial, sans-serif" w:hAnsi="&quot;Calibri&quot;, Arial, sans-serif" w:cs="&quot;Calibri&quot;, Arial, sans-serif"/>
          </w:rPr>
          <w:delText>family</w:delText>
        </w:r>
      </w:del>
      <w:r>
        <w:rPr>
          <w:rFonts w:ascii="Verdana, Geneva, sans-serif" w:hAnsi="Verdana, Geneva, sans-serif"/>
          <w:b/>
          <w:sz w:val="32"/>
          <w:rPrChange w:id="14" w:author="Arthur Souza Rodrigues" w:date="2026-09-26T15:00:00Z" w16du:dateUtc="2026-09-26T19:00:00Z">
            <w:rPr>
              <w:rFonts w:ascii="&quot;Calibri&quot;, Arial, sans-serif" w:hAnsi="&quot;Calibri&quot;, Arial, sans-serif" w:cs="&quot;Calibri&quot;, Arial, sans-serif"/>
            </w:rPr>
          </w:rPrChange>
        </w:rPr>
        <w:t>.</w:t>
      </w:r>
    </w:p>
    <w:p w14:paraId="4E200817" w14:textId="77777777" w:rsidR="00D2317E" w:rsidRDefault="00E85337">
      <w:ins w:id="15" w:author="Arthur Souza Rodrigues" w:date="2026-09-26T15:00:00Z" w16du:dateUtc="2026-09-26T19:00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Verdana bold at 16pt is highly readable for presentations.</w:t>
        </w:r>
      </w:ins>
      <w:del w:id="16" w:author="Arthur Souza Rodrigues" w:date="2026-09-26T15:00:00Z" w16du:dateUtc="2026-09-26T19:00:00Z">
        <w:r>
          <w:rPr>
            <w:rFonts w:ascii="&quot;Calibri&quot;, Arial, sans-serif" w:hAnsi="&quot;Calibri&quot;, Arial, sans-serif" w:cs="&quot;Calibri&quot;, Arial, sans-serif"/>
          </w:rPr>
          <w:delText>Calibri is the default font in Microsoft Office.</w:delText>
        </w:r>
      </w:del>
    </w:p>
    <w:sectPr w:rsidR="00D231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17E"/>
    <w:rsid w:val="000C209D"/>
    <w:rsid w:val="0019469E"/>
    <w:rsid w:val="0029007F"/>
    <w:rsid w:val="002F5B90"/>
    <w:rsid w:val="0039494C"/>
    <w:rsid w:val="00D2317E"/>
    <w:rsid w:val="00D53FE7"/>
    <w:rsid w:val="00DF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6FDF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2026-09-26T19:00:00Z</dcterms:modified>
</cp:coreProperties>
</file>