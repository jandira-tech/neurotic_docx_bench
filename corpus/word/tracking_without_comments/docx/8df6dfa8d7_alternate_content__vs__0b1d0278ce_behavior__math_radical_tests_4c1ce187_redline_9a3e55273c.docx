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3B0EB9" w14:textId="77777777" w:rsidR="00351373" w:rsidRDefault="004B798D">
      <w:pPr>
        <w:rPr>
          <w:ins w:id="15" w:author="Caio Pizzol" w:date="2026-09-26T15:15:00Z" w16du:dateUtc="2026-09-26T19:15:00Z"/>
        </w:rPr>
      </w:pPr>
      <w:ins w:id="16" w:author="Caio Pizzol" w:date="2026-09-26T15:15:00Z" w16du:dateUtc="2026-09-26T19:15:00Z">
        <w:r>
          <w:t xml:space="preserve">sqrt_degHide : </w:t>
        </w:r>
      </w:ins>
      <m:oMath>
        <m:rad>
          <m:radPr>
            <m:degHide m:val="1"/>
            <m:ctrlPr>
              <w:ins w:id="17" w:author="Caio Pizzol" w:date="2026-09-26T15:15:00Z" w16du:dateUtc="2026-09-26T19:15:00Z">
                <w:rPr>
                  <w:rFonts w:ascii="Cambria Math" w:hAnsi="Cambria Math"/>
                </w:rPr>
              </w:ins>
            </m:ctrlPr>
          </m:radPr>
          <m:deg/>
          <m:e>
            <m:r>
              <w:ins w:id="18" w:author="Caio Pizzol" w:date="2026-09-26T15:15:00Z" w16du:dateUtc="2026-09-26T19:15:00Z">
                <w:rPr>
                  <w:rFonts w:ascii="Cambria Math" w:hAnsi="Cambria Math"/>
                </w:rPr>
                <m:t>x</m:t>
              </w:ins>
            </m:r>
          </m:e>
        </m:rad>
      </m:oMath>
    </w:p>
    <w:p w14:paraId="37B07F9D" w14:textId="77777777" w:rsidR="00351373" w:rsidRDefault="004B798D">
      <w:pPr>
        <w:rPr>
          <w:ins w:id="19" w:author="Caio Pizzol" w:date="2026-09-26T15:15:00Z" w16du:dateUtc="2026-09-26T19:15:00Z"/>
        </w:rPr>
      </w:pPr>
      <w:ins w:id="20" w:author="Caio Pizzol" w:date="2026-09-26T15:15:00Z" w16du:dateUtc="2026-09-26T19:15:00Z">
        <w:r>
          <w:t xml:space="preserve">cube_root : </w:t>
        </w:r>
      </w:ins>
      <m:oMath>
        <m:rad>
          <m:radPr>
            <m:ctrlPr>
              <w:ins w:id="21" w:author="Caio Pizzol" w:date="2026-09-26T15:15:00Z" w16du:dateUtc="2026-09-26T19:15:00Z">
                <w:rPr>
                  <w:rFonts w:ascii="Cambria Math" w:hAnsi="Cambria Math"/>
                </w:rPr>
              </w:ins>
            </m:ctrlPr>
          </m:radPr>
          <m:deg>
            <m:r>
              <w:ins w:id="22" w:author="Caio Pizzol" w:date="2026-09-26T15:15:00Z" w16du:dateUtc="2026-09-26T19:15:00Z">
                <w:rPr>
                  <w:rFonts w:ascii="Cambria Math" w:hAnsi="Cambria Math"/>
                </w:rPr>
                <m:t>3</m:t>
              </w:ins>
            </m:r>
          </m:deg>
          <m:e>
            <m:r>
              <w:ins w:id="23" w:author="Caio Pizzol" w:date="2026-09-26T15:15:00Z" w16du:dateUtc="2026-09-26T19:15:00Z">
                <w:rPr>
                  <w:rFonts w:ascii="Cambria Math" w:hAnsi="Cambria Math"/>
                </w:rPr>
                <m:t>x</m:t>
              </w:ins>
            </m:r>
          </m:e>
        </m:rad>
      </m:oMath>
    </w:p>
    <w:p w14:paraId="0C961965" w14:textId="77777777" w:rsidR="00853BF2" w:rsidRDefault="004B798D">
      <w:pPr>
        <w:rPr>
          <w:del w:id="24" w:author="Caio Pizzol" w:date="2026-09-26T15:15:00Z" w16du:dateUtc="2026-09-26T19:15:00Z"/>
        </w:rPr>
      </w:pPr>
      <w:ins w:id="25" w:author="Caio Pizzol" w:date="2026-09-26T15:15:00Z" w16du:dateUtc="2026-09-26T19:15:00Z">
        <w:r>
          <w:t xml:space="preserve">empty_deg_no_degHide : </w:t>
        </w:r>
      </w:ins>
      <m:oMath>
        <m:rad>
          <m:radPr>
            <m:ctrlPr>
              <w:ins w:id="26" w:author="Caio Pizzol" w:date="2026-09-26T15:15:00Z" w16du:dateUtc="2026-09-26T19:15:00Z">
                <w:rPr>
                  <w:rFonts w:ascii="Cambria Math" w:hAnsi="Cambria Math"/>
                </w:rPr>
              </w:ins>
            </m:ctrlPr>
          </m:radPr>
          <m:deg/>
          <m:e>
            <m:r>
              <w:ins w:id="27" w:author="Caio Pizzol" w:date="2026-09-26T15:15:00Z" w16du:dateUtc="2026-09-26T19:15:00Z">
                <w:rPr>
                  <w:rFonts w:ascii="Cambria Math" w:hAnsi="Cambria Math"/>
                </w:rPr>
                <m:t>x</m:t>
              </w:ins>
            </m:r>
          </m:e>
        </m:rad>
      </m:oMath>
      <w:del w:id="28" w:author="Caio Pizzol" w:date="2026-09-26T15:15:00Z" w16du:dateUtc="2026-09-26T19:15:00Z">
        <w:r w:rsidR="00942927">
          <w:delText>This document demonstrates valid uses of mc:AlternateContent for testing.</w:delText>
        </w:r>
      </w:del>
    </w:p>
    <w:p w14:paraId="7558EBC3" w14:textId="77777777" w:rsidR="00853BF2" w:rsidRDefault="00942927">
      <w:pPr>
        <w:rPr>
          <w:del w:id="29" w:author="Caio Pizzol" w:date="2026-09-26T15:15:00Z" w16du:dateUtc="2026-09-26T19:15:00Z"/>
        </w:rPr>
      </w:pPr>
      <w:del w:id="30" w:author="Caio Pizzol" w:date="2026-09-26T15:15:00Z" w16du:dateUtc="2026-09-26T19:15:00Z">
        <w:r>
          <w:delText xml:space="preserve">Run-level AlternateContent: </w:delText>
        </w:r>
        <w:r>
          <w:rPr>
            <w:b/>
            <w:color w:val="FF0000"/>
          </w:rPr>
          <w:delText>Choice run (bold red, Requires=w14)</w:delText>
        </w:r>
      </w:del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853BF2" w14:paraId="0B76ED24" w14:textId="77777777">
        <w:trPr>
          <w:del w:id="31" w:author="Caio Pizzol" w:date="2026-09-26T15:15:00Z" w16du:dateUtc="2026-09-26T19:15:00Z"/>
        </w:trPr>
        <w:tc>
          <w:tcPr>
            <w:tcW w:w="8640" w:type="dxa"/>
          </w:tcPr>
          <w:p w14:paraId="6F59A141" w14:textId="77777777" w:rsidR="00853BF2" w:rsidRDefault="00942927">
            <w:pPr>
              <w:rPr>
                <w:del w:id="32" w:author="Caio Pizzol" w:date="2026-09-26T15:15:00Z" w16du:dateUtc="2026-09-26T19:15:00Z"/>
              </w:rPr>
            </w:pPr>
            <w:del w:id="33" w:author="Caio Pizzol" w:date="2026-09-26T15:15:00Z" w16du:dateUtc="2026-09-26T19:15:00Z">
              <w:r>
                <w:delText>Cell-level AlternateContent follows:</w:delText>
              </w:r>
            </w:del>
          </w:p>
          <w:p w14:paraId="5C8C3FC2" w14:textId="77777777" w:rsidR="00853BF2" w:rsidRDefault="00942927">
            <w:pPr>
              <w:rPr>
                <w:del w:id="34" w:author="Caio Pizzol" w:date="2026-09-26T15:15:00Z" w16du:dateUtc="2026-09-26T19:15:00Z"/>
              </w:rPr>
            </w:pPr>
            <w:del w:id="35" w:author="Caio Pizzol" w:date="2026-09-26T15:15:00Z" w16du:dateUtc="2026-09-26T19:15:00Z">
              <w:r>
                <w:delText>Choice paragraph inside table cell (Requires=w14)</w:delText>
              </w:r>
            </w:del>
          </w:p>
        </w:tc>
      </w:tr>
    </w:tbl>
    <w:p w14:paraId="6C7434A0" w14:textId="77777777" w:rsidR="00853BF2" w:rsidRDefault="00942927">
      <w:pPr>
        <w:rPr>
          <w:del w:id="36" w:author="Caio Pizzol" w:date="2026-09-26T15:15:00Z" w16du:dateUtc="2026-09-26T19:15:00Z"/>
        </w:rPr>
      </w:pPr>
      <w:del w:id="37" w:author="Caio Pizzol" w:date="2026-09-26T15:15:00Z" w16du:dateUtc="2026-09-26T19:15:00Z">
        <w:r>
          <w:delText>Choice paragraph at body level (Requires=w14)</w:delText>
        </w:r>
      </w:del>
    </w:p>
    <w:p w14:paraId="4113C0F5" w14:textId="77777777" w:rsidR="00853BF2" w:rsidRDefault="00942927">
      <w:del w:id="38" w:author="Caio Pizzol" w:date="2026-09-26T15:15:00Z" w16du:dateUtc="2026-09-26T19:15:00Z">
        <w:r>
          <w:delText>Choice A: Requires=w15</w:delText>
        </w:r>
      </w:del>
    </w:p>
    <w:sectPr w:rsidR="00853BF2">
      <w:pgSz w:w="12240" w:h="15840"/>
      <w:pgMar w:top="1440" w:right="1440" w:bottom="1440" w:left="1440" w:header="720" w:footer="720" w:gutter="0"/>
      <w:cols w:space="720"/>
      <w:docGrid w:linePitch="0"/>
      <w:sectPrChange w:id="39" w:author="Caio Pizzol" w:date="2026-09-26T15:15:00Z" w16du:dateUtc="2026-09-26T19:15:00Z">
        <w:sectPr w:rsidR="00853BF2">
          <w:pgMar w:top="1440" w:right="1800" w:bottom="1440" w:left="1800" w:header="720" w:footer="720" w:gutter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7876747">
    <w:abstractNumId w:val="8"/>
  </w:num>
  <w:num w:numId="2" w16cid:durableId="928849478">
    <w:abstractNumId w:val="6"/>
  </w:num>
  <w:num w:numId="3" w16cid:durableId="476457465">
    <w:abstractNumId w:val="5"/>
  </w:num>
  <w:num w:numId="4" w16cid:durableId="671492427">
    <w:abstractNumId w:val="4"/>
  </w:num>
  <w:num w:numId="5" w16cid:durableId="671951925">
    <w:abstractNumId w:val="7"/>
  </w:num>
  <w:num w:numId="6" w16cid:durableId="1690178484">
    <w:abstractNumId w:val="3"/>
  </w:num>
  <w:num w:numId="7" w16cid:durableId="1463496800">
    <w:abstractNumId w:val="2"/>
  </w:num>
  <w:num w:numId="8" w16cid:durableId="1812555731">
    <w:abstractNumId w:val="1"/>
  </w:num>
  <w:num w:numId="9" w16cid:durableId="95108803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31F9"/>
    <w:rsid w:val="0029639D"/>
    <w:rsid w:val="00326F90"/>
    <w:rsid w:val="00351373"/>
    <w:rsid w:val="004B798D"/>
    <w:rsid w:val="00670DC0"/>
    <w:rsid w:val="0068303E"/>
    <w:rsid w:val="006B27C3"/>
    <w:rsid w:val="00744453"/>
    <w:rsid w:val="00853BF2"/>
    <w:rsid w:val="00A23567"/>
    <w:rsid w:val="00A631BB"/>
    <w:rsid w:val="00AA1D8D"/>
    <w:rsid w:val="00AF4127"/>
    <w:rsid w:val="00B47730"/>
    <w:rsid w:val="00CB0664"/>
    <w:rsid w:val="00DE0A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AC04E1"/>
  <w14:defaultImageDpi w14:val="300"/>
  <w15:docId w15:val="{E0C21763-21E4-F744-A210-B9AFA2A6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A631BB"/>
    <w:pPr>
      <w:keepNext/>
      <w:keepLines/>
      <w:spacing w:before="360" w:after="80" w:line="278" w:lineRule="auto"/>
      <w:outlineLvl w:val="0"/>
      <w:pPrChange w:id="0" w:author="Caio Pizzol" w:date="2026-09-26T15:15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0" w:author="Caio Pizzol" w:date="2026-09-26T15:15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1BB"/>
    <w:pPr>
      <w:keepNext/>
      <w:keepLines/>
      <w:spacing w:before="160" w:after="80" w:line="278" w:lineRule="auto"/>
      <w:outlineLvl w:val="1"/>
      <w:pPrChange w:id="1" w:author="Caio Pizzol" w:date="2026-09-26T15:15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1" w:author="Caio Pizzol" w:date="2026-09-26T15:15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1BB"/>
    <w:pPr>
      <w:keepNext/>
      <w:keepLines/>
      <w:spacing w:before="160" w:after="80" w:line="278" w:lineRule="auto"/>
      <w:outlineLvl w:val="2"/>
      <w:pPrChange w:id="2" w:author="Caio Pizzol" w:date="2026-09-26T15:15:00Z">
        <w:pPr>
          <w:keepNext/>
          <w:keepLines/>
          <w:spacing w:before="200" w:line="276" w:lineRule="auto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  <w:rPrChange w:id="2" w:author="Caio Pizzol" w:date="2026-09-26T15:15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1BB"/>
    <w:pPr>
      <w:keepNext/>
      <w:keepLines/>
      <w:spacing w:before="80" w:after="40" w:line="278" w:lineRule="auto"/>
      <w:outlineLvl w:val="3"/>
      <w:pPrChange w:id="3" w:author="Caio Pizzol" w:date="2026-09-26T15:15:00Z">
        <w:pPr>
          <w:keepNext/>
          <w:keepLines/>
          <w:spacing w:before="200" w:line="276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  <w:rPrChange w:id="3" w:author="Caio Pizzol" w:date="2026-09-26T15:15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1BB"/>
    <w:pPr>
      <w:keepNext/>
      <w:keepLines/>
      <w:spacing w:before="80" w:after="40" w:line="278" w:lineRule="auto"/>
      <w:outlineLvl w:val="4"/>
      <w:pPrChange w:id="4" w:author="Caio Pizzol" w:date="2026-09-26T15:15:00Z">
        <w:pPr>
          <w:keepNext/>
          <w:keepLines/>
          <w:spacing w:before="200" w:line="276" w:lineRule="auto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  <w:rPrChange w:id="4" w:author="Caio Pizzol" w:date="2026-09-26T15:15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1BB"/>
    <w:pPr>
      <w:keepNext/>
      <w:keepLines/>
      <w:spacing w:before="40" w:after="0" w:line="278" w:lineRule="auto"/>
      <w:outlineLvl w:val="5"/>
      <w:pPrChange w:id="5" w:author="Caio Pizzol" w:date="2026-09-26T15:15:00Z">
        <w:pPr>
          <w:keepNext/>
          <w:keepLines/>
          <w:spacing w:before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Caio Pizzol" w:date="2026-09-26T15:15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1BB"/>
    <w:pPr>
      <w:keepNext/>
      <w:keepLines/>
      <w:spacing w:before="40" w:after="0" w:line="278" w:lineRule="auto"/>
      <w:outlineLvl w:val="6"/>
      <w:pPrChange w:id="6" w:author="Caio Pizzol" w:date="2026-09-26T15:15:00Z">
        <w:pPr>
          <w:keepNext/>
          <w:keepLines/>
          <w:spacing w:before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Caio Pizzol" w:date="2026-09-26T15:15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1BB"/>
    <w:pPr>
      <w:keepNext/>
      <w:keepLines/>
      <w:spacing w:after="0" w:line="278" w:lineRule="auto"/>
      <w:outlineLvl w:val="7"/>
      <w:pPrChange w:id="7" w:author="Caio Pizzol" w:date="2026-09-26T15:15:00Z">
        <w:pPr>
          <w:keepNext/>
          <w:keepLines/>
          <w:spacing w:before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Caio Pizzol" w:date="2026-09-26T15:15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1BB"/>
    <w:pPr>
      <w:keepNext/>
      <w:keepLines/>
      <w:spacing w:after="0" w:line="278" w:lineRule="auto"/>
      <w:outlineLvl w:val="8"/>
      <w:pPrChange w:id="8" w:author="Caio Pizzol" w:date="2026-09-26T15:15:00Z">
        <w:pPr>
          <w:keepNext/>
          <w:keepLines/>
          <w:spacing w:before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Caio Pizzol" w:date="2026-09-26T15:15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A631BB"/>
    <w:pPr>
      <w:spacing w:after="80" w:line="240" w:lineRule="auto"/>
      <w:contextualSpacing/>
      <w:pPrChange w:id="9" w:author="Caio Pizzol" w:date="2026-09-26T15:15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Caio Pizzol" w:date="2026-09-26T15:15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1BB"/>
    <w:pPr>
      <w:numPr>
        <w:ilvl w:val="1"/>
      </w:numPr>
      <w:spacing w:after="160" w:line="278" w:lineRule="auto"/>
      <w:pPrChange w:id="10" w:author="Caio Pizzol" w:date="2026-09-26T15:15:00Z">
        <w:pPr>
          <w:numPr>
            <w:ilvl w:val="1"/>
          </w:numPr>
          <w:spacing w:after="20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Caio Pizzol" w:date="2026-09-26T15:15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A631BB"/>
    <w:pPr>
      <w:spacing w:before="160" w:after="160" w:line="278" w:lineRule="auto"/>
      <w:jc w:val="center"/>
      <w:pPrChange w:id="11" w:author="Caio Pizzol" w:date="2026-09-26T15:15:00Z">
        <w:pPr>
          <w:spacing w:after="200" w:line="276" w:lineRule="auto"/>
        </w:pPr>
      </w:pPrChange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  <w:rPrChange w:id="11" w:author="Caio Pizzol" w:date="2026-09-26T15:15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1B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  <w:pPrChange w:id="12" w:author="Caio Pizzol" w:date="2026-09-26T15:15:00Z">
        <w:pPr>
          <w:pBdr>
            <w:bottom w:val="single" w:sz="4" w:space="4" w:color="4F81BD" w:themeColor="accent1"/>
          </w:pBdr>
          <w:spacing w:before="200" w:after="280" w:line="276" w:lineRule="auto"/>
          <w:ind w:left="936" w:right="936"/>
        </w:pPr>
      </w:pPrChange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  <w:rPrChange w:id="12" w:author="Caio Pizzol" w:date="2026-09-26T15:15:00Z">
        <w:rPr>
          <w:rFonts w:asciiTheme="minorHAnsi" w:eastAsiaTheme="minorEastAsia" w:hAnsiTheme="minorHAnsi" w:cstheme="min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A631BB"/>
    <w:rPr>
      <w:i/>
      <w:iCs/>
      <w:color w:val="365F91" w:themeColor="accent1" w:themeShade="BF"/>
      <w:rPrChange w:id="13" w:author="Caio Pizzol" w:date="2026-09-26T15:15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A631BB"/>
    <w:rPr>
      <w:b/>
      <w:bCs/>
      <w:smallCaps/>
      <w:color w:val="365F91" w:themeColor="accent1" w:themeShade="BF"/>
      <w:spacing w:val="5"/>
      <w:rPrChange w:id="14" w:author="Caio Pizzol" w:date="2026-09-26T15:15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2026-09-26T19:15:00Z</dcterms:modified>
  <cp:category/>
</cp:coreProperties>
</file>