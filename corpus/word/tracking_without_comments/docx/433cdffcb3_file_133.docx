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427E4" w14:textId="77777777" w:rsidR="00D54BA0" w:rsidRDefault="00D54BA0">
      <w:r>
        <w:t>file_133.docx</w:t>
      </w:r>
    </w:p>
    <w:p w14:paraId="3AA7A1E4" w14:textId="519957A5" w:rsidR="007667EF" w:rsidRDefault="0005477C">
      <w:r>
        <w:t>Project Plan</w:t>
      </w:r>
    </w:p>
    <w:p w14:paraId="4BFA7E98" w14:textId="77777777" w:rsidR="007667EF" w:rsidRDefault="0005477C">
      <w:r>
        <w:t>Date: February 1, 2026</w:t>
      </w:r>
    </w:p>
    <w:p w14:paraId="63D77418" w14:textId="77777777" w:rsidR="007667EF" w:rsidRDefault="0005477C">
      <w:r>
        <w:t xml:space="preserve">Phase 1: </w:t>
      </w:r>
      <w:proofErr w:type="spellStart"/>
      <w:r>
        <w:t>Researc</w:t>
      </w:r>
      <w:proofErr w:type="spellEnd"/>
      <w:ins w:id="0" w:author="Online User" w:date="2026-05-14T18:17:00Z">
        <w:r>
          <w:t xml:space="preserve"> and </w:t>
        </w:r>
        <w:proofErr w:type="spellStart"/>
        <w:r>
          <w:t>Analysis</w:t>
        </w:r>
      </w:ins>
      <w:r>
        <w:t>h</w:t>
      </w:r>
      <w:proofErr w:type="spellEnd"/>
    </w:p>
    <w:p w14:paraId="5B8DA59E" w14:textId="77777777" w:rsidR="007667EF" w:rsidRDefault="0005477C">
      <w:r>
        <w:t>Phase 2: Development</w:t>
      </w:r>
    </w:p>
    <w:p w14:paraId="641783A0" w14:textId="77777777" w:rsidR="007667EF" w:rsidRDefault="0005477C">
      <w:r>
        <w:t>Phase 3: Testing</w:t>
      </w:r>
    </w:p>
    <w:p w14:paraId="75217A2C" w14:textId="77777777" w:rsidR="007667EF" w:rsidRDefault="0005477C">
      <w:r>
        <w:t>Phase 4: Deployment</w:t>
      </w:r>
    </w:p>
    <w:p w14:paraId="2058DD27" w14:textId="77777777" w:rsidR="007667EF" w:rsidRDefault="0005477C">
      <w:pPr>
        <w:jc w:val="center"/>
      </w:pPr>
      <w:r>
        <w:t>Deadline: March 31, 2026</w:t>
      </w:r>
    </w:p>
    <w:sectPr w:rsidR="007667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7EF"/>
    <w:rsid w:val="007667EF"/>
    <w:rsid w:val="00D53FE7"/>
    <w:rsid w:val="00D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EBDE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2026-05-14T18:18:00Z</dcterms:created>
  <dcterms:modified xsi:type="dcterms:W3CDTF">2026-07-11T01:31:00Z</dcterms:modified>
</cp:coreProperties>
</file>