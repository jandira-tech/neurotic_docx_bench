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9691B0" w14:textId="77777777" w:rsidR="00140EB0" w:rsidRDefault="00B721E4" w:rsidP="00B721E4">
      <w:pPr>
        <w:pStyle w:val="Heading1"/>
        <w:rPr>
          <w:ins w:id="2" w:author="RIBAR, MORGAN E GS-09 USAF AFMC AFOSR/RTB" w:date="2026-09-25T20:00:00Z" w16du:dateUtc="2026-09-26T00:00:00Z"/>
        </w:rPr>
      </w:pPr>
      <w:ins w:id="3" w:author="RIBAR, MORGAN E GS-09 USAF AFMC AFOSR/RTB" w:date="2026-09-25T20:00:00Z" w16du:dateUtc="2026-09-26T00:00:00Z">
        <w:r>
          <w:t>Day 1</w:t>
        </w:r>
      </w:ins>
    </w:p>
    <w:p w14:paraId="635FCC40" w14:textId="77777777" w:rsidR="00B721E4" w:rsidRDefault="00B721E4" w:rsidP="00B721E4">
      <w:pPr>
        <w:rPr>
          <w:ins w:id="4" w:author="RIBAR, MORGAN E GS-09 USAF AFMC AFOSR/RTB" w:date="2026-09-25T20:00:00Z" w16du:dateUtc="2026-09-26T00:00:00Z"/>
        </w:rPr>
      </w:pPr>
      <w:ins w:id="5" w:author="RIBAR, MORGAN E GS-09 USAF AFMC AFOSR/RTB" w:date="2026-09-25T20:00:00Z" w16du:dateUtc="2026-09-26T00:00:00Z">
        <w:r>
          <w:t>Welcome – Col Kraus (15 mins)</w:t>
        </w:r>
      </w:ins>
    </w:p>
    <w:p w14:paraId="6D2B9FBE" w14:textId="77777777" w:rsidR="00B721E4" w:rsidRDefault="00B721E4" w:rsidP="00B721E4">
      <w:pPr>
        <w:rPr>
          <w:ins w:id="6" w:author="RIBAR, MORGAN E GS-09 USAF AFMC AFOSR/RTB" w:date="2026-09-25T20:00:00Z" w16du:dateUtc="2026-09-26T00:00:00Z"/>
        </w:rPr>
      </w:pPr>
      <w:ins w:id="7" w:author="RIBAR, MORGAN E GS-09 USAF AFMC AFOSR/RTB" w:date="2026-09-25T20:00:00Z" w16du:dateUtc="2026-09-26T00:00:00Z">
        <w:r>
          <w:t>Welcome/Logistics – Dr. Roach</w:t>
        </w:r>
        <w:r w:rsidR="00897C1E">
          <w:t>/Dr. Bin-Salamon</w:t>
        </w:r>
        <w:r>
          <w:t xml:space="preserve"> (5 mins)</w:t>
        </w:r>
      </w:ins>
    </w:p>
    <w:p w14:paraId="3D9C3CD3" w14:textId="77777777" w:rsidR="00B721E4" w:rsidRDefault="00B721E4" w:rsidP="00B721E4">
      <w:pPr>
        <w:pStyle w:val="ListParagraph"/>
        <w:numPr>
          <w:ilvl w:val="0"/>
          <w:numId w:val="3"/>
        </w:numPr>
        <w:rPr>
          <w:ins w:id="8" w:author="RIBAR, MORGAN E GS-09 USAF AFMC AFOSR/RTB" w:date="2026-09-25T20:00:00Z" w16du:dateUtc="2026-09-26T00:00:00Z"/>
        </w:rPr>
      </w:pPr>
      <w:ins w:id="9" w:author="RIBAR, MORGAN E GS-09 USAF AFMC AFOSR/RTB" w:date="2026-09-25T20:00:00Z" w16du:dateUtc="2026-09-26T00:00:00Z">
        <w:r>
          <w:t>University of Maryland</w:t>
        </w:r>
      </w:ins>
    </w:p>
    <w:p w14:paraId="2DD64DC9" w14:textId="77777777" w:rsidR="00B721E4" w:rsidRDefault="00B721E4" w:rsidP="00B721E4">
      <w:pPr>
        <w:pStyle w:val="ListParagraph"/>
        <w:numPr>
          <w:ilvl w:val="1"/>
          <w:numId w:val="3"/>
        </w:numPr>
        <w:rPr>
          <w:ins w:id="10" w:author="RIBAR, MORGAN E GS-09 USAF AFMC AFOSR/RTB" w:date="2026-09-25T20:00:00Z" w16du:dateUtc="2026-09-26T00:00:00Z"/>
        </w:rPr>
      </w:pPr>
      <w:ins w:id="11" w:author="RIBAR, MORGAN E GS-09 USAF AFMC AFOSR/RTB" w:date="2026-09-25T20:00:00Z" w16du:dateUtc="2026-09-26T00:00:00Z">
        <w:r>
          <w:t>Overview – Losert (30 mins)</w:t>
        </w:r>
      </w:ins>
    </w:p>
    <w:p w14:paraId="1172D769" w14:textId="77777777" w:rsidR="00B721E4" w:rsidRDefault="00B721E4" w:rsidP="00B721E4">
      <w:pPr>
        <w:pStyle w:val="ListParagraph"/>
        <w:numPr>
          <w:ilvl w:val="1"/>
          <w:numId w:val="3"/>
        </w:numPr>
        <w:rPr>
          <w:ins w:id="12" w:author="RIBAR, MORGAN E GS-09 USAF AFMC AFOSR/RTB" w:date="2026-09-25T20:00:00Z" w16du:dateUtc="2026-09-26T00:00:00Z"/>
        </w:rPr>
      </w:pPr>
      <w:ins w:id="13" w:author="RIBAR, MORGAN E GS-09 USAF AFMC AFOSR/RTB" w:date="2026-09-25T20:00:00Z" w16du:dateUtc="2026-09-26T00:00:00Z">
        <w:r>
          <w:t>Introduction of Analysis – Losert (30 mins)</w:t>
        </w:r>
      </w:ins>
    </w:p>
    <w:p w14:paraId="7DBEA43E" w14:textId="77777777" w:rsidR="00B721E4" w:rsidRDefault="00B721E4" w:rsidP="00B721E4">
      <w:pPr>
        <w:pStyle w:val="ListParagraph"/>
        <w:numPr>
          <w:ilvl w:val="1"/>
          <w:numId w:val="3"/>
        </w:numPr>
        <w:rPr>
          <w:ins w:id="14" w:author="RIBAR, MORGAN E GS-09 USAF AFMC AFOSR/RTB" w:date="2026-09-25T20:00:00Z" w16du:dateUtc="2026-09-26T00:00:00Z"/>
        </w:rPr>
      </w:pPr>
      <w:ins w:id="15" w:author="RIBAR, MORGAN E GS-09 USAF AFMC AFOSR/RTB" w:date="2026-09-25T20:00:00Z" w16du:dateUtc="2026-09-26T00:00:00Z">
        <w:r>
          <w:t>Electrotactic signaling pathways  - Devreotes (30 mins)</w:t>
        </w:r>
      </w:ins>
    </w:p>
    <w:p w14:paraId="15AFDB35" w14:textId="77777777" w:rsidR="00B721E4" w:rsidRDefault="00B721E4" w:rsidP="00B721E4">
      <w:pPr>
        <w:rPr>
          <w:ins w:id="16" w:author="RIBAR, MORGAN E GS-09 USAF AFMC AFOSR/RTB" w:date="2026-09-25T20:00:00Z" w16du:dateUtc="2026-09-26T00:00:00Z"/>
        </w:rPr>
      </w:pPr>
      <w:ins w:id="17" w:author="RIBAR, MORGAN E GS-09 USAF AFMC AFOSR/RTB" w:date="2026-09-25T20:00:00Z" w16du:dateUtc="2026-09-26T00:00:00Z">
        <w:r>
          <w:t>BREAK (10 mins)</w:t>
        </w:r>
      </w:ins>
    </w:p>
    <w:p w14:paraId="16793D53" w14:textId="77777777" w:rsidR="00B721E4" w:rsidRDefault="00B721E4" w:rsidP="00B721E4">
      <w:pPr>
        <w:pStyle w:val="ListParagraph"/>
        <w:numPr>
          <w:ilvl w:val="1"/>
          <w:numId w:val="3"/>
        </w:numPr>
        <w:rPr>
          <w:ins w:id="18" w:author="RIBAR, MORGAN E GS-09 USAF AFMC AFOSR/RTB" w:date="2026-09-25T20:00:00Z" w16du:dateUtc="2026-09-26T00:00:00Z"/>
        </w:rPr>
      </w:pPr>
      <w:ins w:id="19" w:author="RIBAR, MORGAN E GS-09 USAF AFMC AFOSR/RTB" w:date="2026-09-25T20:00:00Z" w16du:dateUtc="2026-09-26T00:00:00Z">
        <w:r>
          <w:t>Novel electric field generators and probes – Quan (30 mins)</w:t>
        </w:r>
      </w:ins>
    </w:p>
    <w:p w14:paraId="44324E0D" w14:textId="77777777" w:rsidR="00B721E4" w:rsidRDefault="00B721E4" w:rsidP="00B721E4">
      <w:pPr>
        <w:pStyle w:val="ListParagraph"/>
        <w:numPr>
          <w:ilvl w:val="1"/>
          <w:numId w:val="3"/>
        </w:numPr>
        <w:rPr>
          <w:ins w:id="20" w:author="RIBAR, MORGAN E GS-09 USAF AFMC AFOSR/RTB" w:date="2026-09-25T20:00:00Z" w16du:dateUtc="2026-09-26T00:00:00Z"/>
        </w:rPr>
      </w:pPr>
      <w:ins w:id="21" w:author="RIBAR, MORGAN E GS-09 USAF AFMC AFOSR/RTB" w:date="2026-09-25T20:00:00Z" w16du:dateUtc="2026-09-26T00:00:00Z">
        <w:r>
          <w:t>Controlling excitable networks and signaling pathways with nanotextures – Fourkas (30 mins)</w:t>
        </w:r>
      </w:ins>
    </w:p>
    <w:p w14:paraId="58E92BB4" w14:textId="77777777" w:rsidR="00B721E4" w:rsidRDefault="00B721E4" w:rsidP="00B721E4">
      <w:pPr>
        <w:pStyle w:val="ListParagraph"/>
        <w:numPr>
          <w:ilvl w:val="1"/>
          <w:numId w:val="3"/>
        </w:numPr>
        <w:rPr>
          <w:ins w:id="22" w:author="RIBAR, MORGAN E GS-09 USAF AFMC AFOSR/RTB" w:date="2026-09-25T20:00:00Z" w16du:dateUtc="2026-09-26T00:00:00Z"/>
        </w:rPr>
      </w:pPr>
      <w:ins w:id="23" w:author="RIBAR, MORGAN E GS-09 USAF AFMC AFOSR/RTB" w:date="2026-09-25T20:00:00Z" w16du:dateUtc="2026-09-26T00:00:00Z">
        <w:r>
          <w:t>Electrotaxis in epithelial cells and tissues – Zhao (30 mins)</w:t>
        </w:r>
      </w:ins>
    </w:p>
    <w:p w14:paraId="043E7036" w14:textId="77777777" w:rsidR="00B721E4" w:rsidRDefault="00B721E4" w:rsidP="00B721E4">
      <w:pPr>
        <w:rPr>
          <w:ins w:id="24" w:author="RIBAR, MORGAN E GS-09 USAF AFMC AFOSR/RTB" w:date="2026-09-25T20:00:00Z" w16du:dateUtc="2026-09-26T00:00:00Z"/>
        </w:rPr>
      </w:pPr>
      <w:ins w:id="25" w:author="RIBAR, MORGAN E GS-09 USAF AFMC AFOSR/RTB" w:date="2026-09-25T20:00:00Z" w16du:dateUtc="2026-09-26T00:00:00Z">
        <w:r>
          <w:t>BREAK (1.5 hours)</w:t>
        </w:r>
      </w:ins>
    </w:p>
    <w:p w14:paraId="6A637698" w14:textId="77777777" w:rsidR="00B721E4" w:rsidRDefault="00B721E4" w:rsidP="00B721E4">
      <w:pPr>
        <w:pStyle w:val="ListParagraph"/>
        <w:numPr>
          <w:ilvl w:val="1"/>
          <w:numId w:val="3"/>
        </w:numPr>
        <w:rPr>
          <w:ins w:id="26" w:author="RIBAR, MORGAN E GS-09 USAF AFMC AFOSR/RTB" w:date="2026-09-25T20:00:00Z" w16du:dateUtc="2026-09-26T00:00:00Z"/>
        </w:rPr>
      </w:pPr>
      <w:ins w:id="27" w:author="RIBAR, MORGAN E GS-09 USAF AFMC AFOSR/RTB" w:date="2026-09-25T20:00:00Z" w16du:dateUtc="2026-09-26T00:00:00Z">
        <w:r>
          <w:t>Electrical excitable networks – Kanold (30 mins)</w:t>
        </w:r>
      </w:ins>
    </w:p>
    <w:p w14:paraId="04C9A127" w14:textId="77777777" w:rsidR="00B721E4" w:rsidRDefault="00B721E4" w:rsidP="00B721E4">
      <w:pPr>
        <w:pStyle w:val="ListParagraph"/>
        <w:numPr>
          <w:ilvl w:val="1"/>
          <w:numId w:val="3"/>
        </w:numPr>
        <w:rPr>
          <w:ins w:id="28" w:author="RIBAR, MORGAN E GS-09 USAF AFMC AFOSR/RTB" w:date="2026-09-25T20:00:00Z" w16du:dateUtc="2026-09-26T00:00:00Z"/>
        </w:rPr>
      </w:pPr>
      <w:ins w:id="29" w:author="RIBAR, MORGAN E GS-09 USAF AFMC AFOSR/RTB" w:date="2026-09-25T20:00:00Z" w16du:dateUtc="2026-09-26T00:00:00Z">
        <w:r>
          <w:t>Review of MURI Aims – MURI Team (30 mins)</w:t>
        </w:r>
      </w:ins>
    </w:p>
    <w:p w14:paraId="46381947" w14:textId="77777777" w:rsidR="00B721E4" w:rsidRDefault="00B721E4" w:rsidP="00B721E4">
      <w:pPr>
        <w:pStyle w:val="Heading1"/>
        <w:rPr>
          <w:ins w:id="30" w:author="RIBAR, MORGAN E GS-09 USAF AFMC AFOSR/RTB" w:date="2026-09-25T20:00:00Z" w16du:dateUtc="2026-09-26T00:00:00Z"/>
        </w:rPr>
      </w:pPr>
      <w:ins w:id="31" w:author="RIBAR, MORGAN E GS-09 USAF AFMC AFOSR/RTB" w:date="2026-09-25T20:00:00Z" w16du:dateUtc="2026-09-26T00:00:00Z">
        <w:r>
          <w:t>Day 2</w:t>
        </w:r>
      </w:ins>
    </w:p>
    <w:p w14:paraId="712E96E6" w14:textId="77777777" w:rsidR="00B721E4" w:rsidRDefault="00B721E4" w:rsidP="00B721E4">
      <w:pPr>
        <w:rPr>
          <w:ins w:id="32" w:author="RIBAR, MORGAN E GS-09 USAF AFMC AFOSR/RTB" w:date="2026-09-25T20:00:00Z" w16du:dateUtc="2026-09-26T00:00:00Z"/>
        </w:rPr>
      </w:pPr>
      <w:ins w:id="33" w:author="RIBAR, MORGAN E GS-09 USAF AFMC AFOSR/RTB" w:date="2026-09-25T20:00:00Z" w16du:dateUtc="2026-09-26T00:00:00Z">
        <w:r>
          <w:t xml:space="preserve">Welcome/Logistics </w:t>
        </w:r>
        <w:r w:rsidR="00897C1E">
          <w:t xml:space="preserve">– Dr. Roach/Dr. Bin-Salamon </w:t>
        </w:r>
        <w:r>
          <w:t>(5 mins)</w:t>
        </w:r>
      </w:ins>
    </w:p>
    <w:p w14:paraId="235FFB27" w14:textId="77777777" w:rsidR="00B721E4" w:rsidRDefault="00B721E4" w:rsidP="00B721E4">
      <w:pPr>
        <w:pStyle w:val="ListParagraph"/>
        <w:numPr>
          <w:ilvl w:val="0"/>
          <w:numId w:val="3"/>
        </w:numPr>
        <w:rPr>
          <w:ins w:id="34" w:author="RIBAR, MORGAN E GS-09 USAF AFMC AFOSR/RTB" w:date="2026-09-25T20:00:00Z" w16du:dateUtc="2026-09-26T00:00:00Z"/>
        </w:rPr>
      </w:pPr>
      <w:ins w:id="35" w:author="RIBAR, MORGAN E GS-09 USAF AFMC AFOSR/RTB" w:date="2026-09-25T20:00:00Z" w16du:dateUtc="2026-09-26T00:00:00Z">
        <w:r>
          <w:t xml:space="preserve">Old Dominion University </w:t>
        </w:r>
      </w:ins>
    </w:p>
    <w:p w14:paraId="3432DBEA" w14:textId="77777777" w:rsidR="00B721E4" w:rsidRDefault="00B721E4" w:rsidP="00B721E4">
      <w:pPr>
        <w:pStyle w:val="ListParagraph"/>
        <w:numPr>
          <w:ilvl w:val="1"/>
          <w:numId w:val="3"/>
        </w:numPr>
        <w:rPr>
          <w:ins w:id="36" w:author="RIBAR, MORGAN E GS-09 USAF AFMC AFOSR/RTB" w:date="2026-09-25T20:00:00Z" w16du:dateUtc="2026-09-26T00:00:00Z"/>
        </w:rPr>
      </w:pPr>
      <w:ins w:id="37" w:author="RIBAR, MORGAN E GS-09 USAF AFMC AFOSR/RTB" w:date="2026-09-25T20:00:00Z" w16du:dateUtc="2026-09-26T00:00:00Z">
        <w:r>
          <w:t>Overview – Pakhomov (15 mins)</w:t>
        </w:r>
      </w:ins>
    </w:p>
    <w:p w14:paraId="1E2B6432" w14:textId="77777777" w:rsidR="00B721E4" w:rsidRPr="00B721E4" w:rsidRDefault="00B721E4" w:rsidP="00B721E4">
      <w:pPr>
        <w:pStyle w:val="ListParagraph"/>
        <w:numPr>
          <w:ilvl w:val="1"/>
          <w:numId w:val="3"/>
        </w:numPr>
        <w:rPr>
          <w:ins w:id="38" w:author="RIBAR, MORGAN E GS-09 USAF AFMC AFOSR/RTB" w:date="2026-09-25T20:00:00Z" w16du:dateUtc="2026-09-26T00:00:00Z"/>
        </w:rPr>
      </w:pPr>
      <w:ins w:id="39" w:author="RIBAR, MORGAN E GS-09 USAF AFMC AFOSR/RTB" w:date="2026-09-25T20:00:00Z" w16du:dateUtc="2026-09-26T00:00:00Z">
        <w:r w:rsidRPr="00B721E4">
          <w:t xml:space="preserve">Engineering Core Report: Novel nanosecond pulse generators and delivery systems aimed at studying cancellation effects </w:t>
        </w:r>
        <w:r>
          <w:t xml:space="preserve">– Xiao </w:t>
        </w:r>
        <w:r w:rsidRPr="00B721E4">
          <w:t>(30 mins)</w:t>
        </w:r>
      </w:ins>
    </w:p>
    <w:p w14:paraId="01AF90E2" w14:textId="77777777" w:rsidR="00B721E4" w:rsidRPr="00B721E4" w:rsidRDefault="00B721E4" w:rsidP="00B721E4">
      <w:pPr>
        <w:pStyle w:val="ListParagraph"/>
        <w:numPr>
          <w:ilvl w:val="1"/>
          <w:numId w:val="3"/>
        </w:numPr>
        <w:rPr>
          <w:ins w:id="40" w:author="RIBAR, MORGAN E GS-09 USAF AFMC AFOSR/RTB" w:date="2026-09-25T20:00:00Z" w16du:dateUtc="2026-09-26T00:00:00Z"/>
        </w:rPr>
      </w:pPr>
      <w:ins w:id="41" w:author="RIBAR, MORGAN E GS-09 USAF AFMC AFOSR/RTB" w:date="2026-09-25T20:00:00Z" w16du:dateUtc="2026-09-26T00:00:00Z">
        <w:r w:rsidRPr="00B721E4">
          <w:t>Bipolar pulse cancellation: The role of pulse shape and duration; Peripheral nerve excitation by nanosecond-duration stimuli</w:t>
        </w:r>
        <w:r>
          <w:t xml:space="preserve"> - </w:t>
        </w:r>
        <w:r w:rsidRPr="00B721E4">
          <w:t xml:space="preserve"> </w:t>
        </w:r>
        <w:r>
          <w:t xml:space="preserve">Pakhomov/Casciola </w:t>
        </w:r>
        <w:r w:rsidRPr="00B721E4">
          <w:t>(</w:t>
        </w:r>
        <w:r>
          <w:t>30 mins)</w:t>
        </w:r>
      </w:ins>
    </w:p>
    <w:p w14:paraId="4755E2DA" w14:textId="77777777" w:rsidR="00B721E4" w:rsidRDefault="00B721E4" w:rsidP="00B721E4">
      <w:pPr>
        <w:pStyle w:val="ListParagraph"/>
        <w:numPr>
          <w:ilvl w:val="1"/>
          <w:numId w:val="3"/>
        </w:numPr>
        <w:rPr>
          <w:ins w:id="42" w:author="RIBAR, MORGAN E GS-09 USAF AFMC AFOSR/RTB" w:date="2026-09-25T20:00:00Z" w16du:dateUtc="2026-09-26T00:00:00Z"/>
        </w:rPr>
      </w:pPr>
      <w:ins w:id="43" w:author="RIBAR, MORGAN E GS-09 USAF AFMC AFOSR/RTB" w:date="2026-09-25T20:00:00Z" w16du:dateUtc="2026-09-26T00:00:00Z">
        <w:r>
          <w:t xml:space="preserve">Spectral analysis of transmembrane potential induced by unipolar and bipolar pulsed electric fields; Sub-ten-nanosecond bipolar pulse cancellation </w:t>
        </w:r>
        <w:r w:rsidR="009C6AAF">
          <w:t xml:space="preserve">– Vernier </w:t>
        </w:r>
        <w:r>
          <w:t>(30 mins)</w:t>
        </w:r>
      </w:ins>
    </w:p>
    <w:p w14:paraId="44EC9A3E" w14:textId="77777777" w:rsidR="00B721E4" w:rsidRDefault="00B721E4" w:rsidP="00B721E4">
      <w:pPr>
        <w:pStyle w:val="ListParagraph"/>
        <w:numPr>
          <w:ilvl w:val="1"/>
          <w:numId w:val="3"/>
        </w:numPr>
        <w:rPr>
          <w:ins w:id="44" w:author="RIBAR, MORGAN E GS-09 USAF AFMC AFOSR/RTB" w:date="2026-09-25T20:00:00Z" w16du:dateUtc="2026-09-26T00:00:00Z"/>
        </w:rPr>
      </w:pPr>
      <w:ins w:id="45" w:author="RIBAR, MORGAN E GS-09 USAF AFMC AFOSR/RTB" w:date="2026-09-25T20:00:00Z" w16du:dateUtc="2026-09-26T00:00:00Z">
        <w:r>
          <w:t xml:space="preserve">Overview of mechanistic nanopore modeling for reversal; MD results can improve cell models; Cell system modeling with transient and long-lived nanopores </w:t>
        </w:r>
        <w:r w:rsidR="009C6AAF">
          <w:t xml:space="preserve">– Stern/Weaver </w:t>
        </w:r>
        <w:r>
          <w:t>(30 mins)</w:t>
        </w:r>
      </w:ins>
    </w:p>
    <w:p w14:paraId="43E60D39" w14:textId="77777777" w:rsidR="00B721E4" w:rsidRDefault="00B721E4" w:rsidP="00B721E4">
      <w:pPr>
        <w:pStyle w:val="ListParagraph"/>
        <w:numPr>
          <w:ilvl w:val="1"/>
          <w:numId w:val="3"/>
        </w:numPr>
        <w:rPr>
          <w:ins w:id="46" w:author="RIBAR, MORGAN E GS-09 USAF AFMC AFOSR/RTB" w:date="2026-09-25T20:00:00Z" w16du:dateUtc="2026-09-26T00:00:00Z"/>
        </w:rPr>
      </w:pPr>
      <w:ins w:id="47" w:author="RIBAR, MORGAN E GS-09 USAF AFMC AFOSR/RTB" w:date="2026-09-25T20:00:00Z" w16du:dateUtc="2026-09-26T00:00:00Z">
        <w:r>
          <w:t xml:space="preserve">Non-invasive assessment of electrical and mechanical properties on a microscale </w:t>
        </w:r>
        <w:r w:rsidR="009C6AAF">
          <w:t xml:space="preserve">– Yakolev </w:t>
        </w:r>
        <w:r>
          <w:t>(30 mins)</w:t>
        </w:r>
      </w:ins>
    </w:p>
    <w:p w14:paraId="6B960F3B" w14:textId="77777777" w:rsidR="00B721E4" w:rsidRDefault="00B721E4" w:rsidP="00B721E4">
      <w:pPr>
        <w:pStyle w:val="ListParagraph"/>
        <w:numPr>
          <w:ilvl w:val="1"/>
          <w:numId w:val="3"/>
        </w:numPr>
        <w:rPr>
          <w:ins w:id="48" w:author="RIBAR, MORGAN E GS-09 USAF AFMC AFOSR/RTB" w:date="2026-09-25T20:00:00Z" w16du:dateUtc="2026-09-26T00:00:00Z"/>
        </w:rPr>
      </w:pPr>
      <w:ins w:id="49" w:author="RIBAR, MORGAN E GS-09 USAF AFMC AFOSR/RTB" w:date="2026-09-25T20:00:00Z" w16du:dateUtc="2026-09-26T00:00:00Z">
        <w:r>
          <w:lastRenderedPageBreak/>
          <w:t>Anoctamin 6 is involved in plasma membrane phospholipid perturbation following nsPEF insult; Assisted membrane discharge: A potential mechanism of bipolar pulse cancellation</w:t>
        </w:r>
        <w:r w:rsidR="009C6AAF">
          <w:t xml:space="preserve"> – Pakhomova/Muratori/Bruno</w:t>
        </w:r>
        <w:r>
          <w:t xml:space="preserve"> (30 mins)</w:t>
        </w:r>
      </w:ins>
    </w:p>
    <w:p w14:paraId="76D34E3B" w14:textId="77777777" w:rsidR="00B721E4" w:rsidRDefault="00B721E4" w:rsidP="00B721E4">
      <w:pPr>
        <w:pStyle w:val="ListParagraph"/>
        <w:numPr>
          <w:ilvl w:val="1"/>
          <w:numId w:val="3"/>
        </w:numPr>
        <w:rPr>
          <w:ins w:id="50" w:author="RIBAR, MORGAN E GS-09 USAF AFMC AFOSR/RTB" w:date="2026-09-25T20:00:00Z" w16du:dateUtc="2026-09-26T00:00:00Z"/>
        </w:rPr>
      </w:pPr>
      <w:ins w:id="51" w:author="RIBAR, MORGAN E GS-09 USAF AFMC AFOSR/RTB" w:date="2026-09-25T20:00:00Z" w16du:dateUtc="2026-09-26T00:00:00Z">
        <w:r>
          <w:t>Response of excitable adrenal chromaffin cells to monopolar and bipolar pulses</w:t>
        </w:r>
        <w:r w:rsidR="009C6AAF">
          <w:t xml:space="preserve"> – Craviso/LeBlanc ( 30 mins)</w:t>
        </w:r>
      </w:ins>
    </w:p>
    <w:p w14:paraId="236D1AC2" w14:textId="77777777" w:rsidR="00B721E4" w:rsidRDefault="00B721E4" w:rsidP="00B721E4">
      <w:pPr>
        <w:pStyle w:val="ListParagraph"/>
        <w:numPr>
          <w:ilvl w:val="1"/>
          <w:numId w:val="3"/>
        </w:numPr>
        <w:rPr>
          <w:ins w:id="52" w:author="RIBAR, MORGAN E GS-09 USAF AFMC AFOSR/RTB" w:date="2026-09-25T20:00:00Z" w16du:dateUtc="2026-09-26T00:00:00Z"/>
        </w:rPr>
      </w:pPr>
      <w:ins w:id="53" w:author="RIBAR, MORGAN E GS-09 USAF AFMC AFOSR/RTB" w:date="2026-09-25T20:00:00Z" w16du:dateUtc="2026-09-26T00:00:00Z">
        <w:r>
          <w:t>General discussion and next year targets (30 mins)</w:t>
        </w:r>
      </w:ins>
    </w:p>
    <w:p w14:paraId="2BA8388E" w14:textId="77777777" w:rsidR="00B721E4" w:rsidRDefault="00897C1E" w:rsidP="00B721E4">
      <w:pPr>
        <w:rPr>
          <w:ins w:id="54" w:author="RIBAR, MORGAN E GS-09 USAF AFMC AFOSR/RTB" w:date="2026-09-25T20:00:00Z" w16du:dateUtc="2026-09-26T00:00:00Z"/>
        </w:rPr>
      </w:pPr>
      <w:ins w:id="55" w:author="RIBAR, MORGAN E GS-09 USAF AFMC AFOSR/RTB" w:date="2026-09-25T20:00:00Z" w16du:dateUtc="2026-09-26T00:00:00Z">
        <w:r>
          <w:t xml:space="preserve">Biophysics </w:t>
        </w:r>
        <w:r w:rsidR="00B721E4">
          <w:t>Presentation – Dr. Roach</w:t>
        </w:r>
        <w:r>
          <w:t>/ Dr. Bin-Salamon</w:t>
        </w:r>
        <w:r w:rsidR="00B721E4">
          <w:t xml:space="preserve"> (30 mins)</w:t>
        </w:r>
      </w:ins>
    </w:p>
    <w:p w14:paraId="6F8E5C46" w14:textId="77777777" w:rsidR="00B721E4" w:rsidRDefault="00B721E4" w:rsidP="00B721E4">
      <w:pPr>
        <w:rPr>
          <w:ins w:id="56" w:author="RIBAR, MORGAN E GS-09 USAF AFMC AFOSR/RTB" w:date="2026-09-25T20:00:00Z" w16du:dateUtc="2026-09-26T00:00:00Z"/>
        </w:rPr>
      </w:pPr>
      <w:ins w:id="57" w:author="RIBAR, MORGAN E GS-09 USAF AFMC AFOSR/RTB" w:date="2026-09-25T20:00:00Z" w16du:dateUtc="2026-09-26T00:00:00Z">
        <w:r>
          <w:t>Open discussion – Dr. Roach (30 mins)</w:t>
        </w:r>
      </w:ins>
    </w:p>
    <w:p w14:paraId="4376EE94" w14:textId="77777777" w:rsidR="00B721E4" w:rsidRPr="00B721E4" w:rsidRDefault="00B721E4" w:rsidP="00B721E4">
      <w:pPr>
        <w:rPr>
          <w:ins w:id="58" w:author="RIBAR, MORGAN E GS-09 USAF AFMC AFOSR/RTB" w:date="2026-09-25T20:00:00Z" w16du:dateUtc="2026-09-26T00:00:00Z"/>
        </w:rPr>
      </w:pPr>
      <w:ins w:id="59" w:author="RIBAR, MORGAN E GS-09 USAF AFMC AFOSR/RTB" w:date="2026-09-25T20:00:00Z" w16du:dateUtc="2026-09-26T00:00:00Z">
        <w:r>
          <w:t>Government/Reviewer closed discussion</w:t>
        </w:r>
      </w:ins>
    </w:p>
    <w:p w14:paraId="6DCCE1F8" w14:textId="77777777" w:rsidR="00D70A43" w:rsidRPr="004967C1" w:rsidRDefault="00D70A43" w:rsidP="00271E8D">
      <w:pPr>
        <w:widowControl w:val="0"/>
        <w:autoSpaceDE w:val="0"/>
        <w:autoSpaceDN w:val="0"/>
        <w:adjustRightInd w:val="0"/>
        <w:spacing w:after="120" w:line="240" w:lineRule="auto"/>
        <w:jc w:val="center"/>
        <w:rPr>
          <w:del w:id="60" w:author="RIBAR, MORGAN E GS-09 USAF AFMC AFOSR/RTB" w:date="2026-09-25T20:00:00Z" w16du:dateUtc="2026-09-26T00:00:00Z"/>
          <w:rFonts w:ascii="Chaucer" w:hAnsi="Chaucer" w:cs="Chaucer"/>
          <w:b/>
          <w:bCs/>
          <w:kern w:val="28"/>
          <w:sz w:val="34"/>
          <w:szCs w:val="40"/>
        </w:rPr>
      </w:pPr>
      <w:del w:id="61" w:author="RIBAR, MORGAN E GS-09 USAF AFMC AFOSR/RTB" w:date="2026-09-25T20:00:00Z" w16du:dateUtc="2026-09-26T00:00:00Z">
        <w:r w:rsidRPr="004967C1">
          <w:rPr>
            <w:rFonts w:ascii="Chaucer" w:hAnsi="Chaucer" w:cs="Chaucer"/>
            <w:b/>
            <w:bCs/>
            <w:kern w:val="28"/>
            <w:sz w:val="34"/>
            <w:szCs w:val="40"/>
          </w:rPr>
          <w:delText>Canterbury Glen Homeowners Association</w:delText>
        </w:r>
        <w:r w:rsidR="00CC589E" w:rsidRPr="004967C1">
          <w:rPr>
            <w:rFonts w:ascii="Chaucer" w:hAnsi="Chaucer" w:cs="Chaucer"/>
            <w:b/>
            <w:bCs/>
            <w:kern w:val="28"/>
            <w:sz w:val="34"/>
            <w:szCs w:val="40"/>
          </w:rPr>
          <w:delText xml:space="preserve"> </w:delText>
        </w:r>
      </w:del>
    </w:p>
    <w:p w14:paraId="6805DBE8" w14:textId="77777777" w:rsidR="00A8785B" w:rsidRPr="00271E8D" w:rsidRDefault="00A8785B" w:rsidP="00A8785B">
      <w:pPr>
        <w:widowControl w:val="0"/>
        <w:autoSpaceDE w:val="0"/>
        <w:autoSpaceDN w:val="0"/>
        <w:adjustRightInd w:val="0"/>
        <w:spacing w:after="0" w:line="240" w:lineRule="auto"/>
        <w:jc w:val="center"/>
        <w:rPr>
          <w:del w:id="62" w:author="RIBAR, MORGAN E GS-09 USAF AFMC AFOSR/RTB" w:date="2026-09-25T20:00:00Z" w16du:dateUtc="2026-09-26T00:00:00Z"/>
          <w:rFonts w:ascii="Chaucer" w:hAnsi="Chaucer" w:cs="Chaucer"/>
          <w:bCs/>
          <w:i/>
          <w:kern w:val="28"/>
          <w:sz w:val="30"/>
          <w:szCs w:val="28"/>
        </w:rPr>
      </w:pPr>
      <w:del w:id="63" w:author="RIBAR, MORGAN E GS-09 USAF AFMC AFOSR/RTB" w:date="2026-09-25T20:00:00Z" w16du:dateUtc="2026-09-26T00:00:00Z">
        <w:r w:rsidRPr="00271E8D">
          <w:rPr>
            <w:rFonts w:ascii="Chaucer" w:hAnsi="Chaucer" w:cs="Chaucer"/>
            <w:bCs/>
            <w:i/>
            <w:kern w:val="28"/>
            <w:sz w:val="30"/>
            <w:szCs w:val="28"/>
          </w:rPr>
          <w:delText>Meeting Minutes</w:delText>
        </w:r>
      </w:del>
    </w:p>
    <w:p w14:paraId="43D23404" w14:textId="13B057E7" w:rsidR="00A8785B" w:rsidRPr="00271E8D" w:rsidRDefault="00490478" w:rsidP="00FD71B5">
      <w:pPr>
        <w:widowControl w:val="0"/>
        <w:autoSpaceDE w:val="0"/>
        <w:autoSpaceDN w:val="0"/>
        <w:adjustRightInd w:val="0"/>
        <w:spacing w:after="0" w:line="240" w:lineRule="auto"/>
        <w:jc w:val="center"/>
        <w:rPr>
          <w:del w:id="64" w:author="RIBAR, MORGAN E GS-09 USAF AFMC AFOSR/RTB" w:date="2026-09-25T20:00:00Z" w16du:dateUtc="2026-09-26T00:00:00Z"/>
          <w:rFonts w:ascii="Chaucer" w:hAnsi="Chaucer" w:cs="Chaucer"/>
          <w:bCs/>
          <w:i/>
          <w:kern w:val="28"/>
          <w:sz w:val="28"/>
          <w:szCs w:val="28"/>
        </w:rPr>
      </w:pPr>
      <w:del w:id="65" w:author="RIBAR, MORGAN E GS-09 USAF AFMC AFOSR/RTB" w:date="2026-09-25T20:00:00Z" w16du:dateUtc="2026-09-26T00:00:00Z">
        <w:r>
          <w:rPr>
            <w:rFonts w:ascii="Chaucer" w:hAnsi="Chaucer" w:cs="Chaucer"/>
            <w:bCs/>
            <w:i/>
            <w:kern w:val="28"/>
            <w:sz w:val="28"/>
            <w:szCs w:val="28"/>
          </w:rPr>
          <w:delText>November</w:delText>
        </w:r>
        <w:r w:rsidR="00B556E6">
          <w:rPr>
            <w:rFonts w:ascii="Chaucer" w:hAnsi="Chaucer" w:cs="Chaucer"/>
            <w:bCs/>
            <w:i/>
            <w:kern w:val="28"/>
            <w:sz w:val="28"/>
            <w:szCs w:val="28"/>
          </w:rPr>
          <w:delText xml:space="preserve"> </w:delText>
        </w:r>
        <w:r>
          <w:rPr>
            <w:rFonts w:ascii="Chaucer" w:hAnsi="Chaucer" w:cs="Chaucer"/>
            <w:bCs/>
            <w:i/>
            <w:kern w:val="28"/>
            <w:sz w:val="28"/>
            <w:szCs w:val="28"/>
          </w:rPr>
          <w:delText>18</w:delText>
        </w:r>
        <w:r w:rsidR="000B1E91">
          <w:rPr>
            <w:rFonts w:ascii="Chaucer" w:hAnsi="Chaucer" w:cs="Chaucer"/>
            <w:bCs/>
            <w:i/>
            <w:kern w:val="28"/>
            <w:sz w:val="28"/>
            <w:szCs w:val="28"/>
          </w:rPr>
          <w:delText>, 2019</w:delText>
        </w:r>
      </w:del>
    </w:p>
    <w:p w14:paraId="72224408" w14:textId="77777777" w:rsidR="00D70A43" w:rsidRPr="00271E8D" w:rsidRDefault="00A8785B" w:rsidP="00A8785B">
      <w:pPr>
        <w:widowControl w:val="0"/>
        <w:autoSpaceDE w:val="0"/>
        <w:autoSpaceDN w:val="0"/>
        <w:adjustRightInd w:val="0"/>
        <w:spacing w:after="0" w:line="240" w:lineRule="auto"/>
        <w:jc w:val="center"/>
        <w:rPr>
          <w:del w:id="66" w:author="RIBAR, MORGAN E GS-09 USAF AFMC AFOSR/RTB" w:date="2026-09-25T20:00:00Z" w16du:dateUtc="2026-09-26T00:00:00Z"/>
          <w:rFonts w:ascii="Chaucer" w:hAnsi="Chaucer" w:cs="Chaucer"/>
          <w:bCs/>
          <w:i/>
          <w:kern w:val="28"/>
          <w:sz w:val="28"/>
          <w:szCs w:val="28"/>
        </w:rPr>
      </w:pPr>
      <w:del w:id="67" w:author="RIBAR, MORGAN E GS-09 USAF AFMC AFOSR/RTB" w:date="2026-09-25T20:00:00Z" w16du:dateUtc="2026-09-26T00:00:00Z">
        <w:r w:rsidRPr="00271E8D">
          <w:rPr>
            <w:rFonts w:ascii="Chaucer" w:hAnsi="Chaucer" w:cs="Chaucer"/>
            <w:bCs/>
            <w:i/>
            <w:kern w:val="28"/>
            <w:sz w:val="28"/>
            <w:szCs w:val="28"/>
          </w:rPr>
          <w:delText>7:00 PM</w:delText>
        </w:r>
        <w:r w:rsidR="00D70A43" w:rsidRPr="00271E8D">
          <w:rPr>
            <w:rFonts w:ascii="Chaucer" w:hAnsi="Chaucer" w:cs="Chaucer"/>
            <w:bCs/>
            <w:i/>
            <w:kern w:val="28"/>
            <w:sz w:val="28"/>
            <w:szCs w:val="28"/>
          </w:rPr>
          <w:delText xml:space="preserve">  </w:delText>
        </w:r>
      </w:del>
    </w:p>
    <w:p w14:paraId="2798EB28" w14:textId="15F9102E" w:rsidR="00495DB5" w:rsidRDefault="000B1E91" w:rsidP="00A8785B">
      <w:pPr>
        <w:widowControl w:val="0"/>
        <w:autoSpaceDE w:val="0"/>
        <w:autoSpaceDN w:val="0"/>
        <w:adjustRightInd w:val="0"/>
        <w:spacing w:after="0" w:line="240" w:lineRule="auto"/>
        <w:jc w:val="center"/>
        <w:rPr>
          <w:del w:id="68" w:author="RIBAR, MORGAN E GS-09 USAF AFMC AFOSR/RTB" w:date="2026-09-25T20:00:00Z" w16du:dateUtc="2026-09-26T00:00:00Z"/>
          <w:rFonts w:ascii="Chaucer" w:hAnsi="Chaucer" w:cs="Chaucer"/>
          <w:b/>
          <w:bCs/>
          <w:kern w:val="28"/>
          <w:sz w:val="28"/>
          <w:szCs w:val="28"/>
        </w:rPr>
      </w:pPr>
      <w:del w:id="69" w:author="RIBAR, MORGAN E GS-09 USAF AFMC AFOSR/RTB" w:date="2026-09-25T20:00:00Z" w16du:dateUtc="2026-09-26T00:00:00Z">
        <w:r>
          <w:rPr>
            <w:rFonts w:ascii="Chaucer" w:hAnsi="Chaucer" w:cs="Chaucer"/>
            <w:b/>
            <w:bCs/>
            <w:noProof/>
            <w:kern w:val="28"/>
            <w:sz w:val="28"/>
            <w:szCs w:val="28"/>
          </w:rPr>
          <mc:AlternateContent>
            <mc:Choice Requires="wps">
              <w:drawing>
                <wp:anchor distT="0" distB="0" distL="114300" distR="114300" simplePos="0" relativeHeight="251658240" behindDoc="0" locked="0" layoutInCell="1" allowOverlap="1" wp14:anchorId="7E00F53E" wp14:editId="74A26B3E">
                  <wp:simplePos x="0" y="0"/>
                  <wp:positionH relativeFrom="column">
                    <wp:posOffset>2909570</wp:posOffset>
                  </wp:positionH>
                  <wp:positionV relativeFrom="paragraph">
                    <wp:posOffset>62865</wp:posOffset>
                  </wp:positionV>
                  <wp:extent cx="137160" cy="114300"/>
                  <wp:effectExtent l="0" t="0" r="0" b="0"/>
                  <wp:wrapNone/>
                  <wp:docPr id="2"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14300"/>
                          </a:xfrm>
                          <a:prstGeom prst="diamond">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C2804A" id="_x0000_t4" coordsize="21600,21600" o:spt="4" path="m10800,l,10800,10800,21600,21600,10800xe">
                  <v:stroke joinstyle="miter"/>
                  <v:path gradientshapeok="t" o:connecttype="rect" textboxrect="5400,5400,16200,16200"/>
                </v:shapetype>
                <v:shape id="AutoShape 4" o:spid="_x0000_s1026" type="#_x0000_t4" style="position:absolute;margin-left:229.1pt;margin-top:4.95pt;width:10.8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" fillcolor="black">
                  <o:lock v:ext="edit" aspectratio="t"/>
                </v:shape>
              </w:pict>
            </mc:Fallback>
          </mc:AlternateContent>
        </w:r>
        <w:r>
          <w:rPr>
            <w:rFonts w:ascii="Chaucer" w:hAnsi="Chaucer" w:cs="Chaucer"/>
            <w:b/>
            <w:bCs/>
            <w:noProof/>
            <w:kern w:val="28"/>
            <w:sz w:val="28"/>
            <w:szCs w:val="28"/>
          </w:rPr>
          <mc:AlternateContent>
            <mc:Choice Requires="wps">
              <w:drawing>
                <wp:anchor distT="0" distB="0" distL="114300" distR="114300" simplePos="0" relativeHeight="251657216" behindDoc="0" locked="0" layoutInCell="1" allowOverlap="1" wp14:anchorId="05CD49DB" wp14:editId="2173FFBE">
                  <wp:simplePos x="0" y="0"/>
                  <wp:positionH relativeFrom="column">
                    <wp:posOffset>1270</wp:posOffset>
                  </wp:positionH>
                  <wp:positionV relativeFrom="paragraph">
                    <wp:posOffset>129540</wp:posOffset>
                  </wp:positionV>
                  <wp:extent cx="5828030"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80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EE1F6A" id="_x0000_t32" coordsize="21600,21600" o:spt="32" o:oned="t" path="m,l21600,21600e" filled="f">
                  <v:path arrowok="t" fillok="f" o:connecttype="none"/>
                  <o:lock v:ext="edit" shapetype="t"/>
                </v:shapetype>
                <v:shape id="AutoShape 2" o:spid="_x0000_s1026" type="#_x0000_t32" style="position:absolute;margin-left:.1pt;margin-top:10.2pt;width:458.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hjf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"/>
              </w:pict>
            </mc:Fallback>
          </mc:AlternateContent>
        </w:r>
      </w:del>
    </w:p>
    <w:p w14:paraId="308227F0" w14:textId="77777777" w:rsidR="00A8785B" w:rsidRPr="00A8785B" w:rsidRDefault="00A8785B" w:rsidP="00A8785B">
      <w:pPr>
        <w:widowControl w:val="0"/>
        <w:autoSpaceDE w:val="0"/>
        <w:autoSpaceDN w:val="0"/>
        <w:adjustRightInd w:val="0"/>
        <w:spacing w:after="0" w:line="240" w:lineRule="auto"/>
        <w:jc w:val="center"/>
        <w:rPr>
          <w:del w:id="70" w:author="RIBAR, MORGAN E GS-09 USAF AFMC AFOSR/RTB" w:date="2026-09-25T20:00:00Z" w16du:dateUtc="2026-09-26T00:00:00Z"/>
          <w:rFonts w:ascii="Chaucer" w:hAnsi="Chaucer" w:cs="Chaucer"/>
          <w:b/>
          <w:bCs/>
          <w:kern w:val="28"/>
          <w:sz w:val="28"/>
          <w:szCs w:val="28"/>
        </w:rPr>
      </w:pPr>
    </w:p>
    <w:tbl>
      <w:tblPr>
        <w:tblW w:w="0" w:type="auto"/>
        <w:tblLook w:val="04A0" w:firstRow="1" w:lastRow="0" w:firstColumn="1" w:lastColumn="0" w:noHBand="0" w:noVBand="1"/>
      </w:tblPr>
      <w:tblGrid>
        <w:gridCol w:w="2752"/>
        <w:gridCol w:w="4375"/>
      </w:tblGrid>
      <w:tr w:rsidR="00495DB5" w:rsidRPr="003B4566" w14:paraId="73DEFEAF" w14:textId="77777777" w:rsidTr="001619B5">
        <w:trPr>
          <w:trHeight w:val="398"/>
          <w:del w:id="71" w:author="RIBAR, MORGAN E GS-09 USAF AFMC AFOSR/RTB" w:date="2026-09-25T20:00:00Z" w16du:dateUtc="2026-09-26T00:00:00Z"/>
        </w:trPr>
        <w:tc>
          <w:tcPr>
            <w:tcW w:w="2752" w:type="dxa"/>
            <w:vAlign w:val="center"/>
          </w:tcPr>
          <w:p w14:paraId="0C42E3D4" w14:textId="77777777" w:rsidR="00495DB5" w:rsidRPr="003B4566" w:rsidRDefault="00495DB5" w:rsidP="003B4566">
            <w:pPr>
              <w:widowControl w:val="0"/>
              <w:autoSpaceDE w:val="0"/>
              <w:autoSpaceDN w:val="0"/>
              <w:adjustRightInd w:val="0"/>
              <w:spacing w:after="0" w:line="240" w:lineRule="auto"/>
              <w:rPr>
                <w:del w:id="72" w:author="RIBAR, MORGAN E GS-09 USAF AFMC AFOSR/RTB" w:date="2026-09-25T20:00:00Z" w16du:dateUtc="2026-09-26T00:00:00Z"/>
                <w:rFonts w:ascii="Chaucer" w:hAnsi="Chaucer" w:cs="Chaucer"/>
                <w:b/>
                <w:bCs/>
                <w:kern w:val="28"/>
                <w:sz w:val="26"/>
                <w:szCs w:val="32"/>
              </w:rPr>
            </w:pPr>
            <w:del w:id="73" w:author="RIBAR, MORGAN E GS-09 USAF AFMC AFOSR/RTB" w:date="2026-09-25T20:00:00Z" w16du:dateUtc="2026-09-26T00:00:00Z">
              <w:r>
                <w:rPr>
                  <w:rFonts w:ascii="Chaucer" w:hAnsi="Chaucer" w:cs="Chaucer"/>
                  <w:b/>
                  <w:bCs/>
                  <w:kern w:val="28"/>
                  <w:sz w:val="26"/>
                  <w:szCs w:val="32"/>
                </w:rPr>
                <w:delText>Attendees:</w:delText>
              </w:r>
            </w:del>
          </w:p>
        </w:tc>
        <w:tc>
          <w:tcPr>
            <w:tcW w:w="4375" w:type="dxa"/>
            <w:vAlign w:val="center"/>
          </w:tcPr>
          <w:p w14:paraId="7D2AF3FC" w14:textId="77777777" w:rsidR="00495DB5" w:rsidRPr="003B4566" w:rsidRDefault="00495DB5" w:rsidP="003B4566">
            <w:pPr>
              <w:widowControl w:val="0"/>
              <w:autoSpaceDE w:val="0"/>
              <w:autoSpaceDN w:val="0"/>
              <w:adjustRightInd w:val="0"/>
              <w:spacing w:after="0" w:line="240" w:lineRule="auto"/>
              <w:rPr>
                <w:del w:id="74" w:author="RIBAR, MORGAN E GS-09 USAF AFMC AFOSR/RTB" w:date="2026-09-25T20:00:00Z" w16du:dateUtc="2026-09-26T00:00:00Z"/>
                <w:rFonts w:ascii="Chaucer" w:hAnsi="Chaucer" w:cs="Chaucer"/>
                <w:bCs/>
                <w:kern w:val="28"/>
                <w:sz w:val="28"/>
                <w:szCs w:val="32"/>
              </w:rPr>
            </w:pPr>
          </w:p>
        </w:tc>
      </w:tr>
      <w:tr w:rsidR="00495DB5" w:rsidRPr="003B4566" w14:paraId="7FBFB45A" w14:textId="77777777" w:rsidTr="001619B5">
        <w:trPr>
          <w:trHeight w:val="398"/>
          <w:del w:id="75" w:author="RIBAR, MORGAN E GS-09 USAF AFMC AFOSR/RTB" w:date="2026-09-25T20:00:00Z" w16du:dateUtc="2026-09-26T00:00:00Z"/>
        </w:trPr>
        <w:tc>
          <w:tcPr>
            <w:tcW w:w="2752" w:type="dxa"/>
            <w:vAlign w:val="center"/>
          </w:tcPr>
          <w:p w14:paraId="4CDD6E65" w14:textId="77777777" w:rsidR="00495DB5" w:rsidRPr="00271E8D" w:rsidRDefault="00495DB5" w:rsidP="00271E8D">
            <w:pPr>
              <w:widowControl w:val="0"/>
              <w:autoSpaceDE w:val="0"/>
              <w:autoSpaceDN w:val="0"/>
              <w:adjustRightInd w:val="0"/>
              <w:spacing w:after="0" w:line="240" w:lineRule="auto"/>
              <w:rPr>
                <w:del w:id="76" w:author="RIBAR, MORGAN E GS-09 USAF AFMC AFOSR/RTB" w:date="2026-09-25T20:00:00Z" w16du:dateUtc="2026-09-26T00:00:00Z"/>
                <w:rFonts w:ascii="Chaucer" w:hAnsi="Chaucer" w:cs="Chaucer"/>
                <w:bCs/>
                <w:kern w:val="28"/>
                <w:sz w:val="24"/>
                <w:szCs w:val="24"/>
              </w:rPr>
            </w:pPr>
            <w:del w:id="77" w:author="RIBAR, MORGAN E GS-09 USAF AFMC AFOSR/RTB" w:date="2026-09-25T20:00:00Z" w16du:dateUtc="2026-09-26T00:00:00Z">
              <w:r w:rsidRPr="00271E8D">
                <w:rPr>
                  <w:rFonts w:ascii="Chaucer" w:hAnsi="Chaucer" w:cs="Chaucer"/>
                  <w:bCs/>
                  <w:kern w:val="28"/>
                  <w:sz w:val="24"/>
                  <w:szCs w:val="24"/>
                </w:rPr>
                <w:delText>Brett Meyers</w:delText>
              </w:r>
            </w:del>
          </w:p>
        </w:tc>
        <w:tc>
          <w:tcPr>
            <w:tcW w:w="4375" w:type="dxa"/>
            <w:vAlign w:val="center"/>
          </w:tcPr>
          <w:p w14:paraId="65E0E50B" w14:textId="77777777" w:rsidR="00495DB5" w:rsidRPr="00271E8D" w:rsidRDefault="00495DB5" w:rsidP="00271E8D">
            <w:pPr>
              <w:widowControl w:val="0"/>
              <w:autoSpaceDE w:val="0"/>
              <w:autoSpaceDN w:val="0"/>
              <w:adjustRightInd w:val="0"/>
              <w:spacing w:after="0" w:line="240" w:lineRule="auto"/>
              <w:rPr>
                <w:del w:id="78" w:author="RIBAR, MORGAN E GS-09 USAF AFMC AFOSR/RTB" w:date="2026-09-25T20:00:00Z" w16du:dateUtc="2026-09-26T00:00:00Z"/>
                <w:rFonts w:ascii="Chaucer" w:hAnsi="Chaucer" w:cs="Chaucer"/>
                <w:bCs/>
                <w:i/>
                <w:kern w:val="28"/>
                <w:sz w:val="24"/>
                <w:szCs w:val="24"/>
              </w:rPr>
            </w:pPr>
            <w:del w:id="79" w:author="RIBAR, MORGAN E GS-09 USAF AFMC AFOSR/RTB" w:date="2026-09-25T20:00:00Z" w16du:dateUtc="2026-09-26T00:00:00Z">
              <w:r w:rsidRPr="00271E8D">
                <w:rPr>
                  <w:rFonts w:ascii="Chaucer" w:hAnsi="Chaucer" w:cs="Chaucer"/>
                  <w:bCs/>
                  <w:i/>
                  <w:kern w:val="28"/>
                  <w:sz w:val="24"/>
                  <w:szCs w:val="24"/>
                </w:rPr>
                <w:delText>President</w:delText>
              </w:r>
            </w:del>
          </w:p>
        </w:tc>
      </w:tr>
      <w:tr w:rsidR="00D3354E" w:rsidRPr="003B4566" w14:paraId="25D5A032" w14:textId="77777777" w:rsidTr="001619B5">
        <w:trPr>
          <w:trHeight w:val="398"/>
          <w:del w:id="80" w:author="RIBAR, MORGAN E GS-09 USAF AFMC AFOSR/RTB" w:date="2026-09-25T20:00:00Z" w16du:dateUtc="2026-09-26T00:00:00Z"/>
        </w:trPr>
        <w:tc>
          <w:tcPr>
            <w:tcW w:w="2752" w:type="dxa"/>
            <w:vAlign w:val="center"/>
          </w:tcPr>
          <w:p w14:paraId="37D10662" w14:textId="5EFD3B5D" w:rsidR="00D3354E" w:rsidRPr="00271E8D" w:rsidRDefault="00112BF5" w:rsidP="00271E8D">
            <w:pPr>
              <w:widowControl w:val="0"/>
              <w:autoSpaceDE w:val="0"/>
              <w:autoSpaceDN w:val="0"/>
              <w:adjustRightInd w:val="0"/>
              <w:spacing w:after="0" w:line="240" w:lineRule="auto"/>
              <w:rPr>
                <w:del w:id="81" w:author="RIBAR, MORGAN E GS-09 USAF AFMC AFOSR/RTB" w:date="2026-09-25T20:00:00Z" w16du:dateUtc="2026-09-26T00:00:00Z"/>
                <w:rFonts w:ascii="Chaucer" w:hAnsi="Chaucer" w:cs="Chaucer"/>
                <w:bCs/>
                <w:kern w:val="28"/>
                <w:sz w:val="24"/>
                <w:szCs w:val="24"/>
              </w:rPr>
            </w:pPr>
            <w:del w:id="82" w:author="RIBAR, MORGAN E GS-09 USAF AFMC AFOSR/RTB" w:date="2026-09-25T20:00:00Z" w16du:dateUtc="2026-09-26T00:00:00Z">
              <w:r>
                <w:rPr>
                  <w:rFonts w:ascii="Chaucer" w:hAnsi="Chaucer" w:cs="Chaucer"/>
                  <w:bCs/>
                  <w:kern w:val="28"/>
                  <w:sz w:val="24"/>
                  <w:szCs w:val="24"/>
                </w:rPr>
                <w:delText xml:space="preserve">James Rogers </w:delText>
              </w:r>
            </w:del>
          </w:p>
        </w:tc>
        <w:tc>
          <w:tcPr>
            <w:tcW w:w="4375" w:type="dxa"/>
            <w:vAlign w:val="center"/>
          </w:tcPr>
          <w:p w14:paraId="68EEA24F" w14:textId="1A2885C1" w:rsidR="00D3354E" w:rsidRPr="00271E8D" w:rsidRDefault="00112BF5" w:rsidP="00271E8D">
            <w:pPr>
              <w:widowControl w:val="0"/>
              <w:autoSpaceDE w:val="0"/>
              <w:autoSpaceDN w:val="0"/>
              <w:adjustRightInd w:val="0"/>
              <w:spacing w:after="0" w:line="240" w:lineRule="auto"/>
              <w:rPr>
                <w:del w:id="83" w:author="RIBAR, MORGAN E GS-09 USAF AFMC AFOSR/RTB" w:date="2026-09-25T20:00:00Z" w16du:dateUtc="2026-09-26T00:00:00Z"/>
                <w:rFonts w:ascii="Chaucer" w:hAnsi="Chaucer" w:cs="Chaucer"/>
                <w:bCs/>
                <w:i/>
                <w:kern w:val="28"/>
                <w:sz w:val="24"/>
                <w:szCs w:val="24"/>
              </w:rPr>
            </w:pPr>
            <w:del w:id="84" w:author="RIBAR, MORGAN E GS-09 USAF AFMC AFOSR/RTB" w:date="2026-09-25T20:00:00Z" w16du:dateUtc="2026-09-26T00:00:00Z">
              <w:r>
                <w:rPr>
                  <w:rFonts w:ascii="Chaucer" w:hAnsi="Chaucer" w:cs="Chaucer"/>
                  <w:bCs/>
                  <w:i/>
                  <w:kern w:val="28"/>
                  <w:sz w:val="24"/>
                  <w:szCs w:val="24"/>
                </w:rPr>
                <w:delText>Vice President</w:delText>
              </w:r>
            </w:del>
          </w:p>
        </w:tc>
      </w:tr>
      <w:tr w:rsidR="001619B5" w:rsidRPr="003B4566" w14:paraId="6F239BF9" w14:textId="77777777" w:rsidTr="001619B5">
        <w:trPr>
          <w:trHeight w:val="398"/>
          <w:del w:id="85" w:author="RIBAR, MORGAN E GS-09 USAF AFMC AFOSR/RTB" w:date="2026-09-25T20:00:00Z" w16du:dateUtc="2026-09-26T00:00:00Z"/>
        </w:trPr>
        <w:tc>
          <w:tcPr>
            <w:tcW w:w="2752" w:type="dxa"/>
            <w:vAlign w:val="center"/>
          </w:tcPr>
          <w:p w14:paraId="478A9B83" w14:textId="77777777" w:rsidR="001619B5" w:rsidRPr="00271E8D" w:rsidRDefault="001619B5" w:rsidP="00271E8D">
            <w:pPr>
              <w:widowControl w:val="0"/>
              <w:autoSpaceDE w:val="0"/>
              <w:autoSpaceDN w:val="0"/>
              <w:adjustRightInd w:val="0"/>
              <w:spacing w:after="0" w:line="240" w:lineRule="auto"/>
              <w:rPr>
                <w:del w:id="86" w:author="RIBAR, MORGAN E GS-09 USAF AFMC AFOSR/RTB" w:date="2026-09-25T20:00:00Z" w16du:dateUtc="2026-09-26T00:00:00Z"/>
                <w:rFonts w:ascii="Chaucer" w:hAnsi="Chaucer" w:cs="Chaucer"/>
                <w:bCs/>
                <w:kern w:val="28"/>
                <w:sz w:val="24"/>
                <w:szCs w:val="24"/>
              </w:rPr>
            </w:pPr>
            <w:del w:id="87" w:author="RIBAR, MORGAN E GS-09 USAF AFMC AFOSR/RTB" w:date="2026-09-25T20:00:00Z" w16du:dateUtc="2026-09-26T00:00:00Z">
              <w:r>
                <w:rPr>
                  <w:rFonts w:ascii="Chaucer" w:hAnsi="Chaucer" w:cs="Chaucer"/>
                  <w:bCs/>
                  <w:kern w:val="28"/>
                  <w:sz w:val="24"/>
                  <w:szCs w:val="24"/>
                </w:rPr>
                <w:delText>Steve Wells</w:delText>
              </w:r>
            </w:del>
          </w:p>
        </w:tc>
        <w:tc>
          <w:tcPr>
            <w:tcW w:w="4375" w:type="dxa"/>
            <w:vAlign w:val="center"/>
          </w:tcPr>
          <w:p w14:paraId="2B7CD5D2" w14:textId="76901334" w:rsidR="001619B5" w:rsidRPr="00271E8D" w:rsidRDefault="001619B5" w:rsidP="00271E8D">
            <w:pPr>
              <w:widowControl w:val="0"/>
              <w:autoSpaceDE w:val="0"/>
              <w:autoSpaceDN w:val="0"/>
              <w:adjustRightInd w:val="0"/>
              <w:spacing w:after="0" w:line="240" w:lineRule="auto"/>
              <w:rPr>
                <w:del w:id="88" w:author="RIBAR, MORGAN E GS-09 USAF AFMC AFOSR/RTB" w:date="2026-09-25T20:00:00Z" w16du:dateUtc="2026-09-26T00:00:00Z"/>
                <w:rFonts w:ascii="Chaucer" w:hAnsi="Chaucer" w:cs="Chaucer"/>
                <w:bCs/>
                <w:i/>
                <w:kern w:val="28"/>
                <w:sz w:val="24"/>
                <w:szCs w:val="24"/>
              </w:rPr>
            </w:pPr>
            <w:del w:id="89" w:author="RIBAR, MORGAN E GS-09 USAF AFMC AFOSR/RTB" w:date="2026-09-25T20:00:00Z" w16du:dateUtc="2026-09-26T00:00:00Z">
              <w:r>
                <w:rPr>
                  <w:rFonts w:ascii="Chaucer" w:hAnsi="Chaucer" w:cs="Chaucer"/>
                  <w:bCs/>
                  <w:i/>
                  <w:kern w:val="28"/>
                  <w:sz w:val="24"/>
                  <w:szCs w:val="24"/>
                </w:rPr>
                <w:delText>Treasurer</w:delText>
              </w:r>
            </w:del>
          </w:p>
        </w:tc>
      </w:tr>
      <w:tr w:rsidR="00B556E6" w:rsidRPr="003B4566" w14:paraId="1AEA9477" w14:textId="77777777" w:rsidTr="001619B5">
        <w:trPr>
          <w:trHeight w:val="398"/>
          <w:del w:id="90" w:author="RIBAR, MORGAN E GS-09 USAF AFMC AFOSR/RTB" w:date="2026-09-25T20:00:00Z" w16du:dateUtc="2026-09-26T00:00:00Z"/>
        </w:trPr>
        <w:tc>
          <w:tcPr>
            <w:tcW w:w="2752" w:type="dxa"/>
            <w:vAlign w:val="center"/>
          </w:tcPr>
          <w:p w14:paraId="4423929F" w14:textId="5AB1A59E" w:rsidR="00B556E6" w:rsidRDefault="00B556E6" w:rsidP="00271E8D">
            <w:pPr>
              <w:widowControl w:val="0"/>
              <w:autoSpaceDE w:val="0"/>
              <w:autoSpaceDN w:val="0"/>
              <w:adjustRightInd w:val="0"/>
              <w:spacing w:after="0" w:line="240" w:lineRule="auto"/>
              <w:rPr>
                <w:del w:id="91" w:author="RIBAR, MORGAN E GS-09 USAF AFMC AFOSR/RTB" w:date="2026-09-25T20:00:00Z" w16du:dateUtc="2026-09-26T00:00:00Z"/>
                <w:rFonts w:ascii="Chaucer" w:hAnsi="Chaucer" w:cs="Chaucer"/>
                <w:bCs/>
                <w:kern w:val="28"/>
                <w:sz w:val="24"/>
                <w:szCs w:val="24"/>
              </w:rPr>
            </w:pPr>
            <w:del w:id="92" w:author="RIBAR, MORGAN E GS-09 USAF AFMC AFOSR/RTB" w:date="2026-09-25T20:00:00Z" w16du:dateUtc="2026-09-26T00:00:00Z">
              <w:r>
                <w:rPr>
                  <w:rFonts w:ascii="Chaucer" w:hAnsi="Chaucer" w:cs="Chaucer"/>
                  <w:bCs/>
                  <w:kern w:val="28"/>
                  <w:sz w:val="24"/>
                  <w:szCs w:val="24"/>
                </w:rPr>
                <w:delText>Sina Taylor</w:delText>
              </w:r>
            </w:del>
          </w:p>
        </w:tc>
        <w:tc>
          <w:tcPr>
            <w:tcW w:w="4375" w:type="dxa"/>
            <w:vAlign w:val="center"/>
          </w:tcPr>
          <w:p w14:paraId="23BCBEA5" w14:textId="5DD5699F" w:rsidR="00B556E6" w:rsidRDefault="00B556E6" w:rsidP="00271E8D">
            <w:pPr>
              <w:widowControl w:val="0"/>
              <w:autoSpaceDE w:val="0"/>
              <w:autoSpaceDN w:val="0"/>
              <w:adjustRightInd w:val="0"/>
              <w:spacing w:after="0" w:line="240" w:lineRule="auto"/>
              <w:rPr>
                <w:del w:id="93" w:author="RIBAR, MORGAN E GS-09 USAF AFMC AFOSR/RTB" w:date="2026-09-25T20:00:00Z" w16du:dateUtc="2026-09-26T00:00:00Z"/>
                <w:rFonts w:ascii="Chaucer" w:hAnsi="Chaucer" w:cs="Chaucer"/>
                <w:bCs/>
                <w:i/>
                <w:kern w:val="28"/>
                <w:sz w:val="24"/>
                <w:szCs w:val="24"/>
              </w:rPr>
            </w:pPr>
            <w:del w:id="94" w:author="RIBAR, MORGAN E GS-09 USAF AFMC AFOSR/RTB" w:date="2026-09-25T20:00:00Z" w16du:dateUtc="2026-09-26T00:00:00Z">
              <w:r>
                <w:rPr>
                  <w:rFonts w:ascii="Chaucer" w:hAnsi="Chaucer" w:cs="Chaucer"/>
                  <w:bCs/>
                  <w:i/>
                  <w:kern w:val="28"/>
                  <w:sz w:val="24"/>
                  <w:szCs w:val="24"/>
                </w:rPr>
                <w:delText>ACC Member</w:delText>
              </w:r>
            </w:del>
          </w:p>
        </w:tc>
      </w:tr>
      <w:tr w:rsidR="00B556E6" w:rsidRPr="003B4566" w14:paraId="5A943E1C" w14:textId="77777777" w:rsidTr="001619B5">
        <w:trPr>
          <w:trHeight w:val="398"/>
          <w:del w:id="95" w:author="RIBAR, MORGAN E GS-09 USAF AFMC AFOSR/RTB" w:date="2026-09-25T20:00:00Z" w16du:dateUtc="2026-09-26T00:00:00Z"/>
        </w:trPr>
        <w:tc>
          <w:tcPr>
            <w:tcW w:w="2752" w:type="dxa"/>
            <w:vAlign w:val="center"/>
          </w:tcPr>
          <w:p w14:paraId="344E4883" w14:textId="47931767" w:rsidR="00B556E6" w:rsidRPr="00271E8D" w:rsidRDefault="006223C5" w:rsidP="00271E8D">
            <w:pPr>
              <w:widowControl w:val="0"/>
              <w:autoSpaceDE w:val="0"/>
              <w:autoSpaceDN w:val="0"/>
              <w:adjustRightInd w:val="0"/>
              <w:spacing w:after="0" w:line="240" w:lineRule="auto"/>
              <w:rPr>
                <w:del w:id="96" w:author="RIBAR, MORGAN E GS-09 USAF AFMC AFOSR/RTB" w:date="2026-09-25T20:00:00Z" w16du:dateUtc="2026-09-26T00:00:00Z"/>
                <w:rFonts w:ascii="Chaucer" w:hAnsi="Chaucer" w:cs="Chaucer"/>
                <w:bCs/>
                <w:kern w:val="28"/>
                <w:sz w:val="24"/>
                <w:szCs w:val="24"/>
              </w:rPr>
            </w:pPr>
            <w:del w:id="97" w:author="RIBAR, MORGAN E GS-09 USAF AFMC AFOSR/RTB" w:date="2026-09-25T20:00:00Z" w16du:dateUtc="2026-09-26T00:00:00Z">
              <w:r>
                <w:rPr>
                  <w:rFonts w:ascii="Chaucer" w:hAnsi="Chaucer" w:cs="Chaucer"/>
                  <w:bCs/>
                  <w:kern w:val="28"/>
                  <w:sz w:val="24"/>
                  <w:szCs w:val="24"/>
                </w:rPr>
                <w:delText>Lee Hill</w:delText>
              </w:r>
            </w:del>
          </w:p>
        </w:tc>
        <w:tc>
          <w:tcPr>
            <w:tcW w:w="4375" w:type="dxa"/>
            <w:vAlign w:val="center"/>
          </w:tcPr>
          <w:p w14:paraId="3A4094AB" w14:textId="5F379B0B" w:rsidR="00B556E6" w:rsidRPr="00271E8D" w:rsidRDefault="00B556E6" w:rsidP="00271E8D">
            <w:pPr>
              <w:widowControl w:val="0"/>
              <w:autoSpaceDE w:val="0"/>
              <w:autoSpaceDN w:val="0"/>
              <w:adjustRightInd w:val="0"/>
              <w:spacing w:after="0" w:line="240" w:lineRule="auto"/>
              <w:rPr>
                <w:del w:id="98" w:author="RIBAR, MORGAN E GS-09 USAF AFMC AFOSR/RTB" w:date="2026-09-25T20:00:00Z" w16du:dateUtc="2026-09-26T00:00:00Z"/>
                <w:rFonts w:ascii="Chaucer" w:hAnsi="Chaucer" w:cs="Chaucer"/>
                <w:bCs/>
                <w:i/>
                <w:kern w:val="28"/>
                <w:sz w:val="24"/>
                <w:szCs w:val="24"/>
              </w:rPr>
            </w:pPr>
            <w:del w:id="99" w:author="RIBAR, MORGAN E GS-09 USAF AFMC AFOSR/RTB" w:date="2026-09-25T20:00:00Z" w16du:dateUtc="2026-09-26T00:00:00Z">
              <w:r>
                <w:rPr>
                  <w:rFonts w:ascii="Chaucer" w:hAnsi="Chaucer" w:cs="Chaucer"/>
                  <w:bCs/>
                  <w:i/>
                  <w:kern w:val="28"/>
                  <w:sz w:val="24"/>
                  <w:szCs w:val="24"/>
                </w:rPr>
                <w:delText>Resident</w:delText>
              </w:r>
            </w:del>
          </w:p>
        </w:tc>
      </w:tr>
      <w:tr w:rsidR="00B556E6" w:rsidRPr="003B4566" w14:paraId="11C3D024" w14:textId="77777777" w:rsidTr="001619B5">
        <w:trPr>
          <w:trHeight w:val="398"/>
          <w:del w:id="100" w:author="RIBAR, MORGAN E GS-09 USAF AFMC AFOSR/RTB" w:date="2026-09-25T20:00:00Z" w16du:dateUtc="2026-09-26T00:00:00Z"/>
        </w:trPr>
        <w:tc>
          <w:tcPr>
            <w:tcW w:w="2752" w:type="dxa"/>
            <w:vAlign w:val="center"/>
          </w:tcPr>
          <w:p w14:paraId="6EAD8E37" w14:textId="7343D188" w:rsidR="00B556E6" w:rsidRDefault="00B556E6" w:rsidP="00271E8D">
            <w:pPr>
              <w:widowControl w:val="0"/>
              <w:autoSpaceDE w:val="0"/>
              <w:autoSpaceDN w:val="0"/>
              <w:adjustRightInd w:val="0"/>
              <w:spacing w:after="0" w:line="240" w:lineRule="auto"/>
              <w:rPr>
                <w:del w:id="101" w:author="RIBAR, MORGAN E GS-09 USAF AFMC AFOSR/RTB" w:date="2026-09-25T20:00:00Z" w16du:dateUtc="2026-09-26T00:00:00Z"/>
                <w:rFonts w:ascii="Chaucer" w:hAnsi="Chaucer" w:cs="Chaucer"/>
                <w:bCs/>
                <w:kern w:val="28"/>
                <w:sz w:val="24"/>
                <w:szCs w:val="24"/>
              </w:rPr>
            </w:pPr>
          </w:p>
        </w:tc>
        <w:tc>
          <w:tcPr>
            <w:tcW w:w="4375" w:type="dxa"/>
            <w:vAlign w:val="center"/>
          </w:tcPr>
          <w:p w14:paraId="1335CB45" w14:textId="0BCA34C3" w:rsidR="00B556E6" w:rsidRDefault="00B556E6" w:rsidP="00271E8D">
            <w:pPr>
              <w:widowControl w:val="0"/>
              <w:autoSpaceDE w:val="0"/>
              <w:autoSpaceDN w:val="0"/>
              <w:adjustRightInd w:val="0"/>
              <w:spacing w:after="0" w:line="240" w:lineRule="auto"/>
              <w:rPr>
                <w:del w:id="102" w:author="RIBAR, MORGAN E GS-09 USAF AFMC AFOSR/RTB" w:date="2026-09-25T20:00:00Z" w16du:dateUtc="2026-09-26T00:00:00Z"/>
                <w:rFonts w:ascii="Chaucer" w:hAnsi="Chaucer" w:cs="Chaucer"/>
                <w:bCs/>
                <w:i/>
                <w:kern w:val="28"/>
                <w:sz w:val="24"/>
                <w:szCs w:val="24"/>
              </w:rPr>
            </w:pPr>
          </w:p>
        </w:tc>
      </w:tr>
      <w:tr w:rsidR="00B556E6" w:rsidRPr="003B4566" w14:paraId="7EDDDA69" w14:textId="77777777" w:rsidTr="001619B5">
        <w:trPr>
          <w:trHeight w:val="398"/>
          <w:del w:id="103" w:author="RIBAR, MORGAN E GS-09 USAF AFMC AFOSR/RTB" w:date="2026-09-25T20:00:00Z" w16du:dateUtc="2026-09-26T00:00:00Z"/>
        </w:trPr>
        <w:tc>
          <w:tcPr>
            <w:tcW w:w="2752" w:type="dxa"/>
            <w:vAlign w:val="center"/>
          </w:tcPr>
          <w:p w14:paraId="7048DEB4" w14:textId="0E17E365" w:rsidR="00B556E6" w:rsidRDefault="00B556E6" w:rsidP="00271E8D">
            <w:pPr>
              <w:widowControl w:val="0"/>
              <w:autoSpaceDE w:val="0"/>
              <w:autoSpaceDN w:val="0"/>
              <w:adjustRightInd w:val="0"/>
              <w:spacing w:after="0" w:line="240" w:lineRule="auto"/>
              <w:rPr>
                <w:del w:id="104" w:author="RIBAR, MORGAN E GS-09 USAF AFMC AFOSR/RTB" w:date="2026-09-25T20:00:00Z" w16du:dateUtc="2026-09-26T00:00:00Z"/>
                <w:rFonts w:ascii="Chaucer" w:hAnsi="Chaucer" w:cs="Chaucer"/>
                <w:bCs/>
                <w:kern w:val="28"/>
                <w:sz w:val="24"/>
                <w:szCs w:val="24"/>
              </w:rPr>
            </w:pPr>
          </w:p>
        </w:tc>
        <w:tc>
          <w:tcPr>
            <w:tcW w:w="4375" w:type="dxa"/>
            <w:vAlign w:val="center"/>
          </w:tcPr>
          <w:p w14:paraId="3694A07E" w14:textId="4667904E" w:rsidR="00B556E6" w:rsidRDefault="00B556E6" w:rsidP="00271E8D">
            <w:pPr>
              <w:widowControl w:val="0"/>
              <w:autoSpaceDE w:val="0"/>
              <w:autoSpaceDN w:val="0"/>
              <w:adjustRightInd w:val="0"/>
              <w:spacing w:after="0" w:line="240" w:lineRule="auto"/>
              <w:rPr>
                <w:del w:id="105" w:author="RIBAR, MORGAN E GS-09 USAF AFMC AFOSR/RTB" w:date="2026-09-25T20:00:00Z" w16du:dateUtc="2026-09-26T00:00:00Z"/>
                <w:rFonts w:ascii="Chaucer" w:hAnsi="Chaucer" w:cs="Chaucer"/>
                <w:bCs/>
                <w:i/>
                <w:kern w:val="28"/>
                <w:sz w:val="24"/>
                <w:szCs w:val="24"/>
              </w:rPr>
            </w:pPr>
          </w:p>
        </w:tc>
      </w:tr>
      <w:tr w:rsidR="00B556E6" w:rsidRPr="003B4566" w14:paraId="3AD5F9A7" w14:textId="77777777" w:rsidTr="001619B5">
        <w:trPr>
          <w:trHeight w:val="398"/>
          <w:del w:id="106" w:author="RIBAR, MORGAN E GS-09 USAF AFMC AFOSR/RTB" w:date="2026-09-25T20:00:00Z" w16du:dateUtc="2026-09-26T00:00:00Z"/>
        </w:trPr>
        <w:tc>
          <w:tcPr>
            <w:tcW w:w="2752" w:type="dxa"/>
            <w:vAlign w:val="center"/>
          </w:tcPr>
          <w:p w14:paraId="4A54D890" w14:textId="2709F3C2" w:rsidR="00B556E6" w:rsidRDefault="00B556E6" w:rsidP="00271E8D">
            <w:pPr>
              <w:widowControl w:val="0"/>
              <w:autoSpaceDE w:val="0"/>
              <w:autoSpaceDN w:val="0"/>
              <w:adjustRightInd w:val="0"/>
              <w:spacing w:after="0" w:line="240" w:lineRule="auto"/>
              <w:rPr>
                <w:del w:id="107" w:author="RIBAR, MORGAN E GS-09 USAF AFMC AFOSR/RTB" w:date="2026-09-25T20:00:00Z" w16du:dateUtc="2026-09-26T00:00:00Z"/>
                <w:rFonts w:ascii="Chaucer" w:hAnsi="Chaucer" w:cs="Chaucer"/>
                <w:bCs/>
                <w:kern w:val="28"/>
                <w:sz w:val="24"/>
                <w:szCs w:val="24"/>
              </w:rPr>
            </w:pPr>
          </w:p>
        </w:tc>
        <w:tc>
          <w:tcPr>
            <w:tcW w:w="4375" w:type="dxa"/>
            <w:vAlign w:val="center"/>
          </w:tcPr>
          <w:p w14:paraId="3404E51B" w14:textId="457B521D" w:rsidR="00B556E6" w:rsidRDefault="00B556E6" w:rsidP="00271E8D">
            <w:pPr>
              <w:widowControl w:val="0"/>
              <w:autoSpaceDE w:val="0"/>
              <w:autoSpaceDN w:val="0"/>
              <w:adjustRightInd w:val="0"/>
              <w:spacing w:after="0" w:line="240" w:lineRule="auto"/>
              <w:rPr>
                <w:del w:id="108" w:author="RIBAR, MORGAN E GS-09 USAF AFMC AFOSR/RTB" w:date="2026-09-25T20:00:00Z" w16du:dateUtc="2026-09-26T00:00:00Z"/>
                <w:rFonts w:ascii="Chaucer" w:hAnsi="Chaucer" w:cs="Chaucer"/>
                <w:bCs/>
                <w:i/>
                <w:kern w:val="28"/>
                <w:sz w:val="24"/>
                <w:szCs w:val="24"/>
              </w:rPr>
            </w:pPr>
          </w:p>
        </w:tc>
      </w:tr>
    </w:tbl>
    <w:p w14:paraId="2CBAC8B2" w14:textId="69B2A6DC" w:rsidR="00960273" w:rsidRDefault="00355D59" w:rsidP="00960273">
      <w:pPr>
        <w:widowControl w:val="0"/>
        <w:numPr>
          <w:ilvl w:val="0"/>
          <w:numId w:val="2"/>
        </w:numPr>
        <w:autoSpaceDE w:val="0"/>
        <w:autoSpaceDN w:val="0"/>
        <w:adjustRightInd w:val="0"/>
        <w:spacing w:after="0" w:line="240" w:lineRule="auto"/>
        <w:ind w:left="360"/>
        <w:rPr>
          <w:del w:id="109" w:author="RIBAR, MORGAN E GS-09 USAF AFMC AFOSR/RTB" w:date="2026-09-25T20:00:00Z" w16du:dateUtc="2026-09-26T00:00:00Z"/>
          <w:rFonts w:ascii="Chaucer" w:hAnsi="Chaucer" w:cs="Chaucer"/>
          <w:bCs/>
          <w:kern w:val="28"/>
          <w:sz w:val="26"/>
          <w:szCs w:val="32"/>
        </w:rPr>
      </w:pPr>
      <w:del w:id="110" w:author="RIBAR, MORGAN E GS-09 USAF AFMC AFOSR/RTB" w:date="2026-09-25T20:00:00Z" w16du:dateUtc="2026-09-26T00:00:00Z">
        <w:r>
          <w:rPr>
            <w:rFonts w:ascii="Chaucer" w:hAnsi="Chaucer" w:cs="Chaucer"/>
            <w:bCs/>
            <w:kern w:val="28"/>
            <w:sz w:val="26"/>
            <w:szCs w:val="32"/>
          </w:rPr>
          <w:delText>Treasurers Report approved as read and accepted.</w:delText>
        </w:r>
      </w:del>
    </w:p>
    <w:p w14:paraId="561776F1" w14:textId="7492A012" w:rsidR="00D07C07" w:rsidRPr="00D040FC" w:rsidRDefault="005A6CE8" w:rsidP="000F1B8C">
      <w:pPr>
        <w:widowControl w:val="0"/>
        <w:numPr>
          <w:ilvl w:val="1"/>
          <w:numId w:val="2"/>
        </w:numPr>
        <w:autoSpaceDE w:val="0"/>
        <w:autoSpaceDN w:val="0"/>
        <w:adjustRightInd w:val="0"/>
        <w:spacing w:after="0" w:line="240" w:lineRule="auto"/>
        <w:ind w:left="1080"/>
        <w:rPr>
          <w:del w:id="111" w:author="RIBAR, MORGAN E GS-09 USAF AFMC AFOSR/RTB" w:date="2026-09-25T20:00:00Z" w16du:dateUtc="2026-09-26T00:00:00Z"/>
          <w:rFonts w:ascii="Chaucer" w:hAnsi="Chaucer" w:cs="Chaucer"/>
          <w:bCs/>
          <w:kern w:val="28"/>
          <w:sz w:val="26"/>
          <w:szCs w:val="32"/>
        </w:rPr>
      </w:pPr>
      <w:del w:id="112" w:author="RIBAR, MORGAN E GS-09 USAF AFMC AFOSR/RTB" w:date="2026-09-25T20:00:00Z" w16du:dateUtc="2026-09-26T00:00:00Z">
        <w:r>
          <w:rPr>
            <w:rFonts w:ascii="Chaucer" w:hAnsi="Chaucer" w:cs="Chaucer"/>
            <w:bCs/>
            <w:kern w:val="28"/>
            <w:sz w:val="26"/>
            <w:szCs w:val="32"/>
          </w:rPr>
          <w:delText xml:space="preserve">We typically approve our budget in January but approve owner dues the meeting before that (November), which Steve pointed out is the reverse of how you want to do budgeting.  He suggested in 2020 we schedule budgeting for November.  Agreed </w:delText>
        </w:r>
        <w:r w:rsidR="006D2E62">
          <w:rPr>
            <w:rFonts w:ascii="Chaucer" w:hAnsi="Chaucer" w:cs="Chaucer"/>
            <w:bCs/>
            <w:kern w:val="28"/>
            <w:sz w:val="26"/>
            <w:szCs w:val="32"/>
          </w:rPr>
          <w:delText>upon by board.</w:delText>
        </w:r>
      </w:del>
    </w:p>
    <w:p w14:paraId="3677B27A" w14:textId="77777777" w:rsidR="001619B5" w:rsidRPr="001619B5" w:rsidRDefault="001619B5" w:rsidP="001619B5">
      <w:pPr>
        <w:widowControl w:val="0"/>
        <w:autoSpaceDE w:val="0"/>
        <w:autoSpaceDN w:val="0"/>
        <w:adjustRightInd w:val="0"/>
        <w:spacing w:after="0" w:line="240" w:lineRule="auto"/>
        <w:rPr>
          <w:del w:id="113" w:author="RIBAR, MORGAN E GS-09 USAF AFMC AFOSR/RTB" w:date="2026-09-25T20:00:00Z" w16du:dateUtc="2026-09-26T00:00:00Z"/>
          <w:rFonts w:ascii="Chaucer" w:hAnsi="Chaucer" w:cs="Chaucer"/>
          <w:bCs/>
          <w:kern w:val="28"/>
          <w:sz w:val="26"/>
          <w:szCs w:val="32"/>
        </w:rPr>
      </w:pPr>
    </w:p>
    <w:p w14:paraId="2906BAA1" w14:textId="02ED7B7C" w:rsidR="00864969" w:rsidRDefault="00FA62F7" w:rsidP="005E6FC0">
      <w:pPr>
        <w:widowControl w:val="0"/>
        <w:numPr>
          <w:ilvl w:val="0"/>
          <w:numId w:val="2"/>
        </w:numPr>
        <w:autoSpaceDE w:val="0"/>
        <w:autoSpaceDN w:val="0"/>
        <w:adjustRightInd w:val="0"/>
        <w:spacing w:after="0" w:line="240" w:lineRule="auto"/>
        <w:ind w:left="360"/>
        <w:rPr>
          <w:del w:id="114" w:author="RIBAR, MORGAN E GS-09 USAF AFMC AFOSR/RTB" w:date="2026-09-25T20:00:00Z" w16du:dateUtc="2026-09-26T00:00:00Z"/>
          <w:rFonts w:ascii="Chaucer" w:hAnsi="Chaucer" w:cs="Chaucer"/>
          <w:bCs/>
          <w:kern w:val="28"/>
          <w:sz w:val="26"/>
          <w:szCs w:val="32"/>
        </w:rPr>
      </w:pPr>
      <w:del w:id="115" w:author="RIBAR, MORGAN E GS-09 USAF AFMC AFOSR/RTB" w:date="2026-09-25T20:00:00Z" w16du:dateUtc="2026-09-26T00:00:00Z">
        <w:r>
          <w:rPr>
            <w:rFonts w:ascii="Chaucer" w:hAnsi="Chaucer" w:cs="Chaucer"/>
            <w:bCs/>
            <w:kern w:val="28"/>
            <w:sz w:val="26"/>
            <w:szCs w:val="32"/>
          </w:rPr>
          <w:delText>ACC Report</w:delText>
        </w:r>
        <w:r w:rsidR="00395D11">
          <w:rPr>
            <w:rFonts w:ascii="Chaucer" w:hAnsi="Chaucer" w:cs="Chaucer"/>
            <w:bCs/>
            <w:kern w:val="28"/>
            <w:sz w:val="26"/>
            <w:szCs w:val="32"/>
          </w:rPr>
          <w:delText xml:space="preserve">: </w:delText>
        </w:r>
      </w:del>
    </w:p>
    <w:p w14:paraId="6BA6FAE4" w14:textId="0BE0F730" w:rsidR="001704F9" w:rsidRDefault="0005426F" w:rsidP="001704F9">
      <w:pPr>
        <w:widowControl w:val="0"/>
        <w:numPr>
          <w:ilvl w:val="1"/>
          <w:numId w:val="2"/>
        </w:numPr>
        <w:autoSpaceDE w:val="0"/>
        <w:autoSpaceDN w:val="0"/>
        <w:adjustRightInd w:val="0"/>
        <w:spacing w:after="0" w:line="240" w:lineRule="auto"/>
        <w:ind w:left="1080"/>
        <w:rPr>
          <w:del w:id="116" w:author="RIBAR, MORGAN E GS-09 USAF AFMC AFOSR/RTB" w:date="2026-09-25T20:00:00Z" w16du:dateUtc="2026-09-26T00:00:00Z"/>
          <w:rFonts w:ascii="Chaucer" w:hAnsi="Chaucer" w:cs="Chaucer"/>
          <w:bCs/>
          <w:kern w:val="28"/>
          <w:sz w:val="26"/>
          <w:szCs w:val="32"/>
        </w:rPr>
      </w:pPr>
      <w:del w:id="117" w:author="RIBAR, MORGAN E GS-09 USAF AFMC AFOSR/RTB" w:date="2026-09-25T20:00:00Z" w16du:dateUtc="2026-09-26T00:00:00Z">
        <w:r>
          <w:rPr>
            <w:rFonts w:ascii="Chaucer" w:hAnsi="Chaucer" w:cs="Chaucer"/>
            <w:bCs/>
            <w:kern w:val="28"/>
            <w:sz w:val="26"/>
            <w:szCs w:val="32"/>
          </w:rPr>
          <w:delText>Sina says they are planning the next walk-through for Spring.</w:delText>
        </w:r>
      </w:del>
    </w:p>
    <w:p w14:paraId="22EC69E1" w14:textId="3E27F15D" w:rsidR="00424920" w:rsidRDefault="00424920" w:rsidP="00424920">
      <w:pPr>
        <w:widowControl w:val="0"/>
        <w:autoSpaceDE w:val="0"/>
        <w:autoSpaceDN w:val="0"/>
        <w:adjustRightInd w:val="0"/>
        <w:spacing w:after="0" w:line="240" w:lineRule="auto"/>
        <w:ind w:left="1440"/>
        <w:rPr>
          <w:del w:id="118" w:author="RIBAR, MORGAN E GS-09 USAF AFMC AFOSR/RTB" w:date="2026-09-25T20:00:00Z" w16du:dateUtc="2026-09-26T00:00:00Z"/>
          <w:rFonts w:ascii="Chaucer" w:hAnsi="Chaucer" w:cs="Chaucer"/>
          <w:bCs/>
          <w:kern w:val="28"/>
          <w:sz w:val="26"/>
          <w:szCs w:val="32"/>
        </w:rPr>
      </w:pPr>
    </w:p>
    <w:p w14:paraId="16CCFBCD" w14:textId="22479BE9" w:rsidR="00254532" w:rsidRDefault="00395D11" w:rsidP="00254532">
      <w:pPr>
        <w:widowControl w:val="0"/>
        <w:numPr>
          <w:ilvl w:val="0"/>
          <w:numId w:val="2"/>
        </w:numPr>
        <w:autoSpaceDE w:val="0"/>
        <w:autoSpaceDN w:val="0"/>
        <w:adjustRightInd w:val="0"/>
        <w:spacing w:after="0" w:line="240" w:lineRule="auto"/>
        <w:ind w:left="360"/>
        <w:rPr>
          <w:del w:id="119" w:author="RIBAR, MORGAN E GS-09 USAF AFMC AFOSR/RTB" w:date="2026-09-25T20:00:00Z" w16du:dateUtc="2026-09-26T00:00:00Z"/>
          <w:rFonts w:ascii="Chaucer" w:hAnsi="Chaucer" w:cs="Chaucer"/>
          <w:bCs/>
          <w:kern w:val="28"/>
          <w:sz w:val="26"/>
          <w:szCs w:val="32"/>
        </w:rPr>
      </w:pPr>
      <w:del w:id="120" w:author="RIBAR, MORGAN E GS-09 USAF AFMC AFOSR/RTB" w:date="2026-09-25T20:00:00Z" w16du:dateUtc="2026-09-26T00:00:00Z">
        <w:r w:rsidRPr="001619B5">
          <w:rPr>
            <w:rFonts w:ascii="Chaucer" w:hAnsi="Chaucer" w:cs="Chaucer"/>
            <w:bCs/>
            <w:kern w:val="28"/>
            <w:sz w:val="26"/>
            <w:szCs w:val="32"/>
          </w:rPr>
          <w:delText xml:space="preserve">Crime Watch </w:delText>
        </w:r>
        <w:r w:rsidR="00B956DE">
          <w:rPr>
            <w:rFonts w:ascii="Chaucer" w:hAnsi="Chaucer" w:cs="Chaucer"/>
            <w:bCs/>
            <w:kern w:val="28"/>
            <w:sz w:val="26"/>
            <w:szCs w:val="32"/>
          </w:rPr>
          <w:delText>Update</w:delText>
        </w:r>
        <w:r>
          <w:rPr>
            <w:rFonts w:ascii="Chaucer" w:hAnsi="Chaucer" w:cs="Chaucer"/>
            <w:bCs/>
            <w:kern w:val="28"/>
            <w:sz w:val="26"/>
            <w:szCs w:val="32"/>
          </w:rPr>
          <w:delText xml:space="preserve">: </w:delText>
        </w:r>
      </w:del>
    </w:p>
    <w:p w14:paraId="3034FB82" w14:textId="6FF5442A" w:rsidR="000A26DB" w:rsidRDefault="0005426F" w:rsidP="00112BF5">
      <w:pPr>
        <w:widowControl w:val="0"/>
        <w:numPr>
          <w:ilvl w:val="1"/>
          <w:numId w:val="2"/>
        </w:numPr>
        <w:autoSpaceDE w:val="0"/>
        <w:autoSpaceDN w:val="0"/>
        <w:adjustRightInd w:val="0"/>
        <w:spacing w:after="0" w:line="240" w:lineRule="auto"/>
        <w:ind w:left="1080"/>
        <w:rPr>
          <w:del w:id="121" w:author="RIBAR, MORGAN E GS-09 USAF AFMC AFOSR/RTB" w:date="2026-09-25T20:00:00Z" w16du:dateUtc="2026-09-26T00:00:00Z"/>
          <w:rFonts w:ascii="Chaucer" w:hAnsi="Chaucer" w:cs="Chaucer"/>
          <w:bCs/>
          <w:kern w:val="28"/>
          <w:sz w:val="26"/>
          <w:szCs w:val="32"/>
        </w:rPr>
      </w:pPr>
      <w:del w:id="122" w:author="RIBAR, MORGAN E GS-09 USAF AFMC AFOSR/RTB" w:date="2026-09-25T20:00:00Z" w16du:dateUtc="2026-09-26T00:00:00Z">
        <w:r>
          <w:rPr>
            <w:rFonts w:ascii="Chaucer" w:hAnsi="Chaucer" w:cs="Chaucer"/>
            <w:bCs/>
            <w:kern w:val="28"/>
            <w:sz w:val="26"/>
            <w:szCs w:val="32"/>
          </w:rPr>
          <w:delText>Nothing to report</w:delText>
        </w:r>
      </w:del>
    </w:p>
    <w:p w14:paraId="6DA25B6D" w14:textId="77777777" w:rsidR="007676AF" w:rsidRDefault="007676AF" w:rsidP="007676AF">
      <w:pPr>
        <w:widowControl w:val="0"/>
        <w:autoSpaceDE w:val="0"/>
        <w:autoSpaceDN w:val="0"/>
        <w:adjustRightInd w:val="0"/>
        <w:spacing w:after="0" w:line="240" w:lineRule="auto"/>
        <w:ind w:left="360"/>
        <w:rPr>
          <w:del w:id="123" w:author="RIBAR, MORGAN E GS-09 USAF AFMC AFOSR/RTB" w:date="2026-09-25T20:00:00Z" w16du:dateUtc="2026-09-26T00:00:00Z"/>
          <w:rFonts w:ascii="Chaucer" w:hAnsi="Chaucer" w:cs="Chaucer"/>
          <w:bCs/>
          <w:kern w:val="28"/>
          <w:sz w:val="26"/>
          <w:szCs w:val="32"/>
        </w:rPr>
      </w:pPr>
    </w:p>
    <w:p w14:paraId="089A5811" w14:textId="450C73B7" w:rsidR="00395D11" w:rsidRDefault="00395D11" w:rsidP="00E8046F">
      <w:pPr>
        <w:widowControl w:val="0"/>
        <w:numPr>
          <w:ilvl w:val="0"/>
          <w:numId w:val="2"/>
        </w:numPr>
        <w:autoSpaceDE w:val="0"/>
        <w:autoSpaceDN w:val="0"/>
        <w:adjustRightInd w:val="0"/>
        <w:spacing w:after="0" w:line="240" w:lineRule="auto"/>
        <w:ind w:left="360"/>
        <w:rPr>
          <w:del w:id="124" w:author="RIBAR, MORGAN E GS-09 USAF AFMC AFOSR/RTB" w:date="2026-09-25T20:00:00Z" w16du:dateUtc="2026-09-26T00:00:00Z"/>
          <w:rFonts w:ascii="Chaucer" w:hAnsi="Chaucer" w:cs="Chaucer"/>
          <w:bCs/>
          <w:kern w:val="28"/>
          <w:sz w:val="26"/>
          <w:szCs w:val="32"/>
        </w:rPr>
      </w:pPr>
      <w:del w:id="125" w:author="RIBAR, MORGAN E GS-09 USAF AFMC AFOSR/RTB" w:date="2026-09-25T20:00:00Z" w16du:dateUtc="2026-09-26T00:00:00Z">
        <w:r>
          <w:rPr>
            <w:rFonts w:ascii="Chaucer" w:hAnsi="Chaucer" w:cs="Chaucer"/>
            <w:bCs/>
            <w:kern w:val="28"/>
            <w:sz w:val="26"/>
            <w:szCs w:val="32"/>
          </w:rPr>
          <w:delText>Social Committee:</w:delText>
        </w:r>
        <w:r w:rsidR="007676AF">
          <w:rPr>
            <w:rFonts w:ascii="Chaucer" w:hAnsi="Chaucer" w:cs="Chaucer"/>
            <w:bCs/>
            <w:kern w:val="28"/>
            <w:sz w:val="26"/>
            <w:szCs w:val="32"/>
          </w:rPr>
          <w:delText xml:space="preserve"> </w:delText>
        </w:r>
      </w:del>
    </w:p>
    <w:p w14:paraId="09C00EAC" w14:textId="5BC09F97" w:rsidR="000A26DB" w:rsidRDefault="0005426F" w:rsidP="00112BF5">
      <w:pPr>
        <w:widowControl w:val="0"/>
        <w:numPr>
          <w:ilvl w:val="1"/>
          <w:numId w:val="2"/>
        </w:numPr>
        <w:autoSpaceDE w:val="0"/>
        <w:autoSpaceDN w:val="0"/>
        <w:adjustRightInd w:val="0"/>
        <w:spacing w:after="0" w:line="240" w:lineRule="auto"/>
        <w:ind w:left="1080"/>
        <w:rPr>
          <w:del w:id="126" w:author="RIBAR, MORGAN E GS-09 USAF AFMC AFOSR/RTB" w:date="2026-09-25T20:00:00Z" w16du:dateUtc="2026-09-26T00:00:00Z"/>
          <w:rFonts w:ascii="Chaucer" w:hAnsi="Chaucer" w:cs="Chaucer"/>
          <w:bCs/>
          <w:kern w:val="28"/>
          <w:sz w:val="26"/>
          <w:szCs w:val="32"/>
        </w:rPr>
      </w:pPr>
      <w:del w:id="127" w:author="RIBAR, MORGAN E GS-09 USAF AFMC AFOSR/RTB" w:date="2026-09-25T20:00:00Z" w16du:dateUtc="2026-09-26T00:00:00Z">
        <w:r>
          <w:rPr>
            <w:rFonts w:ascii="Chaucer" w:hAnsi="Chaucer" w:cs="Chaucer"/>
            <w:bCs/>
            <w:kern w:val="28"/>
            <w:sz w:val="26"/>
            <w:szCs w:val="32"/>
          </w:rPr>
          <w:delText>Planning Holiday gathering December 20</w:delText>
        </w:r>
        <w:r w:rsidRPr="0005426F">
          <w:rPr>
            <w:rFonts w:ascii="Chaucer" w:hAnsi="Chaucer" w:cs="Chaucer"/>
            <w:bCs/>
            <w:kern w:val="28"/>
            <w:sz w:val="26"/>
            <w:szCs w:val="32"/>
            <w:vertAlign w:val="superscript"/>
          </w:rPr>
          <w:delText>th</w:delText>
        </w:r>
        <w:r>
          <w:rPr>
            <w:rFonts w:ascii="Chaucer" w:hAnsi="Chaucer" w:cs="Chaucer"/>
            <w:bCs/>
            <w:kern w:val="28"/>
            <w:sz w:val="26"/>
            <w:szCs w:val="32"/>
          </w:rPr>
          <w:delText xml:space="preserve"> before sundown, Xmas light judging to occur after that. Prizes for 1</w:delText>
        </w:r>
        <w:r w:rsidRPr="0005426F">
          <w:rPr>
            <w:rFonts w:ascii="Chaucer" w:hAnsi="Chaucer" w:cs="Chaucer"/>
            <w:bCs/>
            <w:kern w:val="28"/>
            <w:sz w:val="26"/>
            <w:szCs w:val="32"/>
            <w:vertAlign w:val="superscript"/>
          </w:rPr>
          <w:delText>st</w:delText>
        </w:r>
        <w:r>
          <w:rPr>
            <w:rFonts w:ascii="Chaucer" w:hAnsi="Chaucer" w:cs="Chaucer"/>
            <w:bCs/>
            <w:kern w:val="28"/>
            <w:sz w:val="26"/>
            <w:szCs w:val="32"/>
          </w:rPr>
          <w:delText>, 2</w:delText>
        </w:r>
        <w:r w:rsidRPr="0005426F">
          <w:rPr>
            <w:rFonts w:ascii="Chaucer" w:hAnsi="Chaucer" w:cs="Chaucer"/>
            <w:bCs/>
            <w:kern w:val="28"/>
            <w:sz w:val="26"/>
            <w:szCs w:val="32"/>
            <w:vertAlign w:val="superscript"/>
          </w:rPr>
          <w:delText>nd</w:delText>
        </w:r>
        <w:r>
          <w:rPr>
            <w:rFonts w:ascii="Chaucer" w:hAnsi="Chaucer" w:cs="Chaucer"/>
            <w:bCs/>
            <w:kern w:val="28"/>
            <w:sz w:val="26"/>
            <w:szCs w:val="32"/>
          </w:rPr>
          <w:delText xml:space="preserve"> 3</w:delText>
        </w:r>
        <w:r w:rsidRPr="0005426F">
          <w:rPr>
            <w:rFonts w:ascii="Chaucer" w:hAnsi="Chaucer" w:cs="Chaucer"/>
            <w:bCs/>
            <w:kern w:val="28"/>
            <w:sz w:val="26"/>
            <w:szCs w:val="32"/>
            <w:vertAlign w:val="superscript"/>
          </w:rPr>
          <w:delText>rd</w:delText>
        </w:r>
        <w:r>
          <w:rPr>
            <w:rFonts w:ascii="Chaucer" w:hAnsi="Chaucer" w:cs="Chaucer"/>
            <w:bCs/>
            <w:kern w:val="28"/>
            <w:sz w:val="26"/>
            <w:szCs w:val="32"/>
          </w:rPr>
          <w:delText xml:space="preserve"> place to be $50/$30/$20</w:delText>
        </w:r>
      </w:del>
    </w:p>
    <w:p w14:paraId="7EC19D50" w14:textId="77777777" w:rsidR="00B9703C" w:rsidRDefault="00B9703C" w:rsidP="00B9703C">
      <w:pPr>
        <w:widowControl w:val="0"/>
        <w:autoSpaceDE w:val="0"/>
        <w:autoSpaceDN w:val="0"/>
        <w:adjustRightInd w:val="0"/>
        <w:spacing w:after="0" w:line="240" w:lineRule="auto"/>
        <w:ind w:left="1440"/>
        <w:rPr>
          <w:del w:id="128" w:author="RIBAR, MORGAN E GS-09 USAF AFMC AFOSR/RTB" w:date="2026-09-25T20:00:00Z" w16du:dateUtc="2026-09-26T00:00:00Z"/>
          <w:rFonts w:ascii="Chaucer" w:hAnsi="Chaucer" w:cs="Chaucer"/>
          <w:bCs/>
          <w:kern w:val="28"/>
          <w:sz w:val="26"/>
          <w:szCs w:val="32"/>
        </w:rPr>
      </w:pPr>
    </w:p>
    <w:p w14:paraId="198C608A" w14:textId="604DF061" w:rsidR="00E8046F" w:rsidRDefault="00E8046F" w:rsidP="00271E8D">
      <w:pPr>
        <w:widowControl w:val="0"/>
        <w:numPr>
          <w:ilvl w:val="0"/>
          <w:numId w:val="2"/>
        </w:numPr>
        <w:autoSpaceDE w:val="0"/>
        <w:autoSpaceDN w:val="0"/>
        <w:adjustRightInd w:val="0"/>
        <w:spacing w:after="0" w:line="240" w:lineRule="auto"/>
        <w:ind w:left="360"/>
        <w:rPr>
          <w:del w:id="129" w:author="RIBAR, MORGAN E GS-09 USAF AFMC AFOSR/RTB" w:date="2026-09-25T20:00:00Z" w16du:dateUtc="2026-09-26T00:00:00Z"/>
          <w:rFonts w:ascii="Chaucer" w:hAnsi="Chaucer" w:cs="Chaucer"/>
          <w:bCs/>
          <w:kern w:val="28"/>
          <w:sz w:val="26"/>
          <w:szCs w:val="32"/>
        </w:rPr>
      </w:pPr>
      <w:del w:id="130" w:author="RIBAR, MORGAN E GS-09 USAF AFMC AFOSR/RTB" w:date="2026-09-25T20:00:00Z" w16du:dateUtc="2026-09-26T00:00:00Z">
        <w:r>
          <w:rPr>
            <w:rFonts w:ascii="Chaucer" w:hAnsi="Chaucer" w:cs="Chaucer"/>
            <w:bCs/>
            <w:kern w:val="28"/>
            <w:sz w:val="26"/>
            <w:szCs w:val="32"/>
          </w:rPr>
          <w:delText>Old Business:</w:delText>
        </w:r>
        <w:r w:rsidR="00542802">
          <w:rPr>
            <w:rFonts w:ascii="Chaucer" w:hAnsi="Chaucer" w:cs="Chaucer"/>
            <w:bCs/>
            <w:kern w:val="28"/>
            <w:sz w:val="26"/>
            <w:szCs w:val="32"/>
          </w:rPr>
          <w:delText xml:space="preserve"> </w:delText>
        </w:r>
      </w:del>
    </w:p>
    <w:p w14:paraId="290B9135" w14:textId="3813CAE0" w:rsidR="0005426F" w:rsidRDefault="0005426F" w:rsidP="0005426F">
      <w:pPr>
        <w:widowControl w:val="0"/>
        <w:numPr>
          <w:ilvl w:val="1"/>
          <w:numId w:val="2"/>
        </w:numPr>
        <w:autoSpaceDE w:val="0"/>
        <w:autoSpaceDN w:val="0"/>
        <w:adjustRightInd w:val="0"/>
        <w:spacing w:after="0" w:line="240" w:lineRule="auto"/>
        <w:rPr>
          <w:del w:id="131" w:author="RIBAR, MORGAN E GS-09 USAF AFMC AFOSR/RTB" w:date="2026-09-25T20:00:00Z" w16du:dateUtc="2026-09-26T00:00:00Z"/>
          <w:rFonts w:ascii="Chaucer" w:hAnsi="Chaucer" w:cs="Chaucer"/>
          <w:bCs/>
          <w:kern w:val="28"/>
          <w:sz w:val="26"/>
          <w:szCs w:val="32"/>
        </w:rPr>
      </w:pPr>
      <w:del w:id="132" w:author="RIBAR, MORGAN E GS-09 USAF AFMC AFOSR/RTB" w:date="2026-09-25T20:00:00Z" w16du:dateUtc="2026-09-26T00:00:00Z">
        <w:r>
          <w:rPr>
            <w:rFonts w:ascii="Chaucer" w:hAnsi="Chaucer" w:cs="Chaucer"/>
            <w:bCs/>
            <w:kern w:val="28"/>
            <w:sz w:val="26"/>
            <w:szCs w:val="32"/>
          </w:rPr>
          <w:delText>School Bus in yard on Hubers. Open Discussion about eyesore and possible ways to remedy issue.  Board agrees to recommend to ACC that they send a 2</w:delText>
        </w:r>
        <w:r w:rsidRPr="0005426F">
          <w:rPr>
            <w:rFonts w:ascii="Chaucer" w:hAnsi="Chaucer" w:cs="Chaucer"/>
            <w:bCs/>
            <w:kern w:val="28"/>
            <w:sz w:val="26"/>
            <w:szCs w:val="32"/>
            <w:vertAlign w:val="superscript"/>
          </w:rPr>
          <w:delText>nd</w:delText>
        </w:r>
        <w:r>
          <w:rPr>
            <w:rFonts w:ascii="Chaucer" w:hAnsi="Chaucer" w:cs="Chaucer"/>
            <w:bCs/>
            <w:kern w:val="28"/>
            <w:sz w:val="26"/>
            <w:szCs w:val="32"/>
          </w:rPr>
          <w:delText xml:space="preserve"> violation letter to tenants, homeowner.</w:delText>
        </w:r>
      </w:del>
    </w:p>
    <w:p w14:paraId="04A65A2A" w14:textId="0ECCC27D" w:rsidR="007978D8" w:rsidRDefault="0005426F" w:rsidP="0005426F">
      <w:pPr>
        <w:widowControl w:val="0"/>
        <w:numPr>
          <w:ilvl w:val="1"/>
          <w:numId w:val="2"/>
        </w:numPr>
        <w:autoSpaceDE w:val="0"/>
        <w:autoSpaceDN w:val="0"/>
        <w:adjustRightInd w:val="0"/>
        <w:spacing w:after="0" w:line="240" w:lineRule="auto"/>
        <w:rPr>
          <w:del w:id="133" w:author="RIBAR, MORGAN E GS-09 USAF AFMC AFOSR/RTB" w:date="2026-09-25T20:00:00Z" w16du:dateUtc="2026-09-26T00:00:00Z"/>
          <w:rFonts w:ascii="Chaucer" w:hAnsi="Chaucer" w:cs="Chaucer"/>
          <w:bCs/>
          <w:kern w:val="28"/>
          <w:sz w:val="26"/>
          <w:szCs w:val="32"/>
        </w:rPr>
      </w:pPr>
      <w:del w:id="134" w:author="RIBAR, MORGAN E GS-09 USAF AFMC AFOSR/RTB" w:date="2026-09-25T20:00:00Z" w16du:dateUtc="2026-09-26T00:00:00Z">
        <w:r>
          <w:rPr>
            <w:rFonts w:ascii="Chaucer" w:hAnsi="Chaucer" w:cs="Chaucer"/>
            <w:bCs/>
            <w:kern w:val="28"/>
            <w:sz w:val="26"/>
            <w:szCs w:val="32"/>
          </w:rPr>
          <w:delText>Work has begun on the Front Wall, fixing the surface of cracks, bubbling paint, loose foam caps</w:delText>
        </w:r>
      </w:del>
    </w:p>
    <w:p w14:paraId="31A879BE" w14:textId="77777777" w:rsidR="00E5708F" w:rsidRDefault="00E5708F" w:rsidP="00E5708F">
      <w:pPr>
        <w:widowControl w:val="0"/>
        <w:autoSpaceDE w:val="0"/>
        <w:autoSpaceDN w:val="0"/>
        <w:adjustRightInd w:val="0"/>
        <w:spacing w:after="0" w:line="240" w:lineRule="auto"/>
        <w:rPr>
          <w:del w:id="135" w:author="RIBAR, MORGAN E GS-09 USAF AFMC AFOSR/RTB" w:date="2026-09-25T20:00:00Z" w16du:dateUtc="2026-09-26T00:00:00Z"/>
          <w:rFonts w:ascii="Chaucer" w:hAnsi="Chaucer" w:cs="Chaucer"/>
          <w:bCs/>
          <w:kern w:val="28"/>
          <w:sz w:val="26"/>
          <w:szCs w:val="32"/>
        </w:rPr>
      </w:pPr>
    </w:p>
    <w:p w14:paraId="5C92F2B5" w14:textId="2959009E" w:rsidR="00E5708F" w:rsidRDefault="00E5708F" w:rsidP="00E5708F">
      <w:pPr>
        <w:widowControl w:val="0"/>
        <w:numPr>
          <w:ilvl w:val="0"/>
          <w:numId w:val="2"/>
        </w:numPr>
        <w:autoSpaceDE w:val="0"/>
        <w:autoSpaceDN w:val="0"/>
        <w:adjustRightInd w:val="0"/>
        <w:spacing w:after="0" w:line="240" w:lineRule="auto"/>
        <w:ind w:left="360"/>
        <w:rPr>
          <w:del w:id="136" w:author="RIBAR, MORGAN E GS-09 USAF AFMC AFOSR/RTB" w:date="2026-09-25T20:00:00Z" w16du:dateUtc="2026-09-26T00:00:00Z"/>
          <w:rFonts w:ascii="Chaucer" w:hAnsi="Chaucer" w:cs="Chaucer"/>
          <w:bCs/>
          <w:kern w:val="28"/>
          <w:sz w:val="26"/>
          <w:szCs w:val="32"/>
        </w:rPr>
      </w:pPr>
      <w:del w:id="137" w:author="RIBAR, MORGAN E GS-09 USAF AFMC AFOSR/RTB" w:date="2026-09-25T20:00:00Z" w16du:dateUtc="2026-09-26T00:00:00Z">
        <w:r>
          <w:rPr>
            <w:rFonts w:ascii="Chaucer" w:hAnsi="Chaucer" w:cs="Chaucer"/>
            <w:bCs/>
            <w:kern w:val="28"/>
            <w:sz w:val="26"/>
            <w:szCs w:val="32"/>
          </w:rPr>
          <w:delText>New Business:</w:delText>
        </w:r>
        <w:r w:rsidR="003C61E6">
          <w:rPr>
            <w:rFonts w:ascii="Chaucer" w:hAnsi="Chaucer" w:cs="Chaucer"/>
            <w:bCs/>
            <w:kern w:val="28"/>
            <w:sz w:val="26"/>
            <w:szCs w:val="32"/>
          </w:rPr>
          <w:delText xml:space="preserve"> </w:delText>
        </w:r>
        <w:r w:rsidR="00542802">
          <w:rPr>
            <w:rFonts w:ascii="Chaucer" w:hAnsi="Chaucer" w:cs="Chaucer"/>
            <w:bCs/>
            <w:kern w:val="28"/>
            <w:sz w:val="26"/>
            <w:szCs w:val="32"/>
          </w:rPr>
          <w:delText xml:space="preserve"> </w:delText>
        </w:r>
      </w:del>
    </w:p>
    <w:p w14:paraId="2F41B4F7" w14:textId="35898C6D" w:rsidR="00B41CA2" w:rsidRDefault="006D2E62" w:rsidP="000F1B8C">
      <w:pPr>
        <w:widowControl w:val="0"/>
        <w:numPr>
          <w:ilvl w:val="1"/>
          <w:numId w:val="2"/>
        </w:numPr>
        <w:autoSpaceDE w:val="0"/>
        <w:autoSpaceDN w:val="0"/>
        <w:adjustRightInd w:val="0"/>
        <w:spacing w:after="0" w:line="240" w:lineRule="auto"/>
        <w:ind w:left="1080"/>
        <w:rPr>
          <w:del w:id="138" w:author="RIBAR, MORGAN E GS-09 USAF AFMC AFOSR/RTB" w:date="2026-09-25T20:00:00Z" w16du:dateUtc="2026-09-26T00:00:00Z"/>
          <w:rFonts w:ascii="Chaucer" w:hAnsi="Chaucer" w:cs="Chaucer"/>
          <w:bCs/>
          <w:kern w:val="28"/>
          <w:sz w:val="26"/>
          <w:szCs w:val="32"/>
        </w:rPr>
      </w:pPr>
      <w:del w:id="139" w:author="RIBAR, MORGAN E GS-09 USAF AFMC AFOSR/RTB" w:date="2026-09-25T20:00:00Z" w16du:dateUtc="2026-09-26T00:00:00Z">
        <w:r>
          <w:rPr>
            <w:rFonts w:ascii="Chaucer" w:hAnsi="Chaucer" w:cs="Chaucer"/>
            <w:bCs/>
            <w:kern w:val="28"/>
            <w:sz w:val="26"/>
            <w:szCs w:val="32"/>
          </w:rPr>
          <w:delText>Agent of the owner building a new house on Isbell adjacent to the Canterbury wall (North side, up against Winn Dixie property) contacted Steve to request permission if they want to extend our wall to the back of the property.</w:delText>
        </w:r>
      </w:del>
    </w:p>
    <w:p w14:paraId="78DD04FD" w14:textId="7ADAEA5D" w:rsidR="006D2E62" w:rsidRDefault="006D2E62" w:rsidP="000F1B8C">
      <w:pPr>
        <w:widowControl w:val="0"/>
        <w:numPr>
          <w:ilvl w:val="1"/>
          <w:numId w:val="2"/>
        </w:numPr>
        <w:autoSpaceDE w:val="0"/>
        <w:autoSpaceDN w:val="0"/>
        <w:adjustRightInd w:val="0"/>
        <w:spacing w:after="0" w:line="240" w:lineRule="auto"/>
        <w:ind w:left="1080"/>
        <w:rPr>
          <w:del w:id="140" w:author="RIBAR, MORGAN E GS-09 USAF AFMC AFOSR/RTB" w:date="2026-09-25T20:00:00Z" w16du:dateUtc="2026-09-26T00:00:00Z"/>
          <w:rFonts w:ascii="Chaucer" w:hAnsi="Chaucer" w:cs="Chaucer"/>
          <w:bCs/>
          <w:kern w:val="28"/>
          <w:sz w:val="26"/>
          <w:szCs w:val="32"/>
        </w:rPr>
      </w:pPr>
      <w:del w:id="141" w:author="RIBAR, MORGAN E GS-09 USAF AFMC AFOSR/RTB" w:date="2026-09-25T20:00:00Z" w16du:dateUtc="2026-09-26T00:00:00Z">
        <w:r>
          <w:rPr>
            <w:rFonts w:ascii="Chaucer" w:hAnsi="Chaucer" w:cs="Chaucer"/>
            <w:bCs/>
            <w:kern w:val="28"/>
            <w:sz w:val="26"/>
            <w:szCs w:val="32"/>
          </w:rPr>
          <w:delText>Issue at hand is whether this could create a liability for us in the future or how we would demarcate where our wall/theirs begin and end, for maintenance/repair issues.</w:delText>
        </w:r>
      </w:del>
    </w:p>
    <w:p w14:paraId="3B5DEB78" w14:textId="6DDFA99F" w:rsidR="006D2E62" w:rsidRDefault="006D2E62" w:rsidP="000F1B8C">
      <w:pPr>
        <w:widowControl w:val="0"/>
        <w:numPr>
          <w:ilvl w:val="1"/>
          <w:numId w:val="2"/>
        </w:numPr>
        <w:autoSpaceDE w:val="0"/>
        <w:autoSpaceDN w:val="0"/>
        <w:adjustRightInd w:val="0"/>
        <w:spacing w:after="0" w:line="240" w:lineRule="auto"/>
        <w:ind w:left="1080"/>
        <w:rPr>
          <w:del w:id="142" w:author="RIBAR, MORGAN E GS-09 USAF AFMC AFOSR/RTB" w:date="2026-09-25T20:00:00Z" w16du:dateUtc="2026-09-26T00:00:00Z"/>
          <w:rFonts w:ascii="Chaucer" w:hAnsi="Chaucer" w:cs="Chaucer"/>
          <w:bCs/>
          <w:kern w:val="28"/>
          <w:sz w:val="26"/>
          <w:szCs w:val="32"/>
        </w:rPr>
      </w:pPr>
      <w:del w:id="143" w:author="RIBAR, MORGAN E GS-09 USAF AFMC AFOSR/RTB" w:date="2026-09-25T20:00:00Z" w16du:dateUtc="2026-09-26T00:00:00Z">
        <w:r>
          <w:rPr>
            <w:rFonts w:ascii="Chaucer" w:hAnsi="Chaucer" w:cs="Chaucer"/>
            <w:bCs/>
            <w:kern w:val="28"/>
            <w:sz w:val="26"/>
            <w:szCs w:val="32"/>
          </w:rPr>
          <w:delText>We agreed to ask more questions about their intentions and see what options we are comfortable with.</w:delText>
        </w:r>
      </w:del>
    </w:p>
    <w:p w14:paraId="387B2615" w14:textId="0B3C2EE2" w:rsidR="006D2E62" w:rsidRDefault="006D2E62" w:rsidP="000F1B8C">
      <w:pPr>
        <w:widowControl w:val="0"/>
        <w:numPr>
          <w:ilvl w:val="1"/>
          <w:numId w:val="2"/>
        </w:numPr>
        <w:autoSpaceDE w:val="0"/>
        <w:autoSpaceDN w:val="0"/>
        <w:adjustRightInd w:val="0"/>
        <w:spacing w:after="0" w:line="240" w:lineRule="auto"/>
        <w:ind w:left="1080"/>
        <w:rPr>
          <w:del w:id="144" w:author="RIBAR, MORGAN E GS-09 USAF AFMC AFOSR/RTB" w:date="2026-09-25T20:00:00Z" w16du:dateUtc="2026-09-26T00:00:00Z"/>
          <w:rFonts w:ascii="Chaucer" w:hAnsi="Chaucer" w:cs="Chaucer"/>
          <w:bCs/>
          <w:kern w:val="28"/>
          <w:sz w:val="26"/>
          <w:szCs w:val="32"/>
        </w:rPr>
      </w:pPr>
      <w:del w:id="145" w:author="RIBAR, MORGAN E GS-09 USAF AFMC AFOSR/RTB" w:date="2026-09-25T20:00:00Z" w16du:dateUtc="2026-09-26T00:00:00Z">
        <w:r>
          <w:rPr>
            <w:rFonts w:ascii="Chaucer" w:hAnsi="Chaucer" w:cs="Chaucer"/>
            <w:bCs/>
            <w:kern w:val="28"/>
            <w:sz w:val="26"/>
            <w:szCs w:val="32"/>
          </w:rPr>
          <w:delText>Dues Letters – we will request Cindy to send those in December</w:delText>
        </w:r>
      </w:del>
    </w:p>
    <w:p w14:paraId="1EDF470E" w14:textId="07395DA5" w:rsidR="006D2E62" w:rsidRDefault="006D2E62" w:rsidP="000F1B8C">
      <w:pPr>
        <w:widowControl w:val="0"/>
        <w:numPr>
          <w:ilvl w:val="1"/>
          <w:numId w:val="2"/>
        </w:numPr>
        <w:autoSpaceDE w:val="0"/>
        <w:autoSpaceDN w:val="0"/>
        <w:adjustRightInd w:val="0"/>
        <w:spacing w:after="0" w:line="240" w:lineRule="auto"/>
        <w:ind w:left="1080"/>
        <w:rPr>
          <w:del w:id="146" w:author="RIBAR, MORGAN E GS-09 USAF AFMC AFOSR/RTB" w:date="2026-09-25T20:00:00Z" w16du:dateUtc="2026-09-26T00:00:00Z"/>
          <w:rFonts w:ascii="Chaucer" w:hAnsi="Chaucer" w:cs="Chaucer"/>
          <w:bCs/>
          <w:kern w:val="28"/>
          <w:sz w:val="26"/>
          <w:szCs w:val="32"/>
        </w:rPr>
      </w:pPr>
      <w:del w:id="147" w:author="RIBAR, MORGAN E GS-09 USAF AFMC AFOSR/RTB" w:date="2026-09-25T20:00:00Z" w16du:dateUtc="2026-09-26T00:00:00Z">
        <w:r>
          <w:rPr>
            <w:rFonts w:ascii="Chaucer" w:hAnsi="Chaucer" w:cs="Chaucer"/>
            <w:bCs/>
            <w:kern w:val="28"/>
            <w:sz w:val="26"/>
            <w:szCs w:val="32"/>
          </w:rPr>
          <w:delText>January Elections – We need to come up with a social media and other campaign to recruit volunteers as volunteering has been light.</w:delText>
        </w:r>
      </w:del>
    </w:p>
    <w:p w14:paraId="483F9873" w14:textId="5F63BC1C" w:rsidR="007978D8" w:rsidRDefault="00112BF5" w:rsidP="00B556E6">
      <w:pPr>
        <w:widowControl w:val="0"/>
        <w:autoSpaceDE w:val="0"/>
        <w:autoSpaceDN w:val="0"/>
        <w:adjustRightInd w:val="0"/>
        <w:spacing w:after="0" w:line="240" w:lineRule="auto"/>
        <w:ind w:left="1080"/>
        <w:rPr>
          <w:del w:id="148" w:author="RIBAR, MORGAN E GS-09 USAF AFMC AFOSR/RTB" w:date="2026-09-25T20:00:00Z" w16du:dateUtc="2026-09-26T00:00:00Z"/>
          <w:rFonts w:ascii="Chaucer" w:hAnsi="Chaucer" w:cs="Chaucer"/>
          <w:bCs/>
          <w:kern w:val="28"/>
          <w:sz w:val="26"/>
          <w:szCs w:val="32"/>
        </w:rPr>
      </w:pPr>
      <w:del w:id="149" w:author="RIBAR, MORGAN E GS-09 USAF AFMC AFOSR/RTB" w:date="2026-09-25T20:00:00Z" w16du:dateUtc="2026-09-26T00:00:00Z">
        <w:r>
          <w:rPr>
            <w:rFonts w:ascii="Chaucer" w:hAnsi="Chaucer" w:cs="Chaucer"/>
            <w:bCs/>
            <w:kern w:val="28"/>
            <w:sz w:val="26"/>
            <w:szCs w:val="32"/>
          </w:rPr>
          <w:delText xml:space="preserve"> </w:delText>
        </w:r>
      </w:del>
    </w:p>
    <w:p w14:paraId="278ED2F7" w14:textId="77777777" w:rsidR="00245A2B" w:rsidRDefault="00245A2B" w:rsidP="00245A2B">
      <w:pPr>
        <w:widowControl w:val="0"/>
        <w:autoSpaceDE w:val="0"/>
        <w:autoSpaceDN w:val="0"/>
        <w:adjustRightInd w:val="0"/>
        <w:spacing w:after="0" w:line="240" w:lineRule="auto"/>
        <w:ind w:left="360"/>
        <w:rPr>
          <w:del w:id="150" w:author="RIBAR, MORGAN E GS-09 USAF AFMC AFOSR/RTB" w:date="2026-09-25T20:00:00Z" w16du:dateUtc="2026-09-26T00:00:00Z"/>
          <w:rFonts w:ascii="Chaucer" w:hAnsi="Chaucer" w:cs="Chaucer"/>
          <w:bCs/>
          <w:kern w:val="28"/>
          <w:sz w:val="26"/>
          <w:szCs w:val="32"/>
        </w:rPr>
      </w:pPr>
    </w:p>
    <w:p w14:paraId="09F863F2" w14:textId="675CCADF" w:rsidR="0074764E" w:rsidRPr="009A39C8" w:rsidRDefault="009A39C8" w:rsidP="000F1B8C">
      <w:pPr>
        <w:widowControl w:val="0"/>
        <w:numPr>
          <w:ilvl w:val="0"/>
          <w:numId w:val="2"/>
        </w:numPr>
        <w:autoSpaceDE w:val="0"/>
        <w:autoSpaceDN w:val="0"/>
        <w:adjustRightInd w:val="0"/>
        <w:spacing w:before="120" w:after="120" w:line="240" w:lineRule="auto"/>
        <w:ind w:left="360"/>
        <w:rPr>
          <w:del w:id="151" w:author="RIBAR, MORGAN E GS-09 USAF AFMC AFOSR/RTB" w:date="2026-09-25T20:00:00Z" w16du:dateUtc="2026-09-26T00:00:00Z"/>
          <w:rFonts w:ascii="Chaucer" w:hAnsi="Chaucer" w:cs="Chaucer"/>
          <w:bCs/>
          <w:kern w:val="28"/>
          <w:sz w:val="26"/>
          <w:szCs w:val="32"/>
        </w:rPr>
      </w:pPr>
      <w:del w:id="152" w:author="RIBAR, MORGAN E GS-09 USAF AFMC AFOSR/RTB" w:date="2026-09-25T20:00:00Z" w16du:dateUtc="2026-09-26T00:00:00Z">
        <w:r w:rsidRPr="009A39C8">
          <w:rPr>
            <w:rFonts w:ascii="Chaucer" w:hAnsi="Chaucer" w:cs="Chaucer"/>
            <w:bCs/>
            <w:kern w:val="28"/>
            <w:sz w:val="26"/>
            <w:szCs w:val="32"/>
          </w:rPr>
          <w:delText xml:space="preserve">Next meeting </w:delText>
        </w:r>
        <w:r w:rsidR="00C20944">
          <w:rPr>
            <w:rFonts w:ascii="Chaucer" w:hAnsi="Chaucer" w:cs="Chaucer"/>
            <w:bCs/>
            <w:kern w:val="28"/>
            <w:sz w:val="26"/>
            <w:szCs w:val="32"/>
          </w:rPr>
          <w:delText>–</w:delText>
        </w:r>
        <w:r w:rsidR="004D5C43">
          <w:rPr>
            <w:rFonts w:ascii="Chaucer" w:hAnsi="Chaucer" w:cs="Chaucer"/>
            <w:bCs/>
            <w:kern w:val="28"/>
            <w:sz w:val="26"/>
            <w:szCs w:val="32"/>
          </w:rPr>
          <w:delText xml:space="preserve"> </w:delText>
        </w:r>
        <w:r w:rsidR="006D2E62">
          <w:rPr>
            <w:rFonts w:ascii="Chaucer" w:hAnsi="Chaucer" w:cs="Chaucer"/>
            <w:bCs/>
            <w:kern w:val="28"/>
            <w:sz w:val="26"/>
            <w:szCs w:val="32"/>
          </w:rPr>
          <w:delText>January 27th</w:delText>
        </w:r>
        <w:r w:rsidR="00771061">
          <w:rPr>
            <w:rFonts w:ascii="Chaucer" w:hAnsi="Chaucer" w:cs="Chaucer"/>
            <w:bCs/>
            <w:kern w:val="28"/>
            <w:sz w:val="26"/>
            <w:szCs w:val="32"/>
          </w:rPr>
          <w:delText>,</w:delText>
        </w:r>
        <w:r w:rsidR="00245A2B">
          <w:rPr>
            <w:rFonts w:ascii="Chaucer" w:hAnsi="Chaucer" w:cs="Chaucer"/>
            <w:bCs/>
            <w:kern w:val="28"/>
            <w:sz w:val="26"/>
            <w:szCs w:val="32"/>
          </w:rPr>
          <w:delText xml:space="preserve"> 20</w:delText>
        </w:r>
        <w:r w:rsidR="006D2E62">
          <w:rPr>
            <w:rFonts w:ascii="Chaucer" w:hAnsi="Chaucer" w:cs="Chaucer"/>
            <w:bCs/>
            <w:kern w:val="28"/>
            <w:sz w:val="26"/>
            <w:szCs w:val="32"/>
          </w:rPr>
          <w:delText>20</w:delText>
        </w:r>
        <w:r w:rsidR="00C20944">
          <w:rPr>
            <w:rFonts w:ascii="Chaucer" w:hAnsi="Chaucer" w:cs="Chaucer"/>
            <w:bCs/>
            <w:kern w:val="28"/>
            <w:sz w:val="26"/>
            <w:szCs w:val="32"/>
          </w:rPr>
          <w:delText xml:space="preserve"> at 7:00 p</w:delText>
        </w:r>
        <w:r w:rsidR="00942F0F">
          <w:rPr>
            <w:rFonts w:ascii="Chaucer" w:hAnsi="Chaucer" w:cs="Chaucer"/>
            <w:bCs/>
            <w:kern w:val="28"/>
            <w:sz w:val="26"/>
            <w:szCs w:val="32"/>
          </w:rPr>
          <w:delText>.</w:delText>
        </w:r>
        <w:r w:rsidR="00C20944">
          <w:rPr>
            <w:rFonts w:ascii="Chaucer" w:hAnsi="Chaucer" w:cs="Chaucer"/>
            <w:bCs/>
            <w:kern w:val="28"/>
            <w:sz w:val="26"/>
            <w:szCs w:val="32"/>
          </w:rPr>
          <w:delText xml:space="preserve">m. </w:delText>
        </w:r>
      </w:del>
    </w:p>
    <w:p w14:paraId="1C26225C" w14:textId="66BA2693" w:rsidR="00E8046F" w:rsidRPr="00B721E4" w:rsidRDefault="00864969" w:rsidP="00B721E4">
      <w:pPr>
        <w:rPr>
          <w:rPrChange w:id="153" w:author="RIBAR, MORGAN E GS-09 USAF AFMC AFOSR/RTB" w:date="2026-09-25T20:00:00Z" w16du:dateUtc="2026-09-26T00:00:00Z">
            <w:rPr>
              <w:rFonts w:ascii="Chaucer" w:hAnsi="Chaucer" w:cs="Chaucer"/>
              <w:bCs/>
              <w:kern w:val="28"/>
              <w:sz w:val="26"/>
              <w:szCs w:val="32"/>
            </w:rPr>
          </w:rPrChange>
        </w:rPr>
        <w:pPrChange w:id="154" w:author="RIBAR, MORGAN E GS-09 USAF AFMC AFOSR/RTB" w:date="2026-09-25T20:00:00Z" w16du:dateUtc="2026-09-26T00:00:00Z">
          <w:pPr>
            <w:widowControl w:val="0"/>
            <w:numPr>
              <w:numId w:val="2"/>
            </w:numPr>
            <w:autoSpaceDE w:val="0"/>
            <w:autoSpaceDN w:val="0"/>
            <w:adjustRightInd w:val="0"/>
            <w:spacing w:after="240" w:line="240" w:lineRule="auto"/>
            <w:ind w:left="360" w:hanging="360"/>
          </w:pPr>
        </w:pPrChange>
      </w:pPr>
      <w:del w:id="155" w:author="RIBAR, MORGAN E GS-09 USAF AFMC AFOSR/RTB" w:date="2026-09-25T20:00:00Z" w16du:dateUtc="2026-09-26T00:00:00Z">
        <w:r>
          <w:rPr>
            <w:rFonts w:ascii="Chaucer" w:hAnsi="Chaucer" w:cs="Chaucer"/>
            <w:bCs/>
            <w:kern w:val="28"/>
            <w:sz w:val="26"/>
            <w:szCs w:val="32"/>
          </w:rPr>
          <w:delText>Meeting adjourned at 7:</w:delText>
        </w:r>
        <w:r w:rsidR="00112BF5">
          <w:rPr>
            <w:rFonts w:ascii="Chaucer" w:hAnsi="Chaucer" w:cs="Chaucer"/>
            <w:bCs/>
            <w:kern w:val="28"/>
            <w:sz w:val="26"/>
            <w:szCs w:val="32"/>
          </w:rPr>
          <w:delText>5</w:delText>
        </w:r>
        <w:r w:rsidR="00B41CA2">
          <w:rPr>
            <w:rFonts w:ascii="Chaucer" w:hAnsi="Chaucer" w:cs="Chaucer"/>
            <w:bCs/>
            <w:kern w:val="28"/>
            <w:sz w:val="26"/>
            <w:szCs w:val="32"/>
          </w:rPr>
          <w:delText>5</w:delText>
        </w:r>
        <w:r w:rsidR="00E8046F">
          <w:rPr>
            <w:rFonts w:ascii="Chaucer" w:hAnsi="Chaucer" w:cs="Chaucer"/>
            <w:bCs/>
            <w:kern w:val="28"/>
            <w:sz w:val="26"/>
            <w:szCs w:val="32"/>
          </w:rPr>
          <w:delText xml:space="preserve"> p.m.</w:delText>
        </w:r>
      </w:del>
    </w:p>
    <w:sectPr w:rsidR="00E8046F" w:rsidRPr="00B721E4">
      <w:headerReference w:type="default" r:id="rId8"/>
      <w:footerReference w:type="default" r:id="rId9"/>
      <w:pgSz w:w="12240" w:h="15840"/>
      <w:pgMar w:top="1440" w:right="1440" w:bottom="1440" w:left="1440" w:header="720" w:footer="720" w:gutter="0"/>
      <w:cols w:space="720"/>
      <w:noEndnote w:val="0"/>
      <w:docGrid w:linePitch="360"/>
      <w:sectPrChange w:id="160" w:author="RIBAR, MORGAN E GS-09 USAF AFMC AFOSR/RTB" w:date="2026-09-25T20:00:00Z" w16du:dateUtc="2026-09-26T00:00:00Z">
        <w:sectPr w:rsidR="00E8046F" w:rsidRPr="00B721E4">
          <w:pgMar w:top="990" w:right="1440" w:bottom="1440" w:left="1440" w:header="720" w:footer="0" w:gutter="0"/>
          <w:noEndnote/>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8B303B" w14:textId="77777777" w:rsidR="00FB1E6A" w:rsidRDefault="00FB1E6A" w:rsidP="002C43AA">
      <w:pPr>
        <w:spacing w:after="0" w:line="240" w:lineRule="auto"/>
      </w:pPr>
      <w:r>
        <w:separator/>
      </w:r>
    </w:p>
  </w:endnote>
  <w:endnote w:type="continuationSeparator" w:id="0">
    <w:p w14:paraId="7C547888" w14:textId="77777777" w:rsidR="00FB1E6A" w:rsidRDefault="00FB1E6A" w:rsidP="002C4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haucer">
    <w:altName w:val="Calibri"/>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7C089" w14:textId="0EEB3542" w:rsidR="00A318B1" w:rsidRDefault="00A318B1">
    <w:pPr>
      <w:pStyle w:val="Footer"/>
      <w:jc w:val="center"/>
      <w:rPr>
        <w:del w:id="157" w:author="RIBAR, MORGAN E GS-09 USAF AFMC AFOSR/RTB" w:date="2026-09-25T20:00:00Z" w16du:dateUtc="2026-09-26T00:00:00Z"/>
      </w:rPr>
    </w:pPr>
    <w:del w:id="158" w:author="RIBAR, MORGAN E GS-09 USAF AFMC AFOSR/RTB" w:date="2026-09-25T20:00:00Z" w16du:dateUtc="2026-09-26T00:00:00Z">
      <w:r>
        <w:delText xml:space="preserve">Page </w:delText>
      </w:r>
      <w:r>
        <w:rPr>
          <w:b/>
          <w:bCs/>
          <w:sz w:val="24"/>
          <w:szCs w:val="24"/>
        </w:rPr>
        <w:fldChar w:fldCharType="begin"/>
      </w:r>
      <w:r>
        <w:rPr>
          <w:b/>
          <w:bCs/>
        </w:rPr>
        <w:delInstrText xml:space="preserve"> PAGE </w:delInstrText>
      </w:r>
      <w:r>
        <w:rPr>
          <w:b/>
          <w:bCs/>
          <w:sz w:val="24"/>
          <w:szCs w:val="24"/>
        </w:rPr>
        <w:fldChar w:fldCharType="separate"/>
      </w:r>
      <w:r w:rsidR="00BE5F7F">
        <w:rPr>
          <w:b/>
          <w:bCs/>
          <w:noProof/>
        </w:rPr>
        <w:delText>2</w:delText>
      </w:r>
      <w:r>
        <w:rPr>
          <w:b/>
          <w:bCs/>
          <w:sz w:val="24"/>
          <w:szCs w:val="24"/>
        </w:rPr>
        <w:fldChar w:fldCharType="end"/>
      </w:r>
      <w:r>
        <w:delText xml:space="preserve"> of </w:delText>
      </w:r>
      <w:r>
        <w:rPr>
          <w:b/>
          <w:bCs/>
          <w:sz w:val="24"/>
          <w:szCs w:val="24"/>
        </w:rPr>
        <w:fldChar w:fldCharType="begin"/>
      </w:r>
      <w:r>
        <w:rPr>
          <w:b/>
          <w:bCs/>
        </w:rPr>
        <w:delInstrText xml:space="preserve"> NUMPAGES  </w:delInstrText>
      </w:r>
      <w:r>
        <w:rPr>
          <w:b/>
          <w:bCs/>
          <w:sz w:val="24"/>
          <w:szCs w:val="24"/>
        </w:rPr>
        <w:fldChar w:fldCharType="separate"/>
      </w:r>
      <w:r w:rsidR="00BE5F7F">
        <w:rPr>
          <w:b/>
          <w:bCs/>
          <w:noProof/>
        </w:rPr>
        <w:delText>3</w:delText>
      </w:r>
      <w:r>
        <w:rPr>
          <w:b/>
          <w:bCs/>
          <w:sz w:val="24"/>
          <w:szCs w:val="24"/>
        </w:rPr>
        <w:fldChar w:fldCharType="end"/>
      </w:r>
    </w:del>
  </w:p>
  <w:p w14:paraId="6FC1F613" w14:textId="77777777" w:rsidR="00A318B1" w:rsidRDefault="00A318B1">
    <w:pPr>
      <w:pStyle w:val="ListParagraph"/>
      <w:pPrChange w:id="159" w:author="RIBAR, MORGAN E GS-09 USAF AFMC AFOSR/RTB" w:date="2026-09-25T20:00:00Z" w16du:dateUtc="2026-09-26T00:00: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7DA0B6" w14:textId="77777777" w:rsidR="00FB1E6A" w:rsidRDefault="00FB1E6A" w:rsidP="002C43AA">
      <w:pPr>
        <w:spacing w:after="0" w:line="240" w:lineRule="auto"/>
      </w:pPr>
      <w:r>
        <w:separator/>
      </w:r>
    </w:p>
  </w:footnote>
  <w:footnote w:type="continuationSeparator" w:id="0">
    <w:p w14:paraId="629C2CA3" w14:textId="77777777" w:rsidR="00FB1E6A" w:rsidRDefault="00FB1E6A" w:rsidP="002C4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22222" w14:textId="77777777" w:rsidR="00597628" w:rsidRDefault="00597628">
    <w:pPr>
      <w:pStyle w:val="Hyperlink"/>
      <w:pPrChange w:id="156" w:author="RIBAR, MORGAN E GS-09 USAF AFMC AFOSR/RTB" w:date="2026-09-25T20:00:00Z" w16du:dateUtc="2026-09-26T00:00: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4E5ADF"/>
    <w:multiLevelType w:val="hybridMultilevel"/>
    <w:tmpl w:val="F5D4519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15DFE"/>
    <w:multiLevelType w:val="hybridMultilevel"/>
    <w:tmpl w:val="54466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556F82"/>
    <w:multiLevelType w:val="hybridMultilevel"/>
    <w:tmpl w:val="04CE8A9E"/>
    <w:lvl w:ilvl="0" w:tplc="35E8917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153158">
    <w:abstractNumId w:val="1"/>
  </w:num>
  <w:num w:numId="2" w16cid:durableId="157699738">
    <w:abstractNumId w:val="0"/>
  </w:num>
  <w:num w:numId="3" w16cid:durableId="120783160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22B"/>
    <w:rsid w:val="00017791"/>
    <w:rsid w:val="00031674"/>
    <w:rsid w:val="00041766"/>
    <w:rsid w:val="00043D41"/>
    <w:rsid w:val="000529F1"/>
    <w:rsid w:val="0005426F"/>
    <w:rsid w:val="00063AFD"/>
    <w:rsid w:val="00073464"/>
    <w:rsid w:val="000737CF"/>
    <w:rsid w:val="00084ACC"/>
    <w:rsid w:val="000935DF"/>
    <w:rsid w:val="000954E4"/>
    <w:rsid w:val="000A07DF"/>
    <w:rsid w:val="000A26DB"/>
    <w:rsid w:val="000A2C41"/>
    <w:rsid w:val="000B1E91"/>
    <w:rsid w:val="000B77CB"/>
    <w:rsid w:val="000D7122"/>
    <w:rsid w:val="000E0A8E"/>
    <w:rsid w:val="000E48AB"/>
    <w:rsid w:val="000F1B8C"/>
    <w:rsid w:val="000F74BD"/>
    <w:rsid w:val="00101846"/>
    <w:rsid w:val="00112BF5"/>
    <w:rsid w:val="00115A50"/>
    <w:rsid w:val="001179B7"/>
    <w:rsid w:val="00130674"/>
    <w:rsid w:val="00135F7E"/>
    <w:rsid w:val="00136D2B"/>
    <w:rsid w:val="00140EB0"/>
    <w:rsid w:val="00147CD5"/>
    <w:rsid w:val="001527DF"/>
    <w:rsid w:val="00157229"/>
    <w:rsid w:val="001619B5"/>
    <w:rsid w:val="001704F9"/>
    <w:rsid w:val="00173561"/>
    <w:rsid w:val="00176FCE"/>
    <w:rsid w:val="00190C95"/>
    <w:rsid w:val="001C0662"/>
    <w:rsid w:val="001F788D"/>
    <w:rsid w:val="002139CC"/>
    <w:rsid w:val="00223154"/>
    <w:rsid w:val="00245734"/>
    <w:rsid w:val="00245A2B"/>
    <w:rsid w:val="00254532"/>
    <w:rsid w:val="00254D00"/>
    <w:rsid w:val="00256218"/>
    <w:rsid w:val="00271E8D"/>
    <w:rsid w:val="00286BD8"/>
    <w:rsid w:val="002B2813"/>
    <w:rsid w:val="002B7A4B"/>
    <w:rsid w:val="002C239F"/>
    <w:rsid w:val="002C43AA"/>
    <w:rsid w:val="002C7E5D"/>
    <w:rsid w:val="002D2091"/>
    <w:rsid w:val="002D327D"/>
    <w:rsid w:val="0031609E"/>
    <w:rsid w:val="00317DA5"/>
    <w:rsid w:val="00332CB1"/>
    <w:rsid w:val="0035239A"/>
    <w:rsid w:val="00355D59"/>
    <w:rsid w:val="0036301E"/>
    <w:rsid w:val="00381F11"/>
    <w:rsid w:val="00386387"/>
    <w:rsid w:val="00386CEC"/>
    <w:rsid w:val="003876B1"/>
    <w:rsid w:val="00395D11"/>
    <w:rsid w:val="003A117B"/>
    <w:rsid w:val="003A1CAA"/>
    <w:rsid w:val="003B3FEF"/>
    <w:rsid w:val="003B4566"/>
    <w:rsid w:val="003C0A13"/>
    <w:rsid w:val="003C1857"/>
    <w:rsid w:val="003C61E6"/>
    <w:rsid w:val="003E08BE"/>
    <w:rsid w:val="003F4D07"/>
    <w:rsid w:val="00402783"/>
    <w:rsid w:val="004037A8"/>
    <w:rsid w:val="004103ED"/>
    <w:rsid w:val="0041451A"/>
    <w:rsid w:val="00420F6D"/>
    <w:rsid w:val="00424920"/>
    <w:rsid w:val="00430A39"/>
    <w:rsid w:val="004326F6"/>
    <w:rsid w:val="0043496A"/>
    <w:rsid w:val="004400F8"/>
    <w:rsid w:val="0044013B"/>
    <w:rsid w:val="0044104E"/>
    <w:rsid w:val="00441C74"/>
    <w:rsid w:val="00443C39"/>
    <w:rsid w:val="00445ABC"/>
    <w:rsid w:val="004469CD"/>
    <w:rsid w:val="004532B0"/>
    <w:rsid w:val="004559E9"/>
    <w:rsid w:val="004573A2"/>
    <w:rsid w:val="004815F9"/>
    <w:rsid w:val="00484462"/>
    <w:rsid w:val="00485A88"/>
    <w:rsid w:val="004865B4"/>
    <w:rsid w:val="00490478"/>
    <w:rsid w:val="00495DB5"/>
    <w:rsid w:val="004967C1"/>
    <w:rsid w:val="004B48E2"/>
    <w:rsid w:val="004C59A6"/>
    <w:rsid w:val="004D5C43"/>
    <w:rsid w:val="005054F5"/>
    <w:rsid w:val="00506DED"/>
    <w:rsid w:val="005312B7"/>
    <w:rsid w:val="00532E3E"/>
    <w:rsid w:val="00542802"/>
    <w:rsid w:val="005443E0"/>
    <w:rsid w:val="00545F8C"/>
    <w:rsid w:val="00553AA2"/>
    <w:rsid w:val="00561CA7"/>
    <w:rsid w:val="0057490C"/>
    <w:rsid w:val="00575282"/>
    <w:rsid w:val="00576F85"/>
    <w:rsid w:val="00583C53"/>
    <w:rsid w:val="00593622"/>
    <w:rsid w:val="00594071"/>
    <w:rsid w:val="00597330"/>
    <w:rsid w:val="00597628"/>
    <w:rsid w:val="005A6A39"/>
    <w:rsid w:val="005A6CE8"/>
    <w:rsid w:val="005B6BC6"/>
    <w:rsid w:val="005D2F28"/>
    <w:rsid w:val="005E33BB"/>
    <w:rsid w:val="005E6FC0"/>
    <w:rsid w:val="005F1E48"/>
    <w:rsid w:val="005F3914"/>
    <w:rsid w:val="006019DC"/>
    <w:rsid w:val="0061556E"/>
    <w:rsid w:val="006223C5"/>
    <w:rsid w:val="0062545A"/>
    <w:rsid w:val="006376D0"/>
    <w:rsid w:val="00643D97"/>
    <w:rsid w:val="006468B2"/>
    <w:rsid w:val="00655EFB"/>
    <w:rsid w:val="00656F85"/>
    <w:rsid w:val="00670930"/>
    <w:rsid w:val="00673A80"/>
    <w:rsid w:val="00686469"/>
    <w:rsid w:val="006900A6"/>
    <w:rsid w:val="006B5AC0"/>
    <w:rsid w:val="006D2E62"/>
    <w:rsid w:val="006F7765"/>
    <w:rsid w:val="007115FF"/>
    <w:rsid w:val="00721FBD"/>
    <w:rsid w:val="007313B8"/>
    <w:rsid w:val="00732C19"/>
    <w:rsid w:val="00736033"/>
    <w:rsid w:val="0074702A"/>
    <w:rsid w:val="0074764E"/>
    <w:rsid w:val="00765338"/>
    <w:rsid w:val="007676AF"/>
    <w:rsid w:val="00771061"/>
    <w:rsid w:val="00776255"/>
    <w:rsid w:val="007937E2"/>
    <w:rsid w:val="007978D8"/>
    <w:rsid w:val="00797AF9"/>
    <w:rsid w:val="007B1E42"/>
    <w:rsid w:val="007B2BD5"/>
    <w:rsid w:val="007E1A3F"/>
    <w:rsid w:val="007F24A0"/>
    <w:rsid w:val="007F7F7C"/>
    <w:rsid w:val="00807E12"/>
    <w:rsid w:val="00812FC0"/>
    <w:rsid w:val="00815A5A"/>
    <w:rsid w:val="00817F70"/>
    <w:rsid w:val="008428FE"/>
    <w:rsid w:val="00846746"/>
    <w:rsid w:val="00864969"/>
    <w:rsid w:val="008723FC"/>
    <w:rsid w:val="008748B0"/>
    <w:rsid w:val="008824ED"/>
    <w:rsid w:val="0089001F"/>
    <w:rsid w:val="00897C1E"/>
    <w:rsid w:val="008B458E"/>
    <w:rsid w:val="008C3D92"/>
    <w:rsid w:val="008D18BF"/>
    <w:rsid w:val="008D269E"/>
    <w:rsid w:val="008D6D89"/>
    <w:rsid w:val="008E1A7E"/>
    <w:rsid w:val="008E401A"/>
    <w:rsid w:val="008E6060"/>
    <w:rsid w:val="00902D02"/>
    <w:rsid w:val="00913E4D"/>
    <w:rsid w:val="00925DBC"/>
    <w:rsid w:val="00942F0F"/>
    <w:rsid w:val="00960273"/>
    <w:rsid w:val="009667D6"/>
    <w:rsid w:val="00966F81"/>
    <w:rsid w:val="00970F06"/>
    <w:rsid w:val="009877AC"/>
    <w:rsid w:val="0099093C"/>
    <w:rsid w:val="00990AB7"/>
    <w:rsid w:val="009A0730"/>
    <w:rsid w:val="009A39C8"/>
    <w:rsid w:val="009B3D64"/>
    <w:rsid w:val="009B4926"/>
    <w:rsid w:val="009C5FE9"/>
    <w:rsid w:val="009C6AAF"/>
    <w:rsid w:val="009E522B"/>
    <w:rsid w:val="009E621D"/>
    <w:rsid w:val="009E7790"/>
    <w:rsid w:val="009F7796"/>
    <w:rsid w:val="00A04A5E"/>
    <w:rsid w:val="00A064F8"/>
    <w:rsid w:val="00A14019"/>
    <w:rsid w:val="00A204A6"/>
    <w:rsid w:val="00A27CD7"/>
    <w:rsid w:val="00A318B1"/>
    <w:rsid w:val="00A4420C"/>
    <w:rsid w:val="00A666D6"/>
    <w:rsid w:val="00A66B29"/>
    <w:rsid w:val="00A8343B"/>
    <w:rsid w:val="00A83A67"/>
    <w:rsid w:val="00A8785B"/>
    <w:rsid w:val="00A91CC7"/>
    <w:rsid w:val="00A9320A"/>
    <w:rsid w:val="00AA13B5"/>
    <w:rsid w:val="00AB2382"/>
    <w:rsid w:val="00AB474A"/>
    <w:rsid w:val="00AB4913"/>
    <w:rsid w:val="00AB549C"/>
    <w:rsid w:val="00AC5206"/>
    <w:rsid w:val="00AC6DC6"/>
    <w:rsid w:val="00AD779A"/>
    <w:rsid w:val="00B06C66"/>
    <w:rsid w:val="00B07098"/>
    <w:rsid w:val="00B408F4"/>
    <w:rsid w:val="00B41CA2"/>
    <w:rsid w:val="00B50DD8"/>
    <w:rsid w:val="00B556E6"/>
    <w:rsid w:val="00B60CE9"/>
    <w:rsid w:val="00B62795"/>
    <w:rsid w:val="00B650B1"/>
    <w:rsid w:val="00B721E4"/>
    <w:rsid w:val="00B74468"/>
    <w:rsid w:val="00B9444C"/>
    <w:rsid w:val="00B948DE"/>
    <w:rsid w:val="00B956DE"/>
    <w:rsid w:val="00B9703C"/>
    <w:rsid w:val="00BA218B"/>
    <w:rsid w:val="00BC215B"/>
    <w:rsid w:val="00BC3E01"/>
    <w:rsid w:val="00BC795E"/>
    <w:rsid w:val="00BD7925"/>
    <w:rsid w:val="00BD7A10"/>
    <w:rsid w:val="00BE5F7F"/>
    <w:rsid w:val="00C04DF0"/>
    <w:rsid w:val="00C070E4"/>
    <w:rsid w:val="00C07BE8"/>
    <w:rsid w:val="00C13C2E"/>
    <w:rsid w:val="00C20944"/>
    <w:rsid w:val="00C40F2A"/>
    <w:rsid w:val="00C418F0"/>
    <w:rsid w:val="00C41935"/>
    <w:rsid w:val="00C5784D"/>
    <w:rsid w:val="00C57FE9"/>
    <w:rsid w:val="00C64243"/>
    <w:rsid w:val="00C71977"/>
    <w:rsid w:val="00C766E7"/>
    <w:rsid w:val="00C775BE"/>
    <w:rsid w:val="00C908E7"/>
    <w:rsid w:val="00C942EC"/>
    <w:rsid w:val="00C94398"/>
    <w:rsid w:val="00CA15AC"/>
    <w:rsid w:val="00CA2D38"/>
    <w:rsid w:val="00CC589E"/>
    <w:rsid w:val="00CC765F"/>
    <w:rsid w:val="00CC7E11"/>
    <w:rsid w:val="00CD216D"/>
    <w:rsid w:val="00CD4AB4"/>
    <w:rsid w:val="00D02B20"/>
    <w:rsid w:val="00D034DA"/>
    <w:rsid w:val="00D040FC"/>
    <w:rsid w:val="00D05D22"/>
    <w:rsid w:val="00D07C07"/>
    <w:rsid w:val="00D225D5"/>
    <w:rsid w:val="00D241BF"/>
    <w:rsid w:val="00D31EFA"/>
    <w:rsid w:val="00D33193"/>
    <w:rsid w:val="00D3354E"/>
    <w:rsid w:val="00D44B6A"/>
    <w:rsid w:val="00D70A43"/>
    <w:rsid w:val="00D7168B"/>
    <w:rsid w:val="00D80881"/>
    <w:rsid w:val="00D86421"/>
    <w:rsid w:val="00D90486"/>
    <w:rsid w:val="00DA459C"/>
    <w:rsid w:val="00DC4455"/>
    <w:rsid w:val="00DC7FDE"/>
    <w:rsid w:val="00DD0D51"/>
    <w:rsid w:val="00DD6CED"/>
    <w:rsid w:val="00DE5A37"/>
    <w:rsid w:val="00DF3CC1"/>
    <w:rsid w:val="00E01641"/>
    <w:rsid w:val="00E02A4C"/>
    <w:rsid w:val="00E41697"/>
    <w:rsid w:val="00E50F15"/>
    <w:rsid w:val="00E5708F"/>
    <w:rsid w:val="00E6033F"/>
    <w:rsid w:val="00E758A1"/>
    <w:rsid w:val="00E8046F"/>
    <w:rsid w:val="00E933BB"/>
    <w:rsid w:val="00E97936"/>
    <w:rsid w:val="00EB13BF"/>
    <w:rsid w:val="00EB2439"/>
    <w:rsid w:val="00EB4F04"/>
    <w:rsid w:val="00EE6E4F"/>
    <w:rsid w:val="00EF2C9A"/>
    <w:rsid w:val="00EF7B52"/>
    <w:rsid w:val="00EF7C60"/>
    <w:rsid w:val="00F3126A"/>
    <w:rsid w:val="00F36248"/>
    <w:rsid w:val="00F41026"/>
    <w:rsid w:val="00F502B3"/>
    <w:rsid w:val="00F64A77"/>
    <w:rsid w:val="00F65C7B"/>
    <w:rsid w:val="00F731D8"/>
    <w:rsid w:val="00F73A1C"/>
    <w:rsid w:val="00F82CEA"/>
    <w:rsid w:val="00FA62F7"/>
    <w:rsid w:val="00FB1E6A"/>
    <w:rsid w:val="00FB5672"/>
    <w:rsid w:val="00FB78F9"/>
    <w:rsid w:val="00FD71B5"/>
    <w:rsid w:val="00FE317B"/>
    <w:rsid w:val="00FE3F62"/>
    <w:rsid w:val="00FE5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18036E"/>
  <w14:defaultImageDpi w14:val="0"/>
  <w15:docId w15:val="{C2471980-3DC6-4096-AC48-551F6ABB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RIBAR, MORGAN E GS-09 USAF AFMC AFOSR/RTB" w:date="2026-09-25T20:00:00Z">
        <w:pPr>
          <w:spacing w:after="200" w:line="276" w:lineRule="auto"/>
        </w:pPr>
      </w:pPrChange>
    </w:pPr>
    <w:rPr>
      <w:rFonts w:asciiTheme="minorHAnsi" w:eastAsiaTheme="minorHAnsi" w:hAnsiTheme="minorHAnsi" w:cstheme="minorBidi"/>
      <w:sz w:val="22"/>
      <w:szCs w:val="22"/>
      <w:rPrChange w:id="0" w:author="RIBAR, MORGAN E GS-09 USAF AFMC AFOSR/RTB" w:date="2026-09-25T20:00:00Z">
        <w:rPr>
          <w:rFonts w:ascii="Calibri" w:hAnsi="Calibri"/>
          <w:sz w:val="22"/>
          <w:szCs w:val="22"/>
          <w:lang w:val="en-US" w:eastAsia="en-US" w:bidi="ar-SA"/>
        </w:rPr>
      </w:rPrChange>
    </w:rPr>
  </w:style>
  <w:style w:type="paragraph" w:styleId="Heading1">
    <w:name w:val="heading 1"/>
    <w:basedOn w:val="Normal"/>
    <w:next w:val="Normal"/>
    <w:link w:val="Heading1Char"/>
    <w:uiPriority w:val="9"/>
    <w:qFormat/>
    <w:rsid w:val="005976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1674"/>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031674"/>
    <w:rPr>
      <w:rFonts w:ascii="Tahoma" w:hAnsi="Tahoma" w:cs="Tahoma"/>
      <w:sz w:val="16"/>
      <w:szCs w:val="16"/>
    </w:rPr>
  </w:style>
  <w:style w:type="character" w:styleId="Hyperlink">
    <w:name w:val="Hyperlink"/>
    <w:uiPriority w:val="99"/>
    <w:unhideWhenUsed/>
    <w:rsid w:val="00C775BE"/>
    <w:rPr>
      <w:rFonts w:cs="Times New Roman"/>
      <w:color w:val="0000FF"/>
      <w:u w:val="single"/>
    </w:rPr>
  </w:style>
  <w:style w:type="table" w:styleId="TableGrid">
    <w:name w:val="Table Grid"/>
    <w:basedOn w:val="TableNormal"/>
    <w:uiPriority w:val="59"/>
    <w:rsid w:val="00CC58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1E4"/>
    <w:pPr>
      <w:ind w:left="720"/>
      <w:contextualSpacing/>
      <w:pPrChange w:id="1" w:author="RIBAR, MORGAN E GS-09 USAF AFMC AFOSR/RTB" w:date="2026-09-25T20:00:00Z">
        <w:pPr>
          <w:spacing w:after="200" w:line="276" w:lineRule="auto"/>
          <w:ind w:left="720"/>
        </w:pPr>
      </w:pPrChange>
    </w:pPr>
    <w:rPr>
      <w:rPrChange w:id="1" w:author="RIBAR, MORGAN E GS-09 USAF AFMC AFOSR/RTB" w:date="2026-09-25T20:00:00Z">
        <w:rPr>
          <w:rFonts w:asciiTheme="minorHAnsi" w:eastAsiaTheme="minorHAnsi" w:hAnsiTheme="minorHAnsi" w:cstheme="minorBidi"/>
          <w:sz w:val="22"/>
          <w:szCs w:val="22"/>
          <w:lang w:val="en-US" w:eastAsia="en-US" w:bidi="ar-SA"/>
        </w:rPr>
      </w:rPrChange>
    </w:rPr>
  </w:style>
  <w:style w:type="paragraph" w:styleId="Header">
    <w:name w:val="header"/>
    <w:basedOn w:val="Normal"/>
    <w:link w:val="HeaderChar"/>
    <w:uiPriority w:val="99"/>
    <w:rsid w:val="002C43AA"/>
    <w:pPr>
      <w:tabs>
        <w:tab w:val="center" w:pos="4680"/>
        <w:tab w:val="right" w:pos="9360"/>
      </w:tabs>
    </w:pPr>
  </w:style>
  <w:style w:type="character" w:customStyle="1" w:styleId="HeaderChar">
    <w:name w:val="Header Char"/>
    <w:link w:val="Header"/>
    <w:uiPriority w:val="99"/>
    <w:rsid w:val="002C43AA"/>
    <w:rPr>
      <w:sz w:val="22"/>
      <w:szCs w:val="22"/>
    </w:rPr>
  </w:style>
  <w:style w:type="paragraph" w:styleId="Footer">
    <w:name w:val="footer"/>
    <w:basedOn w:val="Normal"/>
    <w:link w:val="FooterChar"/>
    <w:uiPriority w:val="99"/>
    <w:rsid w:val="002C43AA"/>
    <w:pPr>
      <w:tabs>
        <w:tab w:val="center" w:pos="4680"/>
        <w:tab w:val="right" w:pos="9360"/>
      </w:tabs>
    </w:pPr>
  </w:style>
  <w:style w:type="character" w:customStyle="1" w:styleId="FooterChar">
    <w:name w:val="Footer Char"/>
    <w:link w:val="Footer"/>
    <w:uiPriority w:val="99"/>
    <w:rsid w:val="002C43AA"/>
    <w:rPr>
      <w:sz w:val="22"/>
      <w:szCs w:val="22"/>
    </w:rPr>
  </w:style>
  <w:style w:type="character" w:customStyle="1" w:styleId="Heading1Char">
    <w:name w:val="Heading 1 Char"/>
    <w:basedOn w:val="DefaultParagraphFont"/>
    <w:link w:val="Heading1"/>
    <w:uiPriority w:val="9"/>
    <w:rsid w:val="0059762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ADA76-91F3-42D4-8ED6-C39962725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lou McCarty</dc:creator>
  <cp:keywords/>
  <dc:description/>
  <cp:lastModifiedBy>Arthur Souza Rodrigues</cp:lastModifiedBy>
  <cp:revision>1</cp:revision>
  <cp:lastPrinted>2019-05-20T14:13:00Z</cp:lastPrinted>
  <dcterms:created xsi:type="dcterms:W3CDTF">2019-11-20T21:30:00Z</dcterms:created>
  <dcterms:modified xsi:type="dcterms:W3CDTF">2026-09-26T00:00:00Z</dcterms:modified>
</cp:coreProperties>
</file>