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2:00Z" w16du:dateUtc="2026-09-22T16:22:00Z"/>
          <w:rFonts w:ascii="Californian FB" w:hAnsi="Californian FB"/>
        </w:rPr>
      </w:pPr>
      <w:ins w:id="3" w:author="NAZ, Mamoona (OLDHAM MEDICAL SERVICES)" w:date="2026-09-22T12:22:00Z" w16du:dateUtc="2026-09-22T16:2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26914654" name="Picture 2691465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2:00Z" w16du:dateUtc="2026-09-22T16:22:00Z"/>
          <w:rFonts w:ascii="Californian FB" w:hAnsi="Californian FB"/>
          <w:b/>
          <w:bCs/>
        </w:rPr>
      </w:pPr>
    </w:p>
    <w:p w14:paraId="43260A16" w14:textId="77777777" w:rsidR="006F1C2D" w:rsidRDefault="006F1C2D" w:rsidP="006F1C2D">
      <w:pPr>
        <w:jc w:val="center"/>
        <w:rPr>
          <w:ins w:id="5" w:author="NAZ, Mamoona (OLDHAM MEDICAL SERVICES)" w:date="2026-09-22T12:22:00Z" w16du:dateUtc="2026-09-22T16:22:00Z"/>
          <w:rFonts w:cstheme="minorHAnsi"/>
          <w:b/>
          <w:bCs/>
          <w:sz w:val="28"/>
          <w:szCs w:val="28"/>
          <w:u w:val="single"/>
        </w:rPr>
      </w:pPr>
      <w:ins w:id="6" w:author="NAZ, Mamoona (OLDHAM MEDICAL SERVICES)" w:date="2026-09-22T12:22:00Z" w16du:dateUtc="2026-09-22T16:2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2:00Z" w16du:dateUtc="2026-09-22T16:22:00Z"/>
          <w:rFonts w:cstheme="minorHAnsi"/>
          <w:b/>
          <w:bCs/>
          <w:sz w:val="28"/>
          <w:szCs w:val="28"/>
          <w:u w:val="single"/>
        </w:rPr>
      </w:pPr>
      <w:ins w:id="8" w:author="NAZ, Mamoona (OLDHAM MEDICAL SERVICES)" w:date="2026-09-22T12:22:00Z" w16du:dateUtc="2026-09-22T16:2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2:00Z" w16du:dateUtc="2026-09-22T16:22:00Z"/>
          <w:rFonts w:cstheme="minorHAnsi"/>
          <w:b/>
          <w:bCs/>
          <w:sz w:val="28"/>
          <w:szCs w:val="28"/>
          <w:u w:val="single"/>
        </w:rPr>
      </w:pPr>
    </w:p>
    <w:p w14:paraId="1E230469" w14:textId="77777777" w:rsidR="006F1C2D" w:rsidRDefault="006F1C2D" w:rsidP="006F1C2D">
      <w:pPr>
        <w:rPr>
          <w:ins w:id="10" w:author="NAZ, Mamoona (OLDHAM MEDICAL SERVICES)" w:date="2026-09-22T12:22:00Z" w16du:dateUtc="2026-09-22T16:22:00Z"/>
          <w:rFonts w:cstheme="minorHAnsi"/>
          <w:b/>
          <w:bCs/>
        </w:rPr>
      </w:pPr>
      <w:ins w:id="11" w:author="NAZ, Mamoona (OLDHAM MEDICAL SERVICES)" w:date="2026-09-22T12:22:00Z" w16du:dateUtc="2026-09-22T16:22:00Z">
        <w:r w:rsidRPr="00FA0E32">
          <w:rPr>
            <w:rFonts w:cstheme="minorHAnsi"/>
            <w:b/>
            <w:bCs/>
          </w:rPr>
          <w:t>Attendees:</w:t>
        </w:r>
      </w:ins>
    </w:p>
    <w:p w14:paraId="406CF681" w14:textId="77777777" w:rsidR="006F1C2D" w:rsidRDefault="006F1C2D" w:rsidP="006F1C2D">
      <w:pPr>
        <w:rPr>
          <w:ins w:id="12" w:author="NAZ, Mamoona (OLDHAM MEDICAL SERVICES)" w:date="2026-09-22T12:22:00Z" w16du:dateUtc="2026-09-22T16:22:00Z"/>
          <w:rFonts w:cstheme="minorHAnsi"/>
        </w:rPr>
      </w:pPr>
      <w:ins w:id="13" w:author="NAZ, Mamoona (OLDHAM MEDICAL SERVICES)" w:date="2026-09-22T12:22:00Z" w16du:dateUtc="2026-09-22T16:2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2:00Z" w16du:dateUtc="2026-09-22T16:22:00Z"/>
          <w:rFonts w:cstheme="minorHAnsi"/>
        </w:rPr>
      </w:pPr>
      <w:ins w:id="15" w:author="NAZ, Mamoona (OLDHAM MEDICAL SERVICES)" w:date="2026-09-22T12:22:00Z" w16du:dateUtc="2026-09-22T16:22:00Z">
        <w:r>
          <w:rPr>
            <w:rFonts w:cstheme="minorHAnsi"/>
          </w:rPr>
          <w:t xml:space="preserve">SA – Practice Manager </w:t>
        </w:r>
      </w:ins>
    </w:p>
    <w:p w14:paraId="4B50E429" w14:textId="77777777" w:rsidR="006F1C2D" w:rsidRDefault="006F1C2D" w:rsidP="006F1C2D">
      <w:pPr>
        <w:rPr>
          <w:ins w:id="16" w:author="NAZ, Mamoona (OLDHAM MEDICAL SERVICES)" w:date="2026-09-22T12:22:00Z" w16du:dateUtc="2026-09-22T16:22:00Z"/>
          <w:rFonts w:cstheme="minorHAnsi"/>
        </w:rPr>
      </w:pPr>
    </w:p>
    <w:p w14:paraId="5F6386BB" w14:textId="77777777" w:rsidR="0008331C" w:rsidRDefault="006F1C2D" w:rsidP="0008331C">
      <w:pPr>
        <w:rPr>
          <w:ins w:id="17" w:author="NAZ, Mamoona (OLDHAM MEDICAL SERVICES)" w:date="2026-09-22T12:22:00Z" w16du:dateUtc="2026-09-22T16:22:00Z"/>
        </w:rPr>
      </w:pPr>
      <w:ins w:id="18" w:author="NAZ, Mamoona (OLDHAM MEDICAL SERVICES)" w:date="2026-09-22T12:22:00Z" w16du:dateUtc="2026-09-22T16:2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2:00Z" w16du:dateUtc="2026-09-22T16:22:00Z"/>
        </w:rPr>
      </w:pPr>
      <w:ins w:id="20" w:author="NAZ, Mamoona (OLDHAM MEDICAL SERVICES)" w:date="2026-09-22T12:22:00Z" w16du:dateUtc="2026-09-22T16:2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2:00Z" w16du:dateUtc="2026-09-22T16:22:00Z"/>
          <w:rFonts w:cstheme="minorHAnsi"/>
        </w:rPr>
      </w:pPr>
    </w:p>
    <w:p w14:paraId="2302B3A6" w14:textId="77777777" w:rsidR="006F1C2D" w:rsidRPr="00FA0E32" w:rsidRDefault="006F1C2D" w:rsidP="006F1C2D">
      <w:pPr>
        <w:rPr>
          <w:ins w:id="22" w:author="NAZ, Mamoona (OLDHAM MEDICAL SERVICES)" w:date="2026-09-22T12:22:00Z" w16du:dateUtc="2026-09-22T16:22:00Z"/>
          <w:rFonts w:cstheme="minorHAnsi"/>
        </w:rPr>
      </w:pPr>
    </w:p>
    <w:p w14:paraId="794DD8CD" w14:textId="77777777" w:rsidR="006F1C2D" w:rsidRDefault="006F1C2D" w:rsidP="006F1C2D">
      <w:pPr>
        <w:rPr>
          <w:ins w:id="23" w:author="NAZ, Mamoona (OLDHAM MEDICAL SERVICES)" w:date="2026-09-22T12:22:00Z" w16du:dateUtc="2026-09-22T16:22:00Z"/>
          <w:rFonts w:cstheme="minorHAnsi"/>
          <w:b/>
          <w:bCs/>
        </w:rPr>
      </w:pPr>
      <w:ins w:id="24" w:author="NAZ, Mamoona (OLDHAM MEDICAL SERVICES)" w:date="2026-09-22T12:22:00Z" w16du:dateUtc="2026-09-22T16:22:00Z">
        <w:r w:rsidRPr="00FA0E32">
          <w:rPr>
            <w:rFonts w:cstheme="minorHAnsi"/>
            <w:b/>
            <w:bCs/>
          </w:rPr>
          <w:t>Apologies:</w:t>
        </w:r>
      </w:ins>
    </w:p>
    <w:p w14:paraId="50FA62A7" w14:textId="77777777" w:rsidR="00677B90" w:rsidRDefault="00677B90" w:rsidP="006F1C2D">
      <w:pPr>
        <w:rPr>
          <w:ins w:id="25" w:author="NAZ, Mamoona (OLDHAM MEDICAL SERVICES)" w:date="2026-09-22T12:22:00Z" w16du:dateUtc="2026-09-22T16:22:00Z"/>
          <w:rFonts w:cstheme="minorHAnsi"/>
          <w:b/>
          <w:bCs/>
        </w:rPr>
      </w:pPr>
    </w:p>
    <w:p w14:paraId="27E4F2EE" w14:textId="6226EC7C" w:rsidR="00677B90" w:rsidRPr="00677B90" w:rsidRDefault="00677B90" w:rsidP="006F1C2D">
      <w:pPr>
        <w:rPr>
          <w:ins w:id="26" w:author="NAZ, Mamoona (OLDHAM MEDICAL SERVICES)" w:date="2026-09-22T12:22:00Z" w16du:dateUtc="2026-09-22T16:22:00Z"/>
          <w:rFonts w:cstheme="minorHAnsi"/>
        </w:rPr>
      </w:pPr>
      <w:ins w:id="27" w:author="NAZ, Mamoona (OLDHAM MEDICAL SERVICES)" w:date="2026-09-22T12:22:00Z" w16du:dateUtc="2026-09-22T16:22:00Z">
        <w:r>
          <w:rPr>
            <w:rFonts w:cstheme="minorHAnsi"/>
          </w:rPr>
          <w:t>CC, AK, LU, MAS, DR</w:t>
        </w:r>
      </w:ins>
    </w:p>
    <w:p w14:paraId="1282E9CD" w14:textId="77777777" w:rsidR="00A8494F" w:rsidRDefault="00A8494F">
      <w:pPr>
        <w:rPr>
          <w:ins w:id="28" w:author="NAZ, Mamoona (OLDHAM MEDICAL SERVICES)" w:date="2026-09-22T12:22:00Z" w16du:dateUtc="2026-09-22T16:22:00Z"/>
        </w:rPr>
      </w:pPr>
    </w:p>
    <w:p w14:paraId="09A61C5A" w14:textId="77777777" w:rsidR="006F1C2D" w:rsidRDefault="006F1C2D">
      <w:pPr>
        <w:rPr>
          <w:ins w:id="29" w:author="NAZ, Mamoona (OLDHAM MEDICAL SERVICES)" w:date="2026-09-22T12:22:00Z" w16du:dateUtc="2026-09-22T16:22:00Z"/>
        </w:rPr>
      </w:pPr>
    </w:p>
    <w:p w14:paraId="71B1EB70" w14:textId="6B3B9867" w:rsidR="006F1C2D" w:rsidRDefault="00FD25EC" w:rsidP="006F1C2D">
      <w:pPr>
        <w:pStyle w:val="ListParagraph"/>
        <w:numPr>
          <w:ilvl w:val="0"/>
          <w:numId w:val="9"/>
        </w:numPr>
        <w:rPr>
          <w:ins w:id="30" w:author="NAZ, Mamoona (OLDHAM MEDICAL SERVICES)" w:date="2026-09-22T12:22:00Z" w16du:dateUtc="2026-09-22T16:22:00Z"/>
        </w:rPr>
      </w:pPr>
      <w:ins w:id="31" w:author="NAZ, Mamoona (OLDHAM MEDICAL SERVICES)" w:date="2026-09-22T12:22:00Z" w16du:dateUtc="2026-09-22T16:22:00Z">
        <w:r>
          <w:t>Review of last minutes of meeting – everyone agreed no changes were needed.</w:t>
        </w:r>
      </w:ins>
    </w:p>
    <w:p w14:paraId="2F83712F" w14:textId="53312079" w:rsidR="00FF174A" w:rsidRDefault="00FF174A" w:rsidP="00FF174A">
      <w:pPr>
        <w:pStyle w:val="ListParagraph"/>
        <w:numPr>
          <w:ilvl w:val="0"/>
          <w:numId w:val="9"/>
        </w:numPr>
        <w:rPr>
          <w:ins w:id="32" w:author="NAZ, Mamoona (OLDHAM MEDICAL SERVICES)" w:date="2026-09-22T12:22:00Z" w16du:dateUtc="2026-09-22T16:22:00Z"/>
        </w:rPr>
      </w:pPr>
      <w:ins w:id="33" w:author="NAZ, Mamoona (OLDHAM MEDICAL SERVICES)" w:date="2026-09-22T12:22:00Z" w16du:dateUtc="2026-09-22T16:22:00Z">
        <w:r>
          <w:t>Meeting started at 13:</w:t>
        </w:r>
        <w:r w:rsidR="00677B90">
          <w:t>13</w:t>
        </w:r>
      </w:ins>
    </w:p>
    <w:p w14:paraId="04EF1223" w14:textId="0C5D5E3B" w:rsidR="00677B90" w:rsidRDefault="00677B90" w:rsidP="00FF174A">
      <w:pPr>
        <w:pStyle w:val="ListParagraph"/>
        <w:numPr>
          <w:ilvl w:val="0"/>
          <w:numId w:val="9"/>
        </w:numPr>
        <w:rPr>
          <w:ins w:id="34" w:author="NAZ, Mamoona (OLDHAM MEDICAL SERVICES)" w:date="2026-09-22T12:22:00Z" w16du:dateUtc="2026-09-22T16:22:00Z"/>
        </w:rPr>
      </w:pPr>
      <w:ins w:id="35" w:author="NAZ, Mamoona (OLDHAM MEDICAL SERVICES)" w:date="2026-09-22T12:22:00Z" w16du:dateUtc="2026-09-22T16:2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9"/>
        </w:numPr>
        <w:rPr>
          <w:ins w:id="36" w:author="NAZ, Mamoona (OLDHAM MEDICAL SERVICES)" w:date="2026-09-22T12:22:00Z" w16du:dateUtc="2026-09-22T16:22:00Z"/>
        </w:rPr>
      </w:pPr>
      <w:ins w:id="37" w:author="NAZ, Mamoona (OLDHAM MEDICAL SERVICES)" w:date="2026-09-22T12:22:00Z" w16du:dateUtc="2026-09-22T16:2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9"/>
        </w:numPr>
        <w:rPr>
          <w:ins w:id="38" w:author="NAZ, Mamoona (OLDHAM MEDICAL SERVICES)" w:date="2026-09-22T12:22:00Z" w16du:dateUtc="2026-09-22T16:22:00Z"/>
        </w:rPr>
      </w:pPr>
      <w:ins w:id="39" w:author="NAZ, Mamoona (OLDHAM MEDICAL SERVICES)" w:date="2026-09-22T12:22:00Z" w16du:dateUtc="2026-09-22T16:2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9"/>
        </w:numPr>
        <w:rPr>
          <w:ins w:id="40" w:author="NAZ, Mamoona (OLDHAM MEDICAL SERVICES)" w:date="2026-09-22T12:22:00Z" w16du:dateUtc="2026-09-22T16:22:00Z"/>
        </w:rPr>
      </w:pPr>
      <w:ins w:id="41" w:author="NAZ, Mamoona (OLDHAM MEDICAL SERVICES)" w:date="2026-09-22T12:22:00Z" w16du:dateUtc="2026-09-22T16:2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9"/>
        </w:numPr>
        <w:rPr>
          <w:ins w:id="42" w:author="NAZ, Mamoona (OLDHAM MEDICAL SERVICES)" w:date="2026-09-22T12:22:00Z" w16du:dateUtc="2026-09-22T16:22:00Z"/>
        </w:rPr>
      </w:pPr>
      <w:ins w:id="43" w:author="NAZ, Mamoona (OLDHAM MEDICAL SERVICES)" w:date="2026-09-22T12:22:00Z" w16du:dateUtc="2026-09-22T16:2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9"/>
        </w:numPr>
        <w:rPr>
          <w:ins w:id="44" w:author="NAZ, Mamoona (OLDHAM MEDICAL SERVICES)" w:date="2026-09-22T12:22:00Z" w16du:dateUtc="2026-09-22T16:22:00Z"/>
        </w:rPr>
      </w:pPr>
      <w:ins w:id="45" w:author="NAZ, Mamoona (OLDHAM MEDICAL SERVICES)" w:date="2026-09-22T12:22:00Z" w16du:dateUtc="2026-09-22T16:2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9"/>
        </w:numPr>
        <w:rPr>
          <w:ins w:id="46" w:author="NAZ, Mamoona (OLDHAM MEDICAL SERVICES)" w:date="2026-09-22T12:22:00Z" w16du:dateUtc="2026-09-22T16:22:00Z"/>
        </w:rPr>
      </w:pPr>
      <w:ins w:id="47" w:author="NAZ, Mamoona (OLDHAM MEDICAL SERVICES)" w:date="2026-09-22T12:22:00Z" w16du:dateUtc="2026-09-22T16:2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9"/>
        </w:numPr>
        <w:rPr>
          <w:ins w:id="48" w:author="NAZ, Mamoona (OLDHAM MEDICAL SERVICES)" w:date="2026-09-22T12:22:00Z" w16du:dateUtc="2026-09-22T16:22:00Z"/>
        </w:rPr>
      </w:pPr>
      <w:ins w:id="49" w:author="NAZ, Mamoona (OLDHAM MEDICAL SERVICES)" w:date="2026-09-22T12:22:00Z" w16du:dateUtc="2026-09-22T16:2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9"/>
        </w:numPr>
        <w:rPr>
          <w:ins w:id="50" w:author="NAZ, Mamoona (OLDHAM MEDICAL SERVICES)" w:date="2026-09-22T12:22:00Z" w16du:dateUtc="2026-09-22T16:22:00Z"/>
        </w:rPr>
      </w:pPr>
      <w:ins w:id="51" w:author="NAZ, Mamoona (OLDHAM MEDICAL SERVICES)" w:date="2026-09-22T12:22:00Z" w16du:dateUtc="2026-09-22T16:2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9"/>
        </w:numPr>
        <w:rPr>
          <w:ins w:id="52" w:author="NAZ, Mamoona (OLDHAM MEDICAL SERVICES)" w:date="2026-09-22T12:22:00Z" w16du:dateUtc="2026-09-22T16:22:00Z"/>
        </w:rPr>
      </w:pPr>
      <w:ins w:id="53" w:author="NAZ, Mamoona (OLDHAM MEDICAL SERVICES)" w:date="2026-09-22T12:22:00Z" w16du:dateUtc="2026-09-22T16:2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9"/>
        </w:numPr>
        <w:rPr>
          <w:ins w:id="54" w:author="NAZ, Mamoona (OLDHAM MEDICAL SERVICES)" w:date="2026-09-22T12:22:00Z" w16du:dateUtc="2026-09-22T16:22:00Z"/>
        </w:rPr>
      </w:pPr>
      <w:ins w:id="55" w:author="NAZ, Mamoona (OLDHAM MEDICAL SERVICES)" w:date="2026-09-22T12:22:00Z" w16du:dateUtc="2026-09-22T16:22:00Z">
        <w:r>
          <w:t xml:space="preserve">Also decided to display notices before they get sent out. </w:t>
        </w:r>
      </w:ins>
    </w:p>
    <w:p w14:paraId="0AD56979" w14:textId="7FA4E76F" w:rsidR="00677B90" w:rsidRDefault="00677B90" w:rsidP="00FF174A">
      <w:pPr>
        <w:pStyle w:val="ListParagraph"/>
        <w:numPr>
          <w:ilvl w:val="0"/>
          <w:numId w:val="9"/>
        </w:numPr>
        <w:rPr>
          <w:ins w:id="56" w:author="NAZ, Mamoona (OLDHAM MEDICAL SERVICES)" w:date="2026-09-22T12:22:00Z" w16du:dateUtc="2026-09-22T16:22:00Z"/>
        </w:rPr>
      </w:pPr>
      <w:ins w:id="57" w:author="NAZ, Mamoona (OLDHAM MEDICAL SERVICES)" w:date="2026-09-22T12:22:00Z" w16du:dateUtc="2026-09-22T16:2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9"/>
        </w:numPr>
        <w:rPr>
          <w:ins w:id="58" w:author="NAZ, Mamoona (OLDHAM MEDICAL SERVICES)" w:date="2026-09-22T12:22:00Z" w16du:dateUtc="2026-09-22T16:22:00Z"/>
        </w:rPr>
      </w:pPr>
      <w:ins w:id="59" w:author="NAZ, Mamoona (OLDHAM MEDICAL SERVICES)" w:date="2026-09-22T12:22:00Z" w16du:dateUtc="2026-09-22T16:2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9"/>
        </w:numPr>
        <w:rPr>
          <w:ins w:id="60" w:author="NAZ, Mamoona (OLDHAM MEDICAL SERVICES)" w:date="2026-09-22T12:22:00Z" w16du:dateUtc="2026-09-22T16:22:00Z"/>
        </w:rPr>
      </w:pPr>
      <w:ins w:id="61" w:author="NAZ, Mamoona (OLDHAM MEDICAL SERVICES)" w:date="2026-09-22T12:22:00Z" w16du:dateUtc="2026-09-22T16:22:00Z">
        <w:r>
          <w:t xml:space="preserve">The Practice has not yet received a confirmation date of delivery for flu jabs. </w:t>
        </w:r>
      </w:ins>
    </w:p>
    <w:p w14:paraId="0CEABE06" w14:textId="159751B6" w:rsidR="00677B90" w:rsidRDefault="00677B90" w:rsidP="00FF174A">
      <w:pPr>
        <w:pStyle w:val="ListParagraph"/>
        <w:numPr>
          <w:ilvl w:val="0"/>
          <w:numId w:val="9"/>
        </w:numPr>
        <w:rPr>
          <w:ins w:id="62" w:author="NAZ, Mamoona (OLDHAM MEDICAL SERVICES)" w:date="2026-09-22T12:22:00Z" w16du:dateUtc="2026-09-22T16:22:00Z"/>
        </w:rPr>
      </w:pPr>
      <w:ins w:id="63" w:author="NAZ, Mamoona (OLDHAM MEDICAL SERVICES)" w:date="2026-09-22T12:22:00Z" w16du:dateUtc="2026-09-22T16:22:00Z">
        <w:r>
          <w:t xml:space="preserve">Updates around the PCN clinics were shared. </w:t>
        </w:r>
      </w:ins>
    </w:p>
    <w:p w14:paraId="02B8F5B2" w14:textId="001EA95A" w:rsidR="00677B90" w:rsidRDefault="00677B90" w:rsidP="00FF174A">
      <w:pPr>
        <w:pStyle w:val="ListParagraph"/>
        <w:numPr>
          <w:ilvl w:val="0"/>
          <w:numId w:val="9"/>
        </w:numPr>
        <w:rPr>
          <w:ins w:id="64" w:author="NAZ, Mamoona (OLDHAM MEDICAL SERVICES)" w:date="2026-09-22T12:22:00Z" w16du:dateUtc="2026-09-22T16:22:00Z"/>
        </w:rPr>
      </w:pPr>
      <w:ins w:id="65" w:author="NAZ, Mamoona (OLDHAM MEDICAL SERVICES)" w:date="2026-09-22T12:22:00Z" w16du:dateUtc="2026-09-22T16:2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2:00Z" w16du:dateUtc="2026-09-22T16:22:00Z"/>
          <w:b/>
          <w:bCs/>
        </w:rPr>
      </w:pPr>
      <w:ins w:id="67" w:author="NAZ, Mamoona (OLDHAM MEDICAL SERVICES)" w:date="2026-09-22T12:22:00Z" w16du:dateUtc="2026-09-22T16:2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2:00Z" w16du:dateUtc="2026-09-22T16:22:00Z"/>
          <w:b/>
          <w:bCs/>
        </w:rPr>
      </w:pPr>
    </w:p>
    <w:p w14:paraId="40F30EB0" w14:textId="77777777" w:rsidR="00FB05F6" w:rsidRDefault="006F1C2D">
      <w:pPr>
        <w:jc w:val="center"/>
        <w:rPr>
          <w:del w:id="69" w:author="NAZ, Mamoona (OLDHAM MEDICAL SERVICES)" w:date="2026-09-22T12:22:00Z" w16du:dateUtc="2026-09-22T16:22:00Z"/>
          <w:rFonts w:ascii="Times New Roman" w:eastAsia="Times New Roman" w:hAnsi="Times New Roman"/>
          <w:b/>
          <w:bCs/>
          <w:lang w:eastAsia="ru-RU"/>
        </w:rPr>
      </w:pPr>
      <w:ins w:id="70" w:author="NAZ, Mamoona (OLDHAM MEDICAL SERVICES)" w:date="2026-09-22T12:22:00Z" w16du:dateUtc="2026-09-22T16:2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22:00Z" w16du:dateUtc="2026-09-22T16:22:00Z">
        <w:r w:rsidR="00623B46">
          <w:rPr>
            <w:rFonts w:ascii="Times New Roman" w:eastAsia="Times New Roman" w:hAnsi="Times New Roman"/>
            <w:b/>
            <w:bCs/>
            <w:lang w:eastAsia="ru-RU"/>
          </w:rPr>
          <w:delText>Заявка (юридического лица)</w:delText>
        </w:r>
      </w:del>
    </w:p>
    <w:p w14:paraId="478753BF" w14:textId="77777777" w:rsidR="00FB05F6" w:rsidRDefault="00623B46">
      <w:pPr>
        <w:jc w:val="center"/>
        <w:rPr>
          <w:del w:id="72" w:author="NAZ, Mamoona (OLDHAM MEDICAL SERVICES)" w:date="2026-09-22T12:22:00Z" w16du:dateUtc="2026-09-22T16:22:00Z"/>
          <w:rFonts w:ascii="Times New Roman" w:eastAsia="Times New Roman" w:hAnsi="Times New Roman"/>
          <w:b/>
          <w:bCs/>
          <w:lang w:eastAsia="ru-RU"/>
        </w:rPr>
      </w:pPr>
      <w:del w:id="73" w:author="NAZ, Mamoona (OLDHAM MEDICAL SERVICES)" w:date="2026-09-22T12:22:00Z" w16du:dateUtc="2026-09-22T16:22:00Z">
        <w:r>
          <w:rPr>
            <w:rFonts w:ascii="Times New Roman" w:eastAsia="Times New Roman" w:hAnsi="Times New Roman"/>
            <w:b/>
            <w:bCs/>
            <w:lang w:eastAsia="ru-RU"/>
          </w:rPr>
          <w:delText>на участие в благотворительном конкурсе</w:delText>
        </w:r>
      </w:del>
    </w:p>
    <w:p w14:paraId="2DA4B01D" w14:textId="77777777" w:rsidR="00FB05F6" w:rsidRDefault="00623B46">
      <w:pPr>
        <w:jc w:val="center"/>
        <w:rPr>
          <w:del w:id="74" w:author="NAZ, Mamoona (OLDHAM MEDICAL SERVICES)" w:date="2026-09-22T12:22:00Z" w16du:dateUtc="2026-09-22T16:22:00Z"/>
          <w:rFonts w:ascii="Times New Roman" w:eastAsia="Times New Roman" w:hAnsi="Times New Roman"/>
          <w:b/>
          <w:bCs/>
          <w:lang w:eastAsia="ru-RU"/>
        </w:rPr>
      </w:pPr>
      <w:del w:id="75" w:author="NAZ, Mamoona (OLDHAM MEDICAL SERVICES)" w:date="2026-09-22T12:22:00Z" w16du:dateUtc="2026-09-22T16:22:00Z">
        <w:r>
          <w:rPr>
            <w:rFonts w:ascii="Times New Roman" w:eastAsia="Times New Roman" w:hAnsi="Times New Roman"/>
            <w:b/>
            <w:bCs/>
            <w:lang w:eastAsia="ru-RU"/>
          </w:rPr>
          <w:delText>социальных проектов «Преображая жизнь»</w:delText>
        </w:r>
      </w:del>
    </w:p>
    <w:p w14:paraId="22050754" w14:textId="77777777" w:rsidR="00FB05F6" w:rsidRDefault="00FB05F6">
      <w:pPr>
        <w:jc w:val="center"/>
        <w:rPr>
          <w:del w:id="76" w:author="NAZ, Mamoona (OLDHAM MEDICAL SERVICES)" w:date="2026-09-22T12:22:00Z" w16du:dateUtc="2026-09-22T16:22:00Z"/>
          <w:rFonts w:ascii="Times New Roman" w:eastAsia="Times New Roman" w:hAnsi="Times New Roman"/>
          <w:bCs/>
          <w:sz w:val="16"/>
          <w:szCs w:val="16"/>
          <w:lang w:eastAsia="ru-RU"/>
        </w:rPr>
      </w:pPr>
    </w:p>
    <w:p w14:paraId="35F6DD3C" w14:textId="77777777" w:rsidR="00FB05F6" w:rsidRDefault="00623B46">
      <w:pPr>
        <w:numPr>
          <w:ilvl w:val="0"/>
          <w:numId w:val="6"/>
        </w:numPr>
        <w:contextualSpacing/>
        <w:jc w:val="center"/>
        <w:rPr>
          <w:del w:id="77" w:author="NAZ, Mamoona (OLDHAM MEDICAL SERVICES)" w:date="2026-09-22T12:22:00Z" w16du:dateUtc="2026-09-22T16:22:00Z"/>
          <w:rFonts w:ascii="Times New Roman" w:eastAsia="Times New Roman" w:hAnsi="Times New Roman"/>
          <w:b/>
          <w:bCs/>
          <w:lang w:eastAsia="ru-RU"/>
        </w:rPr>
      </w:pPr>
      <w:del w:id="78" w:author="NAZ, Mamoona (OLDHAM MEDICAL SERVICES)" w:date="2026-09-22T12:22:00Z" w16du:dateUtc="2026-09-22T16:22:00Z">
        <w:r>
          <w:rPr>
            <w:rFonts w:ascii="Times New Roman" w:eastAsia="Times New Roman" w:hAnsi="Times New Roman"/>
            <w:b/>
            <w:bCs/>
            <w:lang w:eastAsia="ru-RU"/>
          </w:rPr>
          <w:delText>Общие данные о проекте</w:delText>
        </w:r>
      </w:del>
    </w:p>
    <w:p w14:paraId="5A9217B8" w14:textId="77777777" w:rsidR="00FB05F6" w:rsidRDefault="00623B46">
      <w:pPr>
        <w:spacing w:before="60"/>
        <w:jc w:val="both"/>
        <w:rPr>
          <w:del w:id="79" w:author="NAZ, Mamoona (OLDHAM MEDICAL SERVICES)" w:date="2026-09-22T12:22:00Z" w16du:dateUtc="2026-09-22T16:22:00Z"/>
          <w:rFonts w:ascii="Times New Roman" w:eastAsia="Times New Roman" w:hAnsi="Times New Roman"/>
          <w:b/>
          <w:lang w:eastAsia="ru-RU"/>
        </w:rPr>
      </w:pPr>
      <w:del w:id="80" w:author="NAZ, Mamoona (OLDHAM MEDICAL SERVICES)" w:date="2026-09-22T12:22:00Z" w16du:dateUtc="2026-09-22T16:22:00Z">
        <w:r>
          <w:rPr>
            <w:rFonts w:ascii="Times New Roman" w:eastAsia="Times New Roman" w:hAnsi="Times New Roman"/>
            <w:b/>
            <w:lang w:eastAsia="ru-RU"/>
          </w:rPr>
          <w:delText>1.</w:delText>
        </w:r>
        <w:r>
          <w:rPr>
            <w:rFonts w:ascii="Times New Roman" w:eastAsia="Times New Roman" w:hAnsi="Times New Roman"/>
            <w:b/>
            <w:lang w:eastAsia="ru-RU"/>
          </w:rPr>
          <w:tab/>
          <w:delText>Название проекта</w:delText>
        </w:r>
      </w:del>
    </w:p>
    <w:p w14:paraId="31A4CE47" w14:textId="77777777" w:rsidR="00FB05F6" w:rsidRDefault="00623B46">
      <w:pPr>
        <w:spacing w:before="60"/>
        <w:jc w:val="both"/>
        <w:rPr>
          <w:del w:id="81" w:author="NAZ, Mamoona (OLDHAM MEDICAL SERVICES)" w:date="2026-09-22T12:22:00Z" w16du:dateUtc="2026-09-22T16:22:00Z"/>
          <w:rFonts w:ascii="Times New Roman" w:eastAsia="Times New Roman" w:hAnsi="Times New Roman"/>
          <w:b/>
          <w:lang w:eastAsia="ru-RU"/>
        </w:rPr>
      </w:pPr>
      <w:del w:id="82" w:author="NAZ, Mamoona (OLDHAM MEDICAL SERVICES)" w:date="2026-09-22T12:22:00Z" w16du:dateUtc="2026-09-22T16:22:00Z">
        <w:r>
          <w:rPr>
            <w:rFonts w:ascii="Times New Roman" w:eastAsia="Calibri" w:hAnsi="Times New Roman"/>
            <w:i/>
          </w:rPr>
          <w:delText>Название проекта пишется с прописной буквы в кавычках.</w:delText>
        </w:r>
      </w:del>
    </w:p>
    <w:tbl>
      <w:tblPr>
        <w:tblW w:w="9464" w:type="dxa"/>
        <w:tblLayout w:type="fixed"/>
        <w:tblLook w:val="04A0" w:firstRow="1" w:lastRow="0" w:firstColumn="1" w:lastColumn="0" w:noHBand="0" w:noVBand="1"/>
      </w:tblPr>
      <w:tblGrid>
        <w:gridCol w:w="9464"/>
      </w:tblGrid>
      <w:tr w:rsidR="00FB05F6" w14:paraId="4666EEA8" w14:textId="77777777">
        <w:trPr>
          <w:trHeight w:val="329"/>
          <w:del w:id="83"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1A8A4ADE" w14:textId="77777777" w:rsidR="00FB05F6" w:rsidRDefault="00FB05F6">
            <w:pPr>
              <w:widowControl w:val="0"/>
              <w:rPr>
                <w:del w:id="84" w:author="NAZ, Mamoona (OLDHAM MEDICAL SERVICES)" w:date="2026-09-22T12:22:00Z" w16du:dateUtc="2026-09-22T16:22:00Z"/>
                <w:rFonts w:ascii="Times New Roman" w:eastAsia="Calibri" w:hAnsi="Times New Roman"/>
                <w:i/>
              </w:rPr>
            </w:pPr>
          </w:p>
        </w:tc>
      </w:tr>
    </w:tbl>
    <w:p w14:paraId="75DE6BDC" w14:textId="77777777" w:rsidR="00FB05F6" w:rsidRDefault="00FB05F6">
      <w:pPr>
        <w:spacing w:before="60"/>
        <w:jc w:val="both"/>
        <w:rPr>
          <w:del w:id="85" w:author="NAZ, Mamoona (OLDHAM MEDICAL SERVICES)" w:date="2026-09-22T12:22:00Z" w16du:dateUtc="2026-09-22T16:22:00Z"/>
          <w:rFonts w:ascii="Times New Roman" w:eastAsia="Times New Roman" w:hAnsi="Times New Roman"/>
          <w:sz w:val="16"/>
          <w:szCs w:val="16"/>
          <w:lang w:eastAsia="ru-RU"/>
        </w:rPr>
      </w:pPr>
    </w:p>
    <w:p w14:paraId="70DCC60A" w14:textId="77777777" w:rsidR="00FB05F6" w:rsidRDefault="00623B46">
      <w:pPr>
        <w:spacing w:before="60"/>
        <w:jc w:val="both"/>
        <w:rPr>
          <w:del w:id="86" w:author="NAZ, Mamoona (OLDHAM MEDICAL SERVICES)" w:date="2026-09-22T12:22:00Z" w16du:dateUtc="2026-09-22T16:22:00Z"/>
          <w:rFonts w:ascii="Times New Roman" w:eastAsia="Times New Roman" w:hAnsi="Times New Roman"/>
          <w:b/>
          <w:lang w:eastAsia="ru-RU"/>
        </w:rPr>
      </w:pPr>
      <w:del w:id="87" w:author="NAZ, Mamoona (OLDHAM MEDICAL SERVICES)" w:date="2026-09-22T12:22:00Z" w16du:dateUtc="2026-09-22T16:22:00Z">
        <w:r>
          <w:rPr>
            <w:rFonts w:ascii="Times New Roman" w:eastAsia="Times New Roman" w:hAnsi="Times New Roman"/>
            <w:b/>
            <w:lang w:eastAsia="ru-RU"/>
          </w:rPr>
          <w:delText>2.</w:delText>
        </w:r>
        <w:r>
          <w:rPr>
            <w:rFonts w:ascii="Times New Roman" w:eastAsia="Times New Roman" w:hAnsi="Times New Roman"/>
            <w:b/>
            <w:lang w:eastAsia="ru-RU"/>
          </w:rPr>
          <w:tab/>
          <w:delText>Номинация</w:delText>
        </w:r>
        <w:r>
          <w:rPr>
            <w:rFonts w:ascii="Times New Roman" w:eastAsia="Times New Roman" w:hAnsi="Times New Roman"/>
            <w:lang w:eastAsia="ru-RU"/>
          </w:rPr>
          <w:delText xml:space="preserve"> (отметить знаком «Х»)</w:delText>
        </w:r>
      </w:del>
    </w:p>
    <w:p w14:paraId="60A655DB" w14:textId="77777777" w:rsidR="00FB05F6" w:rsidRDefault="00623B46">
      <w:pPr>
        <w:spacing w:before="60"/>
        <w:jc w:val="both"/>
        <w:rPr>
          <w:del w:id="88" w:author="NAZ, Mamoona (OLDHAM MEDICAL SERVICES)" w:date="2026-09-22T12:22:00Z" w16du:dateUtc="2026-09-22T16:22:00Z"/>
          <w:rFonts w:ascii="Times New Roman" w:eastAsia="Times New Roman" w:hAnsi="Times New Roman"/>
          <w:lang w:eastAsia="ru-RU"/>
        </w:rPr>
      </w:pPr>
      <w:del w:id="89" w:author="NAZ, Mamoona (OLDHAM MEDICAL SERVICES)" w:date="2026-09-22T12:22:00Z" w16du:dateUtc="2026-09-22T16:22:00Z">
        <w:r>
          <w:rPr>
            <w:noProof/>
          </w:rPr>
          <mc:AlternateContent>
            <mc:Choice Requires="wps">
              <w:drawing>
                <wp:anchor distT="0" distB="27305" distL="111125" distR="131445" simplePos="0" relativeHeight="3" behindDoc="0" locked="0" layoutInCell="0" allowOverlap="1" wp14:anchorId="68700116" wp14:editId="03128855">
                  <wp:simplePos x="0" y="0"/>
                  <wp:positionH relativeFrom="column">
                    <wp:posOffset>43815</wp:posOffset>
                  </wp:positionH>
                  <wp:positionV relativeFrom="paragraph">
                    <wp:posOffset>281940</wp:posOffset>
                  </wp:positionV>
                  <wp:extent cx="248920" cy="258445"/>
                  <wp:effectExtent l="1905" t="2540" r="1905" b="1270"/>
                  <wp:wrapSquare wrapText="bothSides"/>
                  <wp:docPr id="1" name="Прямоугольник 2"/>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2" path="m0,0l-2147483645,0l-2147483645,-2147483646l0,-2147483646xe" stroked="t" o:allowincell="f" style="position:absolute;margin-left:3.45pt;margin-top:22.2pt;width:19.55pt;height:20.3pt;mso-wrap-style:none;v-text-anchor:middle" wp14:anchorId="68700116">
                  <v:fill o:detectmouseclick="t" on="false"/>
                  <v:stroke color="#3a5f8b" weight="3240" joinstyle="round" endcap="flat"/>
                  <w10:wrap type="square"/>
                </v:rect>
              </w:pict>
            </mc:Fallback>
          </mc:AlternateContent>
        </w:r>
        <w:r>
          <w:rPr>
            <w:rFonts w:ascii="Times New Roman" w:eastAsia="Times New Roman" w:hAnsi="Times New Roman"/>
            <w:i/>
            <w:lang w:eastAsia="ru-RU"/>
          </w:rPr>
          <w:delText>Выберите все номинации, которые подходят к Вашему проекту</w:delText>
        </w:r>
      </w:del>
    </w:p>
    <w:p w14:paraId="6838A5DF" w14:textId="77777777" w:rsidR="00FB05F6" w:rsidRDefault="00623B46">
      <w:pPr>
        <w:spacing w:before="60"/>
        <w:ind w:left="705" w:hanging="705"/>
        <w:jc w:val="both"/>
        <w:rPr>
          <w:del w:id="90" w:author="NAZ, Mamoona (OLDHAM MEDICAL SERVICES)" w:date="2026-09-22T12:22:00Z" w16du:dateUtc="2026-09-22T16:22:00Z"/>
          <w:rFonts w:ascii="Times New Roman" w:eastAsia="Times New Roman" w:hAnsi="Times New Roman"/>
          <w:lang w:eastAsia="ru-RU"/>
        </w:rPr>
      </w:pPr>
      <w:del w:id="91" w:author="NAZ, Mamoona (OLDHAM MEDICAL SERVICES)" w:date="2026-09-22T12:22:00Z" w16du:dateUtc="2026-09-22T16:22:00Z">
        <w:r>
          <w:rPr>
            <w:rFonts w:ascii="Times New Roman" w:eastAsia="Times New Roman" w:hAnsi="Times New Roman"/>
            <w:lang w:eastAsia="ru-RU"/>
          </w:rPr>
          <w:delText xml:space="preserve">социально-экологические и природоохранные инициативы </w:delText>
        </w:r>
      </w:del>
    </w:p>
    <w:p w14:paraId="60404AC1" w14:textId="77777777" w:rsidR="00FB05F6" w:rsidRDefault="00623B46">
      <w:pPr>
        <w:spacing w:before="60"/>
        <w:ind w:left="705" w:hanging="705"/>
        <w:jc w:val="both"/>
        <w:rPr>
          <w:del w:id="92" w:author="NAZ, Mamoona (OLDHAM MEDICAL SERVICES)" w:date="2026-09-22T12:22:00Z" w16du:dateUtc="2026-09-22T16:22:00Z"/>
          <w:rFonts w:ascii="Times New Roman" w:eastAsia="Times New Roman" w:hAnsi="Times New Roman"/>
          <w:lang w:eastAsia="ru-RU"/>
        </w:rPr>
      </w:pPr>
      <w:del w:id="93" w:author="NAZ, Mamoona (OLDHAM MEDICAL SERVICES)" w:date="2026-09-22T12:22:00Z" w16du:dateUtc="2026-09-22T16:22:00Z">
        <w:r>
          <w:rPr>
            <w:rFonts w:ascii="Times New Roman" w:eastAsia="Times New Roman" w:hAnsi="Times New Roman"/>
            <w:noProof/>
            <w:lang w:eastAsia="ru-RU"/>
          </w:rPr>
          <mc:AlternateContent>
            <mc:Choice Requires="wps">
              <w:drawing>
                <wp:anchor distT="0" distB="27305" distL="112395" distR="130175" simplePos="0" relativeHeight="2" behindDoc="0" locked="0" layoutInCell="0" allowOverlap="1" wp14:anchorId="49DC0182" wp14:editId="7904C5C5">
                  <wp:simplePos x="0" y="0"/>
                  <wp:positionH relativeFrom="column">
                    <wp:posOffset>-384810</wp:posOffset>
                  </wp:positionH>
                  <wp:positionV relativeFrom="paragraph">
                    <wp:posOffset>238760</wp:posOffset>
                  </wp:positionV>
                  <wp:extent cx="248920" cy="258445"/>
                  <wp:effectExtent l="1905" t="2540" r="1905" b="1270"/>
                  <wp:wrapSquare wrapText="bothSides"/>
                  <wp:docPr id="2" name="Прямоугольник 3"/>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3" path="m0,0l-2147483645,0l-2147483645,-2147483646l0,-2147483646xe" stroked="t" o:allowincell="f" style="position:absolute;margin-left:-30.3pt;margin-top:18.8pt;width:19.55pt;height:20.3pt;mso-wrap-style:none;v-text-anchor:middle" wp14:anchorId="49DC0182">
                  <v:fill o:detectmouseclick="t" on="false"/>
                  <v:stroke color="#3a5f8b" weight="3240" joinstyle="round" endcap="flat"/>
                  <w10:wrap type="square"/>
                </v:rect>
              </w:pict>
            </mc:Fallback>
          </mc:AlternateContent>
        </w:r>
      </w:del>
    </w:p>
    <w:p w14:paraId="1D80B9CA" w14:textId="77777777" w:rsidR="00FB05F6" w:rsidRDefault="00623B46">
      <w:pPr>
        <w:spacing w:before="60"/>
        <w:jc w:val="both"/>
        <w:rPr>
          <w:del w:id="94" w:author="NAZ, Mamoona (OLDHAM MEDICAL SERVICES)" w:date="2026-09-22T12:22:00Z" w16du:dateUtc="2026-09-22T16:22:00Z"/>
          <w:rFonts w:ascii="Times New Roman" w:eastAsia="Times New Roman" w:hAnsi="Times New Roman"/>
          <w:lang w:eastAsia="ru-RU"/>
        </w:rPr>
      </w:pPr>
      <w:del w:id="95" w:author="NAZ, Mamoona (OLDHAM MEDICAL SERVICES)" w:date="2026-09-22T12:22:00Z" w16du:dateUtc="2026-09-22T16:22:00Z">
        <w:r>
          <w:rPr>
            <w:rFonts w:ascii="Times New Roman" w:eastAsia="Times New Roman" w:hAnsi="Times New Roman"/>
            <w:lang w:eastAsia="ru-RU"/>
          </w:rPr>
          <w:delText>инициативы, направленные на сохранение жизни и здоровья людей</w:delText>
        </w:r>
      </w:del>
    </w:p>
    <w:p w14:paraId="6E642E88" w14:textId="77777777" w:rsidR="00FB05F6" w:rsidRDefault="00FB05F6">
      <w:pPr>
        <w:jc w:val="both"/>
        <w:rPr>
          <w:del w:id="96" w:author="NAZ, Mamoona (OLDHAM MEDICAL SERVICES)" w:date="2026-09-22T12:22:00Z" w16du:dateUtc="2026-09-22T16:22:00Z"/>
          <w:rFonts w:ascii="Times New Roman" w:eastAsia="Times New Roman" w:hAnsi="Times New Roman"/>
          <w:sz w:val="16"/>
          <w:szCs w:val="16"/>
          <w:lang w:eastAsia="ru-RU"/>
        </w:rPr>
      </w:pPr>
    </w:p>
    <w:p w14:paraId="145A016F" w14:textId="77777777" w:rsidR="00FB05F6" w:rsidRDefault="00623B46">
      <w:pPr>
        <w:jc w:val="both"/>
        <w:rPr>
          <w:del w:id="97" w:author="NAZ, Mamoona (OLDHAM MEDICAL SERVICES)" w:date="2026-09-22T12:22:00Z" w16du:dateUtc="2026-09-22T16:22:00Z"/>
          <w:rFonts w:ascii="Times New Roman" w:eastAsia="Times New Roman" w:hAnsi="Times New Roman"/>
          <w:lang w:eastAsia="ru-RU"/>
        </w:rPr>
      </w:pPr>
      <w:del w:id="98" w:author="NAZ, Mamoona (OLDHAM MEDICAL SERVICES)" w:date="2026-09-22T12:22:00Z" w16du:dateUtc="2026-09-22T16:22:00Z">
        <w:r>
          <w:rPr>
            <w:rFonts w:ascii="Times New Roman" w:eastAsia="Times New Roman" w:hAnsi="Times New Roman"/>
            <w:noProof/>
            <w:lang w:eastAsia="ru-RU"/>
          </w:rPr>
          <mc:AlternateContent>
            <mc:Choice Requires="wps">
              <w:drawing>
                <wp:anchor distT="0" distB="27305" distL="111125" distR="131445" simplePos="0" relativeHeight="4" behindDoc="0" locked="0" layoutInCell="0" allowOverlap="1" wp14:anchorId="6EDCE5B4" wp14:editId="47240CCE">
                  <wp:simplePos x="0" y="0"/>
                  <wp:positionH relativeFrom="column">
                    <wp:posOffset>43815</wp:posOffset>
                  </wp:positionH>
                  <wp:positionV relativeFrom="paragraph">
                    <wp:posOffset>150495</wp:posOffset>
                  </wp:positionV>
                  <wp:extent cx="248920" cy="258445"/>
                  <wp:effectExtent l="1905" t="2540" r="1905" b="1270"/>
                  <wp:wrapSquare wrapText="bothSides"/>
                  <wp:docPr id="3" name="Прямоугольник 4"/>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4" path="m0,0l-2147483645,0l-2147483645,-2147483646l0,-2147483646xe" stroked="t" o:allowincell="f" style="position:absolute;margin-left:3.45pt;margin-top:11.85pt;width:19.55pt;height:20.3pt;mso-wrap-style:none;v-text-anchor:middle" wp14:anchorId="6EDCE5B4">
                  <v:fill o:detectmouseclick="t" on="false"/>
                  <v:stroke color="#3a5f8b" weight="3240" joinstyle="round" endcap="flat"/>
                  <w10:wrap type="square"/>
                </v:rect>
              </w:pict>
            </mc:Fallback>
          </mc:AlternateContent>
        </w:r>
      </w:del>
    </w:p>
    <w:p w14:paraId="5BF5B3B3" w14:textId="77777777" w:rsidR="00FB05F6" w:rsidRDefault="00623B46">
      <w:pPr>
        <w:jc w:val="both"/>
        <w:rPr>
          <w:del w:id="99" w:author="NAZ, Mamoona (OLDHAM MEDICAL SERVICES)" w:date="2026-09-22T12:22:00Z" w16du:dateUtc="2026-09-22T16:22:00Z"/>
          <w:rFonts w:ascii="Times New Roman" w:eastAsia="Times New Roman" w:hAnsi="Times New Roman"/>
          <w:lang w:eastAsia="ru-RU"/>
        </w:rPr>
      </w:pPr>
      <w:del w:id="100" w:author="NAZ, Mamoona (OLDHAM MEDICAL SERVICES)" w:date="2026-09-22T12:22:00Z" w16du:dateUtc="2026-09-22T16:22:00Z">
        <w:r>
          <w:rPr>
            <w:rFonts w:ascii="Times New Roman" w:eastAsia="Times New Roman" w:hAnsi="Times New Roman"/>
            <w:lang w:eastAsia="ru-RU"/>
          </w:rPr>
          <w:delText>образовательные проекты и общественно-значимые культурно-просветительские инициативы</w:delText>
        </w:r>
      </w:del>
    </w:p>
    <w:p w14:paraId="7BFBB297" w14:textId="77777777" w:rsidR="00FB05F6" w:rsidRDefault="00623B46">
      <w:pPr>
        <w:jc w:val="both"/>
        <w:rPr>
          <w:del w:id="101" w:author="NAZ, Mamoona (OLDHAM MEDICAL SERVICES)" w:date="2026-09-22T12:22:00Z" w16du:dateUtc="2026-09-22T16:22:00Z"/>
          <w:rFonts w:ascii="Times New Roman" w:eastAsia="Times New Roman" w:hAnsi="Times New Roman"/>
          <w:lang w:eastAsia="ru-RU"/>
        </w:rPr>
      </w:pPr>
      <w:del w:id="102" w:author="NAZ, Mamoona (OLDHAM MEDICAL SERVICES)" w:date="2026-09-22T12:22:00Z" w16du:dateUtc="2026-09-22T16:22:00Z">
        <w:r>
          <w:rPr>
            <w:rFonts w:ascii="Times New Roman" w:eastAsia="Times New Roman" w:hAnsi="Times New Roman"/>
            <w:noProof/>
            <w:lang w:eastAsia="ru-RU"/>
          </w:rPr>
          <mc:AlternateContent>
            <mc:Choice Requires="wps">
              <w:drawing>
                <wp:anchor distT="0" distB="27305" distL="111125" distR="131445" simplePos="0" relativeHeight="5" behindDoc="0" locked="0" layoutInCell="0" allowOverlap="1" wp14:anchorId="60FDB389" wp14:editId="4D0C1D5E">
                  <wp:simplePos x="0" y="0"/>
                  <wp:positionH relativeFrom="column">
                    <wp:posOffset>43815</wp:posOffset>
                  </wp:positionH>
                  <wp:positionV relativeFrom="paragraph">
                    <wp:posOffset>161290</wp:posOffset>
                  </wp:positionV>
                  <wp:extent cx="248920" cy="258445"/>
                  <wp:effectExtent l="1905" t="2540" r="1905" b="1270"/>
                  <wp:wrapSquare wrapText="bothSides"/>
                  <wp:docPr id="4" name="Прямоугольник 6"/>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6" path="m0,0l-2147483645,0l-2147483645,-2147483646l0,-2147483646xe" stroked="t" o:allowincell="f" style="position:absolute;margin-left:3.45pt;margin-top:12.7pt;width:19.55pt;height:20.3pt;mso-wrap-style:none;v-text-anchor:middle" wp14:anchorId="60FDB389">
                  <v:fill o:detectmouseclick="t" on="false"/>
                  <v:stroke color="#3a5f8b" weight="3240" joinstyle="round" endcap="flat"/>
                  <w10:wrap type="square"/>
                </v:rect>
              </w:pict>
            </mc:Fallback>
          </mc:AlternateContent>
        </w:r>
      </w:del>
    </w:p>
    <w:p w14:paraId="01FF3F86" w14:textId="77777777" w:rsidR="00FB05F6" w:rsidRDefault="00623B46">
      <w:pPr>
        <w:jc w:val="both"/>
        <w:rPr>
          <w:del w:id="103" w:author="NAZ, Mamoona (OLDHAM MEDICAL SERVICES)" w:date="2026-09-22T12:22:00Z" w16du:dateUtc="2026-09-22T16:22:00Z"/>
          <w:rFonts w:ascii="Times New Roman" w:eastAsia="Times New Roman" w:hAnsi="Times New Roman"/>
          <w:lang w:eastAsia="ru-RU"/>
        </w:rPr>
      </w:pPr>
      <w:del w:id="104" w:author="NAZ, Mamoona (OLDHAM MEDICAL SERVICES)" w:date="2026-09-22T12:22:00Z" w16du:dateUtc="2026-09-22T16:22:00Z">
        <w:r>
          <w:rPr>
            <w:rFonts w:ascii="Times New Roman" w:eastAsia="Times New Roman" w:hAnsi="Times New Roman"/>
            <w:lang w:eastAsia="ru-RU"/>
          </w:rPr>
          <w:delText>сохранение объектов культурного наследия</w:delText>
        </w:r>
      </w:del>
    </w:p>
    <w:p w14:paraId="3834A41D" w14:textId="77777777" w:rsidR="00FB05F6" w:rsidRDefault="00FB05F6">
      <w:pPr>
        <w:jc w:val="both"/>
        <w:rPr>
          <w:del w:id="105" w:author="NAZ, Mamoona (OLDHAM MEDICAL SERVICES)" w:date="2026-09-22T12:22:00Z" w16du:dateUtc="2026-09-22T16:22:00Z"/>
          <w:rFonts w:ascii="Times New Roman" w:eastAsia="Times New Roman" w:hAnsi="Times New Roman"/>
          <w:lang w:eastAsia="ru-RU"/>
        </w:rPr>
      </w:pPr>
    </w:p>
    <w:p w14:paraId="5688BB5C" w14:textId="77777777" w:rsidR="00FB05F6" w:rsidRDefault="00623B46">
      <w:pPr>
        <w:jc w:val="both"/>
        <w:rPr>
          <w:del w:id="106" w:author="NAZ, Mamoona (OLDHAM MEDICAL SERVICES)" w:date="2026-09-22T12:22:00Z" w16du:dateUtc="2026-09-22T16:22:00Z"/>
          <w:rFonts w:ascii="Times New Roman" w:eastAsia="Times New Roman" w:hAnsi="Times New Roman"/>
          <w:lang w:eastAsia="ru-RU"/>
        </w:rPr>
      </w:pPr>
      <w:del w:id="107" w:author="NAZ, Mamoona (OLDHAM MEDICAL SERVICES)" w:date="2026-09-22T12:22:00Z" w16du:dateUtc="2026-09-22T16:22:00Z">
        <w:r>
          <w:rPr>
            <w:noProof/>
          </w:rPr>
          <mc:AlternateContent>
            <mc:Choice Requires="wps">
              <w:drawing>
                <wp:anchor distT="0" distB="27305" distL="111125" distR="131445" simplePos="0" relativeHeight="6" behindDoc="0" locked="0" layoutInCell="0" allowOverlap="1" wp14:anchorId="6F58B3EE" wp14:editId="64CF7384">
                  <wp:simplePos x="0" y="0"/>
                  <wp:positionH relativeFrom="column">
                    <wp:posOffset>43815</wp:posOffset>
                  </wp:positionH>
                  <wp:positionV relativeFrom="paragraph">
                    <wp:posOffset>12700</wp:posOffset>
                  </wp:positionV>
                  <wp:extent cx="248920" cy="258445"/>
                  <wp:effectExtent l="1905" t="2540" r="1905" b="1270"/>
                  <wp:wrapSquare wrapText="bothSides"/>
                  <wp:docPr id="5" name="Прямоугольник 7"/>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7" path="m0,0l-2147483645,0l-2147483645,-2147483646l0,-2147483646xe" stroked="t" o:allowincell="f" style="position:absolute;margin-left:3.45pt;margin-top:1pt;width:19.55pt;height:20.3pt;mso-wrap-style:none;v-text-anchor:middle" wp14:anchorId="6F58B3EE">
                  <v:fill o:detectmouseclick="t" on="false"/>
                  <v:stroke color="#3a5f8b" weight="3240" joinstyle="round" endcap="flat"/>
                  <w10:wrap type="square"/>
                </v:rect>
              </w:pict>
            </mc:Fallback>
          </mc:AlternateContent>
        </w:r>
        <w:r>
          <w:rPr>
            <w:rFonts w:ascii="Times New Roman" w:eastAsia="Times New Roman" w:hAnsi="Times New Roman"/>
            <w:lang w:eastAsia="ru-RU"/>
          </w:rPr>
          <w:delText>популяризация здорового образа жизни, физической культуры, массового и любительского спорта</w:delText>
        </w:r>
      </w:del>
    </w:p>
    <w:p w14:paraId="5688AC8F" w14:textId="77777777" w:rsidR="00FB05F6" w:rsidRDefault="00FB05F6">
      <w:pPr>
        <w:jc w:val="both"/>
        <w:rPr>
          <w:del w:id="108" w:author="NAZ, Mamoona (OLDHAM MEDICAL SERVICES)" w:date="2026-09-22T12:22:00Z" w16du:dateUtc="2026-09-22T16:22:00Z"/>
          <w:rFonts w:ascii="Times New Roman" w:eastAsia="Times New Roman" w:hAnsi="Times New Roman"/>
          <w:sz w:val="16"/>
          <w:szCs w:val="16"/>
          <w:lang w:eastAsia="ru-RU"/>
        </w:rPr>
      </w:pPr>
    </w:p>
    <w:p w14:paraId="5450D89E" w14:textId="77777777" w:rsidR="00FB05F6" w:rsidRDefault="00623B46">
      <w:pPr>
        <w:jc w:val="both"/>
        <w:rPr>
          <w:del w:id="109" w:author="NAZ, Mamoona (OLDHAM MEDICAL SERVICES)" w:date="2026-09-22T12:22:00Z" w16du:dateUtc="2026-09-22T16:22:00Z"/>
          <w:rFonts w:ascii="Times New Roman" w:eastAsia="Times New Roman" w:hAnsi="Times New Roman"/>
          <w:lang w:eastAsia="ru-RU"/>
        </w:rPr>
      </w:pPr>
      <w:del w:id="110" w:author="NAZ, Mamoona (OLDHAM MEDICAL SERVICES)" w:date="2026-09-22T12:22:00Z" w16du:dateUtc="2026-09-22T16:22:00Z">
        <w:r>
          <w:rPr>
            <w:noProof/>
          </w:rPr>
          <mc:AlternateContent>
            <mc:Choice Requires="wps">
              <w:drawing>
                <wp:anchor distT="0" distB="27305" distL="111125" distR="131445" simplePos="0" relativeHeight="8" behindDoc="0" locked="0" layoutInCell="0" allowOverlap="1" wp14:anchorId="2B5A12D1" wp14:editId="058F7D07">
                  <wp:simplePos x="0" y="0"/>
                  <wp:positionH relativeFrom="column">
                    <wp:posOffset>43815</wp:posOffset>
                  </wp:positionH>
                  <wp:positionV relativeFrom="paragraph">
                    <wp:posOffset>41910</wp:posOffset>
                  </wp:positionV>
                  <wp:extent cx="248920" cy="258445"/>
                  <wp:effectExtent l="1905" t="2540" r="1905" b="1270"/>
                  <wp:wrapSquare wrapText="bothSides"/>
                  <wp:docPr id="6" name="Прямоугольник 9"/>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9" path="m0,0l-2147483645,0l-2147483645,-2147483646l0,-2147483646xe" stroked="t" o:allowincell="f" style="position:absolute;margin-left:3.45pt;margin-top:3.3pt;width:19.55pt;height:20.3pt;mso-wrap-style:none;v-text-anchor:middle" wp14:anchorId="2B5A12D1">
                  <v:fill o:detectmouseclick="t" on="false"/>
                  <v:stroke color="#3a5f8b" weight="3240" joinstyle="round" endcap="flat"/>
                  <w10:wrap type="square"/>
                </v:rect>
              </w:pict>
            </mc:Fallback>
          </mc:AlternateContent>
        </w:r>
        <w:r>
          <w:rPr>
            <w:rFonts w:ascii="Times New Roman" w:eastAsia="Times New Roman" w:hAnsi="Times New Roman"/>
            <w:lang w:eastAsia="ru-RU"/>
          </w:rPr>
          <w:delText>распространение духовно-нравственных ценностей и укрепление гражданской идентичности</w:delText>
        </w:r>
      </w:del>
    </w:p>
    <w:p w14:paraId="3C930A1A" w14:textId="77777777" w:rsidR="00FB05F6" w:rsidRDefault="00FB05F6">
      <w:pPr>
        <w:jc w:val="both"/>
        <w:rPr>
          <w:del w:id="111" w:author="NAZ, Mamoona (OLDHAM MEDICAL SERVICES)" w:date="2026-09-22T12:22:00Z" w16du:dateUtc="2026-09-22T16:22:00Z"/>
          <w:rFonts w:ascii="Times New Roman" w:eastAsia="Times New Roman" w:hAnsi="Times New Roman"/>
          <w:sz w:val="16"/>
          <w:szCs w:val="16"/>
          <w:lang w:eastAsia="ru-RU"/>
        </w:rPr>
      </w:pPr>
    </w:p>
    <w:p w14:paraId="6FF76614" w14:textId="77777777" w:rsidR="00FB05F6" w:rsidRDefault="00623B46">
      <w:pPr>
        <w:spacing w:before="60"/>
        <w:jc w:val="both"/>
        <w:rPr>
          <w:del w:id="112" w:author="NAZ, Mamoona (OLDHAM MEDICAL SERVICES)" w:date="2026-09-22T12:22:00Z" w16du:dateUtc="2026-09-22T16:22:00Z"/>
          <w:rFonts w:ascii="Times New Roman" w:eastAsia="Times New Roman" w:hAnsi="Times New Roman"/>
          <w:lang w:eastAsia="ru-RU"/>
        </w:rPr>
      </w:pPr>
      <w:del w:id="113" w:author="NAZ, Mamoona (OLDHAM MEDICAL SERVICES)" w:date="2026-09-22T12:22:00Z" w16du:dateUtc="2026-09-22T16:22:00Z">
        <w:r>
          <w:rPr>
            <w:noProof/>
          </w:rPr>
          <mc:AlternateContent>
            <mc:Choice Requires="wps">
              <w:drawing>
                <wp:anchor distT="0" distB="27305" distL="112395" distR="130175" simplePos="0" relativeHeight="7" behindDoc="0" locked="0" layoutInCell="0" allowOverlap="1" wp14:anchorId="7C66B6BB" wp14:editId="6CBC227F">
                  <wp:simplePos x="0" y="0"/>
                  <wp:positionH relativeFrom="column">
                    <wp:posOffset>47625</wp:posOffset>
                  </wp:positionH>
                  <wp:positionV relativeFrom="paragraph">
                    <wp:posOffset>42545</wp:posOffset>
                  </wp:positionV>
                  <wp:extent cx="248920" cy="258445"/>
                  <wp:effectExtent l="1905" t="2540" r="1905" b="1270"/>
                  <wp:wrapSquare wrapText="bothSides"/>
                  <wp:docPr id="7" name="Прямоугольник 8"/>
                  <wp:cNvGraphicFramePr/>
                  <a:graphic xmlns:a="http://schemas.openxmlformats.org/drawingml/2006/main">
                    <a:graphicData uri="http://schemas.microsoft.com/office/word/2010/wordprocessingShape">
                      <wps:wsp>
                        <wps:cNvSpPr/>
                        <wps:spPr>
                          <a:xfrm>
                            <a:off x="0" y="0"/>
                            <a:ext cx="248760" cy="258480"/>
                          </a:xfrm>
                          <a:prstGeom prst="rect">
                            <a:avLst/>
                          </a:prstGeom>
                          <a:noFill/>
                          <a:ln w="3175">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8" path="m0,0l-2147483645,0l-2147483645,-2147483646l0,-2147483646xe" stroked="t" o:allowincell="f" style="position:absolute;margin-left:3.75pt;margin-top:3.35pt;width:19.55pt;height:20.3pt;mso-wrap-style:none;v-text-anchor:middle" wp14:anchorId="7C66B6BB">
                  <v:fill o:detectmouseclick="t" on="false"/>
                  <v:stroke color="#3a5f8b" weight="3240" joinstyle="round" endcap="flat"/>
                  <w10:wrap type="square"/>
                </v:rect>
              </w:pict>
            </mc:Fallback>
          </mc:AlternateContent>
        </w:r>
        <w:r>
          <w:rPr>
            <w:rFonts w:ascii="Times New Roman" w:eastAsia="Times New Roman" w:hAnsi="Times New Roman"/>
            <w:lang w:eastAsia="ru-RU"/>
          </w:rPr>
          <w:delText xml:space="preserve">поддержка системы воспитания молодёжи на основе традиционных для российской культуры духовных, нравственных и патриотических ценностей </w:delText>
        </w:r>
      </w:del>
    </w:p>
    <w:p w14:paraId="0113F6EB" w14:textId="77777777" w:rsidR="00FB05F6" w:rsidRDefault="00FB05F6">
      <w:pPr>
        <w:spacing w:before="60"/>
        <w:jc w:val="both"/>
        <w:rPr>
          <w:del w:id="114" w:author="NAZ, Mamoona (OLDHAM MEDICAL SERVICES)" w:date="2026-09-22T12:22:00Z" w16du:dateUtc="2026-09-22T16:22:00Z"/>
          <w:rFonts w:ascii="Times New Roman" w:eastAsia="Times New Roman" w:hAnsi="Times New Roman"/>
          <w:sz w:val="16"/>
          <w:szCs w:val="16"/>
          <w:lang w:eastAsia="ru-RU"/>
        </w:rPr>
      </w:pPr>
    </w:p>
    <w:p w14:paraId="75F44D31" w14:textId="77777777" w:rsidR="00FB05F6" w:rsidRDefault="00623B46">
      <w:pPr>
        <w:pStyle w:val="ListParagraph"/>
        <w:numPr>
          <w:ilvl w:val="0"/>
          <w:numId w:val="1"/>
        </w:numPr>
        <w:spacing w:before="60"/>
        <w:ind w:left="0" w:firstLine="0"/>
        <w:jc w:val="both"/>
        <w:rPr>
          <w:del w:id="115" w:author="NAZ, Mamoona (OLDHAM MEDICAL SERVICES)" w:date="2026-09-22T12:22:00Z" w16du:dateUtc="2026-09-22T16:22:00Z"/>
          <w:rFonts w:ascii="Times New Roman" w:eastAsia="Times New Roman" w:hAnsi="Times New Roman"/>
          <w:b/>
          <w:lang w:eastAsia="ru-RU"/>
        </w:rPr>
      </w:pPr>
      <w:del w:id="116" w:author="NAZ, Mamoona (OLDHAM MEDICAL SERVICES)" w:date="2026-09-22T12:22:00Z" w16du:dateUtc="2026-09-22T16:22:00Z">
        <w:r>
          <w:rPr>
            <w:rFonts w:ascii="Times New Roman" w:eastAsia="Times New Roman" w:hAnsi="Times New Roman"/>
            <w:b/>
            <w:i/>
            <w:lang w:eastAsia="ru-RU"/>
          </w:rPr>
          <w:delText>Запрашиваемая сумма (</w:delText>
        </w:r>
        <w:r>
          <w:rPr>
            <w:rFonts w:ascii="Times New Roman" w:eastAsia="Times New Roman" w:hAnsi="Times New Roman"/>
            <w:i/>
            <w:lang w:eastAsia="ru-RU"/>
          </w:rPr>
          <w:delText>та сумма, на получение которой по гранту ГХК рассчитываете; цифрой. Детально, на что планируете потратить эту сумму, Вы распишете в бюджете проекта - ниже)</w:delText>
        </w:r>
      </w:del>
    </w:p>
    <w:tbl>
      <w:tblPr>
        <w:tblStyle w:val="TableGrid"/>
        <w:tblW w:w="9464" w:type="dxa"/>
        <w:tblLayout w:type="fixed"/>
        <w:tblLook w:val="04A0" w:firstRow="1" w:lastRow="0" w:firstColumn="1" w:lastColumn="0" w:noHBand="0" w:noVBand="1"/>
      </w:tblPr>
      <w:tblGrid>
        <w:gridCol w:w="9464"/>
      </w:tblGrid>
      <w:tr w:rsidR="00FB05F6" w14:paraId="5F44FD73" w14:textId="77777777">
        <w:trPr>
          <w:del w:id="117" w:author="NAZ, Mamoona (OLDHAM MEDICAL SERVICES)" w:date="2026-09-22T12:22:00Z" w16du:dateUtc="2026-09-22T16:22:00Z"/>
        </w:trPr>
        <w:tc>
          <w:tcPr>
            <w:tcW w:w="9464" w:type="dxa"/>
          </w:tcPr>
          <w:p w14:paraId="38423701" w14:textId="77777777" w:rsidR="00FB05F6" w:rsidRDefault="00FB05F6">
            <w:pPr>
              <w:widowControl w:val="0"/>
              <w:spacing w:before="60"/>
              <w:jc w:val="both"/>
              <w:rPr>
                <w:del w:id="118" w:author="NAZ, Mamoona (OLDHAM MEDICAL SERVICES)" w:date="2026-09-22T12:22:00Z" w16du:dateUtc="2026-09-22T16:22:00Z"/>
                <w:rFonts w:ascii="Times New Roman" w:eastAsia="Times New Roman" w:hAnsi="Times New Roman"/>
                <w:lang w:eastAsia="ru-RU"/>
              </w:rPr>
            </w:pPr>
          </w:p>
        </w:tc>
      </w:tr>
    </w:tbl>
    <w:p w14:paraId="74BC07AE" w14:textId="77777777" w:rsidR="00FB05F6" w:rsidRDefault="00FB05F6">
      <w:pPr>
        <w:spacing w:before="60"/>
        <w:jc w:val="both"/>
        <w:rPr>
          <w:del w:id="119" w:author="NAZ, Mamoona (OLDHAM MEDICAL SERVICES)" w:date="2026-09-22T12:22:00Z" w16du:dateUtc="2026-09-22T16:22:00Z"/>
          <w:rFonts w:ascii="Times New Roman" w:eastAsia="Times New Roman" w:hAnsi="Times New Roman"/>
          <w:sz w:val="16"/>
          <w:szCs w:val="16"/>
          <w:lang w:eastAsia="ru-RU"/>
        </w:rPr>
      </w:pPr>
    </w:p>
    <w:p w14:paraId="6C7F956B" w14:textId="77777777" w:rsidR="00FB05F6" w:rsidRDefault="00623B46">
      <w:pPr>
        <w:pStyle w:val="ListParagraph"/>
        <w:numPr>
          <w:ilvl w:val="0"/>
          <w:numId w:val="1"/>
        </w:numPr>
        <w:spacing w:before="60"/>
        <w:ind w:left="0" w:firstLine="0"/>
        <w:jc w:val="both"/>
        <w:rPr>
          <w:del w:id="120" w:author="NAZ, Mamoona (OLDHAM MEDICAL SERVICES)" w:date="2026-09-22T12:22:00Z" w16du:dateUtc="2026-09-22T16:22:00Z"/>
          <w:rFonts w:ascii="Times New Roman" w:eastAsia="Times New Roman" w:hAnsi="Times New Roman"/>
          <w:b/>
          <w:lang w:eastAsia="ru-RU"/>
        </w:rPr>
      </w:pPr>
      <w:del w:id="121" w:author="NAZ, Mamoona (OLDHAM MEDICAL SERVICES)" w:date="2026-09-22T12:22:00Z" w16du:dateUtc="2026-09-22T16:22:00Z">
        <w:r>
          <w:rPr>
            <w:rFonts w:ascii="Times New Roman" w:eastAsia="Times New Roman" w:hAnsi="Times New Roman"/>
            <w:b/>
            <w:lang w:eastAsia="ru-RU"/>
          </w:rPr>
          <w:delText>Территория реализации проекта</w:delText>
        </w:r>
      </w:del>
    </w:p>
    <w:p w14:paraId="759429C5" w14:textId="77777777" w:rsidR="00FB05F6" w:rsidRDefault="00623B46">
      <w:pPr>
        <w:rPr>
          <w:del w:id="122" w:author="NAZ, Mamoona (OLDHAM MEDICAL SERVICES)" w:date="2026-09-22T12:22:00Z" w16du:dateUtc="2026-09-22T16:22:00Z"/>
          <w:rFonts w:ascii="Times New Roman" w:eastAsia="Times New Roman" w:hAnsi="Times New Roman"/>
          <w:bCs/>
          <w:i/>
          <w:lang w:eastAsia="ru-RU"/>
        </w:rPr>
      </w:pPr>
      <w:del w:id="123" w:author="NAZ, Mamoona (OLDHAM MEDICAL SERVICES)" w:date="2026-09-22T12:22:00Z" w16du:dateUtc="2026-09-22T16:22:00Z">
        <w:r>
          <w:rPr>
            <w:rFonts w:ascii="Times New Roman" w:eastAsia="Times New Roman" w:hAnsi="Times New Roman"/>
            <w:lang w:eastAsia="ru-RU"/>
          </w:rPr>
          <w:delText>(</w:delText>
        </w:r>
        <w:r>
          <w:rPr>
            <w:rFonts w:ascii="Times New Roman" w:eastAsia="Times New Roman" w:hAnsi="Times New Roman"/>
            <w:bCs/>
            <w:i/>
            <w:lang w:eastAsia="ru-RU"/>
          </w:rPr>
          <w:delText>ЗАТО г. Железногорск, с. Сухобузимское и т.д., где будет реализован проект)</w:delText>
        </w:r>
      </w:del>
    </w:p>
    <w:tbl>
      <w:tblPr>
        <w:tblW w:w="9464" w:type="dxa"/>
        <w:tblLayout w:type="fixed"/>
        <w:tblLook w:val="04A0" w:firstRow="1" w:lastRow="0" w:firstColumn="1" w:lastColumn="0" w:noHBand="0" w:noVBand="1"/>
      </w:tblPr>
      <w:tblGrid>
        <w:gridCol w:w="9464"/>
      </w:tblGrid>
      <w:tr w:rsidR="00FB05F6" w14:paraId="144FD52E" w14:textId="77777777">
        <w:trPr>
          <w:trHeight w:val="358"/>
          <w:del w:id="124"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50136D2A" w14:textId="77777777" w:rsidR="00FB05F6" w:rsidRDefault="00FB05F6">
            <w:pPr>
              <w:widowControl w:val="0"/>
              <w:rPr>
                <w:del w:id="125" w:author="NAZ, Mamoona (OLDHAM MEDICAL SERVICES)" w:date="2026-09-22T12:22:00Z" w16du:dateUtc="2026-09-22T16:22:00Z"/>
                <w:rFonts w:ascii="Times New Roman" w:eastAsia="Calibri" w:hAnsi="Times New Roman"/>
              </w:rPr>
            </w:pPr>
          </w:p>
        </w:tc>
      </w:tr>
    </w:tbl>
    <w:p w14:paraId="55B1EEEC" w14:textId="77777777" w:rsidR="00FB05F6" w:rsidRDefault="00FB05F6">
      <w:pPr>
        <w:pStyle w:val="ListParagraph"/>
        <w:spacing w:before="60"/>
        <w:ind w:left="0"/>
        <w:jc w:val="both"/>
        <w:rPr>
          <w:del w:id="126" w:author="NAZ, Mamoona (OLDHAM MEDICAL SERVICES)" w:date="2026-09-22T12:22:00Z" w16du:dateUtc="2026-09-22T16:22:00Z"/>
          <w:rFonts w:ascii="Times New Roman" w:eastAsia="Times New Roman" w:hAnsi="Times New Roman"/>
          <w:sz w:val="16"/>
          <w:szCs w:val="16"/>
          <w:lang w:eastAsia="ru-RU"/>
        </w:rPr>
      </w:pPr>
    </w:p>
    <w:p w14:paraId="2627A9D4" w14:textId="77777777" w:rsidR="00FB05F6" w:rsidRDefault="00623B46">
      <w:pPr>
        <w:pStyle w:val="ListParagraph"/>
        <w:spacing w:before="60"/>
        <w:ind w:left="0"/>
        <w:jc w:val="both"/>
        <w:rPr>
          <w:del w:id="127" w:author="NAZ, Mamoona (OLDHAM MEDICAL SERVICES)" w:date="2026-09-22T12:22:00Z" w16du:dateUtc="2026-09-22T16:22:00Z"/>
          <w:rFonts w:ascii="Times New Roman" w:eastAsia="Times New Roman" w:hAnsi="Times New Roman"/>
          <w:b/>
          <w:lang w:eastAsia="ru-RU"/>
        </w:rPr>
      </w:pPr>
      <w:del w:id="128" w:author="NAZ, Mamoona (OLDHAM MEDICAL SERVICES)" w:date="2026-09-22T12:22:00Z" w16du:dateUtc="2026-09-22T16:22:00Z">
        <w:r>
          <w:rPr>
            <w:rFonts w:ascii="Times New Roman" w:eastAsia="Times New Roman" w:hAnsi="Times New Roman"/>
            <w:b/>
            <w:lang w:eastAsia="ru-RU"/>
          </w:rPr>
          <w:delText>5.</w:delText>
        </w:r>
        <w:r>
          <w:rPr>
            <w:rFonts w:ascii="Times New Roman" w:eastAsia="Times New Roman" w:hAnsi="Times New Roman"/>
            <w:b/>
            <w:lang w:eastAsia="ru-RU"/>
          </w:rPr>
          <w:tab/>
          <w:delText>Данные об организации - заявителе</w:delText>
        </w:r>
      </w:del>
    </w:p>
    <w:tbl>
      <w:tblPr>
        <w:tblW w:w="9464" w:type="dxa"/>
        <w:tblLayout w:type="fixed"/>
        <w:tblLook w:val="04A0" w:firstRow="1" w:lastRow="0" w:firstColumn="1" w:lastColumn="0" w:noHBand="0" w:noVBand="1"/>
      </w:tblPr>
      <w:tblGrid>
        <w:gridCol w:w="4783"/>
        <w:gridCol w:w="4681"/>
      </w:tblGrid>
      <w:tr w:rsidR="00FB05F6" w14:paraId="6C0DADC2" w14:textId="77777777">
        <w:trPr>
          <w:del w:id="129" w:author="NAZ, Mamoona (OLDHAM MEDICAL SERVICES)" w:date="2026-09-22T12:22:00Z" w16du:dateUtc="2026-09-22T16:22:00Z"/>
        </w:trPr>
        <w:tc>
          <w:tcPr>
            <w:tcW w:w="9463" w:type="dxa"/>
            <w:gridSpan w:val="2"/>
            <w:tcBorders>
              <w:top w:val="single" w:sz="4" w:space="0" w:color="000000"/>
              <w:left w:val="single" w:sz="4" w:space="0" w:color="000000"/>
              <w:bottom w:val="single" w:sz="4" w:space="0" w:color="000000"/>
              <w:right w:val="single" w:sz="4" w:space="0" w:color="000000"/>
            </w:tcBorders>
          </w:tcPr>
          <w:p w14:paraId="5AAAF88A" w14:textId="77777777" w:rsidR="00FB05F6" w:rsidRDefault="00623B46">
            <w:pPr>
              <w:widowControl w:val="0"/>
              <w:rPr>
                <w:del w:id="130" w:author="NAZ, Mamoona (OLDHAM MEDICAL SERVICES)" w:date="2026-09-22T12:22:00Z" w16du:dateUtc="2026-09-22T16:22:00Z"/>
                <w:rFonts w:ascii="Times New Roman" w:eastAsia="Calibri" w:hAnsi="Times New Roman"/>
              </w:rPr>
            </w:pPr>
            <w:del w:id="131" w:author="NAZ, Mamoona (OLDHAM MEDICAL SERVICES)" w:date="2026-09-22T12:22:00Z" w16du:dateUtc="2026-09-22T16:22:00Z">
              <w:r>
                <w:rPr>
                  <w:rFonts w:ascii="Times New Roman" w:eastAsia="Times New Roman" w:hAnsi="Times New Roman"/>
                  <w:bCs/>
                  <w:i/>
                  <w:lang w:eastAsia="ru-RU"/>
                </w:rPr>
                <w:delText>(наименование организации)</w:delText>
              </w:r>
            </w:del>
          </w:p>
        </w:tc>
      </w:tr>
      <w:tr w:rsidR="00FB05F6" w14:paraId="7C8088C5" w14:textId="77777777">
        <w:trPr>
          <w:trHeight w:val="147"/>
          <w:del w:id="132"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63CFCD55" w14:textId="77777777" w:rsidR="00FB05F6" w:rsidRDefault="00623B46">
            <w:pPr>
              <w:widowControl w:val="0"/>
              <w:spacing w:before="60"/>
              <w:jc w:val="both"/>
              <w:rPr>
                <w:del w:id="133" w:author="NAZ, Mamoona (OLDHAM MEDICAL SERVICES)" w:date="2026-09-22T12:22:00Z" w16du:dateUtc="2026-09-22T16:22:00Z"/>
                <w:rFonts w:ascii="Times New Roman" w:eastAsia="Times New Roman" w:hAnsi="Times New Roman"/>
              </w:rPr>
            </w:pPr>
            <w:del w:id="134" w:author="NAZ, Mamoona (OLDHAM MEDICAL SERVICES)" w:date="2026-09-22T12:22:00Z" w16du:dateUtc="2026-09-22T16:22:00Z">
              <w:r>
                <w:rPr>
                  <w:rFonts w:ascii="Times New Roman" w:eastAsia="Times New Roman" w:hAnsi="Times New Roman"/>
                </w:rPr>
                <w:delText>ФИО руководителя</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36051843" w14:textId="77777777" w:rsidR="00FB05F6" w:rsidRDefault="00FB05F6">
            <w:pPr>
              <w:widowControl w:val="0"/>
              <w:rPr>
                <w:del w:id="135" w:author="NAZ, Mamoona (OLDHAM MEDICAL SERVICES)" w:date="2026-09-22T12:22:00Z" w16du:dateUtc="2026-09-22T16:22:00Z"/>
                <w:rFonts w:ascii="Times New Roman" w:eastAsia="Calibri" w:hAnsi="Times New Roman"/>
              </w:rPr>
            </w:pPr>
          </w:p>
        </w:tc>
      </w:tr>
      <w:tr w:rsidR="00FB05F6" w14:paraId="4A6BF3DA" w14:textId="77777777">
        <w:trPr>
          <w:trHeight w:val="81"/>
          <w:del w:id="136"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6A0BE3E0" w14:textId="77777777" w:rsidR="00FB05F6" w:rsidRDefault="00623B46">
            <w:pPr>
              <w:widowControl w:val="0"/>
              <w:spacing w:before="60"/>
              <w:jc w:val="both"/>
              <w:rPr>
                <w:del w:id="137" w:author="NAZ, Mamoona (OLDHAM MEDICAL SERVICES)" w:date="2026-09-22T12:22:00Z" w16du:dateUtc="2026-09-22T16:22:00Z"/>
                <w:rFonts w:ascii="Times New Roman" w:eastAsia="Times New Roman" w:hAnsi="Times New Roman"/>
              </w:rPr>
            </w:pPr>
            <w:del w:id="138" w:author="NAZ, Mamoona (OLDHAM MEDICAL SERVICES)" w:date="2026-09-22T12:22:00Z" w16du:dateUtc="2026-09-22T16:22:00Z">
              <w:r>
                <w:rPr>
                  <w:rFonts w:ascii="Times New Roman" w:eastAsia="Times New Roman" w:hAnsi="Times New Roman"/>
                </w:rPr>
                <w:delText>Должность руководителя</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65320162" w14:textId="77777777" w:rsidR="00FB05F6" w:rsidRDefault="00FB05F6">
            <w:pPr>
              <w:widowControl w:val="0"/>
              <w:rPr>
                <w:del w:id="139" w:author="NAZ, Mamoona (OLDHAM MEDICAL SERVICES)" w:date="2026-09-22T12:22:00Z" w16du:dateUtc="2026-09-22T16:22:00Z"/>
                <w:rFonts w:ascii="Times New Roman" w:eastAsia="Calibri" w:hAnsi="Times New Roman"/>
              </w:rPr>
            </w:pPr>
          </w:p>
        </w:tc>
      </w:tr>
      <w:tr w:rsidR="00FB05F6" w14:paraId="1FD0181B" w14:textId="77777777">
        <w:trPr>
          <w:trHeight w:val="64"/>
          <w:del w:id="140"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2A76D793" w14:textId="77777777" w:rsidR="00FB05F6" w:rsidRDefault="00623B46">
            <w:pPr>
              <w:widowControl w:val="0"/>
              <w:spacing w:before="60"/>
              <w:jc w:val="both"/>
              <w:rPr>
                <w:del w:id="141" w:author="NAZ, Mamoona (OLDHAM MEDICAL SERVICES)" w:date="2026-09-22T12:22:00Z" w16du:dateUtc="2026-09-22T16:22:00Z"/>
                <w:rFonts w:ascii="Times New Roman" w:eastAsia="Times New Roman" w:hAnsi="Times New Roman"/>
              </w:rPr>
            </w:pPr>
            <w:del w:id="142" w:author="NAZ, Mamoona (OLDHAM MEDICAL SERVICES)" w:date="2026-09-22T12:22:00Z" w16du:dateUtc="2026-09-22T16:22:00Z">
              <w:r>
                <w:rPr>
                  <w:rFonts w:ascii="Times New Roman" w:eastAsia="Times New Roman" w:hAnsi="Times New Roman"/>
                </w:rPr>
                <w:delText>Контактный телефон руководителя</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2C38F307" w14:textId="77777777" w:rsidR="00FB05F6" w:rsidRDefault="00623B46">
            <w:pPr>
              <w:widowControl w:val="0"/>
              <w:rPr>
                <w:del w:id="143" w:author="NAZ, Mamoona (OLDHAM MEDICAL SERVICES)" w:date="2026-09-22T12:22:00Z" w16du:dateUtc="2026-09-22T16:22:00Z"/>
                <w:rFonts w:ascii="Times New Roman" w:eastAsia="Calibri" w:hAnsi="Times New Roman"/>
              </w:rPr>
            </w:pPr>
            <w:del w:id="144" w:author="NAZ, Mamoona (OLDHAM MEDICAL SERVICES)" w:date="2026-09-22T12:22:00Z" w16du:dateUtc="2026-09-22T16:22:00Z">
              <w:r>
                <w:rPr>
                  <w:rFonts w:ascii="Times New Roman" w:eastAsia="Calibri" w:hAnsi="Times New Roman"/>
                </w:rPr>
                <w:delText>+7(_ _ _) _ _ _ - _ _ - _ _</w:delText>
              </w:r>
            </w:del>
          </w:p>
        </w:tc>
      </w:tr>
      <w:tr w:rsidR="00FB05F6" w14:paraId="6FCFB4ED" w14:textId="77777777">
        <w:trPr>
          <w:trHeight w:val="258"/>
          <w:del w:id="145"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0D397F01" w14:textId="77777777" w:rsidR="00FB05F6" w:rsidRDefault="00623B46">
            <w:pPr>
              <w:widowControl w:val="0"/>
              <w:spacing w:before="60"/>
              <w:jc w:val="both"/>
              <w:rPr>
                <w:del w:id="146" w:author="NAZ, Mamoona (OLDHAM MEDICAL SERVICES)" w:date="2026-09-22T12:22:00Z" w16du:dateUtc="2026-09-22T16:22:00Z"/>
                <w:rFonts w:ascii="Times New Roman" w:eastAsia="Times New Roman" w:hAnsi="Times New Roman"/>
              </w:rPr>
            </w:pPr>
            <w:del w:id="147" w:author="NAZ, Mamoona (OLDHAM MEDICAL SERVICES)" w:date="2026-09-22T12:22:00Z" w16du:dateUtc="2026-09-22T16:22:00Z">
              <w:r>
                <w:rPr>
                  <w:rFonts w:ascii="Times New Roman" w:eastAsia="Times New Roman" w:hAnsi="Times New Roman"/>
                </w:rPr>
                <w:delText>Электронная почта руководителя</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71CA0FDE" w14:textId="77777777" w:rsidR="00FB05F6" w:rsidRDefault="00FB05F6">
            <w:pPr>
              <w:widowControl w:val="0"/>
              <w:rPr>
                <w:del w:id="148" w:author="NAZ, Mamoona (OLDHAM MEDICAL SERVICES)" w:date="2026-09-22T12:22:00Z" w16du:dateUtc="2026-09-22T16:22:00Z"/>
                <w:rFonts w:ascii="Times New Roman" w:eastAsia="Calibri" w:hAnsi="Times New Roman"/>
              </w:rPr>
            </w:pPr>
          </w:p>
        </w:tc>
      </w:tr>
      <w:tr w:rsidR="00FB05F6" w14:paraId="0CEECAD3" w14:textId="77777777">
        <w:trPr>
          <w:trHeight w:val="550"/>
          <w:del w:id="149"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0E5CDCEA" w14:textId="77777777" w:rsidR="00FB05F6" w:rsidRDefault="00623B46">
            <w:pPr>
              <w:widowControl w:val="0"/>
              <w:spacing w:before="60"/>
              <w:rPr>
                <w:del w:id="150" w:author="NAZ, Mamoona (OLDHAM MEDICAL SERVICES)" w:date="2026-09-22T12:22:00Z" w16du:dateUtc="2026-09-22T16:22:00Z"/>
                <w:rFonts w:ascii="Times New Roman" w:eastAsia="Times New Roman" w:hAnsi="Times New Roman"/>
              </w:rPr>
            </w:pPr>
            <w:del w:id="151" w:author="NAZ, Mamoona (OLDHAM MEDICAL SERVICES)" w:date="2026-09-22T12:22:00Z" w16du:dateUtc="2026-09-22T16:22:00Z">
              <w:r>
                <w:rPr>
                  <w:rFonts w:ascii="Times New Roman" w:eastAsia="Times New Roman" w:hAnsi="Times New Roman"/>
                </w:rPr>
                <w:delText>ФИО ответственного за проект и подготовку отчетности по проекту</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1B93B761" w14:textId="77777777" w:rsidR="00FB05F6" w:rsidRDefault="00FB05F6">
            <w:pPr>
              <w:widowControl w:val="0"/>
              <w:jc w:val="both"/>
              <w:rPr>
                <w:del w:id="152" w:author="NAZ, Mamoona (OLDHAM MEDICAL SERVICES)" w:date="2026-09-22T12:22:00Z" w16du:dateUtc="2026-09-22T16:22:00Z"/>
                <w:rFonts w:ascii="Times New Roman" w:eastAsia="Times New Roman" w:hAnsi="Times New Roman"/>
                <w:bCs/>
                <w:i/>
                <w:lang w:eastAsia="ru-RU"/>
              </w:rPr>
            </w:pPr>
          </w:p>
        </w:tc>
      </w:tr>
      <w:tr w:rsidR="00FB05F6" w14:paraId="5F36ADE1" w14:textId="77777777">
        <w:trPr>
          <w:trHeight w:val="418"/>
          <w:del w:id="153"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3FE7B82D" w14:textId="77777777" w:rsidR="00FB05F6" w:rsidRDefault="00623B46">
            <w:pPr>
              <w:widowControl w:val="0"/>
              <w:spacing w:before="60"/>
              <w:jc w:val="both"/>
              <w:rPr>
                <w:del w:id="154" w:author="NAZ, Mamoona (OLDHAM MEDICAL SERVICES)" w:date="2026-09-22T12:22:00Z" w16du:dateUtc="2026-09-22T16:22:00Z"/>
                <w:rFonts w:ascii="Times New Roman" w:eastAsia="Times New Roman" w:hAnsi="Times New Roman"/>
              </w:rPr>
            </w:pPr>
            <w:del w:id="155" w:author="NAZ, Mamoona (OLDHAM MEDICAL SERVICES)" w:date="2026-09-22T12:22:00Z" w16du:dateUtc="2026-09-22T16:22:00Z">
              <w:r>
                <w:rPr>
                  <w:rFonts w:ascii="Times New Roman" w:eastAsia="Times New Roman" w:hAnsi="Times New Roman"/>
                </w:rPr>
                <w:delText>Должность ответственного за проект и подготовку отчетности по проекту</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379160AD" w14:textId="77777777" w:rsidR="00FB05F6" w:rsidRDefault="00FB05F6">
            <w:pPr>
              <w:widowControl w:val="0"/>
              <w:jc w:val="both"/>
              <w:rPr>
                <w:del w:id="156" w:author="NAZ, Mamoona (OLDHAM MEDICAL SERVICES)" w:date="2026-09-22T12:22:00Z" w16du:dateUtc="2026-09-22T16:22:00Z"/>
                <w:rFonts w:ascii="Times New Roman" w:eastAsia="Times New Roman" w:hAnsi="Times New Roman"/>
                <w:bCs/>
                <w:i/>
                <w:lang w:eastAsia="ru-RU"/>
              </w:rPr>
            </w:pPr>
          </w:p>
        </w:tc>
      </w:tr>
      <w:tr w:rsidR="00FB05F6" w14:paraId="44261081" w14:textId="77777777">
        <w:trPr>
          <w:trHeight w:val="370"/>
          <w:del w:id="157"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4FB97332" w14:textId="77777777" w:rsidR="00FB05F6" w:rsidRDefault="00623B46">
            <w:pPr>
              <w:widowControl w:val="0"/>
              <w:spacing w:before="60"/>
              <w:jc w:val="both"/>
              <w:rPr>
                <w:del w:id="158" w:author="NAZ, Mamoona (OLDHAM MEDICAL SERVICES)" w:date="2026-09-22T12:22:00Z" w16du:dateUtc="2026-09-22T16:22:00Z"/>
                <w:rFonts w:ascii="Times New Roman" w:eastAsia="Times New Roman" w:hAnsi="Times New Roman"/>
              </w:rPr>
            </w:pPr>
            <w:del w:id="159" w:author="NAZ, Mamoona (OLDHAM MEDICAL SERVICES)" w:date="2026-09-22T12:22:00Z" w16du:dateUtc="2026-09-22T16:22:00Z">
              <w:r>
                <w:rPr>
                  <w:rFonts w:ascii="Times New Roman" w:eastAsia="Times New Roman" w:hAnsi="Times New Roman"/>
                </w:rPr>
                <w:delText>Контактный телефон ответственного за проект и подготовку отчетности по проекту</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18851291" w14:textId="77777777" w:rsidR="00FB05F6" w:rsidRDefault="00623B46">
            <w:pPr>
              <w:widowControl w:val="0"/>
              <w:jc w:val="both"/>
              <w:rPr>
                <w:del w:id="160" w:author="NAZ, Mamoona (OLDHAM MEDICAL SERVICES)" w:date="2026-09-22T12:22:00Z" w16du:dateUtc="2026-09-22T16:22:00Z"/>
                <w:rFonts w:ascii="Times New Roman" w:eastAsia="Times New Roman" w:hAnsi="Times New Roman"/>
                <w:bCs/>
                <w:i/>
                <w:lang w:eastAsia="ru-RU"/>
              </w:rPr>
            </w:pPr>
            <w:del w:id="161" w:author="NAZ, Mamoona (OLDHAM MEDICAL SERVICES)" w:date="2026-09-22T12:22:00Z" w16du:dateUtc="2026-09-22T16:22:00Z">
              <w:r>
                <w:rPr>
                  <w:rFonts w:ascii="Times New Roman" w:eastAsia="Calibri" w:hAnsi="Times New Roman"/>
                </w:rPr>
                <w:delText>+7(_ _ _) _ _ _ - _ _ - _ _</w:delText>
              </w:r>
            </w:del>
          </w:p>
        </w:tc>
      </w:tr>
      <w:tr w:rsidR="00FB05F6" w14:paraId="60D05E43" w14:textId="77777777">
        <w:trPr>
          <w:trHeight w:val="307"/>
          <w:del w:id="162"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0353F7D0" w14:textId="77777777" w:rsidR="00FB05F6" w:rsidRDefault="00623B46">
            <w:pPr>
              <w:widowControl w:val="0"/>
              <w:spacing w:before="60"/>
              <w:jc w:val="both"/>
              <w:rPr>
                <w:del w:id="163" w:author="NAZ, Mamoona (OLDHAM MEDICAL SERVICES)" w:date="2026-09-22T12:22:00Z" w16du:dateUtc="2026-09-22T16:22:00Z"/>
                <w:rFonts w:ascii="Times New Roman" w:eastAsia="Times New Roman" w:hAnsi="Times New Roman"/>
              </w:rPr>
            </w:pPr>
            <w:del w:id="164" w:author="NAZ, Mamoona (OLDHAM MEDICAL SERVICES)" w:date="2026-09-22T12:22:00Z" w16du:dateUtc="2026-09-22T16:22:00Z">
              <w:r>
                <w:rPr>
                  <w:rFonts w:ascii="Times New Roman" w:eastAsia="Times New Roman" w:hAnsi="Times New Roman"/>
                </w:rPr>
                <w:delText>Электронная почта ответственного за проект</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47569CF6" w14:textId="77777777" w:rsidR="00FB05F6" w:rsidRDefault="00FB05F6">
            <w:pPr>
              <w:widowControl w:val="0"/>
              <w:rPr>
                <w:del w:id="165" w:author="NAZ, Mamoona (OLDHAM MEDICAL SERVICES)" w:date="2026-09-22T12:22:00Z" w16du:dateUtc="2026-09-22T16:22:00Z"/>
                <w:rFonts w:ascii="Times New Roman" w:eastAsia="Calibri" w:hAnsi="Times New Roman"/>
              </w:rPr>
            </w:pPr>
          </w:p>
        </w:tc>
      </w:tr>
    </w:tbl>
    <w:p w14:paraId="34BD1977" w14:textId="77777777" w:rsidR="00FB05F6" w:rsidRDefault="00FB05F6">
      <w:pPr>
        <w:spacing w:before="60"/>
        <w:ind w:left="284"/>
        <w:jc w:val="both"/>
        <w:rPr>
          <w:del w:id="166" w:author="NAZ, Mamoona (OLDHAM MEDICAL SERVICES)" w:date="2026-09-22T12:22:00Z" w16du:dateUtc="2026-09-22T16:22:00Z"/>
          <w:rFonts w:ascii="Times New Roman" w:eastAsia="Times New Roman" w:hAnsi="Times New Roman"/>
          <w:sz w:val="16"/>
          <w:szCs w:val="16"/>
          <w:lang w:eastAsia="ru-RU"/>
        </w:rPr>
      </w:pPr>
    </w:p>
    <w:p w14:paraId="5586BE00" w14:textId="77777777" w:rsidR="00FB05F6" w:rsidRDefault="00623B46">
      <w:pPr>
        <w:spacing w:before="60"/>
        <w:jc w:val="both"/>
        <w:rPr>
          <w:del w:id="167" w:author="NAZ, Mamoona (OLDHAM MEDICAL SERVICES)" w:date="2026-09-22T12:22:00Z" w16du:dateUtc="2026-09-22T16:22:00Z"/>
          <w:rFonts w:ascii="Times New Roman" w:eastAsia="Times New Roman" w:hAnsi="Times New Roman"/>
          <w:b/>
          <w:lang w:eastAsia="ru-RU"/>
        </w:rPr>
      </w:pPr>
      <w:del w:id="168" w:author="NAZ, Mamoona (OLDHAM MEDICAL SERVICES)" w:date="2026-09-22T12:22:00Z" w16du:dateUtc="2026-09-22T16:22:00Z">
        <w:r>
          <w:rPr>
            <w:rFonts w:ascii="Times New Roman" w:eastAsia="Times New Roman" w:hAnsi="Times New Roman"/>
            <w:b/>
            <w:lang w:eastAsia="ru-RU"/>
          </w:rPr>
          <w:delText>6.</w:delText>
        </w:r>
        <w:r>
          <w:rPr>
            <w:rFonts w:ascii="Times New Roman" w:eastAsia="Times New Roman" w:hAnsi="Times New Roman"/>
            <w:b/>
            <w:lang w:eastAsia="ru-RU"/>
          </w:rPr>
          <w:tab/>
          <w:delText>Реквизиты организации - заявителя</w:delText>
        </w:r>
      </w:del>
    </w:p>
    <w:tbl>
      <w:tblPr>
        <w:tblW w:w="9464" w:type="dxa"/>
        <w:tblLayout w:type="fixed"/>
        <w:tblLook w:val="04A0" w:firstRow="1" w:lastRow="0" w:firstColumn="1" w:lastColumn="0" w:noHBand="0" w:noVBand="1"/>
      </w:tblPr>
      <w:tblGrid>
        <w:gridCol w:w="4783"/>
        <w:gridCol w:w="4681"/>
      </w:tblGrid>
      <w:tr w:rsidR="00FB05F6" w14:paraId="32ADBF87" w14:textId="77777777">
        <w:trPr>
          <w:trHeight w:val="282"/>
          <w:del w:id="169"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2D33E2B0" w14:textId="77777777" w:rsidR="00FB05F6" w:rsidRDefault="00623B46">
            <w:pPr>
              <w:widowControl w:val="0"/>
              <w:rPr>
                <w:del w:id="170" w:author="NAZ, Mamoona (OLDHAM MEDICAL SERVICES)" w:date="2026-09-22T12:22:00Z" w16du:dateUtc="2026-09-22T16:22:00Z"/>
                <w:rFonts w:ascii="Times New Roman" w:eastAsia="Calibri" w:hAnsi="Times New Roman"/>
              </w:rPr>
            </w:pPr>
            <w:del w:id="171" w:author="NAZ, Mamoona (OLDHAM MEDICAL SERVICES)" w:date="2026-09-22T12:22:00Z" w16du:dateUtc="2026-09-22T16:22:00Z">
              <w:r>
                <w:rPr>
                  <w:rFonts w:ascii="Times New Roman" w:eastAsia="Calibri" w:hAnsi="Times New Roman"/>
                </w:rPr>
                <w:delText>Наименование банка</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3A8C47DD" w14:textId="77777777" w:rsidR="00FB05F6" w:rsidRDefault="00FB05F6">
            <w:pPr>
              <w:widowControl w:val="0"/>
              <w:rPr>
                <w:del w:id="172" w:author="NAZ, Mamoona (OLDHAM MEDICAL SERVICES)" w:date="2026-09-22T12:22:00Z" w16du:dateUtc="2026-09-22T16:22:00Z"/>
                <w:rFonts w:ascii="Times New Roman" w:eastAsia="Calibri" w:hAnsi="Times New Roman"/>
              </w:rPr>
            </w:pPr>
          </w:p>
        </w:tc>
      </w:tr>
      <w:tr w:rsidR="00FB05F6" w14:paraId="4914017E" w14:textId="77777777">
        <w:trPr>
          <w:trHeight w:val="291"/>
          <w:del w:id="173"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4E997A81" w14:textId="77777777" w:rsidR="00FB05F6" w:rsidRDefault="00623B46">
            <w:pPr>
              <w:widowControl w:val="0"/>
              <w:rPr>
                <w:del w:id="174" w:author="NAZ, Mamoona (OLDHAM MEDICAL SERVICES)" w:date="2026-09-22T12:22:00Z" w16du:dateUtc="2026-09-22T16:22:00Z"/>
                <w:rFonts w:ascii="Times New Roman" w:eastAsia="Calibri" w:hAnsi="Times New Roman"/>
              </w:rPr>
            </w:pPr>
            <w:del w:id="175" w:author="NAZ, Mamoona (OLDHAM MEDICAL SERVICES)" w:date="2026-09-22T12:22:00Z" w16du:dateUtc="2026-09-22T16:22:00Z">
              <w:r>
                <w:rPr>
                  <w:rFonts w:ascii="Times New Roman" w:eastAsia="Calibri" w:hAnsi="Times New Roman"/>
                </w:rPr>
                <w:delText>Номер расчетного счета</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70FD863F" w14:textId="77777777" w:rsidR="00FB05F6" w:rsidRDefault="00FB05F6">
            <w:pPr>
              <w:widowControl w:val="0"/>
              <w:rPr>
                <w:del w:id="176" w:author="NAZ, Mamoona (OLDHAM MEDICAL SERVICES)" w:date="2026-09-22T12:22:00Z" w16du:dateUtc="2026-09-22T16:22:00Z"/>
                <w:rFonts w:ascii="Times New Roman" w:eastAsia="Calibri" w:hAnsi="Times New Roman"/>
              </w:rPr>
            </w:pPr>
          </w:p>
        </w:tc>
      </w:tr>
      <w:tr w:rsidR="00FB05F6" w14:paraId="19110EF6" w14:textId="77777777">
        <w:trPr>
          <w:trHeight w:val="270"/>
          <w:del w:id="177"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1F8A1A1D" w14:textId="77777777" w:rsidR="00FB05F6" w:rsidRDefault="00623B46">
            <w:pPr>
              <w:widowControl w:val="0"/>
              <w:rPr>
                <w:del w:id="178" w:author="NAZ, Mamoona (OLDHAM MEDICAL SERVICES)" w:date="2026-09-22T12:22:00Z" w16du:dateUtc="2026-09-22T16:22:00Z"/>
                <w:rFonts w:ascii="Times New Roman" w:eastAsia="Calibri" w:hAnsi="Times New Roman"/>
              </w:rPr>
            </w:pPr>
            <w:del w:id="179" w:author="NAZ, Mamoona (OLDHAM MEDICAL SERVICES)" w:date="2026-09-22T12:22:00Z" w16du:dateUtc="2026-09-22T16:22:00Z">
              <w:r>
                <w:rPr>
                  <w:rFonts w:ascii="Times New Roman" w:eastAsia="Calibri" w:hAnsi="Times New Roman"/>
                </w:rPr>
                <w:delText>ИНН</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10188E20" w14:textId="77777777" w:rsidR="00FB05F6" w:rsidRDefault="00FB05F6">
            <w:pPr>
              <w:widowControl w:val="0"/>
              <w:rPr>
                <w:del w:id="180" w:author="NAZ, Mamoona (OLDHAM MEDICAL SERVICES)" w:date="2026-09-22T12:22:00Z" w16du:dateUtc="2026-09-22T16:22:00Z"/>
                <w:rFonts w:ascii="Times New Roman" w:eastAsia="Calibri" w:hAnsi="Times New Roman"/>
              </w:rPr>
            </w:pPr>
          </w:p>
        </w:tc>
      </w:tr>
      <w:tr w:rsidR="00FB05F6" w14:paraId="39FB447B" w14:textId="77777777">
        <w:trPr>
          <w:trHeight w:val="234"/>
          <w:del w:id="181"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3E77A2B9" w14:textId="77777777" w:rsidR="00FB05F6" w:rsidRDefault="00623B46">
            <w:pPr>
              <w:widowControl w:val="0"/>
              <w:rPr>
                <w:del w:id="182" w:author="NAZ, Mamoona (OLDHAM MEDICAL SERVICES)" w:date="2026-09-22T12:22:00Z" w16du:dateUtc="2026-09-22T16:22:00Z"/>
                <w:rFonts w:ascii="Times New Roman" w:eastAsia="Calibri" w:hAnsi="Times New Roman"/>
              </w:rPr>
            </w:pPr>
            <w:del w:id="183" w:author="NAZ, Mamoona (OLDHAM MEDICAL SERVICES)" w:date="2026-09-22T12:22:00Z" w16du:dateUtc="2026-09-22T16:22:00Z">
              <w:r>
                <w:rPr>
                  <w:rFonts w:ascii="Times New Roman" w:eastAsia="Calibri" w:hAnsi="Times New Roman"/>
                </w:rPr>
                <w:delText>БИК</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0EAA6542" w14:textId="77777777" w:rsidR="00FB05F6" w:rsidRDefault="00FB05F6">
            <w:pPr>
              <w:widowControl w:val="0"/>
              <w:rPr>
                <w:del w:id="184" w:author="NAZ, Mamoona (OLDHAM MEDICAL SERVICES)" w:date="2026-09-22T12:22:00Z" w16du:dateUtc="2026-09-22T16:22:00Z"/>
                <w:rFonts w:ascii="Times New Roman" w:eastAsia="Calibri" w:hAnsi="Times New Roman"/>
              </w:rPr>
            </w:pPr>
          </w:p>
        </w:tc>
      </w:tr>
      <w:tr w:rsidR="00FB05F6" w14:paraId="417FAB1F" w14:textId="77777777">
        <w:trPr>
          <w:trHeight w:val="253"/>
          <w:del w:id="185"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777F02AA" w14:textId="77777777" w:rsidR="00FB05F6" w:rsidRDefault="00623B46">
            <w:pPr>
              <w:widowControl w:val="0"/>
              <w:tabs>
                <w:tab w:val="center" w:pos="1451"/>
              </w:tabs>
              <w:rPr>
                <w:del w:id="186" w:author="NAZ, Mamoona (OLDHAM MEDICAL SERVICES)" w:date="2026-09-22T12:22:00Z" w16du:dateUtc="2026-09-22T16:22:00Z"/>
                <w:rFonts w:ascii="Times New Roman" w:eastAsia="Calibri" w:hAnsi="Times New Roman"/>
              </w:rPr>
            </w:pPr>
            <w:del w:id="187" w:author="NAZ, Mamoona (OLDHAM MEDICAL SERVICES)" w:date="2026-09-22T12:22:00Z" w16du:dateUtc="2026-09-22T16:22:00Z">
              <w:r>
                <w:rPr>
                  <w:rFonts w:ascii="Times New Roman" w:eastAsia="Calibri" w:hAnsi="Times New Roman"/>
                </w:rPr>
                <w:delText>КПП</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5E9627BF" w14:textId="77777777" w:rsidR="00FB05F6" w:rsidRDefault="00FB05F6">
            <w:pPr>
              <w:widowControl w:val="0"/>
              <w:rPr>
                <w:del w:id="188" w:author="NAZ, Mamoona (OLDHAM MEDICAL SERVICES)" w:date="2026-09-22T12:22:00Z" w16du:dateUtc="2026-09-22T16:22:00Z"/>
                <w:rFonts w:ascii="Times New Roman" w:eastAsia="Calibri" w:hAnsi="Times New Roman"/>
              </w:rPr>
            </w:pPr>
          </w:p>
        </w:tc>
      </w:tr>
      <w:tr w:rsidR="00FB05F6" w14:paraId="19339364" w14:textId="77777777">
        <w:trPr>
          <w:trHeight w:val="232"/>
          <w:del w:id="189"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59D48AD8" w14:textId="77777777" w:rsidR="00FB05F6" w:rsidRDefault="00623B46">
            <w:pPr>
              <w:widowControl w:val="0"/>
              <w:rPr>
                <w:del w:id="190" w:author="NAZ, Mamoona (OLDHAM MEDICAL SERVICES)" w:date="2026-09-22T12:22:00Z" w16du:dateUtc="2026-09-22T16:22:00Z"/>
                <w:rFonts w:ascii="Times New Roman" w:eastAsia="Calibri" w:hAnsi="Times New Roman"/>
              </w:rPr>
            </w:pPr>
            <w:del w:id="191" w:author="NAZ, Mamoona (OLDHAM MEDICAL SERVICES)" w:date="2026-09-22T12:22:00Z" w16du:dateUtc="2026-09-22T16:22:00Z">
              <w:r>
                <w:rPr>
                  <w:rFonts w:ascii="Times New Roman" w:eastAsia="Calibri" w:hAnsi="Times New Roman"/>
                </w:rPr>
                <w:delText>ОГРН</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49DF5E5B" w14:textId="77777777" w:rsidR="00FB05F6" w:rsidRDefault="00FB05F6">
            <w:pPr>
              <w:widowControl w:val="0"/>
              <w:rPr>
                <w:del w:id="192" w:author="NAZ, Mamoona (OLDHAM MEDICAL SERVICES)" w:date="2026-09-22T12:22:00Z" w16du:dateUtc="2026-09-22T16:22:00Z"/>
                <w:rFonts w:ascii="Times New Roman" w:eastAsia="Calibri" w:hAnsi="Times New Roman"/>
              </w:rPr>
            </w:pPr>
          </w:p>
        </w:tc>
      </w:tr>
      <w:tr w:rsidR="00FB05F6" w14:paraId="0C504020" w14:textId="77777777">
        <w:trPr>
          <w:trHeight w:val="252"/>
          <w:del w:id="193"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6AAA1DFF" w14:textId="77777777" w:rsidR="00FB05F6" w:rsidRDefault="00623B46">
            <w:pPr>
              <w:widowControl w:val="0"/>
              <w:rPr>
                <w:del w:id="194" w:author="NAZ, Mamoona (OLDHAM MEDICAL SERVICES)" w:date="2026-09-22T12:22:00Z" w16du:dateUtc="2026-09-22T16:22:00Z"/>
                <w:rFonts w:ascii="Times New Roman" w:eastAsia="Calibri" w:hAnsi="Times New Roman"/>
              </w:rPr>
            </w:pPr>
            <w:del w:id="195" w:author="NAZ, Mamoona (OLDHAM MEDICAL SERVICES)" w:date="2026-09-22T12:22:00Z" w16du:dateUtc="2026-09-22T16:22:00Z">
              <w:r>
                <w:rPr>
                  <w:rFonts w:ascii="Times New Roman" w:eastAsia="Calibri" w:hAnsi="Times New Roman"/>
                </w:rPr>
                <w:delText>ОКПО</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1B4DA218" w14:textId="77777777" w:rsidR="00FB05F6" w:rsidRDefault="00FB05F6">
            <w:pPr>
              <w:widowControl w:val="0"/>
              <w:rPr>
                <w:del w:id="196" w:author="NAZ, Mamoona (OLDHAM MEDICAL SERVICES)" w:date="2026-09-22T12:22:00Z" w16du:dateUtc="2026-09-22T16:22:00Z"/>
                <w:rFonts w:ascii="Times New Roman" w:eastAsia="Calibri" w:hAnsi="Times New Roman"/>
              </w:rPr>
            </w:pPr>
          </w:p>
        </w:tc>
      </w:tr>
      <w:tr w:rsidR="00FB05F6" w14:paraId="79EF70CE" w14:textId="77777777">
        <w:trPr>
          <w:trHeight w:val="229"/>
          <w:del w:id="197"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7DB8B116" w14:textId="77777777" w:rsidR="00FB05F6" w:rsidRDefault="00623B46">
            <w:pPr>
              <w:widowControl w:val="0"/>
              <w:rPr>
                <w:del w:id="198" w:author="NAZ, Mamoona (OLDHAM MEDICAL SERVICES)" w:date="2026-09-22T12:22:00Z" w16du:dateUtc="2026-09-22T16:22:00Z"/>
                <w:rFonts w:ascii="Times New Roman" w:eastAsia="Calibri" w:hAnsi="Times New Roman"/>
              </w:rPr>
            </w:pPr>
            <w:del w:id="199" w:author="NAZ, Mamoona (OLDHAM MEDICAL SERVICES)" w:date="2026-09-22T12:22:00Z" w16du:dateUtc="2026-09-22T16:22:00Z">
              <w:r>
                <w:rPr>
                  <w:rFonts w:ascii="Times New Roman" w:eastAsia="Calibri" w:hAnsi="Times New Roman"/>
                </w:rPr>
                <w:delText>Номер корреспондентского счета</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316E924D" w14:textId="77777777" w:rsidR="00FB05F6" w:rsidRDefault="00FB05F6">
            <w:pPr>
              <w:widowControl w:val="0"/>
              <w:rPr>
                <w:del w:id="200" w:author="NAZ, Mamoona (OLDHAM MEDICAL SERVICES)" w:date="2026-09-22T12:22:00Z" w16du:dateUtc="2026-09-22T16:22:00Z"/>
                <w:rFonts w:ascii="Times New Roman" w:eastAsia="Calibri" w:hAnsi="Times New Roman"/>
              </w:rPr>
            </w:pPr>
          </w:p>
        </w:tc>
      </w:tr>
      <w:tr w:rsidR="00FB05F6" w14:paraId="0C0168DA" w14:textId="77777777">
        <w:trPr>
          <w:trHeight w:val="267"/>
          <w:del w:id="201"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71C7910F" w14:textId="77777777" w:rsidR="00FB05F6" w:rsidRDefault="00623B46">
            <w:pPr>
              <w:widowControl w:val="0"/>
              <w:rPr>
                <w:del w:id="202" w:author="NAZ, Mamoona (OLDHAM MEDICAL SERVICES)" w:date="2026-09-22T12:22:00Z" w16du:dateUtc="2026-09-22T16:22:00Z"/>
                <w:rFonts w:ascii="Times New Roman" w:eastAsia="Calibri" w:hAnsi="Times New Roman"/>
              </w:rPr>
            </w:pPr>
            <w:del w:id="203" w:author="NAZ, Mamoona (OLDHAM MEDICAL SERVICES)" w:date="2026-09-22T12:22:00Z" w16du:dateUtc="2026-09-22T16:22:00Z">
              <w:r>
                <w:rPr>
                  <w:rFonts w:ascii="Times New Roman" w:eastAsia="Calibri" w:hAnsi="Times New Roman"/>
                </w:rPr>
                <w:delText>Юридический адрес</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1014E0D1" w14:textId="77777777" w:rsidR="00FB05F6" w:rsidRDefault="00FB05F6">
            <w:pPr>
              <w:widowControl w:val="0"/>
              <w:rPr>
                <w:del w:id="204" w:author="NAZ, Mamoona (OLDHAM MEDICAL SERVICES)" w:date="2026-09-22T12:22:00Z" w16du:dateUtc="2026-09-22T16:22:00Z"/>
                <w:rFonts w:ascii="Times New Roman" w:eastAsia="Calibri" w:hAnsi="Times New Roman"/>
              </w:rPr>
            </w:pPr>
          </w:p>
        </w:tc>
      </w:tr>
      <w:tr w:rsidR="00FB05F6" w14:paraId="290817F1" w14:textId="77777777">
        <w:trPr>
          <w:trHeight w:val="235"/>
          <w:del w:id="205"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2D202C24" w14:textId="77777777" w:rsidR="00FB05F6" w:rsidRDefault="00623B46">
            <w:pPr>
              <w:widowControl w:val="0"/>
              <w:rPr>
                <w:del w:id="206" w:author="NAZ, Mamoona (OLDHAM MEDICAL SERVICES)" w:date="2026-09-22T12:22:00Z" w16du:dateUtc="2026-09-22T16:22:00Z"/>
                <w:rFonts w:ascii="Times New Roman" w:eastAsia="Calibri" w:hAnsi="Times New Roman"/>
              </w:rPr>
            </w:pPr>
            <w:del w:id="207" w:author="NAZ, Mamoona (OLDHAM MEDICAL SERVICES)" w:date="2026-09-22T12:22:00Z" w16du:dateUtc="2026-09-22T16:22:00Z">
              <w:r>
                <w:rPr>
                  <w:rFonts w:ascii="Times New Roman" w:eastAsia="Calibri" w:hAnsi="Times New Roman"/>
                </w:rPr>
                <w:delText>Фактический адрес</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464A3CB7" w14:textId="77777777" w:rsidR="00FB05F6" w:rsidRDefault="00FB05F6">
            <w:pPr>
              <w:widowControl w:val="0"/>
              <w:rPr>
                <w:del w:id="208" w:author="NAZ, Mamoona (OLDHAM MEDICAL SERVICES)" w:date="2026-09-22T12:22:00Z" w16du:dateUtc="2026-09-22T16:22:00Z"/>
                <w:rFonts w:ascii="Times New Roman" w:eastAsia="Calibri" w:hAnsi="Times New Roman"/>
              </w:rPr>
            </w:pPr>
          </w:p>
        </w:tc>
      </w:tr>
      <w:tr w:rsidR="00FB05F6" w14:paraId="5A972668" w14:textId="77777777">
        <w:trPr>
          <w:trHeight w:val="246"/>
          <w:del w:id="209"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368B3BC3" w14:textId="77777777" w:rsidR="00FB05F6" w:rsidRDefault="00623B46">
            <w:pPr>
              <w:widowControl w:val="0"/>
              <w:rPr>
                <w:del w:id="210" w:author="NAZ, Mamoona (OLDHAM MEDICAL SERVICES)" w:date="2026-09-22T12:22:00Z" w16du:dateUtc="2026-09-22T16:22:00Z"/>
                <w:rFonts w:ascii="Times New Roman" w:eastAsia="Calibri" w:hAnsi="Times New Roman"/>
              </w:rPr>
            </w:pPr>
            <w:del w:id="211" w:author="NAZ, Mamoona (OLDHAM MEDICAL SERVICES)" w:date="2026-09-22T12:22:00Z" w16du:dateUtc="2026-09-22T16:22:00Z">
              <w:r>
                <w:rPr>
                  <w:rFonts w:ascii="Times New Roman" w:eastAsia="Calibri" w:hAnsi="Times New Roman"/>
                </w:rPr>
                <w:delText>Контактный телефон</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16807F0F" w14:textId="77777777" w:rsidR="00FB05F6" w:rsidRDefault="00623B46">
            <w:pPr>
              <w:widowControl w:val="0"/>
              <w:rPr>
                <w:del w:id="212" w:author="NAZ, Mamoona (OLDHAM MEDICAL SERVICES)" w:date="2026-09-22T12:22:00Z" w16du:dateUtc="2026-09-22T16:22:00Z"/>
                <w:rFonts w:ascii="Times New Roman" w:eastAsia="Calibri" w:hAnsi="Times New Roman"/>
              </w:rPr>
            </w:pPr>
            <w:del w:id="213" w:author="NAZ, Mamoona (OLDHAM MEDICAL SERVICES)" w:date="2026-09-22T12:22:00Z" w16du:dateUtc="2026-09-22T16:22:00Z">
              <w:r>
                <w:rPr>
                  <w:rFonts w:ascii="Times New Roman" w:eastAsia="Calibri" w:hAnsi="Times New Roman"/>
                </w:rPr>
                <w:delText>+7(_ _ _) _ _ _ - _ _ - _ _</w:delText>
              </w:r>
            </w:del>
          </w:p>
        </w:tc>
      </w:tr>
      <w:tr w:rsidR="00FB05F6" w14:paraId="282DBDEA" w14:textId="77777777">
        <w:trPr>
          <w:trHeight w:val="229"/>
          <w:del w:id="214"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73A95A51" w14:textId="77777777" w:rsidR="00FB05F6" w:rsidRDefault="00623B46">
            <w:pPr>
              <w:widowControl w:val="0"/>
              <w:rPr>
                <w:del w:id="215" w:author="NAZ, Mamoona (OLDHAM MEDICAL SERVICES)" w:date="2026-09-22T12:22:00Z" w16du:dateUtc="2026-09-22T16:22:00Z"/>
                <w:rFonts w:ascii="Times New Roman" w:eastAsia="Calibri" w:hAnsi="Times New Roman"/>
              </w:rPr>
            </w:pPr>
            <w:del w:id="216" w:author="NAZ, Mamoona (OLDHAM MEDICAL SERVICES)" w:date="2026-09-22T12:22:00Z" w16du:dateUtc="2026-09-22T16:22:00Z">
              <w:r>
                <w:rPr>
                  <w:rFonts w:ascii="Times New Roman" w:eastAsia="Calibri" w:hAnsi="Times New Roman"/>
                </w:rPr>
                <w:delText>Электронная почта организации</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42FABCE7" w14:textId="77777777" w:rsidR="00FB05F6" w:rsidRDefault="00FB05F6">
            <w:pPr>
              <w:widowControl w:val="0"/>
              <w:rPr>
                <w:del w:id="217" w:author="NAZ, Mamoona (OLDHAM MEDICAL SERVICES)" w:date="2026-09-22T12:22:00Z" w16du:dateUtc="2026-09-22T16:22:00Z"/>
                <w:rFonts w:ascii="Times New Roman" w:eastAsia="Calibri" w:hAnsi="Times New Roman"/>
              </w:rPr>
            </w:pPr>
          </w:p>
        </w:tc>
      </w:tr>
      <w:tr w:rsidR="00FB05F6" w14:paraId="4FA72EA6" w14:textId="77777777">
        <w:trPr>
          <w:trHeight w:val="233"/>
          <w:del w:id="218"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7DDB853B" w14:textId="77777777" w:rsidR="00FB05F6" w:rsidRDefault="00623B46">
            <w:pPr>
              <w:widowControl w:val="0"/>
              <w:jc w:val="both"/>
              <w:rPr>
                <w:del w:id="219" w:author="NAZ, Mamoona (OLDHAM MEDICAL SERVICES)" w:date="2026-09-22T12:22:00Z" w16du:dateUtc="2026-09-22T16:22:00Z"/>
                <w:rFonts w:ascii="Times New Roman" w:eastAsia="Times New Roman" w:hAnsi="Times New Roman"/>
                <w:bCs/>
                <w:lang w:eastAsia="ru-RU"/>
              </w:rPr>
            </w:pPr>
            <w:del w:id="220" w:author="NAZ, Mamoona (OLDHAM MEDICAL SERVICES)" w:date="2026-09-22T12:22:00Z" w16du:dateUtc="2026-09-22T16:22:00Z">
              <w:r>
                <w:rPr>
                  <w:rFonts w:ascii="Times New Roman" w:eastAsia="Times New Roman" w:hAnsi="Times New Roman"/>
                  <w:bCs/>
                  <w:lang w:eastAsia="ru-RU"/>
                </w:rPr>
                <w:delText>ОКТМО</w:delText>
              </w:r>
              <w:r>
                <w:rPr>
                  <w:rFonts w:ascii="Times New Roman" w:eastAsia="Times New Roman" w:hAnsi="Times New Roman"/>
                  <w:bCs/>
                  <w:i/>
                  <w:lang w:eastAsia="ru-RU"/>
                </w:rPr>
                <w:delText xml:space="preserve"> (для бюджетных организаций)</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699336B8" w14:textId="77777777" w:rsidR="00FB05F6" w:rsidRDefault="00FB05F6">
            <w:pPr>
              <w:widowControl w:val="0"/>
              <w:rPr>
                <w:del w:id="221" w:author="NAZ, Mamoona (OLDHAM MEDICAL SERVICES)" w:date="2026-09-22T12:22:00Z" w16du:dateUtc="2026-09-22T16:22:00Z"/>
                <w:rFonts w:ascii="Times New Roman" w:eastAsia="Calibri" w:hAnsi="Times New Roman"/>
              </w:rPr>
            </w:pPr>
          </w:p>
        </w:tc>
      </w:tr>
      <w:tr w:rsidR="00FB05F6" w14:paraId="161C8A59" w14:textId="77777777">
        <w:trPr>
          <w:trHeight w:val="267"/>
          <w:del w:id="222"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5BB56F2B" w14:textId="77777777" w:rsidR="00FB05F6" w:rsidRDefault="00623B46">
            <w:pPr>
              <w:widowControl w:val="0"/>
              <w:rPr>
                <w:del w:id="223" w:author="NAZ, Mamoona (OLDHAM MEDICAL SERVICES)" w:date="2026-09-22T12:22:00Z" w16du:dateUtc="2026-09-22T16:22:00Z"/>
                <w:rFonts w:ascii="Times New Roman" w:eastAsia="Calibri" w:hAnsi="Times New Roman"/>
              </w:rPr>
            </w:pPr>
            <w:del w:id="224" w:author="NAZ, Mamoona (OLDHAM MEDICAL SERVICES)" w:date="2026-09-22T12:22:00Z" w16du:dateUtc="2026-09-22T16:22:00Z">
              <w:r>
                <w:rPr>
                  <w:rFonts w:ascii="Times New Roman" w:eastAsia="Calibri" w:hAnsi="Times New Roman"/>
                </w:rPr>
                <w:delText xml:space="preserve">КБК </w:delText>
              </w:r>
              <w:r>
                <w:rPr>
                  <w:rFonts w:ascii="Times New Roman" w:eastAsia="Times New Roman" w:hAnsi="Times New Roman"/>
                  <w:bCs/>
                  <w:i/>
                  <w:lang w:eastAsia="ru-RU"/>
                </w:rPr>
                <w:delText>(для бюджетных организаций)</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5A76AECB" w14:textId="77777777" w:rsidR="00FB05F6" w:rsidRDefault="00FB05F6">
            <w:pPr>
              <w:widowControl w:val="0"/>
              <w:rPr>
                <w:del w:id="225" w:author="NAZ, Mamoona (OLDHAM MEDICAL SERVICES)" w:date="2026-09-22T12:22:00Z" w16du:dateUtc="2026-09-22T16:22:00Z"/>
                <w:rFonts w:ascii="Times New Roman" w:eastAsia="Calibri" w:hAnsi="Times New Roman"/>
              </w:rPr>
            </w:pPr>
          </w:p>
        </w:tc>
      </w:tr>
      <w:tr w:rsidR="00FB05F6" w14:paraId="73A48D79" w14:textId="77777777">
        <w:trPr>
          <w:trHeight w:val="560"/>
          <w:del w:id="226" w:author="NAZ, Mamoona (OLDHAM MEDICAL SERVICES)" w:date="2026-09-22T12:22:00Z" w16du:dateUtc="2026-09-22T16:22:00Z"/>
        </w:trPr>
        <w:tc>
          <w:tcPr>
            <w:tcW w:w="4782" w:type="dxa"/>
            <w:tcBorders>
              <w:top w:val="single" w:sz="4" w:space="0" w:color="000000"/>
              <w:left w:val="single" w:sz="4" w:space="0" w:color="000000"/>
              <w:bottom w:val="single" w:sz="4" w:space="0" w:color="000000"/>
              <w:right w:val="single" w:sz="4" w:space="0" w:color="000000"/>
            </w:tcBorders>
            <w:vAlign w:val="center"/>
          </w:tcPr>
          <w:p w14:paraId="5FF441AF" w14:textId="77777777" w:rsidR="00FB05F6" w:rsidRDefault="00623B46">
            <w:pPr>
              <w:widowControl w:val="0"/>
              <w:rPr>
                <w:del w:id="227" w:author="NAZ, Mamoona (OLDHAM MEDICAL SERVICES)" w:date="2026-09-22T12:22:00Z" w16du:dateUtc="2026-09-22T16:22:00Z"/>
                <w:rFonts w:ascii="Times New Roman" w:eastAsia="Calibri" w:hAnsi="Times New Roman"/>
              </w:rPr>
            </w:pPr>
            <w:del w:id="228" w:author="NAZ, Mamoona (OLDHAM MEDICAL SERVICES)" w:date="2026-09-22T12:22:00Z" w16du:dateUtc="2026-09-22T16:22:00Z">
              <w:r>
                <w:rPr>
                  <w:rFonts w:ascii="Times New Roman" w:eastAsia="Calibri" w:hAnsi="Times New Roman"/>
                </w:rPr>
                <w:delText xml:space="preserve">Получатель денежных средств </w:delText>
              </w:r>
              <w:r>
                <w:rPr>
                  <w:rFonts w:ascii="Times New Roman" w:eastAsia="Times New Roman" w:hAnsi="Times New Roman"/>
                  <w:bCs/>
                  <w:i/>
                  <w:lang w:eastAsia="ru-RU"/>
                </w:rPr>
                <w:delText>(для бюджетных организаций)</w:delText>
              </w:r>
            </w:del>
          </w:p>
        </w:tc>
        <w:tc>
          <w:tcPr>
            <w:tcW w:w="4681" w:type="dxa"/>
            <w:tcBorders>
              <w:top w:val="single" w:sz="4" w:space="0" w:color="000000"/>
              <w:left w:val="single" w:sz="4" w:space="0" w:color="000000"/>
              <w:bottom w:val="single" w:sz="4" w:space="0" w:color="000000"/>
              <w:right w:val="single" w:sz="4" w:space="0" w:color="000000"/>
            </w:tcBorders>
            <w:vAlign w:val="center"/>
          </w:tcPr>
          <w:p w14:paraId="3888D01C" w14:textId="77777777" w:rsidR="00FB05F6" w:rsidRDefault="00FB05F6">
            <w:pPr>
              <w:widowControl w:val="0"/>
              <w:rPr>
                <w:del w:id="229" w:author="NAZ, Mamoona (OLDHAM MEDICAL SERVICES)" w:date="2026-09-22T12:22:00Z" w16du:dateUtc="2026-09-22T16:22:00Z"/>
                <w:rFonts w:ascii="Times New Roman" w:eastAsia="Calibri" w:hAnsi="Times New Roman"/>
              </w:rPr>
            </w:pPr>
          </w:p>
        </w:tc>
      </w:tr>
    </w:tbl>
    <w:p w14:paraId="0AD449DB" w14:textId="77777777" w:rsidR="00FB05F6" w:rsidRDefault="00FB05F6">
      <w:pPr>
        <w:spacing w:before="60"/>
        <w:jc w:val="both"/>
        <w:rPr>
          <w:del w:id="230" w:author="NAZ, Mamoona (OLDHAM MEDICAL SERVICES)" w:date="2026-09-22T12:22:00Z" w16du:dateUtc="2026-09-22T16:22:00Z"/>
          <w:rFonts w:ascii="Times New Roman" w:eastAsia="Times New Roman" w:hAnsi="Times New Roman"/>
          <w:sz w:val="16"/>
          <w:szCs w:val="16"/>
          <w:lang w:eastAsia="ru-RU"/>
        </w:rPr>
      </w:pPr>
    </w:p>
    <w:p w14:paraId="0D220372" w14:textId="77777777" w:rsidR="00FB05F6" w:rsidRDefault="00623B46">
      <w:pPr>
        <w:spacing w:before="60"/>
        <w:jc w:val="both"/>
        <w:rPr>
          <w:del w:id="231" w:author="NAZ, Mamoona (OLDHAM MEDICAL SERVICES)" w:date="2026-09-22T12:22:00Z" w16du:dateUtc="2026-09-22T16:22:00Z"/>
          <w:rFonts w:ascii="Times New Roman" w:eastAsia="Times New Roman" w:hAnsi="Times New Roman"/>
          <w:b/>
          <w:lang w:eastAsia="ru-RU"/>
        </w:rPr>
      </w:pPr>
      <w:del w:id="232" w:author="NAZ, Mamoona (OLDHAM MEDICAL SERVICES)" w:date="2026-09-22T12:22:00Z" w16du:dateUtc="2026-09-22T16:22:00Z">
        <w:r>
          <w:rPr>
            <w:rFonts w:ascii="Times New Roman" w:eastAsia="Times New Roman" w:hAnsi="Times New Roman"/>
            <w:b/>
            <w:lang w:eastAsia="ru-RU"/>
          </w:rPr>
          <w:delText>7.</w:delText>
        </w:r>
        <w:r>
          <w:rPr>
            <w:rFonts w:ascii="Times New Roman" w:eastAsia="Times New Roman" w:hAnsi="Times New Roman"/>
            <w:b/>
            <w:lang w:eastAsia="ru-RU"/>
          </w:rPr>
          <w:tab/>
          <w:delText xml:space="preserve">Проблема, на решение которой направлен проект. Цель проекта, задачи, которые планируется решить в рамках проекта, актуальность проекта </w:delText>
        </w:r>
        <w:r>
          <w:rPr>
            <w:rFonts w:ascii="Times New Roman" w:eastAsia="Times New Roman" w:hAnsi="Times New Roman"/>
            <w:bCs/>
            <w:lang w:eastAsia="ru-RU"/>
          </w:rPr>
          <w:delText>(</w:delText>
        </w:r>
        <w:r>
          <w:rPr>
            <w:rFonts w:ascii="Times New Roman" w:eastAsia="Times New Roman" w:hAnsi="Times New Roman"/>
            <w:bCs/>
            <w:i/>
            <w:lang w:eastAsia="ru-RU"/>
          </w:rPr>
          <w:delText>не более 0,5 страницы).</w:delText>
        </w:r>
        <w:r>
          <w:rPr>
            <w:rFonts w:ascii="Times New Roman" w:hAnsi="Times New Roman"/>
          </w:rPr>
          <w:delText xml:space="preserve"> </w:delText>
        </w:r>
        <w:r>
          <w:rPr>
            <w:rFonts w:ascii="Times New Roman" w:eastAsia="Times New Roman" w:hAnsi="Times New Roman"/>
            <w:bCs/>
            <w:i/>
            <w:lang w:eastAsia="ru-RU"/>
          </w:rPr>
          <w:delText>Проект должен решать или способствовать снижению остроты социально значимой проблемы. Проблема должна быть реально решаемой! Цель должна логически вытекать из поставленной проблемы, а задачи направлены на достижение цели, и, в свою очередь, решаются в ходе выполнения конкретных мероприятий.</w:delText>
        </w:r>
      </w:del>
    </w:p>
    <w:tbl>
      <w:tblPr>
        <w:tblW w:w="9464" w:type="dxa"/>
        <w:tblLayout w:type="fixed"/>
        <w:tblLook w:val="04A0" w:firstRow="1" w:lastRow="0" w:firstColumn="1" w:lastColumn="0" w:noHBand="0" w:noVBand="1"/>
      </w:tblPr>
      <w:tblGrid>
        <w:gridCol w:w="9464"/>
      </w:tblGrid>
      <w:tr w:rsidR="00FB05F6" w14:paraId="3EDDE402" w14:textId="77777777">
        <w:trPr>
          <w:del w:id="233"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6CEAD852" w14:textId="77777777" w:rsidR="00FB05F6" w:rsidRDefault="00FB05F6">
            <w:pPr>
              <w:widowControl w:val="0"/>
              <w:jc w:val="both"/>
              <w:rPr>
                <w:del w:id="234" w:author="NAZ, Mamoona (OLDHAM MEDICAL SERVICES)" w:date="2026-09-22T12:22:00Z" w16du:dateUtc="2026-09-22T16:22:00Z"/>
                <w:rFonts w:ascii="Times New Roman" w:eastAsia="Calibri" w:hAnsi="Times New Roman"/>
                <w:bCs/>
              </w:rPr>
            </w:pPr>
          </w:p>
          <w:p w14:paraId="0879AC91" w14:textId="77777777" w:rsidR="00FB05F6" w:rsidRDefault="00FB05F6">
            <w:pPr>
              <w:widowControl w:val="0"/>
              <w:jc w:val="both"/>
              <w:rPr>
                <w:del w:id="235" w:author="NAZ, Mamoona (OLDHAM MEDICAL SERVICES)" w:date="2026-09-22T12:22:00Z" w16du:dateUtc="2026-09-22T16:22:00Z"/>
                <w:rFonts w:ascii="Times New Roman" w:eastAsia="Calibri" w:hAnsi="Times New Roman"/>
                <w:bCs/>
              </w:rPr>
            </w:pPr>
          </w:p>
        </w:tc>
      </w:tr>
    </w:tbl>
    <w:p w14:paraId="6180F671" w14:textId="77777777" w:rsidR="00FB05F6" w:rsidRDefault="00FB05F6">
      <w:pPr>
        <w:spacing w:before="60"/>
        <w:jc w:val="both"/>
        <w:rPr>
          <w:del w:id="236" w:author="NAZ, Mamoona (OLDHAM MEDICAL SERVICES)" w:date="2026-09-22T12:22:00Z" w16du:dateUtc="2026-09-22T16:22:00Z"/>
          <w:rFonts w:ascii="Times New Roman" w:eastAsia="Times New Roman" w:hAnsi="Times New Roman"/>
          <w:sz w:val="16"/>
          <w:szCs w:val="16"/>
          <w:lang w:eastAsia="ru-RU"/>
        </w:rPr>
      </w:pPr>
    </w:p>
    <w:p w14:paraId="2B7B4576" w14:textId="77777777" w:rsidR="00FB05F6" w:rsidRDefault="00623B46">
      <w:pPr>
        <w:spacing w:before="60"/>
        <w:jc w:val="both"/>
        <w:rPr>
          <w:del w:id="237" w:author="NAZ, Mamoona (OLDHAM MEDICAL SERVICES)" w:date="2026-09-22T12:22:00Z" w16du:dateUtc="2026-09-22T16:22:00Z"/>
          <w:rFonts w:ascii="Times New Roman" w:eastAsia="Times New Roman" w:hAnsi="Times New Roman"/>
          <w:b/>
          <w:lang w:eastAsia="ru-RU"/>
        </w:rPr>
      </w:pPr>
      <w:del w:id="238" w:author="NAZ, Mamoona (OLDHAM MEDICAL SERVICES)" w:date="2026-09-22T12:22:00Z" w16du:dateUtc="2026-09-22T16:22:00Z">
        <w:r>
          <w:rPr>
            <w:rFonts w:ascii="Times New Roman" w:eastAsia="Times New Roman" w:hAnsi="Times New Roman"/>
            <w:b/>
            <w:lang w:eastAsia="ru-RU"/>
          </w:rPr>
          <w:delText>8.</w:delText>
        </w:r>
        <w:r>
          <w:rPr>
            <w:rFonts w:ascii="Times New Roman" w:eastAsia="Times New Roman" w:hAnsi="Times New Roman"/>
            <w:b/>
            <w:lang w:eastAsia="ru-RU"/>
          </w:rPr>
          <w:tab/>
          <w:delText xml:space="preserve">Ожидаемые качественные и количественные результаты от реализации проекта </w:delText>
        </w:r>
        <w:r>
          <w:rPr>
            <w:rFonts w:ascii="Times New Roman" w:eastAsia="Times New Roman" w:hAnsi="Times New Roman"/>
            <w:i/>
            <w:lang w:eastAsia="ru-RU"/>
          </w:rPr>
          <w:delText>(не более 0,5 страницы)</w:delText>
        </w:r>
      </w:del>
    </w:p>
    <w:p w14:paraId="332495BC" w14:textId="77777777" w:rsidR="00FB05F6" w:rsidRDefault="00623B46">
      <w:pPr>
        <w:spacing w:before="60"/>
        <w:jc w:val="both"/>
        <w:rPr>
          <w:del w:id="239" w:author="NAZ, Mamoona (OLDHAM MEDICAL SERVICES)" w:date="2026-09-22T12:22:00Z" w16du:dateUtc="2026-09-22T16:22:00Z"/>
          <w:rFonts w:ascii="Times New Roman" w:eastAsia="Times New Roman" w:hAnsi="Times New Roman"/>
          <w:b/>
          <w:lang w:eastAsia="ru-RU"/>
        </w:rPr>
      </w:pPr>
      <w:del w:id="240" w:author="NAZ, Mamoona (OLDHAM MEDICAL SERVICES)" w:date="2026-09-22T12:22:00Z" w16du:dateUtc="2026-09-22T16:22:00Z">
        <w:r>
          <w:rPr>
            <w:rFonts w:ascii="Times New Roman" w:eastAsia="Times New Roman" w:hAnsi="Times New Roman"/>
            <w:i/>
            <w:lang w:eastAsia="ru-RU"/>
          </w:rPr>
          <w:delText>Качественные результаты связаны с целью проекта и решением социальной проблемы, лежащих в основе проекта. Здесь необходимо проанализировать, как проект поспособствует решению проблемы, какое благо получат благополучатели и целевая группа. Основные количественные показатели, которые должны быть достигнуты по результатам реализации проекта, должны быть выражены в цифрах (например охват мероприятиями проекта, планируемое число получателей помощи и т.д.</w:delText>
        </w:r>
        <w:r>
          <w:rPr>
            <w:rFonts w:ascii="Times New Roman" w:eastAsia="Times New Roman" w:hAnsi="Times New Roman"/>
            <w:bCs/>
            <w:i/>
            <w:lang w:eastAsia="ru-RU"/>
          </w:rPr>
          <w:delText>). Обязательно должен быть указан эффект в СМИ и количество привлеченных СМИ к реализации проекта).</w:delText>
        </w:r>
      </w:del>
    </w:p>
    <w:p w14:paraId="1D912D48" w14:textId="77777777" w:rsidR="00FB05F6" w:rsidRDefault="00FB05F6">
      <w:pPr>
        <w:spacing w:before="60"/>
        <w:jc w:val="both"/>
        <w:rPr>
          <w:del w:id="241" w:author="NAZ, Mamoona (OLDHAM MEDICAL SERVICES)" w:date="2026-09-22T12:22:00Z" w16du:dateUtc="2026-09-22T16:22:00Z"/>
          <w:rFonts w:ascii="Times New Roman" w:eastAsia="Times New Roman" w:hAnsi="Times New Roman"/>
          <w:b/>
          <w:lang w:eastAsia="ru-RU"/>
        </w:rPr>
      </w:pPr>
    </w:p>
    <w:tbl>
      <w:tblPr>
        <w:tblW w:w="9565" w:type="dxa"/>
        <w:tblLayout w:type="fixed"/>
        <w:tblLook w:val="04A0" w:firstRow="1" w:lastRow="0" w:firstColumn="1" w:lastColumn="0" w:noHBand="0" w:noVBand="1"/>
      </w:tblPr>
      <w:tblGrid>
        <w:gridCol w:w="9565"/>
      </w:tblGrid>
      <w:tr w:rsidR="00FB05F6" w14:paraId="44E107E9" w14:textId="77777777">
        <w:trPr>
          <w:del w:id="242" w:author="NAZ, Mamoona (OLDHAM MEDICAL SERVICES)" w:date="2026-09-22T12:22:00Z" w16du:dateUtc="2026-09-22T16:22:00Z"/>
        </w:trPr>
        <w:tc>
          <w:tcPr>
            <w:tcW w:w="9565" w:type="dxa"/>
            <w:tcBorders>
              <w:top w:val="single" w:sz="4" w:space="0" w:color="000000"/>
              <w:left w:val="single" w:sz="4" w:space="0" w:color="000000"/>
              <w:bottom w:val="single" w:sz="4" w:space="0" w:color="000000"/>
              <w:right w:val="single" w:sz="4" w:space="0" w:color="000000"/>
            </w:tcBorders>
          </w:tcPr>
          <w:p w14:paraId="6582F0C8" w14:textId="77777777" w:rsidR="00FB05F6" w:rsidRDefault="00FB05F6">
            <w:pPr>
              <w:widowControl w:val="0"/>
              <w:jc w:val="both"/>
              <w:rPr>
                <w:del w:id="243" w:author="NAZ, Mamoona (OLDHAM MEDICAL SERVICES)" w:date="2026-09-22T12:22:00Z" w16du:dateUtc="2026-09-22T16:22:00Z"/>
                <w:rFonts w:ascii="Times New Roman" w:eastAsia="Calibri" w:hAnsi="Times New Roman"/>
                <w:bCs/>
              </w:rPr>
            </w:pPr>
          </w:p>
          <w:p w14:paraId="6B5C0963" w14:textId="77777777" w:rsidR="00FB05F6" w:rsidRDefault="00FB05F6">
            <w:pPr>
              <w:widowControl w:val="0"/>
              <w:jc w:val="both"/>
              <w:rPr>
                <w:del w:id="244" w:author="NAZ, Mamoona (OLDHAM MEDICAL SERVICES)" w:date="2026-09-22T12:22:00Z" w16du:dateUtc="2026-09-22T16:22:00Z"/>
                <w:rFonts w:ascii="Times New Roman" w:eastAsia="Calibri" w:hAnsi="Times New Roman"/>
                <w:bCs/>
              </w:rPr>
            </w:pPr>
          </w:p>
        </w:tc>
      </w:tr>
    </w:tbl>
    <w:p w14:paraId="07F95389" w14:textId="77777777" w:rsidR="00FB05F6" w:rsidRDefault="00623B46">
      <w:pPr>
        <w:spacing w:before="60"/>
        <w:jc w:val="both"/>
        <w:rPr>
          <w:del w:id="245" w:author="NAZ, Mamoona (OLDHAM MEDICAL SERVICES)" w:date="2026-09-22T12:22:00Z" w16du:dateUtc="2026-09-22T16:22:00Z"/>
          <w:rFonts w:ascii="Times New Roman" w:eastAsia="Times New Roman" w:hAnsi="Times New Roman"/>
          <w:i/>
          <w:lang w:eastAsia="ru-RU"/>
        </w:rPr>
      </w:pPr>
      <w:del w:id="246" w:author="NAZ, Mamoona (OLDHAM MEDICAL SERVICES)" w:date="2026-09-22T12:22:00Z" w16du:dateUtc="2026-09-22T16:22:00Z">
        <w:r>
          <w:rPr>
            <w:rFonts w:ascii="Times New Roman" w:eastAsia="Times New Roman" w:hAnsi="Times New Roman"/>
            <w:b/>
            <w:lang w:eastAsia="ru-RU"/>
          </w:rPr>
          <w:delText>9.</w:delText>
        </w:r>
        <w:r>
          <w:rPr>
            <w:rFonts w:ascii="Times New Roman" w:eastAsia="Times New Roman" w:hAnsi="Times New Roman"/>
            <w:b/>
            <w:lang w:eastAsia="ru-RU"/>
          </w:rPr>
          <w:tab/>
          <w:delText xml:space="preserve">Перспективы развития проекта </w:delText>
        </w:r>
        <w:r>
          <w:rPr>
            <w:rFonts w:ascii="Times New Roman" w:eastAsia="Times New Roman" w:hAnsi="Times New Roman"/>
            <w:i/>
            <w:lang w:eastAsia="ru-RU"/>
          </w:rPr>
          <w:delText>(не более 0,25 страницы)</w:delText>
        </w:r>
      </w:del>
    </w:p>
    <w:p w14:paraId="030652BD" w14:textId="77777777" w:rsidR="00FB05F6" w:rsidRDefault="00623B46">
      <w:pPr>
        <w:spacing w:before="60"/>
        <w:jc w:val="both"/>
        <w:rPr>
          <w:del w:id="247" w:author="NAZ, Mamoona (OLDHAM MEDICAL SERVICES)" w:date="2026-09-22T12:22:00Z" w16du:dateUtc="2026-09-22T16:22:00Z"/>
          <w:rFonts w:ascii="Times New Roman" w:eastAsia="Times New Roman" w:hAnsi="Times New Roman"/>
          <w:i/>
          <w:lang w:eastAsia="ru-RU"/>
        </w:rPr>
      </w:pPr>
      <w:del w:id="248" w:author="NAZ, Mamoona (OLDHAM MEDICAL SERVICES)" w:date="2026-09-22T12:22:00Z" w16du:dateUtc="2026-09-22T16:22:00Z">
        <w:r>
          <w:rPr>
            <w:rFonts w:ascii="Times New Roman" w:eastAsia="Times New Roman" w:hAnsi="Times New Roman"/>
            <w:i/>
            <w:lang w:eastAsia="ru-RU"/>
          </w:rPr>
          <w:delText>Если вы планируете продолжать реализацию проекта после завершения грантовой поддержки нашего конкурса, укажите: в каком направлении будет развиваться проект (появление новых форм работы, изменение целевой группы, увеличение объема оказываемых услуг и т.п.) и за счет каких источников будет обеспечиваться финансовая стабильность проекта (участие в грантах, бюджетные субсидии, спонсорские пожертвования и 6 т.п.).</w:delText>
        </w:r>
      </w:del>
    </w:p>
    <w:tbl>
      <w:tblPr>
        <w:tblW w:w="9464" w:type="dxa"/>
        <w:tblLayout w:type="fixed"/>
        <w:tblLook w:val="04A0" w:firstRow="1" w:lastRow="0" w:firstColumn="1" w:lastColumn="0" w:noHBand="0" w:noVBand="1"/>
      </w:tblPr>
      <w:tblGrid>
        <w:gridCol w:w="9464"/>
      </w:tblGrid>
      <w:tr w:rsidR="00FB05F6" w14:paraId="25469BDD" w14:textId="77777777">
        <w:trPr>
          <w:del w:id="249"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24A0D755" w14:textId="77777777" w:rsidR="00FB05F6" w:rsidRDefault="00FB05F6">
            <w:pPr>
              <w:widowControl w:val="0"/>
              <w:jc w:val="both"/>
              <w:rPr>
                <w:del w:id="250" w:author="NAZ, Mamoona (OLDHAM MEDICAL SERVICES)" w:date="2026-09-22T12:22:00Z" w16du:dateUtc="2026-09-22T16:22:00Z"/>
                <w:rFonts w:ascii="Times New Roman" w:eastAsia="Calibri" w:hAnsi="Times New Roman"/>
                <w:bCs/>
              </w:rPr>
            </w:pPr>
          </w:p>
          <w:p w14:paraId="497193F9" w14:textId="77777777" w:rsidR="00FB05F6" w:rsidRDefault="00FB05F6">
            <w:pPr>
              <w:widowControl w:val="0"/>
              <w:jc w:val="both"/>
              <w:rPr>
                <w:del w:id="251" w:author="NAZ, Mamoona (OLDHAM MEDICAL SERVICES)" w:date="2026-09-22T12:22:00Z" w16du:dateUtc="2026-09-22T16:22:00Z"/>
                <w:rFonts w:ascii="Times New Roman" w:eastAsia="Calibri" w:hAnsi="Times New Roman"/>
                <w:bCs/>
              </w:rPr>
            </w:pPr>
          </w:p>
        </w:tc>
      </w:tr>
    </w:tbl>
    <w:p w14:paraId="20D6300C" w14:textId="77777777" w:rsidR="00FB05F6" w:rsidRDefault="00FB05F6">
      <w:pPr>
        <w:spacing w:before="60"/>
        <w:jc w:val="both"/>
        <w:rPr>
          <w:del w:id="252" w:author="NAZ, Mamoona (OLDHAM MEDICAL SERVICES)" w:date="2026-09-22T12:22:00Z" w16du:dateUtc="2026-09-22T16:22:00Z"/>
          <w:rFonts w:ascii="Times New Roman" w:eastAsia="Times New Roman" w:hAnsi="Times New Roman"/>
          <w:sz w:val="16"/>
          <w:szCs w:val="16"/>
          <w:lang w:eastAsia="ru-RU"/>
        </w:rPr>
      </w:pPr>
    </w:p>
    <w:p w14:paraId="53FE1021" w14:textId="77777777" w:rsidR="00FB05F6" w:rsidRDefault="00623B46">
      <w:pPr>
        <w:spacing w:before="60"/>
        <w:jc w:val="both"/>
        <w:rPr>
          <w:del w:id="253" w:author="NAZ, Mamoona (OLDHAM MEDICAL SERVICES)" w:date="2026-09-22T12:22:00Z" w16du:dateUtc="2026-09-22T16:22:00Z"/>
          <w:rFonts w:ascii="Times New Roman" w:eastAsia="Times New Roman" w:hAnsi="Times New Roman"/>
          <w:b/>
          <w:lang w:eastAsia="ru-RU"/>
        </w:rPr>
      </w:pPr>
      <w:del w:id="254" w:author="NAZ, Mamoona (OLDHAM MEDICAL SERVICES)" w:date="2026-09-22T12:22:00Z" w16du:dateUtc="2026-09-22T16:22:00Z">
        <w:r>
          <w:rPr>
            <w:rFonts w:ascii="Times New Roman" w:eastAsia="Times New Roman" w:hAnsi="Times New Roman"/>
            <w:b/>
            <w:lang w:eastAsia="ru-RU"/>
          </w:rPr>
          <w:delText>10.</w:delText>
        </w:r>
        <w:r>
          <w:rPr>
            <w:rFonts w:ascii="Times New Roman" w:eastAsia="Times New Roman" w:hAnsi="Times New Roman"/>
            <w:b/>
            <w:lang w:eastAsia="ru-RU"/>
          </w:rPr>
          <w:tab/>
          <w:delText xml:space="preserve">Является ли проект (тема, мероприятие) новым, инновационным для региона проведения? </w:delText>
        </w:r>
        <w:r>
          <w:rPr>
            <w:rFonts w:ascii="Times New Roman" w:eastAsia="Times New Roman" w:hAnsi="Times New Roman"/>
            <w:b/>
            <w:lang w:eastAsia="ru-RU"/>
          </w:rPr>
          <w:delText>В чём именно инновационность?</w:delText>
        </w:r>
      </w:del>
    </w:p>
    <w:tbl>
      <w:tblPr>
        <w:tblW w:w="9464" w:type="dxa"/>
        <w:tblLayout w:type="fixed"/>
        <w:tblLook w:val="04A0" w:firstRow="1" w:lastRow="0" w:firstColumn="1" w:lastColumn="0" w:noHBand="0" w:noVBand="1"/>
      </w:tblPr>
      <w:tblGrid>
        <w:gridCol w:w="9464"/>
      </w:tblGrid>
      <w:tr w:rsidR="00FB05F6" w14:paraId="205F222D" w14:textId="77777777">
        <w:trPr>
          <w:del w:id="255"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54BD9EAC" w14:textId="77777777" w:rsidR="00FB05F6" w:rsidRDefault="00FB05F6">
            <w:pPr>
              <w:widowControl w:val="0"/>
              <w:jc w:val="both"/>
              <w:rPr>
                <w:del w:id="256" w:author="NAZ, Mamoona (OLDHAM MEDICAL SERVICES)" w:date="2026-09-22T12:22:00Z" w16du:dateUtc="2026-09-22T16:22:00Z"/>
                <w:rFonts w:ascii="Times New Roman" w:eastAsia="Calibri" w:hAnsi="Times New Roman"/>
                <w:bCs/>
              </w:rPr>
            </w:pPr>
          </w:p>
          <w:p w14:paraId="097D20C7" w14:textId="77777777" w:rsidR="00FB05F6" w:rsidRDefault="00FB05F6">
            <w:pPr>
              <w:widowControl w:val="0"/>
              <w:jc w:val="both"/>
              <w:rPr>
                <w:del w:id="257" w:author="NAZ, Mamoona (OLDHAM MEDICAL SERVICES)" w:date="2026-09-22T12:22:00Z" w16du:dateUtc="2026-09-22T16:22:00Z"/>
                <w:rFonts w:ascii="Times New Roman" w:eastAsia="Calibri" w:hAnsi="Times New Roman"/>
                <w:bCs/>
              </w:rPr>
            </w:pPr>
          </w:p>
        </w:tc>
      </w:tr>
    </w:tbl>
    <w:p w14:paraId="7CAECE71" w14:textId="77777777" w:rsidR="00FB05F6" w:rsidRDefault="00FB05F6">
      <w:pPr>
        <w:spacing w:before="60"/>
        <w:jc w:val="both"/>
        <w:rPr>
          <w:del w:id="258" w:author="NAZ, Mamoona (OLDHAM MEDICAL SERVICES)" w:date="2026-09-22T12:22:00Z" w16du:dateUtc="2026-09-22T16:22:00Z"/>
          <w:rFonts w:ascii="Times New Roman" w:eastAsia="Times New Roman" w:hAnsi="Times New Roman"/>
          <w:b/>
          <w:lang w:eastAsia="ru-RU"/>
        </w:rPr>
      </w:pPr>
    </w:p>
    <w:p w14:paraId="5932CACC" w14:textId="77777777" w:rsidR="00FB05F6" w:rsidRDefault="00623B46">
      <w:pPr>
        <w:spacing w:before="60"/>
        <w:jc w:val="both"/>
        <w:rPr>
          <w:del w:id="259" w:author="NAZ, Mamoona (OLDHAM MEDICAL SERVICES)" w:date="2026-09-22T12:22:00Z" w16du:dateUtc="2026-09-22T16:22:00Z"/>
          <w:rFonts w:ascii="Times New Roman" w:eastAsia="Times New Roman" w:hAnsi="Times New Roman"/>
          <w:b/>
          <w:lang w:eastAsia="ru-RU"/>
        </w:rPr>
      </w:pPr>
      <w:del w:id="260" w:author="NAZ, Mamoona (OLDHAM MEDICAL SERVICES)" w:date="2026-09-22T12:22:00Z" w16du:dateUtc="2026-09-22T16:22:00Z">
        <w:r>
          <w:rPr>
            <w:rFonts w:ascii="Times New Roman" w:eastAsia="Times New Roman" w:hAnsi="Times New Roman"/>
            <w:b/>
            <w:lang w:eastAsia="ru-RU"/>
          </w:rPr>
          <w:delText>11.</w:delText>
        </w:r>
        <w:r>
          <w:rPr>
            <w:rFonts w:ascii="Times New Roman" w:eastAsia="Times New Roman" w:hAnsi="Times New Roman"/>
            <w:b/>
            <w:lang w:eastAsia="ru-RU"/>
          </w:rPr>
          <w:tab/>
          <w:delText xml:space="preserve">Партнеры, при участии которых будет реализовываться проект, формы партнерства, ресурсы, </w:delText>
        </w:r>
        <w:r>
          <w:rPr>
            <w:rFonts w:ascii="Times New Roman" w:eastAsia="Times New Roman" w:hAnsi="Times New Roman"/>
            <w:b/>
            <w:lang w:val="ru-RU" w:eastAsia="ru-RU"/>
          </w:rPr>
          <w:delText>выраженные</w:delText>
        </w:r>
        <w:r>
          <w:rPr>
            <w:rFonts w:ascii="Times New Roman" w:eastAsia="Times New Roman" w:hAnsi="Times New Roman"/>
            <w:b/>
            <w:lang w:eastAsia="ru-RU"/>
          </w:rPr>
          <w:delText xml:space="preserve"> не в рублях.</w:delText>
        </w:r>
      </w:del>
    </w:p>
    <w:p w14:paraId="0C9AD6CB" w14:textId="77777777" w:rsidR="00FB05F6" w:rsidRDefault="00623B46">
      <w:pPr>
        <w:spacing w:before="60"/>
        <w:jc w:val="both"/>
        <w:rPr>
          <w:del w:id="261" w:author="NAZ, Mamoona (OLDHAM MEDICAL SERVICES)" w:date="2026-09-22T12:22:00Z" w16du:dateUtc="2026-09-22T16:22:00Z"/>
        </w:rPr>
      </w:pPr>
      <w:del w:id="262" w:author="NAZ, Mamoona (OLDHAM MEDICAL SERVICES)" w:date="2026-09-22T12:22:00Z" w16du:dateUtc="2026-09-22T16:22:00Z">
        <w:r>
          <w:rPr>
            <w:rFonts w:ascii="Times New Roman" w:eastAsia="Times New Roman" w:hAnsi="Times New Roman"/>
            <w:i/>
            <w:lang w:eastAsia="ru-RU"/>
          </w:rPr>
          <w:delText>Организация-партнер – это не подрядная организация, которой вы оплачиваете услуги. Партнер – это организация, которая заявила о безвозмездном участии в проекте, по выполнению тех или иных работ или оказанию тех или иных услуг.</w:delText>
        </w:r>
      </w:del>
    </w:p>
    <w:p w14:paraId="2B2EE5B1" w14:textId="77777777" w:rsidR="00FB05F6" w:rsidRDefault="00FB05F6">
      <w:pPr>
        <w:spacing w:before="60"/>
        <w:jc w:val="both"/>
        <w:rPr>
          <w:del w:id="263" w:author="NAZ, Mamoona (OLDHAM MEDICAL SERVICES)" w:date="2026-09-22T12:22:00Z" w16du:dateUtc="2026-09-22T16:22:00Z"/>
          <w:rFonts w:ascii="Times New Roman" w:eastAsia="Times New Roman" w:hAnsi="Times New Roman"/>
          <w:i/>
          <w:lang w:eastAsia="ru-RU"/>
        </w:rPr>
      </w:pPr>
    </w:p>
    <w:tbl>
      <w:tblPr>
        <w:tblW w:w="9464" w:type="dxa"/>
        <w:tblLayout w:type="fixed"/>
        <w:tblLook w:val="04A0" w:firstRow="1" w:lastRow="0" w:firstColumn="1" w:lastColumn="0" w:noHBand="0" w:noVBand="1"/>
      </w:tblPr>
      <w:tblGrid>
        <w:gridCol w:w="9464"/>
      </w:tblGrid>
      <w:tr w:rsidR="00FB05F6" w14:paraId="41967CA0" w14:textId="77777777">
        <w:trPr>
          <w:trHeight w:val="351"/>
          <w:del w:id="264"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412E76C4" w14:textId="77777777" w:rsidR="00FB05F6" w:rsidRDefault="00FB05F6">
            <w:pPr>
              <w:widowControl w:val="0"/>
              <w:rPr>
                <w:del w:id="265" w:author="NAZ, Mamoona (OLDHAM MEDICAL SERVICES)" w:date="2026-09-22T12:22:00Z" w16du:dateUtc="2026-09-22T16:22:00Z"/>
                <w:rFonts w:ascii="Times New Roman" w:eastAsia="Calibri" w:hAnsi="Times New Roman"/>
              </w:rPr>
            </w:pPr>
          </w:p>
          <w:p w14:paraId="2E8F1146" w14:textId="77777777" w:rsidR="00FB05F6" w:rsidRDefault="00FB05F6">
            <w:pPr>
              <w:widowControl w:val="0"/>
              <w:rPr>
                <w:del w:id="266" w:author="NAZ, Mamoona (OLDHAM MEDICAL SERVICES)" w:date="2026-09-22T12:22:00Z" w16du:dateUtc="2026-09-22T16:22:00Z"/>
                <w:rFonts w:ascii="Times New Roman" w:eastAsia="Calibri" w:hAnsi="Times New Roman"/>
              </w:rPr>
            </w:pPr>
          </w:p>
        </w:tc>
      </w:tr>
    </w:tbl>
    <w:p w14:paraId="4537E9EE" w14:textId="77777777" w:rsidR="00FB05F6" w:rsidRDefault="00FB05F6">
      <w:pPr>
        <w:spacing w:before="60"/>
        <w:jc w:val="both"/>
        <w:rPr>
          <w:del w:id="267" w:author="NAZ, Mamoona (OLDHAM MEDICAL SERVICES)" w:date="2026-09-22T12:22:00Z" w16du:dateUtc="2026-09-22T16:22:00Z"/>
          <w:rFonts w:ascii="Times New Roman" w:eastAsia="Times New Roman" w:hAnsi="Times New Roman"/>
          <w:sz w:val="16"/>
          <w:szCs w:val="16"/>
          <w:lang w:eastAsia="ru-RU"/>
        </w:rPr>
      </w:pPr>
    </w:p>
    <w:p w14:paraId="0D162735" w14:textId="77777777" w:rsidR="00FB05F6" w:rsidRDefault="00623B46">
      <w:pPr>
        <w:spacing w:before="60"/>
        <w:jc w:val="both"/>
        <w:rPr>
          <w:del w:id="268" w:author="NAZ, Mamoona (OLDHAM MEDICAL SERVICES)" w:date="2026-09-22T12:22:00Z" w16du:dateUtc="2026-09-22T16:22:00Z"/>
          <w:rFonts w:ascii="Times New Roman" w:eastAsia="Times New Roman" w:hAnsi="Times New Roman"/>
          <w:b/>
          <w:lang w:eastAsia="ru-RU"/>
        </w:rPr>
      </w:pPr>
      <w:del w:id="269" w:author="NAZ, Mamoona (OLDHAM MEDICAL SERVICES)" w:date="2026-09-22T12:22:00Z" w16du:dateUtc="2026-09-22T16:22:00Z">
        <w:r>
          <w:rPr>
            <w:rFonts w:ascii="Times New Roman" w:eastAsia="Times New Roman" w:hAnsi="Times New Roman"/>
            <w:b/>
            <w:lang w:eastAsia="ru-RU"/>
          </w:rPr>
          <w:delText>12.</w:delText>
        </w:r>
        <w:r>
          <w:rPr>
            <w:rFonts w:ascii="Times New Roman" w:eastAsia="Times New Roman" w:hAnsi="Times New Roman"/>
            <w:b/>
            <w:lang w:eastAsia="ru-RU"/>
          </w:rPr>
          <w:tab/>
          <w:delText>Другие благотворители/грантодатели, которые предоставляют целевые средства (в рублях) организации на реализацию проекта:</w:delText>
        </w:r>
      </w:del>
    </w:p>
    <w:tbl>
      <w:tblPr>
        <w:tblW w:w="9384" w:type="dxa"/>
        <w:tblLayout w:type="fixed"/>
        <w:tblCellMar>
          <w:left w:w="28" w:type="dxa"/>
          <w:right w:w="28" w:type="dxa"/>
        </w:tblCellMar>
        <w:tblLook w:val="01E0" w:firstRow="1" w:lastRow="1" w:firstColumn="1" w:lastColumn="1" w:noHBand="0" w:noVBand="0"/>
      </w:tblPr>
      <w:tblGrid>
        <w:gridCol w:w="625"/>
        <w:gridCol w:w="3232"/>
        <w:gridCol w:w="2977"/>
        <w:gridCol w:w="2550"/>
      </w:tblGrid>
      <w:tr w:rsidR="00FB05F6" w14:paraId="755B6BE8" w14:textId="77777777">
        <w:trPr>
          <w:del w:id="270" w:author="NAZ, Mamoona (OLDHAM MEDICAL SERVICES)" w:date="2026-09-22T12:22:00Z" w16du:dateUtc="2026-09-22T16:22:00Z"/>
        </w:trPr>
        <w:tc>
          <w:tcPr>
            <w:tcW w:w="624" w:type="dxa"/>
            <w:tcBorders>
              <w:top w:val="single" w:sz="2" w:space="0" w:color="000000"/>
              <w:left w:val="single" w:sz="2" w:space="0" w:color="000000"/>
              <w:bottom w:val="single" w:sz="6" w:space="0" w:color="000000"/>
              <w:right w:val="single" w:sz="6" w:space="0" w:color="000000"/>
            </w:tcBorders>
          </w:tcPr>
          <w:p w14:paraId="25EAC444" w14:textId="77777777" w:rsidR="00FB05F6" w:rsidRDefault="00623B46">
            <w:pPr>
              <w:widowControl w:val="0"/>
              <w:spacing w:before="20"/>
              <w:jc w:val="center"/>
              <w:rPr>
                <w:del w:id="271" w:author="NAZ, Mamoona (OLDHAM MEDICAL SERVICES)" w:date="2026-09-22T12:22:00Z" w16du:dateUtc="2026-09-22T16:22:00Z"/>
                <w:rFonts w:ascii="Times New Roman" w:eastAsia="Times New Roman" w:hAnsi="Times New Roman"/>
                <w:b/>
                <w:lang w:eastAsia="ru-RU"/>
              </w:rPr>
            </w:pPr>
            <w:del w:id="272" w:author="NAZ, Mamoona (OLDHAM MEDICAL SERVICES)" w:date="2026-09-22T12:22:00Z" w16du:dateUtc="2026-09-22T16:22:00Z">
              <w:r>
                <w:rPr>
                  <w:rFonts w:ascii="Times New Roman" w:eastAsia="Times New Roman" w:hAnsi="Times New Roman"/>
                  <w:b/>
                  <w:lang w:val="en-US" w:eastAsia="ru-RU"/>
                </w:rPr>
                <w:delText>N</w:delText>
              </w:r>
            </w:del>
          </w:p>
        </w:tc>
        <w:tc>
          <w:tcPr>
            <w:tcW w:w="3232" w:type="dxa"/>
            <w:tcBorders>
              <w:top w:val="single" w:sz="2" w:space="0" w:color="000000"/>
              <w:left w:val="single" w:sz="6" w:space="0" w:color="000000"/>
              <w:bottom w:val="single" w:sz="6" w:space="0" w:color="000000"/>
              <w:right w:val="single" w:sz="6" w:space="0" w:color="000000"/>
            </w:tcBorders>
            <w:vAlign w:val="center"/>
          </w:tcPr>
          <w:p w14:paraId="3A783E65" w14:textId="77777777" w:rsidR="00FB05F6" w:rsidRDefault="00623B46">
            <w:pPr>
              <w:widowControl w:val="0"/>
              <w:spacing w:before="20"/>
              <w:jc w:val="center"/>
              <w:rPr>
                <w:del w:id="273" w:author="NAZ, Mamoona (OLDHAM MEDICAL SERVICES)" w:date="2026-09-22T12:22:00Z" w16du:dateUtc="2026-09-22T16:22:00Z"/>
                <w:rFonts w:ascii="Times New Roman" w:eastAsia="Times New Roman" w:hAnsi="Times New Roman"/>
                <w:b/>
                <w:lang w:eastAsia="ru-RU"/>
              </w:rPr>
            </w:pPr>
            <w:del w:id="274" w:author="NAZ, Mamoona (OLDHAM MEDICAL SERVICES)" w:date="2026-09-22T12:22:00Z" w16du:dateUtc="2026-09-22T16:22:00Z">
              <w:r>
                <w:rPr>
                  <w:rFonts w:ascii="Times New Roman" w:eastAsia="Times New Roman" w:hAnsi="Times New Roman"/>
                  <w:b/>
                  <w:lang w:eastAsia="ru-RU"/>
                </w:rPr>
                <w:delText>Наименование организации</w:delText>
              </w:r>
            </w:del>
          </w:p>
        </w:tc>
        <w:tc>
          <w:tcPr>
            <w:tcW w:w="2977" w:type="dxa"/>
            <w:tcBorders>
              <w:top w:val="single" w:sz="2" w:space="0" w:color="000000"/>
              <w:left w:val="single" w:sz="6" w:space="0" w:color="000000"/>
              <w:bottom w:val="single" w:sz="6" w:space="0" w:color="000000"/>
              <w:right w:val="single" w:sz="6" w:space="0" w:color="000000"/>
            </w:tcBorders>
            <w:vAlign w:val="center"/>
          </w:tcPr>
          <w:p w14:paraId="31FE6C6E" w14:textId="77777777" w:rsidR="00FB05F6" w:rsidRDefault="00623B46">
            <w:pPr>
              <w:widowControl w:val="0"/>
              <w:spacing w:before="20"/>
              <w:jc w:val="center"/>
              <w:rPr>
                <w:del w:id="275" w:author="NAZ, Mamoona (OLDHAM MEDICAL SERVICES)" w:date="2026-09-22T12:22:00Z" w16du:dateUtc="2026-09-22T16:22:00Z"/>
                <w:rFonts w:ascii="Times New Roman" w:eastAsia="Times New Roman" w:hAnsi="Times New Roman"/>
                <w:b/>
                <w:lang w:eastAsia="ru-RU"/>
              </w:rPr>
            </w:pPr>
            <w:del w:id="276" w:author="NAZ, Mamoona (OLDHAM MEDICAL SERVICES)" w:date="2026-09-22T12:22:00Z" w16du:dateUtc="2026-09-22T16:22:00Z">
              <w:r>
                <w:rPr>
                  <w:rFonts w:ascii="Times New Roman" w:eastAsia="Times New Roman" w:hAnsi="Times New Roman"/>
                  <w:b/>
                  <w:lang w:val="ru-RU" w:eastAsia="ru-RU"/>
                </w:rPr>
                <w:delText>На что пойдут предоставляемые средства</w:delText>
              </w:r>
            </w:del>
          </w:p>
        </w:tc>
        <w:tc>
          <w:tcPr>
            <w:tcW w:w="2550" w:type="dxa"/>
            <w:tcBorders>
              <w:top w:val="single" w:sz="2" w:space="0" w:color="000000"/>
              <w:left w:val="single" w:sz="6" w:space="0" w:color="000000"/>
              <w:bottom w:val="single" w:sz="6" w:space="0" w:color="000000"/>
              <w:right w:val="single" w:sz="2" w:space="0" w:color="000000"/>
            </w:tcBorders>
            <w:vAlign w:val="center"/>
          </w:tcPr>
          <w:p w14:paraId="0892733C" w14:textId="77777777" w:rsidR="00FB05F6" w:rsidRDefault="00623B46">
            <w:pPr>
              <w:widowControl w:val="0"/>
              <w:spacing w:before="20"/>
              <w:jc w:val="center"/>
              <w:rPr>
                <w:del w:id="277" w:author="NAZ, Mamoona (OLDHAM MEDICAL SERVICES)" w:date="2026-09-22T12:22:00Z" w16du:dateUtc="2026-09-22T16:22:00Z"/>
                <w:rFonts w:ascii="Times New Roman" w:eastAsia="Times New Roman" w:hAnsi="Times New Roman"/>
                <w:b/>
                <w:lang w:eastAsia="ru-RU"/>
              </w:rPr>
            </w:pPr>
            <w:del w:id="278" w:author="NAZ, Mamoona (OLDHAM MEDICAL SERVICES)" w:date="2026-09-22T12:22:00Z" w16du:dateUtc="2026-09-22T16:22:00Z">
              <w:r>
                <w:rPr>
                  <w:rFonts w:ascii="Times New Roman" w:eastAsia="Times New Roman" w:hAnsi="Times New Roman"/>
                  <w:b/>
                  <w:lang w:eastAsia="ru-RU"/>
                </w:rPr>
                <w:delText xml:space="preserve">Объем </w:delText>
              </w:r>
              <w:r>
                <w:rPr>
                  <w:rFonts w:ascii="Times New Roman" w:eastAsia="Times New Roman" w:hAnsi="Times New Roman"/>
                  <w:b/>
                  <w:lang w:val="ru-RU" w:eastAsia="ru-RU"/>
                </w:rPr>
                <w:delText>предоставляемых</w:delText>
              </w:r>
              <w:r>
                <w:rPr>
                  <w:rFonts w:ascii="Times New Roman" w:eastAsia="Times New Roman" w:hAnsi="Times New Roman"/>
                  <w:b/>
                  <w:lang w:eastAsia="ru-RU"/>
                </w:rPr>
                <w:delText xml:space="preserve"> средств</w:delText>
              </w:r>
            </w:del>
          </w:p>
        </w:tc>
      </w:tr>
      <w:tr w:rsidR="00FB05F6" w14:paraId="0E54E674" w14:textId="77777777">
        <w:trPr>
          <w:trHeight w:val="284"/>
          <w:del w:id="279" w:author="NAZ, Mamoona (OLDHAM MEDICAL SERVICES)" w:date="2026-09-22T12:22:00Z" w16du:dateUtc="2026-09-22T16:22:00Z"/>
        </w:trPr>
        <w:tc>
          <w:tcPr>
            <w:tcW w:w="624" w:type="dxa"/>
            <w:tcBorders>
              <w:top w:val="single" w:sz="6" w:space="0" w:color="000000"/>
              <w:left w:val="single" w:sz="2" w:space="0" w:color="000000"/>
              <w:bottom w:val="single" w:sz="6" w:space="0" w:color="000000"/>
              <w:right w:val="single" w:sz="6" w:space="0" w:color="000000"/>
            </w:tcBorders>
          </w:tcPr>
          <w:p w14:paraId="4F479C71" w14:textId="77777777" w:rsidR="00FB05F6" w:rsidRDefault="00623B46">
            <w:pPr>
              <w:widowControl w:val="0"/>
              <w:spacing w:before="20"/>
              <w:jc w:val="center"/>
              <w:rPr>
                <w:del w:id="280" w:author="NAZ, Mamoona (OLDHAM MEDICAL SERVICES)" w:date="2026-09-22T12:22:00Z" w16du:dateUtc="2026-09-22T16:22:00Z"/>
                <w:rFonts w:ascii="Times New Roman" w:eastAsia="Times New Roman" w:hAnsi="Times New Roman"/>
                <w:lang w:eastAsia="ru-RU"/>
              </w:rPr>
            </w:pPr>
            <w:del w:id="281" w:author="NAZ, Mamoona (OLDHAM MEDICAL SERVICES)" w:date="2026-09-22T12:22:00Z" w16du:dateUtc="2026-09-22T16:22:00Z">
              <w:r>
                <w:rPr>
                  <w:rFonts w:ascii="Times New Roman" w:eastAsia="Times New Roman" w:hAnsi="Times New Roman"/>
                  <w:lang w:eastAsia="ru-RU"/>
                </w:rPr>
                <w:delText>1</w:delText>
              </w:r>
            </w:del>
          </w:p>
        </w:tc>
        <w:tc>
          <w:tcPr>
            <w:tcW w:w="3232" w:type="dxa"/>
            <w:tcBorders>
              <w:top w:val="single" w:sz="6" w:space="0" w:color="000000"/>
              <w:left w:val="single" w:sz="6" w:space="0" w:color="000000"/>
              <w:bottom w:val="single" w:sz="6" w:space="0" w:color="000000"/>
              <w:right w:val="single" w:sz="6" w:space="0" w:color="000000"/>
            </w:tcBorders>
          </w:tcPr>
          <w:p w14:paraId="094969F4" w14:textId="77777777" w:rsidR="00FB05F6" w:rsidRDefault="00FB05F6">
            <w:pPr>
              <w:widowControl w:val="0"/>
              <w:spacing w:before="20"/>
              <w:jc w:val="both"/>
              <w:rPr>
                <w:del w:id="282" w:author="NAZ, Mamoona (OLDHAM MEDICAL SERVICES)" w:date="2026-09-22T12:22:00Z" w16du:dateUtc="2026-09-22T16:22:00Z"/>
                <w:rFonts w:ascii="Times New Roman" w:eastAsia="Times New Roman" w:hAnsi="Times New Roman"/>
                <w:b/>
                <w:lang w:eastAsia="ru-RU"/>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60727361" w14:textId="77777777" w:rsidR="00FB05F6" w:rsidRDefault="00FB05F6">
            <w:pPr>
              <w:widowControl w:val="0"/>
              <w:jc w:val="center"/>
              <w:rPr>
                <w:del w:id="283" w:author="NAZ, Mamoona (OLDHAM MEDICAL SERVICES)" w:date="2026-09-22T12:22:00Z" w16du:dateUtc="2026-09-22T16:22:00Z"/>
                <w:rFonts w:ascii="Times New Roman" w:eastAsia="Times New Roman" w:hAnsi="Times New Roman"/>
                <w:lang w:eastAsia="ru-RU"/>
              </w:rPr>
            </w:pPr>
          </w:p>
        </w:tc>
        <w:tc>
          <w:tcPr>
            <w:tcW w:w="2550" w:type="dxa"/>
            <w:tcBorders>
              <w:top w:val="single" w:sz="6" w:space="0" w:color="000000"/>
              <w:left w:val="single" w:sz="6" w:space="0" w:color="000000"/>
              <w:bottom w:val="single" w:sz="6" w:space="0" w:color="000000"/>
              <w:right w:val="single" w:sz="2" w:space="0" w:color="000000"/>
            </w:tcBorders>
            <w:vAlign w:val="center"/>
          </w:tcPr>
          <w:p w14:paraId="21C143DB" w14:textId="77777777" w:rsidR="00FB05F6" w:rsidRDefault="00FB05F6">
            <w:pPr>
              <w:widowControl w:val="0"/>
              <w:jc w:val="center"/>
              <w:rPr>
                <w:del w:id="284" w:author="NAZ, Mamoona (OLDHAM MEDICAL SERVICES)" w:date="2026-09-22T12:22:00Z" w16du:dateUtc="2026-09-22T16:22:00Z"/>
                <w:rFonts w:ascii="Times New Roman" w:eastAsia="Times New Roman" w:hAnsi="Times New Roman"/>
                <w:lang w:eastAsia="ru-RU"/>
              </w:rPr>
            </w:pPr>
          </w:p>
        </w:tc>
      </w:tr>
      <w:tr w:rsidR="00FB05F6" w14:paraId="1A297948" w14:textId="77777777">
        <w:trPr>
          <w:trHeight w:val="247"/>
          <w:del w:id="285" w:author="NAZ, Mamoona (OLDHAM MEDICAL SERVICES)" w:date="2026-09-22T12:22:00Z" w16du:dateUtc="2026-09-22T16:22:00Z"/>
        </w:trPr>
        <w:tc>
          <w:tcPr>
            <w:tcW w:w="624" w:type="dxa"/>
            <w:tcBorders>
              <w:top w:val="single" w:sz="6" w:space="0" w:color="000000"/>
              <w:left w:val="single" w:sz="2" w:space="0" w:color="000000"/>
              <w:bottom w:val="single" w:sz="2" w:space="0" w:color="000000"/>
              <w:right w:val="single" w:sz="6" w:space="0" w:color="000000"/>
            </w:tcBorders>
          </w:tcPr>
          <w:p w14:paraId="6A19A4F6" w14:textId="77777777" w:rsidR="00FB05F6" w:rsidRDefault="00623B46">
            <w:pPr>
              <w:widowControl w:val="0"/>
              <w:spacing w:before="20"/>
              <w:jc w:val="center"/>
              <w:rPr>
                <w:del w:id="286" w:author="NAZ, Mamoona (OLDHAM MEDICAL SERVICES)" w:date="2026-09-22T12:22:00Z" w16du:dateUtc="2026-09-22T16:22:00Z"/>
                <w:rFonts w:ascii="Times New Roman" w:eastAsia="Times New Roman" w:hAnsi="Times New Roman"/>
                <w:lang w:eastAsia="ru-RU"/>
              </w:rPr>
            </w:pPr>
            <w:del w:id="287" w:author="NAZ, Mamoona (OLDHAM MEDICAL SERVICES)" w:date="2026-09-22T12:22:00Z" w16du:dateUtc="2026-09-22T16:22:00Z">
              <w:r>
                <w:rPr>
                  <w:rFonts w:ascii="Times New Roman" w:eastAsia="Times New Roman" w:hAnsi="Times New Roman"/>
                  <w:lang w:eastAsia="ru-RU"/>
                </w:rPr>
                <w:delText>…</w:delText>
              </w:r>
            </w:del>
          </w:p>
        </w:tc>
        <w:tc>
          <w:tcPr>
            <w:tcW w:w="3232" w:type="dxa"/>
            <w:tcBorders>
              <w:top w:val="single" w:sz="6" w:space="0" w:color="000000"/>
              <w:left w:val="single" w:sz="6" w:space="0" w:color="000000"/>
              <w:bottom w:val="single" w:sz="2" w:space="0" w:color="000000"/>
              <w:right w:val="single" w:sz="6" w:space="0" w:color="000000"/>
            </w:tcBorders>
            <w:vAlign w:val="center"/>
          </w:tcPr>
          <w:p w14:paraId="74DA73BD" w14:textId="77777777" w:rsidR="00FB05F6" w:rsidRDefault="00FB05F6">
            <w:pPr>
              <w:widowControl w:val="0"/>
              <w:rPr>
                <w:del w:id="288" w:author="NAZ, Mamoona (OLDHAM MEDICAL SERVICES)" w:date="2026-09-22T12:22:00Z" w16du:dateUtc="2026-09-22T16:22:00Z"/>
                <w:rFonts w:ascii="Times New Roman" w:eastAsia="Times New Roman" w:hAnsi="Times New Roman"/>
                <w:lang w:eastAsia="ru-RU"/>
              </w:rPr>
            </w:pPr>
          </w:p>
        </w:tc>
        <w:tc>
          <w:tcPr>
            <w:tcW w:w="2977" w:type="dxa"/>
            <w:tcBorders>
              <w:top w:val="single" w:sz="6" w:space="0" w:color="000000"/>
              <w:left w:val="single" w:sz="6" w:space="0" w:color="000000"/>
              <w:bottom w:val="single" w:sz="2" w:space="0" w:color="000000"/>
              <w:right w:val="single" w:sz="6" w:space="0" w:color="000000"/>
            </w:tcBorders>
            <w:vAlign w:val="bottom"/>
          </w:tcPr>
          <w:p w14:paraId="7B971BF5" w14:textId="77777777" w:rsidR="00FB05F6" w:rsidRDefault="00FB05F6">
            <w:pPr>
              <w:widowControl w:val="0"/>
              <w:jc w:val="center"/>
              <w:rPr>
                <w:del w:id="289" w:author="NAZ, Mamoona (OLDHAM MEDICAL SERVICES)" w:date="2026-09-22T12:22:00Z" w16du:dateUtc="2026-09-22T16:22:00Z"/>
                <w:rFonts w:ascii="Times New Roman" w:eastAsia="Calibri" w:hAnsi="Times New Roman"/>
                <w:color w:val="000000"/>
                <w:lang w:eastAsia="ru-RU"/>
              </w:rPr>
            </w:pPr>
          </w:p>
        </w:tc>
        <w:tc>
          <w:tcPr>
            <w:tcW w:w="2550" w:type="dxa"/>
            <w:tcBorders>
              <w:top w:val="single" w:sz="6" w:space="0" w:color="000000"/>
              <w:left w:val="single" w:sz="6" w:space="0" w:color="000000"/>
              <w:bottom w:val="single" w:sz="2" w:space="0" w:color="000000"/>
              <w:right w:val="single" w:sz="2" w:space="0" w:color="000000"/>
            </w:tcBorders>
            <w:vAlign w:val="bottom"/>
          </w:tcPr>
          <w:p w14:paraId="6F188169" w14:textId="77777777" w:rsidR="00FB05F6" w:rsidRDefault="00FB05F6">
            <w:pPr>
              <w:widowControl w:val="0"/>
              <w:jc w:val="center"/>
              <w:rPr>
                <w:del w:id="290" w:author="NAZ, Mamoona (OLDHAM MEDICAL SERVICES)" w:date="2026-09-22T12:22:00Z" w16du:dateUtc="2026-09-22T16:22:00Z"/>
                <w:rFonts w:ascii="Times New Roman" w:eastAsia="Calibri" w:hAnsi="Times New Roman"/>
                <w:color w:val="000000"/>
                <w:lang w:eastAsia="ru-RU"/>
              </w:rPr>
            </w:pPr>
          </w:p>
        </w:tc>
      </w:tr>
    </w:tbl>
    <w:p w14:paraId="441E746E" w14:textId="77777777" w:rsidR="00FB05F6" w:rsidRDefault="00FB05F6">
      <w:pPr>
        <w:spacing w:before="60"/>
        <w:jc w:val="both"/>
        <w:rPr>
          <w:del w:id="291" w:author="NAZ, Mamoona (OLDHAM MEDICAL SERVICES)" w:date="2026-09-22T12:22:00Z" w16du:dateUtc="2026-09-22T16:22:00Z"/>
          <w:rFonts w:ascii="Times New Roman" w:eastAsia="Times New Roman" w:hAnsi="Times New Roman"/>
          <w:sz w:val="16"/>
          <w:szCs w:val="16"/>
          <w:lang w:eastAsia="ru-RU"/>
        </w:rPr>
      </w:pPr>
    </w:p>
    <w:p w14:paraId="5F657F6B" w14:textId="77777777" w:rsidR="00FB05F6" w:rsidRDefault="00623B46">
      <w:pPr>
        <w:spacing w:before="60"/>
        <w:jc w:val="both"/>
        <w:rPr>
          <w:del w:id="292" w:author="NAZ, Mamoona (OLDHAM MEDICAL SERVICES)" w:date="2026-09-22T12:22:00Z" w16du:dateUtc="2026-09-22T16:22:00Z"/>
          <w:rFonts w:ascii="Times New Roman" w:eastAsia="Times New Roman" w:hAnsi="Times New Roman"/>
          <w:b/>
          <w:lang w:eastAsia="ru-RU"/>
        </w:rPr>
      </w:pPr>
      <w:del w:id="293" w:author="NAZ, Mamoona (OLDHAM MEDICAL SERVICES)" w:date="2026-09-22T12:22:00Z" w16du:dateUtc="2026-09-22T16:22:00Z">
        <w:r>
          <w:rPr>
            <w:rFonts w:ascii="Times New Roman" w:eastAsia="Times New Roman" w:hAnsi="Times New Roman"/>
            <w:b/>
            <w:lang w:eastAsia="ru-RU"/>
          </w:rPr>
          <w:delText>13.</w:delText>
        </w:r>
        <w:r>
          <w:rPr>
            <w:rFonts w:ascii="Times New Roman" w:eastAsia="Times New Roman" w:hAnsi="Times New Roman"/>
            <w:b/>
            <w:lang w:eastAsia="ru-RU"/>
          </w:rPr>
          <w:tab/>
          <w:delText>Сведения об участии в конкурсе «Преображая жизнь» ранее</w:delText>
        </w:r>
      </w:del>
    </w:p>
    <w:tbl>
      <w:tblPr>
        <w:tblStyle w:val="TableGrid"/>
        <w:tblW w:w="9464" w:type="dxa"/>
        <w:tblLayout w:type="fixed"/>
        <w:tblLook w:val="04A0" w:firstRow="1" w:lastRow="0" w:firstColumn="1" w:lastColumn="0" w:noHBand="0" w:noVBand="1"/>
      </w:tblPr>
      <w:tblGrid>
        <w:gridCol w:w="1704"/>
        <w:gridCol w:w="4194"/>
        <w:gridCol w:w="3566"/>
      </w:tblGrid>
      <w:tr w:rsidR="00FB05F6" w14:paraId="1F6D52BD" w14:textId="77777777">
        <w:trPr>
          <w:trHeight w:val="666"/>
          <w:del w:id="294" w:author="NAZ, Mamoona (OLDHAM MEDICAL SERVICES)" w:date="2026-09-22T12:22:00Z" w16du:dateUtc="2026-09-22T16:22:00Z"/>
        </w:trPr>
        <w:tc>
          <w:tcPr>
            <w:tcW w:w="1704" w:type="dxa"/>
          </w:tcPr>
          <w:p w14:paraId="53D61572" w14:textId="77777777" w:rsidR="00FB05F6" w:rsidRDefault="00623B46">
            <w:pPr>
              <w:widowControl w:val="0"/>
              <w:spacing w:before="60"/>
              <w:jc w:val="both"/>
              <w:rPr>
                <w:del w:id="295" w:author="NAZ, Mamoona (OLDHAM MEDICAL SERVICES)" w:date="2026-09-22T12:22:00Z" w16du:dateUtc="2026-09-22T16:22:00Z"/>
                <w:rFonts w:ascii="Times New Roman" w:eastAsia="Times New Roman" w:hAnsi="Times New Roman"/>
                <w:b/>
                <w:lang w:eastAsia="ru-RU"/>
              </w:rPr>
            </w:pPr>
            <w:del w:id="296" w:author="NAZ, Mamoona (OLDHAM MEDICAL SERVICES)" w:date="2026-09-22T12:22:00Z" w16du:dateUtc="2026-09-22T16:22:00Z">
              <w:r>
                <w:rPr>
                  <w:rFonts w:ascii="Times New Roman" w:eastAsia="Times New Roman" w:hAnsi="Times New Roman"/>
                  <w:b/>
                  <w:lang w:val="ru-RU" w:eastAsia="ru-RU"/>
                </w:rPr>
                <w:delText>Год</w:delText>
              </w:r>
            </w:del>
          </w:p>
        </w:tc>
        <w:tc>
          <w:tcPr>
            <w:tcW w:w="4194" w:type="dxa"/>
          </w:tcPr>
          <w:p w14:paraId="57018DA1" w14:textId="77777777" w:rsidR="00FB05F6" w:rsidRDefault="00623B46">
            <w:pPr>
              <w:widowControl w:val="0"/>
              <w:spacing w:before="60"/>
              <w:jc w:val="both"/>
              <w:rPr>
                <w:del w:id="297" w:author="NAZ, Mamoona (OLDHAM MEDICAL SERVICES)" w:date="2026-09-22T12:22:00Z" w16du:dateUtc="2026-09-22T16:22:00Z"/>
                <w:rFonts w:ascii="Times New Roman" w:eastAsia="Times New Roman" w:hAnsi="Times New Roman"/>
                <w:b/>
                <w:lang w:eastAsia="ru-RU"/>
              </w:rPr>
            </w:pPr>
            <w:del w:id="298" w:author="NAZ, Mamoona (OLDHAM MEDICAL SERVICES)" w:date="2026-09-22T12:22:00Z" w16du:dateUtc="2026-09-22T16:22:00Z">
              <w:r>
                <w:rPr>
                  <w:rFonts w:ascii="Times New Roman" w:eastAsia="Times New Roman" w:hAnsi="Times New Roman"/>
                  <w:b/>
                  <w:lang w:val="ru-RU" w:eastAsia="ru-RU"/>
                </w:rPr>
                <w:delText>Название проекта</w:delText>
              </w:r>
            </w:del>
          </w:p>
        </w:tc>
        <w:tc>
          <w:tcPr>
            <w:tcW w:w="3566" w:type="dxa"/>
          </w:tcPr>
          <w:p w14:paraId="71A343CF" w14:textId="77777777" w:rsidR="00FB05F6" w:rsidRDefault="00623B46">
            <w:pPr>
              <w:widowControl w:val="0"/>
              <w:spacing w:before="60"/>
              <w:jc w:val="both"/>
              <w:rPr>
                <w:del w:id="299" w:author="NAZ, Mamoona (OLDHAM MEDICAL SERVICES)" w:date="2026-09-22T12:22:00Z" w16du:dateUtc="2026-09-22T16:22:00Z"/>
                <w:rFonts w:ascii="Times New Roman" w:eastAsia="Times New Roman" w:hAnsi="Times New Roman"/>
                <w:b/>
                <w:lang w:eastAsia="ru-RU"/>
              </w:rPr>
            </w:pPr>
            <w:del w:id="300" w:author="NAZ, Mamoona (OLDHAM MEDICAL SERVICES)" w:date="2026-09-22T12:22:00Z" w16du:dateUtc="2026-09-22T16:22:00Z">
              <w:r>
                <w:rPr>
                  <w:rFonts w:ascii="Times New Roman" w:eastAsia="Times New Roman" w:hAnsi="Times New Roman"/>
                  <w:b/>
                  <w:lang w:val="ru-RU" w:eastAsia="ru-RU"/>
                </w:rPr>
                <w:delText>Побеждал по квоте или по жребию</w:delText>
              </w:r>
            </w:del>
          </w:p>
        </w:tc>
      </w:tr>
      <w:tr w:rsidR="00FB05F6" w14:paraId="5A1DA930" w14:textId="77777777">
        <w:trPr>
          <w:trHeight w:val="245"/>
          <w:del w:id="301" w:author="NAZ, Mamoona (OLDHAM MEDICAL SERVICES)" w:date="2026-09-22T12:22:00Z" w16du:dateUtc="2026-09-22T16:22:00Z"/>
        </w:trPr>
        <w:tc>
          <w:tcPr>
            <w:tcW w:w="1704" w:type="dxa"/>
          </w:tcPr>
          <w:p w14:paraId="400BDDC6" w14:textId="77777777" w:rsidR="00FB05F6" w:rsidRDefault="00FB05F6">
            <w:pPr>
              <w:widowControl w:val="0"/>
              <w:spacing w:before="60"/>
              <w:jc w:val="both"/>
              <w:rPr>
                <w:del w:id="302" w:author="NAZ, Mamoona (OLDHAM MEDICAL SERVICES)" w:date="2026-09-22T12:22:00Z" w16du:dateUtc="2026-09-22T16:22:00Z"/>
                <w:rFonts w:ascii="Times New Roman" w:eastAsia="Times New Roman" w:hAnsi="Times New Roman"/>
                <w:b/>
                <w:lang w:eastAsia="ru-RU"/>
              </w:rPr>
            </w:pPr>
          </w:p>
        </w:tc>
        <w:tc>
          <w:tcPr>
            <w:tcW w:w="4194" w:type="dxa"/>
          </w:tcPr>
          <w:p w14:paraId="2247C8DA" w14:textId="77777777" w:rsidR="00FB05F6" w:rsidRDefault="00FB05F6">
            <w:pPr>
              <w:widowControl w:val="0"/>
              <w:spacing w:before="60"/>
              <w:jc w:val="both"/>
              <w:rPr>
                <w:del w:id="303" w:author="NAZ, Mamoona (OLDHAM MEDICAL SERVICES)" w:date="2026-09-22T12:22:00Z" w16du:dateUtc="2026-09-22T16:22:00Z"/>
                <w:rFonts w:ascii="Times New Roman" w:eastAsia="Times New Roman" w:hAnsi="Times New Roman"/>
                <w:b/>
                <w:lang w:eastAsia="ru-RU"/>
              </w:rPr>
            </w:pPr>
          </w:p>
        </w:tc>
        <w:tc>
          <w:tcPr>
            <w:tcW w:w="3566" w:type="dxa"/>
          </w:tcPr>
          <w:p w14:paraId="36F11775" w14:textId="77777777" w:rsidR="00FB05F6" w:rsidRDefault="00FB05F6">
            <w:pPr>
              <w:widowControl w:val="0"/>
              <w:spacing w:before="60"/>
              <w:jc w:val="both"/>
              <w:rPr>
                <w:del w:id="304" w:author="NAZ, Mamoona (OLDHAM MEDICAL SERVICES)" w:date="2026-09-22T12:22:00Z" w16du:dateUtc="2026-09-22T16:22:00Z"/>
                <w:rFonts w:ascii="Times New Roman" w:eastAsia="Times New Roman" w:hAnsi="Times New Roman"/>
                <w:b/>
                <w:lang w:eastAsia="ru-RU"/>
              </w:rPr>
            </w:pPr>
          </w:p>
        </w:tc>
      </w:tr>
      <w:tr w:rsidR="00FB05F6" w14:paraId="49C7FD48" w14:textId="77777777">
        <w:trPr>
          <w:trHeight w:val="165"/>
          <w:del w:id="305" w:author="NAZ, Mamoona (OLDHAM MEDICAL SERVICES)" w:date="2026-09-22T12:22:00Z" w16du:dateUtc="2026-09-22T16:22:00Z"/>
        </w:trPr>
        <w:tc>
          <w:tcPr>
            <w:tcW w:w="1704" w:type="dxa"/>
          </w:tcPr>
          <w:p w14:paraId="3EF06D6E" w14:textId="77777777" w:rsidR="00FB05F6" w:rsidRDefault="00FB05F6">
            <w:pPr>
              <w:widowControl w:val="0"/>
              <w:spacing w:before="60"/>
              <w:jc w:val="both"/>
              <w:rPr>
                <w:del w:id="306" w:author="NAZ, Mamoona (OLDHAM MEDICAL SERVICES)" w:date="2026-09-22T12:22:00Z" w16du:dateUtc="2026-09-22T16:22:00Z"/>
                <w:rFonts w:ascii="Times New Roman" w:eastAsia="Times New Roman" w:hAnsi="Times New Roman"/>
                <w:b/>
                <w:lang w:eastAsia="ru-RU"/>
              </w:rPr>
            </w:pPr>
          </w:p>
        </w:tc>
        <w:tc>
          <w:tcPr>
            <w:tcW w:w="4194" w:type="dxa"/>
          </w:tcPr>
          <w:p w14:paraId="28A2EA62" w14:textId="77777777" w:rsidR="00FB05F6" w:rsidRDefault="00FB05F6">
            <w:pPr>
              <w:widowControl w:val="0"/>
              <w:spacing w:before="60"/>
              <w:jc w:val="both"/>
              <w:rPr>
                <w:del w:id="307" w:author="NAZ, Mamoona (OLDHAM MEDICAL SERVICES)" w:date="2026-09-22T12:22:00Z" w16du:dateUtc="2026-09-22T16:22:00Z"/>
                <w:rFonts w:ascii="Times New Roman" w:eastAsia="Times New Roman" w:hAnsi="Times New Roman"/>
                <w:b/>
                <w:lang w:eastAsia="ru-RU"/>
              </w:rPr>
            </w:pPr>
          </w:p>
        </w:tc>
        <w:tc>
          <w:tcPr>
            <w:tcW w:w="3566" w:type="dxa"/>
          </w:tcPr>
          <w:p w14:paraId="0D0667C7" w14:textId="77777777" w:rsidR="00FB05F6" w:rsidRDefault="00FB05F6">
            <w:pPr>
              <w:widowControl w:val="0"/>
              <w:spacing w:before="60"/>
              <w:jc w:val="both"/>
              <w:rPr>
                <w:del w:id="308" w:author="NAZ, Mamoona (OLDHAM MEDICAL SERVICES)" w:date="2026-09-22T12:22:00Z" w16du:dateUtc="2026-09-22T16:22:00Z"/>
                <w:rFonts w:ascii="Times New Roman" w:eastAsia="Times New Roman" w:hAnsi="Times New Roman"/>
                <w:b/>
                <w:lang w:eastAsia="ru-RU"/>
              </w:rPr>
            </w:pPr>
          </w:p>
        </w:tc>
      </w:tr>
      <w:tr w:rsidR="00FB05F6" w14:paraId="147BA128" w14:textId="77777777">
        <w:trPr>
          <w:trHeight w:val="114"/>
          <w:del w:id="309" w:author="NAZ, Mamoona (OLDHAM MEDICAL SERVICES)" w:date="2026-09-22T12:22:00Z" w16du:dateUtc="2026-09-22T16:22:00Z"/>
        </w:trPr>
        <w:tc>
          <w:tcPr>
            <w:tcW w:w="1704" w:type="dxa"/>
          </w:tcPr>
          <w:p w14:paraId="184C91A5" w14:textId="77777777" w:rsidR="00FB05F6" w:rsidRDefault="00FB05F6">
            <w:pPr>
              <w:widowControl w:val="0"/>
              <w:spacing w:before="60"/>
              <w:jc w:val="both"/>
              <w:rPr>
                <w:del w:id="310" w:author="NAZ, Mamoona (OLDHAM MEDICAL SERVICES)" w:date="2026-09-22T12:22:00Z" w16du:dateUtc="2026-09-22T16:22:00Z"/>
                <w:rFonts w:ascii="Times New Roman" w:eastAsia="Times New Roman" w:hAnsi="Times New Roman"/>
                <w:b/>
                <w:lang w:eastAsia="ru-RU"/>
              </w:rPr>
            </w:pPr>
          </w:p>
        </w:tc>
        <w:tc>
          <w:tcPr>
            <w:tcW w:w="4194" w:type="dxa"/>
          </w:tcPr>
          <w:p w14:paraId="4C7C1C4A" w14:textId="77777777" w:rsidR="00FB05F6" w:rsidRDefault="00FB05F6">
            <w:pPr>
              <w:widowControl w:val="0"/>
              <w:spacing w:before="60"/>
              <w:jc w:val="both"/>
              <w:rPr>
                <w:del w:id="311" w:author="NAZ, Mamoona (OLDHAM MEDICAL SERVICES)" w:date="2026-09-22T12:22:00Z" w16du:dateUtc="2026-09-22T16:22:00Z"/>
                <w:rFonts w:ascii="Times New Roman" w:eastAsia="Times New Roman" w:hAnsi="Times New Roman"/>
                <w:b/>
                <w:lang w:eastAsia="ru-RU"/>
              </w:rPr>
            </w:pPr>
          </w:p>
        </w:tc>
        <w:tc>
          <w:tcPr>
            <w:tcW w:w="3566" w:type="dxa"/>
          </w:tcPr>
          <w:p w14:paraId="5056294F" w14:textId="77777777" w:rsidR="00FB05F6" w:rsidRDefault="00FB05F6">
            <w:pPr>
              <w:widowControl w:val="0"/>
              <w:spacing w:before="60"/>
              <w:jc w:val="both"/>
              <w:rPr>
                <w:del w:id="312" w:author="NAZ, Mamoona (OLDHAM MEDICAL SERVICES)" w:date="2026-09-22T12:22:00Z" w16du:dateUtc="2026-09-22T16:22:00Z"/>
                <w:rFonts w:ascii="Times New Roman" w:eastAsia="Times New Roman" w:hAnsi="Times New Roman"/>
                <w:b/>
                <w:lang w:eastAsia="ru-RU"/>
              </w:rPr>
            </w:pPr>
          </w:p>
        </w:tc>
      </w:tr>
    </w:tbl>
    <w:p w14:paraId="65E22CC2" w14:textId="77777777" w:rsidR="00FB05F6" w:rsidRDefault="00FB05F6">
      <w:pPr>
        <w:ind w:left="360"/>
        <w:jc w:val="center"/>
        <w:rPr>
          <w:del w:id="313" w:author="NAZ, Mamoona (OLDHAM MEDICAL SERVICES)" w:date="2026-09-22T12:22:00Z" w16du:dateUtc="2026-09-22T16:22:00Z"/>
          <w:rFonts w:ascii="Times New Roman" w:eastAsia="Calibri" w:hAnsi="Times New Roman"/>
          <w:sz w:val="16"/>
          <w:szCs w:val="16"/>
          <w:lang w:eastAsia="ru-RU"/>
        </w:rPr>
      </w:pPr>
    </w:p>
    <w:p w14:paraId="30DBF548" w14:textId="77777777" w:rsidR="00FB05F6" w:rsidRDefault="00623B46">
      <w:pPr>
        <w:pStyle w:val="ListParagraph"/>
        <w:numPr>
          <w:ilvl w:val="0"/>
          <w:numId w:val="7"/>
        </w:numPr>
        <w:jc w:val="center"/>
        <w:rPr>
          <w:del w:id="314" w:author="NAZ, Mamoona (OLDHAM MEDICAL SERVICES)" w:date="2026-09-22T12:22:00Z" w16du:dateUtc="2026-09-22T16:22:00Z"/>
          <w:rFonts w:ascii="Times New Roman" w:eastAsia="Calibri" w:hAnsi="Times New Roman"/>
          <w:b/>
          <w:lang w:eastAsia="ru-RU"/>
        </w:rPr>
      </w:pPr>
      <w:del w:id="315" w:author="NAZ, Mamoona (OLDHAM MEDICAL SERVICES)" w:date="2026-09-22T12:22:00Z" w16du:dateUtc="2026-09-22T16:22:00Z">
        <w:r>
          <w:rPr>
            <w:rFonts w:ascii="Times New Roman" w:eastAsia="Calibri" w:hAnsi="Times New Roman"/>
            <w:b/>
            <w:lang w:eastAsia="ru-RU"/>
          </w:rPr>
          <w:delText>Бюджет проекта</w:delText>
        </w:r>
      </w:del>
    </w:p>
    <w:p w14:paraId="015D86BA" w14:textId="77777777" w:rsidR="00FB05F6" w:rsidRDefault="00FB05F6">
      <w:pPr>
        <w:rPr>
          <w:del w:id="316" w:author="NAZ, Mamoona (OLDHAM MEDICAL SERVICES)" w:date="2026-09-22T12:22:00Z" w16du:dateUtc="2026-09-22T16:22:00Z"/>
          <w:rFonts w:ascii="Times New Roman" w:eastAsia="Calibri" w:hAnsi="Times New Roman"/>
          <w:lang w:eastAsia="ru-RU"/>
        </w:rPr>
      </w:pPr>
    </w:p>
    <w:p w14:paraId="7C06508E" w14:textId="77777777" w:rsidR="00FB05F6" w:rsidRDefault="00623B46">
      <w:pPr>
        <w:rPr>
          <w:del w:id="317" w:author="NAZ, Mamoona (OLDHAM MEDICAL SERVICES)" w:date="2026-09-22T12:22:00Z" w16du:dateUtc="2026-09-22T16:22:00Z"/>
          <w:rFonts w:ascii="Times New Roman" w:eastAsia="Calibri" w:hAnsi="Times New Roman"/>
          <w:b/>
          <w:lang w:eastAsia="ru-RU"/>
        </w:rPr>
      </w:pPr>
      <w:del w:id="318" w:author="NAZ, Mamoona (OLDHAM MEDICAL SERVICES)" w:date="2026-09-22T12:22:00Z" w16du:dateUtc="2026-09-22T16:22:00Z">
        <w:r>
          <w:rPr>
            <w:rFonts w:ascii="Times New Roman" w:eastAsia="Calibri" w:hAnsi="Times New Roman"/>
            <w:b/>
            <w:lang w:eastAsia="ru-RU"/>
          </w:rPr>
          <w:delText>1.</w:delText>
        </w:r>
        <w:r>
          <w:rPr>
            <w:rFonts w:ascii="Times New Roman" w:eastAsia="Calibri" w:hAnsi="Times New Roman"/>
            <w:b/>
            <w:lang w:eastAsia="ru-RU"/>
          </w:rPr>
          <w:tab/>
          <w:delText>Заполните таблицу:</w:delText>
        </w:r>
      </w:del>
    </w:p>
    <w:tbl>
      <w:tblPr>
        <w:tblW w:w="9450" w:type="dxa"/>
        <w:jc w:val="center"/>
        <w:tblLayout w:type="fixed"/>
        <w:tblCellMar>
          <w:left w:w="28" w:type="dxa"/>
          <w:right w:w="28" w:type="dxa"/>
        </w:tblCellMar>
        <w:tblLook w:val="01E0" w:firstRow="1" w:lastRow="1" w:firstColumn="1" w:lastColumn="1" w:noHBand="0" w:noVBand="0"/>
      </w:tblPr>
      <w:tblGrid>
        <w:gridCol w:w="567"/>
        <w:gridCol w:w="3521"/>
        <w:gridCol w:w="1630"/>
        <w:gridCol w:w="2030"/>
        <w:gridCol w:w="1702"/>
      </w:tblGrid>
      <w:tr w:rsidR="00FB05F6" w14:paraId="347019CB" w14:textId="77777777">
        <w:trPr>
          <w:jc w:val="center"/>
          <w:del w:id="319" w:author="NAZ, Mamoona (OLDHAM MEDICAL SERVICES)" w:date="2026-09-22T12:22:00Z" w16du:dateUtc="2026-09-22T16:22:00Z"/>
        </w:trPr>
        <w:tc>
          <w:tcPr>
            <w:tcW w:w="567" w:type="dxa"/>
            <w:tcBorders>
              <w:top w:val="single" w:sz="2" w:space="0" w:color="000000"/>
              <w:left w:val="single" w:sz="2" w:space="0" w:color="000000"/>
              <w:bottom w:val="single" w:sz="6" w:space="0" w:color="000000"/>
              <w:right w:val="single" w:sz="6" w:space="0" w:color="000000"/>
            </w:tcBorders>
          </w:tcPr>
          <w:p w14:paraId="194D4044" w14:textId="77777777" w:rsidR="00FB05F6" w:rsidRDefault="00623B46">
            <w:pPr>
              <w:widowControl w:val="0"/>
              <w:spacing w:before="20"/>
              <w:jc w:val="center"/>
              <w:rPr>
                <w:del w:id="320" w:author="NAZ, Mamoona (OLDHAM MEDICAL SERVICES)" w:date="2026-09-22T12:22:00Z" w16du:dateUtc="2026-09-22T16:22:00Z"/>
                <w:rFonts w:ascii="Times New Roman" w:eastAsia="Times New Roman" w:hAnsi="Times New Roman"/>
                <w:b/>
                <w:lang w:eastAsia="ru-RU"/>
              </w:rPr>
            </w:pPr>
            <w:del w:id="321" w:author="NAZ, Mamoona (OLDHAM MEDICAL SERVICES)" w:date="2026-09-22T12:22:00Z" w16du:dateUtc="2026-09-22T16:22:00Z">
              <w:r>
                <w:rPr>
                  <w:rFonts w:ascii="Times New Roman" w:eastAsia="Times New Roman" w:hAnsi="Times New Roman"/>
                  <w:b/>
                  <w:lang w:val="en-US" w:eastAsia="ru-RU"/>
                </w:rPr>
                <w:delText>N</w:delText>
              </w:r>
            </w:del>
          </w:p>
        </w:tc>
        <w:tc>
          <w:tcPr>
            <w:tcW w:w="3521" w:type="dxa"/>
            <w:tcBorders>
              <w:top w:val="single" w:sz="2" w:space="0" w:color="000000"/>
              <w:left w:val="single" w:sz="6" w:space="0" w:color="000000"/>
              <w:bottom w:val="single" w:sz="6" w:space="0" w:color="000000"/>
              <w:right w:val="single" w:sz="6" w:space="0" w:color="000000"/>
            </w:tcBorders>
            <w:vAlign w:val="center"/>
          </w:tcPr>
          <w:p w14:paraId="43A72621" w14:textId="77777777" w:rsidR="00FB05F6" w:rsidRDefault="00623B46">
            <w:pPr>
              <w:widowControl w:val="0"/>
              <w:spacing w:before="20"/>
              <w:jc w:val="center"/>
              <w:rPr>
                <w:del w:id="322" w:author="NAZ, Mamoona (OLDHAM MEDICAL SERVICES)" w:date="2026-09-22T12:22:00Z" w16du:dateUtc="2026-09-22T16:22:00Z"/>
                <w:rFonts w:ascii="Times New Roman" w:eastAsia="Times New Roman" w:hAnsi="Times New Roman"/>
                <w:b/>
                <w:lang w:eastAsia="ru-RU"/>
              </w:rPr>
            </w:pPr>
            <w:del w:id="323" w:author="NAZ, Mamoona (OLDHAM MEDICAL SERVICES)" w:date="2026-09-22T12:22:00Z" w16du:dateUtc="2026-09-22T16:22:00Z">
              <w:r>
                <w:rPr>
                  <w:rFonts w:ascii="Times New Roman" w:eastAsia="Times New Roman" w:hAnsi="Times New Roman"/>
                  <w:b/>
                  <w:lang w:eastAsia="ru-RU"/>
                </w:rPr>
                <w:delText>Наименование статьи с детализацией</w:delText>
              </w:r>
            </w:del>
          </w:p>
        </w:tc>
        <w:tc>
          <w:tcPr>
            <w:tcW w:w="1630" w:type="dxa"/>
            <w:tcBorders>
              <w:top w:val="single" w:sz="2" w:space="0" w:color="000000"/>
              <w:left w:val="single" w:sz="6" w:space="0" w:color="000000"/>
              <w:bottom w:val="single" w:sz="6" w:space="0" w:color="000000"/>
              <w:right w:val="single" w:sz="6" w:space="0" w:color="000000"/>
            </w:tcBorders>
            <w:vAlign w:val="center"/>
          </w:tcPr>
          <w:p w14:paraId="7E6E8704" w14:textId="77777777" w:rsidR="00FB05F6" w:rsidRDefault="00623B46">
            <w:pPr>
              <w:widowControl w:val="0"/>
              <w:spacing w:before="20"/>
              <w:jc w:val="center"/>
              <w:rPr>
                <w:del w:id="324" w:author="NAZ, Mamoona (OLDHAM MEDICAL SERVICES)" w:date="2026-09-22T12:22:00Z" w16du:dateUtc="2026-09-22T16:22:00Z"/>
                <w:rFonts w:ascii="Times New Roman" w:eastAsia="Times New Roman" w:hAnsi="Times New Roman"/>
                <w:b/>
                <w:lang w:eastAsia="ru-RU"/>
              </w:rPr>
            </w:pPr>
            <w:del w:id="325" w:author="NAZ, Mamoona (OLDHAM MEDICAL SERVICES)" w:date="2026-09-22T12:22:00Z" w16du:dateUtc="2026-09-22T16:22:00Z">
              <w:r>
                <w:rPr>
                  <w:rFonts w:ascii="Times New Roman" w:eastAsia="Times New Roman" w:hAnsi="Times New Roman"/>
                  <w:b/>
                  <w:lang w:eastAsia="ru-RU"/>
                </w:rPr>
                <w:delText>Запрашиваемые средства, руб.</w:delText>
              </w:r>
            </w:del>
          </w:p>
        </w:tc>
        <w:tc>
          <w:tcPr>
            <w:tcW w:w="2030" w:type="dxa"/>
            <w:tcBorders>
              <w:top w:val="single" w:sz="2" w:space="0" w:color="000000"/>
              <w:left w:val="single" w:sz="6" w:space="0" w:color="000000"/>
              <w:bottom w:val="single" w:sz="6" w:space="0" w:color="000000"/>
              <w:right w:val="single" w:sz="6" w:space="0" w:color="000000"/>
            </w:tcBorders>
            <w:vAlign w:val="center"/>
          </w:tcPr>
          <w:p w14:paraId="713EAC25" w14:textId="77777777" w:rsidR="00FB05F6" w:rsidRDefault="00623B46">
            <w:pPr>
              <w:widowControl w:val="0"/>
              <w:spacing w:before="20"/>
              <w:jc w:val="center"/>
              <w:rPr>
                <w:del w:id="326" w:author="NAZ, Mamoona (OLDHAM MEDICAL SERVICES)" w:date="2026-09-22T12:22:00Z" w16du:dateUtc="2026-09-22T16:22:00Z"/>
                <w:rFonts w:ascii="Times New Roman" w:eastAsia="Times New Roman" w:hAnsi="Times New Roman"/>
                <w:b/>
                <w:lang w:eastAsia="ru-RU"/>
              </w:rPr>
            </w:pPr>
            <w:del w:id="327" w:author="NAZ, Mamoona (OLDHAM MEDICAL SERVICES)" w:date="2026-09-22T12:22:00Z" w16du:dateUtc="2026-09-22T16:22:00Z">
              <w:r>
                <w:rPr>
                  <w:rFonts w:ascii="Times New Roman" w:eastAsia="Times New Roman" w:hAnsi="Times New Roman"/>
                  <w:b/>
                  <w:lang w:eastAsia="ru-RU"/>
                </w:rPr>
                <w:delText>Имеющиеся средства, или сумма, которую предполагается получить из других источников, руб.</w:delText>
              </w:r>
            </w:del>
          </w:p>
        </w:tc>
        <w:tc>
          <w:tcPr>
            <w:tcW w:w="1702" w:type="dxa"/>
            <w:tcBorders>
              <w:top w:val="single" w:sz="2" w:space="0" w:color="000000"/>
              <w:left w:val="single" w:sz="6" w:space="0" w:color="000000"/>
              <w:bottom w:val="single" w:sz="6" w:space="0" w:color="000000"/>
              <w:right w:val="single" w:sz="2" w:space="0" w:color="000000"/>
            </w:tcBorders>
            <w:vAlign w:val="center"/>
          </w:tcPr>
          <w:p w14:paraId="0C5F05D9" w14:textId="77777777" w:rsidR="00FB05F6" w:rsidRDefault="00623B46">
            <w:pPr>
              <w:widowControl w:val="0"/>
              <w:spacing w:before="20"/>
              <w:jc w:val="center"/>
              <w:rPr>
                <w:del w:id="328" w:author="NAZ, Mamoona (OLDHAM MEDICAL SERVICES)" w:date="2026-09-22T12:22:00Z" w16du:dateUtc="2026-09-22T16:22:00Z"/>
                <w:rFonts w:ascii="Times New Roman" w:eastAsia="Times New Roman" w:hAnsi="Times New Roman"/>
                <w:b/>
                <w:lang w:eastAsia="ru-RU"/>
              </w:rPr>
            </w:pPr>
            <w:del w:id="329" w:author="NAZ, Mamoona (OLDHAM MEDICAL SERVICES)" w:date="2026-09-22T12:22:00Z" w16du:dateUtc="2026-09-22T16:22:00Z">
              <w:r>
                <w:rPr>
                  <w:rFonts w:ascii="Times New Roman" w:eastAsia="Times New Roman" w:hAnsi="Times New Roman"/>
                  <w:b/>
                  <w:lang w:eastAsia="ru-RU"/>
                </w:rPr>
                <w:delText>Всего</w:delText>
              </w:r>
            </w:del>
          </w:p>
        </w:tc>
      </w:tr>
      <w:tr w:rsidR="00FB05F6" w14:paraId="623442F0" w14:textId="77777777">
        <w:trPr>
          <w:trHeight w:val="267"/>
          <w:jc w:val="center"/>
          <w:del w:id="330" w:author="NAZ, Mamoona (OLDHAM MEDICAL SERVICES)" w:date="2026-09-22T12:22:00Z" w16du:dateUtc="2026-09-22T16:22:00Z"/>
        </w:trPr>
        <w:tc>
          <w:tcPr>
            <w:tcW w:w="567" w:type="dxa"/>
            <w:tcBorders>
              <w:top w:val="single" w:sz="6" w:space="0" w:color="000000"/>
              <w:left w:val="single" w:sz="2" w:space="0" w:color="000000"/>
              <w:bottom w:val="single" w:sz="6" w:space="0" w:color="000000"/>
              <w:right w:val="single" w:sz="6" w:space="0" w:color="000000"/>
            </w:tcBorders>
          </w:tcPr>
          <w:p w14:paraId="4B9A50EB" w14:textId="77777777" w:rsidR="00FB05F6" w:rsidRDefault="00623B46">
            <w:pPr>
              <w:widowControl w:val="0"/>
              <w:spacing w:before="20"/>
              <w:jc w:val="center"/>
              <w:rPr>
                <w:del w:id="331" w:author="NAZ, Mamoona (OLDHAM MEDICAL SERVICES)" w:date="2026-09-22T12:22:00Z" w16du:dateUtc="2026-09-22T16:22:00Z"/>
                <w:rFonts w:ascii="Times New Roman" w:eastAsia="Times New Roman" w:hAnsi="Times New Roman"/>
                <w:lang w:eastAsia="ru-RU"/>
              </w:rPr>
            </w:pPr>
            <w:del w:id="332" w:author="NAZ, Mamoona (OLDHAM MEDICAL SERVICES)" w:date="2026-09-22T12:22:00Z" w16du:dateUtc="2026-09-22T16:22:00Z">
              <w:r>
                <w:rPr>
                  <w:rFonts w:ascii="Times New Roman" w:eastAsia="Times New Roman" w:hAnsi="Times New Roman"/>
                  <w:lang w:eastAsia="ru-RU"/>
                </w:rPr>
                <w:delText>1</w:delText>
              </w:r>
            </w:del>
          </w:p>
        </w:tc>
        <w:tc>
          <w:tcPr>
            <w:tcW w:w="3521" w:type="dxa"/>
            <w:tcBorders>
              <w:top w:val="single" w:sz="6" w:space="0" w:color="000000"/>
              <w:left w:val="single" w:sz="6" w:space="0" w:color="000000"/>
              <w:bottom w:val="single" w:sz="6" w:space="0" w:color="000000"/>
              <w:right w:val="single" w:sz="6" w:space="0" w:color="000000"/>
            </w:tcBorders>
          </w:tcPr>
          <w:p w14:paraId="7A1F2ED8" w14:textId="77777777" w:rsidR="00FB05F6" w:rsidRDefault="00FB05F6">
            <w:pPr>
              <w:widowControl w:val="0"/>
              <w:spacing w:before="20"/>
              <w:jc w:val="both"/>
              <w:rPr>
                <w:del w:id="333" w:author="NAZ, Mamoona (OLDHAM MEDICAL SERVICES)" w:date="2026-09-22T12:22:00Z" w16du:dateUtc="2026-09-22T16:22:00Z"/>
                <w:rFonts w:ascii="Times New Roman" w:eastAsia="Times New Roman" w:hAnsi="Times New Roman"/>
                <w:b/>
                <w:lang w:eastAsia="ru-RU"/>
              </w:rPr>
            </w:pPr>
          </w:p>
        </w:tc>
        <w:tc>
          <w:tcPr>
            <w:tcW w:w="1630" w:type="dxa"/>
            <w:tcBorders>
              <w:top w:val="single" w:sz="6" w:space="0" w:color="000000"/>
              <w:left w:val="single" w:sz="6" w:space="0" w:color="000000"/>
              <w:bottom w:val="single" w:sz="6" w:space="0" w:color="000000"/>
              <w:right w:val="single" w:sz="6" w:space="0" w:color="000000"/>
            </w:tcBorders>
            <w:vAlign w:val="center"/>
          </w:tcPr>
          <w:p w14:paraId="19550EC1" w14:textId="77777777" w:rsidR="00FB05F6" w:rsidRDefault="00FB05F6">
            <w:pPr>
              <w:widowControl w:val="0"/>
              <w:jc w:val="center"/>
              <w:rPr>
                <w:del w:id="334" w:author="NAZ, Mamoona (OLDHAM MEDICAL SERVICES)" w:date="2026-09-22T12:22:00Z" w16du:dateUtc="2026-09-22T16:22:00Z"/>
                <w:rFonts w:ascii="Times New Roman" w:eastAsia="Times New Roman" w:hAnsi="Times New Roman"/>
                <w:lang w:eastAsia="ru-RU"/>
              </w:rPr>
            </w:pPr>
          </w:p>
        </w:tc>
        <w:tc>
          <w:tcPr>
            <w:tcW w:w="2030" w:type="dxa"/>
            <w:tcBorders>
              <w:top w:val="single" w:sz="6" w:space="0" w:color="000000"/>
              <w:left w:val="single" w:sz="6" w:space="0" w:color="000000"/>
              <w:bottom w:val="single" w:sz="6" w:space="0" w:color="000000"/>
              <w:right w:val="single" w:sz="6" w:space="0" w:color="000000"/>
            </w:tcBorders>
            <w:vAlign w:val="center"/>
          </w:tcPr>
          <w:p w14:paraId="6F23C65F" w14:textId="77777777" w:rsidR="00FB05F6" w:rsidRDefault="00FB05F6">
            <w:pPr>
              <w:widowControl w:val="0"/>
              <w:jc w:val="center"/>
              <w:rPr>
                <w:del w:id="335" w:author="NAZ, Mamoona (OLDHAM MEDICAL SERVICES)" w:date="2026-09-22T12:22:00Z" w16du:dateUtc="2026-09-22T16:22:00Z"/>
                <w:rFonts w:ascii="Times New Roman" w:eastAsia="Times New Roman" w:hAnsi="Times New Roman"/>
                <w:lang w:eastAsia="ru-RU"/>
              </w:rPr>
            </w:pPr>
          </w:p>
        </w:tc>
        <w:tc>
          <w:tcPr>
            <w:tcW w:w="1702" w:type="dxa"/>
            <w:tcBorders>
              <w:top w:val="single" w:sz="6" w:space="0" w:color="000000"/>
              <w:left w:val="single" w:sz="6" w:space="0" w:color="000000"/>
              <w:bottom w:val="single" w:sz="6" w:space="0" w:color="000000"/>
              <w:right w:val="single" w:sz="2" w:space="0" w:color="000000"/>
            </w:tcBorders>
            <w:vAlign w:val="center"/>
          </w:tcPr>
          <w:p w14:paraId="4A7E168F" w14:textId="77777777" w:rsidR="00FB05F6" w:rsidRDefault="00FB05F6">
            <w:pPr>
              <w:widowControl w:val="0"/>
              <w:jc w:val="center"/>
              <w:rPr>
                <w:del w:id="336" w:author="NAZ, Mamoona (OLDHAM MEDICAL SERVICES)" w:date="2026-09-22T12:22:00Z" w16du:dateUtc="2026-09-22T16:22:00Z"/>
                <w:rFonts w:ascii="Times New Roman" w:eastAsia="Times New Roman" w:hAnsi="Times New Roman"/>
                <w:lang w:eastAsia="ru-RU"/>
              </w:rPr>
            </w:pPr>
          </w:p>
        </w:tc>
      </w:tr>
      <w:tr w:rsidR="00FB05F6" w14:paraId="307F731B" w14:textId="77777777">
        <w:trPr>
          <w:trHeight w:val="228"/>
          <w:jc w:val="center"/>
          <w:del w:id="337" w:author="NAZ, Mamoona (OLDHAM MEDICAL SERVICES)" w:date="2026-09-22T12:22:00Z" w16du:dateUtc="2026-09-22T16:22:00Z"/>
        </w:trPr>
        <w:tc>
          <w:tcPr>
            <w:tcW w:w="567" w:type="dxa"/>
            <w:tcBorders>
              <w:top w:val="single" w:sz="6" w:space="0" w:color="000000"/>
              <w:left w:val="single" w:sz="2" w:space="0" w:color="000000"/>
              <w:bottom w:val="single" w:sz="6" w:space="0" w:color="000000"/>
              <w:right w:val="single" w:sz="6" w:space="0" w:color="000000"/>
            </w:tcBorders>
          </w:tcPr>
          <w:p w14:paraId="09F8ECF9" w14:textId="77777777" w:rsidR="00FB05F6" w:rsidRDefault="00623B46">
            <w:pPr>
              <w:widowControl w:val="0"/>
              <w:spacing w:before="20"/>
              <w:jc w:val="center"/>
              <w:rPr>
                <w:del w:id="338" w:author="NAZ, Mamoona (OLDHAM MEDICAL SERVICES)" w:date="2026-09-22T12:22:00Z" w16du:dateUtc="2026-09-22T16:22:00Z"/>
                <w:rFonts w:ascii="Times New Roman" w:eastAsia="Times New Roman" w:hAnsi="Times New Roman"/>
                <w:lang w:eastAsia="ru-RU"/>
              </w:rPr>
            </w:pPr>
            <w:del w:id="339" w:author="NAZ, Mamoona (OLDHAM MEDICAL SERVICES)" w:date="2026-09-22T12:22:00Z" w16du:dateUtc="2026-09-22T16:22:00Z">
              <w:r>
                <w:rPr>
                  <w:rFonts w:ascii="Times New Roman" w:eastAsia="Times New Roman" w:hAnsi="Times New Roman"/>
                  <w:lang w:eastAsia="ru-RU"/>
                </w:rPr>
                <w:delText>2</w:delText>
              </w:r>
            </w:del>
          </w:p>
        </w:tc>
        <w:tc>
          <w:tcPr>
            <w:tcW w:w="3521" w:type="dxa"/>
            <w:tcBorders>
              <w:top w:val="single" w:sz="6" w:space="0" w:color="000000"/>
              <w:left w:val="single" w:sz="6" w:space="0" w:color="000000"/>
              <w:bottom w:val="single" w:sz="6" w:space="0" w:color="000000"/>
              <w:right w:val="single" w:sz="6" w:space="0" w:color="000000"/>
            </w:tcBorders>
          </w:tcPr>
          <w:p w14:paraId="2DA7C2A2" w14:textId="77777777" w:rsidR="00FB05F6" w:rsidRDefault="00FB05F6">
            <w:pPr>
              <w:widowControl w:val="0"/>
              <w:spacing w:before="20"/>
              <w:jc w:val="both"/>
              <w:rPr>
                <w:del w:id="340" w:author="NAZ, Mamoona (OLDHAM MEDICAL SERVICES)" w:date="2026-09-22T12:22:00Z" w16du:dateUtc="2026-09-22T16:22:00Z"/>
                <w:rFonts w:ascii="Times New Roman" w:eastAsia="Times New Roman" w:hAnsi="Times New Roman"/>
                <w:b/>
                <w:lang w:eastAsia="ru-RU"/>
              </w:rPr>
            </w:pPr>
          </w:p>
        </w:tc>
        <w:tc>
          <w:tcPr>
            <w:tcW w:w="1630" w:type="dxa"/>
            <w:tcBorders>
              <w:top w:val="single" w:sz="6" w:space="0" w:color="000000"/>
              <w:left w:val="single" w:sz="6" w:space="0" w:color="000000"/>
              <w:bottom w:val="single" w:sz="6" w:space="0" w:color="000000"/>
              <w:right w:val="single" w:sz="6" w:space="0" w:color="000000"/>
            </w:tcBorders>
            <w:vAlign w:val="center"/>
          </w:tcPr>
          <w:p w14:paraId="17E280D8" w14:textId="77777777" w:rsidR="00FB05F6" w:rsidRDefault="00FB05F6">
            <w:pPr>
              <w:widowControl w:val="0"/>
              <w:jc w:val="center"/>
              <w:rPr>
                <w:del w:id="341" w:author="NAZ, Mamoona (OLDHAM MEDICAL SERVICES)" w:date="2026-09-22T12:22:00Z" w16du:dateUtc="2026-09-22T16:22:00Z"/>
                <w:rFonts w:ascii="Times New Roman" w:eastAsia="Times New Roman" w:hAnsi="Times New Roman"/>
                <w:lang w:eastAsia="ru-RU"/>
              </w:rPr>
            </w:pPr>
          </w:p>
        </w:tc>
        <w:tc>
          <w:tcPr>
            <w:tcW w:w="2030" w:type="dxa"/>
            <w:tcBorders>
              <w:top w:val="single" w:sz="6" w:space="0" w:color="000000"/>
              <w:left w:val="single" w:sz="6" w:space="0" w:color="000000"/>
              <w:bottom w:val="single" w:sz="6" w:space="0" w:color="000000"/>
              <w:right w:val="single" w:sz="6" w:space="0" w:color="000000"/>
            </w:tcBorders>
            <w:vAlign w:val="center"/>
          </w:tcPr>
          <w:p w14:paraId="67759697" w14:textId="77777777" w:rsidR="00FB05F6" w:rsidRDefault="00FB05F6">
            <w:pPr>
              <w:widowControl w:val="0"/>
              <w:jc w:val="center"/>
              <w:rPr>
                <w:del w:id="342" w:author="NAZ, Mamoona (OLDHAM MEDICAL SERVICES)" w:date="2026-09-22T12:22:00Z" w16du:dateUtc="2026-09-22T16:22:00Z"/>
                <w:rFonts w:ascii="Times New Roman" w:eastAsia="Times New Roman" w:hAnsi="Times New Roman"/>
                <w:lang w:eastAsia="ru-RU"/>
              </w:rPr>
            </w:pPr>
          </w:p>
        </w:tc>
        <w:tc>
          <w:tcPr>
            <w:tcW w:w="1702" w:type="dxa"/>
            <w:tcBorders>
              <w:top w:val="single" w:sz="6" w:space="0" w:color="000000"/>
              <w:left w:val="single" w:sz="6" w:space="0" w:color="000000"/>
              <w:bottom w:val="single" w:sz="6" w:space="0" w:color="000000"/>
              <w:right w:val="single" w:sz="2" w:space="0" w:color="000000"/>
            </w:tcBorders>
            <w:vAlign w:val="center"/>
          </w:tcPr>
          <w:p w14:paraId="251EFA92" w14:textId="77777777" w:rsidR="00FB05F6" w:rsidRDefault="00FB05F6">
            <w:pPr>
              <w:widowControl w:val="0"/>
              <w:jc w:val="center"/>
              <w:rPr>
                <w:del w:id="343" w:author="NAZ, Mamoona (OLDHAM MEDICAL SERVICES)" w:date="2026-09-22T12:22:00Z" w16du:dateUtc="2026-09-22T16:22:00Z"/>
                <w:rFonts w:ascii="Times New Roman" w:eastAsia="Times New Roman" w:hAnsi="Times New Roman"/>
                <w:lang w:eastAsia="ru-RU"/>
              </w:rPr>
            </w:pPr>
          </w:p>
        </w:tc>
      </w:tr>
      <w:tr w:rsidR="00FB05F6" w14:paraId="23C16516" w14:textId="77777777">
        <w:trPr>
          <w:trHeight w:val="205"/>
          <w:jc w:val="center"/>
          <w:del w:id="344" w:author="NAZ, Mamoona (OLDHAM MEDICAL SERVICES)" w:date="2026-09-22T12:22:00Z" w16du:dateUtc="2026-09-22T16:22:00Z"/>
        </w:trPr>
        <w:tc>
          <w:tcPr>
            <w:tcW w:w="567" w:type="dxa"/>
            <w:tcBorders>
              <w:top w:val="single" w:sz="6" w:space="0" w:color="000000"/>
              <w:left w:val="single" w:sz="2" w:space="0" w:color="000000"/>
              <w:bottom w:val="single" w:sz="6" w:space="0" w:color="000000"/>
              <w:right w:val="single" w:sz="6" w:space="0" w:color="000000"/>
            </w:tcBorders>
          </w:tcPr>
          <w:p w14:paraId="246F91E6" w14:textId="77777777" w:rsidR="00FB05F6" w:rsidRDefault="00623B46">
            <w:pPr>
              <w:widowControl w:val="0"/>
              <w:spacing w:before="20"/>
              <w:jc w:val="center"/>
              <w:rPr>
                <w:del w:id="345" w:author="NAZ, Mamoona (OLDHAM MEDICAL SERVICES)" w:date="2026-09-22T12:22:00Z" w16du:dateUtc="2026-09-22T16:22:00Z"/>
                <w:rFonts w:ascii="Times New Roman" w:eastAsia="Times New Roman" w:hAnsi="Times New Roman"/>
                <w:lang w:eastAsia="ru-RU"/>
              </w:rPr>
            </w:pPr>
            <w:del w:id="346" w:author="NAZ, Mamoona (OLDHAM MEDICAL SERVICES)" w:date="2026-09-22T12:22:00Z" w16du:dateUtc="2026-09-22T16:22:00Z">
              <w:r>
                <w:rPr>
                  <w:rFonts w:ascii="Times New Roman" w:eastAsia="Times New Roman" w:hAnsi="Times New Roman"/>
                  <w:lang w:eastAsia="ru-RU"/>
                </w:rPr>
                <w:delText>…</w:delText>
              </w:r>
            </w:del>
          </w:p>
        </w:tc>
        <w:tc>
          <w:tcPr>
            <w:tcW w:w="3521" w:type="dxa"/>
            <w:tcBorders>
              <w:top w:val="single" w:sz="6" w:space="0" w:color="000000"/>
              <w:left w:val="single" w:sz="6" w:space="0" w:color="000000"/>
              <w:bottom w:val="single" w:sz="6" w:space="0" w:color="000000"/>
              <w:right w:val="single" w:sz="6" w:space="0" w:color="000000"/>
            </w:tcBorders>
            <w:vAlign w:val="center"/>
          </w:tcPr>
          <w:p w14:paraId="673CFC25" w14:textId="77777777" w:rsidR="00FB05F6" w:rsidRDefault="00FB05F6">
            <w:pPr>
              <w:widowControl w:val="0"/>
              <w:rPr>
                <w:del w:id="347" w:author="NAZ, Mamoona (OLDHAM MEDICAL SERVICES)" w:date="2026-09-22T12:22:00Z" w16du:dateUtc="2026-09-22T16:22:00Z"/>
                <w:rFonts w:ascii="Times New Roman" w:eastAsia="Times New Roman" w:hAnsi="Times New Roman"/>
                <w:lang w:eastAsia="ru-RU"/>
              </w:rPr>
            </w:pPr>
          </w:p>
        </w:tc>
        <w:tc>
          <w:tcPr>
            <w:tcW w:w="1630" w:type="dxa"/>
            <w:tcBorders>
              <w:top w:val="single" w:sz="6" w:space="0" w:color="000000"/>
              <w:left w:val="single" w:sz="6" w:space="0" w:color="000000"/>
              <w:bottom w:val="single" w:sz="6" w:space="0" w:color="000000"/>
              <w:right w:val="single" w:sz="6" w:space="0" w:color="000000"/>
            </w:tcBorders>
            <w:vAlign w:val="bottom"/>
          </w:tcPr>
          <w:p w14:paraId="29A1FE3F" w14:textId="77777777" w:rsidR="00FB05F6" w:rsidRDefault="00FB05F6">
            <w:pPr>
              <w:widowControl w:val="0"/>
              <w:jc w:val="center"/>
              <w:rPr>
                <w:del w:id="348" w:author="NAZ, Mamoona (OLDHAM MEDICAL SERVICES)" w:date="2026-09-22T12:22:00Z" w16du:dateUtc="2026-09-22T16:22:00Z"/>
                <w:rFonts w:ascii="Times New Roman" w:eastAsia="Calibri" w:hAnsi="Times New Roman"/>
                <w:color w:val="000000"/>
                <w:lang w:eastAsia="ru-RU"/>
              </w:rPr>
            </w:pPr>
          </w:p>
        </w:tc>
        <w:tc>
          <w:tcPr>
            <w:tcW w:w="2030" w:type="dxa"/>
            <w:tcBorders>
              <w:top w:val="single" w:sz="6" w:space="0" w:color="000000"/>
              <w:left w:val="single" w:sz="6" w:space="0" w:color="000000"/>
              <w:bottom w:val="single" w:sz="6" w:space="0" w:color="000000"/>
              <w:right w:val="single" w:sz="6" w:space="0" w:color="000000"/>
            </w:tcBorders>
            <w:vAlign w:val="bottom"/>
          </w:tcPr>
          <w:p w14:paraId="46A37274" w14:textId="77777777" w:rsidR="00FB05F6" w:rsidRDefault="00FB05F6">
            <w:pPr>
              <w:widowControl w:val="0"/>
              <w:jc w:val="center"/>
              <w:rPr>
                <w:del w:id="349" w:author="NAZ, Mamoona (OLDHAM MEDICAL SERVICES)" w:date="2026-09-22T12:22:00Z" w16du:dateUtc="2026-09-22T16:22:00Z"/>
                <w:rFonts w:ascii="Times New Roman" w:eastAsia="Calibri" w:hAnsi="Times New Roman"/>
                <w:color w:val="000000"/>
                <w:lang w:eastAsia="ru-RU"/>
              </w:rPr>
            </w:pPr>
          </w:p>
        </w:tc>
        <w:tc>
          <w:tcPr>
            <w:tcW w:w="1702" w:type="dxa"/>
            <w:tcBorders>
              <w:top w:val="single" w:sz="6" w:space="0" w:color="000000"/>
              <w:left w:val="single" w:sz="6" w:space="0" w:color="000000"/>
              <w:bottom w:val="single" w:sz="6" w:space="0" w:color="000000"/>
              <w:right w:val="single" w:sz="2" w:space="0" w:color="000000"/>
            </w:tcBorders>
            <w:vAlign w:val="bottom"/>
          </w:tcPr>
          <w:p w14:paraId="076AB57E" w14:textId="77777777" w:rsidR="00FB05F6" w:rsidRDefault="00FB05F6">
            <w:pPr>
              <w:widowControl w:val="0"/>
              <w:jc w:val="center"/>
              <w:rPr>
                <w:del w:id="350" w:author="NAZ, Mamoona (OLDHAM MEDICAL SERVICES)" w:date="2026-09-22T12:22:00Z" w16du:dateUtc="2026-09-22T16:22:00Z"/>
                <w:rFonts w:ascii="Times New Roman" w:eastAsia="Calibri" w:hAnsi="Times New Roman"/>
                <w:color w:val="000000"/>
                <w:lang w:eastAsia="ru-RU"/>
              </w:rPr>
            </w:pPr>
          </w:p>
        </w:tc>
      </w:tr>
      <w:tr w:rsidR="00FB05F6" w14:paraId="41151314" w14:textId="77777777">
        <w:trPr>
          <w:trHeight w:val="180"/>
          <w:jc w:val="center"/>
          <w:del w:id="351" w:author="NAZ, Mamoona (OLDHAM MEDICAL SERVICES)" w:date="2026-09-22T12:22:00Z" w16du:dateUtc="2026-09-22T16:22:00Z"/>
        </w:trPr>
        <w:tc>
          <w:tcPr>
            <w:tcW w:w="567" w:type="dxa"/>
            <w:tcBorders>
              <w:top w:val="single" w:sz="6" w:space="0" w:color="000000"/>
              <w:left w:val="single" w:sz="2" w:space="0" w:color="000000"/>
              <w:bottom w:val="single" w:sz="2" w:space="0" w:color="000000"/>
              <w:right w:val="single" w:sz="6" w:space="0" w:color="000000"/>
            </w:tcBorders>
          </w:tcPr>
          <w:p w14:paraId="4D4FCD51" w14:textId="77777777" w:rsidR="00FB05F6" w:rsidRDefault="00FB05F6">
            <w:pPr>
              <w:widowControl w:val="0"/>
              <w:spacing w:before="20"/>
              <w:jc w:val="center"/>
              <w:rPr>
                <w:del w:id="352" w:author="NAZ, Mamoona (OLDHAM MEDICAL SERVICES)" w:date="2026-09-22T12:22:00Z" w16du:dateUtc="2026-09-22T16:22:00Z"/>
                <w:rFonts w:ascii="Times New Roman" w:eastAsia="Times New Roman" w:hAnsi="Times New Roman"/>
                <w:lang w:eastAsia="ru-RU"/>
              </w:rPr>
            </w:pPr>
          </w:p>
        </w:tc>
        <w:tc>
          <w:tcPr>
            <w:tcW w:w="3521" w:type="dxa"/>
            <w:tcBorders>
              <w:top w:val="single" w:sz="6" w:space="0" w:color="000000"/>
              <w:left w:val="single" w:sz="6" w:space="0" w:color="000000"/>
              <w:bottom w:val="single" w:sz="2" w:space="0" w:color="000000"/>
              <w:right w:val="single" w:sz="6" w:space="0" w:color="000000"/>
            </w:tcBorders>
          </w:tcPr>
          <w:p w14:paraId="09846B7B" w14:textId="77777777" w:rsidR="00FB05F6" w:rsidRDefault="00623B46">
            <w:pPr>
              <w:widowControl w:val="0"/>
              <w:spacing w:before="20"/>
              <w:jc w:val="both"/>
              <w:rPr>
                <w:del w:id="353" w:author="NAZ, Mamoona (OLDHAM MEDICAL SERVICES)" w:date="2026-09-22T12:22:00Z" w16du:dateUtc="2026-09-22T16:22:00Z"/>
                <w:rFonts w:ascii="Times New Roman" w:eastAsia="Times New Roman" w:hAnsi="Times New Roman"/>
                <w:b/>
                <w:lang w:eastAsia="ru-RU"/>
              </w:rPr>
            </w:pPr>
            <w:del w:id="354" w:author="NAZ, Mamoona (OLDHAM MEDICAL SERVICES)" w:date="2026-09-22T12:22:00Z" w16du:dateUtc="2026-09-22T16:22:00Z">
              <w:r>
                <w:rPr>
                  <w:rFonts w:ascii="Times New Roman" w:eastAsia="Times New Roman" w:hAnsi="Times New Roman"/>
                  <w:b/>
                  <w:lang w:eastAsia="ru-RU"/>
                </w:rPr>
                <w:delText>Всего расходов по проекту</w:delText>
              </w:r>
            </w:del>
          </w:p>
        </w:tc>
        <w:tc>
          <w:tcPr>
            <w:tcW w:w="1630" w:type="dxa"/>
            <w:tcBorders>
              <w:top w:val="single" w:sz="6" w:space="0" w:color="000000"/>
              <w:left w:val="single" w:sz="6" w:space="0" w:color="000000"/>
              <w:bottom w:val="single" w:sz="2" w:space="0" w:color="000000"/>
              <w:right w:val="single" w:sz="6" w:space="0" w:color="000000"/>
            </w:tcBorders>
            <w:vAlign w:val="center"/>
          </w:tcPr>
          <w:p w14:paraId="381BF300" w14:textId="77777777" w:rsidR="00FB05F6" w:rsidRDefault="00623B46">
            <w:pPr>
              <w:widowControl w:val="0"/>
              <w:jc w:val="center"/>
              <w:rPr>
                <w:del w:id="355" w:author="NAZ, Mamoona (OLDHAM MEDICAL SERVICES)" w:date="2026-09-22T12:22:00Z" w16du:dateUtc="2026-09-22T16:22:00Z"/>
                <w:rFonts w:ascii="Times New Roman" w:eastAsia="Times New Roman" w:hAnsi="Times New Roman"/>
                <w:b/>
                <w:lang w:eastAsia="ru-RU"/>
              </w:rPr>
            </w:pPr>
            <w:del w:id="356" w:author="NAZ, Mamoona (OLDHAM MEDICAL SERVICES)" w:date="2026-09-22T12:22:00Z" w16du:dateUtc="2026-09-22T16:22:00Z">
              <w:r>
                <w:rPr>
                  <w:rFonts w:ascii="Times New Roman" w:eastAsia="Times New Roman" w:hAnsi="Times New Roman"/>
                  <w:i/>
                  <w:iCs/>
                  <w:lang w:eastAsia="ru-RU"/>
                </w:rPr>
                <w:delText>Цифра (1) в этой графе должна совпадать с цифрой в п.3 раздела I</w:delText>
              </w:r>
            </w:del>
          </w:p>
        </w:tc>
        <w:tc>
          <w:tcPr>
            <w:tcW w:w="2030" w:type="dxa"/>
            <w:tcBorders>
              <w:top w:val="single" w:sz="6" w:space="0" w:color="000000"/>
              <w:left w:val="single" w:sz="6" w:space="0" w:color="000000"/>
              <w:bottom w:val="single" w:sz="2" w:space="0" w:color="000000"/>
              <w:right w:val="single" w:sz="6" w:space="0" w:color="000000"/>
            </w:tcBorders>
            <w:vAlign w:val="center"/>
          </w:tcPr>
          <w:p w14:paraId="23460C03" w14:textId="77777777" w:rsidR="00FB05F6" w:rsidRDefault="00623B46">
            <w:pPr>
              <w:widowControl w:val="0"/>
              <w:spacing w:before="20"/>
              <w:jc w:val="center"/>
              <w:rPr>
                <w:del w:id="357" w:author="NAZ, Mamoona (OLDHAM MEDICAL SERVICES)" w:date="2026-09-22T12:22:00Z" w16du:dateUtc="2026-09-22T16:22:00Z"/>
                <w:rFonts w:ascii="Times New Roman" w:eastAsia="Times New Roman" w:hAnsi="Times New Roman"/>
                <w:b/>
                <w:lang w:eastAsia="ru-RU"/>
              </w:rPr>
            </w:pPr>
            <w:del w:id="358" w:author="NAZ, Mamoona (OLDHAM MEDICAL SERVICES)" w:date="2026-09-22T12:22:00Z" w16du:dateUtc="2026-09-22T16:22:00Z">
              <w:r>
                <w:rPr>
                  <w:rFonts w:ascii="Times New Roman" w:eastAsia="Times New Roman" w:hAnsi="Times New Roman"/>
                  <w:i/>
                  <w:iCs/>
                  <w:lang w:eastAsia="ru-RU"/>
                </w:rPr>
                <w:delText>Цифра (2) в этой графе должна совпадать с данными п.12 раздела I, если там указаны прямые средства в рублях)</w:delText>
              </w:r>
            </w:del>
          </w:p>
        </w:tc>
        <w:tc>
          <w:tcPr>
            <w:tcW w:w="1702" w:type="dxa"/>
            <w:tcBorders>
              <w:top w:val="single" w:sz="6" w:space="0" w:color="000000"/>
              <w:left w:val="single" w:sz="6" w:space="0" w:color="000000"/>
              <w:bottom w:val="single" w:sz="2" w:space="0" w:color="000000"/>
              <w:right w:val="single" w:sz="2" w:space="0" w:color="000000"/>
            </w:tcBorders>
            <w:vAlign w:val="center"/>
          </w:tcPr>
          <w:p w14:paraId="51478DBB" w14:textId="77777777" w:rsidR="00FB05F6" w:rsidRDefault="00623B46">
            <w:pPr>
              <w:widowControl w:val="0"/>
              <w:jc w:val="center"/>
              <w:rPr>
                <w:del w:id="359" w:author="NAZ, Mamoona (OLDHAM MEDICAL SERVICES)" w:date="2026-09-22T12:22:00Z" w16du:dateUtc="2026-09-22T16:22:00Z"/>
                <w:rFonts w:ascii="Times New Roman" w:eastAsia="Times New Roman" w:hAnsi="Times New Roman"/>
                <w:b/>
                <w:lang w:eastAsia="ru-RU"/>
              </w:rPr>
            </w:pPr>
            <w:del w:id="360" w:author="NAZ, Mamoona (OLDHAM MEDICAL SERVICES)" w:date="2026-09-22T12:22:00Z" w16du:dateUtc="2026-09-22T16:22:00Z">
              <w:r>
                <w:rPr>
                  <w:rFonts w:ascii="Times New Roman" w:eastAsia="Times New Roman" w:hAnsi="Times New Roman"/>
                  <w:i/>
                  <w:iCs/>
                  <w:lang w:eastAsia="ru-RU"/>
                </w:rPr>
                <w:delText xml:space="preserve">Общая стоимость проекта: сумма </w:delText>
              </w:r>
              <w:r>
                <w:rPr>
                  <w:rFonts w:ascii="Times New Roman" w:eastAsia="Times New Roman" w:hAnsi="Times New Roman"/>
                  <w:i/>
                  <w:iCs/>
                  <w:lang w:val="ru-RU" w:eastAsia="ru-RU"/>
                </w:rPr>
                <w:delText>цифр (1) и (2)</w:delText>
              </w:r>
            </w:del>
          </w:p>
        </w:tc>
      </w:tr>
    </w:tbl>
    <w:p w14:paraId="6089BF6E" w14:textId="77777777" w:rsidR="00FB05F6" w:rsidRDefault="00FB05F6">
      <w:pPr>
        <w:jc w:val="center"/>
        <w:rPr>
          <w:del w:id="361" w:author="NAZ, Mamoona (OLDHAM MEDICAL SERVICES)" w:date="2026-09-22T12:22:00Z" w16du:dateUtc="2026-09-22T16:22:00Z"/>
          <w:rFonts w:ascii="Times New Roman" w:eastAsia="Calibri" w:hAnsi="Times New Roman"/>
          <w:sz w:val="16"/>
          <w:szCs w:val="16"/>
          <w:lang w:eastAsia="ru-RU"/>
        </w:rPr>
      </w:pPr>
    </w:p>
    <w:p w14:paraId="1F81BEA6" w14:textId="77777777" w:rsidR="00FB05F6" w:rsidRDefault="00623B46">
      <w:pPr>
        <w:rPr>
          <w:del w:id="362" w:author="NAZ, Mamoona (OLDHAM MEDICAL SERVICES)" w:date="2026-09-22T12:22:00Z" w16du:dateUtc="2026-09-22T16:22:00Z"/>
          <w:rFonts w:ascii="Times New Roman" w:eastAsia="Calibri" w:hAnsi="Times New Roman"/>
          <w:b/>
          <w:color w:val="000000"/>
          <w:lang w:eastAsia="ru-RU"/>
        </w:rPr>
      </w:pPr>
      <w:del w:id="363" w:author="NAZ, Mamoona (OLDHAM MEDICAL SERVICES)" w:date="2026-09-22T12:22:00Z" w16du:dateUtc="2026-09-22T16:22:00Z">
        <w:r>
          <w:rPr>
            <w:rFonts w:ascii="Times New Roman" w:eastAsia="Calibri" w:hAnsi="Times New Roman"/>
            <w:b/>
            <w:lang w:eastAsia="ru-RU"/>
          </w:rPr>
          <w:delText>2.</w:delText>
        </w:r>
        <w:r>
          <w:rPr>
            <w:rFonts w:ascii="Times New Roman" w:eastAsia="Calibri" w:hAnsi="Times New Roman"/>
            <w:b/>
            <w:lang w:eastAsia="ru-RU"/>
          </w:rPr>
          <w:tab/>
          <w:delText>Комментарий к бюджету</w:delText>
        </w:r>
        <w:r>
          <w:rPr>
            <w:rFonts w:ascii="Times New Roman" w:eastAsia="Calibri" w:hAnsi="Times New Roman"/>
            <w:b/>
            <w:color w:val="000000"/>
            <w:lang w:eastAsia="ru-RU"/>
          </w:rPr>
          <w:delText xml:space="preserve"> </w:delText>
        </w:r>
        <w:r>
          <w:rPr>
            <w:rFonts w:ascii="Times New Roman" w:eastAsia="Times New Roman" w:hAnsi="Times New Roman"/>
            <w:i/>
            <w:lang w:eastAsia="ru-RU"/>
          </w:rPr>
          <w:delText>(не более одной страницы)</w:delText>
        </w:r>
      </w:del>
    </w:p>
    <w:p w14:paraId="4F7B980E" w14:textId="77777777" w:rsidR="00FB05F6" w:rsidRDefault="00623B46">
      <w:pPr>
        <w:jc w:val="both"/>
        <w:rPr>
          <w:del w:id="364" w:author="NAZ, Mamoona (OLDHAM MEDICAL SERVICES)" w:date="2026-09-22T12:22:00Z" w16du:dateUtc="2026-09-22T16:22:00Z"/>
          <w:rFonts w:ascii="Times New Roman" w:eastAsia="Times New Roman" w:hAnsi="Times New Roman"/>
          <w:i/>
          <w:lang w:eastAsia="ru-RU"/>
        </w:rPr>
      </w:pPr>
      <w:del w:id="365" w:author="NAZ, Mamoona (OLDHAM MEDICAL SERVICES)" w:date="2026-09-22T12:22:00Z" w16du:dateUtc="2026-09-22T16:22:00Z">
        <w:r>
          <w:rPr>
            <w:rFonts w:ascii="Times New Roman" w:eastAsia="Times New Roman" w:hAnsi="Times New Roman"/>
            <w:i/>
            <w:lang w:eastAsia="ru-RU"/>
          </w:rPr>
          <w:delText>В комментарии приводится обоснование необходимости расходов, перечисленных в бюджете в привязке к выполнению основных целевых показателей проекта. Может быть приложено подтверждение стоимостной оценки расходов (коммерческие предложения, ссылки на информационные ресурсы в сети интернет с указанием цен), если планируется закупка оборудования - должны быть перечислены наименование каждой единицы, общее количество и предполагаемая стоимость. Если планируется возникновение сопутствующих расходов по статье (транс</w:delText>
        </w:r>
        <w:r>
          <w:rPr>
            <w:rFonts w:ascii="Times New Roman" w:eastAsia="Times New Roman" w:hAnsi="Times New Roman"/>
            <w:i/>
            <w:lang w:eastAsia="ru-RU"/>
          </w:rPr>
          <w:delText xml:space="preserve">портировка, наладка, монтаж и т.д.), они включаются в общую стоимость статьи, но при этом прописываются в статье для понимания общей оценки расходов. Для организационных мероприятий должно быть указано количество участников, транспортные расходы (с детализацией по отдельным трансферам). </w:delText>
        </w:r>
      </w:del>
    </w:p>
    <w:p w14:paraId="5385424D" w14:textId="77777777" w:rsidR="00FB05F6" w:rsidRDefault="00FB05F6">
      <w:pPr>
        <w:jc w:val="both"/>
        <w:rPr>
          <w:del w:id="366" w:author="NAZ, Mamoona (OLDHAM MEDICAL SERVICES)" w:date="2026-09-22T12:22:00Z" w16du:dateUtc="2026-09-22T16:22:00Z"/>
          <w:rFonts w:ascii="Times New Roman" w:eastAsia="Times New Roman" w:hAnsi="Times New Roman"/>
          <w:i/>
          <w:lang w:eastAsia="ru-RU"/>
        </w:rPr>
      </w:pPr>
    </w:p>
    <w:tbl>
      <w:tblPr>
        <w:tblW w:w="9565" w:type="dxa"/>
        <w:tblLayout w:type="fixed"/>
        <w:tblLook w:val="04A0" w:firstRow="1" w:lastRow="0" w:firstColumn="1" w:lastColumn="0" w:noHBand="0" w:noVBand="1"/>
      </w:tblPr>
      <w:tblGrid>
        <w:gridCol w:w="9565"/>
      </w:tblGrid>
      <w:tr w:rsidR="00FB05F6" w14:paraId="47B847D8" w14:textId="77777777">
        <w:trPr>
          <w:del w:id="367" w:author="NAZ, Mamoona (OLDHAM MEDICAL SERVICES)" w:date="2026-09-22T12:22:00Z" w16du:dateUtc="2026-09-22T16:22:00Z"/>
        </w:trPr>
        <w:tc>
          <w:tcPr>
            <w:tcW w:w="9565" w:type="dxa"/>
            <w:tcBorders>
              <w:top w:val="single" w:sz="4" w:space="0" w:color="000000"/>
              <w:left w:val="single" w:sz="4" w:space="0" w:color="000000"/>
              <w:bottom w:val="single" w:sz="4" w:space="0" w:color="000000"/>
              <w:right w:val="single" w:sz="4" w:space="0" w:color="000000"/>
            </w:tcBorders>
          </w:tcPr>
          <w:p w14:paraId="3A4D6F6C" w14:textId="77777777" w:rsidR="00FB05F6" w:rsidRDefault="00FB05F6">
            <w:pPr>
              <w:widowControl w:val="0"/>
              <w:jc w:val="both"/>
              <w:rPr>
                <w:del w:id="368" w:author="NAZ, Mamoona (OLDHAM MEDICAL SERVICES)" w:date="2026-09-22T12:22:00Z" w16du:dateUtc="2026-09-22T16:22:00Z"/>
                <w:rFonts w:ascii="Times New Roman" w:eastAsia="Calibri" w:hAnsi="Times New Roman"/>
                <w:bCs/>
              </w:rPr>
            </w:pPr>
          </w:p>
        </w:tc>
      </w:tr>
    </w:tbl>
    <w:p w14:paraId="03A8F97F" w14:textId="77777777" w:rsidR="00FB05F6" w:rsidRDefault="00FB05F6">
      <w:pPr>
        <w:pStyle w:val="ListParagraph"/>
        <w:ind w:left="1800"/>
        <w:jc w:val="center"/>
        <w:rPr>
          <w:del w:id="369" w:author="NAZ, Mamoona (OLDHAM MEDICAL SERVICES)" w:date="2026-09-22T12:22:00Z" w16du:dateUtc="2026-09-22T16:22:00Z"/>
          <w:rFonts w:ascii="Times New Roman" w:eastAsia="Times New Roman" w:hAnsi="Times New Roman"/>
          <w:b/>
          <w:lang w:eastAsia="ru-RU"/>
        </w:rPr>
      </w:pPr>
    </w:p>
    <w:p w14:paraId="04783051" w14:textId="77777777" w:rsidR="00FB05F6" w:rsidRDefault="00623B46">
      <w:pPr>
        <w:pStyle w:val="ListParagraph"/>
        <w:numPr>
          <w:ilvl w:val="0"/>
          <w:numId w:val="8"/>
        </w:numPr>
        <w:jc w:val="center"/>
        <w:rPr>
          <w:del w:id="370" w:author="NAZ, Mamoona (OLDHAM MEDICAL SERVICES)" w:date="2026-09-22T12:22:00Z" w16du:dateUtc="2026-09-22T16:22:00Z"/>
          <w:rFonts w:ascii="Times New Roman" w:eastAsia="Times New Roman" w:hAnsi="Times New Roman"/>
          <w:b/>
          <w:lang w:eastAsia="ru-RU"/>
        </w:rPr>
      </w:pPr>
      <w:del w:id="371" w:author="NAZ, Mamoona (OLDHAM MEDICAL SERVICES)" w:date="2026-09-22T12:22:00Z" w16du:dateUtc="2026-09-22T16:22:00Z">
        <w:r>
          <w:rPr>
            <w:rFonts w:ascii="Times New Roman" w:eastAsia="Times New Roman" w:hAnsi="Times New Roman"/>
            <w:b/>
            <w:lang w:eastAsia="ru-RU"/>
          </w:rPr>
          <w:delText>План реализации проекта</w:delText>
        </w:r>
      </w:del>
    </w:p>
    <w:p w14:paraId="11E2493A" w14:textId="77777777" w:rsidR="00FB05F6" w:rsidRDefault="00FB05F6">
      <w:pPr>
        <w:pStyle w:val="ListParagraph"/>
        <w:ind w:left="1080"/>
        <w:rPr>
          <w:del w:id="372" w:author="NAZ, Mamoona (OLDHAM MEDICAL SERVICES)" w:date="2026-09-22T12:22:00Z" w16du:dateUtc="2026-09-22T16:22:00Z"/>
          <w:rFonts w:ascii="Times New Roman" w:eastAsia="Times New Roman" w:hAnsi="Times New Roman"/>
          <w:b/>
          <w:lang w:eastAsia="ru-RU"/>
        </w:rPr>
      </w:pPr>
    </w:p>
    <w:p w14:paraId="311FF995" w14:textId="77777777" w:rsidR="00FB05F6" w:rsidRDefault="00623B46">
      <w:pPr>
        <w:jc w:val="both"/>
        <w:rPr>
          <w:del w:id="373" w:author="NAZ, Mamoona (OLDHAM MEDICAL SERVICES)" w:date="2026-09-22T12:22:00Z" w16du:dateUtc="2026-09-22T16:22:00Z"/>
          <w:rFonts w:ascii="Times New Roman" w:eastAsia="Times New Roman" w:hAnsi="Times New Roman"/>
          <w:i/>
          <w:lang w:eastAsia="ru-RU"/>
        </w:rPr>
      </w:pPr>
      <w:del w:id="374" w:author="NAZ, Mamoona (OLDHAM MEDICAL SERVICES)" w:date="2026-09-22T12:22:00Z" w16du:dateUtc="2026-09-22T16:22:00Z">
        <w:r>
          <w:rPr>
            <w:rFonts w:ascii="Times New Roman" w:eastAsia="Times New Roman" w:hAnsi="Times New Roman"/>
            <w:b/>
            <w:lang w:eastAsia="ru-RU"/>
          </w:rPr>
          <w:delText>1.</w:delText>
        </w:r>
        <w:r>
          <w:rPr>
            <w:rFonts w:ascii="Times New Roman" w:eastAsia="Times New Roman" w:hAnsi="Times New Roman"/>
            <w:b/>
            <w:lang w:eastAsia="ru-RU"/>
          </w:rPr>
          <w:tab/>
          <w:delText xml:space="preserve">Заполните таблицу. </w:delText>
        </w:r>
        <w:r>
          <w:rPr>
            <w:rFonts w:ascii="Times New Roman" w:eastAsia="Times New Roman" w:hAnsi="Times New Roman"/>
            <w:i/>
            <w:lang w:eastAsia="ru-RU"/>
          </w:rPr>
          <w:delText>Не забудьте проследить логику: цель – задачи – мероприятия.</w:delText>
        </w:r>
        <w:r>
          <w:rPr>
            <w:rFonts w:ascii="Times New Roman" w:hAnsi="Times New Roman"/>
          </w:rPr>
          <w:delText xml:space="preserve"> </w:delText>
        </w:r>
        <w:r>
          <w:rPr>
            <w:rFonts w:ascii="Times New Roman" w:eastAsia="Times New Roman" w:hAnsi="Times New Roman"/>
            <w:i/>
            <w:lang w:eastAsia="ru-RU"/>
          </w:rPr>
          <w:delText>Мероприятие должно быть очевидным, локальным во времени и пространстве, и его результаты должны быть проверяемы. Мероприятия могут быть направлены на решение задачи текущей, организационной или информационной.</w:delText>
        </w:r>
      </w:del>
    </w:p>
    <w:tbl>
      <w:tblPr>
        <w:tblW w:w="9464" w:type="dxa"/>
        <w:tblLayout w:type="fixed"/>
        <w:tblLook w:val="04A0" w:firstRow="1" w:lastRow="0" w:firstColumn="1" w:lastColumn="0" w:noHBand="0" w:noVBand="1"/>
      </w:tblPr>
      <w:tblGrid>
        <w:gridCol w:w="576"/>
        <w:gridCol w:w="3076"/>
        <w:gridCol w:w="1839"/>
        <w:gridCol w:w="1847"/>
        <w:gridCol w:w="2126"/>
      </w:tblGrid>
      <w:tr w:rsidR="00FB05F6" w14:paraId="2EC737F9" w14:textId="77777777">
        <w:trPr>
          <w:tblHeader/>
          <w:del w:id="375" w:author="NAZ, Mamoona (OLDHAM MEDICAL SERVICES)" w:date="2026-09-22T12:22:00Z" w16du:dateUtc="2026-09-22T16:22:00Z"/>
        </w:trPr>
        <w:tc>
          <w:tcPr>
            <w:tcW w:w="576" w:type="dxa"/>
            <w:tcBorders>
              <w:top w:val="single" w:sz="4" w:space="0" w:color="000000"/>
              <w:left w:val="single" w:sz="4" w:space="0" w:color="000000"/>
              <w:bottom w:val="single" w:sz="4" w:space="0" w:color="000000"/>
              <w:right w:val="single" w:sz="4" w:space="0" w:color="000000"/>
            </w:tcBorders>
          </w:tcPr>
          <w:p w14:paraId="32B695DB" w14:textId="77777777" w:rsidR="00FB05F6" w:rsidRDefault="00623B46">
            <w:pPr>
              <w:widowControl w:val="0"/>
              <w:jc w:val="center"/>
              <w:rPr>
                <w:del w:id="376" w:author="NAZ, Mamoona (OLDHAM MEDICAL SERVICES)" w:date="2026-09-22T12:22:00Z" w16du:dateUtc="2026-09-22T16:22:00Z"/>
                <w:rFonts w:ascii="Times New Roman" w:eastAsia="Calibri" w:hAnsi="Times New Roman"/>
                <w:b/>
                <w:lang w:eastAsia="ru-RU"/>
              </w:rPr>
            </w:pPr>
            <w:del w:id="377" w:author="NAZ, Mamoona (OLDHAM MEDICAL SERVICES)" w:date="2026-09-22T12:22:00Z" w16du:dateUtc="2026-09-22T16:22:00Z">
              <w:r>
                <w:rPr>
                  <w:rFonts w:ascii="Times New Roman" w:eastAsia="Calibri" w:hAnsi="Times New Roman"/>
                  <w:b/>
                  <w:lang w:eastAsia="ru-RU"/>
                </w:rPr>
                <w:delText>№ п/п</w:delText>
              </w:r>
            </w:del>
          </w:p>
        </w:tc>
        <w:tc>
          <w:tcPr>
            <w:tcW w:w="3076" w:type="dxa"/>
            <w:tcBorders>
              <w:top w:val="single" w:sz="4" w:space="0" w:color="000000"/>
              <w:left w:val="single" w:sz="4" w:space="0" w:color="000000"/>
              <w:bottom w:val="single" w:sz="4" w:space="0" w:color="000000"/>
              <w:right w:val="single" w:sz="4" w:space="0" w:color="000000"/>
            </w:tcBorders>
          </w:tcPr>
          <w:p w14:paraId="219FCC66" w14:textId="77777777" w:rsidR="00FB05F6" w:rsidRDefault="00623B46">
            <w:pPr>
              <w:widowControl w:val="0"/>
              <w:jc w:val="center"/>
              <w:rPr>
                <w:del w:id="378" w:author="NAZ, Mamoona (OLDHAM MEDICAL SERVICES)" w:date="2026-09-22T12:22:00Z" w16du:dateUtc="2026-09-22T16:22:00Z"/>
                <w:rFonts w:ascii="Times New Roman" w:eastAsia="Calibri" w:hAnsi="Times New Roman"/>
                <w:b/>
                <w:lang w:eastAsia="ru-RU"/>
              </w:rPr>
            </w:pPr>
            <w:del w:id="379" w:author="NAZ, Mamoona (OLDHAM MEDICAL SERVICES)" w:date="2026-09-22T12:22:00Z" w16du:dateUtc="2026-09-22T16:22:00Z">
              <w:r>
                <w:rPr>
                  <w:rFonts w:ascii="Times New Roman" w:eastAsia="Calibri" w:hAnsi="Times New Roman"/>
                  <w:b/>
                  <w:lang w:eastAsia="ru-RU"/>
                </w:rPr>
                <w:delText>Описание мероприятий</w:delText>
              </w:r>
            </w:del>
          </w:p>
        </w:tc>
        <w:tc>
          <w:tcPr>
            <w:tcW w:w="1839" w:type="dxa"/>
            <w:tcBorders>
              <w:top w:val="single" w:sz="4" w:space="0" w:color="000000"/>
              <w:left w:val="single" w:sz="4" w:space="0" w:color="000000"/>
              <w:bottom w:val="single" w:sz="4" w:space="0" w:color="000000"/>
              <w:right w:val="single" w:sz="4" w:space="0" w:color="000000"/>
            </w:tcBorders>
          </w:tcPr>
          <w:p w14:paraId="0A7136BB" w14:textId="77777777" w:rsidR="00FB05F6" w:rsidRDefault="00623B46">
            <w:pPr>
              <w:widowControl w:val="0"/>
              <w:jc w:val="center"/>
              <w:rPr>
                <w:del w:id="380" w:author="NAZ, Mamoona (OLDHAM MEDICAL SERVICES)" w:date="2026-09-22T12:22:00Z" w16du:dateUtc="2026-09-22T16:22:00Z"/>
                <w:rFonts w:ascii="Times New Roman" w:eastAsia="Calibri" w:hAnsi="Times New Roman"/>
                <w:b/>
                <w:lang w:eastAsia="ru-RU"/>
              </w:rPr>
            </w:pPr>
            <w:del w:id="381" w:author="NAZ, Mamoona (OLDHAM MEDICAL SERVICES)" w:date="2026-09-22T12:22:00Z" w16du:dateUtc="2026-09-22T16:22:00Z">
              <w:r>
                <w:rPr>
                  <w:rFonts w:ascii="Times New Roman" w:eastAsia="Calibri" w:hAnsi="Times New Roman"/>
                  <w:b/>
                  <w:lang w:eastAsia="ru-RU"/>
                </w:rPr>
                <w:delText>Дата/период проведения</w:delText>
              </w:r>
            </w:del>
          </w:p>
        </w:tc>
        <w:tc>
          <w:tcPr>
            <w:tcW w:w="1847" w:type="dxa"/>
            <w:tcBorders>
              <w:top w:val="single" w:sz="4" w:space="0" w:color="000000"/>
              <w:left w:val="single" w:sz="4" w:space="0" w:color="000000"/>
              <w:bottom w:val="single" w:sz="4" w:space="0" w:color="000000"/>
              <w:right w:val="single" w:sz="4" w:space="0" w:color="000000"/>
            </w:tcBorders>
          </w:tcPr>
          <w:p w14:paraId="344D56F6" w14:textId="77777777" w:rsidR="00FB05F6" w:rsidRDefault="00623B46">
            <w:pPr>
              <w:widowControl w:val="0"/>
              <w:jc w:val="center"/>
              <w:rPr>
                <w:del w:id="382" w:author="NAZ, Mamoona (OLDHAM MEDICAL SERVICES)" w:date="2026-09-22T12:22:00Z" w16du:dateUtc="2026-09-22T16:22:00Z"/>
                <w:rFonts w:ascii="Times New Roman" w:eastAsia="Calibri" w:hAnsi="Times New Roman"/>
                <w:b/>
                <w:lang w:eastAsia="ru-RU"/>
              </w:rPr>
            </w:pPr>
            <w:del w:id="383" w:author="NAZ, Mamoona (OLDHAM MEDICAL SERVICES)" w:date="2026-09-22T12:22:00Z" w16du:dateUtc="2026-09-22T16:22:00Z">
              <w:r>
                <w:rPr>
                  <w:rFonts w:ascii="Times New Roman" w:eastAsia="Calibri" w:hAnsi="Times New Roman"/>
                  <w:b/>
                  <w:lang w:eastAsia="ru-RU"/>
                </w:rPr>
                <w:delText>Ожидаемые итоги</w:delText>
              </w:r>
            </w:del>
          </w:p>
        </w:tc>
        <w:tc>
          <w:tcPr>
            <w:tcW w:w="2126" w:type="dxa"/>
            <w:tcBorders>
              <w:top w:val="single" w:sz="4" w:space="0" w:color="000000"/>
              <w:left w:val="single" w:sz="4" w:space="0" w:color="000000"/>
              <w:bottom w:val="single" w:sz="4" w:space="0" w:color="000000"/>
              <w:right w:val="single" w:sz="4" w:space="0" w:color="000000"/>
            </w:tcBorders>
          </w:tcPr>
          <w:p w14:paraId="160DE998" w14:textId="77777777" w:rsidR="00FB05F6" w:rsidRDefault="00623B46">
            <w:pPr>
              <w:widowControl w:val="0"/>
              <w:jc w:val="center"/>
              <w:rPr>
                <w:del w:id="384" w:author="NAZ, Mamoona (OLDHAM MEDICAL SERVICES)" w:date="2026-09-22T12:22:00Z" w16du:dateUtc="2026-09-22T16:22:00Z"/>
                <w:rFonts w:ascii="Times New Roman" w:eastAsia="Calibri" w:hAnsi="Times New Roman"/>
                <w:b/>
                <w:lang w:eastAsia="ru-RU"/>
              </w:rPr>
            </w:pPr>
            <w:del w:id="385" w:author="NAZ, Mamoona (OLDHAM MEDICAL SERVICES)" w:date="2026-09-22T12:22:00Z" w16du:dateUtc="2026-09-22T16:22:00Z">
              <w:r>
                <w:rPr>
                  <w:rFonts w:ascii="Times New Roman" w:eastAsia="Calibri" w:hAnsi="Times New Roman"/>
                  <w:b/>
                  <w:lang w:eastAsia="ru-RU"/>
                </w:rPr>
                <w:delText>Ожидаемые риски и пути их преодоления</w:delText>
              </w:r>
            </w:del>
          </w:p>
        </w:tc>
      </w:tr>
      <w:tr w:rsidR="00FB05F6" w14:paraId="1CC5D28C" w14:textId="77777777">
        <w:trPr>
          <w:del w:id="386" w:author="NAZ, Mamoona (OLDHAM MEDICAL SERVICES)" w:date="2026-09-22T12:22:00Z" w16du:dateUtc="2026-09-22T16:22:00Z"/>
        </w:trPr>
        <w:tc>
          <w:tcPr>
            <w:tcW w:w="576" w:type="dxa"/>
            <w:tcBorders>
              <w:top w:val="single" w:sz="4" w:space="0" w:color="000000"/>
              <w:left w:val="single" w:sz="4" w:space="0" w:color="000000"/>
              <w:bottom w:val="single" w:sz="4" w:space="0" w:color="000000"/>
              <w:right w:val="single" w:sz="4" w:space="0" w:color="000000"/>
            </w:tcBorders>
          </w:tcPr>
          <w:p w14:paraId="2BBB1770" w14:textId="77777777" w:rsidR="00FB05F6" w:rsidRDefault="00623B46">
            <w:pPr>
              <w:widowControl w:val="0"/>
              <w:jc w:val="both"/>
              <w:rPr>
                <w:del w:id="387" w:author="NAZ, Mamoona (OLDHAM MEDICAL SERVICES)" w:date="2026-09-22T12:22:00Z" w16du:dateUtc="2026-09-22T16:22:00Z"/>
                <w:rFonts w:ascii="Times New Roman" w:eastAsia="Calibri" w:hAnsi="Times New Roman"/>
                <w:lang w:eastAsia="ru-RU"/>
              </w:rPr>
            </w:pPr>
            <w:del w:id="388" w:author="NAZ, Mamoona (OLDHAM MEDICAL SERVICES)" w:date="2026-09-22T12:22:00Z" w16du:dateUtc="2026-09-22T16:22:00Z">
              <w:r>
                <w:rPr>
                  <w:rFonts w:ascii="Times New Roman" w:eastAsia="Calibri" w:hAnsi="Times New Roman"/>
                  <w:lang w:eastAsia="ru-RU"/>
                </w:rPr>
                <w:delText>1.1.</w:delText>
              </w:r>
            </w:del>
          </w:p>
        </w:tc>
        <w:tc>
          <w:tcPr>
            <w:tcW w:w="3076" w:type="dxa"/>
            <w:tcBorders>
              <w:top w:val="single" w:sz="4" w:space="0" w:color="000000"/>
              <w:left w:val="single" w:sz="4" w:space="0" w:color="000000"/>
              <w:bottom w:val="single" w:sz="4" w:space="0" w:color="000000"/>
              <w:right w:val="single" w:sz="4" w:space="0" w:color="000000"/>
            </w:tcBorders>
          </w:tcPr>
          <w:p w14:paraId="437EDE35" w14:textId="77777777" w:rsidR="00FB05F6" w:rsidRDefault="00FB05F6">
            <w:pPr>
              <w:widowControl w:val="0"/>
              <w:jc w:val="both"/>
              <w:rPr>
                <w:del w:id="389" w:author="NAZ, Mamoona (OLDHAM MEDICAL SERVICES)" w:date="2026-09-22T12:22:00Z" w16du:dateUtc="2026-09-22T16:22:00Z"/>
                <w:rFonts w:ascii="Times New Roman" w:eastAsia="Calibri" w:hAnsi="Times New Roman"/>
                <w:lang w:eastAsia="ru-RU"/>
              </w:rPr>
            </w:pPr>
          </w:p>
        </w:tc>
        <w:tc>
          <w:tcPr>
            <w:tcW w:w="1839" w:type="dxa"/>
            <w:tcBorders>
              <w:top w:val="single" w:sz="4" w:space="0" w:color="000000"/>
              <w:left w:val="single" w:sz="4" w:space="0" w:color="000000"/>
              <w:bottom w:val="single" w:sz="4" w:space="0" w:color="000000"/>
              <w:right w:val="single" w:sz="4" w:space="0" w:color="000000"/>
            </w:tcBorders>
          </w:tcPr>
          <w:p w14:paraId="751F6BC5" w14:textId="77777777" w:rsidR="00FB05F6" w:rsidRDefault="00FB05F6">
            <w:pPr>
              <w:widowControl w:val="0"/>
              <w:jc w:val="both"/>
              <w:rPr>
                <w:del w:id="390" w:author="NAZ, Mamoona (OLDHAM MEDICAL SERVICES)" w:date="2026-09-22T12:22:00Z" w16du:dateUtc="2026-09-22T16:22:00Z"/>
                <w:rFonts w:ascii="Times New Roman" w:eastAsia="Calibri" w:hAnsi="Times New Roman"/>
                <w:lang w:eastAsia="ru-RU"/>
              </w:rPr>
            </w:pPr>
          </w:p>
        </w:tc>
        <w:tc>
          <w:tcPr>
            <w:tcW w:w="1847" w:type="dxa"/>
            <w:tcBorders>
              <w:top w:val="single" w:sz="4" w:space="0" w:color="000000"/>
              <w:left w:val="single" w:sz="4" w:space="0" w:color="000000"/>
              <w:bottom w:val="single" w:sz="4" w:space="0" w:color="000000"/>
              <w:right w:val="single" w:sz="4" w:space="0" w:color="000000"/>
            </w:tcBorders>
          </w:tcPr>
          <w:p w14:paraId="51766092" w14:textId="77777777" w:rsidR="00FB05F6" w:rsidRDefault="00FB05F6">
            <w:pPr>
              <w:widowControl w:val="0"/>
              <w:jc w:val="both"/>
              <w:rPr>
                <w:del w:id="391" w:author="NAZ, Mamoona (OLDHAM MEDICAL SERVICES)" w:date="2026-09-22T12:22:00Z" w16du:dateUtc="2026-09-22T16:22:00Z"/>
                <w:rFonts w:ascii="Times New Roman" w:eastAsia="Calibri" w:hAnsi="Times New Roman"/>
                <w:lang w:eastAsia="ru-RU"/>
              </w:rPr>
            </w:pPr>
          </w:p>
        </w:tc>
        <w:tc>
          <w:tcPr>
            <w:tcW w:w="2126" w:type="dxa"/>
            <w:tcBorders>
              <w:top w:val="single" w:sz="4" w:space="0" w:color="000000"/>
              <w:left w:val="single" w:sz="4" w:space="0" w:color="000000"/>
              <w:bottom w:val="single" w:sz="4" w:space="0" w:color="000000"/>
              <w:right w:val="single" w:sz="4" w:space="0" w:color="000000"/>
            </w:tcBorders>
          </w:tcPr>
          <w:p w14:paraId="4563B28E" w14:textId="77777777" w:rsidR="00FB05F6" w:rsidRDefault="00FB05F6">
            <w:pPr>
              <w:widowControl w:val="0"/>
              <w:jc w:val="both"/>
              <w:rPr>
                <w:del w:id="392" w:author="NAZ, Mamoona (OLDHAM MEDICAL SERVICES)" w:date="2026-09-22T12:22:00Z" w16du:dateUtc="2026-09-22T16:22:00Z"/>
                <w:rFonts w:ascii="Times New Roman" w:eastAsia="Calibri" w:hAnsi="Times New Roman"/>
                <w:lang w:eastAsia="ru-RU"/>
              </w:rPr>
            </w:pPr>
          </w:p>
        </w:tc>
      </w:tr>
      <w:tr w:rsidR="00FB05F6" w14:paraId="68C0C490" w14:textId="77777777">
        <w:trPr>
          <w:del w:id="393" w:author="NAZ, Mamoona (OLDHAM MEDICAL SERVICES)" w:date="2026-09-22T12:22:00Z" w16du:dateUtc="2026-09-22T16:22:00Z"/>
        </w:trPr>
        <w:tc>
          <w:tcPr>
            <w:tcW w:w="576" w:type="dxa"/>
            <w:tcBorders>
              <w:top w:val="single" w:sz="4" w:space="0" w:color="000000"/>
              <w:left w:val="single" w:sz="4" w:space="0" w:color="000000"/>
              <w:bottom w:val="single" w:sz="4" w:space="0" w:color="000000"/>
              <w:right w:val="single" w:sz="4" w:space="0" w:color="000000"/>
            </w:tcBorders>
          </w:tcPr>
          <w:p w14:paraId="6C2AF9FB" w14:textId="77777777" w:rsidR="00FB05F6" w:rsidRDefault="00623B46">
            <w:pPr>
              <w:widowControl w:val="0"/>
              <w:jc w:val="both"/>
              <w:rPr>
                <w:del w:id="394" w:author="NAZ, Mamoona (OLDHAM MEDICAL SERVICES)" w:date="2026-09-22T12:22:00Z" w16du:dateUtc="2026-09-22T16:22:00Z"/>
                <w:rFonts w:ascii="Times New Roman" w:eastAsia="Calibri" w:hAnsi="Times New Roman"/>
                <w:lang w:eastAsia="ru-RU"/>
              </w:rPr>
            </w:pPr>
            <w:del w:id="395" w:author="NAZ, Mamoona (OLDHAM MEDICAL SERVICES)" w:date="2026-09-22T12:22:00Z" w16du:dateUtc="2026-09-22T16:22:00Z">
              <w:r>
                <w:rPr>
                  <w:rFonts w:ascii="Times New Roman" w:eastAsia="Calibri" w:hAnsi="Times New Roman"/>
                  <w:lang w:eastAsia="ru-RU"/>
                </w:rPr>
                <w:delText>1.2.</w:delText>
              </w:r>
            </w:del>
          </w:p>
        </w:tc>
        <w:tc>
          <w:tcPr>
            <w:tcW w:w="3076" w:type="dxa"/>
            <w:tcBorders>
              <w:top w:val="single" w:sz="4" w:space="0" w:color="000000"/>
              <w:left w:val="single" w:sz="4" w:space="0" w:color="000000"/>
              <w:bottom w:val="single" w:sz="4" w:space="0" w:color="000000"/>
              <w:right w:val="single" w:sz="4" w:space="0" w:color="000000"/>
            </w:tcBorders>
          </w:tcPr>
          <w:p w14:paraId="47C50A12" w14:textId="77777777" w:rsidR="00FB05F6" w:rsidRDefault="00FB05F6">
            <w:pPr>
              <w:widowControl w:val="0"/>
              <w:jc w:val="both"/>
              <w:rPr>
                <w:del w:id="396" w:author="NAZ, Mamoona (OLDHAM MEDICAL SERVICES)" w:date="2026-09-22T12:22:00Z" w16du:dateUtc="2026-09-22T16:22:00Z"/>
                <w:rFonts w:ascii="Times New Roman" w:eastAsia="Calibri" w:hAnsi="Times New Roman"/>
                <w:lang w:eastAsia="ru-RU"/>
              </w:rPr>
            </w:pPr>
          </w:p>
        </w:tc>
        <w:tc>
          <w:tcPr>
            <w:tcW w:w="1839" w:type="dxa"/>
            <w:tcBorders>
              <w:top w:val="single" w:sz="4" w:space="0" w:color="000000"/>
              <w:left w:val="single" w:sz="4" w:space="0" w:color="000000"/>
              <w:bottom w:val="single" w:sz="4" w:space="0" w:color="000000"/>
              <w:right w:val="single" w:sz="4" w:space="0" w:color="000000"/>
            </w:tcBorders>
          </w:tcPr>
          <w:p w14:paraId="6D201FFD" w14:textId="77777777" w:rsidR="00FB05F6" w:rsidRDefault="00FB05F6">
            <w:pPr>
              <w:widowControl w:val="0"/>
              <w:jc w:val="both"/>
              <w:rPr>
                <w:del w:id="397" w:author="NAZ, Mamoona (OLDHAM MEDICAL SERVICES)" w:date="2026-09-22T12:22:00Z" w16du:dateUtc="2026-09-22T16:22:00Z"/>
                <w:rFonts w:ascii="Times New Roman" w:eastAsia="Calibri" w:hAnsi="Times New Roman"/>
                <w:lang w:eastAsia="ru-RU"/>
              </w:rPr>
            </w:pPr>
          </w:p>
        </w:tc>
        <w:tc>
          <w:tcPr>
            <w:tcW w:w="1847" w:type="dxa"/>
            <w:tcBorders>
              <w:top w:val="single" w:sz="4" w:space="0" w:color="000000"/>
              <w:left w:val="single" w:sz="4" w:space="0" w:color="000000"/>
              <w:bottom w:val="single" w:sz="4" w:space="0" w:color="000000"/>
              <w:right w:val="single" w:sz="4" w:space="0" w:color="000000"/>
            </w:tcBorders>
          </w:tcPr>
          <w:p w14:paraId="047829BF" w14:textId="77777777" w:rsidR="00FB05F6" w:rsidRDefault="00FB05F6">
            <w:pPr>
              <w:widowControl w:val="0"/>
              <w:jc w:val="both"/>
              <w:rPr>
                <w:del w:id="398" w:author="NAZ, Mamoona (OLDHAM MEDICAL SERVICES)" w:date="2026-09-22T12:22:00Z" w16du:dateUtc="2026-09-22T16:22:00Z"/>
                <w:rFonts w:ascii="Times New Roman" w:eastAsia="Calibri" w:hAnsi="Times New Roman"/>
                <w:lang w:eastAsia="ru-RU"/>
              </w:rPr>
            </w:pPr>
          </w:p>
        </w:tc>
        <w:tc>
          <w:tcPr>
            <w:tcW w:w="2126" w:type="dxa"/>
            <w:tcBorders>
              <w:top w:val="single" w:sz="4" w:space="0" w:color="000000"/>
              <w:left w:val="single" w:sz="4" w:space="0" w:color="000000"/>
              <w:bottom w:val="single" w:sz="4" w:space="0" w:color="000000"/>
              <w:right w:val="single" w:sz="4" w:space="0" w:color="000000"/>
            </w:tcBorders>
          </w:tcPr>
          <w:p w14:paraId="10E62908" w14:textId="77777777" w:rsidR="00FB05F6" w:rsidRDefault="00FB05F6">
            <w:pPr>
              <w:widowControl w:val="0"/>
              <w:jc w:val="both"/>
              <w:rPr>
                <w:del w:id="399" w:author="NAZ, Mamoona (OLDHAM MEDICAL SERVICES)" w:date="2026-09-22T12:22:00Z" w16du:dateUtc="2026-09-22T16:22:00Z"/>
                <w:rFonts w:ascii="Times New Roman" w:eastAsia="Calibri" w:hAnsi="Times New Roman"/>
                <w:lang w:eastAsia="ru-RU"/>
              </w:rPr>
            </w:pPr>
          </w:p>
        </w:tc>
      </w:tr>
      <w:tr w:rsidR="00FB05F6" w14:paraId="0D7036C4" w14:textId="77777777">
        <w:trPr>
          <w:del w:id="400" w:author="NAZ, Mamoona (OLDHAM MEDICAL SERVICES)" w:date="2026-09-22T12:22:00Z" w16du:dateUtc="2026-09-22T16:22:00Z"/>
        </w:trPr>
        <w:tc>
          <w:tcPr>
            <w:tcW w:w="576" w:type="dxa"/>
            <w:tcBorders>
              <w:top w:val="single" w:sz="4" w:space="0" w:color="000000"/>
              <w:left w:val="single" w:sz="4" w:space="0" w:color="000000"/>
              <w:bottom w:val="single" w:sz="4" w:space="0" w:color="000000"/>
              <w:right w:val="single" w:sz="4" w:space="0" w:color="000000"/>
            </w:tcBorders>
          </w:tcPr>
          <w:p w14:paraId="4641AC0B" w14:textId="77777777" w:rsidR="00FB05F6" w:rsidRDefault="00623B46">
            <w:pPr>
              <w:widowControl w:val="0"/>
              <w:jc w:val="both"/>
              <w:rPr>
                <w:del w:id="401" w:author="NAZ, Mamoona (OLDHAM MEDICAL SERVICES)" w:date="2026-09-22T12:22:00Z" w16du:dateUtc="2026-09-22T16:22:00Z"/>
                <w:rFonts w:ascii="Times New Roman" w:eastAsia="Calibri" w:hAnsi="Times New Roman"/>
                <w:lang w:eastAsia="ru-RU"/>
              </w:rPr>
            </w:pPr>
            <w:del w:id="402" w:author="NAZ, Mamoona (OLDHAM MEDICAL SERVICES)" w:date="2026-09-22T12:22:00Z" w16du:dateUtc="2026-09-22T16:22:00Z">
              <w:r>
                <w:rPr>
                  <w:rFonts w:ascii="Times New Roman" w:eastAsia="Calibri" w:hAnsi="Times New Roman"/>
                  <w:lang w:eastAsia="ru-RU"/>
                </w:rPr>
                <w:delText>…</w:delText>
              </w:r>
            </w:del>
          </w:p>
        </w:tc>
        <w:tc>
          <w:tcPr>
            <w:tcW w:w="3076" w:type="dxa"/>
            <w:tcBorders>
              <w:top w:val="single" w:sz="4" w:space="0" w:color="000000"/>
              <w:left w:val="single" w:sz="4" w:space="0" w:color="000000"/>
              <w:bottom w:val="single" w:sz="4" w:space="0" w:color="000000"/>
              <w:right w:val="single" w:sz="4" w:space="0" w:color="000000"/>
            </w:tcBorders>
          </w:tcPr>
          <w:p w14:paraId="6071F2C4" w14:textId="77777777" w:rsidR="00FB05F6" w:rsidRDefault="00FB05F6">
            <w:pPr>
              <w:widowControl w:val="0"/>
              <w:jc w:val="both"/>
              <w:rPr>
                <w:del w:id="403" w:author="NAZ, Mamoona (OLDHAM MEDICAL SERVICES)" w:date="2026-09-22T12:22:00Z" w16du:dateUtc="2026-09-22T16:22:00Z"/>
                <w:rFonts w:ascii="Times New Roman" w:eastAsia="Calibri" w:hAnsi="Times New Roman"/>
                <w:lang w:eastAsia="ru-RU"/>
              </w:rPr>
            </w:pPr>
          </w:p>
        </w:tc>
        <w:tc>
          <w:tcPr>
            <w:tcW w:w="1839" w:type="dxa"/>
            <w:tcBorders>
              <w:top w:val="single" w:sz="4" w:space="0" w:color="000000"/>
              <w:left w:val="single" w:sz="4" w:space="0" w:color="000000"/>
              <w:bottom w:val="single" w:sz="4" w:space="0" w:color="000000"/>
              <w:right w:val="single" w:sz="4" w:space="0" w:color="000000"/>
            </w:tcBorders>
          </w:tcPr>
          <w:p w14:paraId="0E7B4211" w14:textId="77777777" w:rsidR="00FB05F6" w:rsidRDefault="00FB05F6">
            <w:pPr>
              <w:widowControl w:val="0"/>
              <w:jc w:val="both"/>
              <w:rPr>
                <w:del w:id="404" w:author="NAZ, Mamoona (OLDHAM MEDICAL SERVICES)" w:date="2026-09-22T12:22:00Z" w16du:dateUtc="2026-09-22T16:22:00Z"/>
                <w:rFonts w:ascii="Times New Roman" w:eastAsia="Calibri" w:hAnsi="Times New Roman"/>
                <w:lang w:eastAsia="ru-RU"/>
              </w:rPr>
            </w:pPr>
          </w:p>
        </w:tc>
        <w:tc>
          <w:tcPr>
            <w:tcW w:w="1847" w:type="dxa"/>
            <w:tcBorders>
              <w:top w:val="single" w:sz="4" w:space="0" w:color="000000"/>
              <w:left w:val="single" w:sz="4" w:space="0" w:color="000000"/>
              <w:bottom w:val="single" w:sz="4" w:space="0" w:color="000000"/>
              <w:right w:val="single" w:sz="4" w:space="0" w:color="000000"/>
            </w:tcBorders>
          </w:tcPr>
          <w:p w14:paraId="29A23921" w14:textId="77777777" w:rsidR="00FB05F6" w:rsidRDefault="00FB05F6">
            <w:pPr>
              <w:widowControl w:val="0"/>
              <w:jc w:val="both"/>
              <w:rPr>
                <w:del w:id="405" w:author="NAZ, Mamoona (OLDHAM MEDICAL SERVICES)" w:date="2026-09-22T12:22:00Z" w16du:dateUtc="2026-09-22T16:22:00Z"/>
                <w:rFonts w:ascii="Times New Roman" w:eastAsia="Calibri" w:hAnsi="Times New Roman"/>
                <w:lang w:eastAsia="ru-RU"/>
              </w:rPr>
            </w:pPr>
          </w:p>
        </w:tc>
        <w:tc>
          <w:tcPr>
            <w:tcW w:w="2126" w:type="dxa"/>
            <w:tcBorders>
              <w:top w:val="single" w:sz="4" w:space="0" w:color="000000"/>
              <w:left w:val="single" w:sz="4" w:space="0" w:color="000000"/>
              <w:bottom w:val="single" w:sz="4" w:space="0" w:color="000000"/>
              <w:right w:val="single" w:sz="4" w:space="0" w:color="000000"/>
            </w:tcBorders>
          </w:tcPr>
          <w:p w14:paraId="4F766E3F" w14:textId="77777777" w:rsidR="00FB05F6" w:rsidRDefault="00FB05F6">
            <w:pPr>
              <w:widowControl w:val="0"/>
              <w:jc w:val="both"/>
              <w:rPr>
                <w:del w:id="406" w:author="NAZ, Mamoona (OLDHAM MEDICAL SERVICES)" w:date="2026-09-22T12:22:00Z" w16du:dateUtc="2026-09-22T16:22:00Z"/>
                <w:rFonts w:ascii="Times New Roman" w:eastAsia="Calibri" w:hAnsi="Times New Roman"/>
                <w:lang w:eastAsia="ru-RU"/>
              </w:rPr>
            </w:pPr>
          </w:p>
        </w:tc>
      </w:tr>
    </w:tbl>
    <w:p w14:paraId="24F1A272" w14:textId="77777777" w:rsidR="00FB05F6" w:rsidRDefault="00FB05F6">
      <w:pPr>
        <w:spacing w:before="60"/>
        <w:jc w:val="both"/>
        <w:rPr>
          <w:del w:id="407" w:author="NAZ, Mamoona (OLDHAM MEDICAL SERVICES)" w:date="2026-09-22T12:22:00Z" w16du:dateUtc="2026-09-22T16:22:00Z"/>
          <w:rFonts w:ascii="Times New Roman" w:eastAsia="Times New Roman" w:hAnsi="Times New Roman"/>
          <w:color w:val="000000"/>
          <w:lang w:eastAsia="ru-RU"/>
        </w:rPr>
      </w:pPr>
    </w:p>
    <w:p w14:paraId="64F1AD74" w14:textId="77777777" w:rsidR="00FB05F6" w:rsidRDefault="00623B46">
      <w:pPr>
        <w:spacing w:before="60"/>
        <w:ind w:firstLine="567"/>
        <w:jc w:val="both"/>
        <w:rPr>
          <w:del w:id="408" w:author="NAZ, Mamoona (OLDHAM MEDICAL SERVICES)" w:date="2026-09-22T12:22:00Z" w16du:dateUtc="2026-09-22T16:22:00Z"/>
          <w:rFonts w:ascii="Times New Roman" w:eastAsia="Times New Roman" w:hAnsi="Times New Roman"/>
          <w:lang w:eastAsia="ru-RU"/>
        </w:rPr>
      </w:pPr>
      <w:del w:id="409" w:author="NAZ, Mamoona (OLDHAM MEDICAL SERVICES)" w:date="2026-09-22T12:22:00Z" w16du:dateUtc="2026-09-22T16:22:00Z">
        <w:r>
          <w:rPr>
            <w:rFonts w:ascii="Times New Roman" w:eastAsia="Times New Roman" w:hAnsi="Times New Roman"/>
            <w:color w:val="000000"/>
            <w:lang w:eastAsia="ru-RU"/>
          </w:rPr>
          <w:delText xml:space="preserve">Достоверность сведений, указанных в заявке, подтверждаем. </w:delText>
        </w:r>
        <w:r>
          <w:rPr>
            <w:rFonts w:ascii="Times New Roman" w:eastAsia="Times New Roman" w:hAnsi="Times New Roman"/>
            <w:lang w:eastAsia="ru-RU"/>
          </w:rPr>
          <w:delText xml:space="preserve">С Положением о благотворительном конкурсе социальных проектов «Преображая жизнь» ознакомлены. Даем разрешение на обработку и передачу предоставляемых персональных данных в интересах Конкурса </w:delText>
        </w:r>
      </w:del>
    </w:p>
    <w:p w14:paraId="26982444" w14:textId="77777777" w:rsidR="00FB05F6" w:rsidRDefault="00FB05F6">
      <w:pPr>
        <w:spacing w:before="60"/>
        <w:jc w:val="both"/>
        <w:rPr>
          <w:del w:id="410" w:author="NAZ, Mamoona (OLDHAM MEDICAL SERVICES)" w:date="2026-09-22T12:22:00Z" w16du:dateUtc="2026-09-22T16:22:00Z"/>
          <w:rFonts w:ascii="Times New Roman" w:eastAsia="Times New Roman" w:hAnsi="Times New Roman"/>
          <w:b/>
          <w:lang w:eastAsia="ru-RU"/>
        </w:rPr>
      </w:pPr>
    </w:p>
    <w:p w14:paraId="35B41879" w14:textId="77777777" w:rsidR="00FB05F6" w:rsidRDefault="00623B46">
      <w:pPr>
        <w:spacing w:before="60"/>
        <w:jc w:val="both"/>
        <w:rPr>
          <w:del w:id="411" w:author="NAZ, Mamoona (OLDHAM MEDICAL SERVICES)" w:date="2026-09-22T12:22:00Z" w16du:dateUtc="2026-09-22T16:22:00Z"/>
          <w:rFonts w:ascii="Times New Roman" w:eastAsia="Times New Roman" w:hAnsi="Times New Roman"/>
          <w:b/>
          <w:lang w:eastAsia="ru-RU"/>
        </w:rPr>
      </w:pPr>
      <w:del w:id="412" w:author="NAZ, Mamoona (OLDHAM MEDICAL SERVICES)" w:date="2026-09-22T12:22:00Z" w16du:dateUtc="2026-09-22T16:22:00Z">
        <w:r>
          <w:rPr>
            <w:rFonts w:ascii="Times New Roman" w:eastAsia="Times New Roman" w:hAnsi="Times New Roman"/>
            <w:b/>
            <w:lang w:eastAsia="ru-RU"/>
          </w:rPr>
          <w:delText>Подпись руководителя организации</w:delText>
        </w:r>
      </w:del>
    </w:p>
    <w:tbl>
      <w:tblPr>
        <w:tblW w:w="9464" w:type="dxa"/>
        <w:tblLayout w:type="fixed"/>
        <w:tblLook w:val="04A0" w:firstRow="1" w:lastRow="0" w:firstColumn="1" w:lastColumn="0" w:noHBand="0" w:noVBand="1"/>
      </w:tblPr>
      <w:tblGrid>
        <w:gridCol w:w="9464"/>
      </w:tblGrid>
      <w:tr w:rsidR="00FB05F6" w14:paraId="173AA5DF" w14:textId="77777777">
        <w:trPr>
          <w:trHeight w:val="418"/>
          <w:del w:id="413"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591BB6A4" w14:textId="77777777" w:rsidR="00FB05F6" w:rsidRDefault="00FB05F6">
            <w:pPr>
              <w:widowControl w:val="0"/>
              <w:rPr>
                <w:del w:id="414" w:author="NAZ, Mamoona (OLDHAM MEDICAL SERVICES)" w:date="2026-09-22T12:22:00Z" w16du:dateUtc="2026-09-22T16:22:00Z"/>
                <w:rFonts w:ascii="Times New Roman" w:eastAsia="Calibri" w:hAnsi="Times New Roman"/>
              </w:rPr>
            </w:pPr>
          </w:p>
        </w:tc>
      </w:tr>
    </w:tbl>
    <w:p w14:paraId="3FFA0BE4" w14:textId="77777777" w:rsidR="00FB05F6" w:rsidRDefault="00FB05F6">
      <w:pPr>
        <w:spacing w:before="60"/>
        <w:jc w:val="both"/>
        <w:rPr>
          <w:del w:id="415" w:author="NAZ, Mamoona (OLDHAM MEDICAL SERVICES)" w:date="2026-09-22T12:22:00Z" w16du:dateUtc="2026-09-22T16:22:00Z"/>
          <w:rFonts w:ascii="Times New Roman" w:eastAsia="Times New Roman" w:hAnsi="Times New Roman"/>
          <w:b/>
          <w:lang w:eastAsia="ru-RU"/>
        </w:rPr>
      </w:pPr>
    </w:p>
    <w:p w14:paraId="76A70649" w14:textId="77777777" w:rsidR="00FB05F6" w:rsidRDefault="00623B46">
      <w:pPr>
        <w:spacing w:before="60"/>
        <w:jc w:val="both"/>
        <w:rPr>
          <w:del w:id="416" w:author="NAZ, Mamoona (OLDHAM MEDICAL SERVICES)" w:date="2026-09-22T12:22:00Z" w16du:dateUtc="2026-09-22T16:22:00Z"/>
          <w:rFonts w:ascii="Times New Roman" w:eastAsia="Times New Roman" w:hAnsi="Times New Roman"/>
          <w:b/>
          <w:lang w:eastAsia="ru-RU"/>
        </w:rPr>
      </w:pPr>
      <w:del w:id="417" w:author="NAZ, Mamoona (OLDHAM MEDICAL SERVICES)" w:date="2026-09-22T12:22:00Z" w16du:dateUtc="2026-09-22T16:22:00Z">
        <w:r>
          <w:rPr>
            <w:rFonts w:ascii="Times New Roman" w:eastAsia="Times New Roman" w:hAnsi="Times New Roman"/>
            <w:b/>
            <w:lang w:eastAsia="ru-RU"/>
          </w:rPr>
          <w:delText>Подпись руководителя проекта</w:delText>
        </w:r>
      </w:del>
    </w:p>
    <w:tbl>
      <w:tblPr>
        <w:tblW w:w="9464" w:type="dxa"/>
        <w:tblLayout w:type="fixed"/>
        <w:tblLook w:val="04A0" w:firstRow="1" w:lastRow="0" w:firstColumn="1" w:lastColumn="0" w:noHBand="0" w:noVBand="1"/>
      </w:tblPr>
      <w:tblGrid>
        <w:gridCol w:w="9464"/>
      </w:tblGrid>
      <w:tr w:rsidR="00FB05F6" w14:paraId="73E12761" w14:textId="77777777">
        <w:trPr>
          <w:trHeight w:val="474"/>
          <w:del w:id="418"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00A92445" w14:textId="77777777" w:rsidR="00FB05F6" w:rsidRDefault="00FB05F6">
            <w:pPr>
              <w:widowControl w:val="0"/>
              <w:rPr>
                <w:del w:id="419" w:author="NAZ, Mamoona (OLDHAM MEDICAL SERVICES)" w:date="2026-09-22T12:22:00Z" w16du:dateUtc="2026-09-22T16:22:00Z"/>
                <w:rFonts w:ascii="Times New Roman" w:eastAsia="Calibri" w:hAnsi="Times New Roman"/>
              </w:rPr>
            </w:pPr>
          </w:p>
        </w:tc>
      </w:tr>
    </w:tbl>
    <w:p w14:paraId="1FB0BCE9" w14:textId="77777777" w:rsidR="00FB05F6" w:rsidRDefault="00FB05F6">
      <w:pPr>
        <w:spacing w:before="60"/>
        <w:jc w:val="both"/>
        <w:rPr>
          <w:del w:id="420" w:author="NAZ, Mamoona (OLDHAM MEDICAL SERVICES)" w:date="2026-09-22T12:22:00Z" w16du:dateUtc="2026-09-22T16:22:00Z"/>
          <w:rFonts w:ascii="Times New Roman" w:eastAsia="Times New Roman" w:hAnsi="Times New Roman"/>
          <w:b/>
          <w:lang w:eastAsia="ru-RU"/>
        </w:rPr>
      </w:pPr>
    </w:p>
    <w:p w14:paraId="5A4C01A5" w14:textId="77777777" w:rsidR="00FB05F6" w:rsidRDefault="00623B46">
      <w:pPr>
        <w:spacing w:before="60"/>
        <w:jc w:val="both"/>
        <w:rPr>
          <w:del w:id="421" w:author="NAZ, Mamoona (OLDHAM MEDICAL SERVICES)" w:date="2026-09-22T12:22:00Z" w16du:dateUtc="2026-09-22T16:22:00Z"/>
          <w:rFonts w:ascii="Times New Roman" w:eastAsia="Times New Roman" w:hAnsi="Times New Roman"/>
          <w:b/>
          <w:lang w:eastAsia="ru-RU"/>
        </w:rPr>
      </w:pPr>
      <w:del w:id="422" w:author="NAZ, Mamoona (OLDHAM MEDICAL SERVICES)" w:date="2026-09-22T12:22:00Z" w16du:dateUtc="2026-09-22T16:22:00Z">
        <w:r>
          <w:rPr>
            <w:rFonts w:ascii="Times New Roman" w:eastAsia="Times New Roman" w:hAnsi="Times New Roman"/>
            <w:b/>
            <w:lang w:eastAsia="ru-RU"/>
          </w:rPr>
          <w:delText>Дата оформления</w:delText>
        </w:r>
      </w:del>
    </w:p>
    <w:tbl>
      <w:tblPr>
        <w:tblW w:w="9464" w:type="dxa"/>
        <w:tblLayout w:type="fixed"/>
        <w:tblLook w:val="04A0" w:firstRow="1" w:lastRow="0" w:firstColumn="1" w:lastColumn="0" w:noHBand="0" w:noVBand="1"/>
      </w:tblPr>
      <w:tblGrid>
        <w:gridCol w:w="9464"/>
      </w:tblGrid>
      <w:tr w:rsidR="00FB05F6" w14:paraId="51C723E2" w14:textId="77777777">
        <w:trPr>
          <w:trHeight w:val="447"/>
          <w:del w:id="423" w:author="NAZ, Mamoona (OLDHAM MEDICAL SERVICES)" w:date="2026-09-22T12:22:00Z" w16du:dateUtc="2026-09-22T16:22:00Z"/>
        </w:trPr>
        <w:tc>
          <w:tcPr>
            <w:tcW w:w="9464" w:type="dxa"/>
            <w:tcBorders>
              <w:top w:val="single" w:sz="4" w:space="0" w:color="000000"/>
              <w:left w:val="single" w:sz="4" w:space="0" w:color="000000"/>
              <w:bottom w:val="single" w:sz="4" w:space="0" w:color="000000"/>
              <w:right w:val="single" w:sz="4" w:space="0" w:color="000000"/>
            </w:tcBorders>
          </w:tcPr>
          <w:p w14:paraId="30E81054" w14:textId="77777777" w:rsidR="00FB05F6" w:rsidRDefault="00623B46">
            <w:pPr>
              <w:widowControl w:val="0"/>
              <w:jc w:val="center"/>
              <w:rPr>
                <w:del w:id="424" w:author="NAZ, Mamoona (OLDHAM MEDICAL SERVICES)" w:date="2026-09-22T12:22:00Z" w16du:dateUtc="2026-09-22T16:22:00Z"/>
                <w:rFonts w:ascii="Times New Roman" w:eastAsia="Calibri" w:hAnsi="Times New Roman"/>
                <w:bCs/>
              </w:rPr>
            </w:pPr>
            <w:del w:id="425" w:author="NAZ, Mamoona (OLDHAM MEDICAL SERVICES)" w:date="2026-09-22T12:22:00Z" w16du:dateUtc="2026-09-22T16:22:00Z">
              <w:r>
                <w:rPr>
                  <w:rFonts w:ascii="Times New Roman" w:eastAsia="Calibri" w:hAnsi="Times New Roman"/>
                  <w:bCs/>
                </w:rPr>
                <w:delText>_ _._ _.20___г</w:delText>
              </w:r>
            </w:del>
          </w:p>
        </w:tc>
      </w:tr>
    </w:tbl>
    <w:p w14:paraId="5FB865DF" w14:textId="77777777" w:rsidR="00FB05F6" w:rsidRDefault="00FB05F6">
      <w:pPr>
        <w:ind w:firstLine="708"/>
        <w:jc w:val="both"/>
        <w:rPr>
          <w:del w:id="426" w:author="NAZ, Mamoona (OLDHAM MEDICAL SERVICES)" w:date="2026-09-22T12:22:00Z" w16du:dateUtc="2026-09-22T16:22:00Z"/>
          <w:rFonts w:ascii="Times New Roman" w:eastAsia="Times New Roman" w:hAnsi="Times New Roman"/>
          <w:i/>
          <w:color w:val="000000"/>
          <w:lang w:eastAsia="ru-RU"/>
        </w:rPr>
      </w:pPr>
    </w:p>
    <w:p w14:paraId="402914DF" w14:textId="77777777" w:rsidR="00FB05F6" w:rsidRPr="006F1C2D" w:rsidRDefault="00623B46" w:rsidP="006F1C2D">
      <w:pPr>
        <w:rPr>
          <w:b/>
          <w:rPrChange w:id="427" w:author="NAZ, Mamoona (OLDHAM MEDICAL SERVICES)" w:date="2026-09-22T12:22:00Z" w16du:dateUtc="2026-09-22T16:22:00Z">
            <w:rPr>
              <w:rFonts w:ascii="Times New Roman" w:eastAsia="Times New Roman" w:hAnsi="Times New Roman" w:cs="Times New Roman"/>
              <w:color w:val="000000"/>
              <w:sz w:val="24"/>
              <w:szCs w:val="24"/>
              <w:lang w:eastAsia="ru-RU"/>
            </w:rPr>
          </w:rPrChange>
        </w:rPr>
        <w:pPrChange w:id="428" w:author="NAZ, Mamoona (OLDHAM MEDICAL SERVICES)" w:date="2026-09-22T12:22:00Z" w16du:dateUtc="2026-09-22T16:22:00Z">
          <w:pPr>
            <w:spacing w:after="0" w:line="240" w:lineRule="auto"/>
            <w:ind w:firstLine="708"/>
            <w:jc w:val="both"/>
          </w:pPr>
        </w:pPrChange>
      </w:pPr>
      <w:bookmarkStart w:id="429" w:name="_Toc478480108"/>
      <w:del w:id="430" w:author="NAZ, Mamoona (OLDHAM MEDICAL SERVICES)" w:date="2026-09-22T12:22:00Z" w16du:dateUtc="2026-09-22T16:22:00Z">
        <w:r>
          <w:rPr>
            <w:rFonts w:ascii="Times New Roman" w:eastAsia="Times New Roman" w:hAnsi="Times New Roman"/>
            <w:color w:val="000000"/>
            <w:lang w:eastAsia="ru-RU"/>
          </w:rPr>
          <w:delText>МП.</w:delText>
        </w:r>
      </w:del>
      <w:bookmarkEnd w:id="429"/>
    </w:p>
    <w:sectPr w:rsidR="00FB05F6" w:rsidRPr="006F1C2D">
      <w:pgSz w:w="11906" w:h="16838"/>
      <w:pgMar w:top="1440" w:right="1440" w:bottom="1440" w:left="1440" w:header="708" w:footer="708" w:gutter="0"/>
      <w:cols w:space="708"/>
      <w:formProt/>
      <w:docGrid w:linePitch="360" w:charSpace="0"/>
      <w:sectPrChange w:id="431" w:author="NAZ, Mamoona (OLDHAM MEDICAL SERVICES)" w:date="2026-09-22T12:22:00Z" w16du:dateUtc="2026-09-22T16:22:00Z">
        <w:sectPr w:rsidR="00FB05F6" w:rsidRPr="006F1C2D">
          <w:pgMar w:top="709" w:right="850" w:bottom="709" w:left="1701" w:header="0" w:footer="0" w:gutter="0"/>
          <w:cols w:space="720"/>
          <w:formProt w:val="0"/>
          <w:docGrid w:charSpace="4096"/>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T Astra Serif">
    <w:altName w:val="Arial"/>
    <w:panose1 w:val="020B0604020202020204"/>
    <w:charset w:val="01"/>
    <w:family w:val="roman"/>
    <w:pitch w:val="default"/>
  </w:font>
  <w:font w:name="Tahoma">
    <w:panose1 w:val="020B0604030504040204"/>
    <w:charset w:val="00"/>
    <w:family w:val="swiss"/>
    <w:pitch w:val="variable"/>
    <w:sig w:usb0="E1002EFF" w:usb1="C000605B" w:usb2="00000029" w:usb3="00000000" w:csb0="000101FF" w:csb1="00000000"/>
  </w:font>
  <w:font w:name="Noto Sans Devanagari">
    <w:panose1 w:val="020B0502040504020204"/>
    <w:charset w:val="00"/>
    <w:family w:val="swiss"/>
    <w:pitch w:val="variable"/>
    <w:sig w:usb0="80008023" w:usb1="00002046" w:usb2="00000000" w:usb3="00000000" w:csb0="00000001"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CE6B71"/>
    <w:multiLevelType w:val="multilevel"/>
    <w:tmpl w:val="4EFA5C6A"/>
    <w:lvl w:ilvl="0">
      <w:start w:val="3"/>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57C6DD7"/>
    <w:multiLevelType w:val="multilevel"/>
    <w:tmpl w:val="5B9288D6"/>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64A4731"/>
    <w:multiLevelType w:val="multilevel"/>
    <w:tmpl w:val="D9C01784"/>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DD73110"/>
    <w:multiLevelType w:val="multilevel"/>
    <w:tmpl w:val="CD4EAC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6F29F6"/>
    <w:multiLevelType w:val="multilevel"/>
    <w:tmpl w:val="DBA87FE4"/>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89348148">
    <w:abstractNumId w:val="1"/>
  </w:num>
  <w:num w:numId="2" w16cid:durableId="410931537">
    <w:abstractNumId w:val="5"/>
  </w:num>
  <w:num w:numId="3" w16cid:durableId="1534919307">
    <w:abstractNumId w:val="3"/>
  </w:num>
  <w:num w:numId="4" w16cid:durableId="1637107087">
    <w:abstractNumId w:val="2"/>
  </w:num>
  <w:num w:numId="5" w16cid:durableId="1645772700">
    <w:abstractNumId w:val="4"/>
  </w:num>
  <w:num w:numId="6" w16cid:durableId="2036157041">
    <w:abstractNumId w:val="5"/>
    <w:lvlOverride w:ilvl="0">
      <w:startOverride w:val="1"/>
    </w:lvlOverride>
  </w:num>
  <w:num w:numId="7" w16cid:durableId="769856635">
    <w:abstractNumId w:val="5"/>
  </w:num>
  <w:num w:numId="8" w16cid:durableId="1672417174">
    <w:abstractNumId w:val="5"/>
  </w:num>
  <w:num w:numId="9"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05F6"/>
    <w:rsid w:val="0008331C"/>
    <w:rsid w:val="00254AB7"/>
    <w:rsid w:val="00677B90"/>
    <w:rsid w:val="006E647E"/>
    <w:rsid w:val="006F1C2D"/>
    <w:rsid w:val="00796251"/>
    <w:rsid w:val="00875E83"/>
    <w:rsid w:val="009337CB"/>
    <w:rsid w:val="00A8494F"/>
    <w:rsid w:val="00EB76BC"/>
    <w:rsid w:val="00F26689"/>
    <w:rsid w:val="00F41C3B"/>
    <w:rsid w:val="00F60A07"/>
    <w:rsid w:val="00F977F1"/>
    <w:rsid w:val="00FB05F6"/>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9B3A3AB"/>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uppressAutoHyphens w:val="0"/>
      <w:pPrChange w:id="0" w:author="NAZ, Mamoona (OLDHAM MEDICAL SERVICES)" w:date="2026-09-22T12:22:00Z">
        <w:pPr>
          <w:suppressAutoHyphens/>
          <w:spacing w:after="200" w:line="276" w:lineRule="auto"/>
        </w:pPr>
      </w:pPrChange>
    </w:pPr>
    <w:rPr>
      <w:rFonts w:cs="Times New Roman"/>
      <w:sz w:val="24"/>
      <w:szCs w:val="24"/>
      <w:lang w:val="en-GB"/>
      <w:rPrChange w:id="0" w:author="NAZ, Mamoona (OLDHAM MEDICAL SERVICES)" w:date="2026-09-22T12:22:00Z">
        <w:rPr>
          <w:rFonts w:asciiTheme="minorHAnsi" w:eastAsiaTheme="minorHAnsi" w:hAnsiTheme="minorHAnsi" w:cstheme="minorBidi"/>
          <w:sz w:val="22"/>
          <w:szCs w:val="22"/>
          <w:lang w:val="ru-R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аголовок"/>
    <w:basedOn w:val="Normal"/>
    <w:next w:val="BodyText"/>
    <w:qFormat/>
    <w:pPr>
      <w:keepNext/>
      <w:spacing w:before="240" w:after="120"/>
    </w:pPr>
    <w:rPr>
      <w:rFonts w:ascii="PT Astra Serif" w:eastAsia="Tahoma" w:hAnsi="PT Astra Serif"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ascii="PT Astra Serif" w:hAnsi="PT Astra Serif" w:cs="Noto Sans Devanagari"/>
    </w:rPr>
  </w:style>
  <w:style w:type="paragraph" w:styleId="Caption">
    <w:name w:val="caption"/>
    <w:basedOn w:val="Normal"/>
    <w:qFormat/>
    <w:pPr>
      <w:suppressLineNumbers/>
      <w:spacing w:before="120" w:after="120"/>
    </w:pPr>
    <w:rPr>
      <w:rFonts w:ascii="PT Astra Serif" w:hAnsi="PT Astra Serif" w:cs="Noto Sans Devanagari"/>
      <w:i/>
      <w:iCs/>
    </w:rPr>
  </w:style>
  <w:style w:type="paragraph" w:customStyle="1" w:styleId="a0">
    <w:name w:val="Указатель"/>
    <w:basedOn w:val="Normal"/>
    <w:qFormat/>
    <w:pPr>
      <w:suppressLineNumbers/>
    </w:pPr>
    <w:rPr>
      <w:rFonts w:ascii="PT Astra Serif" w:hAnsi="PT Astra Serif" w:cs="Noto Sans Devanagari"/>
    </w:rPr>
  </w:style>
  <w:style w:type="paragraph" w:styleId="ListParagraph">
    <w:name w:val="List Paragraph"/>
    <w:basedOn w:val="Normal"/>
    <w:uiPriority w:val="34"/>
    <w:qFormat/>
    <w:rsid w:val="006F1C2D"/>
    <w:pPr>
      <w:ind w:left="720"/>
      <w:contextualSpacing/>
      <w:pPrChange w:id="1" w:author="NAZ, Mamoona (OLDHAM MEDICAL SERVICES)" w:date="2026-09-22T12:22:00Z">
        <w:pPr>
          <w:spacing w:after="200"/>
          <w:ind w:left="720"/>
          <w:contextualSpacing/>
        </w:pPr>
      </w:pPrChange>
    </w:pPr>
    <w:rPr>
      <w:rPrChange w:id="1" w:author="NAZ, Mamoona (OLDHAM MEDICAL SERVICES)" w:date="2026-09-22T12:22:00Z">
        <w:rPr>
          <w:rFonts w:asciiTheme="minorHAnsi" w:eastAsiaTheme="minorHAnsi" w:hAnsiTheme="minorHAnsi"/>
          <w:sz w:val="24"/>
          <w:szCs w:val="24"/>
          <w:lang w:val="en-GB" w:eastAsia="en-US" w:bidi="ar-SA"/>
        </w:rPr>
      </w:rPrChange>
    </w:rPr>
  </w:style>
  <w:style w:type="table" w:styleId="TableGrid">
    <w:name w:val="Table Grid"/>
    <w:basedOn w:val="TableNormal"/>
    <w:uiPriority w:val="59"/>
    <w:rsid w:val="00215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Кислова Анна Владимировна</dc:creator>
  <dc:description/>
  <cp:lastModifiedBy>Arthur Souza Rodrigues</cp:lastModifiedBy>
  <cp:revision>1</cp:revision>
  <dcterms:created xsi:type="dcterms:W3CDTF">2020-03-03T09:10:00Z</dcterms:created>
  <dcterms:modified xsi:type="dcterms:W3CDTF">2026-09-22T16:22:00Z</dcterms:modified>
  <dc:language>ru-RU</dc:language>
</cp:coreProperties>
</file>