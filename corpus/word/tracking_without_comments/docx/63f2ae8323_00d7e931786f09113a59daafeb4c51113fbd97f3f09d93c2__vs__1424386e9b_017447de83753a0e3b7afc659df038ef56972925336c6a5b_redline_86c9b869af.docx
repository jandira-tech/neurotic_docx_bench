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B1FC3E" w14:textId="77777777" w:rsidR="00947325" w:rsidRDefault="00947325">
      <w:pPr>
        <w:spacing w:before="80" w:after="80"/>
        <w:jc w:val="center"/>
        <w:rPr>
          <w:ins w:id="5" w:author="Comparison" w:date="2026-09-22T12:49:00Z" w16du:dateUtc="2026-09-22T16:49:00Z"/>
          <w:b/>
          <w:bCs/>
          <w:color w:val="000000"/>
          <w:sz w:val="56"/>
          <w:szCs w:val="56"/>
        </w:rPr>
      </w:pPr>
      <w:ins w:id="6" w:author="Comparison" w:date="2026-09-22T12:49:00Z" w16du:dateUtc="2026-09-22T16:49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tbl>
      <w:tblPr>
        <w:tblW w:w="5000" w:type="pct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3"/>
        <w:gridCol w:w="1292"/>
        <w:gridCol w:w="1292"/>
        <w:gridCol w:w="1292"/>
        <w:gridCol w:w="1292"/>
        <w:gridCol w:w="1292"/>
        <w:gridCol w:w="1292"/>
      </w:tblGrid>
      <w:tr w:rsidR="00980F3F" w14:paraId="095654D9" w14:textId="77777777">
        <w:tblPrEx>
          <w:tblCellMar>
            <w:top w:w="0" w:type="dxa"/>
            <w:bottom w:w="0" w:type="dxa"/>
          </w:tblCellMar>
        </w:tblPrEx>
        <w:trPr>
          <w:del w:id="7" w:author="Comparison" w:date="2026-09-22T12:49:00Z" w16du:dateUtc="2026-09-22T16:49:00Z"/>
        </w:trPr>
        <w:tc>
          <w:tcPr>
            <w:tcW w:w="11905" w:type="dxa"/>
            <w:gridSpan w:val="7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636DE0CF" w14:textId="1D4A8A8D" w:rsidR="00980F3F" w:rsidRDefault="00947325">
            <w:pPr>
              <w:spacing w:before="80" w:after="80"/>
              <w:jc w:val="center"/>
              <w:rPr>
                <w:del w:id="8" w:author="Comparison" w:date="2026-09-22T12:49:00Z" w16du:dateUtc="2026-09-22T16:49:00Z"/>
              </w:rPr>
            </w:pPr>
            <w:del w:id="9" w:author="Comparison" w:date="2026-09-22T12:49:00Z" w16du:dateUtc="2026-09-22T16:49:00Z">
              <w:r>
                <w:rPr>
                  <w:b/>
                  <w:bCs/>
                  <w:color w:val="000000"/>
                  <w:sz w:val="56"/>
                  <w:szCs w:val="56"/>
                </w:rPr>
                <w:delText>March 2025</w:delText>
              </w:r>
            </w:del>
          </w:p>
        </w:tc>
      </w:tr>
      <w:tr w:rsidR="00980F3F" w14:paraId="4436BA52" w14:textId="77777777">
        <w:tblPrEx>
          <w:tblCellMar>
            <w:top w:w="0" w:type="dxa"/>
            <w:bottom w:w="0" w:type="dxa"/>
          </w:tblCellMar>
        </w:tblPrEx>
        <w:trPr>
          <w:trHeight w:hRule="exact" w:val="410"/>
          <w:del w:id="10" w:author="Comparison" w:date="2026-09-22T12:49:00Z" w16du:dateUtc="2026-09-22T16:49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5001BA22" w14:textId="77777777" w:rsidR="00980F3F" w:rsidRDefault="00947325">
            <w:pPr>
              <w:jc w:val="center"/>
              <w:rPr>
                <w:del w:id="11" w:author="Comparison" w:date="2026-09-22T12:49:00Z" w16du:dateUtc="2026-09-22T16:49:00Z"/>
              </w:rPr>
            </w:pPr>
            <w:del w:id="12" w:author="Comparison" w:date="2026-09-22T12:49:00Z" w16du:dateUtc="2026-09-22T16:49:00Z">
              <w:r>
                <w:rPr>
                  <w:b/>
                  <w:bCs/>
                  <w:sz w:val="36"/>
                  <w:szCs w:val="36"/>
                </w:rPr>
                <w:delText>Mon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6D4E981E" w14:textId="77777777" w:rsidR="00980F3F" w:rsidRDefault="00947325">
            <w:pPr>
              <w:jc w:val="center"/>
              <w:rPr>
                <w:del w:id="13" w:author="Comparison" w:date="2026-09-22T12:49:00Z" w16du:dateUtc="2026-09-22T16:49:00Z"/>
              </w:rPr>
            </w:pPr>
            <w:del w:id="14" w:author="Comparison" w:date="2026-09-22T12:49:00Z" w16du:dateUtc="2026-09-22T16:49:00Z">
              <w:r>
                <w:rPr>
                  <w:b/>
                  <w:bCs/>
                  <w:sz w:val="36"/>
                  <w:szCs w:val="36"/>
                </w:rPr>
                <w:delText>Tue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7B2EBB12" w14:textId="77777777" w:rsidR="00980F3F" w:rsidRDefault="00947325">
            <w:pPr>
              <w:jc w:val="center"/>
              <w:rPr>
                <w:del w:id="15" w:author="Comparison" w:date="2026-09-22T12:49:00Z" w16du:dateUtc="2026-09-22T16:49:00Z"/>
              </w:rPr>
            </w:pPr>
            <w:del w:id="16" w:author="Comparison" w:date="2026-09-22T12:49:00Z" w16du:dateUtc="2026-09-22T16:49:00Z">
              <w:r>
                <w:rPr>
                  <w:b/>
                  <w:bCs/>
                  <w:sz w:val="36"/>
                  <w:szCs w:val="36"/>
                </w:rPr>
                <w:delText>Wed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4ACB8B43" w14:textId="77777777" w:rsidR="00980F3F" w:rsidRDefault="00947325">
            <w:pPr>
              <w:jc w:val="center"/>
              <w:rPr>
                <w:del w:id="17" w:author="Comparison" w:date="2026-09-22T12:49:00Z" w16du:dateUtc="2026-09-22T16:49:00Z"/>
              </w:rPr>
            </w:pPr>
            <w:del w:id="18" w:author="Comparison" w:date="2026-09-22T12:49:00Z" w16du:dateUtc="2026-09-22T16:49:00Z">
              <w:r>
                <w:rPr>
                  <w:b/>
                  <w:bCs/>
                  <w:sz w:val="36"/>
                  <w:szCs w:val="36"/>
                </w:rPr>
                <w:delText>Thu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7DAA6E91" w14:textId="77777777" w:rsidR="00980F3F" w:rsidRDefault="00947325">
            <w:pPr>
              <w:jc w:val="center"/>
              <w:rPr>
                <w:del w:id="19" w:author="Comparison" w:date="2026-09-22T12:49:00Z" w16du:dateUtc="2026-09-22T16:49:00Z"/>
              </w:rPr>
            </w:pPr>
            <w:del w:id="20" w:author="Comparison" w:date="2026-09-22T12:49:00Z" w16du:dateUtc="2026-09-22T16:49:00Z">
              <w:r>
                <w:rPr>
                  <w:b/>
                  <w:bCs/>
                  <w:sz w:val="36"/>
                  <w:szCs w:val="36"/>
                </w:rPr>
                <w:delText>Fri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0E6099BB" w14:textId="77777777" w:rsidR="00980F3F" w:rsidRDefault="00947325">
            <w:pPr>
              <w:jc w:val="center"/>
              <w:rPr>
                <w:del w:id="21" w:author="Comparison" w:date="2026-09-22T12:49:00Z" w16du:dateUtc="2026-09-22T16:49:00Z"/>
              </w:rPr>
            </w:pPr>
            <w:del w:id="22" w:author="Comparison" w:date="2026-09-22T12:49:00Z" w16du:dateUtc="2026-09-22T16:49:00Z">
              <w:r>
                <w:rPr>
                  <w:b/>
                  <w:bCs/>
                  <w:sz w:val="36"/>
                  <w:szCs w:val="36"/>
                </w:rPr>
                <w:delText>Sat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2AF64160" w14:textId="77777777" w:rsidR="00980F3F" w:rsidRDefault="00947325">
            <w:pPr>
              <w:jc w:val="center"/>
              <w:rPr>
                <w:del w:id="23" w:author="Comparison" w:date="2026-09-22T12:49:00Z" w16du:dateUtc="2026-09-22T16:49:00Z"/>
              </w:rPr>
            </w:pPr>
            <w:del w:id="24" w:author="Comparison" w:date="2026-09-22T12:49:00Z" w16du:dateUtc="2026-09-22T16:49:00Z">
              <w:r>
                <w:rPr>
                  <w:b/>
                  <w:bCs/>
                  <w:sz w:val="36"/>
                  <w:szCs w:val="36"/>
                </w:rPr>
                <w:delText>Sun</w:delText>
              </w:r>
            </w:del>
          </w:p>
        </w:tc>
      </w:tr>
      <w:tr w:rsidR="00980F3F" w14:paraId="4CCC7285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25" w:author="Comparison" w:date="2026-09-22T12:49:00Z" w16du:dateUtc="2026-09-22T16:49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6A958" w14:textId="77777777" w:rsidR="00980F3F" w:rsidRDefault="00980F3F">
            <w:pPr>
              <w:spacing w:before="80" w:after="80"/>
              <w:jc w:val="center"/>
              <w:rPr>
                <w:del w:id="26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B485E" w14:textId="77777777" w:rsidR="00980F3F" w:rsidRDefault="00980F3F">
            <w:pPr>
              <w:spacing w:before="80" w:after="80"/>
              <w:jc w:val="center"/>
              <w:rPr>
                <w:del w:id="27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42F38" w14:textId="77777777" w:rsidR="00980F3F" w:rsidRDefault="00980F3F">
            <w:pPr>
              <w:spacing w:before="80" w:after="80"/>
              <w:jc w:val="center"/>
              <w:rPr>
                <w:del w:id="28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D4457E" w14:textId="77777777" w:rsidR="00980F3F" w:rsidRDefault="00980F3F">
            <w:pPr>
              <w:spacing w:before="80" w:after="80"/>
              <w:jc w:val="center"/>
              <w:rPr>
                <w:del w:id="29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ADDEC" w14:textId="77777777" w:rsidR="00980F3F" w:rsidRDefault="00980F3F">
            <w:pPr>
              <w:spacing w:before="80" w:after="80"/>
              <w:jc w:val="center"/>
              <w:rPr>
                <w:del w:id="30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23FBA9E3" w14:textId="77777777">
              <w:trPr>
                <w:trHeight w:val="399"/>
                <w:jc w:val="center"/>
                <w:del w:id="31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21A076D6" w14:textId="77777777" w:rsidR="00980F3F" w:rsidRDefault="00947325">
                  <w:pPr>
                    <w:spacing w:before="80" w:after="80"/>
                    <w:jc w:val="center"/>
                    <w:rPr>
                      <w:del w:id="32" w:author="Comparison" w:date="2026-09-22T12:49:00Z" w16du:dateUtc="2026-09-22T16:49:00Z"/>
                    </w:rPr>
                  </w:pPr>
                  <w:del w:id="33" w:author="Comparison" w:date="2026-09-22T12:49:00Z" w16du:dateUtc="2026-09-22T16:49:00Z">
                    <w:r>
                      <w:rPr>
                        <w:color w:val="FF0000"/>
                        <w:sz w:val="22"/>
                        <w:szCs w:val="22"/>
                      </w:rPr>
                      <w:delText>1</w:delText>
                    </w:r>
                  </w:del>
                </w:p>
              </w:tc>
            </w:tr>
          </w:tbl>
          <w:p w14:paraId="08B14182" w14:textId="77777777" w:rsidR="00980F3F" w:rsidRDefault="00980F3F">
            <w:pPr>
              <w:rPr>
                <w:del w:id="34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6E4B0DBD" w14:textId="77777777">
              <w:trPr>
                <w:trHeight w:val="399"/>
                <w:jc w:val="center"/>
                <w:del w:id="35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32ADC1D" w14:textId="77777777" w:rsidR="00980F3F" w:rsidRDefault="00947325">
                  <w:pPr>
                    <w:spacing w:before="80" w:after="80"/>
                    <w:jc w:val="center"/>
                    <w:rPr>
                      <w:del w:id="36" w:author="Comparison" w:date="2026-09-22T12:49:00Z" w16du:dateUtc="2026-09-22T16:49:00Z"/>
                    </w:rPr>
                  </w:pPr>
                  <w:del w:id="37" w:author="Comparison" w:date="2026-09-22T12:49:00Z" w16du:dateUtc="2026-09-22T16:49:00Z">
                    <w:r>
                      <w:rPr>
                        <w:color w:val="FF0000"/>
                        <w:sz w:val="22"/>
                        <w:szCs w:val="22"/>
                      </w:rPr>
                      <w:delText>2</w:delText>
                    </w:r>
                  </w:del>
                </w:p>
              </w:tc>
            </w:tr>
          </w:tbl>
          <w:p w14:paraId="505AF742" w14:textId="77777777" w:rsidR="00980F3F" w:rsidRDefault="00980F3F">
            <w:pPr>
              <w:rPr>
                <w:del w:id="38" w:author="Comparison" w:date="2026-09-22T12:49:00Z" w16du:dateUtc="2026-09-22T16:49:00Z"/>
              </w:rPr>
            </w:pPr>
          </w:p>
        </w:tc>
      </w:tr>
      <w:tr w:rsidR="00980F3F" w14:paraId="788505F1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39" w:author="Comparison" w:date="2026-09-22T12:49:00Z" w16du:dateUtc="2026-09-22T16:49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2165F728" w14:textId="77777777">
              <w:trPr>
                <w:trHeight w:val="399"/>
                <w:jc w:val="center"/>
                <w:del w:id="40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A524676" w14:textId="77777777" w:rsidR="00980F3F" w:rsidRDefault="00947325">
                  <w:pPr>
                    <w:spacing w:before="80" w:after="80"/>
                    <w:jc w:val="center"/>
                    <w:rPr>
                      <w:del w:id="41" w:author="Comparison" w:date="2026-09-22T12:49:00Z" w16du:dateUtc="2026-09-22T16:49:00Z"/>
                    </w:rPr>
                  </w:pPr>
                  <w:del w:id="42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3</w:delText>
                    </w:r>
                  </w:del>
                </w:p>
              </w:tc>
            </w:tr>
          </w:tbl>
          <w:p w14:paraId="5FC78EA6" w14:textId="77777777" w:rsidR="00980F3F" w:rsidRDefault="00980F3F">
            <w:pPr>
              <w:rPr>
                <w:del w:id="43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0CE1565B" w14:textId="77777777">
              <w:trPr>
                <w:trHeight w:val="399"/>
                <w:jc w:val="center"/>
                <w:del w:id="44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5B85D56" w14:textId="77777777" w:rsidR="00980F3F" w:rsidRDefault="00947325">
                  <w:pPr>
                    <w:spacing w:before="80" w:after="80"/>
                    <w:jc w:val="center"/>
                    <w:rPr>
                      <w:del w:id="45" w:author="Comparison" w:date="2026-09-22T12:49:00Z" w16du:dateUtc="2026-09-22T16:49:00Z"/>
                    </w:rPr>
                  </w:pPr>
                  <w:del w:id="46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4</w:delText>
                    </w:r>
                  </w:del>
                </w:p>
              </w:tc>
            </w:tr>
          </w:tbl>
          <w:p w14:paraId="3BBA97AF" w14:textId="77777777" w:rsidR="00980F3F" w:rsidRDefault="00980F3F">
            <w:pPr>
              <w:rPr>
                <w:del w:id="47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11C0B0DA" w14:textId="77777777">
              <w:trPr>
                <w:trHeight w:val="399"/>
                <w:jc w:val="center"/>
                <w:del w:id="48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059D804" w14:textId="77777777" w:rsidR="00980F3F" w:rsidRDefault="00947325">
                  <w:pPr>
                    <w:spacing w:before="80" w:after="80"/>
                    <w:jc w:val="center"/>
                    <w:rPr>
                      <w:del w:id="49" w:author="Comparison" w:date="2026-09-22T12:49:00Z" w16du:dateUtc="2026-09-22T16:49:00Z"/>
                    </w:rPr>
                  </w:pPr>
                  <w:del w:id="50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5</w:delText>
                    </w:r>
                  </w:del>
                </w:p>
              </w:tc>
            </w:tr>
          </w:tbl>
          <w:p w14:paraId="284D52CC" w14:textId="77777777" w:rsidR="00980F3F" w:rsidRDefault="00980F3F">
            <w:pPr>
              <w:rPr>
                <w:del w:id="51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4F383D21" w14:textId="77777777">
              <w:trPr>
                <w:trHeight w:val="399"/>
                <w:jc w:val="center"/>
                <w:del w:id="52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96E1569" w14:textId="77777777" w:rsidR="00980F3F" w:rsidRDefault="00947325">
                  <w:pPr>
                    <w:spacing w:before="80" w:after="80"/>
                    <w:jc w:val="center"/>
                    <w:rPr>
                      <w:del w:id="53" w:author="Comparison" w:date="2026-09-22T12:49:00Z" w16du:dateUtc="2026-09-22T16:49:00Z"/>
                    </w:rPr>
                  </w:pPr>
                  <w:del w:id="54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6</w:delText>
                    </w:r>
                  </w:del>
                </w:p>
              </w:tc>
            </w:tr>
          </w:tbl>
          <w:p w14:paraId="3B8DE89D" w14:textId="77777777" w:rsidR="00980F3F" w:rsidRDefault="00980F3F">
            <w:pPr>
              <w:rPr>
                <w:del w:id="55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7D60DF25" w14:textId="77777777">
              <w:trPr>
                <w:trHeight w:val="399"/>
                <w:jc w:val="center"/>
                <w:del w:id="56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E21AFC4" w14:textId="77777777" w:rsidR="00980F3F" w:rsidRDefault="00947325">
                  <w:pPr>
                    <w:spacing w:before="80" w:after="80"/>
                    <w:jc w:val="center"/>
                    <w:rPr>
                      <w:del w:id="57" w:author="Comparison" w:date="2026-09-22T12:49:00Z" w16du:dateUtc="2026-09-22T16:49:00Z"/>
                    </w:rPr>
                  </w:pPr>
                  <w:del w:id="58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7</w:delText>
                    </w:r>
                  </w:del>
                </w:p>
              </w:tc>
            </w:tr>
          </w:tbl>
          <w:p w14:paraId="085D92B2" w14:textId="77777777" w:rsidR="00980F3F" w:rsidRDefault="00980F3F">
            <w:pPr>
              <w:rPr>
                <w:del w:id="59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62919364" w14:textId="77777777">
              <w:trPr>
                <w:trHeight w:val="399"/>
                <w:jc w:val="center"/>
                <w:del w:id="60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8D15AB5" w14:textId="77777777" w:rsidR="00980F3F" w:rsidRDefault="00947325">
                  <w:pPr>
                    <w:spacing w:before="80" w:after="80"/>
                    <w:jc w:val="center"/>
                    <w:rPr>
                      <w:del w:id="61" w:author="Comparison" w:date="2026-09-22T12:49:00Z" w16du:dateUtc="2026-09-22T16:49:00Z"/>
                    </w:rPr>
                  </w:pPr>
                  <w:del w:id="62" w:author="Comparison" w:date="2026-09-22T12:49:00Z" w16du:dateUtc="2026-09-22T16:49:00Z">
                    <w:r>
                      <w:rPr>
                        <w:color w:val="FF0000"/>
                        <w:sz w:val="22"/>
                        <w:szCs w:val="22"/>
                      </w:rPr>
                      <w:delText>8</w:delText>
                    </w:r>
                  </w:del>
                </w:p>
              </w:tc>
            </w:tr>
          </w:tbl>
          <w:p w14:paraId="05D041AB" w14:textId="77777777" w:rsidR="00980F3F" w:rsidRDefault="00980F3F">
            <w:pPr>
              <w:rPr>
                <w:del w:id="63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76132413" w14:textId="77777777">
              <w:trPr>
                <w:trHeight w:val="399"/>
                <w:jc w:val="center"/>
                <w:del w:id="64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2173E489" w14:textId="77777777" w:rsidR="00980F3F" w:rsidRDefault="00947325">
                  <w:pPr>
                    <w:spacing w:before="80" w:after="80"/>
                    <w:jc w:val="center"/>
                    <w:rPr>
                      <w:del w:id="65" w:author="Comparison" w:date="2026-09-22T12:49:00Z" w16du:dateUtc="2026-09-22T16:49:00Z"/>
                    </w:rPr>
                  </w:pPr>
                  <w:del w:id="66" w:author="Comparison" w:date="2026-09-22T12:49:00Z" w16du:dateUtc="2026-09-22T16:49:00Z">
                    <w:r>
                      <w:rPr>
                        <w:color w:val="FF0000"/>
                        <w:sz w:val="22"/>
                        <w:szCs w:val="22"/>
                      </w:rPr>
                      <w:delText>9</w:delText>
                    </w:r>
                  </w:del>
                </w:p>
              </w:tc>
            </w:tr>
          </w:tbl>
          <w:p w14:paraId="575BD19B" w14:textId="77777777" w:rsidR="00980F3F" w:rsidRDefault="00980F3F">
            <w:pPr>
              <w:rPr>
                <w:del w:id="67" w:author="Comparison" w:date="2026-09-22T12:49:00Z" w16du:dateUtc="2026-09-22T16:49:00Z"/>
              </w:rPr>
            </w:pPr>
          </w:p>
        </w:tc>
      </w:tr>
      <w:tr w:rsidR="00980F3F" w14:paraId="7B511D1D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68" w:author="Comparison" w:date="2026-09-22T12:49:00Z" w16du:dateUtc="2026-09-22T16:49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530FFAB6" w14:textId="77777777">
              <w:trPr>
                <w:trHeight w:val="399"/>
                <w:jc w:val="center"/>
                <w:del w:id="69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2241D834" w14:textId="77777777" w:rsidR="00980F3F" w:rsidRDefault="00947325">
                  <w:pPr>
                    <w:spacing w:before="80" w:after="80"/>
                    <w:jc w:val="center"/>
                    <w:rPr>
                      <w:del w:id="70" w:author="Comparison" w:date="2026-09-22T12:49:00Z" w16du:dateUtc="2026-09-22T16:49:00Z"/>
                    </w:rPr>
                  </w:pPr>
                  <w:del w:id="71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10</w:delText>
                    </w:r>
                  </w:del>
                </w:p>
              </w:tc>
            </w:tr>
          </w:tbl>
          <w:p w14:paraId="2711FE52" w14:textId="77777777" w:rsidR="00980F3F" w:rsidRDefault="00980F3F">
            <w:pPr>
              <w:rPr>
                <w:del w:id="72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24BAA733" w14:textId="77777777">
              <w:trPr>
                <w:trHeight w:val="399"/>
                <w:jc w:val="center"/>
                <w:del w:id="73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8566055" w14:textId="77777777" w:rsidR="00980F3F" w:rsidRDefault="00947325">
                  <w:pPr>
                    <w:spacing w:before="80" w:after="80"/>
                    <w:jc w:val="center"/>
                    <w:rPr>
                      <w:del w:id="74" w:author="Comparison" w:date="2026-09-22T12:49:00Z" w16du:dateUtc="2026-09-22T16:49:00Z"/>
                    </w:rPr>
                  </w:pPr>
                  <w:del w:id="75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11</w:delText>
                    </w:r>
                  </w:del>
                </w:p>
              </w:tc>
            </w:tr>
          </w:tbl>
          <w:p w14:paraId="27AD0ED8" w14:textId="77777777" w:rsidR="00980F3F" w:rsidRDefault="00980F3F">
            <w:pPr>
              <w:rPr>
                <w:del w:id="76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0A180063" w14:textId="77777777">
              <w:trPr>
                <w:trHeight w:val="399"/>
                <w:jc w:val="center"/>
                <w:del w:id="77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51F3A9A" w14:textId="77777777" w:rsidR="00980F3F" w:rsidRDefault="00947325">
                  <w:pPr>
                    <w:spacing w:before="80" w:after="80"/>
                    <w:jc w:val="center"/>
                    <w:rPr>
                      <w:del w:id="78" w:author="Comparison" w:date="2026-09-22T12:49:00Z" w16du:dateUtc="2026-09-22T16:49:00Z"/>
                    </w:rPr>
                  </w:pPr>
                  <w:del w:id="79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12</w:delText>
                    </w:r>
                  </w:del>
                </w:p>
              </w:tc>
            </w:tr>
          </w:tbl>
          <w:p w14:paraId="55D392A8" w14:textId="77777777" w:rsidR="00980F3F" w:rsidRDefault="00980F3F">
            <w:pPr>
              <w:rPr>
                <w:del w:id="80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2187C426" w14:textId="77777777">
              <w:trPr>
                <w:trHeight w:val="399"/>
                <w:jc w:val="center"/>
                <w:del w:id="81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0AE15D1" w14:textId="77777777" w:rsidR="00980F3F" w:rsidRDefault="00947325">
                  <w:pPr>
                    <w:spacing w:before="80" w:after="80"/>
                    <w:jc w:val="center"/>
                    <w:rPr>
                      <w:del w:id="82" w:author="Comparison" w:date="2026-09-22T12:49:00Z" w16du:dateUtc="2026-09-22T16:49:00Z"/>
                    </w:rPr>
                  </w:pPr>
                  <w:del w:id="83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13</w:delText>
                    </w:r>
                  </w:del>
                </w:p>
              </w:tc>
            </w:tr>
          </w:tbl>
          <w:p w14:paraId="707CBBBF" w14:textId="77777777" w:rsidR="00980F3F" w:rsidRDefault="00980F3F">
            <w:pPr>
              <w:rPr>
                <w:del w:id="84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1011541D" w14:textId="77777777">
              <w:trPr>
                <w:trHeight w:val="399"/>
                <w:jc w:val="center"/>
                <w:del w:id="85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C3B7556" w14:textId="77777777" w:rsidR="00980F3F" w:rsidRDefault="00947325">
                  <w:pPr>
                    <w:spacing w:before="80" w:after="80"/>
                    <w:jc w:val="center"/>
                    <w:rPr>
                      <w:del w:id="86" w:author="Comparison" w:date="2026-09-22T12:49:00Z" w16du:dateUtc="2026-09-22T16:49:00Z"/>
                    </w:rPr>
                  </w:pPr>
                  <w:del w:id="87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14</w:delText>
                    </w:r>
                  </w:del>
                </w:p>
              </w:tc>
            </w:tr>
          </w:tbl>
          <w:p w14:paraId="03D4975C" w14:textId="77777777" w:rsidR="00980F3F" w:rsidRDefault="00980F3F">
            <w:pPr>
              <w:rPr>
                <w:del w:id="88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7E3D5F83" w14:textId="77777777">
              <w:trPr>
                <w:trHeight w:val="399"/>
                <w:jc w:val="center"/>
                <w:del w:id="89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DBF4817" w14:textId="77777777" w:rsidR="00980F3F" w:rsidRDefault="00947325">
                  <w:pPr>
                    <w:spacing w:before="80" w:after="80"/>
                    <w:jc w:val="center"/>
                    <w:rPr>
                      <w:del w:id="90" w:author="Comparison" w:date="2026-09-22T12:49:00Z" w16du:dateUtc="2026-09-22T16:49:00Z"/>
                    </w:rPr>
                  </w:pPr>
                  <w:del w:id="91" w:author="Comparison" w:date="2026-09-22T12:49:00Z" w16du:dateUtc="2026-09-22T16:49:00Z">
                    <w:r>
                      <w:rPr>
                        <w:color w:val="FF0000"/>
                        <w:sz w:val="22"/>
                        <w:szCs w:val="22"/>
                      </w:rPr>
                      <w:delText>15</w:delText>
                    </w:r>
                  </w:del>
                </w:p>
              </w:tc>
            </w:tr>
          </w:tbl>
          <w:p w14:paraId="13861788" w14:textId="77777777" w:rsidR="00980F3F" w:rsidRDefault="00980F3F">
            <w:pPr>
              <w:rPr>
                <w:del w:id="92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5F17189D" w14:textId="77777777">
              <w:trPr>
                <w:trHeight w:val="399"/>
                <w:jc w:val="center"/>
                <w:del w:id="93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A418850" w14:textId="77777777" w:rsidR="00980F3F" w:rsidRDefault="00947325">
                  <w:pPr>
                    <w:spacing w:before="80" w:after="80"/>
                    <w:jc w:val="center"/>
                    <w:rPr>
                      <w:del w:id="94" w:author="Comparison" w:date="2026-09-22T12:49:00Z" w16du:dateUtc="2026-09-22T16:49:00Z"/>
                    </w:rPr>
                  </w:pPr>
                  <w:del w:id="95" w:author="Comparison" w:date="2026-09-22T12:49:00Z" w16du:dateUtc="2026-09-22T16:49:00Z">
                    <w:r>
                      <w:rPr>
                        <w:color w:val="FF0000"/>
                        <w:sz w:val="22"/>
                        <w:szCs w:val="22"/>
                      </w:rPr>
                      <w:delText>16</w:delText>
                    </w:r>
                  </w:del>
                </w:p>
              </w:tc>
            </w:tr>
          </w:tbl>
          <w:p w14:paraId="141817AE" w14:textId="77777777" w:rsidR="00980F3F" w:rsidRDefault="00980F3F">
            <w:pPr>
              <w:rPr>
                <w:del w:id="96" w:author="Comparison" w:date="2026-09-22T12:49:00Z" w16du:dateUtc="2026-09-22T16:49:00Z"/>
              </w:rPr>
            </w:pPr>
          </w:p>
        </w:tc>
      </w:tr>
      <w:tr w:rsidR="00980F3F" w14:paraId="2822545E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97" w:author="Comparison" w:date="2026-09-22T12:49:00Z" w16du:dateUtc="2026-09-22T16:49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59EFB4CE" w14:textId="77777777">
              <w:trPr>
                <w:trHeight w:val="399"/>
                <w:jc w:val="center"/>
                <w:del w:id="98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1D6D67F" w14:textId="77777777" w:rsidR="00980F3F" w:rsidRDefault="00947325">
                  <w:pPr>
                    <w:spacing w:before="80" w:after="80"/>
                    <w:jc w:val="center"/>
                    <w:rPr>
                      <w:del w:id="99" w:author="Comparison" w:date="2026-09-22T12:49:00Z" w16du:dateUtc="2026-09-22T16:49:00Z"/>
                    </w:rPr>
                  </w:pPr>
                  <w:del w:id="100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17</w:delText>
                    </w:r>
                  </w:del>
                </w:p>
              </w:tc>
            </w:tr>
          </w:tbl>
          <w:p w14:paraId="5BF8279D" w14:textId="77777777" w:rsidR="00980F3F" w:rsidRDefault="00980F3F">
            <w:pPr>
              <w:rPr>
                <w:del w:id="101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630A2DBE" w14:textId="77777777">
              <w:trPr>
                <w:trHeight w:val="399"/>
                <w:jc w:val="center"/>
                <w:del w:id="102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A1497A3" w14:textId="77777777" w:rsidR="00980F3F" w:rsidRDefault="00947325">
                  <w:pPr>
                    <w:spacing w:before="80" w:after="80"/>
                    <w:jc w:val="center"/>
                    <w:rPr>
                      <w:del w:id="103" w:author="Comparison" w:date="2026-09-22T12:49:00Z" w16du:dateUtc="2026-09-22T16:49:00Z"/>
                    </w:rPr>
                  </w:pPr>
                  <w:del w:id="104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18</w:delText>
                    </w:r>
                  </w:del>
                </w:p>
              </w:tc>
            </w:tr>
          </w:tbl>
          <w:p w14:paraId="1889B096" w14:textId="77777777" w:rsidR="00980F3F" w:rsidRDefault="00980F3F">
            <w:pPr>
              <w:rPr>
                <w:del w:id="105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6C05B581" w14:textId="77777777">
              <w:trPr>
                <w:trHeight w:val="399"/>
                <w:jc w:val="center"/>
                <w:del w:id="106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54826CE" w14:textId="77777777" w:rsidR="00980F3F" w:rsidRDefault="00947325">
                  <w:pPr>
                    <w:spacing w:before="80" w:after="80"/>
                    <w:jc w:val="center"/>
                    <w:rPr>
                      <w:del w:id="107" w:author="Comparison" w:date="2026-09-22T12:49:00Z" w16du:dateUtc="2026-09-22T16:49:00Z"/>
                    </w:rPr>
                  </w:pPr>
                  <w:del w:id="108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19</w:delText>
                    </w:r>
                  </w:del>
                </w:p>
              </w:tc>
            </w:tr>
          </w:tbl>
          <w:p w14:paraId="3210FBB1" w14:textId="77777777" w:rsidR="00980F3F" w:rsidRDefault="00980F3F">
            <w:pPr>
              <w:rPr>
                <w:del w:id="109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6D69B394" w14:textId="77777777">
              <w:trPr>
                <w:trHeight w:val="399"/>
                <w:jc w:val="center"/>
                <w:del w:id="110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0948972" w14:textId="77777777" w:rsidR="00980F3F" w:rsidRDefault="00947325">
                  <w:pPr>
                    <w:spacing w:before="80" w:after="80"/>
                    <w:jc w:val="center"/>
                    <w:rPr>
                      <w:del w:id="111" w:author="Comparison" w:date="2026-09-22T12:49:00Z" w16du:dateUtc="2026-09-22T16:49:00Z"/>
                    </w:rPr>
                  </w:pPr>
                  <w:del w:id="112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20</w:delText>
                    </w:r>
                  </w:del>
                </w:p>
              </w:tc>
            </w:tr>
          </w:tbl>
          <w:p w14:paraId="0B1B1474" w14:textId="77777777" w:rsidR="00980F3F" w:rsidRDefault="00980F3F">
            <w:pPr>
              <w:rPr>
                <w:del w:id="113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0DF796EB" w14:textId="77777777">
              <w:trPr>
                <w:trHeight w:val="399"/>
                <w:jc w:val="center"/>
                <w:del w:id="114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28EC57F8" w14:textId="77777777" w:rsidR="00980F3F" w:rsidRDefault="00947325">
                  <w:pPr>
                    <w:spacing w:before="80" w:after="80"/>
                    <w:jc w:val="center"/>
                    <w:rPr>
                      <w:del w:id="115" w:author="Comparison" w:date="2026-09-22T12:49:00Z" w16du:dateUtc="2026-09-22T16:49:00Z"/>
                    </w:rPr>
                  </w:pPr>
                  <w:del w:id="116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21</w:delText>
                    </w:r>
                  </w:del>
                </w:p>
              </w:tc>
            </w:tr>
          </w:tbl>
          <w:p w14:paraId="6E657655" w14:textId="77777777" w:rsidR="00980F3F" w:rsidRDefault="00980F3F">
            <w:pPr>
              <w:rPr>
                <w:del w:id="117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62458892" w14:textId="77777777">
              <w:trPr>
                <w:trHeight w:val="399"/>
                <w:jc w:val="center"/>
                <w:del w:id="118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579873A" w14:textId="77777777" w:rsidR="00980F3F" w:rsidRDefault="00947325">
                  <w:pPr>
                    <w:spacing w:before="80" w:after="80"/>
                    <w:jc w:val="center"/>
                    <w:rPr>
                      <w:del w:id="119" w:author="Comparison" w:date="2026-09-22T12:49:00Z" w16du:dateUtc="2026-09-22T16:49:00Z"/>
                    </w:rPr>
                  </w:pPr>
                  <w:del w:id="120" w:author="Comparison" w:date="2026-09-22T12:49:00Z" w16du:dateUtc="2026-09-22T16:49:00Z">
                    <w:r>
                      <w:rPr>
                        <w:color w:val="FF0000"/>
                        <w:sz w:val="22"/>
                        <w:szCs w:val="22"/>
                      </w:rPr>
                      <w:delText>22</w:delText>
                    </w:r>
                  </w:del>
                </w:p>
              </w:tc>
            </w:tr>
          </w:tbl>
          <w:p w14:paraId="20953457" w14:textId="77777777" w:rsidR="00980F3F" w:rsidRDefault="00980F3F">
            <w:pPr>
              <w:rPr>
                <w:del w:id="121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4EA26D0F" w14:textId="77777777">
              <w:trPr>
                <w:trHeight w:val="399"/>
                <w:jc w:val="center"/>
                <w:del w:id="122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705A548" w14:textId="77777777" w:rsidR="00980F3F" w:rsidRDefault="00947325">
                  <w:pPr>
                    <w:spacing w:before="80" w:after="80"/>
                    <w:jc w:val="center"/>
                    <w:rPr>
                      <w:del w:id="123" w:author="Comparison" w:date="2026-09-22T12:49:00Z" w16du:dateUtc="2026-09-22T16:49:00Z"/>
                    </w:rPr>
                  </w:pPr>
                  <w:del w:id="124" w:author="Comparison" w:date="2026-09-22T12:49:00Z" w16du:dateUtc="2026-09-22T16:49:00Z">
                    <w:r>
                      <w:rPr>
                        <w:color w:val="FF0000"/>
                        <w:sz w:val="22"/>
                        <w:szCs w:val="22"/>
                      </w:rPr>
                      <w:delText>23</w:delText>
                    </w:r>
                  </w:del>
                </w:p>
              </w:tc>
            </w:tr>
          </w:tbl>
          <w:p w14:paraId="483EB13D" w14:textId="77777777" w:rsidR="00980F3F" w:rsidRDefault="00980F3F">
            <w:pPr>
              <w:rPr>
                <w:del w:id="125" w:author="Comparison" w:date="2026-09-22T12:49:00Z" w16du:dateUtc="2026-09-22T16:49:00Z"/>
              </w:rPr>
            </w:pPr>
          </w:p>
        </w:tc>
      </w:tr>
      <w:tr w:rsidR="00980F3F" w14:paraId="27756C64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126" w:author="Comparison" w:date="2026-09-22T12:49:00Z" w16du:dateUtc="2026-09-22T16:49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77822434" w14:textId="77777777">
              <w:trPr>
                <w:trHeight w:val="399"/>
                <w:jc w:val="center"/>
                <w:del w:id="127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80B6082" w14:textId="77777777" w:rsidR="00980F3F" w:rsidRDefault="00947325">
                  <w:pPr>
                    <w:spacing w:before="80" w:after="80"/>
                    <w:jc w:val="center"/>
                    <w:rPr>
                      <w:del w:id="128" w:author="Comparison" w:date="2026-09-22T12:49:00Z" w16du:dateUtc="2026-09-22T16:49:00Z"/>
                    </w:rPr>
                  </w:pPr>
                  <w:del w:id="129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24</w:delText>
                    </w:r>
                  </w:del>
                </w:p>
              </w:tc>
            </w:tr>
          </w:tbl>
          <w:p w14:paraId="56B3DBF2" w14:textId="77777777" w:rsidR="00980F3F" w:rsidRDefault="00980F3F">
            <w:pPr>
              <w:rPr>
                <w:del w:id="130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0820EF2F" w14:textId="77777777">
              <w:trPr>
                <w:trHeight w:val="399"/>
                <w:jc w:val="center"/>
                <w:del w:id="131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D09B2E6" w14:textId="77777777" w:rsidR="00980F3F" w:rsidRDefault="00947325">
                  <w:pPr>
                    <w:spacing w:before="80" w:after="80"/>
                    <w:jc w:val="center"/>
                    <w:rPr>
                      <w:del w:id="132" w:author="Comparison" w:date="2026-09-22T12:49:00Z" w16du:dateUtc="2026-09-22T16:49:00Z"/>
                    </w:rPr>
                  </w:pPr>
                  <w:del w:id="133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25</w:delText>
                    </w:r>
                  </w:del>
                </w:p>
              </w:tc>
            </w:tr>
          </w:tbl>
          <w:p w14:paraId="72849871" w14:textId="77777777" w:rsidR="00980F3F" w:rsidRDefault="00980F3F">
            <w:pPr>
              <w:rPr>
                <w:del w:id="134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19E0FB86" w14:textId="77777777">
              <w:trPr>
                <w:trHeight w:val="399"/>
                <w:jc w:val="center"/>
                <w:del w:id="135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3D913FF" w14:textId="77777777" w:rsidR="00980F3F" w:rsidRDefault="00947325">
                  <w:pPr>
                    <w:spacing w:before="80" w:after="80"/>
                    <w:jc w:val="center"/>
                    <w:rPr>
                      <w:del w:id="136" w:author="Comparison" w:date="2026-09-22T12:49:00Z" w16du:dateUtc="2026-09-22T16:49:00Z"/>
                    </w:rPr>
                  </w:pPr>
                  <w:del w:id="137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26</w:delText>
                    </w:r>
                  </w:del>
                </w:p>
              </w:tc>
            </w:tr>
          </w:tbl>
          <w:p w14:paraId="671E0E02" w14:textId="77777777" w:rsidR="00980F3F" w:rsidRDefault="00980F3F">
            <w:pPr>
              <w:rPr>
                <w:del w:id="138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7C904BEE" w14:textId="77777777">
              <w:trPr>
                <w:trHeight w:val="399"/>
                <w:jc w:val="center"/>
                <w:del w:id="139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70C43C3" w14:textId="77777777" w:rsidR="00980F3F" w:rsidRDefault="00947325">
                  <w:pPr>
                    <w:spacing w:before="80" w:after="80"/>
                    <w:jc w:val="center"/>
                    <w:rPr>
                      <w:del w:id="140" w:author="Comparison" w:date="2026-09-22T12:49:00Z" w16du:dateUtc="2026-09-22T16:49:00Z"/>
                    </w:rPr>
                  </w:pPr>
                  <w:del w:id="141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27</w:delText>
                    </w:r>
                  </w:del>
                </w:p>
              </w:tc>
            </w:tr>
          </w:tbl>
          <w:p w14:paraId="46BDDD3A" w14:textId="77777777" w:rsidR="00980F3F" w:rsidRDefault="00980F3F">
            <w:pPr>
              <w:rPr>
                <w:del w:id="142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3CA3BB5F" w14:textId="77777777">
              <w:trPr>
                <w:trHeight w:val="399"/>
                <w:jc w:val="center"/>
                <w:del w:id="143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CDCC5F8" w14:textId="77777777" w:rsidR="00980F3F" w:rsidRDefault="00947325">
                  <w:pPr>
                    <w:spacing w:before="80" w:after="80"/>
                    <w:jc w:val="center"/>
                    <w:rPr>
                      <w:del w:id="144" w:author="Comparison" w:date="2026-09-22T12:49:00Z" w16du:dateUtc="2026-09-22T16:49:00Z"/>
                    </w:rPr>
                  </w:pPr>
                  <w:del w:id="145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28</w:delText>
                    </w:r>
                  </w:del>
                </w:p>
              </w:tc>
            </w:tr>
          </w:tbl>
          <w:p w14:paraId="70580426" w14:textId="77777777" w:rsidR="00980F3F" w:rsidRDefault="00980F3F">
            <w:pPr>
              <w:rPr>
                <w:del w:id="146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62A39449" w14:textId="77777777">
              <w:trPr>
                <w:trHeight w:val="399"/>
                <w:jc w:val="center"/>
                <w:del w:id="147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BA4216F" w14:textId="77777777" w:rsidR="00980F3F" w:rsidRDefault="00947325">
                  <w:pPr>
                    <w:spacing w:before="80" w:after="80"/>
                    <w:jc w:val="center"/>
                    <w:rPr>
                      <w:del w:id="148" w:author="Comparison" w:date="2026-09-22T12:49:00Z" w16du:dateUtc="2026-09-22T16:49:00Z"/>
                    </w:rPr>
                  </w:pPr>
                  <w:del w:id="149" w:author="Comparison" w:date="2026-09-22T12:49:00Z" w16du:dateUtc="2026-09-22T16:49:00Z">
                    <w:r>
                      <w:rPr>
                        <w:color w:val="FF0000"/>
                        <w:sz w:val="22"/>
                        <w:szCs w:val="22"/>
                      </w:rPr>
                      <w:delText>29</w:delText>
                    </w:r>
                  </w:del>
                </w:p>
              </w:tc>
            </w:tr>
          </w:tbl>
          <w:p w14:paraId="387CA330" w14:textId="77777777" w:rsidR="00980F3F" w:rsidRDefault="00980F3F">
            <w:pPr>
              <w:rPr>
                <w:del w:id="150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67D53CB6" w14:textId="77777777">
              <w:trPr>
                <w:trHeight w:val="399"/>
                <w:jc w:val="center"/>
                <w:del w:id="151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208D4D25" w14:textId="77777777" w:rsidR="00980F3F" w:rsidRDefault="00947325">
                  <w:pPr>
                    <w:spacing w:before="80" w:after="80"/>
                    <w:jc w:val="center"/>
                    <w:rPr>
                      <w:del w:id="152" w:author="Comparison" w:date="2026-09-22T12:49:00Z" w16du:dateUtc="2026-09-22T16:49:00Z"/>
                    </w:rPr>
                  </w:pPr>
                  <w:del w:id="153" w:author="Comparison" w:date="2026-09-22T12:49:00Z" w16du:dateUtc="2026-09-22T16:49:00Z">
                    <w:r>
                      <w:rPr>
                        <w:color w:val="FF0000"/>
                        <w:sz w:val="22"/>
                        <w:szCs w:val="22"/>
                      </w:rPr>
                      <w:delText>30</w:delText>
                    </w:r>
                  </w:del>
                </w:p>
              </w:tc>
            </w:tr>
          </w:tbl>
          <w:p w14:paraId="7A86FBC3" w14:textId="77777777" w:rsidR="00980F3F" w:rsidRDefault="00980F3F">
            <w:pPr>
              <w:rPr>
                <w:del w:id="154" w:author="Comparison" w:date="2026-09-22T12:49:00Z" w16du:dateUtc="2026-09-22T16:49:00Z"/>
              </w:rPr>
            </w:pPr>
          </w:p>
        </w:tc>
      </w:tr>
      <w:tr w:rsidR="00980F3F" w14:paraId="26935F2F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155" w:author="Comparison" w:date="2026-09-22T12:49:00Z" w16du:dateUtc="2026-09-22T16:49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4"/>
            </w:tblGrid>
            <w:tr w:rsidR="00980F3F" w14:paraId="51FF3A0A" w14:textId="77777777">
              <w:trPr>
                <w:trHeight w:val="399"/>
                <w:jc w:val="center"/>
                <w:del w:id="156" w:author="Comparison" w:date="2026-09-22T12:49:00Z" w16du:dateUtc="2026-09-22T16:49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ECBF83E" w14:textId="77777777" w:rsidR="00980F3F" w:rsidRDefault="00947325">
                  <w:pPr>
                    <w:spacing w:before="80" w:after="80"/>
                    <w:jc w:val="center"/>
                    <w:rPr>
                      <w:del w:id="157" w:author="Comparison" w:date="2026-09-22T12:49:00Z" w16du:dateUtc="2026-09-22T16:49:00Z"/>
                    </w:rPr>
                  </w:pPr>
                  <w:del w:id="158" w:author="Comparison" w:date="2026-09-22T12:49:00Z" w16du:dateUtc="2026-09-22T16:49:00Z">
                    <w:r>
                      <w:rPr>
                        <w:color w:val="000000"/>
                        <w:sz w:val="22"/>
                        <w:szCs w:val="22"/>
                      </w:rPr>
                      <w:delText>31</w:delText>
                    </w:r>
                  </w:del>
                </w:p>
              </w:tc>
            </w:tr>
          </w:tbl>
          <w:p w14:paraId="47627177" w14:textId="77777777" w:rsidR="00980F3F" w:rsidRDefault="00980F3F">
            <w:pPr>
              <w:rPr>
                <w:del w:id="159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A7C849" w14:textId="77777777" w:rsidR="00980F3F" w:rsidRDefault="00980F3F">
            <w:pPr>
              <w:spacing w:before="80" w:after="80"/>
              <w:jc w:val="center"/>
              <w:rPr>
                <w:del w:id="160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B5B22" w14:textId="77777777" w:rsidR="00980F3F" w:rsidRDefault="00980F3F">
            <w:pPr>
              <w:spacing w:before="80" w:after="80"/>
              <w:jc w:val="center"/>
              <w:rPr>
                <w:del w:id="161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A3ED2F" w14:textId="77777777" w:rsidR="00980F3F" w:rsidRDefault="00980F3F">
            <w:pPr>
              <w:spacing w:before="80" w:after="80"/>
              <w:jc w:val="center"/>
              <w:rPr>
                <w:del w:id="162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F0901" w14:textId="77777777" w:rsidR="00980F3F" w:rsidRDefault="00980F3F">
            <w:pPr>
              <w:spacing w:before="80" w:after="80"/>
              <w:jc w:val="center"/>
              <w:rPr>
                <w:del w:id="163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p w14:paraId="1F99388B" w14:textId="77777777" w:rsidR="00980F3F" w:rsidRDefault="00980F3F">
            <w:pPr>
              <w:spacing w:before="80" w:after="80"/>
              <w:jc w:val="center"/>
              <w:rPr>
                <w:del w:id="164" w:author="Comparison" w:date="2026-09-22T12:49:00Z" w16du:dateUtc="2026-09-22T16:49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p w14:paraId="541AE36B" w14:textId="77777777" w:rsidR="00980F3F" w:rsidRDefault="00980F3F">
            <w:pPr>
              <w:spacing w:before="80" w:after="80"/>
              <w:jc w:val="center"/>
              <w:rPr>
                <w:del w:id="165" w:author="Comparison" w:date="2026-09-22T12:49:00Z" w16du:dateUtc="2026-09-22T16:49:00Z"/>
              </w:rPr>
            </w:pPr>
          </w:p>
        </w:tc>
      </w:tr>
    </w:tbl>
    <w:p w14:paraId="7EB74358" w14:textId="77777777" w:rsidR="00980F3F" w:rsidRDefault="00947325">
      <w:pPr>
        <w:pPrChange w:id="166" w:author="Comparison" w:date="2026-09-22T12:49:00Z" w16du:dateUtc="2026-09-22T16:49:00Z">
          <w:pPr>
            <w:spacing w:before="30"/>
            <w:jc w:val="center"/>
          </w:pPr>
        </w:pPrChange>
      </w:pPr>
      <w:del w:id="167" w:author="Comparison" w:date="2026-09-22T12:49:00Z" w16du:dateUtc="2026-09-22T16:49:00Z">
        <w:r>
          <w:rPr>
            <w:sz w:val="22"/>
            <w:szCs w:val="22"/>
          </w:rPr>
          <w:delText>© PrintableCalendar4U.Com</w:delText>
        </w:r>
      </w:del>
    </w:p>
    <w:sectPr w:rsidR="00980F3F">
      <w:headerReference w:type="default" r:id="rId6"/>
      <w:footerReference w:type="default" r:id="rId7"/>
      <w:pgSz w:w="11905" w:h="16837" w:orient="portrait"/>
      <w:pgMar w:top="1440" w:right="1440" w:bottom="1440" w:left="1440" w:header="720" w:footer="720" w:gutter="0"/>
      <w:cols w:space="720"/>
      <w:sectPrChange w:id="178" w:author="Comparison" w:date="2026-09-22T12:49:00Z" w16du:dateUtc="2026-09-22T16:49:00Z">
        <w:sectPr w:rsidR="00980F3F">
          <w:pgSz w:w="16837" w:h="11905" w:orient="landscape"/>
          <w:pgMar w:top="1200" w:right="1440" w:bottom="1200" w:left="144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0269B3" w14:textId="77777777" w:rsidR="00947325" w:rsidRDefault="00947325">
      <w:pPr>
        <w:spacing w:after="0" w:line="240" w:lineRule="auto"/>
        <w:pPrChange w:id="3" w:author="Comparison" w:date="2026-09-22T12:49:00Z" w16du:dateUtc="2026-09-22T16:49:00Z">
          <w:pPr/>
        </w:pPrChange>
      </w:pPr>
      <w:r>
        <w:separator/>
      </w:r>
    </w:p>
  </w:endnote>
  <w:endnote w:type="continuationSeparator" w:id="0">
    <w:p w14:paraId="08B21B10" w14:textId="77777777" w:rsidR="00947325" w:rsidRDefault="00947325">
      <w:pPr>
        <w:spacing w:after="0" w:line="240" w:lineRule="auto"/>
        <w:pPrChange w:id="4" w:author="Comparison" w:date="2026-09-22T12:49:00Z" w16du:dateUtc="2026-09-22T16:4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61D4A1" w14:textId="77777777" w:rsidR="00981AFA" w:rsidRDefault="00981AFA">
    <w:pPr>
      <w:pStyle w:val="myOwnTableStyle"/>
      <w:pPrChange w:id="177" w:author="Comparison" w:date="2026-09-22T12:49:00Z" w16du:dateUtc="2026-09-22T16:4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73721B" w14:textId="77777777" w:rsidR="00947325" w:rsidRDefault="00947325">
      <w:pPr>
        <w:spacing w:after="0" w:line="240" w:lineRule="auto"/>
        <w:pPrChange w:id="1" w:author="Comparison" w:date="2026-09-22T12:49:00Z" w16du:dateUtc="2026-09-22T16:49:00Z">
          <w:pPr/>
        </w:pPrChange>
      </w:pPr>
      <w:r>
        <w:separator/>
      </w:r>
    </w:p>
  </w:footnote>
  <w:footnote w:type="continuationSeparator" w:id="0">
    <w:p w14:paraId="7C2F6F52" w14:textId="77777777" w:rsidR="00947325" w:rsidRDefault="00947325">
      <w:pPr>
        <w:spacing w:after="0" w:line="240" w:lineRule="auto"/>
        <w:pPrChange w:id="2" w:author="Comparison" w:date="2026-09-22T12:49:00Z" w16du:dateUtc="2026-09-22T16:4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413EAC" w14:paraId="55250110" w14:textId="77777777">
      <w:tblPrEx>
        <w:tblCellMar>
          <w:top w:w="0" w:type="dxa"/>
          <w:bottom w:w="0" w:type="dxa"/>
        </w:tblCellMar>
      </w:tblPrEx>
      <w:trPr>
        <w:ins w:id="168" w:author="Comparison" w:date="2026-09-22T12:49:00Z" w16du:dateUtc="2026-09-22T16:49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48C7734E" w14:textId="77777777" w:rsidR="00413EAC" w:rsidRDefault="00947325">
          <w:pPr>
            <w:rPr>
              <w:ins w:id="169" w:author="Comparison" w:date="2026-09-22T12:49:00Z" w16du:dateUtc="2026-09-22T16:49:00Z"/>
            </w:rPr>
          </w:pPr>
          <w:ins w:id="170" w:author="Comparison" w:date="2026-09-22T12:49:00Z" w16du:dateUtc="2026-09-22T16:49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269F4B1C" w14:textId="1B2B7F73" w:rsidR="00413EAC" w:rsidRDefault="00947325">
          <w:pPr>
            <w:jc w:val="center"/>
            <w:rPr>
              <w:ins w:id="171" w:author="Comparison" w:date="2026-09-22T12:49:00Z" w16du:dateUtc="2026-09-22T16:49:00Z"/>
            </w:rPr>
          </w:pPr>
          <w:ins w:id="172" w:author="Comparison" w:date="2026-09-22T12:49:00Z" w16du:dateUtc="2026-09-22T16:49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981AFA">
            <w:rPr>
              <w:noProof/>
              <w:color w:val="000000"/>
            </w:rPr>
            <w:t>1</w:t>
          </w:r>
          <w:ins w:id="173" w:author="Comparison" w:date="2026-09-22T12:49:00Z" w16du:dateUtc="2026-09-22T16:49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4811277F" w14:textId="77777777" w:rsidR="00413EAC" w:rsidRDefault="00947325">
          <w:pPr>
            <w:jc w:val="right"/>
            <w:rPr>
              <w:ins w:id="174" w:author="Comparison" w:date="2026-09-22T12:49:00Z" w16du:dateUtc="2026-09-22T16:49:00Z"/>
            </w:rPr>
          </w:pPr>
          <w:ins w:id="175" w:author="Comparison" w:date="2026-09-22T12:49:00Z" w16du:dateUtc="2026-09-22T16:49:00Z">
            <w:r>
              <w:rPr>
                <w:color w:val="000000"/>
              </w:rPr>
              <w:t>07.12.2025</w:t>
            </w:r>
          </w:ins>
        </w:p>
      </w:tc>
    </w:tr>
  </w:tbl>
  <w:p w14:paraId="5979AB43" w14:textId="77777777" w:rsidR="00981AFA" w:rsidRDefault="00981AFA">
    <w:pPr>
      <w:pStyle w:val="Header"/>
      <w:rPr>
        <w:del w:id="176" w:author="Comparison" w:date="2026-09-22T12:49:00Z" w16du:dateUtc="2026-09-22T16:49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0F3F"/>
    <w:rsid w:val="00130E52"/>
    <w:rsid w:val="00413EAC"/>
    <w:rsid w:val="00875E83"/>
    <w:rsid w:val="008F74F3"/>
    <w:rsid w:val="00947325"/>
    <w:rsid w:val="00980F3F"/>
    <w:rsid w:val="0098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omparison" w:date="2026-09-22T12:49:00Z">
        <w:pPr>
          <w:jc w:val="both"/>
        </w:pPr>
      </w:pPrChange>
    </w:pPr>
    <w:rPr>
      <w:rPrChange w:id="0" w:author="Comparison" w:date="2026-09-22T12:49:00Z">
        <w:rPr>
          <w:rFonts w:ascii="Arial" w:eastAsia="Arial" w:hAnsi="Arial" w:cs="Arial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yOwnTableStyle">
    <w:name w:val="myOwnTableStyle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0000FF"/>
        </w:tcBorders>
        <w:shd w:val="clear" w:color="auto" w:fill="66BBFF"/>
      </w:tcPr>
    </w:tblStylePr>
  </w:style>
  <w:style w:type="paragraph" w:styleId="Header">
    <w:name w:val="header"/>
    <w:basedOn w:val="Normal"/>
    <w:link w:val="HeaderChar"/>
    <w:uiPriority w:val="99"/>
    <w:unhideWhenUsed/>
    <w:rsid w:val="00981A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1AFA"/>
  </w:style>
  <w:style w:type="paragraph" w:styleId="Footer">
    <w:name w:val="footer"/>
    <w:basedOn w:val="Normal"/>
    <w:link w:val="FooterChar"/>
    <w:uiPriority w:val="99"/>
    <w:unhideWhenUsed/>
    <w:rsid w:val="00981A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1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787</Words>
  <Characters>4486</Characters>
  <Application>Microsoft Office Word</Application>
  <DocSecurity>0</DocSecurity>
  <Lines>37</Lines>
  <Paragraphs>10</Paragraphs>
  <ScaleCrop>false</ScaleCrop>
  <Manager/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March 2025 Calendar with days in box, US Holidays, Monday start (Landscape, A4 paper size)</dc:title>
  <dc:subject/>
  <dc:creator>PrintableCalendar4U.Com</dc:creator>
  <cp:keywords>2025 word calendar</cp:keywords>
  <dc:description>Download more at PrintableCalendar4U.Com</dc:description>
  <cp:lastModifiedBy>Arthur Souza Rodrigues</cp:lastModifiedBy>
  <cp:revision>1</cp:revision>
  <dcterms:created xsi:type="dcterms:W3CDTF">2025-04-19T05:06:00Z</dcterms:created>
  <dcterms:modified xsi:type="dcterms:W3CDTF">2026-09-22T16:49:00Z</dcterms:modified>
  <cp:category/>
</cp:coreProperties>
</file>