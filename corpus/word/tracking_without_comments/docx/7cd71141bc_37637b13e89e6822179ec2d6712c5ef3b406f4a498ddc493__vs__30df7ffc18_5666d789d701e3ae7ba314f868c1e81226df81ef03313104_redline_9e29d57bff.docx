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9A9BD1" w14:textId="42B2177C" w:rsidR="00351B20" w:rsidRDefault="003A6447" w:rsidP="003A6447">
      <w:pPr>
        <w:jc w:val="center"/>
        <w:rPr>
          <w:ins w:id="6" w:author="Grummons, Roberta" w:date="2026-09-25T21:09:00Z" w16du:dateUtc="2026-09-26T01:09:00Z"/>
          <w:b/>
          <w:bCs/>
        </w:rPr>
      </w:pPr>
      <w:ins w:id="7" w:author="Grummons, Roberta" w:date="2026-09-25T21:09:00Z" w16du:dateUtc="2026-09-26T01:09:00Z">
        <w:r>
          <w:rPr>
            <w:b/>
            <w:bCs/>
          </w:rPr>
          <w:t>Wellness Meeting</w:t>
        </w:r>
      </w:ins>
    </w:p>
    <w:p w14:paraId="453BCA56" w14:textId="7572358F" w:rsidR="003A6447" w:rsidRDefault="003A6447" w:rsidP="003A6447">
      <w:pPr>
        <w:jc w:val="center"/>
        <w:rPr>
          <w:ins w:id="8" w:author="Grummons, Roberta" w:date="2026-09-25T21:09:00Z" w16du:dateUtc="2026-09-26T01:09:00Z"/>
          <w:b/>
          <w:bCs/>
        </w:rPr>
      </w:pPr>
      <w:ins w:id="9" w:author="Grummons, Roberta" w:date="2026-09-25T21:09:00Z" w16du:dateUtc="2026-09-26T01:09:00Z">
        <w:r>
          <w:rPr>
            <w:b/>
            <w:bCs/>
          </w:rPr>
          <w:t>April 5, 2021</w:t>
        </w:r>
      </w:ins>
    </w:p>
    <w:p w14:paraId="397DA137" w14:textId="7B778F64" w:rsidR="003A6447" w:rsidRDefault="003A6447" w:rsidP="003A6447">
      <w:pPr>
        <w:pStyle w:val="ListParagraph"/>
        <w:numPr>
          <w:ilvl w:val="0"/>
          <w:numId w:val="2"/>
        </w:numPr>
        <w:rPr>
          <w:ins w:id="10" w:author="Grummons, Roberta" w:date="2026-09-25T21:09:00Z" w16du:dateUtc="2026-09-26T01:09:00Z"/>
        </w:rPr>
      </w:pPr>
      <w:ins w:id="11" w:author="Grummons, Roberta" w:date="2026-09-25T21:09:00Z" w16du:dateUtc="2026-09-26T01:09:00Z">
        <w:r>
          <w:t xml:space="preserve">We will pursue some of the ideas for promotions/marketing that we came up with during the last meeting.  This will need to be pushed to next year however.  </w:t>
        </w:r>
        <w:r w:rsidR="004653CE">
          <w:t xml:space="preserve">I have looked at the WellSat 3.0 resources and found them to be marginal at best.  The ideas we came up with during our last meeting actually made sense.  </w:t>
        </w:r>
      </w:ins>
    </w:p>
    <w:p w14:paraId="57DDF8E3" w14:textId="0C437FEE" w:rsidR="003A6447" w:rsidRDefault="003A6447" w:rsidP="003A6447">
      <w:pPr>
        <w:pStyle w:val="ListParagraph"/>
        <w:numPr>
          <w:ilvl w:val="0"/>
          <w:numId w:val="2"/>
        </w:numPr>
        <w:rPr>
          <w:ins w:id="12" w:author="Grummons, Roberta" w:date="2026-09-25T21:09:00Z" w16du:dateUtc="2026-09-26T01:09:00Z"/>
        </w:rPr>
      </w:pPr>
      <w:ins w:id="13" w:author="Grummons, Roberta" w:date="2026-09-25T21:09:00Z" w16du:dateUtc="2026-09-26T01:09:00Z">
        <w:r>
          <w:t>We will resume old promotions such as the:</w:t>
        </w:r>
      </w:ins>
    </w:p>
    <w:p w14:paraId="148F764D" w14:textId="53B04A7B" w:rsidR="003A6447" w:rsidRDefault="003A6447" w:rsidP="003A6447">
      <w:pPr>
        <w:pStyle w:val="ListParagraph"/>
        <w:numPr>
          <w:ilvl w:val="1"/>
          <w:numId w:val="2"/>
        </w:numPr>
        <w:rPr>
          <w:ins w:id="14" w:author="Grummons, Roberta" w:date="2026-09-25T21:09:00Z" w16du:dateUtc="2026-09-26T01:09:00Z"/>
        </w:rPr>
      </w:pPr>
      <w:ins w:id="15" w:author="Grummons, Roberta" w:date="2026-09-25T21:09:00Z" w16du:dateUtc="2026-09-26T01:09:00Z">
        <w:r>
          <w:t>Citrus Celebration Day</w:t>
        </w:r>
      </w:ins>
    </w:p>
    <w:p w14:paraId="2D2623DB" w14:textId="0AFE9D2B" w:rsidR="003A6447" w:rsidRDefault="003A6447" w:rsidP="003A6447">
      <w:pPr>
        <w:pStyle w:val="ListParagraph"/>
        <w:numPr>
          <w:ilvl w:val="1"/>
          <w:numId w:val="2"/>
        </w:numPr>
        <w:rPr>
          <w:ins w:id="16" w:author="Grummons, Roberta" w:date="2026-09-25T21:09:00Z" w16du:dateUtc="2026-09-26T01:09:00Z"/>
        </w:rPr>
      </w:pPr>
      <w:ins w:id="17" w:author="Grummons, Roberta" w:date="2026-09-25T21:09:00Z" w16du:dateUtc="2026-09-26T01:09:00Z">
        <w:r>
          <w:t>Salad Bars w/ Local Produce</w:t>
        </w:r>
      </w:ins>
    </w:p>
    <w:p w14:paraId="7D1C021C" w14:textId="02A130AC" w:rsidR="003A6447" w:rsidRDefault="003A6447" w:rsidP="003A6447">
      <w:pPr>
        <w:pStyle w:val="ListParagraph"/>
        <w:numPr>
          <w:ilvl w:val="1"/>
          <w:numId w:val="2"/>
        </w:numPr>
        <w:rPr>
          <w:ins w:id="18" w:author="Grummons, Roberta" w:date="2026-09-25T21:09:00Z" w16du:dateUtc="2026-09-26T01:09:00Z"/>
        </w:rPr>
      </w:pPr>
      <w:ins w:id="19" w:author="Grummons, Roberta" w:date="2026-09-25T21:09:00Z" w16du:dateUtc="2026-09-26T01:09:00Z">
        <w:r>
          <w:t>Emmy’s Apple Day (Whistling Well Farm)</w:t>
        </w:r>
      </w:ins>
    </w:p>
    <w:p w14:paraId="7CD4EA8E" w14:textId="6DA274BD" w:rsidR="003A6447" w:rsidRDefault="003A6447" w:rsidP="003A6447">
      <w:pPr>
        <w:pStyle w:val="ListParagraph"/>
        <w:numPr>
          <w:ilvl w:val="1"/>
          <w:numId w:val="2"/>
        </w:numPr>
        <w:rPr>
          <w:ins w:id="20" w:author="Grummons, Roberta" w:date="2026-09-25T21:09:00Z" w16du:dateUtc="2026-09-26T01:09:00Z"/>
        </w:rPr>
      </w:pPr>
      <w:ins w:id="21" w:author="Grummons, Roberta" w:date="2026-09-25T21:09:00Z" w16du:dateUtc="2026-09-26T01:09:00Z">
        <w:r>
          <w:t>Border Battle (Vikings vs. Packers)</w:t>
        </w:r>
      </w:ins>
    </w:p>
    <w:p w14:paraId="0C656050" w14:textId="0634AF55" w:rsidR="003A6447" w:rsidRDefault="003A6447" w:rsidP="003A6447">
      <w:pPr>
        <w:pStyle w:val="ListParagraph"/>
        <w:numPr>
          <w:ilvl w:val="1"/>
          <w:numId w:val="2"/>
        </w:numPr>
        <w:rPr>
          <w:ins w:id="22" w:author="Grummons, Roberta" w:date="2026-09-25T21:09:00Z" w16du:dateUtc="2026-09-26T01:09:00Z"/>
        </w:rPr>
      </w:pPr>
      <w:ins w:id="23" w:author="Grummons, Roberta" w:date="2026-09-25T21:09:00Z" w16du:dateUtc="2026-09-26T01:09:00Z">
        <w:r>
          <w:t>National School Breakfast and Lunch Week.</w:t>
        </w:r>
      </w:ins>
    </w:p>
    <w:p w14:paraId="2E36FB7D" w14:textId="7FC4FC5C" w:rsidR="003A6447" w:rsidRDefault="003A6447" w:rsidP="003A6447">
      <w:pPr>
        <w:pStyle w:val="ListParagraph"/>
        <w:numPr>
          <w:ilvl w:val="1"/>
          <w:numId w:val="2"/>
        </w:numPr>
        <w:rPr>
          <w:ins w:id="24" w:author="Grummons, Roberta" w:date="2026-09-25T21:09:00Z" w16du:dateUtc="2026-09-26T01:09:00Z"/>
        </w:rPr>
      </w:pPr>
      <w:ins w:id="25" w:author="Grummons, Roberta" w:date="2026-09-25T21:09:00Z" w16du:dateUtc="2026-09-26T01:09:00Z">
        <w:r>
          <w:t>Farm2School Month</w:t>
        </w:r>
      </w:ins>
    </w:p>
    <w:p w14:paraId="43125387" w14:textId="5FC2E447" w:rsidR="003A6447" w:rsidRDefault="003A6447" w:rsidP="003A6447">
      <w:pPr>
        <w:pStyle w:val="ListParagraph"/>
        <w:numPr>
          <w:ilvl w:val="1"/>
          <w:numId w:val="2"/>
        </w:numPr>
        <w:rPr>
          <w:ins w:id="26" w:author="Grummons, Roberta" w:date="2026-09-25T21:09:00Z" w16du:dateUtc="2026-09-26T01:09:00Z"/>
        </w:rPr>
      </w:pPr>
      <w:ins w:id="27" w:author="Grummons, Roberta" w:date="2026-09-25T21:09:00Z" w16du:dateUtc="2026-09-26T01:09:00Z">
        <w:r>
          <w:t>National Nutrition Month</w:t>
        </w:r>
      </w:ins>
    </w:p>
    <w:p w14:paraId="049D74A4" w14:textId="292DD04B" w:rsidR="003A6447" w:rsidRDefault="003A6447" w:rsidP="003A6447">
      <w:pPr>
        <w:pStyle w:val="ListParagraph"/>
        <w:numPr>
          <w:ilvl w:val="0"/>
          <w:numId w:val="2"/>
        </w:numPr>
        <w:rPr>
          <w:ins w:id="28" w:author="Grummons, Roberta" w:date="2026-09-25T21:09:00Z" w16du:dateUtc="2026-09-26T01:09:00Z"/>
        </w:rPr>
      </w:pPr>
      <w:ins w:id="29" w:author="Grummons, Roberta" w:date="2026-09-25T21:09:00Z" w16du:dateUtc="2026-09-26T01:09:00Z">
        <w:r>
          <w:t>We are branching off from the Big 8 purchasing group in hopes of finding a bidder for milk who will be able to handle the demand of our district.  We are partnering with SSP, IGH, and Stillwater.  Bids are due to Stillwater School District within the month and we hope to have board approval soon after that.  We continue to have milk issues and are hopeful for a new milk vendor.</w:t>
        </w:r>
      </w:ins>
    </w:p>
    <w:p w14:paraId="52EEC2B5" w14:textId="3614D6CE" w:rsidR="003A6447" w:rsidRDefault="003A6447" w:rsidP="004653CE">
      <w:pPr>
        <w:pStyle w:val="ListParagraph"/>
        <w:numPr>
          <w:ilvl w:val="0"/>
          <w:numId w:val="2"/>
        </w:numPr>
        <w:rPr>
          <w:ins w:id="30" w:author="Grummons, Roberta" w:date="2026-09-25T21:09:00Z" w16du:dateUtc="2026-09-26T01:09:00Z"/>
        </w:rPr>
      </w:pPr>
      <w:ins w:id="31" w:author="Grummons, Roberta" w:date="2026-09-25T21:09:00Z" w16du:dateUtc="2026-09-26T01:09:00Z">
        <w:r>
          <w:t xml:space="preserve">We are currently working on summer planning.  What we do know is that we will be serving students in Kids Club and Summer School.  We need to figure out the location, dates, and times for an Open Site or Sites.  </w:t>
        </w:r>
        <w:r w:rsidR="004653CE">
          <w:t>We have received waiver extensions which means students will be receiving free meals through September 30</w:t>
        </w:r>
        <w:r w:rsidR="004653CE" w:rsidRPr="004653CE">
          <w:rPr>
            <w:vertAlign w:val="superscript"/>
          </w:rPr>
          <w:t>th</w:t>
        </w:r>
        <w:r w:rsidR="004653CE">
          <w:t xml:space="preserve">.  </w:t>
        </w:r>
      </w:ins>
    </w:p>
    <w:p w14:paraId="58817999" w14:textId="2529F47E" w:rsidR="004653CE" w:rsidRDefault="004653CE" w:rsidP="004653CE">
      <w:pPr>
        <w:pStyle w:val="ListParagraph"/>
        <w:numPr>
          <w:ilvl w:val="0"/>
          <w:numId w:val="2"/>
        </w:numPr>
        <w:rPr>
          <w:ins w:id="32" w:author="Grummons, Roberta" w:date="2026-09-25T21:09:00Z" w16du:dateUtc="2026-09-26T01:09:00Z"/>
        </w:rPr>
      </w:pPr>
      <w:ins w:id="33" w:author="Grummons, Roberta" w:date="2026-09-25T21:09:00Z" w16du:dateUtc="2026-09-26T01:09:00Z">
        <w:r>
          <w:t>This summer our main focus will be to hire staff.  We have lost nearly 30 employees since the pandemic began.  We need to hire enough staff so we can meet our goal of running our normal menus .  We have had quite a few complaints about our meals, especially at the elementary level, but at this time between our current staffing situation and our vendor shorting us on food despite us reporting our usage.  We are not the only district experiencing this right now.</w:t>
        </w:r>
      </w:ins>
    </w:p>
    <w:p w14:paraId="55955A11" w14:textId="12A5D65B" w:rsidR="004653CE" w:rsidRDefault="004653CE" w:rsidP="004653CE">
      <w:pPr>
        <w:pStyle w:val="ListParagraph"/>
        <w:numPr>
          <w:ilvl w:val="0"/>
          <w:numId w:val="2"/>
        </w:numPr>
        <w:rPr>
          <w:ins w:id="34" w:author="Grummons, Roberta" w:date="2026-09-25T21:09:00Z" w16du:dateUtc="2026-09-26T01:09:00Z"/>
        </w:rPr>
      </w:pPr>
      <w:ins w:id="35" w:author="Grummons, Roberta" w:date="2026-09-25T21:09:00Z" w16du:dateUtc="2026-09-26T01:09:00Z">
        <w:r>
          <w:t>Next Years Focus</w:t>
        </w:r>
      </w:ins>
    </w:p>
    <w:p w14:paraId="7F1D1535" w14:textId="0B8A5F90" w:rsidR="004653CE" w:rsidRDefault="004653CE" w:rsidP="004653CE">
      <w:pPr>
        <w:pStyle w:val="ListParagraph"/>
        <w:numPr>
          <w:ilvl w:val="1"/>
          <w:numId w:val="2"/>
        </w:numPr>
        <w:rPr>
          <w:ins w:id="36" w:author="Grummons, Roberta" w:date="2026-09-25T21:09:00Z" w16du:dateUtc="2026-09-26T01:09:00Z"/>
        </w:rPr>
      </w:pPr>
      <w:ins w:id="37" w:author="Grummons, Roberta" w:date="2026-09-25T21:09:00Z" w16du:dateUtc="2026-09-26T01:09:00Z">
        <w:r>
          <w:t>More interactive meetings</w:t>
        </w:r>
      </w:ins>
    </w:p>
    <w:p w14:paraId="5680CDC9" w14:textId="7DAB5977" w:rsidR="004653CE" w:rsidRDefault="004653CE" w:rsidP="004653CE">
      <w:pPr>
        <w:pStyle w:val="ListParagraph"/>
        <w:numPr>
          <w:ilvl w:val="1"/>
          <w:numId w:val="2"/>
        </w:numPr>
        <w:rPr>
          <w:ins w:id="38" w:author="Grummons, Roberta" w:date="2026-09-25T21:09:00Z" w16du:dateUtc="2026-09-26T01:09:00Z"/>
        </w:rPr>
      </w:pPr>
      <w:ins w:id="39" w:author="Grummons, Roberta" w:date="2026-09-25T21:09:00Z" w16du:dateUtc="2026-09-26T01:09:00Z">
        <w:r>
          <w:t>Bring Youth Advisory Council to you (taste testing, nutrition ed)</w:t>
        </w:r>
      </w:ins>
    </w:p>
    <w:p w14:paraId="3194256A" w14:textId="1E3B11DD" w:rsidR="004653CE" w:rsidRDefault="004653CE" w:rsidP="004653CE">
      <w:pPr>
        <w:pStyle w:val="ListParagraph"/>
        <w:numPr>
          <w:ilvl w:val="1"/>
          <w:numId w:val="2"/>
        </w:numPr>
        <w:rPr>
          <w:ins w:id="40" w:author="Grummons, Roberta" w:date="2026-09-25T21:09:00Z" w16du:dateUtc="2026-09-26T01:09:00Z"/>
        </w:rPr>
      </w:pPr>
      <w:ins w:id="41" w:author="Grummons, Roberta" w:date="2026-09-25T21:09:00Z" w16du:dateUtc="2026-09-26T01:09:00Z">
        <w:r>
          <w:t>Kitchen Tour</w:t>
        </w:r>
      </w:ins>
    </w:p>
    <w:p w14:paraId="7D47F6AB" w14:textId="77777777" w:rsidR="004E02E2" w:rsidRPr="004E02E2" w:rsidRDefault="004653CE" w:rsidP="004E02E2">
      <w:pPr>
        <w:jc w:val="center"/>
        <w:rPr>
          <w:del w:id="42" w:author="Grummons, Roberta" w:date="2026-09-25T21:09:00Z" w16du:dateUtc="2026-09-26T01:09:00Z"/>
          <w:b/>
        </w:rPr>
      </w:pPr>
      <w:ins w:id="43" w:author="Grummons, Roberta" w:date="2026-09-25T21:09:00Z" w16du:dateUtc="2026-09-26T01:09:00Z">
        <w:r>
          <w:t>Continue to look over the Wellness Policy and update based on feedback.</w:t>
        </w:r>
      </w:ins>
      <w:del w:id="44" w:author="Grummons, Roberta" w:date="2026-09-25T21:09:00Z" w16du:dateUtc="2026-09-26T01:09:00Z">
        <w:r w:rsidR="004E02E2">
          <w:rPr>
            <w:b/>
          </w:rPr>
          <w:delText>INDIANAPOLIS SYMPHONY ORCHESTRA ASSOCIATION (“ISOA”)</w:delText>
        </w:r>
      </w:del>
    </w:p>
    <w:p w14:paraId="4CCEE8AB" w14:textId="77777777" w:rsidR="004E02E2" w:rsidRPr="004E02E2" w:rsidRDefault="004E02E2">
      <w:pPr>
        <w:rPr>
          <w:del w:id="45" w:author="Grummons, Roberta" w:date="2026-09-25T21:09:00Z" w16du:dateUtc="2026-09-26T01:09:00Z"/>
          <w:b/>
        </w:rPr>
      </w:pPr>
    </w:p>
    <w:p w14:paraId="38C0CD33" w14:textId="49A9A03E" w:rsidR="009412DD" w:rsidRPr="00C808E4" w:rsidRDefault="0071571E">
      <w:pPr>
        <w:rPr>
          <w:del w:id="46" w:author="Grummons, Roberta" w:date="2026-09-25T21:09:00Z" w16du:dateUtc="2026-09-26T01:09:00Z"/>
          <w:b/>
        </w:rPr>
      </w:pPr>
      <w:del w:id="47" w:author="Grummons, Roberta" w:date="2026-09-25T21:09:00Z" w16du:dateUtc="2026-09-26T01:09:00Z">
        <w:r w:rsidRPr="00C808E4">
          <w:delText>POSITION:</w:delText>
        </w:r>
        <w:r w:rsidRPr="00C808E4">
          <w:tab/>
        </w:r>
        <w:r w:rsidRPr="00C808E4">
          <w:tab/>
        </w:r>
        <w:r w:rsidRPr="00C808E4">
          <w:tab/>
        </w:r>
        <w:r w:rsidR="007E1040">
          <w:rPr>
            <w:b/>
          </w:rPr>
          <w:delText>VP EDUCATION</w:delText>
        </w:r>
      </w:del>
    </w:p>
    <w:p w14:paraId="578CF8A4" w14:textId="77777777" w:rsidR="0071571E" w:rsidRPr="00C808E4" w:rsidRDefault="0071571E">
      <w:pPr>
        <w:rPr>
          <w:del w:id="48" w:author="Grummons, Roberta" w:date="2026-09-25T21:09:00Z" w16du:dateUtc="2026-09-26T01:09:00Z"/>
          <w:b/>
        </w:rPr>
      </w:pPr>
    </w:p>
    <w:p w14:paraId="563F1C2F" w14:textId="77777777" w:rsidR="00AF20A5" w:rsidRDefault="0071571E" w:rsidP="00AF20A5">
      <w:pPr>
        <w:ind w:left="2160" w:hanging="2160"/>
        <w:rPr>
          <w:del w:id="49" w:author="Grummons, Roberta" w:date="2026-09-25T21:09:00Z" w16du:dateUtc="2026-09-26T01:09:00Z"/>
        </w:rPr>
      </w:pPr>
      <w:del w:id="50" w:author="Grummons, Roberta" w:date="2026-09-25T21:09:00Z" w16du:dateUtc="2026-09-26T01:09:00Z">
        <w:r w:rsidRPr="00C808E4">
          <w:delText>RESPONSIBILITIES:</w:delText>
        </w:r>
        <w:r w:rsidRPr="00C808E4">
          <w:tab/>
        </w:r>
        <w:r w:rsidRPr="00C808E4">
          <w:tab/>
        </w:r>
        <w:r w:rsidR="007E1040">
          <w:delText>Liaison between ISOA and ISO.</w:delText>
        </w:r>
        <w:r w:rsidR="003C54F8">
          <w:delText xml:space="preserve"> Works with </w:delText>
        </w:r>
        <w:r w:rsidR="00AF20A5">
          <w:delText xml:space="preserve">Director of </w:delText>
        </w:r>
      </w:del>
    </w:p>
    <w:p w14:paraId="68971523" w14:textId="7D58F1F1" w:rsidR="007E1040" w:rsidRDefault="00AF20A5" w:rsidP="00AF20A5">
      <w:pPr>
        <w:ind w:left="2880"/>
        <w:rPr>
          <w:del w:id="51" w:author="Grummons, Roberta" w:date="2026-09-25T21:09:00Z" w16du:dateUtc="2026-09-26T01:09:00Z"/>
        </w:rPr>
      </w:pPr>
      <w:del w:id="52" w:author="Grummons, Roberta" w:date="2026-09-25T21:09:00Z" w16du:dateUtc="2026-09-26T01:09:00Z">
        <w:r>
          <w:delText xml:space="preserve">Education and Community Engagement. </w:delText>
        </w:r>
        <w:r w:rsidR="00496C2F">
          <w:delText xml:space="preserve">Attends </w:delText>
        </w:r>
        <w:r w:rsidR="00357C0E">
          <w:delText xml:space="preserve">ISO </w:delText>
        </w:r>
        <w:r w:rsidR="00496C2F">
          <w:delText>staff meetings when necessar</w:delText>
        </w:r>
        <w:r>
          <w:delText>y to ensure goals and procedures are being met.</w:delText>
        </w:r>
      </w:del>
    </w:p>
    <w:p w14:paraId="2596CE14" w14:textId="77777777" w:rsidR="00357C0E" w:rsidRDefault="00357C0E" w:rsidP="00357C0E">
      <w:pPr>
        <w:rPr>
          <w:del w:id="53" w:author="Grummons, Roberta" w:date="2026-09-25T21:09:00Z" w16du:dateUtc="2026-09-26T01:09:00Z"/>
        </w:rPr>
      </w:pPr>
    </w:p>
    <w:p w14:paraId="66956C72" w14:textId="77777777" w:rsidR="00357C0E" w:rsidRDefault="00357C0E" w:rsidP="00357C0E">
      <w:pPr>
        <w:ind w:left="2880"/>
        <w:rPr>
          <w:del w:id="54" w:author="Grummons, Roberta" w:date="2026-09-25T21:09:00Z" w16du:dateUtc="2026-09-26T01:09:00Z"/>
        </w:rPr>
      </w:pPr>
      <w:del w:id="55" w:author="Grummons, Roberta" w:date="2026-09-25T21:09:00Z" w16du:dateUtc="2026-09-26T01:09:00Z">
        <w:r>
          <w:delText xml:space="preserve">Meets with committee chairs on a quarterly basis to create agendas, align schedules, and develop engagement tools. </w:delText>
        </w:r>
      </w:del>
    </w:p>
    <w:p w14:paraId="0C03AA9A" w14:textId="77777777" w:rsidR="00357C0E" w:rsidRDefault="00357C0E" w:rsidP="00357C0E">
      <w:pPr>
        <w:ind w:left="2880"/>
        <w:rPr>
          <w:del w:id="56" w:author="Grummons, Roberta" w:date="2026-09-25T21:09:00Z" w16du:dateUtc="2026-09-26T01:09:00Z"/>
        </w:rPr>
      </w:pPr>
    </w:p>
    <w:p w14:paraId="40874037" w14:textId="593213A1" w:rsidR="00357C0E" w:rsidRDefault="00357C0E" w:rsidP="00357C0E">
      <w:pPr>
        <w:ind w:left="2880"/>
        <w:rPr>
          <w:del w:id="57" w:author="Grummons, Roberta" w:date="2026-09-25T21:09:00Z" w16du:dateUtc="2026-09-26T01:09:00Z"/>
        </w:rPr>
      </w:pPr>
      <w:del w:id="58" w:author="Grummons, Roberta" w:date="2026-09-25T21:09:00Z" w16du:dateUtc="2026-09-26T01:09:00Z">
        <w:r>
          <w:delText>Maintains master schedule of educational activities.</w:delText>
        </w:r>
      </w:del>
    </w:p>
    <w:p w14:paraId="637F0BB4" w14:textId="77777777" w:rsidR="00357C0E" w:rsidRDefault="00357C0E" w:rsidP="00357C0E">
      <w:pPr>
        <w:ind w:left="2880"/>
        <w:rPr>
          <w:del w:id="59" w:author="Grummons, Roberta" w:date="2026-09-25T21:09:00Z" w16du:dateUtc="2026-09-26T01:09:00Z"/>
        </w:rPr>
      </w:pPr>
    </w:p>
    <w:p w14:paraId="3F38E9D8" w14:textId="77777777" w:rsidR="00357C0E" w:rsidRDefault="00357C0E" w:rsidP="00357C0E">
      <w:pPr>
        <w:ind w:left="2880"/>
        <w:rPr>
          <w:del w:id="60" w:author="Grummons, Roberta" w:date="2026-09-25T21:09:00Z" w16du:dateUtc="2026-09-26T01:09:00Z"/>
        </w:rPr>
      </w:pPr>
      <w:del w:id="61" w:author="Grummons, Roberta" w:date="2026-09-25T21:09:00Z" w16du:dateUtc="2026-09-26T01:09:00Z">
        <w:r>
          <w:delText xml:space="preserve">Provides leadership for evaluating and assessing outcomes. </w:delText>
        </w:r>
      </w:del>
    </w:p>
    <w:p w14:paraId="056FD5AC" w14:textId="77777777" w:rsidR="00357C0E" w:rsidRDefault="00357C0E" w:rsidP="00357C0E">
      <w:pPr>
        <w:ind w:left="2880"/>
        <w:rPr>
          <w:del w:id="62" w:author="Grummons, Roberta" w:date="2026-09-25T21:09:00Z" w16du:dateUtc="2026-09-26T01:09:00Z"/>
        </w:rPr>
      </w:pPr>
      <w:del w:id="63" w:author="Grummons, Roberta" w:date="2026-09-25T21:09:00Z" w16du:dateUtc="2026-09-26T01:09:00Z">
        <w:r>
          <w:delText>Is available to address impromptu situations.</w:delText>
        </w:r>
      </w:del>
    </w:p>
    <w:p w14:paraId="7A4E90E3" w14:textId="77777777" w:rsidR="001B642B" w:rsidRDefault="001B642B" w:rsidP="00357C0E">
      <w:pPr>
        <w:rPr>
          <w:del w:id="64" w:author="Grummons, Roberta" w:date="2026-09-25T21:09:00Z" w16du:dateUtc="2026-09-26T01:09:00Z"/>
        </w:rPr>
      </w:pPr>
    </w:p>
    <w:p w14:paraId="6F5BC413" w14:textId="5A65C3B7" w:rsidR="001B642B" w:rsidRDefault="001B642B" w:rsidP="00AF20A5">
      <w:pPr>
        <w:ind w:left="2880"/>
        <w:rPr>
          <w:del w:id="65" w:author="Grummons, Roberta" w:date="2026-09-25T21:09:00Z" w16du:dateUtc="2026-09-26T01:09:00Z"/>
        </w:rPr>
      </w:pPr>
      <w:del w:id="66" w:author="Grummons, Roberta" w:date="2026-09-25T21:09:00Z" w16du:dateUtc="2026-09-26T01:09:00Z">
        <w:r>
          <w:delText xml:space="preserve">Participates in and takes an active role in the fundraising that benefits educational programs under her charge. </w:delText>
        </w:r>
      </w:del>
    </w:p>
    <w:p w14:paraId="60684DE5" w14:textId="77777777" w:rsidR="00357C0E" w:rsidRDefault="00357C0E" w:rsidP="00357C0E">
      <w:pPr>
        <w:rPr>
          <w:del w:id="67" w:author="Grummons, Roberta" w:date="2026-09-25T21:09:00Z" w16du:dateUtc="2026-09-26T01:09:00Z"/>
        </w:rPr>
      </w:pPr>
    </w:p>
    <w:p w14:paraId="3C3EEB60" w14:textId="77777777" w:rsidR="00357C0E" w:rsidRDefault="00357C0E" w:rsidP="00357C0E">
      <w:pPr>
        <w:ind w:left="2880"/>
        <w:rPr>
          <w:del w:id="68" w:author="Grummons, Roberta" w:date="2026-09-25T21:09:00Z" w16du:dateUtc="2026-09-26T01:09:00Z"/>
        </w:rPr>
      </w:pPr>
      <w:del w:id="69" w:author="Grummons, Roberta" w:date="2026-09-25T21:09:00Z" w16du:dateUtc="2026-09-26T01:09:00Z">
        <w:r>
          <w:delText>Participates in and supervises the preparation and recommendation of budgets and cost estimates to be incurred by the ISOA. Submits and approves all committee budgets to the President and VP of Budget and Finance.</w:delText>
        </w:r>
      </w:del>
    </w:p>
    <w:p w14:paraId="0153AD8E" w14:textId="77777777" w:rsidR="00AA3988" w:rsidRDefault="00AA3988" w:rsidP="001B642B">
      <w:pPr>
        <w:rPr>
          <w:del w:id="70" w:author="Grummons, Roberta" w:date="2026-09-25T21:09:00Z" w16du:dateUtc="2026-09-26T01:09:00Z"/>
        </w:rPr>
      </w:pPr>
    </w:p>
    <w:p w14:paraId="640ACF20" w14:textId="765855CB" w:rsidR="009372D8" w:rsidRDefault="007E1040" w:rsidP="007E1040">
      <w:pPr>
        <w:ind w:left="2880"/>
        <w:rPr>
          <w:del w:id="71" w:author="Grummons, Roberta" w:date="2026-09-25T21:09:00Z" w16du:dateUtc="2026-09-26T01:09:00Z"/>
        </w:rPr>
      </w:pPr>
      <w:del w:id="72" w:author="Grummons, Roberta" w:date="2026-09-25T21:09:00Z" w16du:dateUtc="2026-09-26T01:09:00Z">
        <w:r>
          <w:delText>Speaks at educational events</w:delText>
        </w:r>
        <w:r w:rsidR="009372D8">
          <w:delText xml:space="preserve"> when asked. Advertises the educational programs within the community.</w:delText>
        </w:r>
      </w:del>
    </w:p>
    <w:p w14:paraId="4948BFDE" w14:textId="77777777" w:rsidR="009372D8" w:rsidRDefault="009372D8" w:rsidP="009372D8">
      <w:pPr>
        <w:rPr>
          <w:del w:id="73" w:author="Grummons, Roberta" w:date="2026-09-25T21:09:00Z" w16du:dateUtc="2026-09-26T01:09:00Z"/>
        </w:rPr>
      </w:pPr>
    </w:p>
    <w:p w14:paraId="04D4FB39" w14:textId="3D48B7CD" w:rsidR="00AA3988" w:rsidRDefault="00AA3988" w:rsidP="007E1040">
      <w:pPr>
        <w:ind w:left="2880"/>
        <w:rPr>
          <w:del w:id="74" w:author="Grummons, Roberta" w:date="2026-09-25T21:09:00Z" w16du:dateUtc="2026-09-26T01:09:00Z"/>
        </w:rPr>
      </w:pPr>
      <w:del w:id="75" w:author="Grummons, Roberta" w:date="2026-09-25T21:09:00Z" w16du:dateUtc="2026-09-26T01:09:00Z">
        <w:r>
          <w:delText>Attends group meetings to promote understanding of programs</w:delText>
        </w:r>
      </w:del>
    </w:p>
    <w:p w14:paraId="101CF2C0" w14:textId="77777777" w:rsidR="001B642B" w:rsidRDefault="001B642B" w:rsidP="007E1040">
      <w:pPr>
        <w:ind w:left="2880"/>
        <w:rPr>
          <w:del w:id="76" w:author="Grummons, Roberta" w:date="2026-09-25T21:09:00Z" w16du:dateUtc="2026-09-26T01:09:00Z"/>
        </w:rPr>
      </w:pPr>
    </w:p>
    <w:p w14:paraId="760ACA84" w14:textId="6721B364" w:rsidR="001668AA" w:rsidRDefault="001B642B" w:rsidP="001B642B">
      <w:pPr>
        <w:ind w:left="2880"/>
        <w:rPr>
          <w:del w:id="77" w:author="Grummons, Roberta" w:date="2026-09-25T21:09:00Z" w16du:dateUtc="2026-09-26T01:09:00Z"/>
        </w:rPr>
      </w:pPr>
      <w:del w:id="78" w:author="Grummons, Roberta" w:date="2026-09-25T21:09:00Z" w16du:dateUtc="2026-09-26T01:09:00Z">
        <w:r>
          <w:delText xml:space="preserve">Monitors communication </w:delText>
        </w:r>
        <w:r w:rsidR="001668AA">
          <w:delText>of</w:delText>
        </w:r>
        <w:r>
          <w:delText xml:space="preserve"> flyers, emails, </w:delText>
        </w:r>
        <w:r w:rsidR="001668AA">
          <w:delText>and ISO marketing.</w:delText>
        </w:r>
      </w:del>
    </w:p>
    <w:p w14:paraId="4254B695" w14:textId="77777777" w:rsidR="00357C0E" w:rsidRDefault="00357C0E" w:rsidP="00357C0E">
      <w:pPr>
        <w:ind w:left="2880"/>
        <w:rPr>
          <w:del w:id="79" w:author="Grummons, Roberta" w:date="2026-09-25T21:09:00Z" w16du:dateUtc="2026-09-26T01:09:00Z"/>
        </w:rPr>
      </w:pPr>
      <w:del w:id="80" w:author="Grummons, Roberta" w:date="2026-09-25T21:09:00Z" w16du:dateUtc="2026-09-26T01:09:00Z">
        <w:r>
          <w:delText>Provides written articles for President’s Message.</w:delText>
        </w:r>
      </w:del>
    </w:p>
    <w:p w14:paraId="36F342CD" w14:textId="77777777" w:rsidR="00AF20A5" w:rsidRDefault="00AF20A5" w:rsidP="009372D8">
      <w:pPr>
        <w:rPr>
          <w:del w:id="81" w:author="Grummons, Roberta" w:date="2026-09-25T21:09:00Z" w16du:dateUtc="2026-09-26T01:09:00Z"/>
        </w:rPr>
      </w:pPr>
    </w:p>
    <w:p w14:paraId="2CE880F1" w14:textId="63ADAAAB" w:rsidR="001B642B" w:rsidRDefault="007E1040" w:rsidP="001B642B">
      <w:pPr>
        <w:ind w:left="2880"/>
        <w:rPr>
          <w:del w:id="82" w:author="Grummons, Roberta" w:date="2026-09-25T21:09:00Z" w16du:dateUtc="2026-09-26T01:09:00Z"/>
        </w:rPr>
      </w:pPr>
      <w:del w:id="83" w:author="Grummons, Roberta" w:date="2026-09-25T21:09:00Z" w16du:dateUtc="2026-09-26T01:09:00Z">
        <w:r>
          <w:delText>Provides chair</w:delText>
        </w:r>
        <w:r w:rsidR="00AA3988">
          <w:delText>s</w:delText>
        </w:r>
        <w:r>
          <w:delText xml:space="preserve"> with list of volunteers from excel spreadsheet preferences. </w:delText>
        </w:r>
        <w:r w:rsidR="009372D8">
          <w:delText>Evaluates selection of volunteers.</w:delText>
        </w:r>
      </w:del>
    </w:p>
    <w:p w14:paraId="786B0008" w14:textId="77777777" w:rsidR="00357C0E" w:rsidRDefault="00357C0E" w:rsidP="001B642B">
      <w:pPr>
        <w:ind w:left="2880"/>
        <w:rPr>
          <w:del w:id="84" w:author="Grummons, Roberta" w:date="2026-09-25T21:09:00Z" w16du:dateUtc="2026-09-26T01:09:00Z"/>
        </w:rPr>
      </w:pPr>
    </w:p>
    <w:p w14:paraId="7C8D7891" w14:textId="77777777" w:rsidR="00357C0E" w:rsidRDefault="00357C0E" w:rsidP="00357C0E">
      <w:pPr>
        <w:ind w:left="2880"/>
        <w:rPr>
          <w:del w:id="85" w:author="Grummons, Roberta" w:date="2026-09-25T21:09:00Z" w16du:dateUtc="2026-09-26T01:09:00Z"/>
        </w:rPr>
      </w:pPr>
      <w:del w:id="86" w:author="Grummons, Roberta" w:date="2026-09-25T21:09:00Z" w16du:dateUtc="2026-09-26T01:09:00Z">
        <w:r>
          <w:delText xml:space="preserve">Demonstrates an understanding of all five educational programs. </w:delText>
        </w:r>
      </w:del>
    </w:p>
    <w:p w14:paraId="5A575FC4" w14:textId="77777777" w:rsidR="00357C0E" w:rsidRDefault="00357C0E" w:rsidP="00357C0E">
      <w:pPr>
        <w:ind w:left="2880"/>
        <w:rPr>
          <w:del w:id="87" w:author="Grummons, Roberta" w:date="2026-09-25T21:09:00Z" w16du:dateUtc="2026-09-26T01:09:00Z"/>
        </w:rPr>
      </w:pPr>
    </w:p>
    <w:p w14:paraId="6501BD3D" w14:textId="77777777" w:rsidR="00357C0E" w:rsidRDefault="00357C0E" w:rsidP="00357C0E">
      <w:pPr>
        <w:ind w:left="2880"/>
        <w:rPr>
          <w:del w:id="88" w:author="Grummons, Roberta" w:date="2026-09-25T21:09:00Z" w16du:dateUtc="2026-09-26T01:09:00Z"/>
        </w:rPr>
      </w:pPr>
      <w:del w:id="89" w:author="Grummons, Roberta" w:date="2026-09-25T21:09:00Z" w16du:dateUtc="2026-09-26T01:09:00Z">
        <w:r>
          <w:delText xml:space="preserve">Locates a replacement in the occurrence of a vacancy. Takes over until a replacement is found. </w:delText>
        </w:r>
      </w:del>
    </w:p>
    <w:p w14:paraId="69CBE414" w14:textId="77777777" w:rsidR="001B642B" w:rsidRDefault="001B642B" w:rsidP="001B642B">
      <w:pPr>
        <w:rPr>
          <w:del w:id="90" w:author="Grummons, Roberta" w:date="2026-09-25T21:09:00Z" w16du:dateUtc="2026-09-26T01:09:00Z"/>
        </w:rPr>
      </w:pPr>
    </w:p>
    <w:p w14:paraId="324D3477" w14:textId="56E299F6" w:rsidR="00D41C63" w:rsidRDefault="00D41C63" w:rsidP="00B572F1">
      <w:pPr>
        <w:ind w:left="2880"/>
        <w:rPr>
          <w:del w:id="91" w:author="Grummons, Roberta" w:date="2026-09-25T21:09:00Z" w16du:dateUtc="2026-09-26T01:09:00Z"/>
        </w:rPr>
      </w:pPr>
      <w:del w:id="92" w:author="Grummons, Roberta" w:date="2026-09-25T21:09:00Z" w16du:dateUtc="2026-09-26T01:09:00Z">
        <w:r>
          <w:delText xml:space="preserve">Attends monthly Executive Board meetings. Responsible for reports from committee chairs.  </w:delText>
        </w:r>
      </w:del>
    </w:p>
    <w:p w14:paraId="7D7CCCBB" w14:textId="77777777" w:rsidR="001B642B" w:rsidRDefault="001B642B" w:rsidP="001B642B">
      <w:pPr>
        <w:ind w:left="2880"/>
        <w:rPr>
          <w:del w:id="93" w:author="Grummons, Roberta" w:date="2026-09-25T21:09:00Z" w16du:dateUtc="2026-09-26T01:09:00Z"/>
        </w:rPr>
      </w:pPr>
    </w:p>
    <w:p w14:paraId="41B2295B" w14:textId="77777777" w:rsidR="00B572F1" w:rsidRDefault="00B572F1" w:rsidP="00B572F1">
      <w:pPr>
        <w:ind w:left="2160" w:firstLine="720"/>
        <w:rPr>
          <w:del w:id="94" w:author="Grummons, Roberta" w:date="2026-09-25T21:09:00Z" w16du:dateUtc="2026-09-26T01:09:00Z"/>
        </w:rPr>
      </w:pPr>
      <w:del w:id="95" w:author="Grummons, Roberta" w:date="2026-09-25T21:09:00Z" w16du:dateUtc="2026-09-26T01:09:00Z">
        <w:r>
          <w:delText>Provides quarterly program review to the President.</w:delText>
        </w:r>
      </w:del>
    </w:p>
    <w:p w14:paraId="6D3DCAF7" w14:textId="77777777" w:rsidR="001B642B" w:rsidRDefault="001B642B" w:rsidP="00B572F1">
      <w:pPr>
        <w:rPr>
          <w:del w:id="96" w:author="Grummons, Roberta" w:date="2026-09-25T21:09:00Z" w16du:dateUtc="2026-09-26T01:09:00Z"/>
        </w:rPr>
      </w:pPr>
    </w:p>
    <w:p w14:paraId="37FEBEC2" w14:textId="647CD225" w:rsidR="00AF20A5" w:rsidRDefault="001668AA" w:rsidP="007E1040">
      <w:pPr>
        <w:ind w:left="2880"/>
        <w:rPr>
          <w:del w:id="97" w:author="Grummons, Roberta" w:date="2026-09-25T21:09:00Z" w16du:dateUtc="2026-09-26T01:09:00Z"/>
        </w:rPr>
      </w:pPr>
      <w:del w:id="98" w:author="Grummons, Roberta" w:date="2026-09-25T21:09:00Z" w16du:dateUtc="2026-09-26T01:09:00Z">
        <w:r>
          <w:delText>Demonstrates a commitment to our Mission.</w:delText>
        </w:r>
      </w:del>
    </w:p>
    <w:p w14:paraId="292A4A7E" w14:textId="77777777" w:rsidR="00357C0E" w:rsidRDefault="00357C0E" w:rsidP="007E1040">
      <w:pPr>
        <w:ind w:left="2880"/>
        <w:rPr>
          <w:del w:id="99" w:author="Grummons, Roberta" w:date="2026-09-25T21:09:00Z" w16du:dateUtc="2026-09-26T01:09:00Z"/>
        </w:rPr>
      </w:pPr>
    </w:p>
    <w:p w14:paraId="6B54CC70" w14:textId="77777777" w:rsidR="00357C0E" w:rsidRDefault="00357C0E" w:rsidP="007E1040">
      <w:pPr>
        <w:ind w:left="2880"/>
        <w:rPr>
          <w:del w:id="100" w:author="Grummons, Roberta" w:date="2026-09-25T21:09:00Z" w16du:dateUtc="2026-09-26T01:09:00Z"/>
        </w:rPr>
      </w:pPr>
    </w:p>
    <w:p w14:paraId="6875BBD1" w14:textId="77777777" w:rsidR="001668AA" w:rsidRDefault="001668AA" w:rsidP="007E1040">
      <w:pPr>
        <w:ind w:left="2880"/>
        <w:rPr>
          <w:del w:id="101" w:author="Grummons, Roberta" w:date="2026-09-25T21:09:00Z" w16du:dateUtc="2026-09-26T01:09:00Z"/>
        </w:rPr>
      </w:pPr>
    </w:p>
    <w:p w14:paraId="71E06824" w14:textId="77777777" w:rsidR="00AA3988" w:rsidRDefault="00AA3988" w:rsidP="00AA3988">
      <w:pPr>
        <w:ind w:left="2880"/>
        <w:rPr>
          <w:del w:id="102" w:author="Grummons, Roberta" w:date="2026-09-25T21:09:00Z" w16du:dateUtc="2026-09-26T01:09:00Z"/>
        </w:rPr>
      </w:pPr>
      <w:del w:id="103" w:author="Grummons, Roberta" w:date="2026-09-25T21:09:00Z" w16du:dateUtc="2026-09-26T01:09:00Z">
        <w:r>
          <w:delText>Reports to the ISOA President and the ISO Director of Education and Community Engagement.</w:delText>
        </w:r>
      </w:del>
    </w:p>
    <w:p w14:paraId="553A68E4" w14:textId="77777777" w:rsidR="00AA3988" w:rsidRDefault="00AA3988" w:rsidP="00AA3988">
      <w:pPr>
        <w:ind w:left="2880"/>
        <w:rPr>
          <w:del w:id="104" w:author="Grummons, Roberta" w:date="2026-09-25T21:09:00Z" w16du:dateUtc="2026-09-26T01:09:00Z"/>
        </w:rPr>
      </w:pPr>
    </w:p>
    <w:p w14:paraId="5DF233D1" w14:textId="5DE9E773" w:rsidR="0071571E" w:rsidRDefault="0071571E" w:rsidP="00AA3988">
      <w:pPr>
        <w:ind w:left="2880"/>
        <w:rPr>
          <w:del w:id="105" w:author="Grummons, Roberta" w:date="2026-09-25T21:09:00Z" w16du:dateUtc="2026-09-26T01:09:00Z"/>
        </w:rPr>
      </w:pPr>
      <w:del w:id="106" w:author="Grummons, Roberta" w:date="2026-09-25T21:09:00Z" w16du:dateUtc="2026-09-26T01:09:00Z">
        <w:r w:rsidRPr="00C808E4">
          <w:tab/>
        </w:r>
        <w:r w:rsidRPr="00C808E4">
          <w:tab/>
        </w:r>
        <w:r w:rsidRPr="00C808E4">
          <w:tab/>
        </w:r>
        <w:r w:rsidRPr="00C808E4">
          <w:tab/>
        </w:r>
      </w:del>
    </w:p>
    <w:p w14:paraId="59CA530D" w14:textId="77777777" w:rsidR="0018137E" w:rsidRPr="00C808E4" w:rsidRDefault="00B4605C">
      <w:pPr>
        <w:rPr>
          <w:del w:id="107" w:author="Grummons, Roberta" w:date="2026-09-25T21:09:00Z" w16du:dateUtc="2026-09-26T01:09:00Z"/>
        </w:rPr>
      </w:pPr>
      <w:del w:id="108" w:author="Grummons, Roberta" w:date="2026-09-25T21:09:00Z" w16du:dateUtc="2026-09-26T01:09:00Z">
        <w:r>
          <w:tab/>
        </w:r>
        <w:r>
          <w:tab/>
        </w:r>
        <w:r>
          <w:tab/>
        </w:r>
        <w:r>
          <w:tab/>
        </w:r>
      </w:del>
    </w:p>
    <w:p w14:paraId="3914E994" w14:textId="45CE55B2" w:rsidR="00496C2F" w:rsidRDefault="0018137E" w:rsidP="00496C2F">
      <w:pPr>
        <w:ind w:left="2160" w:hanging="2160"/>
        <w:rPr>
          <w:del w:id="109" w:author="Grummons, Roberta" w:date="2026-09-25T21:09:00Z" w16du:dateUtc="2026-09-26T01:09:00Z"/>
        </w:rPr>
      </w:pPr>
      <w:del w:id="110" w:author="Grummons, Roberta" w:date="2026-09-25T21:09:00Z" w16du:dateUtc="2026-09-26T01:09:00Z">
        <w:r w:rsidRPr="00C808E4">
          <w:delText>OBJECTIVES:</w:delText>
        </w:r>
        <w:r w:rsidRPr="00C808E4">
          <w:tab/>
        </w:r>
        <w:r w:rsidRPr="00C808E4">
          <w:tab/>
        </w:r>
        <w:r w:rsidR="007E1040">
          <w:delText>Provides strategic leadership for programming</w:delText>
        </w:r>
        <w:r w:rsidR="001F220F">
          <w:delText>,</w:delText>
        </w:r>
      </w:del>
    </w:p>
    <w:p w14:paraId="174667AA" w14:textId="665AE370" w:rsidR="00496C2F" w:rsidRDefault="00496C2F" w:rsidP="00496C2F">
      <w:pPr>
        <w:ind w:left="2880"/>
        <w:rPr>
          <w:del w:id="111" w:author="Grummons, Roberta" w:date="2026-09-25T21:09:00Z" w16du:dateUtc="2026-09-26T01:09:00Z"/>
        </w:rPr>
      </w:pPr>
      <w:del w:id="112" w:author="Grummons, Roberta" w:date="2026-09-25T21:09:00Z" w16du:dateUtc="2026-09-26T01:09:00Z">
        <w:r>
          <w:delText>community</w:delText>
        </w:r>
        <w:r w:rsidR="007E1040">
          <w:delText xml:space="preserve"> involvement, development and expansion of programs </w:delText>
        </w:r>
        <w:r>
          <w:delText>within</w:delText>
        </w:r>
        <w:r w:rsidR="007E1040">
          <w:delText xml:space="preserve"> the community. </w:delText>
        </w:r>
      </w:del>
    </w:p>
    <w:p w14:paraId="41E0F5CF" w14:textId="3FE7D9F2" w:rsidR="0018137E" w:rsidRPr="00C808E4" w:rsidRDefault="007E1040" w:rsidP="00496C2F">
      <w:pPr>
        <w:ind w:left="2880"/>
        <w:rPr>
          <w:del w:id="113" w:author="Grummons, Roberta" w:date="2026-09-25T21:09:00Z" w16du:dateUtc="2026-09-26T01:09:00Z"/>
        </w:rPr>
      </w:pPr>
      <w:del w:id="114" w:author="Grummons, Roberta" w:date="2026-09-25T21:09:00Z" w16du:dateUtc="2026-09-26T01:09:00Z">
        <w:r>
          <w:delText>Helps build relationships within the community.</w:delText>
        </w:r>
      </w:del>
    </w:p>
    <w:p w14:paraId="6E42E91A" w14:textId="77777777" w:rsidR="0018137E" w:rsidRPr="00C808E4" w:rsidRDefault="0018137E">
      <w:pPr>
        <w:rPr>
          <w:del w:id="115" w:author="Grummons, Roberta" w:date="2026-09-25T21:09:00Z" w16du:dateUtc="2026-09-26T01:09:00Z"/>
        </w:rPr>
      </w:pPr>
    </w:p>
    <w:p w14:paraId="17F581A9" w14:textId="6358B3CE" w:rsidR="0018137E" w:rsidRDefault="0018137E">
      <w:pPr>
        <w:rPr>
          <w:del w:id="116" w:author="Grummons, Roberta" w:date="2026-09-25T21:09:00Z" w16du:dateUtc="2026-09-26T01:09:00Z"/>
        </w:rPr>
      </w:pPr>
      <w:del w:id="117" w:author="Grummons, Roberta" w:date="2026-09-25T21:09:00Z" w16du:dateUtc="2026-09-26T01:09:00Z">
        <w:r w:rsidRPr="00C808E4">
          <w:delText>PREREQUISITES:</w:delText>
        </w:r>
        <w:r w:rsidRPr="00C808E4">
          <w:tab/>
        </w:r>
        <w:r w:rsidRPr="00C808E4">
          <w:tab/>
        </w:r>
        <w:r w:rsidR="00B4605C">
          <w:delText>Computer proficiency necessary</w:delText>
        </w:r>
        <w:r w:rsidR="00AA3988">
          <w:delText>.</w:delText>
        </w:r>
        <w:r w:rsidR="00496C2F">
          <w:br/>
        </w:r>
        <w:r w:rsidR="00496C2F">
          <w:tab/>
        </w:r>
        <w:r w:rsidR="00496C2F">
          <w:tab/>
        </w:r>
        <w:r w:rsidR="00496C2F">
          <w:tab/>
        </w:r>
        <w:r w:rsidR="00496C2F">
          <w:tab/>
          <w:delText>Knowledge of Word and Excel</w:delText>
        </w:r>
      </w:del>
    </w:p>
    <w:p w14:paraId="138E8A2C" w14:textId="5DC82C4F" w:rsidR="00496C2F" w:rsidRDefault="00496C2F">
      <w:pPr>
        <w:rPr>
          <w:del w:id="118" w:author="Grummons, Roberta" w:date="2026-09-25T21:09:00Z" w16du:dateUtc="2026-09-26T01:09:00Z"/>
        </w:rPr>
      </w:pPr>
      <w:del w:id="119" w:author="Grummons, Roberta" w:date="2026-09-25T21:09:00Z" w16du:dateUtc="2026-09-26T01:09:00Z">
        <w:r>
          <w:tab/>
        </w:r>
        <w:r>
          <w:tab/>
        </w:r>
        <w:r>
          <w:tab/>
        </w:r>
        <w:r>
          <w:tab/>
          <w:delText>Provides</w:delText>
        </w:r>
        <w:r w:rsidR="00AA3988">
          <w:delText xml:space="preserve"> </w:delText>
        </w:r>
        <w:r>
          <w:delText xml:space="preserve">reports in a timely manner. </w:delText>
        </w:r>
      </w:del>
    </w:p>
    <w:p w14:paraId="33B462B0" w14:textId="2654890D" w:rsidR="00AA3988" w:rsidRDefault="00496C2F">
      <w:pPr>
        <w:rPr>
          <w:del w:id="120" w:author="Grummons, Roberta" w:date="2026-09-25T21:09:00Z" w16du:dateUtc="2026-09-26T01:09:00Z"/>
        </w:rPr>
      </w:pPr>
      <w:del w:id="121" w:author="Grummons, Roberta" w:date="2026-09-25T21:09:00Z" w16du:dateUtc="2026-09-26T01:09:00Z">
        <w:r>
          <w:tab/>
        </w:r>
        <w:r>
          <w:tab/>
        </w:r>
        <w:r>
          <w:tab/>
        </w:r>
        <w:r>
          <w:tab/>
          <w:delText>Outgoing personality</w:delText>
        </w:r>
        <w:r w:rsidR="00AA3988">
          <w:delText xml:space="preserve">. Is available to team members. </w:delText>
        </w:r>
      </w:del>
    </w:p>
    <w:p w14:paraId="4C5315DA" w14:textId="5A187571" w:rsidR="003C54F8" w:rsidRDefault="00AA3988" w:rsidP="00AA3988">
      <w:pPr>
        <w:ind w:left="2160" w:firstLine="720"/>
        <w:rPr>
          <w:del w:id="122" w:author="Grummons, Roberta" w:date="2026-09-25T21:09:00Z" w16du:dateUtc="2026-09-26T01:09:00Z"/>
        </w:rPr>
      </w:pPr>
      <w:del w:id="123" w:author="Grummons, Roberta" w:date="2026-09-25T21:09:00Z" w16du:dateUtc="2026-09-26T01:09:00Z">
        <w:r>
          <w:delText>Can communicate effectively with team.</w:delText>
        </w:r>
      </w:del>
    </w:p>
    <w:p w14:paraId="407BE392" w14:textId="77777777" w:rsidR="00B4605C" w:rsidRPr="00C808E4" w:rsidRDefault="00B4605C">
      <w:pPr>
        <w:rPr>
          <w:del w:id="124" w:author="Grummons, Roberta" w:date="2026-09-25T21:09:00Z" w16du:dateUtc="2026-09-26T01:09:00Z"/>
        </w:rPr>
      </w:pPr>
    </w:p>
    <w:p w14:paraId="50AEBB21" w14:textId="1A43693D" w:rsidR="001668AA" w:rsidRDefault="0018137E" w:rsidP="009372D8">
      <w:pPr>
        <w:rPr>
          <w:del w:id="125" w:author="Grummons, Roberta" w:date="2026-09-25T21:09:00Z" w16du:dateUtc="2026-09-26T01:09:00Z"/>
        </w:rPr>
      </w:pPr>
      <w:del w:id="126" w:author="Grummons, Roberta" w:date="2026-09-25T21:09:00Z" w16du:dateUtc="2026-09-26T01:09:00Z">
        <w:r w:rsidRPr="00C808E4">
          <w:delText>BENEFITS:</w:delText>
        </w:r>
        <w:r w:rsidRPr="00C808E4">
          <w:tab/>
        </w:r>
        <w:r w:rsidRPr="00C808E4">
          <w:tab/>
        </w:r>
        <w:r w:rsidRPr="00C808E4">
          <w:tab/>
        </w:r>
        <w:r w:rsidR="00B4605C">
          <w:delText xml:space="preserve">Gains </w:delText>
        </w:r>
        <w:r w:rsidR="001668AA">
          <w:delText xml:space="preserve">interpersonal </w:delText>
        </w:r>
        <w:r w:rsidR="00B4605C">
          <w:delText>skills</w:delText>
        </w:r>
        <w:r w:rsidR="001668AA">
          <w:delText xml:space="preserve"> and community </w:delText>
        </w:r>
        <w:r w:rsidR="001F220F">
          <w:delText>connections.</w:delText>
        </w:r>
      </w:del>
    </w:p>
    <w:p w14:paraId="205FD64A" w14:textId="77777777" w:rsidR="001668AA" w:rsidRDefault="001668AA" w:rsidP="001668AA">
      <w:pPr>
        <w:ind w:left="2160" w:firstLine="720"/>
        <w:rPr>
          <w:del w:id="127" w:author="Grummons, Roberta" w:date="2026-09-25T21:09:00Z" w16du:dateUtc="2026-09-26T01:09:00Z"/>
        </w:rPr>
      </w:pPr>
    </w:p>
    <w:p w14:paraId="6612DEBA" w14:textId="77777777" w:rsidR="009372D8" w:rsidRDefault="001668AA" w:rsidP="009372D8">
      <w:pPr>
        <w:ind w:left="2160" w:hanging="2160"/>
        <w:rPr>
          <w:del w:id="128" w:author="Grummons, Roberta" w:date="2026-09-25T21:09:00Z" w16du:dateUtc="2026-09-26T01:09:00Z"/>
        </w:rPr>
      </w:pPr>
      <w:del w:id="129" w:author="Grummons, Roberta" w:date="2026-09-25T21:09:00Z" w16du:dateUtc="2026-09-26T01:09:00Z">
        <w:r>
          <w:delText>TIME:</w:delText>
        </w:r>
        <w:r>
          <w:tab/>
        </w:r>
        <w:r>
          <w:tab/>
          <w:delText>Seasonal – 10 to 20 hours per month.</w:delText>
        </w:r>
        <w:r w:rsidR="009372D8">
          <w:delText xml:space="preserve"> </w:delText>
        </w:r>
      </w:del>
    </w:p>
    <w:p w14:paraId="1A3AA639" w14:textId="43D7913C" w:rsidR="00B4605C" w:rsidRDefault="009372D8" w:rsidP="009372D8">
      <w:pPr>
        <w:ind w:left="2160" w:firstLine="720"/>
        <w:rPr>
          <w:del w:id="130" w:author="Grummons, Roberta" w:date="2026-09-25T21:09:00Z" w16du:dateUtc="2026-09-26T01:09:00Z"/>
        </w:rPr>
      </w:pPr>
      <w:del w:id="131" w:author="Grummons, Roberta" w:date="2026-09-25T21:09:00Z" w16du:dateUtc="2026-09-26T01:09:00Z">
        <w:r>
          <w:delText>Ability to meet a flexible work schedule.</w:delText>
        </w:r>
      </w:del>
    </w:p>
    <w:p w14:paraId="57079326" w14:textId="77777777" w:rsidR="00B4605C" w:rsidRPr="00C808E4" w:rsidRDefault="00B4605C" w:rsidP="00B4605C">
      <w:pPr>
        <w:rPr>
          <w:del w:id="132" w:author="Grummons, Roberta" w:date="2026-09-25T21:09:00Z" w16du:dateUtc="2026-09-26T01:09:00Z"/>
        </w:rPr>
      </w:pPr>
    </w:p>
    <w:p w14:paraId="58A50CB8" w14:textId="77777777" w:rsidR="0018137E" w:rsidRPr="00C808E4" w:rsidRDefault="0018137E" w:rsidP="00B4605C">
      <w:pPr>
        <w:rPr>
          <w:del w:id="133" w:author="Grummons, Roberta" w:date="2026-09-25T21:09:00Z" w16du:dateUtc="2026-09-26T01:09:00Z"/>
        </w:rPr>
      </w:pPr>
      <w:del w:id="134" w:author="Grummons, Roberta" w:date="2026-09-25T21:09:00Z" w16du:dateUtc="2026-09-26T01:09:00Z">
        <w:r w:rsidRPr="00C808E4">
          <w:delText>LOCATION:</w:delText>
        </w:r>
        <w:r w:rsidRPr="00C808E4">
          <w:tab/>
        </w:r>
        <w:r w:rsidRPr="00C808E4">
          <w:tab/>
        </w:r>
        <w:r w:rsidRPr="00C808E4">
          <w:tab/>
        </w:r>
        <w:r w:rsidR="00B4605C">
          <w:delText>Meeting sites, home and ISOA office.</w:delText>
        </w:r>
      </w:del>
    </w:p>
    <w:p w14:paraId="4EE5C89B" w14:textId="77777777" w:rsidR="0018137E" w:rsidRPr="00C808E4" w:rsidRDefault="0018137E">
      <w:pPr>
        <w:rPr>
          <w:del w:id="135" w:author="Grummons, Roberta" w:date="2026-09-25T21:09:00Z" w16du:dateUtc="2026-09-26T01:09:00Z"/>
        </w:rPr>
      </w:pPr>
    </w:p>
    <w:p w14:paraId="604DD360" w14:textId="56A8B11B" w:rsidR="0018137E" w:rsidRPr="00C808E4" w:rsidRDefault="0018137E" w:rsidP="00B4605C">
      <w:pPr>
        <w:rPr>
          <w:del w:id="136" w:author="Grummons, Roberta" w:date="2026-09-25T21:09:00Z" w16du:dateUtc="2026-09-26T01:09:00Z"/>
        </w:rPr>
      </w:pPr>
      <w:del w:id="137" w:author="Grummons, Roberta" w:date="2026-09-25T21:09:00Z" w16du:dateUtc="2026-09-26T01:09:00Z">
        <w:r w:rsidRPr="00C808E4">
          <w:delText>WORKS WITH:</w:delText>
        </w:r>
        <w:r w:rsidRPr="00C808E4">
          <w:tab/>
        </w:r>
        <w:r w:rsidRPr="00C808E4">
          <w:tab/>
        </w:r>
        <w:r w:rsidRPr="00C808E4">
          <w:tab/>
        </w:r>
        <w:r w:rsidR="00B4605C">
          <w:delText>ISOA President</w:delText>
        </w:r>
        <w:r w:rsidR="001668AA">
          <w:delText xml:space="preserve"> and ISO Education Department</w:delText>
        </w:r>
      </w:del>
    </w:p>
    <w:p w14:paraId="24B2E763" w14:textId="77777777" w:rsidR="0018137E" w:rsidRPr="00C808E4" w:rsidRDefault="0018137E">
      <w:pPr>
        <w:rPr>
          <w:del w:id="138" w:author="Grummons, Roberta" w:date="2026-09-25T21:09:00Z" w16du:dateUtc="2026-09-26T01:09:00Z"/>
        </w:rPr>
      </w:pPr>
    </w:p>
    <w:p w14:paraId="7E638ED0" w14:textId="77777777" w:rsidR="0071571E" w:rsidRPr="00C73B36" w:rsidRDefault="0018137E" w:rsidP="004653CE">
      <w:pPr>
        <w:pStyle w:val="ListParagraph"/>
        <w:numPr>
          <w:ilvl w:val="1"/>
          <w:numId w:val="2"/>
        </w:numPr>
        <w:pPrChange w:id="139" w:author="Grummons, Roberta" w:date="2026-09-25T21:09:00Z" w16du:dateUtc="2026-09-26T01:09:00Z">
          <w:pPr/>
        </w:pPrChange>
      </w:pPr>
      <w:del w:id="140" w:author="Grummons, Roberta" w:date="2026-09-25T21:09:00Z" w16du:dateUtc="2026-09-26T01:09:00Z">
        <w:r w:rsidRPr="00C808E4">
          <w:delText>REPORTS TO:</w:delText>
        </w:r>
        <w:r w:rsidRPr="00C808E4">
          <w:tab/>
        </w:r>
        <w:r w:rsidRPr="00C808E4">
          <w:tab/>
        </w:r>
        <w:r w:rsidRPr="00C808E4">
          <w:tab/>
        </w:r>
        <w:r w:rsidR="00B4605C">
          <w:delText>ISOA President</w:delText>
        </w:r>
      </w:del>
    </w:p>
    <w:sectPr w:rsidR="0071571E" w:rsidRPr="00C73B36">
      <w:headerReference w:type="default" r:id="rId7"/>
      <w:footerReference w:type="default" r:id="rId8"/>
      <w:pgSz w:w="12240" w:h="15840"/>
      <w:pgMar w:top="1440" w:right="1440" w:bottom="1440" w:left="1440" w:header="720" w:footer="720" w:gutter="0"/>
      <w:cols w:space="720"/>
      <w:docGrid w:linePitch="360"/>
      <w:sectPrChange w:id="145" w:author="Grummons, Roberta" w:date="2026-09-25T21:09:00Z" w16du:dateUtc="2026-09-26T01:09:00Z">
        <w:sectPr w:rsidR="0071571E" w:rsidRPr="00C73B36">
          <w:pgMar w:top="1440" w:right="1800" w:bottom="1440" w:left="180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6EFDA4" w14:textId="77777777" w:rsidR="005906D4" w:rsidRDefault="005906D4" w:rsidP="00866CF0">
      <w:pPr>
        <w:spacing w:after="0" w:line="240" w:lineRule="auto"/>
        <w:pPrChange w:id="4" w:author="Grummons, Roberta" w:date="2026-09-25T21:09:00Z" w16du:dateUtc="2026-09-26T01:09:00Z">
          <w:pPr/>
        </w:pPrChange>
      </w:pPr>
      <w:r>
        <w:separator/>
      </w:r>
    </w:p>
  </w:endnote>
  <w:endnote w:type="continuationSeparator" w:id="0">
    <w:p w14:paraId="0600C5DA" w14:textId="77777777" w:rsidR="005906D4" w:rsidRDefault="005906D4" w:rsidP="00866CF0">
      <w:pPr>
        <w:spacing w:after="0" w:line="240" w:lineRule="auto"/>
        <w:pPrChange w:id="5" w:author="Grummons, Roberta" w:date="2026-09-25T21:09:00Z" w16du:dateUtc="2026-09-26T01:0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A924A" w14:textId="77777777" w:rsidR="00C37DA4" w:rsidRDefault="00C37DA4">
    <w:pPr>
      <w:pStyle w:val="FooterChar"/>
      <w:rPr>
        <w:rPrChange w:id="142" w:author="Grummons, Roberta" w:date="2026-09-25T21:09:00Z" w16du:dateUtc="2026-09-26T01:09:00Z">
          <w:rPr>
            <w:sz w:val="18"/>
            <w:szCs w:val="18"/>
          </w:rPr>
        </w:rPrChange>
      </w:rPr>
      <w:pPrChange w:id="143" w:author="Grummons, Roberta" w:date="2026-09-25T21:09:00Z" w16du:dateUtc="2026-09-26T01:09:00Z">
        <w:pPr>
          <w:pStyle w:val="Footer"/>
        </w:pPr>
      </w:pPrChange>
    </w:pPr>
    <w:del w:id="144" w:author="Grummons, Roberta" w:date="2026-09-25T21:09:00Z" w16du:dateUtc="2026-09-26T01:09:00Z">
      <w:r w:rsidRPr="000A18E7">
        <w:rPr>
          <w:sz w:val="18"/>
          <w:szCs w:val="18"/>
        </w:rPr>
        <w:delText>Updated 8/2012</w:delText>
      </w:r>
      <w:r w:rsidRPr="000A18E7">
        <w:rPr>
          <w:sz w:val="18"/>
          <w:szCs w:val="18"/>
        </w:rPr>
        <w:ptab w:relativeTo="margin" w:alignment="center" w:leader="none"/>
      </w:r>
      <w:r w:rsidRPr="000A18E7">
        <w:rPr>
          <w:sz w:val="18"/>
          <w:szCs w:val="18"/>
        </w:rPr>
        <w:delText>Recording Secretary Job Description</w:delText>
      </w:r>
      <w:r w:rsidRPr="000A18E7">
        <w:rPr>
          <w:sz w:val="18"/>
          <w:szCs w:val="18"/>
        </w:rPr>
        <w:ptab w:relativeTo="margin" w:alignment="right" w:leader="none"/>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6A9575" w14:textId="77777777" w:rsidR="005906D4" w:rsidRDefault="005906D4" w:rsidP="00866CF0">
      <w:pPr>
        <w:spacing w:after="0" w:line="240" w:lineRule="auto"/>
        <w:pPrChange w:id="2" w:author="Grummons, Roberta" w:date="2026-09-25T21:09:00Z" w16du:dateUtc="2026-09-26T01:09:00Z">
          <w:pPr/>
        </w:pPrChange>
      </w:pPr>
      <w:r>
        <w:separator/>
      </w:r>
    </w:p>
  </w:footnote>
  <w:footnote w:type="continuationSeparator" w:id="0">
    <w:p w14:paraId="1E044AD2" w14:textId="77777777" w:rsidR="005906D4" w:rsidRDefault="005906D4" w:rsidP="00866CF0">
      <w:pPr>
        <w:spacing w:after="0" w:line="240" w:lineRule="auto"/>
        <w:pPrChange w:id="3" w:author="Grummons, Roberta" w:date="2026-09-25T21:09:00Z" w16du:dateUtc="2026-09-26T01:0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C8C3F" w14:textId="77777777" w:rsidR="00C73B36" w:rsidRDefault="00C73B36">
    <w:pPr>
      <w:pStyle w:val="HeaderChar"/>
      <w:pPrChange w:id="141" w:author="Grummons, Roberta" w:date="2026-09-25T21:09:00Z" w16du:dateUtc="2026-09-26T01:09: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6964B0"/>
    <w:multiLevelType w:val="hybridMultilevel"/>
    <w:tmpl w:val="9104E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BD6350"/>
    <w:multiLevelType w:val="hybridMultilevel"/>
    <w:tmpl w:val="24900E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1101998">
    <w:abstractNumId w:val="0"/>
  </w:num>
  <w:num w:numId="2" w16cid:durableId="186405517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71E"/>
    <w:rsid w:val="000538C0"/>
    <w:rsid w:val="000A18E7"/>
    <w:rsid w:val="000B5D47"/>
    <w:rsid w:val="001668AA"/>
    <w:rsid w:val="0018137E"/>
    <w:rsid w:val="0019096A"/>
    <w:rsid w:val="001A3B40"/>
    <w:rsid w:val="001B642B"/>
    <w:rsid w:val="001F220F"/>
    <w:rsid w:val="00351B20"/>
    <w:rsid w:val="00357C0E"/>
    <w:rsid w:val="003A6447"/>
    <w:rsid w:val="003B5C01"/>
    <w:rsid w:val="003C54F8"/>
    <w:rsid w:val="004035EF"/>
    <w:rsid w:val="004653CE"/>
    <w:rsid w:val="00496C2F"/>
    <w:rsid w:val="004E02E2"/>
    <w:rsid w:val="005906D4"/>
    <w:rsid w:val="006513B7"/>
    <w:rsid w:val="006A63B6"/>
    <w:rsid w:val="006E0A6C"/>
    <w:rsid w:val="006F2FA7"/>
    <w:rsid w:val="00700181"/>
    <w:rsid w:val="0071571E"/>
    <w:rsid w:val="007279F6"/>
    <w:rsid w:val="007A779B"/>
    <w:rsid w:val="007B24E9"/>
    <w:rsid w:val="007B5311"/>
    <w:rsid w:val="007E1040"/>
    <w:rsid w:val="007F12B0"/>
    <w:rsid w:val="00866CF0"/>
    <w:rsid w:val="008A4C15"/>
    <w:rsid w:val="009372D8"/>
    <w:rsid w:val="009412DD"/>
    <w:rsid w:val="00AA3988"/>
    <w:rsid w:val="00AF20A5"/>
    <w:rsid w:val="00B4605C"/>
    <w:rsid w:val="00B572F1"/>
    <w:rsid w:val="00B650AD"/>
    <w:rsid w:val="00C37DA4"/>
    <w:rsid w:val="00C73B36"/>
    <w:rsid w:val="00C808E4"/>
    <w:rsid w:val="00D41C63"/>
    <w:rsid w:val="00DE3B47"/>
    <w:rsid w:val="00DE604E"/>
    <w:rsid w:val="00E15A16"/>
    <w:rsid w:val="00F77124"/>
    <w:rsid w:val="00FB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DDDF3"/>
  <w15:docId w15:val="{94A43F20-C756-4A6E-9B3C-1C5D21F4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Change w:id="0" w:author="Grummons, Roberta" w:date="2026-09-25T21:09:00Z">
        <w:pPr/>
      </w:pPrChange>
    </w:pPr>
    <w:rPr>
      <w:rFonts w:asciiTheme="minorHAnsi" w:eastAsiaTheme="minorHAnsi" w:hAnsiTheme="minorHAnsi" w:cstheme="minorBidi"/>
      <w:sz w:val="22"/>
      <w:szCs w:val="22"/>
      <w:rPrChange w:id="0" w:author="Grummons, Roberta" w:date="2026-09-25T21:09:00Z">
        <w:rPr>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7DA4"/>
    <w:pPr>
      <w:tabs>
        <w:tab w:val="center" w:pos="4680"/>
        <w:tab w:val="right" w:pos="9360"/>
      </w:tabs>
    </w:pPr>
  </w:style>
  <w:style w:type="character" w:customStyle="1" w:styleId="HeaderChar">
    <w:name w:val="Header Char"/>
    <w:basedOn w:val="DefaultParagraphFont"/>
    <w:link w:val="Header"/>
    <w:uiPriority w:val="99"/>
    <w:rsid w:val="00C37DA4"/>
    <w:rPr>
      <w:sz w:val="24"/>
      <w:szCs w:val="24"/>
    </w:rPr>
  </w:style>
  <w:style w:type="paragraph" w:styleId="Footer">
    <w:name w:val="footer"/>
    <w:basedOn w:val="Normal"/>
    <w:link w:val="FooterChar"/>
    <w:uiPriority w:val="99"/>
    <w:unhideWhenUsed/>
    <w:rsid w:val="00C37DA4"/>
    <w:pPr>
      <w:tabs>
        <w:tab w:val="center" w:pos="4680"/>
        <w:tab w:val="right" w:pos="9360"/>
      </w:tabs>
    </w:pPr>
  </w:style>
  <w:style w:type="character" w:customStyle="1" w:styleId="FooterChar">
    <w:name w:val="Footer Char"/>
    <w:basedOn w:val="DefaultParagraphFont"/>
    <w:link w:val="Footer"/>
    <w:uiPriority w:val="99"/>
    <w:rsid w:val="00C37DA4"/>
    <w:rPr>
      <w:sz w:val="24"/>
      <w:szCs w:val="24"/>
    </w:rPr>
  </w:style>
  <w:style w:type="paragraph" w:styleId="ListParagraph">
    <w:name w:val="List Paragraph"/>
    <w:basedOn w:val="Normal"/>
    <w:uiPriority w:val="34"/>
    <w:qFormat/>
    <w:rsid w:val="003A6447"/>
    <w:pPr>
      <w:ind w:left="720"/>
      <w:contextualSpacing/>
      <w:pPrChange w:id="1" w:author="Grummons, Roberta" w:date="2026-09-25T21:09:00Z">
        <w:pPr>
          <w:spacing w:after="160" w:line="259" w:lineRule="auto"/>
          <w:ind w:left="720"/>
          <w:contextualSpacing/>
        </w:pPr>
      </w:pPrChange>
    </w:pPr>
    <w:rPr>
      <w:rPrChange w:id="1" w:author="Grummons, Roberta" w:date="2026-09-25T21:09:00Z">
        <w:rPr>
          <w:rFonts w:asciiTheme="minorHAnsi" w:eastAsiaTheme="minorHAnsi" w:hAnsiTheme="minorHAnsi" w:cstheme="minorBidi"/>
          <w:sz w:val="22"/>
          <w:szCs w:val="2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Eileen Hammond</dc:creator>
  <cp:lastModifiedBy>Arthur Souza Rodrigues</cp:lastModifiedBy>
  <cp:revision>1</cp:revision>
  <dcterms:created xsi:type="dcterms:W3CDTF">2024-06-01T19:40:00Z</dcterms:created>
  <dcterms:modified xsi:type="dcterms:W3CDTF">2026-09-26T01:09:00Z</dcterms:modified>
</cp:coreProperties>
</file>