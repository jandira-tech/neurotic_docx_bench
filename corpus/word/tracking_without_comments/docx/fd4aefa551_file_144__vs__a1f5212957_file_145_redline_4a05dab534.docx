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C7A839" w14:textId="77777777" w:rsidR="00035504" w:rsidRDefault="00035504">
      <w:pPr>
        <w:rPr>
          <w:rFonts w:ascii="Arial" w:hAnsi="Arial"/>
          <w:b/>
          <w:i/>
          <w:sz w:val="24"/>
          <w:rPrChange w:id="0" w:author="Arthur Souza Rodrigues" w:date="2026-07-10T21:49:00Z" w16du:dateUtc="2026-07-11T01:49:00Z"/>
        </w:rPr>
        <w:pPrChange w:id="1" w:author="Arthur Souza Rodrigues" w:date="2026-07-10T21:49:00Z" w16du:dateUtc="2026-07-11T01:49:00Z">
          <w:pPr>
            <w:jc w:val="both"/>
          </w:pPr>
        </w:pPrChange>
      </w:pPr>
      <w:r>
        <w:rPr>
          <w:rFonts w:ascii="Arial" w:hAnsi="Arial"/>
          <w:b/>
          <w:i/>
          <w:sz w:val="24"/>
          <w:rPrChange w:id="2" w:author="Arthur Souza Rodrigues" w:date="2026-07-10T21:49:00Z" w16du:dateUtc="2026-07-11T01:49:00Z"/>
        </w:rPr>
        <w:t>file_</w:t>
      </w:r>
      <w:ins w:id="3" w:author="Arthur Souza Rodrigues" w:date="2026-07-10T21:49:00Z" w16du:dateUtc="2026-07-11T01:49:00Z">
        <w:r>
          <w:rPr>
            <w:rFonts w:ascii="Arial" w:hAnsi="Arial" w:cs="Arial"/>
            <w:b/>
            <w:bCs/>
            <w:i/>
            <w:iCs/>
            <w:sz w:val="24"/>
            <w:szCs w:val="24"/>
          </w:rPr>
          <w:t>145</w:t>
        </w:r>
      </w:ins>
      <w:del w:id="4" w:author="Arthur Souza Rodrigues" w:date="2026-07-10T21:49:00Z" w16du:dateUtc="2026-07-11T01:49:00Z">
        <w:r>
          <w:delText>144</w:delText>
        </w:r>
      </w:del>
      <w:r>
        <w:rPr>
          <w:rFonts w:ascii="Arial" w:hAnsi="Arial"/>
          <w:b/>
          <w:i/>
          <w:sz w:val="24"/>
          <w:rPrChange w:id="5" w:author="Arthur Souza Rodrigues" w:date="2026-07-10T21:49:00Z" w16du:dateUtc="2026-07-11T01:49:00Z"/>
        </w:rPr>
        <w:t>.docx</w:t>
      </w:r>
    </w:p>
    <w:p w14:paraId="2AD933CF" w14:textId="6F83B51A" w:rsidR="00382A54" w:rsidRDefault="008227CB">
      <w:pPr>
        <w:pPrChange w:id="6" w:author="Arthur Souza Rodrigues" w:date="2026-07-10T21:49:00Z" w16du:dateUtc="2026-07-11T01:49:00Z">
          <w:pPr>
            <w:jc w:val="both"/>
          </w:pPr>
        </w:pPrChange>
      </w:pPr>
      <w:ins w:id="7" w:author="Arthur Souza Rodrigues" w:date="2026-07-10T21:49:00Z" w16du:dateUtc="2026-07-11T01:49:00Z">
        <w:r>
          <w:rPr>
            <w:rFonts w:ascii="Arial" w:hAnsi="Arial" w:cs="Arial"/>
            <w:b/>
            <w:bCs/>
            <w:i/>
            <w:iCs/>
            <w:sz w:val="24"/>
            <w:szCs w:val="24"/>
          </w:rPr>
          <w:t>Heading 4 Right Italic</w:t>
        </w:r>
      </w:ins>
      <w:del w:id="8" w:author="Arthur Souza Rodrigues" w:date="2026-07-10T21:49:00Z" w16du:dateUtc="2026-07-11T01:49:00Z">
        <w:r>
          <w:delText>Justify Alignment</w:delText>
        </w:r>
      </w:del>
      <w:r>
        <w:rPr>
          <w:rFonts w:ascii="Arial" w:hAnsi="Arial"/>
          <w:b/>
          <w:i/>
          <w:sz w:val="24"/>
          <w:rPrChange w:id="9" w:author="Arthur Souza Rodrigues" w:date="2026-07-10T21:49:00Z" w16du:dateUtc="2026-07-11T01:49:00Z"/>
        </w:rPr>
        <w:t xml:space="preserve"> Demo</w:t>
      </w:r>
    </w:p>
    <w:p w14:paraId="0A3A98EA" w14:textId="77777777" w:rsidR="005336DB" w:rsidRDefault="008227CB">
      <w:pPr>
        <w:spacing w:before="280" w:after="80" w:line="240" w:lineRule="auto"/>
        <w:rPr>
          <w:ins w:id="10" w:author="Arthur Souza Rodrigues" w:date="2026-07-10T21:49:00Z" w16du:dateUtc="2026-07-11T01:49:00Z"/>
        </w:rPr>
      </w:pPr>
      <w:ins w:id="11" w:author="Arthur Souza Rodrigues" w:date="2026-07-10T21:49:00Z" w16du:dateUtc="2026-07-11T01:49:00Z">
        <w:r>
          <w:rPr>
            <w:rFonts w:ascii="Arial" w:hAnsi="Arial" w:cs="Arial"/>
            <w:b/>
            <w:bCs/>
            <w:i/>
            <w:iCs/>
            <w:sz w:val="24"/>
            <w:szCs w:val="24"/>
          </w:rPr>
          <w:t>Heading 4 style with right alignment and italic formatting.</w:t>
        </w:r>
      </w:ins>
    </w:p>
    <w:p w14:paraId="69A55AF2" w14:textId="77777777" w:rsidR="00382A54" w:rsidRDefault="008227CB">
      <w:pPr>
        <w:spacing w:before="280" w:after="80" w:line="240" w:lineRule="auto"/>
        <w:pPrChange w:id="12" w:author="Arthur Souza Rodrigues" w:date="2026-07-10T21:49:00Z" w16du:dateUtc="2026-07-11T01:49:00Z">
          <w:pPr>
            <w:jc w:val="both"/>
          </w:pPr>
        </w:pPrChange>
      </w:pPr>
      <w:ins w:id="13" w:author="Arthur Souza Rodrigues" w:date="2026-07-10T21:49:00Z" w16du:dateUtc="2026-07-11T01:49:00Z">
        <w:r>
          <w:rPr>
            <w:rFonts w:ascii="Arial" w:hAnsi="Arial" w:cs="Arial"/>
            <w:b/>
            <w:bCs/>
            <w:i/>
            <w:iCs/>
            <w:sz w:val="24"/>
            <w:szCs w:val="24"/>
          </w:rPr>
          <w:t>This creates unique stylized subheadings for document sections.</w:t>
        </w:r>
      </w:ins>
      <w:del w:id="14" w:author="Arthur Souza Rodrigues" w:date="2026-07-10T21:49:00Z" w16du:dateUtc="2026-07-11T01:49:00Z">
        <w:r>
          <w:delText>This document demonstrates justified text alignment which spreads text evenly across the full width of the line, creating clean left and right edges that are perfect for formal documents and publications.</w:delText>
        </w:r>
      </w:del>
    </w:p>
    <w:sectPr w:rsidR="00382A5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rthur Souza Rodrigues">
    <w15:presenceInfo w15:providerId="Windows Live" w15:userId="64237819185fbba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82A54"/>
    <w:rsid w:val="00035504"/>
    <w:rsid w:val="00382A54"/>
    <w:rsid w:val="00440DB8"/>
    <w:rsid w:val="005336DB"/>
    <w:rsid w:val="006D6F5F"/>
    <w:rsid w:val="00B13F22"/>
    <w:rsid w:val="00D53F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AE2040"/>
  <w15:docId w15:val="{F296E369-8648-7B48-B4F2-08CFB29D1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imes New Roman" w:hAnsi="Calibri" w:cs="Times New Roman"/>
        <w:sz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332</Characters>
  <Application>Microsoft Office Word</Application>
  <DocSecurity>0</DocSecurity>
  <Lines>2</Lines>
  <Paragraphs>1</Paragraphs>
  <ScaleCrop>false</ScaleCrop>
  <Company/>
  <LinksUpToDate>false</LinksUpToDate>
  <CharactersWithSpaces>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EigenPal DOCX Editor</dc:creator>
  <cp:lastModifiedBy>Arthur Souza Rodrigues</cp:lastModifiedBy>
  <cp:revision>1</cp:revision>
  <dcterms:created xsi:type="dcterms:W3CDTF">2026-05-14T16:50:00Z</dcterms:created>
  <dcterms:modified xsi:type="dcterms:W3CDTF">2026-07-11T01:49:00Z</dcterms:modified>
</cp:coreProperties>
</file>