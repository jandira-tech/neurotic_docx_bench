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370CF6" w14:textId="77777777" w:rsidR="00913EE5" w:rsidRDefault="00913EE5">
      <w:pPr>
        <w:rPr>
          <w:rFonts w:ascii="Arial" w:hAnsi="Arial"/>
          <w:b/>
          <w:sz w:val="52"/>
          <w:rPrChange w:id="0" w:author="Arthur Souza Rodrigues" w:date="2026-07-10T21:45:00Z" w16du:dateUtc="2026-07-11T01:45:00Z"/>
        </w:rPr>
      </w:pPr>
      <w:r>
        <w:rPr>
          <w:rFonts w:ascii="Arial" w:hAnsi="Arial"/>
          <w:b/>
          <w:sz w:val="52"/>
          <w:rPrChange w:id="1" w:author="Arthur Souza Rodrigues" w:date="2026-07-10T21:45:00Z" w16du:dateUtc="2026-07-11T01:45:00Z"/>
        </w:rPr>
        <w:t>file_</w:t>
      </w:r>
      <w:ins w:id="2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81</w:t>
        </w:r>
      </w:ins>
      <w:del w:id="3" w:author="Arthur Souza Rodrigues" w:date="2026-07-10T21:45:00Z" w16du:dateUtc="2026-07-11T01:45:00Z">
        <w:r>
          <w:delText>80</w:delText>
        </w:r>
      </w:del>
      <w:r>
        <w:rPr>
          <w:rFonts w:ascii="Arial" w:hAnsi="Arial"/>
          <w:b/>
          <w:sz w:val="52"/>
          <w:rPrChange w:id="4" w:author="Arthur Souza Rodrigues" w:date="2026-07-10T21:45:00Z" w16du:dateUtc="2026-07-11T01:45:00Z"/>
        </w:rPr>
        <w:t>.docx</w:t>
      </w:r>
    </w:p>
    <w:p w14:paraId="3B6E7562" w14:textId="6F1E65DF" w:rsidR="00A32D2F" w:rsidRDefault="00E23919">
      <w:ins w:id="5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Title Style</w:t>
        </w:r>
      </w:ins>
      <w:del w:id="6" w:author="Arthur Souza Rodrigues" w:date="2026-07-10T21:45:00Z" w16du:dateUtc="2026-07-11T01:45:00Z">
        <w:r>
          <w:delText>Right Alignment</w:delText>
        </w:r>
      </w:del>
      <w:r>
        <w:rPr>
          <w:rFonts w:ascii="Arial" w:hAnsi="Arial"/>
          <w:b/>
          <w:sz w:val="52"/>
          <w:rPrChange w:id="7" w:author="Arthur Souza Rodrigues" w:date="2026-07-10T21:45:00Z" w16du:dateUtc="2026-07-11T01:45:00Z"/>
        </w:rPr>
        <w:t xml:space="preserve"> Demo</w:t>
      </w:r>
    </w:p>
    <w:p w14:paraId="179A0280" w14:textId="77777777" w:rsidR="00A32D2F" w:rsidRDefault="00E23919">
      <w:pPr>
        <w:spacing w:line="240" w:lineRule="auto"/>
        <w:pPrChange w:id="8" w:author="Arthur Souza Rodrigues" w:date="2026-07-10T21:45:00Z" w16du:dateUtc="2026-07-11T01:45:00Z"/>
      </w:pPr>
      <w:r>
        <w:rPr>
          <w:rFonts w:ascii="Arial" w:hAnsi="Arial"/>
          <w:b/>
          <w:sz w:val="52"/>
          <w:rPrChange w:id="9" w:author="Arthur Souza Rodrigues" w:date="2026-07-10T21:45:00Z" w16du:dateUtc="2026-07-11T01:45:00Z"/>
        </w:rPr>
        <w:t xml:space="preserve">This document demonstrates </w:t>
      </w:r>
      <w:ins w:id="10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the Title paragraph style</w:t>
        </w:r>
      </w:ins>
      <w:del w:id="11" w:author="Arthur Souza Rodrigues" w:date="2026-07-10T21:45:00Z" w16du:dateUtc="2026-07-11T01:45:00Z">
        <w:r>
          <w:delText>right text alignment</w:delText>
        </w:r>
      </w:del>
      <w:r>
        <w:rPr>
          <w:rFonts w:ascii="Arial" w:hAnsi="Arial"/>
          <w:b/>
          <w:sz w:val="52"/>
          <w:rPrChange w:id="12" w:author="Arthur Souza Rodrigues" w:date="2026-07-10T21:45:00Z" w16du:dateUtc="2026-07-11T01:45:00Z"/>
        </w:rPr>
        <w:t>.</w:t>
      </w:r>
    </w:p>
    <w:p w14:paraId="0A5EB06F" w14:textId="77777777" w:rsidR="00A32D2F" w:rsidRDefault="00E23919">
      <w:pPr>
        <w:spacing w:line="240" w:lineRule="auto"/>
        <w:pPrChange w:id="13" w:author="Arthur Souza Rodrigues" w:date="2026-07-10T21:45:00Z" w16du:dateUtc="2026-07-11T01:45:00Z"/>
      </w:pPr>
      <w:ins w:id="14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Title style creates a visually prominent</w:t>
        </w:r>
      </w:ins>
      <w:del w:id="15" w:author="Arthur Souza Rodrigues" w:date="2026-07-10T21:45:00Z" w16du:dateUtc="2026-07-11T01:45:00Z">
        <w:r>
          <w:delText>All text in this</w:delText>
        </w:r>
      </w:del>
      <w:r>
        <w:rPr>
          <w:rFonts w:ascii="Arial" w:hAnsi="Arial"/>
          <w:b/>
          <w:sz w:val="52"/>
          <w:rPrChange w:id="16" w:author="Arthur Souza Rodrigues" w:date="2026-07-10T21:45:00Z" w16du:dateUtc="2026-07-11T01:45:00Z"/>
        </w:rPr>
        <w:t xml:space="preserve"> document </w:t>
      </w:r>
      <w:ins w:id="17" w:author="Arthur Souza Rodrigues" w:date="2026-07-10T21:45:00Z" w16du:dateUtc="2026-07-11T01:45:00Z">
        <w:r>
          <w:rPr>
            <w:rFonts w:ascii="Arial" w:hAnsi="Arial" w:cs="Arial"/>
            <w:b/>
            <w:bCs/>
            <w:sz w:val="52"/>
            <w:szCs w:val="52"/>
          </w:rPr>
          <w:t>heading</w:t>
        </w:r>
      </w:ins>
      <w:del w:id="18" w:author="Arthur Souza Rodrigues" w:date="2026-07-10T21:45:00Z" w16du:dateUtc="2026-07-11T01:45:00Z">
        <w:r>
          <w:delText>is aligned to the right margin</w:delText>
        </w:r>
      </w:del>
      <w:r>
        <w:rPr>
          <w:rFonts w:ascii="Arial" w:hAnsi="Arial"/>
          <w:b/>
          <w:sz w:val="52"/>
          <w:rPrChange w:id="19" w:author="Arthur Souza Rodrigues" w:date="2026-07-10T21:45:00Z" w16du:dateUtc="2026-07-11T01:45:00Z"/>
        </w:rPr>
        <w:t>.</w:t>
      </w:r>
    </w:p>
    <w:sectPr w:rsidR="00A32D2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D2F"/>
    <w:rsid w:val="00473771"/>
    <w:rsid w:val="00913EE5"/>
    <w:rsid w:val="009A46EA"/>
    <w:rsid w:val="00A32D2F"/>
    <w:rsid w:val="00B300F0"/>
    <w:rsid w:val="00CD07B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8E78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2026-07-11T01:45:00Z</dcterms:modified>
</cp:coreProperties>
</file>