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01EA68" w14:textId="77777777" w:rsidR="00265DDA" w:rsidRDefault="00B84302">
      <w:r>
        <w:rPr>
          <w:color w:val="C00000"/>
          <w:rPrChange w:id="0" w:author="Comparison" w:date="2026-07-05T01:08:00Z" w16du:dateUtc="2026-07-05T05:08:00Z">
            <w:rPr>
              <w:color w:val="00B0F0"/>
            </w:rPr>
          </w:rPrChange>
        </w:rPr>
        <w:t xml:space="preserve">Font Color </w:t>
      </w:r>
      <w:del w:id="1" w:author="Comparison" w:date="2026-07-05T01:08:00Z" w16du:dateUtc="2026-07-05T05:08:00Z">
        <w:r>
          <w:rPr>
            <w:color w:val="00B0F0"/>
          </w:rPr>
          <w:delText xml:space="preserve">Blue </w:delText>
        </w:r>
      </w:del>
      <w:r>
        <w:rPr>
          <w:color w:val="C00000"/>
          <w:rPrChange w:id="2" w:author="Comparison" w:date="2026-07-05T01:08:00Z" w16du:dateUtc="2026-07-05T05:08:00Z">
            <w:rPr>
              <w:color w:val="00B0F0"/>
            </w:rPr>
          </w:rPrChange>
        </w:rPr>
        <w:t>Demo</w:t>
      </w:r>
    </w:p>
    <w:p w14:paraId="75C9A125" w14:textId="77777777" w:rsidR="00265DDA" w:rsidRDefault="00B84302">
      <w:ins w:id="3" w:author="Comparison" w:date="2026-07-05T01:08:00Z" w16du:dateUtc="2026-07-05T05:08:00Z">
        <w:r>
          <w:rPr>
            <w:color w:val="C00000"/>
          </w:rPr>
          <w:t>Demonstrating</w:t>
        </w:r>
      </w:ins>
      <w:del w:id="4" w:author="Comparison" w:date="2026-07-05T01:08:00Z" w16du:dateUtc="2026-07-05T05:08:00Z">
        <w:r>
          <w:rPr>
            <w:color w:val="00B0F0"/>
          </w:rPr>
          <w:delText>This document demonstrates blue</w:delText>
        </w:r>
      </w:del>
      <w:r>
        <w:rPr>
          <w:color w:val="C00000"/>
          <w:rPrChange w:id="5" w:author="Comparison" w:date="2026-07-05T01:08:00Z" w16du:dateUtc="2026-07-05T05:08:00Z">
            <w:rPr>
              <w:color w:val="00B0F0"/>
            </w:rPr>
          </w:rPrChange>
        </w:rPr>
        <w:t xml:space="preserve"> font color</w:t>
      </w:r>
      <w:ins w:id="6" w:author="Comparison" w:date="2026-07-05T01:08:00Z" w16du:dateUtc="2026-07-05T05:08:00Z">
        <w:r>
          <w:rPr>
            <w:color w:val="C00000"/>
          </w:rPr>
          <w:t xml:space="preserve"> changes</w:t>
        </w:r>
      </w:ins>
      <w:r>
        <w:rPr>
          <w:color w:val="C00000"/>
          <w:rPrChange w:id="7" w:author="Comparison" w:date="2026-07-05T01:08:00Z" w16du:dateUtc="2026-07-05T05:08:00Z">
            <w:rPr>
              <w:color w:val="00B0F0"/>
            </w:rPr>
          </w:rPrChange>
        </w:rPr>
        <w:t>.</w:t>
      </w:r>
    </w:p>
    <w:p w14:paraId="17FC8442" w14:textId="77777777" w:rsidR="00265DDA" w:rsidRDefault="00B84302">
      <w:ins w:id="8" w:author="Comparison" w:date="2026-07-05T01:08:00Z" w16du:dateUtc="2026-07-05T05:08:00Z">
        <w:r>
          <w:rPr>
            <w:color w:val="C00000"/>
          </w:rPr>
          <w:t>This</w:t>
        </w:r>
      </w:ins>
      <w:del w:id="9" w:author="Comparison" w:date="2026-07-05T01:08:00Z" w16du:dateUtc="2026-07-05T05:08:00Z">
        <w:r>
          <w:rPr>
            <w:color w:val="00B0F0"/>
          </w:rPr>
          <w:delText>Blue</w:delText>
        </w:r>
      </w:del>
      <w:r>
        <w:rPr>
          <w:color w:val="C00000"/>
          <w:rPrChange w:id="10" w:author="Comparison" w:date="2026-07-05T01:08:00Z" w16du:dateUtc="2026-07-05T05:08:00Z">
            <w:rPr>
              <w:color w:val="00B0F0"/>
            </w:rPr>
          </w:rPrChange>
        </w:rPr>
        <w:t xml:space="preserve"> text is </w:t>
      </w:r>
      <w:ins w:id="11" w:author="Comparison" w:date="2026-07-05T01:08:00Z" w16du:dateUtc="2026-07-05T05:08:00Z">
        <w:r>
          <w:rPr>
            <w:color w:val="C00000"/>
          </w:rPr>
          <w:t>in red color</w:t>
        </w:r>
      </w:ins>
      <w:del w:id="12" w:author="Comparison" w:date="2026-07-05T01:08:00Z" w16du:dateUtc="2026-07-05T05:08:00Z">
        <w:r>
          <w:rPr>
            <w:color w:val="00B0F0"/>
          </w:rPr>
          <w:delText>commonly used for links and headings</w:delText>
        </w:r>
      </w:del>
      <w:r>
        <w:rPr>
          <w:color w:val="C00000"/>
          <w:rPrChange w:id="13" w:author="Comparison" w:date="2026-07-05T01:08:00Z" w16du:dateUtc="2026-07-05T05:08:00Z">
            <w:rPr>
              <w:color w:val="00B0F0"/>
            </w:rPr>
          </w:rPrChange>
        </w:rPr>
        <w:t>.</w:t>
      </w:r>
    </w:p>
    <w:sectPr w:rsidR="00265DD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5DDA"/>
    <w:rsid w:val="00265DDA"/>
    <w:rsid w:val="00881496"/>
    <w:rsid w:val="00B37A4C"/>
    <w:rsid w:val="00B84302"/>
    <w:rsid w:val="00D03165"/>
    <w:rsid w:val="00E87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2026-05-14T16:55:00Z</dcterms:created>
  <dcterms:modified xsi:type="dcterms:W3CDTF">2026-07-05T05:08:00Z</dcterms:modified>
</cp:coreProperties>
</file>