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4E1D9D" w14:textId="77777777" w:rsidR="00DC6619" w:rsidRPr="00854C26" w:rsidRDefault="00854C26" w:rsidP="0061350B">
      <w:pPr>
        <w:spacing w:before="360" w:after="240" w:line="240" w:lineRule="auto"/>
        <w:jc w:val="center"/>
        <w:rPr>
          <w:ins w:id="4" w:author="Pribil-Kövesdy Döníz" w:date="2026-09-22T13:04:00Z" w16du:dateUtc="2026-09-22T17:04:00Z"/>
          <w:rFonts w:cstheme="minorHAnsi"/>
          <w:b/>
          <w:smallCaps/>
          <w:sz w:val="32"/>
          <w:szCs w:val="32"/>
        </w:rPr>
      </w:pPr>
      <w:ins w:id="5" w:author="Pribil-Kövesdy Döníz" w:date="2026-09-22T13:04:00Z" w16du:dateUtc="2026-09-22T17:04: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63D2D1D2" w14:textId="77777777" w:rsidR="00854C26" w:rsidRPr="00854C26" w:rsidRDefault="00854C26" w:rsidP="0061350B">
      <w:pPr>
        <w:spacing w:before="360" w:after="300" w:line="240" w:lineRule="auto"/>
        <w:rPr>
          <w:ins w:id="6" w:author="Pribil-Kövesdy Döníz" w:date="2026-09-22T13:04:00Z" w16du:dateUtc="2026-09-22T17:04:00Z"/>
          <w:sz w:val="28"/>
          <w:szCs w:val="28"/>
        </w:rPr>
      </w:pPr>
      <w:ins w:id="7" w:author="Pribil-Kövesdy Döníz" w:date="2026-09-22T13:04:00Z" w16du:dateUtc="2026-09-22T17:04: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1"/>
        <w:gridCol w:w="11213"/>
      </w:tblGrid>
      <w:tr w:rsidR="00854C26" w14:paraId="30F23BE3" w14:textId="77777777" w:rsidTr="00AD06DF">
        <w:trPr>
          <w:ins w:id="8" w:author="Pribil-Kövesdy Döníz" w:date="2026-09-22T13:04:00Z" w16du:dateUtc="2026-09-22T17:04:00Z"/>
        </w:trPr>
        <w:tc>
          <w:tcPr>
            <w:tcW w:w="2802" w:type="dxa"/>
          </w:tcPr>
          <w:p w14:paraId="29C85190" w14:textId="77777777" w:rsidR="00854C26" w:rsidRDefault="00854C26" w:rsidP="00391C9E">
            <w:pPr>
              <w:rPr>
                <w:ins w:id="9" w:author="Pribil-Kövesdy Döníz" w:date="2026-09-22T13:04:00Z" w16du:dateUtc="2026-09-22T17:04:00Z"/>
              </w:rPr>
            </w:pPr>
            <w:ins w:id="10" w:author="Pribil-Kövesdy Döníz" w:date="2026-09-22T13:04:00Z" w16du:dateUtc="2026-09-22T17:04:00Z">
              <w:r>
                <w:t>Név</w:t>
              </w:r>
            </w:ins>
          </w:p>
        </w:tc>
        <w:tc>
          <w:tcPr>
            <w:tcW w:w="11340" w:type="dxa"/>
          </w:tcPr>
          <w:p w14:paraId="04EDC6DA" w14:textId="77777777" w:rsidR="00854C26" w:rsidRDefault="00854C26" w:rsidP="00391C9E">
            <w:pPr>
              <w:rPr>
                <w:ins w:id="11" w:author="Pribil-Kövesdy Döníz" w:date="2026-09-22T13:04:00Z" w16du:dateUtc="2026-09-22T17:04:00Z"/>
              </w:rPr>
            </w:pPr>
          </w:p>
        </w:tc>
      </w:tr>
      <w:tr w:rsidR="00854C26" w14:paraId="75CCED89" w14:textId="77777777" w:rsidTr="00AD06DF">
        <w:trPr>
          <w:ins w:id="12" w:author="Pribil-Kövesdy Döníz" w:date="2026-09-22T13:04:00Z" w16du:dateUtc="2026-09-22T17:04:00Z"/>
        </w:trPr>
        <w:tc>
          <w:tcPr>
            <w:tcW w:w="2802" w:type="dxa"/>
          </w:tcPr>
          <w:p w14:paraId="57F05120" w14:textId="77777777" w:rsidR="00854C26" w:rsidRDefault="00F520F7" w:rsidP="00F520F7">
            <w:pPr>
              <w:rPr>
                <w:ins w:id="13" w:author="Pribil-Kövesdy Döníz" w:date="2026-09-22T13:04:00Z" w16du:dateUtc="2026-09-22T17:04:00Z"/>
              </w:rPr>
            </w:pPr>
            <w:ins w:id="14" w:author="Pribil-Kövesdy Döníz" w:date="2026-09-22T13:04:00Z" w16du:dateUtc="2026-09-22T17:04:00Z">
              <w:r>
                <w:t>B</w:t>
              </w:r>
              <w:r w:rsidR="00854C26">
                <w:t>eosztás</w:t>
              </w:r>
            </w:ins>
          </w:p>
        </w:tc>
        <w:tc>
          <w:tcPr>
            <w:tcW w:w="11340" w:type="dxa"/>
          </w:tcPr>
          <w:p w14:paraId="3965146A" w14:textId="77777777" w:rsidR="00854C26" w:rsidRDefault="00854C26" w:rsidP="00391C9E">
            <w:pPr>
              <w:rPr>
                <w:ins w:id="15" w:author="Pribil-Kövesdy Döníz" w:date="2026-09-22T13:04:00Z" w16du:dateUtc="2026-09-22T17:04:00Z"/>
              </w:rPr>
            </w:pPr>
          </w:p>
        </w:tc>
      </w:tr>
    </w:tbl>
    <w:p w14:paraId="51C1A877" w14:textId="77777777" w:rsidR="00854C26" w:rsidRPr="00854C26" w:rsidRDefault="00854C26" w:rsidP="0061350B">
      <w:pPr>
        <w:spacing w:before="360" w:line="240" w:lineRule="auto"/>
        <w:rPr>
          <w:ins w:id="16" w:author="Pribil-Kövesdy Döníz" w:date="2026-09-22T13:04:00Z" w16du:dateUtc="2026-09-22T17:04:00Z"/>
          <w:sz w:val="28"/>
          <w:szCs w:val="28"/>
        </w:rPr>
      </w:pPr>
      <w:ins w:id="17" w:author="Pribil-Kövesdy Döníz" w:date="2026-09-22T13:04:00Z" w16du:dateUtc="2026-09-22T17:04: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7A33854B" w14:textId="77777777" w:rsidTr="0061350B">
        <w:trPr>
          <w:trHeight w:val="1168"/>
          <w:ins w:id="18" w:author="Pribil-Kövesdy Döníz" w:date="2026-09-22T13:04:00Z" w16du:dateUtc="2026-09-22T17:04:00Z"/>
        </w:trPr>
        <w:tc>
          <w:tcPr>
            <w:tcW w:w="2802" w:type="dxa"/>
          </w:tcPr>
          <w:p w14:paraId="0D68B546" w14:textId="77777777" w:rsidR="00854C26" w:rsidRDefault="00A236F9" w:rsidP="00391C9E">
            <w:pPr>
              <w:rPr>
                <w:ins w:id="19" w:author="Pribil-Kövesdy Döníz" w:date="2026-09-22T13:04:00Z" w16du:dateUtc="2026-09-22T17:04:00Z"/>
              </w:rPr>
            </w:pPr>
            <w:ins w:id="20" w:author="Pribil-Kövesdy Döníz" w:date="2026-09-22T13:04:00Z" w16du:dateUtc="2026-09-22T17:04:00Z">
              <w:r>
                <w:t>Mobilitás típusa</w:t>
              </w:r>
            </w:ins>
          </w:p>
          <w:p w14:paraId="04FF0252" w14:textId="77777777" w:rsidR="00A236F9" w:rsidRDefault="00A236F9" w:rsidP="00391C9E">
            <w:pPr>
              <w:rPr>
                <w:ins w:id="21" w:author="Pribil-Kövesdy Döníz" w:date="2026-09-22T13:04:00Z" w16du:dateUtc="2026-09-22T17:04:00Z"/>
              </w:rPr>
            </w:pPr>
            <w:ins w:id="22" w:author="Pribil-Kövesdy Döníz" w:date="2026-09-22T13:04:00Z" w16du:dateUtc="2026-09-22T17:04:00Z">
              <w:r>
                <w:t>(nem helyes törlendő)</w:t>
              </w:r>
            </w:ins>
          </w:p>
        </w:tc>
        <w:tc>
          <w:tcPr>
            <w:tcW w:w="11340" w:type="dxa"/>
          </w:tcPr>
          <w:p w14:paraId="4608A6A1" w14:textId="77777777" w:rsidR="00854C26" w:rsidRDefault="00A236F9" w:rsidP="00391C9E">
            <w:pPr>
              <w:pStyle w:val="ListParagraph"/>
              <w:numPr>
                <w:ilvl w:val="0"/>
                <w:numId w:val="1"/>
              </w:numPr>
              <w:spacing w:after="0" w:line="240" w:lineRule="auto"/>
              <w:rPr>
                <w:ins w:id="23" w:author="Pribil-Kövesdy Döníz" w:date="2026-09-22T13:04:00Z" w16du:dateUtc="2026-09-22T17:04:00Z"/>
              </w:rPr>
            </w:pPr>
            <w:ins w:id="24" w:author="Pribil-Kövesdy Döníz" w:date="2026-09-22T13:04:00Z" w16du:dateUtc="2026-09-22T17:04:00Z">
              <w:r>
                <w:t>szakmai továbbképzés</w:t>
              </w:r>
            </w:ins>
          </w:p>
          <w:p w14:paraId="54ED5A16" w14:textId="77777777" w:rsidR="00A236F9" w:rsidRDefault="00A236F9" w:rsidP="00391C9E">
            <w:pPr>
              <w:pStyle w:val="ListParagraph"/>
              <w:numPr>
                <w:ilvl w:val="0"/>
                <w:numId w:val="1"/>
              </w:numPr>
              <w:spacing w:after="0" w:line="240" w:lineRule="auto"/>
              <w:rPr>
                <w:ins w:id="25" w:author="Pribil-Kövesdy Döníz" w:date="2026-09-22T13:04:00Z" w16du:dateUtc="2026-09-22T17:04:00Z"/>
              </w:rPr>
            </w:pPr>
            <w:ins w:id="26" w:author="Pribil-Kövesdy Döníz" w:date="2026-09-22T13:04:00Z" w16du:dateUtc="2026-09-22T17:04:00Z">
              <w:r>
                <w:t>nyelvtanfolyam</w:t>
              </w:r>
            </w:ins>
          </w:p>
          <w:p w14:paraId="30A5D18A" w14:textId="77777777" w:rsidR="00A236F9" w:rsidRDefault="00F520F7" w:rsidP="00391C9E">
            <w:pPr>
              <w:pStyle w:val="ListParagraph"/>
              <w:numPr>
                <w:ilvl w:val="0"/>
                <w:numId w:val="1"/>
              </w:numPr>
              <w:spacing w:after="0" w:line="240" w:lineRule="auto"/>
              <w:rPr>
                <w:ins w:id="27" w:author="Pribil-Kövesdy Döníz" w:date="2026-09-22T13:04:00Z" w16du:dateUtc="2026-09-22T17:04:00Z"/>
              </w:rPr>
            </w:pPr>
            <w:ins w:id="28" w:author="Pribil-Kövesdy Döníz" w:date="2026-09-22T13:04:00Z" w16du:dateUtc="2026-09-22T17:04:00Z">
              <w:r>
                <w:t xml:space="preserve">szakmai látogatás </w:t>
              </w:r>
              <w:r w:rsidR="00A236F9">
                <w:t>(job shadowing)</w:t>
              </w:r>
            </w:ins>
          </w:p>
          <w:p w14:paraId="646462EA" w14:textId="77777777" w:rsidR="00A236F9" w:rsidRDefault="00A236F9" w:rsidP="00391C9E">
            <w:pPr>
              <w:pStyle w:val="ListParagraph"/>
              <w:numPr>
                <w:ilvl w:val="0"/>
                <w:numId w:val="1"/>
              </w:numPr>
              <w:spacing w:after="0" w:line="240" w:lineRule="auto"/>
              <w:rPr>
                <w:ins w:id="29" w:author="Pribil-Kövesdy Döníz" w:date="2026-09-22T13:04:00Z" w16du:dateUtc="2026-09-22T17:04:00Z"/>
              </w:rPr>
            </w:pPr>
            <w:ins w:id="30" w:author="Pribil-Kövesdy Döníz" w:date="2026-09-22T13:04:00Z" w16du:dateUtc="2026-09-22T17:04:00Z">
              <w:r>
                <w:t>oktatási tevékenység</w:t>
              </w:r>
            </w:ins>
          </w:p>
        </w:tc>
      </w:tr>
      <w:tr w:rsidR="00A236F9" w14:paraId="263C1F13" w14:textId="77777777" w:rsidTr="00AD06DF">
        <w:trPr>
          <w:ins w:id="31" w:author="Pribil-Kövesdy Döníz" w:date="2026-09-22T13:04:00Z" w16du:dateUtc="2026-09-22T17:04:00Z"/>
        </w:trPr>
        <w:tc>
          <w:tcPr>
            <w:tcW w:w="2802" w:type="dxa"/>
          </w:tcPr>
          <w:p w14:paraId="258D89BB" w14:textId="77777777" w:rsidR="00A236F9" w:rsidRDefault="00A236F9" w:rsidP="00391C9E">
            <w:pPr>
              <w:rPr>
                <w:ins w:id="32" w:author="Pribil-Kövesdy Döníz" w:date="2026-09-22T13:04:00Z" w16du:dateUtc="2026-09-22T17:04:00Z"/>
              </w:rPr>
            </w:pPr>
            <w:ins w:id="33" w:author="Pribil-Kövesdy Döníz" w:date="2026-09-22T13:04:00Z" w16du:dateUtc="2026-09-22T17:04:00Z">
              <w:r>
                <w:t>Továbbképzés címe</w:t>
              </w:r>
            </w:ins>
          </w:p>
          <w:p w14:paraId="41E98B99" w14:textId="77777777" w:rsidR="00A236F9" w:rsidRDefault="00A236F9" w:rsidP="00391C9E">
            <w:pPr>
              <w:rPr>
                <w:ins w:id="34" w:author="Pribil-Kövesdy Döníz" w:date="2026-09-22T13:04:00Z" w16du:dateUtc="2026-09-22T17:04:00Z"/>
              </w:rPr>
            </w:pPr>
            <w:ins w:id="35" w:author="Pribil-Kövesdy Döníz" w:date="2026-09-22T13:04:00Z" w16du:dateUtc="2026-09-22T17:04:00Z">
              <w:r>
                <w:t>(amennyiben releváns)</w:t>
              </w:r>
            </w:ins>
          </w:p>
        </w:tc>
        <w:tc>
          <w:tcPr>
            <w:tcW w:w="11340" w:type="dxa"/>
          </w:tcPr>
          <w:p w14:paraId="379D3D0E" w14:textId="77777777" w:rsidR="00A236F9" w:rsidRDefault="00A236F9" w:rsidP="00391C9E">
            <w:pPr>
              <w:rPr>
                <w:ins w:id="36" w:author="Pribil-Kövesdy Döníz" w:date="2026-09-22T13:04:00Z" w16du:dateUtc="2026-09-22T17:04:00Z"/>
              </w:rPr>
            </w:pPr>
          </w:p>
        </w:tc>
      </w:tr>
      <w:tr w:rsidR="00A236F9" w14:paraId="360717D2" w14:textId="77777777" w:rsidTr="0061350B">
        <w:trPr>
          <w:trHeight w:val="428"/>
          <w:ins w:id="37" w:author="Pribil-Kövesdy Döníz" w:date="2026-09-22T13:04:00Z" w16du:dateUtc="2026-09-22T17:04:00Z"/>
        </w:trPr>
        <w:tc>
          <w:tcPr>
            <w:tcW w:w="2802" w:type="dxa"/>
          </w:tcPr>
          <w:p w14:paraId="6B80DF56" w14:textId="77777777" w:rsidR="00A236F9" w:rsidRDefault="00A236F9" w:rsidP="00391C9E">
            <w:pPr>
              <w:rPr>
                <w:ins w:id="38" w:author="Pribil-Kövesdy Döníz" w:date="2026-09-22T13:04:00Z" w16du:dateUtc="2026-09-22T17:04:00Z"/>
              </w:rPr>
            </w:pPr>
            <w:ins w:id="39" w:author="Pribil-Kövesdy Döníz" w:date="2026-09-22T13:04:00Z" w16du:dateUtc="2026-09-22T17:04:00Z">
              <w:r>
                <w:t>Fogadó intézmény neve</w:t>
              </w:r>
            </w:ins>
          </w:p>
        </w:tc>
        <w:tc>
          <w:tcPr>
            <w:tcW w:w="11340" w:type="dxa"/>
          </w:tcPr>
          <w:p w14:paraId="4A04D25D" w14:textId="77777777" w:rsidR="005E7FFD" w:rsidRDefault="005E7FFD" w:rsidP="00391C9E">
            <w:pPr>
              <w:rPr>
                <w:ins w:id="40" w:author="Pribil-Kövesdy Döníz" w:date="2026-09-22T13:04:00Z" w16du:dateUtc="2026-09-22T17:04:00Z"/>
              </w:rPr>
            </w:pPr>
          </w:p>
        </w:tc>
      </w:tr>
      <w:tr w:rsidR="005E7FFD" w14:paraId="617142E3" w14:textId="77777777" w:rsidTr="0061350B">
        <w:trPr>
          <w:trHeight w:val="703"/>
          <w:ins w:id="41" w:author="Pribil-Kövesdy Döníz" w:date="2026-09-22T13:04:00Z" w16du:dateUtc="2026-09-22T17:04:00Z"/>
        </w:trPr>
        <w:tc>
          <w:tcPr>
            <w:tcW w:w="2802" w:type="dxa"/>
          </w:tcPr>
          <w:p w14:paraId="4929AB8E" w14:textId="77777777" w:rsidR="005E7FFD" w:rsidRDefault="005E7FFD" w:rsidP="00391C9E">
            <w:pPr>
              <w:rPr>
                <w:ins w:id="42" w:author="Pribil-Kövesdy Döníz" w:date="2026-09-22T13:04:00Z" w16du:dateUtc="2026-09-22T17:04:00Z"/>
              </w:rPr>
            </w:pPr>
            <w:ins w:id="43" w:author="Pribil-Kövesdy Döníz" w:date="2026-09-22T13:04:00Z" w16du:dateUtc="2026-09-22T17:04:00Z">
              <w:r>
                <w:t>Fogadó intézmény típusa</w:t>
              </w:r>
            </w:ins>
          </w:p>
          <w:p w14:paraId="5EA73F60" w14:textId="77777777" w:rsidR="005E7FFD" w:rsidRDefault="005E7FFD" w:rsidP="00391C9E">
            <w:pPr>
              <w:rPr>
                <w:ins w:id="44" w:author="Pribil-Kövesdy Döníz" w:date="2026-09-22T13:04:00Z" w16du:dateUtc="2026-09-22T17:04:00Z"/>
              </w:rPr>
            </w:pPr>
            <w:ins w:id="45" w:author="Pribil-Kövesdy Döníz" w:date="2026-09-22T13:04:00Z" w16du:dateUtc="2026-09-22T17:04:00Z">
              <w:r>
                <w:t>(nem helyes törlendő)</w:t>
              </w:r>
            </w:ins>
          </w:p>
        </w:tc>
        <w:tc>
          <w:tcPr>
            <w:tcW w:w="11340" w:type="dxa"/>
          </w:tcPr>
          <w:p w14:paraId="51372914" w14:textId="77777777" w:rsidR="005E7FFD" w:rsidRDefault="005E7FFD" w:rsidP="00391C9E">
            <w:pPr>
              <w:pStyle w:val="ListParagraph"/>
              <w:numPr>
                <w:ilvl w:val="0"/>
                <w:numId w:val="2"/>
              </w:numPr>
              <w:spacing w:after="0" w:line="240" w:lineRule="auto"/>
              <w:rPr>
                <w:ins w:id="46" w:author="Pribil-Kövesdy Döníz" w:date="2026-09-22T13:04:00Z" w16du:dateUtc="2026-09-22T17:04:00Z"/>
              </w:rPr>
            </w:pPr>
            <w:ins w:id="47" w:author="Pribil-Kövesdy Döníz" w:date="2026-09-22T13:04:00Z" w16du:dateUtc="2026-09-22T17:04:00Z">
              <w:r>
                <w:t>oktatási intézmény</w:t>
              </w:r>
            </w:ins>
          </w:p>
          <w:p w14:paraId="4C2FD0FC" w14:textId="77777777" w:rsidR="005E7FFD" w:rsidRDefault="005E7FFD" w:rsidP="00391C9E">
            <w:pPr>
              <w:pStyle w:val="ListParagraph"/>
              <w:numPr>
                <w:ilvl w:val="0"/>
                <w:numId w:val="2"/>
              </w:numPr>
              <w:spacing w:after="0" w:line="240" w:lineRule="auto"/>
              <w:rPr>
                <w:ins w:id="48" w:author="Pribil-Kövesdy Döníz" w:date="2026-09-22T13:04:00Z" w16du:dateUtc="2026-09-22T17:04:00Z"/>
              </w:rPr>
            </w:pPr>
            <w:ins w:id="49" w:author="Pribil-Kövesdy Döníz" w:date="2026-09-22T13:04:00Z" w16du:dateUtc="2026-09-22T17:04:00Z">
              <w:r>
                <w:t>továbbképző intézmény</w:t>
              </w:r>
            </w:ins>
          </w:p>
        </w:tc>
      </w:tr>
      <w:tr w:rsidR="00A236F9" w14:paraId="67FF60BA" w14:textId="77777777" w:rsidTr="00AD06DF">
        <w:trPr>
          <w:ins w:id="50" w:author="Pribil-Kövesdy Döníz" w:date="2026-09-22T13:04:00Z" w16du:dateUtc="2026-09-22T17:04:00Z"/>
        </w:trPr>
        <w:tc>
          <w:tcPr>
            <w:tcW w:w="2802" w:type="dxa"/>
          </w:tcPr>
          <w:p w14:paraId="511FFB85" w14:textId="77777777" w:rsidR="00A236F9" w:rsidRDefault="00A236F9" w:rsidP="00391C9E">
            <w:pPr>
              <w:rPr>
                <w:ins w:id="51" w:author="Pribil-Kövesdy Döníz" w:date="2026-09-22T13:04:00Z" w16du:dateUtc="2026-09-22T17:04:00Z"/>
              </w:rPr>
            </w:pPr>
            <w:ins w:id="52" w:author="Pribil-Kövesdy Döníz" w:date="2026-09-22T13:04:00Z" w16du:dateUtc="2026-09-22T17:04:00Z">
              <w:r>
                <w:t>Fogadó ország</w:t>
              </w:r>
            </w:ins>
          </w:p>
        </w:tc>
        <w:tc>
          <w:tcPr>
            <w:tcW w:w="11340" w:type="dxa"/>
          </w:tcPr>
          <w:p w14:paraId="5300FD39" w14:textId="77777777" w:rsidR="00A236F9" w:rsidRDefault="00A236F9" w:rsidP="00391C9E">
            <w:pPr>
              <w:rPr>
                <w:ins w:id="53" w:author="Pribil-Kövesdy Döníz" w:date="2026-09-22T13:04:00Z" w16du:dateUtc="2026-09-22T17:04:00Z"/>
              </w:rPr>
            </w:pPr>
          </w:p>
        </w:tc>
      </w:tr>
      <w:tr w:rsidR="00A236F9" w14:paraId="1973533F" w14:textId="77777777" w:rsidTr="00AD06DF">
        <w:trPr>
          <w:ins w:id="54" w:author="Pribil-Kövesdy Döníz" w:date="2026-09-22T13:04:00Z" w16du:dateUtc="2026-09-22T17:04:00Z"/>
        </w:trPr>
        <w:tc>
          <w:tcPr>
            <w:tcW w:w="2802" w:type="dxa"/>
          </w:tcPr>
          <w:p w14:paraId="4B2EA46C" w14:textId="77777777" w:rsidR="00A236F9" w:rsidRDefault="00A236F9" w:rsidP="00391C9E">
            <w:pPr>
              <w:rPr>
                <w:ins w:id="55" w:author="Pribil-Kövesdy Döníz" w:date="2026-09-22T13:04:00Z" w16du:dateUtc="2026-09-22T17:04:00Z"/>
              </w:rPr>
            </w:pPr>
            <w:ins w:id="56" w:author="Pribil-Kövesdy Döníz" w:date="2026-09-22T13:04:00Z" w16du:dateUtc="2026-09-22T17:04:00Z">
              <w:r>
                <w:t>Munkanyelv</w:t>
              </w:r>
            </w:ins>
          </w:p>
        </w:tc>
        <w:tc>
          <w:tcPr>
            <w:tcW w:w="11340" w:type="dxa"/>
          </w:tcPr>
          <w:p w14:paraId="5766AFCE" w14:textId="77777777" w:rsidR="00A236F9" w:rsidRDefault="00A236F9" w:rsidP="00391C9E">
            <w:pPr>
              <w:rPr>
                <w:ins w:id="57" w:author="Pribil-Kövesdy Döníz" w:date="2026-09-22T13:04:00Z" w16du:dateUtc="2026-09-22T17:04:00Z"/>
              </w:rPr>
            </w:pPr>
          </w:p>
        </w:tc>
      </w:tr>
      <w:tr w:rsidR="00A236F9" w14:paraId="6C7CAA34" w14:textId="77777777" w:rsidTr="00AD06DF">
        <w:trPr>
          <w:ins w:id="58" w:author="Pribil-Kövesdy Döníz" w:date="2026-09-22T13:04:00Z" w16du:dateUtc="2026-09-22T17:04:00Z"/>
        </w:trPr>
        <w:tc>
          <w:tcPr>
            <w:tcW w:w="2802" w:type="dxa"/>
          </w:tcPr>
          <w:p w14:paraId="784D5074" w14:textId="77777777" w:rsidR="00A236F9" w:rsidRDefault="00A236F9" w:rsidP="00391C9E">
            <w:pPr>
              <w:rPr>
                <w:ins w:id="59" w:author="Pribil-Kövesdy Döníz" w:date="2026-09-22T13:04:00Z" w16du:dateUtc="2026-09-22T17:04:00Z"/>
              </w:rPr>
            </w:pPr>
            <w:ins w:id="60" w:author="Pribil-Kövesdy Döníz" w:date="2026-09-22T13:04:00Z" w16du:dateUtc="2026-09-22T17:04:00Z">
              <w:r>
                <w:t>Mobilitás időtartama</w:t>
              </w:r>
            </w:ins>
          </w:p>
          <w:p w14:paraId="491477AA" w14:textId="77777777" w:rsidR="00A236F9" w:rsidRDefault="00A236F9" w:rsidP="00AD06DF">
            <w:pPr>
              <w:rPr>
                <w:ins w:id="61" w:author="Pribil-Kövesdy Döníz" w:date="2026-09-22T13:04:00Z" w16du:dateUtc="2026-09-22T17:04:00Z"/>
              </w:rPr>
            </w:pPr>
            <w:ins w:id="62" w:author="Pribil-Kövesdy Döníz" w:date="2026-09-22T13:04:00Z" w16du:dateUtc="2026-09-22T17:04:00Z">
              <w:r>
                <w:lastRenderedPageBreak/>
                <w:t>(</w:t>
              </w:r>
              <w:r w:rsidR="00AD06DF">
                <w:t>munka</w:t>
              </w:r>
              <w:r>
                <w:t>napok száma)</w:t>
              </w:r>
            </w:ins>
          </w:p>
        </w:tc>
        <w:tc>
          <w:tcPr>
            <w:tcW w:w="11340" w:type="dxa"/>
          </w:tcPr>
          <w:p w14:paraId="313F8276" w14:textId="77777777" w:rsidR="00A236F9" w:rsidRDefault="00A236F9" w:rsidP="0061350B">
            <w:pPr>
              <w:ind w:firstLine="882"/>
              <w:rPr>
                <w:ins w:id="63" w:author="Pribil-Kövesdy Döníz" w:date="2026-09-22T13:04:00Z" w16du:dateUtc="2026-09-22T17:04:00Z"/>
              </w:rPr>
            </w:pPr>
            <w:ins w:id="64" w:author="Pribil-Kövesdy Döníz" w:date="2026-09-22T13:04:00Z" w16du:dateUtc="2026-09-22T17:04:00Z">
              <w:r>
                <w:lastRenderedPageBreak/>
                <w:t>nap</w:t>
              </w:r>
            </w:ins>
          </w:p>
        </w:tc>
      </w:tr>
    </w:tbl>
    <w:p w14:paraId="059A75B8" w14:textId="77777777" w:rsidR="0061350B" w:rsidRDefault="0061350B">
      <w:pPr>
        <w:rPr>
          <w:ins w:id="65" w:author="Pribil-Kövesdy Döníz" w:date="2026-09-22T13:04:00Z" w16du:dateUtc="2026-09-22T17:04:00Z"/>
          <w:sz w:val="28"/>
          <w:szCs w:val="28"/>
          <w:highlight w:val="lightGray"/>
        </w:rPr>
      </w:pPr>
      <w:ins w:id="66" w:author="Pribil-Kövesdy Döníz" w:date="2026-09-22T13:04:00Z" w16du:dateUtc="2026-09-22T17:04:00Z">
        <w:r>
          <w:rPr>
            <w:sz w:val="28"/>
            <w:szCs w:val="28"/>
            <w:highlight w:val="lightGray"/>
          </w:rPr>
          <w:br w:type="page"/>
        </w:r>
      </w:ins>
    </w:p>
    <w:p w14:paraId="11A2CBD1" w14:textId="77777777" w:rsidR="007A6560" w:rsidRPr="007C10F6" w:rsidRDefault="007C10F6" w:rsidP="007C10F6">
      <w:pPr>
        <w:spacing w:line="240" w:lineRule="auto"/>
        <w:rPr>
          <w:ins w:id="67" w:author="Pribil-Kövesdy Döníz" w:date="2026-09-22T13:04:00Z" w16du:dateUtc="2026-09-22T17:04:00Z"/>
          <w:sz w:val="28"/>
          <w:szCs w:val="28"/>
        </w:rPr>
      </w:pPr>
      <w:ins w:id="68" w:author="Pribil-Kövesdy Döníz" w:date="2026-09-22T13:04:00Z" w16du:dateUtc="2026-09-22T17:04:00Z">
        <w:r>
          <w:rPr>
            <w:sz w:val="28"/>
            <w:szCs w:val="28"/>
            <w:highlight w:val="lightGray"/>
          </w:rPr>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6A795C97" w14:textId="77777777" w:rsidTr="007A6560">
        <w:trPr>
          <w:ins w:id="69" w:author="Pribil-Kövesdy Döníz" w:date="2026-09-22T13:04:00Z" w16du:dateUtc="2026-09-22T17:04:00Z"/>
        </w:trPr>
        <w:tc>
          <w:tcPr>
            <w:tcW w:w="4714" w:type="dxa"/>
          </w:tcPr>
          <w:p w14:paraId="2D71DEB4" w14:textId="77777777" w:rsidR="007A6560" w:rsidRPr="004B3A33" w:rsidRDefault="007A6560" w:rsidP="007A6560">
            <w:pPr>
              <w:rPr>
                <w:ins w:id="70" w:author="Pribil-Kövesdy Döníz" w:date="2026-09-22T13:04:00Z" w16du:dateUtc="2026-09-22T17:04:00Z"/>
                <w:b/>
                <w:bCs/>
              </w:rPr>
            </w:pPr>
            <w:ins w:id="71" w:author="Pribil-Kövesdy Döníz" w:date="2026-09-22T13:04:00Z" w16du:dateUtc="2026-09-22T17:04:00Z">
              <w:r w:rsidRPr="004B3A33">
                <w:rPr>
                  <w:b/>
                  <w:bCs/>
                </w:rPr>
                <w:t>Az elvárt tanulási eredmények meghatározása a mobilitás tervezési szakaszában</w:t>
              </w:r>
              <w:r w:rsidR="004B3A33" w:rsidRPr="004B3A33">
                <w:rPr>
                  <w:b/>
                  <w:bCs/>
                </w:rPr>
                <w:t xml:space="preserve"> (pályázat)</w:t>
              </w:r>
            </w:ins>
          </w:p>
          <w:p w14:paraId="047967B3" w14:textId="77777777" w:rsidR="007A6560" w:rsidRPr="00AD06DF" w:rsidRDefault="007A6560" w:rsidP="007A6560">
            <w:pPr>
              <w:rPr>
                <w:ins w:id="72" w:author="Pribil-Kövesdy Döníz" w:date="2026-09-22T13:04:00Z" w16du:dateUtc="2026-09-22T17:04:00Z"/>
              </w:rPr>
            </w:pPr>
            <w:ins w:id="73" w:author="Pribil-Kövesdy Döníz" w:date="2026-09-22T13:04:00Z" w16du:dateUtc="2026-09-22T17:04: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408BFC5E" w14:textId="77777777" w:rsidR="007A6560" w:rsidRPr="004B3A33" w:rsidRDefault="007A6560" w:rsidP="007A6560">
            <w:pPr>
              <w:rPr>
                <w:ins w:id="74" w:author="Pribil-Kövesdy Döníz" w:date="2026-09-22T13:04:00Z" w16du:dateUtc="2026-09-22T17:04:00Z"/>
                <w:b/>
                <w:bCs/>
              </w:rPr>
            </w:pPr>
            <w:ins w:id="75" w:author="Pribil-Kövesdy Döníz" w:date="2026-09-22T13:04:00Z" w16du:dateUtc="2026-09-22T17:04:00Z">
              <w:r w:rsidRPr="004B3A33">
                <w:rPr>
                  <w:b/>
                  <w:bCs/>
                </w:rPr>
                <w:t>A tanulási eredmények értékelése a mobilitás után</w:t>
              </w:r>
            </w:ins>
          </w:p>
          <w:p w14:paraId="555D80C8" w14:textId="77777777" w:rsidR="007A6560" w:rsidRPr="00AD06DF" w:rsidRDefault="007A6560" w:rsidP="004B3A33">
            <w:pPr>
              <w:rPr>
                <w:ins w:id="76" w:author="Pribil-Kövesdy Döníz" w:date="2026-09-22T13:04:00Z" w16du:dateUtc="2026-09-22T17:04:00Z"/>
              </w:rPr>
            </w:pPr>
            <w:ins w:id="77" w:author="Pribil-Kövesdy Döníz" w:date="2026-09-22T13:04:00Z" w16du:dateUtc="2026-09-22T17:04:00Z">
              <w:r w:rsidRPr="00AD06DF">
                <w:t>(Az elvárt tanulási eredmények teljesülésének „vizsgálata”, a személyes fejlődés nyomon követése, bizonyítékok a kompetenciafejlődésre.)</w:t>
              </w:r>
            </w:ins>
          </w:p>
        </w:tc>
        <w:tc>
          <w:tcPr>
            <w:tcW w:w="4715" w:type="dxa"/>
          </w:tcPr>
          <w:p w14:paraId="7F22624D" w14:textId="77777777" w:rsidR="004B3A33" w:rsidRDefault="007A6560" w:rsidP="007A6560">
            <w:pPr>
              <w:rPr>
                <w:ins w:id="78" w:author="Pribil-Kövesdy Döníz" w:date="2026-09-22T13:04:00Z" w16du:dateUtc="2026-09-22T17:04:00Z"/>
              </w:rPr>
            </w:pPr>
            <w:ins w:id="79" w:author="Pribil-Kövesdy Döníz" w:date="2026-09-22T13:04:00Z" w16du:dateUtc="2026-09-22T17:04:00Z">
              <w:r w:rsidRPr="004B3A33">
                <w:rPr>
                  <w:b/>
                  <w:bCs/>
                </w:rPr>
                <w:t>Hogyan alkalmazhatóak a mobilitás során megszerzett tanulási eredmények a saját munkámban, illetve a küldő intézmény gyakorlatában?</w:t>
              </w:r>
            </w:ins>
          </w:p>
          <w:p w14:paraId="65222885" w14:textId="77777777" w:rsidR="007A6560" w:rsidRPr="00AD06DF" w:rsidRDefault="004B3A33" w:rsidP="007A6560">
            <w:pPr>
              <w:rPr>
                <w:ins w:id="80" w:author="Pribil-Kövesdy Döníz" w:date="2026-09-22T13:04:00Z" w16du:dateUtc="2026-09-22T17:04:00Z"/>
              </w:rPr>
            </w:pPr>
            <w:ins w:id="81" w:author="Pribil-Kövesdy Döníz" w:date="2026-09-22T13:04:00Z" w16du:dateUtc="2026-09-22T17:04:00Z">
              <w:r>
                <w:t>(</w:t>
              </w:r>
              <w:r w:rsidR="007A6560" w:rsidRPr="00AD06DF">
                <w:t>A terjesztésre vonatkozó tervek</w:t>
              </w:r>
              <w:r>
                <w:t>.)</w:t>
              </w:r>
            </w:ins>
          </w:p>
        </w:tc>
      </w:tr>
      <w:tr w:rsidR="007A6560" w14:paraId="01EA7E9D" w14:textId="77777777" w:rsidTr="007C10F6">
        <w:trPr>
          <w:trHeight w:val="2994"/>
          <w:ins w:id="82" w:author="Pribil-Kövesdy Döníz" w:date="2026-09-22T13:04:00Z" w16du:dateUtc="2026-09-22T17:04:00Z"/>
        </w:trPr>
        <w:tc>
          <w:tcPr>
            <w:tcW w:w="4714" w:type="dxa"/>
          </w:tcPr>
          <w:p w14:paraId="4CE20ABC" w14:textId="77777777" w:rsidR="007A6560" w:rsidRDefault="007A6560" w:rsidP="00391C9E">
            <w:pPr>
              <w:rPr>
                <w:ins w:id="83" w:author="Pribil-Kövesdy Döníz" w:date="2026-09-22T13:04:00Z" w16du:dateUtc="2026-09-22T17:04:00Z"/>
              </w:rPr>
            </w:pPr>
          </w:p>
        </w:tc>
        <w:tc>
          <w:tcPr>
            <w:tcW w:w="4715" w:type="dxa"/>
          </w:tcPr>
          <w:p w14:paraId="16C2AE22" w14:textId="77777777" w:rsidR="007A6560" w:rsidRDefault="007A6560" w:rsidP="00391C9E">
            <w:pPr>
              <w:rPr>
                <w:ins w:id="84" w:author="Pribil-Kövesdy Döníz" w:date="2026-09-22T13:04:00Z" w16du:dateUtc="2026-09-22T17:04:00Z"/>
              </w:rPr>
            </w:pPr>
          </w:p>
        </w:tc>
        <w:tc>
          <w:tcPr>
            <w:tcW w:w="4715" w:type="dxa"/>
          </w:tcPr>
          <w:p w14:paraId="459F0E0A" w14:textId="77777777" w:rsidR="007A6560" w:rsidRDefault="007A6560" w:rsidP="00391C9E">
            <w:pPr>
              <w:rPr>
                <w:ins w:id="85" w:author="Pribil-Kövesdy Döníz" w:date="2026-09-22T13:04:00Z" w16du:dateUtc="2026-09-22T17:04:00Z"/>
              </w:rPr>
            </w:pPr>
          </w:p>
        </w:tc>
      </w:tr>
    </w:tbl>
    <w:p w14:paraId="1C07EC82" w14:textId="77777777" w:rsidR="00686BE4" w:rsidRPr="00AD06DF" w:rsidRDefault="004B3A33" w:rsidP="00391C9E">
      <w:pPr>
        <w:spacing w:line="240" w:lineRule="auto"/>
        <w:rPr>
          <w:ins w:id="86" w:author="Pribil-Kövesdy Döníz" w:date="2026-09-22T13:04:00Z" w16du:dateUtc="2026-09-22T17:04:00Z"/>
        </w:rPr>
      </w:pPr>
      <w:ins w:id="87" w:author="Pribil-Kövesdy Döníz" w:date="2026-09-22T13:04:00Z" w16du:dateUtc="2026-09-22T17:04: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7708F5CA" w14:textId="77777777" w:rsidR="005E7FFD" w:rsidRDefault="005E7FFD" w:rsidP="00391C9E">
      <w:pPr>
        <w:spacing w:line="240" w:lineRule="auto"/>
        <w:rPr>
          <w:ins w:id="88" w:author="Pribil-Kövesdy Döníz" w:date="2026-09-22T13:04:00Z" w16du:dateUtc="2026-09-22T17:04:00Z"/>
        </w:rPr>
      </w:pPr>
      <w:ins w:id="89" w:author="Pribil-Kövesdy Döníz" w:date="2026-09-22T13:04:00Z" w16du:dateUtc="2026-09-22T17:04: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458F6864" w14:textId="77777777" w:rsidTr="0061350B">
        <w:trPr>
          <w:trHeight w:val="2835"/>
          <w:ins w:id="90" w:author="Pribil-Kövesdy Döníz" w:date="2026-09-22T13:04:00Z" w16du:dateUtc="2026-09-22T17:04:00Z"/>
        </w:trPr>
        <w:tc>
          <w:tcPr>
            <w:tcW w:w="14142" w:type="dxa"/>
          </w:tcPr>
          <w:p w14:paraId="2DCA50ED" w14:textId="77777777" w:rsidR="005E7FFD" w:rsidRDefault="005E7FFD" w:rsidP="0061350B">
            <w:pPr>
              <w:rPr>
                <w:ins w:id="91" w:author="Pribil-Kövesdy Döníz" w:date="2026-09-22T13:04:00Z" w16du:dateUtc="2026-09-22T17:04:00Z"/>
              </w:rPr>
            </w:pPr>
          </w:p>
        </w:tc>
      </w:tr>
    </w:tbl>
    <w:p w14:paraId="29A4AB6E" w14:textId="77777777" w:rsidR="00391C9E" w:rsidRDefault="00646D28" w:rsidP="00391C9E">
      <w:pPr>
        <w:spacing w:before="120" w:after="0" w:line="240" w:lineRule="auto"/>
        <w:rPr>
          <w:ins w:id="92" w:author="Pribil-Kövesdy Döníz" w:date="2026-09-22T13:04:00Z" w16du:dateUtc="2026-09-22T17:04:00Z"/>
          <w:sz w:val="28"/>
          <w:szCs w:val="28"/>
          <w:highlight w:val="lightGray"/>
        </w:rPr>
      </w:pPr>
      <w:ins w:id="93" w:author="Pribil-Kövesdy Döníz" w:date="2026-09-22T13:04:00Z" w16du:dateUtc="2026-09-22T17:04: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2D517267" w14:textId="77777777" w:rsidR="00391C9E" w:rsidRDefault="00391C9E" w:rsidP="00391C9E">
      <w:pPr>
        <w:spacing w:before="120" w:after="0" w:line="240" w:lineRule="auto"/>
        <w:rPr>
          <w:ins w:id="94" w:author="Pribil-Kövesdy Döníz" w:date="2026-09-22T13:04:00Z" w16du:dateUtc="2026-09-22T17:04:00Z"/>
        </w:rPr>
      </w:pPr>
      <w:ins w:id="95" w:author="Pribil-Kövesdy Döníz" w:date="2026-09-22T13:04:00Z" w16du:dateUtc="2026-09-22T17:04: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6B2A5E54" w14:textId="77777777" w:rsidTr="003C2C83">
        <w:trPr>
          <w:trHeight w:val="1701"/>
          <w:ins w:id="96" w:author="Pribil-Kövesdy Döníz" w:date="2026-09-22T13:04:00Z" w16du:dateUtc="2026-09-22T17:04:00Z"/>
        </w:trPr>
        <w:tc>
          <w:tcPr>
            <w:tcW w:w="14142" w:type="dxa"/>
          </w:tcPr>
          <w:p w14:paraId="289EB249" w14:textId="77777777" w:rsidR="00391C9E" w:rsidRDefault="00391C9E" w:rsidP="0061350B">
            <w:pPr>
              <w:spacing w:before="120"/>
              <w:rPr>
                <w:ins w:id="97" w:author="Pribil-Kövesdy Döníz" w:date="2026-09-22T13:04:00Z" w16du:dateUtc="2026-09-22T17:04:00Z"/>
              </w:rPr>
            </w:pPr>
          </w:p>
        </w:tc>
      </w:tr>
    </w:tbl>
    <w:p w14:paraId="5371A51D" w14:textId="77777777" w:rsidR="00A236F9" w:rsidRDefault="003C2C83" w:rsidP="003C2C83">
      <w:pPr>
        <w:tabs>
          <w:tab w:val="left" w:pos="10206"/>
          <w:tab w:val="left" w:leader="underscore" w:pos="13608"/>
        </w:tabs>
        <w:spacing w:before="1600" w:after="0" w:line="240" w:lineRule="auto"/>
        <w:rPr>
          <w:ins w:id="98" w:author="Pribil-Kövesdy Döníz" w:date="2026-09-22T13:04:00Z" w16du:dateUtc="2026-09-22T17:04:00Z"/>
          <w:sz w:val="28"/>
          <w:szCs w:val="28"/>
        </w:rPr>
      </w:pPr>
      <w:ins w:id="99" w:author="Pribil-Kövesdy Döníz" w:date="2026-09-22T13:04:00Z" w16du:dateUtc="2026-09-22T17:04:00Z">
        <w:r>
          <w:rPr>
            <w:sz w:val="28"/>
            <w:szCs w:val="28"/>
          </w:rPr>
          <w:t>Dátum:</w:t>
        </w:r>
        <w:r>
          <w:rPr>
            <w:sz w:val="28"/>
            <w:szCs w:val="28"/>
          </w:rPr>
          <w:tab/>
        </w:r>
        <w:r>
          <w:rPr>
            <w:sz w:val="28"/>
            <w:szCs w:val="28"/>
          </w:rPr>
          <w:tab/>
        </w:r>
      </w:ins>
    </w:p>
    <w:p w14:paraId="610DB51D" w14:textId="72C1434D" w:rsidR="00DA4C60" w:rsidRDefault="003C2C83" w:rsidP="00694A98">
      <w:pPr>
        <w:spacing w:after="0"/>
        <w:rPr>
          <w:del w:id="100" w:author="Pribil-Kövesdy Döníz" w:date="2026-09-22T13:04:00Z" w16du:dateUtc="2026-09-22T17:04:00Z"/>
          <w:rFonts w:ascii="Arial" w:hAnsi="Arial" w:cs="Arial"/>
          <w:b/>
          <w:bCs/>
          <w:lang w:val="en-US"/>
        </w:rPr>
      </w:pPr>
      <w:ins w:id="101" w:author="Pribil-Kövesdy Döníz" w:date="2026-09-22T13:04:00Z" w16du:dateUtc="2026-09-22T17:04:00Z">
        <w:r>
          <w:rPr>
            <w:sz w:val="24"/>
            <w:szCs w:val="24"/>
          </w:rPr>
          <w:tab/>
        </w:r>
        <w:r w:rsidRPr="003C2C83">
          <w:rPr>
            <w:sz w:val="28"/>
            <w:szCs w:val="28"/>
          </w:rPr>
          <w:t>résztvevő aláírása</w:t>
        </w:r>
      </w:ins>
      <w:del w:id="102" w:author="Pribil-Kövesdy Döníz" w:date="2026-09-22T13:04:00Z" w16du:dateUtc="2026-09-22T17:04:00Z">
        <w:r w:rsidR="00DA4C60" w:rsidRPr="006777ED">
          <w:rPr>
            <w:rFonts w:ascii="Arial" w:hAnsi="Arial" w:cs="Arial"/>
            <w:b/>
            <w:bCs/>
            <w:lang w:val="en-US"/>
          </w:rPr>
          <w:delText>How do I see Quaker Life Representative Council</w:delText>
        </w:r>
        <w:r w:rsidR="00694A98" w:rsidRPr="006777ED">
          <w:rPr>
            <w:rFonts w:ascii="Arial" w:hAnsi="Arial" w:cs="Arial"/>
            <w:b/>
            <w:bCs/>
            <w:lang w:val="en-US"/>
          </w:rPr>
          <w:delText xml:space="preserve"> (QLRC)</w:delText>
        </w:r>
        <w:r w:rsidR="00DA4C60" w:rsidRPr="006777ED">
          <w:rPr>
            <w:rFonts w:ascii="Arial" w:hAnsi="Arial" w:cs="Arial"/>
            <w:b/>
            <w:bCs/>
            <w:lang w:val="en-US"/>
          </w:rPr>
          <w:delText>?</w:delText>
        </w:r>
      </w:del>
    </w:p>
    <w:p w14:paraId="65E9F432" w14:textId="77777777" w:rsidR="00DA4C60" w:rsidRPr="00694A98" w:rsidRDefault="00DA4C60" w:rsidP="00694A98">
      <w:pPr>
        <w:spacing w:after="0"/>
        <w:rPr>
          <w:del w:id="103" w:author="Pribil-Kövesdy Döníz" w:date="2026-09-22T13:04:00Z" w16du:dateUtc="2026-09-22T17:04:00Z"/>
          <w:rFonts w:ascii="Arial" w:hAnsi="Arial" w:cs="Arial"/>
          <w:lang w:val="en-US"/>
        </w:rPr>
      </w:pPr>
    </w:p>
    <w:p w14:paraId="5B4A1A1F" w14:textId="18757D09" w:rsidR="00DA4C60" w:rsidRPr="00694A98" w:rsidRDefault="00DA4C60" w:rsidP="00694A98">
      <w:pPr>
        <w:spacing w:after="0"/>
        <w:rPr>
          <w:del w:id="104" w:author="Pribil-Kövesdy Döníz" w:date="2026-09-22T13:04:00Z" w16du:dateUtc="2026-09-22T17:04:00Z"/>
          <w:rFonts w:ascii="Arial" w:hAnsi="Arial" w:cs="Arial"/>
          <w:lang w:val="en-US"/>
        </w:rPr>
      </w:pPr>
      <w:del w:id="105" w:author="Pribil-Kövesdy Döníz" w:date="2026-09-22T13:04:00Z" w16du:dateUtc="2026-09-22T17:04:00Z">
        <w:r w:rsidRPr="00694A98">
          <w:rPr>
            <w:rFonts w:ascii="Arial" w:hAnsi="Arial" w:cs="Arial"/>
            <w:lang w:val="en-US"/>
          </w:rPr>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rPr>
            <w:rFonts w:ascii="Arial" w:hAnsi="Arial" w:cs="Arial"/>
            <w:lang w:val="en-US"/>
          </w:rPr>
          <w:delText>needs,</w:delText>
        </w:r>
        <w:r w:rsidRPr="00694A98">
          <w:rPr>
            <w:rFonts w:ascii="Arial" w:hAnsi="Arial" w:cs="Arial"/>
            <w:lang w:val="en-US"/>
          </w:rPr>
          <w:delText xml:space="preserve"> and thinking of British Friends as a whole.  </w:delText>
        </w:r>
      </w:del>
    </w:p>
    <w:p w14:paraId="44D9100C" w14:textId="77777777" w:rsidR="00DA4C60" w:rsidRPr="00694A98" w:rsidRDefault="00DA4C60" w:rsidP="00694A98">
      <w:pPr>
        <w:spacing w:after="0"/>
        <w:rPr>
          <w:del w:id="106" w:author="Pribil-Kövesdy Döníz" w:date="2026-09-22T13:04:00Z" w16du:dateUtc="2026-09-22T17:04:00Z"/>
          <w:rFonts w:ascii="Arial" w:hAnsi="Arial" w:cs="Arial"/>
        </w:rPr>
      </w:pPr>
      <w:del w:id="107" w:author="Pribil-Kövesdy Döníz" w:date="2026-09-22T13:04:00Z" w16du:dateUtc="2026-09-22T17:04:00Z">
        <w:r w:rsidRPr="00694A98">
          <w:rPr>
            <w:rFonts w:ascii="Arial" w:hAnsi="Arial" w:cs="Arial"/>
            <w:lang w:val="en-US"/>
          </w:rPr>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spacing w:after="0"/>
        <w:rPr>
          <w:del w:id="108" w:author="Pribil-Kövesdy Döníz" w:date="2026-09-22T13:04:00Z" w16du:dateUtc="2026-09-22T17:04:00Z"/>
          <w:rFonts w:ascii="Arial" w:hAnsi="Arial" w:cs="Arial"/>
        </w:rPr>
      </w:pPr>
      <w:del w:id="109" w:author="Pribil-Kövesdy Döníz" w:date="2026-09-22T13:04:00Z" w16du:dateUtc="2026-09-22T17:04:00Z">
        <w:r w:rsidRPr="00694A98">
          <w:rPr>
            <w:rFonts w:ascii="Arial" w:hAnsi="Arial" w:cs="Arial"/>
            <w:lang w:val="en-US"/>
          </w:rPr>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spacing w:after="0"/>
        <w:rPr>
          <w:del w:id="110" w:author="Pribil-Kövesdy Döníz" w:date="2026-09-22T13:04:00Z" w16du:dateUtc="2026-09-22T17:04:00Z"/>
          <w:rFonts w:ascii="Arial" w:hAnsi="Arial" w:cs="Arial"/>
          <w:b/>
          <w:bCs/>
        </w:rPr>
      </w:pPr>
      <w:del w:id="111" w:author="Pribil-Kövesdy Döníz" w:date="2026-09-22T13:04:00Z" w16du:dateUtc="2026-09-22T17:04:00Z">
        <w:r w:rsidRPr="006777ED">
          <w:rPr>
            <w:rFonts w:ascii="Arial" w:hAnsi="Arial" w:cs="Arial"/>
            <w:b/>
            <w:bCs/>
            <w:lang w:val="en-US"/>
          </w:rPr>
          <w:delText>Meri Goad, East Scotland AM</w:delText>
        </w:r>
      </w:del>
    </w:p>
    <w:p w14:paraId="6D51A4D9" w14:textId="77777777" w:rsidR="00DA4C60" w:rsidRPr="00694A98" w:rsidRDefault="00DA4C60" w:rsidP="00694A98">
      <w:pPr>
        <w:spacing w:after="0"/>
        <w:rPr>
          <w:del w:id="112" w:author="Pribil-Kövesdy Döníz" w:date="2026-09-22T13:04:00Z" w16du:dateUtc="2026-09-22T17:04:00Z"/>
          <w:rFonts w:ascii="Arial" w:hAnsi="Arial" w:cs="Arial"/>
        </w:rPr>
      </w:pPr>
    </w:p>
    <w:p w14:paraId="702E0E51" w14:textId="6B031739" w:rsidR="00DA4C60" w:rsidRPr="00694A98" w:rsidRDefault="00DA4C60" w:rsidP="00694A98">
      <w:pPr>
        <w:spacing w:after="0"/>
        <w:rPr>
          <w:del w:id="113" w:author="Pribil-Kövesdy Döníz" w:date="2026-09-22T13:04:00Z" w16du:dateUtc="2026-09-22T17:04:00Z"/>
          <w:rFonts w:ascii="Arial" w:hAnsi="Arial" w:cs="Arial"/>
        </w:rPr>
      </w:pPr>
      <w:del w:id="114" w:author="Pribil-Kövesdy Döníz" w:date="2026-09-22T13:04:00Z" w16du:dateUtc="2026-09-22T17:04:00Z">
        <w:r w:rsidRPr="00694A98">
          <w:rPr>
            <w:rFonts w:ascii="Arial" w:hAnsi="Arial" w:cs="Arial"/>
          </w:rPr>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rPr>
            <w:rFonts w:ascii="Arial" w:hAnsi="Arial" w:cs="Arial"/>
          </w:rPr>
          <w:delText>then,</w:delText>
        </w:r>
        <w:r w:rsidRPr="00694A98">
          <w:rPr>
            <w:rFonts w:ascii="Arial" w:hAnsi="Arial" w:cs="Arial"/>
          </w:rPr>
          <w:delText xml:space="preserve"> but I need not have worried. </w:delText>
        </w:r>
      </w:del>
    </w:p>
    <w:p w14:paraId="31E83270" w14:textId="4AE0DA7E" w:rsidR="00DA4C60" w:rsidRPr="00694A98" w:rsidRDefault="00DA4C60" w:rsidP="00694A98">
      <w:pPr>
        <w:spacing w:after="0"/>
        <w:rPr>
          <w:del w:id="115" w:author="Pribil-Kövesdy Döníz" w:date="2026-09-22T13:04:00Z" w16du:dateUtc="2026-09-22T17:04:00Z"/>
          <w:rFonts w:ascii="Arial" w:hAnsi="Arial" w:cs="Arial"/>
        </w:rPr>
      </w:pPr>
      <w:del w:id="116" w:author="Pribil-Kövesdy Döníz" w:date="2026-09-22T13:04:00Z" w16du:dateUtc="2026-09-22T17:04:00Z">
        <w:r w:rsidRPr="00694A98">
          <w:rPr>
            <w:rFonts w:ascii="Arial" w:hAnsi="Arial" w:cs="Arial"/>
          </w:rPr>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rPr>
            <w:rFonts w:ascii="Arial" w:hAnsi="Arial" w:cs="Arial"/>
          </w:rPr>
          <w:delText>first,</w:delText>
        </w:r>
        <w:r w:rsidRPr="00694A98">
          <w:rPr>
            <w:rFonts w:ascii="Arial" w:hAnsi="Arial" w:cs="Arial"/>
          </w:rPr>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spacing w:after="0"/>
        <w:rPr>
          <w:del w:id="117" w:author="Pribil-Kövesdy Döníz" w:date="2026-09-22T13:04:00Z" w16du:dateUtc="2026-09-22T17:04:00Z"/>
          <w:rFonts w:ascii="Arial" w:hAnsi="Arial" w:cs="Arial"/>
        </w:rPr>
      </w:pPr>
      <w:del w:id="118" w:author="Pribil-Kövesdy Döníz" w:date="2026-09-22T13:04:00Z" w16du:dateUtc="2026-09-22T17:04:00Z">
        <w:r w:rsidRPr="00694A98">
          <w:rPr>
            <w:rFonts w:ascii="Arial" w:hAnsi="Arial" w:cs="Arial"/>
          </w:rPr>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spacing w:after="0"/>
        <w:rPr>
          <w:del w:id="119" w:author="Pribil-Kövesdy Döníz" w:date="2026-09-22T13:04:00Z" w16du:dateUtc="2026-09-22T17:04:00Z"/>
          <w:rFonts w:ascii="Arial" w:hAnsi="Arial" w:cs="Arial"/>
          <w:b/>
          <w:bCs/>
        </w:rPr>
      </w:pPr>
      <w:del w:id="120" w:author="Pribil-Kövesdy Döníz" w:date="2026-09-22T13:04:00Z" w16du:dateUtc="2026-09-22T17:04:00Z">
        <w:r w:rsidRPr="006777ED">
          <w:rPr>
            <w:rFonts w:ascii="Arial" w:hAnsi="Arial" w:cs="Arial"/>
            <w:b/>
            <w:bCs/>
          </w:rPr>
          <w:delText>Kathy Chandler, Lancashire Central &amp; North AM</w:delText>
        </w:r>
      </w:del>
    </w:p>
    <w:p w14:paraId="7A177A2B" w14:textId="77777777" w:rsidR="00DA4C60" w:rsidRPr="00694A98" w:rsidRDefault="00DA4C60" w:rsidP="00694A98">
      <w:pPr>
        <w:spacing w:after="0"/>
        <w:rPr>
          <w:del w:id="121" w:author="Pribil-Kövesdy Döníz" w:date="2026-09-22T13:04:00Z" w16du:dateUtc="2026-09-22T17:04:00Z"/>
          <w:rFonts w:ascii="Arial" w:hAnsi="Arial" w:cs="Arial"/>
        </w:rPr>
      </w:pPr>
    </w:p>
    <w:p w14:paraId="71B6AEEA" w14:textId="77777777" w:rsidR="00DA4C60" w:rsidRPr="00694A98" w:rsidRDefault="009327BB" w:rsidP="00694A98">
      <w:pPr>
        <w:spacing w:after="0"/>
        <w:rPr>
          <w:del w:id="122" w:author="Pribil-Kövesdy Döníz" w:date="2026-09-22T13:04:00Z" w16du:dateUtc="2026-09-22T17:04:00Z"/>
          <w:rFonts w:ascii="Arial" w:hAnsi="Arial" w:cs="Arial"/>
        </w:rPr>
      </w:pPr>
      <w:del w:id="123" w:author="Pribil-Kövesdy Döníz" w:date="2026-09-22T13:04:00Z" w16du:dateUtc="2026-09-22T17:04:00Z">
        <w:r w:rsidRPr="00694A98">
          <w:rPr>
            <w:rFonts w:ascii="Arial" w:hAnsi="Arial" w:cs="Arial"/>
          </w:rPr>
          <w:delText>Like most Friends, when agreeing to be nominated to a particular role in Area Meeting</w:delText>
        </w:r>
        <w:r w:rsidR="003101C7" w:rsidRPr="00694A98">
          <w:rPr>
            <w:rFonts w:ascii="Arial" w:hAnsi="Arial" w:cs="Arial"/>
          </w:rPr>
          <w:delText xml:space="preserve"> a number of</w:delText>
        </w:r>
        <w:r w:rsidRPr="00694A98">
          <w:rPr>
            <w:rFonts w:ascii="Arial" w:hAnsi="Arial" w:cs="Arial"/>
          </w:rPr>
          <w:delText xml:space="preserve"> doubts and trepidations set in. What is </w:delText>
        </w:r>
        <w:r w:rsidR="003101C7" w:rsidRPr="00694A98">
          <w:rPr>
            <w:rFonts w:ascii="Arial" w:hAnsi="Arial" w:cs="Arial"/>
          </w:rPr>
          <w:delText xml:space="preserve">this </w:delText>
        </w:r>
        <w:r w:rsidRPr="00694A98">
          <w:rPr>
            <w:rFonts w:ascii="Arial" w:hAnsi="Arial" w:cs="Arial"/>
          </w:rPr>
          <w:delText xml:space="preserve">group I’m </w:delText>
        </w:r>
        <w:r w:rsidR="003101C7" w:rsidRPr="00694A98">
          <w:rPr>
            <w:rFonts w:ascii="Arial" w:hAnsi="Arial" w:cs="Arial"/>
          </w:rPr>
          <w:delText xml:space="preserve">being asked to </w:delText>
        </w:r>
        <w:r w:rsidRPr="00694A98">
          <w:rPr>
            <w:rFonts w:ascii="Arial" w:hAnsi="Arial" w:cs="Arial"/>
          </w:rPr>
          <w:delText>join? What are the other members like? Much weightier than me</w:delText>
        </w:r>
        <w:r w:rsidR="00E1053E" w:rsidRPr="00694A98">
          <w:rPr>
            <w:rFonts w:ascii="Arial" w:hAnsi="Arial" w:cs="Arial"/>
          </w:rPr>
          <w:delText>, no doubt</w:delText>
        </w:r>
        <w:r w:rsidR="003101C7" w:rsidRPr="00694A98">
          <w:rPr>
            <w:rFonts w:ascii="Arial" w:hAnsi="Arial" w:cs="Arial"/>
          </w:rPr>
          <w:delText>!</w:delText>
        </w:r>
        <w:r w:rsidRPr="00694A98">
          <w:rPr>
            <w:rFonts w:ascii="Arial" w:hAnsi="Arial" w:cs="Arial"/>
          </w:rPr>
          <w:delText xml:space="preserve"> How often do they meet? Does Area Meeting want a report after </w:delText>
        </w:r>
        <w:r w:rsidRPr="006904AB">
          <w:rPr>
            <w:rFonts w:ascii="Arial" w:hAnsi="Arial" w:cs="Arial"/>
            <w:bCs/>
            <w:i/>
            <w:iCs/>
          </w:rPr>
          <w:delText>e</w:delText>
        </w:r>
        <w:r w:rsidR="00E1053E" w:rsidRPr="006904AB">
          <w:rPr>
            <w:rFonts w:ascii="Arial" w:hAnsi="Arial" w:cs="Arial"/>
            <w:bCs/>
            <w:i/>
            <w:iCs/>
          </w:rPr>
          <w:delText>very</w:delText>
        </w:r>
        <w:r w:rsidRPr="006904AB">
          <w:rPr>
            <w:rFonts w:ascii="Arial" w:hAnsi="Arial" w:cs="Arial"/>
            <w:bCs/>
            <w:i/>
            <w:iCs/>
          </w:rPr>
          <w:delText xml:space="preserve"> </w:delText>
        </w:r>
        <w:r w:rsidRPr="00694A98">
          <w:rPr>
            <w:rFonts w:ascii="Arial" w:hAnsi="Arial" w:cs="Arial"/>
          </w:rPr>
          <w:delText xml:space="preserve">gathering? </w:delText>
        </w:r>
      </w:del>
    </w:p>
    <w:p w14:paraId="08614B69" w14:textId="77777777" w:rsidR="00DA4C60" w:rsidRPr="00694A98" w:rsidRDefault="009327BB" w:rsidP="00694A98">
      <w:pPr>
        <w:spacing w:after="0"/>
        <w:rPr>
          <w:del w:id="124" w:author="Pribil-Kövesdy Döníz" w:date="2026-09-22T13:04:00Z" w16du:dateUtc="2026-09-22T17:04:00Z"/>
          <w:rFonts w:ascii="Arial" w:hAnsi="Arial" w:cs="Arial"/>
        </w:rPr>
      </w:pPr>
      <w:del w:id="125" w:author="Pribil-Kövesdy Döníz" w:date="2026-09-22T13:04:00Z" w16du:dateUtc="2026-09-22T17:04:00Z">
        <w:r w:rsidRPr="00694A98">
          <w:rPr>
            <w:rFonts w:ascii="Arial" w:hAnsi="Arial" w:cs="Arial"/>
          </w:rPr>
          <w:delText xml:space="preserve">How can </w:delText>
        </w:r>
        <w:r w:rsidR="00E1053E" w:rsidRPr="00694A98">
          <w:rPr>
            <w:rFonts w:ascii="Arial" w:hAnsi="Arial" w:cs="Arial"/>
          </w:rPr>
          <w:delText xml:space="preserve">I </w:delText>
        </w:r>
        <w:r w:rsidR="003101C7" w:rsidRPr="00694A98">
          <w:rPr>
            <w:rFonts w:ascii="Arial" w:hAnsi="Arial" w:cs="Arial"/>
          </w:rPr>
          <w:delText xml:space="preserve">possibly </w:delText>
        </w:r>
        <w:r w:rsidRPr="00694A98">
          <w:rPr>
            <w:rFonts w:ascii="Arial" w:hAnsi="Arial" w:cs="Arial"/>
          </w:rPr>
          <w:delText xml:space="preserve">share the personal, spiritual and information </w:delText>
        </w:r>
        <w:r w:rsidR="003101C7" w:rsidRPr="00694A98">
          <w:rPr>
            <w:rFonts w:ascii="Arial" w:hAnsi="Arial" w:cs="Arial"/>
          </w:rPr>
          <w:delText>exchange</w:delText>
        </w:r>
        <w:r w:rsidRPr="00694A98">
          <w:rPr>
            <w:rFonts w:ascii="Arial" w:hAnsi="Arial" w:cs="Arial"/>
          </w:rPr>
          <w:delText xml:space="preserve"> experiences of a weekend with over a hundred Quakers </w:delText>
        </w:r>
        <w:r w:rsidR="00E1053E" w:rsidRPr="00694A98">
          <w:rPr>
            <w:rFonts w:ascii="Arial" w:hAnsi="Arial" w:cs="Arial"/>
          </w:rPr>
          <w:delText xml:space="preserve">in a few short moments allocated to me in </w:delText>
        </w:r>
        <w:r w:rsidRPr="00694A98">
          <w:rPr>
            <w:rFonts w:ascii="Arial" w:hAnsi="Arial" w:cs="Arial"/>
          </w:rPr>
          <w:delText xml:space="preserve">a busy </w:delText>
        </w:r>
        <w:r w:rsidR="003101C7" w:rsidRPr="00694A98">
          <w:rPr>
            <w:rFonts w:ascii="Arial" w:hAnsi="Arial" w:cs="Arial"/>
          </w:rPr>
          <w:delText xml:space="preserve">Area </w:delText>
        </w:r>
        <w:r w:rsidRPr="00694A98">
          <w:rPr>
            <w:rFonts w:ascii="Arial" w:hAnsi="Arial" w:cs="Arial"/>
          </w:rPr>
          <w:delText xml:space="preserve">business meeting? </w:delText>
        </w:r>
        <w:r w:rsidR="003101C7" w:rsidRPr="00694A98">
          <w:rPr>
            <w:rFonts w:ascii="Arial" w:hAnsi="Arial" w:cs="Arial"/>
          </w:rPr>
          <w:delText xml:space="preserve"> But </w:delText>
        </w:r>
        <w:r w:rsidRPr="00694A98">
          <w:rPr>
            <w:rFonts w:ascii="Arial" w:hAnsi="Arial" w:cs="Arial"/>
          </w:rPr>
          <w:delText xml:space="preserve">I’m a veteran now. In the final year of my second term. And it gets better all the time. From the start, the </w:delText>
        </w:r>
        <w:r w:rsidR="00E1053E" w:rsidRPr="00694A98">
          <w:rPr>
            <w:rFonts w:ascii="Arial" w:hAnsi="Arial" w:cs="Arial"/>
          </w:rPr>
          <w:delText xml:space="preserve">friendship and good </w:delText>
        </w:r>
        <w:r w:rsidRPr="00694A98">
          <w:rPr>
            <w:rFonts w:ascii="Arial" w:hAnsi="Arial" w:cs="Arial"/>
          </w:rPr>
          <w:delText xml:space="preserve">companionship at meals and in home group sessions has been </w:delText>
        </w:r>
        <w:r w:rsidR="00E1053E" w:rsidRPr="00694A98">
          <w:rPr>
            <w:rFonts w:ascii="Arial" w:hAnsi="Arial" w:cs="Arial"/>
          </w:rPr>
          <w:delText xml:space="preserve">the most </w:delText>
        </w:r>
        <w:r w:rsidRPr="00694A98">
          <w:rPr>
            <w:rFonts w:ascii="Arial" w:hAnsi="Arial" w:cs="Arial"/>
          </w:rPr>
          <w:delText>important aspect for me. Being with so many people who</w:delText>
        </w:r>
        <w:r w:rsidR="00E1053E" w:rsidRPr="00694A98">
          <w:rPr>
            <w:rFonts w:ascii="Arial" w:hAnsi="Arial" w:cs="Arial"/>
          </w:rPr>
          <w:delText xml:space="preserve"> share my passion for faith and Quakerism, who listen to me, </w:delText>
        </w:r>
        <w:r w:rsidRPr="00694A98">
          <w:rPr>
            <w:rFonts w:ascii="Arial" w:hAnsi="Arial" w:cs="Arial"/>
          </w:rPr>
          <w:delText xml:space="preserve">and who are keen </w:delText>
        </w:r>
        <w:r w:rsidR="00AE656A" w:rsidRPr="00694A98">
          <w:rPr>
            <w:rFonts w:ascii="Arial" w:hAnsi="Arial" w:cs="Arial"/>
          </w:rPr>
          <w:delText xml:space="preserve">to </w:delText>
        </w:r>
        <w:r w:rsidRPr="00694A98">
          <w:rPr>
            <w:rFonts w:ascii="Arial" w:hAnsi="Arial" w:cs="Arial"/>
          </w:rPr>
          <w:delText>share their spiritual stories and journeys</w:delText>
        </w:r>
        <w:r w:rsidR="00E1053E" w:rsidRPr="00694A98">
          <w:rPr>
            <w:rFonts w:ascii="Arial" w:hAnsi="Arial" w:cs="Arial"/>
          </w:rPr>
          <w:delText xml:space="preserve"> inspires and encourages me to be open</w:delText>
        </w:r>
        <w:r w:rsidR="00AE656A" w:rsidRPr="00694A98">
          <w:rPr>
            <w:rFonts w:ascii="Arial" w:hAnsi="Arial" w:cs="Arial"/>
          </w:rPr>
          <w:delText xml:space="preserve"> and strong </w:delText>
        </w:r>
        <w:r w:rsidR="00E1053E" w:rsidRPr="00694A98">
          <w:rPr>
            <w:rFonts w:ascii="Arial" w:hAnsi="Arial" w:cs="Arial"/>
          </w:rPr>
          <w:delText xml:space="preserve">in sharing my journey. Hearing what Quaker Life staff have been doing in the world on our behalf reassures me that the Quaker message and Quaker way of doing things is being broadcast beyond our Meetings. </w:delText>
        </w:r>
        <w:r w:rsidRPr="00694A98">
          <w:rPr>
            <w:rFonts w:ascii="Arial" w:hAnsi="Arial" w:cs="Arial"/>
          </w:rPr>
          <w:delText xml:space="preserve"> </w:delText>
        </w:r>
      </w:del>
    </w:p>
    <w:p w14:paraId="1796AD20" w14:textId="64102BEE" w:rsidR="00877DC5" w:rsidRPr="00694A98" w:rsidRDefault="00AE656A" w:rsidP="00694A98">
      <w:pPr>
        <w:spacing w:after="0"/>
        <w:rPr>
          <w:del w:id="126" w:author="Pribil-Kövesdy Döníz" w:date="2026-09-22T13:04:00Z" w16du:dateUtc="2026-09-22T17:04:00Z"/>
          <w:rFonts w:ascii="Arial" w:hAnsi="Arial" w:cs="Arial"/>
        </w:rPr>
      </w:pPr>
      <w:del w:id="127" w:author="Pribil-Kövesdy Döníz" w:date="2026-09-22T13:04:00Z" w16du:dateUtc="2026-09-22T17:04:00Z">
        <w:r w:rsidRPr="00694A98">
          <w:rPr>
            <w:rFonts w:ascii="Arial" w:hAnsi="Arial" w:cs="Arial"/>
          </w:rPr>
          <w:delText>And my Area Meeting listens. They enjoy reading</w:delText>
        </w:r>
        <w:r w:rsidR="007E409C" w:rsidRPr="00694A98">
          <w:rPr>
            <w:rFonts w:ascii="Arial" w:hAnsi="Arial" w:cs="Arial"/>
          </w:rPr>
          <w:delText xml:space="preserve"> my</w:delText>
        </w:r>
        <w:r w:rsidRPr="00694A98">
          <w:rPr>
            <w:rFonts w:ascii="Arial" w:hAnsi="Arial" w:cs="Arial"/>
          </w:rPr>
          <w:delText xml:space="preserve"> reports which are factual, but also impressionistic and lively. They appreciate hearing about </w:delText>
        </w:r>
        <w:r w:rsidR="007E409C" w:rsidRPr="00694A98">
          <w:rPr>
            <w:rFonts w:ascii="Arial" w:hAnsi="Arial" w:cs="Arial"/>
          </w:rPr>
          <w:delText xml:space="preserve">the support and </w:delText>
        </w:r>
        <w:r w:rsidRPr="00694A98">
          <w:rPr>
            <w:rFonts w:ascii="Arial" w:hAnsi="Arial" w:cs="Arial"/>
          </w:rPr>
          <w:delText xml:space="preserve">new </w:delText>
        </w:r>
        <w:r w:rsidR="007E409C" w:rsidRPr="00694A98">
          <w:rPr>
            <w:rFonts w:ascii="Arial" w:hAnsi="Arial" w:cs="Arial"/>
          </w:rPr>
          <w:delText>services available from Friends House. So, if asked to take on Quaker Life Representative Council as part of your journey into service, say YES!</w:delText>
        </w:r>
        <w:r w:rsidR="003101C7" w:rsidRPr="00694A98">
          <w:rPr>
            <w:rFonts w:ascii="Arial" w:hAnsi="Arial" w:cs="Arial"/>
          </w:rPr>
          <w:delText xml:space="preserve"> </w:delText>
        </w:r>
      </w:del>
    </w:p>
    <w:p w14:paraId="0A7C5E06" w14:textId="77777777" w:rsidR="003101C7" w:rsidRPr="006777ED" w:rsidRDefault="003101C7" w:rsidP="00694A98">
      <w:pPr>
        <w:spacing w:after="0"/>
        <w:rPr>
          <w:del w:id="128" w:author="Pribil-Kövesdy Döníz" w:date="2026-09-22T13:04:00Z" w16du:dateUtc="2026-09-22T17:04:00Z"/>
          <w:rFonts w:ascii="Arial" w:hAnsi="Arial" w:cs="Arial"/>
          <w:b/>
          <w:bCs/>
        </w:rPr>
      </w:pPr>
      <w:del w:id="129" w:author="Pribil-Kövesdy Döníz" w:date="2026-09-22T13:04:00Z" w16du:dateUtc="2026-09-22T17:04:00Z">
        <w:r w:rsidRPr="006777ED">
          <w:rPr>
            <w:rFonts w:ascii="Arial" w:hAnsi="Arial" w:cs="Arial"/>
            <w:b/>
            <w:bCs/>
          </w:rPr>
          <w:delText>Michael Long</w:delText>
        </w:r>
        <w:r w:rsidR="00DA4C60" w:rsidRPr="006777ED">
          <w:rPr>
            <w:rFonts w:ascii="Arial" w:hAnsi="Arial" w:cs="Arial"/>
            <w:b/>
            <w:bCs/>
          </w:rPr>
          <w:delText xml:space="preserve">, </w:delText>
        </w:r>
        <w:r w:rsidRPr="006777ED">
          <w:rPr>
            <w:rFonts w:ascii="Arial" w:hAnsi="Arial" w:cs="Arial"/>
            <w:b/>
            <w:bCs/>
          </w:rPr>
          <w:delText>Northumbria AM</w:delText>
        </w:r>
      </w:del>
    </w:p>
    <w:p w14:paraId="602FC4E6" w14:textId="77777777" w:rsidR="00DA4C60" w:rsidRPr="00694A98" w:rsidRDefault="00DA4C60" w:rsidP="00694A98">
      <w:pPr>
        <w:spacing w:after="0"/>
        <w:rPr>
          <w:del w:id="130" w:author="Pribil-Kövesdy Döníz" w:date="2026-09-22T13:04:00Z" w16du:dateUtc="2026-09-22T17:04:00Z"/>
          <w:rFonts w:ascii="Arial" w:hAnsi="Arial" w:cs="Arial"/>
        </w:rPr>
      </w:pPr>
    </w:p>
    <w:p w14:paraId="23A198A7" w14:textId="77777777" w:rsidR="00DA4C60" w:rsidRPr="00694A98" w:rsidRDefault="00DA4C60" w:rsidP="00694A98">
      <w:pPr>
        <w:spacing w:after="0"/>
        <w:rPr>
          <w:del w:id="131" w:author="Pribil-Kövesdy Döníz" w:date="2026-09-22T13:04:00Z" w16du:dateUtc="2026-09-22T17:04:00Z"/>
          <w:rFonts w:ascii="Arial" w:hAnsi="Arial" w:cs="Arial"/>
        </w:rPr>
      </w:pPr>
      <w:del w:id="132" w:author="Pribil-Kövesdy Döníz" w:date="2026-09-22T13:04:00Z" w16du:dateUtc="2026-09-22T17:04:00Z">
        <w:r w:rsidRPr="00694A98">
          <w:rPr>
            <w:rFonts w:ascii="Arial" w:hAnsi="Arial" w:cs="Arial"/>
          </w:rPr>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spacing w:after="0"/>
        <w:rPr>
          <w:del w:id="133" w:author="Pribil-Kövesdy Döníz" w:date="2026-09-22T13:04:00Z" w16du:dateUtc="2026-09-22T17:04:00Z"/>
          <w:rFonts w:ascii="Arial" w:hAnsi="Arial" w:cs="Arial"/>
        </w:rPr>
      </w:pPr>
      <w:del w:id="134" w:author="Pribil-Kövesdy Döníz" w:date="2026-09-22T13:04:00Z" w16du:dateUtc="2026-09-22T17:04:00Z">
        <w:r w:rsidRPr="00694A98">
          <w:rPr>
            <w:rFonts w:ascii="Arial" w:hAnsi="Arial" w:cs="Arial"/>
          </w:rPr>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rPr>
            <w:rFonts w:ascii="Arial" w:hAnsi="Arial" w:cs="Arial"/>
          </w:rPr>
          <w:delText>light,</w:delText>
        </w:r>
        <w:r w:rsidRPr="00694A98">
          <w:rPr>
            <w:rFonts w:ascii="Arial" w:hAnsi="Arial" w:cs="Arial"/>
          </w:rPr>
          <w:delText xml:space="preserve"> nevertheless. Please decide to go. Every time I have come home refreshed, sometimes much more than that.</w:delText>
        </w:r>
      </w:del>
    </w:p>
    <w:p w14:paraId="432D2813" w14:textId="77777777" w:rsidR="00DA4C60" w:rsidRPr="006777ED" w:rsidRDefault="00DA4C60" w:rsidP="00694A98">
      <w:pPr>
        <w:spacing w:after="0"/>
        <w:rPr>
          <w:del w:id="135" w:author="Pribil-Kövesdy Döníz" w:date="2026-09-22T13:04:00Z" w16du:dateUtc="2026-09-22T17:04:00Z"/>
          <w:rFonts w:ascii="Arial" w:hAnsi="Arial" w:cs="Arial"/>
          <w:b/>
          <w:bCs/>
        </w:rPr>
      </w:pPr>
      <w:del w:id="136" w:author="Pribil-Kövesdy Döníz" w:date="2026-09-22T13:04:00Z" w16du:dateUtc="2026-09-22T17:04:00Z">
        <w:r w:rsidRPr="006777ED">
          <w:rPr>
            <w:rFonts w:ascii="Arial" w:hAnsi="Arial" w:cs="Arial"/>
            <w:b/>
            <w:bCs/>
          </w:rPr>
          <w:delText>Isobel Dunbar, Hardshaw &amp; Mann AM</w:delText>
        </w:r>
      </w:del>
    </w:p>
    <w:p w14:paraId="366742AF" w14:textId="77777777" w:rsidR="00DA4C60" w:rsidRPr="00694A98" w:rsidRDefault="00DA4C60" w:rsidP="00694A98">
      <w:pPr>
        <w:spacing w:after="0"/>
        <w:rPr>
          <w:del w:id="137" w:author="Pribil-Kövesdy Döníz" w:date="2026-09-22T13:04:00Z" w16du:dateUtc="2026-09-22T17:04:00Z"/>
          <w:rFonts w:ascii="Arial" w:hAnsi="Arial" w:cs="Arial"/>
        </w:rPr>
      </w:pPr>
    </w:p>
    <w:p w14:paraId="32760EFD" w14:textId="4D649BA9" w:rsidR="00DA4C60" w:rsidRDefault="00DA4C60" w:rsidP="00694A98">
      <w:pPr>
        <w:spacing w:after="0"/>
        <w:rPr>
          <w:del w:id="138" w:author="Pribil-Kövesdy Döníz" w:date="2026-09-22T13:04:00Z" w16du:dateUtc="2026-09-22T17:04:00Z"/>
          <w:rFonts w:ascii="Arial" w:hAnsi="Arial" w:cs="Arial"/>
        </w:rPr>
      </w:pPr>
    </w:p>
    <w:p w14:paraId="78EB99FC" w14:textId="77777777" w:rsidR="009A7224" w:rsidRDefault="009A7224" w:rsidP="009A7224">
      <w:pPr>
        <w:rPr>
          <w:del w:id="139" w:author="Pribil-Kövesdy Döníz" w:date="2026-09-22T13:04:00Z" w16du:dateUtc="2026-09-22T17:04:00Z"/>
          <w:rFonts w:ascii="Arial" w:hAnsi="Arial" w:cs="Arial"/>
        </w:rPr>
      </w:pPr>
    </w:p>
    <w:p w14:paraId="0EC720B4" w14:textId="083E4CCC" w:rsidR="009A7224" w:rsidRPr="003C2C83" w:rsidRDefault="009A7224" w:rsidP="003C2C83">
      <w:pPr>
        <w:tabs>
          <w:tab w:val="left" w:pos="11340"/>
        </w:tabs>
        <w:spacing w:after="0" w:line="240" w:lineRule="auto"/>
        <w:rPr>
          <w:sz w:val="28"/>
          <w:rPrChange w:id="140" w:author="Pribil-Kövesdy Döníz" w:date="2026-09-22T13:04:00Z" w16du:dateUtc="2026-09-22T17:04:00Z">
            <w:rPr>
              <w:rFonts w:ascii="Arial" w:hAnsi="Arial" w:cs="Arial"/>
            </w:rPr>
          </w:rPrChange>
        </w:rPr>
        <w:pPrChange w:id="141" w:author="Pribil-Kövesdy Döníz" w:date="2026-09-22T13:04:00Z" w16du:dateUtc="2026-09-22T17:04:00Z">
          <w:pPr>
            <w:tabs>
              <w:tab w:val="left" w:pos="8820"/>
            </w:tabs>
          </w:pPr>
        </w:pPrChange>
      </w:pPr>
      <w:del w:id="142" w:author="Pribil-Kövesdy Döníz" w:date="2026-09-22T13:04:00Z" w16du:dateUtc="2026-09-22T17:04:00Z">
        <w:r>
          <w:rPr>
            <w:rFonts w:ascii="Arial" w:hAnsi="Arial" w:cs="Arial"/>
          </w:rPr>
          <w:tab/>
        </w:r>
      </w:del>
    </w:p>
    <w:sectPr w:rsidR="009A7224" w:rsidRPr="003C2C83" w:rsidSect="00AD06DF">
      <w:headerReference w:type="default" r:id="rId10"/>
      <w:footerReference w:type="default" r:id="rId11"/>
      <w:pgSz w:w="16838" w:h="11906" w:orient="landscape"/>
      <w:pgMar w:top="1417" w:right="1417" w:bottom="1417" w:left="1417" w:header="708" w:footer="708" w:gutter="0"/>
      <w:cols w:space="708"/>
      <w:docGrid w:linePitch="360"/>
      <w:sectPrChange w:id="150" w:author="Pribil-Kövesdy Döníz" w:date="2026-09-22T13:04:00Z" w16du:dateUtc="2026-09-22T17:04:00Z">
        <w:sectPr w:rsidR="009A7224" w:rsidRPr="003C2C83" w:rsidSect="00AD06DF">
          <w:pgSz w:w="11906" w:h="16838" w:orient="portrait"/>
          <w:pgMar w:top="720" w:right="720" w:bottom="720" w:left="72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68243E" w14:textId="77777777" w:rsidR="00DC6619" w:rsidRDefault="00DC6619" w:rsidP="00755524">
      <w:pPr>
        <w:spacing w:after="0" w:line="240" w:lineRule="auto"/>
      </w:pPr>
      <w:r>
        <w:separator/>
      </w:r>
    </w:p>
  </w:endnote>
  <w:endnote w:type="continuationSeparator" w:id="0">
    <w:p w14:paraId="080D0E06" w14:textId="77777777" w:rsidR="00DC6619" w:rsidRDefault="00DC6619" w:rsidP="0075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spacing w:after="0"/>
      <w:jc w:val="right"/>
      <w:rPr>
        <w:del w:id="146" w:author="Pribil-Kövesdy Döníz" w:date="2026-09-22T13:04:00Z" w16du:dateUtc="2026-09-22T17:04:00Z"/>
        <w:rFonts w:ascii="Arial" w:hAnsi="Arial" w:cs="Arial"/>
        <w:sz w:val="18"/>
        <w:szCs w:val="18"/>
      </w:rPr>
    </w:pPr>
    <w:del w:id="147" w:author="Pribil-Kövesdy Döníz" w:date="2026-09-22T13:04:00Z" w16du:dateUtc="2026-09-22T17:04:00Z">
      <w:r w:rsidRPr="009A7224">
        <w:rPr>
          <w:rFonts w:ascii="Arial" w:hAnsi="Arial" w:cs="Arial"/>
          <w:sz w:val="18"/>
          <w:szCs w:val="18"/>
          <w:lang w:val="en-US"/>
        </w:rPr>
        <w:delText xml:space="preserve">Document reviewed </w:delText>
      </w:r>
      <w:r w:rsidRPr="009A7224">
        <w:rPr>
          <w:rFonts w:ascii="Arial" w:hAnsi="Arial" w:cs="Arial"/>
          <w:sz w:val="18"/>
          <w:szCs w:val="18"/>
        </w:rPr>
        <w:delText>January 2024</w:delText>
      </w:r>
    </w:del>
  </w:p>
  <w:p w14:paraId="55A63577" w14:textId="133B8451" w:rsidR="00755524" w:rsidRPr="009A7224" w:rsidRDefault="009A7224" w:rsidP="009A7224">
    <w:pPr>
      <w:spacing w:after="0"/>
      <w:jc w:val="right"/>
      <w:rPr>
        <w:del w:id="148" w:author="Pribil-Kövesdy Döníz" w:date="2026-09-22T13:04:00Z" w16du:dateUtc="2026-09-22T17:04:00Z"/>
        <w:rFonts w:ascii="Arial" w:hAnsi="Arial" w:cs="Arial"/>
        <w:sz w:val="18"/>
        <w:szCs w:val="18"/>
      </w:rPr>
    </w:pPr>
    <w:del w:id="149" w:author="Pribil-Kövesdy Döníz" w:date="2026-09-22T13:04:00Z" w16du:dateUtc="2026-09-22T17:04:00Z">
      <w:r w:rsidRPr="009A7224">
        <w:rPr>
          <w:rFonts w:ascii="Arial" w:hAnsi="Arial" w:cs="Arial"/>
          <w:i/>
          <w:iCs/>
          <w:sz w:val="18"/>
          <w:szCs w:val="18"/>
          <w:lang w:val="en-US"/>
        </w:rPr>
        <w:delText>[Feedback from Representatives attending residential weekend Representative Council]</w:delText>
      </w:r>
    </w:del>
  </w:p>
  <w:p w14:paraId="4D455FF1" w14:textId="77777777" w:rsidR="00755524" w:rsidRDefault="00755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1CE4D8" w14:textId="77777777" w:rsidR="00DC6619" w:rsidRDefault="00DC6619" w:rsidP="00755524">
      <w:pPr>
        <w:spacing w:after="0" w:line="240" w:lineRule="auto"/>
      </w:pPr>
      <w:r>
        <w:separator/>
      </w:r>
    </w:p>
  </w:footnote>
  <w:footnote w:type="continuationSeparator" w:id="0">
    <w:p w14:paraId="7A210CA5" w14:textId="77777777" w:rsidR="00DC6619" w:rsidRDefault="00DC6619" w:rsidP="0075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210135" w14:textId="77777777" w:rsidR="00386A9E" w:rsidRPr="0061350B" w:rsidRDefault="0061350B" w:rsidP="0061350B">
    <w:pPr>
      <w:spacing w:after="0" w:line="240" w:lineRule="auto"/>
      <w:jc w:val="right"/>
      <w:rPr>
        <w:b/>
        <w:color w:val="0000FF"/>
        <w:sz w:val="16"/>
        <w:rPrChange w:id="143" w:author="Pribil-Kövesdy Döníz" w:date="2026-09-22T13:04:00Z" w16du:dateUtc="2026-09-22T17:04:00Z">
          <w:rPr/>
        </w:rPrChange>
      </w:rPr>
      <w:pPrChange w:id="144" w:author="Pribil-Kövesdy Döníz" w:date="2026-09-22T13:04:00Z" w16du:dateUtc="2026-09-22T17:04:00Z">
        <w:pPr>
          <w:pStyle w:val="Header"/>
        </w:pPr>
      </w:pPrChange>
    </w:pPr>
    <w:ins w:id="145" w:author="Pribil-Kövesdy Döníz" w:date="2026-09-22T13:04:00Z" w16du:dateUtc="2026-09-22T17:04: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466698975">
    <w:abstractNumId w:val="1"/>
  </w:num>
  <w:num w:numId="2" w16cid:durableId="1707364760">
    <w:abstractNumId w:val="2"/>
  </w:num>
  <w:num w:numId="3" w16cid:durableId="7212955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42A9D"/>
    <w:rsid w:val="001B290F"/>
    <w:rsid w:val="002E38FF"/>
    <w:rsid w:val="003101C7"/>
    <w:rsid w:val="00386A9E"/>
    <w:rsid w:val="00391C9E"/>
    <w:rsid w:val="003C2C83"/>
    <w:rsid w:val="00440F44"/>
    <w:rsid w:val="004B3A33"/>
    <w:rsid w:val="005E7FFD"/>
    <w:rsid w:val="0061350B"/>
    <w:rsid w:val="00646D28"/>
    <w:rsid w:val="0067146E"/>
    <w:rsid w:val="006777ED"/>
    <w:rsid w:val="00686BE4"/>
    <w:rsid w:val="006904AB"/>
    <w:rsid w:val="00694A98"/>
    <w:rsid w:val="0074549C"/>
    <w:rsid w:val="00745992"/>
    <w:rsid w:val="00755524"/>
    <w:rsid w:val="007A6560"/>
    <w:rsid w:val="007C10F6"/>
    <w:rsid w:val="007E409C"/>
    <w:rsid w:val="007F500B"/>
    <w:rsid w:val="00854C26"/>
    <w:rsid w:val="00866058"/>
    <w:rsid w:val="00875E83"/>
    <w:rsid w:val="00877DC5"/>
    <w:rsid w:val="008B7245"/>
    <w:rsid w:val="009327BB"/>
    <w:rsid w:val="009A7224"/>
    <w:rsid w:val="00A1440D"/>
    <w:rsid w:val="00A236F9"/>
    <w:rsid w:val="00A751F7"/>
    <w:rsid w:val="00AD06DF"/>
    <w:rsid w:val="00AE656A"/>
    <w:rsid w:val="00B72734"/>
    <w:rsid w:val="00BF12A7"/>
    <w:rsid w:val="00D1019B"/>
    <w:rsid w:val="00D12036"/>
    <w:rsid w:val="00DA4C60"/>
    <w:rsid w:val="00DB224B"/>
    <w:rsid w:val="00DC6619"/>
    <w:rsid w:val="00E1053E"/>
    <w:rsid w:val="00E2263D"/>
    <w:rsid w:val="00F520F7"/>
    <w:rsid w:val="00F55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Pribil-Kövesdy Döníz" w:date="2026-09-22T13:04:00Z">
        <w:pPr>
          <w:spacing w:after="200" w:line="276" w:lineRule="auto"/>
        </w:pPr>
      </w:pPrChange>
    </w:pPr>
    <w:rPr>
      <w:rFonts w:asciiTheme="minorHAnsi" w:eastAsiaTheme="minorHAnsi" w:hAnsiTheme="minorHAnsi" w:cstheme="minorBidi"/>
      <w:sz w:val="22"/>
      <w:szCs w:val="22"/>
      <w:lang w:val="hu-HU" w:eastAsia="en-US"/>
      <w:rPrChange w:id="0" w:author="Pribil-Kövesdy Döníz" w:date="2026-09-22T13:04: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350B"/>
    <w:pPr>
      <w:tabs>
        <w:tab w:val="center" w:pos="4536"/>
        <w:tab w:val="right" w:pos="9072"/>
      </w:tabs>
      <w:spacing w:after="0" w:line="240" w:lineRule="auto"/>
      <w:pPrChange w:id="1" w:author="Pribil-Kövesdy Döníz" w:date="2026-09-22T13:04:00Z">
        <w:pPr>
          <w:tabs>
            <w:tab w:val="center" w:pos="4513"/>
            <w:tab w:val="right" w:pos="9026"/>
          </w:tabs>
        </w:pPr>
      </w:pPrChange>
    </w:pPr>
    <w:rPr>
      <w:rPrChange w:id="1" w:author="Pribil-Kövesdy Döníz" w:date="2026-09-22T13:04: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755524"/>
    <w:rPr>
      <w:rFonts w:asciiTheme="minorHAnsi" w:eastAsiaTheme="minorHAnsi" w:hAnsiTheme="minorHAnsi" w:cstheme="minorBidi"/>
      <w:sz w:val="22"/>
      <w:szCs w:val="22"/>
      <w:lang w:val="hu-HU" w:eastAsia="en-US"/>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2" w:author="Pribil-Kövesdy Döníz" w:date="2026-09-22T13:04:00Z">
        <w:pPr>
          <w:tabs>
            <w:tab w:val="center" w:pos="4513"/>
            <w:tab w:val="right" w:pos="9026"/>
          </w:tabs>
        </w:pPr>
      </w:pPrChange>
    </w:pPr>
    <w:rPr>
      <w:rPrChange w:id="2" w:author="Pribil-Kövesdy Döníz" w:date="2026-09-22T13:04: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755524"/>
    <w:rPr>
      <w:rFonts w:asciiTheme="minorHAnsi" w:eastAsiaTheme="minorHAnsi" w:hAnsiTheme="minorHAnsi" w:cstheme="minorBidi"/>
      <w:sz w:val="22"/>
      <w:szCs w:val="22"/>
      <w:lang w:val="hu-HU" w:eastAsia="en-US"/>
    </w:rPr>
  </w:style>
  <w:style w:type="table" w:styleId="TableGrid">
    <w:name w:val="Table Grid"/>
    <w:basedOn w:val="TableNormal"/>
    <w:uiPriority w:val="59"/>
    <w:rsid w:val="00386A9E"/>
    <w:rPr>
      <w:rFonts w:asciiTheme="minorHAnsi" w:eastAsiaTheme="minorHAnsi" w:hAnsiTheme="minorHAnsi" w:cstheme="minorBidi"/>
      <w:sz w:val="22"/>
      <w:szCs w:val="22"/>
      <w:lang w:val="hu-H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36F9"/>
    <w:pPr>
      <w:ind w:left="720"/>
      <w:contextualSpacing/>
      <w:pPrChange w:id="3" w:author="Pribil-Kövesdy Döníz" w:date="2026-09-22T13:04:00Z">
        <w:pPr>
          <w:spacing w:after="200" w:line="276" w:lineRule="auto"/>
          <w:ind w:left="720"/>
          <w:contextualSpacing/>
        </w:pPr>
      </w:pPrChange>
    </w:pPr>
    <w:rPr>
      <w:rPrChange w:id="3" w:author="Pribil-Kövesdy Döníz" w:date="2026-09-22T13:04:00Z">
        <w:rPr>
          <w:rFonts w:asciiTheme="minorHAnsi" w:eastAsiaTheme="minorHAnsi" w:hAnsiTheme="minorHAnsi" w:cstheme="minorBidi"/>
          <w:sz w:val="22"/>
          <w:szCs w:val="22"/>
          <w:lang w:val="hu-HU" w:eastAsia="en-US" w:bidi="ar-SA"/>
        </w:rPr>
      </w:rPrChange>
    </w:rPr>
  </w:style>
  <w:style w:type="paragraph" w:styleId="BalloonText">
    <w:name w:val="Balloon Text"/>
    <w:basedOn w:val="Normal"/>
    <w:link w:val="BalloonTextChar"/>
    <w:uiPriority w:val="99"/>
    <w:semiHidden/>
    <w:unhideWhenUsed/>
    <w:rsid w:val="00386A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A9E"/>
    <w:rPr>
      <w:rFonts w:ascii="Tahoma" w:eastAsiaTheme="minorHAnsi" w:hAnsi="Tahoma" w:cs="Tahoma"/>
      <w:sz w:val="16"/>
      <w:szCs w:val="16"/>
      <w:lang w:val="hu-HU" w:eastAsia="en-US"/>
    </w:rPr>
  </w:style>
  <w:style w:type="character" w:styleId="Hyperlink">
    <w:name w:val="Hyperlink"/>
    <w:basedOn w:val="DefaultParagraphFont"/>
    <w:uiPriority w:val="99"/>
    <w:unhideWhenUsed/>
    <w:rsid w:val="00386A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956</Words>
  <Characters>5454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