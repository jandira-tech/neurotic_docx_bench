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8373E" w14:textId="77777777" w:rsidR="003E0B25" w:rsidRDefault="003E0B25" w:rsidP="006C2917">
      <w:pPr>
        <w:spacing w:before="156" w:after="156"/>
        <w:ind w:left="105" w:right="105" w:firstLine="420"/>
        <w:pPrChange w:id="2" w:author="Arthur Souza Rodrigues" w:date="2026-07-10T21:47:00Z" w16du:dateUtc="2026-07-11T01:47:00Z">
          <w:pPr/>
        </w:pPrChange>
      </w:pPr>
      <w:r>
        <w:t>file_</w:t>
      </w:r>
      <w:ins w:id="3" w:author="Arthur Souza Rodrigues" w:date="2026-07-10T21:47:00Z" w16du:dateUtc="2026-07-11T01:47:00Z">
        <w:r w:rsidR="004D7215">
          <w:t>104</w:t>
        </w:r>
      </w:ins>
      <w:del w:id="4" w:author="Arthur Souza Rodrigues" w:date="2026-07-10T21:47:00Z" w16du:dateUtc="2026-07-11T01:47:00Z">
        <w:r>
          <w:delText>103</w:delText>
        </w:r>
      </w:del>
      <w:r>
        <w:t>.docx</w:t>
      </w:r>
    </w:p>
    <w:p w14:paraId="0E60A276" w14:textId="425D6FD6" w:rsidR="0069459B" w:rsidRDefault="00CC35F9">
      <w:pPr>
        <w:spacing w:before="156" w:after="156"/>
        <w:ind w:left="105" w:right="105" w:firstLine="420"/>
        <w:rPr>
          <w:del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noProof/>
          </w:rPr>
          <w:pict w14:anchorId="5FF698FF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72EBE98" w14:textId="77777777" w:rsidR="0059557F" w:rsidRDefault="0059557F" w:rsidP="00124289">
                    <w:pPr>
                      <w:spacing w:before="156" w:after="156"/>
                      <w:ind w:left="105" w:right="105" w:firstLine="420"/>
                      <w:rPr>
                        <w:ins w:id="7" w:author="Arthur Souza Rodrigues" w:date="2026-07-10T21:47:00Z" w16du:dateUtc="2026-07-11T01:47:00Z"/>
                      </w:rPr>
                    </w:pPr>
                    <w:ins w:id="8" w:author="Arthur Souza Rodrigues" w:date="2026-07-10T21:47:00Z" w16du:dateUtc="2026-07-11T01:47:00Z">
                      <w:r>
                        <w:rPr>
                          <w:rFonts w:hint="eastAsia"/>
                        </w:rPr>
                        <w:t>hello</w:t>
                      </w:r>
                    </w:ins>
                  </w:p>
                </w:txbxContent>
              </v:textbox>
            </v:shape>
          </w:pict>
        </w:r>
      </w:ins>
      <w:del w:id="9" w:author="Arthur Souza Rodrigues" w:date="2026-07-10T21:47:00Z" w16du:dateUtc="2026-07-11T01:47:00Z">
        <w:r>
          <w:delText>Meeting Agenda</w:delText>
        </w:r>
      </w:del>
    </w:p>
    <w:p w14:paraId="2C453287" w14:textId="77777777" w:rsidR="0069459B" w:rsidRDefault="0069459B">
      <w:pPr>
        <w:spacing w:before="156" w:after="156"/>
        <w:ind w:left="105" w:right="105" w:firstLine="420"/>
        <w:rPr>
          <w:del w:id="10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  <w:del w:id="11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CC35F9">
            <w:pPr>
              <w:spacing w:before="156" w:after="156"/>
              <w:ind w:left="105" w:right="105" w:firstLine="420"/>
              <w:rPr>
                <w:del w:id="12" w:author="Arthur Souza Rodrigues" w:date="2026-07-10T21:47:00Z" w16du:dateUtc="2026-07-11T01:47:00Z"/>
              </w:rPr>
            </w:pPr>
            <w:del w:id="13" w:author="Arthur Souza Rodrigues" w:date="2026-07-10T21:47:00Z" w16du:dateUtc="2026-07-11T01:47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CC35F9">
            <w:pPr>
              <w:spacing w:before="156" w:after="156"/>
              <w:ind w:left="105" w:right="105" w:firstLine="420"/>
              <w:rPr>
                <w:del w:id="14" w:author="Arthur Souza Rodrigues" w:date="2026-07-10T21:47:00Z" w16du:dateUtc="2026-07-11T01:47:00Z"/>
              </w:rPr>
            </w:pPr>
            <w:del w:id="15" w:author="Arthur Souza Rodrigues" w:date="2026-07-10T21:47:00Z" w16du:dateUtc="2026-07-11T01:47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CC35F9">
            <w:pPr>
              <w:spacing w:before="156" w:after="156"/>
              <w:ind w:left="105" w:right="105" w:firstLine="420"/>
              <w:rPr>
                <w:del w:id="16" w:author="Arthur Souza Rodrigues" w:date="2026-07-10T21:47:00Z" w16du:dateUtc="2026-07-11T01:47:00Z"/>
              </w:rPr>
            </w:pPr>
            <w:del w:id="17" w:author="Arthur Souza Rodrigues" w:date="2026-07-10T21:47:00Z" w16du:dateUtc="2026-07-11T01:47:00Z">
              <w:r>
                <w:delText>Presenter</w:delText>
              </w:r>
            </w:del>
          </w:p>
        </w:tc>
      </w:tr>
      <w:tr w:rsidR="0069459B" w14:paraId="5B8E6BB7" w14:textId="77777777">
        <w:trPr>
          <w:trHeight w:val="360"/>
          <w:del w:id="18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CC35F9">
            <w:pPr>
              <w:spacing w:before="156" w:after="156"/>
              <w:ind w:left="105" w:right="105" w:firstLine="420"/>
              <w:rPr>
                <w:del w:id="19" w:author="Arthur Souza Rodrigues" w:date="2026-07-10T21:47:00Z" w16du:dateUtc="2026-07-11T01:47:00Z"/>
              </w:rPr>
            </w:pPr>
            <w:del w:id="20" w:author="Arthur Souza Rodrigues" w:date="2026-07-10T21:47:00Z" w16du:dateUtc="2026-07-11T01:47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CC35F9">
            <w:pPr>
              <w:spacing w:before="156" w:after="156"/>
              <w:ind w:left="105" w:right="105" w:firstLine="420"/>
              <w:rPr>
                <w:del w:id="21" w:author="Arthur Souza Rodrigues" w:date="2026-07-10T21:47:00Z" w16du:dateUtc="2026-07-11T01:47:00Z"/>
              </w:rPr>
            </w:pPr>
            <w:del w:id="22" w:author="Arthur Souza Rodrigues" w:date="2026-07-10T21:47:00Z" w16du:dateUtc="2026-07-11T01:47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CC35F9">
            <w:pPr>
              <w:spacing w:before="156" w:after="156"/>
              <w:ind w:left="105" w:right="105" w:firstLine="420"/>
              <w:rPr>
                <w:del w:id="23" w:author="Arthur Souza Rodrigues" w:date="2026-07-10T21:47:00Z" w16du:dateUtc="2026-07-11T01:47:00Z"/>
              </w:rPr>
            </w:pPr>
            <w:del w:id="24" w:author="Arthur Souza Rodrigues" w:date="2026-07-10T21:47:00Z" w16du:dateUtc="2026-07-11T01:47:00Z">
              <w:r>
                <w:delText>CEO</w:delText>
              </w:r>
            </w:del>
          </w:p>
        </w:tc>
      </w:tr>
      <w:tr w:rsidR="0069459B" w14:paraId="5A7F1934" w14:textId="77777777">
        <w:trPr>
          <w:trHeight w:val="360"/>
          <w:del w:id="25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CC35F9">
            <w:pPr>
              <w:spacing w:before="156" w:after="156"/>
              <w:ind w:left="105" w:right="105" w:firstLine="420"/>
              <w:rPr>
                <w:del w:id="26" w:author="Arthur Souza Rodrigues" w:date="2026-07-10T21:47:00Z" w16du:dateUtc="2026-07-11T01:47:00Z"/>
              </w:rPr>
            </w:pPr>
            <w:del w:id="27" w:author="Arthur Souza Rodrigues" w:date="2026-07-10T21:47:00Z" w16du:dateUtc="2026-07-11T01:47:00Z">
              <w:r>
                <w:delText>10:00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CC35F9">
            <w:pPr>
              <w:spacing w:before="156" w:after="156"/>
              <w:ind w:left="105" w:right="105" w:firstLine="420"/>
              <w:rPr>
                <w:del w:id="28" w:author="Arthur Souza Rodrigues" w:date="2026-07-10T21:47:00Z" w16du:dateUtc="2026-07-11T01:47:00Z"/>
              </w:rPr>
            </w:pPr>
            <w:del w:id="29" w:author="Arthur Souza Rodrigues" w:date="2026-07-10T21:47:00Z" w16du:dateUtc="2026-07-11T01:47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CC35F9">
            <w:pPr>
              <w:spacing w:before="156" w:after="156"/>
              <w:ind w:left="105" w:right="105" w:firstLine="420"/>
              <w:rPr>
                <w:del w:id="30" w:author="Arthur Souza Rodrigues" w:date="2026-07-10T21:47:00Z" w16du:dateUtc="2026-07-11T01:47:00Z"/>
              </w:rPr>
            </w:pPr>
            <w:del w:id="31" w:author="Arthur Souza Rodrigues" w:date="2026-07-10T21:47:00Z" w16du:dateUtc="2026-07-11T01:47:00Z">
              <w:r>
                <w:delText>CTO</w:delText>
              </w:r>
            </w:del>
          </w:p>
        </w:tc>
      </w:tr>
      <w:tr w:rsidR="0069459B" w14:paraId="51F665BA" w14:textId="77777777">
        <w:trPr>
          <w:trHeight w:val="360"/>
          <w:del w:id="32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CC35F9">
            <w:pPr>
              <w:spacing w:before="156" w:after="156"/>
              <w:ind w:left="105" w:right="105" w:firstLine="420"/>
              <w:rPr>
                <w:del w:id="33" w:author="Arthur Souza Rodrigues" w:date="2026-07-10T21:47:00Z" w16du:dateUtc="2026-07-11T01:47:00Z"/>
              </w:rPr>
            </w:pPr>
            <w:del w:id="34" w:author="Arthur Souza Rodrigues" w:date="2026-07-10T21:47:00Z" w16du:dateUtc="2026-07-11T01:47:00Z">
              <w:r>
                <w:delText>11:00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CC35F9">
            <w:pPr>
              <w:spacing w:before="156" w:after="156"/>
              <w:ind w:left="105" w:right="105" w:firstLine="420"/>
              <w:rPr>
                <w:del w:id="35" w:author="Arthur Souza Rodrigues" w:date="2026-07-10T21:47:00Z" w16du:dateUtc="2026-07-11T01:47:00Z"/>
              </w:rPr>
            </w:pPr>
            <w:del w:id="36" w:author="Arthur Souza Rodrigues" w:date="2026-07-10T21:47:00Z" w16du:dateUtc="2026-07-11T01:47:00Z">
              <w:r>
                <w:delText>Budget Plan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CC35F9">
            <w:pPr>
              <w:spacing w:before="156" w:after="156"/>
              <w:ind w:left="105" w:right="105" w:firstLine="420"/>
              <w:rPr>
                <w:del w:id="37" w:author="Arthur Souza Rodrigues" w:date="2026-07-10T21:47:00Z" w16du:dateUtc="2026-07-11T01:47:00Z"/>
              </w:rPr>
            </w:pPr>
            <w:del w:id="38" w:author="Arthur Souza Rodrigues" w:date="2026-07-10T21:47:00Z" w16du:dateUtc="2026-07-11T01:47:00Z">
              <w:r>
                <w:delText>CFO</w:delText>
              </w:r>
            </w:del>
          </w:p>
        </w:tc>
      </w:tr>
    </w:tbl>
    <w:p w14:paraId="74A97366" w14:textId="77777777" w:rsidR="0069459B" w:rsidRDefault="0069459B" w:rsidP="006C2917">
      <w:pPr>
        <w:spacing w:before="156" w:after="156"/>
        <w:ind w:left="105" w:right="105" w:firstLine="420"/>
        <w:pPrChange w:id="39" w:author="Arthur Souza Rodrigues" w:date="2026-07-10T21:47:00Z" w16du:dateUtc="2026-07-11T01:47:00Z">
          <w:pPr/>
        </w:pPrChange>
      </w:pPr>
    </w:p>
    <w:sectPr w:rsidR="0069459B" w:rsidSect="003A3977">
      <w:pgSz w:w="11906" w:h="16838"/>
      <w:pgMar w:top="1440" w:right="1800" w:bottom="1440" w:left="1800" w:header="851" w:footer="992" w:gutter="0"/>
      <w:cols w:space="425"/>
      <w:docGrid w:type="lines" w:linePitch="312"/>
      <w:sectPrChange w:id="40" w:author="Arthur Souza Rodrigues" w:date="2026-07-10T21:47:00Z" w16du:dateUtc="2026-07-11T01:47:00Z">
        <w:sectPr w:rsidR="0069459B" w:rsidSect="003A3977">
          <w:pgSz w:w="12240" w:h="15840"/>
          <w:pgMar w:top="1440" w:right="1440" w:bottom="1440" w:left="1440" w:header="720" w:footer="720" w:gutter="0"/>
          <w:cols w:space="720"/>
          <w:docGrid w:type="default"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59B"/>
    <w:rsid w:val="00124289"/>
    <w:rsid w:val="001D39D9"/>
    <w:rsid w:val="00290F90"/>
    <w:rsid w:val="0036097C"/>
    <w:rsid w:val="0036480B"/>
    <w:rsid w:val="003672CB"/>
    <w:rsid w:val="003A3977"/>
    <w:rsid w:val="003E0B25"/>
    <w:rsid w:val="004D7215"/>
    <w:rsid w:val="00541AF2"/>
    <w:rsid w:val="0059557F"/>
    <w:rsid w:val="005E2B8B"/>
    <w:rsid w:val="0069459B"/>
    <w:rsid w:val="006C2917"/>
    <w:rsid w:val="007E4A06"/>
    <w:rsid w:val="00816399"/>
    <w:rsid w:val="00983A24"/>
    <w:rsid w:val="009C4A24"/>
    <w:rsid w:val="00B70FE0"/>
    <w:rsid w:val="00BC74AD"/>
    <w:rsid w:val="00CC35F9"/>
    <w:rsid w:val="00CC7534"/>
    <w:rsid w:val="00D53FE7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7961B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77"/>
    <w:pPr>
      <w:widowControl w:val="0"/>
      <w:spacing w:beforeLines="50" w:afterLines="50" w:after="0" w:line="240" w:lineRule="auto"/>
      <w:ind w:leftChars="50" w:left="50" w:rightChars="50" w:right="50" w:firstLineChars="200" w:firstLine="200"/>
      <w:jc w:val="both"/>
      <w:pPrChange w:id="0" w:author="Arthur Souza Rodrigues" w:date="2026-07-10T21:47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kern w:val="2"/>
      <w:sz w:val="21"/>
      <w:szCs w:val="22"/>
      <w:lang w:eastAsia="zh-CN"/>
      <w:rPrChange w:id="0" w:author="Arthur Souza Rodrigues" w:date="2026-07-10T21:47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pPr>
      <w:pPrChange w:id="1" w:author="Arthur Souza Rodrigues" w:date="2026-07-10T21:47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sz w:val="16"/>
      <w:szCs w:val="16"/>
      <w:rPrChange w:id="1" w:author="Arthur Souza Rodrigues" w:date="2026-07-10T21:47:00Z">
        <w:rPr>
          <w:rFonts w:asciiTheme="minorHAnsi" w:eastAsiaTheme="minorEastAsia" w:hAnsiTheme="minorHAnsi" w:cstheme="minorBidi"/>
          <w:kern w:val="2"/>
          <w:sz w:val="16"/>
          <w:szCs w:val="16"/>
          <w:lang w:val="en-US" w:eastAsia="zh-CN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B8B"/>
    <w:rPr>
      <w:rFonts w:asciiTheme="minorHAnsi" w:eastAsiaTheme="minorEastAsia" w:hAnsiTheme="minorHAnsi" w:cstheme="minorBidi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6/relationships/stylesWitht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2026-07-11T01:47:00Z</dcterms:modified>
</cp:coreProperties>
</file>