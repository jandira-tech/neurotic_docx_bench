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AD01C0" w14:textId="77777777" w:rsidR="008C2A64" w:rsidRDefault="00B076EA">
      <w:r>
        <w:t>Q1 Sales Summary</w:t>
      </w:r>
    </w:p>
    <w:p w14:paraId="3C28F76B" w14:textId="77777777" w:rsidR="008C2A64" w:rsidRDefault="008C2A64"/>
    <w:p w14:paraId="0B845BFF" w14:textId="77777777" w:rsidR="004B7561" w:rsidRDefault="004B7561">
      <w:pPr>
        <w:rPr>
          <w:ins w:id="0" w:author="Comparison" w:date="2026-09-26T14:43:00Z" w16du:dateUtc="2026-09-26T18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C2A64" w14:paraId="78713A8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8A774" w14:textId="77777777" w:rsidR="008C2A64" w:rsidRDefault="00B076EA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CFFB" w14:textId="77777777" w:rsidR="008C2A64" w:rsidRDefault="00B076EA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3848E" w14:textId="77777777" w:rsidR="008C2A64" w:rsidRDefault="00B076EA">
            <w:r>
              <w:rPr>
                <w:b/>
                <w:bCs/>
              </w:rPr>
              <w:t>Target</w:t>
            </w:r>
          </w:p>
        </w:tc>
      </w:tr>
      <w:tr w:rsidR="008C2A64" w14:paraId="55EA459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EBF42" w14:textId="77777777" w:rsidR="008C2A64" w:rsidRDefault="00B076EA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10A2" w14:textId="77777777" w:rsidR="008C2A64" w:rsidRDefault="00B076EA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6DF88" w14:textId="77777777" w:rsidR="008C2A64" w:rsidRDefault="00B076EA">
            <w:r>
              <w:t>$400,000</w:t>
            </w:r>
          </w:p>
        </w:tc>
      </w:tr>
      <w:tr w:rsidR="008C2A64" w14:paraId="5FDB3B7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7BF6" w14:textId="77777777" w:rsidR="008C2A64" w:rsidRDefault="00B076EA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587F" w14:textId="77777777" w:rsidR="008C2A64" w:rsidRDefault="00B076EA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C897" w14:textId="77777777" w:rsidR="008C2A64" w:rsidRDefault="00B076EA">
            <w:r>
              <w:t>$350,000</w:t>
            </w:r>
          </w:p>
        </w:tc>
      </w:tr>
      <w:tr w:rsidR="008C2A64" w14:paraId="7E67B727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" w:author="Comparison" w:date="2026-09-26T14:43:00Z" w16du:dateUtc="2026-09-26T18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64D87" w14:textId="77777777" w:rsidR="008C2A64" w:rsidRDefault="00B076EA">
            <w:pPr>
              <w:rPr>
                <w:del w:id="2" w:author="Comparison" w:date="2026-09-26T14:43:00Z" w16du:dateUtc="2026-09-26T18:43:00Z"/>
              </w:rPr>
            </w:pPr>
            <w:del w:id="3" w:author="Comparison" w:date="2026-09-26T14:43:00Z" w16du:dateUtc="2026-09-26T18:43:00Z">
              <w:r>
                <w:delText>West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91E71" w14:textId="77777777" w:rsidR="008C2A64" w:rsidRDefault="00B076EA">
            <w:pPr>
              <w:rPr>
                <w:del w:id="4" w:author="Comparison" w:date="2026-09-26T14:43:00Z" w16du:dateUtc="2026-09-26T18:43:00Z"/>
              </w:rPr>
            </w:pPr>
            <w:del w:id="5" w:author="Comparison" w:date="2026-09-26T14:43:00Z" w16du:dateUtc="2026-09-26T18:43:00Z">
              <w:r>
                <w:delText>$520,000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AC32" w14:textId="77777777" w:rsidR="008C2A64" w:rsidRDefault="00B076EA">
            <w:pPr>
              <w:rPr>
                <w:del w:id="6" w:author="Comparison" w:date="2026-09-26T14:43:00Z" w16du:dateUtc="2026-09-26T18:43:00Z"/>
              </w:rPr>
            </w:pPr>
            <w:del w:id="7" w:author="Comparison" w:date="2026-09-26T14:43:00Z" w16du:dateUtc="2026-09-26T18:43:00Z">
              <w:r>
                <w:delText>$500,000</w:delText>
              </w:r>
            </w:del>
          </w:p>
        </w:tc>
      </w:tr>
    </w:tbl>
    <w:p w14:paraId="6BEA4DD3" w14:textId="77777777" w:rsidR="008C2A64" w:rsidRDefault="008C2A64"/>
    <w:sectPr w:rsidR="008C2A6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2A64"/>
    <w:rsid w:val="004B7561"/>
    <w:rsid w:val="005017B3"/>
    <w:rsid w:val="00797865"/>
    <w:rsid w:val="0086160F"/>
    <w:rsid w:val="008C2A64"/>
    <w:rsid w:val="00B0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4EB5E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2026-09-26T18:43:00Z</dcterms:modified>
</cp:coreProperties>
</file>