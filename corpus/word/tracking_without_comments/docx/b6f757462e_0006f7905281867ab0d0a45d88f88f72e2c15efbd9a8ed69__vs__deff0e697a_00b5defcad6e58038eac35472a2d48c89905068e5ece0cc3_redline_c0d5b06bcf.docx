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7" w:author="NAZ, Mamoona (OLDHAM MEDICAL SERVICES)" w:date="2026-09-22T12:14:00Z" w16du:dateUtc="2026-09-22T16:14:00Z"/>
          <w:rFonts w:ascii="Californian FB" w:hAnsi="Californian FB"/>
        </w:rPr>
      </w:pPr>
      <w:ins w:id="8" w:author="NAZ, Mamoona (OLDHAM MEDICAL SERVICES)" w:date="2026-09-22T12:14:00Z" w16du:dateUtc="2026-09-22T16:1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9" w:author="NAZ, Mamoona (OLDHAM MEDICAL SERVICES)" w:date="2026-09-22T12:14:00Z" w16du:dateUtc="2026-09-22T16:14:00Z"/>
          <w:rFonts w:ascii="Californian FB" w:hAnsi="Californian FB"/>
          <w:b/>
          <w:bCs/>
        </w:rPr>
      </w:pPr>
    </w:p>
    <w:p w14:paraId="43260A16" w14:textId="77777777" w:rsidR="006F1C2D" w:rsidRDefault="006F1C2D" w:rsidP="006F1C2D">
      <w:pPr>
        <w:jc w:val="center"/>
        <w:rPr>
          <w:ins w:id="10" w:author="NAZ, Mamoona (OLDHAM MEDICAL SERVICES)" w:date="2026-09-22T12:14:00Z" w16du:dateUtc="2026-09-22T16:14:00Z"/>
          <w:rFonts w:cstheme="minorHAnsi"/>
          <w:b/>
          <w:bCs/>
          <w:sz w:val="28"/>
          <w:szCs w:val="28"/>
          <w:u w:val="single"/>
        </w:rPr>
      </w:pPr>
      <w:ins w:id="11" w:author="NAZ, Mamoona (OLDHAM MEDICAL SERVICES)" w:date="2026-09-22T12:14:00Z" w16du:dateUtc="2026-09-22T16:14:00Z">
        <w:r w:rsidRPr="00FA0E32">
          <w:rPr>
            <w:rFonts w:cstheme="minorHAnsi"/>
            <w:b/>
            <w:bCs/>
            <w:sz w:val="28"/>
            <w:szCs w:val="28"/>
            <w:u w:val="single"/>
          </w:rPr>
          <w:t>PPG Meeting</w:t>
        </w:r>
      </w:ins>
    </w:p>
    <w:p w14:paraId="255DC642" w14:textId="487ECD42" w:rsidR="006F1C2D" w:rsidRDefault="00677B90" w:rsidP="006F1C2D">
      <w:pPr>
        <w:jc w:val="center"/>
        <w:rPr>
          <w:ins w:id="12" w:author="NAZ, Mamoona (OLDHAM MEDICAL SERVICES)" w:date="2026-09-22T12:14:00Z" w16du:dateUtc="2026-09-22T16:14:00Z"/>
          <w:rFonts w:cstheme="minorHAnsi"/>
          <w:b/>
          <w:bCs/>
          <w:sz w:val="28"/>
          <w:szCs w:val="28"/>
          <w:u w:val="single"/>
        </w:rPr>
      </w:pPr>
      <w:ins w:id="13" w:author="NAZ, Mamoona (OLDHAM MEDICAL SERVICES)" w:date="2026-09-22T12:14:00Z" w16du:dateUtc="2026-09-22T16:1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4" w:author="NAZ, Mamoona (OLDHAM MEDICAL SERVICES)" w:date="2026-09-22T12:14:00Z" w16du:dateUtc="2026-09-22T16:14:00Z"/>
          <w:rFonts w:cstheme="minorHAnsi"/>
          <w:b/>
          <w:bCs/>
          <w:sz w:val="28"/>
          <w:szCs w:val="28"/>
          <w:u w:val="single"/>
        </w:rPr>
      </w:pPr>
    </w:p>
    <w:p w14:paraId="1E230469" w14:textId="77777777" w:rsidR="006F1C2D" w:rsidRDefault="006F1C2D" w:rsidP="006F1C2D">
      <w:pPr>
        <w:rPr>
          <w:ins w:id="15" w:author="NAZ, Mamoona (OLDHAM MEDICAL SERVICES)" w:date="2026-09-22T12:14:00Z" w16du:dateUtc="2026-09-22T16:14:00Z"/>
          <w:rFonts w:cstheme="minorHAnsi"/>
          <w:b/>
          <w:bCs/>
        </w:rPr>
      </w:pPr>
      <w:ins w:id="16" w:author="NAZ, Mamoona (OLDHAM MEDICAL SERVICES)" w:date="2026-09-22T12:14:00Z" w16du:dateUtc="2026-09-22T16:14:00Z">
        <w:r w:rsidRPr="00FA0E32">
          <w:rPr>
            <w:rFonts w:cstheme="minorHAnsi"/>
            <w:b/>
            <w:bCs/>
          </w:rPr>
          <w:t>Attendees:</w:t>
        </w:r>
      </w:ins>
    </w:p>
    <w:p w14:paraId="406CF681" w14:textId="77777777" w:rsidR="006F1C2D" w:rsidRDefault="006F1C2D" w:rsidP="006F1C2D">
      <w:pPr>
        <w:rPr>
          <w:ins w:id="17" w:author="NAZ, Mamoona (OLDHAM MEDICAL SERVICES)" w:date="2026-09-22T12:14:00Z" w16du:dateUtc="2026-09-22T16:14:00Z"/>
          <w:rFonts w:cstheme="minorHAnsi"/>
        </w:rPr>
      </w:pPr>
      <w:ins w:id="18" w:author="NAZ, Mamoona (OLDHAM MEDICAL SERVICES)" w:date="2026-09-22T12:14:00Z" w16du:dateUtc="2026-09-22T16:14:00Z">
        <w:r w:rsidRPr="00FA0E32">
          <w:rPr>
            <w:rFonts w:cstheme="minorHAnsi"/>
          </w:rPr>
          <w:t>MN – Deputy Manager</w:t>
        </w:r>
      </w:ins>
    </w:p>
    <w:p w14:paraId="160FF56E" w14:textId="7F229838" w:rsidR="0008331C" w:rsidRPr="00FA0E32" w:rsidRDefault="0008331C" w:rsidP="006F1C2D">
      <w:pPr>
        <w:rPr>
          <w:ins w:id="19" w:author="NAZ, Mamoona (OLDHAM MEDICAL SERVICES)" w:date="2026-09-22T12:14:00Z" w16du:dateUtc="2026-09-22T16:14:00Z"/>
          <w:rFonts w:cstheme="minorHAnsi"/>
        </w:rPr>
      </w:pPr>
      <w:ins w:id="20" w:author="NAZ, Mamoona (OLDHAM MEDICAL SERVICES)" w:date="2026-09-22T12:14:00Z" w16du:dateUtc="2026-09-22T16:14:00Z">
        <w:r>
          <w:rPr>
            <w:rFonts w:cstheme="minorHAnsi"/>
          </w:rPr>
          <w:t xml:space="preserve">SA – Practice Manager </w:t>
        </w:r>
      </w:ins>
    </w:p>
    <w:p w14:paraId="4B50E429" w14:textId="77777777" w:rsidR="006F1C2D" w:rsidRDefault="006F1C2D" w:rsidP="006F1C2D">
      <w:pPr>
        <w:rPr>
          <w:ins w:id="21" w:author="NAZ, Mamoona (OLDHAM MEDICAL SERVICES)" w:date="2026-09-22T12:14:00Z" w16du:dateUtc="2026-09-22T16:14:00Z"/>
          <w:rFonts w:cstheme="minorHAnsi"/>
        </w:rPr>
      </w:pPr>
    </w:p>
    <w:p w14:paraId="5F6386BB" w14:textId="77777777" w:rsidR="0008331C" w:rsidRDefault="006F1C2D" w:rsidP="0008331C">
      <w:pPr>
        <w:rPr>
          <w:ins w:id="22" w:author="NAZ, Mamoona (OLDHAM MEDICAL SERVICES)" w:date="2026-09-22T12:14:00Z" w16du:dateUtc="2026-09-22T16:14:00Z"/>
        </w:rPr>
      </w:pPr>
      <w:ins w:id="23" w:author="NAZ, Mamoona (OLDHAM MEDICAL SERVICES)" w:date="2026-09-22T12:14:00Z" w16du:dateUtc="2026-09-22T16:14:00Z">
        <w:r>
          <w:rPr>
            <w:rFonts w:cstheme="minorHAnsi"/>
          </w:rPr>
          <w:t>MC, GM</w:t>
        </w:r>
        <w:r w:rsidR="0008331C">
          <w:rPr>
            <w:rFonts w:cstheme="minorHAnsi"/>
          </w:rPr>
          <w:t>,</w:t>
        </w:r>
      </w:ins>
    </w:p>
    <w:p w14:paraId="0834AD2C" w14:textId="13228619" w:rsidR="0008331C" w:rsidRDefault="0008331C" w:rsidP="0008331C">
      <w:pPr>
        <w:rPr>
          <w:ins w:id="24" w:author="NAZ, Mamoona (OLDHAM MEDICAL SERVICES)" w:date="2026-09-22T12:14:00Z" w16du:dateUtc="2026-09-22T16:14:00Z"/>
        </w:rPr>
      </w:pPr>
      <w:ins w:id="25" w:author="NAZ, Mamoona (OLDHAM MEDICAL SERVICES)" w:date="2026-09-22T12:14:00Z" w16du:dateUtc="2026-09-22T16:14:00Z">
        <w:r>
          <w:t>JB, BB, ZF</w:t>
        </w:r>
        <w:r>
          <w:rPr>
            <w:rFonts w:cstheme="minorHAnsi"/>
          </w:rPr>
          <w:t>, JS, SN</w:t>
        </w:r>
        <w:r w:rsidR="00FF174A">
          <w:rPr>
            <w:rFonts w:cstheme="minorHAnsi"/>
          </w:rPr>
          <w:t>, AW</w:t>
        </w:r>
      </w:ins>
    </w:p>
    <w:p w14:paraId="1D3A4916" w14:textId="67E42069" w:rsidR="006F1C2D" w:rsidRDefault="006F1C2D" w:rsidP="006F1C2D">
      <w:pPr>
        <w:rPr>
          <w:ins w:id="26" w:author="NAZ, Mamoona (OLDHAM MEDICAL SERVICES)" w:date="2026-09-22T12:14:00Z" w16du:dateUtc="2026-09-22T16:14:00Z"/>
          <w:rFonts w:cstheme="minorHAnsi"/>
        </w:rPr>
      </w:pPr>
    </w:p>
    <w:p w14:paraId="2302B3A6" w14:textId="77777777" w:rsidR="006F1C2D" w:rsidRPr="00FA0E32" w:rsidRDefault="006F1C2D" w:rsidP="006F1C2D">
      <w:pPr>
        <w:rPr>
          <w:ins w:id="27" w:author="NAZ, Mamoona (OLDHAM MEDICAL SERVICES)" w:date="2026-09-22T12:14:00Z" w16du:dateUtc="2026-09-22T16:14:00Z"/>
          <w:rFonts w:cstheme="minorHAnsi"/>
        </w:rPr>
      </w:pPr>
    </w:p>
    <w:p w14:paraId="794DD8CD" w14:textId="77777777" w:rsidR="006F1C2D" w:rsidRDefault="006F1C2D" w:rsidP="006F1C2D">
      <w:pPr>
        <w:rPr>
          <w:ins w:id="28" w:author="NAZ, Mamoona (OLDHAM MEDICAL SERVICES)" w:date="2026-09-22T12:14:00Z" w16du:dateUtc="2026-09-22T16:14:00Z"/>
          <w:rFonts w:cstheme="minorHAnsi"/>
          <w:b/>
          <w:bCs/>
        </w:rPr>
      </w:pPr>
      <w:ins w:id="29" w:author="NAZ, Mamoona (OLDHAM MEDICAL SERVICES)" w:date="2026-09-22T12:14:00Z" w16du:dateUtc="2026-09-22T16:14:00Z">
        <w:r w:rsidRPr="00FA0E32">
          <w:rPr>
            <w:rFonts w:cstheme="minorHAnsi"/>
            <w:b/>
            <w:bCs/>
          </w:rPr>
          <w:t>Apologies:</w:t>
        </w:r>
      </w:ins>
    </w:p>
    <w:p w14:paraId="50FA62A7" w14:textId="77777777" w:rsidR="00677B90" w:rsidRDefault="00677B90" w:rsidP="006F1C2D">
      <w:pPr>
        <w:rPr>
          <w:ins w:id="30" w:author="NAZ, Mamoona (OLDHAM MEDICAL SERVICES)" w:date="2026-09-22T12:14:00Z" w16du:dateUtc="2026-09-22T16:14:00Z"/>
          <w:rFonts w:cstheme="minorHAnsi"/>
          <w:b/>
          <w:bCs/>
        </w:rPr>
      </w:pPr>
    </w:p>
    <w:p w14:paraId="27E4F2EE" w14:textId="6226EC7C" w:rsidR="00677B90" w:rsidRPr="00677B90" w:rsidRDefault="00677B90" w:rsidP="006F1C2D">
      <w:pPr>
        <w:rPr>
          <w:ins w:id="31" w:author="NAZ, Mamoona (OLDHAM MEDICAL SERVICES)" w:date="2026-09-22T12:14:00Z" w16du:dateUtc="2026-09-22T16:14:00Z"/>
          <w:rFonts w:cstheme="minorHAnsi"/>
        </w:rPr>
      </w:pPr>
      <w:ins w:id="32" w:author="NAZ, Mamoona (OLDHAM MEDICAL SERVICES)" w:date="2026-09-22T12:14:00Z" w16du:dateUtc="2026-09-22T16:14:00Z">
        <w:r>
          <w:rPr>
            <w:rFonts w:cstheme="minorHAnsi"/>
          </w:rPr>
          <w:t>CC, AK, LU, MAS, DR</w:t>
        </w:r>
      </w:ins>
    </w:p>
    <w:p w14:paraId="1282E9CD" w14:textId="77777777" w:rsidR="00A8494F" w:rsidRDefault="00A8494F">
      <w:pPr>
        <w:rPr>
          <w:ins w:id="33" w:author="NAZ, Mamoona (OLDHAM MEDICAL SERVICES)" w:date="2026-09-22T12:14:00Z" w16du:dateUtc="2026-09-22T16:14:00Z"/>
        </w:rPr>
      </w:pPr>
    </w:p>
    <w:p w14:paraId="09A61C5A" w14:textId="77777777" w:rsidR="006F1C2D" w:rsidRDefault="006F1C2D">
      <w:pPr>
        <w:rPr>
          <w:ins w:id="34" w:author="NAZ, Mamoona (OLDHAM MEDICAL SERVICES)" w:date="2026-09-22T12:14:00Z" w16du:dateUtc="2026-09-22T16:14:00Z"/>
        </w:rPr>
      </w:pPr>
    </w:p>
    <w:p w14:paraId="71B1EB70" w14:textId="6B3B9867" w:rsidR="006F1C2D" w:rsidRDefault="00FD25EC" w:rsidP="006F1C2D">
      <w:pPr>
        <w:pStyle w:val="ListParagraph"/>
        <w:numPr>
          <w:ilvl w:val="0"/>
          <w:numId w:val="29"/>
        </w:numPr>
        <w:rPr>
          <w:ins w:id="35" w:author="NAZ, Mamoona (OLDHAM MEDICAL SERVICES)" w:date="2026-09-22T12:14:00Z" w16du:dateUtc="2026-09-22T16:14:00Z"/>
        </w:rPr>
      </w:pPr>
      <w:ins w:id="36" w:author="NAZ, Mamoona (OLDHAM MEDICAL SERVICES)" w:date="2026-09-22T12:14:00Z" w16du:dateUtc="2026-09-22T16:14:00Z">
        <w:r>
          <w:t>Review of last minutes of meeting – everyone agreed no changes were needed.</w:t>
        </w:r>
      </w:ins>
    </w:p>
    <w:p w14:paraId="2F83712F" w14:textId="53312079" w:rsidR="00FF174A" w:rsidRDefault="00FF174A" w:rsidP="00FF174A">
      <w:pPr>
        <w:pStyle w:val="ListParagraph"/>
        <w:numPr>
          <w:ilvl w:val="0"/>
          <w:numId w:val="29"/>
        </w:numPr>
        <w:rPr>
          <w:ins w:id="37" w:author="NAZ, Mamoona (OLDHAM MEDICAL SERVICES)" w:date="2026-09-22T12:14:00Z" w16du:dateUtc="2026-09-22T16:14:00Z"/>
        </w:rPr>
      </w:pPr>
      <w:ins w:id="38" w:author="NAZ, Mamoona (OLDHAM MEDICAL SERVICES)" w:date="2026-09-22T12:14:00Z" w16du:dateUtc="2026-09-22T16:14:00Z">
        <w:r>
          <w:t>Meeting started at 13:</w:t>
        </w:r>
        <w:r w:rsidR="00677B90">
          <w:t>13</w:t>
        </w:r>
      </w:ins>
    </w:p>
    <w:p w14:paraId="04EF1223" w14:textId="0C5D5E3B" w:rsidR="00677B90" w:rsidRDefault="00677B90" w:rsidP="00FF174A">
      <w:pPr>
        <w:pStyle w:val="ListParagraph"/>
        <w:numPr>
          <w:ilvl w:val="0"/>
          <w:numId w:val="29"/>
        </w:numPr>
        <w:rPr>
          <w:ins w:id="39" w:author="NAZ, Mamoona (OLDHAM MEDICAL SERVICES)" w:date="2026-09-22T12:14:00Z" w16du:dateUtc="2026-09-22T16:14:00Z"/>
        </w:rPr>
      </w:pPr>
      <w:ins w:id="40" w:author="NAZ, Mamoona (OLDHAM MEDICAL SERVICES)" w:date="2026-09-22T12:14:00Z" w16du:dateUtc="2026-09-22T16:1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9"/>
        </w:numPr>
        <w:rPr>
          <w:ins w:id="41" w:author="NAZ, Mamoona (OLDHAM MEDICAL SERVICES)" w:date="2026-09-22T12:14:00Z" w16du:dateUtc="2026-09-22T16:14:00Z"/>
        </w:rPr>
      </w:pPr>
      <w:ins w:id="42" w:author="NAZ, Mamoona (OLDHAM MEDICAL SERVICES)" w:date="2026-09-22T12:14:00Z" w16du:dateUtc="2026-09-22T16:1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9"/>
        </w:numPr>
        <w:rPr>
          <w:ins w:id="43" w:author="NAZ, Mamoona (OLDHAM MEDICAL SERVICES)" w:date="2026-09-22T12:14:00Z" w16du:dateUtc="2026-09-22T16:14:00Z"/>
        </w:rPr>
      </w:pPr>
      <w:ins w:id="44" w:author="NAZ, Mamoona (OLDHAM MEDICAL SERVICES)" w:date="2026-09-22T12:14:00Z" w16du:dateUtc="2026-09-22T16:1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9"/>
        </w:numPr>
        <w:rPr>
          <w:ins w:id="45" w:author="NAZ, Mamoona (OLDHAM MEDICAL SERVICES)" w:date="2026-09-22T12:14:00Z" w16du:dateUtc="2026-09-22T16:14:00Z"/>
        </w:rPr>
      </w:pPr>
      <w:ins w:id="46" w:author="NAZ, Mamoona (OLDHAM MEDICAL SERVICES)" w:date="2026-09-22T12:14:00Z" w16du:dateUtc="2026-09-22T16:1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9"/>
        </w:numPr>
        <w:rPr>
          <w:ins w:id="47" w:author="NAZ, Mamoona (OLDHAM MEDICAL SERVICES)" w:date="2026-09-22T12:14:00Z" w16du:dateUtc="2026-09-22T16:14:00Z"/>
        </w:rPr>
      </w:pPr>
      <w:ins w:id="48" w:author="NAZ, Mamoona (OLDHAM MEDICAL SERVICES)" w:date="2026-09-22T12:14:00Z" w16du:dateUtc="2026-09-22T16:1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9"/>
        </w:numPr>
        <w:rPr>
          <w:ins w:id="49" w:author="NAZ, Mamoona (OLDHAM MEDICAL SERVICES)" w:date="2026-09-22T12:14:00Z" w16du:dateUtc="2026-09-22T16:14:00Z"/>
        </w:rPr>
      </w:pPr>
      <w:ins w:id="50" w:author="NAZ, Mamoona (OLDHAM MEDICAL SERVICES)" w:date="2026-09-22T12:14:00Z" w16du:dateUtc="2026-09-22T16:1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9"/>
        </w:numPr>
        <w:rPr>
          <w:ins w:id="51" w:author="NAZ, Mamoona (OLDHAM MEDICAL SERVICES)" w:date="2026-09-22T12:14:00Z" w16du:dateUtc="2026-09-22T16:14:00Z"/>
        </w:rPr>
      </w:pPr>
      <w:ins w:id="52" w:author="NAZ, Mamoona (OLDHAM MEDICAL SERVICES)" w:date="2026-09-22T12:14:00Z" w16du:dateUtc="2026-09-22T16:1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9"/>
        </w:numPr>
        <w:rPr>
          <w:ins w:id="53" w:author="NAZ, Mamoona (OLDHAM MEDICAL SERVICES)" w:date="2026-09-22T12:14:00Z" w16du:dateUtc="2026-09-22T16:14:00Z"/>
        </w:rPr>
      </w:pPr>
      <w:ins w:id="54" w:author="NAZ, Mamoona (OLDHAM MEDICAL SERVICES)" w:date="2026-09-22T12:14:00Z" w16du:dateUtc="2026-09-22T16:1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9"/>
        </w:numPr>
        <w:rPr>
          <w:ins w:id="55" w:author="NAZ, Mamoona (OLDHAM MEDICAL SERVICES)" w:date="2026-09-22T12:14:00Z" w16du:dateUtc="2026-09-22T16:14:00Z"/>
        </w:rPr>
      </w:pPr>
      <w:ins w:id="56" w:author="NAZ, Mamoona (OLDHAM MEDICAL SERVICES)" w:date="2026-09-22T12:14:00Z" w16du:dateUtc="2026-09-22T16:1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9"/>
        </w:numPr>
        <w:rPr>
          <w:ins w:id="57" w:author="NAZ, Mamoona (OLDHAM MEDICAL SERVICES)" w:date="2026-09-22T12:14:00Z" w16du:dateUtc="2026-09-22T16:14:00Z"/>
        </w:rPr>
      </w:pPr>
      <w:ins w:id="58" w:author="NAZ, Mamoona (OLDHAM MEDICAL SERVICES)" w:date="2026-09-22T12:14:00Z" w16du:dateUtc="2026-09-22T16:1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9"/>
        </w:numPr>
        <w:rPr>
          <w:ins w:id="59" w:author="NAZ, Mamoona (OLDHAM MEDICAL SERVICES)" w:date="2026-09-22T12:14:00Z" w16du:dateUtc="2026-09-22T16:14:00Z"/>
        </w:rPr>
      </w:pPr>
      <w:ins w:id="60" w:author="NAZ, Mamoona (OLDHAM MEDICAL SERVICES)" w:date="2026-09-22T12:14:00Z" w16du:dateUtc="2026-09-22T16:14:00Z">
        <w:r>
          <w:t xml:space="preserve">Also decided to display notices before they get sent out. </w:t>
        </w:r>
      </w:ins>
    </w:p>
    <w:p w14:paraId="0AD56979" w14:textId="7FA4E76F" w:rsidR="00677B90" w:rsidRDefault="00677B90" w:rsidP="00FF174A">
      <w:pPr>
        <w:pStyle w:val="ListParagraph"/>
        <w:numPr>
          <w:ilvl w:val="0"/>
          <w:numId w:val="29"/>
        </w:numPr>
        <w:rPr>
          <w:ins w:id="61" w:author="NAZ, Mamoona (OLDHAM MEDICAL SERVICES)" w:date="2026-09-22T12:14:00Z" w16du:dateUtc="2026-09-22T16:14:00Z"/>
        </w:rPr>
      </w:pPr>
      <w:ins w:id="62" w:author="NAZ, Mamoona (OLDHAM MEDICAL SERVICES)" w:date="2026-09-22T12:14:00Z" w16du:dateUtc="2026-09-22T16:1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9"/>
        </w:numPr>
        <w:rPr>
          <w:ins w:id="63" w:author="NAZ, Mamoona (OLDHAM MEDICAL SERVICES)" w:date="2026-09-22T12:14:00Z" w16du:dateUtc="2026-09-22T16:14:00Z"/>
        </w:rPr>
      </w:pPr>
      <w:ins w:id="64" w:author="NAZ, Mamoona (OLDHAM MEDICAL SERVICES)" w:date="2026-09-22T12:14:00Z" w16du:dateUtc="2026-09-22T16:1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9"/>
        </w:numPr>
        <w:rPr>
          <w:ins w:id="65" w:author="NAZ, Mamoona (OLDHAM MEDICAL SERVICES)" w:date="2026-09-22T12:14:00Z" w16du:dateUtc="2026-09-22T16:14:00Z"/>
        </w:rPr>
      </w:pPr>
      <w:ins w:id="66" w:author="NAZ, Mamoona (OLDHAM MEDICAL SERVICES)" w:date="2026-09-22T12:14:00Z" w16du:dateUtc="2026-09-22T16:14:00Z">
        <w:r>
          <w:t xml:space="preserve">The Practice has not yet received a confirmation date of delivery for flu jabs. </w:t>
        </w:r>
      </w:ins>
    </w:p>
    <w:p w14:paraId="0CEABE06" w14:textId="159751B6" w:rsidR="00677B90" w:rsidRDefault="00677B90" w:rsidP="00FF174A">
      <w:pPr>
        <w:pStyle w:val="ListParagraph"/>
        <w:numPr>
          <w:ilvl w:val="0"/>
          <w:numId w:val="29"/>
        </w:numPr>
        <w:rPr>
          <w:ins w:id="67" w:author="NAZ, Mamoona (OLDHAM MEDICAL SERVICES)" w:date="2026-09-22T12:14:00Z" w16du:dateUtc="2026-09-22T16:14:00Z"/>
        </w:rPr>
      </w:pPr>
      <w:ins w:id="68" w:author="NAZ, Mamoona (OLDHAM MEDICAL SERVICES)" w:date="2026-09-22T12:14:00Z" w16du:dateUtc="2026-09-22T16:14:00Z">
        <w:r>
          <w:t xml:space="preserve">Updates around the PCN clinics were shared. </w:t>
        </w:r>
      </w:ins>
    </w:p>
    <w:p w14:paraId="02B8F5B2" w14:textId="001EA95A" w:rsidR="00677B90" w:rsidRDefault="00677B90" w:rsidP="00FF174A">
      <w:pPr>
        <w:pStyle w:val="ListParagraph"/>
        <w:numPr>
          <w:ilvl w:val="0"/>
          <w:numId w:val="29"/>
        </w:numPr>
        <w:rPr>
          <w:ins w:id="69" w:author="NAZ, Mamoona (OLDHAM MEDICAL SERVICES)" w:date="2026-09-22T12:14:00Z" w16du:dateUtc="2026-09-22T16:14:00Z"/>
        </w:rPr>
      </w:pPr>
      <w:ins w:id="70" w:author="NAZ, Mamoona (OLDHAM MEDICAL SERVICES)" w:date="2026-09-22T12:14:00Z" w16du:dateUtc="2026-09-22T16:14:00Z">
        <w:r>
          <w:t xml:space="preserve">Meeting was kept brief due to summer holidays and many apologies. </w:t>
        </w:r>
      </w:ins>
    </w:p>
    <w:p w14:paraId="447CCA8D" w14:textId="3472B07F" w:rsidR="006F1C2D" w:rsidRPr="006F1C2D" w:rsidRDefault="006F1C2D" w:rsidP="006F1C2D">
      <w:pPr>
        <w:rPr>
          <w:ins w:id="71" w:author="NAZ, Mamoona (OLDHAM MEDICAL SERVICES)" w:date="2026-09-22T12:14:00Z" w16du:dateUtc="2026-09-22T16:14:00Z"/>
          <w:b/>
          <w:bCs/>
        </w:rPr>
      </w:pPr>
      <w:ins w:id="72" w:author="NAZ, Mamoona (OLDHAM MEDICAL SERVICES)" w:date="2026-09-22T12:14:00Z" w16du:dateUtc="2026-09-22T16:1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3" w:author="NAZ, Mamoona (OLDHAM MEDICAL SERVICES)" w:date="2026-09-22T12:14:00Z" w16du:dateUtc="2026-09-22T16:14:00Z"/>
          <w:b/>
          <w:bCs/>
        </w:rPr>
      </w:pPr>
    </w:p>
    <w:p w14:paraId="55D4E3CC" w14:textId="77777777" w:rsidR="0021299C" w:rsidRPr="00B20F48" w:rsidRDefault="006F1C2D" w:rsidP="00B20F48">
      <w:pPr>
        <w:jc w:val="center"/>
        <w:rPr>
          <w:del w:id="74" w:author="NAZ, Mamoona (OLDHAM MEDICAL SERVICES)" w:date="2026-09-22T12:14:00Z" w16du:dateUtc="2026-09-22T16:14:00Z"/>
          <w:rFonts w:cs="Arial"/>
          <w:b/>
        </w:rPr>
      </w:pPr>
      <w:ins w:id="75" w:author="NAZ, Mamoona (OLDHAM MEDICAL SERVICES)" w:date="2026-09-22T12:14:00Z" w16du:dateUtc="2026-09-22T16:1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6" w:author="NAZ, Mamoona (OLDHAM MEDICAL SERVICES)" w:date="2026-09-22T12:14:00Z" w16du:dateUtc="2026-09-22T16:14:00Z">
        <w:r w:rsidR="0021299C" w:rsidRPr="00B20F48">
          <w:rPr>
            <w:rFonts w:cs="Arial"/>
            <w:b/>
          </w:rPr>
          <w:delText>СОГЛАШЕНИЕ О КОНФИДЕНЦИАЛЬНОСТИ</w:delText>
        </w:r>
      </w:del>
    </w:p>
    <w:p w14:paraId="6333FF92" w14:textId="77777777" w:rsidR="0021299C" w:rsidRPr="00B20F48" w:rsidRDefault="0021299C" w:rsidP="00B20F48">
      <w:pPr>
        <w:ind w:left="737" w:hanging="737"/>
        <w:rPr>
          <w:del w:id="77" w:author="NAZ, Mamoona (OLDHAM MEDICAL SERVICES)" w:date="2026-09-22T12:14:00Z" w16du:dateUtc="2026-09-22T16:14:00Z"/>
          <w:rFonts w:cs="Arial"/>
        </w:rPr>
      </w:pPr>
    </w:p>
    <w:p w14:paraId="5CE0648C" w14:textId="5E681836" w:rsidR="0021299C" w:rsidRPr="00B20F48" w:rsidRDefault="0021299C" w:rsidP="00B20F48">
      <w:pPr>
        <w:rPr>
          <w:del w:id="78" w:author="NAZ, Mamoona (OLDHAM MEDICAL SERVICES)" w:date="2026-09-22T12:14:00Z" w16du:dateUtc="2026-09-22T16:14:00Z"/>
          <w:rFonts w:cs="Arial"/>
        </w:rPr>
      </w:pPr>
      <w:del w:id="79" w:author="NAZ, Mamoona (OLDHAM MEDICAL SERVICES)" w:date="2026-09-22T12:14:00Z" w16du:dateUtc="2026-09-22T16:14:00Z">
        <w:r w:rsidRPr="00B20F48">
          <w:rPr>
            <w:rFonts w:cs="Arial"/>
          </w:rPr>
          <w:delText>город Москва</w:delText>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delText xml:space="preserve">     «</w:delText>
        </w:r>
        <w:r w:rsidR="00E9119C">
          <w:rPr>
            <w:rFonts w:cs="Arial"/>
          </w:rPr>
          <w:delText>___</w:delText>
        </w:r>
        <w:r w:rsidRPr="00B20F48">
          <w:rPr>
            <w:rFonts w:cs="Arial"/>
          </w:rPr>
          <w:delText>»</w:delText>
        </w:r>
        <w:r w:rsidR="00E9119C">
          <w:rPr>
            <w:rFonts w:cs="Arial"/>
          </w:rPr>
          <w:delText>_______</w:delText>
        </w:r>
        <w:r w:rsidRPr="00B20F48">
          <w:rPr>
            <w:rFonts w:cs="Arial"/>
          </w:rPr>
          <w:delText>202</w:delText>
        </w:r>
        <w:r w:rsidR="00E9119C">
          <w:rPr>
            <w:rFonts w:cs="Arial"/>
          </w:rPr>
          <w:delText>5</w:delText>
        </w:r>
        <w:r w:rsidRPr="00B20F48">
          <w:rPr>
            <w:rFonts w:cs="Arial"/>
          </w:rPr>
          <w:delText xml:space="preserve"> года</w:delText>
        </w:r>
      </w:del>
    </w:p>
    <w:p w14:paraId="277E26E7" w14:textId="77777777" w:rsidR="0021299C" w:rsidRPr="00B20F48" w:rsidRDefault="0021299C" w:rsidP="00B20F48">
      <w:pPr>
        <w:rPr>
          <w:del w:id="80" w:author="NAZ, Mamoona (OLDHAM MEDICAL SERVICES)" w:date="2026-09-22T12:14:00Z" w16du:dateUtc="2026-09-22T16:14:00Z"/>
          <w:rFonts w:cs="Arial"/>
        </w:rPr>
      </w:pPr>
    </w:p>
    <w:p w14:paraId="2DA72FCE" w14:textId="6D513A39" w:rsidR="0021299C" w:rsidRPr="00B20F48" w:rsidRDefault="0021299C" w:rsidP="00B20F48">
      <w:pPr>
        <w:rPr>
          <w:del w:id="81" w:author="NAZ, Mamoona (OLDHAM MEDICAL SERVICES)" w:date="2026-09-22T12:14:00Z" w16du:dateUtc="2026-09-22T16:14:00Z"/>
          <w:rFonts w:cs="Arial"/>
        </w:rPr>
      </w:pPr>
      <w:del w:id="82" w:author="NAZ, Mamoona (OLDHAM MEDICAL SERVICES)" w:date="2026-09-22T12:14:00Z" w16du:dateUtc="2026-09-22T16:14:00Z">
        <w:r w:rsidRPr="00B20F48">
          <w:rPr>
            <w:rFonts w:cs="Arial"/>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83" w:author="NAZ, Mamoona (OLDHAM MEDICAL SERVICES)" w:date="2026-09-22T12:14:00Z" w16du:dateUtc="2026-09-22T16:14:00Z"/>
          <w:rFonts w:cs="Arial"/>
        </w:rPr>
      </w:pPr>
      <w:del w:id="84" w:author="NAZ, Mamoona (OLDHAM MEDICAL SERVICES)" w:date="2026-09-22T12:14:00Z" w16du:dateUtc="2026-09-22T16:14:00Z">
        <w:r>
          <w:rPr>
            <w:rFonts w:cs="Arial"/>
          </w:rPr>
          <w:delText>_____________________________________________________________________</w:delText>
        </w:r>
        <w:r w:rsidR="0021299C" w:rsidRPr="00B20F48">
          <w:rPr>
            <w:rFonts w:cs="Arial"/>
          </w:rPr>
          <w:delText xml:space="preserve">, </w:delText>
        </w:r>
      </w:del>
    </w:p>
    <w:p w14:paraId="4BD15A3B" w14:textId="5137DBD1" w:rsidR="0021299C" w:rsidRPr="00B20F48" w:rsidRDefault="0021299C" w:rsidP="00B20F48">
      <w:pPr>
        <w:rPr>
          <w:del w:id="85" w:author="NAZ, Mamoona (OLDHAM MEDICAL SERVICES)" w:date="2026-09-22T12:14:00Z" w16du:dateUtc="2026-09-22T16:14:00Z"/>
          <w:rFonts w:cs="Arial"/>
        </w:rPr>
      </w:pPr>
      <w:del w:id="86" w:author="NAZ, Mamoona (OLDHAM MEDICAL SERVICES)" w:date="2026-09-22T12:14:00Z" w16du:dateUtc="2026-09-22T16:14:00Z">
        <w:r w:rsidRPr="00B20F48">
          <w:rPr>
            <w:rFonts w:cs="Arial"/>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87" w:author="NAZ, Mamoona (OLDHAM MEDICAL SERVICES)" w:date="2026-09-22T12:14:00Z" w16du:dateUtc="2026-09-22T16:14:00Z"/>
          <w:rFonts w:cs="Arial"/>
          <w:b/>
        </w:rPr>
      </w:pPr>
      <w:del w:id="88" w:author="NAZ, Mamoona (OLDHAM MEDICAL SERVICES)" w:date="2026-09-22T12:14:00Z" w16du:dateUtc="2026-09-22T16:14:00Z">
        <w:r w:rsidRPr="00B20F48">
          <w:rPr>
            <w:rFonts w:cs="Arial"/>
            <w:b/>
          </w:rPr>
          <w:delText>ОПРЕДЕЛЕНИЯ</w:delText>
        </w:r>
      </w:del>
    </w:p>
    <w:p w14:paraId="661EE7F7" w14:textId="7D71A893" w:rsidR="0021299C" w:rsidRPr="00B20F48" w:rsidRDefault="0021299C" w:rsidP="00B20F48">
      <w:pPr>
        <w:rPr>
          <w:del w:id="89" w:author="NAZ, Mamoona (OLDHAM MEDICAL SERVICES)" w:date="2026-09-22T12:14:00Z" w16du:dateUtc="2026-09-22T16:14:00Z"/>
          <w:rFonts w:cs="Arial"/>
        </w:rPr>
      </w:pPr>
      <w:del w:id="90" w:author="NAZ, Mamoona (OLDHAM MEDICAL SERVICES)" w:date="2026-09-22T12:14:00Z" w16du:dateUtc="2026-09-22T16:14:00Z">
        <w:r w:rsidRPr="00B20F48">
          <w:rPr>
            <w:rFonts w:cs="Arial"/>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91" w:author="NAZ, Mamoona (OLDHAM MEDICAL SERVICES)" w:date="2026-09-22T12:14:00Z" w16du:dateUtc="2026-09-22T16:14:00Z"/>
          <w:rFonts w:cs="Arial"/>
        </w:rPr>
      </w:pPr>
      <w:del w:id="92" w:author="NAZ, Mamoona (OLDHAM MEDICAL SERVICES)" w:date="2026-09-22T12:14:00Z" w16du:dateUtc="2026-09-22T16:14:00Z">
        <w:r w:rsidRPr="00B20F48">
          <w:rPr>
            <w:rFonts w:cs="Arial"/>
            <w:b/>
          </w:rPr>
          <w:delText>Раскрывающая сторона</w:delText>
        </w:r>
        <w:r w:rsidRPr="00B20F48">
          <w:rPr>
            <w:rFonts w:cs="Arial"/>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93" w:author="NAZ, Mamoona (OLDHAM MEDICAL SERVICES)" w:date="2026-09-22T12:14:00Z" w16du:dateUtc="2026-09-22T16:14:00Z"/>
          <w:rFonts w:cs="Arial"/>
        </w:rPr>
      </w:pPr>
      <w:del w:id="94" w:author="NAZ, Mamoona (OLDHAM MEDICAL SERVICES)" w:date="2026-09-22T12:14:00Z" w16du:dateUtc="2026-09-22T16:14:00Z">
        <w:r w:rsidRPr="00B20F48">
          <w:rPr>
            <w:rFonts w:cs="Arial"/>
            <w:b/>
          </w:rPr>
          <w:delText>Принимающая сторона</w:delText>
        </w:r>
        <w:r w:rsidRPr="00B20F48">
          <w:rPr>
            <w:rFonts w:cs="Arial"/>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95" w:author="NAZ, Mamoona (OLDHAM MEDICAL SERVICES)" w:date="2026-09-22T12:14:00Z" w16du:dateUtc="2026-09-22T16:14:00Z"/>
          <w:rFonts w:cs="Arial"/>
        </w:rPr>
      </w:pPr>
      <w:del w:id="96" w:author="NAZ, Mamoona (OLDHAM MEDICAL SERVICES)" w:date="2026-09-22T12:14:00Z" w16du:dateUtc="2026-09-22T16:14:00Z">
        <w:r w:rsidRPr="00B20F48">
          <w:rPr>
            <w:rFonts w:cs="Arial"/>
            <w:b/>
          </w:rPr>
          <w:delText>Конфиденциальная информация</w:delText>
        </w:r>
        <w:r w:rsidRPr="00B20F48">
          <w:rPr>
            <w:rFonts w:cs="Arial"/>
          </w:rPr>
          <w:delText xml:space="preserve"> – информация, которую Раскрывающая сторона передает Принимающей стороне</w:delText>
        </w:r>
        <w:r w:rsidR="00FE3529" w:rsidRPr="00B20F48">
          <w:rPr>
            <w:rFonts w:cs="Arial"/>
          </w:rPr>
          <w:delText xml:space="preserve"> с указанием как на Конфиденциальную</w:delText>
        </w:r>
        <w:r w:rsidRPr="00B20F48">
          <w:rPr>
            <w:rFonts w:cs="Arial"/>
          </w:rPr>
          <w:delText xml:space="preserve">. </w:delText>
        </w:r>
      </w:del>
    </w:p>
    <w:p w14:paraId="39D0F816" w14:textId="4B1185AA" w:rsidR="00544A41" w:rsidRPr="00B20F48" w:rsidRDefault="0021299C" w:rsidP="00B20F48">
      <w:pPr>
        <w:pStyle w:val="ListParagraph"/>
        <w:ind w:left="737"/>
        <w:contextualSpacing w:val="0"/>
        <w:rPr>
          <w:del w:id="97" w:author="NAZ, Mamoona (OLDHAM MEDICAL SERVICES)" w:date="2026-09-22T12:14:00Z" w16du:dateUtc="2026-09-22T16:14:00Z"/>
          <w:rFonts w:cs="Arial"/>
        </w:rPr>
      </w:pPr>
      <w:del w:id="98" w:author="NAZ, Mamoona (OLDHAM MEDICAL SERVICES)" w:date="2026-09-22T12:14:00Z" w16du:dateUtc="2026-09-22T16:14:00Z">
        <w:r w:rsidRPr="00B20F48">
          <w:rPr>
            <w:rFonts w:cs="Arial"/>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99" w:author="NAZ, Mamoona (OLDHAM MEDICAL SERVICES)" w:date="2026-09-22T12:14:00Z" w16du:dateUtc="2026-09-22T16:14:00Z"/>
          <w:rFonts w:cs="Arial"/>
        </w:rPr>
      </w:pPr>
      <w:del w:id="100" w:author="NAZ, Mamoona (OLDHAM MEDICAL SERVICES)" w:date="2026-09-22T12:14:00Z" w16du:dateUtc="2026-09-22T16:14:00Z">
        <w:r w:rsidRPr="00B20F48">
          <w:rPr>
            <w:rFonts w:cs="Arial"/>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101" w:author="NAZ, Mamoona (OLDHAM MEDICAL SERVICES)" w:date="2026-09-22T12:14:00Z" w16du:dateUtc="2026-09-22T16:14:00Z"/>
          <w:rFonts w:cs="Arial"/>
        </w:rPr>
      </w:pPr>
      <w:del w:id="102" w:author="NAZ, Mamoona (OLDHAM MEDICAL SERVICES)" w:date="2026-09-22T12:14:00Z" w16du:dateUtc="2026-09-22T16:14:00Z">
        <w:r w:rsidRPr="00B20F48">
          <w:rPr>
            <w:rFonts w:cs="Arial"/>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103" w:author="NAZ, Mamoona (OLDHAM MEDICAL SERVICES)" w:date="2026-09-22T12:14:00Z" w16du:dateUtc="2026-09-22T16:14:00Z"/>
          <w:rFonts w:cs="Arial"/>
        </w:rPr>
      </w:pPr>
      <w:del w:id="104" w:author="NAZ, Mamoona (OLDHAM MEDICAL SERVICES)" w:date="2026-09-22T12:14:00Z" w16du:dateUtc="2026-09-22T16:14:00Z">
        <w:r w:rsidRPr="00B20F48">
          <w:rPr>
            <w:rFonts w:cs="Arial"/>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105" w:author="NAZ, Mamoona (OLDHAM MEDICAL SERVICES)" w:date="2026-09-22T12:14:00Z" w16du:dateUtc="2026-09-22T16:14:00Z"/>
          <w:rFonts w:cs="Arial"/>
        </w:rPr>
      </w:pPr>
      <w:del w:id="106" w:author="NAZ, Mamoona (OLDHAM MEDICAL SERVICES)" w:date="2026-09-22T12:14:00Z" w16du:dateUtc="2026-09-22T16:14:00Z">
        <w:r w:rsidRPr="00B20F48">
          <w:rPr>
            <w:rFonts w:cs="Arial"/>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107" w:author="NAZ, Mamoona (OLDHAM MEDICAL SERVICES)" w:date="2026-09-22T12:14:00Z" w16du:dateUtc="2026-09-22T16:14:00Z"/>
          <w:rFonts w:cs="Arial"/>
        </w:rPr>
      </w:pPr>
      <w:del w:id="108" w:author="NAZ, Mamoona (OLDHAM MEDICAL SERVICES)" w:date="2026-09-22T12:14:00Z" w16du:dateUtc="2026-09-22T16:14:00Z">
        <w:r w:rsidRPr="00B20F48">
          <w:rPr>
            <w:rFonts w:cs="Arial"/>
            <w:b/>
          </w:rPr>
          <w:delText>ВКД</w:delText>
        </w:r>
        <w:r w:rsidRPr="00B20F48">
          <w:rPr>
            <w:rFonts w:cs="Arial"/>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109" w:author="NAZ, Mamoona (OLDHAM MEDICAL SERVICES)" w:date="2026-09-22T12:14:00Z" w16du:dateUtc="2026-09-22T16:14:00Z"/>
          <w:rFonts w:cs="Arial"/>
        </w:rPr>
      </w:pPr>
      <w:del w:id="110" w:author="NAZ, Mamoona (OLDHAM MEDICAL SERVICES)" w:date="2026-09-22T12:14:00Z" w16du:dateUtc="2026-09-22T16:14:00Z">
        <w:r w:rsidRPr="00B20F48">
          <w:rPr>
            <w:rFonts w:cs="Arial"/>
            <w:b/>
          </w:rPr>
          <w:delText>Пользователи ВКД</w:delText>
        </w:r>
        <w:r w:rsidRPr="00B20F48">
          <w:rPr>
            <w:rFonts w:cs="Arial"/>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111" w:author="NAZ, Mamoona (OLDHAM MEDICAL SERVICES)" w:date="2026-09-22T12:14:00Z" w16du:dateUtc="2026-09-22T16:14:00Z"/>
          <w:rFonts w:cs="Arial"/>
          <w:b/>
        </w:rPr>
      </w:pPr>
      <w:del w:id="112" w:author="NAZ, Mamoona (OLDHAM MEDICAL SERVICES)" w:date="2026-09-22T12:14:00Z" w16du:dateUtc="2026-09-22T16:14:00Z">
        <w:r w:rsidRPr="00B20F48">
          <w:rPr>
            <w:rFonts w:cs="Arial"/>
            <w:b/>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113" w:author="NAZ, Mamoona (OLDHAM MEDICAL SERVICES)" w:date="2026-09-22T12:14:00Z" w16du:dateUtc="2026-09-22T16:14:00Z"/>
          <w:rFonts w:cs="Arial"/>
        </w:rPr>
      </w:pPr>
      <w:del w:id="114" w:author="NAZ, Mamoona (OLDHAM MEDICAL SERVICES)" w:date="2026-09-22T12:14:00Z" w16du:dateUtc="2026-09-22T16:14:00Z">
        <w:r w:rsidRPr="00B20F48">
          <w:rPr>
            <w:rFonts w:cs="Arial"/>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115" w:author="NAZ, Mamoona (OLDHAM MEDICAL SERVICES)" w:date="2026-09-22T12:14:00Z" w16du:dateUtc="2026-09-22T16:14:00Z"/>
          <w:rFonts w:cs="Arial"/>
          <w:b/>
        </w:rPr>
      </w:pPr>
      <w:del w:id="116" w:author="NAZ, Mamoona (OLDHAM MEDICAL SERVICES)" w:date="2026-09-22T12:14:00Z" w16du:dateUtc="2026-09-22T16:14:00Z">
        <w:r w:rsidRPr="00B20F48">
          <w:rPr>
            <w:rFonts w:cs="Arial"/>
            <w:b/>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117" w:author="NAZ, Mamoona (OLDHAM MEDICAL SERVICES)" w:date="2026-09-22T12:14:00Z" w16du:dateUtc="2026-09-22T16:14:00Z"/>
          <w:rFonts w:cs="Arial"/>
        </w:rPr>
      </w:pPr>
      <w:del w:id="118" w:author="NAZ, Mamoona (OLDHAM MEDICAL SERVICES)" w:date="2026-09-22T12:14:00Z" w16du:dateUtc="2026-09-22T16:14:00Z">
        <w:r w:rsidRPr="00B20F48">
          <w:rPr>
            <w:rFonts w:cs="Arial"/>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119" w:author="NAZ, Mamoona (OLDHAM MEDICAL SERVICES)" w:date="2026-09-22T12:14:00Z" w16du:dateUtc="2026-09-22T16:14:00Z"/>
          <w:rFonts w:cs="Arial"/>
        </w:rPr>
      </w:pPr>
      <w:del w:id="120" w:author="NAZ, Mamoona (OLDHAM MEDICAL SERVICES)" w:date="2026-09-22T12:14:00Z" w16du:dateUtc="2026-09-22T16:14:00Z">
        <w:r w:rsidRPr="00B20F48">
          <w:rPr>
            <w:rFonts w:cs="Arial"/>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121" w:author="NAZ, Mamoona (OLDHAM MEDICAL SERVICES)" w:date="2026-09-22T12:14:00Z" w16du:dateUtc="2026-09-22T16:14:00Z"/>
          <w:rFonts w:cs="Arial"/>
        </w:rPr>
      </w:pPr>
      <w:del w:id="122" w:author="NAZ, Mamoona (OLDHAM MEDICAL SERVICES)" w:date="2026-09-22T12:14:00Z" w16du:dateUtc="2026-09-22T16:14:00Z">
        <w:r w:rsidRPr="00B20F48">
          <w:rPr>
            <w:rFonts w:cs="Arial"/>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123" w:author="NAZ, Mamoona (OLDHAM MEDICAL SERVICES)" w:date="2026-09-22T12:14:00Z" w16du:dateUtc="2026-09-22T16:14:00Z"/>
          <w:rFonts w:cs="Arial"/>
        </w:rPr>
      </w:pPr>
      <w:del w:id="124" w:author="NAZ, Mamoona (OLDHAM MEDICAL SERVICES)" w:date="2026-09-22T12:14:00Z" w16du:dateUtc="2026-09-22T16:14:00Z">
        <w:r w:rsidRPr="00B20F48">
          <w:rPr>
            <w:rFonts w:cs="Arial"/>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125" w:author="NAZ, Mamoona (OLDHAM MEDICAL SERVICES)" w:date="2026-09-22T12:14:00Z" w16du:dateUtc="2026-09-22T16:14:00Z"/>
          <w:rFonts w:cs="Arial"/>
        </w:rPr>
      </w:pPr>
      <w:del w:id="126" w:author="NAZ, Mamoona (OLDHAM MEDICAL SERVICES)" w:date="2026-09-22T12:14:00Z" w16du:dateUtc="2026-09-22T16:14:00Z">
        <w:r w:rsidRPr="00B20F48">
          <w:rPr>
            <w:rFonts w:cs="Arial"/>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127" w:author="NAZ, Mamoona (OLDHAM MEDICAL SERVICES)" w:date="2026-09-22T12:14:00Z" w16du:dateUtc="2026-09-22T16:14:00Z"/>
          <w:rFonts w:cs="Arial"/>
        </w:rPr>
      </w:pPr>
      <w:del w:id="128" w:author="NAZ, Mamoona (OLDHAM MEDICAL SERVICES)" w:date="2026-09-22T12:14:00Z" w16du:dateUtc="2026-09-22T16:14:00Z">
        <w:r w:rsidRPr="00B20F48">
          <w:rPr>
            <w:rFonts w:cs="Arial"/>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129" w:author="NAZ, Mamoona (OLDHAM MEDICAL SERVICES)" w:date="2026-09-22T12:14:00Z" w16du:dateUtc="2026-09-22T16:14:00Z"/>
          <w:rFonts w:cs="Arial"/>
        </w:rPr>
      </w:pPr>
      <w:del w:id="130" w:author="NAZ, Mamoona (OLDHAM MEDICAL SERVICES)" w:date="2026-09-22T12:14:00Z" w16du:dateUtc="2026-09-22T16:14:00Z">
        <w:r w:rsidRPr="00B20F48">
          <w:rPr>
            <w:rFonts w:cs="Arial"/>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131" w:author="NAZ, Mamoona (OLDHAM MEDICAL SERVICES)" w:date="2026-09-22T12:14:00Z" w16du:dateUtc="2026-09-22T16:14:00Z"/>
          <w:rFonts w:cs="Arial"/>
        </w:rPr>
      </w:pPr>
      <w:del w:id="132" w:author="NAZ, Mamoona (OLDHAM MEDICAL SERVICES)" w:date="2026-09-22T12:14:00Z" w16du:dateUtc="2026-09-22T16:14:00Z">
        <w:r w:rsidRPr="00B20F48">
          <w:rPr>
            <w:rFonts w:cs="Arial"/>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133" w:author="NAZ, Mamoona (OLDHAM MEDICAL SERVICES)" w:date="2026-09-22T12:14:00Z" w16du:dateUtc="2026-09-22T16:14:00Z"/>
          <w:rFonts w:cs="Arial"/>
        </w:rPr>
      </w:pPr>
      <w:del w:id="134" w:author="NAZ, Mamoona (OLDHAM MEDICAL SERVICES)" w:date="2026-09-22T12:14:00Z" w16du:dateUtc="2026-09-22T16:14:00Z">
        <w:r w:rsidRPr="00B20F48">
          <w:rPr>
            <w:rFonts w:cs="Arial"/>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rPr>
          <w:delText>.</w:delText>
        </w:r>
        <w:r w:rsidRPr="00B20F48">
          <w:rPr>
            <w:rFonts w:cs="Arial"/>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135" w:author="NAZ, Mamoona (OLDHAM MEDICAL SERVICES)" w:date="2026-09-22T12:14:00Z" w16du:dateUtc="2026-09-22T16:14:00Z"/>
          <w:rFonts w:cs="Arial"/>
        </w:rPr>
      </w:pPr>
      <w:del w:id="136" w:author="NAZ, Mamoona (OLDHAM MEDICAL SERVICES)" w:date="2026-09-22T12:14:00Z" w16du:dateUtc="2026-09-22T16:14:00Z">
        <w:r w:rsidRPr="00B20F48">
          <w:rPr>
            <w:rFonts w:cs="Arial"/>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rPr>
          <w:delText>м</w:delText>
        </w:r>
        <w:r w:rsidRPr="00B20F48">
          <w:rPr>
            <w:rFonts w:cs="Arial"/>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137" w:author="NAZ, Mamoona (OLDHAM MEDICAL SERVICES)" w:date="2026-09-22T12:14:00Z" w16du:dateUtc="2026-09-22T16:14:00Z"/>
          <w:rFonts w:cs="Arial"/>
        </w:rPr>
      </w:pPr>
      <w:del w:id="138" w:author="NAZ, Mamoona (OLDHAM MEDICAL SERVICES)" w:date="2026-09-22T12:14:00Z" w16du:dateUtc="2026-09-22T16:14:00Z">
        <w:r w:rsidRPr="00B20F48">
          <w:rPr>
            <w:rFonts w:cs="Arial"/>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rPr>
          <w:delText xml:space="preserve">д. </w:delText>
        </w:r>
        <w:r w:rsidRPr="00B20F48">
          <w:rPr>
            <w:rFonts w:cs="Arial"/>
          </w:rPr>
          <w:delText xml:space="preserve">7, стр.3 вниманию </w:delText>
        </w:r>
        <w:r w:rsidR="00B10246" w:rsidRPr="00B20F48">
          <w:rPr>
            <w:rFonts w:cs="Arial"/>
          </w:rPr>
          <w:delText xml:space="preserve">Л.Д. </w:delText>
        </w:r>
        <w:r w:rsidRPr="00B20F48">
          <w:rPr>
            <w:rFonts w:cs="Arial"/>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139" w:author="NAZ, Mamoona (OLDHAM MEDICAL SERVICES)" w:date="2026-09-22T12:14:00Z" w16du:dateUtc="2026-09-22T16:14:00Z"/>
          <w:rFonts w:cs="Arial"/>
        </w:rPr>
      </w:pPr>
      <w:del w:id="140" w:author="NAZ, Mamoona (OLDHAM MEDICAL SERVICES)" w:date="2026-09-22T12:14:00Z" w16du:dateUtc="2026-09-22T16:14:00Z">
        <w:r w:rsidRPr="00B20F48">
          <w:rPr>
            <w:rFonts w:cs="Arial"/>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141" w:author="NAZ, Mamoona (OLDHAM MEDICAL SERVICES)" w:date="2026-09-22T12:14:00Z" w16du:dateUtc="2026-09-22T16:14:00Z"/>
          <w:rFonts w:cs="Arial"/>
        </w:rPr>
      </w:pPr>
      <w:del w:id="142" w:author="NAZ, Mamoona (OLDHAM MEDICAL SERVICES)" w:date="2026-09-22T12:14:00Z" w16du:dateUtc="2026-09-22T16:14:00Z">
        <w:r w:rsidRPr="00B20F48">
          <w:rPr>
            <w:rFonts w:cs="Arial"/>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143" w:author="NAZ, Mamoona (OLDHAM MEDICAL SERVICES)" w:date="2026-09-22T12:14:00Z" w16du:dateUtc="2026-09-22T16:14:00Z"/>
          <w:rFonts w:cs="Arial"/>
          <w:spacing w:val="-2"/>
        </w:rPr>
      </w:pPr>
      <w:del w:id="144" w:author="NAZ, Mamoona (OLDHAM MEDICAL SERVICES)" w:date="2026-09-22T12:14:00Z" w16du:dateUtc="2026-09-22T16:14:00Z">
        <w:r w:rsidRPr="00B20F48">
          <w:rPr>
            <w:rFonts w:cs="Arial"/>
            <w:spacing w:val="-2"/>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rPr>
          <w:delText>еле</w:delText>
        </w:r>
        <w:r w:rsidRPr="00B20F48">
          <w:rPr>
            <w:rFonts w:cs="Arial"/>
            <w:spacing w:val="-2"/>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145" w:author="NAZ, Mamoona (OLDHAM MEDICAL SERVICES)" w:date="2026-09-22T12:14:00Z" w16du:dateUtc="2026-09-22T16:14:00Z"/>
          <w:rFonts w:cs="Arial"/>
        </w:rPr>
      </w:pPr>
      <w:del w:id="146" w:author="NAZ, Mamoona (OLDHAM MEDICAL SERVICES)" w:date="2026-09-22T12:14:00Z" w16du:dateUtc="2026-09-22T16:14:00Z">
        <w:r w:rsidRPr="00B20F48">
          <w:rPr>
            <w:rFonts w:cs="Arial"/>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147" w:author="NAZ, Mamoona (OLDHAM MEDICAL SERVICES)" w:date="2026-09-22T12:14:00Z" w16du:dateUtc="2026-09-22T16:14:00Z"/>
          <w:rFonts w:cs="Arial"/>
        </w:rPr>
      </w:pPr>
      <w:del w:id="148" w:author="NAZ, Mamoona (OLDHAM MEDICAL SERVICES)" w:date="2026-09-22T12:14:00Z" w16du:dateUtc="2026-09-22T16:14:00Z">
        <w:r w:rsidRPr="00B20F48">
          <w:rPr>
            <w:rFonts w:cs="Arial"/>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rPr>
          <w:delText>еле</w:delText>
        </w:r>
        <w:r w:rsidRPr="00B20F48">
          <w:rPr>
            <w:rFonts w:cs="Arial"/>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149" w:author="NAZ, Mamoona (OLDHAM MEDICAL SERVICES)" w:date="2026-09-22T12:14:00Z" w16du:dateUtc="2026-09-22T16:14:00Z"/>
          <w:rFonts w:cs="Arial"/>
        </w:rPr>
      </w:pPr>
      <w:del w:id="150" w:author="NAZ, Mamoona (OLDHAM MEDICAL SERVICES)" w:date="2026-09-22T12:14:00Z" w16du:dateUtc="2026-09-22T16:14:00Z">
        <w:r w:rsidRPr="00B20F48">
          <w:rPr>
            <w:rFonts w:cs="Arial"/>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151" w:author="NAZ, Mamoona (OLDHAM MEDICAL SERVICES)" w:date="2026-09-22T12:14:00Z" w16du:dateUtc="2026-09-22T16:14:00Z"/>
          <w:rFonts w:cs="Arial"/>
        </w:rPr>
      </w:pPr>
      <w:del w:id="152" w:author="NAZ, Mamoona (OLDHAM MEDICAL SERVICES)" w:date="2026-09-22T12:14:00Z" w16du:dateUtc="2026-09-22T16:14:00Z">
        <w:r w:rsidRPr="00B20F48">
          <w:rPr>
            <w:rFonts w:cs="Arial"/>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153" w:author="NAZ, Mamoona (OLDHAM MEDICAL SERVICES)" w:date="2026-09-22T12:14:00Z" w16du:dateUtc="2026-09-22T16:14:00Z"/>
          <w:rFonts w:cs="Arial"/>
        </w:rPr>
      </w:pPr>
      <w:del w:id="154" w:author="NAZ, Mamoona (OLDHAM MEDICAL SERVICES)" w:date="2026-09-22T12:14:00Z" w16du:dateUtc="2026-09-22T16:14:00Z">
        <w:r w:rsidRPr="00B20F48">
          <w:rPr>
            <w:rFonts w:cs="Arial"/>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rPr>
          <w:delText>________________</w:delText>
        </w:r>
        <w:r w:rsidRPr="00B20F48">
          <w:rPr>
            <w:rFonts w:cs="Arial"/>
          </w:rPr>
          <w:delText xml:space="preserve">, вниманию </w:delText>
        </w:r>
        <w:r w:rsidR="006D3075">
          <w:rPr>
            <w:rFonts w:cs="Arial"/>
          </w:rPr>
          <w:delText>_______________</w:delText>
        </w:r>
        <w:r w:rsidRPr="00B20F48">
          <w:rPr>
            <w:rFonts w:cs="Arial"/>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rPr>
          <w:delText>.</w:delText>
        </w:r>
        <w:r w:rsidRPr="00B20F48">
          <w:rPr>
            <w:rFonts w:cs="Arial"/>
          </w:rPr>
          <w:delText xml:space="preserve"> Соглашения. </w:delText>
        </w:r>
      </w:del>
    </w:p>
    <w:p w14:paraId="739C0B86" w14:textId="77777777" w:rsidR="0021299C" w:rsidRPr="00B20F48" w:rsidRDefault="0021299C" w:rsidP="00B20F48">
      <w:pPr>
        <w:ind w:left="737"/>
        <w:rPr>
          <w:del w:id="155" w:author="NAZ, Mamoona (OLDHAM MEDICAL SERVICES)" w:date="2026-09-22T12:14:00Z" w16du:dateUtc="2026-09-22T16:14:00Z"/>
          <w:rFonts w:cs="Arial"/>
        </w:rPr>
      </w:pPr>
      <w:del w:id="156" w:author="NAZ, Mamoona (OLDHAM MEDICAL SERVICES)" w:date="2026-09-22T12:14:00Z" w16du:dateUtc="2026-09-22T16:14:00Z">
        <w:r w:rsidRPr="00B20F48">
          <w:rPr>
            <w:rFonts w:cs="Arial"/>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157" w:author="NAZ, Mamoona (OLDHAM MEDICAL SERVICES)" w:date="2026-09-22T12:14:00Z" w16du:dateUtc="2026-09-22T16:14:00Z"/>
          <w:rFonts w:cs="Arial"/>
        </w:rPr>
      </w:pPr>
      <w:del w:id="158" w:author="NAZ, Mamoona (OLDHAM MEDICAL SERVICES)" w:date="2026-09-22T12:14:00Z" w16du:dateUtc="2026-09-22T16:14:00Z">
        <w:r w:rsidRPr="00B20F48">
          <w:rPr>
            <w:rFonts w:cs="Arial"/>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159" w:author="NAZ, Mamoona (OLDHAM MEDICAL SERVICES)" w:date="2026-09-22T12:14:00Z" w16du:dateUtc="2026-09-22T16:14:00Z"/>
          <w:rFonts w:cs="Arial"/>
        </w:rPr>
      </w:pPr>
      <w:del w:id="160" w:author="NAZ, Mamoona (OLDHAM MEDICAL SERVICES)" w:date="2026-09-22T12:14:00Z" w16du:dateUtc="2026-09-22T16:14:00Z">
        <w:r w:rsidRPr="00B20F48">
          <w:rPr>
            <w:rFonts w:cs="Arial"/>
          </w:rPr>
          <w:delText xml:space="preserve">на e-mail: </w:delText>
        </w:r>
        <w:r w:rsidR="006D3075">
          <w:rPr>
            <w:rFonts w:cs="Arial"/>
          </w:rPr>
          <w:delText>________________</w:delText>
        </w:r>
        <w:r w:rsidRPr="00B20F48">
          <w:rPr>
            <w:rFonts w:cs="Arial"/>
          </w:rPr>
          <w:delText xml:space="preserve">, вниманию </w:delText>
        </w:r>
        <w:r w:rsidR="006D3075">
          <w:rPr>
            <w:rFonts w:cs="Arial"/>
          </w:rPr>
          <w:delText>____________</w:delText>
        </w:r>
        <w:r w:rsidRPr="00B20F48">
          <w:rPr>
            <w:rFonts w:cs="Arial"/>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161" w:author="NAZ, Mamoona (OLDHAM MEDICAL SERVICES)" w:date="2026-09-22T12:14:00Z" w16du:dateUtc="2026-09-22T16:14:00Z"/>
          <w:rFonts w:cs="Arial"/>
        </w:rPr>
      </w:pPr>
      <w:del w:id="162" w:author="NAZ, Mamoona (OLDHAM MEDICAL SERVICES)" w:date="2026-09-22T12:14:00Z" w16du:dateUtc="2026-09-22T16:14:00Z">
        <w:r w:rsidRPr="00B20F48">
          <w:rPr>
            <w:rFonts w:cs="Arial"/>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rPr>
          <w:delText>.</w:delText>
        </w:r>
        <w:r w:rsidRPr="00B20F48">
          <w:rPr>
            <w:rFonts w:cs="Arial"/>
          </w:rPr>
          <w:delText xml:space="preserve"> Соглашения. </w:delText>
        </w:r>
      </w:del>
    </w:p>
    <w:p w14:paraId="352257D4" w14:textId="77777777" w:rsidR="0021299C" w:rsidRPr="00B20F48" w:rsidRDefault="0021299C" w:rsidP="00B20F48">
      <w:pPr>
        <w:ind w:left="737"/>
        <w:rPr>
          <w:del w:id="163" w:author="NAZ, Mamoona (OLDHAM MEDICAL SERVICES)" w:date="2026-09-22T12:14:00Z" w16du:dateUtc="2026-09-22T16:14:00Z"/>
          <w:rFonts w:cs="Arial"/>
        </w:rPr>
      </w:pPr>
      <w:del w:id="164" w:author="NAZ, Mamoona (OLDHAM MEDICAL SERVICES)" w:date="2026-09-22T12:14:00Z" w16du:dateUtc="2026-09-22T16:14:00Z">
        <w:r w:rsidRPr="00B20F48">
          <w:rPr>
            <w:rFonts w:cs="Arial"/>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165" w:author="NAZ, Mamoona (OLDHAM MEDICAL SERVICES)" w:date="2026-09-22T12:14:00Z" w16du:dateUtc="2026-09-22T16:14:00Z"/>
          <w:rFonts w:cs="Arial"/>
        </w:rPr>
      </w:pPr>
      <w:del w:id="166" w:author="NAZ, Mamoona (OLDHAM MEDICAL SERVICES)" w:date="2026-09-22T12:14:00Z" w16du:dateUtc="2026-09-22T16:14:00Z">
        <w:r w:rsidRPr="00B20F48">
          <w:rPr>
            <w:rFonts w:cs="Arial"/>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rPr>
          <w:delText>.</w:delText>
        </w:r>
        <w:r w:rsidRPr="00B20F48">
          <w:rPr>
            <w:rFonts w:cs="Arial"/>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67" w:author="NAZ, Mamoona (OLDHAM MEDICAL SERVICES)" w:date="2026-09-22T12:14:00Z" w16du:dateUtc="2026-09-22T16:14:00Z"/>
          <w:rFonts w:cs="Arial"/>
        </w:rPr>
      </w:pPr>
      <w:del w:id="168" w:author="NAZ, Mamoona (OLDHAM MEDICAL SERVICES)" w:date="2026-09-22T12:14:00Z" w16du:dateUtc="2026-09-22T16:14:00Z">
        <w:r w:rsidRPr="00B20F48">
          <w:rPr>
            <w:rFonts w:cs="Arial"/>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169" w:author="NAZ, Mamoona (OLDHAM MEDICAL SERVICES)" w:date="2026-09-22T12:14:00Z" w16du:dateUtc="2026-09-22T16:14:00Z"/>
          <w:rFonts w:cs="Arial"/>
        </w:rPr>
      </w:pPr>
      <w:del w:id="170" w:author="NAZ, Mamoona (OLDHAM MEDICAL SERVICES)" w:date="2026-09-22T12:14:00Z" w16du:dateUtc="2026-09-22T16:14:00Z">
        <w:r w:rsidRPr="00B20F48">
          <w:rPr>
            <w:rFonts w:cs="Arial"/>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71" w:author="NAZ, Mamoona (OLDHAM MEDICAL SERVICES)" w:date="2026-09-22T12:14:00Z" w16du:dateUtc="2026-09-22T16:14:00Z"/>
          <w:rFonts w:cs="Arial"/>
        </w:rPr>
      </w:pPr>
      <w:del w:id="172" w:author="NAZ, Mamoona (OLDHAM MEDICAL SERVICES)" w:date="2026-09-22T12:14:00Z" w16du:dateUtc="2026-09-22T16:14:00Z">
        <w:r w:rsidRPr="00B20F48">
          <w:rPr>
            <w:rFonts w:cs="Arial"/>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rPr>
          <w:delText>.</w:delText>
        </w:r>
        <w:r w:rsidRPr="00B20F48">
          <w:rPr>
            <w:rFonts w:cs="Arial"/>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73" w:author="NAZ, Mamoona (OLDHAM MEDICAL SERVICES)" w:date="2026-09-22T12:14:00Z" w16du:dateUtc="2026-09-22T16:14:00Z"/>
          <w:rFonts w:cs="Arial"/>
        </w:rPr>
      </w:pPr>
      <w:del w:id="174" w:author="NAZ, Mamoona (OLDHAM MEDICAL SERVICES)" w:date="2026-09-22T12:14:00Z" w16du:dateUtc="2026-09-22T16:14:00Z">
        <w:r w:rsidRPr="00B20F48">
          <w:rPr>
            <w:rFonts w:cs="Arial"/>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rPr>
          <w:delText>.</w:delText>
        </w:r>
        <w:r w:rsidRPr="00B20F48">
          <w:rPr>
            <w:rFonts w:cs="Arial"/>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175" w:author="NAZ, Mamoona (OLDHAM MEDICAL SERVICES)" w:date="2026-09-22T12:14:00Z" w16du:dateUtc="2026-09-22T16:14:00Z"/>
          <w:rFonts w:cs="Arial"/>
          <w:b/>
        </w:rPr>
      </w:pPr>
      <w:del w:id="176" w:author="NAZ, Mamoona (OLDHAM MEDICAL SERVICES)" w:date="2026-09-22T12:14:00Z" w16du:dateUtc="2026-09-22T16:14:00Z">
        <w:r w:rsidRPr="00B20F48">
          <w:rPr>
            <w:rFonts w:cs="Arial"/>
            <w:b/>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177" w:author="NAZ, Mamoona (OLDHAM MEDICAL SERVICES)" w:date="2026-09-22T12:14:00Z" w16du:dateUtc="2026-09-22T16:14:00Z"/>
          <w:rFonts w:cs="Arial"/>
        </w:rPr>
      </w:pPr>
      <w:del w:id="178" w:author="NAZ, Mamoona (OLDHAM MEDICAL SERVICES)" w:date="2026-09-22T12:14:00Z" w16du:dateUtc="2026-09-22T16:14:00Z">
        <w:r w:rsidRPr="00B20F48">
          <w:rPr>
            <w:rFonts w:cs="Arial"/>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179" w:author="NAZ, Mamoona (OLDHAM MEDICAL SERVICES)" w:date="2026-09-22T12:14:00Z" w16du:dateUtc="2026-09-22T16:14:00Z"/>
          <w:rFonts w:cs="Arial"/>
        </w:rPr>
      </w:pPr>
      <w:del w:id="180" w:author="NAZ, Mamoona (OLDHAM MEDICAL SERVICES)" w:date="2026-09-22T12:14:00Z" w16du:dateUtc="2026-09-22T16:14:00Z">
        <w:r w:rsidRPr="00B20F48">
          <w:rPr>
            <w:rFonts w:cs="Arial"/>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rPr>
          <w:delText>о</w:delText>
        </w:r>
        <w:r w:rsidRPr="00B20F48">
          <w:rPr>
            <w:rFonts w:cs="Arial"/>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181" w:author="NAZ, Mamoona (OLDHAM MEDICAL SERVICES)" w:date="2026-09-22T12:14:00Z" w16du:dateUtc="2026-09-22T16:14:00Z"/>
          <w:rFonts w:cs="Arial"/>
        </w:rPr>
      </w:pPr>
      <w:del w:id="182" w:author="NAZ, Mamoona (OLDHAM MEDICAL SERVICES)" w:date="2026-09-22T12:14:00Z" w16du:dateUtc="2026-09-22T16:14:00Z">
        <w:r w:rsidRPr="00B20F48">
          <w:rPr>
            <w:rFonts w:cs="Arial"/>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183" w:author="NAZ, Mamoona (OLDHAM MEDICAL SERVICES)" w:date="2026-09-22T12:14:00Z" w16du:dateUtc="2026-09-22T16:14:00Z"/>
          <w:rFonts w:cs="Arial"/>
        </w:rPr>
      </w:pPr>
      <w:del w:id="184" w:author="NAZ, Mamoona (OLDHAM MEDICAL SERVICES)" w:date="2026-09-22T12:14:00Z" w16du:dateUtc="2026-09-22T16:14:00Z">
        <w:r w:rsidRPr="00B20F48">
          <w:rPr>
            <w:rFonts w:eastAsia="Times New Roman" w:cs="Arial"/>
            <w:color w:val="000000"/>
          </w:rPr>
          <w:delText>Сторона является юридическим лицом, должным образом</w:delText>
        </w:r>
        <w:r w:rsidRPr="00B20F48">
          <w:rPr>
            <w:rFonts w:cs="Arial"/>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185" w:author="NAZ, Mamoona (OLDHAM MEDICAL SERVICES)" w:date="2026-09-22T12:14:00Z" w16du:dateUtc="2026-09-22T16:14:00Z"/>
          <w:rFonts w:cs="Arial"/>
        </w:rPr>
      </w:pPr>
      <w:del w:id="186" w:author="NAZ, Mamoona (OLDHAM MEDICAL SERVICES)" w:date="2026-09-22T12:14:00Z" w16du:dateUtc="2026-09-22T16:14:00Z">
        <w:r w:rsidRPr="00B20F48">
          <w:rPr>
            <w:rFonts w:cs="Arial"/>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187" w:author="NAZ, Mamoona (OLDHAM MEDICAL SERVICES)" w:date="2026-09-22T12:14:00Z" w16du:dateUtc="2026-09-22T16:14:00Z"/>
          <w:rFonts w:cs="Arial"/>
          <w:spacing w:val="-4"/>
        </w:rPr>
      </w:pPr>
      <w:del w:id="188" w:author="NAZ, Mamoona (OLDHAM MEDICAL SERVICES)" w:date="2026-09-22T12:14:00Z" w16du:dateUtc="2026-09-22T16:14:00Z">
        <w:r w:rsidRPr="00B20F48">
          <w:rPr>
            <w:rFonts w:cs="Arial"/>
            <w:spacing w:val="-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189" w:author="NAZ, Mamoona (OLDHAM MEDICAL SERVICES)" w:date="2026-09-22T12:14:00Z" w16du:dateUtc="2026-09-22T16:14:00Z"/>
          <w:rFonts w:cs="Arial"/>
        </w:rPr>
      </w:pPr>
      <w:del w:id="190" w:author="NAZ, Mamoona (OLDHAM MEDICAL SERVICES)" w:date="2026-09-22T12:14:00Z" w16du:dateUtc="2026-09-22T16:14:00Z">
        <w:r w:rsidRPr="00B20F48">
          <w:rPr>
            <w:rFonts w:cs="Arial"/>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191" w:author="NAZ, Mamoona (OLDHAM MEDICAL SERVICES)" w:date="2026-09-22T12:14:00Z" w16du:dateUtc="2026-09-22T16:14:00Z"/>
          <w:rFonts w:cs="Arial"/>
        </w:rPr>
      </w:pPr>
      <w:del w:id="192" w:author="NAZ, Mamoona (OLDHAM MEDICAL SERVICES)" w:date="2026-09-22T12:14:00Z" w16du:dateUtc="2026-09-22T16:14:00Z">
        <w:r w:rsidRPr="00B20F48">
          <w:rPr>
            <w:rFonts w:cs="Arial"/>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193" w:author="NAZ, Mamoona (OLDHAM MEDICAL SERVICES)" w:date="2026-09-22T12:14:00Z" w16du:dateUtc="2026-09-22T16:14:00Z"/>
          <w:rFonts w:cs="Arial"/>
          <w:b/>
        </w:rPr>
      </w:pPr>
      <w:del w:id="194" w:author="NAZ, Mamoona (OLDHAM MEDICAL SERVICES)" w:date="2026-09-22T12:14:00Z" w16du:dateUtc="2026-09-22T16:14:00Z">
        <w:r w:rsidRPr="00B20F48">
          <w:rPr>
            <w:rFonts w:cs="Arial"/>
            <w:b/>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195" w:author="NAZ, Mamoona (OLDHAM MEDICAL SERVICES)" w:date="2026-09-22T12:14:00Z" w16du:dateUtc="2026-09-22T16:14:00Z"/>
          <w:rFonts w:cs="Arial"/>
        </w:rPr>
      </w:pPr>
      <w:del w:id="196" w:author="NAZ, Mamoona (OLDHAM MEDICAL SERVICES)" w:date="2026-09-22T12:14:00Z" w16du:dateUtc="2026-09-22T16:14:00Z">
        <w:r w:rsidRPr="00B20F48">
          <w:rPr>
            <w:rFonts w:cs="Arial"/>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197" w:author="NAZ, Mamoona (OLDHAM MEDICAL SERVICES)" w:date="2026-09-22T12:14:00Z" w16du:dateUtc="2026-09-22T16:14:00Z"/>
          <w:rFonts w:cs="Arial"/>
        </w:rPr>
      </w:pPr>
      <w:del w:id="198" w:author="NAZ, Mamoona (OLDHAM MEDICAL SERVICES)" w:date="2026-09-22T12:14:00Z" w16du:dateUtc="2026-09-22T16:14:00Z">
        <w:r w:rsidRPr="00B20F48">
          <w:rPr>
            <w:rFonts w:cs="Arial"/>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199" w:author="NAZ, Mamoona (OLDHAM MEDICAL SERVICES)" w:date="2026-09-22T12:14:00Z" w16du:dateUtc="2026-09-22T16:14:00Z"/>
          <w:rFonts w:cs="Arial"/>
        </w:rPr>
      </w:pPr>
      <w:del w:id="200" w:author="NAZ, Mamoona (OLDHAM MEDICAL SERVICES)" w:date="2026-09-22T12:14:00Z" w16du:dateUtc="2026-09-22T16:14:00Z">
        <w:r w:rsidRPr="00B20F48">
          <w:rPr>
            <w:rFonts w:cs="Arial"/>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rPr>
          <w:delText>.</w:delText>
        </w:r>
        <w:r w:rsidRPr="00B20F48">
          <w:rPr>
            <w:rFonts w:cs="Arial"/>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201" w:author="NAZ, Mamoona (OLDHAM MEDICAL SERVICES)" w:date="2026-09-22T12:14:00Z" w16du:dateUtc="2026-09-22T16:14:00Z"/>
          <w:rFonts w:cs="Arial"/>
        </w:rPr>
      </w:pPr>
      <w:del w:id="202" w:author="NAZ, Mamoona (OLDHAM MEDICAL SERVICES)" w:date="2026-09-22T12:14:00Z" w16du:dateUtc="2026-09-22T16:14:00Z">
        <w:r w:rsidRPr="00B20F48">
          <w:rPr>
            <w:rFonts w:cs="Arial"/>
            <w:b/>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203" w:author="NAZ, Mamoona (OLDHAM MEDICAL SERVICES)" w:date="2026-09-22T12:14:00Z" w16du:dateUtc="2026-09-22T16:14:00Z"/>
          <w:rFonts w:cs="Arial"/>
        </w:rPr>
      </w:pPr>
      <w:del w:id="204" w:author="NAZ, Mamoona (OLDHAM MEDICAL SERVICES)" w:date="2026-09-22T12:14:00Z" w16du:dateUtc="2026-09-22T16:14:00Z">
        <w:r w:rsidRPr="00B20F48">
          <w:rPr>
            <w:rFonts w:cs="Arial"/>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rPr>
          <w:delText>реорганизованной Стороны,</w:delText>
        </w:r>
        <w:r w:rsidRPr="00B20F48">
          <w:rPr>
            <w:rFonts w:cs="Arial"/>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205" w:author="NAZ, Mamoona (OLDHAM MEDICAL SERVICES)" w:date="2026-09-22T12:14:00Z" w16du:dateUtc="2026-09-22T16:14:00Z"/>
          <w:rFonts w:cs="Arial"/>
        </w:rPr>
      </w:pPr>
      <w:del w:id="206" w:author="NAZ, Mamoona (OLDHAM MEDICAL SERVICES)" w:date="2026-09-22T12:14:00Z" w16du:dateUtc="2026-09-22T16:14:00Z">
        <w:r w:rsidRPr="00B20F48">
          <w:rPr>
            <w:rFonts w:cs="Arial"/>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rPr>
          <w:delText>.</w:delText>
        </w:r>
        <w:r w:rsidRPr="00B20F48">
          <w:rPr>
            <w:rFonts w:cs="Arial"/>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207" w:author="NAZ, Mamoona (OLDHAM MEDICAL SERVICES)" w:date="2026-09-22T12:14:00Z" w16du:dateUtc="2026-09-22T16:14:00Z"/>
          <w:rFonts w:cs="Arial"/>
          <w:b/>
        </w:rPr>
      </w:pPr>
      <w:del w:id="208" w:author="NAZ, Mamoona (OLDHAM MEDICAL SERVICES)" w:date="2026-09-22T12:14:00Z" w16du:dateUtc="2026-09-22T16:14:00Z">
        <w:r w:rsidRPr="00B20F48">
          <w:rPr>
            <w:rFonts w:cs="Arial"/>
            <w:b/>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209" w:author="NAZ, Mamoona (OLDHAM MEDICAL SERVICES)" w:date="2026-09-22T12:14:00Z" w16du:dateUtc="2026-09-22T16:14:00Z"/>
          <w:rFonts w:cs="Arial"/>
        </w:rPr>
      </w:pPr>
      <w:del w:id="210" w:author="NAZ, Mamoona (OLDHAM MEDICAL SERVICES)" w:date="2026-09-22T12:14:00Z" w16du:dateUtc="2026-09-22T16:14:00Z">
        <w:r w:rsidRPr="00B20F48">
          <w:rPr>
            <w:rFonts w:cs="Arial"/>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rPr>
          <w:delText>орода</w:delText>
        </w:r>
        <w:r w:rsidRPr="00B20F48">
          <w:rPr>
            <w:rFonts w:cs="Arial"/>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211" w:author="NAZ, Mamoona (OLDHAM MEDICAL SERVICES)" w:date="2026-09-22T12:14:00Z" w16du:dateUtc="2026-09-22T16:14:00Z"/>
          <w:rFonts w:cs="Arial"/>
          <w:b/>
        </w:rPr>
      </w:pPr>
      <w:del w:id="212" w:author="NAZ, Mamoona (OLDHAM MEDICAL SERVICES)" w:date="2026-09-22T12:14:00Z" w16du:dateUtc="2026-09-22T16:14:00Z">
        <w:r w:rsidRPr="00B20F48">
          <w:rPr>
            <w:rFonts w:cs="Arial"/>
            <w:b/>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213" w:author="NAZ, Mamoona (OLDHAM MEDICAL SERVICES)" w:date="2026-09-22T12:14:00Z" w16du:dateUtc="2026-09-22T16:14:00Z"/>
          <w:rFonts w:cs="Arial"/>
          <w:spacing w:val="-2"/>
        </w:rPr>
      </w:pPr>
      <w:del w:id="214" w:author="NAZ, Mamoona (OLDHAM MEDICAL SERVICES)" w:date="2026-09-22T12:14:00Z" w16du:dateUtc="2026-09-22T16:14:00Z">
        <w:r w:rsidRPr="00B20F48">
          <w:rPr>
            <w:rFonts w:cs="Arial"/>
            <w:spacing w:val="-2"/>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215" w:author="NAZ, Mamoona (OLDHAM MEDICAL SERVICES)" w:date="2026-09-22T12:14:00Z" w16du:dateUtc="2026-09-22T16:14:00Z"/>
          <w:rFonts w:cs="Arial"/>
        </w:rPr>
      </w:pPr>
      <w:del w:id="216" w:author="NAZ, Mamoona (OLDHAM MEDICAL SERVICES)" w:date="2026-09-22T12:14:00Z" w16du:dateUtc="2026-09-22T16:14:00Z">
        <w:r w:rsidRPr="00B20F48">
          <w:rPr>
            <w:rFonts w:cs="Arial"/>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217" w:author="NAZ, Mamoona (OLDHAM MEDICAL SERVICES)" w:date="2026-09-22T12:14:00Z" w16du:dateUtc="2026-09-22T16:14:00Z"/>
          <w:rFonts w:cs="Arial"/>
        </w:rPr>
      </w:pPr>
      <w:del w:id="218" w:author="NAZ, Mamoona (OLDHAM MEDICAL SERVICES)" w:date="2026-09-22T12:14:00Z" w16du:dateUtc="2026-09-22T16:14:00Z">
        <w:r w:rsidRPr="00B20F48">
          <w:rPr>
            <w:rFonts w:cs="Arial"/>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219" w:author="NAZ, Mamoona (OLDHAM MEDICAL SERVICES)" w:date="2026-09-22T12:14:00Z" w16du:dateUtc="2026-09-22T16:14:00Z"/>
          <w:rFonts w:cs="Arial"/>
        </w:rPr>
      </w:pPr>
      <w:del w:id="220" w:author="NAZ, Mamoona (OLDHAM MEDICAL SERVICES)" w:date="2026-09-22T12:14:00Z" w16du:dateUtc="2026-09-22T16:14:00Z">
        <w:r w:rsidRPr="00B20F48">
          <w:rPr>
            <w:rFonts w:cs="Arial"/>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221" w:author="NAZ, Mamoona (OLDHAM MEDICAL SERVICES)" w:date="2026-09-22T12:14:00Z" w16du:dateUtc="2026-09-22T16:14:00Z"/>
          <w:rFonts w:cs="Arial"/>
          <w:b/>
        </w:rPr>
      </w:pPr>
      <w:del w:id="222" w:author="NAZ, Mamoona (OLDHAM MEDICAL SERVICES)" w:date="2026-09-22T12:14:00Z" w16du:dateUtc="2026-09-22T16:14:00Z">
        <w:r w:rsidRPr="00B20F48">
          <w:rPr>
            <w:rFonts w:cs="Arial"/>
            <w:b/>
          </w:rPr>
          <w:delText>РЕКВИЗИТЫ И ПОДПИСИ СТОРОН</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09"/>
      </w:tblGrid>
      <w:tr w:rsidR="00DA1A62" w:rsidRPr="00B20F48" w14:paraId="57355B8B" w14:textId="77777777" w:rsidTr="003E0770">
        <w:trPr>
          <w:del w:id="223" w:author="NAZ, Mamoona (OLDHAM MEDICAL SERVICES)" w:date="2026-09-22T12:14:00Z" w16du:dateUtc="2026-09-22T16:14:00Z"/>
        </w:trPr>
        <w:tc>
          <w:tcPr>
            <w:tcW w:w="4672" w:type="dxa"/>
          </w:tcPr>
          <w:p w14:paraId="473224D2" w14:textId="23D1E9C6" w:rsidR="00DA1A62" w:rsidRPr="00B20F48" w:rsidRDefault="00DA1A62" w:rsidP="00B20F48">
            <w:pPr>
              <w:spacing w:before="120" w:after="120" w:line="259" w:lineRule="auto"/>
              <w:rPr>
                <w:del w:id="224" w:author="NAZ, Mamoona (OLDHAM MEDICAL SERVICES)" w:date="2026-09-22T12:14:00Z" w16du:dateUtc="2026-09-22T16:14:00Z"/>
                <w:rFonts w:cs="Arial"/>
              </w:rPr>
            </w:pPr>
            <w:del w:id="225" w:author="NAZ, Mamoona (OLDHAM MEDICAL SERVICES)" w:date="2026-09-22T12:14:00Z" w16du:dateUtc="2026-09-22T16:14:00Z">
              <w:r w:rsidRPr="00B20F48">
                <w:rPr>
                  <w:rFonts w:cs="Arial"/>
                </w:rPr>
                <w:delText>Раскрывающая сторона</w:delText>
              </w:r>
            </w:del>
          </w:p>
        </w:tc>
        <w:tc>
          <w:tcPr>
            <w:tcW w:w="4673" w:type="dxa"/>
          </w:tcPr>
          <w:p w14:paraId="69BB72F0" w14:textId="38C7907B" w:rsidR="00DA1A62" w:rsidRPr="00B20F48" w:rsidRDefault="00DA1A62" w:rsidP="00B20F48">
            <w:pPr>
              <w:spacing w:before="120" w:after="120" w:line="259" w:lineRule="auto"/>
              <w:rPr>
                <w:del w:id="226" w:author="NAZ, Mamoona (OLDHAM MEDICAL SERVICES)" w:date="2026-09-22T12:14:00Z" w16du:dateUtc="2026-09-22T16:14:00Z"/>
                <w:rFonts w:cs="Arial"/>
              </w:rPr>
            </w:pPr>
            <w:del w:id="227" w:author="NAZ, Mamoona (OLDHAM MEDICAL SERVICES)" w:date="2026-09-22T12:14:00Z" w16du:dateUtc="2026-09-22T16:14:00Z">
              <w:r w:rsidRPr="00B20F48">
                <w:rPr>
                  <w:rFonts w:cs="Arial"/>
                </w:rPr>
                <w:delText>Принимающая сторона</w:delText>
              </w:r>
            </w:del>
          </w:p>
        </w:tc>
      </w:tr>
      <w:tr w:rsidR="00DA1A62" w:rsidRPr="00B20F48" w14:paraId="3279D2BD" w14:textId="77777777" w:rsidTr="003E0770">
        <w:trPr>
          <w:del w:id="228" w:author="NAZ, Mamoona (OLDHAM MEDICAL SERVICES)" w:date="2026-09-22T12:14:00Z" w16du:dateUtc="2026-09-22T16:14:00Z"/>
        </w:trPr>
        <w:tc>
          <w:tcPr>
            <w:tcW w:w="4672" w:type="dxa"/>
          </w:tcPr>
          <w:p w14:paraId="3505D517" w14:textId="6A71559B" w:rsidR="00DA1A62" w:rsidRPr="00B20F48" w:rsidRDefault="00DA1A62" w:rsidP="00B20F48">
            <w:pPr>
              <w:spacing w:before="120" w:after="120" w:line="259" w:lineRule="auto"/>
              <w:rPr>
                <w:del w:id="229" w:author="NAZ, Mamoona (OLDHAM MEDICAL SERVICES)" w:date="2026-09-22T12:14:00Z" w16du:dateUtc="2026-09-22T16:14:00Z"/>
                <w:rFonts w:cs="Arial"/>
                <w:spacing w:val="-4"/>
              </w:rPr>
            </w:pPr>
            <w:del w:id="230" w:author="NAZ, Mamoona (OLDHAM MEDICAL SERVICES)" w:date="2026-09-22T12:14:00Z" w16du:dateUtc="2026-09-22T16:14:00Z">
              <w:r w:rsidRPr="00B20F48">
                <w:rPr>
                  <w:rFonts w:cs="Arial"/>
                  <w:spacing w:val="-4"/>
                </w:rPr>
                <w:delText>ООО «Нефтегрупп-Холдинг»</w:delText>
              </w:r>
            </w:del>
          </w:p>
        </w:tc>
        <w:tc>
          <w:tcPr>
            <w:tcW w:w="4673" w:type="dxa"/>
          </w:tcPr>
          <w:p w14:paraId="3BCC94EB" w14:textId="3DD5E7CA" w:rsidR="00DA1A62" w:rsidRPr="00B20F48" w:rsidRDefault="00DA1A62" w:rsidP="00B20F48">
            <w:pPr>
              <w:spacing w:before="120" w:after="120" w:line="259" w:lineRule="auto"/>
              <w:rPr>
                <w:del w:id="231" w:author="NAZ, Mamoona (OLDHAM MEDICAL SERVICES)" w:date="2026-09-22T12:14:00Z" w16du:dateUtc="2026-09-22T16:14:00Z"/>
                <w:rFonts w:cs="Arial"/>
              </w:rPr>
            </w:pPr>
          </w:p>
        </w:tc>
      </w:tr>
      <w:tr w:rsidR="006D520A" w:rsidRPr="00B20F48" w14:paraId="57CC3EF6" w14:textId="77777777" w:rsidTr="003E0770">
        <w:trPr>
          <w:del w:id="232" w:author="NAZ, Mamoona (OLDHAM MEDICAL SERVICES)" w:date="2026-09-22T12:14:00Z" w16du:dateUtc="2026-09-22T16:14:00Z"/>
        </w:trPr>
        <w:tc>
          <w:tcPr>
            <w:tcW w:w="4672" w:type="dxa"/>
          </w:tcPr>
          <w:p w14:paraId="06966E90" w14:textId="274AE525" w:rsidR="00DA1A62" w:rsidRPr="00B20F48" w:rsidRDefault="00DA1A62" w:rsidP="00B20F48">
            <w:pPr>
              <w:spacing w:before="120" w:after="120" w:line="259" w:lineRule="auto"/>
              <w:rPr>
                <w:del w:id="233" w:author="NAZ, Mamoona (OLDHAM MEDICAL SERVICES)" w:date="2026-09-22T12:14:00Z" w16du:dateUtc="2026-09-22T16:14:00Z"/>
                <w:rFonts w:cs="Arial"/>
              </w:rPr>
            </w:pPr>
            <w:del w:id="234" w:author="NAZ, Mamoona (OLDHAM MEDICAL SERVICES)" w:date="2026-09-22T12:14:00Z" w16du:dateUtc="2026-09-22T16:14:00Z">
              <w:r w:rsidRPr="00B20F48">
                <w:rPr>
                  <w:rFonts w:cs="Arial"/>
                </w:rPr>
                <w:delText>625002, Тюменская область, г</w:delText>
              </w:r>
              <w:r w:rsidR="003E0770" w:rsidRPr="00B20F48">
                <w:rPr>
                  <w:rFonts w:cs="Arial"/>
                </w:rPr>
                <w:delText>.</w:delText>
              </w:r>
              <w:r w:rsidRPr="00B20F48">
                <w:rPr>
                  <w:rFonts w:cs="Arial"/>
                </w:rPr>
                <w:delText xml:space="preserve"> Тюмень, ул</w:delText>
              </w:r>
              <w:r w:rsidR="003E0770" w:rsidRPr="00B20F48">
                <w:rPr>
                  <w:rFonts w:cs="Arial"/>
                </w:rPr>
                <w:delText>.</w:delText>
              </w:r>
              <w:r w:rsidRPr="00B20F48">
                <w:rPr>
                  <w:rFonts w:cs="Arial"/>
                </w:rPr>
                <w:delText xml:space="preserve"> Сакко, д. 43, оф</w:delText>
              </w:r>
              <w:r w:rsidR="003E0770" w:rsidRPr="00B20F48">
                <w:rPr>
                  <w:rFonts w:cs="Arial"/>
                </w:rPr>
                <w:delText>.</w:delText>
              </w:r>
              <w:r w:rsidRPr="00B20F48">
                <w:rPr>
                  <w:rFonts w:cs="Arial"/>
                </w:rPr>
                <w:delText xml:space="preserve"> 103</w:delText>
              </w:r>
            </w:del>
          </w:p>
        </w:tc>
        <w:tc>
          <w:tcPr>
            <w:tcW w:w="4673" w:type="dxa"/>
          </w:tcPr>
          <w:p w14:paraId="541C2BE1" w14:textId="0DE113F8" w:rsidR="00DA1A62" w:rsidRPr="00B20F48" w:rsidRDefault="00A801C9" w:rsidP="00B20F48">
            <w:pPr>
              <w:spacing w:before="120" w:after="120" w:line="259" w:lineRule="auto"/>
              <w:rPr>
                <w:del w:id="235" w:author="NAZ, Mamoona (OLDHAM MEDICAL SERVICES)" w:date="2026-09-22T12:14:00Z" w16du:dateUtc="2026-09-22T16:14:00Z"/>
                <w:rFonts w:cs="Arial"/>
              </w:rPr>
            </w:pPr>
            <w:del w:id="236" w:author="NAZ, Mamoona (OLDHAM MEDICAL SERVICES)" w:date="2026-09-22T12:14:00Z" w16du:dateUtc="2026-09-22T16:14:00Z">
              <w:r>
                <w:rPr>
                  <w:rFonts w:cs="Arial"/>
                </w:rPr>
                <w:delText>адрес</w:delText>
              </w:r>
            </w:del>
          </w:p>
        </w:tc>
      </w:tr>
      <w:tr w:rsidR="00DA1A62" w:rsidRPr="00B20F48" w14:paraId="0655F56D" w14:textId="77777777" w:rsidTr="003E0770">
        <w:trPr>
          <w:del w:id="237" w:author="NAZ, Mamoona (OLDHAM MEDICAL SERVICES)" w:date="2026-09-22T12:14:00Z" w16du:dateUtc="2026-09-22T16:14:00Z"/>
        </w:trPr>
        <w:tc>
          <w:tcPr>
            <w:tcW w:w="4672" w:type="dxa"/>
          </w:tcPr>
          <w:p w14:paraId="5198569B" w14:textId="0D5A5826" w:rsidR="00DA1A62" w:rsidRPr="00B20F48" w:rsidRDefault="00DA1A62" w:rsidP="00B20F48">
            <w:pPr>
              <w:spacing w:before="120" w:after="120" w:line="259" w:lineRule="auto"/>
              <w:rPr>
                <w:del w:id="238" w:author="NAZ, Mamoona (OLDHAM MEDICAL SERVICES)" w:date="2026-09-22T12:14:00Z" w16du:dateUtc="2026-09-22T16:14:00Z"/>
                <w:rFonts w:cs="Arial"/>
              </w:rPr>
            </w:pPr>
            <w:del w:id="239" w:author="NAZ, Mamoona (OLDHAM MEDICAL SERVICES)" w:date="2026-09-22T12:14:00Z" w16du:dateUtc="2026-09-22T16:14:00Z">
              <w:r w:rsidRPr="00B20F48">
                <w:rPr>
                  <w:rFonts w:cs="Arial"/>
                </w:rPr>
                <w:delText>ОГРН 1177232018237</w:delText>
              </w:r>
            </w:del>
          </w:p>
        </w:tc>
        <w:tc>
          <w:tcPr>
            <w:tcW w:w="4673" w:type="dxa"/>
          </w:tcPr>
          <w:p w14:paraId="5C3F6015" w14:textId="75321F7B" w:rsidR="00DA1A62" w:rsidRPr="00B20F48" w:rsidRDefault="003E0770" w:rsidP="00B20F48">
            <w:pPr>
              <w:spacing w:before="120" w:after="120" w:line="259" w:lineRule="auto"/>
              <w:rPr>
                <w:del w:id="240" w:author="NAZ, Mamoona (OLDHAM MEDICAL SERVICES)" w:date="2026-09-22T12:14:00Z" w16du:dateUtc="2026-09-22T16:14:00Z"/>
                <w:rFonts w:cs="Arial"/>
              </w:rPr>
            </w:pPr>
            <w:del w:id="241" w:author="NAZ, Mamoona (OLDHAM MEDICAL SERVICES)" w:date="2026-09-22T12:14:00Z" w16du:dateUtc="2026-09-22T16:14:00Z">
              <w:r w:rsidRPr="00B20F48">
                <w:rPr>
                  <w:rFonts w:cs="Arial"/>
                </w:rPr>
                <w:delText>ОГРН</w:delText>
              </w:r>
              <w:r w:rsidR="00DA1A62" w:rsidRPr="00B20F48">
                <w:rPr>
                  <w:rFonts w:cs="Arial"/>
                </w:rPr>
                <w:delText xml:space="preserve"> </w:delText>
              </w:r>
            </w:del>
          </w:p>
        </w:tc>
      </w:tr>
      <w:tr w:rsidR="00DA1A62" w:rsidRPr="00B20F48" w14:paraId="22B0245B" w14:textId="77777777" w:rsidTr="003E0770">
        <w:trPr>
          <w:del w:id="242" w:author="NAZ, Mamoona (OLDHAM MEDICAL SERVICES)" w:date="2026-09-22T12:14:00Z" w16du:dateUtc="2026-09-22T16:14:00Z"/>
        </w:trPr>
        <w:tc>
          <w:tcPr>
            <w:tcW w:w="4672" w:type="dxa"/>
          </w:tcPr>
          <w:p w14:paraId="2AB50A60" w14:textId="54EEF960" w:rsidR="00DA1A62" w:rsidRPr="00B20F48" w:rsidRDefault="00DA1A62" w:rsidP="00B20F48">
            <w:pPr>
              <w:spacing w:before="120" w:after="120" w:line="259" w:lineRule="auto"/>
              <w:rPr>
                <w:del w:id="243" w:author="NAZ, Mamoona (OLDHAM MEDICAL SERVICES)" w:date="2026-09-22T12:14:00Z" w16du:dateUtc="2026-09-22T16:14:00Z"/>
                <w:rFonts w:cs="Arial"/>
              </w:rPr>
            </w:pPr>
            <w:del w:id="244" w:author="NAZ, Mamoona (OLDHAM MEDICAL SERVICES)" w:date="2026-09-22T12:14:00Z" w16du:dateUtc="2026-09-22T16:14:00Z">
              <w:r w:rsidRPr="00B20F48">
                <w:rPr>
                  <w:rFonts w:cs="Arial"/>
                </w:rPr>
                <w:delText>ИНН 7203422402</w:delText>
              </w:r>
            </w:del>
          </w:p>
        </w:tc>
        <w:tc>
          <w:tcPr>
            <w:tcW w:w="4673" w:type="dxa"/>
          </w:tcPr>
          <w:p w14:paraId="7E5BCC0E" w14:textId="237907EF" w:rsidR="00DA1A62" w:rsidRPr="00B20F48" w:rsidRDefault="003E0770" w:rsidP="00B20F48">
            <w:pPr>
              <w:spacing w:before="120" w:after="120" w:line="259" w:lineRule="auto"/>
              <w:rPr>
                <w:del w:id="245" w:author="NAZ, Mamoona (OLDHAM MEDICAL SERVICES)" w:date="2026-09-22T12:14:00Z" w16du:dateUtc="2026-09-22T16:14:00Z"/>
                <w:rFonts w:cs="Arial"/>
              </w:rPr>
            </w:pPr>
            <w:del w:id="246" w:author="NAZ, Mamoona (OLDHAM MEDICAL SERVICES)" w:date="2026-09-22T12:14:00Z" w16du:dateUtc="2026-09-22T16:14:00Z">
              <w:r w:rsidRPr="00B20F48">
                <w:rPr>
                  <w:rFonts w:cs="Arial"/>
                </w:rPr>
                <w:delText xml:space="preserve">ИНН </w:delText>
              </w:r>
            </w:del>
          </w:p>
        </w:tc>
      </w:tr>
      <w:tr w:rsidR="00DA1A62" w:rsidRPr="00B20F48" w14:paraId="1625B21D" w14:textId="77777777" w:rsidTr="003E0770">
        <w:trPr>
          <w:del w:id="247" w:author="NAZ, Mamoona (OLDHAM MEDICAL SERVICES)" w:date="2026-09-22T12:14:00Z" w16du:dateUtc="2026-09-22T16:14:00Z"/>
        </w:trPr>
        <w:tc>
          <w:tcPr>
            <w:tcW w:w="4672" w:type="dxa"/>
          </w:tcPr>
          <w:p w14:paraId="5A6F86DB" w14:textId="77777777" w:rsidR="00DA1A62" w:rsidRPr="00B20F48" w:rsidRDefault="00DA1A62" w:rsidP="00B20F48">
            <w:pPr>
              <w:spacing w:before="120" w:after="120" w:line="259" w:lineRule="auto"/>
              <w:rPr>
                <w:del w:id="248" w:author="NAZ, Mamoona (OLDHAM MEDICAL SERVICES)" w:date="2026-09-22T12:14:00Z" w16du:dateUtc="2026-09-22T16:14:00Z"/>
                <w:rFonts w:cs="Arial"/>
              </w:rPr>
            </w:pPr>
          </w:p>
        </w:tc>
        <w:tc>
          <w:tcPr>
            <w:tcW w:w="4673" w:type="dxa"/>
          </w:tcPr>
          <w:p w14:paraId="03956A8F" w14:textId="0EC7D668" w:rsidR="00DA1A62" w:rsidRPr="00B20F48" w:rsidRDefault="003E0770" w:rsidP="00B20F48">
            <w:pPr>
              <w:spacing w:before="120" w:after="120" w:line="259" w:lineRule="auto"/>
              <w:rPr>
                <w:del w:id="249" w:author="NAZ, Mamoona (OLDHAM MEDICAL SERVICES)" w:date="2026-09-22T12:14:00Z" w16du:dateUtc="2026-09-22T16:14:00Z"/>
                <w:rFonts w:cs="Arial"/>
              </w:rPr>
            </w:pPr>
            <w:del w:id="250" w:author="NAZ, Mamoona (OLDHAM MEDICAL SERVICES)" w:date="2026-09-22T12:14:00Z" w16du:dateUtc="2026-09-22T16:14:00Z">
              <w:r w:rsidRPr="00B20F48">
                <w:rPr>
                  <w:rFonts w:cs="Arial"/>
                </w:rPr>
                <w:delText>т</w:delText>
              </w:r>
              <w:r w:rsidR="00DA1A62" w:rsidRPr="00B20F48">
                <w:rPr>
                  <w:rFonts w:cs="Arial"/>
                </w:rPr>
                <w:delText>елефон</w:delText>
              </w:r>
              <w:r w:rsidRPr="00B20F48">
                <w:rPr>
                  <w:rFonts w:cs="Arial"/>
                </w:rPr>
                <w:delText>:</w:delText>
              </w:r>
              <w:r w:rsidR="00DA1A62" w:rsidRPr="00B20F48">
                <w:rPr>
                  <w:rFonts w:cs="Arial"/>
                </w:rPr>
                <w:delText xml:space="preserve"> </w:delText>
              </w:r>
            </w:del>
          </w:p>
        </w:tc>
      </w:tr>
      <w:tr w:rsidR="00DA1A62" w:rsidRPr="00B20F48" w14:paraId="01DAFC7A" w14:textId="77777777" w:rsidTr="003E0770">
        <w:trPr>
          <w:del w:id="251" w:author="NAZ, Mamoona (OLDHAM MEDICAL SERVICES)" w:date="2026-09-22T12:14:00Z" w16du:dateUtc="2026-09-22T16:14:00Z"/>
        </w:trPr>
        <w:tc>
          <w:tcPr>
            <w:tcW w:w="4672" w:type="dxa"/>
          </w:tcPr>
          <w:p w14:paraId="2D09D6B1" w14:textId="77777777" w:rsidR="00DA1A62" w:rsidRPr="00B20F48" w:rsidRDefault="00DA1A62" w:rsidP="00B20F48">
            <w:pPr>
              <w:spacing w:before="120" w:after="120" w:line="259" w:lineRule="auto"/>
              <w:rPr>
                <w:del w:id="252" w:author="NAZ, Mamoona (OLDHAM MEDICAL SERVICES)" w:date="2026-09-22T12:14:00Z" w16du:dateUtc="2026-09-22T16:14:00Z"/>
                <w:rFonts w:cs="Arial"/>
              </w:rPr>
            </w:pPr>
            <w:del w:id="253" w:author="NAZ, Mamoona (OLDHAM MEDICAL SERVICES)" w:date="2026-09-22T12:14:00Z" w16du:dateUtc="2026-09-22T16:14:00Z">
              <w:r w:rsidRPr="00B20F48">
                <w:rPr>
                  <w:rFonts w:cs="Arial"/>
                </w:rPr>
                <w:delText>Генеральный директор</w:delText>
              </w:r>
            </w:del>
          </w:p>
          <w:p w14:paraId="3F2EC4EC" w14:textId="77777777" w:rsidR="00DA1A62" w:rsidRPr="00B20F48" w:rsidRDefault="00DA1A62" w:rsidP="00B20F48">
            <w:pPr>
              <w:spacing w:before="120" w:after="120" w:line="259" w:lineRule="auto"/>
              <w:rPr>
                <w:del w:id="254" w:author="NAZ, Mamoona (OLDHAM MEDICAL SERVICES)" w:date="2026-09-22T12:14:00Z" w16du:dateUtc="2026-09-22T16:14:00Z"/>
                <w:rFonts w:cs="Arial"/>
              </w:rPr>
            </w:pPr>
          </w:p>
        </w:tc>
        <w:tc>
          <w:tcPr>
            <w:tcW w:w="4673" w:type="dxa"/>
          </w:tcPr>
          <w:p w14:paraId="00456908" w14:textId="77777777" w:rsidR="00DA1A62" w:rsidRPr="00B20F48" w:rsidRDefault="00DA1A62" w:rsidP="00A801C9">
            <w:pPr>
              <w:rPr>
                <w:del w:id="255" w:author="NAZ, Mamoona (OLDHAM MEDICAL SERVICES)" w:date="2026-09-22T12:14:00Z" w16du:dateUtc="2026-09-22T16:14:00Z"/>
                <w:rFonts w:cs="Arial"/>
              </w:rPr>
            </w:pPr>
          </w:p>
        </w:tc>
      </w:tr>
      <w:tr w:rsidR="00DA1A62" w:rsidRPr="00B20F48" w14:paraId="6BF42051" w14:textId="77777777" w:rsidTr="003E0770">
        <w:trPr>
          <w:del w:id="256" w:author="NAZ, Mamoona (OLDHAM MEDICAL SERVICES)" w:date="2026-09-22T12:14:00Z" w16du:dateUtc="2026-09-22T16:14:00Z"/>
        </w:trPr>
        <w:tc>
          <w:tcPr>
            <w:tcW w:w="4672" w:type="dxa"/>
          </w:tcPr>
          <w:p w14:paraId="2AA564C6" w14:textId="77777777" w:rsidR="00DA1A62" w:rsidRPr="00B20F48" w:rsidRDefault="00DA1A62" w:rsidP="00B20F48">
            <w:pPr>
              <w:spacing w:before="120" w:after="120" w:line="259" w:lineRule="auto"/>
              <w:rPr>
                <w:del w:id="257" w:author="NAZ, Mamoona (OLDHAM MEDICAL SERVICES)" w:date="2026-09-22T12:14:00Z" w16du:dateUtc="2026-09-22T16:14:00Z"/>
                <w:rFonts w:cs="Arial"/>
              </w:rPr>
            </w:pPr>
            <w:del w:id="258" w:author="NAZ, Mamoona (OLDHAM MEDICAL SERVICES)" w:date="2026-09-22T12:14:00Z" w16du:dateUtc="2026-09-22T16:14:00Z">
              <w:r w:rsidRPr="00B20F48">
                <w:rPr>
                  <w:rFonts w:cs="Arial"/>
                </w:rPr>
                <w:delText>___________________ /Груздов Л.Д./</w:delText>
              </w:r>
            </w:del>
          </w:p>
          <w:p w14:paraId="49147A03" w14:textId="2617D37A" w:rsidR="00DA1A62" w:rsidRPr="00B20F48" w:rsidRDefault="00DA1A62" w:rsidP="00B20F48">
            <w:pPr>
              <w:spacing w:before="120" w:after="120" w:line="259" w:lineRule="auto"/>
              <w:rPr>
                <w:del w:id="259" w:author="NAZ, Mamoona (OLDHAM MEDICAL SERVICES)" w:date="2026-09-22T12:14:00Z" w16du:dateUtc="2026-09-22T16:14:00Z"/>
                <w:rFonts w:cs="Arial"/>
              </w:rPr>
            </w:pPr>
            <w:del w:id="260" w:author="NAZ, Mamoona (OLDHAM MEDICAL SERVICES)" w:date="2026-09-22T12:14:00Z" w16du:dateUtc="2026-09-22T16:14:00Z">
              <w:r w:rsidRPr="00B20F48">
                <w:rPr>
                  <w:rFonts w:cs="Arial"/>
                </w:rPr>
                <w:delText>М.П.</w:delText>
              </w:r>
            </w:del>
          </w:p>
        </w:tc>
        <w:tc>
          <w:tcPr>
            <w:tcW w:w="4673" w:type="dxa"/>
          </w:tcPr>
          <w:p w14:paraId="0E9A7F42" w14:textId="39DF2F5A" w:rsidR="00DA1A62" w:rsidRPr="00B20F48" w:rsidRDefault="00DA1A62" w:rsidP="00B20F48">
            <w:pPr>
              <w:spacing w:before="120" w:after="120" w:line="259" w:lineRule="auto"/>
              <w:rPr>
                <w:del w:id="261" w:author="NAZ, Mamoona (OLDHAM MEDICAL SERVICES)" w:date="2026-09-22T12:14:00Z" w16du:dateUtc="2026-09-22T16:14:00Z"/>
                <w:rFonts w:cs="Arial"/>
              </w:rPr>
            </w:pPr>
            <w:del w:id="262" w:author="NAZ, Mamoona (OLDHAM MEDICAL SERVICES)" w:date="2026-09-22T12:14:00Z" w16du:dateUtc="2026-09-22T16:14:00Z">
              <w:r w:rsidRPr="00B20F48">
                <w:rPr>
                  <w:rFonts w:cs="Arial"/>
                </w:rPr>
                <w:delText>__________________</w:delText>
              </w:r>
              <w:r w:rsidR="00955222" w:rsidRPr="00B20F48">
                <w:rPr>
                  <w:rFonts w:cs="Arial"/>
                </w:rPr>
                <w:delText xml:space="preserve"> </w:delText>
              </w:r>
              <w:r w:rsidRPr="00B20F48">
                <w:rPr>
                  <w:rFonts w:cs="Arial"/>
                </w:rPr>
                <w:delText>/</w:delText>
              </w:r>
              <w:r w:rsidR="00A801C9">
                <w:rPr>
                  <w:rFonts w:cs="Arial"/>
                </w:rPr>
                <w:delText>____________</w:delText>
              </w:r>
              <w:r w:rsidRPr="00B20F48">
                <w:rPr>
                  <w:rFonts w:cs="Arial"/>
                </w:rPr>
                <w:delText>/</w:delText>
              </w:r>
            </w:del>
          </w:p>
          <w:p w14:paraId="319994F4" w14:textId="77777777" w:rsidR="00DA1A62" w:rsidRPr="00B20F48" w:rsidRDefault="00DA1A62" w:rsidP="00B20F48">
            <w:pPr>
              <w:spacing w:before="120" w:after="120" w:line="259" w:lineRule="auto"/>
              <w:rPr>
                <w:del w:id="263" w:author="NAZ, Mamoona (OLDHAM MEDICAL SERVICES)" w:date="2026-09-22T12:14:00Z" w16du:dateUtc="2026-09-22T16:14:00Z"/>
                <w:rFonts w:cs="Arial"/>
              </w:rPr>
            </w:pPr>
          </w:p>
        </w:tc>
      </w:tr>
    </w:tbl>
    <w:p w14:paraId="4D221541" w14:textId="77777777" w:rsidR="00CE5CE9" w:rsidRPr="006F1C2D" w:rsidRDefault="00CE5CE9" w:rsidP="006F1C2D">
      <w:pPr>
        <w:rPr>
          <w:b/>
          <w:rPrChange w:id="264" w:author="NAZ, Mamoona (OLDHAM MEDICAL SERVICES)" w:date="2026-09-22T12:14:00Z" w16du:dateUtc="2026-09-22T16:14:00Z">
            <w:rPr>
              <w:rFonts w:cs="Arial"/>
              <w:szCs w:val="24"/>
            </w:rPr>
          </w:rPrChange>
        </w:rPr>
        <w:pPrChange w:id="265" w:author="NAZ, Mamoona (OLDHAM MEDICAL SERVICES)" w:date="2026-09-22T12:14:00Z" w16du:dateUtc="2026-09-22T16:14:00Z">
          <w:pPr>
            <w:ind w:left="737" w:hanging="737"/>
          </w:pPr>
        </w:pPrChange>
      </w:pPr>
    </w:p>
    <w:sectPr w:rsidR="00CE5CE9" w:rsidRPr="006F1C2D">
      <w:headerReference w:type="default" r:id="rId9"/>
      <w:footerReference w:type="even" r:id="rId10"/>
      <w:footerReference w:type="default" r:id="rId11"/>
      <w:pgSz w:w="11906" w:h="16838"/>
      <w:pgMar w:top="1440" w:right="1440" w:bottom="1440" w:left="1440" w:header="708" w:footer="708" w:gutter="0"/>
      <w:pgNumType w:start="1"/>
      <w:cols w:space="708"/>
      <w:titlePg w:val="0"/>
      <w:docGrid w:linePitch="360"/>
      <w:sectPrChange w:id="271" w:author="NAZ, Mamoona (OLDHAM MEDICAL SERVICES)" w:date="2026-09-22T12:14:00Z" w16du:dateUtc="2026-09-22T16:14:00Z">
        <w:sectPr w:rsidR="00CE5CE9" w:rsidRPr="006F1C2D">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5C34E" w14:textId="77777777" w:rsidR="00EC2366" w:rsidRDefault="00EC2366" w:rsidP="00B10246">
      <w:pPr>
        <w:rPr>
          <w:del w:id="4" w:author="NAZ, Mamoona (OLDHAM MEDICAL SERVICES)" w:date="2026-09-22T12:14:00Z" w16du:dateUtc="2026-09-22T16:14:00Z"/>
        </w:rPr>
      </w:pPr>
      <w:r>
        <w:separator/>
      </w:r>
    </w:p>
    <w:p w14:paraId="75728643" w14:textId="77777777" w:rsidR="00EC2366" w:rsidRDefault="00EC2366"/>
  </w:endnote>
  <w:endnote w:type="continuationSeparator" w:id="0">
    <w:p w14:paraId="1A1AD229" w14:textId="77777777" w:rsidR="00EC2366" w:rsidRDefault="00EC2366" w:rsidP="00B10246">
      <w:pPr>
        <w:rPr>
          <w:del w:id="5" w:author="NAZ, Mamoona (OLDHAM MEDICAL SERVICES)" w:date="2026-09-22T12:14:00Z" w16du:dateUtc="2026-09-22T16:14:00Z"/>
        </w:rPr>
      </w:pPr>
      <w:r>
        <w:continuationSeparator/>
      </w:r>
    </w:p>
    <w:p w14:paraId="11FD3DB9" w14:textId="77777777" w:rsidR="00EC2366" w:rsidRDefault="00EC2366"/>
  </w:endnote>
  <w:endnote w:type="continuationNotice" w:id="1">
    <w:p w14:paraId="123AA68F" w14:textId="77777777" w:rsidR="00EC2366" w:rsidRDefault="00EC2366" w:rsidP="00B10246">
      <w:pPr>
        <w:rPr>
          <w:del w:id="6" w:author="NAZ, Mamoona (OLDHAM MEDICAL SERVICES)" w:date="2026-09-22T12:14:00Z" w16du:dateUtc="2026-09-22T16:14:00Z"/>
        </w:rPr>
      </w:pPr>
    </w:p>
    <w:p w14:paraId="6F147976" w14:textId="77777777" w:rsidR="00EC2366" w:rsidRDefault="00EC2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267" w:author="NAZ, Mamoona (OLDHAM MEDICAL SERVICES)" w:date="2026-09-22T12:14:00Z" w16du:dateUtc="2026-09-22T16:14:00Z"/>
      </w:rPr>
    </w:pPr>
  </w:p>
  <w:p w14:paraId="43BBDEB7" w14:textId="77777777" w:rsidR="00603549" w:rsidRDefault="00603549">
    <w:pPr>
      <w:pStyle w:val="HeaderChar"/>
      <w:pPrChange w:id="268" w:author="NAZ, Mamoona (OLDHAM MEDICAL SERVICES)"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HeaderChar"/>
              <w:pPrChange w:id="269" w:author="NAZ, Mamoona (OLDHAM MEDICAL SERVICES)" w:date="2026-09-22T12:14:00Z" w16du:dateUtc="2026-09-22T16:14:00Z">
                <w:pPr>
                  <w:pStyle w:val="Footer"/>
                  <w:jc w:val="right"/>
                </w:pPr>
              </w:pPrChange>
            </w:pPr>
            <w:del w:id="270" w:author="NAZ, Mamoona (OLDHAM MEDICAL SERVICES)" w:date="2026-09-22T12:14:00Z" w16du:dateUtc="2026-09-22T16:14:00Z">
              <w:r>
                <w:delText xml:space="preserve">Страница </w:delText>
              </w:r>
              <w:r>
                <w:rPr>
                  <w:b/>
                  <w:bCs/>
                </w:rPr>
                <w:fldChar w:fldCharType="begin"/>
              </w:r>
              <w:r>
                <w:rPr>
                  <w:b/>
                  <w:bCs/>
                </w:rPr>
                <w:delInstrText>PAGE</w:delInstrText>
              </w:r>
              <w:r>
                <w:rPr>
                  <w:b/>
                  <w:bCs/>
                </w:rPr>
                <w:fldChar w:fldCharType="separate"/>
              </w:r>
              <w:r w:rsidR="0093356A">
                <w:rPr>
                  <w:b/>
                  <w:bCs/>
                  <w:noProof/>
                </w:rPr>
                <w:delText>8</w:delText>
              </w:r>
              <w:r>
                <w:rPr>
                  <w:b/>
                  <w:bCs/>
                </w:rPr>
                <w:fldChar w:fldCharType="end"/>
              </w:r>
              <w:r>
                <w:delText xml:space="preserve"> из </w:delText>
              </w:r>
              <w:r>
                <w:rPr>
                  <w:b/>
                  <w:bCs/>
                </w:rPr>
                <w:fldChar w:fldCharType="begin"/>
              </w:r>
              <w:r>
                <w:rPr>
                  <w:b/>
                  <w:bCs/>
                </w:rPr>
                <w:delInstrText>NUMPAGES</w:delInstrText>
              </w:r>
              <w:r>
                <w:rPr>
                  <w:b/>
                  <w:bCs/>
                </w:rPr>
                <w:fldChar w:fldCharType="separate"/>
              </w:r>
              <w:r w:rsidR="0093356A">
                <w:rPr>
                  <w:b/>
                  <w:bCs/>
                  <w:noProof/>
                </w:rPr>
                <w:delText>8</w:delText>
              </w:r>
              <w:r>
                <w:rPr>
                  <w:b/>
                  <w:bCs/>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E88CD2" w14:textId="77777777" w:rsidR="00EC2366" w:rsidRDefault="00EC2366" w:rsidP="00B10246">
      <w:pPr>
        <w:rPr>
          <w:del w:id="1" w:author="NAZ, Mamoona (OLDHAM MEDICAL SERVICES)" w:date="2026-09-22T12:14:00Z" w16du:dateUtc="2026-09-22T16:14:00Z"/>
        </w:rPr>
      </w:pPr>
      <w:r>
        <w:separator/>
      </w:r>
    </w:p>
    <w:p w14:paraId="286F29A2" w14:textId="77777777" w:rsidR="00EC2366" w:rsidRDefault="00EC2366"/>
  </w:footnote>
  <w:footnote w:type="continuationSeparator" w:id="0">
    <w:p w14:paraId="614C5058" w14:textId="77777777" w:rsidR="00EC2366" w:rsidRDefault="00EC2366" w:rsidP="00B10246">
      <w:pPr>
        <w:rPr>
          <w:del w:id="2" w:author="NAZ, Mamoona (OLDHAM MEDICAL SERVICES)" w:date="2026-09-22T12:14:00Z" w16du:dateUtc="2026-09-22T16:14:00Z"/>
        </w:rPr>
      </w:pPr>
      <w:r>
        <w:continuationSeparator/>
      </w:r>
    </w:p>
    <w:p w14:paraId="47B31E14" w14:textId="77777777" w:rsidR="00EC2366" w:rsidRDefault="00EC2366"/>
  </w:footnote>
  <w:footnote w:type="continuationNotice" w:id="1">
    <w:p w14:paraId="35A0372C" w14:textId="77777777" w:rsidR="00EC2366" w:rsidRDefault="00EC2366" w:rsidP="00B10246">
      <w:pPr>
        <w:rPr>
          <w:del w:id="3" w:author="NAZ, Mamoona (OLDHAM MEDICAL SERVICES)" w:date="2026-09-22T12:14:00Z" w16du:dateUtc="2026-09-22T16:14:00Z"/>
        </w:rPr>
      </w:pPr>
    </w:p>
    <w:p w14:paraId="5E715033" w14:textId="77777777" w:rsidR="00EC2366" w:rsidRDefault="00EC23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pPr>
      <w:pStyle w:val="TableGrid"/>
      <w:pPrChange w:id="266" w:author="NAZ, Mamoona (OLDHAM MEDICAL SERVICES)" w:date="2026-09-22T12:14:00Z" w16du:dateUtc="2026-09-22T16: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8"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1"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5"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6"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8"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0"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2"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3"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28"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4"/>
  </w:num>
  <w:num w:numId="2" w16cid:durableId="871462234">
    <w:abstractNumId w:val="28"/>
  </w:num>
  <w:num w:numId="3" w16cid:durableId="359354330">
    <w:abstractNumId w:val="18"/>
  </w:num>
  <w:num w:numId="4" w16cid:durableId="389161256">
    <w:abstractNumId w:val="11"/>
  </w:num>
  <w:num w:numId="5" w16cid:durableId="507797295">
    <w:abstractNumId w:val="8"/>
  </w:num>
  <w:num w:numId="6" w16cid:durableId="1614942070">
    <w:abstractNumId w:val="26"/>
  </w:num>
  <w:num w:numId="7" w16cid:durableId="995691017">
    <w:abstractNumId w:val="4"/>
  </w:num>
  <w:num w:numId="8" w16cid:durableId="2101679467">
    <w:abstractNumId w:val="16"/>
  </w:num>
  <w:num w:numId="9" w16cid:durableId="1149514474">
    <w:abstractNumId w:val="20"/>
  </w:num>
  <w:num w:numId="10" w16cid:durableId="1045638729">
    <w:abstractNumId w:val="3"/>
  </w:num>
  <w:num w:numId="11" w16cid:durableId="1636064428">
    <w:abstractNumId w:val="21"/>
  </w:num>
  <w:num w:numId="12" w16cid:durableId="650062643">
    <w:abstractNumId w:val="7"/>
  </w:num>
  <w:num w:numId="13" w16cid:durableId="1457482699">
    <w:abstractNumId w:val="10"/>
  </w:num>
  <w:num w:numId="14" w16cid:durableId="1984851970">
    <w:abstractNumId w:val="25"/>
  </w:num>
  <w:num w:numId="15" w16cid:durableId="1910193232">
    <w:abstractNumId w:val="27"/>
  </w:num>
  <w:num w:numId="16" w16cid:durableId="1377002489">
    <w:abstractNumId w:val="22"/>
  </w:num>
  <w:num w:numId="17" w16cid:durableId="2032341400">
    <w:abstractNumId w:val="0"/>
  </w:num>
  <w:num w:numId="18" w16cid:durableId="233511742">
    <w:abstractNumId w:val="5"/>
  </w:num>
  <w:num w:numId="19" w16cid:durableId="1377507175">
    <w:abstractNumId w:val="15"/>
  </w:num>
  <w:num w:numId="20" w16cid:durableId="1896430269">
    <w:abstractNumId w:val="1"/>
  </w:num>
  <w:num w:numId="21" w16cid:durableId="454636166">
    <w:abstractNumId w:val="14"/>
  </w:num>
  <w:num w:numId="22" w16cid:durableId="272442523">
    <w:abstractNumId w:val="19"/>
  </w:num>
  <w:num w:numId="23" w16cid:durableId="1352487603">
    <w:abstractNumId w:val="9"/>
  </w:num>
  <w:num w:numId="24" w16cid:durableId="1889025822">
    <w:abstractNumId w:val="17"/>
  </w:num>
  <w:num w:numId="25" w16cid:durableId="957956233">
    <w:abstractNumId w:val="23"/>
  </w:num>
  <w:num w:numId="26" w16cid:durableId="772940416">
    <w:abstractNumId w:val="12"/>
  </w:num>
  <w:num w:numId="27" w16cid:durableId="1906066225">
    <w:abstractNumId w:val="13"/>
  </w:num>
  <w:num w:numId="28" w16cid:durableId="602612603">
    <w:abstractNumId w:val="6"/>
  </w:num>
  <w:num w:numId="29" w16cid:durableId="13695267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6587"/>
    <w:rsid w:val="00032701"/>
    <w:rsid w:val="0003725F"/>
    <w:rsid w:val="000379B0"/>
    <w:rsid w:val="0004170A"/>
    <w:rsid w:val="00043796"/>
    <w:rsid w:val="00050C87"/>
    <w:rsid w:val="00055EB8"/>
    <w:rsid w:val="00056104"/>
    <w:rsid w:val="00060F2F"/>
    <w:rsid w:val="00061718"/>
    <w:rsid w:val="00065230"/>
    <w:rsid w:val="00065D15"/>
    <w:rsid w:val="00075341"/>
    <w:rsid w:val="000809A0"/>
    <w:rsid w:val="00081B2B"/>
    <w:rsid w:val="0008331C"/>
    <w:rsid w:val="0008375B"/>
    <w:rsid w:val="0008406F"/>
    <w:rsid w:val="000A3D97"/>
    <w:rsid w:val="000C773C"/>
    <w:rsid w:val="000D1D2C"/>
    <w:rsid w:val="000D329F"/>
    <w:rsid w:val="000D468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42DF9"/>
    <w:rsid w:val="00160ED9"/>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288D"/>
    <w:rsid w:val="00243298"/>
    <w:rsid w:val="002434AF"/>
    <w:rsid w:val="00243D40"/>
    <w:rsid w:val="00251583"/>
    <w:rsid w:val="0025233F"/>
    <w:rsid w:val="00254AB7"/>
    <w:rsid w:val="00255DB9"/>
    <w:rsid w:val="00271333"/>
    <w:rsid w:val="0028244B"/>
    <w:rsid w:val="002824E0"/>
    <w:rsid w:val="00293F8B"/>
    <w:rsid w:val="00296022"/>
    <w:rsid w:val="00297659"/>
    <w:rsid w:val="002B168A"/>
    <w:rsid w:val="002B2B4A"/>
    <w:rsid w:val="002C28E2"/>
    <w:rsid w:val="002D372A"/>
    <w:rsid w:val="002D6D74"/>
    <w:rsid w:val="002E037D"/>
    <w:rsid w:val="002E2871"/>
    <w:rsid w:val="002E53C6"/>
    <w:rsid w:val="002F04DF"/>
    <w:rsid w:val="002F1A75"/>
    <w:rsid w:val="00300B0A"/>
    <w:rsid w:val="003026F9"/>
    <w:rsid w:val="0030299C"/>
    <w:rsid w:val="00303F94"/>
    <w:rsid w:val="00312937"/>
    <w:rsid w:val="003209F2"/>
    <w:rsid w:val="00324794"/>
    <w:rsid w:val="00325D5F"/>
    <w:rsid w:val="003264B3"/>
    <w:rsid w:val="00333809"/>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3C5D"/>
    <w:rsid w:val="00396FD8"/>
    <w:rsid w:val="00397E15"/>
    <w:rsid w:val="003A0E02"/>
    <w:rsid w:val="003A3713"/>
    <w:rsid w:val="003A41E6"/>
    <w:rsid w:val="003A5575"/>
    <w:rsid w:val="003B246F"/>
    <w:rsid w:val="003B6F0B"/>
    <w:rsid w:val="003C24C5"/>
    <w:rsid w:val="003C7BFD"/>
    <w:rsid w:val="003E0770"/>
    <w:rsid w:val="003E3D14"/>
    <w:rsid w:val="003E4F8A"/>
    <w:rsid w:val="003E6FF0"/>
    <w:rsid w:val="003E7264"/>
    <w:rsid w:val="003F1545"/>
    <w:rsid w:val="003F5159"/>
    <w:rsid w:val="004029D1"/>
    <w:rsid w:val="0041178F"/>
    <w:rsid w:val="00414810"/>
    <w:rsid w:val="00414A20"/>
    <w:rsid w:val="00416223"/>
    <w:rsid w:val="004163C8"/>
    <w:rsid w:val="0042127C"/>
    <w:rsid w:val="00425558"/>
    <w:rsid w:val="004308AE"/>
    <w:rsid w:val="00440B23"/>
    <w:rsid w:val="004417E0"/>
    <w:rsid w:val="004417EF"/>
    <w:rsid w:val="00453C1B"/>
    <w:rsid w:val="00455817"/>
    <w:rsid w:val="004631BA"/>
    <w:rsid w:val="00465269"/>
    <w:rsid w:val="00467C1B"/>
    <w:rsid w:val="00472010"/>
    <w:rsid w:val="0048387F"/>
    <w:rsid w:val="00496665"/>
    <w:rsid w:val="004A2473"/>
    <w:rsid w:val="004A615F"/>
    <w:rsid w:val="004A6C5A"/>
    <w:rsid w:val="004B13B2"/>
    <w:rsid w:val="004B17E9"/>
    <w:rsid w:val="004B360A"/>
    <w:rsid w:val="004B3906"/>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878DC"/>
    <w:rsid w:val="0059221F"/>
    <w:rsid w:val="005931C7"/>
    <w:rsid w:val="005A16CA"/>
    <w:rsid w:val="005A39F5"/>
    <w:rsid w:val="005A44E8"/>
    <w:rsid w:val="005B532A"/>
    <w:rsid w:val="005C09E7"/>
    <w:rsid w:val="005C1FF4"/>
    <w:rsid w:val="005D0318"/>
    <w:rsid w:val="005E36FA"/>
    <w:rsid w:val="005E4BD3"/>
    <w:rsid w:val="005E6928"/>
    <w:rsid w:val="005F7089"/>
    <w:rsid w:val="005F7E9A"/>
    <w:rsid w:val="00602027"/>
    <w:rsid w:val="00603549"/>
    <w:rsid w:val="00604E8B"/>
    <w:rsid w:val="006162B6"/>
    <w:rsid w:val="0062084C"/>
    <w:rsid w:val="00622C40"/>
    <w:rsid w:val="006260A0"/>
    <w:rsid w:val="0063197F"/>
    <w:rsid w:val="00634953"/>
    <w:rsid w:val="00640ABF"/>
    <w:rsid w:val="00646392"/>
    <w:rsid w:val="00650845"/>
    <w:rsid w:val="0066029C"/>
    <w:rsid w:val="00664FA0"/>
    <w:rsid w:val="00665A0C"/>
    <w:rsid w:val="00665B0F"/>
    <w:rsid w:val="006660FF"/>
    <w:rsid w:val="006757AA"/>
    <w:rsid w:val="00677B90"/>
    <w:rsid w:val="006802E6"/>
    <w:rsid w:val="00685716"/>
    <w:rsid w:val="00685FFB"/>
    <w:rsid w:val="00687720"/>
    <w:rsid w:val="006912C8"/>
    <w:rsid w:val="0069713B"/>
    <w:rsid w:val="006A001E"/>
    <w:rsid w:val="006A1C6C"/>
    <w:rsid w:val="006A4A99"/>
    <w:rsid w:val="006B273E"/>
    <w:rsid w:val="006B600B"/>
    <w:rsid w:val="006C362E"/>
    <w:rsid w:val="006C4473"/>
    <w:rsid w:val="006C6F66"/>
    <w:rsid w:val="006C7147"/>
    <w:rsid w:val="006C7D6B"/>
    <w:rsid w:val="006D3075"/>
    <w:rsid w:val="006D520A"/>
    <w:rsid w:val="006D5248"/>
    <w:rsid w:val="006D7A5E"/>
    <w:rsid w:val="006E71EB"/>
    <w:rsid w:val="006F1C2D"/>
    <w:rsid w:val="006F7820"/>
    <w:rsid w:val="00704076"/>
    <w:rsid w:val="00704317"/>
    <w:rsid w:val="00707391"/>
    <w:rsid w:val="00710EC5"/>
    <w:rsid w:val="007213D2"/>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251"/>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61E10"/>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C1779"/>
    <w:rsid w:val="008C64BF"/>
    <w:rsid w:val="008C724C"/>
    <w:rsid w:val="008D144B"/>
    <w:rsid w:val="008D2054"/>
    <w:rsid w:val="008D3261"/>
    <w:rsid w:val="008D4793"/>
    <w:rsid w:val="008D5579"/>
    <w:rsid w:val="008E174B"/>
    <w:rsid w:val="008E1F55"/>
    <w:rsid w:val="008E5C56"/>
    <w:rsid w:val="008F3E7D"/>
    <w:rsid w:val="00900C99"/>
    <w:rsid w:val="00902BD2"/>
    <w:rsid w:val="009141A0"/>
    <w:rsid w:val="00920F5D"/>
    <w:rsid w:val="0092236C"/>
    <w:rsid w:val="009237A1"/>
    <w:rsid w:val="0092471C"/>
    <w:rsid w:val="0093356A"/>
    <w:rsid w:val="009337CB"/>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384B"/>
    <w:rsid w:val="0099059C"/>
    <w:rsid w:val="009932F8"/>
    <w:rsid w:val="00994829"/>
    <w:rsid w:val="009956AC"/>
    <w:rsid w:val="009B40B8"/>
    <w:rsid w:val="009B7B7E"/>
    <w:rsid w:val="009C5F79"/>
    <w:rsid w:val="009C5FCF"/>
    <w:rsid w:val="009D13C6"/>
    <w:rsid w:val="009D2AED"/>
    <w:rsid w:val="009E00AB"/>
    <w:rsid w:val="009E1C89"/>
    <w:rsid w:val="009E35B2"/>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8F4"/>
    <w:rsid w:val="00A228C0"/>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494F"/>
    <w:rsid w:val="00A85D44"/>
    <w:rsid w:val="00A864C8"/>
    <w:rsid w:val="00A91669"/>
    <w:rsid w:val="00A92A86"/>
    <w:rsid w:val="00AA0E7C"/>
    <w:rsid w:val="00AA43EF"/>
    <w:rsid w:val="00AA5C12"/>
    <w:rsid w:val="00AB2463"/>
    <w:rsid w:val="00AB65D5"/>
    <w:rsid w:val="00AB7B03"/>
    <w:rsid w:val="00AC2ACD"/>
    <w:rsid w:val="00AC45D2"/>
    <w:rsid w:val="00AD7241"/>
    <w:rsid w:val="00AD7ED0"/>
    <w:rsid w:val="00AE1913"/>
    <w:rsid w:val="00AE1F0B"/>
    <w:rsid w:val="00AE3536"/>
    <w:rsid w:val="00AE510E"/>
    <w:rsid w:val="00AE5B69"/>
    <w:rsid w:val="00AF051A"/>
    <w:rsid w:val="00AF6796"/>
    <w:rsid w:val="00B067D9"/>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2F18"/>
    <w:rsid w:val="00B9601E"/>
    <w:rsid w:val="00B97FAA"/>
    <w:rsid w:val="00B97FE6"/>
    <w:rsid w:val="00BB13F7"/>
    <w:rsid w:val="00BB58FC"/>
    <w:rsid w:val="00BB736E"/>
    <w:rsid w:val="00BB7F4B"/>
    <w:rsid w:val="00BC7DF1"/>
    <w:rsid w:val="00BD1305"/>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368E7"/>
    <w:rsid w:val="00C40D81"/>
    <w:rsid w:val="00C41739"/>
    <w:rsid w:val="00C53B2D"/>
    <w:rsid w:val="00C548D7"/>
    <w:rsid w:val="00C62BF5"/>
    <w:rsid w:val="00C62EF0"/>
    <w:rsid w:val="00C62F6D"/>
    <w:rsid w:val="00C65AA4"/>
    <w:rsid w:val="00C72565"/>
    <w:rsid w:val="00C774BF"/>
    <w:rsid w:val="00C817CE"/>
    <w:rsid w:val="00C824B0"/>
    <w:rsid w:val="00C94603"/>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FAE"/>
    <w:rsid w:val="00DC4641"/>
    <w:rsid w:val="00DC5344"/>
    <w:rsid w:val="00DD0A79"/>
    <w:rsid w:val="00DD2E30"/>
    <w:rsid w:val="00DF26C8"/>
    <w:rsid w:val="00E051F8"/>
    <w:rsid w:val="00E14D82"/>
    <w:rsid w:val="00E173C1"/>
    <w:rsid w:val="00E235BB"/>
    <w:rsid w:val="00E23EFA"/>
    <w:rsid w:val="00E2482E"/>
    <w:rsid w:val="00E2771B"/>
    <w:rsid w:val="00E3089A"/>
    <w:rsid w:val="00E36718"/>
    <w:rsid w:val="00E41A1E"/>
    <w:rsid w:val="00E44E74"/>
    <w:rsid w:val="00E46A98"/>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B76BC"/>
    <w:rsid w:val="00EC2366"/>
    <w:rsid w:val="00EC7C2A"/>
    <w:rsid w:val="00ED06F3"/>
    <w:rsid w:val="00ED0A79"/>
    <w:rsid w:val="00EE011A"/>
    <w:rsid w:val="00EE63EC"/>
    <w:rsid w:val="00EE67F3"/>
    <w:rsid w:val="00EF00FA"/>
    <w:rsid w:val="00EF08E2"/>
    <w:rsid w:val="00EF20C7"/>
    <w:rsid w:val="00EF590F"/>
    <w:rsid w:val="00F05EE6"/>
    <w:rsid w:val="00F138A6"/>
    <w:rsid w:val="00F16032"/>
    <w:rsid w:val="00F20969"/>
    <w:rsid w:val="00F25E8A"/>
    <w:rsid w:val="00F26689"/>
    <w:rsid w:val="00F2682A"/>
    <w:rsid w:val="00F268EF"/>
    <w:rsid w:val="00F27ECD"/>
    <w:rsid w:val="00F30709"/>
    <w:rsid w:val="00F31C32"/>
    <w:rsid w:val="00F41C3B"/>
    <w:rsid w:val="00F43C4C"/>
    <w:rsid w:val="00F50889"/>
    <w:rsid w:val="00F54127"/>
    <w:rsid w:val="00F565F2"/>
    <w:rsid w:val="00F56F0F"/>
    <w:rsid w:val="00F5796A"/>
    <w:rsid w:val="00F606A6"/>
    <w:rsid w:val="00F62D56"/>
    <w:rsid w:val="00F71260"/>
    <w:rsid w:val="00F72400"/>
    <w:rsid w:val="00F72C73"/>
    <w:rsid w:val="00F77B06"/>
    <w:rsid w:val="00F82CE4"/>
    <w:rsid w:val="00F8462D"/>
    <w:rsid w:val="00F84B4A"/>
    <w:rsid w:val="00F93A40"/>
    <w:rsid w:val="00F9513C"/>
    <w:rsid w:val="00F977F1"/>
    <w:rsid w:val="00FA0F76"/>
    <w:rsid w:val="00FA6D82"/>
    <w:rsid w:val="00FB023E"/>
    <w:rsid w:val="00FB2318"/>
    <w:rsid w:val="00FB54CF"/>
    <w:rsid w:val="00FC088E"/>
    <w:rsid w:val="00FC5B74"/>
    <w:rsid w:val="00FD25EC"/>
    <w:rsid w:val="00FD7208"/>
    <w:rsid w:val="00FD75F0"/>
    <w:rsid w:val="00FD7B21"/>
    <w:rsid w:val="00FE177A"/>
    <w:rsid w:val="00FE3529"/>
    <w:rsid w:val="00FE54C9"/>
    <w:rsid w:val="00FF174A"/>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before="0" w:after="0" w:line="240" w:lineRule="auto"/>
      <w:jc w:val="left"/>
      <w:pPrChange w:id="0" w:author="NAZ, Mamoona (OLDHAM MEDICAL SERVICES)" w:date="2026-09-22T12:14:00Z">
        <w:pPr>
          <w:spacing w:before="120" w:after="120" w:line="259" w:lineRule="auto"/>
          <w:jc w:val="both"/>
        </w:pPr>
      </w:pPrChange>
    </w:pPr>
    <w:rPr>
      <w:rFonts w:asciiTheme="minorHAnsi" w:hAnsiTheme="minorHAnsi" w:cs="Times New Roman"/>
      <w:szCs w:val="24"/>
      <w:lang w:val="en-GB"/>
      <w14:ligatures w14:val="none"/>
      <w:rPrChange w:id="0" w:author="NAZ, Mamoona (OLDHAM MEDICAL SERVICES)" w:date="2026-09-22T12:14:00Z">
        <w:rPr>
          <w:rFonts w:ascii="Arial" w:eastAsiaTheme="minorHAnsi" w:hAnsi="Arial" w:cstheme="minorBidi"/>
          <w:sz w:val="24"/>
          <w:szCs w:val="22"/>
          <w:lang w:val="ru-RU" w:eastAsia="en-US" w:bidi="ar-SA"/>
          <w14:ligatures w14:val="standardContextual"/>
        </w:rPr>
      </w:rPrChange>
    </w:rPr>
  </w:style>
  <w:style w:type="paragraph" w:styleId="Heading1">
    <w:name w:val="heading 1"/>
    <w:basedOn w:val="Normal"/>
    <w:next w:val="Normal"/>
    <w:link w:val="Heading1Char"/>
    <w:qFormat/>
    <w:rsid w:val="006D520A"/>
    <w:pPr>
      <w:keepNext/>
      <w:spacing w:before="240" w:after="60"/>
      <w:outlineLvl w:val="0"/>
    </w:pPr>
    <w:rPr>
      <w:rFonts w:eastAsia="Times New Roman"/>
      <w:b/>
      <w:kern w:val="28"/>
      <w:sz w:val="28"/>
      <w:szCs w:val="20"/>
    </w:rPr>
  </w:style>
  <w:style w:type="paragraph" w:styleId="Heading2">
    <w:name w:val="heading 2"/>
    <w:basedOn w:val="Normal"/>
    <w:next w:val="Normal"/>
    <w:link w:val="Heading2Char"/>
    <w:qFormat/>
    <w:rsid w:val="006D520A"/>
    <w:pPr>
      <w:keepNext/>
      <w:spacing w:before="240" w:after="60"/>
      <w:outlineLvl w:val="1"/>
    </w:pPr>
    <w:rPr>
      <w:rFonts w:eastAsia="Times New Roman"/>
      <w:b/>
      <w:i/>
      <w:szCs w:val="20"/>
    </w:rPr>
  </w:style>
  <w:style w:type="paragraph" w:styleId="Heading3">
    <w:name w:val="heading 3"/>
    <w:basedOn w:val="Normal"/>
    <w:next w:val="Normal"/>
    <w:link w:val="Heading3Char"/>
    <w:qFormat/>
    <w:rsid w:val="006D520A"/>
    <w:pPr>
      <w:keepNext/>
      <w:spacing w:before="240" w:after="60"/>
      <w:outlineLvl w:val="2"/>
    </w:pPr>
    <w:rPr>
      <w:rFonts w:ascii="Times New Roman" w:eastAsia="Times New Roman" w:hAnsi="Times New Roman"/>
      <w:b/>
      <w:szCs w:val="20"/>
    </w:rPr>
  </w:style>
  <w:style w:type="paragraph" w:styleId="Heading4">
    <w:name w:val="heading 4"/>
    <w:basedOn w:val="Normal"/>
    <w:next w:val="Normal"/>
    <w:link w:val="Heading4Char"/>
    <w:qFormat/>
    <w:rsid w:val="006D520A"/>
    <w:pPr>
      <w:keepNext/>
      <w:spacing w:before="240" w:after="60"/>
      <w:outlineLvl w:val="3"/>
    </w:pPr>
    <w:rPr>
      <w:rFonts w:ascii="Times New Roman" w:eastAsia="Times New Roman" w:hAnsi="Times New Roman"/>
      <w:b/>
      <w:i/>
      <w:szCs w:val="20"/>
    </w:rPr>
  </w:style>
  <w:style w:type="paragraph" w:styleId="Heading5">
    <w:name w:val="heading 5"/>
    <w:basedOn w:val="Normal"/>
    <w:next w:val="Normal"/>
    <w:link w:val="Heading5Char"/>
    <w:qFormat/>
    <w:rsid w:val="006D520A"/>
    <w:pPr>
      <w:spacing w:before="240" w:after="60"/>
      <w:outlineLvl w:val="4"/>
    </w:pPr>
    <w:rPr>
      <w:rFonts w:eastAsia="Times New Roman"/>
      <w:sz w:val="22"/>
      <w:szCs w:val="20"/>
    </w:rPr>
  </w:style>
  <w:style w:type="paragraph" w:styleId="Heading6">
    <w:name w:val="heading 6"/>
    <w:basedOn w:val="Normal"/>
    <w:next w:val="Normal"/>
    <w:link w:val="Heading6Char"/>
    <w:qFormat/>
    <w:rsid w:val="006D520A"/>
    <w:pPr>
      <w:spacing w:before="240" w:after="60"/>
      <w:outlineLvl w:val="5"/>
    </w:pPr>
    <w:rPr>
      <w:rFonts w:eastAsia="Times New Roman"/>
      <w:i/>
      <w:sz w:val="22"/>
      <w:szCs w:val="20"/>
    </w:rPr>
  </w:style>
  <w:style w:type="paragraph" w:styleId="Heading7">
    <w:name w:val="heading 7"/>
    <w:basedOn w:val="Normal"/>
    <w:next w:val="Normal"/>
    <w:link w:val="Heading7Char"/>
    <w:qFormat/>
    <w:rsid w:val="006D520A"/>
    <w:pPr>
      <w:spacing w:before="240" w:after="60"/>
      <w:outlineLvl w:val="6"/>
    </w:pPr>
    <w:rPr>
      <w:rFonts w:eastAsia="Times New Roman"/>
      <w:sz w:val="20"/>
      <w:szCs w:val="20"/>
    </w:rPr>
  </w:style>
  <w:style w:type="paragraph" w:styleId="Heading8">
    <w:name w:val="heading 8"/>
    <w:basedOn w:val="Normal"/>
    <w:next w:val="Normal"/>
    <w:link w:val="Heading8Char"/>
    <w:qFormat/>
    <w:rsid w:val="006D520A"/>
    <w:pPr>
      <w:spacing w:before="240" w:after="60"/>
      <w:outlineLvl w:val="7"/>
    </w:pPr>
    <w:rPr>
      <w:rFonts w:eastAsia="Times New Roman"/>
      <w:i/>
      <w:sz w:val="20"/>
      <w:szCs w:val="20"/>
    </w:rPr>
  </w:style>
  <w:style w:type="paragraph" w:styleId="Heading9">
    <w:name w:val="heading 9"/>
    <w:basedOn w:val="Normal"/>
    <w:next w:val="Normal"/>
    <w:link w:val="Heading9Char"/>
    <w:qFormat/>
    <w:rsid w:val="006D520A"/>
    <w:pPr>
      <w:spacing w:before="240" w:after="60"/>
      <w:outlineLvl w:val="8"/>
    </w:pPr>
    <w:rPr>
      <w:rFonts w:eastAsia="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rPr>
      <w:rFonts w:ascii="Times New Roman" w:eastAsia="Times New Roman" w:hAnsi="Times New Roman"/>
      <w:sz w:val="20"/>
      <w:szCs w:val="20"/>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rPr>
      <w:rFonts w:ascii="Times New Roman" w:eastAsia="Times New Roman" w:hAnsi="Times New Roman"/>
      <w:sz w:val="20"/>
      <w:szCs w:val="20"/>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ind w:left="1134" w:hanging="1134"/>
    </w:pPr>
    <w:rPr>
      <w:rFonts w:eastAsia="Times New Roman"/>
      <w:szCs w:val="20"/>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after="60"/>
      <w:jc w:val="center"/>
    </w:pPr>
    <w:rPr>
      <w:rFonts w:eastAsia="Times New Roman"/>
      <w:i/>
      <w:szCs w:val="20"/>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jc w:val="center"/>
    </w:pPr>
    <w:rPr>
      <w:rFonts w:eastAsia="Times New Roman"/>
      <w:b/>
      <w:kern w:val="28"/>
      <w:sz w:val="32"/>
      <w:szCs w:val="20"/>
    </w:rPr>
  </w:style>
  <w:style w:type="paragraph" w:styleId="TOAHeading">
    <w:name w:val="toa heading"/>
    <w:basedOn w:val="Normal"/>
    <w:next w:val="Normal"/>
    <w:semiHidden/>
    <w:rsid w:val="006D520A"/>
    <w:rPr>
      <w:rFonts w:eastAsia="Times New Roman"/>
      <w:b/>
      <w:szCs w:val="20"/>
    </w:rPr>
  </w:style>
  <w:style w:type="paragraph" w:styleId="TOC9">
    <w:name w:val="toc 9"/>
    <w:basedOn w:val="Normal"/>
    <w:next w:val="Normal"/>
    <w:semiHidden/>
    <w:rsid w:val="006D520A"/>
    <w:pPr>
      <w:tabs>
        <w:tab w:val="right" w:leader="dot" w:pos="8640"/>
      </w:tabs>
      <w:ind w:left="1600"/>
    </w:pPr>
    <w:rPr>
      <w:rFonts w:ascii="Times New Roman" w:eastAsia="Times New Roman" w:hAnsi="Times New Roman"/>
      <w:sz w:val="20"/>
      <w:szCs w:val="20"/>
    </w:rPr>
  </w:style>
  <w:style w:type="paragraph" w:styleId="BodyText2">
    <w:name w:val="Body Text 2"/>
    <w:basedOn w:val="Normal"/>
    <w:link w:val="BodyText2Char"/>
    <w:rsid w:val="006D520A"/>
    <w:rPr>
      <w:rFonts w:ascii="AGOpus" w:eastAsia="Times New Roman" w:hAnsi="AGOpus"/>
      <w:sz w:val="12"/>
      <w:szCs w:val="20"/>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ind w:left="317" w:hanging="317"/>
    </w:pPr>
    <w:rPr>
      <w:rFonts w:ascii="Times New Roman" w:eastAsia="Times New Roman" w:hAnsi="Times New Roman"/>
      <w:bCs/>
      <w:sz w:val="20"/>
      <w:szCs w:val="20"/>
      <w:lang w:val="en-US"/>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rPr>
      <w:rFonts w:ascii="Times New Roman" w:eastAsia="Times New Roman" w:hAnsi="Times New Roman"/>
      <w:color w:val="3366FF"/>
      <w:sz w:val="20"/>
      <w:szCs w:val="20"/>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ind w:left="317" w:hanging="317"/>
    </w:pPr>
    <w:rPr>
      <w:rFonts w:ascii="Times New Roman" w:eastAsia="Times New Roman" w:hAnsi="Times New Roman"/>
      <w:sz w:val="20"/>
      <w:lang w:val="en-US"/>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ind w:left="284"/>
    </w:pPr>
    <w:rPr>
      <w:rFonts w:ascii="Times New Roman" w:eastAsia="Times New Roman" w:hAnsi="Times New Roman"/>
      <w:sz w:val="20"/>
      <w:szCs w:val="20"/>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rPr>
      <w:rFonts w:ascii="Courier New" w:eastAsia="Times New Roman" w:hAnsi="Courier New"/>
      <w:sz w:val="20"/>
      <w:szCs w:val="20"/>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rPr>
      <w:rFonts w:ascii="Tahoma" w:eastAsia="Times New Roman" w:hAnsi="Tahoma" w:cs="Tahoma"/>
      <w:sz w:val="16"/>
      <w:szCs w:val="16"/>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rPr>
      <w:rFonts w:ascii="Tahoma" w:eastAsia="Times New Roman" w:hAnsi="Tahoma" w:cs="Tahoma"/>
      <w:sz w:val="16"/>
      <w:szCs w:val="16"/>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ind w:firstLine="720"/>
    </w:pPr>
    <w:rPr>
      <w:rFonts w:ascii="Century Schoolbook" w:eastAsia="Times New Roman" w:hAnsi="Century Schoolbook"/>
      <w:szCs w:val="20"/>
      <w:lang w:val="en-US"/>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rPr>
      <w:rFonts w:ascii="Times New Roman" w:eastAsia="Times New Roman" w:hAnsi="Times New Roman"/>
      <w:sz w:val="20"/>
      <w:szCs w:val="20"/>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2818</Words>
  <Characters>16065</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