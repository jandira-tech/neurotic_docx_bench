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9E49" w14:textId="77777777" w:rsidR="00970A67" w:rsidRDefault="004E5841">
      <w:pPr>
        <w:rPr>
          <w:ins w:id="6" w:author="Comparison" w:date="2026-08-03T22:22:00Z" w16du:dateUtc="2026-08-04T02:22:00Z"/>
        </w:rPr>
      </w:pPr>
      <w:ins w:id="7" w:author="Comparison" w:date="2026-08-03T22:22:00Z" w16du:dateUtc="2026-08-04T02:22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0288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5A463142" w14:textId="77777777" w:rsidR="00970A67" w:rsidRDefault="00970A67">
      <w:pPr>
        <w:rPr>
          <w:ins w:id="8" w:author="Comparison" w:date="2026-08-03T22:22:00Z" w16du:dateUtc="2026-08-04T02:22:00Z"/>
        </w:rPr>
      </w:pPr>
    </w:p>
    <w:p w14:paraId="51DC898B" w14:textId="77777777" w:rsidR="00970A67" w:rsidRDefault="004E5841">
      <w:pPr>
        <w:rPr>
          <w:ins w:id="9" w:author="Comparison" w:date="2026-08-03T22:22:00Z" w16du:dateUtc="2026-08-04T02:22:00Z"/>
        </w:rPr>
      </w:pPr>
      <w:ins w:id="10" w:author="Comparison" w:date="2026-08-03T22:22:00Z" w16du:dateUtc="2026-08-04T02:22:00Z">
        <w:r>
          <w:t>My test with some shapes.</w:t>
        </w:r>
      </w:ins>
    </w:p>
    <w:p w14:paraId="149567CD" w14:textId="77777777" w:rsidR="00970A67" w:rsidRDefault="004E5841">
      <w:pPr>
        <w:rPr>
          <w:ins w:id="11" w:author="Comparison" w:date="2026-08-03T22:22:00Z" w16du:dateUtc="2026-08-04T02:22:00Z"/>
        </w:rPr>
      </w:pPr>
      <w:ins w:id="12" w:author="Comparison" w:date="2026-08-03T22:22:00Z" w16du:dateUtc="2026-08-04T02:22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59264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42BBCFD5" w14:textId="77777777" w:rsidR="00970A67" w:rsidRDefault="004E5841">
      <w:pPr>
        <w:rPr>
          <w:ins w:id="13" w:author="Comparison" w:date="2026-08-03T22:22:00Z" w16du:dateUtc="2026-08-04T02:22:00Z"/>
        </w:rPr>
      </w:pPr>
      <w:ins w:id="14" w:author="Comparison" w:date="2026-08-03T22:22:00Z" w16du:dateUtc="2026-08-04T02:22:00Z">
        <w:r>
          <w:t>My test with some shapes.</w:t>
        </w:r>
      </w:ins>
    </w:p>
    <w:p w14:paraId="3A20E63C" w14:textId="77777777" w:rsidR="00970A67" w:rsidRDefault="004E5841">
      <w:pPr>
        <w:rPr>
          <w:ins w:id="15" w:author="Comparison" w:date="2026-08-03T22:22:00Z" w16du:dateUtc="2026-08-04T02:22:00Z"/>
        </w:rPr>
      </w:pPr>
      <w:ins w:id="16" w:author="Comparison" w:date="2026-08-03T22:22:00Z" w16du:dateUtc="2026-08-04T02:22:00Z">
        <w:r>
          <w:t>My test with some shapes.</w:t>
        </w:r>
      </w:ins>
    </w:p>
    <w:p w14:paraId="1B2D6D0E" w14:textId="77777777" w:rsidR="00970A67" w:rsidRDefault="004E5841">
      <w:pPr>
        <w:rPr>
          <w:ins w:id="17" w:author="Comparison" w:date="2026-08-03T22:22:00Z" w16du:dateUtc="2026-08-04T02:22:00Z"/>
        </w:rPr>
      </w:pPr>
      <w:ins w:id="18" w:author="Comparison" w:date="2026-08-03T22:22:00Z" w16du:dateUtc="2026-08-04T02:22:00Z">
        <w:r>
          <w:t>My test with some shapes.</w:t>
        </w:r>
      </w:ins>
    </w:p>
    <w:p w14:paraId="38BD8316" w14:textId="77777777" w:rsidR="00970A67" w:rsidRDefault="004E5841">
      <w:pPr>
        <w:rPr>
          <w:ins w:id="19" w:author="Comparison" w:date="2026-08-03T22:22:00Z" w16du:dateUtc="2026-08-04T02:22:00Z"/>
        </w:rPr>
      </w:pPr>
      <w:ins w:id="20" w:author="Comparison" w:date="2026-08-03T22:22:00Z" w16du:dateUtc="2026-08-04T02:22:00Z">
        <w:r>
          <w:t>My test with some shapes.</w:t>
        </w:r>
      </w:ins>
    </w:p>
    <w:p w14:paraId="595AA407" w14:textId="77777777" w:rsidR="00970A67" w:rsidRDefault="004E5841">
      <w:pPr>
        <w:rPr>
          <w:ins w:id="21" w:author="Comparison" w:date="2026-08-03T22:22:00Z" w16du:dateUtc="2026-08-04T02:22:00Z"/>
        </w:rPr>
      </w:pPr>
      <w:ins w:id="22" w:author="Comparison" w:date="2026-08-03T22:22:00Z" w16du:dateUtc="2026-08-04T02:22:00Z">
        <w:r>
          <w:t>My test with some shapes.</w:t>
        </w:r>
      </w:ins>
    </w:p>
    <w:p w14:paraId="055393DD" w14:textId="77777777" w:rsidR="00970A67" w:rsidRDefault="004E5841">
      <w:pPr>
        <w:rPr>
          <w:ins w:id="23" w:author="Comparison" w:date="2026-08-03T22:22:00Z" w16du:dateUtc="2026-08-04T02:22:00Z"/>
        </w:rPr>
      </w:pPr>
      <w:ins w:id="24" w:author="Comparison" w:date="2026-08-03T22:22:00Z" w16du:dateUtc="2026-08-04T02:22:00Z">
        <w:r>
          <w:t>My test with some shapes.</w:t>
        </w:r>
      </w:ins>
    </w:p>
    <w:p w14:paraId="725C274D" w14:textId="77777777" w:rsidR="00970A67" w:rsidRDefault="004E5841">
      <w:pPr>
        <w:rPr>
          <w:ins w:id="25" w:author="Comparison" w:date="2026-08-03T22:22:00Z" w16du:dateUtc="2026-08-04T02:22:00Z"/>
        </w:rPr>
      </w:pPr>
      <w:ins w:id="26" w:author="Comparison" w:date="2026-08-03T22:22:00Z" w16du:dateUtc="2026-08-04T02:22:00Z">
        <w:r>
          <w:t>My test with some shapes.</w:t>
        </w:r>
      </w:ins>
    </w:p>
    <w:p w14:paraId="545CA0A5" w14:textId="77777777" w:rsidR="00970A67" w:rsidRDefault="004E5841">
      <w:pPr>
        <w:rPr>
          <w:ins w:id="27" w:author="Comparison" w:date="2026-08-03T22:22:00Z" w16du:dateUtc="2026-08-04T02:22:00Z"/>
        </w:rPr>
      </w:pPr>
      <w:ins w:id="28" w:author="Comparison" w:date="2026-08-03T22:22:00Z" w16du:dateUtc="2026-08-04T02:22:00Z">
        <w:r>
          <w:t>My test with some shapes.</w:t>
        </w:r>
      </w:ins>
    </w:p>
    <w:p w14:paraId="008BB489" w14:textId="77777777" w:rsidR="00970A67" w:rsidRDefault="004E5841">
      <w:pPr>
        <w:rPr>
          <w:ins w:id="29" w:author="Comparison" w:date="2026-08-03T22:22:00Z" w16du:dateUtc="2026-08-04T02:22:00Z"/>
        </w:rPr>
      </w:pPr>
      <w:ins w:id="30" w:author="Comparison" w:date="2026-08-03T22:22:00Z" w16du:dateUtc="2026-08-04T02:22:00Z">
        <w:r>
          <w:t>My test with some shapes.</w:t>
        </w:r>
      </w:ins>
    </w:p>
    <w:p w14:paraId="0A99900A" w14:textId="77777777" w:rsidR="00970A67" w:rsidRDefault="004E5841">
      <w:pPr>
        <w:rPr>
          <w:ins w:id="31" w:author="Comparison" w:date="2026-08-03T22:22:00Z" w16du:dateUtc="2026-08-04T02:22:00Z"/>
        </w:rPr>
      </w:pPr>
      <w:ins w:id="32" w:author="Comparison" w:date="2026-08-03T22:22:00Z" w16du:dateUtc="2026-08-04T02:22:00Z">
        <w:r>
          <w:t>My test with some shapes.</w:t>
        </w:r>
      </w:ins>
    </w:p>
    <w:p w14:paraId="40377FD0" w14:textId="77777777" w:rsidR="00970A67" w:rsidRDefault="004E5841">
      <w:pPr>
        <w:rPr>
          <w:ins w:id="33" w:author="Comparison" w:date="2026-08-03T22:22:00Z" w16du:dateUtc="2026-08-04T02:22:00Z"/>
        </w:rPr>
      </w:pPr>
      <w:ins w:id="34" w:author="Comparison" w:date="2026-08-03T22:22:00Z" w16du:dateUtc="2026-08-04T02:22:00Z">
        <w:r>
          <w:t>My test with some shapes.</w:t>
        </w:r>
      </w:ins>
    </w:p>
    <w:p w14:paraId="2C2F2C09" w14:textId="77777777" w:rsidR="00970A67" w:rsidRDefault="004E5841">
      <w:pPr>
        <w:rPr>
          <w:ins w:id="35" w:author="Comparison" w:date="2026-08-03T22:22:00Z" w16du:dateUtc="2026-08-04T02:22:00Z"/>
        </w:rPr>
      </w:pPr>
      <w:ins w:id="36" w:author="Comparison" w:date="2026-08-03T22:22:00Z" w16du:dateUtc="2026-08-04T02:22:00Z">
        <w:r>
          <w:t>My test with some shapes.</w:t>
        </w:r>
      </w:ins>
    </w:p>
    <w:p w14:paraId="28B932DB" w14:textId="77777777" w:rsidR="00970A67" w:rsidRDefault="004E5841">
      <w:pPr>
        <w:rPr>
          <w:ins w:id="37" w:author="Comparison" w:date="2026-08-03T22:22:00Z" w16du:dateUtc="2026-08-04T02:22:00Z"/>
        </w:rPr>
      </w:pPr>
      <w:ins w:id="38" w:author="Comparison" w:date="2026-08-03T22:22:00Z" w16du:dateUtc="2026-08-04T02:22:00Z">
        <w:r>
          <w:t>My test with some shapes.</w:t>
        </w:r>
      </w:ins>
    </w:p>
    <w:p w14:paraId="63E0D060" w14:textId="77777777" w:rsidR="00970A67" w:rsidRDefault="004E5841">
      <w:pPr>
        <w:rPr>
          <w:ins w:id="39" w:author="Comparison" w:date="2026-08-03T22:22:00Z" w16du:dateUtc="2026-08-04T02:22:00Z"/>
        </w:rPr>
      </w:pPr>
      <w:ins w:id="40" w:author="Comparison" w:date="2026-08-03T22:22:00Z" w16du:dateUtc="2026-08-04T02:22:00Z">
        <w:r>
          <w:t>My test with some shapes.</w:t>
        </w:r>
      </w:ins>
    </w:p>
    <w:p w14:paraId="42A6E464" w14:textId="77777777" w:rsidR="00970A67" w:rsidRDefault="004E5841">
      <w:pPr>
        <w:rPr>
          <w:ins w:id="41" w:author="Comparison" w:date="2026-08-03T22:22:00Z" w16du:dateUtc="2026-08-04T02:22:00Z"/>
        </w:rPr>
      </w:pPr>
      <w:ins w:id="42" w:author="Comparison" w:date="2026-08-03T22:22:00Z" w16du:dateUtc="2026-08-04T02:22:00Z">
        <w:r>
          <w:t>My test with some shapes.</w:t>
        </w:r>
      </w:ins>
    </w:p>
    <w:p w14:paraId="1794B14A" w14:textId="77777777" w:rsidR="00970A67" w:rsidRDefault="004E5841">
      <w:pPr>
        <w:rPr>
          <w:ins w:id="43" w:author="Comparison" w:date="2026-08-03T22:22:00Z" w16du:dateUtc="2026-08-04T02:22:00Z"/>
        </w:rPr>
      </w:pPr>
      <w:ins w:id="44" w:author="Comparison" w:date="2026-08-03T22:22:00Z" w16du:dateUtc="2026-08-04T02:22:00Z">
        <w:r>
          <w:t>My test with some shapes.</w:t>
        </w:r>
      </w:ins>
    </w:p>
    <w:p w14:paraId="3E621902" w14:textId="77777777" w:rsidR="00970A67" w:rsidRDefault="004E5841">
      <w:pPr>
        <w:rPr>
          <w:ins w:id="45" w:author="Comparison" w:date="2026-08-03T22:22:00Z" w16du:dateUtc="2026-08-04T02:22:00Z"/>
        </w:rPr>
      </w:pPr>
      <w:ins w:id="46" w:author="Comparison" w:date="2026-08-03T22:22:00Z" w16du:dateUtc="2026-08-04T02:22:00Z">
        <w:r>
          <w:t>My test with some shapes.</w:t>
        </w:r>
      </w:ins>
    </w:p>
    <w:p w14:paraId="5466333F" w14:textId="77777777" w:rsidR="00970A67" w:rsidRDefault="004E5841">
      <w:pPr>
        <w:rPr>
          <w:ins w:id="47" w:author="Comparison" w:date="2026-08-03T22:22:00Z" w16du:dateUtc="2026-08-04T02:22:00Z"/>
        </w:rPr>
      </w:pPr>
      <w:ins w:id="48" w:author="Comparison" w:date="2026-08-03T22:22:00Z" w16du:dateUtc="2026-08-04T02:22:00Z">
        <w:r>
          <w:t>My test with some shapes.</w:t>
        </w:r>
      </w:ins>
    </w:p>
    <w:p w14:paraId="6FC8E9B3" w14:textId="77777777" w:rsidR="00970A67" w:rsidRDefault="004E5841">
      <w:pPr>
        <w:rPr>
          <w:ins w:id="49" w:author="Comparison" w:date="2026-08-03T22:22:00Z" w16du:dateUtc="2026-08-04T02:22:00Z"/>
        </w:rPr>
      </w:pPr>
      <w:ins w:id="50" w:author="Comparison" w:date="2026-08-03T22:22:00Z" w16du:dateUtc="2026-08-04T02:22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1312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09BA74DD" w14:textId="77777777" w:rsidR="00970A67" w:rsidRDefault="004E5841">
      <w:pPr>
        <w:rPr>
          <w:ins w:id="51" w:author="Comparison" w:date="2026-08-03T22:22:00Z" w16du:dateUtc="2026-08-04T02:22:00Z"/>
        </w:rPr>
      </w:pPr>
      <w:ins w:id="52" w:author="Comparison" w:date="2026-08-03T22:22:00Z" w16du:dateUtc="2026-08-04T02:22:00Z">
        <w:r>
          <w:t>My test with some shapes.</w:t>
        </w:r>
      </w:ins>
    </w:p>
    <w:p w14:paraId="17CE6418" w14:textId="5392DD9C" w:rsidR="00627681" w:rsidRDefault="004E5841">
      <w:pPr>
        <w:rPr>
          <w:del w:id="53" w:author="Comparison" w:date="2026-08-03T22:22:00Z" w16du:dateUtc="2026-08-04T02:22:00Z"/>
        </w:rPr>
      </w:pPr>
      <w:ins w:id="54" w:author="Comparison" w:date="2026-08-03T22:22:00Z" w16du:dateUtc="2026-08-04T02:22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55" w:author="Comparison" w:date="2026-08-03T22:22:00Z" w16du:dateUtc="2026-08-04T02:22:00Z">
        <w:r>
          <w:delText>Before block-level SDT</w:delText>
        </w:r>
        <w:r w:rsidR="008D0F0C">
          <w:delText xml:space="preserve"> </w:delText>
        </w:r>
      </w:del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DelRangeStart w:id="56" w:author="Comparison" w:date="2026-08-03T22:22:00Z"/>
      <w:sdt>
        <w:sdtPr>
          <w:alias w:val="Block Table Control"/>
          <w:tag w:val="block_table_sdt"/>
          <w:id w:val="-22177123"/>
        </w:sdtPr>
        <w:sdtEndPr/>
        <w:sdtContent>
          <w:customXmlDelRangeEnd w:id="56"/>
          <w:tr w:rsidR="00627681" w14:paraId="220AD313" w14:textId="77777777">
            <w:trPr>
              <w:del w:id="57" w:author="Comparison" w:date="2026-08-03T22:22:00Z" w16du:dateUtc="2026-08-04T02:22:00Z"/>
            </w:trPr>
            <w:tc>
              <w:tcPr>
                <w:tcW w:w="2500" w:type="dxa"/>
              </w:tcPr>
              <w:p w14:paraId="63E2A24A" w14:textId="77777777" w:rsidR="00627681" w:rsidRDefault="004E5841">
                <w:pPr>
                  <w:rPr>
                    <w:del w:id="58" w:author="Comparison" w:date="2026-08-03T22:22:00Z" w16du:dateUtc="2026-08-04T02:22:00Z"/>
                  </w:rPr>
                </w:pPr>
                <w:del w:id="59" w:author="Comparison" w:date="2026-08-03T22:22:00Z" w16du:dateUtc="2026-08-04T02:22:00Z">
                  <w:r>
                    <w:delText>A1</w:delText>
                  </w:r>
                </w:del>
              </w:p>
            </w:tc>
            <w:tc>
              <w:tcPr>
                <w:tcW w:w="2500" w:type="dxa"/>
              </w:tcPr>
              <w:p w14:paraId="0878EC38" w14:textId="77777777" w:rsidR="00627681" w:rsidRDefault="004E5841">
                <w:pPr>
                  <w:rPr>
                    <w:del w:id="60" w:author="Comparison" w:date="2026-08-03T22:22:00Z" w16du:dateUtc="2026-08-04T02:22:00Z"/>
                  </w:rPr>
                </w:pPr>
                <w:del w:id="61" w:author="Comparison" w:date="2026-08-03T22:22:00Z" w16du:dateUtc="2026-08-04T02:22:00Z">
                  <w:r>
                    <w:delText>B1</w:delText>
                  </w:r>
                </w:del>
              </w:p>
            </w:tc>
          </w:tr>
          <w:customXmlDelRangeStart w:id="62" w:author="Comparison" w:date="2026-08-03T22:22:00Z"/>
        </w:sdtContent>
      </w:sdt>
      <w:customXmlDelRangeEnd w:id="62"/>
    </w:tbl>
    <w:p w14:paraId="14503242" w14:textId="77777777" w:rsidR="00627681" w:rsidRDefault="004E5841">
      <w:pPr>
        <w:rPr>
          <w:del w:id="63" w:author="Comparison" w:date="2026-08-03T22:22:00Z" w16du:dateUtc="2026-08-04T02:22:00Z"/>
        </w:rPr>
      </w:pPr>
      <w:del w:id="64" w:author="Comparison" w:date="2026-08-03T22:22:00Z" w16du:dateUtc="2026-08-04T02:22:00Z">
        <w:r>
          <w:delText>Between SDTs</w:delText>
        </w:r>
      </w:del>
    </w:p>
    <w:p w14:paraId="63A4C3D9" w14:textId="77777777" w:rsidR="00627681" w:rsidRDefault="004E5841">
      <w:pPr>
        <w:rPr>
          <w:del w:id="65" w:author="Comparison" w:date="2026-08-03T22:22:00Z" w16du:dateUtc="2026-08-04T02:22:00Z"/>
        </w:rPr>
      </w:pPr>
      <w:del w:id="66" w:author="Comparison" w:date="2026-08-03T22:22:00Z" w16du:dateUtc="2026-08-04T02:22:00Z">
        <w:r>
          <w:delText>Inline before</w:delText>
        </w:r>
      </w:del>
      <w:sdt>
        <w:sdtPr>
          <w:alias w:val="Inline Text Control"/>
          <w:tag w:val="inline_text_sdt"/>
          <w:id w:val="-436595273"/>
        </w:sdtPr>
        <w:sdtEndPr/>
        <w:sdtContent>
          <w:del w:id="67" w:author="Comparison" w:date="2026-08-03T22:22:00Z" w16du:dateUtc="2026-08-04T02:22:00Z">
            <w:r>
              <w:delText>controlled text</w:delText>
            </w:r>
          </w:del>
        </w:sdtContent>
      </w:sdt>
      <w:del w:id="68" w:author="Comparison" w:date="2026-08-03T22:22:00Z" w16du:dateUtc="2026-08-04T02:22:00Z">
        <w:r>
          <w:delText>inline after.</w:delText>
        </w:r>
      </w:del>
    </w:p>
    <w:p w14:paraId="42FA4CAD" w14:textId="77777777" w:rsidR="00627681" w:rsidRDefault="004E5841">
      <w:del w:id="69" w:author="Comparison" w:date="2026-08-03T22:22:00Z" w16du:dateUtc="2026-08-04T02:22:00Z">
        <w:r>
          <w:delText>After inline-level SDT</w:delText>
        </w:r>
      </w:del>
    </w:p>
    <w:sectPr w:rsidR="00627681"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70" w:author="Comparison" w:date="2026-08-03T22:22:00Z" w16du:dateUtc="2026-08-04T02:22:00Z">
        <w:sectPr w:rsidR="00627681">
          <w:pgSz w:w="12240" w:h="15840"/>
          <w:pgMar w:top="1440" w:right="1440" w:bottom="1440" w:left="1440" w:header="708" w:footer="708" w:gutter="0"/>
          <w:cols w:space="708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112874"/>
    <w:rsid w:val="0049513F"/>
    <w:rsid w:val="004E5841"/>
    <w:rsid w:val="00627681"/>
    <w:rsid w:val="008D0F0C"/>
    <w:rsid w:val="00970A67"/>
    <w:rsid w:val="00A47CF5"/>
    <w:rsid w:val="00D3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9A6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  <w:pPrChange w:id="0" w:author="Comparison" w:date="2026-08-03T22:22:00Z">
        <w:pPr>
          <w:spacing w:after="160" w:line="278" w:lineRule="auto"/>
        </w:pPr>
      </w:pPrChange>
    </w:pPr>
    <w:rPr>
      <w:rFonts w:ascii="Liberation Serif" w:eastAsia="Noto Serif CJK SC" w:hAnsi="Liberation Serif" w:cs="Noto Sans Devanagari"/>
      <w:lang w:eastAsia="zh-CN" w:bidi="hi-IN"/>
      <w14:ligatures w14:val="none"/>
      <w:rPrChange w:id="0" w:author="Comparison" w:date="2026-08-03T22:22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8-03T22:22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8-03T22:22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8-03T22:22:00Z">
        <w:pPr>
          <w:suppressAutoHyphens/>
          <w:spacing w:after="140" w:line="276" w:lineRule="auto"/>
        </w:pPr>
      </w:pPrChange>
    </w:pPr>
    <w:rPr>
      <w:rPrChange w:id="2" w:author="Comparison" w:date="2026-08-03T22:22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A47CF5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8-03T22:22:00Z">
        <w:pPr>
          <w:suppressAutoHyphens/>
          <w:spacing w:after="140" w:line="276" w:lineRule="auto"/>
        </w:pPr>
      </w:pPrChange>
    </w:pPr>
    <w:rPr>
      <w:rPrChange w:id="3" w:author="Comparison" w:date="2026-08-03T22:22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8-03T22:22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8-03T22:22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8-03T22:22:00Z">
        <w:pPr>
          <w:suppressLineNumbers/>
          <w:suppressAutoHyphens/>
        </w:pPr>
      </w:pPrChange>
    </w:pPr>
    <w:rPr>
      <w:rPrChange w:id="5" w:author="Comparison" w:date="2026-08-03T22:22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2025-09-23T18:00:00Z</dcterms:created>
  <dcterms:modified xsi:type="dcterms:W3CDTF">2026-08-04T02:22:00Z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