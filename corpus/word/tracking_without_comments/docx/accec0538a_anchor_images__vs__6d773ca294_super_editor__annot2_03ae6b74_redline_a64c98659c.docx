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42687D" w14:textId="77777777" w:rsidR="0053647C" w:rsidRDefault="0053647C">
      <w:pPr>
        <w:rPr>
          <w:ins w:id="15" w:author="Nick Bernal" w:date="2026-09-26T15:08:00Z" w16du:dateUtc="2026-09-26T19:08:00Z"/>
        </w:rPr>
      </w:pPr>
    </w:p>
    <w:p w14:paraId="7008B665" w14:textId="77777777" w:rsidR="0053647C" w:rsidRDefault="0053647C">
      <w:pPr>
        <w:rPr>
          <w:ins w:id="16" w:author="Nick Bernal" w:date="2026-09-26T15:08:00Z" w16du:dateUtc="2026-09-26T19:08:00Z"/>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0"/>
      </w:tblGrid>
      <w:tr w:rsidR="0053647C" w14:paraId="0B164C69" w14:textId="77777777">
        <w:trPr>
          <w:ins w:id="17" w:author="Nick Bernal" w:date="2026-09-26T15:08:00Z" w16du:dateUtc="2026-09-26T19:08:00Z"/>
        </w:trPr>
        <w:tc>
          <w:tcPr>
            <w:tcW w:w="3180" w:type="dxa"/>
            <w:tcBorders>
              <w:top w:val="single" w:sz="4" w:space="0" w:color="000000"/>
              <w:left w:val="single" w:sz="4" w:space="0" w:color="000000"/>
              <w:bottom w:val="single" w:sz="4" w:space="0" w:color="000000"/>
              <w:right w:val="single" w:sz="4" w:space="0" w:color="000000"/>
            </w:tcBorders>
          </w:tcPr>
          <w:p w14:paraId="194A2386" w14:textId="77777777" w:rsidR="0053647C" w:rsidRDefault="00BB66CC">
            <w:pPr>
              <w:rPr>
                <w:ins w:id="18" w:author="Nick Bernal" w:date="2026-09-26T15:08:00Z" w16du:dateUtc="2026-09-26T19:08:00Z"/>
              </w:rPr>
            </w:pPr>
            <w:customXmlInsRangeStart w:id="19" w:author="Nick Bernal" w:date="2026-09-26T15:08:00Z"/>
            <w:sdt>
              <w:sdtPr>
                <w:alias w:val="Enter paragraph text"/>
                <w:tag w:val="agreementinput-1747346355186-700003594468"/>
                <w:id w:val="1242762745"/>
              </w:sdtPr>
              <w:sdtEndPr/>
              <w:sdtContent>
                <w:customXmlInsRangeEnd w:id="19"/>
                <w:ins w:id="20" w:author="Nick Bernal" w:date="2026-09-26T15:08:00Z" w16du:dateUtc="2026-09-26T19:08:00Z">
                  <w:r>
                    <w:t>Enter paragraph text</w:t>
                  </w:r>
                </w:ins>
                <w:customXmlInsRangeStart w:id="21" w:author="Nick Bernal" w:date="2026-09-26T15:08:00Z"/>
              </w:sdtContent>
            </w:sdt>
            <w:customXmlInsRangeEnd w:id="21"/>
          </w:p>
          <w:p w14:paraId="4C4195A2" w14:textId="77777777" w:rsidR="0053647C" w:rsidRDefault="0053647C">
            <w:pPr>
              <w:rPr>
                <w:ins w:id="22" w:author="Nick Bernal" w:date="2026-09-26T15:08:00Z" w16du:dateUtc="2026-09-26T19:08:00Z"/>
              </w:rPr>
            </w:pPr>
          </w:p>
        </w:tc>
      </w:tr>
    </w:tbl>
    <w:p w14:paraId="233D5C26" w14:textId="77777777" w:rsidR="009310D4" w:rsidRPr="009310D4" w:rsidRDefault="009310D4" w:rsidP="009310D4">
      <w:pPr>
        <w:pStyle w:val="Heading1"/>
        <w:jc w:val="center"/>
        <w:rPr>
          <w:del w:id="23" w:author="Nick Bernal" w:date="2026-09-26T15:08:00Z" w16du:dateUtc="2026-09-26T19:08:00Z"/>
          <w:rFonts w:ascii="Ubuntu" w:hAnsi="Ubuntu"/>
        </w:rPr>
      </w:pPr>
      <w:bookmarkStart w:id="24" w:name="_Toc359077862"/>
      <w:del w:id="25" w:author="Nick Bernal" w:date="2026-09-26T15:08:00Z" w16du:dateUtc="2026-09-26T19:08:00Z">
        <w:r w:rsidRPr="009310D4">
          <w:rPr>
            <w:rFonts w:ascii="Ubuntu" w:hAnsi="Ubuntu"/>
            <w:sz w:val="28"/>
            <w:szCs w:val="28"/>
          </w:rPr>
          <w:delText>Images</w:delText>
        </w:r>
        <w:bookmarkEnd w:id="24"/>
      </w:del>
    </w:p>
    <w:p w14:paraId="0404D5DB" w14:textId="77777777" w:rsidR="009310D4" w:rsidRPr="009310D4" w:rsidRDefault="009310D4" w:rsidP="009310D4">
      <w:pPr>
        <w:ind w:firstLine="426"/>
        <w:rPr>
          <w:del w:id="26" w:author="Nick Bernal" w:date="2026-09-26T15:08:00Z" w16du:dateUtc="2026-09-26T19:08:00Z"/>
        </w:rPr>
      </w:pPr>
      <w:del w:id="27" w:author="Nick Bernal" w:date="2026-09-26T15:08:00Z" w16du:dateUtc="2026-09-26T19:08: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5"/>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6"/>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28" w:author="Nick Bernal" w:date="2026-09-26T15:08:00Z" w16du:dateUtc="2026-09-26T19:08:00Z"/>
        </w:rPr>
      </w:pPr>
      <w:del w:id="29" w:author="Nick Bernal" w:date="2026-09-26T15:08:00Z" w16du:dateUtc="2026-09-26T19:08: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30" w:author="Nick Bernal" w:date="2026-09-26T15:08:00Z" w16du:dateUtc="2026-09-26T19:08:00Z"/>
        </w:rPr>
      </w:pPr>
      <w:del w:id="31" w:author="Nick Bernal" w:date="2026-09-26T15:08:00Z" w16du:dateUtc="2026-09-26T19:08: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5"/>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7"/>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32" w:author="Nick Bernal" w:date="2026-09-26T15:08:00Z" w16du:dateUtc="2026-09-26T19:08:00Z"/>
        </w:rPr>
      </w:pPr>
      <w:del w:id="33" w:author="Nick Bernal" w:date="2026-09-26T15:08:00Z" w16du:dateUtc="2026-09-26T19:08: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pgSz w:w="12240" w:h="15840"/>
      <w:pgMar w:top="1440" w:right="1440" w:bottom="1440" w:left="1440" w:header="720" w:footer="720" w:gutter="0"/>
      <w:cols w:space="720"/>
      <w:docGrid w:linePitch="360"/>
      <w:sectPrChange w:id="34" w:author="Nick Bernal" w:date="2026-09-26T15:08:00Z" w16du:dateUtc="2026-09-26T19:08:00Z">
        <w:sectPr w:rsidR="00D24516" w:rsidRPr="009310D4">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233D7B"/>
    <w:rsid w:val="00301055"/>
    <w:rsid w:val="003104CE"/>
    <w:rsid w:val="00360F1B"/>
    <w:rsid w:val="003A1882"/>
    <w:rsid w:val="003A4303"/>
    <w:rsid w:val="003C1D14"/>
    <w:rsid w:val="003C58BC"/>
    <w:rsid w:val="0049461A"/>
    <w:rsid w:val="0053647C"/>
    <w:rsid w:val="005458B8"/>
    <w:rsid w:val="00635D55"/>
    <w:rsid w:val="00652E45"/>
    <w:rsid w:val="009310D4"/>
    <w:rsid w:val="009F58C9"/>
    <w:rsid w:val="00AB2838"/>
    <w:rsid w:val="00AF4127"/>
    <w:rsid w:val="00B3274F"/>
    <w:rsid w:val="00B41974"/>
    <w:rsid w:val="00BB1758"/>
    <w:rsid w:val="00BB6CBB"/>
    <w:rsid w:val="00C9518E"/>
    <w:rsid w:val="00CC3C3F"/>
    <w:rsid w:val="00CE0D03"/>
    <w:rsid w:val="00D24516"/>
    <w:rsid w:val="00EC277A"/>
    <w:rsid w:val="00EC776E"/>
    <w:rsid w:val="00F920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Nick Bernal" w:date="2026-09-26T15:08:00Z">
        <w:pPr>
          <w:spacing w:line="276" w:lineRule="auto"/>
          <w:ind w:firstLine="432"/>
        </w:pPr>
      </w:pPrChange>
    </w:pPr>
    <w:rPr>
      <w:rFonts w:ascii="Arial" w:hAnsi="Arial" w:cs="Times New Roman (Body CS)"/>
      <w:lang w:val="en-US"/>
      <w:rPrChange w:id="0" w:author="Nick Bernal" w:date="2026-09-26T15:08: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Change w:id="1" w:author="Nick Bernal" w:date="2026-09-26T15:08:00Z">
        <w:pPr>
          <w:keepNext/>
          <w:keepLines/>
          <w:spacing w:before="360" w:after="80"/>
          <w:outlineLvl w:val="0"/>
        </w:pPr>
      </w:pPrChange>
    </w:pPr>
    <w:rPr>
      <w:rFonts w:asciiTheme="majorHAnsi" w:eastAsiaTheme="majorEastAsia" w:hAnsiTheme="majorHAnsi" w:cstheme="majorBidi"/>
      <w:color w:val="0F4761" w:themeColor="accent1" w:themeShade="BF"/>
      <w:sz w:val="40"/>
      <w:szCs w:val="40"/>
      <w:rPrChange w:id="1" w:author="Nick Bernal" w:date="2026-09-26T15:08: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2" w:author="Nick Bernal" w:date="2026-09-26T15:08: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2" w:author="Nick Bernal" w:date="2026-09-26T15:08: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3" w:author="Nick Bernal" w:date="2026-09-26T15:08:00Z">
        <w:pPr>
          <w:keepNext/>
          <w:keepLines/>
          <w:spacing w:before="160" w:after="80"/>
          <w:outlineLvl w:val="2"/>
        </w:pPr>
      </w:pPrChange>
    </w:pPr>
    <w:rPr>
      <w:rFonts w:eastAsiaTheme="majorEastAsia" w:cstheme="majorBidi"/>
      <w:color w:val="0F4761" w:themeColor="accent1" w:themeShade="BF"/>
      <w:sz w:val="28"/>
      <w:szCs w:val="28"/>
      <w:rPrChange w:id="3" w:author="Nick Bernal" w:date="2026-09-26T15:08: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Change w:id="4" w:author="Nick Bernal" w:date="2026-09-26T15:08:00Z">
        <w:pPr>
          <w:keepNext/>
          <w:keepLines/>
          <w:spacing w:before="80" w:after="40"/>
          <w:outlineLvl w:val="3"/>
        </w:pPr>
      </w:pPrChange>
    </w:pPr>
    <w:rPr>
      <w:rFonts w:eastAsiaTheme="majorEastAsia" w:cstheme="majorBidi"/>
      <w:i/>
      <w:iCs/>
      <w:color w:val="0F4761" w:themeColor="accent1" w:themeShade="BF"/>
      <w:rPrChange w:id="4" w:author="Nick Bernal" w:date="2026-09-26T15:08: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Change w:id="5" w:author="Nick Bernal" w:date="2026-09-26T15:08:00Z">
        <w:pPr>
          <w:keepNext/>
          <w:keepLines/>
          <w:spacing w:before="80" w:after="40"/>
          <w:outlineLvl w:val="4"/>
        </w:pPr>
      </w:pPrChange>
    </w:pPr>
    <w:rPr>
      <w:rFonts w:eastAsiaTheme="majorEastAsia" w:cstheme="majorBidi"/>
      <w:color w:val="0F4761" w:themeColor="accent1" w:themeShade="BF"/>
      <w:rPrChange w:id="5" w:author="Nick Bernal" w:date="2026-09-26T15:08:00Z">
        <w:rPr>
          <w:rFonts w:asciiTheme="minorHAnsi" w:eastAsiaTheme="majorEastAsia" w:hAnsiTheme="minorHAnsi" w:cstheme="majorBidi"/>
          <w:color w:val="0F4761"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233D7B"/>
    <w:pPr>
      <w:keepNext/>
      <w:keepLines/>
      <w:spacing w:before="40"/>
      <w:outlineLvl w:val="5"/>
      <w:pPrChange w:id="6" w:author="Nick Bernal" w:date="2026-09-26T15:08:00Z">
        <w:pPr>
          <w:keepNext/>
          <w:keepLines/>
          <w:spacing w:before="40"/>
          <w:outlineLvl w:val="5"/>
        </w:pPr>
      </w:pPrChange>
    </w:pPr>
    <w:rPr>
      <w:rFonts w:eastAsiaTheme="majorEastAsia" w:cstheme="majorBidi"/>
      <w:i/>
      <w:iCs/>
      <w:color w:val="595959" w:themeColor="text1" w:themeTint="A6"/>
      <w:rPrChange w:id="6" w:author="Nick Bernal" w:date="2026-09-26T15:08: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233D7B"/>
    <w:pPr>
      <w:keepNext/>
      <w:keepLines/>
      <w:spacing w:before="40"/>
      <w:outlineLvl w:val="6"/>
      <w:pPrChange w:id="7" w:author="Nick Bernal" w:date="2026-09-26T15:08:00Z">
        <w:pPr>
          <w:keepNext/>
          <w:keepLines/>
          <w:spacing w:before="40"/>
          <w:outlineLvl w:val="6"/>
        </w:pPr>
      </w:pPrChange>
    </w:pPr>
    <w:rPr>
      <w:rFonts w:eastAsiaTheme="majorEastAsia" w:cstheme="majorBidi"/>
      <w:color w:val="595959" w:themeColor="text1" w:themeTint="A6"/>
      <w:rPrChange w:id="7" w:author="Nick Bernal" w:date="2026-09-26T15:08: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233D7B"/>
    <w:pPr>
      <w:keepNext/>
      <w:keepLines/>
      <w:outlineLvl w:val="7"/>
      <w:pPrChange w:id="8" w:author="Nick Bernal" w:date="2026-09-26T15:08:00Z">
        <w:pPr>
          <w:keepNext/>
          <w:keepLines/>
          <w:outlineLvl w:val="7"/>
        </w:pPr>
      </w:pPrChange>
    </w:pPr>
    <w:rPr>
      <w:rFonts w:eastAsiaTheme="majorEastAsia" w:cstheme="majorBidi"/>
      <w:i/>
      <w:iCs/>
      <w:color w:val="272727" w:themeColor="text1" w:themeTint="D8"/>
      <w:rPrChange w:id="8" w:author="Nick Bernal" w:date="2026-09-26T15:08: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233D7B"/>
    <w:pPr>
      <w:keepNext/>
      <w:keepLines/>
      <w:outlineLvl w:val="8"/>
      <w:pPrChange w:id="9" w:author="Nick Bernal" w:date="2026-09-26T15:08:00Z">
        <w:pPr>
          <w:keepNext/>
          <w:keepLines/>
          <w:outlineLvl w:val="8"/>
        </w:pPr>
      </w:pPrChange>
    </w:pPr>
    <w:rPr>
      <w:rFonts w:eastAsiaTheme="majorEastAsia" w:cstheme="majorBidi"/>
      <w:color w:val="272727" w:themeColor="text1" w:themeTint="D8"/>
      <w:rPrChange w:id="9" w:author="Nick Bernal" w:date="2026-09-26T15:08: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310D4"/>
    <w:rPr>
      <w:rFonts w:ascii="Arial" w:eastAsiaTheme="majorEastAsia" w:hAnsi="Arial"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310D4"/>
    <w:rPr>
      <w:rFonts w:ascii="Arial" w:eastAsiaTheme="majorEastAsia" w:hAnsi="Arial"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310D4"/>
    <w:rPr>
      <w:rFonts w:ascii="Arial" w:eastAsiaTheme="majorEastAsia" w:hAnsi="Arial" w:cstheme="majorBidi"/>
      <w:color w:val="0F4761" w:themeColor="accent1" w:themeShade="BF"/>
      <w:lang w:val="en-US"/>
    </w:rPr>
  </w:style>
  <w:style w:type="character" w:customStyle="1" w:styleId="Heading6Char">
    <w:name w:val="Heading 6 Char"/>
    <w:basedOn w:val="DefaultParagraphFont"/>
    <w:link w:val="Heading6"/>
    <w:uiPriority w:val="9"/>
    <w:semiHidden/>
    <w:rsid w:val="009310D4"/>
    <w:rPr>
      <w:rFonts w:ascii="Arial" w:eastAsiaTheme="majorEastAsia" w:hAnsi="Arial"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310D4"/>
    <w:rPr>
      <w:rFonts w:ascii="Arial" w:eastAsiaTheme="majorEastAsia" w:hAnsi="Arial" w:cstheme="majorBidi"/>
      <w:color w:val="595959" w:themeColor="text1" w:themeTint="A6"/>
      <w:lang w:val="en-US"/>
    </w:rPr>
  </w:style>
  <w:style w:type="character" w:customStyle="1" w:styleId="Heading8Char">
    <w:name w:val="Heading 8 Char"/>
    <w:basedOn w:val="DefaultParagraphFont"/>
    <w:link w:val="Heading8"/>
    <w:uiPriority w:val="9"/>
    <w:semiHidden/>
    <w:rsid w:val="009310D4"/>
    <w:rPr>
      <w:rFonts w:ascii="Arial" w:eastAsiaTheme="majorEastAsia" w:hAnsi="Arial"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310D4"/>
    <w:rPr>
      <w:rFonts w:ascii="Arial" w:eastAsiaTheme="majorEastAsia" w:hAnsi="Arial" w:cstheme="majorBidi"/>
      <w:color w:val="272727" w:themeColor="text1" w:themeTint="D8"/>
      <w:lang w:val="en-US"/>
    </w:rPr>
  </w:style>
  <w:style w:type="paragraph" w:styleId="Title">
    <w:name w:val="Title"/>
    <w:basedOn w:val="Normal"/>
    <w:next w:val="Normal"/>
    <w:link w:val="TitleChar"/>
    <w:uiPriority w:val="10"/>
    <w:qFormat/>
    <w:rsid w:val="00233D7B"/>
    <w:pPr>
      <w:spacing w:after="80"/>
      <w:contextualSpacing/>
      <w:pPrChange w:id="10" w:author="Nick Bernal" w:date="2026-09-26T15:08:00Z">
        <w:pPr>
          <w:spacing w:after="80"/>
          <w:contextualSpacing/>
        </w:pPr>
      </w:pPrChange>
    </w:pPr>
    <w:rPr>
      <w:rFonts w:asciiTheme="majorHAnsi" w:eastAsiaTheme="majorEastAsia" w:hAnsiTheme="majorHAnsi" w:cstheme="majorBidi"/>
      <w:spacing w:val="-10"/>
      <w:kern w:val="28"/>
      <w:sz w:val="56"/>
      <w:szCs w:val="56"/>
      <w:rPrChange w:id="10" w:author="Nick Bernal" w:date="2026-09-26T15:0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33D7B"/>
    <w:pPr>
      <w:numPr>
        <w:ilvl w:val="1"/>
      </w:numPr>
      <w:spacing w:after="160"/>
      <w:pPrChange w:id="11" w:author="Nick Bernal" w:date="2026-09-26T15:08:00Z">
        <w:pPr>
          <w:numPr>
            <w:ilvl w:val="1"/>
          </w:numPr>
          <w:spacing w:after="160"/>
        </w:pPr>
      </w:pPrChange>
    </w:pPr>
    <w:rPr>
      <w:rFonts w:eastAsiaTheme="majorEastAsia" w:cstheme="majorBidi"/>
      <w:color w:val="595959" w:themeColor="text1" w:themeTint="A6"/>
      <w:spacing w:val="15"/>
      <w:sz w:val="28"/>
      <w:szCs w:val="28"/>
      <w:rPrChange w:id="11" w:author="Nick Bernal" w:date="2026-09-26T15:08: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9310D4"/>
    <w:rPr>
      <w:rFonts w:ascii="Arial" w:eastAsiaTheme="majorEastAsia" w:hAnsi="Arial"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33D7B"/>
    <w:pPr>
      <w:spacing w:before="160" w:after="160"/>
      <w:jc w:val="center"/>
      <w:pPrChange w:id="12" w:author="Nick Bernal" w:date="2026-09-26T15:08:00Z">
        <w:pPr>
          <w:spacing w:before="160" w:after="160"/>
          <w:jc w:val="center"/>
        </w:pPr>
      </w:pPrChange>
    </w:pPr>
    <w:rPr>
      <w:i/>
      <w:iCs/>
      <w:color w:val="404040" w:themeColor="text1" w:themeTint="BF"/>
      <w:rPrChange w:id="12" w:author="Nick Bernal" w:date="2026-09-26T15:08:00Z">
        <w:rPr>
          <w:rFonts w:asciiTheme="minorHAnsi" w:eastAsiaTheme="minorHAnsi" w:hAnsiTheme="minorHAnsi" w:cs="Times New Roman (Body CS)"/>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9310D4"/>
    <w:rPr>
      <w:rFonts w:ascii="Arial" w:hAnsi="Arial" w:cs="Times New Roman (Body CS)"/>
      <w:i/>
      <w:iCs/>
      <w:color w:val="404040" w:themeColor="text1" w:themeTint="BF"/>
      <w:lang w:val="en-US"/>
    </w:rPr>
  </w:style>
  <w:style w:type="paragraph" w:styleId="ListParagraph">
    <w:name w:val="List Paragraph"/>
    <w:basedOn w:val="Normal"/>
    <w:uiPriority w:val="34"/>
    <w:qFormat/>
    <w:rsid w:val="00233D7B"/>
    <w:pPr>
      <w:ind w:left="720"/>
      <w:contextualSpacing/>
      <w:pPrChange w:id="13" w:author="Nick Bernal" w:date="2026-09-26T15:08:00Z">
        <w:pPr>
          <w:ind w:left="720"/>
          <w:contextualSpacing/>
        </w:pPr>
      </w:pPrChange>
    </w:pPr>
    <w:rPr>
      <w:rPrChange w:id="13" w:author="Nick Bernal" w:date="2026-09-26T15:08:00Z">
        <w:rPr>
          <w:rFonts w:asciiTheme="minorHAnsi" w:eastAsiaTheme="minorHAnsi" w:hAnsiTheme="minorHAnsi" w:cs="Times New Roman (Body CS)"/>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Change w:id="14" w:author="Nick Bernal" w:date="2026-09-26T15:08:00Z">
        <w:pPr>
          <w:pBdr>
            <w:top w:val="single" w:sz="4" w:space="10" w:color="0F4761" w:themeColor="accent1" w:themeShade="BF"/>
            <w:bottom w:val="single" w:sz="4" w:space="10" w:color="0F4761" w:themeColor="accent1" w:themeShade="BF"/>
          </w:pBdr>
          <w:spacing w:before="360" w:after="360"/>
          <w:ind w:left="864" w:right="864"/>
          <w:jc w:val="center"/>
        </w:pPr>
      </w:pPrChange>
    </w:pPr>
    <w:rPr>
      <w:i/>
      <w:iCs/>
      <w:color w:val="0F4761" w:themeColor="accent1" w:themeShade="BF"/>
      <w:rPrChange w:id="14" w:author="Nick Bernal" w:date="2026-09-26T15:08:00Z">
        <w:rPr>
          <w:rFonts w:asciiTheme="minorHAnsi" w:eastAsiaTheme="minorHAnsi" w:hAnsiTheme="minorHAnsi" w:cs="Times New Roman (Body CS)"/>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9310D4"/>
    <w:rPr>
      <w:rFonts w:ascii="Arial" w:hAnsi="Arial" w:cs="Times New Roman (Body CS)"/>
      <w:i/>
      <w:iCs/>
      <w:color w:val="0F4761" w:themeColor="accent1" w:themeShade="BF"/>
      <w:lang w:val="en-US"/>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2026-09-26T19:08:00Z</dcterms:modified>
</cp:coreProperties>
</file>