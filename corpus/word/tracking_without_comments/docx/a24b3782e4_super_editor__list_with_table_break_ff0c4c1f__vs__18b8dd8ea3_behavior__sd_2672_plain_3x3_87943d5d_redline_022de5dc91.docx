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17F27" w14:textId="3CC7E693" w:rsidR="00DE0A42" w:rsidRDefault="00404FC0" w:rsidP="00404FC0">
      <w:pPr>
        <w:pStyle w:val="Heading1"/>
        <w:rPr>
          <w:ins w:id="14" w:author="Caio Pizzol" w:date="2026-08-04T06:08:00Z" w16du:dateUtc="2026-08-04T10:08:00Z"/>
        </w:rPr>
      </w:pPr>
      <w:ins w:id="15" w:author="Caio Pizzol" w:date="2026-08-04T06:08:00Z" w16du:dateUtc="2026-08-04T10:08:00Z">
        <w:r>
          <w:t>SD-2672 plain 3x3</w:t>
        </w:r>
      </w:ins>
    </w:p>
    <w:p w14:paraId="24BCAD99" w14:textId="017D440D" w:rsidR="00516AF9" w:rsidRDefault="00A17018">
      <w:pPr>
        <w:numPr>
          <w:ilvl w:val="0"/>
          <w:numId w:val="1"/>
        </w:numPr>
        <w:rPr>
          <w:del w:id="16" w:author="Caio Pizzol" w:date="2026-08-04T06:08:00Z" w16du:dateUtc="2026-08-04T10:08:00Z"/>
          <w:rFonts w:ascii="Times New Roman" w:eastAsia="Times New Roman" w:hAnsi="Times New Roman" w:cs="Times New Roman"/>
          <w:sz w:val="20"/>
          <w:szCs w:val="20"/>
        </w:rPr>
      </w:pPr>
      <w:del w:id="17" w:author="Caio Pizzol" w:date="2026-08-04T06:08:00Z" w16du:dateUtc="2026-08-04T10:08:00Z">
        <w:r>
          <w:rPr>
            <w:rFonts w:ascii="Times New Roman" w:eastAsia="Times New Roman" w:hAnsi="Times New Roman" w:cs="Times New Roman"/>
            <w:b/>
            <w:sz w:val="20"/>
            <w:szCs w:val="20"/>
          </w:rPr>
          <w:delText>ONE</w:delText>
        </w:r>
        <w:r>
          <w:rPr>
            <w:rFonts w:ascii="Times New Roman" w:eastAsia="Times New Roman" w:hAnsi="Times New Roman" w:cs="Times New Roman"/>
            <w:sz w:val="20"/>
            <w:szCs w:val="20"/>
          </w:rPr>
          <w:br/>
        </w:r>
      </w:del>
    </w:p>
    <w:p w14:paraId="5D6F6AA7" w14:textId="0402BB7F" w:rsidR="00516AF9" w:rsidRDefault="00094728" w:rsidP="00123FD1">
      <w:pPr>
        <w:numPr>
          <w:ilvl w:val="1"/>
          <w:numId w:val="1"/>
        </w:numPr>
        <w:rPr>
          <w:del w:id="18" w:author="Caio Pizzol" w:date="2026-08-04T06:08:00Z" w16du:dateUtc="2026-08-04T10:08:00Z"/>
          <w:rFonts w:ascii="Times New Roman" w:eastAsia="Times New Roman" w:hAnsi="Times New Roman" w:cs="Times New Roman"/>
          <w:sz w:val="20"/>
          <w:szCs w:val="20"/>
        </w:rPr>
      </w:pPr>
      <w:del w:id="19" w:author="Caio Pizzol" w:date="2026-08-04T06:08:00Z" w16du:dateUtc="2026-08-04T10:08:00Z">
        <w:r>
          <w:rPr>
            <w:rFonts w:ascii="Times New Roman" w:eastAsia="Times New Roman" w:hAnsi="Times New Roman" w:cs="Times New Roman"/>
            <w:sz w:val="20"/>
            <w:szCs w:val="20"/>
            <w:u w:val="single"/>
          </w:rPr>
          <w:delText>A</w:delText>
        </w:r>
      </w:del>
    </w:p>
    <w:p w14:paraId="50D979EF" w14:textId="77777777" w:rsidR="00094728" w:rsidRPr="00123FD1" w:rsidRDefault="00094728" w:rsidP="00094728">
      <w:pPr>
        <w:rPr>
          <w:del w:id="20" w:author="Caio Pizzol" w:date="2026-08-04T06:08:00Z" w16du:dateUtc="2026-08-04T10:08:00Z"/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  <w:tblPrChange w:id="21" w:author="Caio Pizzol" w:date="2026-08-04T06:08:00Z" w16du:dateUtc="2026-08-04T10:08:00Z">
          <w:tblPr>
            <w:tblStyle w:val="a"/>
            <w:tblW w:w="2790" w:type="dxa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Layout w:type="fixed"/>
            <w:tblLook w:val="0600" w:firstRow="0" w:lastRow="0" w:firstColumn="0" w:lastColumn="0" w:noHBand="1" w:noVBand="1"/>
          </w:tblPr>
        </w:tblPrChange>
      </w:tblPr>
      <w:tblGrid>
        <w:gridCol w:w="3120"/>
        <w:gridCol w:w="3120"/>
        <w:gridCol w:w="3120"/>
        <w:tblGridChange w:id="22">
          <w:tblGrid>
            <w:gridCol w:w="697"/>
            <w:gridCol w:w="1395"/>
            <w:gridCol w:w="698"/>
            <w:gridCol w:w="330"/>
            <w:gridCol w:w="3120"/>
            <w:gridCol w:w="3120"/>
          </w:tblGrid>
        </w:tblGridChange>
      </w:tblGrid>
      <w:tr w:rsidR="00516AF9" w14:paraId="4D6889AC" w14:textId="5B949754" w:rsidTr="00404FC0">
        <w:trPr>
          <w:trPrChange w:id="23" w:author="Caio Pizzol" w:date="2026-08-04T06:08:00Z" w16du:dateUtc="2026-08-04T10:08:00Z">
            <w:trPr>
              <w:gridAfter w:val="0"/>
              <w:trHeight w:val="180"/>
            </w:trPr>
          </w:trPrChange>
        </w:trPr>
        <w:tc>
          <w:tcPr>
            <w:tcW w:w="3120" w:type="dxa"/>
            <w:tcPrChange w:id="24" w:author="Caio Pizzol" w:date="2026-08-04T06:08:00Z" w16du:dateUtc="2026-08-04T10:08:00Z">
              <w:tcPr>
                <w:tcW w:w="2790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14:paraId="165B7372" w14:textId="478D138E" w:rsidR="00516AF9" w:rsidRDefault="00404FC0" w:rsidP="00404FC0">
            <w:pPr>
              <w:rPr>
                <w:rPrChange w:id="25" w:author="Caio Pizzol" w:date="2026-08-04T06:08:00Z" w16du:dateUtc="2026-08-04T10:08:00Z"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rPrChange>
              </w:rPr>
              <w:pPrChange w:id="26" w:author="Caio Pizzol" w:date="2026-08-04T06:08:00Z" w16du:dateUtc="2026-08-04T10:08:00Z">
                <w:pPr>
                  <w:spacing w:line="240" w:lineRule="auto"/>
                </w:pPr>
              </w:pPrChange>
            </w:pPr>
            <w:ins w:id="27" w:author="Caio Pizzol" w:date="2026-08-04T06:08:00Z" w16du:dateUtc="2026-08-04T10:08:00Z">
              <w:r>
                <w:t>r0c0</w:t>
              </w:r>
            </w:ins>
            <w:del w:id="28" w:author="Caio Pizzol" w:date="2026-08-04T06:08:00Z" w16du:dateUtc="2026-08-04T10:08:00Z">
              <w:r w:rsidR="00244CB3">
                <w:rPr>
                  <w:rFonts w:ascii="Times New Roman" w:eastAsia="Times New Roman" w:hAnsi="Times New Roman" w:cs="Times New Roman"/>
                  <w:sz w:val="20"/>
                  <w:szCs w:val="20"/>
                </w:rPr>
                <w:delText>Table row 1</w:delText>
              </w:r>
            </w:del>
          </w:p>
        </w:tc>
        <w:tc>
          <w:tcPr>
            <w:tcW w:w="3120" w:type="dxa"/>
            <w:tcPrChange w:id="29" w:author="Caio Pizzol" w:date="2026-08-04T06:08:00Z" w16du:dateUtc="2026-08-04T10:08:00Z">
              <w:tcPr>
                <w:tcW w:w="3120" w:type="dxa"/>
              </w:tcPr>
            </w:tcPrChange>
          </w:tcPr>
          <w:p w14:paraId="3EE6AA75" w14:textId="3C740D93" w:rsidR="00404FC0" w:rsidRDefault="00404FC0" w:rsidP="00404FC0">
            <w:pPr>
              <w:spacing w:after="160" w:line="278" w:lineRule="auto"/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:lang w:val="en-US"/>
                <w14:ligatures w14:val="standardContextual"/>
              </w:rPr>
            </w:pPr>
            <w:ins w:id="30" w:author="Caio Pizzol" w:date="2026-08-04T06:08:00Z" w16du:dateUtc="2026-08-04T10:08:00Z">
              <w:r>
                <w:t>r0c1</w:t>
              </w:r>
            </w:ins>
          </w:p>
        </w:tc>
        <w:tc>
          <w:tcPr>
            <w:tcW w:w="3120" w:type="dxa"/>
            <w:tcPrChange w:id="31" w:author="Caio Pizzol" w:date="2026-08-04T06:08:00Z" w16du:dateUtc="2026-08-04T10:08:00Z">
              <w:tcPr>
                <w:tcW w:w="3120" w:type="dxa"/>
              </w:tcPr>
            </w:tcPrChange>
          </w:tcPr>
          <w:p w14:paraId="322612D0" w14:textId="4B398509" w:rsidR="00404FC0" w:rsidRDefault="00404FC0" w:rsidP="00404FC0">
            <w:pPr>
              <w:spacing w:after="160" w:line="278" w:lineRule="auto"/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:lang w:val="en-US"/>
                <w14:ligatures w14:val="standardContextual"/>
              </w:rPr>
            </w:pPr>
            <w:ins w:id="32" w:author="Caio Pizzol" w:date="2026-08-04T06:08:00Z" w16du:dateUtc="2026-08-04T10:08:00Z">
              <w:r>
                <w:t>r0c2</w:t>
              </w:r>
            </w:ins>
          </w:p>
        </w:tc>
      </w:tr>
      <w:tr w:rsidR="00516AF9" w14:paraId="5D7085F7" w14:textId="00DCF7E2" w:rsidTr="00404FC0">
        <w:trPr>
          <w:trPrChange w:id="33" w:author="Caio Pizzol" w:date="2026-08-04T06:08:00Z" w16du:dateUtc="2026-08-04T10:08:00Z">
            <w:trPr>
              <w:gridAfter w:val="0"/>
              <w:trHeight w:val="180"/>
            </w:trPr>
          </w:trPrChange>
        </w:trPr>
        <w:tc>
          <w:tcPr>
            <w:tcW w:w="3120" w:type="dxa"/>
            <w:tcPrChange w:id="34" w:author="Caio Pizzol" w:date="2026-08-04T06:08:00Z" w16du:dateUtc="2026-08-04T10:08:00Z">
              <w:tcPr>
                <w:tcW w:w="2790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14:paraId="1B119272" w14:textId="77777777" w:rsidR="00404FC0" w:rsidRDefault="00404FC0" w:rsidP="00404FC0">
            <w:pPr>
              <w:rPr>
                <w:ins w:id="35" w:author="Caio Pizzol" w:date="2026-08-04T06:08:00Z" w16du:dateUtc="2026-08-04T10:08:00Z"/>
              </w:rPr>
            </w:pPr>
          </w:p>
          <w:p w14:paraId="3E765A3C" w14:textId="55DC21DF" w:rsidR="00516AF9" w:rsidRDefault="00404FC0" w:rsidP="00404FC0">
            <w:pPr>
              <w:rPr>
                <w:rPrChange w:id="36" w:author="Caio Pizzol" w:date="2026-08-04T06:08:00Z" w16du:dateUtc="2026-08-04T10:08:00Z"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rPrChange>
              </w:rPr>
              <w:pPrChange w:id="37" w:author="Caio Pizzol" w:date="2026-08-04T06:08:00Z" w16du:dateUtc="2026-08-04T10:08:00Z">
                <w:pPr>
                  <w:spacing w:line="240" w:lineRule="auto"/>
                </w:pPr>
              </w:pPrChange>
            </w:pPr>
            <w:ins w:id="38" w:author="Caio Pizzol" w:date="2026-08-04T06:08:00Z" w16du:dateUtc="2026-08-04T10:08:00Z">
              <w:r>
                <w:t>r1c0</w:t>
              </w:r>
            </w:ins>
            <w:del w:id="39" w:author="Caio Pizzol" w:date="2026-08-04T06:08:00Z" w16du:dateUtc="2026-08-04T10:08:00Z">
              <w:r w:rsidR="00244CB3">
                <w:rPr>
                  <w:rFonts w:ascii="Times New Roman" w:eastAsia="Times New Roman" w:hAnsi="Times New Roman" w:cs="Times New Roman"/>
                  <w:sz w:val="20"/>
                  <w:szCs w:val="20"/>
                </w:rPr>
                <w:delText>Row 2</w:delText>
              </w:r>
            </w:del>
          </w:p>
        </w:tc>
        <w:tc>
          <w:tcPr>
            <w:tcW w:w="3120" w:type="dxa"/>
            <w:tcPrChange w:id="40" w:author="Caio Pizzol" w:date="2026-08-04T06:08:00Z" w16du:dateUtc="2026-08-04T10:08:00Z">
              <w:tcPr>
                <w:tcW w:w="3120" w:type="dxa"/>
              </w:tcPr>
            </w:tcPrChange>
          </w:tcPr>
          <w:p w14:paraId="2E1761F3" w14:textId="4F595E7F" w:rsidR="00404FC0" w:rsidRDefault="00404FC0" w:rsidP="00404FC0">
            <w:pPr>
              <w:spacing w:after="160" w:line="278" w:lineRule="auto"/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:lang w:val="en-US"/>
                <w14:ligatures w14:val="standardContextual"/>
              </w:rPr>
            </w:pPr>
            <w:ins w:id="41" w:author="Caio Pizzol" w:date="2026-08-04T06:08:00Z" w16du:dateUtc="2026-08-04T10:08:00Z">
              <w:r>
                <w:t>r1c1</w:t>
              </w:r>
            </w:ins>
          </w:p>
        </w:tc>
        <w:tc>
          <w:tcPr>
            <w:tcW w:w="3120" w:type="dxa"/>
            <w:tcPrChange w:id="42" w:author="Caio Pizzol" w:date="2026-08-04T06:08:00Z" w16du:dateUtc="2026-08-04T10:08:00Z">
              <w:tcPr>
                <w:tcW w:w="3120" w:type="dxa"/>
              </w:tcPr>
            </w:tcPrChange>
          </w:tcPr>
          <w:p w14:paraId="52156611" w14:textId="328B0594" w:rsidR="00404FC0" w:rsidRDefault="00404FC0" w:rsidP="00404FC0">
            <w:pPr>
              <w:spacing w:after="160" w:line="278" w:lineRule="auto"/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:lang w:val="en-US"/>
                <w14:ligatures w14:val="standardContextual"/>
              </w:rPr>
            </w:pPr>
            <w:ins w:id="43" w:author="Caio Pizzol" w:date="2026-08-04T06:08:00Z" w16du:dateUtc="2026-08-04T10:08:00Z">
              <w:r>
                <w:t>r1c2</w:t>
              </w:r>
            </w:ins>
          </w:p>
        </w:tc>
      </w:tr>
      <w:tr w:rsidR="00516AF9" w14:paraId="0CF0B037" w14:textId="137C449D" w:rsidTr="00404FC0">
        <w:trPr>
          <w:trPrChange w:id="44" w:author="Caio Pizzol" w:date="2026-08-04T06:08:00Z" w16du:dateUtc="2026-08-04T10:08:00Z">
            <w:trPr>
              <w:gridAfter w:val="0"/>
              <w:trHeight w:val="180"/>
            </w:trPr>
          </w:trPrChange>
        </w:trPr>
        <w:tc>
          <w:tcPr>
            <w:tcW w:w="3120" w:type="dxa"/>
            <w:tcPrChange w:id="45" w:author="Caio Pizzol" w:date="2026-08-04T06:08:00Z" w16du:dateUtc="2026-08-04T10:08:00Z">
              <w:tcPr>
                <w:tcW w:w="2790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14:paraId="40D02A39" w14:textId="321D427D" w:rsidR="00516AF9" w:rsidRDefault="00404FC0" w:rsidP="00404FC0">
            <w:pPr>
              <w:rPr>
                <w:rPrChange w:id="46" w:author="Caio Pizzol" w:date="2026-08-04T06:08:00Z" w16du:dateUtc="2026-08-04T10:08:00Z"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rPrChange>
              </w:rPr>
              <w:pPrChange w:id="47" w:author="Caio Pizzol" w:date="2026-08-04T06:08:00Z" w16du:dateUtc="2026-08-04T10:08:00Z">
                <w:pPr>
                  <w:spacing w:line="240" w:lineRule="auto"/>
                </w:pPr>
              </w:pPrChange>
            </w:pPr>
            <w:ins w:id="48" w:author="Caio Pizzol" w:date="2026-08-04T06:08:00Z" w16du:dateUtc="2026-08-04T10:08:00Z">
              <w:r>
                <w:t>r2c0</w:t>
              </w:r>
            </w:ins>
            <w:del w:id="49" w:author="Caio Pizzol" w:date="2026-08-04T06:08:00Z" w16du:dateUtc="2026-08-04T10:08:00Z">
              <w:r w:rsidR="00A17018">
                <w:rPr>
                  <w:rFonts w:ascii="Times New Roman" w:eastAsia="Times New Roman" w:hAnsi="Times New Roman" w:cs="Times New Roman"/>
                  <w:sz w:val="20"/>
                  <w:szCs w:val="20"/>
                </w:rPr>
                <w:delText xml:space="preserve">Row </w:delText>
              </w:r>
              <w:r w:rsidR="00244CB3">
                <w:rPr>
                  <w:rFonts w:ascii="Times New Roman" w:eastAsia="Times New Roman" w:hAnsi="Times New Roman" w:cs="Times New Roman"/>
                  <w:sz w:val="20"/>
                  <w:szCs w:val="20"/>
                </w:rPr>
                <w:delText>3</w:delText>
              </w:r>
            </w:del>
          </w:p>
        </w:tc>
        <w:tc>
          <w:tcPr>
            <w:tcW w:w="3120" w:type="dxa"/>
            <w:tcPrChange w:id="50" w:author="Caio Pizzol" w:date="2026-08-04T06:08:00Z" w16du:dateUtc="2026-08-04T10:08:00Z">
              <w:tcPr>
                <w:tcW w:w="3120" w:type="dxa"/>
              </w:tcPr>
            </w:tcPrChange>
          </w:tcPr>
          <w:p w14:paraId="6A9517FC" w14:textId="369A25AA" w:rsidR="00404FC0" w:rsidRDefault="00404FC0" w:rsidP="00404FC0">
            <w:pPr>
              <w:spacing w:after="160" w:line="278" w:lineRule="auto"/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:lang w:val="en-US"/>
                <w14:ligatures w14:val="standardContextual"/>
              </w:rPr>
            </w:pPr>
            <w:ins w:id="51" w:author="Caio Pizzol" w:date="2026-08-04T06:08:00Z" w16du:dateUtc="2026-08-04T10:08:00Z">
              <w:r>
                <w:t>r2c1</w:t>
              </w:r>
            </w:ins>
          </w:p>
        </w:tc>
        <w:tc>
          <w:tcPr>
            <w:tcW w:w="3120" w:type="dxa"/>
            <w:tcPrChange w:id="52" w:author="Caio Pizzol" w:date="2026-08-04T06:08:00Z" w16du:dateUtc="2026-08-04T10:08:00Z">
              <w:tcPr>
                <w:tcW w:w="3120" w:type="dxa"/>
              </w:tcPr>
            </w:tcPrChange>
          </w:tcPr>
          <w:p w14:paraId="74C615FB" w14:textId="52A3ACFE" w:rsidR="00404FC0" w:rsidRDefault="00404FC0" w:rsidP="00404FC0">
            <w:pPr>
              <w:spacing w:after="160" w:line="278" w:lineRule="auto"/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:lang w:val="en-US"/>
                <w14:ligatures w14:val="standardContextual"/>
              </w:rPr>
            </w:pPr>
            <w:ins w:id="53" w:author="Caio Pizzol" w:date="2026-08-04T06:08:00Z" w16du:dateUtc="2026-08-04T10:08:00Z">
              <w:r>
                <w:t>r2c2</w:t>
              </w:r>
            </w:ins>
          </w:p>
        </w:tc>
      </w:tr>
    </w:tbl>
    <w:tbl>
      <w:tblPr>
        <w:tblStyle w:val="a"/>
        <w:tblW w:w="27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90"/>
      </w:tblGrid>
      <w:tr w:rsidR="00516AF9" w14:paraId="39AC08B1" w14:textId="77777777">
        <w:trPr>
          <w:trHeight w:val="180"/>
          <w:del w:id="54" w:author="Caio Pizzol" w:date="2026-08-04T06:08:00Z" w16du:dateUtc="2026-08-04T10:08:00Z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A4E9DA" w14:textId="66EA433A" w:rsidR="00516AF9" w:rsidRDefault="00516AF9">
            <w:pPr>
              <w:spacing w:line="240" w:lineRule="auto"/>
              <w:rPr>
                <w:del w:id="55" w:author="Caio Pizzol" w:date="2026-08-04T06:08:00Z" w16du:dateUtc="2026-08-04T10:08:00Z"/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16AF9" w14:paraId="125B2199" w14:textId="77777777">
        <w:trPr>
          <w:trHeight w:val="180"/>
          <w:del w:id="56" w:author="Caio Pizzol" w:date="2026-08-04T06:08:00Z" w16du:dateUtc="2026-08-04T10:08:00Z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D6467F" w14:textId="65DF9E85" w:rsidR="00516AF9" w:rsidRDefault="00A17018">
            <w:pPr>
              <w:spacing w:line="240" w:lineRule="auto"/>
              <w:rPr>
                <w:del w:id="57" w:author="Caio Pizzol" w:date="2026-08-04T06:08:00Z" w16du:dateUtc="2026-08-04T10:08:00Z"/>
                <w:rFonts w:ascii="Times New Roman" w:eastAsia="Times New Roman" w:hAnsi="Times New Roman" w:cs="Times New Roman"/>
                <w:sz w:val="20"/>
                <w:szCs w:val="20"/>
              </w:rPr>
            </w:pPr>
            <w:del w:id="58" w:author="Caio Pizzol" w:date="2026-08-04T06:08:00Z" w16du:dateUtc="2026-08-04T10:08:00Z">
              <w:r>
                <w:rPr>
                  <w:rFonts w:ascii="Times New Roman" w:eastAsia="Times New Roman" w:hAnsi="Times New Roman" w:cs="Times New Roman"/>
                  <w:sz w:val="20"/>
                  <w:szCs w:val="20"/>
                </w:rPr>
                <w:delText xml:space="preserve">Row data </w:delText>
              </w:r>
              <w:r w:rsidR="00244CB3">
                <w:rPr>
                  <w:rFonts w:ascii="Times New Roman" w:eastAsia="Times New Roman" w:hAnsi="Times New Roman" w:cs="Times New Roman"/>
                  <w:sz w:val="20"/>
                  <w:szCs w:val="20"/>
                </w:rPr>
                <w:delText>5</w:delText>
              </w:r>
              <w:r>
                <w:rPr>
                  <w:rFonts w:ascii="Times New Roman" w:eastAsia="Times New Roman" w:hAnsi="Times New Roman" w:cs="Times New Roman"/>
                  <w:sz w:val="20"/>
                  <w:szCs w:val="20"/>
                </w:rPr>
                <w:delText xml:space="preserve"> (after blank)</w:delText>
              </w:r>
            </w:del>
          </w:p>
        </w:tc>
      </w:tr>
    </w:tbl>
    <w:p w14:paraId="3757B230" w14:textId="77777777" w:rsidR="00516AF9" w:rsidRDefault="00516AF9">
      <w:pPr>
        <w:rPr>
          <w:del w:id="59" w:author="Caio Pizzol" w:date="2026-08-04T06:08:00Z" w16du:dateUtc="2026-08-04T10:08:00Z"/>
          <w:rFonts w:ascii="Times New Roman" w:eastAsia="Times New Roman" w:hAnsi="Times New Roman" w:cs="Times New Roman"/>
          <w:sz w:val="20"/>
          <w:szCs w:val="20"/>
        </w:rPr>
      </w:pPr>
    </w:p>
    <w:p w14:paraId="193A976C" w14:textId="1D1E2043" w:rsidR="00123FD1" w:rsidRDefault="00A17018" w:rsidP="00244CB3">
      <w:pPr>
        <w:numPr>
          <w:ilvl w:val="1"/>
          <w:numId w:val="1"/>
        </w:numPr>
        <w:rPr>
          <w:del w:id="60" w:author="Caio Pizzol" w:date="2026-08-04T06:08:00Z" w16du:dateUtc="2026-08-04T10:08:00Z"/>
          <w:rFonts w:ascii="Times New Roman" w:eastAsia="Times New Roman" w:hAnsi="Times New Roman" w:cs="Times New Roman"/>
          <w:sz w:val="20"/>
          <w:szCs w:val="20"/>
        </w:rPr>
      </w:pPr>
      <w:del w:id="61" w:author="Caio Pizzol" w:date="2026-08-04T06:08:00Z" w16du:dateUtc="2026-08-04T10:08:00Z">
        <w:r>
          <w:rPr>
            <w:rFonts w:ascii="Times New Roman" w:eastAsia="Times New Roman" w:hAnsi="Times New Roman" w:cs="Times New Roman"/>
            <w:sz w:val="20"/>
            <w:szCs w:val="20"/>
            <w:u w:val="single"/>
          </w:rPr>
          <w:delText>d</w:delText>
        </w:r>
      </w:del>
    </w:p>
    <w:p w14:paraId="4EC0B5B5" w14:textId="77777777" w:rsidR="00244CB3" w:rsidRPr="00123FD1" w:rsidRDefault="00244CB3" w:rsidP="00244CB3">
      <w:pPr>
        <w:rPr>
          <w:del w:id="62" w:author="Caio Pizzol" w:date="2026-08-04T06:08:00Z" w16du:dateUtc="2026-08-04T10:08:00Z"/>
          <w:rFonts w:ascii="Times New Roman" w:eastAsia="Times New Roman" w:hAnsi="Times New Roman" w:cs="Times New Roman"/>
          <w:sz w:val="20"/>
          <w:szCs w:val="20"/>
        </w:rPr>
      </w:pPr>
    </w:p>
    <w:p w14:paraId="1B8E7994" w14:textId="2BE78B36" w:rsidR="00123FD1" w:rsidRPr="00123FD1" w:rsidRDefault="00123FD1" w:rsidP="00123FD1">
      <w:pPr>
        <w:numPr>
          <w:ilvl w:val="0"/>
          <w:numId w:val="1"/>
        </w:numPr>
        <w:rPr>
          <w:del w:id="63" w:author="Caio Pizzol" w:date="2026-08-04T06:08:00Z" w16du:dateUtc="2026-08-04T10:08:00Z"/>
          <w:rFonts w:ascii="Times New Roman" w:eastAsia="Times New Roman" w:hAnsi="Times New Roman" w:cs="Times New Roman"/>
          <w:b/>
          <w:bCs/>
          <w:sz w:val="20"/>
          <w:szCs w:val="20"/>
        </w:rPr>
      </w:pPr>
      <w:del w:id="64" w:author="Caio Pizzol" w:date="2026-08-04T06:08:00Z" w16du:dateUtc="2026-08-04T10:08:00Z">
        <w:r>
          <w:rPr>
            <w:rFonts w:ascii="Times New Roman" w:eastAsia="Times New Roman" w:hAnsi="Times New Roman" w:cs="Times New Roman"/>
            <w:b/>
            <w:bCs/>
            <w:sz w:val="20"/>
            <w:szCs w:val="20"/>
          </w:rPr>
          <w:delText>TWO</w:delText>
        </w:r>
      </w:del>
    </w:p>
    <w:p w14:paraId="13EC1E8E" w14:textId="77777777" w:rsidR="00A17018" w:rsidRPr="00404FC0" w:rsidRDefault="00A17018" w:rsidP="00A17018">
      <w:pPr>
        <w:rPr>
          <w:rPrChange w:id="65" w:author="Caio Pizzol" w:date="2026-08-04T06:08:00Z" w16du:dateUtc="2026-08-04T10:08:00Z">
            <w:rPr>
              <w:rFonts w:ascii="Times New Roman" w:eastAsia="Times New Roman" w:hAnsi="Times New Roman" w:cs="Times New Roman"/>
              <w:sz w:val="20"/>
              <w:szCs w:val="20"/>
            </w:rPr>
          </w:rPrChange>
        </w:rPr>
      </w:pPr>
    </w:p>
    <w:sectPr w:rsidR="00A17018" w:rsidRPr="00404FC0">
      <w:pgSz w:w="12240" w:h="15840"/>
      <w:pgMar w:top="1440" w:right="1440" w:bottom="1440" w:left="1440" w:header="720" w:footer="720" w:gutter="0"/>
      <w:pgNumType w:start="1"/>
      <w:cols w:space="720"/>
      <w:docGrid w:linePitch="360"/>
      <w:sectPrChange w:id="66" w:author="Caio Pizzol" w:date="2026-08-04T06:08:00Z" w16du:dateUtc="2026-08-04T10:08:00Z">
        <w:sectPr w:rsidR="00A17018" w:rsidRPr="00404FC0">
          <w:pgMar w:top="1440" w:right="1440" w:bottom="1440" w:left="1440" w:header="720" w:footer="720" w:gutter="0"/>
          <w:pgNumType w:start="1"/>
          <w:docGrid w:linePitch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F6928"/>
    <w:multiLevelType w:val="multilevel"/>
    <w:tmpl w:val="E1F401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56945655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aio Pizzol">
    <w15:presenceInfo w15:providerId="AD" w15:userId="S::dusty.phillips@getgc.ai::458c9270-863a-4303-a0f8-cf9ae820d4d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AF9"/>
    <w:rsid w:val="00094728"/>
    <w:rsid w:val="00123FD1"/>
    <w:rsid w:val="00173B5B"/>
    <w:rsid w:val="002031F9"/>
    <w:rsid w:val="00244CB3"/>
    <w:rsid w:val="00404FC0"/>
    <w:rsid w:val="00516AF9"/>
    <w:rsid w:val="005875C0"/>
    <w:rsid w:val="00744453"/>
    <w:rsid w:val="00A16521"/>
    <w:rsid w:val="00A17018"/>
    <w:rsid w:val="00AA1D5D"/>
    <w:rsid w:val="00D20C67"/>
    <w:rsid w:val="00DE0A42"/>
    <w:rsid w:val="00F42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F822F2"/>
  <w15:docId w15:val="{DF849B8E-C112-0843-9E63-71B218343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FC0"/>
    <w:pPr>
      <w:keepNext/>
      <w:keepLines/>
      <w:spacing w:before="360" w:after="80" w:line="278" w:lineRule="auto"/>
      <w:outlineLvl w:val="0"/>
      <w:pPrChange w:id="0" w:author="Caio Pizzol" w:date="2026-08-04T06:08:00Z">
        <w:pPr>
          <w:keepNext/>
          <w:keepLines/>
          <w:spacing w:before="400" w:after="120" w:line="276" w:lineRule="auto"/>
          <w:outlineLvl w:val="0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val="en-US"/>
      <w14:ligatures w14:val="standardContextual"/>
      <w:rPrChange w:id="0" w:author="Caio Pizzol" w:date="2026-08-04T06:08:00Z">
        <w:rPr>
          <w:rFonts w:ascii="Arial" w:eastAsia="Arial" w:hAnsi="Arial" w:cs="Arial"/>
          <w:sz w:val="40"/>
          <w:szCs w:val="40"/>
          <w:lang w:val="en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FC0"/>
    <w:pPr>
      <w:keepNext/>
      <w:keepLines/>
      <w:spacing w:before="160" w:after="80" w:line="278" w:lineRule="auto"/>
      <w:outlineLvl w:val="1"/>
      <w:pPrChange w:id="1" w:author="Caio Pizzol" w:date="2026-08-04T06:08:00Z">
        <w:pPr>
          <w:keepNext/>
          <w:keepLines/>
          <w:spacing w:before="360" w:after="120" w:line="276" w:lineRule="auto"/>
          <w:outlineLvl w:val="1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en-US"/>
      <w14:ligatures w14:val="standardContextual"/>
      <w:rPrChange w:id="1" w:author="Caio Pizzol" w:date="2026-08-04T06:08:00Z">
        <w:rPr>
          <w:rFonts w:ascii="Arial" w:eastAsia="Arial" w:hAnsi="Arial" w:cs="Arial"/>
          <w:sz w:val="32"/>
          <w:szCs w:val="32"/>
          <w:lang w:val="en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FC0"/>
    <w:pPr>
      <w:keepNext/>
      <w:keepLines/>
      <w:spacing w:before="160" w:after="80" w:line="278" w:lineRule="auto"/>
      <w:outlineLvl w:val="2"/>
      <w:pPrChange w:id="2" w:author="Caio Pizzol" w:date="2026-08-04T06:08:00Z">
        <w:pPr>
          <w:keepNext/>
          <w:keepLines/>
          <w:spacing w:before="320" w:after="80" w:line="276" w:lineRule="auto"/>
          <w:outlineLvl w:val="2"/>
        </w:pPr>
      </w:pPrChange>
    </w:pPr>
    <w:rPr>
      <w:rFonts w:asciiTheme="minorHAnsi" w:eastAsiaTheme="majorEastAsia" w:hAnsiTheme="minorHAnsi" w:cstheme="majorBidi"/>
      <w:color w:val="365F91" w:themeColor="accent1" w:themeShade="BF"/>
      <w:kern w:val="2"/>
      <w:sz w:val="28"/>
      <w:szCs w:val="28"/>
      <w:lang w:val="en-US"/>
      <w14:ligatures w14:val="standardContextual"/>
      <w:rPrChange w:id="2" w:author="Caio Pizzol" w:date="2026-08-04T06:08:00Z">
        <w:rPr>
          <w:rFonts w:ascii="Arial" w:eastAsia="Arial" w:hAnsi="Arial" w:cs="Arial"/>
          <w:color w:val="434343"/>
          <w:sz w:val="28"/>
          <w:szCs w:val="28"/>
          <w:lang w:val="en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FC0"/>
    <w:pPr>
      <w:keepNext/>
      <w:keepLines/>
      <w:spacing w:before="80" w:after="40" w:line="278" w:lineRule="auto"/>
      <w:outlineLvl w:val="3"/>
      <w:pPrChange w:id="3" w:author="Caio Pizzol" w:date="2026-08-04T06:08:00Z">
        <w:pPr>
          <w:keepNext/>
          <w:keepLines/>
          <w:spacing w:before="280" w:after="80" w:line="276" w:lineRule="auto"/>
          <w:outlineLvl w:val="3"/>
        </w:pPr>
      </w:pPrChange>
    </w:pPr>
    <w:rPr>
      <w:rFonts w:asciiTheme="minorHAnsi" w:eastAsiaTheme="majorEastAsia" w:hAnsiTheme="minorHAnsi" w:cstheme="majorBidi"/>
      <w:i/>
      <w:iCs/>
      <w:color w:val="365F91" w:themeColor="accent1" w:themeShade="BF"/>
      <w:kern w:val="2"/>
      <w:sz w:val="24"/>
      <w:szCs w:val="24"/>
      <w:lang w:val="en-US"/>
      <w14:ligatures w14:val="standardContextual"/>
      <w:rPrChange w:id="3" w:author="Caio Pizzol" w:date="2026-08-04T06:08:00Z">
        <w:rPr>
          <w:rFonts w:ascii="Arial" w:eastAsia="Arial" w:hAnsi="Arial" w:cs="Arial"/>
          <w:color w:val="666666"/>
          <w:sz w:val="24"/>
          <w:szCs w:val="24"/>
          <w:lang w:val="en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FC0"/>
    <w:pPr>
      <w:keepNext/>
      <w:keepLines/>
      <w:spacing w:before="80" w:after="40" w:line="278" w:lineRule="auto"/>
      <w:outlineLvl w:val="4"/>
      <w:pPrChange w:id="4" w:author="Caio Pizzol" w:date="2026-08-04T06:08:00Z">
        <w:pPr>
          <w:keepNext/>
          <w:keepLines/>
          <w:spacing w:before="240" w:after="80" w:line="276" w:lineRule="auto"/>
          <w:outlineLvl w:val="4"/>
        </w:pPr>
      </w:pPrChange>
    </w:pPr>
    <w:rPr>
      <w:rFonts w:asciiTheme="minorHAnsi" w:eastAsiaTheme="majorEastAsia" w:hAnsiTheme="minorHAnsi" w:cstheme="majorBidi"/>
      <w:color w:val="365F91" w:themeColor="accent1" w:themeShade="BF"/>
      <w:kern w:val="2"/>
      <w:sz w:val="24"/>
      <w:szCs w:val="24"/>
      <w:lang w:val="en-US"/>
      <w14:ligatures w14:val="standardContextual"/>
      <w:rPrChange w:id="4" w:author="Caio Pizzol" w:date="2026-08-04T06:08:00Z">
        <w:rPr>
          <w:rFonts w:ascii="Arial" w:eastAsia="Arial" w:hAnsi="Arial" w:cs="Arial"/>
          <w:color w:val="666666"/>
          <w:sz w:val="22"/>
          <w:szCs w:val="22"/>
          <w:lang w:val="en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FC0"/>
    <w:pPr>
      <w:keepNext/>
      <w:keepLines/>
      <w:spacing w:before="40" w:line="278" w:lineRule="auto"/>
      <w:outlineLvl w:val="5"/>
      <w:pPrChange w:id="5" w:author="Caio Pizzol" w:date="2026-08-04T06:08:00Z">
        <w:pPr>
          <w:keepNext/>
          <w:keepLines/>
          <w:spacing w:before="240" w:after="80" w:line="276" w:lineRule="auto"/>
          <w:outlineLvl w:val="5"/>
        </w:pPr>
      </w:pPrChange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  <w:rPrChange w:id="5" w:author="Caio Pizzol" w:date="2026-08-04T06:08:00Z">
        <w:rPr>
          <w:rFonts w:ascii="Arial" w:eastAsia="Arial" w:hAnsi="Arial" w:cs="Arial"/>
          <w:i/>
          <w:color w:val="666666"/>
          <w:sz w:val="22"/>
          <w:szCs w:val="22"/>
          <w:lang w:val="en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FC0"/>
    <w:pPr>
      <w:keepNext/>
      <w:keepLines/>
      <w:spacing w:before="40" w:line="278" w:lineRule="auto"/>
      <w:outlineLvl w:val="6"/>
      <w:pPrChange w:id="6" w:author="Caio Pizzol" w:date="2026-08-04T06:08:00Z">
        <w:pPr>
          <w:keepNext/>
          <w:keepLines/>
          <w:spacing w:before="40" w:line="278" w:lineRule="auto"/>
          <w:outlineLvl w:val="6"/>
        </w:pPr>
      </w:pPrChange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  <w:rPrChange w:id="6" w:author="Caio Pizzol" w:date="2026-08-04T06:08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FC0"/>
    <w:pPr>
      <w:keepNext/>
      <w:keepLines/>
      <w:spacing w:line="278" w:lineRule="auto"/>
      <w:outlineLvl w:val="7"/>
      <w:pPrChange w:id="7" w:author="Caio Pizzol" w:date="2026-08-04T06:08:00Z">
        <w:pPr>
          <w:keepNext/>
          <w:keepLines/>
          <w:spacing w:line="278" w:lineRule="auto"/>
          <w:outlineLvl w:val="7"/>
        </w:pPr>
      </w:pPrChange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  <w:rPrChange w:id="7" w:author="Caio Pizzol" w:date="2026-08-04T06:08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FC0"/>
    <w:pPr>
      <w:keepNext/>
      <w:keepLines/>
      <w:spacing w:line="278" w:lineRule="auto"/>
      <w:outlineLvl w:val="8"/>
      <w:pPrChange w:id="8" w:author="Caio Pizzol" w:date="2026-08-04T06:08:00Z">
        <w:pPr>
          <w:keepNext/>
          <w:keepLines/>
          <w:spacing w:line="278" w:lineRule="auto"/>
          <w:outlineLvl w:val="8"/>
        </w:pPr>
      </w:pPrChange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  <w:rPrChange w:id="8" w:author="Caio Pizzol" w:date="2026-08-04T06:08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04FC0"/>
    <w:pPr>
      <w:spacing w:after="80" w:line="240" w:lineRule="auto"/>
      <w:contextualSpacing/>
      <w:pPrChange w:id="9" w:author="Caio Pizzol" w:date="2026-08-04T06:08:00Z">
        <w:pPr>
          <w:keepNext/>
          <w:keepLines/>
          <w:spacing w:after="60" w:line="276" w:lineRule="auto"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  <w:rPrChange w:id="9" w:author="Caio Pizzol" w:date="2026-08-04T06:08:00Z">
        <w:rPr>
          <w:rFonts w:ascii="Arial" w:eastAsia="Arial" w:hAnsi="Arial" w:cs="Arial"/>
          <w:sz w:val="52"/>
          <w:szCs w:val="52"/>
          <w:lang w:val="en" w:eastAsia="en-US" w:bidi="ar-SA"/>
        </w:rPr>
      </w:rPrChange>
    </w:rPr>
  </w:style>
  <w:style w:type="paragraph" w:styleId="Subtitle">
    <w:name w:val="Subtitle"/>
    <w:basedOn w:val="Normal"/>
    <w:next w:val="Normal"/>
    <w:link w:val="SubtitleChar"/>
    <w:uiPriority w:val="11"/>
    <w:qFormat/>
    <w:rsid w:val="00404FC0"/>
    <w:pPr>
      <w:numPr>
        <w:ilvl w:val="1"/>
      </w:numPr>
      <w:spacing w:after="160" w:line="278" w:lineRule="auto"/>
      <w:pPrChange w:id="10" w:author="Caio Pizzol" w:date="2026-08-04T06:08:00Z">
        <w:pPr>
          <w:keepNext/>
          <w:keepLines/>
          <w:spacing w:after="320" w:line="276" w:lineRule="auto"/>
        </w:pPr>
      </w:pPrChange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  <w:rPrChange w:id="10" w:author="Caio Pizzol" w:date="2026-08-04T06:08:00Z">
        <w:rPr>
          <w:rFonts w:ascii="Arial" w:eastAsia="Arial" w:hAnsi="Arial" w:cs="Arial"/>
          <w:color w:val="666666"/>
          <w:sz w:val="30"/>
          <w:szCs w:val="30"/>
          <w:lang w:val="en" w:eastAsia="en-US" w:bidi="ar-SA"/>
        </w:rPr>
      </w:rPrChange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7Char">
    <w:name w:val="Heading 7 Char"/>
    <w:basedOn w:val="DefaultParagraphFont"/>
    <w:link w:val="Heading7"/>
    <w:uiPriority w:val="9"/>
    <w:semiHidden/>
    <w:rsid w:val="005875C0"/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5C0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5C0"/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5875C0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val="en-US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5C0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en-US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5C0"/>
    <w:rPr>
      <w:rFonts w:asciiTheme="minorHAnsi" w:eastAsiaTheme="majorEastAsia" w:hAnsiTheme="minorHAnsi" w:cstheme="majorBidi"/>
      <w:color w:val="365F91" w:themeColor="accent1" w:themeShade="BF"/>
      <w:kern w:val="2"/>
      <w:sz w:val="28"/>
      <w:szCs w:val="28"/>
      <w:lang w:val="en-US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5C0"/>
    <w:rPr>
      <w:rFonts w:asciiTheme="minorHAnsi" w:eastAsiaTheme="majorEastAsia" w:hAnsiTheme="minorHAnsi" w:cstheme="majorBidi"/>
      <w:i/>
      <w:iCs/>
      <w:color w:val="365F9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5C0"/>
    <w:rPr>
      <w:rFonts w:asciiTheme="minorHAnsi" w:eastAsiaTheme="majorEastAsia" w:hAnsiTheme="minorHAnsi" w:cstheme="majorBidi"/>
      <w:color w:val="365F9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5C0"/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875C0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875C0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404FC0"/>
    <w:pPr>
      <w:spacing w:before="160" w:after="160" w:line="278" w:lineRule="auto"/>
      <w:jc w:val="center"/>
      <w:pPrChange w:id="11" w:author="Caio Pizzol" w:date="2026-08-04T06:08:00Z">
        <w:pPr>
          <w:spacing w:before="160" w:after="160" w:line="278" w:lineRule="auto"/>
          <w:jc w:val="center"/>
        </w:pPr>
      </w:pPrChange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  <w:rPrChange w:id="11" w:author="Caio Pizzol" w:date="2026-08-04T06:08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5875C0"/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paragraph" w:styleId="ListParagraph">
    <w:name w:val="List Paragraph"/>
    <w:basedOn w:val="Normal"/>
    <w:uiPriority w:val="34"/>
    <w:qFormat/>
    <w:rsid w:val="00404FC0"/>
    <w:pPr>
      <w:spacing w:after="160" w:line="278" w:lineRule="auto"/>
      <w:ind w:left="720"/>
      <w:contextualSpacing/>
      <w:pPrChange w:id="12" w:author="Caio Pizzol" w:date="2026-08-04T06:08:00Z">
        <w:pPr>
          <w:spacing w:after="160" w:line="278" w:lineRule="auto"/>
          <w:ind w:left="720"/>
          <w:contextualSpacing/>
        </w:pPr>
      </w:pPrChange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  <w:rPrChange w:id="12" w:author="Caio Pizzol" w:date="2026-08-04T06:08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5875C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FC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  <w:pPrChange w:id="13" w:author="Caio Pizzol" w:date="2026-08-04T06:08:00Z">
        <w:pPr>
          <w:pBdr>
            <w:top w:val="single" w:sz="4" w:space="10" w:color="365F91" w:themeColor="accent1" w:themeShade="BF"/>
            <w:bottom w:val="single" w:sz="4" w:space="10" w:color="365F91" w:themeColor="accent1" w:themeShade="BF"/>
          </w:pBdr>
          <w:spacing w:before="360" w:after="360" w:line="278" w:lineRule="auto"/>
          <w:ind w:left="864" w:right="864"/>
          <w:jc w:val="center"/>
        </w:pPr>
      </w:pPrChange>
    </w:pPr>
    <w:rPr>
      <w:rFonts w:asciiTheme="minorHAnsi" w:eastAsiaTheme="minorHAnsi" w:hAnsiTheme="minorHAnsi" w:cstheme="minorBidi"/>
      <w:i/>
      <w:iCs/>
      <w:color w:val="365F91" w:themeColor="accent1" w:themeShade="BF"/>
      <w:kern w:val="2"/>
      <w:sz w:val="24"/>
      <w:szCs w:val="24"/>
      <w:lang w:val="en-US"/>
      <w14:ligatures w14:val="standardContextual"/>
      <w:rPrChange w:id="13" w:author="Caio Pizzol" w:date="2026-08-04T06:08:00Z">
        <w:rPr>
          <w:rFonts w:asciiTheme="minorHAnsi" w:eastAsiaTheme="minorHAnsi" w:hAnsiTheme="minorHAnsi" w:cstheme="minorBidi"/>
          <w:i/>
          <w:iCs/>
          <w:color w:val="365F9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5C0"/>
    <w:rPr>
      <w:rFonts w:asciiTheme="minorHAnsi" w:eastAsiaTheme="minorHAnsi" w:hAnsiTheme="minorHAnsi" w:cstheme="minorBidi"/>
      <w:i/>
      <w:iCs/>
      <w:color w:val="365F91" w:themeColor="accent1" w:themeShade="BF"/>
      <w:kern w:val="2"/>
      <w:sz w:val="24"/>
      <w:szCs w:val="24"/>
      <w:lang w:val="en-US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5875C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2025-04-15T21:14:00Z</dcterms:created>
  <dcterms:modified xsi:type="dcterms:W3CDTF">2026-08-04T10:08:00Z</dcterms:modified>
</cp:coreProperties>
</file>