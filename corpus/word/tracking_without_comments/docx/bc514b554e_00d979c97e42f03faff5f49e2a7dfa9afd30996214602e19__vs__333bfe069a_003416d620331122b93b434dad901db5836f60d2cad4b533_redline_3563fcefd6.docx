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DAA9D9" w14:textId="77777777" w:rsidR="00BC32DD" w:rsidRPr="001A2552" w:rsidRDefault="00BC32DD" w:rsidP="00BC32DD">
      <w:pPr>
        <w:jc w:val="center"/>
        <w:rPr>
          <w:ins w:id="8" w:author="msi" w:date="2026-09-22T12:49:00Z" w16du:dateUtc="2026-09-22T16:49:00Z"/>
          <w:sz w:val="16"/>
          <w:szCs w:val="16"/>
        </w:rPr>
      </w:pPr>
      <w:ins w:id="9" w:author="msi" w:date="2026-09-22T12:49:00Z" w16du:dateUtc="2026-09-22T16:49:00Z">
        <w:r>
          <w:rPr>
            <w:b/>
            <w:sz w:val="16"/>
            <w:szCs w:val="16"/>
          </w:rPr>
          <w:t xml:space="preserve">Ankara </w:t>
        </w:r>
        <w:r w:rsidRPr="001A2552">
          <w:rPr>
            <w:b/>
            <w:sz w:val="16"/>
            <w:szCs w:val="16"/>
          </w:rPr>
          <w:t>Üniversitesi</w:t>
        </w:r>
        <w:r>
          <w:rPr>
            <w:b/>
            <w:sz w:val="16"/>
            <w:szCs w:val="16"/>
          </w:rPr>
          <w:br/>
          <w:t xml:space="preserve">Kütüphane ve Dokümantasyon Daire Başkanlığı </w:t>
        </w:r>
      </w:ins>
    </w:p>
    <w:p w14:paraId="45B29D9C" w14:textId="77777777" w:rsidR="00BC32DD" w:rsidRPr="001A2552" w:rsidRDefault="00BC32DD" w:rsidP="00BC32DD">
      <w:pPr>
        <w:jc w:val="center"/>
        <w:rPr>
          <w:ins w:id="10" w:author="msi" w:date="2026-09-22T12:49:00Z" w16du:dateUtc="2026-09-22T16:49:00Z"/>
          <w:b/>
          <w:sz w:val="16"/>
          <w:szCs w:val="16"/>
        </w:rPr>
      </w:pPr>
      <w:ins w:id="11" w:author="msi" w:date="2026-09-22T12:49:00Z" w16du:dateUtc="2026-09-22T16:49:00Z">
        <w:r w:rsidRPr="001A2552">
          <w:rPr>
            <w:b/>
            <w:sz w:val="16"/>
            <w:szCs w:val="16"/>
          </w:rPr>
          <w:t>Açık Ders Malzemeleri</w:t>
        </w:r>
      </w:ins>
    </w:p>
    <w:p w14:paraId="705530DA" w14:textId="77777777" w:rsidR="00BC32DD" w:rsidRDefault="00BC32DD" w:rsidP="00BC32DD">
      <w:pPr>
        <w:pStyle w:val="Basliklar"/>
        <w:jc w:val="center"/>
        <w:rPr>
          <w:ins w:id="12" w:author="msi" w:date="2026-09-22T12:49:00Z" w16du:dateUtc="2026-09-22T16:49:00Z"/>
          <w:sz w:val="16"/>
          <w:szCs w:val="16"/>
        </w:rPr>
      </w:pPr>
    </w:p>
    <w:p w14:paraId="0F400A78" w14:textId="77777777" w:rsidR="00BC32DD" w:rsidRPr="001A2552" w:rsidRDefault="00BC32DD" w:rsidP="00BC32DD">
      <w:pPr>
        <w:pStyle w:val="Basliklar"/>
        <w:jc w:val="center"/>
        <w:rPr>
          <w:ins w:id="13" w:author="msi" w:date="2026-09-22T12:49:00Z" w16du:dateUtc="2026-09-22T16:49:00Z"/>
          <w:sz w:val="16"/>
          <w:szCs w:val="16"/>
        </w:rPr>
      </w:pPr>
      <w:ins w:id="14" w:author="msi" w:date="2026-09-22T12:49:00Z" w16du:dateUtc="2026-09-22T16:49:00Z">
        <w:r>
          <w:rPr>
            <w:sz w:val="16"/>
            <w:szCs w:val="16"/>
          </w:rPr>
          <w:t>Ders izlence Formu</w:t>
        </w:r>
      </w:ins>
    </w:p>
    <w:p w14:paraId="26DE4708" w14:textId="77777777" w:rsidR="00BC32DD" w:rsidRPr="001A2552" w:rsidRDefault="00BC32DD" w:rsidP="00BC32DD">
      <w:pPr>
        <w:rPr>
          <w:ins w:id="15" w:author="msi" w:date="2026-09-22T12:49:00Z" w16du:dateUtc="2026-09-22T16:49:00Z"/>
          <w:sz w:val="16"/>
          <w:szCs w:val="16"/>
        </w:rPr>
      </w:pPr>
    </w:p>
    <w:p w14:paraId="5520CBBC" w14:textId="0FAFB486" w:rsidR="001F1864" w:rsidRDefault="00C25951">
      <w:pPr>
        <w:pStyle w:val="BodyText"/>
        <w:ind w:left="140"/>
        <w:rPr>
          <w:del w:id="16" w:author="msi" w:date="2026-09-22T12:49:00Z" w16du:dateUtc="2026-09-22T16:49:00Z"/>
          <w:rFonts w:ascii="Times New Roman"/>
        </w:rPr>
      </w:pPr>
      <w:del w:id="17" w:author="msi" w:date="2026-09-22T12:49:00Z" w16du:dateUtc="2026-09-22T16:49:00Z">
        <w:r>
          <w:rPr>
            <w:rFonts w:ascii="Times New Roman"/>
            <w:noProof/>
          </w:rPr>
          <w:drawing>
            <wp:inline distT="0" distB="0" distL="0" distR="0" wp14:anchorId="0F07F678" wp14:editId="365CC1E5">
              <wp:extent cx="1143631" cy="566737"/>
              <wp:effectExtent l="0" t="0" r="0" b="5080"/>
              <wp:docPr id="1" name="image1.png" descr="MassHealth Logo" title="MassHealt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1143631" cy="566737"/>
                      </a:xfrm>
                      <a:prstGeom prst="rect">
                        <a:avLst/>
                      </a:prstGeom>
                    </pic:spPr>
                  </pic:pic>
                </a:graphicData>
              </a:graphic>
            </wp:inline>
          </w:drawing>
        </w:r>
      </w:del>
    </w:p>
    <w:p w14:paraId="6634CAA4" w14:textId="77777777" w:rsidR="001F1864" w:rsidRDefault="001F1864">
      <w:pPr>
        <w:pStyle w:val="BodyText"/>
        <w:rPr>
          <w:del w:id="18" w:author="msi" w:date="2026-09-22T12:49:00Z" w16du:dateUtc="2026-09-22T16:49:00Z"/>
          <w:rFonts w:ascii="Times New Roman"/>
        </w:rPr>
      </w:pPr>
    </w:p>
    <w:p w14:paraId="124EE7EC" w14:textId="5F362E10" w:rsidR="001F1864" w:rsidRDefault="00C25951">
      <w:pPr>
        <w:spacing w:before="244"/>
        <w:ind w:left="934"/>
        <w:rPr>
          <w:del w:id="19" w:author="msi" w:date="2026-09-22T12:49:00Z" w16du:dateUtc="2026-09-22T16:49:00Z"/>
          <w:rFonts w:ascii="Arial"/>
          <w:b/>
          <w:sz w:val="32"/>
        </w:rPr>
      </w:pPr>
      <w:del w:id="20" w:author="msi" w:date="2026-09-22T12:49:00Z" w16du:dateUtc="2026-09-22T16:49:00Z">
        <w:r>
          <w:rPr>
            <w:rFonts w:ascii="Arial"/>
            <w:b/>
            <w:sz w:val="32"/>
          </w:rPr>
          <w:delText>MassHealth Pediatric Behavioral Health Medication</w:delText>
        </w:r>
        <w:r>
          <w:rPr>
            <w:rFonts w:ascii="Arial"/>
            <w:b/>
            <w:spacing w:val="52"/>
            <w:sz w:val="32"/>
          </w:rPr>
          <w:delText xml:space="preserve"> </w:delText>
        </w:r>
        <w:bookmarkStart w:id="21" w:name="_Hlk92369656"/>
        <w:r w:rsidR="001E63EF" w:rsidRPr="001E63EF">
          <w:rPr>
            <w:rFonts w:ascii="Arial"/>
            <w:b/>
            <w:sz w:val="32"/>
          </w:rPr>
          <w:delText>Initiative</w:delText>
        </w:r>
        <w:bookmarkEnd w:id="21"/>
      </w:del>
    </w:p>
    <w:p w14:paraId="78240340" w14:textId="6FC4D0AC" w:rsidR="001F1864" w:rsidRDefault="00C25951">
      <w:pPr>
        <w:pStyle w:val="BodyText"/>
        <w:rPr>
          <w:del w:id="22" w:author="msi" w:date="2026-09-22T12:49:00Z" w16du:dateUtc="2026-09-22T16:49:00Z"/>
          <w:rFonts w:ascii="Arial"/>
          <w:b/>
          <w:sz w:val="18"/>
        </w:rPr>
      </w:pPr>
      <w:del w:id="23" w:author="msi" w:date="2026-09-22T12:49:00Z" w16du:dateUtc="2026-09-22T16:49:00Z">
        <w:r>
          <w:rPr>
            <w:noProof/>
          </w:rPr>
          <mc:AlternateContent>
            <mc:Choice Requires="wps">
              <w:drawing>
                <wp:inline distT="0" distB="0" distL="0" distR="0" wp14:anchorId="64E3B130" wp14:editId="4FC1306C">
                  <wp:extent cx="6858000" cy="0"/>
                  <wp:effectExtent l="0" t="19050" r="0" b="19050"/>
                  <wp:docPr id="4" name="Line 4" descr="Used to seperate the title information from the body of the document." title="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52439FD" id="Line 4" o:spid="_x0000_s1026" alt="Title: Border - Description: Used to seperate the title information from the body of the document." style="visibility:visible;mso-wrap-style:square;mso-left-percent:-10001;mso-top-percent:-10001;mso-position-horizontal:absolute;mso-position-horizontal-relative:char;mso-position-vertical:absolute;mso-position-vertical-relative:line;mso-left-percent:-10001;mso-top-percent:-10001" from="0,0" to="54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" strokecolor="#939598" strokeweight="3pt">
                  <w10:anchorlock/>
                </v:line>
              </w:pict>
            </mc:Fallback>
          </mc:AlternateContent>
        </w:r>
      </w:del>
    </w:p>
    <w:p w14:paraId="189DA923" w14:textId="77777777" w:rsidR="001F1864" w:rsidRDefault="00C25951">
      <w:pPr>
        <w:pStyle w:val="Heading1"/>
        <w:ind w:left="4640" w:right="4640"/>
        <w:jc w:val="center"/>
        <w:rPr>
          <w:del w:id="24" w:author="msi" w:date="2026-09-22T12:49:00Z" w16du:dateUtc="2026-09-22T16:49:00Z"/>
        </w:rPr>
      </w:pPr>
      <w:del w:id="25" w:author="msi" w:date="2026-09-22T12:49:00Z" w16du:dateUtc="2026-09-22T16:49:00Z">
        <w:r>
          <w:delText>BACKGROUND</w:delText>
        </w:r>
      </w:del>
    </w:p>
    <w:p w14:paraId="736E52FE" w14:textId="77777777" w:rsidR="001F1864" w:rsidRDefault="001F1864">
      <w:pPr>
        <w:pStyle w:val="BodyText"/>
        <w:spacing w:before="1"/>
        <w:rPr>
          <w:del w:id="26" w:author="msi" w:date="2026-09-22T12:49:00Z" w16du:dateUtc="2026-09-22T16:49:00Z"/>
          <w:rFonts w:ascii="Arial"/>
          <w:b/>
          <w:sz w:val="24"/>
        </w:rPr>
      </w:pPr>
    </w:p>
    <w:p w14:paraId="6A72CBB6" w14:textId="77777777" w:rsidR="001F1864" w:rsidRDefault="00C25951">
      <w:pPr>
        <w:pStyle w:val="BodyText"/>
        <w:spacing w:before="1" w:line="232" w:lineRule="auto"/>
        <w:ind w:left="320" w:right="414"/>
        <w:rPr>
          <w:del w:id="27" w:author="msi" w:date="2026-09-22T12:49:00Z" w16du:dateUtc="2026-09-22T16:49:00Z"/>
        </w:rPr>
      </w:pPr>
      <w:del w:id="28" w:author="msi" w:date="2026-09-22T12:49:00Z" w16du:dateUtc="2026-09-22T16:49:00Z">
        <w:r>
          <w:delText>The Pediatric Behavioral Health Medication Initiative proactively requires prior authorization for pediatric members (generally members less than 18 years of age) for certain behavioral health medication classes and/or specific medication combinations (i.e., polypharmacy) that have limited evidence for safety and efficacy in the pediatric population.</w:delText>
        </w:r>
      </w:del>
    </w:p>
    <w:p w14:paraId="50FE059E" w14:textId="70C355F9" w:rsidR="001F1864" w:rsidRDefault="00C25951">
      <w:pPr>
        <w:pStyle w:val="BodyText"/>
        <w:spacing w:before="119" w:line="232" w:lineRule="auto"/>
        <w:ind w:left="320" w:right="70"/>
        <w:rPr>
          <w:del w:id="29" w:author="msi" w:date="2026-09-22T12:49:00Z" w16du:dateUtc="2026-09-22T16:49:00Z"/>
        </w:rPr>
      </w:pPr>
      <w:del w:id="30" w:author="msi" w:date="2026-09-22T12:49:00Z" w16du:dateUtc="2026-09-22T16:49:00Z">
        <w:r>
          <w:delText>As part of this initiative, the following situations will require a prior authorization:</w:delText>
        </w:r>
      </w:del>
    </w:p>
    <w:p w14:paraId="3C2A6BF2" w14:textId="7FA50853" w:rsidR="001F1864" w:rsidRDefault="00C25951">
      <w:pPr>
        <w:pStyle w:val="ListParagraph"/>
        <w:numPr>
          <w:ilvl w:val="0"/>
          <w:numId w:val="1"/>
        </w:numPr>
        <w:tabs>
          <w:tab w:val="left" w:pos="860"/>
        </w:tabs>
        <w:spacing w:before="132" w:line="220" w:lineRule="auto"/>
        <w:ind w:right="332"/>
        <w:rPr>
          <w:del w:id="31" w:author="msi" w:date="2026-09-22T12:49:00Z" w16du:dateUtc="2026-09-22T16:49:00Z"/>
        </w:rPr>
      </w:pPr>
      <w:del w:id="32" w:author="msi" w:date="2026-09-22T12:49:00Z" w16du:dateUtc="2026-09-22T16:49:00Z">
        <w:r w:rsidRPr="007A6EE7">
          <w:rPr>
            <w:b/>
          </w:rPr>
          <w:delText>Behavioral</w:delText>
        </w:r>
        <w:r w:rsidRPr="007A6EE7">
          <w:rPr>
            <w:b/>
            <w:spacing w:val="-6"/>
          </w:rPr>
          <w:delText xml:space="preserve"> </w:delText>
        </w:r>
        <w:r w:rsidRPr="007A6EE7">
          <w:rPr>
            <w:b/>
          </w:rPr>
          <w:delText>health</w:delText>
        </w:r>
        <w:r w:rsidRPr="007A6EE7">
          <w:rPr>
            <w:b/>
            <w:spacing w:val="-6"/>
          </w:rPr>
          <w:delText xml:space="preserve"> </w:delText>
        </w:r>
        <w:r w:rsidRPr="007A6EE7">
          <w:rPr>
            <w:b/>
          </w:rPr>
          <w:delText>medication</w:delText>
        </w:r>
        <w:r w:rsidRPr="007A6EE7">
          <w:rPr>
            <w:b/>
            <w:spacing w:val="-7"/>
          </w:rPr>
          <w:delText xml:space="preserve"> </w:delText>
        </w:r>
        <w:r w:rsidRPr="007A6EE7">
          <w:rPr>
            <w:b/>
          </w:rPr>
          <w:delText>polypharmacy</w:delText>
        </w:r>
        <w:r w:rsidRPr="007A6EE7">
          <w:delText>:</w:delText>
        </w:r>
        <w:r w:rsidRPr="007A6EE7">
          <w:rPr>
            <w:spacing w:val="-6"/>
          </w:rPr>
          <w:delText xml:space="preserve"> </w:delText>
        </w:r>
        <w:r w:rsidRPr="007A6EE7">
          <w:delText>(i.e., alpha</w:delText>
        </w:r>
        <w:r w:rsidRPr="007A6EE7">
          <w:rPr>
            <w:position w:val="-6"/>
            <w:sz w:val="13"/>
          </w:rPr>
          <w:delText xml:space="preserve">2 </w:delText>
        </w:r>
        <w:r w:rsidRPr="007A6EE7">
          <w:delText>agonists, antidepressants, antipsychotics</w:delText>
        </w:r>
        <w:r w:rsidR="00341431" w:rsidRPr="007A6EE7">
          <w:delText>, armodafinil</w:delText>
        </w:r>
        <w:r w:rsidRPr="007A6EE7">
          <w:delText xml:space="preserve">, </w:delText>
        </w:r>
        <w:r w:rsidRPr="007A6EE7">
          <w:rPr>
            <w:spacing w:val="-3"/>
          </w:rPr>
          <w:delText xml:space="preserve">atomoxetine, </w:delText>
        </w:r>
        <w:r w:rsidRPr="007A6EE7">
          <w:delText>benzodiazepines, buspirone,</w:delText>
        </w:r>
        <w:r w:rsidRPr="007A6EE7">
          <w:rPr>
            <w:spacing w:val="-7"/>
          </w:rPr>
          <w:delText xml:space="preserve"> </w:delText>
        </w:r>
        <w:r w:rsidRPr="007A6EE7">
          <w:delText>cerebral</w:delText>
        </w:r>
        <w:r w:rsidRPr="007A6EE7">
          <w:rPr>
            <w:spacing w:val="-7"/>
          </w:rPr>
          <w:delText xml:space="preserve"> </w:delText>
        </w:r>
        <w:r w:rsidRPr="007A6EE7">
          <w:delText>stimulants</w:delText>
        </w:r>
        <w:r w:rsidR="00341431" w:rsidRPr="007A6EE7">
          <w:delText>, donepezil</w:delText>
        </w:r>
        <w:r w:rsidRPr="007A6EE7">
          <w:delText>,</w:delText>
        </w:r>
        <w:r w:rsidRPr="007A6EE7">
          <w:rPr>
            <w:spacing w:val="-6"/>
          </w:rPr>
          <w:delText xml:space="preserve"> </w:delText>
        </w:r>
        <w:r w:rsidRPr="007A6EE7">
          <w:delText>hypnotic</w:delText>
        </w:r>
        <w:r w:rsidRPr="007A6EE7">
          <w:rPr>
            <w:spacing w:val="-6"/>
          </w:rPr>
          <w:delText xml:space="preserve"> </w:delText>
        </w:r>
        <w:r w:rsidRPr="007A6EE7">
          <w:delText>agents,</w:delText>
        </w:r>
        <w:r w:rsidR="00341431" w:rsidRPr="007A6EE7">
          <w:delText xml:space="preserve"> memantine, </w:delText>
        </w:r>
        <w:r w:rsidR="00E02235">
          <w:delText xml:space="preserve">meprobamate, </w:delText>
        </w:r>
        <w:r w:rsidR="00341431" w:rsidRPr="007A6EE7">
          <w:delText>modafinil,</w:delText>
        </w:r>
        <w:r w:rsidRPr="007A6EE7">
          <w:rPr>
            <w:spacing w:val="-6"/>
          </w:rPr>
          <w:delText xml:space="preserve"> </w:delText>
        </w:r>
        <w:r w:rsidRPr="007A6EE7">
          <w:delText>mood</w:delText>
        </w:r>
        <w:r w:rsidRPr="007A6EE7">
          <w:rPr>
            <w:spacing w:val="-6"/>
          </w:rPr>
          <w:delText xml:space="preserve"> </w:delText>
        </w:r>
        <w:r w:rsidRPr="007A6EE7">
          <w:delText>stabilizers</w:delText>
        </w:r>
        <w:r w:rsidR="00F935A6">
          <w:delText xml:space="preserve"> [</w:delText>
        </w:r>
        <w:r w:rsidR="00F935A6" w:rsidRPr="00F935A6">
          <w:delText>agents considered to be used only for seizure diagnoses are not included</w:delText>
        </w:r>
        <w:r w:rsidR="00F935A6">
          <w:delText>]</w:delText>
        </w:r>
        <w:r w:rsidR="00D302E5">
          <w:delText>,</w:delText>
        </w:r>
        <w:r w:rsidR="00AD49AA">
          <w:delText xml:space="preserve"> </w:delText>
        </w:r>
        <w:r w:rsidR="00341431" w:rsidRPr="007A6EE7">
          <w:delText>naltrexone</w:delText>
        </w:r>
        <w:r w:rsidR="00D302E5">
          <w:delText xml:space="preserve">, </w:delText>
        </w:r>
        <w:r w:rsidR="00E02235">
          <w:delText>prazosin,</w:delText>
        </w:r>
        <w:r w:rsidR="00D302E5" w:rsidRPr="00D302E5">
          <w:delText xml:space="preserve"> viloxazine</w:delText>
        </w:r>
        <w:r w:rsidR="004D1D99">
          <w:delText xml:space="preserve">, and </w:delText>
        </w:r>
        <w:r w:rsidR="004D1D99" w:rsidRPr="004D1D99">
          <w:delText>xanomeline/trospium</w:delText>
        </w:r>
        <w:r w:rsidRPr="007A6EE7">
          <w:delText>)</w:delText>
        </w:r>
        <w:r w:rsidRPr="007A6EE7">
          <w:rPr>
            <w:spacing w:val="-7"/>
          </w:rPr>
          <w:delText xml:space="preserve"> </w:delText>
        </w:r>
        <w:r w:rsidR="00490FC5">
          <w:rPr>
            <w:spacing w:val="-7"/>
          </w:rPr>
          <w:delText xml:space="preserve">filled </w:delText>
        </w:r>
        <w:r w:rsidRPr="007A6EE7">
          <w:delText>within</w:delText>
        </w:r>
        <w:r w:rsidRPr="007A6EE7">
          <w:rPr>
            <w:spacing w:val="-6"/>
          </w:rPr>
          <w:delText xml:space="preserve"> </w:delText>
        </w:r>
        <w:r w:rsidRPr="007A6EE7">
          <w:delText>a</w:delText>
        </w:r>
        <w:r w:rsidRPr="007A6EE7">
          <w:rPr>
            <w:spacing w:val="-7"/>
          </w:rPr>
          <w:delText xml:space="preserve"> </w:delText>
        </w:r>
        <w:r w:rsidRPr="00051D4C">
          <w:delText>45</w:delText>
        </w:r>
        <w:r w:rsidR="00B410C0" w:rsidRPr="00051D4C">
          <w:rPr>
            <w:spacing w:val="-6"/>
          </w:rPr>
          <w:delText>-</w:delText>
        </w:r>
        <w:r w:rsidRPr="00051D4C">
          <w:delText>day</w:delText>
        </w:r>
        <w:r w:rsidRPr="00807C14">
          <w:rPr>
            <w:spacing w:val="-6"/>
          </w:rPr>
          <w:delText xml:space="preserve"> </w:delText>
        </w:r>
        <w:r w:rsidRPr="007F6F30">
          <w:delText>period</w:delText>
        </w:r>
        <w:r w:rsidRPr="007F6F30">
          <w:rPr>
            <w:spacing w:val="-7"/>
          </w:rPr>
          <w:delText xml:space="preserve"> </w:delText>
        </w:r>
        <w:r w:rsidRPr="007F6F30">
          <w:delText>for</w:delText>
        </w:r>
        <w:r w:rsidRPr="007F6F30">
          <w:rPr>
            <w:spacing w:val="-7"/>
          </w:rPr>
          <w:delText xml:space="preserve"> </w:delText>
        </w:r>
        <w:r w:rsidRPr="007F6F30">
          <w:delText>members</w:delText>
        </w:r>
        <w:r w:rsidRPr="007F6F30">
          <w:rPr>
            <w:spacing w:val="-7"/>
          </w:rPr>
          <w:delText xml:space="preserve"> </w:delText>
        </w:r>
        <w:r w:rsidRPr="007F6F30">
          <w:delText>less than 18 years of</w:delText>
        </w:r>
        <w:r w:rsidRPr="007F6F30">
          <w:rPr>
            <w:spacing w:val="-12"/>
          </w:rPr>
          <w:delText xml:space="preserve"> </w:delText>
        </w:r>
        <w:r w:rsidRPr="007F6F30">
          <w:delText>age</w:delText>
        </w:r>
        <w:r w:rsidR="00D77BE7">
          <w:delText>:</w:delText>
        </w:r>
      </w:del>
    </w:p>
    <w:p w14:paraId="4DDBEA28" w14:textId="25CC7FBD" w:rsidR="00D77BE7" w:rsidRDefault="004432B7" w:rsidP="00D77BE7">
      <w:pPr>
        <w:pStyle w:val="ListParagraph"/>
        <w:numPr>
          <w:ilvl w:val="1"/>
          <w:numId w:val="1"/>
        </w:numPr>
        <w:tabs>
          <w:tab w:val="left" w:pos="860"/>
        </w:tabs>
        <w:spacing w:before="132" w:line="220" w:lineRule="auto"/>
        <w:ind w:right="332"/>
        <w:rPr>
          <w:del w:id="33" w:author="msi" w:date="2026-09-22T12:49:00Z" w16du:dateUtc="2026-09-22T16:49:00Z"/>
        </w:rPr>
      </w:pPr>
      <w:del w:id="34" w:author="msi" w:date="2026-09-22T12:49:00Z" w16du:dateUtc="2026-09-22T16:49:00Z">
        <w:r w:rsidRPr="004432B7">
          <w:delText xml:space="preserve">Pharmacy claims for 4 or more behavioral health medications </w:delText>
        </w:r>
        <w:r w:rsidRPr="00454F9B">
          <w:rPr>
            <w:b/>
            <w:bCs/>
          </w:rPr>
          <w:delText>if one of the following is included</w:delText>
        </w:r>
        <w:r w:rsidRPr="004432B7">
          <w:delText>: an antipsychotic, a benzodiazepine, divalproex/valproate, lithium, or a tricyclic antidepressant</w:delText>
        </w:r>
      </w:del>
    </w:p>
    <w:p w14:paraId="4AB692E0" w14:textId="4ADAF83D" w:rsidR="004432B7" w:rsidRPr="007F6F30" w:rsidRDefault="00465120" w:rsidP="00454F9B">
      <w:pPr>
        <w:pStyle w:val="ListParagraph"/>
        <w:numPr>
          <w:ilvl w:val="1"/>
          <w:numId w:val="1"/>
        </w:numPr>
        <w:tabs>
          <w:tab w:val="left" w:pos="860"/>
        </w:tabs>
        <w:spacing w:before="132" w:line="220" w:lineRule="auto"/>
        <w:ind w:right="332"/>
        <w:rPr>
          <w:del w:id="35" w:author="msi" w:date="2026-09-22T12:49:00Z" w16du:dateUtc="2026-09-22T16:49:00Z"/>
        </w:rPr>
      </w:pPr>
      <w:del w:id="36" w:author="msi" w:date="2026-09-22T12:49:00Z" w16du:dateUtc="2026-09-22T16:49:00Z">
        <w:r w:rsidRPr="00465120">
          <w:delText>Pharmacy claims for 5 or more behavioral health medications (regardless of the medications included)</w:delText>
        </w:r>
      </w:del>
    </w:p>
    <w:p w14:paraId="427BEBD2" w14:textId="23278979" w:rsidR="001F1864" w:rsidRDefault="00C25951">
      <w:pPr>
        <w:pStyle w:val="ListParagraph"/>
        <w:numPr>
          <w:ilvl w:val="0"/>
          <w:numId w:val="1"/>
        </w:numPr>
        <w:tabs>
          <w:tab w:val="left" w:pos="860"/>
        </w:tabs>
        <w:spacing w:line="232" w:lineRule="auto"/>
        <w:ind w:right="420"/>
        <w:rPr>
          <w:del w:id="37" w:author="msi" w:date="2026-09-22T12:49:00Z" w16du:dateUtc="2026-09-22T16:49:00Z"/>
        </w:rPr>
      </w:pPr>
      <w:del w:id="38" w:author="msi" w:date="2026-09-22T12:49:00Z" w16du:dateUtc="2026-09-22T16:49:00Z">
        <w:r>
          <w:rPr>
            <w:b/>
          </w:rPr>
          <w:delText>Antipsychotic</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6"/>
          </w:rPr>
          <w:delText xml:space="preserve"> </w:delText>
        </w:r>
        <w:r>
          <w:delText>claims</w:delText>
        </w:r>
        <w:r>
          <w:rPr>
            <w:spacing w:val="-6"/>
          </w:rPr>
          <w:delText xml:space="preserve"> </w:delText>
        </w:r>
        <w:r>
          <w:delText>for</w:delText>
        </w:r>
        <w:r>
          <w:rPr>
            <w:spacing w:val="-6"/>
          </w:rPr>
          <w:delText xml:space="preserve"> </w:delText>
        </w:r>
        <w:r>
          <w:delText>two</w:delText>
        </w:r>
        <w:r>
          <w:rPr>
            <w:spacing w:val="-6"/>
          </w:rPr>
          <w:delText xml:space="preserve"> </w:delText>
        </w:r>
        <w:r>
          <w:delText>or</w:delText>
        </w:r>
        <w:r>
          <w:rPr>
            <w:spacing w:val="-6"/>
          </w:rPr>
          <w:delText xml:space="preserve"> </w:delText>
        </w:r>
        <w:r>
          <w:delText>more</w:delText>
        </w:r>
        <w:r>
          <w:rPr>
            <w:spacing w:val="-6"/>
          </w:rPr>
          <w:delText xml:space="preserve"> </w:delText>
        </w:r>
        <w:r>
          <w:delText>antipsychotics</w:delText>
        </w:r>
        <w:r>
          <w:rPr>
            <w:spacing w:val="-6"/>
          </w:rPr>
          <w:delText xml:space="preserve"> </w:delText>
        </w:r>
        <w:r>
          <w:delText>for</w:delText>
        </w:r>
        <w:r>
          <w:rPr>
            <w:spacing w:val="-6"/>
          </w:rPr>
          <w:delText xml:space="preserve"> </w:delText>
        </w:r>
        <w:r>
          <w:delText>at</w:delText>
        </w:r>
        <w:r>
          <w:rPr>
            <w:spacing w:val="-6"/>
          </w:rPr>
          <w:delText xml:space="preserve"> </w:delText>
        </w:r>
        <w:r>
          <w:delText>least</w:delText>
        </w:r>
        <w:r>
          <w:rPr>
            <w:spacing w:val="-6"/>
          </w:rPr>
          <w:delText xml:space="preserve"> </w:delText>
        </w:r>
        <w:r>
          <w:delText>60</w:delText>
        </w:r>
        <w:r>
          <w:rPr>
            <w:spacing w:val="-6"/>
          </w:rPr>
          <w:delText xml:space="preserve"> </w:delText>
        </w:r>
        <w:r>
          <w:rPr>
            <w:spacing w:val="-3"/>
          </w:rPr>
          <w:delText xml:space="preserve">days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2712A704" w14:textId="3ED19AF5" w:rsidR="001F1864" w:rsidRDefault="00C25951">
      <w:pPr>
        <w:pStyle w:val="ListParagraph"/>
        <w:numPr>
          <w:ilvl w:val="0"/>
          <w:numId w:val="1"/>
        </w:numPr>
        <w:tabs>
          <w:tab w:val="left" w:pos="860"/>
        </w:tabs>
        <w:spacing w:line="232" w:lineRule="auto"/>
        <w:ind w:right="557"/>
        <w:rPr>
          <w:del w:id="39" w:author="msi" w:date="2026-09-22T12:49:00Z" w16du:dateUtc="2026-09-22T16:49:00Z"/>
        </w:rPr>
      </w:pPr>
      <w:del w:id="40" w:author="msi" w:date="2026-09-22T12:49:00Z" w16du:dateUtc="2026-09-22T16:49:00Z">
        <w:r>
          <w:rPr>
            <w:b/>
          </w:rPr>
          <w:delText>Antidepressant</w:delText>
        </w:r>
        <w:r>
          <w:rPr>
            <w:b/>
            <w:spacing w:val="-6"/>
          </w:rPr>
          <w:delText xml:space="preserve"> </w:delText>
        </w:r>
        <w:r>
          <w:rPr>
            <w:b/>
          </w:rPr>
          <w:delText>polypharmacy</w:delText>
        </w:r>
        <w:r>
          <w:delText>:</w:delText>
        </w:r>
        <w:r>
          <w:rPr>
            <w:spacing w:val="-6"/>
          </w:rPr>
          <w:delText xml:space="preserve"> </w:delText>
        </w:r>
        <w:r>
          <w:delText>overlapping</w:delText>
        </w:r>
        <w:r>
          <w:rPr>
            <w:spacing w:val="-6"/>
          </w:rPr>
          <w:delText xml:space="preserve"> </w:delText>
        </w:r>
        <w:r>
          <w:delText>pharmacy</w:delText>
        </w:r>
        <w:r>
          <w:rPr>
            <w:spacing w:val="-7"/>
          </w:rPr>
          <w:delText xml:space="preserve"> </w:delText>
        </w:r>
        <w:r>
          <w:delText>claims</w:delText>
        </w:r>
        <w:r>
          <w:rPr>
            <w:spacing w:val="-6"/>
          </w:rPr>
          <w:delText xml:space="preserve"> </w:delText>
        </w:r>
        <w:r>
          <w:delText>for</w:delText>
        </w:r>
        <w:r>
          <w:rPr>
            <w:spacing w:val="-7"/>
          </w:rPr>
          <w:delText xml:space="preserve"> </w:delText>
        </w:r>
        <w:r>
          <w:delText>two</w:delText>
        </w:r>
        <w:r>
          <w:rPr>
            <w:spacing w:val="-7"/>
          </w:rPr>
          <w:delText xml:space="preserve"> </w:delText>
        </w:r>
        <w:r>
          <w:delText>or</w:delText>
        </w:r>
        <w:r>
          <w:rPr>
            <w:spacing w:val="-7"/>
          </w:rPr>
          <w:delText xml:space="preserve"> </w:delText>
        </w:r>
        <w:r>
          <w:delText>more</w:delText>
        </w:r>
        <w:r>
          <w:rPr>
            <w:spacing w:val="-6"/>
          </w:rPr>
          <w:delText xml:space="preserve"> </w:delText>
        </w:r>
        <w:r>
          <w:delText>antidepressants</w:delText>
        </w:r>
        <w:r>
          <w:rPr>
            <w:spacing w:val="-6"/>
          </w:rPr>
          <w:delText xml:space="preserve"> </w:delText>
        </w:r>
        <w:r>
          <w:delText>for</w:delText>
        </w:r>
        <w:r>
          <w:rPr>
            <w:spacing w:val="-7"/>
          </w:rPr>
          <w:delText xml:space="preserve"> </w:delText>
        </w:r>
        <w:r>
          <w:delText>at</w:delText>
        </w:r>
        <w:r>
          <w:rPr>
            <w:spacing w:val="-6"/>
          </w:rPr>
          <w:delText xml:space="preserve"> </w:delText>
        </w:r>
        <w:r>
          <w:delText>least</w:delText>
        </w:r>
        <w:r>
          <w:rPr>
            <w:spacing w:val="-6"/>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119E021F" w14:textId="0A328518" w:rsidR="001F1864" w:rsidRDefault="00C25951">
      <w:pPr>
        <w:pStyle w:val="ListParagraph"/>
        <w:numPr>
          <w:ilvl w:val="0"/>
          <w:numId w:val="1"/>
        </w:numPr>
        <w:tabs>
          <w:tab w:val="left" w:pos="860"/>
        </w:tabs>
        <w:spacing w:line="232" w:lineRule="auto"/>
        <w:ind w:right="430"/>
        <w:rPr>
          <w:del w:id="41" w:author="msi" w:date="2026-09-22T12:49:00Z" w16du:dateUtc="2026-09-22T16:49:00Z"/>
        </w:rPr>
      </w:pPr>
      <w:del w:id="42" w:author="msi" w:date="2026-09-22T12:49:00Z" w16du:dateUtc="2026-09-22T16:49:00Z">
        <w:r>
          <w:rPr>
            <w:b/>
          </w:rPr>
          <w:delText>Cerebral stimulant polypharmacy</w:delText>
        </w:r>
        <w:r>
          <w:delText>: overlapping pharmacy claims for two or more cerebral stimulants (immediate-release</w:delText>
        </w:r>
        <w:r>
          <w:rPr>
            <w:spacing w:val="-6"/>
          </w:rPr>
          <w:delText xml:space="preserve"> </w:delText>
        </w:r>
        <w:r>
          <w:delText>and</w:delText>
        </w:r>
        <w:r>
          <w:rPr>
            <w:spacing w:val="-7"/>
          </w:rPr>
          <w:delText xml:space="preserve"> </w:delText>
        </w:r>
        <w:r>
          <w:delText>extended-release</w:delText>
        </w:r>
        <w:r>
          <w:rPr>
            <w:spacing w:val="-6"/>
          </w:rPr>
          <w:delText xml:space="preserve"> </w:delText>
        </w:r>
        <w:r>
          <w:delText>formulations</w:delText>
        </w:r>
        <w:r>
          <w:rPr>
            <w:spacing w:val="-7"/>
          </w:rPr>
          <w:delText xml:space="preserve"> </w:delText>
        </w:r>
        <w:r>
          <w:delText>of</w:delText>
        </w:r>
        <w:r>
          <w:rPr>
            <w:spacing w:val="-7"/>
          </w:rPr>
          <w:delText xml:space="preserve"> </w:delText>
        </w:r>
        <w:r>
          <w:delText>the</w:delText>
        </w:r>
        <w:r>
          <w:rPr>
            <w:spacing w:val="-6"/>
          </w:rPr>
          <w:delText xml:space="preserve"> </w:delText>
        </w:r>
        <w:r>
          <w:delText>same</w:delText>
        </w:r>
        <w:r>
          <w:rPr>
            <w:spacing w:val="-7"/>
          </w:rPr>
          <w:delText xml:space="preserve"> </w:delText>
        </w:r>
        <w:r>
          <w:delText>chemical</w:delText>
        </w:r>
        <w:r>
          <w:rPr>
            <w:spacing w:val="-7"/>
          </w:rPr>
          <w:delText xml:space="preserve"> </w:delText>
        </w:r>
        <w:r>
          <w:delText>entity</w:delText>
        </w:r>
        <w:r>
          <w:rPr>
            <w:spacing w:val="-7"/>
          </w:rPr>
          <w:delText xml:space="preserve"> </w:delText>
        </w:r>
        <w:r>
          <w:delText>are</w:delText>
        </w:r>
        <w:r>
          <w:rPr>
            <w:spacing w:val="-6"/>
          </w:rPr>
          <w:delText xml:space="preserve"> </w:delText>
        </w:r>
        <w:r>
          <w:delText>counted</w:delText>
        </w:r>
        <w:r>
          <w:rPr>
            <w:spacing w:val="-6"/>
          </w:rPr>
          <w:delText xml:space="preserve"> </w:delText>
        </w:r>
        <w:r>
          <w:delText>as</w:delText>
        </w:r>
        <w:r>
          <w:rPr>
            <w:spacing w:val="-7"/>
          </w:rPr>
          <w:delText xml:space="preserve"> </w:delText>
        </w:r>
        <w:r>
          <w:delText>one)</w:delText>
        </w:r>
        <w:r>
          <w:rPr>
            <w:spacing w:val="-7"/>
          </w:rPr>
          <w:delText xml:space="preserve"> </w:delText>
        </w:r>
        <w:r>
          <w:delText>for</w:delText>
        </w:r>
        <w:r>
          <w:rPr>
            <w:spacing w:val="-7"/>
          </w:rPr>
          <w:delText xml:space="preserve"> </w:delText>
        </w:r>
        <w:r>
          <w:delText>at least</w:delText>
        </w:r>
        <w:r>
          <w:rPr>
            <w:spacing w:val="-3"/>
          </w:rPr>
          <w:delText xml:space="preserve"> </w:delText>
        </w:r>
        <w:r>
          <w:delText>60</w:delText>
        </w:r>
        <w:r>
          <w:rPr>
            <w:spacing w:val="-3"/>
          </w:rPr>
          <w:delText xml:space="preserve"> days</w:delText>
        </w:r>
        <w:r>
          <w:rPr>
            <w:spacing w:val="-4"/>
          </w:rPr>
          <w:delText xml:space="preserve"> </w:delText>
        </w:r>
        <w:r>
          <w:delText>within</w:delText>
        </w:r>
        <w:r>
          <w:rPr>
            <w:spacing w:val="-3"/>
          </w:rPr>
          <w:delText xml:space="preserve"> </w:delText>
        </w:r>
        <w:r>
          <w:delText>a</w:delText>
        </w:r>
        <w:r>
          <w:rPr>
            <w:spacing w:val="-4"/>
          </w:rPr>
          <w:delText xml:space="preserve"> </w:delText>
        </w:r>
        <w:r>
          <w:delText>90</w:delText>
        </w:r>
        <w:r w:rsidR="00B410C0">
          <w:rPr>
            <w:spacing w:val="-3"/>
          </w:rPr>
          <w:delText>-</w:delText>
        </w:r>
        <w:r>
          <w:delText>day</w:delText>
        </w:r>
        <w:r>
          <w:rPr>
            <w:spacing w:val="-3"/>
          </w:rPr>
          <w:delText xml:space="preserve"> </w:delText>
        </w:r>
        <w:r>
          <w:delText>period</w:delText>
        </w:r>
        <w:r>
          <w:rPr>
            <w:spacing w:val="-4"/>
          </w:rPr>
          <w:delText xml:space="preserve"> </w:delText>
        </w:r>
        <w:r>
          <w:delText>for</w:delText>
        </w:r>
        <w:r>
          <w:rPr>
            <w:spacing w:val="-4"/>
          </w:rPr>
          <w:delText xml:space="preserve"> </w:delText>
        </w:r>
        <w:r>
          <w:delText>members</w:delText>
        </w:r>
        <w:r>
          <w:rPr>
            <w:spacing w:val="-4"/>
          </w:rPr>
          <w:delText xml:space="preserve"> </w:delText>
        </w:r>
        <w:r>
          <w:delText>less</w:delText>
        </w:r>
        <w:r>
          <w:rPr>
            <w:spacing w:val="-4"/>
          </w:rPr>
          <w:delText xml:space="preserve"> </w:delText>
        </w:r>
        <w:r>
          <w:delText>than</w:delText>
        </w:r>
        <w:r>
          <w:rPr>
            <w:spacing w:val="-3"/>
          </w:rPr>
          <w:delText xml:space="preserve"> </w:delText>
        </w:r>
        <w:r>
          <w:delText>18</w:delText>
        </w:r>
        <w:r>
          <w:rPr>
            <w:spacing w:val="-3"/>
          </w:rPr>
          <w:delText xml:space="preserve"> </w:delText>
        </w:r>
        <w:r>
          <w:delText>years</w:delText>
        </w:r>
        <w:r>
          <w:rPr>
            <w:spacing w:val="-4"/>
          </w:rPr>
          <w:delText xml:space="preserve"> </w:delText>
        </w:r>
        <w:r>
          <w:delText>of</w:delText>
        </w:r>
        <w:r>
          <w:rPr>
            <w:spacing w:val="-4"/>
          </w:rPr>
          <w:delText xml:space="preserve"> </w:delText>
        </w:r>
        <w:r>
          <w:delText>age;</w:delText>
        </w:r>
      </w:del>
    </w:p>
    <w:p w14:paraId="75C4258B" w14:textId="76F95ACC" w:rsidR="001F1864" w:rsidRDefault="00C25951">
      <w:pPr>
        <w:pStyle w:val="ListParagraph"/>
        <w:numPr>
          <w:ilvl w:val="0"/>
          <w:numId w:val="1"/>
        </w:numPr>
        <w:tabs>
          <w:tab w:val="left" w:pos="860"/>
        </w:tabs>
        <w:spacing w:line="232" w:lineRule="auto"/>
        <w:ind w:right="356"/>
        <w:rPr>
          <w:del w:id="43" w:author="msi" w:date="2026-09-22T12:49:00Z" w16du:dateUtc="2026-09-22T16:49:00Z"/>
        </w:rPr>
      </w:pPr>
      <w:del w:id="44" w:author="msi" w:date="2026-09-22T12:49:00Z" w16du:dateUtc="2026-09-22T16:49:00Z">
        <w:r>
          <w:rPr>
            <w:b/>
          </w:rPr>
          <w:delText>Mood</w:delText>
        </w:r>
        <w:r>
          <w:rPr>
            <w:b/>
            <w:spacing w:val="-6"/>
          </w:rPr>
          <w:delText xml:space="preserve"> </w:delText>
        </w:r>
        <w:r>
          <w:rPr>
            <w:b/>
          </w:rPr>
          <w:delText>stabilizer</w:delText>
        </w:r>
        <w:r>
          <w:rPr>
            <w:b/>
            <w:spacing w:val="-6"/>
          </w:rPr>
          <w:delText xml:space="preserve"> </w:delText>
        </w:r>
        <w:r>
          <w:rPr>
            <w:b/>
          </w:rPr>
          <w:delText>polypharmacy</w:delText>
        </w:r>
        <w:r>
          <w:delText>:</w:delText>
        </w:r>
        <w:r>
          <w:rPr>
            <w:spacing w:val="-5"/>
          </w:rPr>
          <w:delText xml:space="preserve"> </w:delText>
        </w:r>
        <w:r>
          <w:delText>overlapping</w:delText>
        </w:r>
        <w:r>
          <w:rPr>
            <w:spacing w:val="-5"/>
          </w:rPr>
          <w:delText xml:space="preserve"> </w:delText>
        </w:r>
        <w:r>
          <w:delText>pharmacy</w:delText>
        </w:r>
        <w:r>
          <w:rPr>
            <w:spacing w:val="-6"/>
          </w:rPr>
          <w:delText xml:space="preserve"> </w:delText>
        </w:r>
        <w:r>
          <w:delText>claims</w:delText>
        </w:r>
        <w:r>
          <w:rPr>
            <w:spacing w:val="-5"/>
          </w:rPr>
          <w:delText xml:space="preserve"> </w:delText>
        </w:r>
        <w:r>
          <w:delText>for</w:delText>
        </w:r>
        <w:r>
          <w:rPr>
            <w:spacing w:val="-6"/>
          </w:rPr>
          <w:delText xml:space="preserve"> </w:delText>
        </w:r>
        <w:r>
          <w:delText>three</w:delText>
        </w:r>
        <w:r>
          <w:rPr>
            <w:spacing w:val="-5"/>
          </w:rPr>
          <w:delText xml:space="preserve"> </w:delText>
        </w:r>
        <w:r>
          <w:delText>or</w:delText>
        </w:r>
        <w:r>
          <w:rPr>
            <w:spacing w:val="-6"/>
          </w:rPr>
          <w:delText xml:space="preserve"> </w:delText>
        </w:r>
        <w:r>
          <w:delText>more</w:delText>
        </w:r>
        <w:r>
          <w:rPr>
            <w:spacing w:val="-5"/>
          </w:rPr>
          <w:delText xml:space="preserve"> </w:delText>
        </w:r>
        <w:r>
          <w:delText>mood</w:delText>
        </w:r>
        <w:r>
          <w:rPr>
            <w:spacing w:val="-5"/>
          </w:rPr>
          <w:delText xml:space="preserve"> </w:delText>
        </w:r>
        <w:r>
          <w:delText>stabilizers</w:delText>
        </w:r>
        <w:r>
          <w:rPr>
            <w:spacing w:val="-6"/>
          </w:rPr>
          <w:delText xml:space="preserve"> </w:delText>
        </w:r>
        <w:r w:rsidR="00F935A6" w:rsidRPr="00F935A6">
          <w:rPr>
            <w:spacing w:val="-6"/>
          </w:rPr>
          <w:delText>(agents considered to be used only for seizure diagnoses are not included)</w:delText>
        </w:r>
        <w:r w:rsidR="00F935A6">
          <w:rPr>
            <w:spacing w:val="-6"/>
          </w:rPr>
          <w:delText xml:space="preserve"> </w:delText>
        </w:r>
        <w:r>
          <w:delText>for</w:delText>
        </w:r>
        <w:r>
          <w:rPr>
            <w:spacing w:val="-6"/>
          </w:rPr>
          <w:delText xml:space="preserve"> </w:delText>
        </w:r>
        <w:r>
          <w:delText>at</w:delText>
        </w:r>
        <w:r>
          <w:rPr>
            <w:spacing w:val="-5"/>
          </w:rPr>
          <w:delText xml:space="preserve"> </w:delText>
        </w:r>
        <w:r>
          <w:delText>least</w:delText>
        </w:r>
        <w:r>
          <w:rPr>
            <w:spacing w:val="-5"/>
          </w:rPr>
          <w:delText xml:space="preserve"> </w:delText>
        </w:r>
        <w:r>
          <w:delText xml:space="preserve">60 </w:delText>
        </w:r>
        <w:r>
          <w:rPr>
            <w:spacing w:val="-3"/>
          </w:rPr>
          <w:delText xml:space="preserve">days </w:delText>
        </w:r>
        <w:r>
          <w:delText>within a 90</w:delText>
        </w:r>
        <w:r w:rsidR="00B410C0">
          <w:delText>-</w:delText>
        </w:r>
        <w:r>
          <w:delText>day period for members less than 18 years of</w:delText>
        </w:r>
        <w:r>
          <w:rPr>
            <w:spacing w:val="-35"/>
          </w:rPr>
          <w:delText xml:space="preserve"> </w:delText>
        </w:r>
        <w:r>
          <w:delText>age;</w:delText>
        </w:r>
      </w:del>
    </w:p>
    <w:p w14:paraId="00E12DE0" w14:textId="02E80C1E" w:rsidR="001F1864" w:rsidRDefault="00C25951">
      <w:pPr>
        <w:pStyle w:val="ListParagraph"/>
        <w:numPr>
          <w:ilvl w:val="0"/>
          <w:numId w:val="1"/>
        </w:numPr>
        <w:tabs>
          <w:tab w:val="left" w:pos="860"/>
        </w:tabs>
        <w:spacing w:line="232" w:lineRule="auto"/>
        <w:ind w:right="622"/>
        <w:rPr>
          <w:del w:id="45" w:author="msi" w:date="2026-09-22T12:49:00Z" w16du:dateUtc="2026-09-22T16:49:00Z"/>
        </w:rPr>
      </w:pPr>
      <w:del w:id="46" w:author="msi" w:date="2026-09-22T12:49:00Z" w16du:dateUtc="2026-09-22T16:49:00Z">
        <w:r>
          <w:rPr>
            <w:b/>
          </w:rPr>
          <w:delText>Benzodiazepine polypharmacy</w:delText>
        </w:r>
        <w:r>
          <w:delText>: overlapping pharmacy claims for two or more benzodiazepines (hypnotic benzodiazepine</w:delText>
        </w:r>
        <w:r>
          <w:rPr>
            <w:spacing w:val="-4"/>
          </w:rPr>
          <w:delText xml:space="preserve"> </w:delText>
        </w:r>
        <w:r>
          <w:delText>agents,</w:delText>
        </w:r>
        <w:r>
          <w:rPr>
            <w:spacing w:val="-4"/>
          </w:rPr>
          <w:delText xml:space="preserve"> </w:delText>
        </w:r>
        <w:r>
          <w:delText>clobazam,</w:delText>
        </w:r>
        <w:r w:rsidR="009B69F1">
          <w:delText xml:space="preserve"> nasal</w:delText>
        </w:r>
        <w:r>
          <w:rPr>
            <w:spacing w:val="-5"/>
          </w:rPr>
          <w:delText xml:space="preserve"> </w:delText>
        </w:r>
        <w:r>
          <w:delText>and</w:delText>
        </w:r>
        <w:r>
          <w:rPr>
            <w:spacing w:val="-5"/>
          </w:rPr>
          <w:delText xml:space="preserve"> </w:delText>
        </w:r>
        <w:r>
          <w:delText>rectal</w:delText>
        </w:r>
        <w:r>
          <w:rPr>
            <w:spacing w:val="-5"/>
          </w:rPr>
          <w:delText xml:space="preserve"> </w:delText>
        </w:r>
        <w:r>
          <w:delText>diazepam</w:delText>
        </w:r>
        <w:r w:rsidR="009B69F1">
          <w:delText>, and nasal midazolam</w:delText>
        </w:r>
        <w:r>
          <w:rPr>
            <w:spacing w:val="-4"/>
          </w:rPr>
          <w:delText xml:space="preserve"> </w:delText>
        </w:r>
        <w:r>
          <w:delText>are</w:delText>
        </w:r>
        <w:r>
          <w:rPr>
            <w:spacing w:val="-4"/>
          </w:rPr>
          <w:delText xml:space="preserve"> </w:delText>
        </w:r>
        <w:r>
          <w:delText>not</w:delText>
        </w:r>
        <w:r>
          <w:rPr>
            <w:spacing w:val="-5"/>
          </w:rPr>
          <w:delText xml:space="preserve"> </w:delText>
        </w:r>
        <w:r>
          <w:delText>included)</w:delText>
        </w:r>
        <w:r>
          <w:rPr>
            <w:spacing w:val="-5"/>
          </w:rPr>
          <w:delText xml:space="preserve"> </w:delText>
        </w:r>
        <w:r>
          <w:delText>for</w:delText>
        </w:r>
        <w:r>
          <w:rPr>
            <w:spacing w:val="-5"/>
          </w:rPr>
          <w:delText xml:space="preserve"> </w:delText>
        </w:r>
        <w:r>
          <w:delText>at</w:delText>
        </w:r>
        <w:r>
          <w:rPr>
            <w:spacing w:val="-4"/>
          </w:rPr>
          <w:delText xml:space="preserve"> </w:delText>
        </w:r>
        <w:r>
          <w:delText>least</w:delText>
        </w:r>
        <w:r>
          <w:rPr>
            <w:spacing w:val="-4"/>
          </w:rPr>
          <w:delText xml:space="preserve"> </w:delText>
        </w:r>
        <w:r>
          <w:delText>60</w:delText>
        </w:r>
        <w:r>
          <w:rPr>
            <w:spacing w:val="-4"/>
          </w:rPr>
          <w:delText xml:space="preserve"> </w:delText>
        </w:r>
        <w:r>
          <w:rPr>
            <w:spacing w:val="-3"/>
          </w:rPr>
          <w:delText>days</w:delText>
        </w:r>
        <w:r>
          <w:rPr>
            <w:spacing w:val="-5"/>
          </w:rPr>
          <w:delText xml:space="preserve"> </w:delText>
        </w:r>
        <w:r>
          <w:delText>within</w:delText>
        </w:r>
        <w:r>
          <w:rPr>
            <w:spacing w:val="-4"/>
          </w:rPr>
          <w:delText xml:space="preserve"> </w:delText>
        </w:r>
        <w:r>
          <w:delText>a</w:delText>
        </w:r>
        <w:r>
          <w:rPr>
            <w:spacing w:val="-5"/>
          </w:rPr>
          <w:delText xml:space="preserve"> </w:delText>
        </w:r>
        <w:r>
          <w:delText>90</w:delText>
        </w:r>
        <w:r w:rsidR="00B410C0">
          <w:rPr>
            <w:spacing w:val="-4"/>
          </w:rPr>
          <w:delText>-</w:delText>
        </w:r>
        <w:r>
          <w:delText>day period for members less than 18 years of</w:delText>
        </w:r>
        <w:r>
          <w:rPr>
            <w:spacing w:val="-34"/>
          </w:rPr>
          <w:delText xml:space="preserve"> </w:delText>
        </w:r>
        <w:r>
          <w:delText>age;</w:delText>
        </w:r>
      </w:del>
    </w:p>
    <w:p w14:paraId="598CE94E" w14:textId="00CC4875" w:rsidR="003C4F63" w:rsidRDefault="003C4F63" w:rsidP="003C4F63">
      <w:pPr>
        <w:pStyle w:val="ListParagraph"/>
        <w:numPr>
          <w:ilvl w:val="0"/>
          <w:numId w:val="1"/>
        </w:numPr>
        <w:tabs>
          <w:tab w:val="left" w:pos="860"/>
        </w:tabs>
        <w:spacing w:line="232" w:lineRule="auto"/>
        <w:ind w:right="484"/>
        <w:rPr>
          <w:del w:id="47" w:author="msi" w:date="2026-09-22T12:49:00Z" w16du:dateUtc="2026-09-22T16:49:00Z"/>
        </w:rPr>
      </w:pPr>
      <w:del w:id="48" w:author="msi" w:date="2026-09-22T12:49:00Z" w16du:dateUtc="2026-09-22T16:49:00Z">
        <w:r>
          <w:rPr>
            <w:b/>
          </w:rPr>
          <w:delText>A</w:delText>
        </w:r>
        <w:r w:rsidRPr="007A6EE7">
          <w:rPr>
            <w:b/>
          </w:rPr>
          <w:delText>ntipsychotic</w:delText>
        </w:r>
        <w:r w:rsidRPr="007A6EE7">
          <w:rPr>
            <w:bCs/>
          </w:rPr>
          <w:delText xml:space="preserve"> </w:delText>
        </w:r>
        <w:r w:rsidRPr="007A6EE7">
          <w:delText>pharmacy</w:delText>
        </w:r>
        <w:r w:rsidRPr="007A6EE7">
          <w:rPr>
            <w:spacing w:val="-12"/>
          </w:rPr>
          <w:delText xml:space="preserve"> </w:delText>
        </w:r>
        <w:r w:rsidRPr="007A6EE7">
          <w:delText xml:space="preserve">claim for members less than </w:delText>
        </w:r>
        <w:r w:rsidR="00804FC6">
          <w:delText>ten</w:delText>
        </w:r>
        <w:r w:rsidRPr="007A6EE7">
          <w:delText xml:space="preserve"> years of</w:delText>
        </w:r>
        <w:r w:rsidRPr="007A6EE7">
          <w:rPr>
            <w:spacing w:val="-31"/>
          </w:rPr>
          <w:delText xml:space="preserve"> </w:delText>
        </w:r>
        <w:r w:rsidRPr="007A6EE7">
          <w:delText>age;</w:delText>
        </w:r>
      </w:del>
    </w:p>
    <w:p w14:paraId="5B41C40E" w14:textId="29DC42BF" w:rsidR="001F1864" w:rsidRDefault="00C25951" w:rsidP="003D60DF">
      <w:pPr>
        <w:pStyle w:val="ListParagraph"/>
        <w:numPr>
          <w:ilvl w:val="0"/>
          <w:numId w:val="1"/>
        </w:numPr>
        <w:tabs>
          <w:tab w:val="left" w:pos="860"/>
        </w:tabs>
        <w:spacing w:line="232" w:lineRule="auto"/>
        <w:ind w:right="484"/>
        <w:rPr>
          <w:del w:id="49" w:author="msi" w:date="2026-09-22T12:49:00Z" w16du:dateUtc="2026-09-22T16:49:00Z"/>
        </w:rPr>
      </w:pPr>
      <w:del w:id="50" w:author="msi" w:date="2026-09-22T12:49:00Z" w16du:dateUtc="2026-09-22T16:49:00Z">
        <w:r w:rsidRPr="007A6EE7">
          <w:rPr>
            <w:b/>
          </w:rPr>
          <w:delText>Antidepressant,</w:delText>
        </w:r>
        <w:r w:rsidRPr="007A6EE7">
          <w:rPr>
            <w:b/>
            <w:spacing w:val="-11"/>
          </w:rPr>
          <w:delText xml:space="preserve"> </w:delText>
        </w:r>
        <w:r w:rsidR="00341431" w:rsidRPr="00925D4E">
          <w:rPr>
            <w:b/>
          </w:rPr>
          <w:delText>armodafinil</w:delText>
        </w:r>
        <w:r w:rsidR="00341431" w:rsidRPr="007A6EE7">
          <w:rPr>
            <w:bCs/>
          </w:rPr>
          <w:delText>,</w:delText>
        </w:r>
        <w:r w:rsidRPr="007A6EE7">
          <w:rPr>
            <w:b/>
            <w:spacing w:val="-12"/>
          </w:rPr>
          <w:delText xml:space="preserve"> </w:delText>
        </w:r>
        <w:r w:rsidRPr="007A6EE7">
          <w:rPr>
            <w:b/>
          </w:rPr>
          <w:delText>atomoxetine,</w:delText>
        </w:r>
        <w:r w:rsidRPr="007A6EE7">
          <w:rPr>
            <w:b/>
            <w:spacing w:val="-12"/>
          </w:rPr>
          <w:delText xml:space="preserve"> </w:delText>
        </w:r>
        <w:r w:rsidRPr="007A6EE7">
          <w:rPr>
            <w:b/>
          </w:rPr>
          <w:delText>benzodiazepine,</w:delText>
        </w:r>
        <w:r w:rsidRPr="007A6EE7">
          <w:rPr>
            <w:b/>
            <w:spacing w:val="-12"/>
          </w:rPr>
          <w:delText xml:space="preserve"> </w:delText>
        </w:r>
        <w:r w:rsidRPr="007A6EE7">
          <w:rPr>
            <w:b/>
          </w:rPr>
          <w:delText>buspirone,</w:delText>
        </w:r>
        <w:r w:rsidR="00341431" w:rsidRPr="007A6EE7">
          <w:rPr>
            <w:b/>
          </w:rPr>
          <w:delText xml:space="preserve"> </w:delText>
        </w:r>
        <w:r w:rsidR="00341431" w:rsidRPr="007A6EE7">
          <w:rPr>
            <w:b/>
            <w:bCs/>
          </w:rPr>
          <w:delText>donepezil,</w:delText>
        </w:r>
        <w:r w:rsidR="00341431" w:rsidRPr="007A6EE7">
          <w:delText xml:space="preserve"> </w:delText>
        </w:r>
        <w:r w:rsidR="002C46AC" w:rsidRPr="007A6EE7">
          <w:rPr>
            <w:b/>
          </w:rPr>
          <w:delText>hypnotic,</w:delText>
        </w:r>
        <w:r w:rsidR="002C46AC" w:rsidRPr="007A6EE7">
          <w:rPr>
            <w:b/>
            <w:spacing w:val="-5"/>
          </w:rPr>
          <w:delText xml:space="preserve"> </w:delText>
        </w:r>
        <w:r w:rsidR="00341431" w:rsidRPr="007A6EE7">
          <w:rPr>
            <w:b/>
            <w:bCs/>
          </w:rPr>
          <w:delText xml:space="preserve">memantine, </w:delText>
        </w:r>
        <w:r w:rsidR="00E81326">
          <w:rPr>
            <w:b/>
            <w:bCs/>
          </w:rPr>
          <w:delText xml:space="preserve">meprobamate, </w:delText>
        </w:r>
        <w:r w:rsidR="00341431" w:rsidRPr="007A6EE7">
          <w:rPr>
            <w:b/>
            <w:bCs/>
          </w:rPr>
          <w:delText>modafinil</w:delText>
        </w:r>
        <w:r w:rsidR="00341431" w:rsidRPr="007A6EE7">
          <w:delText>,</w:delText>
        </w:r>
        <w:r w:rsidR="00341431" w:rsidRPr="007A6EE7">
          <w:rPr>
            <w:b/>
            <w:spacing w:val="-11"/>
          </w:rPr>
          <w:delText xml:space="preserve"> </w:delText>
        </w:r>
        <w:r w:rsidRPr="007A6EE7">
          <w:rPr>
            <w:b/>
          </w:rPr>
          <w:delText>mood</w:delText>
        </w:r>
        <w:r w:rsidRPr="007A6EE7">
          <w:rPr>
            <w:b/>
            <w:spacing w:val="-12"/>
          </w:rPr>
          <w:delText xml:space="preserve"> </w:delText>
        </w:r>
        <w:r w:rsidRPr="007A6EE7">
          <w:rPr>
            <w:b/>
          </w:rPr>
          <w:delText>stabilizer</w:delText>
        </w:r>
        <w:r w:rsidRPr="007A6EE7">
          <w:rPr>
            <w:b/>
            <w:spacing w:val="-9"/>
          </w:rPr>
          <w:delText xml:space="preserve"> </w:delText>
        </w:r>
        <w:r w:rsidR="0017000C" w:rsidRPr="007A6EE7">
          <w:rPr>
            <w:b/>
            <w:spacing w:val="-9"/>
          </w:rPr>
          <w:delText xml:space="preserve">(agents </w:delText>
        </w:r>
        <w:r w:rsidR="008B477D" w:rsidRPr="00051D4C">
          <w:rPr>
            <w:b/>
            <w:spacing w:val="-9"/>
          </w:rPr>
          <w:delText xml:space="preserve">considered to be </w:delText>
        </w:r>
        <w:r w:rsidR="0017000C" w:rsidRPr="00051D4C">
          <w:rPr>
            <w:b/>
            <w:spacing w:val="-9"/>
          </w:rPr>
          <w:delText>used</w:delText>
        </w:r>
        <w:r w:rsidR="006F1011" w:rsidRPr="00807C14">
          <w:rPr>
            <w:b/>
            <w:spacing w:val="-9"/>
          </w:rPr>
          <w:delText xml:space="preserve"> only for seizure diagnose</w:delText>
        </w:r>
        <w:r w:rsidR="0017000C" w:rsidRPr="007F6F30">
          <w:rPr>
            <w:b/>
            <w:spacing w:val="-9"/>
          </w:rPr>
          <w:delText xml:space="preserve">s </w:delText>
        </w:r>
        <w:r w:rsidR="006F1011" w:rsidRPr="007F6F30">
          <w:rPr>
            <w:b/>
            <w:spacing w:val="-9"/>
          </w:rPr>
          <w:delText>are not included</w:delText>
        </w:r>
        <w:r w:rsidR="0017000C" w:rsidRPr="007F6F30">
          <w:rPr>
            <w:b/>
            <w:spacing w:val="-9"/>
          </w:rPr>
          <w:delText>)</w:delText>
        </w:r>
        <w:r w:rsidR="00341431" w:rsidRPr="007F6F30">
          <w:rPr>
            <w:b/>
            <w:spacing w:val="-9"/>
          </w:rPr>
          <w:delText xml:space="preserve">, </w:delText>
        </w:r>
        <w:r w:rsidR="00341431" w:rsidRPr="007A6EE7">
          <w:rPr>
            <w:b/>
            <w:bCs/>
          </w:rPr>
          <w:delText>naltrexone</w:delText>
        </w:r>
        <w:r w:rsidR="00D302E5">
          <w:rPr>
            <w:b/>
            <w:bCs/>
          </w:rPr>
          <w:delText xml:space="preserve">, </w:delText>
        </w:r>
        <w:r w:rsidR="00E81326">
          <w:rPr>
            <w:b/>
            <w:bCs/>
          </w:rPr>
          <w:delText xml:space="preserve">prazosin, </w:delText>
        </w:r>
        <w:r w:rsidR="00D302E5" w:rsidRPr="00D302E5">
          <w:rPr>
            <w:b/>
            <w:bCs/>
          </w:rPr>
          <w:delText>viloxazine</w:delText>
        </w:r>
        <w:r w:rsidR="00FA04E9">
          <w:rPr>
            <w:b/>
            <w:bCs/>
          </w:rPr>
          <w:delText xml:space="preserve">, or </w:delText>
        </w:r>
        <w:r w:rsidR="00FA04E9" w:rsidRPr="00FA04E9">
          <w:rPr>
            <w:b/>
            <w:bCs/>
            <w:spacing w:val="-9"/>
          </w:rPr>
          <w:delText xml:space="preserve">xanomeline/trospium </w:delText>
        </w:r>
        <w:r w:rsidRPr="007A6EE7">
          <w:delText>pharmacy</w:delText>
        </w:r>
        <w:r w:rsidRPr="007A6EE7">
          <w:rPr>
            <w:spacing w:val="-12"/>
          </w:rPr>
          <w:delText xml:space="preserve"> </w:delText>
        </w:r>
        <w:r w:rsidRPr="007A6EE7">
          <w:delText>claim for members less than six years of</w:delText>
        </w:r>
        <w:r w:rsidRPr="007A6EE7">
          <w:rPr>
            <w:spacing w:val="-31"/>
          </w:rPr>
          <w:delText xml:space="preserve"> </w:delText>
        </w:r>
        <w:r w:rsidRPr="007A6EE7">
          <w:delText>age;</w:delText>
        </w:r>
      </w:del>
    </w:p>
    <w:p w14:paraId="050B44FA" w14:textId="77777777" w:rsidR="001F1864" w:rsidRDefault="00C25951" w:rsidP="00454F9B">
      <w:pPr>
        <w:pStyle w:val="ListParagraph"/>
        <w:numPr>
          <w:ilvl w:val="0"/>
          <w:numId w:val="1"/>
        </w:numPr>
        <w:tabs>
          <w:tab w:val="left" w:pos="860"/>
        </w:tabs>
        <w:spacing w:before="111" w:after="240"/>
        <w:rPr>
          <w:del w:id="51" w:author="msi" w:date="2026-09-22T12:49:00Z" w16du:dateUtc="2026-09-22T16:49:00Z"/>
        </w:rPr>
      </w:pPr>
      <w:del w:id="52" w:author="msi" w:date="2026-09-22T12:49:00Z" w16du:dateUtc="2026-09-22T16:49:00Z">
        <w:r>
          <w:rPr>
            <w:b/>
          </w:rPr>
          <w:delText>Alpha</w:delText>
        </w:r>
        <w:r w:rsidRPr="007E05AE">
          <w:rPr>
            <w:b/>
            <w:position w:val="-3"/>
            <w:sz w:val="16"/>
          </w:rPr>
          <w:delText>2</w:delText>
        </w:r>
        <w:r>
          <w:rPr>
            <w:spacing w:val="-5"/>
            <w:position w:val="-3"/>
            <w:sz w:val="16"/>
          </w:rPr>
          <w:delText xml:space="preserve"> </w:delText>
        </w:r>
        <w:r>
          <w:rPr>
            <w:b/>
          </w:rPr>
          <w:delText>agonist</w:delText>
        </w:r>
        <w:r>
          <w:rPr>
            <w:b/>
            <w:spacing w:val="-5"/>
          </w:rPr>
          <w:delText xml:space="preserve"> </w:delText>
        </w:r>
        <w:r>
          <w:rPr>
            <w:b/>
          </w:rPr>
          <w:delText>or</w:delText>
        </w:r>
        <w:r>
          <w:rPr>
            <w:b/>
            <w:spacing w:val="-5"/>
          </w:rPr>
          <w:delText xml:space="preserve"> </w:delText>
        </w:r>
        <w:r>
          <w:rPr>
            <w:b/>
          </w:rPr>
          <w:delText>cerebral</w:delText>
        </w:r>
        <w:r>
          <w:rPr>
            <w:b/>
            <w:spacing w:val="-5"/>
          </w:rPr>
          <w:delText xml:space="preserve"> </w:delText>
        </w:r>
        <w:r>
          <w:rPr>
            <w:b/>
          </w:rPr>
          <w:delText>stimulant</w:delText>
        </w:r>
        <w:r>
          <w:rPr>
            <w:b/>
            <w:spacing w:val="-5"/>
          </w:rPr>
          <w:delText xml:space="preserve"> </w:delText>
        </w:r>
        <w:r>
          <w:delText>pharmacy</w:delText>
        </w:r>
        <w:r>
          <w:rPr>
            <w:spacing w:val="-6"/>
          </w:rPr>
          <w:delText xml:space="preserve"> </w:delText>
        </w:r>
        <w:r>
          <w:delText>claim</w:delText>
        </w:r>
        <w:r>
          <w:rPr>
            <w:spacing w:val="-5"/>
          </w:rPr>
          <w:delText xml:space="preserve"> </w:delText>
        </w:r>
        <w:r>
          <w:delText>for</w:delText>
        </w:r>
        <w:r>
          <w:rPr>
            <w:spacing w:val="-6"/>
          </w:rPr>
          <w:delText xml:space="preserve"> </w:delText>
        </w:r>
        <w:r>
          <w:delText>members</w:delText>
        </w:r>
        <w:r>
          <w:rPr>
            <w:spacing w:val="-6"/>
          </w:rPr>
          <w:delText xml:space="preserve"> </w:delText>
        </w:r>
        <w:r>
          <w:delText>less</w:delText>
        </w:r>
        <w:r>
          <w:rPr>
            <w:spacing w:val="-6"/>
          </w:rPr>
          <w:delText xml:space="preserve"> </w:delText>
        </w:r>
        <w:r>
          <w:delText>than</w:delText>
        </w:r>
        <w:r>
          <w:rPr>
            <w:spacing w:val="-5"/>
          </w:rPr>
          <w:delText xml:space="preserve"> </w:delText>
        </w:r>
        <w:r>
          <w:delText>three</w:delText>
        </w:r>
        <w:r>
          <w:rPr>
            <w:spacing w:val="-5"/>
          </w:rPr>
          <w:delText xml:space="preserve"> </w:delText>
        </w:r>
        <w:r>
          <w:delText>years</w:delText>
        </w:r>
        <w:r>
          <w:rPr>
            <w:spacing w:val="-6"/>
          </w:rPr>
          <w:delText xml:space="preserve"> </w:delText>
        </w:r>
        <w:r>
          <w:delText>of</w:delText>
        </w:r>
        <w:r>
          <w:rPr>
            <w:spacing w:val="-6"/>
          </w:rPr>
          <w:delText xml:space="preserve"> </w:delText>
        </w:r>
        <w:r>
          <w:delText>age.</w:delText>
        </w:r>
      </w:del>
    </w:p>
    <w:p w14:paraId="73313729" w14:textId="77777777" w:rsidR="00023839" w:rsidRDefault="00C25951" w:rsidP="00023839">
      <w:pPr>
        <w:pStyle w:val="BodyText"/>
        <w:spacing w:line="232" w:lineRule="auto"/>
        <w:ind w:left="320" w:right="517"/>
        <w:rPr>
          <w:del w:id="53" w:author="msi" w:date="2026-09-22T12:49:00Z" w16du:dateUtc="2026-09-22T16:49:00Z"/>
          <w:b/>
        </w:rPr>
        <w:sectPr w:rsidR="00023839">
          <w:headerReference w:type="default" r:id="rId12"/>
          <w:footerReference w:type="default" r:id="rId13"/>
          <w:pgSz w:w="12240" w:h="15840"/>
          <w:pgMar w:top="480" w:right="560" w:bottom="280" w:left="580" w:header="720" w:footer="720" w:gutter="0"/>
          <w:cols w:space="720"/>
        </w:sectPr>
      </w:pPr>
      <w:del w:id="56" w:author="msi" w:date="2026-09-22T12:49:00Z" w16du:dateUtc="2026-09-22T16:49:00Z">
        <w:r>
          <w:delText xml:space="preserve">The reference table below lists the behavioral health medications included in the Pediatric Behavioral Health Medication Initiative. Further information on the prior authorization requirements, including approval criteria, can be found within the MassHealth Drug List at </w:delText>
        </w:r>
        <w:r>
          <w:fldChar w:fldCharType="begin"/>
        </w:r>
        <w:r>
          <w:delInstrText>HYPERLINK "https://masshealthdruglist.ehs.state.ma.us/MHDL/" \h</w:delInstrText>
        </w:r>
        <w:r>
          <w:fldChar w:fldCharType="separate"/>
        </w:r>
        <w:r>
          <w:rPr>
            <w:b/>
          </w:rPr>
          <w:delText>www.mass.gov/druglist</w:delText>
        </w:r>
        <w:r>
          <w:fldChar w:fldCharType="end"/>
        </w:r>
        <w:r>
          <w:rPr>
            <w:b/>
          </w:rPr>
          <w:delText>.</w:delText>
        </w:r>
        <w:r w:rsidR="00134751">
          <w:rPr>
            <w:b/>
          </w:rPr>
          <w:delText xml:space="preserve"> </w:delText>
        </w:r>
      </w:del>
    </w:p>
    <w:p w14:paraId="041CC244" w14:textId="0C429F69" w:rsidR="00023839" w:rsidRDefault="009B0DB4" w:rsidP="00F9548C">
      <w:pPr>
        <w:pStyle w:val="BodyText"/>
        <w:spacing w:before="1200" w:line="232" w:lineRule="auto"/>
        <w:ind w:left="320" w:right="517"/>
        <w:rPr>
          <w:del w:id="57" w:author="msi" w:date="2026-09-22T12:49:00Z" w16du:dateUtc="2026-09-22T16:49:00Z"/>
          <w:sz w:val="18"/>
        </w:rPr>
        <w:sectPr w:rsidR="00023839" w:rsidSect="00023839">
          <w:type w:val="continuous"/>
          <w:pgSz w:w="12240" w:h="15840"/>
          <w:pgMar w:top="480" w:right="560" w:bottom="280" w:left="580" w:header="720" w:footer="720" w:gutter="0"/>
          <w:cols w:space="720"/>
        </w:sectPr>
      </w:pPr>
      <w:del w:id="58" w:author="msi" w:date="2026-09-22T12:49:00Z" w16du:dateUtc="2026-09-22T16:49:00Z">
        <w:r>
          <w:rPr>
            <w:spacing w:val="-5"/>
            <w:sz w:val="18"/>
          </w:rPr>
          <w:delText xml:space="preserve">PBHMI </w:delText>
        </w:r>
        <w:r w:rsidR="00553D76" w:rsidRPr="005D61AB">
          <w:rPr>
            <w:spacing w:val="-5"/>
            <w:sz w:val="18"/>
          </w:rPr>
          <w:delText>(Rev.</w:delText>
        </w:r>
        <w:r w:rsidR="00553D76">
          <w:rPr>
            <w:spacing w:val="-5"/>
            <w:sz w:val="18"/>
          </w:rPr>
          <w:delText xml:space="preserve"> </w:delText>
        </w:r>
        <w:r w:rsidR="00F9548C">
          <w:rPr>
            <w:spacing w:val="-5"/>
            <w:sz w:val="18"/>
          </w:rPr>
          <w:delText>0</w:delText>
        </w:r>
        <w:r w:rsidR="00300EA2">
          <w:rPr>
            <w:spacing w:val="-5"/>
            <w:sz w:val="18"/>
          </w:rPr>
          <w:delText>2/25</w:delText>
        </w:r>
        <w:r w:rsidR="00553D76" w:rsidRPr="005D61AB">
          <w:rPr>
            <w:sz w:val="18"/>
          </w:rPr>
          <w:delText>)</w:delText>
        </w:r>
        <w:r w:rsidR="00C25951" w:rsidRPr="005D61AB">
          <w:rPr>
            <w:sz w:val="18"/>
          </w:rPr>
          <w:delText xml:space="preserve"> </w:delText>
        </w:r>
      </w:del>
    </w:p>
    <w:p w14:paraId="3C52137A" w14:textId="7FB304CB" w:rsidR="001F1864" w:rsidRDefault="00C25951" w:rsidP="00624BD6">
      <w:pPr>
        <w:pStyle w:val="BodyText"/>
        <w:rPr>
          <w:del w:id="59" w:author="msi" w:date="2026-09-22T12:49:00Z" w16du:dateUtc="2026-09-22T16:49:00Z"/>
          <w:rFonts w:ascii="Wingdings 3" w:hAnsi="Wingdings 3"/>
          <w:sz w:val="6"/>
        </w:rPr>
      </w:pPr>
      <w:del w:id="60" w:author="msi" w:date="2026-09-22T12:49:00Z" w16du:dateUtc="2026-09-22T16:49:00Z">
        <w:r>
          <w:rPr>
            <w:rFonts w:ascii="Wingdings 3" w:hAnsi="Wingdings 3"/>
            <w:noProof/>
            <w:sz w:val="6"/>
          </w:rPr>
          <mc:AlternateContent>
            <mc:Choice Requires="wpg">
              <w:drawing>
                <wp:inline distT="0" distB="0" distL="0" distR="0" wp14:anchorId="1A1A433D" wp14:editId="223ACEEF">
                  <wp:extent cx="6896100" cy="38100"/>
                  <wp:effectExtent l="0" t="0" r="9525" b="0"/>
                  <wp:docPr id="2" name="Group 2" descr="Used to seperate the body of the document from the Pediartic Behavioral Health Medication Initiative Medication List." title="Borde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38100"/>
                            <a:chOff x="0" y="0"/>
                            <a:chExt cx="10860" cy="60"/>
                          </a:xfrm>
                        </wpg:grpSpPr>
                        <wps:wsp>
                          <wps:cNvPr id="3" name="Line 3"/>
                          <wps:cNvCnPr>
                            <a:cxnSpLocks noChangeShapeType="1"/>
                          </wps:cNvCnPr>
                          <wps:spPr bwMode="auto">
                            <a:xfrm>
                              <a:off x="30" y="30"/>
                              <a:ext cx="10800" cy="0"/>
                            </a:xfrm>
                            <a:prstGeom prst="line">
                              <a:avLst/>
                            </a:prstGeom>
                            <a:noFill/>
                            <a:ln w="38100">
                              <a:solidFill>
                                <a:srgbClr val="939598"/>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4015612" id="Group 2" o:spid="_x0000_s1026" alt="Title: Border - Description: Used to seperate the body of the document from the Pediartic Behavioral Health Medication Initiative Medication List." style="width:543pt;height:3pt;mso-position-horizontal-relative:char;mso-position-vertical-relative:line" coordsize="1086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">
                  <v:line id="Line 3" o:spid="_x0000_s1027" style="position:absolute;visibility:visible;mso-wrap-style:square" from="30,30" to="1083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" strokecolor="#939598" strokeweight="3pt"/>
                  <w10:anchorlock/>
                </v:group>
              </w:pict>
            </mc:Fallback>
          </mc:AlternateContent>
        </w:r>
      </w:del>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Caption w:val="Pediatric Behavioral Health Medication Initiative Medication List"/>
        <w:tblDescription w:val="Table contains medications included in the MassHealth Pediatric Behavioral Health Medication Initiative listed by therapeutic class"/>
        <w:tblPrChange w:id="61" w:author="msi" w:date="2026-09-22T12:49:00Z" w16du:dateUtc="2026-09-22T16:49:00Z">
          <w:tblPr>
            <w:tblStyle w:val="TableGrid"/>
            <w:tblpPr w:leftFromText="180" w:rightFromText="180" w:vertAnchor="text" w:horzAnchor="margin" w:tblpY="125"/>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Caption w:val="Pediatric Behavioral Health Medication Initiative Medication List"/>
            <w:tblDescription w:val="Table contains medications included in the MassHealth Pediatric Behavioral Health Medication Initiative listed by therapeutic class"/>
          </w:tblPr>
        </w:tblPrChange>
      </w:tblPr>
      <w:tblGrid>
        <w:gridCol w:w="3499"/>
        <w:gridCol w:w="2502"/>
        <w:gridCol w:w="1655"/>
        <w:gridCol w:w="1406"/>
        <w:tblGridChange w:id="62">
          <w:tblGrid>
            <w:gridCol w:w="18"/>
            <w:gridCol w:w="3125"/>
            <w:gridCol w:w="356"/>
            <w:gridCol w:w="1282"/>
            <w:gridCol w:w="949"/>
            <w:gridCol w:w="2641"/>
            <w:gridCol w:w="691"/>
            <w:gridCol w:w="1787"/>
          </w:tblGrid>
        </w:tblGridChange>
      </w:tblGrid>
      <w:tr w:rsidR="00BB25A7" w:rsidRPr="00B14121" w14:paraId="3469AD67" w14:textId="27C27142" w:rsidTr="00832AEF">
        <w:trPr>
          <w:jc w:val="center"/>
          <w:trPrChange w:id="63" w:author="msi" w:date="2026-09-22T12:49:00Z" w16du:dateUtc="2026-09-22T16:49:00Z">
            <w:trPr>
              <w:gridBefore w:val="1"/>
              <w:trHeight w:val="288"/>
              <w:tblHeader/>
            </w:trPr>
          </w:trPrChange>
        </w:trPr>
        <w:tc>
          <w:tcPr>
            <w:tcW w:w="2745" w:type="dxa"/>
            <w:vAlign w:val="center"/>
            <w:tcPrChange w:id="64" w:author="msi" w:date="2026-09-22T12:49:00Z" w16du:dateUtc="2026-09-22T16:49:00Z">
              <w:tcPr>
                <w:tcW w:w="10831" w:type="dxa"/>
                <w:gridSpan w:val="3"/>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tcPrChange>
          </w:tcPr>
          <w:p w14:paraId="62CED90D" w14:textId="4CA243BE" w:rsidR="00BB25A7" w:rsidRPr="007E05AE" w:rsidRDefault="00BC32DD" w:rsidP="00832AEF">
            <w:pPr>
              <w:pStyle w:val="DersBasliklar"/>
              <w:pPrChange w:id="65" w:author="msi" w:date="2026-09-22T12:49:00Z" w16du:dateUtc="2026-09-22T16:49:00Z">
                <w:pPr>
                  <w:pStyle w:val="Heading1"/>
                  <w:framePr w:hSpace="180" w:wrap="around" w:vAnchor="text" w:hAnchor="margin" w:y="125"/>
                  <w:ind w:left="-45" w:right="-149"/>
                  <w:jc w:val="center"/>
                </w:pPr>
              </w:pPrChange>
            </w:pPr>
            <w:ins w:id="66" w:author="msi" w:date="2026-09-22T12:49:00Z" w16du:dateUtc="2026-09-22T16:49:00Z">
              <w:r w:rsidRPr="001A2552">
                <w:rPr>
                  <w:szCs w:val="16"/>
                </w:rPr>
                <w:t>Dersin Kodu ve İsmi</w:t>
              </w:r>
            </w:ins>
            <w:del w:id="67" w:author="msi" w:date="2026-09-22T12:49:00Z" w16du:dateUtc="2026-09-22T16:49:00Z">
              <w:r w:rsidR="00BB25A7">
                <w:delText>P</w:delText>
              </w:r>
              <w:r w:rsidR="00BB25A7" w:rsidRPr="00BB25A7">
                <w:delText>ediatric Behavioral Health Medication Initiative Medication List</w:delText>
              </w:r>
              <w:r w:rsidR="00BB25A7" w:rsidRPr="007E05AE">
                <w:rPr>
                  <w:vertAlign w:val="superscript"/>
                </w:rPr>
                <w:delText>1</w:delText>
              </w:r>
            </w:del>
          </w:p>
        </w:tc>
        <w:tc>
          <w:tcPr>
            <w:tcW w:w="6068" w:type="dxa"/>
            <w:gridSpan w:val="3"/>
            <w:tcPrChange w:id="68" w:author="msi" w:date="2026-09-22T12:49:00Z" w16du:dateUtc="2026-09-22T16:49:00Z">
              <w:tcPr>
                <w:tcW w:w="6068" w:type="dxa"/>
                <w:gridSpan w:val="4"/>
              </w:tcPr>
            </w:tcPrChange>
          </w:tcPr>
          <w:p w14:paraId="19CF10A9" w14:textId="77777777" w:rsidR="00CC0B85" w:rsidRDefault="00CC0B85" w:rsidP="00F95BE5">
            <w:pPr>
              <w:pStyle w:val="DersBilgileri"/>
              <w:rPr>
                <w:bCs/>
                <w:szCs w:val="16"/>
              </w:rPr>
            </w:pPr>
            <w:ins w:id="69" w:author="msi" w:date="2026-09-22T12:49:00Z" w16du:dateUtc="2026-09-22T16:49:00Z">
              <w:r>
                <w:rPr>
                  <w:bCs/>
                  <w:szCs w:val="16"/>
                </w:rPr>
                <w:t>ASB307</w:t>
              </w:r>
              <w:r w:rsidR="00F911A6" w:rsidRPr="00B00DF3">
                <w:rPr>
                  <w:bCs/>
                  <w:szCs w:val="16"/>
                </w:rPr>
                <w:t xml:space="preserve"> İNSAN HAKLARI </w:t>
              </w:r>
              <w:r w:rsidR="00F95BE5">
                <w:rPr>
                  <w:bCs/>
                  <w:szCs w:val="16"/>
                </w:rPr>
                <w:t>DEMOKRASİ</w:t>
              </w:r>
            </w:ins>
          </w:p>
        </w:tc>
      </w:tr>
      <w:tr w:rsidR="005C7F0B" w:rsidRPr="00B14121" w14:paraId="54A4A8B8" w14:textId="77777777" w:rsidTr="00832AEF">
        <w:trPr>
          <w:jc w:val="center"/>
          <w:trPrChange w:id="70" w:author="msi" w:date="2026-09-22T12:49:00Z" w16du:dateUtc="2026-09-22T16:49:00Z">
            <w:trPr>
              <w:gridBefore w:val="1"/>
              <w:trHeight w:val="288"/>
              <w:tblHeader/>
            </w:trPr>
          </w:trPrChange>
        </w:trPr>
        <w:tc>
          <w:tcPr>
            <w:tcW w:w="2745" w:type="dxa"/>
            <w:gridSpan w:val="2"/>
            <w:vAlign w:val="center"/>
            <w:tcPrChange w:id="71" w:author="msi" w:date="2026-09-22T12:49:00Z" w16du:dateUtc="2026-09-22T16:49:00Z">
              <w:tcPr>
                <w:tcW w:w="5712" w:type="dxa"/>
                <w:gridSpan w:val="4"/>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tcPrChange>
          </w:tcPr>
          <w:p w14:paraId="45858895" w14:textId="77777777" w:rsidR="005C7F0B" w:rsidRPr="001A2552" w:rsidRDefault="00BC32DD" w:rsidP="00832AEF">
            <w:pPr>
              <w:pStyle w:val="DersBasliklar"/>
              <w:rPr>
                <w:rPrChange w:id="72" w:author="msi" w:date="2026-09-22T12:49:00Z" w16du:dateUtc="2026-09-22T16:49:00Z">
                  <w:rPr>
                    <w:b w:val="0"/>
                    <w:sz w:val="20"/>
                  </w:rPr>
                </w:rPrChange>
              </w:rPr>
              <w:pPrChange w:id="73" w:author="msi" w:date="2026-09-22T12:49:00Z" w16du:dateUtc="2026-09-22T16:49:00Z">
                <w:pPr>
                  <w:pStyle w:val="Heading1"/>
                  <w:framePr w:hSpace="180" w:wrap="around" w:vAnchor="text" w:hAnchor="margin" w:y="125"/>
                  <w:ind w:left="-45"/>
                  <w:jc w:val="center"/>
                </w:pPr>
              </w:pPrChange>
            </w:pPr>
            <w:ins w:id="74" w:author="msi" w:date="2026-09-22T12:49:00Z" w16du:dateUtc="2026-09-22T16:49:00Z">
              <w:r w:rsidRPr="001A2552">
                <w:rPr>
                  <w:szCs w:val="16"/>
                </w:rPr>
                <w:t>Dersin Sorumlusu</w:t>
              </w:r>
            </w:ins>
            <w:del w:id="75" w:author="msi" w:date="2026-09-22T12:49:00Z" w16du:dateUtc="2026-09-22T16:49:00Z">
              <w:r w:rsidR="005C7F0B" w:rsidRPr="007E05AE">
                <w:rPr>
                  <w:sz w:val="20"/>
                </w:rPr>
                <w:delText>Antidepressants</w:delText>
              </w:r>
            </w:del>
          </w:p>
        </w:tc>
        <w:tc>
          <w:tcPr>
            <w:tcW w:w="6068" w:type="dxa"/>
            <w:gridSpan w:val="2"/>
            <w:tcPrChange w:id="76" w:author="msi" w:date="2026-09-22T12:49:00Z" w16du:dateUtc="2026-09-22T16:49:00Z">
              <w:tcPr>
                <w:tcW w:w="5119" w:type="dxa"/>
                <w:gridSpan w:val="3"/>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tcPrChange>
          </w:tcPr>
          <w:p w14:paraId="2ED5A195" w14:textId="77777777" w:rsidR="005C7F0B" w:rsidRPr="00B00DF3" w:rsidRDefault="00F911A6" w:rsidP="00832AEF">
            <w:pPr>
              <w:pStyle w:val="DersBilgileri"/>
              <w:rPr>
                <w:rPrChange w:id="77" w:author="msi" w:date="2026-09-22T12:49:00Z" w16du:dateUtc="2026-09-22T16:49:00Z">
                  <w:rPr>
                    <w:b w:val="0"/>
                    <w:sz w:val="20"/>
                  </w:rPr>
                </w:rPrChange>
              </w:rPr>
              <w:pPrChange w:id="78" w:author="msi" w:date="2026-09-22T12:49:00Z" w16du:dateUtc="2026-09-22T16:49:00Z">
                <w:pPr>
                  <w:pStyle w:val="Heading1"/>
                  <w:framePr w:hSpace="180" w:wrap="around" w:vAnchor="text" w:hAnchor="margin" w:y="125"/>
                  <w:ind w:left="-74"/>
                  <w:jc w:val="center"/>
                </w:pPr>
              </w:pPrChange>
            </w:pPr>
            <w:ins w:id="79" w:author="msi" w:date="2026-09-22T12:49:00Z" w16du:dateUtc="2026-09-22T16:49:00Z">
              <w:r w:rsidRPr="00B00DF3">
                <w:rPr>
                  <w:szCs w:val="16"/>
                </w:rPr>
                <w:t>PROF. DR. YASEMİN KEPENEKCİ</w:t>
              </w:r>
            </w:ins>
            <w:del w:id="80" w:author="msi" w:date="2026-09-22T12:49:00Z" w16du:dateUtc="2026-09-22T16:49:00Z">
              <w:r w:rsidR="005C7F0B" w:rsidRPr="007E05AE">
                <w:rPr>
                  <w:sz w:val="20"/>
                </w:rPr>
                <w:delText>Mood Stabilizers</w:delText>
              </w:r>
            </w:del>
          </w:p>
        </w:tc>
      </w:tr>
      <w:tr w:rsidR="00E3198A" w:rsidRPr="00B14121" w14:paraId="57F08567" w14:textId="77777777" w:rsidTr="00832AEF">
        <w:trPr>
          <w:jc w:val="center"/>
          <w:trPrChange w:id="81" w:author="msi" w:date="2026-09-22T12:49:00Z" w16du:dateUtc="2026-09-22T16:49:00Z">
            <w:trPr>
              <w:gridBefore w:val="1"/>
              <w:trHeight w:val="288"/>
            </w:trPr>
          </w:trPrChange>
        </w:trPr>
        <w:tc>
          <w:tcPr>
            <w:tcW w:w="2745" w:type="dxa"/>
            <w:vAlign w:val="center"/>
            <w:tcPrChange w:id="82" w:author="msi" w:date="2026-09-22T12:49:00Z" w16du:dateUtc="2026-09-22T16:49:00Z">
              <w:tcPr>
                <w:tcW w:w="3125" w:type="dxa"/>
                <w:tcBorders>
                  <w:top w:val="nil"/>
                  <w:left w:val="single" w:sz="18" w:space="0" w:color="808080" w:themeColor="background1" w:themeShade="80"/>
                  <w:bottom w:val="nil"/>
                </w:tcBorders>
                <w:vAlign w:val="center"/>
              </w:tcPr>
            </w:tcPrChange>
          </w:tcPr>
          <w:p w14:paraId="4BE981A5" w14:textId="77777777" w:rsidR="00E3198A" w:rsidRPr="001A2552" w:rsidRDefault="00BC32DD" w:rsidP="00832AEF">
            <w:pPr>
              <w:pStyle w:val="DersBasliklar"/>
              <w:rPr>
                <w:rPrChange w:id="83" w:author="msi" w:date="2026-09-22T12:49:00Z" w16du:dateUtc="2026-09-22T16:49:00Z">
                  <w:rPr>
                    <w:rFonts w:ascii="Arial" w:hAnsi="Arial" w:cs="Arial"/>
                    <w:sz w:val="20"/>
                    <w:szCs w:val="20"/>
                  </w:rPr>
                </w:rPrChange>
              </w:rPr>
              <w:pPrChange w:id="84" w:author="msi" w:date="2026-09-22T12:49:00Z" w16du:dateUtc="2026-09-22T16:49:00Z">
                <w:pPr>
                  <w:framePr w:hSpace="180" w:wrap="around" w:vAnchor="text" w:hAnchor="margin" w:y="125"/>
                </w:pPr>
              </w:pPrChange>
            </w:pPr>
            <w:ins w:id="85" w:author="msi" w:date="2026-09-22T12:49:00Z" w16du:dateUtc="2026-09-22T16:49:00Z">
              <w:r w:rsidRPr="001A2552">
                <w:rPr>
                  <w:szCs w:val="16"/>
                </w:rPr>
                <w:t>Dersin Düzeyi</w:t>
              </w:r>
            </w:ins>
            <w:del w:id="86" w:author="msi" w:date="2026-09-22T12:49:00Z" w16du:dateUtc="2026-09-22T16:49:00Z">
              <w:r w:rsidR="00E3198A" w:rsidRPr="00B14121">
                <w:rPr>
                  <w:rFonts w:ascii="Arial" w:hAnsi="Arial" w:cs="Arial"/>
                  <w:sz w:val="20"/>
                  <w:szCs w:val="20"/>
                </w:rPr>
                <w:delText>amitriptyline</w:delText>
              </w:r>
            </w:del>
          </w:p>
        </w:tc>
        <w:tc>
          <w:tcPr>
            <w:tcW w:w="6068" w:type="dxa"/>
            <w:tcPrChange w:id="87"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581F78DF" w14:textId="05198215" w:rsidR="00E3198A" w:rsidRPr="00B00DF3" w:rsidRDefault="00F911A6" w:rsidP="00832AEF">
            <w:pPr>
              <w:pStyle w:val="DersBilgileri"/>
              <w:rPr>
                <w:rPrChange w:id="88" w:author="msi" w:date="2026-09-22T12:49:00Z" w16du:dateUtc="2026-09-22T16:49:00Z">
                  <w:rPr>
                    <w:rFonts w:ascii="Arial" w:hAnsi="Arial" w:cs="Arial"/>
                    <w:sz w:val="20"/>
                    <w:szCs w:val="20"/>
                  </w:rPr>
                </w:rPrChange>
              </w:rPr>
              <w:pPrChange w:id="89" w:author="msi" w:date="2026-09-22T12:49:00Z" w16du:dateUtc="2026-09-22T16:49:00Z">
                <w:pPr>
                  <w:framePr w:hSpace="180" w:wrap="around" w:vAnchor="text" w:hAnchor="margin" w:y="125"/>
                </w:pPr>
              </w:pPrChange>
            </w:pPr>
            <w:ins w:id="90" w:author="msi" w:date="2026-09-22T12:49:00Z" w16du:dateUtc="2026-09-22T16:49:00Z">
              <w:r w:rsidRPr="00B00DF3">
                <w:rPr>
                  <w:szCs w:val="16"/>
                </w:rPr>
                <w:t>LİSANS</w:t>
              </w:r>
            </w:ins>
            <w:del w:id="91" w:author="msi" w:date="2026-09-22T12:49:00Z" w16du:dateUtc="2026-09-22T16:49:00Z">
              <w:r w:rsidR="00E3198A" w:rsidRPr="00B14121">
                <w:rPr>
                  <w:rFonts w:ascii="Arial" w:hAnsi="Arial" w:cs="Arial"/>
                  <w:sz w:val="20"/>
                  <w:szCs w:val="20"/>
                </w:rPr>
                <w:delText>levomilnacipran</w:delText>
              </w:r>
              <w:r w:rsidR="00E3198A" w:rsidRPr="00B14121" w:rsidDel="0085309A">
                <w:rPr>
                  <w:rFonts w:ascii="Arial" w:hAnsi="Arial" w:cs="Arial"/>
                  <w:sz w:val="20"/>
                  <w:szCs w:val="20"/>
                </w:rPr>
                <w:delText xml:space="preserve"> </w:delText>
              </w:r>
            </w:del>
          </w:p>
        </w:tc>
        <w:tc>
          <w:tcPr>
            <w:tcW w:w="6068" w:type="dxa"/>
            <w:tcPrChange w:id="92" w:author="msi" w:date="2026-09-22T12:49:00Z" w16du:dateUtc="2026-09-22T16:49:00Z">
              <w:tcPr>
                <w:tcW w:w="2641" w:type="dxa"/>
                <w:tcBorders>
                  <w:top w:val="nil"/>
                  <w:left w:val="single" w:sz="18" w:space="0" w:color="808080" w:themeColor="background1" w:themeShade="80"/>
                  <w:bottom w:val="nil"/>
                </w:tcBorders>
                <w:vAlign w:val="center"/>
              </w:tcPr>
            </w:tcPrChange>
          </w:tcPr>
          <w:p w14:paraId="4A6CEC5C" w14:textId="2559CE1B" w:rsidR="00E3198A" w:rsidRPr="00B14121" w:rsidRDefault="00E3198A" w:rsidP="00E3198A">
            <w:pPr>
              <w:framePr w:hSpace="180" w:wrap="around" w:vAnchor="text" w:hAnchor="margin" w:y="125"/>
              <w:rPr>
                <w:rFonts w:ascii="Arial" w:hAnsi="Arial" w:cs="Arial"/>
                <w:szCs w:val="20"/>
              </w:rPr>
            </w:pPr>
            <w:del w:id="93" w:author="msi" w:date="2026-09-22T12:49:00Z" w16du:dateUtc="2026-09-22T16:49:00Z">
              <w:r w:rsidRPr="00B14121">
                <w:rPr>
                  <w:rFonts w:ascii="Arial" w:hAnsi="Arial" w:cs="Arial"/>
                  <w:szCs w:val="20"/>
                </w:rPr>
                <w:delText>carbamazepine</w:delText>
              </w:r>
            </w:del>
          </w:p>
        </w:tc>
        <w:tc>
          <w:tcPr>
            <w:tcW w:w="6068" w:type="dxa"/>
            <w:tcPrChange w:id="94" w:author="msi" w:date="2026-09-22T12:49:00Z" w16du:dateUtc="2026-09-22T16:49:00Z">
              <w:tcPr>
                <w:tcW w:w="2478" w:type="dxa"/>
                <w:gridSpan w:val="2"/>
                <w:tcBorders>
                  <w:top w:val="nil"/>
                  <w:bottom w:val="nil"/>
                  <w:right w:val="single" w:sz="18" w:space="0" w:color="808080" w:themeColor="background1" w:themeShade="80"/>
                </w:tcBorders>
                <w:vAlign w:val="center"/>
              </w:tcPr>
            </w:tcPrChange>
          </w:tcPr>
          <w:p w14:paraId="4FB46E19" w14:textId="23DB5925" w:rsidR="00E3198A" w:rsidRPr="00B14121" w:rsidRDefault="00512E36" w:rsidP="00E3198A">
            <w:pPr>
              <w:framePr w:hSpace="180" w:wrap="around" w:vAnchor="text" w:hAnchor="margin" w:y="125"/>
              <w:rPr>
                <w:rFonts w:ascii="Arial" w:hAnsi="Arial" w:cs="Arial"/>
                <w:szCs w:val="20"/>
              </w:rPr>
            </w:pPr>
            <w:del w:id="95" w:author="msi" w:date="2026-09-22T12:49:00Z" w16du:dateUtc="2026-09-22T16:49:00Z">
              <w:r w:rsidRPr="00B14121">
                <w:rPr>
                  <w:rFonts w:ascii="Arial" w:hAnsi="Arial" w:cs="Arial"/>
                  <w:szCs w:val="20"/>
                </w:rPr>
                <w:delText>oxcarbazepine</w:delText>
              </w:r>
              <w:r w:rsidRPr="00B14121" w:rsidDel="00512E36">
                <w:rPr>
                  <w:rFonts w:ascii="Arial" w:hAnsi="Arial" w:cs="Arial"/>
                  <w:szCs w:val="20"/>
                </w:rPr>
                <w:delText xml:space="preserve"> </w:delText>
              </w:r>
            </w:del>
          </w:p>
        </w:tc>
      </w:tr>
      <w:tr w:rsidR="00E3198A" w:rsidRPr="00B14121" w14:paraId="15B26460" w14:textId="77777777" w:rsidTr="00832AEF">
        <w:trPr>
          <w:jc w:val="center"/>
          <w:trPrChange w:id="96" w:author="msi" w:date="2026-09-22T12:49:00Z" w16du:dateUtc="2026-09-22T16:49:00Z">
            <w:trPr>
              <w:gridBefore w:val="1"/>
              <w:trHeight w:val="288"/>
            </w:trPr>
          </w:trPrChange>
        </w:trPr>
        <w:tc>
          <w:tcPr>
            <w:tcW w:w="2745" w:type="dxa"/>
            <w:vAlign w:val="center"/>
            <w:tcPrChange w:id="97" w:author="msi" w:date="2026-09-22T12:49:00Z" w16du:dateUtc="2026-09-22T16:49:00Z">
              <w:tcPr>
                <w:tcW w:w="3125" w:type="dxa"/>
                <w:tcBorders>
                  <w:top w:val="nil"/>
                  <w:left w:val="single" w:sz="18" w:space="0" w:color="808080" w:themeColor="background1" w:themeShade="80"/>
                  <w:bottom w:val="nil"/>
                </w:tcBorders>
                <w:vAlign w:val="center"/>
              </w:tcPr>
            </w:tcPrChange>
          </w:tcPr>
          <w:p w14:paraId="413AB5D5" w14:textId="77777777" w:rsidR="00E3198A" w:rsidRPr="001A2552" w:rsidRDefault="00BC32DD" w:rsidP="00832AEF">
            <w:pPr>
              <w:pStyle w:val="DersBasliklar"/>
              <w:rPr>
                <w:rPrChange w:id="98" w:author="msi" w:date="2026-09-22T12:49:00Z" w16du:dateUtc="2026-09-22T16:49:00Z">
                  <w:rPr>
                    <w:rFonts w:ascii="Arial" w:hAnsi="Arial" w:cs="Arial"/>
                    <w:sz w:val="20"/>
                    <w:szCs w:val="20"/>
                  </w:rPr>
                </w:rPrChange>
              </w:rPr>
              <w:pPrChange w:id="99" w:author="msi" w:date="2026-09-22T12:49:00Z" w16du:dateUtc="2026-09-22T16:49:00Z">
                <w:pPr>
                  <w:framePr w:hSpace="180" w:wrap="around" w:vAnchor="text" w:hAnchor="margin" w:y="125"/>
                </w:pPr>
              </w:pPrChange>
            </w:pPr>
            <w:ins w:id="100" w:author="msi" w:date="2026-09-22T12:49:00Z" w16du:dateUtc="2026-09-22T16:49:00Z">
              <w:r w:rsidRPr="001A2552">
                <w:rPr>
                  <w:szCs w:val="16"/>
                </w:rPr>
                <w:t>Dersin Kredisi</w:t>
              </w:r>
            </w:ins>
            <w:del w:id="101" w:author="msi" w:date="2026-09-22T12:49:00Z" w16du:dateUtc="2026-09-22T16:49:00Z">
              <w:r w:rsidR="00E3198A" w:rsidRPr="00B14121">
                <w:rPr>
                  <w:rFonts w:ascii="Arial" w:hAnsi="Arial" w:cs="Arial"/>
                  <w:sz w:val="20"/>
                  <w:szCs w:val="20"/>
                </w:rPr>
                <w:delText>amoxapine</w:delText>
              </w:r>
            </w:del>
          </w:p>
        </w:tc>
        <w:tc>
          <w:tcPr>
            <w:tcW w:w="6068" w:type="dxa"/>
            <w:tcPrChange w:id="102"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045E780F" w14:textId="4D03DC3B" w:rsidR="00E3198A" w:rsidRPr="00B00DF3" w:rsidRDefault="00F911A6" w:rsidP="00832AEF">
            <w:pPr>
              <w:pStyle w:val="DersBilgileri"/>
              <w:rPr>
                <w:rPrChange w:id="103" w:author="msi" w:date="2026-09-22T12:49:00Z" w16du:dateUtc="2026-09-22T16:49:00Z">
                  <w:rPr>
                    <w:rFonts w:ascii="Arial" w:hAnsi="Arial" w:cs="Arial"/>
                    <w:sz w:val="20"/>
                    <w:szCs w:val="20"/>
                  </w:rPr>
                </w:rPrChange>
              </w:rPr>
              <w:pPrChange w:id="104" w:author="msi" w:date="2026-09-22T12:49:00Z" w16du:dateUtc="2026-09-22T16:49:00Z">
                <w:pPr>
                  <w:framePr w:hSpace="180" w:wrap="around" w:vAnchor="text" w:hAnchor="margin" w:y="125"/>
                </w:pPr>
              </w:pPrChange>
            </w:pPr>
            <w:ins w:id="105" w:author="msi" w:date="2026-09-22T12:49:00Z" w16du:dateUtc="2026-09-22T16:49:00Z">
              <w:r w:rsidRPr="00B00DF3">
                <w:rPr>
                  <w:szCs w:val="16"/>
                </w:rPr>
                <w:t>8</w:t>
              </w:r>
            </w:ins>
            <w:del w:id="106" w:author="msi" w:date="2026-09-22T12:49:00Z" w16du:dateUtc="2026-09-22T16:49:00Z">
              <w:r w:rsidR="00E3198A" w:rsidRPr="00B14121">
                <w:rPr>
                  <w:rFonts w:ascii="Arial" w:hAnsi="Arial" w:cs="Arial"/>
                  <w:sz w:val="20"/>
                  <w:szCs w:val="20"/>
                </w:rPr>
                <w:delText>mirtazapine</w:delText>
              </w:r>
              <w:r w:rsidR="00E3198A" w:rsidRPr="00B14121" w:rsidDel="00D70190">
                <w:rPr>
                  <w:rFonts w:ascii="Arial" w:hAnsi="Arial" w:cs="Arial"/>
                  <w:sz w:val="20"/>
                  <w:szCs w:val="20"/>
                </w:rPr>
                <w:delText xml:space="preserve"> </w:delText>
              </w:r>
            </w:del>
          </w:p>
        </w:tc>
        <w:tc>
          <w:tcPr>
            <w:tcW w:w="6068" w:type="dxa"/>
            <w:tcPrChange w:id="107" w:author="msi" w:date="2026-09-22T12:49:00Z" w16du:dateUtc="2026-09-22T16:49:00Z">
              <w:tcPr>
                <w:tcW w:w="2641" w:type="dxa"/>
                <w:tcBorders>
                  <w:top w:val="nil"/>
                  <w:left w:val="single" w:sz="18" w:space="0" w:color="808080" w:themeColor="background1" w:themeShade="80"/>
                  <w:bottom w:val="nil"/>
                </w:tcBorders>
                <w:vAlign w:val="center"/>
              </w:tcPr>
            </w:tcPrChange>
          </w:tcPr>
          <w:p w14:paraId="37309C76" w14:textId="71E200BE" w:rsidR="00E3198A" w:rsidRPr="00B14121" w:rsidRDefault="00E3198A" w:rsidP="00E3198A">
            <w:pPr>
              <w:framePr w:hSpace="180" w:wrap="around" w:vAnchor="text" w:hAnchor="margin" w:y="125"/>
              <w:rPr>
                <w:rFonts w:ascii="Arial" w:hAnsi="Arial" w:cs="Arial"/>
                <w:szCs w:val="20"/>
              </w:rPr>
            </w:pPr>
            <w:del w:id="108" w:author="msi" w:date="2026-09-22T12:49:00Z" w16du:dateUtc="2026-09-22T16:49:00Z">
              <w:r>
                <w:rPr>
                  <w:rFonts w:ascii="Arial" w:hAnsi="Arial" w:cs="Arial"/>
                  <w:szCs w:val="20"/>
                </w:rPr>
                <w:delText>divalproex</w:delText>
              </w:r>
            </w:del>
          </w:p>
        </w:tc>
        <w:tc>
          <w:tcPr>
            <w:tcW w:w="6068" w:type="dxa"/>
            <w:tcPrChange w:id="109" w:author="msi" w:date="2026-09-22T12:49:00Z" w16du:dateUtc="2026-09-22T16:49:00Z">
              <w:tcPr>
                <w:tcW w:w="2478" w:type="dxa"/>
                <w:gridSpan w:val="2"/>
                <w:tcBorders>
                  <w:top w:val="nil"/>
                  <w:bottom w:val="nil"/>
                  <w:right w:val="single" w:sz="18" w:space="0" w:color="808080" w:themeColor="background1" w:themeShade="80"/>
                </w:tcBorders>
                <w:vAlign w:val="center"/>
              </w:tcPr>
            </w:tcPrChange>
          </w:tcPr>
          <w:p w14:paraId="5EEF1981" w14:textId="662F088B" w:rsidR="00E3198A" w:rsidRPr="00B14121" w:rsidRDefault="00512E36" w:rsidP="00E3198A">
            <w:pPr>
              <w:framePr w:hSpace="180" w:wrap="around" w:vAnchor="text" w:hAnchor="margin" w:y="125"/>
              <w:rPr>
                <w:rFonts w:ascii="Arial" w:hAnsi="Arial" w:cs="Arial"/>
                <w:szCs w:val="20"/>
              </w:rPr>
            </w:pPr>
            <w:del w:id="110" w:author="msi" w:date="2026-09-22T12:49:00Z" w16du:dateUtc="2026-09-22T16:49:00Z">
              <w:r>
                <w:rPr>
                  <w:rFonts w:ascii="Arial" w:hAnsi="Arial" w:cs="Arial"/>
                  <w:szCs w:val="20"/>
                </w:rPr>
                <w:delText>pregabalin</w:delText>
              </w:r>
              <w:r w:rsidRPr="00B14121" w:rsidDel="00512E36">
                <w:rPr>
                  <w:rFonts w:ascii="Arial" w:hAnsi="Arial" w:cs="Arial"/>
                  <w:szCs w:val="20"/>
                </w:rPr>
                <w:delText xml:space="preserve"> </w:delText>
              </w:r>
            </w:del>
          </w:p>
        </w:tc>
      </w:tr>
      <w:tr w:rsidR="00512E36" w:rsidRPr="00B14121" w14:paraId="51E52FBE" w14:textId="77777777" w:rsidTr="00832AEF">
        <w:trPr>
          <w:jc w:val="center"/>
          <w:trPrChange w:id="111" w:author="msi" w:date="2026-09-22T12:49:00Z" w16du:dateUtc="2026-09-22T16:49:00Z">
            <w:trPr>
              <w:gridBefore w:val="1"/>
              <w:trHeight w:val="288"/>
            </w:trPr>
          </w:trPrChange>
        </w:trPr>
        <w:tc>
          <w:tcPr>
            <w:tcW w:w="2745" w:type="dxa"/>
            <w:vAlign w:val="center"/>
            <w:tcPrChange w:id="112" w:author="msi" w:date="2026-09-22T12:49:00Z" w16du:dateUtc="2026-09-22T16:49:00Z">
              <w:tcPr>
                <w:tcW w:w="3125" w:type="dxa"/>
                <w:tcBorders>
                  <w:top w:val="nil"/>
                  <w:left w:val="single" w:sz="18" w:space="0" w:color="808080" w:themeColor="background1" w:themeShade="80"/>
                  <w:bottom w:val="nil"/>
                </w:tcBorders>
                <w:vAlign w:val="center"/>
              </w:tcPr>
            </w:tcPrChange>
          </w:tcPr>
          <w:p w14:paraId="77C169AC" w14:textId="77777777" w:rsidR="00512E36" w:rsidRPr="001A2552" w:rsidRDefault="00BC32DD" w:rsidP="00832AEF">
            <w:pPr>
              <w:pStyle w:val="DersBasliklar"/>
              <w:rPr>
                <w:rPrChange w:id="113" w:author="msi" w:date="2026-09-22T12:49:00Z" w16du:dateUtc="2026-09-22T16:49:00Z">
                  <w:rPr>
                    <w:rFonts w:ascii="Arial" w:hAnsi="Arial" w:cs="Arial"/>
                    <w:sz w:val="20"/>
                    <w:szCs w:val="20"/>
                  </w:rPr>
                </w:rPrChange>
              </w:rPr>
              <w:pPrChange w:id="114" w:author="msi" w:date="2026-09-22T12:49:00Z" w16du:dateUtc="2026-09-22T16:49:00Z">
                <w:pPr>
                  <w:framePr w:hSpace="180" w:wrap="around" w:vAnchor="text" w:hAnchor="margin" w:y="125"/>
                </w:pPr>
              </w:pPrChange>
            </w:pPr>
            <w:ins w:id="115" w:author="msi" w:date="2026-09-22T12:49:00Z" w16du:dateUtc="2026-09-22T16:49:00Z">
              <w:r w:rsidRPr="001A2552">
                <w:rPr>
                  <w:szCs w:val="16"/>
                </w:rPr>
                <w:t>Dersin Türü</w:t>
              </w:r>
            </w:ins>
            <w:del w:id="116" w:author="msi" w:date="2026-09-22T12:49:00Z" w16du:dateUtc="2026-09-22T16:49:00Z">
              <w:r w:rsidR="00512E36" w:rsidRPr="00B14121">
                <w:rPr>
                  <w:rFonts w:ascii="Arial" w:hAnsi="Arial" w:cs="Arial"/>
                  <w:sz w:val="20"/>
                  <w:szCs w:val="20"/>
                </w:rPr>
                <w:delText>bupropion</w:delText>
              </w:r>
            </w:del>
          </w:p>
        </w:tc>
        <w:tc>
          <w:tcPr>
            <w:tcW w:w="6068" w:type="dxa"/>
            <w:tcPrChange w:id="117"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51FFF188" w14:textId="486D0481" w:rsidR="00512E36" w:rsidRPr="00B00DF3" w:rsidRDefault="00F8234C" w:rsidP="00832AEF">
            <w:pPr>
              <w:pStyle w:val="DersBilgileri"/>
              <w:rPr>
                <w:rPrChange w:id="118" w:author="msi" w:date="2026-09-22T12:49:00Z" w16du:dateUtc="2026-09-22T16:49:00Z">
                  <w:rPr>
                    <w:rFonts w:ascii="Arial" w:hAnsi="Arial" w:cs="Arial"/>
                    <w:sz w:val="20"/>
                    <w:szCs w:val="20"/>
                  </w:rPr>
                </w:rPrChange>
              </w:rPr>
              <w:pPrChange w:id="119" w:author="msi" w:date="2026-09-22T12:49:00Z" w16du:dateUtc="2026-09-22T16:49:00Z">
                <w:pPr>
                  <w:framePr w:hSpace="180" w:wrap="around" w:vAnchor="text" w:hAnchor="margin" w:y="125"/>
                </w:pPr>
              </w:pPrChange>
            </w:pPr>
            <w:ins w:id="120" w:author="msi" w:date="2026-09-22T12:49:00Z" w16du:dateUtc="2026-09-22T16:49:00Z">
              <w:r>
                <w:rPr>
                  <w:szCs w:val="16"/>
                </w:rPr>
                <w:t>SEÇMELİ</w:t>
              </w:r>
            </w:ins>
            <w:del w:id="121" w:author="msi" w:date="2026-09-22T12:49:00Z" w16du:dateUtc="2026-09-22T16:49:00Z">
              <w:r w:rsidR="00512E36" w:rsidRPr="00B14121">
                <w:rPr>
                  <w:rFonts w:ascii="Arial" w:hAnsi="Arial" w:cs="Arial"/>
                  <w:sz w:val="20"/>
                  <w:szCs w:val="20"/>
                </w:rPr>
                <w:delText>nefazodone</w:delText>
              </w:r>
              <w:r w:rsidR="00512E36" w:rsidRPr="00B14121" w:rsidDel="00D70190">
                <w:rPr>
                  <w:rFonts w:ascii="Arial" w:hAnsi="Arial" w:cs="Arial"/>
                  <w:sz w:val="20"/>
                  <w:szCs w:val="20"/>
                </w:rPr>
                <w:delText xml:space="preserve"> </w:delText>
              </w:r>
            </w:del>
          </w:p>
        </w:tc>
        <w:tc>
          <w:tcPr>
            <w:tcW w:w="6068" w:type="dxa"/>
            <w:tcPrChange w:id="122" w:author="msi" w:date="2026-09-22T12:49:00Z" w16du:dateUtc="2026-09-22T16:49:00Z">
              <w:tcPr>
                <w:tcW w:w="2641" w:type="dxa"/>
                <w:tcBorders>
                  <w:top w:val="nil"/>
                  <w:left w:val="single" w:sz="18" w:space="0" w:color="808080" w:themeColor="background1" w:themeShade="80"/>
                  <w:bottom w:val="nil"/>
                </w:tcBorders>
                <w:vAlign w:val="center"/>
              </w:tcPr>
            </w:tcPrChange>
          </w:tcPr>
          <w:p w14:paraId="62E1C698" w14:textId="3D07FF45" w:rsidR="00512E36" w:rsidRPr="00B14121" w:rsidRDefault="00512E36" w:rsidP="00512E36">
            <w:pPr>
              <w:framePr w:hSpace="180" w:wrap="around" w:vAnchor="text" w:hAnchor="margin" w:y="125"/>
              <w:rPr>
                <w:rFonts w:ascii="Arial" w:hAnsi="Arial" w:cs="Arial"/>
                <w:szCs w:val="20"/>
              </w:rPr>
            </w:pPr>
            <w:del w:id="123" w:author="msi" w:date="2026-09-22T12:49:00Z" w16du:dateUtc="2026-09-22T16:49:00Z">
              <w:r>
                <w:rPr>
                  <w:rFonts w:ascii="Arial" w:hAnsi="Arial" w:cs="Arial"/>
                  <w:szCs w:val="20"/>
                </w:rPr>
                <w:delText>g</w:delText>
              </w:r>
              <w:r w:rsidRPr="00B14121">
                <w:rPr>
                  <w:rFonts w:ascii="Arial" w:hAnsi="Arial" w:cs="Arial"/>
                  <w:szCs w:val="20"/>
                </w:rPr>
                <w:delText>abapentin</w:delText>
              </w:r>
              <w:r w:rsidRPr="00B14121" w:rsidDel="00512E36">
                <w:rPr>
                  <w:rFonts w:ascii="Arial" w:hAnsi="Arial" w:cs="Arial"/>
                  <w:szCs w:val="20"/>
                </w:rPr>
                <w:delText xml:space="preserve"> </w:delText>
              </w:r>
            </w:del>
          </w:p>
        </w:tc>
        <w:tc>
          <w:tcPr>
            <w:tcW w:w="6068" w:type="dxa"/>
            <w:tcPrChange w:id="124" w:author="msi" w:date="2026-09-22T12:49:00Z" w16du:dateUtc="2026-09-22T16:49:00Z">
              <w:tcPr>
                <w:tcW w:w="2478" w:type="dxa"/>
                <w:gridSpan w:val="2"/>
                <w:tcBorders>
                  <w:top w:val="nil"/>
                  <w:bottom w:val="nil"/>
                  <w:right w:val="single" w:sz="18" w:space="0" w:color="808080" w:themeColor="background1" w:themeShade="80"/>
                </w:tcBorders>
                <w:vAlign w:val="center"/>
              </w:tcPr>
            </w:tcPrChange>
          </w:tcPr>
          <w:p w14:paraId="0A8CAD68" w14:textId="16B1F798" w:rsidR="00512E36" w:rsidRPr="00B14121" w:rsidRDefault="00512E36" w:rsidP="00512E36">
            <w:pPr>
              <w:framePr w:hSpace="180" w:wrap="around" w:vAnchor="text" w:hAnchor="margin" w:y="125"/>
              <w:rPr>
                <w:rFonts w:ascii="Arial" w:hAnsi="Arial" w:cs="Arial"/>
                <w:szCs w:val="20"/>
              </w:rPr>
            </w:pPr>
            <w:del w:id="125" w:author="msi" w:date="2026-09-22T12:49:00Z" w16du:dateUtc="2026-09-22T16:49:00Z">
              <w:r w:rsidRPr="00B14121">
                <w:rPr>
                  <w:rFonts w:ascii="Arial" w:hAnsi="Arial" w:cs="Arial"/>
                  <w:szCs w:val="20"/>
                </w:rPr>
                <w:delText>topiramate</w:delText>
              </w:r>
            </w:del>
          </w:p>
        </w:tc>
      </w:tr>
      <w:tr w:rsidR="00512E36" w:rsidRPr="00B14121" w14:paraId="66682F43" w14:textId="77777777" w:rsidTr="00832AEF">
        <w:trPr>
          <w:jc w:val="center"/>
          <w:trPrChange w:id="126" w:author="msi" w:date="2026-09-22T12:49:00Z" w16du:dateUtc="2026-09-22T16:49:00Z">
            <w:trPr>
              <w:gridBefore w:val="1"/>
              <w:trHeight w:val="288"/>
            </w:trPr>
          </w:trPrChange>
        </w:trPr>
        <w:tc>
          <w:tcPr>
            <w:tcW w:w="2745" w:type="dxa"/>
            <w:vAlign w:val="center"/>
            <w:tcPrChange w:id="127" w:author="msi" w:date="2026-09-22T12:49:00Z" w16du:dateUtc="2026-09-22T16:49:00Z">
              <w:tcPr>
                <w:tcW w:w="3125" w:type="dxa"/>
                <w:tcBorders>
                  <w:top w:val="nil"/>
                  <w:left w:val="single" w:sz="18" w:space="0" w:color="808080" w:themeColor="background1" w:themeShade="80"/>
                  <w:bottom w:val="nil"/>
                </w:tcBorders>
                <w:vAlign w:val="center"/>
              </w:tcPr>
            </w:tcPrChange>
          </w:tcPr>
          <w:p w14:paraId="6065785E" w14:textId="77777777" w:rsidR="00512E36" w:rsidRPr="001A2552" w:rsidRDefault="00BC32DD" w:rsidP="00832AEF">
            <w:pPr>
              <w:pStyle w:val="DersBasliklar"/>
              <w:rPr>
                <w:rPrChange w:id="128" w:author="msi" w:date="2026-09-22T12:49:00Z" w16du:dateUtc="2026-09-22T16:49:00Z">
                  <w:rPr>
                    <w:rFonts w:ascii="Arial" w:hAnsi="Arial" w:cs="Arial"/>
                    <w:sz w:val="20"/>
                    <w:szCs w:val="20"/>
                  </w:rPr>
                </w:rPrChange>
              </w:rPr>
              <w:pPrChange w:id="129" w:author="msi" w:date="2026-09-22T12:49:00Z" w16du:dateUtc="2026-09-22T16:49:00Z">
                <w:pPr>
                  <w:framePr w:hSpace="180" w:wrap="around" w:vAnchor="text" w:hAnchor="margin" w:y="125"/>
                </w:pPr>
              </w:pPrChange>
            </w:pPr>
            <w:ins w:id="130" w:author="msi" w:date="2026-09-22T12:49:00Z" w16du:dateUtc="2026-09-22T16:49:00Z">
              <w:r w:rsidRPr="001A2552">
                <w:rPr>
                  <w:szCs w:val="16"/>
                </w:rPr>
                <w:t>Dersin İçeriği</w:t>
              </w:r>
            </w:ins>
            <w:del w:id="131" w:author="msi" w:date="2026-09-22T12:49:00Z" w16du:dateUtc="2026-09-22T16:49:00Z">
              <w:r w:rsidR="00512E36" w:rsidRPr="00B14121">
                <w:rPr>
                  <w:rFonts w:ascii="Arial" w:hAnsi="Arial" w:cs="Arial"/>
                  <w:sz w:val="20"/>
                  <w:szCs w:val="20"/>
                </w:rPr>
                <w:delText>citalopram</w:delText>
              </w:r>
            </w:del>
          </w:p>
        </w:tc>
        <w:tc>
          <w:tcPr>
            <w:tcW w:w="6068" w:type="dxa"/>
            <w:tcPrChange w:id="132"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73296870" w14:textId="77777777" w:rsidR="00F911A6" w:rsidRPr="00B00DF3" w:rsidRDefault="00F911A6" w:rsidP="00F911A6">
            <w:pPr>
              <w:rPr>
                <w:ins w:id="133" w:author="msi" w:date="2026-09-22T12:49:00Z" w16du:dateUtc="2026-09-22T16:49:00Z"/>
                <w:sz w:val="16"/>
                <w:szCs w:val="16"/>
              </w:rPr>
            </w:pPr>
          </w:p>
          <w:p w14:paraId="16989730" w14:textId="77777777" w:rsidR="00F95BE5" w:rsidRPr="00F8234C" w:rsidRDefault="00F95BE5" w:rsidP="00F95BE5">
            <w:pPr>
              <w:numPr>
                <w:ilvl w:val="0"/>
                <w:numId w:val="2"/>
              </w:numPr>
              <w:autoSpaceDE w:val="0"/>
              <w:autoSpaceDN w:val="0"/>
              <w:adjustRightInd w:val="0"/>
              <w:jc w:val="left"/>
              <w:rPr>
                <w:ins w:id="134" w:author="msi" w:date="2026-09-22T12:49:00Z" w16du:dateUtc="2026-09-22T16:49:00Z"/>
                <w:sz w:val="16"/>
                <w:szCs w:val="16"/>
              </w:rPr>
            </w:pPr>
            <w:ins w:id="135" w:author="msi" w:date="2026-09-22T12:49:00Z" w16du:dateUtc="2026-09-22T16:49:00Z">
              <w:r w:rsidRPr="00F8234C">
                <w:rPr>
                  <w:sz w:val="16"/>
                  <w:szCs w:val="16"/>
                </w:rPr>
                <w:t xml:space="preserve">Temel hukuksal kavramlar bilgisi </w:t>
              </w:r>
            </w:ins>
          </w:p>
          <w:p w14:paraId="76ECC1B5" w14:textId="77777777" w:rsidR="00F95BE5" w:rsidRPr="00F8234C" w:rsidRDefault="00F95BE5" w:rsidP="00F95BE5">
            <w:pPr>
              <w:numPr>
                <w:ilvl w:val="0"/>
                <w:numId w:val="2"/>
              </w:numPr>
              <w:autoSpaceDE w:val="0"/>
              <w:autoSpaceDN w:val="0"/>
              <w:adjustRightInd w:val="0"/>
              <w:jc w:val="left"/>
              <w:rPr>
                <w:ins w:id="136" w:author="msi" w:date="2026-09-22T12:49:00Z" w16du:dateUtc="2026-09-22T16:49:00Z"/>
                <w:sz w:val="16"/>
                <w:szCs w:val="16"/>
              </w:rPr>
            </w:pPr>
            <w:ins w:id="137" w:author="msi" w:date="2026-09-22T12:49:00Z" w16du:dateUtc="2026-09-22T16:49:00Z">
              <w:r w:rsidRPr="00F8234C">
                <w:rPr>
                  <w:sz w:val="16"/>
                  <w:szCs w:val="16"/>
                </w:rPr>
                <w:t xml:space="preserve">İnsan hakları ve demokrasi ile ilgili temel kavramlar bilgisi </w:t>
              </w:r>
            </w:ins>
          </w:p>
          <w:p w14:paraId="73D04293" w14:textId="77777777" w:rsidR="00F95BE5" w:rsidRPr="00F8234C" w:rsidRDefault="00B90493" w:rsidP="00F95BE5">
            <w:pPr>
              <w:numPr>
                <w:ilvl w:val="0"/>
                <w:numId w:val="2"/>
              </w:numPr>
              <w:autoSpaceDE w:val="0"/>
              <w:autoSpaceDN w:val="0"/>
              <w:adjustRightInd w:val="0"/>
              <w:jc w:val="left"/>
              <w:rPr>
                <w:ins w:id="138" w:author="msi" w:date="2026-09-22T12:49:00Z" w16du:dateUtc="2026-09-22T16:49:00Z"/>
                <w:sz w:val="16"/>
                <w:szCs w:val="16"/>
              </w:rPr>
            </w:pPr>
            <w:ins w:id="139" w:author="msi" w:date="2026-09-22T12:49:00Z" w16du:dateUtc="2026-09-22T16:49:00Z">
              <w:r w:rsidRPr="00F8234C">
                <w:rPr>
                  <w:sz w:val="16"/>
                  <w:szCs w:val="16"/>
                </w:rPr>
                <w:t>İnsan hakları ve demokrasinin</w:t>
              </w:r>
              <w:r w:rsidR="00F95BE5" w:rsidRPr="00F8234C">
                <w:rPr>
                  <w:sz w:val="16"/>
                  <w:szCs w:val="16"/>
                </w:rPr>
                <w:t xml:space="preserve"> Batı’daki tarihi gelişimi</w:t>
              </w:r>
            </w:ins>
          </w:p>
          <w:p w14:paraId="1796EAFB" w14:textId="77777777" w:rsidR="00F95BE5" w:rsidRPr="00F8234C" w:rsidRDefault="00B90493" w:rsidP="00F95BE5">
            <w:pPr>
              <w:numPr>
                <w:ilvl w:val="0"/>
                <w:numId w:val="2"/>
              </w:numPr>
              <w:autoSpaceDE w:val="0"/>
              <w:autoSpaceDN w:val="0"/>
              <w:adjustRightInd w:val="0"/>
              <w:jc w:val="left"/>
              <w:rPr>
                <w:ins w:id="140" w:author="msi" w:date="2026-09-22T12:49:00Z" w16du:dateUtc="2026-09-22T16:49:00Z"/>
                <w:sz w:val="16"/>
                <w:szCs w:val="16"/>
              </w:rPr>
            </w:pPr>
            <w:ins w:id="141" w:author="msi" w:date="2026-09-22T12:49:00Z" w16du:dateUtc="2026-09-22T16:49:00Z">
              <w:r w:rsidRPr="00F8234C">
                <w:rPr>
                  <w:sz w:val="16"/>
                  <w:szCs w:val="16"/>
                </w:rPr>
                <w:t>İnsan hakları ve demokrasinin</w:t>
              </w:r>
              <w:r w:rsidR="00F95BE5" w:rsidRPr="00F8234C">
                <w:rPr>
                  <w:sz w:val="16"/>
                  <w:szCs w:val="16"/>
                </w:rPr>
                <w:t xml:space="preserve"> ülkemizdeki tarihi gelişimi </w:t>
              </w:r>
            </w:ins>
          </w:p>
          <w:p w14:paraId="13C1501D" w14:textId="77777777" w:rsidR="00F95BE5" w:rsidRPr="00F8234C" w:rsidRDefault="00B90493" w:rsidP="00F95BE5">
            <w:pPr>
              <w:numPr>
                <w:ilvl w:val="0"/>
                <w:numId w:val="2"/>
              </w:numPr>
              <w:autoSpaceDE w:val="0"/>
              <w:autoSpaceDN w:val="0"/>
              <w:adjustRightInd w:val="0"/>
              <w:jc w:val="left"/>
              <w:rPr>
                <w:ins w:id="142" w:author="msi" w:date="2026-09-22T12:49:00Z" w16du:dateUtc="2026-09-22T16:49:00Z"/>
                <w:sz w:val="16"/>
                <w:szCs w:val="16"/>
              </w:rPr>
            </w:pPr>
            <w:ins w:id="143" w:author="msi" w:date="2026-09-22T12:49:00Z" w16du:dateUtc="2026-09-22T16:49:00Z">
              <w:r w:rsidRPr="00F8234C">
                <w:rPr>
                  <w:sz w:val="16"/>
                  <w:szCs w:val="16"/>
                </w:rPr>
                <w:t>İnsan hakları ve demokrasinin</w:t>
              </w:r>
              <w:r w:rsidR="00F95BE5" w:rsidRPr="00F8234C">
                <w:rPr>
                  <w:sz w:val="16"/>
                  <w:szCs w:val="16"/>
                </w:rPr>
                <w:t xml:space="preserve"> uluslararası alana geçişi </w:t>
              </w:r>
            </w:ins>
          </w:p>
          <w:p w14:paraId="7A2B3376" w14:textId="77777777" w:rsidR="00F911A6" w:rsidRPr="00F8234C" w:rsidRDefault="00F911A6" w:rsidP="00F95BE5">
            <w:pPr>
              <w:numPr>
                <w:ilvl w:val="0"/>
                <w:numId w:val="2"/>
              </w:numPr>
              <w:autoSpaceDE w:val="0"/>
              <w:autoSpaceDN w:val="0"/>
              <w:adjustRightInd w:val="0"/>
              <w:rPr>
                <w:ins w:id="144" w:author="msi" w:date="2026-09-22T12:49:00Z" w16du:dateUtc="2026-09-22T16:49:00Z"/>
                <w:sz w:val="16"/>
                <w:szCs w:val="16"/>
              </w:rPr>
            </w:pPr>
            <w:ins w:id="145" w:author="msi" w:date="2026-09-22T12:49:00Z" w16du:dateUtc="2026-09-22T16:49:00Z">
              <w:r w:rsidRPr="00F8234C">
                <w:rPr>
                  <w:sz w:val="16"/>
                  <w:szCs w:val="16"/>
                </w:rPr>
                <w:t xml:space="preserve">İnsan hakları </w:t>
              </w:r>
              <w:r w:rsidR="00B90493" w:rsidRPr="00F8234C">
                <w:rPr>
                  <w:sz w:val="16"/>
                  <w:szCs w:val="16"/>
                </w:rPr>
                <w:t xml:space="preserve">ve demokrasi </w:t>
              </w:r>
              <w:r w:rsidRPr="00F8234C">
                <w:rPr>
                  <w:sz w:val="16"/>
                  <w:szCs w:val="16"/>
                </w:rPr>
                <w:t xml:space="preserve">eğitiminin tanımı, amacı ve önemi </w:t>
              </w:r>
            </w:ins>
          </w:p>
          <w:p w14:paraId="66622848" w14:textId="77777777" w:rsidR="00B00DF3" w:rsidRPr="00F8234C" w:rsidRDefault="00B90493" w:rsidP="00F95BE5">
            <w:pPr>
              <w:numPr>
                <w:ilvl w:val="0"/>
                <w:numId w:val="2"/>
              </w:numPr>
              <w:tabs>
                <w:tab w:val="left" w:pos="9640"/>
              </w:tabs>
              <w:jc w:val="left"/>
              <w:rPr>
                <w:ins w:id="146" w:author="msi" w:date="2026-09-22T12:49:00Z" w16du:dateUtc="2026-09-22T16:49:00Z"/>
                <w:sz w:val="16"/>
                <w:szCs w:val="16"/>
              </w:rPr>
            </w:pPr>
            <w:ins w:id="147" w:author="msi" w:date="2026-09-22T12:49:00Z" w16du:dateUtc="2026-09-22T16:49:00Z">
              <w:r w:rsidRPr="00F8234C">
                <w:rPr>
                  <w:sz w:val="16"/>
                  <w:szCs w:val="16"/>
                </w:rPr>
                <w:t>İ</w:t>
              </w:r>
              <w:r w:rsidR="00F95BE5" w:rsidRPr="00F8234C">
                <w:rPr>
                  <w:sz w:val="16"/>
                  <w:szCs w:val="16"/>
                </w:rPr>
                <w:t>nsan hakları ve demokrasi eğitimi</w:t>
              </w:r>
              <w:r w:rsidRPr="00F8234C">
                <w:rPr>
                  <w:sz w:val="16"/>
                  <w:szCs w:val="16"/>
                </w:rPr>
                <w:t>nin etkililiği</w:t>
              </w:r>
            </w:ins>
          </w:p>
          <w:p w14:paraId="2FC7A104" w14:textId="5FF552E8" w:rsidR="00512E36" w:rsidRPr="00B00DF3" w:rsidRDefault="00F911A6" w:rsidP="009D5F97">
            <w:pPr>
              <w:numPr>
                <w:ilvl w:val="0"/>
                <w:numId w:val="2"/>
              </w:numPr>
              <w:tabs>
                <w:tab w:val="left" w:pos="9640"/>
              </w:tabs>
              <w:jc w:val="left"/>
              <w:rPr>
                <w:rPrChange w:id="148" w:author="msi" w:date="2026-09-22T12:49:00Z" w16du:dateUtc="2026-09-22T16:49:00Z">
                  <w:rPr>
                    <w:rFonts w:ascii="Arial" w:hAnsi="Arial" w:cs="Arial"/>
                    <w:sz w:val="20"/>
                    <w:szCs w:val="20"/>
                  </w:rPr>
                </w:rPrChange>
              </w:rPr>
              <w:pPrChange w:id="149" w:author="msi" w:date="2026-09-22T12:49:00Z" w16du:dateUtc="2026-09-22T16:49:00Z">
                <w:pPr>
                  <w:framePr w:hSpace="180" w:wrap="around" w:vAnchor="text" w:hAnchor="margin" w:y="125"/>
                </w:pPr>
              </w:pPrChange>
            </w:pPr>
            <w:ins w:id="150" w:author="msi" w:date="2026-09-22T12:49:00Z" w16du:dateUtc="2026-09-22T16:49:00Z">
              <w:r w:rsidRPr="00F8234C">
                <w:rPr>
                  <w:sz w:val="16"/>
                  <w:szCs w:val="16"/>
                </w:rPr>
                <w:t xml:space="preserve">Öğrencilerle birlikte belirlenecek değişik insan hakları </w:t>
              </w:r>
              <w:r w:rsidR="009D5F97" w:rsidRPr="00F8234C">
                <w:rPr>
                  <w:sz w:val="16"/>
                  <w:szCs w:val="16"/>
                </w:rPr>
                <w:t xml:space="preserve">ve demokrasi </w:t>
              </w:r>
              <w:r w:rsidRPr="00F8234C">
                <w:rPr>
                  <w:sz w:val="16"/>
                  <w:szCs w:val="16"/>
                </w:rPr>
                <w:t>konularının</w:t>
              </w:r>
              <w:r w:rsidRPr="00B00DF3">
                <w:rPr>
                  <w:sz w:val="16"/>
                  <w:szCs w:val="16"/>
                </w:rPr>
                <w:t xml:space="preserve"> (kadın hakları, çocuk hakları, yaşama hakkı, eğitim hakkı, özel hayatın gizliliği, seçme seçilme hakkı, barış hakkı, çevre hakkı gibi) örnek işlenişi </w:t>
              </w:r>
            </w:ins>
            <w:del w:id="151" w:author="msi" w:date="2026-09-22T12:49:00Z" w16du:dateUtc="2026-09-22T16:49:00Z">
              <w:r w:rsidR="00512E36" w:rsidRPr="00B14121">
                <w:rPr>
                  <w:rFonts w:ascii="Arial" w:hAnsi="Arial" w:cs="Arial"/>
                  <w:szCs w:val="20"/>
                </w:rPr>
                <w:delText>nortriptyline</w:delText>
              </w:r>
              <w:r w:rsidR="00512E36" w:rsidRPr="00B14121" w:rsidDel="00D70190">
                <w:rPr>
                  <w:rFonts w:ascii="Arial" w:hAnsi="Arial" w:cs="Arial"/>
                  <w:spacing w:val="-3"/>
                  <w:szCs w:val="20"/>
                </w:rPr>
                <w:delText xml:space="preserve"> </w:delText>
              </w:r>
            </w:del>
          </w:p>
        </w:tc>
        <w:tc>
          <w:tcPr>
            <w:tcW w:w="6068" w:type="dxa"/>
            <w:tcPrChange w:id="152" w:author="msi" w:date="2026-09-22T12:49:00Z" w16du:dateUtc="2026-09-22T16:49:00Z">
              <w:tcPr>
                <w:tcW w:w="2641" w:type="dxa"/>
                <w:tcBorders>
                  <w:top w:val="nil"/>
                  <w:left w:val="single" w:sz="18" w:space="0" w:color="808080" w:themeColor="background1" w:themeShade="80"/>
                  <w:bottom w:val="nil"/>
                </w:tcBorders>
                <w:vAlign w:val="center"/>
              </w:tcPr>
            </w:tcPrChange>
          </w:tcPr>
          <w:p w14:paraId="1878DB64" w14:textId="3D95EFA1" w:rsidR="00512E36" w:rsidRPr="00B14121" w:rsidRDefault="00512E36" w:rsidP="00512E36">
            <w:pPr>
              <w:framePr w:hSpace="180" w:wrap="around" w:vAnchor="text" w:hAnchor="margin" w:y="125"/>
              <w:rPr>
                <w:rFonts w:ascii="Arial" w:hAnsi="Arial" w:cs="Arial"/>
                <w:szCs w:val="20"/>
              </w:rPr>
            </w:pPr>
            <w:del w:id="153" w:author="msi" w:date="2026-09-22T12:49:00Z" w16du:dateUtc="2026-09-22T16:49:00Z">
              <w:r w:rsidRPr="00B14121">
                <w:rPr>
                  <w:rFonts w:ascii="Arial" w:hAnsi="Arial" w:cs="Arial"/>
                  <w:szCs w:val="20"/>
                </w:rPr>
                <w:delText>lamotrigine</w:delText>
              </w:r>
              <w:r w:rsidDel="00512E36">
                <w:rPr>
                  <w:rFonts w:ascii="Arial" w:hAnsi="Arial" w:cs="Arial"/>
                  <w:szCs w:val="20"/>
                </w:rPr>
                <w:delText xml:space="preserve"> </w:delText>
              </w:r>
            </w:del>
          </w:p>
        </w:tc>
        <w:tc>
          <w:tcPr>
            <w:tcW w:w="6068" w:type="dxa"/>
            <w:tcPrChange w:id="154" w:author="msi" w:date="2026-09-22T12:49:00Z" w16du:dateUtc="2026-09-22T16:49:00Z">
              <w:tcPr>
                <w:tcW w:w="2478" w:type="dxa"/>
                <w:gridSpan w:val="2"/>
                <w:tcBorders>
                  <w:top w:val="nil"/>
                  <w:bottom w:val="nil"/>
                  <w:right w:val="single" w:sz="18" w:space="0" w:color="808080" w:themeColor="background1" w:themeShade="80"/>
                </w:tcBorders>
                <w:vAlign w:val="center"/>
              </w:tcPr>
            </w:tcPrChange>
          </w:tcPr>
          <w:p w14:paraId="6F8542FF" w14:textId="7741D522" w:rsidR="00512E36" w:rsidRPr="00B14121" w:rsidRDefault="00512E36" w:rsidP="00512E36">
            <w:pPr>
              <w:framePr w:hSpace="180" w:wrap="around" w:vAnchor="text" w:hAnchor="margin" w:y="125"/>
              <w:rPr>
                <w:rFonts w:ascii="Arial" w:hAnsi="Arial" w:cs="Arial"/>
                <w:szCs w:val="20"/>
              </w:rPr>
            </w:pPr>
            <w:del w:id="155" w:author="msi" w:date="2026-09-22T12:49:00Z" w16du:dateUtc="2026-09-22T16:49:00Z">
              <w:r w:rsidRPr="00B14121">
                <w:rPr>
                  <w:rFonts w:ascii="Arial" w:hAnsi="Arial" w:cs="Arial"/>
                  <w:szCs w:val="20"/>
                </w:rPr>
                <w:delText>valproic acid</w:delText>
              </w:r>
              <w:r w:rsidRPr="00B14121" w:rsidDel="00041FF4">
                <w:rPr>
                  <w:rFonts w:ascii="Arial" w:hAnsi="Arial" w:cs="Arial"/>
                  <w:szCs w:val="20"/>
                </w:rPr>
                <w:delText xml:space="preserve"> </w:delText>
              </w:r>
            </w:del>
          </w:p>
        </w:tc>
      </w:tr>
      <w:tr w:rsidR="00512E36" w:rsidRPr="00B14121" w14:paraId="15AF41C1" w14:textId="77777777" w:rsidTr="00832AEF">
        <w:trPr>
          <w:jc w:val="center"/>
          <w:trPrChange w:id="156" w:author="msi" w:date="2026-09-22T12:49:00Z" w16du:dateUtc="2026-09-22T16:49:00Z">
            <w:trPr>
              <w:gridBefore w:val="1"/>
              <w:trHeight w:val="288"/>
            </w:trPr>
          </w:trPrChange>
        </w:trPr>
        <w:tc>
          <w:tcPr>
            <w:tcW w:w="2745" w:type="dxa"/>
            <w:vAlign w:val="center"/>
            <w:tcPrChange w:id="157" w:author="msi" w:date="2026-09-22T12:49:00Z" w16du:dateUtc="2026-09-22T16:49:00Z">
              <w:tcPr>
                <w:tcW w:w="3125" w:type="dxa"/>
                <w:tcBorders>
                  <w:top w:val="nil"/>
                  <w:left w:val="single" w:sz="18" w:space="0" w:color="808080" w:themeColor="background1" w:themeShade="80"/>
                  <w:bottom w:val="nil"/>
                </w:tcBorders>
                <w:vAlign w:val="center"/>
              </w:tcPr>
            </w:tcPrChange>
          </w:tcPr>
          <w:p w14:paraId="45EA1CA5" w14:textId="77777777" w:rsidR="00512E36" w:rsidRPr="001A2552" w:rsidRDefault="00BC32DD" w:rsidP="00832AEF">
            <w:pPr>
              <w:pStyle w:val="DersBasliklar"/>
              <w:rPr>
                <w:rPrChange w:id="158" w:author="msi" w:date="2026-09-22T12:49:00Z" w16du:dateUtc="2026-09-22T16:49:00Z">
                  <w:rPr>
                    <w:rFonts w:ascii="Arial" w:hAnsi="Arial" w:cs="Arial"/>
                    <w:sz w:val="20"/>
                    <w:szCs w:val="20"/>
                  </w:rPr>
                </w:rPrChange>
              </w:rPr>
              <w:pPrChange w:id="159" w:author="msi" w:date="2026-09-22T12:49:00Z" w16du:dateUtc="2026-09-22T16:49:00Z">
                <w:pPr>
                  <w:framePr w:hSpace="180" w:wrap="around" w:vAnchor="text" w:hAnchor="margin" w:y="125"/>
                </w:pPr>
              </w:pPrChange>
            </w:pPr>
            <w:ins w:id="160" w:author="msi" w:date="2026-09-22T12:49:00Z" w16du:dateUtc="2026-09-22T16:49:00Z">
              <w:r w:rsidRPr="001A2552">
                <w:rPr>
                  <w:szCs w:val="16"/>
                </w:rPr>
                <w:t>Dersin Amacı</w:t>
              </w:r>
            </w:ins>
            <w:del w:id="161" w:author="msi" w:date="2026-09-22T12:49:00Z" w16du:dateUtc="2026-09-22T16:49:00Z">
              <w:r w:rsidR="00512E36" w:rsidRPr="00B14121">
                <w:rPr>
                  <w:rFonts w:ascii="Arial" w:hAnsi="Arial" w:cs="Arial"/>
                  <w:sz w:val="20"/>
                  <w:szCs w:val="20"/>
                </w:rPr>
                <w:delText>clomipramine</w:delText>
              </w:r>
            </w:del>
          </w:p>
        </w:tc>
        <w:tc>
          <w:tcPr>
            <w:tcW w:w="6068" w:type="dxa"/>
            <w:tcPrChange w:id="162"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753535B3" w14:textId="77777777" w:rsidR="009D5F97" w:rsidRPr="009D5F97" w:rsidRDefault="009D5F97" w:rsidP="009D5F97">
            <w:pPr>
              <w:pStyle w:val="ListParagraph"/>
              <w:numPr>
                <w:ilvl w:val="0"/>
                <w:numId w:val="7"/>
              </w:numPr>
              <w:autoSpaceDE w:val="0"/>
              <w:autoSpaceDN w:val="0"/>
              <w:adjustRightInd w:val="0"/>
              <w:jc w:val="left"/>
              <w:rPr>
                <w:ins w:id="163" w:author="msi" w:date="2026-09-22T12:49:00Z" w16du:dateUtc="2026-09-22T16:49:00Z"/>
                <w:sz w:val="16"/>
                <w:szCs w:val="16"/>
              </w:rPr>
            </w:pPr>
            <w:ins w:id="164" w:author="msi" w:date="2026-09-22T12:49:00Z" w16du:dateUtc="2026-09-22T16:49:00Z">
              <w:r w:rsidRPr="009D5F97">
                <w:rPr>
                  <w:sz w:val="16"/>
                  <w:szCs w:val="16"/>
                </w:rPr>
                <w:t xml:space="preserve">Hukuk, insan hakları ve demokrasi gibi konularda </w:t>
              </w:r>
              <w:r w:rsidR="00CC0B85">
                <w:rPr>
                  <w:sz w:val="16"/>
                  <w:szCs w:val="16"/>
                </w:rPr>
                <w:t>bilinmesi</w:t>
              </w:r>
              <w:r w:rsidRPr="009D5F97">
                <w:rPr>
                  <w:sz w:val="16"/>
                  <w:szCs w:val="16"/>
                </w:rPr>
                <w:t xml:space="preserve"> ve </w:t>
              </w:r>
              <w:r w:rsidR="00CC0B85">
                <w:rPr>
                  <w:sz w:val="16"/>
                  <w:szCs w:val="16"/>
                </w:rPr>
                <w:lastRenderedPageBreak/>
                <w:t>öğrencilerde</w:t>
              </w:r>
              <w:r w:rsidRPr="009D5F97">
                <w:rPr>
                  <w:sz w:val="16"/>
                  <w:szCs w:val="16"/>
                </w:rPr>
                <w:t xml:space="preserve"> insan haklarına saygı, hakları kullanma, koruma ve geliştirme bilincinin oluşturulması.</w:t>
              </w:r>
            </w:ins>
          </w:p>
          <w:p w14:paraId="1559FC41" w14:textId="77777777" w:rsidR="00CC0B85" w:rsidRDefault="00CC0B85" w:rsidP="009D5F97">
            <w:pPr>
              <w:pStyle w:val="ListParagraph"/>
              <w:numPr>
                <w:ilvl w:val="0"/>
                <w:numId w:val="7"/>
              </w:numPr>
              <w:autoSpaceDE w:val="0"/>
              <w:autoSpaceDN w:val="0"/>
              <w:adjustRightInd w:val="0"/>
              <w:jc w:val="left"/>
              <w:rPr>
                <w:ins w:id="165" w:author="msi" w:date="2026-09-22T12:49:00Z" w16du:dateUtc="2026-09-22T16:49:00Z"/>
                <w:sz w:val="16"/>
                <w:szCs w:val="16"/>
              </w:rPr>
            </w:pPr>
            <w:ins w:id="166" w:author="msi" w:date="2026-09-22T12:49:00Z" w16du:dateUtc="2026-09-22T16:49:00Z">
              <w:r>
                <w:rPr>
                  <w:sz w:val="16"/>
                  <w:szCs w:val="16"/>
                </w:rPr>
                <w:t>İnsan hakları ve demokrasinin Batı’daki ve ülkemizdeki tarihsel gelişinin anlaşılması</w:t>
              </w:r>
            </w:ins>
          </w:p>
          <w:p w14:paraId="382F1691" w14:textId="77777777" w:rsidR="00CC0B85" w:rsidRDefault="00B90493" w:rsidP="009D5F97">
            <w:pPr>
              <w:pStyle w:val="ListParagraph"/>
              <w:numPr>
                <w:ilvl w:val="0"/>
                <w:numId w:val="7"/>
              </w:numPr>
              <w:autoSpaceDE w:val="0"/>
              <w:autoSpaceDN w:val="0"/>
              <w:adjustRightInd w:val="0"/>
              <w:jc w:val="left"/>
              <w:rPr>
                <w:ins w:id="167" w:author="msi" w:date="2026-09-22T12:49:00Z" w16du:dateUtc="2026-09-22T16:49:00Z"/>
                <w:sz w:val="16"/>
                <w:szCs w:val="16"/>
              </w:rPr>
            </w:pPr>
            <w:ins w:id="168" w:author="msi" w:date="2026-09-22T12:49:00Z" w16du:dateUtc="2026-09-22T16:49:00Z">
              <w:r>
                <w:rPr>
                  <w:sz w:val="16"/>
                  <w:szCs w:val="16"/>
                </w:rPr>
                <w:t>İnsan hakları ve demokrasinin</w:t>
              </w:r>
              <w:r w:rsidR="00CC0B85">
                <w:rPr>
                  <w:sz w:val="16"/>
                  <w:szCs w:val="16"/>
                </w:rPr>
                <w:t xml:space="preserve"> uluslararası alana geçişinin tartışılması</w:t>
              </w:r>
            </w:ins>
          </w:p>
          <w:p w14:paraId="01818110" w14:textId="77777777" w:rsidR="00F911A6" w:rsidRPr="009D5F97" w:rsidRDefault="00F911A6" w:rsidP="009D5F97">
            <w:pPr>
              <w:pStyle w:val="ListParagraph"/>
              <w:numPr>
                <w:ilvl w:val="0"/>
                <w:numId w:val="7"/>
              </w:numPr>
              <w:autoSpaceDE w:val="0"/>
              <w:autoSpaceDN w:val="0"/>
              <w:adjustRightInd w:val="0"/>
              <w:jc w:val="left"/>
              <w:rPr>
                <w:ins w:id="169" w:author="msi" w:date="2026-09-22T12:49:00Z" w16du:dateUtc="2026-09-22T16:49:00Z"/>
                <w:sz w:val="16"/>
                <w:szCs w:val="16"/>
              </w:rPr>
            </w:pPr>
            <w:ins w:id="170" w:author="msi" w:date="2026-09-22T12:49:00Z" w16du:dateUtc="2026-09-22T16:49:00Z">
              <w:r w:rsidRPr="009D5F97">
                <w:rPr>
                  <w:sz w:val="16"/>
                  <w:szCs w:val="16"/>
                </w:rPr>
                <w:t xml:space="preserve">İnsan hakları </w:t>
              </w:r>
              <w:r w:rsidR="00B90493">
                <w:rPr>
                  <w:sz w:val="16"/>
                  <w:szCs w:val="16"/>
                </w:rPr>
                <w:t xml:space="preserve">ve demokrasi </w:t>
              </w:r>
              <w:r w:rsidRPr="009D5F97">
                <w:rPr>
                  <w:sz w:val="16"/>
                  <w:szCs w:val="16"/>
                </w:rPr>
                <w:t xml:space="preserve">eğitiminin öneminin anlaşılması </w:t>
              </w:r>
            </w:ins>
          </w:p>
          <w:p w14:paraId="6040E1C2" w14:textId="77777777" w:rsidR="00F911A6" w:rsidRPr="009D5F97" w:rsidRDefault="00F911A6" w:rsidP="009D5F97">
            <w:pPr>
              <w:pStyle w:val="ListParagraph"/>
              <w:numPr>
                <w:ilvl w:val="0"/>
                <w:numId w:val="7"/>
              </w:numPr>
              <w:autoSpaceDE w:val="0"/>
              <w:autoSpaceDN w:val="0"/>
              <w:adjustRightInd w:val="0"/>
              <w:jc w:val="left"/>
              <w:rPr>
                <w:ins w:id="171" w:author="msi" w:date="2026-09-22T12:49:00Z" w16du:dateUtc="2026-09-22T16:49:00Z"/>
                <w:sz w:val="16"/>
                <w:szCs w:val="16"/>
              </w:rPr>
            </w:pPr>
            <w:ins w:id="172" w:author="msi" w:date="2026-09-22T12:49:00Z" w16du:dateUtc="2026-09-22T16:49:00Z">
              <w:r w:rsidRPr="009D5F97">
                <w:rPr>
                  <w:sz w:val="16"/>
                  <w:szCs w:val="16"/>
                </w:rPr>
                <w:t xml:space="preserve">İnsan hakları </w:t>
              </w:r>
              <w:r w:rsidR="00B90493">
                <w:rPr>
                  <w:sz w:val="16"/>
                  <w:szCs w:val="16"/>
                </w:rPr>
                <w:t xml:space="preserve">ve demokrasi </w:t>
              </w:r>
              <w:r w:rsidRPr="009D5F97">
                <w:rPr>
                  <w:sz w:val="16"/>
                  <w:szCs w:val="16"/>
                </w:rPr>
                <w:t>eğitiminde okul ikliminin öneminin anlaşılması</w:t>
              </w:r>
            </w:ins>
          </w:p>
          <w:p w14:paraId="3421A9FE" w14:textId="77777777" w:rsidR="00F911A6" w:rsidRPr="009D5F97" w:rsidRDefault="00F911A6" w:rsidP="009D5F97">
            <w:pPr>
              <w:pStyle w:val="ListParagraph"/>
              <w:numPr>
                <w:ilvl w:val="0"/>
                <w:numId w:val="7"/>
              </w:numPr>
              <w:autoSpaceDE w:val="0"/>
              <w:autoSpaceDN w:val="0"/>
              <w:adjustRightInd w:val="0"/>
              <w:jc w:val="left"/>
              <w:rPr>
                <w:ins w:id="173" w:author="msi" w:date="2026-09-22T12:49:00Z" w16du:dateUtc="2026-09-22T16:49:00Z"/>
                <w:sz w:val="16"/>
                <w:szCs w:val="16"/>
              </w:rPr>
            </w:pPr>
            <w:ins w:id="174" w:author="msi" w:date="2026-09-22T12:49:00Z" w16du:dateUtc="2026-09-22T16:49:00Z">
              <w:r w:rsidRPr="009D5F97">
                <w:rPr>
                  <w:sz w:val="16"/>
                  <w:szCs w:val="16"/>
                </w:rPr>
                <w:t xml:space="preserve">İnsan hakları </w:t>
              </w:r>
              <w:r w:rsidR="00B90493">
                <w:rPr>
                  <w:sz w:val="16"/>
                  <w:szCs w:val="16"/>
                </w:rPr>
                <w:t xml:space="preserve">ve demokrasi </w:t>
              </w:r>
              <w:r w:rsidRPr="009D5F97">
                <w:rPr>
                  <w:sz w:val="16"/>
                  <w:szCs w:val="16"/>
                </w:rPr>
                <w:t>eğitiminde öğretmenin rolünün anlaşılması</w:t>
              </w:r>
            </w:ins>
          </w:p>
          <w:p w14:paraId="0A834467" w14:textId="77777777" w:rsidR="00F911A6" w:rsidRPr="009D5F97" w:rsidRDefault="00F911A6" w:rsidP="009D5F97">
            <w:pPr>
              <w:pStyle w:val="ListParagraph"/>
              <w:numPr>
                <w:ilvl w:val="0"/>
                <w:numId w:val="7"/>
              </w:numPr>
              <w:autoSpaceDE w:val="0"/>
              <w:autoSpaceDN w:val="0"/>
              <w:adjustRightInd w:val="0"/>
              <w:jc w:val="left"/>
              <w:rPr>
                <w:ins w:id="175" w:author="msi" w:date="2026-09-22T12:49:00Z" w16du:dateUtc="2026-09-22T16:49:00Z"/>
                <w:sz w:val="16"/>
                <w:szCs w:val="16"/>
              </w:rPr>
            </w:pPr>
            <w:ins w:id="176" w:author="msi" w:date="2026-09-22T12:49:00Z" w16du:dateUtc="2026-09-22T16:49:00Z">
              <w:r w:rsidRPr="009D5F97">
                <w:rPr>
                  <w:sz w:val="16"/>
                  <w:szCs w:val="16"/>
                </w:rPr>
                <w:t xml:space="preserve">İnsan hakları </w:t>
              </w:r>
              <w:r w:rsidR="00B90493">
                <w:rPr>
                  <w:sz w:val="16"/>
                  <w:szCs w:val="16"/>
                </w:rPr>
                <w:t xml:space="preserve">ve demokrasi </w:t>
              </w:r>
              <w:r w:rsidRPr="009D5F97">
                <w:rPr>
                  <w:sz w:val="16"/>
                  <w:szCs w:val="16"/>
                </w:rPr>
                <w:t xml:space="preserve">eğitiminde diğer derslerden yararlanmanın öneminin anlaşılması </w:t>
              </w:r>
            </w:ins>
          </w:p>
          <w:p w14:paraId="68E3CFB3" w14:textId="77777777" w:rsidR="00F911A6" w:rsidRPr="009D5F97" w:rsidRDefault="00F911A6" w:rsidP="009D5F97">
            <w:pPr>
              <w:pStyle w:val="ListParagraph"/>
              <w:numPr>
                <w:ilvl w:val="0"/>
                <w:numId w:val="7"/>
              </w:numPr>
              <w:autoSpaceDE w:val="0"/>
              <w:autoSpaceDN w:val="0"/>
              <w:adjustRightInd w:val="0"/>
              <w:jc w:val="left"/>
              <w:rPr>
                <w:ins w:id="177" w:author="msi" w:date="2026-09-22T12:49:00Z" w16du:dateUtc="2026-09-22T16:49:00Z"/>
                <w:sz w:val="16"/>
                <w:szCs w:val="16"/>
              </w:rPr>
            </w:pPr>
            <w:ins w:id="178" w:author="msi" w:date="2026-09-22T12:49:00Z" w16du:dateUtc="2026-09-22T16:49:00Z">
              <w:r w:rsidRPr="009D5F97">
                <w:rPr>
                  <w:sz w:val="16"/>
                  <w:szCs w:val="16"/>
                </w:rPr>
                <w:t xml:space="preserve">İnsan hakları </w:t>
              </w:r>
              <w:r w:rsidR="00B90493">
                <w:rPr>
                  <w:sz w:val="16"/>
                  <w:szCs w:val="16"/>
                </w:rPr>
                <w:t xml:space="preserve">ve demokrasi </w:t>
              </w:r>
              <w:r w:rsidRPr="009D5F97">
                <w:rPr>
                  <w:sz w:val="16"/>
                  <w:szCs w:val="16"/>
                </w:rPr>
                <w:t>derslerinin etkililiğinde, dersin içeriğinin, derste uygulanan etkinliklerin, kullanılan yöntem ve materyallerin ve ders sonunda yapılan değerlendirmenin öneminin anlaşılması</w:t>
              </w:r>
            </w:ins>
          </w:p>
          <w:p w14:paraId="4159B0B8" w14:textId="39F0BDE2" w:rsidR="00512E36" w:rsidRPr="00B00DF3" w:rsidRDefault="00512E36" w:rsidP="00832AEF">
            <w:pPr>
              <w:pStyle w:val="DersBilgileri"/>
              <w:rPr>
                <w:rPrChange w:id="179" w:author="msi" w:date="2026-09-22T12:49:00Z" w16du:dateUtc="2026-09-22T16:49:00Z">
                  <w:rPr>
                    <w:rFonts w:ascii="Arial" w:hAnsi="Arial" w:cs="Arial"/>
                    <w:sz w:val="20"/>
                    <w:szCs w:val="20"/>
                  </w:rPr>
                </w:rPrChange>
              </w:rPr>
              <w:pPrChange w:id="180" w:author="msi" w:date="2026-09-22T12:49:00Z" w16du:dateUtc="2026-09-22T16:49:00Z">
                <w:pPr>
                  <w:framePr w:hSpace="180" w:wrap="around" w:vAnchor="text" w:hAnchor="margin" w:y="125"/>
                </w:pPr>
              </w:pPrChange>
            </w:pPr>
            <w:del w:id="181" w:author="msi" w:date="2026-09-22T12:49:00Z" w16du:dateUtc="2026-09-22T16:49:00Z">
              <w:r w:rsidRPr="00B14121">
                <w:rPr>
                  <w:rFonts w:ascii="Arial" w:hAnsi="Arial" w:cs="Arial"/>
                  <w:spacing w:val="-3"/>
                  <w:sz w:val="20"/>
                  <w:szCs w:val="20"/>
                </w:rPr>
                <w:delText>paroxetine</w:delText>
              </w:r>
              <w:r w:rsidRPr="00B14121" w:rsidDel="00FE0717">
                <w:rPr>
                  <w:rFonts w:ascii="Arial" w:hAnsi="Arial" w:cs="Arial"/>
                  <w:sz w:val="20"/>
                  <w:szCs w:val="20"/>
                </w:rPr>
                <w:delText xml:space="preserve"> </w:delText>
              </w:r>
            </w:del>
          </w:p>
        </w:tc>
        <w:tc>
          <w:tcPr>
            <w:tcW w:w="6068" w:type="dxa"/>
            <w:tcPrChange w:id="182" w:author="msi" w:date="2026-09-22T12:49:00Z" w16du:dateUtc="2026-09-22T16:49:00Z">
              <w:tcPr>
                <w:tcW w:w="2641" w:type="dxa"/>
                <w:tcBorders>
                  <w:top w:val="nil"/>
                  <w:left w:val="single" w:sz="18" w:space="0" w:color="808080" w:themeColor="background1" w:themeShade="80"/>
                  <w:bottom w:val="single" w:sz="18" w:space="0" w:color="808080" w:themeColor="background1" w:themeShade="80"/>
                </w:tcBorders>
                <w:vAlign w:val="center"/>
              </w:tcPr>
            </w:tcPrChange>
          </w:tcPr>
          <w:p w14:paraId="28DD6753" w14:textId="3A3BC906" w:rsidR="00512E36" w:rsidRPr="00B14121" w:rsidRDefault="00512E36" w:rsidP="00512E36">
            <w:pPr>
              <w:framePr w:hSpace="180" w:wrap="around" w:vAnchor="text" w:hAnchor="margin" w:y="125"/>
              <w:rPr>
                <w:rFonts w:ascii="Arial" w:hAnsi="Arial" w:cs="Arial"/>
                <w:szCs w:val="20"/>
              </w:rPr>
            </w:pPr>
            <w:del w:id="183" w:author="msi" w:date="2026-09-22T12:49:00Z" w16du:dateUtc="2026-09-22T16:49:00Z">
              <w:r w:rsidRPr="00B14121">
                <w:rPr>
                  <w:rFonts w:ascii="Arial" w:hAnsi="Arial" w:cs="Arial"/>
                  <w:szCs w:val="20"/>
                </w:rPr>
                <w:lastRenderedPageBreak/>
                <w:delText>lithium</w:delText>
              </w:r>
              <w:r w:rsidRPr="00B14121" w:rsidDel="00041FF4">
                <w:rPr>
                  <w:rFonts w:ascii="Arial" w:hAnsi="Arial" w:cs="Arial"/>
                  <w:szCs w:val="20"/>
                </w:rPr>
                <w:delText xml:space="preserve"> </w:delText>
              </w:r>
            </w:del>
          </w:p>
        </w:tc>
        <w:tc>
          <w:tcPr>
            <w:tcW w:w="6068" w:type="dxa"/>
            <w:tcPrChange w:id="184" w:author="msi" w:date="2026-09-22T12:49:00Z" w16du:dateUtc="2026-09-22T16:49:00Z">
              <w:tcPr>
                <w:tcW w:w="2478" w:type="dxa"/>
                <w:gridSpan w:val="2"/>
                <w:tcBorders>
                  <w:top w:val="nil"/>
                  <w:bottom w:val="single" w:sz="18" w:space="0" w:color="808080" w:themeColor="background1" w:themeShade="80"/>
                  <w:right w:val="single" w:sz="18" w:space="0" w:color="808080" w:themeColor="background1" w:themeShade="80"/>
                </w:tcBorders>
                <w:vAlign w:val="center"/>
              </w:tcPr>
            </w:tcPrChange>
          </w:tcPr>
          <w:p w14:paraId="50D1A4E2" w14:textId="1E77ADBA" w:rsidR="00512E36" w:rsidRPr="00B14121" w:rsidRDefault="00512E36" w:rsidP="00512E36">
            <w:pPr>
              <w:framePr w:hSpace="180" w:wrap="around" w:vAnchor="text" w:hAnchor="margin" w:y="125"/>
              <w:rPr>
                <w:rFonts w:ascii="Arial" w:hAnsi="Arial" w:cs="Arial"/>
                <w:szCs w:val="20"/>
              </w:rPr>
            </w:pPr>
          </w:p>
        </w:tc>
      </w:tr>
      <w:tr w:rsidR="00512E36" w:rsidRPr="00B14121" w14:paraId="732B1DBB" w14:textId="77777777" w:rsidTr="00832AEF">
        <w:trPr>
          <w:jc w:val="center"/>
          <w:trPrChange w:id="185" w:author="msi" w:date="2026-09-22T12:49:00Z" w16du:dateUtc="2026-09-22T16:49:00Z">
            <w:trPr>
              <w:gridBefore w:val="1"/>
              <w:trHeight w:val="288"/>
            </w:trPr>
          </w:trPrChange>
        </w:trPr>
        <w:tc>
          <w:tcPr>
            <w:tcW w:w="2745" w:type="dxa"/>
            <w:vAlign w:val="center"/>
            <w:tcPrChange w:id="186" w:author="msi" w:date="2026-09-22T12:49:00Z" w16du:dateUtc="2026-09-22T16:49:00Z">
              <w:tcPr>
                <w:tcW w:w="3125" w:type="dxa"/>
                <w:tcBorders>
                  <w:top w:val="nil"/>
                  <w:left w:val="single" w:sz="18" w:space="0" w:color="808080" w:themeColor="background1" w:themeShade="80"/>
                  <w:bottom w:val="nil"/>
                </w:tcBorders>
                <w:vAlign w:val="center"/>
              </w:tcPr>
            </w:tcPrChange>
          </w:tcPr>
          <w:p w14:paraId="7F7A3FCF" w14:textId="77777777" w:rsidR="00512E36" w:rsidRPr="001A2552" w:rsidRDefault="00BC32DD" w:rsidP="00832AEF">
            <w:pPr>
              <w:pStyle w:val="DersBasliklar"/>
              <w:rPr>
                <w:rPrChange w:id="187" w:author="msi" w:date="2026-09-22T12:49:00Z" w16du:dateUtc="2026-09-22T16:49:00Z">
                  <w:rPr>
                    <w:rFonts w:ascii="Arial" w:hAnsi="Arial" w:cs="Arial"/>
                    <w:sz w:val="20"/>
                    <w:szCs w:val="20"/>
                  </w:rPr>
                </w:rPrChange>
              </w:rPr>
              <w:pPrChange w:id="188" w:author="msi" w:date="2026-09-22T12:49:00Z" w16du:dateUtc="2026-09-22T16:49:00Z">
                <w:pPr>
                  <w:framePr w:hSpace="180" w:wrap="around" w:vAnchor="text" w:hAnchor="margin" w:y="125"/>
                </w:pPr>
              </w:pPrChange>
            </w:pPr>
            <w:ins w:id="189" w:author="msi" w:date="2026-09-22T12:49:00Z" w16du:dateUtc="2026-09-22T16:49:00Z">
              <w:r w:rsidRPr="001A2552">
                <w:rPr>
                  <w:szCs w:val="16"/>
                </w:rPr>
                <w:t>Dersin Süresi</w:t>
              </w:r>
            </w:ins>
            <w:del w:id="190" w:author="msi" w:date="2026-09-22T12:49:00Z" w16du:dateUtc="2026-09-22T16:49:00Z">
              <w:r w:rsidR="00512E36" w:rsidRPr="00B14121">
                <w:rPr>
                  <w:rFonts w:ascii="Arial" w:hAnsi="Arial" w:cs="Arial"/>
                  <w:sz w:val="20"/>
                  <w:szCs w:val="20"/>
                </w:rPr>
                <w:delText>desipramine</w:delText>
              </w:r>
            </w:del>
          </w:p>
        </w:tc>
        <w:tc>
          <w:tcPr>
            <w:tcW w:w="6068" w:type="dxa"/>
            <w:tcPrChange w:id="191"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0FEED8F8" w14:textId="2B35FA06" w:rsidR="00512E36" w:rsidRPr="00B00DF3" w:rsidRDefault="00F8234C" w:rsidP="00832AEF">
            <w:pPr>
              <w:pStyle w:val="DersBilgileri"/>
              <w:rPr>
                <w:rPrChange w:id="192" w:author="msi" w:date="2026-09-22T12:49:00Z" w16du:dateUtc="2026-09-22T16:49:00Z">
                  <w:rPr>
                    <w:rFonts w:ascii="Arial" w:hAnsi="Arial" w:cs="Arial"/>
                    <w:sz w:val="20"/>
                    <w:szCs w:val="20"/>
                  </w:rPr>
                </w:rPrChange>
              </w:rPr>
              <w:pPrChange w:id="193" w:author="msi" w:date="2026-09-22T12:49:00Z" w16du:dateUtc="2026-09-22T16:49:00Z">
                <w:pPr>
                  <w:framePr w:hSpace="180" w:wrap="around" w:vAnchor="text" w:hAnchor="margin" w:y="125"/>
                </w:pPr>
              </w:pPrChange>
            </w:pPr>
            <w:ins w:id="194" w:author="msi" w:date="2026-09-22T12:49:00Z" w16du:dateUtc="2026-09-22T16:49:00Z">
              <w:r>
                <w:rPr>
                  <w:szCs w:val="16"/>
                </w:rPr>
                <w:t>2</w:t>
              </w:r>
              <w:r w:rsidR="00B00DF3" w:rsidRPr="00B00DF3">
                <w:rPr>
                  <w:szCs w:val="16"/>
                </w:rPr>
                <w:t xml:space="preserve"> SAAT/HAFTA</w:t>
              </w:r>
            </w:ins>
            <w:del w:id="195" w:author="msi" w:date="2026-09-22T12:49:00Z" w16du:dateUtc="2026-09-22T16:49:00Z">
              <w:r w:rsidR="00512E36" w:rsidRPr="00B14121">
                <w:rPr>
                  <w:rFonts w:ascii="Arial" w:hAnsi="Arial" w:cs="Arial"/>
                  <w:sz w:val="20"/>
                  <w:szCs w:val="20"/>
                </w:rPr>
                <w:delText>phenelzine</w:delText>
              </w:r>
              <w:r w:rsidR="00512E36" w:rsidRPr="00B14121" w:rsidDel="00D70190">
                <w:rPr>
                  <w:rFonts w:ascii="Arial" w:hAnsi="Arial" w:cs="Arial"/>
                  <w:sz w:val="20"/>
                  <w:szCs w:val="20"/>
                </w:rPr>
                <w:delText xml:space="preserve"> </w:delText>
              </w:r>
            </w:del>
          </w:p>
        </w:tc>
        <w:tc>
          <w:tcPr>
            <w:tcW w:w="6068" w:type="dxa"/>
            <w:gridSpan w:val="2"/>
            <w:tcPrChange w:id="196" w:author="msi" w:date="2026-09-22T12:49:00Z" w16du:dateUtc="2026-09-22T16:49:00Z">
              <w:tcPr>
                <w:tcW w:w="5119" w:type="dxa"/>
                <w:gridSpan w:val="3"/>
                <w:tcBorders>
                  <w:top w:val="nil"/>
                  <w:left w:val="single" w:sz="18" w:space="0" w:color="808080" w:themeColor="background1" w:themeShade="80"/>
                  <w:bottom w:val="nil"/>
                  <w:right w:val="single" w:sz="18" w:space="0" w:color="808080" w:themeColor="background1" w:themeShade="80"/>
                </w:tcBorders>
                <w:vAlign w:val="center"/>
              </w:tcPr>
            </w:tcPrChange>
          </w:tcPr>
          <w:p w14:paraId="652FBB23" w14:textId="34B0D313" w:rsidR="00512E36" w:rsidRPr="00B14121" w:rsidRDefault="00512E36" w:rsidP="00512E36">
            <w:pPr>
              <w:pStyle w:val="Heading1"/>
              <w:framePr w:hSpace="180" w:wrap="around" w:vAnchor="text" w:hAnchor="margin" w:y="125"/>
              <w:ind w:left="-135"/>
              <w:jc w:val="center"/>
              <w:rPr>
                <w:sz w:val="20"/>
                <w:szCs w:val="20"/>
              </w:rPr>
            </w:pPr>
            <w:del w:id="197" w:author="msi" w:date="2026-09-22T12:49:00Z" w16du:dateUtc="2026-09-22T16:49:00Z">
              <w:r w:rsidRPr="004F5352">
                <w:rPr>
                  <w:sz w:val="20"/>
                </w:rPr>
                <w:delText>Antianxiety Agents</w:delText>
              </w:r>
            </w:del>
          </w:p>
        </w:tc>
      </w:tr>
      <w:tr w:rsidR="00512E36" w:rsidRPr="00B14121" w14:paraId="031DF7EC" w14:textId="77777777" w:rsidTr="00832AEF">
        <w:trPr>
          <w:jc w:val="center"/>
          <w:trPrChange w:id="198" w:author="msi" w:date="2026-09-22T12:49:00Z" w16du:dateUtc="2026-09-22T16:49:00Z">
            <w:trPr>
              <w:gridBefore w:val="1"/>
              <w:trHeight w:val="288"/>
            </w:trPr>
          </w:trPrChange>
        </w:trPr>
        <w:tc>
          <w:tcPr>
            <w:tcW w:w="2745" w:type="dxa"/>
            <w:vAlign w:val="center"/>
            <w:tcPrChange w:id="199" w:author="msi" w:date="2026-09-22T12:49:00Z" w16du:dateUtc="2026-09-22T16:49:00Z">
              <w:tcPr>
                <w:tcW w:w="3125" w:type="dxa"/>
                <w:tcBorders>
                  <w:top w:val="nil"/>
                  <w:left w:val="single" w:sz="18" w:space="0" w:color="808080" w:themeColor="background1" w:themeShade="80"/>
                  <w:bottom w:val="nil"/>
                </w:tcBorders>
                <w:vAlign w:val="center"/>
              </w:tcPr>
            </w:tcPrChange>
          </w:tcPr>
          <w:p w14:paraId="58207DFA" w14:textId="77777777" w:rsidR="00512E36" w:rsidRPr="001A2552" w:rsidRDefault="00BC32DD" w:rsidP="00832AEF">
            <w:pPr>
              <w:pStyle w:val="DersBasliklar"/>
              <w:rPr>
                <w:rPrChange w:id="200" w:author="msi" w:date="2026-09-22T12:49:00Z" w16du:dateUtc="2026-09-22T16:49:00Z">
                  <w:rPr>
                    <w:rFonts w:ascii="Arial" w:hAnsi="Arial" w:cs="Arial"/>
                    <w:sz w:val="20"/>
                    <w:szCs w:val="20"/>
                  </w:rPr>
                </w:rPrChange>
              </w:rPr>
              <w:pPrChange w:id="201" w:author="msi" w:date="2026-09-22T12:49:00Z" w16du:dateUtc="2026-09-22T16:49:00Z">
                <w:pPr>
                  <w:framePr w:hSpace="180" w:wrap="around" w:vAnchor="text" w:hAnchor="margin" w:y="125"/>
                </w:pPr>
              </w:pPrChange>
            </w:pPr>
            <w:ins w:id="202" w:author="msi" w:date="2026-09-22T12:49:00Z" w16du:dateUtc="2026-09-22T16:49:00Z">
              <w:r w:rsidRPr="001A2552">
                <w:rPr>
                  <w:szCs w:val="16"/>
                </w:rPr>
                <w:t>Eğitim Dili</w:t>
              </w:r>
            </w:ins>
            <w:del w:id="203" w:author="msi" w:date="2026-09-22T12:49:00Z" w16du:dateUtc="2026-09-22T16:49:00Z">
              <w:r w:rsidR="00512E36" w:rsidRPr="00B14121">
                <w:rPr>
                  <w:rFonts w:ascii="Arial" w:hAnsi="Arial" w:cs="Arial"/>
                  <w:sz w:val="20"/>
                  <w:szCs w:val="20"/>
                </w:rPr>
                <w:delText>desvenlafaxine</w:delText>
              </w:r>
            </w:del>
          </w:p>
        </w:tc>
        <w:tc>
          <w:tcPr>
            <w:tcW w:w="6068" w:type="dxa"/>
            <w:tcPrChange w:id="204"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718DC126" w14:textId="69635A0A" w:rsidR="00512E36" w:rsidRPr="00B00DF3" w:rsidRDefault="00B00DF3" w:rsidP="00832AEF">
            <w:pPr>
              <w:pStyle w:val="DersBilgileri"/>
              <w:rPr>
                <w:rPrChange w:id="205" w:author="msi" w:date="2026-09-22T12:49:00Z" w16du:dateUtc="2026-09-22T16:49:00Z">
                  <w:rPr>
                    <w:rFonts w:ascii="Arial" w:hAnsi="Arial" w:cs="Arial"/>
                    <w:sz w:val="20"/>
                    <w:szCs w:val="20"/>
                  </w:rPr>
                </w:rPrChange>
              </w:rPr>
              <w:pPrChange w:id="206" w:author="msi" w:date="2026-09-22T12:49:00Z" w16du:dateUtc="2026-09-22T16:49:00Z">
                <w:pPr>
                  <w:framePr w:hSpace="180" w:wrap="around" w:vAnchor="text" w:hAnchor="margin" w:y="125"/>
                </w:pPr>
              </w:pPrChange>
            </w:pPr>
            <w:ins w:id="207" w:author="msi" w:date="2026-09-22T12:49:00Z" w16du:dateUtc="2026-09-22T16:49:00Z">
              <w:r w:rsidRPr="00B00DF3">
                <w:rPr>
                  <w:szCs w:val="16"/>
                </w:rPr>
                <w:t>TÜRKÇE</w:t>
              </w:r>
            </w:ins>
            <w:del w:id="208" w:author="msi" w:date="2026-09-22T12:49:00Z" w16du:dateUtc="2026-09-22T16:49:00Z">
              <w:r w:rsidR="00512E36" w:rsidRPr="00B14121">
                <w:rPr>
                  <w:rFonts w:ascii="Arial" w:hAnsi="Arial" w:cs="Arial"/>
                  <w:sz w:val="20"/>
                  <w:szCs w:val="20"/>
                </w:rPr>
                <w:delText>protriptyline</w:delText>
              </w:r>
              <w:r w:rsidR="00512E36" w:rsidRPr="00B14121" w:rsidDel="00D70190">
                <w:rPr>
                  <w:rFonts w:ascii="Arial" w:hAnsi="Arial" w:cs="Arial"/>
                  <w:sz w:val="20"/>
                  <w:szCs w:val="20"/>
                </w:rPr>
                <w:delText xml:space="preserve"> </w:delText>
              </w:r>
            </w:del>
          </w:p>
        </w:tc>
        <w:tc>
          <w:tcPr>
            <w:tcW w:w="6068" w:type="dxa"/>
            <w:tcPrChange w:id="209" w:author="msi" w:date="2026-09-22T12:49:00Z" w16du:dateUtc="2026-09-22T16:49:00Z">
              <w:tcPr>
                <w:tcW w:w="2641" w:type="dxa"/>
                <w:tcBorders>
                  <w:top w:val="nil"/>
                  <w:left w:val="single" w:sz="18" w:space="0" w:color="808080" w:themeColor="background1" w:themeShade="80"/>
                  <w:bottom w:val="nil"/>
                </w:tcBorders>
                <w:vAlign w:val="center"/>
              </w:tcPr>
            </w:tcPrChange>
          </w:tcPr>
          <w:p w14:paraId="6637CD22" w14:textId="4CB0730D" w:rsidR="00512E36" w:rsidRPr="00B14121" w:rsidRDefault="00512E36" w:rsidP="00512E36">
            <w:pPr>
              <w:framePr w:hSpace="180" w:wrap="around" w:vAnchor="text" w:hAnchor="margin" w:y="125"/>
              <w:rPr>
                <w:rFonts w:ascii="Arial" w:hAnsi="Arial" w:cs="Arial"/>
                <w:szCs w:val="20"/>
              </w:rPr>
            </w:pPr>
            <w:del w:id="210" w:author="msi" w:date="2026-09-22T12:49:00Z" w16du:dateUtc="2026-09-22T16:49:00Z">
              <w:r w:rsidRPr="00B14121">
                <w:rPr>
                  <w:rFonts w:ascii="Arial" w:hAnsi="Arial" w:cs="Arial"/>
                  <w:szCs w:val="20"/>
                </w:rPr>
                <w:delText>alprazolam</w:delText>
              </w:r>
            </w:del>
          </w:p>
        </w:tc>
        <w:tc>
          <w:tcPr>
            <w:tcW w:w="6068" w:type="dxa"/>
            <w:tcPrChange w:id="211" w:author="msi" w:date="2026-09-22T12:49:00Z" w16du:dateUtc="2026-09-22T16:49:00Z">
              <w:tcPr>
                <w:tcW w:w="2478" w:type="dxa"/>
                <w:gridSpan w:val="2"/>
                <w:tcBorders>
                  <w:top w:val="nil"/>
                  <w:bottom w:val="nil"/>
                  <w:right w:val="single" w:sz="18" w:space="0" w:color="808080" w:themeColor="background1" w:themeShade="80"/>
                </w:tcBorders>
                <w:vAlign w:val="center"/>
              </w:tcPr>
            </w:tcPrChange>
          </w:tcPr>
          <w:p w14:paraId="05C574C9" w14:textId="301C171C" w:rsidR="00512E36" w:rsidRPr="00B14121" w:rsidRDefault="00512E36" w:rsidP="00512E36">
            <w:pPr>
              <w:framePr w:hSpace="180" w:wrap="around" w:vAnchor="text" w:hAnchor="margin" w:y="125"/>
              <w:rPr>
                <w:rFonts w:ascii="Arial" w:hAnsi="Arial" w:cs="Arial"/>
                <w:szCs w:val="20"/>
              </w:rPr>
            </w:pPr>
            <w:del w:id="212" w:author="msi" w:date="2026-09-22T12:49:00Z" w16du:dateUtc="2026-09-22T16:49:00Z">
              <w:r>
                <w:rPr>
                  <w:rFonts w:ascii="Arial" w:hAnsi="Arial" w:cs="Arial"/>
                  <w:szCs w:val="20"/>
                </w:rPr>
                <w:delText>d</w:delText>
              </w:r>
              <w:r w:rsidRPr="00B14121">
                <w:rPr>
                  <w:rFonts w:ascii="Arial" w:hAnsi="Arial" w:cs="Arial"/>
                  <w:szCs w:val="20"/>
                </w:rPr>
                <w:delText>iazepam</w:delText>
              </w:r>
              <w:r>
                <w:rPr>
                  <w:rFonts w:ascii="Arial" w:hAnsi="Arial" w:cs="Arial"/>
                  <w:szCs w:val="20"/>
                  <w:vertAlign w:val="superscript"/>
                </w:rPr>
                <w:delText>3</w:delText>
              </w:r>
            </w:del>
          </w:p>
        </w:tc>
      </w:tr>
      <w:tr w:rsidR="00512E36" w:rsidRPr="00B14121" w14:paraId="287E1FFA" w14:textId="77777777" w:rsidTr="00832AEF">
        <w:trPr>
          <w:jc w:val="center"/>
          <w:trPrChange w:id="213" w:author="msi" w:date="2026-09-22T12:49:00Z" w16du:dateUtc="2026-09-22T16:49:00Z">
            <w:trPr>
              <w:gridBefore w:val="1"/>
              <w:trHeight w:val="288"/>
            </w:trPr>
          </w:trPrChange>
        </w:trPr>
        <w:tc>
          <w:tcPr>
            <w:tcW w:w="2745" w:type="dxa"/>
            <w:vAlign w:val="center"/>
            <w:tcPrChange w:id="214" w:author="msi" w:date="2026-09-22T12:49:00Z" w16du:dateUtc="2026-09-22T16:49:00Z">
              <w:tcPr>
                <w:tcW w:w="3125" w:type="dxa"/>
                <w:tcBorders>
                  <w:top w:val="nil"/>
                  <w:left w:val="single" w:sz="18" w:space="0" w:color="808080" w:themeColor="background1" w:themeShade="80"/>
                  <w:bottom w:val="nil"/>
                </w:tcBorders>
                <w:vAlign w:val="center"/>
              </w:tcPr>
            </w:tcPrChange>
          </w:tcPr>
          <w:p w14:paraId="2FBCD55A" w14:textId="7672EC71" w:rsidR="00512E36" w:rsidRPr="001A2552" w:rsidRDefault="00BC32DD" w:rsidP="00832AEF">
            <w:pPr>
              <w:pStyle w:val="DersBasliklar"/>
              <w:rPr>
                <w:rPrChange w:id="215" w:author="msi" w:date="2026-09-22T12:49:00Z" w16du:dateUtc="2026-09-22T16:49:00Z">
                  <w:rPr>
                    <w:rFonts w:ascii="Arial" w:hAnsi="Arial" w:cs="Arial"/>
                    <w:sz w:val="20"/>
                    <w:szCs w:val="20"/>
                  </w:rPr>
                </w:rPrChange>
              </w:rPr>
              <w:pPrChange w:id="216" w:author="msi" w:date="2026-09-22T12:49:00Z" w16du:dateUtc="2026-09-22T16:49:00Z">
                <w:pPr>
                  <w:framePr w:hSpace="180" w:wrap="around" w:vAnchor="text" w:hAnchor="margin" w:y="125"/>
                </w:pPr>
              </w:pPrChange>
            </w:pPr>
            <w:ins w:id="217" w:author="msi" w:date="2026-09-22T12:49:00Z" w16du:dateUtc="2026-09-22T16:49:00Z">
              <w:r w:rsidRPr="001A2552">
                <w:rPr>
                  <w:szCs w:val="16"/>
                </w:rPr>
                <w:t>Ön Koşul</w:t>
              </w:r>
            </w:ins>
            <w:del w:id="218" w:author="msi" w:date="2026-09-22T12:49:00Z" w16du:dateUtc="2026-09-22T16:49:00Z">
              <w:r w:rsidR="00512E36">
                <w:rPr>
                  <w:rFonts w:ascii="Arial" w:hAnsi="Arial" w:cs="Arial"/>
                  <w:sz w:val="20"/>
                  <w:szCs w:val="20"/>
                </w:rPr>
                <w:delText>dextromethorphan/bupropion</w:delText>
              </w:r>
            </w:del>
          </w:p>
        </w:tc>
        <w:tc>
          <w:tcPr>
            <w:tcW w:w="6068" w:type="dxa"/>
            <w:tcPrChange w:id="219"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7A51B583" w14:textId="234F551B" w:rsidR="00512E36" w:rsidRPr="00B00DF3" w:rsidRDefault="00512E36" w:rsidP="00832AEF">
            <w:pPr>
              <w:pStyle w:val="DersBilgileri"/>
              <w:rPr>
                <w:rPrChange w:id="220" w:author="msi" w:date="2026-09-22T12:49:00Z" w16du:dateUtc="2026-09-22T16:49:00Z">
                  <w:rPr>
                    <w:rFonts w:ascii="Arial" w:hAnsi="Arial" w:cs="Arial"/>
                    <w:sz w:val="20"/>
                    <w:szCs w:val="20"/>
                  </w:rPr>
                </w:rPrChange>
              </w:rPr>
              <w:pPrChange w:id="221" w:author="msi" w:date="2026-09-22T12:49:00Z" w16du:dateUtc="2026-09-22T16:49:00Z">
                <w:pPr>
                  <w:framePr w:hSpace="180" w:wrap="around" w:vAnchor="text" w:hAnchor="margin" w:y="125"/>
                </w:pPr>
              </w:pPrChange>
            </w:pPr>
            <w:del w:id="222" w:author="msi" w:date="2026-09-22T12:49:00Z" w16du:dateUtc="2026-09-22T16:49:00Z">
              <w:r w:rsidRPr="00B14121">
                <w:rPr>
                  <w:rFonts w:ascii="Arial" w:hAnsi="Arial" w:cs="Arial"/>
                  <w:sz w:val="20"/>
                  <w:szCs w:val="20"/>
                </w:rPr>
                <w:delText>selegiline</w:delText>
              </w:r>
              <w:r w:rsidRPr="00B14121">
                <w:rPr>
                  <w:rFonts w:ascii="Arial" w:hAnsi="Arial" w:cs="Arial"/>
                  <w:sz w:val="20"/>
                  <w:szCs w:val="20"/>
                  <w:vertAlign w:val="superscript"/>
                </w:rPr>
                <w:delText>2</w:delText>
              </w:r>
            </w:del>
          </w:p>
        </w:tc>
        <w:tc>
          <w:tcPr>
            <w:tcW w:w="6068" w:type="dxa"/>
            <w:tcPrChange w:id="223" w:author="msi" w:date="2026-09-22T12:49:00Z" w16du:dateUtc="2026-09-22T16:49:00Z">
              <w:tcPr>
                <w:tcW w:w="2641" w:type="dxa"/>
                <w:tcBorders>
                  <w:top w:val="nil"/>
                  <w:left w:val="single" w:sz="18" w:space="0" w:color="808080" w:themeColor="background1" w:themeShade="80"/>
                  <w:bottom w:val="nil"/>
                </w:tcBorders>
                <w:vAlign w:val="center"/>
              </w:tcPr>
            </w:tcPrChange>
          </w:tcPr>
          <w:p w14:paraId="2BAD4EF0" w14:textId="78F04887" w:rsidR="00512E36" w:rsidRPr="00B14121" w:rsidRDefault="00512E36" w:rsidP="00512E36">
            <w:pPr>
              <w:framePr w:hSpace="180" w:wrap="around" w:vAnchor="text" w:hAnchor="margin" w:y="125"/>
              <w:rPr>
                <w:rFonts w:ascii="Arial" w:hAnsi="Arial" w:cs="Arial"/>
                <w:szCs w:val="20"/>
              </w:rPr>
            </w:pPr>
            <w:del w:id="224" w:author="msi" w:date="2026-09-22T12:49:00Z" w16du:dateUtc="2026-09-22T16:49:00Z">
              <w:r w:rsidRPr="00B14121">
                <w:rPr>
                  <w:rFonts w:ascii="Arial" w:hAnsi="Arial" w:cs="Arial"/>
                  <w:szCs w:val="20"/>
                </w:rPr>
                <w:delText>buspirone</w:delText>
              </w:r>
            </w:del>
          </w:p>
        </w:tc>
        <w:tc>
          <w:tcPr>
            <w:tcW w:w="6068" w:type="dxa"/>
            <w:tcPrChange w:id="225" w:author="msi" w:date="2026-09-22T12:49:00Z" w16du:dateUtc="2026-09-22T16:49:00Z">
              <w:tcPr>
                <w:tcW w:w="2478" w:type="dxa"/>
                <w:gridSpan w:val="2"/>
                <w:tcBorders>
                  <w:top w:val="nil"/>
                  <w:bottom w:val="nil"/>
                  <w:right w:val="single" w:sz="18" w:space="0" w:color="808080" w:themeColor="background1" w:themeShade="80"/>
                </w:tcBorders>
                <w:vAlign w:val="center"/>
              </w:tcPr>
            </w:tcPrChange>
          </w:tcPr>
          <w:p w14:paraId="32BA19D7" w14:textId="76CBDB95" w:rsidR="00512E36" w:rsidRPr="00B14121" w:rsidRDefault="00512E36" w:rsidP="00512E36">
            <w:pPr>
              <w:framePr w:hSpace="180" w:wrap="around" w:vAnchor="text" w:hAnchor="margin" w:y="125"/>
              <w:rPr>
                <w:rFonts w:ascii="Arial" w:hAnsi="Arial" w:cs="Arial"/>
                <w:szCs w:val="20"/>
              </w:rPr>
            </w:pPr>
            <w:del w:id="226" w:author="msi" w:date="2026-09-22T12:49:00Z" w16du:dateUtc="2026-09-22T16:49:00Z">
              <w:r w:rsidRPr="00B14121">
                <w:rPr>
                  <w:rFonts w:ascii="Arial" w:hAnsi="Arial" w:cs="Arial"/>
                  <w:szCs w:val="20"/>
                </w:rPr>
                <w:delText>lorazepam</w:delText>
              </w:r>
              <w:r w:rsidDel="00CC0C8D">
                <w:rPr>
                  <w:rFonts w:ascii="Arial" w:hAnsi="Arial" w:cs="Arial"/>
                  <w:szCs w:val="20"/>
                </w:rPr>
                <w:delText xml:space="preserve"> </w:delText>
              </w:r>
            </w:del>
          </w:p>
        </w:tc>
      </w:tr>
      <w:tr w:rsidR="00512E36" w:rsidRPr="00B14121" w14:paraId="1C184CB1" w14:textId="77777777" w:rsidTr="00832AEF">
        <w:trPr>
          <w:jc w:val="center"/>
          <w:trPrChange w:id="227" w:author="msi" w:date="2026-09-22T12:49:00Z" w16du:dateUtc="2026-09-22T16:49:00Z">
            <w:trPr>
              <w:gridBefore w:val="1"/>
              <w:trHeight w:val="288"/>
            </w:trPr>
          </w:trPrChange>
        </w:trPr>
        <w:tc>
          <w:tcPr>
            <w:tcW w:w="2745" w:type="dxa"/>
            <w:vAlign w:val="center"/>
            <w:tcPrChange w:id="228" w:author="msi" w:date="2026-09-22T12:49:00Z" w16du:dateUtc="2026-09-22T16:49:00Z">
              <w:tcPr>
                <w:tcW w:w="3125" w:type="dxa"/>
                <w:tcBorders>
                  <w:top w:val="nil"/>
                  <w:left w:val="single" w:sz="18" w:space="0" w:color="808080" w:themeColor="background1" w:themeShade="80"/>
                  <w:bottom w:val="nil"/>
                </w:tcBorders>
                <w:vAlign w:val="center"/>
              </w:tcPr>
            </w:tcPrChange>
          </w:tcPr>
          <w:p w14:paraId="099D8F9E" w14:textId="05B3CA62" w:rsidR="00512E36" w:rsidRPr="001A2552" w:rsidRDefault="00BC32DD" w:rsidP="00832AEF">
            <w:pPr>
              <w:pStyle w:val="DersBasliklar"/>
              <w:rPr>
                <w:rPrChange w:id="229" w:author="msi" w:date="2026-09-22T12:49:00Z" w16du:dateUtc="2026-09-22T16:49:00Z">
                  <w:rPr>
                    <w:rFonts w:ascii="Arial" w:hAnsi="Arial" w:cs="Arial"/>
                    <w:sz w:val="20"/>
                    <w:szCs w:val="20"/>
                  </w:rPr>
                </w:rPrChange>
              </w:rPr>
              <w:pPrChange w:id="230" w:author="msi" w:date="2026-09-22T12:49:00Z" w16du:dateUtc="2026-09-22T16:49:00Z">
                <w:pPr>
                  <w:framePr w:hSpace="180" w:wrap="around" w:vAnchor="text" w:hAnchor="margin" w:y="125"/>
                </w:pPr>
              </w:pPrChange>
            </w:pPr>
            <w:ins w:id="231" w:author="msi" w:date="2026-09-22T12:49:00Z" w16du:dateUtc="2026-09-22T16:49:00Z">
              <w:r w:rsidRPr="001A2552">
                <w:rPr>
                  <w:szCs w:val="16"/>
                </w:rPr>
                <w:t>Önerilen Kaynaklar</w:t>
              </w:r>
            </w:ins>
            <w:del w:id="232" w:author="msi" w:date="2026-09-22T12:49:00Z" w16du:dateUtc="2026-09-22T16:49:00Z">
              <w:r w:rsidR="00512E36" w:rsidRPr="00B14121">
                <w:rPr>
                  <w:rFonts w:ascii="Arial" w:hAnsi="Arial" w:cs="Arial"/>
                  <w:sz w:val="20"/>
                  <w:szCs w:val="20"/>
                </w:rPr>
                <w:delText>doxepin</w:delText>
              </w:r>
              <w:r w:rsidR="00512E36" w:rsidRPr="00B14121">
                <w:rPr>
                  <w:rFonts w:ascii="Arial" w:hAnsi="Arial" w:cs="Arial"/>
                  <w:sz w:val="20"/>
                  <w:szCs w:val="20"/>
                </w:rPr>
                <w:tab/>
              </w:r>
            </w:del>
          </w:p>
        </w:tc>
        <w:tc>
          <w:tcPr>
            <w:tcW w:w="6068" w:type="dxa"/>
            <w:tcPrChange w:id="233"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67DC8923" w14:textId="77777777" w:rsidR="00B00DF3" w:rsidRPr="00B00DF3" w:rsidRDefault="00B00DF3" w:rsidP="00B00DF3">
            <w:pPr>
              <w:rPr>
                <w:ins w:id="234" w:author="msi" w:date="2026-09-22T12:49:00Z" w16du:dateUtc="2026-09-22T16:49:00Z"/>
                <w:sz w:val="16"/>
                <w:szCs w:val="16"/>
              </w:rPr>
            </w:pPr>
            <w:ins w:id="235" w:author="msi" w:date="2026-09-22T12:49:00Z" w16du:dateUtc="2026-09-22T16:49:00Z">
              <w:r w:rsidRPr="00B00DF3">
                <w:rPr>
                  <w:sz w:val="16"/>
                  <w:szCs w:val="16"/>
                </w:rPr>
                <w:t xml:space="preserve">-Karaman-Kepenekci, Y. (2000) </w:t>
              </w:r>
              <w:r w:rsidRPr="00B00DF3">
                <w:rPr>
                  <w:bCs/>
                  <w:sz w:val="16"/>
                  <w:szCs w:val="16"/>
                </w:rPr>
                <w:t>İnsan Hakları Eğitimi</w:t>
              </w:r>
              <w:r w:rsidRPr="00B00DF3">
                <w:rPr>
                  <w:sz w:val="16"/>
                  <w:szCs w:val="16"/>
                </w:rPr>
                <w:t>, Ankara: Anı Yayıncılık, 191 s.</w:t>
              </w:r>
            </w:ins>
          </w:p>
          <w:p w14:paraId="1286032C" w14:textId="77777777" w:rsidR="00B00DF3" w:rsidRPr="00B00DF3" w:rsidRDefault="00B00DF3" w:rsidP="00B00DF3">
            <w:pPr>
              <w:rPr>
                <w:ins w:id="236" w:author="msi" w:date="2026-09-22T12:49:00Z" w16du:dateUtc="2026-09-22T16:49:00Z"/>
                <w:sz w:val="16"/>
                <w:szCs w:val="16"/>
              </w:rPr>
            </w:pPr>
            <w:ins w:id="237" w:author="msi" w:date="2026-09-22T12:49:00Z" w16du:dateUtc="2026-09-22T16:49:00Z">
              <w:r w:rsidRPr="00B00DF3">
                <w:rPr>
                  <w:sz w:val="16"/>
                  <w:szCs w:val="16"/>
                </w:rPr>
                <w:t>-Karaman-Kepenekci, Y. (2014) Eğitimciler İçin İnsan Hakları ve Vatandaşlık (2. Baskı), Ankara: Siyasal Kitabevi, 296 s.</w:t>
              </w:r>
            </w:ins>
          </w:p>
          <w:p w14:paraId="3A346156" w14:textId="77777777" w:rsidR="00B00DF3" w:rsidRPr="00B00DF3" w:rsidRDefault="00B00DF3" w:rsidP="00B00DF3">
            <w:pPr>
              <w:rPr>
                <w:ins w:id="238" w:author="msi" w:date="2026-09-22T12:49:00Z" w16du:dateUtc="2026-09-22T16:49:00Z"/>
                <w:sz w:val="16"/>
                <w:szCs w:val="16"/>
              </w:rPr>
            </w:pPr>
            <w:ins w:id="239" w:author="msi" w:date="2026-09-22T12:49:00Z" w16du:dateUtc="2026-09-22T16:49:00Z">
              <w:r w:rsidRPr="00B00DF3">
                <w:rPr>
                  <w:sz w:val="16"/>
                  <w:szCs w:val="16"/>
                </w:rPr>
                <w:t>-Akyüz, E. (2015) Çocuk Hakları. Ankara: Pegem Yayınları.</w:t>
              </w:r>
            </w:ins>
          </w:p>
          <w:p w14:paraId="0686FC7C" w14:textId="77777777" w:rsidR="00B00DF3" w:rsidRPr="00B00DF3" w:rsidRDefault="00B00DF3" w:rsidP="00B00DF3">
            <w:pPr>
              <w:pStyle w:val="BodyText2"/>
              <w:jc w:val="both"/>
              <w:rPr>
                <w:ins w:id="240" w:author="msi" w:date="2026-09-22T12:49:00Z" w16du:dateUtc="2026-09-22T16:49:00Z"/>
                <w:rFonts w:ascii="Verdana" w:hAnsi="Verdana"/>
                <w:sz w:val="16"/>
                <w:szCs w:val="16"/>
              </w:rPr>
            </w:pPr>
            <w:ins w:id="241" w:author="msi" w:date="2026-09-22T12:49:00Z" w16du:dateUtc="2026-09-22T16:49:00Z">
              <w:r w:rsidRPr="00B00DF3">
                <w:rPr>
                  <w:rFonts w:ascii="Verdana" w:hAnsi="Verdana"/>
                  <w:sz w:val="16"/>
                  <w:szCs w:val="16"/>
                </w:rPr>
                <w:t>-Gemalmaz, M.S. (2002) Ulusal Üstü İnsan Hakları Hukukunun Genel Teorisine Giriş. İstanbul: Beta Yayıncılık.</w:t>
              </w:r>
            </w:ins>
          </w:p>
          <w:p w14:paraId="0390C52B" w14:textId="77777777" w:rsidR="00B00DF3" w:rsidRPr="00B00DF3" w:rsidRDefault="00B00DF3" w:rsidP="00B00DF3">
            <w:pPr>
              <w:rPr>
                <w:ins w:id="242" w:author="msi" w:date="2026-09-22T12:49:00Z" w16du:dateUtc="2026-09-22T16:49:00Z"/>
                <w:sz w:val="16"/>
                <w:szCs w:val="16"/>
              </w:rPr>
            </w:pPr>
            <w:ins w:id="243" w:author="msi" w:date="2026-09-22T12:49:00Z" w16du:dateUtc="2026-09-22T16:49:00Z">
              <w:r w:rsidRPr="00B00DF3">
                <w:rPr>
                  <w:sz w:val="16"/>
                  <w:szCs w:val="16"/>
                </w:rPr>
                <w:t xml:space="preserve">-Gözübüyük, Ş. (2013) Hukuka Giriş. Ankara: Turhan Kitapevi. </w:t>
              </w:r>
            </w:ins>
          </w:p>
          <w:p w14:paraId="63E8A4DD" w14:textId="77777777" w:rsidR="00B00DF3" w:rsidRPr="00B00DF3" w:rsidRDefault="00B00DF3" w:rsidP="00B00DF3">
            <w:pPr>
              <w:rPr>
                <w:ins w:id="244" w:author="msi" w:date="2026-09-22T12:49:00Z" w16du:dateUtc="2026-09-22T16:49:00Z"/>
                <w:sz w:val="16"/>
                <w:szCs w:val="16"/>
              </w:rPr>
            </w:pPr>
            <w:ins w:id="245" w:author="msi" w:date="2026-09-22T12:49:00Z" w16du:dateUtc="2026-09-22T16:49:00Z">
              <w:r w:rsidRPr="00B00DF3">
                <w:rPr>
                  <w:sz w:val="16"/>
                  <w:szCs w:val="16"/>
                </w:rPr>
                <w:t>-Kapani, M. (1981) Kamu Hürriyetleri. Ankara: A.Ü. Hukuk Fakültesi Yayınları.</w:t>
              </w:r>
            </w:ins>
          </w:p>
          <w:p w14:paraId="6F098C7F" w14:textId="77777777" w:rsidR="00B00DF3" w:rsidRPr="00B00DF3" w:rsidRDefault="00B00DF3" w:rsidP="00B00DF3">
            <w:pPr>
              <w:rPr>
                <w:ins w:id="246" w:author="msi" w:date="2026-09-22T12:49:00Z" w16du:dateUtc="2026-09-22T16:49:00Z"/>
                <w:sz w:val="16"/>
                <w:szCs w:val="16"/>
              </w:rPr>
            </w:pPr>
            <w:ins w:id="247" w:author="msi" w:date="2026-09-22T12:49:00Z" w16du:dateUtc="2026-09-22T16:49:00Z">
              <w:r w:rsidRPr="00B00DF3">
                <w:rPr>
                  <w:sz w:val="16"/>
                  <w:szCs w:val="16"/>
                </w:rPr>
                <w:t>-Mumcu, A. (1994) İnsan Hakları ve Kamu Özgürlükleri. Ankara: Savaş Yayınları.</w:t>
              </w:r>
            </w:ins>
          </w:p>
          <w:p w14:paraId="5C5FD8A6" w14:textId="77777777" w:rsidR="00B00DF3" w:rsidRPr="00B00DF3" w:rsidRDefault="00B00DF3" w:rsidP="00B00DF3">
            <w:pPr>
              <w:rPr>
                <w:ins w:id="248" w:author="msi" w:date="2026-09-22T12:49:00Z" w16du:dateUtc="2026-09-22T16:49:00Z"/>
                <w:sz w:val="16"/>
                <w:szCs w:val="16"/>
              </w:rPr>
            </w:pPr>
            <w:ins w:id="249" w:author="msi" w:date="2026-09-22T12:49:00Z" w16du:dateUtc="2026-09-22T16:49:00Z">
              <w:r w:rsidRPr="00B00DF3">
                <w:rPr>
                  <w:sz w:val="16"/>
                  <w:szCs w:val="16"/>
                </w:rPr>
                <w:t>-Reisoğlu, S. (2001) Uluslar arası Boyutlarıyla İnsan Hakları. İstanbul: Beta Yayıncılık.</w:t>
              </w:r>
            </w:ins>
          </w:p>
          <w:p w14:paraId="64074386" w14:textId="77777777" w:rsidR="00B00DF3" w:rsidRPr="00B00DF3" w:rsidRDefault="00B00DF3" w:rsidP="00B00DF3">
            <w:pPr>
              <w:rPr>
                <w:ins w:id="250" w:author="msi" w:date="2026-09-22T12:49:00Z" w16du:dateUtc="2026-09-22T16:49:00Z"/>
                <w:sz w:val="16"/>
                <w:szCs w:val="16"/>
              </w:rPr>
            </w:pPr>
            <w:ins w:id="251" w:author="msi" w:date="2026-09-22T12:49:00Z" w16du:dateUtc="2026-09-22T16:49:00Z">
              <w:r w:rsidRPr="00B00DF3">
                <w:rPr>
                  <w:sz w:val="16"/>
                  <w:szCs w:val="16"/>
                </w:rPr>
                <w:t>-İnsan hakları eğitimi konusunda yazılmış tüm diğer yerli ve yabancı kaynaklar</w:t>
              </w:r>
            </w:ins>
          </w:p>
          <w:p w14:paraId="7C9B530C" w14:textId="2B11008E" w:rsidR="00512E36" w:rsidRPr="00B00DF3" w:rsidRDefault="00512E36" w:rsidP="00832AEF">
            <w:pPr>
              <w:pStyle w:val="Kaynakca"/>
              <w:rPr>
                <w:lang w:val="tr-TR"/>
                <w:rPrChange w:id="252" w:author="msi" w:date="2026-09-22T12:49:00Z" w16du:dateUtc="2026-09-22T16:49:00Z">
                  <w:rPr>
                    <w:rFonts w:ascii="Arial" w:hAnsi="Arial" w:cs="Arial"/>
                    <w:sz w:val="20"/>
                    <w:szCs w:val="20"/>
                  </w:rPr>
                </w:rPrChange>
              </w:rPr>
              <w:pPrChange w:id="253" w:author="msi" w:date="2026-09-22T12:49:00Z" w16du:dateUtc="2026-09-22T16:49:00Z">
                <w:pPr>
                  <w:framePr w:hSpace="180" w:wrap="around" w:vAnchor="text" w:hAnchor="margin" w:y="125"/>
                </w:pPr>
              </w:pPrChange>
            </w:pPr>
            <w:del w:id="254" w:author="msi" w:date="2026-09-22T12:49:00Z" w16du:dateUtc="2026-09-22T16:49:00Z">
              <w:r w:rsidRPr="00B14121">
                <w:rPr>
                  <w:rFonts w:ascii="Arial" w:hAnsi="Arial" w:cs="Arial"/>
                  <w:sz w:val="20"/>
                </w:rPr>
                <w:delText>sertraline</w:delText>
              </w:r>
              <w:r w:rsidRPr="00B14121" w:rsidDel="00D70190">
                <w:rPr>
                  <w:rFonts w:ascii="Arial" w:hAnsi="Arial" w:cs="Arial"/>
                  <w:sz w:val="20"/>
                </w:rPr>
                <w:delText xml:space="preserve"> </w:delText>
              </w:r>
            </w:del>
          </w:p>
        </w:tc>
        <w:tc>
          <w:tcPr>
            <w:tcW w:w="6068" w:type="dxa"/>
            <w:tcPrChange w:id="255" w:author="msi" w:date="2026-09-22T12:49:00Z" w16du:dateUtc="2026-09-22T16:49:00Z">
              <w:tcPr>
                <w:tcW w:w="2641" w:type="dxa"/>
                <w:tcBorders>
                  <w:top w:val="nil"/>
                  <w:left w:val="single" w:sz="18" w:space="0" w:color="808080" w:themeColor="background1" w:themeShade="80"/>
                  <w:bottom w:val="nil"/>
                </w:tcBorders>
                <w:vAlign w:val="center"/>
              </w:tcPr>
            </w:tcPrChange>
          </w:tcPr>
          <w:p w14:paraId="6DCDEB78" w14:textId="7B3B11A8" w:rsidR="00512E36" w:rsidRPr="00B14121" w:rsidRDefault="00512E36" w:rsidP="00512E36">
            <w:pPr>
              <w:framePr w:hSpace="180" w:wrap="around" w:vAnchor="text" w:hAnchor="margin" w:y="125"/>
              <w:rPr>
                <w:rFonts w:ascii="Arial" w:hAnsi="Arial" w:cs="Arial"/>
                <w:szCs w:val="20"/>
              </w:rPr>
            </w:pPr>
            <w:del w:id="256" w:author="msi" w:date="2026-09-22T12:49:00Z" w16du:dateUtc="2026-09-22T16:49:00Z">
              <w:r w:rsidRPr="00B14121">
                <w:rPr>
                  <w:rFonts w:ascii="Arial" w:hAnsi="Arial" w:cs="Arial"/>
                  <w:szCs w:val="20"/>
                </w:rPr>
                <w:delText>chlordiazepoxide</w:delText>
              </w:r>
            </w:del>
          </w:p>
        </w:tc>
        <w:tc>
          <w:tcPr>
            <w:tcW w:w="6068" w:type="dxa"/>
            <w:tcPrChange w:id="257" w:author="msi" w:date="2026-09-22T12:49:00Z" w16du:dateUtc="2026-09-22T16:49:00Z">
              <w:tcPr>
                <w:tcW w:w="2478" w:type="dxa"/>
                <w:gridSpan w:val="2"/>
                <w:tcBorders>
                  <w:top w:val="nil"/>
                  <w:bottom w:val="nil"/>
                  <w:right w:val="single" w:sz="18" w:space="0" w:color="808080" w:themeColor="background1" w:themeShade="80"/>
                </w:tcBorders>
                <w:vAlign w:val="center"/>
              </w:tcPr>
            </w:tcPrChange>
          </w:tcPr>
          <w:p w14:paraId="0FCF3B08" w14:textId="69A29485" w:rsidR="00512E36" w:rsidRPr="00B14121" w:rsidRDefault="00512E36" w:rsidP="00512E36">
            <w:pPr>
              <w:framePr w:hSpace="180" w:wrap="around" w:vAnchor="text" w:hAnchor="margin" w:y="125"/>
              <w:rPr>
                <w:rFonts w:ascii="Arial" w:hAnsi="Arial" w:cs="Arial"/>
                <w:szCs w:val="20"/>
              </w:rPr>
            </w:pPr>
            <w:del w:id="258" w:author="msi" w:date="2026-09-22T12:49:00Z" w16du:dateUtc="2026-09-22T16:49:00Z">
              <w:r w:rsidRPr="00B14121">
                <w:rPr>
                  <w:rFonts w:ascii="Arial" w:hAnsi="Arial" w:cs="Arial"/>
                  <w:szCs w:val="20"/>
                </w:rPr>
                <w:delText>meprobamate</w:delText>
              </w:r>
              <w:r w:rsidRPr="00B14121" w:rsidDel="00CC0C8D">
                <w:rPr>
                  <w:rFonts w:ascii="Arial" w:hAnsi="Arial" w:cs="Arial"/>
                  <w:szCs w:val="20"/>
                </w:rPr>
                <w:delText xml:space="preserve"> </w:delText>
              </w:r>
            </w:del>
          </w:p>
        </w:tc>
      </w:tr>
      <w:tr w:rsidR="00512E36" w:rsidRPr="00B14121" w14:paraId="4923287A" w14:textId="77777777" w:rsidTr="00832AEF">
        <w:trPr>
          <w:jc w:val="center"/>
          <w:trPrChange w:id="259" w:author="msi" w:date="2026-09-22T12:49:00Z" w16du:dateUtc="2026-09-22T16:49:00Z">
            <w:trPr>
              <w:gridBefore w:val="1"/>
              <w:trHeight w:val="288"/>
            </w:trPr>
          </w:trPrChange>
        </w:trPr>
        <w:tc>
          <w:tcPr>
            <w:tcW w:w="2745" w:type="dxa"/>
            <w:vAlign w:val="center"/>
            <w:tcPrChange w:id="260" w:author="msi" w:date="2026-09-22T12:49:00Z" w16du:dateUtc="2026-09-22T16:49:00Z">
              <w:tcPr>
                <w:tcW w:w="3125" w:type="dxa"/>
                <w:tcBorders>
                  <w:top w:val="nil"/>
                  <w:left w:val="single" w:sz="18" w:space="0" w:color="808080" w:themeColor="background1" w:themeShade="80"/>
                  <w:bottom w:val="nil"/>
                </w:tcBorders>
                <w:vAlign w:val="center"/>
              </w:tcPr>
            </w:tcPrChange>
          </w:tcPr>
          <w:p w14:paraId="6B42F146" w14:textId="1D2894B3" w:rsidR="00512E36" w:rsidRPr="001A2552" w:rsidRDefault="00BC32DD" w:rsidP="00832AEF">
            <w:pPr>
              <w:pStyle w:val="DersBasliklar"/>
              <w:rPr>
                <w:rPrChange w:id="261" w:author="msi" w:date="2026-09-22T12:49:00Z" w16du:dateUtc="2026-09-22T16:49:00Z">
                  <w:rPr>
                    <w:rFonts w:ascii="Arial" w:hAnsi="Arial" w:cs="Arial"/>
                    <w:sz w:val="20"/>
                    <w:szCs w:val="20"/>
                  </w:rPr>
                </w:rPrChange>
              </w:rPr>
              <w:pPrChange w:id="262" w:author="msi" w:date="2026-09-22T12:49:00Z" w16du:dateUtc="2026-09-22T16:49:00Z">
                <w:pPr>
                  <w:framePr w:hSpace="180" w:wrap="around" w:vAnchor="text" w:hAnchor="margin" w:y="125"/>
                </w:pPr>
              </w:pPrChange>
            </w:pPr>
            <w:ins w:id="263" w:author="msi" w:date="2026-09-22T12:49:00Z" w16du:dateUtc="2026-09-22T16:49:00Z">
              <w:r>
                <w:rPr>
                  <w:szCs w:val="16"/>
                </w:rPr>
                <w:t xml:space="preserve">Dersin </w:t>
              </w:r>
              <w:r w:rsidRPr="001A2552">
                <w:rPr>
                  <w:szCs w:val="16"/>
                </w:rPr>
                <w:t>Kredisi</w:t>
              </w:r>
            </w:ins>
            <w:del w:id="264" w:author="msi" w:date="2026-09-22T12:49:00Z" w16du:dateUtc="2026-09-22T16:49:00Z">
              <w:r w:rsidR="00512E36" w:rsidRPr="00B14121">
                <w:rPr>
                  <w:rFonts w:ascii="Arial" w:hAnsi="Arial" w:cs="Arial"/>
                  <w:sz w:val="20"/>
                  <w:szCs w:val="20"/>
                </w:rPr>
                <w:delText>duloxetine</w:delText>
              </w:r>
              <w:r w:rsidR="00512E36" w:rsidRPr="00B14121" w:rsidDel="00FE0717">
                <w:rPr>
                  <w:rFonts w:ascii="Arial" w:hAnsi="Arial" w:cs="Arial"/>
                  <w:sz w:val="20"/>
                  <w:szCs w:val="20"/>
                </w:rPr>
                <w:delText xml:space="preserve"> </w:delText>
              </w:r>
            </w:del>
          </w:p>
        </w:tc>
        <w:tc>
          <w:tcPr>
            <w:tcW w:w="6068" w:type="dxa"/>
            <w:vAlign w:val="center"/>
            <w:tcPrChange w:id="265"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022EF582" w14:textId="4B1C234F" w:rsidR="00512E36" w:rsidRPr="001A2552" w:rsidRDefault="00B00DF3" w:rsidP="00832AEF">
            <w:pPr>
              <w:pStyle w:val="DersBilgileri"/>
              <w:rPr>
                <w:rPrChange w:id="266" w:author="msi" w:date="2026-09-22T12:49:00Z" w16du:dateUtc="2026-09-22T16:49:00Z">
                  <w:rPr>
                    <w:rFonts w:ascii="Arial" w:hAnsi="Arial" w:cs="Arial"/>
                    <w:sz w:val="20"/>
                    <w:szCs w:val="20"/>
                  </w:rPr>
                </w:rPrChange>
              </w:rPr>
              <w:pPrChange w:id="267" w:author="msi" w:date="2026-09-22T12:49:00Z" w16du:dateUtc="2026-09-22T16:49:00Z">
                <w:pPr>
                  <w:framePr w:hSpace="180" w:wrap="around" w:vAnchor="text" w:hAnchor="margin" w:y="125"/>
                </w:pPr>
              </w:pPrChange>
            </w:pPr>
            <w:ins w:id="268" w:author="msi" w:date="2026-09-22T12:49:00Z" w16du:dateUtc="2026-09-22T16:49:00Z">
              <w:r>
                <w:rPr>
                  <w:szCs w:val="16"/>
                </w:rPr>
                <w:t>8</w:t>
              </w:r>
            </w:ins>
            <w:del w:id="269" w:author="msi" w:date="2026-09-22T12:49:00Z" w16du:dateUtc="2026-09-22T16:49:00Z">
              <w:r w:rsidR="00512E36" w:rsidRPr="00B14121">
                <w:rPr>
                  <w:rFonts w:ascii="Arial" w:hAnsi="Arial" w:cs="Arial"/>
                  <w:sz w:val="20"/>
                  <w:szCs w:val="20"/>
                </w:rPr>
                <w:delText>tranylcypromine</w:delText>
              </w:r>
              <w:r w:rsidR="00512E36" w:rsidRPr="00B14121" w:rsidDel="00D70190">
                <w:rPr>
                  <w:rFonts w:ascii="Arial" w:hAnsi="Arial" w:cs="Arial"/>
                  <w:sz w:val="20"/>
                  <w:szCs w:val="20"/>
                </w:rPr>
                <w:delText xml:space="preserve"> </w:delText>
              </w:r>
            </w:del>
          </w:p>
        </w:tc>
        <w:tc>
          <w:tcPr>
            <w:tcW w:w="6068" w:type="dxa"/>
            <w:vAlign w:val="center"/>
            <w:tcPrChange w:id="270" w:author="msi" w:date="2026-09-22T12:49:00Z" w16du:dateUtc="2026-09-22T16:49:00Z">
              <w:tcPr>
                <w:tcW w:w="2641" w:type="dxa"/>
                <w:tcBorders>
                  <w:top w:val="nil"/>
                  <w:left w:val="single" w:sz="18" w:space="0" w:color="808080" w:themeColor="background1" w:themeShade="80"/>
                  <w:bottom w:val="nil"/>
                </w:tcBorders>
                <w:vAlign w:val="center"/>
              </w:tcPr>
            </w:tcPrChange>
          </w:tcPr>
          <w:p w14:paraId="5E8D1F11" w14:textId="789EC780" w:rsidR="00512E36" w:rsidRPr="00B14121" w:rsidRDefault="00512E36" w:rsidP="00512E36">
            <w:pPr>
              <w:framePr w:hSpace="180" w:wrap="around" w:vAnchor="text" w:hAnchor="margin" w:y="125"/>
              <w:ind w:left="361" w:hanging="361"/>
              <w:rPr>
                <w:rFonts w:ascii="Arial" w:hAnsi="Arial" w:cs="Arial"/>
                <w:szCs w:val="20"/>
              </w:rPr>
            </w:pPr>
            <w:del w:id="271" w:author="msi" w:date="2026-09-22T12:49:00Z" w16du:dateUtc="2026-09-22T16:49:00Z">
              <w:r w:rsidRPr="00B14121">
                <w:rPr>
                  <w:rFonts w:ascii="Arial" w:hAnsi="Arial" w:cs="Arial"/>
                  <w:szCs w:val="20"/>
                </w:rPr>
                <w:delText>chlordiazepoxide/ amitriptyline</w:delText>
              </w:r>
            </w:del>
          </w:p>
        </w:tc>
        <w:tc>
          <w:tcPr>
            <w:tcW w:w="6068" w:type="dxa"/>
            <w:vAlign w:val="center"/>
            <w:tcPrChange w:id="272" w:author="msi" w:date="2026-09-22T12:49:00Z" w16du:dateUtc="2026-09-22T16:49:00Z">
              <w:tcPr>
                <w:tcW w:w="2478" w:type="dxa"/>
                <w:gridSpan w:val="2"/>
                <w:tcBorders>
                  <w:top w:val="nil"/>
                  <w:bottom w:val="nil"/>
                  <w:right w:val="single" w:sz="18" w:space="0" w:color="808080" w:themeColor="background1" w:themeShade="80"/>
                </w:tcBorders>
                <w:vAlign w:val="center"/>
              </w:tcPr>
            </w:tcPrChange>
          </w:tcPr>
          <w:p w14:paraId="66EDBAC6" w14:textId="726AEF7E" w:rsidR="00512E36" w:rsidRPr="00B14121" w:rsidRDefault="00512E36" w:rsidP="00512E36">
            <w:pPr>
              <w:framePr w:hSpace="180" w:wrap="around" w:vAnchor="text" w:hAnchor="margin" w:y="125"/>
              <w:rPr>
                <w:rFonts w:ascii="Arial" w:hAnsi="Arial" w:cs="Arial"/>
                <w:szCs w:val="20"/>
              </w:rPr>
            </w:pPr>
            <w:del w:id="273" w:author="msi" w:date="2026-09-22T12:49:00Z" w16du:dateUtc="2026-09-22T16:49:00Z">
              <w:r>
                <w:rPr>
                  <w:rFonts w:ascii="Arial" w:hAnsi="Arial" w:cs="Arial"/>
                  <w:position w:val="-1"/>
                  <w:szCs w:val="20"/>
                </w:rPr>
                <w:delText>m</w:delText>
              </w:r>
              <w:r w:rsidRPr="00B14121">
                <w:rPr>
                  <w:rFonts w:ascii="Arial" w:hAnsi="Arial" w:cs="Arial"/>
                  <w:position w:val="-1"/>
                  <w:szCs w:val="20"/>
                </w:rPr>
                <w:delText>idazolam</w:delText>
              </w:r>
              <w:r>
                <w:rPr>
                  <w:rFonts w:ascii="Arial" w:hAnsi="Arial" w:cs="Arial"/>
                  <w:szCs w:val="20"/>
                  <w:vertAlign w:val="superscript"/>
                </w:rPr>
                <w:delText>3</w:delText>
              </w:r>
            </w:del>
          </w:p>
        </w:tc>
      </w:tr>
      <w:tr w:rsidR="00512E36" w:rsidRPr="00B14121" w14:paraId="4858C546" w14:textId="77777777" w:rsidTr="00832AEF">
        <w:trPr>
          <w:jc w:val="center"/>
          <w:trPrChange w:id="274" w:author="msi" w:date="2026-09-22T12:49:00Z" w16du:dateUtc="2026-09-22T16:49:00Z">
            <w:trPr>
              <w:gridBefore w:val="1"/>
              <w:trHeight w:val="288"/>
            </w:trPr>
          </w:trPrChange>
        </w:trPr>
        <w:tc>
          <w:tcPr>
            <w:tcW w:w="2745" w:type="dxa"/>
            <w:vAlign w:val="center"/>
            <w:tcPrChange w:id="275" w:author="msi" w:date="2026-09-22T12:49:00Z" w16du:dateUtc="2026-09-22T16:49:00Z">
              <w:tcPr>
                <w:tcW w:w="3125" w:type="dxa"/>
                <w:tcBorders>
                  <w:top w:val="nil"/>
                  <w:left w:val="single" w:sz="18" w:space="0" w:color="808080" w:themeColor="background1" w:themeShade="80"/>
                  <w:bottom w:val="nil"/>
                </w:tcBorders>
                <w:vAlign w:val="center"/>
              </w:tcPr>
            </w:tcPrChange>
          </w:tcPr>
          <w:p w14:paraId="4D49FB4C" w14:textId="0B72BB6C" w:rsidR="00512E36" w:rsidRPr="001A2552" w:rsidRDefault="00BC32DD" w:rsidP="00832AEF">
            <w:pPr>
              <w:pStyle w:val="DersBasliklar"/>
              <w:rPr>
                <w:rPrChange w:id="276" w:author="msi" w:date="2026-09-22T12:49:00Z" w16du:dateUtc="2026-09-22T16:49:00Z">
                  <w:rPr>
                    <w:rFonts w:ascii="Arial" w:hAnsi="Arial" w:cs="Arial"/>
                    <w:sz w:val="20"/>
                    <w:szCs w:val="20"/>
                  </w:rPr>
                </w:rPrChange>
              </w:rPr>
              <w:pPrChange w:id="277" w:author="msi" w:date="2026-09-22T12:49:00Z" w16du:dateUtc="2026-09-22T16:49:00Z">
                <w:pPr>
                  <w:framePr w:hSpace="180" w:wrap="around" w:vAnchor="text" w:hAnchor="margin" w:y="125"/>
                </w:pPr>
              </w:pPrChange>
            </w:pPr>
            <w:ins w:id="278" w:author="msi" w:date="2026-09-22T12:49:00Z" w16du:dateUtc="2026-09-22T16:49:00Z">
              <w:r w:rsidRPr="001A2552">
                <w:rPr>
                  <w:szCs w:val="16"/>
                </w:rPr>
                <w:t>Laboratuvar</w:t>
              </w:r>
            </w:ins>
            <w:del w:id="279" w:author="msi" w:date="2026-09-22T12:49:00Z" w16du:dateUtc="2026-09-22T16:49:00Z">
              <w:r w:rsidR="00512E36" w:rsidRPr="00B14121">
                <w:rPr>
                  <w:rFonts w:ascii="Arial" w:hAnsi="Arial" w:cs="Arial"/>
                  <w:sz w:val="20"/>
                  <w:szCs w:val="20"/>
                </w:rPr>
                <w:delText>escitalopram</w:delText>
              </w:r>
              <w:r w:rsidR="00512E36" w:rsidRPr="00B14121" w:rsidDel="00FE0717">
                <w:rPr>
                  <w:rFonts w:ascii="Arial" w:hAnsi="Arial" w:cs="Arial"/>
                  <w:sz w:val="20"/>
                  <w:szCs w:val="20"/>
                </w:rPr>
                <w:delText xml:space="preserve"> </w:delText>
              </w:r>
            </w:del>
          </w:p>
        </w:tc>
        <w:tc>
          <w:tcPr>
            <w:tcW w:w="6068" w:type="dxa"/>
            <w:vAlign w:val="center"/>
            <w:tcPrChange w:id="280"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2A3A67CE" w14:textId="44919745" w:rsidR="00512E36" w:rsidRPr="001A2552" w:rsidRDefault="00512E36" w:rsidP="00832AEF">
            <w:pPr>
              <w:pStyle w:val="DersBilgileri"/>
              <w:rPr>
                <w:rPrChange w:id="281" w:author="msi" w:date="2026-09-22T12:49:00Z" w16du:dateUtc="2026-09-22T16:49:00Z">
                  <w:rPr>
                    <w:rFonts w:ascii="Arial" w:hAnsi="Arial" w:cs="Arial"/>
                    <w:sz w:val="20"/>
                    <w:szCs w:val="20"/>
                  </w:rPr>
                </w:rPrChange>
              </w:rPr>
              <w:pPrChange w:id="282" w:author="msi" w:date="2026-09-22T12:49:00Z" w16du:dateUtc="2026-09-22T16:49:00Z">
                <w:pPr>
                  <w:framePr w:hSpace="180" w:wrap="around" w:vAnchor="text" w:hAnchor="margin" w:y="125"/>
                </w:pPr>
              </w:pPrChange>
            </w:pPr>
            <w:del w:id="283" w:author="msi" w:date="2026-09-22T12:49:00Z" w16du:dateUtc="2026-09-22T16:49:00Z">
              <w:r w:rsidRPr="00B14121">
                <w:rPr>
                  <w:rFonts w:ascii="Arial" w:hAnsi="Arial" w:cs="Arial"/>
                  <w:sz w:val="20"/>
                  <w:szCs w:val="20"/>
                </w:rPr>
                <w:delText>trazodone</w:delText>
              </w:r>
              <w:r w:rsidRPr="00B14121" w:rsidDel="00FE0717">
                <w:rPr>
                  <w:rFonts w:ascii="Arial" w:hAnsi="Arial" w:cs="Arial"/>
                  <w:sz w:val="20"/>
                  <w:szCs w:val="20"/>
                </w:rPr>
                <w:delText xml:space="preserve"> </w:delText>
              </w:r>
            </w:del>
          </w:p>
        </w:tc>
        <w:tc>
          <w:tcPr>
            <w:tcW w:w="6068" w:type="dxa"/>
            <w:vAlign w:val="center"/>
            <w:tcPrChange w:id="284" w:author="msi" w:date="2026-09-22T12:49:00Z" w16du:dateUtc="2026-09-22T16:49:00Z">
              <w:tcPr>
                <w:tcW w:w="2641" w:type="dxa"/>
                <w:tcBorders>
                  <w:top w:val="nil"/>
                  <w:left w:val="single" w:sz="18" w:space="0" w:color="808080" w:themeColor="background1" w:themeShade="80"/>
                  <w:bottom w:val="nil"/>
                </w:tcBorders>
                <w:vAlign w:val="center"/>
              </w:tcPr>
            </w:tcPrChange>
          </w:tcPr>
          <w:p w14:paraId="1DAD1178" w14:textId="76B1A9A1" w:rsidR="00512E36" w:rsidRPr="00B14121" w:rsidRDefault="00512E36" w:rsidP="00512E36">
            <w:pPr>
              <w:framePr w:hSpace="180" w:wrap="around" w:vAnchor="text" w:hAnchor="margin" w:y="125"/>
              <w:rPr>
                <w:rFonts w:ascii="Arial" w:hAnsi="Arial" w:cs="Arial"/>
                <w:szCs w:val="20"/>
              </w:rPr>
            </w:pPr>
            <w:del w:id="285" w:author="msi" w:date="2026-09-22T12:49:00Z" w16du:dateUtc="2026-09-22T16:49:00Z">
              <w:r w:rsidRPr="00B14121">
                <w:rPr>
                  <w:rFonts w:ascii="Arial" w:hAnsi="Arial" w:cs="Arial"/>
                  <w:szCs w:val="20"/>
                </w:rPr>
                <w:delText>clonazepam</w:delText>
              </w:r>
              <w:r w:rsidRPr="00B14121" w:rsidDel="00211352">
                <w:rPr>
                  <w:rFonts w:ascii="Arial" w:hAnsi="Arial" w:cs="Arial"/>
                  <w:szCs w:val="20"/>
                </w:rPr>
                <w:delText xml:space="preserve"> </w:delText>
              </w:r>
            </w:del>
          </w:p>
        </w:tc>
        <w:tc>
          <w:tcPr>
            <w:tcW w:w="6068" w:type="dxa"/>
            <w:vAlign w:val="center"/>
            <w:tcPrChange w:id="286" w:author="msi" w:date="2026-09-22T12:49:00Z" w16du:dateUtc="2026-09-22T16:49:00Z">
              <w:tcPr>
                <w:tcW w:w="2478" w:type="dxa"/>
                <w:gridSpan w:val="2"/>
                <w:tcBorders>
                  <w:top w:val="nil"/>
                  <w:bottom w:val="nil"/>
                  <w:right w:val="single" w:sz="18" w:space="0" w:color="808080" w:themeColor="background1" w:themeShade="80"/>
                </w:tcBorders>
                <w:vAlign w:val="center"/>
              </w:tcPr>
            </w:tcPrChange>
          </w:tcPr>
          <w:p w14:paraId="1383F4F3" w14:textId="085F49A6" w:rsidR="00512E36" w:rsidRPr="00B14121" w:rsidRDefault="00512E36" w:rsidP="00512E36">
            <w:pPr>
              <w:framePr w:hSpace="180" w:wrap="around" w:vAnchor="text" w:hAnchor="margin" w:y="125"/>
              <w:rPr>
                <w:rFonts w:ascii="Arial" w:hAnsi="Arial" w:cs="Arial"/>
                <w:szCs w:val="20"/>
              </w:rPr>
            </w:pPr>
            <w:del w:id="287" w:author="msi" w:date="2026-09-22T12:49:00Z" w16du:dateUtc="2026-09-22T16:49:00Z">
              <w:r>
                <w:rPr>
                  <w:rFonts w:ascii="Arial" w:hAnsi="Arial" w:cs="Arial"/>
                  <w:szCs w:val="20"/>
                </w:rPr>
                <w:delText>o</w:delText>
              </w:r>
              <w:r w:rsidRPr="00B14121">
                <w:rPr>
                  <w:rFonts w:ascii="Arial" w:hAnsi="Arial" w:cs="Arial"/>
                  <w:szCs w:val="20"/>
                </w:rPr>
                <w:delText>xazepam</w:delText>
              </w:r>
            </w:del>
          </w:p>
        </w:tc>
      </w:tr>
      <w:tr w:rsidR="00512E36" w:rsidRPr="00B14121" w14:paraId="60B9AE75" w14:textId="77777777" w:rsidTr="00832AEF">
        <w:trPr>
          <w:jc w:val="center"/>
          <w:trPrChange w:id="288" w:author="msi" w:date="2026-09-22T12:49:00Z" w16du:dateUtc="2026-09-22T16:49:00Z">
            <w:trPr>
              <w:gridBefore w:val="1"/>
              <w:trHeight w:val="288"/>
            </w:trPr>
          </w:trPrChange>
        </w:trPr>
        <w:tc>
          <w:tcPr>
            <w:tcW w:w="2745" w:type="dxa"/>
            <w:vAlign w:val="center"/>
            <w:tcPrChange w:id="289" w:author="msi" w:date="2026-09-22T12:49:00Z" w16du:dateUtc="2026-09-22T16:49:00Z">
              <w:tcPr>
                <w:tcW w:w="3125" w:type="dxa"/>
                <w:tcBorders>
                  <w:top w:val="nil"/>
                  <w:left w:val="single" w:sz="18" w:space="0" w:color="808080" w:themeColor="background1" w:themeShade="80"/>
                  <w:bottom w:val="nil"/>
                </w:tcBorders>
                <w:vAlign w:val="center"/>
              </w:tcPr>
            </w:tcPrChange>
          </w:tcPr>
          <w:p w14:paraId="39728FCF" w14:textId="1BB13C8F" w:rsidR="00512E36" w:rsidRPr="001A2552" w:rsidRDefault="00BC32DD" w:rsidP="00832AEF">
            <w:pPr>
              <w:pStyle w:val="DersBasliklar"/>
              <w:rPr>
                <w:rPrChange w:id="290" w:author="msi" w:date="2026-09-22T12:49:00Z" w16du:dateUtc="2026-09-22T16:49:00Z">
                  <w:rPr>
                    <w:rFonts w:ascii="Arial" w:hAnsi="Arial" w:cs="Arial"/>
                    <w:sz w:val="20"/>
                    <w:szCs w:val="20"/>
                  </w:rPr>
                </w:rPrChange>
              </w:rPr>
              <w:pPrChange w:id="291" w:author="msi" w:date="2026-09-22T12:49:00Z" w16du:dateUtc="2026-09-22T16:49:00Z">
                <w:pPr>
                  <w:framePr w:hSpace="180" w:wrap="around" w:vAnchor="text" w:hAnchor="margin" w:y="125"/>
                </w:pPr>
              </w:pPrChange>
            </w:pPr>
            <w:ins w:id="292" w:author="msi" w:date="2026-09-22T12:49:00Z" w16du:dateUtc="2026-09-22T16:49:00Z">
              <w:r w:rsidRPr="001A2552">
                <w:rPr>
                  <w:szCs w:val="16"/>
                </w:rPr>
                <w:t>Diğer-1</w:t>
              </w:r>
            </w:ins>
            <w:del w:id="293" w:author="msi" w:date="2026-09-22T12:49:00Z" w16du:dateUtc="2026-09-22T16:49:00Z">
              <w:r w:rsidR="00512E36">
                <w:rPr>
                  <w:rStyle w:val="fontstyle01"/>
                </w:rPr>
                <w:delText>esketamine</w:delText>
              </w:r>
              <w:r w:rsidR="00512E36">
                <w:delText xml:space="preserve"> </w:delText>
              </w:r>
            </w:del>
          </w:p>
        </w:tc>
        <w:tc>
          <w:tcPr>
            <w:tcW w:w="6068" w:type="dxa"/>
            <w:vAlign w:val="center"/>
            <w:tcPrChange w:id="294" w:author="msi" w:date="2026-09-22T12:49:00Z" w16du:dateUtc="2026-09-22T16:49:00Z">
              <w:tcPr>
                <w:tcW w:w="2587" w:type="dxa"/>
                <w:gridSpan w:val="3"/>
                <w:tcBorders>
                  <w:top w:val="nil"/>
                  <w:bottom w:val="nil"/>
                  <w:right w:val="single" w:sz="18" w:space="0" w:color="808080" w:themeColor="background1" w:themeShade="80"/>
                </w:tcBorders>
                <w:vAlign w:val="center"/>
              </w:tcPr>
            </w:tcPrChange>
          </w:tcPr>
          <w:p w14:paraId="7B03D555" w14:textId="0E69A3C0" w:rsidR="00512E36" w:rsidRPr="001A2552" w:rsidRDefault="00512E36" w:rsidP="00832AEF">
            <w:pPr>
              <w:pStyle w:val="DersBilgileri"/>
              <w:rPr>
                <w:rPrChange w:id="295" w:author="msi" w:date="2026-09-22T12:49:00Z" w16du:dateUtc="2026-09-22T16:49:00Z">
                  <w:rPr>
                    <w:rFonts w:ascii="Arial" w:hAnsi="Arial" w:cs="Arial"/>
                    <w:sz w:val="20"/>
                    <w:szCs w:val="20"/>
                  </w:rPr>
                </w:rPrChange>
              </w:rPr>
              <w:pPrChange w:id="296" w:author="msi" w:date="2026-09-22T12:49:00Z" w16du:dateUtc="2026-09-22T16:49:00Z">
                <w:pPr>
                  <w:framePr w:hSpace="180" w:wrap="around" w:vAnchor="text" w:hAnchor="margin" w:y="125"/>
                </w:pPr>
              </w:pPrChange>
            </w:pPr>
            <w:del w:id="297" w:author="msi" w:date="2026-09-22T12:49:00Z" w16du:dateUtc="2026-09-22T16:49:00Z">
              <w:r w:rsidRPr="00B14121">
                <w:rPr>
                  <w:rFonts w:ascii="Arial" w:hAnsi="Arial" w:cs="Arial"/>
                  <w:sz w:val="20"/>
                  <w:szCs w:val="20"/>
                </w:rPr>
                <w:delText>trimipramine</w:delText>
              </w:r>
              <w:r w:rsidRPr="00B14121" w:rsidDel="00D70190">
                <w:rPr>
                  <w:rFonts w:ascii="Arial" w:hAnsi="Arial" w:cs="Arial"/>
                  <w:sz w:val="20"/>
                  <w:szCs w:val="20"/>
                </w:rPr>
                <w:delText xml:space="preserve"> </w:delText>
              </w:r>
            </w:del>
          </w:p>
        </w:tc>
        <w:tc>
          <w:tcPr>
            <w:tcW w:w="6068" w:type="dxa"/>
            <w:vAlign w:val="center"/>
            <w:tcPrChange w:id="298" w:author="msi" w:date="2026-09-22T12:49:00Z" w16du:dateUtc="2026-09-22T16:49:00Z">
              <w:tcPr>
                <w:tcW w:w="2641" w:type="dxa"/>
                <w:tcBorders>
                  <w:top w:val="nil"/>
                  <w:left w:val="single" w:sz="18" w:space="0" w:color="808080" w:themeColor="background1" w:themeShade="80"/>
                  <w:bottom w:val="single" w:sz="18" w:space="0" w:color="808080" w:themeColor="background1" w:themeShade="80"/>
                </w:tcBorders>
                <w:vAlign w:val="center"/>
              </w:tcPr>
            </w:tcPrChange>
          </w:tcPr>
          <w:p w14:paraId="5D1C159D" w14:textId="03FA2ABE" w:rsidR="00512E36" w:rsidRDefault="00512E36" w:rsidP="00512E36">
            <w:pPr>
              <w:framePr w:hSpace="180" w:wrap="around" w:vAnchor="text" w:hAnchor="margin" w:y="125"/>
              <w:rPr>
                <w:rFonts w:ascii="Arial" w:hAnsi="Arial" w:cs="Arial"/>
                <w:szCs w:val="20"/>
              </w:rPr>
            </w:pPr>
            <w:del w:id="299" w:author="msi" w:date="2026-09-22T12:49:00Z" w16du:dateUtc="2026-09-22T16:49:00Z">
              <w:r w:rsidRPr="00B14121">
                <w:rPr>
                  <w:rFonts w:ascii="Arial" w:hAnsi="Arial" w:cs="Arial"/>
                  <w:szCs w:val="20"/>
                </w:rPr>
                <w:delText>clorazepate</w:delText>
              </w:r>
              <w:r w:rsidRPr="00B14121" w:rsidDel="00CC0C8D">
                <w:rPr>
                  <w:rFonts w:ascii="Arial" w:hAnsi="Arial" w:cs="Arial"/>
                  <w:szCs w:val="20"/>
                </w:rPr>
                <w:delText xml:space="preserve"> </w:delText>
              </w:r>
            </w:del>
          </w:p>
        </w:tc>
        <w:tc>
          <w:tcPr>
            <w:tcW w:w="6068" w:type="dxa"/>
            <w:vAlign w:val="center"/>
            <w:tcPrChange w:id="300" w:author="msi" w:date="2026-09-22T12:49:00Z" w16du:dateUtc="2026-09-22T16:49:00Z">
              <w:tcPr>
                <w:tcW w:w="2478" w:type="dxa"/>
                <w:gridSpan w:val="2"/>
                <w:tcBorders>
                  <w:top w:val="nil"/>
                  <w:bottom w:val="single" w:sz="18" w:space="0" w:color="808080" w:themeColor="background1" w:themeShade="80"/>
                  <w:right w:val="single" w:sz="18" w:space="0" w:color="808080" w:themeColor="background1" w:themeShade="80"/>
                </w:tcBorders>
                <w:vAlign w:val="center"/>
              </w:tcPr>
            </w:tcPrChange>
          </w:tcPr>
          <w:p w14:paraId="19760C11" w14:textId="3427BC31" w:rsidR="00512E36" w:rsidRPr="00B14121" w:rsidRDefault="00512E36" w:rsidP="00512E36">
            <w:pPr>
              <w:framePr w:hSpace="180" w:wrap="around" w:vAnchor="text" w:hAnchor="margin" w:y="125"/>
              <w:rPr>
                <w:rFonts w:ascii="Arial" w:hAnsi="Arial" w:cs="Arial"/>
                <w:szCs w:val="20"/>
              </w:rPr>
            </w:pPr>
          </w:p>
        </w:tc>
      </w:tr>
    </w:tbl>
    <w:tbl>
      <w:tblPr>
        <w:tblStyle w:val="TableGrid"/>
        <w:tblpPr w:leftFromText="180" w:rightFromText="180" w:vertAnchor="text" w:horzAnchor="margin" w:tblpY="125"/>
        <w:tblW w:w="0" w:type="auto"/>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Layout w:type="fixed"/>
        <w:tblLook w:val="04A0" w:firstRow="1" w:lastRow="0" w:firstColumn="1" w:lastColumn="0" w:noHBand="0" w:noVBand="1"/>
        <w:tblCaption w:val="Pediatric Behavioral Health Medication Initiative Medication List"/>
        <w:tblDescription w:val="Table contains medications included in the MassHealth Pediatric Behavioral Health Medication Initiative listed by therapeutic class"/>
      </w:tblPr>
      <w:tblGrid>
        <w:gridCol w:w="3125"/>
        <w:gridCol w:w="2587"/>
        <w:gridCol w:w="2641"/>
        <w:gridCol w:w="2478"/>
      </w:tblGrid>
      <w:tr w:rsidR="00512E36" w:rsidRPr="00B14121" w14:paraId="1647EA86" w14:textId="77777777" w:rsidTr="002959C5">
        <w:trPr>
          <w:trHeight w:val="288"/>
          <w:del w:id="301" w:author="msi" w:date="2026-09-22T12:49:00Z" w16du:dateUtc="2026-09-22T16:49:00Z"/>
        </w:trPr>
        <w:tc>
          <w:tcPr>
            <w:tcW w:w="3125" w:type="dxa"/>
            <w:tcBorders>
              <w:top w:val="nil"/>
              <w:left w:val="single" w:sz="18" w:space="0" w:color="808080" w:themeColor="background1" w:themeShade="80"/>
              <w:bottom w:val="nil"/>
            </w:tcBorders>
            <w:vAlign w:val="center"/>
          </w:tcPr>
          <w:p w14:paraId="64D4B566" w14:textId="4DAFE8C8" w:rsidR="00512E36" w:rsidRPr="00B14121" w:rsidRDefault="00512E36" w:rsidP="00512E36">
            <w:pPr>
              <w:rPr>
                <w:del w:id="302" w:author="msi" w:date="2026-09-22T12:49:00Z" w16du:dateUtc="2026-09-22T16:49:00Z"/>
                <w:rFonts w:ascii="Arial" w:hAnsi="Arial" w:cs="Arial"/>
                <w:szCs w:val="20"/>
              </w:rPr>
            </w:pPr>
            <w:del w:id="303" w:author="msi" w:date="2026-09-22T12:49:00Z" w16du:dateUtc="2026-09-22T16:49:00Z">
              <w:r w:rsidRPr="00B14121">
                <w:rPr>
                  <w:rFonts w:ascii="Arial" w:hAnsi="Arial" w:cs="Arial"/>
                  <w:szCs w:val="20"/>
                </w:rPr>
                <w:delText>fluoxetine</w:delText>
              </w:r>
              <w:r w:rsidRPr="00B14121" w:rsidDel="00FE0717">
                <w:rPr>
                  <w:rFonts w:ascii="Arial" w:hAnsi="Arial" w:cs="Arial"/>
                  <w:position w:val="4"/>
                  <w:szCs w:val="20"/>
                </w:rPr>
                <w:delText xml:space="preserve"> </w:delText>
              </w:r>
            </w:del>
          </w:p>
        </w:tc>
        <w:tc>
          <w:tcPr>
            <w:tcW w:w="2587" w:type="dxa"/>
            <w:tcBorders>
              <w:top w:val="nil"/>
              <w:bottom w:val="nil"/>
              <w:right w:val="single" w:sz="18" w:space="0" w:color="808080" w:themeColor="background1" w:themeShade="80"/>
            </w:tcBorders>
            <w:vAlign w:val="center"/>
          </w:tcPr>
          <w:p w14:paraId="4F3FE52B" w14:textId="2A3BB3C5" w:rsidR="00512E36" w:rsidRPr="00B14121" w:rsidRDefault="00512E36" w:rsidP="00512E36">
            <w:pPr>
              <w:rPr>
                <w:del w:id="304" w:author="msi" w:date="2026-09-22T12:49:00Z" w16du:dateUtc="2026-09-22T16:49:00Z"/>
                <w:rFonts w:ascii="Arial" w:hAnsi="Arial" w:cs="Arial"/>
                <w:szCs w:val="20"/>
              </w:rPr>
            </w:pPr>
            <w:del w:id="305" w:author="msi" w:date="2026-09-22T12:49:00Z" w16du:dateUtc="2026-09-22T16:49:00Z">
              <w:r w:rsidRPr="00B14121">
                <w:rPr>
                  <w:rFonts w:ascii="Arial" w:hAnsi="Arial" w:cs="Arial"/>
                  <w:szCs w:val="20"/>
                </w:rPr>
                <w:delText>venlafaxine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0DC694D2" w14:textId="6BF04FE9" w:rsidR="00512E36" w:rsidRPr="00B14121" w:rsidRDefault="00512E36" w:rsidP="00512E36">
            <w:pPr>
              <w:pStyle w:val="Heading1"/>
              <w:ind w:left="-135"/>
              <w:jc w:val="center"/>
              <w:rPr>
                <w:del w:id="306" w:author="msi" w:date="2026-09-22T12:49:00Z" w16du:dateUtc="2026-09-22T16:49:00Z"/>
                <w:sz w:val="20"/>
                <w:szCs w:val="20"/>
              </w:rPr>
            </w:pPr>
            <w:del w:id="307" w:author="msi" w:date="2026-09-22T12:49:00Z" w16du:dateUtc="2026-09-22T16:49:00Z">
              <w:r w:rsidRPr="007E05AE">
                <w:rPr>
                  <w:sz w:val="20"/>
                </w:rPr>
                <w:delText>Hypnotics</w:delText>
              </w:r>
            </w:del>
          </w:p>
        </w:tc>
      </w:tr>
      <w:tr w:rsidR="00512E36" w:rsidRPr="00B14121" w14:paraId="77B0EB03" w14:textId="77777777" w:rsidTr="002959C5">
        <w:trPr>
          <w:trHeight w:val="288"/>
          <w:del w:id="308" w:author="msi" w:date="2026-09-22T12:49:00Z" w16du:dateUtc="2026-09-22T16:49:00Z"/>
        </w:trPr>
        <w:tc>
          <w:tcPr>
            <w:tcW w:w="3125" w:type="dxa"/>
            <w:tcBorders>
              <w:top w:val="nil"/>
              <w:left w:val="single" w:sz="18" w:space="0" w:color="808080" w:themeColor="background1" w:themeShade="80"/>
              <w:bottom w:val="nil"/>
            </w:tcBorders>
            <w:vAlign w:val="center"/>
          </w:tcPr>
          <w:p w14:paraId="4016081B" w14:textId="20CB4C4D" w:rsidR="00512E36" w:rsidRPr="00B14121" w:rsidRDefault="00512E36" w:rsidP="00512E36">
            <w:pPr>
              <w:rPr>
                <w:del w:id="309" w:author="msi" w:date="2026-09-22T12:49:00Z" w16du:dateUtc="2026-09-22T16:49:00Z"/>
                <w:rFonts w:ascii="Arial" w:hAnsi="Arial" w:cs="Arial"/>
                <w:position w:val="4"/>
                <w:szCs w:val="20"/>
              </w:rPr>
            </w:pPr>
            <w:del w:id="310" w:author="msi" w:date="2026-09-22T12:49:00Z" w16du:dateUtc="2026-09-22T16:49:00Z">
              <w:r w:rsidRPr="00B14121">
                <w:rPr>
                  <w:rFonts w:ascii="Arial" w:hAnsi="Arial" w:cs="Arial"/>
                  <w:position w:val="4"/>
                  <w:szCs w:val="20"/>
                </w:rPr>
                <w:delText>fluvoxamine</w:delText>
              </w:r>
              <w:r w:rsidRPr="00B14121" w:rsidDel="00FE0717">
                <w:rPr>
                  <w:rFonts w:ascii="Arial" w:hAnsi="Arial" w:cs="Arial"/>
                  <w:szCs w:val="20"/>
                </w:rPr>
                <w:delText xml:space="preserve"> </w:delText>
              </w:r>
            </w:del>
          </w:p>
        </w:tc>
        <w:tc>
          <w:tcPr>
            <w:tcW w:w="2587" w:type="dxa"/>
            <w:tcBorders>
              <w:top w:val="nil"/>
              <w:bottom w:val="nil"/>
              <w:right w:val="single" w:sz="18" w:space="0" w:color="808080" w:themeColor="background1" w:themeShade="80"/>
            </w:tcBorders>
            <w:vAlign w:val="center"/>
          </w:tcPr>
          <w:p w14:paraId="2841C003" w14:textId="285287C9" w:rsidR="00512E36" w:rsidRPr="00B14121" w:rsidRDefault="00512E36" w:rsidP="00512E36">
            <w:pPr>
              <w:rPr>
                <w:del w:id="311" w:author="msi" w:date="2026-09-22T12:49:00Z" w16du:dateUtc="2026-09-22T16:49:00Z"/>
                <w:rFonts w:ascii="Arial" w:hAnsi="Arial" w:cs="Arial"/>
                <w:position w:val="-3"/>
                <w:szCs w:val="20"/>
              </w:rPr>
            </w:pPr>
            <w:del w:id="312" w:author="msi" w:date="2026-09-22T12:49:00Z" w16du:dateUtc="2026-09-22T16:49:00Z">
              <w:r w:rsidRPr="00B14121">
                <w:rPr>
                  <w:rFonts w:ascii="Arial" w:hAnsi="Arial" w:cs="Arial"/>
                  <w:position w:val="-3"/>
                  <w:szCs w:val="20"/>
                </w:rPr>
                <w:delText>vilazodone</w:delText>
              </w:r>
            </w:del>
          </w:p>
        </w:tc>
        <w:tc>
          <w:tcPr>
            <w:tcW w:w="2641" w:type="dxa"/>
            <w:tcBorders>
              <w:top w:val="nil"/>
              <w:left w:val="single" w:sz="18" w:space="0" w:color="808080" w:themeColor="background1" w:themeShade="80"/>
              <w:bottom w:val="nil"/>
            </w:tcBorders>
            <w:vAlign w:val="center"/>
          </w:tcPr>
          <w:p w14:paraId="7D700283" w14:textId="155613EB" w:rsidR="00512E36" w:rsidRDefault="00512E36" w:rsidP="00512E36">
            <w:pPr>
              <w:rPr>
                <w:del w:id="313" w:author="msi" w:date="2026-09-22T12:49:00Z" w16du:dateUtc="2026-09-22T16:49:00Z"/>
                <w:rFonts w:ascii="Arial" w:hAnsi="Arial" w:cs="Arial"/>
                <w:szCs w:val="20"/>
              </w:rPr>
            </w:pPr>
            <w:del w:id="314" w:author="msi" w:date="2026-09-22T12:49:00Z" w16du:dateUtc="2026-09-22T16:49:00Z">
              <w:r w:rsidRPr="00445F95">
                <w:rPr>
                  <w:rFonts w:ascii="Arial" w:hAnsi="Arial" w:cs="Arial"/>
                  <w:szCs w:val="20"/>
                </w:rPr>
                <w:delText>daridorexant</w:delText>
              </w:r>
            </w:del>
          </w:p>
        </w:tc>
        <w:tc>
          <w:tcPr>
            <w:tcW w:w="2478" w:type="dxa"/>
            <w:tcBorders>
              <w:top w:val="nil"/>
              <w:bottom w:val="nil"/>
              <w:right w:val="single" w:sz="18" w:space="0" w:color="808080" w:themeColor="background1" w:themeShade="80"/>
            </w:tcBorders>
            <w:vAlign w:val="center"/>
          </w:tcPr>
          <w:p w14:paraId="4D1D4A1C" w14:textId="17D2D906" w:rsidR="00512E36" w:rsidRPr="00B14121" w:rsidRDefault="007453A8" w:rsidP="00512E36">
            <w:pPr>
              <w:rPr>
                <w:del w:id="315" w:author="msi" w:date="2026-09-22T12:49:00Z" w16du:dateUtc="2026-09-22T16:49:00Z"/>
                <w:rFonts w:ascii="Arial" w:hAnsi="Arial" w:cs="Arial"/>
                <w:szCs w:val="20"/>
              </w:rPr>
            </w:pPr>
            <w:del w:id="316" w:author="msi" w:date="2026-09-22T12:49:00Z" w16du:dateUtc="2026-09-22T16:49:00Z">
              <w:r>
                <w:rPr>
                  <w:rFonts w:ascii="Arial" w:hAnsi="Arial" w:cs="Arial"/>
                  <w:szCs w:val="20"/>
                </w:rPr>
                <w:delText>quazepam</w:delText>
              </w:r>
            </w:del>
          </w:p>
        </w:tc>
      </w:tr>
      <w:tr w:rsidR="007453A8" w:rsidRPr="00B14121" w14:paraId="414AA065" w14:textId="77777777" w:rsidTr="001D2F5D">
        <w:trPr>
          <w:trHeight w:val="288"/>
          <w:del w:id="317" w:author="msi" w:date="2026-09-22T12:49:00Z" w16du:dateUtc="2026-09-22T16:49:00Z"/>
        </w:trPr>
        <w:tc>
          <w:tcPr>
            <w:tcW w:w="3125" w:type="dxa"/>
            <w:tcBorders>
              <w:top w:val="nil"/>
              <w:left w:val="single" w:sz="18" w:space="0" w:color="808080" w:themeColor="background1" w:themeShade="80"/>
              <w:bottom w:val="nil"/>
            </w:tcBorders>
            <w:vAlign w:val="center"/>
          </w:tcPr>
          <w:p w14:paraId="5FFCCCED" w14:textId="0E31B05A" w:rsidR="007453A8" w:rsidRPr="00B14121" w:rsidRDefault="007453A8" w:rsidP="007453A8">
            <w:pPr>
              <w:rPr>
                <w:del w:id="318" w:author="msi" w:date="2026-09-22T12:49:00Z" w16du:dateUtc="2026-09-22T16:49:00Z"/>
                <w:rFonts w:ascii="Arial" w:hAnsi="Arial" w:cs="Arial"/>
                <w:szCs w:val="20"/>
              </w:rPr>
            </w:pPr>
            <w:del w:id="319" w:author="msi" w:date="2026-09-22T12:49:00Z" w16du:dateUtc="2026-09-22T16:49:00Z">
              <w:r w:rsidRPr="00B14121">
                <w:rPr>
                  <w:rFonts w:ascii="Arial" w:hAnsi="Arial" w:cs="Arial"/>
                  <w:position w:val="4"/>
                  <w:szCs w:val="20"/>
                </w:rPr>
                <w:delText>imipramine</w:delText>
              </w:r>
            </w:del>
          </w:p>
        </w:tc>
        <w:tc>
          <w:tcPr>
            <w:tcW w:w="2587" w:type="dxa"/>
            <w:tcBorders>
              <w:top w:val="nil"/>
              <w:bottom w:val="nil"/>
              <w:right w:val="single" w:sz="18" w:space="0" w:color="808080" w:themeColor="background1" w:themeShade="80"/>
            </w:tcBorders>
            <w:vAlign w:val="center"/>
          </w:tcPr>
          <w:p w14:paraId="004E8D6C" w14:textId="52A277FA" w:rsidR="007453A8" w:rsidRPr="00B14121" w:rsidRDefault="007453A8" w:rsidP="007453A8">
            <w:pPr>
              <w:rPr>
                <w:del w:id="320" w:author="msi" w:date="2026-09-22T12:49:00Z" w16du:dateUtc="2026-09-22T16:49:00Z"/>
                <w:rFonts w:ascii="Arial" w:hAnsi="Arial" w:cs="Arial"/>
                <w:szCs w:val="20"/>
              </w:rPr>
            </w:pPr>
            <w:del w:id="321" w:author="msi" w:date="2026-09-22T12:49:00Z" w16du:dateUtc="2026-09-22T16:49:00Z">
              <w:r w:rsidRPr="00741735">
                <w:rPr>
                  <w:rFonts w:ascii="Arial" w:hAnsi="Arial" w:cs="Arial"/>
                  <w:position w:val="-3"/>
                  <w:szCs w:val="20"/>
                </w:rPr>
                <w:delText>vortioxetine</w:delText>
              </w:r>
            </w:del>
          </w:p>
        </w:tc>
        <w:tc>
          <w:tcPr>
            <w:tcW w:w="2641" w:type="dxa"/>
            <w:tcBorders>
              <w:top w:val="nil"/>
              <w:left w:val="single" w:sz="18" w:space="0" w:color="808080" w:themeColor="background1" w:themeShade="80"/>
              <w:bottom w:val="nil"/>
            </w:tcBorders>
            <w:vAlign w:val="center"/>
          </w:tcPr>
          <w:p w14:paraId="60941C3C" w14:textId="02ACB726" w:rsidR="007453A8" w:rsidRPr="00B14121" w:rsidRDefault="007453A8" w:rsidP="007453A8">
            <w:pPr>
              <w:rPr>
                <w:del w:id="322" w:author="msi" w:date="2026-09-22T12:49:00Z" w16du:dateUtc="2026-09-22T16:49:00Z"/>
                <w:rFonts w:ascii="Arial" w:hAnsi="Arial" w:cs="Arial"/>
                <w:szCs w:val="20"/>
              </w:rPr>
            </w:pPr>
            <w:del w:id="323" w:author="msi" w:date="2026-09-22T12:49:00Z" w16du:dateUtc="2026-09-22T16:49:00Z">
              <w:r>
                <w:rPr>
                  <w:rFonts w:ascii="Arial" w:hAnsi="Arial" w:cs="Arial"/>
                  <w:szCs w:val="20"/>
                </w:rPr>
                <w:delText>d</w:delText>
              </w:r>
              <w:r w:rsidRPr="00B14121">
                <w:rPr>
                  <w:rFonts w:ascii="Arial" w:hAnsi="Arial" w:cs="Arial"/>
                  <w:szCs w:val="20"/>
                </w:rPr>
                <w:delText>oxepin</w:delText>
              </w:r>
              <w:r w:rsidRPr="00662293">
                <w:rPr>
                  <w:rFonts w:ascii="Arial" w:hAnsi="Arial" w:cs="Arial"/>
                  <w:szCs w:val="20"/>
                  <w:vertAlign w:val="superscript"/>
                </w:rPr>
                <w:delText>4</w:delText>
              </w:r>
            </w:del>
          </w:p>
        </w:tc>
        <w:tc>
          <w:tcPr>
            <w:tcW w:w="2478" w:type="dxa"/>
            <w:tcBorders>
              <w:top w:val="nil"/>
              <w:bottom w:val="nil"/>
              <w:right w:val="single" w:sz="18" w:space="0" w:color="808080" w:themeColor="background1" w:themeShade="80"/>
            </w:tcBorders>
            <w:vAlign w:val="center"/>
          </w:tcPr>
          <w:p w14:paraId="2D0C05E3" w14:textId="0C75BB44" w:rsidR="007453A8" w:rsidRPr="00B14121" w:rsidRDefault="007453A8" w:rsidP="007453A8">
            <w:pPr>
              <w:rPr>
                <w:del w:id="324" w:author="msi" w:date="2026-09-22T12:49:00Z" w16du:dateUtc="2026-09-22T16:49:00Z"/>
                <w:rFonts w:ascii="Arial" w:hAnsi="Arial" w:cs="Arial"/>
                <w:szCs w:val="20"/>
              </w:rPr>
            </w:pPr>
            <w:del w:id="325" w:author="msi" w:date="2026-09-22T12:49:00Z" w16du:dateUtc="2026-09-22T16:49:00Z">
              <w:r w:rsidRPr="00B14121">
                <w:rPr>
                  <w:rFonts w:ascii="Arial" w:hAnsi="Arial" w:cs="Arial"/>
                  <w:szCs w:val="20"/>
                </w:rPr>
                <w:delText>suvorexant</w:delText>
              </w:r>
              <w:r w:rsidRPr="00B14121" w:rsidDel="00041FF4">
                <w:rPr>
                  <w:rFonts w:ascii="Arial" w:hAnsi="Arial" w:cs="Arial"/>
                  <w:szCs w:val="20"/>
                </w:rPr>
                <w:delText xml:space="preserve"> </w:delText>
              </w:r>
            </w:del>
          </w:p>
        </w:tc>
      </w:tr>
      <w:tr w:rsidR="007453A8" w:rsidRPr="00B14121" w14:paraId="25CE9D91" w14:textId="77777777" w:rsidTr="002959C5">
        <w:trPr>
          <w:trHeight w:val="288"/>
          <w:del w:id="326" w:author="msi" w:date="2026-09-22T12:49:00Z" w16du:dateUtc="2026-09-22T16:49:00Z"/>
        </w:trPr>
        <w:tc>
          <w:tcPr>
            <w:tcW w:w="3125" w:type="dxa"/>
            <w:tcBorders>
              <w:top w:val="nil"/>
              <w:left w:val="single" w:sz="18" w:space="0" w:color="808080" w:themeColor="background1" w:themeShade="80"/>
              <w:bottom w:val="single" w:sz="18" w:space="0" w:color="808080" w:themeColor="background1" w:themeShade="80"/>
            </w:tcBorders>
            <w:vAlign w:val="center"/>
          </w:tcPr>
          <w:p w14:paraId="2CD1DBC2" w14:textId="6EDC8333" w:rsidR="007453A8" w:rsidRPr="00B14121" w:rsidRDefault="007453A8" w:rsidP="007453A8">
            <w:pPr>
              <w:rPr>
                <w:del w:id="327" w:author="msi" w:date="2026-09-22T12:49:00Z" w16du:dateUtc="2026-09-22T16:49:00Z"/>
                <w:rFonts w:ascii="Arial" w:hAnsi="Arial" w:cs="Arial"/>
                <w:position w:val="4"/>
                <w:szCs w:val="20"/>
              </w:rPr>
            </w:pPr>
            <w:del w:id="328" w:author="msi" w:date="2026-09-22T12:49:00Z" w16du:dateUtc="2026-09-22T16:49:00Z">
              <w:r w:rsidRPr="00E3198A">
                <w:rPr>
                  <w:rFonts w:ascii="Arial" w:hAnsi="Arial" w:cs="Arial"/>
                  <w:position w:val="4"/>
                  <w:szCs w:val="20"/>
                </w:rPr>
                <w:delText>isocarboxazid</w:delText>
              </w:r>
            </w:del>
          </w:p>
        </w:tc>
        <w:tc>
          <w:tcPr>
            <w:tcW w:w="2587" w:type="dxa"/>
            <w:tcBorders>
              <w:top w:val="nil"/>
              <w:bottom w:val="single" w:sz="18" w:space="0" w:color="808080" w:themeColor="background1" w:themeShade="80"/>
              <w:right w:val="single" w:sz="18" w:space="0" w:color="808080" w:themeColor="background1" w:themeShade="80"/>
            </w:tcBorders>
            <w:vAlign w:val="center"/>
          </w:tcPr>
          <w:p w14:paraId="09E87001" w14:textId="0CBF4BFE" w:rsidR="007453A8" w:rsidRPr="00B14121" w:rsidRDefault="007453A8" w:rsidP="007453A8">
            <w:pPr>
              <w:rPr>
                <w:del w:id="329" w:author="msi" w:date="2026-09-22T12:49:00Z" w16du:dateUtc="2026-09-22T16:49:00Z"/>
                <w:rFonts w:ascii="Arial" w:hAnsi="Arial" w:cs="Arial"/>
                <w:position w:val="-3"/>
                <w:szCs w:val="20"/>
              </w:rPr>
            </w:pPr>
            <w:del w:id="330" w:author="msi" w:date="2026-09-22T12:49:00Z" w16du:dateUtc="2026-09-22T16:49:00Z">
              <w:r w:rsidRPr="0013353E">
                <w:rPr>
                  <w:rFonts w:ascii="Arial" w:hAnsi="Arial" w:cs="Arial"/>
                  <w:position w:val="-3"/>
                  <w:szCs w:val="20"/>
                </w:rPr>
                <w:delText>zuranolone</w:delText>
              </w:r>
            </w:del>
          </w:p>
        </w:tc>
        <w:tc>
          <w:tcPr>
            <w:tcW w:w="2641" w:type="dxa"/>
            <w:tcBorders>
              <w:top w:val="nil"/>
              <w:left w:val="single" w:sz="18" w:space="0" w:color="808080" w:themeColor="background1" w:themeShade="80"/>
              <w:bottom w:val="nil"/>
            </w:tcBorders>
            <w:vAlign w:val="center"/>
          </w:tcPr>
          <w:p w14:paraId="351D97A0" w14:textId="2D08EE3E" w:rsidR="007453A8" w:rsidRDefault="007453A8" w:rsidP="007453A8">
            <w:pPr>
              <w:rPr>
                <w:del w:id="331" w:author="msi" w:date="2026-09-22T12:49:00Z" w16du:dateUtc="2026-09-22T16:49:00Z"/>
                <w:rFonts w:ascii="Arial" w:hAnsi="Arial" w:cs="Arial"/>
                <w:szCs w:val="20"/>
              </w:rPr>
            </w:pPr>
            <w:del w:id="332" w:author="msi" w:date="2026-09-22T12:49:00Z" w16du:dateUtc="2026-09-22T16:49:00Z">
              <w:r w:rsidRPr="00B14121">
                <w:rPr>
                  <w:rFonts w:ascii="Arial" w:hAnsi="Arial" w:cs="Arial"/>
                  <w:szCs w:val="20"/>
                </w:rPr>
                <w:delText>estazolam</w:delText>
              </w:r>
            </w:del>
          </w:p>
        </w:tc>
        <w:tc>
          <w:tcPr>
            <w:tcW w:w="2478" w:type="dxa"/>
            <w:tcBorders>
              <w:top w:val="nil"/>
              <w:bottom w:val="nil"/>
              <w:right w:val="single" w:sz="18" w:space="0" w:color="808080" w:themeColor="background1" w:themeShade="80"/>
            </w:tcBorders>
            <w:vAlign w:val="center"/>
          </w:tcPr>
          <w:p w14:paraId="4B4EB6FB" w14:textId="413EB240" w:rsidR="007453A8" w:rsidRPr="00B14121" w:rsidRDefault="007453A8" w:rsidP="007453A8">
            <w:pPr>
              <w:rPr>
                <w:del w:id="333" w:author="msi" w:date="2026-09-22T12:49:00Z" w16du:dateUtc="2026-09-22T16:49:00Z"/>
                <w:rFonts w:ascii="Arial" w:hAnsi="Arial" w:cs="Arial"/>
                <w:szCs w:val="20"/>
              </w:rPr>
            </w:pPr>
            <w:del w:id="334" w:author="msi" w:date="2026-09-22T12:49:00Z" w16du:dateUtc="2026-09-22T16:49:00Z">
              <w:r w:rsidRPr="00B14121">
                <w:rPr>
                  <w:rFonts w:ascii="Arial" w:hAnsi="Arial" w:cs="Arial"/>
                  <w:szCs w:val="20"/>
                </w:rPr>
                <w:delText>temazepam</w:delText>
              </w:r>
              <w:r w:rsidRPr="00B14121" w:rsidDel="00041FF4">
                <w:rPr>
                  <w:rFonts w:ascii="Arial" w:hAnsi="Arial" w:cs="Arial"/>
                  <w:szCs w:val="20"/>
                </w:rPr>
                <w:delText xml:space="preserve"> </w:delText>
              </w:r>
            </w:del>
          </w:p>
        </w:tc>
      </w:tr>
      <w:tr w:rsidR="007453A8" w:rsidRPr="00B14121" w14:paraId="55C385D5" w14:textId="77777777" w:rsidTr="002959C5">
        <w:trPr>
          <w:trHeight w:val="313"/>
          <w:del w:id="335" w:author="msi" w:date="2026-09-22T12:49:00Z" w16du:dateUtc="2026-09-22T16:49:00Z"/>
        </w:trPr>
        <w:tc>
          <w:tcPr>
            <w:tcW w:w="5712" w:type="dxa"/>
            <w:gridSpan w:val="2"/>
            <w:tcBorders>
              <w:top w:val="single" w:sz="18" w:space="0" w:color="808080" w:themeColor="background1" w:themeShade="80"/>
              <w:left w:val="single" w:sz="18" w:space="0" w:color="808080" w:themeColor="background1" w:themeShade="80"/>
              <w:bottom w:val="nil"/>
              <w:right w:val="single" w:sz="18" w:space="0" w:color="808080" w:themeColor="background1" w:themeShade="80"/>
            </w:tcBorders>
            <w:vAlign w:val="center"/>
          </w:tcPr>
          <w:p w14:paraId="555A76E0" w14:textId="06CCF02D" w:rsidR="007453A8" w:rsidRPr="002959C5" w:rsidRDefault="007453A8" w:rsidP="007453A8">
            <w:pPr>
              <w:jc w:val="center"/>
              <w:rPr>
                <w:del w:id="336" w:author="msi" w:date="2026-09-22T12:49:00Z" w16du:dateUtc="2026-09-22T16:49:00Z"/>
                <w:rFonts w:ascii="Arial" w:hAnsi="Arial" w:cs="Arial"/>
                <w:b/>
                <w:bCs/>
                <w:szCs w:val="20"/>
              </w:rPr>
            </w:pPr>
            <w:del w:id="337" w:author="msi" w:date="2026-09-22T12:49:00Z" w16du:dateUtc="2026-09-22T16:49:00Z">
              <w:r w:rsidRPr="002959C5">
                <w:rPr>
                  <w:rFonts w:ascii="Arial" w:hAnsi="Arial" w:cs="Arial"/>
                  <w:b/>
                  <w:bCs/>
                  <w:szCs w:val="20"/>
                </w:rPr>
                <w:delText>Antipsychotics</w:delText>
              </w:r>
              <w:r w:rsidRPr="002959C5" w:rsidDel="00D70190">
                <w:rPr>
                  <w:rFonts w:ascii="Arial" w:hAnsi="Arial" w:cs="Arial"/>
                  <w:b/>
                  <w:bCs/>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A8F3FC7" w14:textId="3525615B" w:rsidR="007453A8" w:rsidRPr="00B14121" w:rsidRDefault="007453A8" w:rsidP="007453A8">
            <w:pPr>
              <w:rPr>
                <w:del w:id="338" w:author="msi" w:date="2026-09-22T12:49:00Z" w16du:dateUtc="2026-09-22T16:49:00Z"/>
                <w:rFonts w:ascii="Arial" w:hAnsi="Arial" w:cs="Arial"/>
                <w:szCs w:val="20"/>
              </w:rPr>
            </w:pPr>
            <w:del w:id="339" w:author="msi" w:date="2026-09-22T12:49:00Z" w16du:dateUtc="2026-09-22T16:49:00Z">
              <w:r w:rsidRPr="00B14121">
                <w:rPr>
                  <w:rFonts w:ascii="Arial" w:hAnsi="Arial" w:cs="Arial"/>
                  <w:szCs w:val="20"/>
                </w:rPr>
                <w:delText>eszopiclone</w:delText>
              </w:r>
              <w:r w:rsidRPr="00B14121" w:rsidDel="0013353E">
                <w:rPr>
                  <w:rFonts w:ascii="Arial" w:hAnsi="Arial" w:cs="Arial"/>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348E64F3" w14:textId="606ADB96" w:rsidR="007453A8" w:rsidRPr="00B14121" w:rsidRDefault="007453A8" w:rsidP="007453A8">
            <w:pPr>
              <w:rPr>
                <w:del w:id="340" w:author="msi" w:date="2026-09-22T12:49:00Z" w16du:dateUtc="2026-09-22T16:49:00Z"/>
                <w:rFonts w:ascii="Arial" w:hAnsi="Arial" w:cs="Arial"/>
                <w:szCs w:val="20"/>
              </w:rPr>
            </w:pPr>
            <w:del w:id="341" w:author="msi" w:date="2026-09-22T12:49:00Z" w16du:dateUtc="2026-09-22T16:49:00Z">
              <w:r w:rsidRPr="0013353E">
                <w:rPr>
                  <w:rFonts w:ascii="Arial" w:hAnsi="Arial" w:cs="Arial"/>
                  <w:szCs w:val="20"/>
                </w:rPr>
                <w:delText>triazolam</w:delText>
              </w:r>
              <w:r w:rsidRPr="0013353E" w:rsidDel="007453A8">
                <w:rPr>
                  <w:rFonts w:ascii="Arial" w:hAnsi="Arial" w:cs="Arial"/>
                  <w:szCs w:val="20"/>
                </w:rPr>
                <w:delText xml:space="preserve"> </w:delText>
              </w:r>
            </w:del>
          </w:p>
        </w:tc>
      </w:tr>
      <w:tr w:rsidR="007453A8" w:rsidRPr="00B14121" w14:paraId="68120BAE" w14:textId="77777777" w:rsidTr="002959C5">
        <w:trPr>
          <w:trHeight w:val="288"/>
          <w:del w:id="342" w:author="msi" w:date="2026-09-22T12:49:00Z" w16du:dateUtc="2026-09-22T16:49:00Z"/>
        </w:trPr>
        <w:tc>
          <w:tcPr>
            <w:tcW w:w="3125" w:type="dxa"/>
            <w:tcBorders>
              <w:top w:val="nil"/>
              <w:left w:val="single" w:sz="18" w:space="0" w:color="808080" w:themeColor="background1" w:themeShade="80"/>
              <w:bottom w:val="nil"/>
            </w:tcBorders>
            <w:vAlign w:val="center"/>
          </w:tcPr>
          <w:p w14:paraId="48F22820" w14:textId="357F2CC7" w:rsidR="007453A8" w:rsidRPr="00B14121" w:rsidRDefault="007453A8" w:rsidP="007453A8">
            <w:pPr>
              <w:rPr>
                <w:del w:id="343" w:author="msi" w:date="2026-09-22T12:49:00Z" w16du:dateUtc="2026-09-22T16:49:00Z"/>
                <w:rFonts w:ascii="Arial" w:hAnsi="Arial" w:cs="Arial"/>
                <w:szCs w:val="20"/>
              </w:rPr>
            </w:pPr>
            <w:del w:id="344" w:author="msi" w:date="2026-09-22T12:49:00Z" w16du:dateUtc="2026-09-22T16:49:00Z">
              <w:r w:rsidRPr="00B14121">
                <w:rPr>
                  <w:rFonts w:ascii="Arial" w:hAnsi="Arial" w:cs="Arial"/>
                  <w:szCs w:val="20"/>
                </w:rPr>
                <w:delText>aripiprazole</w:delText>
              </w:r>
            </w:del>
          </w:p>
        </w:tc>
        <w:tc>
          <w:tcPr>
            <w:tcW w:w="2587" w:type="dxa"/>
            <w:tcBorders>
              <w:top w:val="nil"/>
              <w:bottom w:val="nil"/>
              <w:right w:val="single" w:sz="18" w:space="0" w:color="808080" w:themeColor="background1" w:themeShade="80"/>
            </w:tcBorders>
            <w:vAlign w:val="center"/>
          </w:tcPr>
          <w:p w14:paraId="0CFA351C" w14:textId="03C66F36" w:rsidR="007453A8" w:rsidRPr="00636651" w:rsidRDefault="00F9721E" w:rsidP="007453A8">
            <w:pPr>
              <w:rPr>
                <w:del w:id="345" w:author="msi" w:date="2026-09-22T12:49:00Z" w16du:dateUtc="2026-09-22T16:49:00Z"/>
                <w:rFonts w:ascii="Arial" w:hAnsi="Arial" w:cs="Arial"/>
                <w:szCs w:val="20"/>
              </w:rPr>
            </w:pPr>
            <w:del w:id="346" w:author="msi" w:date="2026-09-22T12:49:00Z" w16du:dateUtc="2026-09-22T16:49:00Z">
              <w:r w:rsidRPr="00F9721E">
                <w:rPr>
                  <w:rFonts w:ascii="Arial" w:hAnsi="Arial" w:cs="Arial"/>
                  <w:szCs w:val="20"/>
                </w:rPr>
                <w:delText xml:space="preserve">olanzapine/fluoxetine </w:delText>
              </w:r>
            </w:del>
          </w:p>
        </w:tc>
        <w:tc>
          <w:tcPr>
            <w:tcW w:w="2641" w:type="dxa"/>
            <w:tcBorders>
              <w:top w:val="nil"/>
              <w:left w:val="single" w:sz="18" w:space="0" w:color="808080" w:themeColor="background1" w:themeShade="80"/>
              <w:bottom w:val="nil"/>
              <w:right w:val="nil"/>
            </w:tcBorders>
            <w:vAlign w:val="center"/>
          </w:tcPr>
          <w:p w14:paraId="403EAC29" w14:textId="668A448F" w:rsidR="007453A8" w:rsidRPr="00662293" w:rsidRDefault="007453A8" w:rsidP="007453A8">
            <w:pPr>
              <w:rPr>
                <w:del w:id="347" w:author="msi" w:date="2026-09-22T12:49:00Z" w16du:dateUtc="2026-09-22T16:49:00Z"/>
                <w:rFonts w:ascii="Arial" w:hAnsi="Arial" w:cs="Arial"/>
                <w:szCs w:val="20"/>
              </w:rPr>
            </w:pPr>
            <w:del w:id="348" w:author="msi" w:date="2026-09-22T12:49:00Z" w16du:dateUtc="2026-09-22T16:49:00Z">
              <w:r w:rsidRPr="0013353E">
                <w:rPr>
                  <w:rFonts w:ascii="Arial" w:hAnsi="Arial" w:cs="Arial"/>
                  <w:szCs w:val="20"/>
                </w:rPr>
                <w:delText>flurazepam</w:delText>
              </w:r>
              <w:r w:rsidRPr="0013353E" w:rsidDel="0013353E">
                <w:rPr>
                  <w:rFonts w:ascii="Arial" w:hAnsi="Arial" w:cs="Arial"/>
                  <w:szCs w:val="20"/>
                </w:rPr>
                <w:delText xml:space="preserve"> </w:delText>
              </w:r>
            </w:del>
          </w:p>
        </w:tc>
        <w:tc>
          <w:tcPr>
            <w:tcW w:w="2478" w:type="dxa"/>
            <w:tcBorders>
              <w:top w:val="nil"/>
              <w:left w:val="nil"/>
              <w:bottom w:val="nil"/>
              <w:right w:val="single" w:sz="18" w:space="0" w:color="808080" w:themeColor="background1" w:themeShade="80"/>
            </w:tcBorders>
            <w:vAlign w:val="center"/>
          </w:tcPr>
          <w:p w14:paraId="68AA4B27" w14:textId="0AFE5C1D" w:rsidR="007453A8" w:rsidRPr="00662293" w:rsidRDefault="007453A8" w:rsidP="007453A8">
            <w:pPr>
              <w:rPr>
                <w:del w:id="349" w:author="msi" w:date="2026-09-22T12:49:00Z" w16du:dateUtc="2026-09-22T16:49:00Z"/>
                <w:rFonts w:ascii="Arial" w:hAnsi="Arial" w:cs="Arial"/>
                <w:szCs w:val="20"/>
              </w:rPr>
            </w:pPr>
            <w:del w:id="350" w:author="msi" w:date="2026-09-22T12:49:00Z" w16du:dateUtc="2026-09-22T16:49:00Z">
              <w:r w:rsidRPr="0013353E">
                <w:rPr>
                  <w:rFonts w:ascii="Arial" w:hAnsi="Arial" w:cs="Arial"/>
                  <w:szCs w:val="20"/>
                </w:rPr>
                <w:delText>zaleplon</w:delText>
              </w:r>
              <w:r w:rsidRPr="0013353E" w:rsidDel="0013353E">
                <w:rPr>
                  <w:rFonts w:ascii="Arial" w:hAnsi="Arial" w:cs="Arial"/>
                  <w:szCs w:val="20"/>
                </w:rPr>
                <w:delText xml:space="preserve"> </w:delText>
              </w:r>
            </w:del>
          </w:p>
        </w:tc>
      </w:tr>
      <w:tr w:rsidR="007453A8" w:rsidRPr="00B14121" w14:paraId="6D8E96B5" w14:textId="77777777" w:rsidTr="002959C5">
        <w:trPr>
          <w:trHeight w:hRule="exact" w:val="288"/>
          <w:del w:id="351" w:author="msi" w:date="2026-09-22T12:49:00Z" w16du:dateUtc="2026-09-22T16:49:00Z"/>
        </w:trPr>
        <w:tc>
          <w:tcPr>
            <w:tcW w:w="3125" w:type="dxa"/>
            <w:tcBorders>
              <w:top w:val="nil"/>
              <w:left w:val="single" w:sz="18" w:space="0" w:color="808080" w:themeColor="background1" w:themeShade="80"/>
              <w:bottom w:val="nil"/>
              <w:right w:val="nil"/>
            </w:tcBorders>
            <w:vAlign w:val="center"/>
          </w:tcPr>
          <w:p w14:paraId="7F2181A7" w14:textId="596F3003" w:rsidR="007453A8" w:rsidRPr="002959C5" w:rsidRDefault="007453A8" w:rsidP="007453A8">
            <w:pPr>
              <w:pStyle w:val="Heading1"/>
              <w:spacing w:before="0"/>
              <w:ind w:left="0"/>
              <w:rPr>
                <w:del w:id="352" w:author="msi" w:date="2026-09-22T12:49:00Z" w16du:dateUtc="2026-09-22T16:49:00Z"/>
                <w:b w:val="0"/>
                <w:bCs w:val="0"/>
              </w:rPr>
            </w:pPr>
            <w:del w:id="353" w:author="msi" w:date="2026-09-22T12:49:00Z" w16du:dateUtc="2026-09-22T16:49:00Z">
              <w:r w:rsidRPr="002959C5">
                <w:rPr>
                  <w:b w:val="0"/>
                  <w:bCs w:val="0"/>
                  <w:sz w:val="20"/>
                  <w:szCs w:val="20"/>
                </w:rPr>
                <w:delText>asenapine</w:delText>
              </w:r>
            </w:del>
          </w:p>
        </w:tc>
        <w:tc>
          <w:tcPr>
            <w:tcW w:w="2587" w:type="dxa"/>
            <w:tcBorders>
              <w:top w:val="nil"/>
              <w:left w:val="nil"/>
              <w:bottom w:val="nil"/>
              <w:right w:val="single" w:sz="18" w:space="0" w:color="808080" w:themeColor="background1" w:themeShade="80"/>
            </w:tcBorders>
            <w:vAlign w:val="center"/>
          </w:tcPr>
          <w:p w14:paraId="6286968C" w14:textId="6EA51E17" w:rsidR="007453A8" w:rsidRPr="002959C5" w:rsidRDefault="00F9721E" w:rsidP="007453A8">
            <w:pPr>
              <w:pStyle w:val="Heading1"/>
              <w:spacing w:before="0"/>
              <w:ind w:left="0"/>
              <w:rPr>
                <w:del w:id="354" w:author="msi" w:date="2026-09-22T12:49:00Z" w16du:dateUtc="2026-09-22T16:49:00Z"/>
                <w:b w:val="0"/>
                <w:bCs w:val="0"/>
              </w:rPr>
            </w:pPr>
            <w:del w:id="355" w:author="msi" w:date="2026-09-22T12:49:00Z" w16du:dateUtc="2026-09-22T16:49:00Z">
              <w:r w:rsidRPr="00F9721E">
                <w:rPr>
                  <w:b w:val="0"/>
                  <w:bCs w:val="0"/>
                  <w:sz w:val="20"/>
                  <w:szCs w:val="20"/>
                </w:rPr>
                <w:delText>olanzapine/samidorphan</w:delText>
              </w:r>
              <w:r w:rsidRPr="00F9721E" w:rsidDel="00F9721E">
                <w:rPr>
                  <w:b w:val="0"/>
                  <w:bCs w:val="0"/>
                  <w:sz w:val="20"/>
                  <w:szCs w:val="20"/>
                </w:rPr>
                <w:delText xml:space="preserve"> </w:delText>
              </w:r>
            </w:del>
          </w:p>
        </w:tc>
        <w:tc>
          <w:tcPr>
            <w:tcW w:w="2641" w:type="dxa"/>
            <w:tcBorders>
              <w:top w:val="nil"/>
              <w:left w:val="single" w:sz="18" w:space="0" w:color="808080" w:themeColor="background1" w:themeShade="80"/>
              <w:bottom w:val="nil"/>
            </w:tcBorders>
            <w:vAlign w:val="center"/>
          </w:tcPr>
          <w:p w14:paraId="604A686D" w14:textId="54F2B45A" w:rsidR="007453A8" w:rsidRPr="00662293" w:rsidRDefault="007453A8" w:rsidP="007453A8">
            <w:pPr>
              <w:rPr>
                <w:del w:id="356" w:author="msi" w:date="2026-09-22T12:49:00Z" w16du:dateUtc="2026-09-22T16:49:00Z"/>
                <w:rFonts w:ascii="Arial" w:hAnsi="Arial" w:cs="Arial"/>
                <w:szCs w:val="20"/>
              </w:rPr>
            </w:pPr>
            <w:del w:id="357" w:author="msi" w:date="2026-09-22T12:49:00Z" w16du:dateUtc="2026-09-22T16:49:00Z">
              <w:r w:rsidRPr="0013353E">
                <w:rPr>
                  <w:rFonts w:ascii="Arial" w:hAnsi="Arial" w:cs="Arial"/>
                  <w:szCs w:val="20"/>
                </w:rPr>
                <w:delText>lemborexant</w:delText>
              </w:r>
              <w:r w:rsidRPr="0013353E" w:rsidDel="0013353E">
                <w:rPr>
                  <w:rFonts w:ascii="Arial" w:hAnsi="Arial" w:cs="Arial"/>
                  <w:szCs w:val="20"/>
                </w:rPr>
                <w:delText xml:space="preserve"> </w:delText>
              </w:r>
            </w:del>
          </w:p>
        </w:tc>
        <w:tc>
          <w:tcPr>
            <w:tcW w:w="2478" w:type="dxa"/>
            <w:tcBorders>
              <w:top w:val="nil"/>
              <w:bottom w:val="nil"/>
              <w:right w:val="single" w:sz="18" w:space="0" w:color="808080" w:themeColor="background1" w:themeShade="80"/>
            </w:tcBorders>
            <w:vAlign w:val="center"/>
          </w:tcPr>
          <w:p w14:paraId="21950932" w14:textId="033F5FF6" w:rsidR="007453A8" w:rsidRPr="00662293" w:rsidRDefault="007453A8" w:rsidP="007453A8">
            <w:pPr>
              <w:rPr>
                <w:del w:id="358" w:author="msi" w:date="2026-09-22T12:49:00Z" w16du:dateUtc="2026-09-22T16:49:00Z"/>
                <w:rFonts w:ascii="Arial" w:hAnsi="Arial" w:cs="Arial"/>
                <w:szCs w:val="20"/>
              </w:rPr>
            </w:pPr>
            <w:del w:id="359" w:author="msi" w:date="2026-09-22T12:49:00Z" w16du:dateUtc="2026-09-22T16:49:00Z">
              <w:r w:rsidRPr="0013353E">
                <w:rPr>
                  <w:rFonts w:ascii="Arial" w:hAnsi="Arial" w:cs="Arial"/>
                  <w:szCs w:val="20"/>
                </w:rPr>
                <w:delText>zolpidem</w:delText>
              </w:r>
            </w:del>
          </w:p>
        </w:tc>
      </w:tr>
      <w:tr w:rsidR="007453A8" w:rsidRPr="00B14121" w14:paraId="4268B732" w14:textId="2EE08C35" w:rsidTr="002959C5">
        <w:trPr>
          <w:trHeight w:val="288"/>
          <w:del w:id="360" w:author="msi" w:date="2026-09-22T12:49:00Z" w16du:dateUtc="2026-09-22T16:49:00Z"/>
        </w:trPr>
        <w:tc>
          <w:tcPr>
            <w:tcW w:w="3125" w:type="dxa"/>
            <w:tcBorders>
              <w:top w:val="nil"/>
              <w:left w:val="single" w:sz="18" w:space="0" w:color="808080" w:themeColor="background1" w:themeShade="80"/>
              <w:bottom w:val="nil"/>
            </w:tcBorders>
            <w:vAlign w:val="center"/>
          </w:tcPr>
          <w:p w14:paraId="12388BE7" w14:textId="74011B3D" w:rsidR="007453A8" w:rsidRPr="00B14121" w:rsidRDefault="007453A8" w:rsidP="007453A8">
            <w:pPr>
              <w:pStyle w:val="TableParagraph"/>
              <w:tabs>
                <w:tab w:val="left" w:pos="2939"/>
              </w:tabs>
              <w:spacing w:line="240" w:lineRule="auto"/>
              <w:ind w:left="0"/>
              <w:rPr>
                <w:del w:id="361" w:author="msi" w:date="2026-09-22T12:49:00Z" w16du:dateUtc="2026-09-22T16:49:00Z"/>
                <w:rFonts w:ascii="Arial" w:hAnsi="Arial" w:cs="Arial"/>
                <w:szCs w:val="20"/>
              </w:rPr>
            </w:pPr>
            <w:del w:id="362" w:author="msi" w:date="2026-09-22T12:49:00Z" w16du:dateUtc="2026-09-22T16:49:00Z">
              <w:r w:rsidRPr="00B14121">
                <w:rPr>
                  <w:rFonts w:ascii="Arial" w:hAnsi="Arial" w:cs="Arial"/>
                  <w:szCs w:val="20"/>
                </w:rPr>
                <w:delText>brexpiprazole</w:delText>
              </w:r>
            </w:del>
          </w:p>
        </w:tc>
        <w:tc>
          <w:tcPr>
            <w:tcW w:w="2587" w:type="dxa"/>
            <w:tcBorders>
              <w:top w:val="nil"/>
              <w:bottom w:val="nil"/>
              <w:right w:val="single" w:sz="18" w:space="0" w:color="808080" w:themeColor="background1" w:themeShade="80"/>
            </w:tcBorders>
            <w:vAlign w:val="center"/>
          </w:tcPr>
          <w:p w14:paraId="1E5BD0FF" w14:textId="4F805064" w:rsidR="007453A8" w:rsidRPr="00636651" w:rsidRDefault="00F9721E" w:rsidP="007453A8">
            <w:pPr>
              <w:rPr>
                <w:del w:id="363" w:author="msi" w:date="2026-09-22T12:49:00Z" w16du:dateUtc="2026-09-22T16:49:00Z"/>
                <w:rFonts w:ascii="Arial" w:hAnsi="Arial" w:cs="Arial"/>
                <w:szCs w:val="20"/>
              </w:rPr>
            </w:pPr>
            <w:del w:id="364" w:author="msi" w:date="2026-09-22T12:49:00Z" w16du:dateUtc="2026-09-22T16:49:00Z">
              <w:r w:rsidRPr="00636651">
                <w:rPr>
                  <w:rFonts w:ascii="Arial" w:hAnsi="Arial" w:cs="Arial"/>
                  <w:szCs w:val="20"/>
                </w:rPr>
                <w:delText>paliperidone</w:delText>
              </w:r>
              <w:r w:rsidRPr="00636651" w:rsidDel="00F9721E">
                <w:rPr>
                  <w:rFonts w:ascii="Arial" w:hAnsi="Arial" w:cs="Arial"/>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436D8354" w14:textId="44EA1641" w:rsidR="007453A8" w:rsidRPr="00B14121" w:rsidRDefault="007453A8" w:rsidP="007453A8">
            <w:pPr>
              <w:rPr>
                <w:del w:id="365" w:author="msi" w:date="2026-09-22T12:49:00Z" w16du:dateUtc="2026-09-22T16:49:00Z"/>
                <w:rFonts w:ascii="Arial" w:hAnsi="Arial" w:cs="Arial"/>
                <w:szCs w:val="20"/>
              </w:rPr>
            </w:pPr>
          </w:p>
        </w:tc>
        <w:tc>
          <w:tcPr>
            <w:tcW w:w="2478" w:type="dxa"/>
            <w:tcBorders>
              <w:top w:val="nil"/>
              <w:left w:val="nil"/>
              <w:bottom w:val="single" w:sz="18" w:space="0" w:color="808080" w:themeColor="background1" w:themeShade="80"/>
              <w:right w:val="single" w:sz="18" w:space="0" w:color="808080" w:themeColor="background1" w:themeShade="80"/>
            </w:tcBorders>
            <w:vAlign w:val="center"/>
          </w:tcPr>
          <w:p w14:paraId="5B540C4C" w14:textId="35AC525D" w:rsidR="007453A8" w:rsidRPr="00B14121" w:rsidRDefault="007453A8" w:rsidP="007453A8">
            <w:pPr>
              <w:rPr>
                <w:del w:id="366" w:author="msi" w:date="2026-09-22T12:49:00Z" w16du:dateUtc="2026-09-22T16:49:00Z"/>
                <w:rFonts w:ascii="Arial" w:hAnsi="Arial" w:cs="Arial"/>
                <w:szCs w:val="20"/>
              </w:rPr>
            </w:pPr>
          </w:p>
        </w:tc>
      </w:tr>
      <w:tr w:rsidR="00F9721E" w:rsidRPr="00B14121" w14:paraId="6EA51A32" w14:textId="77777777" w:rsidTr="002959C5">
        <w:trPr>
          <w:trHeight w:val="288"/>
          <w:del w:id="367" w:author="msi" w:date="2026-09-22T12:49:00Z" w16du:dateUtc="2026-09-22T16:49:00Z"/>
        </w:trPr>
        <w:tc>
          <w:tcPr>
            <w:tcW w:w="3125" w:type="dxa"/>
            <w:tcBorders>
              <w:top w:val="nil"/>
              <w:left w:val="single" w:sz="18" w:space="0" w:color="808080" w:themeColor="background1" w:themeShade="80"/>
              <w:bottom w:val="nil"/>
            </w:tcBorders>
            <w:vAlign w:val="center"/>
          </w:tcPr>
          <w:p w14:paraId="4648CF1B" w14:textId="3B12B253" w:rsidR="00F9721E" w:rsidRPr="00B14121" w:rsidRDefault="00F9721E" w:rsidP="00F9721E">
            <w:pPr>
              <w:rPr>
                <w:del w:id="368" w:author="msi" w:date="2026-09-22T12:49:00Z" w16du:dateUtc="2026-09-22T16:49:00Z"/>
                <w:rFonts w:ascii="Arial" w:hAnsi="Arial" w:cs="Arial"/>
                <w:szCs w:val="20"/>
              </w:rPr>
            </w:pPr>
            <w:del w:id="369" w:author="msi" w:date="2026-09-22T12:49:00Z" w16du:dateUtc="2026-09-22T16:49:00Z">
              <w:r w:rsidRPr="00B14121">
                <w:rPr>
                  <w:rFonts w:ascii="Arial" w:hAnsi="Arial" w:cs="Arial"/>
                  <w:szCs w:val="20"/>
                </w:rPr>
                <w:delText>cariprazine</w:delText>
              </w:r>
            </w:del>
          </w:p>
        </w:tc>
        <w:tc>
          <w:tcPr>
            <w:tcW w:w="2587" w:type="dxa"/>
            <w:tcBorders>
              <w:top w:val="nil"/>
              <w:bottom w:val="nil"/>
              <w:right w:val="single" w:sz="18" w:space="0" w:color="808080" w:themeColor="background1" w:themeShade="80"/>
            </w:tcBorders>
            <w:vAlign w:val="center"/>
          </w:tcPr>
          <w:p w14:paraId="723E25C2" w14:textId="0898E5DF" w:rsidR="00F9721E" w:rsidRPr="00636651" w:rsidRDefault="00F9721E" w:rsidP="00F9721E">
            <w:pPr>
              <w:rPr>
                <w:del w:id="370" w:author="msi" w:date="2026-09-22T12:49:00Z" w16du:dateUtc="2026-09-22T16:49:00Z"/>
                <w:rFonts w:ascii="Arial" w:hAnsi="Arial" w:cs="Arial"/>
                <w:szCs w:val="20"/>
              </w:rPr>
            </w:pPr>
            <w:del w:id="371" w:author="msi" w:date="2026-09-22T12:49:00Z" w16du:dateUtc="2026-09-22T16:49:00Z">
              <w:r w:rsidRPr="00636651">
                <w:rPr>
                  <w:rFonts w:ascii="Arial" w:hAnsi="Arial" w:cs="Arial"/>
                  <w:szCs w:val="20"/>
                </w:rPr>
                <w:delText>perphenazine</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64C4D826" w14:textId="09411B3D" w:rsidR="00F9721E" w:rsidRPr="00B14121" w:rsidRDefault="00F9721E" w:rsidP="00F9721E">
            <w:pPr>
              <w:pStyle w:val="Heading1"/>
              <w:ind w:left="-135"/>
              <w:jc w:val="center"/>
              <w:rPr>
                <w:del w:id="372" w:author="msi" w:date="2026-09-22T12:49:00Z" w16du:dateUtc="2026-09-22T16:49:00Z"/>
                <w:sz w:val="20"/>
                <w:szCs w:val="20"/>
              </w:rPr>
            </w:pPr>
            <w:del w:id="373" w:author="msi" w:date="2026-09-22T12:49:00Z" w16du:dateUtc="2026-09-22T16:49:00Z">
              <w:r w:rsidRPr="007E05AE">
                <w:rPr>
                  <w:sz w:val="20"/>
                </w:rPr>
                <w:delText>Alpha</w:delText>
              </w:r>
              <w:r w:rsidRPr="007E05AE">
                <w:rPr>
                  <w:sz w:val="20"/>
                  <w:vertAlign w:val="subscript"/>
                </w:rPr>
                <w:delText>2</w:delText>
              </w:r>
              <w:r w:rsidRPr="007E05AE">
                <w:rPr>
                  <w:sz w:val="20"/>
                </w:rPr>
                <w:delText xml:space="preserve"> Agonists</w:delText>
              </w:r>
            </w:del>
          </w:p>
        </w:tc>
      </w:tr>
      <w:tr w:rsidR="00F9721E" w:rsidRPr="00B14121" w14:paraId="7D7C7BCC" w14:textId="77777777" w:rsidTr="002959C5">
        <w:trPr>
          <w:trHeight w:val="288"/>
          <w:del w:id="374" w:author="msi" w:date="2026-09-22T12:49:00Z" w16du:dateUtc="2026-09-22T16:49:00Z"/>
        </w:trPr>
        <w:tc>
          <w:tcPr>
            <w:tcW w:w="3125" w:type="dxa"/>
            <w:tcBorders>
              <w:top w:val="nil"/>
              <w:left w:val="single" w:sz="18" w:space="0" w:color="808080" w:themeColor="background1" w:themeShade="80"/>
              <w:bottom w:val="nil"/>
            </w:tcBorders>
            <w:vAlign w:val="center"/>
          </w:tcPr>
          <w:p w14:paraId="4EEADBB0" w14:textId="09829F66" w:rsidR="00F9721E" w:rsidRPr="00B14121" w:rsidRDefault="00F9721E" w:rsidP="00F9721E">
            <w:pPr>
              <w:rPr>
                <w:del w:id="375" w:author="msi" w:date="2026-09-22T12:49:00Z" w16du:dateUtc="2026-09-22T16:49:00Z"/>
                <w:rFonts w:ascii="Arial" w:hAnsi="Arial" w:cs="Arial"/>
                <w:szCs w:val="20"/>
              </w:rPr>
            </w:pPr>
            <w:del w:id="376" w:author="msi" w:date="2026-09-22T12:49:00Z" w16du:dateUtc="2026-09-22T16:49:00Z">
              <w:r w:rsidRPr="00B14121">
                <w:rPr>
                  <w:rFonts w:ascii="Arial" w:hAnsi="Arial" w:cs="Arial"/>
                  <w:szCs w:val="20"/>
                </w:rPr>
                <w:delText>chlorpromazine</w:delText>
              </w:r>
              <w:r w:rsidRPr="00B14121">
                <w:rPr>
                  <w:rFonts w:ascii="Arial" w:hAnsi="Arial" w:cs="Arial"/>
                  <w:szCs w:val="20"/>
                </w:rPr>
                <w:tab/>
              </w:r>
            </w:del>
          </w:p>
        </w:tc>
        <w:tc>
          <w:tcPr>
            <w:tcW w:w="2587" w:type="dxa"/>
            <w:tcBorders>
              <w:top w:val="nil"/>
              <w:bottom w:val="nil"/>
              <w:right w:val="single" w:sz="18" w:space="0" w:color="808080" w:themeColor="background1" w:themeShade="80"/>
            </w:tcBorders>
            <w:vAlign w:val="center"/>
          </w:tcPr>
          <w:p w14:paraId="22FABB97" w14:textId="6CB751CF" w:rsidR="00F9721E" w:rsidRPr="00636651" w:rsidRDefault="00F9721E" w:rsidP="00F9721E">
            <w:pPr>
              <w:rPr>
                <w:del w:id="377" w:author="msi" w:date="2026-09-22T12:49:00Z" w16du:dateUtc="2026-09-22T16:49:00Z"/>
                <w:rFonts w:ascii="Arial" w:hAnsi="Arial" w:cs="Arial"/>
                <w:szCs w:val="20"/>
              </w:rPr>
            </w:pPr>
            <w:del w:id="378" w:author="msi" w:date="2026-09-22T12:49:00Z" w16du:dateUtc="2026-09-22T16:49:00Z">
              <w:r w:rsidRPr="00636651">
                <w:rPr>
                  <w:rFonts w:ascii="Arial" w:hAnsi="Arial" w:cs="Arial"/>
                  <w:szCs w:val="20"/>
                </w:rPr>
                <w:delText>perphenazine/amitriptyline</w:delText>
              </w:r>
              <w:r w:rsidRPr="00636651" w:rsidDel="00F9721E">
                <w:rPr>
                  <w:rFonts w:ascii="Arial" w:hAnsi="Arial" w:cs="Arial"/>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07FB62BB" w14:textId="36B3554B" w:rsidR="00F9721E" w:rsidRPr="00B14121" w:rsidRDefault="00F9721E" w:rsidP="00F9721E">
            <w:pPr>
              <w:pStyle w:val="TableParagraph"/>
              <w:tabs>
                <w:tab w:val="left" w:pos="2909"/>
              </w:tabs>
              <w:spacing w:line="264" w:lineRule="exact"/>
              <w:ind w:left="16"/>
              <w:rPr>
                <w:del w:id="379" w:author="msi" w:date="2026-09-22T12:49:00Z" w16du:dateUtc="2026-09-22T16:49:00Z"/>
                <w:rFonts w:ascii="Arial" w:hAnsi="Arial" w:cs="Arial"/>
                <w:szCs w:val="20"/>
              </w:rPr>
            </w:pPr>
            <w:del w:id="380" w:author="msi" w:date="2026-09-22T12:49:00Z" w16du:dateUtc="2026-09-22T16:49:00Z">
              <w:r w:rsidRPr="00B14121">
                <w:rPr>
                  <w:rFonts w:ascii="Arial" w:hAnsi="Arial" w:cs="Arial"/>
                  <w:szCs w:val="20"/>
                </w:rPr>
                <w:delText>clonidine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52074F5D" w14:textId="18DBE0B6" w:rsidR="00F9721E" w:rsidRPr="00B14121" w:rsidRDefault="00F9721E" w:rsidP="00F9721E">
            <w:pPr>
              <w:rPr>
                <w:del w:id="381" w:author="msi" w:date="2026-09-22T12:49:00Z" w16du:dateUtc="2026-09-22T16:49:00Z"/>
                <w:rFonts w:ascii="Arial" w:hAnsi="Arial" w:cs="Arial"/>
                <w:szCs w:val="20"/>
              </w:rPr>
            </w:pPr>
            <w:del w:id="382" w:author="msi" w:date="2026-09-22T12:49:00Z" w16du:dateUtc="2026-09-22T16:49:00Z">
              <w:r w:rsidRPr="00B14121">
                <w:rPr>
                  <w:rFonts w:ascii="Arial" w:hAnsi="Arial" w:cs="Arial"/>
                  <w:szCs w:val="20"/>
                </w:rPr>
                <w:delText>guanfacine</w:delText>
              </w:r>
            </w:del>
          </w:p>
        </w:tc>
      </w:tr>
      <w:tr w:rsidR="00F9721E" w:rsidRPr="00B14121" w14:paraId="30C8455D" w14:textId="77777777" w:rsidTr="002959C5">
        <w:trPr>
          <w:trHeight w:val="288"/>
          <w:del w:id="383" w:author="msi" w:date="2026-09-22T12:49:00Z" w16du:dateUtc="2026-09-22T16:49:00Z"/>
        </w:trPr>
        <w:tc>
          <w:tcPr>
            <w:tcW w:w="3125" w:type="dxa"/>
            <w:tcBorders>
              <w:top w:val="nil"/>
              <w:left w:val="single" w:sz="18" w:space="0" w:color="808080" w:themeColor="background1" w:themeShade="80"/>
              <w:bottom w:val="nil"/>
            </w:tcBorders>
            <w:vAlign w:val="center"/>
          </w:tcPr>
          <w:p w14:paraId="2BA63939" w14:textId="656A800A" w:rsidR="00F9721E" w:rsidRPr="00B14121" w:rsidRDefault="00F9721E" w:rsidP="00F9721E">
            <w:pPr>
              <w:pStyle w:val="TableParagraph"/>
              <w:tabs>
                <w:tab w:val="left" w:pos="2939"/>
              </w:tabs>
              <w:spacing w:line="249" w:lineRule="auto"/>
              <w:ind w:left="0"/>
              <w:rPr>
                <w:del w:id="384" w:author="msi" w:date="2026-09-22T12:49:00Z" w16du:dateUtc="2026-09-22T16:49:00Z"/>
                <w:rFonts w:ascii="Arial" w:hAnsi="Arial" w:cs="Arial"/>
                <w:szCs w:val="20"/>
              </w:rPr>
            </w:pPr>
            <w:del w:id="385" w:author="msi" w:date="2026-09-22T12:49:00Z" w16du:dateUtc="2026-09-22T16:49:00Z">
              <w:r w:rsidRPr="00B14121">
                <w:rPr>
                  <w:rFonts w:ascii="Arial" w:hAnsi="Arial" w:cs="Arial"/>
                  <w:szCs w:val="20"/>
                </w:rPr>
                <w:delText>clozapine</w:delText>
              </w:r>
            </w:del>
          </w:p>
        </w:tc>
        <w:tc>
          <w:tcPr>
            <w:tcW w:w="2587" w:type="dxa"/>
            <w:tcBorders>
              <w:top w:val="nil"/>
              <w:bottom w:val="nil"/>
              <w:right w:val="single" w:sz="18" w:space="0" w:color="808080" w:themeColor="background1" w:themeShade="80"/>
            </w:tcBorders>
            <w:vAlign w:val="center"/>
          </w:tcPr>
          <w:p w14:paraId="22EDF9C7" w14:textId="4FCA5C12" w:rsidR="00F9721E" w:rsidRPr="00636651" w:rsidRDefault="00F9721E" w:rsidP="00F9721E">
            <w:pPr>
              <w:ind w:left="274" w:hanging="274"/>
              <w:rPr>
                <w:del w:id="386" w:author="msi" w:date="2026-09-22T12:49:00Z" w16du:dateUtc="2026-09-22T16:49:00Z"/>
                <w:rFonts w:ascii="Arial" w:hAnsi="Arial" w:cs="Arial"/>
                <w:szCs w:val="20"/>
              </w:rPr>
            </w:pPr>
            <w:del w:id="387" w:author="msi" w:date="2026-09-22T12:49:00Z" w16du:dateUtc="2026-09-22T16:49:00Z">
              <w:r w:rsidRPr="00636651">
                <w:rPr>
                  <w:rFonts w:ascii="Arial" w:hAnsi="Arial" w:cs="Arial"/>
                  <w:position w:val="2"/>
                  <w:szCs w:val="20"/>
                </w:rPr>
                <w:delText>pimozide</w:delText>
              </w:r>
              <w:r w:rsidRPr="00636651" w:rsidDel="00F9721E">
                <w:rPr>
                  <w:rFonts w:ascii="Arial" w:hAnsi="Arial" w:cs="Arial"/>
                  <w:szCs w:val="20"/>
                </w:rPr>
                <w:delText xml:space="preserve"> </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vAlign w:val="center"/>
          </w:tcPr>
          <w:p w14:paraId="32779628" w14:textId="219B72D1" w:rsidR="00F9721E" w:rsidRPr="00B14121" w:rsidRDefault="00F9721E" w:rsidP="00F9721E">
            <w:pPr>
              <w:pStyle w:val="Heading1"/>
              <w:ind w:left="-135"/>
              <w:jc w:val="center"/>
              <w:rPr>
                <w:del w:id="388" w:author="msi" w:date="2026-09-22T12:49:00Z" w16du:dateUtc="2026-09-22T16:49:00Z"/>
                <w:sz w:val="20"/>
                <w:szCs w:val="20"/>
              </w:rPr>
            </w:pPr>
            <w:del w:id="389" w:author="msi" w:date="2026-09-22T12:49:00Z" w16du:dateUtc="2026-09-22T16:49:00Z">
              <w:r w:rsidRPr="003611CE">
                <w:rPr>
                  <w:sz w:val="20"/>
                </w:rPr>
                <w:delText>Stimulants</w:delText>
              </w:r>
            </w:del>
          </w:p>
        </w:tc>
      </w:tr>
      <w:tr w:rsidR="00F9721E" w:rsidRPr="00B14121" w14:paraId="47265B31" w14:textId="77777777" w:rsidTr="002959C5">
        <w:trPr>
          <w:trHeight w:val="288"/>
          <w:del w:id="390" w:author="msi" w:date="2026-09-22T12:49:00Z" w16du:dateUtc="2026-09-22T16:49:00Z"/>
        </w:trPr>
        <w:tc>
          <w:tcPr>
            <w:tcW w:w="3125" w:type="dxa"/>
            <w:tcBorders>
              <w:top w:val="nil"/>
              <w:left w:val="single" w:sz="18" w:space="0" w:color="808080" w:themeColor="background1" w:themeShade="80"/>
              <w:bottom w:val="nil"/>
            </w:tcBorders>
            <w:vAlign w:val="center"/>
          </w:tcPr>
          <w:p w14:paraId="0E19C98B" w14:textId="24C972C8" w:rsidR="00F9721E" w:rsidRPr="00B14121" w:rsidRDefault="00F9721E" w:rsidP="00F9721E">
            <w:pPr>
              <w:rPr>
                <w:del w:id="391" w:author="msi" w:date="2026-09-22T12:49:00Z" w16du:dateUtc="2026-09-22T16:49:00Z"/>
                <w:rFonts w:ascii="Arial" w:hAnsi="Arial" w:cs="Arial"/>
                <w:szCs w:val="20"/>
              </w:rPr>
            </w:pPr>
            <w:del w:id="392" w:author="msi" w:date="2026-09-22T12:49:00Z" w16du:dateUtc="2026-09-22T16:49:00Z">
              <w:r w:rsidRPr="00B14121">
                <w:rPr>
                  <w:rFonts w:ascii="Arial" w:hAnsi="Arial" w:cs="Arial"/>
                  <w:szCs w:val="20"/>
                </w:rPr>
                <w:delText>fluphenazine</w:delText>
              </w:r>
            </w:del>
          </w:p>
        </w:tc>
        <w:tc>
          <w:tcPr>
            <w:tcW w:w="2587" w:type="dxa"/>
            <w:tcBorders>
              <w:top w:val="nil"/>
              <w:bottom w:val="nil"/>
              <w:right w:val="single" w:sz="18" w:space="0" w:color="808080" w:themeColor="background1" w:themeShade="80"/>
            </w:tcBorders>
            <w:vAlign w:val="center"/>
          </w:tcPr>
          <w:p w14:paraId="0E559B49" w14:textId="213B11B5" w:rsidR="00F9721E" w:rsidRPr="00636651" w:rsidRDefault="00F9721E" w:rsidP="00F9721E">
            <w:pPr>
              <w:rPr>
                <w:del w:id="393" w:author="msi" w:date="2026-09-22T12:49:00Z" w16du:dateUtc="2026-09-22T16:49:00Z"/>
                <w:rFonts w:ascii="Arial" w:hAnsi="Arial" w:cs="Arial"/>
                <w:szCs w:val="20"/>
              </w:rPr>
            </w:pPr>
            <w:del w:id="394" w:author="msi" w:date="2026-09-22T12:49:00Z" w16du:dateUtc="2026-09-22T16:49:00Z">
              <w:r w:rsidRPr="00636651">
                <w:rPr>
                  <w:rFonts w:ascii="Arial" w:hAnsi="Arial" w:cs="Arial"/>
                  <w:position w:val="2"/>
                  <w:szCs w:val="20"/>
                </w:rPr>
                <w:delText>quetiapine</w:delText>
              </w:r>
              <w:r w:rsidRPr="00636651" w:rsidDel="00F9721E">
                <w:rPr>
                  <w:rFonts w:ascii="Arial" w:hAnsi="Arial" w:cs="Arial"/>
                  <w:position w:val="2"/>
                  <w:szCs w:val="20"/>
                </w:rPr>
                <w:delText xml:space="preserve"> </w:delText>
              </w:r>
            </w:del>
          </w:p>
        </w:tc>
        <w:tc>
          <w:tcPr>
            <w:tcW w:w="2641" w:type="dxa"/>
            <w:tcBorders>
              <w:top w:val="nil"/>
              <w:left w:val="single" w:sz="18" w:space="0" w:color="808080" w:themeColor="background1" w:themeShade="80"/>
              <w:bottom w:val="nil"/>
            </w:tcBorders>
            <w:vAlign w:val="center"/>
          </w:tcPr>
          <w:p w14:paraId="0533056E" w14:textId="31193CB7" w:rsidR="00F9721E" w:rsidRPr="00B14121" w:rsidRDefault="00F9721E" w:rsidP="00F9721E">
            <w:pPr>
              <w:rPr>
                <w:del w:id="395" w:author="msi" w:date="2026-09-22T12:49:00Z" w16du:dateUtc="2026-09-22T16:49:00Z"/>
                <w:rFonts w:ascii="Arial" w:hAnsi="Arial" w:cs="Arial"/>
                <w:szCs w:val="20"/>
              </w:rPr>
            </w:pPr>
            <w:del w:id="396" w:author="msi" w:date="2026-09-22T12:49:00Z" w16du:dateUtc="2026-09-22T16:49:00Z">
              <w:r w:rsidRPr="00B14121">
                <w:rPr>
                  <w:rFonts w:ascii="Arial" w:hAnsi="Arial" w:cs="Arial"/>
                  <w:szCs w:val="20"/>
                </w:rPr>
                <w:delText>amphetamine</w:delText>
              </w:r>
            </w:del>
          </w:p>
        </w:tc>
        <w:tc>
          <w:tcPr>
            <w:tcW w:w="2478" w:type="dxa"/>
            <w:tcBorders>
              <w:top w:val="nil"/>
              <w:bottom w:val="nil"/>
              <w:right w:val="single" w:sz="18" w:space="0" w:color="808080" w:themeColor="background1" w:themeShade="80"/>
            </w:tcBorders>
            <w:vAlign w:val="center"/>
          </w:tcPr>
          <w:p w14:paraId="1164127F" w14:textId="303B1817" w:rsidR="00F9721E" w:rsidRPr="00B14121" w:rsidRDefault="00F9721E" w:rsidP="00F9721E">
            <w:pPr>
              <w:rPr>
                <w:del w:id="397" w:author="msi" w:date="2026-09-22T12:49:00Z" w16du:dateUtc="2026-09-22T16:49:00Z"/>
                <w:rFonts w:ascii="Arial" w:hAnsi="Arial" w:cs="Arial"/>
                <w:szCs w:val="20"/>
              </w:rPr>
            </w:pPr>
            <w:del w:id="398" w:author="msi" w:date="2026-09-22T12:49:00Z" w16du:dateUtc="2026-09-22T16:49:00Z">
              <w:r w:rsidRPr="00B14121">
                <w:rPr>
                  <w:rFonts w:ascii="Arial" w:hAnsi="Arial" w:cs="Arial"/>
                  <w:szCs w:val="20"/>
                </w:rPr>
                <w:delText>lisdexamfetamine</w:delText>
              </w:r>
            </w:del>
          </w:p>
        </w:tc>
      </w:tr>
      <w:tr w:rsidR="00F9721E" w:rsidRPr="00B14121" w14:paraId="12907A11" w14:textId="77777777" w:rsidTr="002959C5">
        <w:trPr>
          <w:trHeight w:val="288"/>
          <w:del w:id="399" w:author="msi" w:date="2026-09-22T12:49:00Z" w16du:dateUtc="2026-09-22T16:49:00Z"/>
        </w:trPr>
        <w:tc>
          <w:tcPr>
            <w:tcW w:w="3125" w:type="dxa"/>
            <w:tcBorders>
              <w:top w:val="nil"/>
              <w:left w:val="single" w:sz="18" w:space="0" w:color="808080" w:themeColor="background1" w:themeShade="80"/>
              <w:bottom w:val="nil"/>
              <w:right w:val="nil"/>
            </w:tcBorders>
            <w:vAlign w:val="center"/>
          </w:tcPr>
          <w:p w14:paraId="05D4E24E" w14:textId="1FFB0B69" w:rsidR="00F9721E" w:rsidRPr="003611CE" w:rsidRDefault="00F9721E" w:rsidP="00F9721E">
            <w:pPr>
              <w:spacing w:before="55"/>
              <w:rPr>
                <w:del w:id="400" w:author="msi" w:date="2026-09-22T12:49:00Z" w16du:dateUtc="2026-09-22T16:49:00Z"/>
                <w:rFonts w:ascii="Arial" w:hAnsi="Arial" w:cs="Arial"/>
                <w:szCs w:val="20"/>
              </w:rPr>
            </w:pPr>
            <w:del w:id="401" w:author="msi" w:date="2026-09-22T12:49:00Z" w16du:dateUtc="2026-09-22T16:49:00Z">
              <w:r w:rsidRPr="00B14121">
                <w:rPr>
                  <w:rFonts w:ascii="Arial" w:hAnsi="Arial" w:cs="Arial"/>
                  <w:position w:val="-1"/>
                  <w:szCs w:val="20"/>
                </w:rPr>
                <w:delText>haloperidol</w:delText>
              </w:r>
            </w:del>
          </w:p>
        </w:tc>
        <w:tc>
          <w:tcPr>
            <w:tcW w:w="2587" w:type="dxa"/>
            <w:tcBorders>
              <w:top w:val="nil"/>
              <w:left w:val="nil"/>
              <w:bottom w:val="nil"/>
              <w:right w:val="single" w:sz="18" w:space="0" w:color="808080" w:themeColor="background1" w:themeShade="80"/>
            </w:tcBorders>
            <w:vAlign w:val="center"/>
          </w:tcPr>
          <w:p w14:paraId="25854477" w14:textId="72230732" w:rsidR="00F9721E" w:rsidRPr="00636651" w:rsidRDefault="00F9721E" w:rsidP="00F9721E">
            <w:pPr>
              <w:rPr>
                <w:del w:id="402" w:author="msi" w:date="2026-09-22T12:49:00Z" w16du:dateUtc="2026-09-22T16:49:00Z"/>
                <w:rFonts w:ascii="Arial" w:hAnsi="Arial" w:cs="Arial"/>
                <w:szCs w:val="20"/>
              </w:rPr>
            </w:pPr>
            <w:del w:id="403" w:author="msi" w:date="2026-09-22T12:49:00Z" w16du:dateUtc="2026-09-22T16:49:00Z">
              <w:r w:rsidRPr="00636651">
                <w:rPr>
                  <w:rFonts w:ascii="Arial" w:hAnsi="Arial" w:cs="Arial"/>
                  <w:szCs w:val="20"/>
                </w:rPr>
                <w:delText>risperidone</w:delText>
              </w:r>
              <w:r w:rsidRPr="00636651" w:rsidDel="00F9721E">
                <w:rPr>
                  <w:rFonts w:ascii="Arial" w:hAnsi="Arial" w:cs="Arial"/>
                  <w:position w:val="2"/>
                  <w:szCs w:val="20"/>
                </w:rPr>
                <w:delText xml:space="preserve"> </w:delText>
              </w:r>
            </w:del>
          </w:p>
        </w:tc>
        <w:tc>
          <w:tcPr>
            <w:tcW w:w="2641" w:type="dxa"/>
            <w:tcBorders>
              <w:top w:val="nil"/>
              <w:left w:val="single" w:sz="18" w:space="0" w:color="808080" w:themeColor="background1" w:themeShade="80"/>
              <w:bottom w:val="nil"/>
              <w:right w:val="nil"/>
            </w:tcBorders>
            <w:vAlign w:val="center"/>
          </w:tcPr>
          <w:p w14:paraId="0F0A1C7E" w14:textId="28436EDD" w:rsidR="00F9721E" w:rsidRPr="003611CE" w:rsidRDefault="00F9721E" w:rsidP="00F9721E">
            <w:pPr>
              <w:rPr>
                <w:del w:id="404" w:author="msi" w:date="2026-09-22T12:49:00Z" w16du:dateUtc="2026-09-22T16:49:00Z"/>
                <w:b/>
                <w:bCs/>
              </w:rPr>
            </w:pPr>
            <w:del w:id="405" w:author="msi" w:date="2026-09-22T12:49:00Z" w16du:dateUtc="2026-09-22T16:49:00Z">
              <w:r w:rsidRPr="003611CE">
                <w:rPr>
                  <w:rFonts w:ascii="Arial" w:hAnsi="Arial" w:cs="Arial"/>
                  <w:szCs w:val="20"/>
                </w:rPr>
                <w:delText>dexmethylphenidate</w:delText>
              </w:r>
            </w:del>
          </w:p>
        </w:tc>
        <w:tc>
          <w:tcPr>
            <w:tcW w:w="2478" w:type="dxa"/>
            <w:tcBorders>
              <w:top w:val="nil"/>
              <w:left w:val="nil"/>
              <w:bottom w:val="nil"/>
              <w:right w:val="single" w:sz="18" w:space="0" w:color="808080" w:themeColor="background1" w:themeShade="80"/>
            </w:tcBorders>
            <w:vAlign w:val="center"/>
          </w:tcPr>
          <w:p w14:paraId="04A03EA9" w14:textId="274406ED" w:rsidR="00F9721E" w:rsidRPr="007E05AE" w:rsidRDefault="00F9721E" w:rsidP="00F9721E">
            <w:pPr>
              <w:rPr>
                <w:del w:id="406" w:author="msi" w:date="2026-09-22T12:49:00Z" w16du:dateUtc="2026-09-22T16:49:00Z"/>
                <w:b/>
              </w:rPr>
            </w:pPr>
            <w:del w:id="407" w:author="msi" w:date="2026-09-22T12:49:00Z" w16du:dateUtc="2026-09-22T16:49:00Z">
              <w:r w:rsidRPr="003611CE">
                <w:rPr>
                  <w:rFonts w:ascii="Arial" w:hAnsi="Arial" w:cs="Arial"/>
                  <w:szCs w:val="20"/>
                </w:rPr>
                <w:delText>methamphetamine</w:delText>
              </w:r>
            </w:del>
          </w:p>
        </w:tc>
      </w:tr>
      <w:tr w:rsidR="00F9721E" w:rsidRPr="00B14121" w14:paraId="16F369E3" w14:textId="77777777" w:rsidTr="002959C5">
        <w:trPr>
          <w:trHeight w:val="288"/>
          <w:del w:id="408" w:author="msi" w:date="2026-09-22T12:49:00Z" w16du:dateUtc="2026-09-22T16:49:00Z"/>
        </w:trPr>
        <w:tc>
          <w:tcPr>
            <w:tcW w:w="3125" w:type="dxa"/>
            <w:tcBorders>
              <w:top w:val="nil"/>
              <w:left w:val="single" w:sz="18" w:space="0" w:color="808080" w:themeColor="background1" w:themeShade="80"/>
              <w:bottom w:val="nil"/>
            </w:tcBorders>
            <w:vAlign w:val="center"/>
          </w:tcPr>
          <w:p w14:paraId="4BA79925" w14:textId="7AE4AAD3" w:rsidR="00F9721E" w:rsidRPr="00B14121" w:rsidRDefault="00F9721E" w:rsidP="00F9721E">
            <w:pPr>
              <w:spacing w:before="55"/>
              <w:rPr>
                <w:del w:id="409" w:author="msi" w:date="2026-09-22T12:49:00Z" w16du:dateUtc="2026-09-22T16:49:00Z"/>
                <w:rFonts w:ascii="Arial" w:hAnsi="Arial" w:cs="Arial"/>
                <w:szCs w:val="20"/>
              </w:rPr>
            </w:pPr>
            <w:del w:id="410" w:author="msi" w:date="2026-09-22T12:49:00Z" w16du:dateUtc="2026-09-22T16:49:00Z">
              <w:r w:rsidRPr="00B14121">
                <w:rPr>
                  <w:rFonts w:ascii="Arial" w:hAnsi="Arial" w:cs="Arial"/>
                  <w:position w:val="-1"/>
                  <w:szCs w:val="20"/>
                </w:rPr>
                <w:delText>iloperidone</w:delText>
              </w:r>
            </w:del>
          </w:p>
        </w:tc>
        <w:tc>
          <w:tcPr>
            <w:tcW w:w="2587" w:type="dxa"/>
            <w:tcBorders>
              <w:top w:val="nil"/>
              <w:bottom w:val="nil"/>
              <w:right w:val="single" w:sz="18" w:space="0" w:color="808080" w:themeColor="background1" w:themeShade="80"/>
            </w:tcBorders>
            <w:vAlign w:val="center"/>
          </w:tcPr>
          <w:p w14:paraId="77AAF867" w14:textId="44D7FD14" w:rsidR="00F9721E" w:rsidRPr="00636651" w:rsidRDefault="00F9721E" w:rsidP="00F9721E">
            <w:pPr>
              <w:rPr>
                <w:del w:id="411" w:author="msi" w:date="2026-09-22T12:49:00Z" w16du:dateUtc="2026-09-22T16:49:00Z"/>
                <w:rFonts w:ascii="Arial" w:hAnsi="Arial" w:cs="Arial"/>
                <w:szCs w:val="20"/>
              </w:rPr>
            </w:pPr>
            <w:del w:id="412" w:author="msi" w:date="2026-09-22T12:49:00Z" w16du:dateUtc="2026-09-22T16:49:00Z">
              <w:r w:rsidRPr="00636651">
                <w:rPr>
                  <w:rFonts w:ascii="Arial" w:hAnsi="Arial" w:cs="Arial"/>
                  <w:szCs w:val="20"/>
                </w:rPr>
                <w:delText>thioridazine</w:delText>
              </w:r>
            </w:del>
          </w:p>
        </w:tc>
        <w:tc>
          <w:tcPr>
            <w:tcW w:w="2641" w:type="dxa"/>
            <w:tcBorders>
              <w:top w:val="nil"/>
              <w:left w:val="single" w:sz="18" w:space="0" w:color="808080" w:themeColor="background1" w:themeShade="80"/>
              <w:bottom w:val="nil"/>
            </w:tcBorders>
            <w:vAlign w:val="center"/>
          </w:tcPr>
          <w:p w14:paraId="7508910F" w14:textId="411852D7" w:rsidR="00F9721E" w:rsidRPr="00B14121" w:rsidRDefault="00F9721E" w:rsidP="00F9721E">
            <w:pPr>
              <w:spacing w:before="55"/>
              <w:rPr>
                <w:del w:id="413" w:author="msi" w:date="2026-09-22T12:49:00Z" w16du:dateUtc="2026-09-22T16:49:00Z"/>
                <w:rFonts w:ascii="Arial" w:hAnsi="Arial" w:cs="Arial"/>
                <w:szCs w:val="20"/>
              </w:rPr>
            </w:pPr>
            <w:del w:id="414" w:author="msi" w:date="2026-09-22T12:49:00Z" w16du:dateUtc="2026-09-22T16:49:00Z">
              <w:r w:rsidRPr="00B14121">
                <w:rPr>
                  <w:rFonts w:ascii="Arial" w:hAnsi="Arial" w:cs="Arial"/>
                  <w:szCs w:val="20"/>
                </w:rPr>
                <w:delText>dextroamphetamine</w:delText>
              </w:r>
            </w:del>
          </w:p>
        </w:tc>
        <w:tc>
          <w:tcPr>
            <w:tcW w:w="2478" w:type="dxa"/>
            <w:tcBorders>
              <w:top w:val="nil"/>
              <w:bottom w:val="nil"/>
              <w:right w:val="single" w:sz="18" w:space="0" w:color="808080" w:themeColor="background1" w:themeShade="80"/>
            </w:tcBorders>
            <w:vAlign w:val="center"/>
          </w:tcPr>
          <w:p w14:paraId="64B1E036" w14:textId="5D2EC6D0" w:rsidR="00F9721E" w:rsidRPr="00B14121" w:rsidRDefault="00F9721E" w:rsidP="00F9721E">
            <w:pPr>
              <w:spacing w:before="55"/>
              <w:rPr>
                <w:del w:id="415" w:author="msi" w:date="2026-09-22T12:49:00Z" w16du:dateUtc="2026-09-22T16:49:00Z"/>
                <w:rFonts w:ascii="Arial" w:hAnsi="Arial" w:cs="Arial"/>
                <w:szCs w:val="20"/>
              </w:rPr>
            </w:pPr>
            <w:del w:id="416" w:author="msi" w:date="2026-09-22T12:49:00Z" w16du:dateUtc="2026-09-22T16:49:00Z">
              <w:r w:rsidRPr="00B14121">
                <w:rPr>
                  <w:rFonts w:ascii="Arial" w:hAnsi="Arial" w:cs="Arial"/>
                  <w:spacing w:val="-1"/>
                  <w:szCs w:val="20"/>
                </w:rPr>
                <w:delText>methylphenidate</w:delText>
              </w:r>
            </w:del>
          </w:p>
        </w:tc>
      </w:tr>
      <w:tr w:rsidR="00F9721E" w:rsidRPr="00B14121" w14:paraId="11353D91" w14:textId="77777777" w:rsidTr="002959C5">
        <w:trPr>
          <w:trHeight w:val="288"/>
          <w:del w:id="417" w:author="msi" w:date="2026-09-22T12:49:00Z" w16du:dateUtc="2026-09-22T16:49:00Z"/>
        </w:trPr>
        <w:tc>
          <w:tcPr>
            <w:tcW w:w="3125" w:type="dxa"/>
            <w:tcBorders>
              <w:top w:val="nil"/>
              <w:left w:val="single" w:sz="18" w:space="0" w:color="808080" w:themeColor="background1" w:themeShade="80"/>
              <w:bottom w:val="nil"/>
            </w:tcBorders>
            <w:vAlign w:val="center"/>
          </w:tcPr>
          <w:p w14:paraId="1331DD05" w14:textId="1BDA5DA4" w:rsidR="00F9721E" w:rsidRPr="00B14121" w:rsidRDefault="00F9721E" w:rsidP="00F9721E">
            <w:pPr>
              <w:spacing w:before="55"/>
              <w:rPr>
                <w:del w:id="418" w:author="msi" w:date="2026-09-22T12:49:00Z" w16du:dateUtc="2026-09-22T16:49:00Z"/>
                <w:rFonts w:ascii="Arial" w:hAnsi="Arial" w:cs="Arial"/>
                <w:szCs w:val="20"/>
              </w:rPr>
            </w:pPr>
            <w:del w:id="419" w:author="msi" w:date="2026-09-22T12:49:00Z" w16du:dateUtc="2026-09-22T16:49:00Z">
              <w:r w:rsidRPr="00B14121">
                <w:rPr>
                  <w:rFonts w:ascii="Arial" w:hAnsi="Arial" w:cs="Arial"/>
                  <w:position w:val="-1"/>
                  <w:szCs w:val="20"/>
                </w:rPr>
                <w:delText>loxapine</w:delText>
              </w:r>
            </w:del>
          </w:p>
        </w:tc>
        <w:tc>
          <w:tcPr>
            <w:tcW w:w="2587" w:type="dxa"/>
            <w:tcBorders>
              <w:top w:val="nil"/>
              <w:bottom w:val="nil"/>
              <w:right w:val="single" w:sz="18" w:space="0" w:color="808080" w:themeColor="background1" w:themeShade="80"/>
            </w:tcBorders>
            <w:vAlign w:val="center"/>
          </w:tcPr>
          <w:p w14:paraId="7AF8BB17" w14:textId="2D14C21B" w:rsidR="00F9721E" w:rsidRPr="00636651" w:rsidRDefault="00F9721E" w:rsidP="00F9721E">
            <w:pPr>
              <w:rPr>
                <w:del w:id="420" w:author="msi" w:date="2026-09-22T12:49:00Z" w16du:dateUtc="2026-09-22T16:49:00Z"/>
                <w:rFonts w:ascii="Arial" w:hAnsi="Arial" w:cs="Arial"/>
                <w:szCs w:val="20"/>
              </w:rPr>
            </w:pPr>
            <w:del w:id="421" w:author="msi" w:date="2026-09-22T12:49:00Z" w16du:dateUtc="2026-09-22T16:49:00Z">
              <w:r w:rsidRPr="00636651">
                <w:rPr>
                  <w:rFonts w:ascii="Arial" w:hAnsi="Arial" w:cs="Arial"/>
                  <w:szCs w:val="20"/>
                </w:rPr>
                <w:delText>thiothixene</w:delText>
              </w:r>
            </w:del>
          </w:p>
        </w:tc>
        <w:tc>
          <w:tcPr>
            <w:tcW w:w="2641" w:type="dxa"/>
            <w:tcBorders>
              <w:top w:val="nil"/>
              <w:left w:val="single" w:sz="18" w:space="0" w:color="808080" w:themeColor="background1" w:themeShade="80"/>
              <w:bottom w:val="nil"/>
            </w:tcBorders>
            <w:vAlign w:val="center"/>
          </w:tcPr>
          <w:p w14:paraId="332E5CFD" w14:textId="668E090E" w:rsidR="00F9721E" w:rsidRPr="00B14121" w:rsidRDefault="00F9721E" w:rsidP="00F9721E">
            <w:pPr>
              <w:spacing w:before="55"/>
              <w:rPr>
                <w:del w:id="422" w:author="msi" w:date="2026-09-22T12:49:00Z" w16du:dateUtc="2026-09-22T16:49:00Z"/>
                <w:rFonts w:ascii="Arial" w:hAnsi="Arial" w:cs="Arial"/>
                <w:szCs w:val="20"/>
              </w:rPr>
            </w:pPr>
            <w:del w:id="423" w:author="msi" w:date="2026-09-22T12:49:00Z" w16du:dateUtc="2026-09-22T16:49:00Z">
              <w:r w:rsidRPr="00B14121">
                <w:rPr>
                  <w:rFonts w:ascii="Arial" w:hAnsi="Arial" w:cs="Arial"/>
                  <w:szCs w:val="20"/>
                </w:rPr>
                <w:delText>dextroamphetamine/</w:delText>
              </w:r>
            </w:del>
          </w:p>
        </w:tc>
        <w:tc>
          <w:tcPr>
            <w:tcW w:w="2478" w:type="dxa"/>
            <w:tcBorders>
              <w:top w:val="nil"/>
              <w:bottom w:val="nil"/>
              <w:right w:val="single" w:sz="18" w:space="0" w:color="808080" w:themeColor="background1" w:themeShade="80"/>
            </w:tcBorders>
            <w:vAlign w:val="center"/>
          </w:tcPr>
          <w:p w14:paraId="14B224AA" w14:textId="71FE42B6" w:rsidR="00F9721E" w:rsidRPr="00B14121" w:rsidRDefault="00F9721E" w:rsidP="00F9721E">
            <w:pPr>
              <w:spacing w:before="55"/>
              <w:rPr>
                <w:del w:id="424" w:author="msi" w:date="2026-09-22T12:49:00Z" w16du:dateUtc="2026-09-22T16:49:00Z"/>
                <w:rFonts w:ascii="Arial" w:hAnsi="Arial" w:cs="Arial"/>
                <w:szCs w:val="20"/>
              </w:rPr>
            </w:pPr>
            <w:del w:id="425" w:author="msi" w:date="2026-09-22T12:49:00Z" w16du:dateUtc="2026-09-22T16:49:00Z">
              <w:r w:rsidRPr="00F826F5">
                <w:rPr>
                  <w:rFonts w:ascii="Arial" w:hAnsi="Arial" w:cs="Arial"/>
                  <w:szCs w:val="20"/>
                </w:rPr>
                <w:delText>serdexmethylphenidate/</w:delText>
              </w:r>
            </w:del>
          </w:p>
        </w:tc>
      </w:tr>
      <w:tr w:rsidR="00F9721E" w:rsidRPr="00B14121" w14:paraId="1EC69B23" w14:textId="77777777" w:rsidTr="002959C5">
        <w:trPr>
          <w:trHeight w:val="288"/>
          <w:del w:id="426" w:author="msi" w:date="2026-09-22T12:49:00Z" w16du:dateUtc="2026-09-22T16:49:00Z"/>
        </w:trPr>
        <w:tc>
          <w:tcPr>
            <w:tcW w:w="3125" w:type="dxa"/>
            <w:tcBorders>
              <w:top w:val="nil"/>
              <w:left w:val="single" w:sz="18" w:space="0" w:color="808080" w:themeColor="background1" w:themeShade="80"/>
              <w:bottom w:val="nil"/>
            </w:tcBorders>
            <w:vAlign w:val="center"/>
          </w:tcPr>
          <w:p w14:paraId="428792CE" w14:textId="23DF7E84" w:rsidR="00F9721E" w:rsidRPr="00B14121" w:rsidRDefault="00F9721E" w:rsidP="00F9721E">
            <w:pPr>
              <w:spacing w:before="55"/>
              <w:rPr>
                <w:del w:id="427" w:author="msi" w:date="2026-09-22T12:49:00Z" w16du:dateUtc="2026-09-22T16:49:00Z"/>
                <w:rFonts w:ascii="Arial" w:hAnsi="Arial" w:cs="Arial"/>
                <w:szCs w:val="20"/>
              </w:rPr>
            </w:pPr>
            <w:del w:id="428" w:author="msi" w:date="2026-09-22T12:49:00Z" w16du:dateUtc="2026-09-22T16:49:00Z">
              <w:r>
                <w:rPr>
                  <w:rFonts w:ascii="Arial" w:hAnsi="Arial" w:cs="Arial"/>
                  <w:position w:val="-1"/>
                  <w:szCs w:val="20"/>
                </w:rPr>
                <w:delText>lumateperone</w:delText>
              </w:r>
            </w:del>
          </w:p>
        </w:tc>
        <w:tc>
          <w:tcPr>
            <w:tcW w:w="2587" w:type="dxa"/>
            <w:tcBorders>
              <w:top w:val="nil"/>
              <w:bottom w:val="nil"/>
              <w:right w:val="single" w:sz="18" w:space="0" w:color="808080" w:themeColor="background1" w:themeShade="80"/>
            </w:tcBorders>
            <w:vAlign w:val="center"/>
          </w:tcPr>
          <w:p w14:paraId="6617CC57" w14:textId="1067577C" w:rsidR="00F9721E" w:rsidRPr="00636651" w:rsidRDefault="00F9721E" w:rsidP="00F9721E">
            <w:pPr>
              <w:rPr>
                <w:del w:id="429" w:author="msi" w:date="2026-09-22T12:49:00Z" w16du:dateUtc="2026-09-22T16:49:00Z"/>
                <w:rFonts w:ascii="Arial" w:hAnsi="Arial" w:cs="Arial"/>
                <w:szCs w:val="20"/>
              </w:rPr>
            </w:pPr>
            <w:del w:id="430" w:author="msi" w:date="2026-09-22T12:49:00Z" w16du:dateUtc="2026-09-22T16:49:00Z">
              <w:r w:rsidRPr="00636651">
                <w:rPr>
                  <w:rFonts w:ascii="Arial" w:hAnsi="Arial" w:cs="Arial"/>
                  <w:szCs w:val="20"/>
                </w:rPr>
                <w:delText>trifluoperazine</w:delText>
              </w:r>
              <w:r w:rsidRPr="00636651" w:rsidDel="00F9721E">
                <w:rPr>
                  <w:rFonts w:ascii="Arial" w:hAnsi="Arial" w:cs="Arial"/>
                  <w:szCs w:val="20"/>
                </w:rPr>
                <w:delText xml:space="preserve"> </w:delText>
              </w:r>
            </w:del>
          </w:p>
        </w:tc>
        <w:tc>
          <w:tcPr>
            <w:tcW w:w="2641" w:type="dxa"/>
            <w:tcBorders>
              <w:top w:val="nil"/>
              <w:left w:val="single" w:sz="18" w:space="0" w:color="808080" w:themeColor="background1" w:themeShade="80"/>
              <w:bottom w:val="single" w:sz="18" w:space="0" w:color="808080" w:themeColor="background1" w:themeShade="80"/>
            </w:tcBorders>
            <w:vAlign w:val="center"/>
          </w:tcPr>
          <w:p w14:paraId="3A0707D6" w14:textId="42523E26" w:rsidR="00F9721E" w:rsidRPr="00B14121" w:rsidRDefault="00F9721E" w:rsidP="00F9721E">
            <w:pPr>
              <w:spacing w:before="55"/>
              <w:ind w:left="368"/>
              <w:rPr>
                <w:del w:id="431" w:author="msi" w:date="2026-09-22T12:49:00Z" w16du:dateUtc="2026-09-22T16:49:00Z"/>
                <w:rFonts w:ascii="Arial" w:hAnsi="Arial" w:cs="Arial"/>
                <w:szCs w:val="20"/>
              </w:rPr>
            </w:pPr>
            <w:del w:id="432" w:author="msi" w:date="2026-09-22T12:49:00Z" w16du:dateUtc="2026-09-22T16:49:00Z">
              <w:r w:rsidRPr="00B14121">
                <w:rPr>
                  <w:rFonts w:ascii="Arial" w:hAnsi="Arial" w:cs="Arial"/>
                  <w:szCs w:val="20"/>
                </w:rPr>
                <w:delText>amphetamine</w:delText>
              </w:r>
            </w:del>
          </w:p>
        </w:tc>
        <w:tc>
          <w:tcPr>
            <w:tcW w:w="2478" w:type="dxa"/>
            <w:tcBorders>
              <w:top w:val="nil"/>
              <w:bottom w:val="single" w:sz="18" w:space="0" w:color="808080" w:themeColor="background1" w:themeShade="80"/>
              <w:right w:val="single" w:sz="18" w:space="0" w:color="808080" w:themeColor="background1" w:themeShade="80"/>
            </w:tcBorders>
            <w:vAlign w:val="center"/>
          </w:tcPr>
          <w:p w14:paraId="3AC47B9A" w14:textId="6826FF5C" w:rsidR="00F9721E" w:rsidRPr="00B14121" w:rsidRDefault="00F9721E" w:rsidP="00F9721E">
            <w:pPr>
              <w:spacing w:before="55"/>
              <w:ind w:left="348"/>
              <w:rPr>
                <w:del w:id="433" w:author="msi" w:date="2026-09-22T12:49:00Z" w16du:dateUtc="2026-09-22T16:49:00Z"/>
                <w:rFonts w:ascii="Arial" w:hAnsi="Arial" w:cs="Arial"/>
                <w:szCs w:val="20"/>
              </w:rPr>
            </w:pPr>
            <w:del w:id="434" w:author="msi" w:date="2026-09-22T12:49:00Z" w16du:dateUtc="2026-09-22T16:49:00Z">
              <w:r w:rsidRPr="00F826F5">
                <w:rPr>
                  <w:rFonts w:ascii="Arial" w:hAnsi="Arial" w:cs="Arial"/>
                  <w:szCs w:val="20"/>
                </w:rPr>
                <w:delText>dexmethylphenidate</w:delText>
              </w:r>
            </w:del>
          </w:p>
        </w:tc>
      </w:tr>
      <w:tr w:rsidR="00F9721E" w:rsidRPr="00B14121" w14:paraId="1732F739" w14:textId="77777777" w:rsidTr="002959C5">
        <w:trPr>
          <w:trHeight w:val="288"/>
          <w:del w:id="435" w:author="msi" w:date="2026-09-22T12:49:00Z" w16du:dateUtc="2026-09-22T16:49:00Z"/>
        </w:trPr>
        <w:tc>
          <w:tcPr>
            <w:tcW w:w="3125" w:type="dxa"/>
            <w:tcBorders>
              <w:top w:val="nil"/>
              <w:left w:val="single" w:sz="18" w:space="0" w:color="808080" w:themeColor="background1" w:themeShade="80"/>
              <w:bottom w:val="nil"/>
            </w:tcBorders>
            <w:vAlign w:val="center"/>
          </w:tcPr>
          <w:p w14:paraId="443A5F89" w14:textId="3FAAADA7" w:rsidR="00F9721E" w:rsidRPr="00B14121" w:rsidRDefault="00F9721E" w:rsidP="00F9721E">
            <w:pPr>
              <w:spacing w:before="55"/>
              <w:rPr>
                <w:del w:id="436" w:author="msi" w:date="2026-09-22T12:49:00Z" w16du:dateUtc="2026-09-22T16:49:00Z"/>
                <w:rFonts w:ascii="Arial" w:hAnsi="Arial" w:cs="Arial"/>
                <w:szCs w:val="20"/>
              </w:rPr>
            </w:pPr>
            <w:del w:id="437" w:author="msi" w:date="2026-09-22T12:49:00Z" w16du:dateUtc="2026-09-22T16:49:00Z">
              <w:r w:rsidRPr="00B14121">
                <w:rPr>
                  <w:rFonts w:ascii="Arial" w:hAnsi="Arial" w:cs="Arial"/>
                  <w:position w:val="-1"/>
                  <w:szCs w:val="20"/>
                </w:rPr>
                <w:delText>lurasidone</w:delText>
              </w:r>
            </w:del>
          </w:p>
        </w:tc>
        <w:tc>
          <w:tcPr>
            <w:tcW w:w="2587" w:type="dxa"/>
            <w:tcBorders>
              <w:top w:val="nil"/>
              <w:bottom w:val="nil"/>
              <w:right w:val="single" w:sz="18" w:space="0" w:color="808080" w:themeColor="background1" w:themeShade="80"/>
            </w:tcBorders>
            <w:vAlign w:val="center"/>
          </w:tcPr>
          <w:p w14:paraId="0E6FF219" w14:textId="6793E312" w:rsidR="00F9721E" w:rsidRPr="00636651" w:rsidRDefault="00F9721E" w:rsidP="00F9548C">
            <w:pPr>
              <w:rPr>
                <w:del w:id="438" w:author="msi" w:date="2026-09-22T12:49:00Z" w16du:dateUtc="2026-09-22T16:49:00Z"/>
                <w:rFonts w:ascii="Arial" w:hAnsi="Arial" w:cs="Arial"/>
                <w:szCs w:val="20"/>
              </w:rPr>
            </w:pPr>
            <w:del w:id="439" w:author="msi" w:date="2026-09-22T12:49:00Z" w16du:dateUtc="2026-09-22T16:49:00Z">
              <w:r w:rsidRPr="001A1A1F">
                <w:rPr>
                  <w:rFonts w:ascii="Arial" w:hAnsi="Arial" w:cs="Arial"/>
                  <w:szCs w:val="20"/>
                </w:rPr>
                <w:delText>xanomeline/trospium</w:delText>
              </w:r>
            </w:del>
          </w:p>
        </w:tc>
        <w:tc>
          <w:tcPr>
            <w:tcW w:w="5119" w:type="dxa"/>
            <w:gridSpan w:val="2"/>
            <w:tcBorders>
              <w:top w:val="nil"/>
              <w:left w:val="single" w:sz="18" w:space="0" w:color="808080" w:themeColor="background1" w:themeShade="80"/>
              <w:bottom w:val="nil"/>
              <w:right w:val="single" w:sz="18" w:space="0" w:color="808080" w:themeColor="background1" w:themeShade="80"/>
            </w:tcBorders>
          </w:tcPr>
          <w:p w14:paraId="6D5CABAD" w14:textId="07B4F32D" w:rsidR="00F9721E" w:rsidRPr="00B14121" w:rsidRDefault="00F9721E" w:rsidP="00F9721E">
            <w:pPr>
              <w:pStyle w:val="Heading1"/>
              <w:ind w:left="-74"/>
              <w:jc w:val="center"/>
              <w:rPr>
                <w:del w:id="440" w:author="msi" w:date="2026-09-22T12:49:00Z" w16du:dateUtc="2026-09-22T16:49:00Z"/>
                <w:sz w:val="20"/>
                <w:szCs w:val="20"/>
              </w:rPr>
            </w:pPr>
            <w:del w:id="441" w:author="msi" w:date="2026-09-22T12:49:00Z" w16du:dateUtc="2026-09-22T16:49:00Z">
              <w:r w:rsidRPr="003611CE">
                <w:rPr>
                  <w:sz w:val="20"/>
                </w:rPr>
                <w:delText>Miscellaneous</w:delText>
              </w:r>
            </w:del>
          </w:p>
        </w:tc>
      </w:tr>
      <w:tr w:rsidR="00F9721E" w:rsidRPr="00B14121" w14:paraId="39E1D86B" w14:textId="77777777" w:rsidTr="00DA7822">
        <w:trPr>
          <w:trHeight w:val="288"/>
          <w:del w:id="442" w:author="msi" w:date="2026-09-22T12:49:00Z" w16du:dateUtc="2026-09-22T16:49:00Z"/>
        </w:trPr>
        <w:tc>
          <w:tcPr>
            <w:tcW w:w="3125" w:type="dxa"/>
            <w:tcBorders>
              <w:top w:val="nil"/>
              <w:left w:val="single" w:sz="18" w:space="0" w:color="808080" w:themeColor="background1" w:themeShade="80"/>
              <w:bottom w:val="nil"/>
            </w:tcBorders>
            <w:vAlign w:val="center"/>
          </w:tcPr>
          <w:p w14:paraId="1943046D" w14:textId="506BB9C2" w:rsidR="00F9721E" w:rsidRPr="00B14121" w:rsidRDefault="00F9721E" w:rsidP="00F9721E">
            <w:pPr>
              <w:spacing w:before="55"/>
              <w:rPr>
                <w:del w:id="443" w:author="msi" w:date="2026-09-22T12:49:00Z" w16du:dateUtc="2026-09-22T16:49:00Z"/>
                <w:rFonts w:ascii="Arial" w:hAnsi="Arial" w:cs="Arial"/>
                <w:szCs w:val="20"/>
              </w:rPr>
            </w:pPr>
            <w:del w:id="444" w:author="msi" w:date="2026-09-22T12:49:00Z" w16du:dateUtc="2026-09-22T16:49:00Z">
              <w:r w:rsidRPr="00B14121">
                <w:rPr>
                  <w:rFonts w:ascii="Arial" w:hAnsi="Arial" w:cs="Arial"/>
                  <w:position w:val="-1"/>
                  <w:szCs w:val="20"/>
                </w:rPr>
                <w:delText>molindone</w:delText>
              </w:r>
            </w:del>
          </w:p>
        </w:tc>
        <w:tc>
          <w:tcPr>
            <w:tcW w:w="2587" w:type="dxa"/>
            <w:tcBorders>
              <w:top w:val="nil"/>
              <w:bottom w:val="nil"/>
              <w:right w:val="single" w:sz="18" w:space="0" w:color="808080" w:themeColor="background1" w:themeShade="80"/>
            </w:tcBorders>
            <w:vAlign w:val="center"/>
          </w:tcPr>
          <w:p w14:paraId="3B0D7E59" w14:textId="7BBD1592" w:rsidR="00F9721E" w:rsidRPr="00636651" w:rsidRDefault="00F9721E" w:rsidP="00F9721E">
            <w:pPr>
              <w:rPr>
                <w:del w:id="445" w:author="msi" w:date="2026-09-22T12:49:00Z" w16du:dateUtc="2026-09-22T16:49:00Z"/>
                <w:rFonts w:ascii="Arial" w:hAnsi="Arial" w:cs="Arial"/>
                <w:szCs w:val="20"/>
              </w:rPr>
            </w:pPr>
            <w:del w:id="446" w:author="msi" w:date="2026-09-22T12:49:00Z" w16du:dateUtc="2026-09-22T16:49:00Z">
              <w:r w:rsidRPr="00636651">
                <w:rPr>
                  <w:rFonts w:ascii="Arial" w:hAnsi="Arial" w:cs="Arial"/>
                  <w:szCs w:val="20"/>
                </w:rPr>
                <w:delText>ziprasidone</w:delText>
              </w:r>
            </w:del>
          </w:p>
        </w:tc>
        <w:tc>
          <w:tcPr>
            <w:tcW w:w="2641" w:type="dxa"/>
            <w:tcBorders>
              <w:top w:val="nil"/>
              <w:left w:val="single" w:sz="18" w:space="0" w:color="808080" w:themeColor="background1" w:themeShade="80"/>
              <w:bottom w:val="nil"/>
            </w:tcBorders>
            <w:vAlign w:val="center"/>
          </w:tcPr>
          <w:p w14:paraId="0FB4F161" w14:textId="3C098E72" w:rsidR="00F9721E" w:rsidRPr="00B14121" w:rsidRDefault="00F9721E" w:rsidP="00F9721E">
            <w:pPr>
              <w:spacing w:before="55"/>
              <w:rPr>
                <w:del w:id="447" w:author="msi" w:date="2026-09-22T12:49:00Z" w16du:dateUtc="2026-09-22T16:49:00Z"/>
                <w:rFonts w:ascii="Arial" w:hAnsi="Arial" w:cs="Arial"/>
                <w:szCs w:val="20"/>
              </w:rPr>
            </w:pPr>
            <w:del w:id="448" w:author="msi" w:date="2026-09-22T12:49:00Z" w16du:dateUtc="2026-09-22T16:49:00Z">
              <w:r w:rsidRPr="00A34491">
                <w:rPr>
                  <w:rFonts w:ascii="Arial" w:hAnsi="Arial" w:cs="Arial"/>
                  <w:szCs w:val="20"/>
                </w:rPr>
                <w:delText>armodafinil</w:delText>
              </w:r>
            </w:del>
          </w:p>
        </w:tc>
        <w:tc>
          <w:tcPr>
            <w:tcW w:w="2478" w:type="dxa"/>
            <w:tcBorders>
              <w:top w:val="nil"/>
              <w:bottom w:val="nil"/>
              <w:right w:val="single" w:sz="18" w:space="0" w:color="808080" w:themeColor="background1" w:themeShade="80"/>
            </w:tcBorders>
            <w:vAlign w:val="center"/>
          </w:tcPr>
          <w:p w14:paraId="2B9CCFEF" w14:textId="7AEE4621" w:rsidR="00F9721E" w:rsidRPr="00B14121" w:rsidRDefault="00F9721E" w:rsidP="00F9721E">
            <w:pPr>
              <w:spacing w:before="55"/>
              <w:rPr>
                <w:del w:id="449" w:author="msi" w:date="2026-09-22T12:49:00Z" w16du:dateUtc="2026-09-22T16:49:00Z"/>
                <w:rFonts w:ascii="Arial" w:hAnsi="Arial" w:cs="Arial"/>
                <w:szCs w:val="20"/>
              </w:rPr>
            </w:pPr>
            <w:del w:id="450" w:author="msi" w:date="2026-09-22T12:49:00Z" w16du:dateUtc="2026-09-22T16:49:00Z">
              <w:r w:rsidRPr="00A34491">
                <w:rPr>
                  <w:rFonts w:ascii="Arial" w:hAnsi="Arial" w:cs="Arial"/>
                  <w:szCs w:val="20"/>
                </w:rPr>
                <w:delText xml:space="preserve">modafinil </w:delText>
              </w:r>
            </w:del>
          </w:p>
        </w:tc>
      </w:tr>
      <w:tr w:rsidR="00F9721E" w:rsidRPr="00B14121" w14:paraId="6C2EC8A8" w14:textId="77777777" w:rsidTr="00DA7822">
        <w:trPr>
          <w:trHeight w:val="288"/>
          <w:del w:id="451" w:author="msi" w:date="2026-09-22T12:49:00Z" w16du:dateUtc="2026-09-22T16:49:00Z"/>
        </w:trPr>
        <w:tc>
          <w:tcPr>
            <w:tcW w:w="5712" w:type="dxa"/>
            <w:gridSpan w:val="2"/>
            <w:vMerge w:val="restart"/>
            <w:tcBorders>
              <w:top w:val="nil"/>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3DA5CD7B" w14:textId="7DEAA5E1" w:rsidR="00F9721E" w:rsidRPr="00B14121" w:rsidRDefault="00F9721E" w:rsidP="00F9721E">
            <w:pPr>
              <w:spacing w:before="55"/>
              <w:rPr>
                <w:del w:id="452" w:author="msi" w:date="2026-09-22T12:49:00Z" w16du:dateUtc="2026-09-22T16:49:00Z"/>
                <w:rFonts w:ascii="Arial" w:hAnsi="Arial" w:cs="Arial"/>
                <w:szCs w:val="20"/>
              </w:rPr>
            </w:pPr>
            <w:del w:id="453" w:author="msi" w:date="2026-09-22T12:49:00Z" w16du:dateUtc="2026-09-22T16:49:00Z">
              <w:r w:rsidRPr="00636651">
                <w:rPr>
                  <w:rFonts w:ascii="Arial" w:hAnsi="Arial" w:cs="Arial"/>
                  <w:szCs w:val="20"/>
                </w:rPr>
                <w:delText>olanzapine</w:delText>
              </w:r>
            </w:del>
          </w:p>
          <w:p w14:paraId="4F653D8E" w14:textId="3C56AAA8" w:rsidR="00F9721E" w:rsidRPr="00B14121" w:rsidRDefault="00F9721E" w:rsidP="00F9721E">
            <w:pPr>
              <w:spacing w:before="55"/>
              <w:rPr>
                <w:del w:id="454" w:author="msi" w:date="2026-09-22T12:49:00Z" w16du:dateUtc="2026-09-22T16:49:00Z"/>
                <w:rFonts w:ascii="Arial" w:hAnsi="Arial" w:cs="Arial"/>
                <w:szCs w:val="20"/>
              </w:rPr>
            </w:pPr>
          </w:p>
          <w:p w14:paraId="1CC8BC48" w14:textId="63DDB4F0" w:rsidR="00F9721E" w:rsidRPr="00B14121" w:rsidRDefault="00F9721E" w:rsidP="00F9721E">
            <w:pPr>
              <w:spacing w:before="55"/>
              <w:rPr>
                <w:del w:id="455" w:author="msi" w:date="2026-09-22T12:49:00Z" w16du:dateUtc="2026-09-22T16:49:00Z"/>
                <w:rFonts w:ascii="Arial" w:hAnsi="Arial" w:cs="Arial"/>
                <w:szCs w:val="20"/>
              </w:rPr>
            </w:pPr>
          </w:p>
          <w:p w14:paraId="15672502" w14:textId="4B734715" w:rsidR="00F9721E" w:rsidRPr="00B14121" w:rsidRDefault="00F9721E" w:rsidP="00F9721E">
            <w:pPr>
              <w:spacing w:before="55"/>
              <w:rPr>
                <w:del w:id="456" w:author="msi" w:date="2026-09-22T12:49:00Z" w16du:dateUtc="2026-09-22T16:49:00Z"/>
                <w:rFonts w:ascii="Arial" w:hAnsi="Arial" w:cs="Arial"/>
                <w:szCs w:val="20"/>
              </w:rPr>
            </w:pPr>
          </w:p>
        </w:tc>
        <w:tc>
          <w:tcPr>
            <w:tcW w:w="2641" w:type="dxa"/>
            <w:tcBorders>
              <w:top w:val="nil"/>
              <w:left w:val="single" w:sz="18" w:space="0" w:color="808080" w:themeColor="background1" w:themeShade="80"/>
              <w:bottom w:val="nil"/>
              <w:right w:val="nil"/>
            </w:tcBorders>
            <w:vAlign w:val="center"/>
          </w:tcPr>
          <w:p w14:paraId="07E14C7F" w14:textId="0870CFAE" w:rsidR="00F9721E" w:rsidRPr="003611CE" w:rsidRDefault="00F9721E" w:rsidP="00F9721E">
            <w:pPr>
              <w:spacing w:before="55"/>
              <w:rPr>
                <w:del w:id="457" w:author="msi" w:date="2026-09-22T12:49:00Z" w16du:dateUtc="2026-09-22T16:49:00Z"/>
                <w:rFonts w:ascii="Arial" w:hAnsi="Arial" w:cs="Arial"/>
                <w:szCs w:val="20"/>
              </w:rPr>
            </w:pPr>
            <w:del w:id="458" w:author="msi" w:date="2026-09-22T12:49:00Z" w16du:dateUtc="2026-09-22T16:49:00Z">
              <w:r w:rsidRPr="00B14121">
                <w:rPr>
                  <w:rFonts w:ascii="Arial" w:hAnsi="Arial" w:cs="Arial"/>
                  <w:szCs w:val="20"/>
                </w:rPr>
                <w:delText>atomoxetine</w:delText>
              </w:r>
            </w:del>
          </w:p>
        </w:tc>
        <w:tc>
          <w:tcPr>
            <w:tcW w:w="2478" w:type="dxa"/>
            <w:tcBorders>
              <w:top w:val="nil"/>
              <w:left w:val="nil"/>
              <w:bottom w:val="nil"/>
              <w:right w:val="single" w:sz="18" w:space="0" w:color="808080" w:themeColor="background1" w:themeShade="80"/>
            </w:tcBorders>
            <w:vAlign w:val="center"/>
          </w:tcPr>
          <w:p w14:paraId="310371BA" w14:textId="2B3BCA25" w:rsidR="00F9721E" w:rsidRPr="003611CE" w:rsidRDefault="00F9721E" w:rsidP="00F9721E">
            <w:pPr>
              <w:spacing w:before="55"/>
              <w:rPr>
                <w:del w:id="459" w:author="msi" w:date="2026-09-22T12:49:00Z" w16du:dateUtc="2026-09-22T16:49:00Z"/>
                <w:rFonts w:ascii="Arial" w:hAnsi="Arial" w:cs="Arial"/>
                <w:szCs w:val="20"/>
              </w:rPr>
            </w:pPr>
            <w:del w:id="460" w:author="msi" w:date="2026-09-22T12:49:00Z" w16du:dateUtc="2026-09-22T16:49:00Z">
              <w:r>
                <w:rPr>
                  <w:rFonts w:ascii="Arial" w:hAnsi="Arial" w:cs="Arial"/>
                  <w:szCs w:val="20"/>
                </w:rPr>
                <w:delText>n</w:delText>
              </w:r>
              <w:r w:rsidRPr="00A34491">
                <w:rPr>
                  <w:rFonts w:ascii="Arial" w:hAnsi="Arial" w:cs="Arial"/>
                  <w:szCs w:val="20"/>
                </w:rPr>
                <w:delText>altrexone</w:delText>
              </w:r>
              <w:r>
                <w:rPr>
                  <w:rFonts w:ascii="Arial" w:hAnsi="Arial" w:cs="Arial"/>
                  <w:szCs w:val="20"/>
                  <w:vertAlign w:val="superscript"/>
                </w:rPr>
                <w:delText>5</w:delText>
              </w:r>
            </w:del>
          </w:p>
        </w:tc>
      </w:tr>
      <w:tr w:rsidR="00F9721E" w:rsidRPr="00B14121" w14:paraId="5EB89767" w14:textId="77777777" w:rsidTr="00DA7822">
        <w:trPr>
          <w:trHeight w:val="288"/>
          <w:del w:id="461" w:author="msi" w:date="2026-09-22T12:49:00Z" w16du:dateUtc="2026-09-22T16:49: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50A14309" w14:textId="48C2B2D6" w:rsidR="00F9721E" w:rsidRPr="00B14121" w:rsidRDefault="00F9721E" w:rsidP="00F9721E">
            <w:pPr>
              <w:spacing w:before="55"/>
              <w:rPr>
                <w:del w:id="462" w:author="msi" w:date="2026-09-22T12:49:00Z" w16du:dateUtc="2026-09-22T16:49:00Z"/>
                <w:rFonts w:ascii="Arial" w:hAnsi="Arial" w:cs="Arial"/>
                <w:szCs w:val="20"/>
              </w:rPr>
            </w:pPr>
          </w:p>
        </w:tc>
        <w:tc>
          <w:tcPr>
            <w:tcW w:w="2641" w:type="dxa"/>
            <w:tcBorders>
              <w:top w:val="nil"/>
              <w:left w:val="single" w:sz="18" w:space="0" w:color="808080" w:themeColor="background1" w:themeShade="80"/>
              <w:bottom w:val="nil"/>
            </w:tcBorders>
            <w:vAlign w:val="center"/>
          </w:tcPr>
          <w:p w14:paraId="559589BC" w14:textId="12B655BE" w:rsidR="00F9721E" w:rsidRPr="00B14121" w:rsidRDefault="00F9721E" w:rsidP="00D4350E">
            <w:pPr>
              <w:rPr>
                <w:del w:id="463" w:author="msi" w:date="2026-09-22T12:49:00Z" w16du:dateUtc="2026-09-22T16:49:00Z"/>
                <w:rFonts w:ascii="Arial" w:hAnsi="Arial" w:cs="Arial"/>
                <w:szCs w:val="20"/>
              </w:rPr>
            </w:pPr>
            <w:del w:id="464" w:author="msi" w:date="2026-09-22T12:49:00Z" w16du:dateUtc="2026-09-22T16:49:00Z">
              <w:r w:rsidRPr="00A34491">
                <w:rPr>
                  <w:rFonts w:ascii="Arial" w:hAnsi="Arial" w:cs="Arial"/>
                  <w:szCs w:val="20"/>
                </w:rPr>
                <w:delText>donepezil</w:delText>
              </w:r>
            </w:del>
          </w:p>
        </w:tc>
        <w:tc>
          <w:tcPr>
            <w:tcW w:w="2478" w:type="dxa"/>
            <w:tcBorders>
              <w:top w:val="nil"/>
              <w:bottom w:val="nil"/>
              <w:right w:val="single" w:sz="18" w:space="0" w:color="808080" w:themeColor="background1" w:themeShade="80"/>
            </w:tcBorders>
            <w:vAlign w:val="center"/>
          </w:tcPr>
          <w:p w14:paraId="64D1C67D" w14:textId="7362EE90" w:rsidR="00F9721E" w:rsidRPr="00B14121" w:rsidRDefault="00F9721E" w:rsidP="00D4350E">
            <w:pPr>
              <w:rPr>
                <w:del w:id="465" w:author="msi" w:date="2026-09-22T12:49:00Z" w16du:dateUtc="2026-09-22T16:49:00Z"/>
                <w:rFonts w:ascii="Arial" w:hAnsi="Arial" w:cs="Arial"/>
                <w:szCs w:val="20"/>
              </w:rPr>
            </w:pPr>
            <w:del w:id="466" w:author="msi" w:date="2026-09-22T12:49:00Z" w16du:dateUtc="2026-09-22T16:49:00Z">
              <w:r>
                <w:rPr>
                  <w:rFonts w:ascii="Arial" w:hAnsi="Arial" w:cs="Arial"/>
                  <w:szCs w:val="20"/>
                </w:rPr>
                <w:delText>prazosin</w:delText>
              </w:r>
            </w:del>
          </w:p>
        </w:tc>
      </w:tr>
      <w:tr w:rsidR="00F9721E" w:rsidRPr="00B14121" w14:paraId="30C88449" w14:textId="77777777" w:rsidTr="00DA7822">
        <w:trPr>
          <w:trHeight w:hRule="exact" w:val="288"/>
          <w:del w:id="467" w:author="msi" w:date="2026-09-22T12:49:00Z" w16du:dateUtc="2026-09-22T16:49:00Z"/>
        </w:trPr>
        <w:tc>
          <w:tcPr>
            <w:tcW w:w="5712" w:type="dxa"/>
            <w:gridSpan w:val="2"/>
            <w:vMerge/>
            <w:tcBorders>
              <w:top w:val="single" w:sz="12" w:space="0" w:color="auto"/>
              <w:left w:val="single" w:sz="18" w:space="0" w:color="808080" w:themeColor="background1" w:themeShade="80"/>
              <w:bottom w:val="single" w:sz="24" w:space="0" w:color="808080" w:themeColor="background1" w:themeShade="80"/>
              <w:right w:val="single" w:sz="18" w:space="0" w:color="808080" w:themeColor="background1" w:themeShade="80"/>
            </w:tcBorders>
            <w:vAlign w:val="center"/>
          </w:tcPr>
          <w:p w14:paraId="7A571EB5" w14:textId="27633967" w:rsidR="00F9721E" w:rsidRPr="00B14121" w:rsidRDefault="00F9721E" w:rsidP="00F9721E">
            <w:pPr>
              <w:spacing w:before="55"/>
              <w:rPr>
                <w:del w:id="468" w:author="msi" w:date="2026-09-22T12:49:00Z" w16du:dateUtc="2026-09-22T16:49:00Z"/>
                <w:rFonts w:ascii="Arial" w:hAnsi="Arial" w:cs="Arial"/>
                <w:szCs w:val="20"/>
              </w:rPr>
            </w:pPr>
          </w:p>
        </w:tc>
        <w:tc>
          <w:tcPr>
            <w:tcW w:w="2641" w:type="dxa"/>
            <w:tcBorders>
              <w:top w:val="nil"/>
              <w:left w:val="single" w:sz="18" w:space="0" w:color="808080" w:themeColor="background1" w:themeShade="80"/>
              <w:bottom w:val="single" w:sz="24" w:space="0" w:color="808080" w:themeColor="background1" w:themeShade="80"/>
              <w:right w:val="nil"/>
            </w:tcBorders>
            <w:vAlign w:val="center"/>
          </w:tcPr>
          <w:p w14:paraId="5D8FA0EC" w14:textId="51BCD42F" w:rsidR="00F9721E" w:rsidRPr="003611CE" w:rsidRDefault="00F9721E" w:rsidP="00D4350E">
            <w:pPr>
              <w:rPr>
                <w:del w:id="469" w:author="msi" w:date="2026-09-22T12:49:00Z" w16du:dateUtc="2026-09-22T16:49:00Z"/>
                <w:rFonts w:ascii="Arial" w:hAnsi="Arial" w:cs="Arial"/>
                <w:szCs w:val="20"/>
              </w:rPr>
            </w:pPr>
            <w:del w:id="470" w:author="msi" w:date="2026-09-22T12:49:00Z" w16du:dateUtc="2026-09-22T16:49:00Z">
              <w:r w:rsidRPr="00A34491">
                <w:rPr>
                  <w:rFonts w:ascii="Arial" w:hAnsi="Arial" w:cs="Arial"/>
                  <w:szCs w:val="20"/>
                </w:rPr>
                <w:delText>memantine</w:delText>
              </w:r>
            </w:del>
          </w:p>
        </w:tc>
        <w:tc>
          <w:tcPr>
            <w:tcW w:w="2478" w:type="dxa"/>
            <w:tcBorders>
              <w:top w:val="nil"/>
              <w:left w:val="nil"/>
              <w:bottom w:val="single" w:sz="24" w:space="0" w:color="808080" w:themeColor="background1" w:themeShade="80"/>
              <w:right w:val="single" w:sz="18" w:space="0" w:color="808080" w:themeColor="background1" w:themeShade="80"/>
            </w:tcBorders>
            <w:vAlign w:val="center"/>
          </w:tcPr>
          <w:p w14:paraId="7B421264" w14:textId="23B6904C" w:rsidR="00F9721E" w:rsidRPr="003611CE" w:rsidRDefault="00F9721E" w:rsidP="00D4350E">
            <w:pPr>
              <w:rPr>
                <w:del w:id="471" w:author="msi" w:date="2026-09-22T12:49:00Z" w16du:dateUtc="2026-09-22T16:49:00Z"/>
                <w:rFonts w:ascii="Arial" w:hAnsi="Arial" w:cs="Arial"/>
                <w:szCs w:val="20"/>
              </w:rPr>
            </w:pPr>
            <w:del w:id="472" w:author="msi" w:date="2026-09-22T12:49:00Z" w16du:dateUtc="2026-09-22T16:49:00Z">
              <w:r w:rsidRPr="00D302E5">
                <w:rPr>
                  <w:rFonts w:ascii="Arial" w:hAnsi="Arial" w:cs="Arial"/>
                  <w:szCs w:val="20"/>
                </w:rPr>
                <w:delText>viloxazine</w:delText>
              </w:r>
            </w:del>
          </w:p>
        </w:tc>
      </w:tr>
    </w:tbl>
    <w:p w14:paraId="1F425521" w14:textId="77777777" w:rsidR="00BC32DD" w:rsidRPr="001A2552" w:rsidRDefault="00BC32DD" w:rsidP="00BC32DD">
      <w:pPr>
        <w:rPr>
          <w:ins w:id="473" w:author="msi" w:date="2026-09-22T12:49:00Z" w16du:dateUtc="2026-09-22T16:49:00Z"/>
          <w:sz w:val="16"/>
          <w:szCs w:val="16"/>
        </w:rPr>
      </w:pPr>
    </w:p>
    <w:p w14:paraId="4EC8923A" w14:textId="77777777" w:rsidR="00BC32DD" w:rsidRPr="001A2552" w:rsidRDefault="00BC32DD" w:rsidP="00BC32DD">
      <w:pPr>
        <w:rPr>
          <w:ins w:id="474" w:author="msi" w:date="2026-09-22T12:49:00Z" w16du:dateUtc="2026-09-22T16:49:00Z"/>
          <w:sz w:val="16"/>
          <w:szCs w:val="16"/>
        </w:rPr>
      </w:pPr>
    </w:p>
    <w:p w14:paraId="7F9EA098" w14:textId="77777777" w:rsidR="00BC32DD" w:rsidRPr="001A2552" w:rsidRDefault="00BC32DD" w:rsidP="00BC32DD">
      <w:pPr>
        <w:rPr>
          <w:ins w:id="475" w:author="msi" w:date="2026-09-22T12:49:00Z" w16du:dateUtc="2026-09-22T16:49:00Z"/>
          <w:sz w:val="16"/>
          <w:szCs w:val="16"/>
        </w:rPr>
      </w:pPr>
    </w:p>
    <w:p w14:paraId="0383EC25" w14:textId="77777777" w:rsidR="00BC32DD" w:rsidRDefault="00BC32DD" w:rsidP="00BC32DD">
      <w:pPr>
        <w:rPr>
          <w:ins w:id="476" w:author="msi" w:date="2026-09-22T12:49:00Z" w16du:dateUtc="2026-09-22T16:49:00Z"/>
        </w:rPr>
      </w:pPr>
    </w:p>
    <w:p w14:paraId="503186C4" w14:textId="57E0ECE9" w:rsidR="001F1864" w:rsidRDefault="002C46AC" w:rsidP="007E05AE">
      <w:pPr>
        <w:spacing w:before="120" w:line="235" w:lineRule="auto"/>
        <w:ind w:left="345" w:right="1177" w:hanging="100"/>
        <w:rPr>
          <w:del w:id="477" w:author="msi" w:date="2026-09-22T12:49:00Z" w16du:dateUtc="2026-09-22T16:49:00Z"/>
        </w:rPr>
      </w:pPr>
      <w:del w:id="478" w:author="msi" w:date="2026-09-22T12:49:00Z" w16du:dateUtc="2026-09-22T16:49:00Z">
        <w:r>
          <w:rPr>
            <w:position w:val="6"/>
          </w:rPr>
          <w:delText>1</w:delText>
        </w:r>
        <w:r>
          <w:delText>S</w:delText>
        </w:r>
        <w:r w:rsidR="00C25951">
          <w:delText>hort-acting intramuscular injectable and intravenous formulations are excluded from the Pediatric Behavioral Health Medication Initiative requirements.</w:delText>
        </w:r>
      </w:del>
    </w:p>
    <w:p w14:paraId="170BF8A7" w14:textId="33BA6E7B" w:rsidR="001F1864" w:rsidRDefault="002C46AC">
      <w:pPr>
        <w:spacing w:before="60" w:line="235" w:lineRule="auto"/>
        <w:ind w:left="345" w:right="697" w:hanging="100"/>
        <w:rPr>
          <w:del w:id="479" w:author="msi" w:date="2026-09-22T12:49:00Z" w16du:dateUtc="2026-09-22T16:49:00Z"/>
        </w:rPr>
      </w:pPr>
      <w:del w:id="480" w:author="msi" w:date="2026-09-22T12:49:00Z" w16du:dateUtc="2026-09-22T16:49:00Z">
        <w:r>
          <w:rPr>
            <w:position w:val="6"/>
          </w:rPr>
          <w:delText>2</w:delText>
        </w:r>
        <w:r>
          <w:delText xml:space="preserve">Emsam (selegiline) is the only selegiline formulation included in the Pediatric Behavioral Health Medication Initiative. </w:delText>
        </w:r>
      </w:del>
    </w:p>
    <w:p w14:paraId="414EE447" w14:textId="2646D014" w:rsidR="001F1864" w:rsidRDefault="00657CA5">
      <w:pPr>
        <w:spacing w:before="55"/>
        <w:ind w:left="245"/>
        <w:rPr>
          <w:del w:id="481" w:author="msi" w:date="2026-09-22T12:49:00Z" w16du:dateUtc="2026-09-22T16:49:00Z"/>
        </w:rPr>
      </w:pPr>
      <w:del w:id="482" w:author="msi" w:date="2026-09-22T12:49:00Z" w16du:dateUtc="2026-09-22T16:49:00Z">
        <w:r>
          <w:rPr>
            <w:position w:val="6"/>
          </w:rPr>
          <w:delText>3</w:delText>
        </w:r>
        <w:r w:rsidR="009B69F1">
          <w:delText>Nasal and r</w:delText>
        </w:r>
        <w:r w:rsidR="002C46AC">
          <w:delText>ectal diazepam</w:delText>
        </w:r>
        <w:r w:rsidR="007E2B16">
          <w:delText xml:space="preserve"> and nasal midazolam</w:delText>
        </w:r>
        <w:r w:rsidR="002C46AC">
          <w:delText xml:space="preserve"> formulations are excluded from the Pediatric Behavioral Health Medication Initiative requirements.</w:delText>
        </w:r>
      </w:del>
    </w:p>
    <w:p w14:paraId="51CBD5CD" w14:textId="4A977781" w:rsidR="002A041C" w:rsidRDefault="00657CA5" w:rsidP="00804ABD">
      <w:pPr>
        <w:spacing w:before="55"/>
        <w:ind w:left="245"/>
        <w:rPr>
          <w:del w:id="483" w:author="msi" w:date="2026-09-22T12:49:00Z" w16du:dateUtc="2026-09-22T16:49:00Z"/>
        </w:rPr>
      </w:pPr>
      <w:del w:id="484" w:author="msi" w:date="2026-09-22T12:49:00Z" w16du:dateUtc="2026-09-22T16:49:00Z">
        <w:r>
          <w:rPr>
            <w:position w:val="6"/>
          </w:rPr>
          <w:delText>4</w:delText>
        </w:r>
        <w:r w:rsidR="009B17D9">
          <w:delText>D</w:delText>
        </w:r>
        <w:r w:rsidR="002C46AC">
          <w:delText>oxepin</w:delText>
        </w:r>
        <w:r w:rsidR="009B17D9">
          <w:delText xml:space="preserve"> tablet</w:delText>
        </w:r>
        <w:r w:rsidR="002C46AC">
          <w:delText xml:space="preserve"> is classified as a hypnotic agent and the Pediatric Behavioral Health Medication Initiative requirements for antidepressants do not apply. Pediatric Behavioral Health Medication Initiative requirements for hypnotics apply.</w:delText>
        </w:r>
      </w:del>
    </w:p>
    <w:p w14:paraId="4D3EB665" w14:textId="69A1EDFE" w:rsidR="00A34491" w:rsidRPr="00C65868" w:rsidRDefault="00657CA5">
      <w:pPr>
        <w:pPrChange w:id="485" w:author="msi" w:date="2026-09-22T12:49:00Z" w16du:dateUtc="2026-09-22T16:49:00Z">
          <w:pPr>
            <w:spacing w:before="120" w:line="235" w:lineRule="auto"/>
            <w:ind w:left="345" w:right="1177" w:hanging="100"/>
          </w:pPr>
        </w:pPrChange>
      </w:pPr>
      <w:del w:id="486" w:author="msi" w:date="2026-09-22T12:49:00Z" w16du:dateUtc="2026-09-22T16:49:00Z">
        <w:r>
          <w:rPr>
            <w:position w:val="6"/>
          </w:rPr>
          <w:delText>5</w:delText>
        </w:r>
        <w:r w:rsidR="009811CF">
          <w:delText xml:space="preserve">Vivitrol </w:delText>
        </w:r>
        <w:r w:rsidR="009811CF" w:rsidRPr="009811CF">
          <w:delText>(naltrexone injection)</w:delText>
        </w:r>
        <w:r w:rsidR="009811CF">
          <w:delText xml:space="preserve"> is excluded from the Pediatric Behavioral Health Medication Initiative requirements.</w:delText>
        </w:r>
      </w:del>
    </w:p>
    <w:sectPr w:rsidR="00A34491" w:rsidRPr="00C65868">
      <w:type w:val="nextPage"/>
      <w:pgSz w:w="11906" w:h="16838"/>
      <w:pgMar w:top="1417" w:right="1417" w:bottom="1417" w:left="1417" w:header="708" w:footer="708" w:gutter="0"/>
      <w:cols w:space="708"/>
      <w:docGrid w:linePitch="360"/>
      <w:sectPrChange w:id="487" w:author="msi" w:date="2026-09-22T12:49:00Z" w16du:dateUtc="2026-09-22T16:49:00Z">
        <w:sectPr w:rsidR="00A34491" w:rsidRPr="00C65868">
          <w:type w:val="continuous"/>
          <w:pgSz w:w="12240" w:h="15840"/>
          <w:pgMar w:top="480" w:right="560" w:bottom="280" w:left="580" w:header="720" w:footer="720" w:gutter="0"/>
          <w:cols w:space="72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9EA13F" w14:textId="77777777" w:rsidR="00C25663" w:rsidRDefault="00C25663" w:rsidP="00D77BE7">
      <w:r>
        <w:separator/>
      </w:r>
    </w:p>
  </w:endnote>
  <w:endnote w:type="continuationSeparator" w:id="0">
    <w:p w14:paraId="2CA77EC6" w14:textId="77777777" w:rsidR="00C25663" w:rsidRDefault="00C25663" w:rsidP="00D77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20B0604020202020204"/>
    <w:charset w:val="00"/>
    <w:family w:val="roman"/>
    <w:notTrueType/>
    <w:pitch w:val="default"/>
  </w:font>
  <w:font w:name="Wingdings 3">
    <w:panose1 w:val="05040102010807070707"/>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54C75E" w14:textId="77777777" w:rsidR="00C65868" w:rsidRDefault="00C65868">
    <w:pPr>
      <w:pStyle w:val="TableGrid"/>
      <w:pPrChange w:id="55" w:author="msi" w:date="2026-09-22T12:49:00Z" w16du:dateUtc="2026-09-22T16:4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AD290CB" w14:textId="77777777" w:rsidR="00C25663" w:rsidRDefault="00C25663" w:rsidP="00D77BE7">
      <w:r>
        <w:separator/>
      </w:r>
    </w:p>
  </w:footnote>
  <w:footnote w:type="continuationSeparator" w:id="0">
    <w:p w14:paraId="1963512D" w14:textId="77777777" w:rsidR="00C25663" w:rsidRDefault="00C25663" w:rsidP="00D77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E2DE64" w14:textId="77777777" w:rsidR="00C65868" w:rsidRDefault="00C65868">
    <w:pPr>
      <w:pStyle w:val="BalloonText"/>
      <w:pPrChange w:id="54" w:author="msi" w:date="2026-09-22T12:49:00Z" w16du:dateUtc="2026-09-22T16:49: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E24A32"/>
    <w:multiLevelType w:val="hybridMultilevel"/>
    <w:tmpl w:val="346C9512"/>
    <w:lvl w:ilvl="0" w:tplc="3E908672">
      <w:start w:val="1"/>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 w15:restartNumberingAfterBreak="0">
    <w:nsid w:val="24E46655"/>
    <w:multiLevelType w:val="hybridMultilevel"/>
    <w:tmpl w:val="389057B0"/>
    <w:lvl w:ilvl="0" w:tplc="290CFF3C">
      <w:start w:val="3"/>
      <w:numFmt w:val="decimal"/>
      <w:lvlText w:val="%1"/>
      <w:lvlJc w:val="left"/>
      <w:pPr>
        <w:tabs>
          <w:tab w:val="num" w:pos="1077"/>
        </w:tabs>
        <w:ind w:left="1000" w:hanging="283"/>
      </w:pPr>
      <w:rPr>
        <w:rFonts w:ascii="Times New Roman" w:hAnsi="Times New Roman" w:hint="default"/>
        <w:b w:val="0"/>
        <w:i w:val="0"/>
        <w:sz w:val="24"/>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 w15:restartNumberingAfterBreak="0">
    <w:nsid w:val="5BF93534"/>
    <w:multiLevelType w:val="hybridMultilevel"/>
    <w:tmpl w:val="869A20CE"/>
    <w:lvl w:ilvl="0" w:tplc="0409000F">
      <w:start w:val="1"/>
      <w:numFmt w:val="decimal"/>
      <w:lvlText w:val="%1."/>
      <w:lvlJc w:val="left"/>
      <w:pPr>
        <w:ind w:left="1019" w:hanging="360"/>
      </w:pPr>
    </w:lvl>
    <w:lvl w:ilvl="1" w:tplc="04090019" w:tentative="1">
      <w:start w:val="1"/>
      <w:numFmt w:val="lowerLetter"/>
      <w:lvlText w:val="%2."/>
      <w:lvlJc w:val="left"/>
      <w:pPr>
        <w:ind w:left="1739" w:hanging="360"/>
      </w:pPr>
    </w:lvl>
    <w:lvl w:ilvl="2" w:tplc="0409001B" w:tentative="1">
      <w:start w:val="1"/>
      <w:numFmt w:val="lowerRoman"/>
      <w:lvlText w:val="%3."/>
      <w:lvlJc w:val="right"/>
      <w:pPr>
        <w:ind w:left="2459" w:hanging="180"/>
      </w:pPr>
    </w:lvl>
    <w:lvl w:ilvl="3" w:tplc="0409000F" w:tentative="1">
      <w:start w:val="1"/>
      <w:numFmt w:val="decimal"/>
      <w:lvlText w:val="%4."/>
      <w:lvlJc w:val="left"/>
      <w:pPr>
        <w:ind w:left="3179" w:hanging="360"/>
      </w:pPr>
    </w:lvl>
    <w:lvl w:ilvl="4" w:tplc="04090019" w:tentative="1">
      <w:start w:val="1"/>
      <w:numFmt w:val="lowerLetter"/>
      <w:lvlText w:val="%5."/>
      <w:lvlJc w:val="left"/>
      <w:pPr>
        <w:ind w:left="3899" w:hanging="360"/>
      </w:pPr>
    </w:lvl>
    <w:lvl w:ilvl="5" w:tplc="0409001B" w:tentative="1">
      <w:start w:val="1"/>
      <w:numFmt w:val="lowerRoman"/>
      <w:lvlText w:val="%6."/>
      <w:lvlJc w:val="right"/>
      <w:pPr>
        <w:ind w:left="4619" w:hanging="180"/>
      </w:pPr>
    </w:lvl>
    <w:lvl w:ilvl="6" w:tplc="0409000F" w:tentative="1">
      <w:start w:val="1"/>
      <w:numFmt w:val="decimal"/>
      <w:lvlText w:val="%7."/>
      <w:lvlJc w:val="left"/>
      <w:pPr>
        <w:ind w:left="5339" w:hanging="360"/>
      </w:pPr>
    </w:lvl>
    <w:lvl w:ilvl="7" w:tplc="04090019" w:tentative="1">
      <w:start w:val="1"/>
      <w:numFmt w:val="lowerLetter"/>
      <w:lvlText w:val="%8."/>
      <w:lvlJc w:val="left"/>
      <w:pPr>
        <w:ind w:left="6059" w:hanging="360"/>
      </w:pPr>
    </w:lvl>
    <w:lvl w:ilvl="8" w:tplc="0409001B" w:tentative="1">
      <w:start w:val="1"/>
      <w:numFmt w:val="lowerRoman"/>
      <w:lvlText w:val="%9."/>
      <w:lvlJc w:val="right"/>
      <w:pPr>
        <w:ind w:left="6779" w:hanging="180"/>
      </w:pPr>
    </w:lvl>
  </w:abstractNum>
  <w:abstractNum w:abstractNumId="3" w15:restartNumberingAfterBreak="0">
    <w:nsid w:val="6E395EBC"/>
    <w:multiLevelType w:val="hybridMultilevel"/>
    <w:tmpl w:val="7D20AB7C"/>
    <w:lvl w:ilvl="0" w:tplc="A3F2068E">
      <w:start w:val="1"/>
      <w:numFmt w:val="decimal"/>
      <w:lvlText w:val="%1."/>
      <w:lvlJc w:val="left"/>
      <w:pPr>
        <w:ind w:left="860" w:hanging="360"/>
      </w:pPr>
      <w:rPr>
        <w:rFonts w:ascii="Calibri" w:eastAsia="Calibri" w:hAnsi="Calibri" w:cs="Calibri" w:hint="default"/>
        <w:b/>
        <w:bCs/>
        <w:spacing w:val="-10"/>
        <w:w w:val="98"/>
        <w:sz w:val="22"/>
        <w:szCs w:val="22"/>
      </w:rPr>
    </w:lvl>
    <w:lvl w:ilvl="1" w:tplc="CABABA2C">
      <w:numFmt w:val="bullet"/>
      <w:lvlText w:val="•"/>
      <w:lvlJc w:val="left"/>
      <w:pPr>
        <w:ind w:left="1882" w:hanging="360"/>
      </w:pPr>
      <w:rPr>
        <w:rFonts w:hint="default"/>
      </w:rPr>
    </w:lvl>
    <w:lvl w:ilvl="2" w:tplc="98A8053A">
      <w:numFmt w:val="bullet"/>
      <w:lvlText w:val="•"/>
      <w:lvlJc w:val="left"/>
      <w:pPr>
        <w:ind w:left="2904" w:hanging="360"/>
      </w:pPr>
      <w:rPr>
        <w:rFonts w:hint="default"/>
      </w:rPr>
    </w:lvl>
    <w:lvl w:ilvl="3" w:tplc="EB800BDA">
      <w:numFmt w:val="bullet"/>
      <w:lvlText w:val="•"/>
      <w:lvlJc w:val="left"/>
      <w:pPr>
        <w:ind w:left="3926" w:hanging="360"/>
      </w:pPr>
      <w:rPr>
        <w:rFonts w:hint="default"/>
      </w:rPr>
    </w:lvl>
    <w:lvl w:ilvl="4" w:tplc="F918AE76">
      <w:numFmt w:val="bullet"/>
      <w:lvlText w:val="•"/>
      <w:lvlJc w:val="left"/>
      <w:pPr>
        <w:ind w:left="4948" w:hanging="360"/>
      </w:pPr>
      <w:rPr>
        <w:rFonts w:hint="default"/>
      </w:rPr>
    </w:lvl>
    <w:lvl w:ilvl="5" w:tplc="86BA3514">
      <w:numFmt w:val="bullet"/>
      <w:lvlText w:val="•"/>
      <w:lvlJc w:val="left"/>
      <w:pPr>
        <w:ind w:left="5970" w:hanging="360"/>
      </w:pPr>
      <w:rPr>
        <w:rFonts w:hint="default"/>
      </w:rPr>
    </w:lvl>
    <w:lvl w:ilvl="6" w:tplc="95B002A0">
      <w:numFmt w:val="bullet"/>
      <w:lvlText w:val="•"/>
      <w:lvlJc w:val="left"/>
      <w:pPr>
        <w:ind w:left="6992" w:hanging="360"/>
      </w:pPr>
      <w:rPr>
        <w:rFonts w:hint="default"/>
      </w:rPr>
    </w:lvl>
    <w:lvl w:ilvl="7" w:tplc="F58483B4">
      <w:numFmt w:val="bullet"/>
      <w:lvlText w:val="•"/>
      <w:lvlJc w:val="left"/>
      <w:pPr>
        <w:ind w:left="8014" w:hanging="360"/>
      </w:pPr>
      <w:rPr>
        <w:rFonts w:hint="default"/>
      </w:rPr>
    </w:lvl>
    <w:lvl w:ilvl="8" w:tplc="183E4D4C">
      <w:numFmt w:val="bullet"/>
      <w:lvlText w:val="•"/>
      <w:lvlJc w:val="left"/>
      <w:pPr>
        <w:ind w:left="9036" w:hanging="360"/>
      </w:pPr>
      <w:rPr>
        <w:rFonts w:hint="default"/>
      </w:rPr>
    </w:lvl>
  </w:abstractNum>
  <w:abstractNum w:abstractNumId="4" w15:restartNumberingAfterBreak="0">
    <w:nsid w:val="707E55E2"/>
    <w:multiLevelType w:val="hybridMultilevel"/>
    <w:tmpl w:val="250A7E36"/>
    <w:lvl w:ilvl="0" w:tplc="3E908672">
      <w:start w:val="1"/>
      <w:numFmt w:val="decimal"/>
      <w:lvlText w:val="%1"/>
      <w:lvlJc w:val="left"/>
      <w:pPr>
        <w:tabs>
          <w:tab w:val="num" w:pos="720"/>
        </w:tabs>
        <w:ind w:left="720" w:hanging="360"/>
      </w:pPr>
      <w:rPr>
        <w:rFonts w:ascii="Times New Roman" w:hAnsi="Times New Roman" w:hint="default"/>
        <w:b w:val="0"/>
        <w:i w:val="0"/>
        <w:sz w:val="24"/>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1D2440A"/>
    <w:multiLevelType w:val="hybridMultilevel"/>
    <w:tmpl w:val="B2DAD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E0F59F9"/>
    <w:multiLevelType w:val="hybridMultilevel"/>
    <w:tmpl w:val="B7A48CD4"/>
    <w:lvl w:ilvl="0" w:tplc="BDC2338C">
      <w:start w:val="1"/>
      <w:numFmt w:val="bullet"/>
      <w:lvlText w:val=""/>
      <w:lvlJc w:val="left"/>
      <w:pPr>
        <w:tabs>
          <w:tab w:val="num" w:pos="720"/>
        </w:tabs>
        <w:ind w:left="720" w:hanging="360"/>
      </w:pPr>
      <w:rPr>
        <w:rFonts w:ascii="Wingdings" w:hAnsi="Wingdings" w:hint="default"/>
      </w:rPr>
    </w:lvl>
    <w:lvl w:ilvl="1" w:tplc="041F0003" w:tentative="1">
      <w:start w:val="1"/>
      <w:numFmt w:val="bullet"/>
      <w:lvlText w:val="o"/>
      <w:lvlJc w:val="left"/>
      <w:pPr>
        <w:tabs>
          <w:tab w:val="num" w:pos="1440"/>
        </w:tabs>
        <w:ind w:left="1440" w:hanging="360"/>
      </w:pPr>
      <w:rPr>
        <w:rFonts w:ascii="Courier New" w:hAnsi="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num w:numId="1" w16cid:durableId="694041038">
    <w:abstractNumId w:val="3"/>
  </w:num>
  <w:num w:numId="2" w16cid:durableId="1094479106">
    <w:abstractNumId w:val="0"/>
  </w:num>
  <w:num w:numId="3" w16cid:durableId="1681200523">
    <w:abstractNumId w:val="1"/>
  </w:num>
  <w:num w:numId="4" w16cid:durableId="44762202">
    <w:abstractNumId w:val="6"/>
  </w:num>
  <w:num w:numId="5" w16cid:durableId="1819028583">
    <w:abstractNumId w:val="4"/>
  </w:num>
  <w:num w:numId="6" w16cid:durableId="1468083787">
    <w:abstractNumId w:val="5"/>
  </w:num>
  <w:num w:numId="7" w16cid:durableId="6798915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864"/>
    <w:rsid w:val="000230DB"/>
    <w:rsid w:val="00023839"/>
    <w:rsid w:val="00032C48"/>
    <w:rsid w:val="00041FF4"/>
    <w:rsid w:val="00051D4C"/>
    <w:rsid w:val="0006040D"/>
    <w:rsid w:val="000A48ED"/>
    <w:rsid w:val="000C763F"/>
    <w:rsid w:val="00107FB8"/>
    <w:rsid w:val="001127FA"/>
    <w:rsid w:val="0013353E"/>
    <w:rsid w:val="00134751"/>
    <w:rsid w:val="00136AE1"/>
    <w:rsid w:val="001516F7"/>
    <w:rsid w:val="00154136"/>
    <w:rsid w:val="00156611"/>
    <w:rsid w:val="0017000C"/>
    <w:rsid w:val="00171DA3"/>
    <w:rsid w:val="001A1A1F"/>
    <w:rsid w:val="001A49C6"/>
    <w:rsid w:val="001B280F"/>
    <w:rsid w:val="001C0DB6"/>
    <w:rsid w:val="001D2F5D"/>
    <w:rsid w:val="001E63EF"/>
    <w:rsid w:val="001F1864"/>
    <w:rsid w:val="00211352"/>
    <w:rsid w:val="00227D8F"/>
    <w:rsid w:val="00244931"/>
    <w:rsid w:val="00247169"/>
    <w:rsid w:val="002709E3"/>
    <w:rsid w:val="00276FE9"/>
    <w:rsid w:val="00280A3E"/>
    <w:rsid w:val="00294972"/>
    <w:rsid w:val="002959C5"/>
    <w:rsid w:val="00297A5F"/>
    <w:rsid w:val="002A041C"/>
    <w:rsid w:val="002B11A1"/>
    <w:rsid w:val="002B278D"/>
    <w:rsid w:val="002C15F0"/>
    <w:rsid w:val="002C3B41"/>
    <w:rsid w:val="002C46AC"/>
    <w:rsid w:val="002E1034"/>
    <w:rsid w:val="00300EA2"/>
    <w:rsid w:val="00316055"/>
    <w:rsid w:val="00334276"/>
    <w:rsid w:val="00335D47"/>
    <w:rsid w:val="00341431"/>
    <w:rsid w:val="003611CE"/>
    <w:rsid w:val="00364EB6"/>
    <w:rsid w:val="0038072A"/>
    <w:rsid w:val="00382018"/>
    <w:rsid w:val="00391D5D"/>
    <w:rsid w:val="003A14E4"/>
    <w:rsid w:val="003B6607"/>
    <w:rsid w:val="003C3B08"/>
    <w:rsid w:val="003C4F63"/>
    <w:rsid w:val="003D19A9"/>
    <w:rsid w:val="003D2B19"/>
    <w:rsid w:val="003D2EFF"/>
    <w:rsid w:val="003D60DF"/>
    <w:rsid w:val="003D6C36"/>
    <w:rsid w:val="003E4755"/>
    <w:rsid w:val="003F018C"/>
    <w:rsid w:val="003F7E54"/>
    <w:rsid w:val="004140A1"/>
    <w:rsid w:val="004432B7"/>
    <w:rsid w:val="00445F95"/>
    <w:rsid w:val="00454C1B"/>
    <w:rsid w:val="00454F9B"/>
    <w:rsid w:val="004575FB"/>
    <w:rsid w:val="00465120"/>
    <w:rsid w:val="00465939"/>
    <w:rsid w:val="00470A3D"/>
    <w:rsid w:val="00484F46"/>
    <w:rsid w:val="00490FC5"/>
    <w:rsid w:val="004A35CE"/>
    <w:rsid w:val="004A3856"/>
    <w:rsid w:val="004B0562"/>
    <w:rsid w:val="004B15E2"/>
    <w:rsid w:val="004C24C0"/>
    <w:rsid w:val="004D1D99"/>
    <w:rsid w:val="004F189B"/>
    <w:rsid w:val="004F5352"/>
    <w:rsid w:val="004F6C5F"/>
    <w:rsid w:val="00512508"/>
    <w:rsid w:val="00512E36"/>
    <w:rsid w:val="0051509A"/>
    <w:rsid w:val="0054504B"/>
    <w:rsid w:val="00553D76"/>
    <w:rsid w:val="00557F2D"/>
    <w:rsid w:val="00566784"/>
    <w:rsid w:val="005867E7"/>
    <w:rsid w:val="005C7F0B"/>
    <w:rsid w:val="005D61AB"/>
    <w:rsid w:val="005E6702"/>
    <w:rsid w:val="005E7D85"/>
    <w:rsid w:val="00610FAC"/>
    <w:rsid w:val="00624BD6"/>
    <w:rsid w:val="00630D50"/>
    <w:rsid w:val="00636651"/>
    <w:rsid w:val="00657CA5"/>
    <w:rsid w:val="00662293"/>
    <w:rsid w:val="0067435E"/>
    <w:rsid w:val="00675ACA"/>
    <w:rsid w:val="0068785A"/>
    <w:rsid w:val="00693B55"/>
    <w:rsid w:val="0069464C"/>
    <w:rsid w:val="006A5E23"/>
    <w:rsid w:val="006F1011"/>
    <w:rsid w:val="00703093"/>
    <w:rsid w:val="007060B7"/>
    <w:rsid w:val="00741735"/>
    <w:rsid w:val="007453A8"/>
    <w:rsid w:val="0075198A"/>
    <w:rsid w:val="00763468"/>
    <w:rsid w:val="00780CC4"/>
    <w:rsid w:val="007A6EE7"/>
    <w:rsid w:val="007B042D"/>
    <w:rsid w:val="007E05AE"/>
    <w:rsid w:val="007E2B16"/>
    <w:rsid w:val="007E3F4F"/>
    <w:rsid w:val="007E4969"/>
    <w:rsid w:val="007F368C"/>
    <w:rsid w:val="007F381D"/>
    <w:rsid w:val="007F6F30"/>
    <w:rsid w:val="00804ABD"/>
    <w:rsid w:val="00804FC6"/>
    <w:rsid w:val="00807C14"/>
    <w:rsid w:val="0081608E"/>
    <w:rsid w:val="008277D8"/>
    <w:rsid w:val="00832BE3"/>
    <w:rsid w:val="00846252"/>
    <w:rsid w:val="00847841"/>
    <w:rsid w:val="0085309A"/>
    <w:rsid w:val="00871026"/>
    <w:rsid w:val="00871AC4"/>
    <w:rsid w:val="00875E83"/>
    <w:rsid w:val="00881510"/>
    <w:rsid w:val="008820C4"/>
    <w:rsid w:val="008861CD"/>
    <w:rsid w:val="0089033F"/>
    <w:rsid w:val="008954F2"/>
    <w:rsid w:val="008B477D"/>
    <w:rsid w:val="008C1A09"/>
    <w:rsid w:val="008D15B0"/>
    <w:rsid w:val="008D4C27"/>
    <w:rsid w:val="008F2376"/>
    <w:rsid w:val="009060CE"/>
    <w:rsid w:val="00925D4E"/>
    <w:rsid w:val="00932493"/>
    <w:rsid w:val="00932B0E"/>
    <w:rsid w:val="00936184"/>
    <w:rsid w:val="00951072"/>
    <w:rsid w:val="009510EC"/>
    <w:rsid w:val="009553FF"/>
    <w:rsid w:val="009811CF"/>
    <w:rsid w:val="009841CE"/>
    <w:rsid w:val="00991113"/>
    <w:rsid w:val="00997941"/>
    <w:rsid w:val="00997B23"/>
    <w:rsid w:val="009B0DB4"/>
    <w:rsid w:val="009B1472"/>
    <w:rsid w:val="009B17D9"/>
    <w:rsid w:val="009B424F"/>
    <w:rsid w:val="009B69F1"/>
    <w:rsid w:val="009D5F97"/>
    <w:rsid w:val="009D7B6E"/>
    <w:rsid w:val="00A0119D"/>
    <w:rsid w:val="00A0414D"/>
    <w:rsid w:val="00A06EF7"/>
    <w:rsid w:val="00A14FCF"/>
    <w:rsid w:val="00A15664"/>
    <w:rsid w:val="00A32630"/>
    <w:rsid w:val="00A34491"/>
    <w:rsid w:val="00A36281"/>
    <w:rsid w:val="00A41244"/>
    <w:rsid w:val="00A509E6"/>
    <w:rsid w:val="00A61040"/>
    <w:rsid w:val="00A673C9"/>
    <w:rsid w:val="00A910F2"/>
    <w:rsid w:val="00A9484F"/>
    <w:rsid w:val="00AA4D60"/>
    <w:rsid w:val="00AB0938"/>
    <w:rsid w:val="00AB4730"/>
    <w:rsid w:val="00AB4B69"/>
    <w:rsid w:val="00AD49AA"/>
    <w:rsid w:val="00B002C3"/>
    <w:rsid w:val="00B00DF3"/>
    <w:rsid w:val="00B410C0"/>
    <w:rsid w:val="00B5315B"/>
    <w:rsid w:val="00B90493"/>
    <w:rsid w:val="00B91CF3"/>
    <w:rsid w:val="00BA3033"/>
    <w:rsid w:val="00BB25A7"/>
    <w:rsid w:val="00BB7442"/>
    <w:rsid w:val="00BC32DD"/>
    <w:rsid w:val="00BC3F72"/>
    <w:rsid w:val="00BE0A84"/>
    <w:rsid w:val="00BE1E44"/>
    <w:rsid w:val="00BF1C15"/>
    <w:rsid w:val="00BF5F01"/>
    <w:rsid w:val="00C135B7"/>
    <w:rsid w:val="00C16250"/>
    <w:rsid w:val="00C25663"/>
    <w:rsid w:val="00C25951"/>
    <w:rsid w:val="00C3112C"/>
    <w:rsid w:val="00C4157C"/>
    <w:rsid w:val="00C4203F"/>
    <w:rsid w:val="00C604D4"/>
    <w:rsid w:val="00C65868"/>
    <w:rsid w:val="00C732A3"/>
    <w:rsid w:val="00C82287"/>
    <w:rsid w:val="00C84BB9"/>
    <w:rsid w:val="00C94D53"/>
    <w:rsid w:val="00CA3323"/>
    <w:rsid w:val="00CC0B85"/>
    <w:rsid w:val="00CC0C8D"/>
    <w:rsid w:val="00CC129B"/>
    <w:rsid w:val="00CF130B"/>
    <w:rsid w:val="00D02160"/>
    <w:rsid w:val="00D23799"/>
    <w:rsid w:val="00D302E5"/>
    <w:rsid w:val="00D33F44"/>
    <w:rsid w:val="00D373B9"/>
    <w:rsid w:val="00D41572"/>
    <w:rsid w:val="00D4350E"/>
    <w:rsid w:val="00D70190"/>
    <w:rsid w:val="00D741DF"/>
    <w:rsid w:val="00D77BE7"/>
    <w:rsid w:val="00D84919"/>
    <w:rsid w:val="00D85873"/>
    <w:rsid w:val="00DA7822"/>
    <w:rsid w:val="00DC2BED"/>
    <w:rsid w:val="00DD17D0"/>
    <w:rsid w:val="00DD654F"/>
    <w:rsid w:val="00E01B8D"/>
    <w:rsid w:val="00E02235"/>
    <w:rsid w:val="00E02807"/>
    <w:rsid w:val="00E3198A"/>
    <w:rsid w:val="00E43AB8"/>
    <w:rsid w:val="00E5401A"/>
    <w:rsid w:val="00E66BBE"/>
    <w:rsid w:val="00E7608E"/>
    <w:rsid w:val="00E81326"/>
    <w:rsid w:val="00E97979"/>
    <w:rsid w:val="00EC4344"/>
    <w:rsid w:val="00EC46C9"/>
    <w:rsid w:val="00EE3B11"/>
    <w:rsid w:val="00EE60AC"/>
    <w:rsid w:val="00EF1C1E"/>
    <w:rsid w:val="00F00B9F"/>
    <w:rsid w:val="00F0547B"/>
    <w:rsid w:val="00F24D0A"/>
    <w:rsid w:val="00F31103"/>
    <w:rsid w:val="00F34344"/>
    <w:rsid w:val="00F421D6"/>
    <w:rsid w:val="00F63BE9"/>
    <w:rsid w:val="00F73765"/>
    <w:rsid w:val="00F8234C"/>
    <w:rsid w:val="00F826F5"/>
    <w:rsid w:val="00F911A6"/>
    <w:rsid w:val="00F935A6"/>
    <w:rsid w:val="00F9548C"/>
    <w:rsid w:val="00F95BE5"/>
    <w:rsid w:val="00F9721E"/>
    <w:rsid w:val="00FA04E9"/>
    <w:rsid w:val="00FE0717"/>
    <w:rsid w:val="00FF7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B8870"/>
  <w15:docId w15:val="{DCA7FA17-2033-4D3B-B6C7-C2DC6196C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DD"/>
    <w:pPr>
      <w:widowControl/>
      <w:autoSpaceDE/>
      <w:autoSpaceDN/>
      <w:jc w:val="both"/>
      <w:pPrChange w:id="0" w:author="msi" w:date="2026-09-22T12:49:00Z">
        <w:pPr>
          <w:widowControl w:val="0"/>
          <w:autoSpaceDE w:val="0"/>
          <w:autoSpaceDN w:val="0"/>
        </w:pPr>
      </w:pPrChange>
    </w:pPr>
    <w:rPr>
      <w:rFonts w:ascii="Verdana" w:eastAsia="Times New Roman" w:hAnsi="Verdana" w:cs="Times New Roman"/>
      <w:sz w:val="20"/>
      <w:szCs w:val="24"/>
      <w:lang w:val="tr-TR" w:eastAsia="tr-TR"/>
      <w:rPrChange w:id="0" w:author="msi" w:date="2026-09-22T12:49:00Z">
        <w:rPr>
          <w:rFonts w:ascii="Calibri" w:eastAsia="Calibri" w:hAnsi="Calibri" w:cs="Calibri"/>
          <w:sz w:val="22"/>
          <w:szCs w:val="22"/>
          <w:lang w:val="en-US" w:eastAsia="en-US" w:bidi="ar-SA"/>
        </w:rPr>
      </w:rPrChange>
    </w:rPr>
  </w:style>
  <w:style w:type="paragraph" w:styleId="Heading1">
    <w:name w:val="heading 1"/>
    <w:basedOn w:val="Normal"/>
    <w:uiPriority w:val="1"/>
    <w:qFormat/>
    <w:pPr>
      <w:spacing w:before="106"/>
      <w:ind w:left="1834"/>
      <w:outlineLvl w:val="0"/>
    </w:pPr>
    <w:rPr>
      <w:rFonts w:ascii="Arial" w:eastAsia="Arial" w:hAnsi="Arial" w:cs="Arial"/>
      <w:b/>
      <w:bCs/>
      <w:sz w:val="24"/>
    </w:rPr>
  </w:style>
  <w:style w:type="paragraph" w:styleId="Heading7">
    <w:name w:val="heading 7"/>
    <w:basedOn w:val="Normal"/>
    <w:next w:val="Normal"/>
    <w:link w:val="Heading7Char"/>
    <w:qFormat/>
    <w:rsid w:val="00F911A6"/>
    <w:pPr>
      <w:keepNext/>
      <w:spacing w:before="120" w:after="120" w:line="360" w:lineRule="auto"/>
      <w:jc w:val="left"/>
      <w:outlineLvl w:val="6"/>
      <w:pPrChange w:id="1" w:author="msi" w:date="2026-09-22T12:49:00Z">
        <w:pPr>
          <w:keepNext/>
          <w:spacing w:before="120" w:after="120" w:line="360" w:lineRule="auto"/>
          <w:jc w:val="both"/>
          <w:outlineLvl w:val="6"/>
        </w:pPr>
      </w:pPrChange>
    </w:pPr>
    <w:rPr>
      <w:rFonts w:ascii="Times New Roman" w:hAnsi="Times New Roman"/>
      <w:sz w:val="24"/>
      <w:szCs w:val="20"/>
      <w:rPrChange w:id="1" w:author="msi" w:date="2026-09-22T12:49:00Z">
        <w:rPr>
          <w:sz w:val="24"/>
          <w:lang w:val="tr-TR" w:eastAsia="tr-TR"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rsid w:val="009D5F97"/>
    <w:pPr>
      <w:ind w:left="720"/>
      <w:contextualSpacing/>
      <w:pPrChange w:id="2" w:author="msi" w:date="2026-09-22T12:49:00Z">
        <w:pPr>
          <w:spacing w:before="119"/>
          <w:ind w:left="860" w:hanging="360"/>
          <w:jc w:val="both"/>
        </w:pPr>
      </w:pPrChange>
    </w:pPr>
    <w:rPr>
      <w:rPrChange w:id="2" w:author="msi" w:date="2026-09-22T12:49:00Z">
        <w:rPr>
          <w:rFonts w:ascii="Verdana" w:hAnsi="Verdana"/>
          <w:szCs w:val="24"/>
          <w:lang w:val="tr-TR" w:eastAsia="tr-TR" w:bidi="ar-SA"/>
        </w:rPr>
      </w:rPrChange>
    </w:rPr>
  </w:style>
  <w:style w:type="paragraph" w:customStyle="1" w:styleId="TableParagraph">
    <w:name w:val="Table Paragraph"/>
    <w:basedOn w:val="Normal"/>
    <w:uiPriority w:val="1"/>
    <w:qFormat/>
    <w:pPr>
      <w:spacing w:line="200" w:lineRule="exact"/>
      <w:ind w:left="180"/>
    </w:pPr>
  </w:style>
  <w:style w:type="character" w:styleId="CommentReference">
    <w:name w:val="annotation reference"/>
    <w:basedOn w:val="DefaultParagraphFont"/>
    <w:uiPriority w:val="99"/>
    <w:semiHidden/>
    <w:unhideWhenUsed/>
    <w:rsid w:val="00BC3F72"/>
    <w:rPr>
      <w:sz w:val="16"/>
      <w:szCs w:val="16"/>
    </w:rPr>
  </w:style>
  <w:style w:type="paragraph" w:styleId="CommentText">
    <w:name w:val="annotation text"/>
    <w:basedOn w:val="Normal"/>
    <w:link w:val="CommentTextChar"/>
    <w:uiPriority w:val="99"/>
    <w:unhideWhenUsed/>
    <w:rsid w:val="00BC3F72"/>
    <w:rPr>
      <w:szCs w:val="20"/>
    </w:rPr>
  </w:style>
  <w:style w:type="character" w:customStyle="1" w:styleId="CommentTextChar">
    <w:name w:val="Comment Text Char"/>
    <w:basedOn w:val="DefaultParagraphFont"/>
    <w:link w:val="CommentText"/>
    <w:uiPriority w:val="99"/>
    <w:rsid w:val="00BC3F7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BC3F72"/>
    <w:rPr>
      <w:b/>
      <w:bCs/>
    </w:rPr>
  </w:style>
  <w:style w:type="character" w:customStyle="1" w:styleId="CommentSubjectChar">
    <w:name w:val="Comment Subject Char"/>
    <w:basedOn w:val="CommentTextChar"/>
    <w:link w:val="CommentSubject"/>
    <w:uiPriority w:val="99"/>
    <w:semiHidden/>
    <w:rsid w:val="00BC3F72"/>
    <w:rPr>
      <w:rFonts w:ascii="Calibri" w:eastAsia="Calibri" w:hAnsi="Calibri" w:cs="Calibri"/>
      <w:b/>
      <w:bCs/>
      <w:sz w:val="20"/>
      <w:szCs w:val="20"/>
    </w:rPr>
  </w:style>
  <w:style w:type="paragraph" w:styleId="BalloonText">
    <w:name w:val="Balloon Text"/>
    <w:basedOn w:val="Normal"/>
    <w:link w:val="BalloonTextChar"/>
    <w:uiPriority w:val="99"/>
    <w:semiHidden/>
    <w:unhideWhenUsed/>
    <w:rsid w:val="00BC3F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3F72"/>
    <w:rPr>
      <w:rFonts w:ascii="Segoe UI" w:eastAsia="Calibri" w:hAnsi="Segoe UI" w:cs="Segoe UI"/>
      <w:sz w:val="18"/>
      <w:szCs w:val="18"/>
    </w:rPr>
  </w:style>
  <w:style w:type="table" w:styleId="TableGrid">
    <w:name w:val="Table Grid"/>
    <w:basedOn w:val="TableNormal"/>
    <w:uiPriority w:val="39"/>
    <w:rsid w:val="002A04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71026"/>
    <w:pPr>
      <w:widowControl/>
      <w:autoSpaceDE/>
      <w:autoSpaceDN/>
    </w:pPr>
    <w:rPr>
      <w:rFonts w:ascii="Calibri" w:eastAsia="Calibri" w:hAnsi="Calibri" w:cs="Calibri"/>
    </w:rPr>
  </w:style>
  <w:style w:type="character" w:customStyle="1" w:styleId="fontstyle01">
    <w:name w:val="fontstyle01"/>
    <w:basedOn w:val="DefaultParagraphFont"/>
    <w:rsid w:val="004B0562"/>
    <w:rPr>
      <w:rFonts w:ascii="ArialMT" w:hAnsi="ArialMT" w:hint="default"/>
      <w:b w:val="0"/>
      <w:bCs w:val="0"/>
      <w:i w:val="0"/>
      <w:iCs w:val="0"/>
      <w:color w:val="000000"/>
      <w:sz w:val="20"/>
      <w:szCs w:val="20"/>
    </w:rPr>
  </w:style>
  <w:style w:type="paragraph" w:styleId="Header">
    <w:name w:val="header"/>
    <w:basedOn w:val="Normal"/>
    <w:link w:val="HeaderChar"/>
    <w:uiPriority w:val="99"/>
    <w:unhideWhenUsed/>
    <w:rsid w:val="00D77BE7"/>
    <w:pPr>
      <w:tabs>
        <w:tab w:val="center" w:pos="4680"/>
        <w:tab w:val="right" w:pos="9360"/>
      </w:tabs>
    </w:pPr>
  </w:style>
  <w:style w:type="character" w:customStyle="1" w:styleId="HeaderChar">
    <w:name w:val="Header Char"/>
    <w:basedOn w:val="DefaultParagraphFont"/>
    <w:link w:val="Header"/>
    <w:uiPriority w:val="99"/>
    <w:rsid w:val="00D77BE7"/>
    <w:rPr>
      <w:rFonts w:ascii="Calibri" w:eastAsia="Calibri" w:hAnsi="Calibri" w:cs="Calibri"/>
    </w:rPr>
  </w:style>
  <w:style w:type="paragraph" w:styleId="Footer">
    <w:name w:val="footer"/>
    <w:basedOn w:val="Normal"/>
    <w:link w:val="FooterChar"/>
    <w:uiPriority w:val="99"/>
    <w:unhideWhenUsed/>
    <w:rsid w:val="00D77BE7"/>
    <w:pPr>
      <w:tabs>
        <w:tab w:val="center" w:pos="4680"/>
        <w:tab w:val="right" w:pos="9360"/>
      </w:tabs>
    </w:pPr>
  </w:style>
  <w:style w:type="character" w:customStyle="1" w:styleId="FooterChar">
    <w:name w:val="Footer Char"/>
    <w:basedOn w:val="DefaultParagraphFont"/>
    <w:link w:val="Footer"/>
    <w:uiPriority w:val="99"/>
    <w:rsid w:val="00D77BE7"/>
    <w:rPr>
      <w:rFonts w:ascii="Calibri" w:eastAsia="Calibri" w:hAnsi="Calibri" w:cs="Calibri"/>
    </w:rPr>
  </w:style>
  <w:style w:type="character" w:customStyle="1" w:styleId="Heading7Char">
    <w:name w:val="Heading 7 Char"/>
    <w:basedOn w:val="DefaultParagraphFont"/>
    <w:link w:val="Heading7"/>
    <w:rsid w:val="00C65868"/>
    <w:rPr>
      <w:rFonts w:ascii="Times New Roman" w:eastAsia="Times New Roman" w:hAnsi="Times New Roman" w:cs="Times New Roman"/>
      <w:sz w:val="24"/>
      <w:szCs w:val="20"/>
      <w:lang w:val="tr-TR" w:eastAsia="tr-TR"/>
    </w:rPr>
  </w:style>
  <w:style w:type="paragraph" w:customStyle="1" w:styleId="DersBasliklar">
    <w:name w:val="Ders Basliklar"/>
    <w:basedOn w:val="Normal"/>
    <w:rsid w:val="00BC32DD"/>
    <w:pPr>
      <w:tabs>
        <w:tab w:val="left" w:pos="3060"/>
      </w:tabs>
      <w:spacing w:before="80" w:after="80"/>
      <w:ind w:left="144"/>
      <w:pPrChange w:id="3" w:author="msi" w:date="2026-09-22T12:49:00Z">
        <w:pPr>
          <w:tabs>
            <w:tab w:val="left" w:pos="3060"/>
          </w:tabs>
          <w:spacing w:before="80" w:after="80"/>
          <w:ind w:left="144"/>
          <w:jc w:val="both"/>
        </w:pPr>
      </w:pPrChange>
    </w:pPr>
    <w:rPr>
      <w:b/>
      <w:bCs/>
      <w:i/>
      <w:sz w:val="16"/>
      <w:rPrChange w:id="3" w:author="msi" w:date="2026-09-22T12:49:00Z">
        <w:rPr>
          <w:rFonts w:ascii="Verdana" w:hAnsi="Verdana"/>
          <w:b/>
          <w:bCs/>
          <w:i/>
          <w:sz w:val="16"/>
          <w:szCs w:val="24"/>
          <w:lang w:val="tr-TR" w:eastAsia="tr-TR" w:bidi="ar-SA"/>
        </w:rPr>
      </w:rPrChange>
    </w:rPr>
  </w:style>
  <w:style w:type="paragraph" w:customStyle="1" w:styleId="DersBilgileri">
    <w:name w:val="Ders Bilgileri"/>
    <w:basedOn w:val="Normal"/>
    <w:rsid w:val="00BC32DD"/>
    <w:pPr>
      <w:spacing w:before="80" w:after="80"/>
      <w:ind w:left="144" w:right="144"/>
      <w:pPrChange w:id="4" w:author="msi" w:date="2026-09-22T12:49:00Z">
        <w:pPr>
          <w:spacing w:before="80" w:after="80"/>
          <w:ind w:left="144" w:right="144"/>
          <w:jc w:val="both"/>
        </w:pPr>
      </w:pPrChange>
    </w:pPr>
    <w:rPr>
      <w:sz w:val="16"/>
      <w:rPrChange w:id="4" w:author="msi" w:date="2026-09-22T12:49:00Z">
        <w:rPr>
          <w:rFonts w:ascii="Verdana" w:hAnsi="Verdana"/>
          <w:sz w:val="16"/>
          <w:szCs w:val="24"/>
          <w:lang w:val="tr-TR" w:eastAsia="tr-TR" w:bidi="ar-SA"/>
        </w:rPr>
      </w:rPrChange>
    </w:rPr>
  </w:style>
  <w:style w:type="paragraph" w:customStyle="1" w:styleId="Basliklar">
    <w:name w:val="Basliklar"/>
    <w:basedOn w:val="Normal"/>
    <w:rsid w:val="00BC32DD"/>
    <w:pPr>
      <w:keepNext/>
      <w:spacing w:before="240" w:after="120"/>
      <w:jc w:val="left"/>
      <w:pPrChange w:id="5" w:author="msi" w:date="2026-09-22T12:49:00Z">
        <w:pPr>
          <w:keepNext/>
          <w:spacing w:before="240" w:after="120"/>
          <w:jc w:val="both"/>
        </w:pPr>
      </w:pPrChange>
    </w:pPr>
    <w:rPr>
      <w:b/>
      <w:rPrChange w:id="5" w:author="msi" w:date="2026-09-22T12:49:00Z">
        <w:rPr>
          <w:rFonts w:ascii="Verdana" w:hAnsi="Verdana"/>
          <w:b/>
          <w:szCs w:val="24"/>
          <w:lang w:val="tr-TR" w:eastAsia="tr-TR" w:bidi="ar-SA"/>
        </w:rPr>
      </w:rPrChange>
    </w:rPr>
  </w:style>
  <w:style w:type="paragraph" w:customStyle="1" w:styleId="Kaynakca">
    <w:name w:val="Kaynakca"/>
    <w:basedOn w:val="Normal"/>
    <w:rsid w:val="00BC32DD"/>
    <w:pPr>
      <w:keepLines/>
      <w:spacing w:before="20" w:after="20"/>
      <w:ind w:left="432" w:hanging="288"/>
      <w:pPrChange w:id="6" w:author="msi" w:date="2026-09-22T12:49:00Z">
        <w:pPr>
          <w:keepLines/>
          <w:spacing w:before="20" w:after="20"/>
          <w:ind w:left="432" w:hanging="288"/>
          <w:jc w:val="both"/>
        </w:pPr>
      </w:pPrChange>
    </w:pPr>
    <w:rPr>
      <w:sz w:val="16"/>
      <w:szCs w:val="20"/>
      <w:lang w:val="en-US"/>
      <w:rPrChange w:id="6" w:author="msi" w:date="2026-09-22T12:49:00Z">
        <w:rPr>
          <w:rFonts w:ascii="Verdana" w:hAnsi="Verdana"/>
          <w:sz w:val="16"/>
          <w:lang w:val="tr-TR" w:eastAsia="tr-TR" w:bidi="ar-SA"/>
        </w:rPr>
      </w:rPrChange>
    </w:rPr>
  </w:style>
  <w:style w:type="paragraph" w:styleId="BodyText2">
    <w:name w:val="Body Text 2"/>
    <w:basedOn w:val="Normal"/>
    <w:link w:val="BodyText2Char"/>
    <w:semiHidden/>
    <w:rsid w:val="00B00DF3"/>
    <w:pPr>
      <w:jc w:val="left"/>
      <w:pPrChange w:id="7" w:author="msi" w:date="2026-09-22T12:49:00Z">
        <w:pPr>
          <w:jc w:val="both"/>
        </w:pPr>
      </w:pPrChange>
    </w:pPr>
    <w:rPr>
      <w:rFonts w:ascii="Times New Roman" w:hAnsi="Times New Roman"/>
      <w:sz w:val="22"/>
      <w:szCs w:val="20"/>
      <w:rPrChange w:id="7" w:author="msi" w:date="2026-09-22T12:49:00Z">
        <w:rPr>
          <w:lang w:val="tr-TR" w:eastAsia="tr-TR" w:bidi="ar-SA"/>
        </w:rPr>
      </w:rPrChange>
    </w:rPr>
  </w:style>
  <w:style w:type="character" w:customStyle="1" w:styleId="BodyText2Char">
    <w:name w:val="Body Text 2 Char"/>
    <w:basedOn w:val="DefaultParagraphFont"/>
    <w:link w:val="BodyText2"/>
    <w:semiHidden/>
    <w:rsid w:val="00C65868"/>
    <w:rPr>
      <w:rFonts w:ascii="Times New Roman" w:eastAsia="Times New Roman" w:hAnsi="Times New Roman" w:cs="Times New Roman"/>
      <w:szCs w:val="20"/>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22424962">
      <w:bodyDiv w:val="1"/>
      <w:marLeft w:val="0"/>
      <w:marRight w:val="0"/>
      <w:marTop w:val="0"/>
      <w:marBottom w:val="0"/>
      <w:divBdr>
        <w:top w:val="none" w:sz="0" w:space="0" w:color="auto"/>
        <w:left w:val="none" w:sz="0" w:space="0" w:color="auto"/>
        <w:bottom w:val="none" w:sz="0" w:space="0" w:color="auto"/>
        <w:right w:val="none" w:sz="0" w:space="0" w:color="auto"/>
      </w:divBdr>
    </w:div>
    <w:div w:id="1450901579">
      <w:bodyDiv w:val="1"/>
      <w:marLeft w:val="0"/>
      <w:marRight w:val="0"/>
      <w:marTop w:val="0"/>
      <w:marBottom w:val="0"/>
      <w:divBdr>
        <w:top w:val="none" w:sz="0" w:space="0" w:color="auto"/>
        <w:left w:val="none" w:sz="0" w:space="0" w:color="auto"/>
        <w:bottom w:val="none" w:sz="0" w:space="0" w:color="auto"/>
        <w:right w:val="none" w:sz="0" w:space="0" w:color="auto"/>
      </w:divBdr>
    </w:div>
    <w:div w:id="1560820963">
      <w:bodyDiv w:val="1"/>
      <w:marLeft w:val="0"/>
      <w:marRight w:val="0"/>
      <w:marTop w:val="0"/>
      <w:marBottom w:val="0"/>
      <w:divBdr>
        <w:top w:val="none" w:sz="0" w:space="0" w:color="auto"/>
        <w:left w:val="none" w:sz="0" w:space="0" w:color="auto"/>
        <w:bottom w:val="none" w:sz="0" w:space="0" w:color="auto"/>
        <w:right w:val="none" w:sz="0" w:space="0" w:color="auto"/>
      </w:divBdr>
    </w:div>
    <w:div w:id="1651982174">
      <w:bodyDiv w:val="1"/>
      <w:marLeft w:val="0"/>
      <w:marRight w:val="0"/>
      <w:marTop w:val="0"/>
      <w:marBottom w:val="0"/>
      <w:divBdr>
        <w:top w:val="none" w:sz="0" w:space="0" w:color="auto"/>
        <w:left w:val="none" w:sz="0" w:space="0" w:color="auto"/>
        <w:bottom w:val="none" w:sz="0" w:space="0" w:color="auto"/>
        <w:right w:val="none" w:sz="0" w:space="0" w:color="auto"/>
      </w:divBdr>
    </w:div>
    <w:div w:id="17405882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a2ac5cde-4468-402a-ac20-5b556603971c" xsi:nil="true"/>
    <lcf76f155ced4ddcb4097134ff3c332f xmlns="5c0ed19a-6442-486d-a068-86457d131ec5">
      <Terms xmlns="http://schemas.microsoft.com/office/infopath/2007/PartnerControls"/>
    </lcf76f155ced4ddcb4097134ff3c332f>
    <CurrentVersion xmlns="5c0ed19a-6442-486d-a068-86457d131ec5">true</CurrentVersion>
    <Effectiveon xmlns="5c0ed19a-6442-486d-a068-86457d131ec5"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20948B3CF23A144A486E4E782C08A15" ma:contentTypeVersion="20" ma:contentTypeDescription="Create a new document." ma:contentTypeScope="" ma:versionID="247c188bef81f8dde2c204dfb30e81f8">
  <xsd:schema xmlns:xsd="http://www.w3.org/2001/XMLSchema" xmlns:xs="http://www.w3.org/2001/XMLSchema" xmlns:p="http://schemas.microsoft.com/office/2006/metadata/properties" xmlns:ns1="http://schemas.microsoft.com/sharepoint/v3" xmlns:ns2="5c0ed19a-6442-486d-a068-86457d131ec5" xmlns:ns3="a2ac5cde-4468-402a-ac20-5b556603971c" targetNamespace="http://schemas.microsoft.com/office/2006/metadata/properties" ma:root="true" ma:fieldsID="9584c690942716e74c93cd43a058c058" ns1:_="" ns2:_="" ns3:_="">
    <xsd:import namespace="http://schemas.microsoft.com/sharepoint/v3"/>
    <xsd:import namespace="5c0ed19a-6442-486d-a068-86457d131ec5"/>
    <xsd:import namespace="a2ac5cde-4468-402a-ac20-5b556603971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CurrentVersion" minOccurs="0"/>
                <xsd:element ref="ns2:Effective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Unified Compliance Policy Properties" ma:hidden="true" ma:internalName="_ip_UnifiedCompliancePolicyProperties">
      <xsd:simpleType>
        <xsd:restriction base="dms:Note"/>
      </xsd:simpleType>
    </xsd:element>
    <xsd:element name="_ip_UnifiedCompliancePolicyUIAction" ma:index="2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0ed19a-6442-486d-a068-86457d131e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c592f6e-9db9-49f2-9f9e-7d6ee315dc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CurrentVersion" ma:index="22" nillable="true" ma:displayName="Current Version" ma:default="1" ma:format="Dropdown" ma:internalName="CurrentVersion">
      <xsd:simpleType>
        <xsd:restriction base="dms:Boolean"/>
      </xsd:simpleType>
    </xsd:element>
    <xsd:element name="Effectiveon" ma:index="23" nillable="true" ma:displayName="Effective on" ma:format="DateOnly" ma:internalName="Effectiveon">
      <xsd:simpleType>
        <xsd:restriction base="dms:DateTime"/>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ac5cde-4468-402a-ac20-5b556603971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875a8000-916a-4dcb-802f-e3b4d15fce1e}" ma:internalName="TaxCatchAll" ma:showField="CatchAllData" ma:web="a2ac5cde-4468-402a-ac20-5b55660397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144DD4-A7A2-42BF-B580-11F3BBED526D}">
  <ds:schemaRefs>
    <ds:schemaRef ds:uri="http://schemas.microsoft.com/sharepoint/v3/contenttype/forms"/>
  </ds:schemaRefs>
</ds:datastoreItem>
</file>

<file path=customXml/itemProps2.xml><?xml version="1.0" encoding="utf-8"?>
<ds:datastoreItem xmlns:ds="http://schemas.openxmlformats.org/officeDocument/2006/customXml" ds:itemID="{C6EC713A-A748-42C6-A45E-1B0464B420F7}">
  <ds:schemaRefs>
    <ds:schemaRef ds:uri="http://schemas.openxmlformats.org/officeDocument/2006/bibliography"/>
  </ds:schemaRefs>
</ds:datastoreItem>
</file>

<file path=customXml/itemProps3.xml><?xml version="1.0" encoding="utf-8"?>
<ds:datastoreItem xmlns:ds="http://schemas.openxmlformats.org/officeDocument/2006/customXml" ds:itemID="{E4B9FA32-3E44-4A3A-B64E-FA0E6419E0CE}">
  <ds:schemaRefs>
    <ds:schemaRef ds:uri="http://schemas.microsoft.com/office/2006/metadata/properties"/>
    <ds:schemaRef ds:uri="http://schemas.microsoft.com/office/infopath/2007/PartnerControls"/>
    <ds:schemaRef ds:uri="a2ac5cde-4468-402a-ac20-5b556603971c"/>
    <ds:schemaRef ds:uri="5c0ed19a-6442-486d-a068-86457d131ec5"/>
    <ds:schemaRef ds:uri="http://schemas.microsoft.com/sharepoint/v3"/>
  </ds:schemaRefs>
</ds:datastoreItem>
</file>

<file path=customXml/itemProps4.xml><?xml version="1.0" encoding="utf-8"?>
<ds:datastoreItem xmlns:ds="http://schemas.openxmlformats.org/officeDocument/2006/customXml" ds:itemID="{A79FBF63-5B07-4F8C-A6B4-C71603F80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c0ed19a-6442-486d-a068-86457d131ec5"/>
    <ds:schemaRef ds:uri="a2ac5cde-4468-402a-ac20-5b55660397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1247</Words>
  <Characters>7108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UMass Medical School</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Jasinski, Amy</dc:creator>
  <cp:lastModifiedBy>Arthur Souza Rodrigues</cp:lastModifiedBy>
  <cp:revision>1</cp:revision>
  <cp:lastPrinted>2025-01-23T19:26:00Z</cp:lastPrinted>
  <dcterms:created xsi:type="dcterms:W3CDTF">2025-01-23T19:24:00Z</dcterms:created>
  <dcterms:modified xsi:type="dcterms:W3CDTF">2026-09-22T16:49:00Z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2016-09-20T00:00:00Z</vt:filetime>
  </property>
  <property fmtid="{D5CDD505-2E9C-101B-9397-08002B2CF9AE}" pid="3" name="Creator">
    <vt:lpwstr>Adobe InDesign CC 2015 (Windows)</vt:lpwstr>
  </property>
  <property fmtid="{D5CDD505-2E9C-101B-9397-08002B2CF9AE}" pid="4" name="LastSaved">
    <vt:filetime>2017-09-19T00:00:00Z</vt:filetime>
  </property>
  <property fmtid="{D5CDD505-2E9C-101B-9397-08002B2CF9AE}" pid="5" name="ContentTypeId">
    <vt:lpwstr>0x010100C20948B3CF23A144A486E4E782C08A15</vt:lpwstr>
  </property>
  <property fmtid="{D5CDD505-2E9C-101B-9397-08002B2CF9AE}" pid="6" name="MediaServiceImageTags">
    <vt:lpwstr/>
  </property>
</Properties>
</file>