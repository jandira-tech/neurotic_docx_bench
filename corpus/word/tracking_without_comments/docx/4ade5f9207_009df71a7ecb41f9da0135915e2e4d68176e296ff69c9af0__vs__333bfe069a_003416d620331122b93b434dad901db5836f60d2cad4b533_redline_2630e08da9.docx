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DC61B" w14:textId="77777777" w:rsidR="00BC32DD" w:rsidRPr="001A2552" w:rsidRDefault="00BC32DD" w:rsidP="00BC32DD">
      <w:pPr>
        <w:jc w:val="center"/>
        <w:rPr>
          <w:ins w:id="11" w:author="msi" w:date="2026-09-22T12:38:00Z" w16du:dateUtc="2026-09-22T16:38:00Z"/>
          <w:sz w:val="16"/>
          <w:szCs w:val="16"/>
        </w:rPr>
      </w:pPr>
      <w:ins w:id="12" w:author="msi" w:date="2026-09-22T12:38:00Z" w16du:dateUtc="2026-09-22T16:38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58B5B261" w14:textId="77777777" w:rsidR="00BC32DD" w:rsidRPr="001A2552" w:rsidRDefault="00BC32DD" w:rsidP="00BC32DD">
      <w:pPr>
        <w:jc w:val="center"/>
        <w:rPr>
          <w:ins w:id="13" w:author="msi" w:date="2026-09-22T12:38:00Z" w16du:dateUtc="2026-09-22T16:38:00Z"/>
          <w:b/>
          <w:sz w:val="16"/>
          <w:szCs w:val="16"/>
        </w:rPr>
      </w:pPr>
      <w:ins w:id="14" w:author="msi" w:date="2026-09-22T12:38:00Z" w16du:dateUtc="2026-09-22T16:38:00Z">
        <w:r w:rsidRPr="001A2552">
          <w:rPr>
            <w:b/>
            <w:sz w:val="16"/>
            <w:szCs w:val="16"/>
          </w:rPr>
          <w:t>Açık Ders Malzemeleri</w:t>
        </w:r>
      </w:ins>
    </w:p>
    <w:p w14:paraId="4D891266" w14:textId="77777777" w:rsidR="00BC32DD" w:rsidRDefault="00BC32DD" w:rsidP="00BC32DD">
      <w:pPr>
        <w:pStyle w:val="Basliklar"/>
        <w:jc w:val="center"/>
        <w:rPr>
          <w:ins w:id="15" w:author="msi" w:date="2026-09-22T12:38:00Z" w16du:dateUtc="2026-09-22T16:38:00Z"/>
          <w:sz w:val="16"/>
          <w:szCs w:val="16"/>
        </w:rPr>
      </w:pPr>
    </w:p>
    <w:p w14:paraId="1E93A0C2" w14:textId="77777777" w:rsidR="00BC32DD" w:rsidRPr="001A2552" w:rsidRDefault="00BC32DD" w:rsidP="00BC32DD">
      <w:pPr>
        <w:pStyle w:val="Basliklar"/>
        <w:jc w:val="center"/>
        <w:rPr>
          <w:ins w:id="16" w:author="msi" w:date="2026-09-22T12:38:00Z" w16du:dateUtc="2026-09-22T16:38:00Z"/>
          <w:sz w:val="16"/>
          <w:szCs w:val="16"/>
        </w:rPr>
      </w:pPr>
      <w:ins w:id="17" w:author="msi" w:date="2026-09-22T12:38:00Z" w16du:dateUtc="2026-09-22T16:38:00Z">
        <w:r>
          <w:rPr>
            <w:sz w:val="16"/>
            <w:szCs w:val="16"/>
          </w:rPr>
          <w:t>Ders izlence Formu</w:t>
        </w:r>
      </w:ins>
    </w:p>
    <w:p w14:paraId="208AF3D1" w14:textId="77777777" w:rsidR="00BC32DD" w:rsidRPr="001A2552" w:rsidRDefault="00BC32DD" w:rsidP="00BC32DD">
      <w:pPr>
        <w:rPr>
          <w:ins w:id="18" w:author="msi" w:date="2026-09-22T12:38:00Z" w16du:dateUtc="2026-09-22T16:38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56CC4EE0" w14:textId="77777777" w:rsidTr="00832AEF">
        <w:trPr>
          <w:jc w:val="center"/>
          <w:ins w:id="19" w:author="msi" w:date="2026-09-22T12:38:00Z" w16du:dateUtc="2026-09-22T16:38:00Z"/>
        </w:trPr>
        <w:tc>
          <w:tcPr>
            <w:tcW w:w="2745" w:type="dxa"/>
            <w:vAlign w:val="center"/>
          </w:tcPr>
          <w:p w14:paraId="0DB85B64" w14:textId="77777777" w:rsidR="00BC32DD" w:rsidRPr="001A2552" w:rsidRDefault="00BC32DD" w:rsidP="00832AEF">
            <w:pPr>
              <w:pStyle w:val="DersBasliklar"/>
              <w:rPr>
                <w:ins w:id="20" w:author="msi" w:date="2026-09-22T12:38:00Z" w16du:dateUtc="2026-09-22T16:38:00Z"/>
                <w:szCs w:val="16"/>
              </w:rPr>
            </w:pPr>
            <w:ins w:id="21" w:author="msi" w:date="2026-09-22T12:38:00Z" w16du:dateUtc="2026-09-22T16:38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7496C339" w14:textId="77777777" w:rsidR="00BC32DD" w:rsidRPr="00B00DF3" w:rsidRDefault="00CC0B85" w:rsidP="00F95BE5">
            <w:pPr>
              <w:pStyle w:val="DersBilgileri"/>
              <w:rPr>
                <w:ins w:id="22" w:author="msi" w:date="2026-09-22T12:38:00Z" w16du:dateUtc="2026-09-22T16:38:00Z"/>
                <w:bCs/>
                <w:szCs w:val="16"/>
              </w:rPr>
            </w:pPr>
            <w:ins w:id="23" w:author="msi" w:date="2026-09-22T12:38:00Z" w16du:dateUtc="2026-09-22T16:38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7C430389" w14:textId="77777777" w:rsidTr="00832AEF">
        <w:trPr>
          <w:jc w:val="center"/>
          <w:ins w:id="24" w:author="msi" w:date="2026-09-22T12:38:00Z" w16du:dateUtc="2026-09-22T16:38:00Z"/>
        </w:trPr>
        <w:tc>
          <w:tcPr>
            <w:tcW w:w="2745" w:type="dxa"/>
            <w:vAlign w:val="center"/>
          </w:tcPr>
          <w:p w14:paraId="76FADA3D" w14:textId="77777777" w:rsidR="00BC32DD" w:rsidRPr="001A2552" w:rsidRDefault="00BC32DD" w:rsidP="00832AEF">
            <w:pPr>
              <w:pStyle w:val="DersBasliklar"/>
              <w:rPr>
                <w:ins w:id="25" w:author="msi" w:date="2026-09-22T12:38:00Z" w16du:dateUtc="2026-09-22T16:38:00Z"/>
                <w:szCs w:val="16"/>
              </w:rPr>
            </w:pPr>
            <w:ins w:id="26" w:author="msi" w:date="2026-09-22T12:38:00Z" w16du:dateUtc="2026-09-22T16:38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10934176" w14:textId="77777777" w:rsidR="00BC32DD" w:rsidRPr="00B00DF3" w:rsidRDefault="00F911A6" w:rsidP="00832AEF">
            <w:pPr>
              <w:pStyle w:val="DersBilgileri"/>
              <w:rPr>
                <w:ins w:id="27" w:author="msi" w:date="2026-09-22T12:38:00Z" w16du:dateUtc="2026-09-22T16:38:00Z"/>
                <w:szCs w:val="16"/>
              </w:rPr>
            </w:pPr>
            <w:ins w:id="28" w:author="msi" w:date="2026-09-22T12:38:00Z" w16du:dateUtc="2026-09-22T16:38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693283AC" w14:textId="77777777" w:rsidTr="00832AEF">
        <w:trPr>
          <w:jc w:val="center"/>
          <w:ins w:id="29" w:author="msi" w:date="2026-09-22T12:38:00Z" w16du:dateUtc="2026-09-22T16:38:00Z"/>
        </w:trPr>
        <w:tc>
          <w:tcPr>
            <w:tcW w:w="2745" w:type="dxa"/>
            <w:vAlign w:val="center"/>
          </w:tcPr>
          <w:p w14:paraId="31EB9D66" w14:textId="77777777" w:rsidR="00BC32DD" w:rsidRPr="001A2552" w:rsidRDefault="00BC32DD" w:rsidP="00832AEF">
            <w:pPr>
              <w:pStyle w:val="DersBasliklar"/>
              <w:rPr>
                <w:ins w:id="30" w:author="msi" w:date="2026-09-22T12:38:00Z" w16du:dateUtc="2026-09-22T16:38:00Z"/>
                <w:szCs w:val="16"/>
              </w:rPr>
            </w:pPr>
            <w:ins w:id="31" w:author="msi" w:date="2026-09-22T12:38:00Z" w16du:dateUtc="2026-09-22T16:38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37022AD8" w14:textId="77777777" w:rsidR="00BC32DD" w:rsidRPr="00B00DF3" w:rsidRDefault="00F911A6" w:rsidP="00832AEF">
            <w:pPr>
              <w:pStyle w:val="DersBilgileri"/>
              <w:rPr>
                <w:ins w:id="32" w:author="msi" w:date="2026-09-22T12:38:00Z" w16du:dateUtc="2026-09-22T16:38:00Z"/>
                <w:szCs w:val="16"/>
              </w:rPr>
            </w:pPr>
            <w:ins w:id="33" w:author="msi" w:date="2026-09-22T12:38:00Z" w16du:dateUtc="2026-09-22T16:38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317807C" w14:textId="77777777" w:rsidTr="00832AEF">
        <w:trPr>
          <w:jc w:val="center"/>
          <w:ins w:id="34" w:author="msi" w:date="2026-09-22T12:38:00Z" w16du:dateUtc="2026-09-22T16:38:00Z"/>
        </w:trPr>
        <w:tc>
          <w:tcPr>
            <w:tcW w:w="2745" w:type="dxa"/>
            <w:vAlign w:val="center"/>
          </w:tcPr>
          <w:p w14:paraId="51F24A34" w14:textId="77777777" w:rsidR="00BC32DD" w:rsidRPr="001A2552" w:rsidRDefault="00BC32DD" w:rsidP="00832AEF">
            <w:pPr>
              <w:pStyle w:val="DersBasliklar"/>
              <w:rPr>
                <w:ins w:id="35" w:author="msi" w:date="2026-09-22T12:38:00Z" w16du:dateUtc="2026-09-22T16:38:00Z"/>
                <w:szCs w:val="16"/>
              </w:rPr>
            </w:pPr>
            <w:ins w:id="36" w:author="msi" w:date="2026-09-22T12:38:00Z" w16du:dateUtc="2026-09-22T16:38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57159C3C" w14:textId="77777777" w:rsidR="00BC32DD" w:rsidRPr="00B00DF3" w:rsidRDefault="00F911A6" w:rsidP="00832AEF">
            <w:pPr>
              <w:pStyle w:val="DersBilgileri"/>
              <w:rPr>
                <w:ins w:id="37" w:author="msi" w:date="2026-09-22T12:38:00Z" w16du:dateUtc="2026-09-22T16:38:00Z"/>
                <w:szCs w:val="16"/>
              </w:rPr>
            </w:pPr>
            <w:ins w:id="38" w:author="msi" w:date="2026-09-22T12:38:00Z" w16du:dateUtc="2026-09-22T16:38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0D4DFD45" w14:textId="77777777" w:rsidTr="00832AEF">
        <w:trPr>
          <w:jc w:val="center"/>
          <w:ins w:id="39" w:author="msi" w:date="2026-09-22T12:38:00Z" w16du:dateUtc="2026-09-22T16:38:00Z"/>
        </w:trPr>
        <w:tc>
          <w:tcPr>
            <w:tcW w:w="2745" w:type="dxa"/>
            <w:vAlign w:val="center"/>
          </w:tcPr>
          <w:p w14:paraId="67A91B51" w14:textId="77777777" w:rsidR="00BC32DD" w:rsidRPr="001A2552" w:rsidRDefault="00BC32DD" w:rsidP="00832AEF">
            <w:pPr>
              <w:pStyle w:val="DersBasliklar"/>
              <w:rPr>
                <w:ins w:id="40" w:author="msi" w:date="2026-09-22T12:38:00Z" w16du:dateUtc="2026-09-22T16:38:00Z"/>
                <w:szCs w:val="16"/>
              </w:rPr>
            </w:pPr>
            <w:ins w:id="41" w:author="msi" w:date="2026-09-22T12:38:00Z" w16du:dateUtc="2026-09-22T16:38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5D89DF72" w14:textId="77777777" w:rsidR="00BC32DD" w:rsidRPr="00B00DF3" w:rsidRDefault="00F8234C" w:rsidP="00832AEF">
            <w:pPr>
              <w:pStyle w:val="DersBilgileri"/>
              <w:rPr>
                <w:ins w:id="42" w:author="msi" w:date="2026-09-22T12:38:00Z" w16du:dateUtc="2026-09-22T16:38:00Z"/>
                <w:szCs w:val="16"/>
              </w:rPr>
            </w:pPr>
            <w:ins w:id="43" w:author="msi" w:date="2026-09-22T12:38:00Z" w16du:dateUtc="2026-09-22T16:38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00020B63" w14:textId="77777777" w:rsidTr="00832AEF">
        <w:trPr>
          <w:jc w:val="center"/>
          <w:ins w:id="44" w:author="msi" w:date="2026-09-22T12:38:00Z" w16du:dateUtc="2026-09-22T16:38:00Z"/>
        </w:trPr>
        <w:tc>
          <w:tcPr>
            <w:tcW w:w="2745" w:type="dxa"/>
            <w:vAlign w:val="center"/>
          </w:tcPr>
          <w:p w14:paraId="03FA0647" w14:textId="77777777" w:rsidR="00BC32DD" w:rsidRPr="001A2552" w:rsidRDefault="00BC32DD" w:rsidP="00832AEF">
            <w:pPr>
              <w:pStyle w:val="DersBasliklar"/>
              <w:rPr>
                <w:ins w:id="45" w:author="msi" w:date="2026-09-22T12:38:00Z" w16du:dateUtc="2026-09-22T16:38:00Z"/>
                <w:szCs w:val="16"/>
              </w:rPr>
            </w:pPr>
            <w:ins w:id="46" w:author="msi" w:date="2026-09-22T12:38:00Z" w16du:dateUtc="2026-09-22T16:38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29CF8CD7" w14:textId="77777777" w:rsidR="00F911A6" w:rsidRPr="00B00DF3" w:rsidRDefault="00F911A6" w:rsidP="00F911A6">
            <w:pPr>
              <w:rPr>
                <w:ins w:id="47" w:author="msi" w:date="2026-09-22T12:38:00Z" w16du:dateUtc="2026-09-22T16:38:00Z"/>
                <w:sz w:val="16"/>
                <w:szCs w:val="16"/>
              </w:rPr>
            </w:pPr>
          </w:p>
          <w:p w14:paraId="1A5ACCAE" w14:textId="77777777" w:rsidR="00F95BE5" w:rsidRPr="00F8234C" w:rsidRDefault="00F95BE5" w:rsidP="00F95BE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2:38:00Z" w16du:dateUtc="2026-09-22T16:38:00Z"/>
                <w:sz w:val="16"/>
                <w:szCs w:val="16"/>
              </w:rPr>
            </w:pPr>
            <w:ins w:id="49" w:author="msi" w:date="2026-09-22T12:38:00Z" w16du:dateUtc="2026-09-22T16:38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86AE802" w14:textId="77777777" w:rsidR="00F95BE5" w:rsidRPr="00F8234C" w:rsidRDefault="00F95BE5" w:rsidP="00F95BE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2:38:00Z" w16du:dateUtc="2026-09-22T16:38:00Z"/>
                <w:sz w:val="16"/>
                <w:szCs w:val="16"/>
              </w:rPr>
            </w:pPr>
            <w:ins w:id="51" w:author="msi" w:date="2026-09-22T12:38:00Z" w16du:dateUtc="2026-09-22T16:38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853626E" w14:textId="77777777" w:rsidR="00F95BE5" w:rsidRPr="00F8234C" w:rsidRDefault="00B90493" w:rsidP="00F95BE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2:38:00Z" w16du:dateUtc="2026-09-22T16:38:00Z"/>
                <w:sz w:val="16"/>
                <w:szCs w:val="16"/>
              </w:rPr>
            </w:pPr>
            <w:ins w:id="53" w:author="msi" w:date="2026-09-22T12:38:00Z" w16du:dateUtc="2026-09-22T16:3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1F3D74D" w14:textId="77777777" w:rsidR="00F95BE5" w:rsidRPr="00F8234C" w:rsidRDefault="00B90493" w:rsidP="00F95BE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54" w:author="msi" w:date="2026-09-22T12:38:00Z" w16du:dateUtc="2026-09-22T16:38:00Z"/>
                <w:sz w:val="16"/>
                <w:szCs w:val="16"/>
              </w:rPr>
            </w:pPr>
            <w:ins w:id="55" w:author="msi" w:date="2026-09-22T12:38:00Z" w16du:dateUtc="2026-09-22T16:3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2976770" w14:textId="77777777" w:rsidR="00F95BE5" w:rsidRPr="00F8234C" w:rsidRDefault="00B90493" w:rsidP="00F95BE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jc w:val="left"/>
              <w:rPr>
                <w:ins w:id="56" w:author="msi" w:date="2026-09-22T12:38:00Z" w16du:dateUtc="2026-09-22T16:38:00Z"/>
                <w:sz w:val="16"/>
                <w:szCs w:val="16"/>
              </w:rPr>
            </w:pPr>
            <w:ins w:id="57" w:author="msi" w:date="2026-09-22T12:38:00Z" w16du:dateUtc="2026-09-22T16:3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2567EB96" w14:textId="77777777" w:rsidR="00F911A6" w:rsidRPr="00F8234C" w:rsidRDefault="00F911A6" w:rsidP="00F95BE5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rPr>
                <w:ins w:id="58" w:author="msi" w:date="2026-09-22T12:38:00Z" w16du:dateUtc="2026-09-22T16:38:00Z"/>
                <w:sz w:val="16"/>
                <w:szCs w:val="16"/>
              </w:rPr>
            </w:pPr>
            <w:ins w:id="59" w:author="msi" w:date="2026-09-22T12:38:00Z" w16du:dateUtc="2026-09-22T16:38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EC5A04D" w14:textId="77777777" w:rsidR="00B00DF3" w:rsidRPr="00F8234C" w:rsidRDefault="00B90493" w:rsidP="00F95BE5">
            <w:pPr>
              <w:numPr>
                <w:ilvl w:val="0"/>
                <w:numId w:val="16"/>
              </w:numPr>
              <w:tabs>
                <w:tab w:val="left" w:pos="9640"/>
              </w:tabs>
              <w:jc w:val="left"/>
              <w:rPr>
                <w:ins w:id="60" w:author="msi" w:date="2026-09-22T12:38:00Z" w16du:dateUtc="2026-09-22T16:38:00Z"/>
                <w:sz w:val="16"/>
                <w:szCs w:val="16"/>
              </w:rPr>
            </w:pPr>
            <w:ins w:id="61" w:author="msi" w:date="2026-09-22T12:38:00Z" w16du:dateUtc="2026-09-22T16:38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1EA37667" w14:textId="77777777" w:rsidR="00BC32DD" w:rsidRPr="00B00DF3" w:rsidRDefault="00F911A6" w:rsidP="009D5F97">
            <w:pPr>
              <w:numPr>
                <w:ilvl w:val="0"/>
                <w:numId w:val="16"/>
              </w:numPr>
              <w:tabs>
                <w:tab w:val="left" w:pos="9640"/>
              </w:tabs>
              <w:jc w:val="left"/>
              <w:rPr>
                <w:ins w:id="62" w:author="msi" w:date="2026-09-22T12:38:00Z" w16du:dateUtc="2026-09-22T16:38:00Z"/>
                <w:szCs w:val="16"/>
              </w:rPr>
            </w:pPr>
            <w:ins w:id="63" w:author="msi" w:date="2026-09-22T12:38:00Z" w16du:dateUtc="2026-09-22T16:38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38E1E68F" w14:textId="77777777" w:rsidTr="00832AEF">
        <w:trPr>
          <w:jc w:val="center"/>
          <w:ins w:id="64" w:author="msi" w:date="2026-09-22T12:38:00Z" w16du:dateUtc="2026-09-22T16:38:00Z"/>
        </w:trPr>
        <w:tc>
          <w:tcPr>
            <w:tcW w:w="2745" w:type="dxa"/>
            <w:vAlign w:val="center"/>
          </w:tcPr>
          <w:p w14:paraId="697B90C1" w14:textId="77777777" w:rsidR="00BC32DD" w:rsidRPr="001A2552" w:rsidRDefault="00BC32DD" w:rsidP="00832AEF">
            <w:pPr>
              <w:pStyle w:val="DersBasliklar"/>
              <w:rPr>
                <w:ins w:id="65" w:author="msi" w:date="2026-09-22T12:38:00Z" w16du:dateUtc="2026-09-22T16:38:00Z"/>
                <w:szCs w:val="16"/>
              </w:rPr>
            </w:pPr>
            <w:ins w:id="66" w:author="msi" w:date="2026-09-22T12:38:00Z" w16du:dateUtc="2026-09-22T16:38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446D3A5E" w14:textId="77777777" w:rsidR="009D5F97" w:rsidRPr="009D5F97" w:rsidRDefault="009D5F97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2:38:00Z" w16du:dateUtc="2026-09-22T16:38:00Z"/>
                <w:sz w:val="16"/>
                <w:szCs w:val="16"/>
              </w:rPr>
            </w:pPr>
            <w:ins w:id="68" w:author="msi" w:date="2026-09-22T12:38:00Z" w16du:dateUtc="2026-09-22T16:38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2D651253" w14:textId="77777777" w:rsidR="00CC0B85" w:rsidRDefault="00CC0B85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2:38:00Z" w16du:dateUtc="2026-09-22T16:38:00Z"/>
                <w:sz w:val="16"/>
                <w:szCs w:val="16"/>
              </w:rPr>
            </w:pPr>
            <w:ins w:id="70" w:author="msi" w:date="2026-09-22T12:38:00Z" w16du:dateUtc="2026-09-22T16:38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197CBC64" w14:textId="77777777" w:rsidR="00CC0B85" w:rsidRDefault="00B90493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2:38:00Z" w16du:dateUtc="2026-09-22T16:38:00Z"/>
                <w:sz w:val="16"/>
                <w:szCs w:val="16"/>
              </w:rPr>
            </w:pPr>
            <w:ins w:id="72" w:author="msi" w:date="2026-09-22T12:38:00Z" w16du:dateUtc="2026-09-22T16:38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615411AE" w14:textId="77777777" w:rsidR="00F911A6" w:rsidRPr="009D5F97" w:rsidRDefault="00F911A6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2:38:00Z" w16du:dateUtc="2026-09-22T16:38:00Z"/>
                <w:sz w:val="16"/>
                <w:szCs w:val="16"/>
              </w:rPr>
            </w:pPr>
            <w:ins w:id="74" w:author="msi" w:date="2026-09-22T12:38:00Z" w16du:dateUtc="2026-09-22T16:3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13739BE" w14:textId="77777777" w:rsidR="00F911A6" w:rsidRPr="009D5F97" w:rsidRDefault="00F911A6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2:38:00Z" w16du:dateUtc="2026-09-22T16:38:00Z"/>
                <w:sz w:val="16"/>
                <w:szCs w:val="16"/>
              </w:rPr>
            </w:pPr>
            <w:ins w:id="76" w:author="msi" w:date="2026-09-22T12:38:00Z" w16du:dateUtc="2026-09-22T16:3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EAF1FB0" w14:textId="77777777" w:rsidR="00F911A6" w:rsidRPr="009D5F97" w:rsidRDefault="00F911A6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2:38:00Z" w16du:dateUtc="2026-09-22T16:38:00Z"/>
                <w:sz w:val="16"/>
                <w:szCs w:val="16"/>
              </w:rPr>
            </w:pPr>
            <w:ins w:id="78" w:author="msi" w:date="2026-09-22T12:38:00Z" w16du:dateUtc="2026-09-22T16:3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4F5F91E8" w14:textId="77777777" w:rsidR="00F911A6" w:rsidRPr="009D5F97" w:rsidRDefault="00F911A6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79" w:author="msi" w:date="2026-09-22T12:38:00Z" w16du:dateUtc="2026-09-22T16:38:00Z"/>
                <w:sz w:val="16"/>
                <w:szCs w:val="16"/>
              </w:rPr>
            </w:pPr>
            <w:ins w:id="80" w:author="msi" w:date="2026-09-22T12:38:00Z" w16du:dateUtc="2026-09-22T16:3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06D4B92" w14:textId="77777777" w:rsidR="00F911A6" w:rsidRPr="009D5F97" w:rsidRDefault="00F911A6" w:rsidP="009D5F97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jc w:val="left"/>
              <w:rPr>
                <w:ins w:id="81" w:author="msi" w:date="2026-09-22T12:38:00Z" w16du:dateUtc="2026-09-22T16:38:00Z"/>
                <w:sz w:val="16"/>
                <w:szCs w:val="16"/>
              </w:rPr>
            </w:pPr>
            <w:ins w:id="82" w:author="msi" w:date="2026-09-22T12:38:00Z" w16du:dateUtc="2026-09-22T16:3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1BF8F529" w14:textId="77777777" w:rsidR="00BC32DD" w:rsidRPr="00B00DF3" w:rsidRDefault="00BC32DD" w:rsidP="00832AEF">
            <w:pPr>
              <w:pStyle w:val="DersBilgileri"/>
              <w:rPr>
                <w:ins w:id="83" w:author="msi" w:date="2026-09-22T12:38:00Z" w16du:dateUtc="2026-09-22T16:38:00Z"/>
                <w:szCs w:val="16"/>
              </w:rPr>
            </w:pPr>
          </w:p>
        </w:tc>
      </w:tr>
      <w:tr w:rsidR="00BC32DD" w:rsidRPr="001A2552" w14:paraId="462CD624" w14:textId="77777777" w:rsidTr="00832AEF">
        <w:trPr>
          <w:jc w:val="center"/>
          <w:ins w:id="84" w:author="msi" w:date="2026-09-22T12:38:00Z" w16du:dateUtc="2026-09-22T16:38:00Z"/>
        </w:trPr>
        <w:tc>
          <w:tcPr>
            <w:tcW w:w="2745" w:type="dxa"/>
            <w:vAlign w:val="center"/>
          </w:tcPr>
          <w:p w14:paraId="4D56CC6C" w14:textId="77777777" w:rsidR="00BC32DD" w:rsidRPr="001A2552" w:rsidRDefault="00BC32DD" w:rsidP="00832AEF">
            <w:pPr>
              <w:pStyle w:val="DersBasliklar"/>
              <w:rPr>
                <w:ins w:id="85" w:author="msi" w:date="2026-09-22T12:38:00Z" w16du:dateUtc="2026-09-22T16:38:00Z"/>
                <w:szCs w:val="16"/>
              </w:rPr>
            </w:pPr>
            <w:ins w:id="86" w:author="msi" w:date="2026-09-22T12:38:00Z" w16du:dateUtc="2026-09-22T16:38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15ED2839" w14:textId="77777777" w:rsidR="00BC32DD" w:rsidRPr="00B00DF3" w:rsidRDefault="00F8234C" w:rsidP="00832AEF">
            <w:pPr>
              <w:pStyle w:val="DersBilgileri"/>
              <w:rPr>
                <w:ins w:id="87" w:author="msi" w:date="2026-09-22T12:38:00Z" w16du:dateUtc="2026-09-22T16:38:00Z"/>
                <w:szCs w:val="16"/>
              </w:rPr>
            </w:pPr>
            <w:ins w:id="88" w:author="msi" w:date="2026-09-22T12:38:00Z" w16du:dateUtc="2026-09-22T16:38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7B1D8DB4" w14:textId="77777777" w:rsidTr="00832AEF">
        <w:trPr>
          <w:jc w:val="center"/>
          <w:ins w:id="89" w:author="msi" w:date="2026-09-22T12:38:00Z" w16du:dateUtc="2026-09-22T16:38:00Z"/>
        </w:trPr>
        <w:tc>
          <w:tcPr>
            <w:tcW w:w="2745" w:type="dxa"/>
            <w:vAlign w:val="center"/>
          </w:tcPr>
          <w:p w14:paraId="41200F33" w14:textId="77777777" w:rsidR="00BC32DD" w:rsidRPr="001A2552" w:rsidRDefault="00BC32DD" w:rsidP="00832AEF">
            <w:pPr>
              <w:pStyle w:val="DersBasliklar"/>
              <w:rPr>
                <w:ins w:id="90" w:author="msi" w:date="2026-09-22T12:38:00Z" w16du:dateUtc="2026-09-22T16:38:00Z"/>
                <w:szCs w:val="16"/>
              </w:rPr>
            </w:pPr>
            <w:ins w:id="91" w:author="msi" w:date="2026-09-22T12:38:00Z" w16du:dateUtc="2026-09-22T16:38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05F3F57E" w14:textId="77777777" w:rsidR="00BC32DD" w:rsidRPr="00B00DF3" w:rsidRDefault="00B00DF3" w:rsidP="00832AEF">
            <w:pPr>
              <w:pStyle w:val="DersBilgileri"/>
              <w:rPr>
                <w:ins w:id="92" w:author="msi" w:date="2026-09-22T12:38:00Z" w16du:dateUtc="2026-09-22T16:38:00Z"/>
                <w:szCs w:val="16"/>
              </w:rPr>
            </w:pPr>
            <w:ins w:id="93" w:author="msi" w:date="2026-09-22T12:38:00Z" w16du:dateUtc="2026-09-22T16:38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9E773BC" w14:textId="77777777" w:rsidTr="00832AEF">
        <w:trPr>
          <w:jc w:val="center"/>
          <w:ins w:id="94" w:author="msi" w:date="2026-09-22T12:38:00Z" w16du:dateUtc="2026-09-22T16:38:00Z"/>
        </w:trPr>
        <w:tc>
          <w:tcPr>
            <w:tcW w:w="2745" w:type="dxa"/>
            <w:vAlign w:val="center"/>
          </w:tcPr>
          <w:p w14:paraId="37D235AA" w14:textId="77777777" w:rsidR="00BC32DD" w:rsidRPr="001A2552" w:rsidRDefault="00BC32DD" w:rsidP="00832AEF">
            <w:pPr>
              <w:pStyle w:val="DersBasliklar"/>
              <w:rPr>
                <w:ins w:id="95" w:author="msi" w:date="2026-09-22T12:38:00Z" w16du:dateUtc="2026-09-22T16:38:00Z"/>
                <w:szCs w:val="16"/>
              </w:rPr>
            </w:pPr>
            <w:ins w:id="96" w:author="msi" w:date="2026-09-22T12:38:00Z" w16du:dateUtc="2026-09-22T16:38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16619D97" w14:textId="77777777" w:rsidR="00BC32DD" w:rsidRPr="00B00DF3" w:rsidRDefault="00BC32DD" w:rsidP="00832AEF">
            <w:pPr>
              <w:pStyle w:val="DersBilgileri"/>
              <w:rPr>
                <w:ins w:id="97" w:author="msi" w:date="2026-09-22T12:38:00Z" w16du:dateUtc="2026-09-22T16:38:00Z"/>
                <w:szCs w:val="16"/>
              </w:rPr>
            </w:pPr>
          </w:p>
        </w:tc>
      </w:tr>
      <w:tr w:rsidR="00BC32DD" w:rsidRPr="001A2552" w14:paraId="0D074447" w14:textId="77777777" w:rsidTr="00832AEF">
        <w:trPr>
          <w:jc w:val="center"/>
          <w:ins w:id="98" w:author="msi" w:date="2026-09-22T12:38:00Z" w16du:dateUtc="2026-09-22T16:38:00Z"/>
        </w:trPr>
        <w:tc>
          <w:tcPr>
            <w:tcW w:w="2745" w:type="dxa"/>
            <w:vAlign w:val="center"/>
          </w:tcPr>
          <w:p w14:paraId="7F4FD0E1" w14:textId="77777777" w:rsidR="00BC32DD" w:rsidRPr="001A2552" w:rsidRDefault="00BC32DD" w:rsidP="00832AEF">
            <w:pPr>
              <w:pStyle w:val="DersBasliklar"/>
              <w:rPr>
                <w:ins w:id="99" w:author="msi" w:date="2026-09-22T12:38:00Z" w16du:dateUtc="2026-09-22T16:38:00Z"/>
                <w:szCs w:val="16"/>
              </w:rPr>
            </w:pPr>
            <w:ins w:id="100" w:author="msi" w:date="2026-09-22T12:38:00Z" w16du:dateUtc="2026-09-22T16:38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340D42EC" w14:textId="77777777" w:rsidR="00B00DF3" w:rsidRPr="00B00DF3" w:rsidRDefault="00B00DF3" w:rsidP="00B00DF3">
            <w:pPr>
              <w:rPr>
                <w:ins w:id="101" w:author="msi" w:date="2026-09-22T12:38:00Z" w16du:dateUtc="2026-09-22T16:38:00Z"/>
                <w:sz w:val="16"/>
                <w:szCs w:val="16"/>
              </w:rPr>
            </w:pPr>
            <w:ins w:id="102" w:author="msi" w:date="2026-09-22T12:38:00Z" w16du:dateUtc="2026-09-22T16:38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7BCD22E2" w14:textId="77777777" w:rsidR="00B00DF3" w:rsidRPr="00B00DF3" w:rsidRDefault="00B00DF3" w:rsidP="00B00DF3">
            <w:pPr>
              <w:rPr>
                <w:ins w:id="103" w:author="msi" w:date="2026-09-22T12:38:00Z" w16du:dateUtc="2026-09-22T16:38:00Z"/>
                <w:sz w:val="16"/>
                <w:szCs w:val="16"/>
              </w:rPr>
            </w:pPr>
            <w:ins w:id="104" w:author="msi" w:date="2026-09-22T12:38:00Z" w16du:dateUtc="2026-09-22T16:38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07C03F6D" w14:textId="77777777" w:rsidR="00B00DF3" w:rsidRPr="00B00DF3" w:rsidRDefault="00B00DF3" w:rsidP="00B00DF3">
            <w:pPr>
              <w:rPr>
                <w:ins w:id="105" w:author="msi" w:date="2026-09-22T12:38:00Z" w16du:dateUtc="2026-09-22T16:38:00Z"/>
                <w:sz w:val="16"/>
                <w:szCs w:val="16"/>
              </w:rPr>
            </w:pPr>
            <w:ins w:id="106" w:author="msi" w:date="2026-09-22T12:38:00Z" w16du:dateUtc="2026-09-22T16:38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54DEDB8" w14:textId="77777777" w:rsidR="00B00DF3" w:rsidRPr="00B00DF3" w:rsidRDefault="00B00DF3" w:rsidP="00B00DF3">
            <w:pPr>
              <w:pStyle w:val="BodyText2"/>
              <w:jc w:val="both"/>
              <w:rPr>
                <w:ins w:id="107" w:author="msi" w:date="2026-09-22T12:38:00Z" w16du:dateUtc="2026-09-22T16:38:00Z"/>
                <w:rFonts w:ascii="Verdana" w:hAnsi="Verdana"/>
                <w:sz w:val="16"/>
                <w:szCs w:val="16"/>
              </w:rPr>
            </w:pPr>
            <w:ins w:id="108" w:author="msi" w:date="2026-09-22T12:38:00Z" w16du:dateUtc="2026-09-22T16:38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49A5A3BB" w14:textId="77777777" w:rsidR="00B00DF3" w:rsidRPr="00B00DF3" w:rsidRDefault="00B00DF3" w:rsidP="00B00DF3">
            <w:pPr>
              <w:rPr>
                <w:ins w:id="109" w:author="msi" w:date="2026-09-22T12:38:00Z" w16du:dateUtc="2026-09-22T16:38:00Z"/>
                <w:sz w:val="16"/>
                <w:szCs w:val="16"/>
              </w:rPr>
            </w:pPr>
            <w:ins w:id="110" w:author="msi" w:date="2026-09-22T12:38:00Z" w16du:dateUtc="2026-09-22T16:38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72870862" w14:textId="77777777" w:rsidR="00B00DF3" w:rsidRPr="00B00DF3" w:rsidRDefault="00B00DF3" w:rsidP="00B00DF3">
            <w:pPr>
              <w:rPr>
                <w:ins w:id="111" w:author="msi" w:date="2026-09-22T12:38:00Z" w16du:dateUtc="2026-09-22T16:38:00Z"/>
                <w:sz w:val="16"/>
                <w:szCs w:val="16"/>
              </w:rPr>
            </w:pPr>
            <w:ins w:id="112" w:author="msi" w:date="2026-09-22T12:38:00Z" w16du:dateUtc="2026-09-22T16:38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4159946F" w14:textId="77777777" w:rsidR="00B00DF3" w:rsidRPr="00B00DF3" w:rsidRDefault="00B00DF3" w:rsidP="00B00DF3">
            <w:pPr>
              <w:rPr>
                <w:ins w:id="113" w:author="msi" w:date="2026-09-22T12:38:00Z" w16du:dateUtc="2026-09-22T16:38:00Z"/>
                <w:sz w:val="16"/>
                <w:szCs w:val="16"/>
              </w:rPr>
            </w:pPr>
            <w:ins w:id="114" w:author="msi" w:date="2026-09-22T12:38:00Z" w16du:dateUtc="2026-09-22T16:38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24A03154" w14:textId="77777777" w:rsidR="00B00DF3" w:rsidRPr="00B00DF3" w:rsidRDefault="00B00DF3" w:rsidP="00B00DF3">
            <w:pPr>
              <w:rPr>
                <w:ins w:id="115" w:author="msi" w:date="2026-09-22T12:38:00Z" w16du:dateUtc="2026-09-22T16:38:00Z"/>
                <w:sz w:val="16"/>
                <w:szCs w:val="16"/>
              </w:rPr>
            </w:pPr>
            <w:ins w:id="116" w:author="msi" w:date="2026-09-22T12:38:00Z" w16du:dateUtc="2026-09-22T16:38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3091368A" w14:textId="77777777" w:rsidR="00B00DF3" w:rsidRPr="00B00DF3" w:rsidRDefault="00B00DF3" w:rsidP="00B00DF3">
            <w:pPr>
              <w:rPr>
                <w:ins w:id="117" w:author="msi" w:date="2026-09-22T12:38:00Z" w16du:dateUtc="2026-09-22T16:38:00Z"/>
                <w:sz w:val="16"/>
                <w:szCs w:val="16"/>
              </w:rPr>
            </w:pPr>
            <w:ins w:id="118" w:author="msi" w:date="2026-09-22T12:38:00Z" w16du:dateUtc="2026-09-22T16:38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DE60980" w14:textId="77777777" w:rsidR="00BC32DD" w:rsidRPr="00B00DF3" w:rsidRDefault="00BC32DD" w:rsidP="00832AEF">
            <w:pPr>
              <w:pStyle w:val="Kaynakca"/>
              <w:rPr>
                <w:ins w:id="119" w:author="msi" w:date="2026-09-22T12:38:00Z" w16du:dateUtc="2026-09-22T16:38:00Z"/>
                <w:szCs w:val="16"/>
                <w:lang w:val="tr-TR"/>
              </w:rPr>
            </w:pPr>
          </w:p>
        </w:tc>
      </w:tr>
      <w:tr w:rsidR="00BC32DD" w:rsidRPr="001A2552" w14:paraId="0F60CDC5" w14:textId="77777777" w:rsidTr="00832AEF">
        <w:trPr>
          <w:jc w:val="center"/>
          <w:ins w:id="120" w:author="msi" w:date="2026-09-22T12:38:00Z" w16du:dateUtc="2026-09-22T16:38:00Z"/>
        </w:trPr>
        <w:tc>
          <w:tcPr>
            <w:tcW w:w="2745" w:type="dxa"/>
            <w:vAlign w:val="center"/>
          </w:tcPr>
          <w:p w14:paraId="6AD303EC" w14:textId="77777777" w:rsidR="00BC32DD" w:rsidRPr="001A2552" w:rsidRDefault="00BC32DD" w:rsidP="00832AEF">
            <w:pPr>
              <w:pStyle w:val="DersBasliklar"/>
              <w:rPr>
                <w:ins w:id="121" w:author="msi" w:date="2026-09-22T12:38:00Z" w16du:dateUtc="2026-09-22T16:38:00Z"/>
                <w:szCs w:val="16"/>
              </w:rPr>
            </w:pPr>
            <w:ins w:id="122" w:author="msi" w:date="2026-09-22T12:38:00Z" w16du:dateUtc="2026-09-22T16:38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3C4A746A" w14:textId="77777777" w:rsidR="00BC32DD" w:rsidRPr="001A2552" w:rsidRDefault="00B00DF3" w:rsidP="00832AEF">
            <w:pPr>
              <w:pStyle w:val="DersBilgileri"/>
              <w:rPr>
                <w:ins w:id="123" w:author="msi" w:date="2026-09-22T12:38:00Z" w16du:dateUtc="2026-09-22T16:38:00Z"/>
                <w:szCs w:val="16"/>
              </w:rPr>
            </w:pPr>
            <w:ins w:id="124" w:author="msi" w:date="2026-09-22T12:38:00Z" w16du:dateUtc="2026-09-22T16:38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5C4730E" w14:textId="77777777" w:rsidTr="00832AEF">
        <w:trPr>
          <w:jc w:val="center"/>
          <w:ins w:id="125" w:author="msi" w:date="2026-09-22T12:38:00Z" w16du:dateUtc="2026-09-22T16:38:00Z"/>
        </w:trPr>
        <w:tc>
          <w:tcPr>
            <w:tcW w:w="2745" w:type="dxa"/>
            <w:vAlign w:val="center"/>
          </w:tcPr>
          <w:p w14:paraId="0FC2A814" w14:textId="77777777" w:rsidR="00BC32DD" w:rsidRPr="001A2552" w:rsidRDefault="00BC32DD" w:rsidP="00832AEF">
            <w:pPr>
              <w:pStyle w:val="DersBasliklar"/>
              <w:rPr>
                <w:ins w:id="126" w:author="msi" w:date="2026-09-22T12:38:00Z" w16du:dateUtc="2026-09-22T16:38:00Z"/>
                <w:szCs w:val="16"/>
              </w:rPr>
            </w:pPr>
            <w:ins w:id="127" w:author="msi" w:date="2026-09-22T12:38:00Z" w16du:dateUtc="2026-09-22T16:38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39B6D2DE" w14:textId="77777777" w:rsidR="00BC32DD" w:rsidRPr="001A2552" w:rsidRDefault="00BC32DD" w:rsidP="00832AEF">
            <w:pPr>
              <w:pStyle w:val="DersBilgileri"/>
              <w:rPr>
                <w:ins w:id="128" w:author="msi" w:date="2026-09-22T12:38:00Z" w16du:dateUtc="2026-09-22T16:38:00Z"/>
                <w:szCs w:val="16"/>
              </w:rPr>
            </w:pPr>
          </w:p>
        </w:tc>
      </w:tr>
      <w:tr w:rsidR="00BC32DD" w:rsidRPr="001A2552" w14:paraId="20B41AA2" w14:textId="77777777" w:rsidTr="00832AEF">
        <w:trPr>
          <w:jc w:val="center"/>
          <w:ins w:id="129" w:author="msi" w:date="2026-09-22T12:38:00Z" w16du:dateUtc="2026-09-22T16:38:00Z"/>
        </w:trPr>
        <w:tc>
          <w:tcPr>
            <w:tcW w:w="2745" w:type="dxa"/>
            <w:vAlign w:val="center"/>
          </w:tcPr>
          <w:p w14:paraId="4C7EA2D9" w14:textId="77777777" w:rsidR="00BC32DD" w:rsidRPr="001A2552" w:rsidRDefault="00BC32DD" w:rsidP="00832AEF">
            <w:pPr>
              <w:pStyle w:val="DersBasliklar"/>
              <w:rPr>
                <w:ins w:id="130" w:author="msi" w:date="2026-09-22T12:38:00Z" w16du:dateUtc="2026-09-22T16:38:00Z"/>
                <w:szCs w:val="16"/>
              </w:rPr>
            </w:pPr>
            <w:ins w:id="131" w:author="msi" w:date="2026-09-22T12:38:00Z" w16du:dateUtc="2026-09-22T16:38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313A329A" w14:textId="77777777" w:rsidR="00BC32DD" w:rsidRPr="001A2552" w:rsidRDefault="00BC32DD" w:rsidP="00832AEF">
            <w:pPr>
              <w:pStyle w:val="DersBilgileri"/>
              <w:rPr>
                <w:ins w:id="132" w:author="msi" w:date="2026-09-22T12:38:00Z" w16du:dateUtc="2026-09-22T16:38:00Z"/>
                <w:szCs w:val="16"/>
              </w:rPr>
            </w:pPr>
          </w:p>
        </w:tc>
      </w:tr>
    </w:tbl>
    <w:p w14:paraId="386E86C7" w14:textId="77777777" w:rsidR="00BC32DD" w:rsidRPr="001A2552" w:rsidRDefault="00BC32DD" w:rsidP="00BC32DD">
      <w:pPr>
        <w:rPr>
          <w:ins w:id="133" w:author="msi" w:date="2026-09-22T12:38:00Z" w16du:dateUtc="2026-09-22T16:38:00Z"/>
          <w:sz w:val="16"/>
          <w:szCs w:val="16"/>
        </w:rPr>
      </w:pPr>
    </w:p>
    <w:p w14:paraId="0335568A" w14:textId="77777777" w:rsidR="00BC32DD" w:rsidRPr="001A2552" w:rsidRDefault="00BC32DD" w:rsidP="00BC32DD">
      <w:pPr>
        <w:rPr>
          <w:ins w:id="134" w:author="msi" w:date="2026-09-22T12:38:00Z" w16du:dateUtc="2026-09-22T16:38:00Z"/>
          <w:sz w:val="16"/>
          <w:szCs w:val="16"/>
        </w:rPr>
      </w:pPr>
    </w:p>
    <w:p w14:paraId="3045A23B" w14:textId="77777777" w:rsidR="00BC32DD" w:rsidRPr="001A2552" w:rsidRDefault="00BC32DD" w:rsidP="00BC32DD">
      <w:pPr>
        <w:rPr>
          <w:ins w:id="135" w:author="msi" w:date="2026-09-22T12:38:00Z" w16du:dateUtc="2026-09-22T16:38:00Z"/>
          <w:sz w:val="16"/>
          <w:szCs w:val="16"/>
        </w:rPr>
      </w:pPr>
    </w:p>
    <w:p w14:paraId="7A6D90D1" w14:textId="77777777" w:rsidR="00BC32DD" w:rsidRDefault="00BC32DD" w:rsidP="00BC32DD">
      <w:pPr>
        <w:rPr>
          <w:ins w:id="136" w:author="msi" w:date="2026-09-22T12:38:00Z" w16du:dateUtc="2026-09-22T16:38:00Z"/>
        </w:rPr>
      </w:pPr>
    </w:p>
    <w:p w14:paraId="6B4053A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del w:id="137" w:author="msi" w:date="2026-09-22T12:38:00Z" w16du:dateUtc="2026-09-22T16:38:00Z"/>
          <w:rFonts w:ascii="Times New Roman" w:hAnsi="Times New Roman"/>
          <w:color w:val="000000"/>
        </w:rPr>
      </w:pPr>
      <w:del w:id="138" w:author="msi" w:date="2026-09-22T12:38:00Z" w16du:dateUtc="2026-09-22T16:38:00Z">
        <w:r>
          <w:rPr>
            <w:rFonts w:ascii="Times New Roman" w:hAnsi="Times New Roman"/>
            <w:noProof/>
            <w:color w:val="000000"/>
            <w:lang w:eastAsia="pt-BR"/>
          </w:rPr>
          <w:drawing>
            <wp:inline distT="0" distB="0" distL="0" distR="0" wp14:anchorId="2180EF1A" wp14:editId="6A617D87">
              <wp:extent cx="546100" cy="577850"/>
              <wp:effectExtent l="0" t="0" r="0" b="0"/>
              <wp:docPr id="2" name="image1.png" descr="Desenho de um bicho amarelo&#10;&#10;Descrição gerada automaticamente com confiança baixa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Desenho de um bicho amarelo&#10;&#10;Descrição gerada automaticamente com confiança baixa"/>
                      <pic:cNvPicPr preferRelativeResize="0"/>
                    </pic:nvPicPr>
                    <pic:blipFill>
                      <a:blip r:embed="rId7" cstate="print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5778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del>
    </w:p>
    <w:p w14:paraId="1DD67CC6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del w:id="139" w:author="msi" w:date="2026-09-22T12:38:00Z" w16du:dateUtc="2026-09-22T16:38:00Z"/>
          <w:rFonts w:ascii="Times New Roman" w:hAnsi="Times New Roman"/>
          <w:color w:val="000000"/>
        </w:rPr>
      </w:pPr>
    </w:p>
    <w:p w14:paraId="487D6D81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del w:id="140" w:author="msi" w:date="2026-09-22T12:38:00Z" w16du:dateUtc="2026-09-22T16:38:00Z"/>
          <w:rFonts w:ascii="Times New Roman" w:hAnsi="Times New Roman"/>
          <w:color w:val="000000"/>
        </w:rPr>
      </w:pPr>
      <w:del w:id="141" w:author="msi" w:date="2026-09-22T12:38:00Z" w16du:dateUtc="2026-09-22T16:38:00Z">
        <w:r>
          <w:rPr>
            <w:rFonts w:ascii="Times New Roman" w:hAnsi="Times New Roman"/>
            <w:b/>
            <w:color w:val="000000"/>
          </w:rPr>
          <w:delText>TRIBUNAL DE JUSTIÇA DO ESTADO DO AMAZONAS</w:delText>
        </w:r>
      </w:del>
    </w:p>
    <w:p w14:paraId="0EDEC2D6" w14:textId="77777777" w:rsidR="00D755EE" w:rsidRDefault="00D755EE" w:rsidP="00D755EE">
      <w:pPr>
        <w:pBdr>
          <w:top w:val="nil"/>
          <w:left w:val="nil"/>
          <w:bottom w:val="single" w:sz="12" w:space="5" w:color="000080"/>
          <w:right w:val="nil"/>
          <w:between w:val="nil"/>
        </w:pBdr>
        <w:ind w:left="720" w:right="-38"/>
        <w:rPr>
          <w:del w:id="142" w:author="msi" w:date="2026-09-22T12:38:00Z" w16du:dateUtc="2026-09-22T16:38:00Z"/>
          <w:rFonts w:ascii="Times New Roman" w:hAnsi="Times New Roman"/>
          <w:color w:val="000000"/>
        </w:rPr>
      </w:pPr>
      <w:del w:id="143" w:author="msi" w:date="2026-09-22T12:38:00Z" w16du:dateUtc="2026-09-22T16:38:00Z">
        <w:r>
          <w:rPr>
            <w:rFonts w:ascii="Times New Roman" w:hAnsi="Times New Roman"/>
            <w:b/>
            <w:color w:val="00000A"/>
          </w:rPr>
          <w:delText>                                      PRIMEIRA CÂMARA CÍVEL</w:delText>
        </w:r>
      </w:del>
    </w:p>
    <w:p w14:paraId="12E53E79" w14:textId="77777777" w:rsidR="00D755EE" w:rsidRDefault="00D755EE" w:rsidP="00D755EE">
      <w:pPr>
        <w:pBdr>
          <w:top w:val="nil"/>
          <w:left w:val="nil"/>
          <w:bottom w:val="nil"/>
          <w:right w:val="nil"/>
          <w:between w:val="nil"/>
        </w:pBdr>
        <w:shd w:val="clear" w:color="auto" w:fill="E5E5E5"/>
        <w:ind w:right="-38"/>
        <w:jc w:val="center"/>
        <w:rPr>
          <w:del w:id="144" w:author="msi" w:date="2026-09-22T12:38:00Z" w16du:dateUtc="2026-09-22T16:38:00Z"/>
          <w:rFonts w:ascii="Times New Roman" w:hAnsi="Times New Roman"/>
          <w:color w:val="000000"/>
        </w:rPr>
      </w:pPr>
      <w:del w:id="145" w:author="msi" w:date="2026-09-22T12:38:00Z" w16du:dateUtc="2026-09-22T16:38:00Z">
        <w:r>
          <w:rPr>
            <w:rFonts w:ascii="Times New Roman" w:hAnsi="Times New Roman"/>
            <w:b/>
            <w:color w:val="000000"/>
          </w:rPr>
          <w:delText xml:space="preserve"> 27ª Sessão Ordinária da Primeira Câmara Cível</w:delText>
        </w:r>
      </w:del>
    </w:p>
    <w:p w14:paraId="7F9A5A4E" w14:textId="77777777" w:rsidR="00D755EE" w:rsidRDefault="00D755EE" w:rsidP="00D755EE">
      <w:pPr>
        <w:rPr>
          <w:del w:id="146" w:author="msi" w:date="2026-09-22T12:38:00Z" w16du:dateUtc="2026-09-22T16:38:00Z"/>
          <w:rFonts w:ascii="Palatino" w:hAnsi="Palatino"/>
          <w:b/>
          <w:color w:val="000000"/>
        </w:rPr>
      </w:pPr>
    </w:p>
    <w:p w14:paraId="5F8764EF" w14:textId="77777777" w:rsidR="00D755EE" w:rsidRPr="0048565F" w:rsidRDefault="00D755EE" w:rsidP="00D755EE">
      <w:pPr>
        <w:rPr>
          <w:del w:id="147" w:author="msi" w:date="2026-09-22T12:38:00Z" w16du:dateUtc="2026-09-22T16:38:00Z"/>
          <w:rFonts w:ascii="Palatino" w:hAnsi="Palatino"/>
        </w:rPr>
      </w:pPr>
      <w:del w:id="148" w:author="msi" w:date="2026-09-22T12:38:00Z" w16du:dateUtc="2026-09-22T16:38:00Z">
        <w:r w:rsidRPr="0048565F">
          <w:rPr>
            <w:rFonts w:ascii="Palatino" w:hAnsi="Palatino"/>
            <w:b/>
            <w:color w:val="000000"/>
          </w:rPr>
          <w:delText>I - Leitura da Ata                                         </w:delText>
        </w:r>
      </w:del>
    </w:p>
    <w:p w14:paraId="683815BD" w14:textId="77777777" w:rsidR="00D755EE" w:rsidRPr="0048565F" w:rsidRDefault="00D755EE" w:rsidP="00D755EE">
      <w:pPr>
        <w:ind w:right="-876"/>
        <w:rPr>
          <w:del w:id="149" w:author="msi" w:date="2026-09-22T12:38:00Z" w16du:dateUtc="2026-09-22T16:38:00Z"/>
          <w:rFonts w:ascii="Palatino" w:hAnsi="Palatino"/>
        </w:rPr>
      </w:pPr>
      <w:del w:id="150" w:author="msi" w:date="2026-09-22T12:38:00Z" w16du:dateUtc="2026-09-22T16:38:00Z">
        <w:r w:rsidRPr="0048565F">
          <w:rPr>
            <w:rFonts w:ascii="Palatino" w:hAnsi="Palatino"/>
            <w:b/>
            <w:color w:val="000000"/>
          </w:rPr>
          <w:delText>II - Leitura de Acórdãos          </w:delText>
        </w:r>
      </w:del>
    </w:p>
    <w:p w14:paraId="4AA6E999" w14:textId="77777777" w:rsidR="00D755EE" w:rsidRPr="0048565F" w:rsidRDefault="00D755EE" w:rsidP="00D755EE">
      <w:pPr>
        <w:ind w:right="-876"/>
        <w:rPr>
          <w:del w:id="151" w:author="msi" w:date="2026-09-22T12:38:00Z" w16du:dateUtc="2026-09-22T16:38:00Z"/>
          <w:rFonts w:ascii="Palatino" w:hAnsi="Palatino"/>
        </w:rPr>
      </w:pPr>
      <w:del w:id="152" w:author="msi" w:date="2026-09-22T12:38:00Z" w16du:dateUtc="2026-09-22T16:38:00Z">
        <w:r w:rsidRPr="0048565F">
          <w:rPr>
            <w:rFonts w:ascii="Palatino" w:hAnsi="Palatino"/>
            <w:b/>
            <w:color w:val="000000"/>
          </w:rPr>
          <w:delText>III - Pauta de Julgamentos </w:delText>
        </w:r>
      </w:del>
    </w:p>
    <w:p w14:paraId="005C68AE" w14:textId="77777777" w:rsidR="00D755EE" w:rsidRPr="0048565F" w:rsidRDefault="00D755EE" w:rsidP="00D755EE">
      <w:pPr>
        <w:rPr>
          <w:del w:id="153" w:author="msi" w:date="2026-09-22T12:38:00Z" w16du:dateUtc="2026-09-22T16:38:00Z"/>
          <w:rFonts w:ascii="Palatino" w:hAnsi="Palatino"/>
        </w:rPr>
      </w:pPr>
      <w:del w:id="154" w:author="msi" w:date="2026-09-22T12:38:00Z" w16du:dateUtc="2026-09-22T16:38:00Z">
        <w:r w:rsidRPr="0048565F">
          <w:rPr>
            <w:rFonts w:ascii="Palatino" w:hAnsi="Palatino"/>
            <w:b/>
            <w:color w:val="000000"/>
          </w:rPr>
          <w:delText xml:space="preserve">IV - Julgamentos em Mesa         </w:delText>
        </w:r>
      </w:del>
    </w:p>
    <w:p w14:paraId="7428835F" w14:textId="77777777" w:rsidR="00D755EE" w:rsidRPr="0048565F" w:rsidRDefault="00D755EE" w:rsidP="00D755EE">
      <w:pPr>
        <w:spacing w:before="240"/>
        <w:rPr>
          <w:del w:id="155" w:author="msi" w:date="2026-09-22T12:38:00Z" w16du:dateUtc="2026-09-22T16:38:00Z"/>
          <w:rFonts w:ascii="Palatino" w:hAnsi="Palatino"/>
          <w:b/>
        </w:rPr>
      </w:pPr>
      <w:del w:id="156" w:author="msi" w:date="2026-09-22T12:38:00Z" w16du:dateUtc="2026-09-22T16:38:00Z">
        <w:r w:rsidRPr="0048565F">
          <w:rPr>
            <w:rFonts w:ascii="Palatino" w:hAnsi="Palatino"/>
            <w:b/>
          </w:rPr>
          <w:delText xml:space="preserve">Data da sessão: </w:delText>
        </w:r>
        <w:r>
          <w:rPr>
            <w:rFonts w:ascii="Palatino" w:hAnsi="Palatino"/>
            <w:b/>
            <w:bCs/>
          </w:rPr>
          <w:delText>26</w:delText>
        </w:r>
        <w:r w:rsidRPr="0022092E">
          <w:rPr>
            <w:rFonts w:ascii="Palatino" w:hAnsi="Palatino"/>
            <w:b/>
            <w:bCs/>
          </w:rPr>
          <w:delText>/08/202</w:delText>
        </w:r>
        <w:r w:rsidR="00F6124A">
          <w:rPr>
            <w:rFonts w:ascii="Palatino" w:hAnsi="Palatino"/>
            <w:b/>
            <w:bCs/>
          </w:rPr>
          <w:delText>4</w:delText>
        </w:r>
        <w:r w:rsidRPr="0048565F">
          <w:rPr>
            <w:rFonts w:ascii="Palatino" w:hAnsi="Palatino"/>
            <w:b/>
          </w:rPr>
          <w:delText xml:space="preserve"> às 9 horas.</w:delText>
        </w:r>
        <w:r w:rsidR="00F07A42">
          <w:rPr>
            <w:rFonts w:ascii="Palatino" w:hAnsi="Palatino"/>
            <w:b/>
          </w:rPr>
          <w:delText xml:space="preserve"> </w:delText>
        </w:r>
        <w:r w:rsidR="00B71E78">
          <w:rPr>
            <w:rFonts w:ascii="Palatino" w:hAnsi="Palatino"/>
            <w:b/>
          </w:rPr>
          <w:delText xml:space="preserve"> </w:delText>
        </w:r>
      </w:del>
    </w:p>
    <w:p w14:paraId="5144BB23" w14:textId="77777777" w:rsidR="00D755EE" w:rsidRPr="00B034D7" w:rsidRDefault="00D755EE" w:rsidP="00D755EE">
      <w:pPr>
        <w:spacing w:before="240"/>
        <w:rPr>
          <w:del w:id="157" w:author="msi" w:date="2026-09-22T12:38:00Z" w16du:dateUtc="2026-09-22T16:38:00Z"/>
          <w:rFonts w:ascii="Palatino" w:hAnsi="Palatino"/>
          <w:b/>
        </w:rPr>
      </w:pPr>
      <w:del w:id="158" w:author="msi" w:date="2026-09-22T12:38:00Z" w16du:dateUtc="2026-09-22T16:38:00Z">
        <w:r>
          <w:rPr>
            <w:rFonts w:ascii="Palatino" w:hAnsi="Palatino"/>
            <w:b/>
          </w:rPr>
          <w:delText>P</w:delText>
        </w:r>
        <w:r w:rsidRPr="0048565F">
          <w:rPr>
            <w:rFonts w:ascii="Palatino" w:hAnsi="Palatino"/>
            <w:b/>
          </w:rPr>
          <w:delText>RESIDENTE</w:delText>
        </w:r>
        <w:r>
          <w:rPr>
            <w:rFonts w:ascii="Palatino" w:hAnsi="Palatino"/>
            <w:b/>
          </w:rPr>
          <w:delText xml:space="preserve"> em Exercício</w:delText>
        </w:r>
        <w:r w:rsidRPr="0048565F">
          <w:rPr>
            <w:rFonts w:ascii="Palatino" w:hAnsi="Palatino"/>
            <w:b/>
          </w:rPr>
          <w:delText xml:space="preserve">: </w:delText>
        </w:r>
        <w:r w:rsidRPr="00FC3FF3">
          <w:rPr>
            <w:rFonts w:ascii="Palatino" w:hAnsi="Palatino"/>
            <w:b/>
            <w:bCs/>
          </w:rPr>
          <w:delText>Exma. Sra. Desa. Maria das Graças Pessoa Figueiredo</w:delText>
        </w:r>
      </w:del>
    </w:p>
    <w:p w14:paraId="54CC1E08" w14:textId="77777777" w:rsidR="00D755EE" w:rsidRDefault="00D755EE" w:rsidP="00D755EE">
      <w:pPr>
        <w:rPr>
          <w:del w:id="159" w:author="msi" w:date="2026-09-22T12:38:00Z" w16du:dateUtc="2026-09-22T16:38:00Z"/>
          <w:rFonts w:ascii="Palatino" w:hAnsi="Palatino"/>
          <w:b/>
          <w:bCs/>
          <w:u w:val="single"/>
        </w:rPr>
      </w:pPr>
    </w:p>
    <w:p w14:paraId="35A8FD76" w14:textId="77777777" w:rsidR="00AD5128" w:rsidRPr="008A638D" w:rsidRDefault="00AD5128" w:rsidP="00AD5128">
      <w:pPr>
        <w:widowControl w:val="0"/>
        <w:autoSpaceDE w:val="0"/>
        <w:autoSpaceDN w:val="0"/>
        <w:adjustRightInd w:val="0"/>
        <w:rPr>
          <w:del w:id="160" w:author="msi" w:date="2026-09-22T12:38:00Z" w16du:dateUtc="2026-09-22T16:38:00Z"/>
          <w:rFonts w:ascii="Palatino" w:hAnsi="Palatino" w:cs="Arial"/>
          <w:b/>
          <w:bCs/>
          <w:u w:val="single"/>
        </w:rPr>
      </w:pPr>
      <w:del w:id="161" w:author="msi" w:date="2026-09-22T12:38:00Z" w16du:dateUtc="2026-09-22T16:38:00Z">
        <w:r w:rsidRPr="008A638D">
          <w:rPr>
            <w:rFonts w:ascii="Palatino" w:hAnsi="Palatino" w:cs="Arial"/>
            <w:b/>
            <w:bCs/>
            <w:u w:val="single"/>
          </w:rPr>
          <w:delText>Relator: Exmo. Sr. Des. Paulo César Caminha e Lima</w:delText>
        </w:r>
      </w:del>
    </w:p>
    <w:p w14:paraId="2F106891" w14:textId="77777777" w:rsidR="00AD5128" w:rsidRPr="008A638D" w:rsidRDefault="00AD5128" w:rsidP="00AD5128">
      <w:pPr>
        <w:autoSpaceDE w:val="0"/>
        <w:autoSpaceDN w:val="0"/>
        <w:adjustRightInd w:val="0"/>
        <w:rPr>
          <w:del w:id="162" w:author="msi" w:date="2026-09-22T12:38:00Z" w16du:dateUtc="2026-09-22T16:38:00Z"/>
          <w:rFonts w:ascii="Palatino" w:hAnsi="Palatino" w:cs="Arial"/>
        </w:rPr>
      </w:pPr>
      <w:del w:id="163" w:author="msi" w:date="2026-09-22T12:38:00Z" w16du:dateUtc="2026-09-22T16:38:00Z">
        <w:r w:rsidRPr="008A638D">
          <w:rPr>
            <w:rFonts w:ascii="Palatino" w:hAnsi="Palatino" w:cs="Arial"/>
          </w:rPr>
          <w:delText>Membros: Exma. Sra. Desa. Maria das Graças Pessoa Figueiredo, Exmo. Sr. Des. Cláudio César Ramalheira Roessing, em caso de ausência, impedimento ou suspeição de um deste, a Exma. Sra. Desa. Joana dos Santos Meirelles.</w:delText>
        </w:r>
      </w:del>
    </w:p>
    <w:p w14:paraId="23884E35" w14:textId="77777777" w:rsidR="00AD5128" w:rsidRDefault="00AD5128" w:rsidP="00AD5128">
      <w:pPr>
        <w:rPr>
          <w:del w:id="164" w:author="msi" w:date="2026-09-22T12:38:00Z" w16du:dateUtc="2026-09-22T16:38:00Z"/>
          <w:rFonts w:ascii="Palatino" w:hAnsi="Palatino"/>
          <w:b/>
          <w:bCs/>
          <w:color w:val="000000"/>
          <w:lang w:eastAsia="pt-BR"/>
        </w:rPr>
      </w:pPr>
      <w:del w:id="165" w:author="msi" w:date="2026-09-22T12:38:00Z" w16du:dateUtc="2026-09-22T16:38:00Z">
        <w:r>
          <w:rPr>
            <w:rFonts w:ascii="Palatino" w:hAnsi="Palatino"/>
            <w:b/>
            <w:bCs/>
            <w:color w:val="000000"/>
            <w:lang w:eastAsia="pt-BR"/>
          </w:rPr>
          <w:delText xml:space="preserve"> </w:delText>
        </w:r>
      </w:del>
    </w:p>
    <w:p w14:paraId="3F2CFE54" w14:textId="77777777" w:rsidR="00AD5128" w:rsidRDefault="00AD5128" w:rsidP="00AD5128">
      <w:pPr>
        <w:rPr>
          <w:del w:id="166" w:author="msi" w:date="2026-09-22T12:38:00Z" w16du:dateUtc="2026-09-22T16:38:00Z"/>
          <w:rFonts w:ascii="Palatino" w:hAnsi="Palatino"/>
          <w:b/>
          <w:bCs/>
          <w:color w:val="000000"/>
          <w:lang w:eastAsia="pt-BR"/>
        </w:rPr>
      </w:pPr>
    </w:p>
    <w:p w14:paraId="3C25A366" w14:textId="77777777" w:rsidR="00AD5128" w:rsidRDefault="00AD5128" w:rsidP="00AD5128">
      <w:pPr>
        <w:ind w:right="-1301"/>
        <w:rPr>
          <w:del w:id="167" w:author="msi" w:date="2026-09-22T12:38:00Z" w16du:dateUtc="2026-09-22T16:38:00Z"/>
          <w:rFonts w:ascii="Palatino" w:hAnsi="Palatino"/>
          <w:b/>
          <w:color w:val="000000"/>
          <w:lang w:eastAsia="pt-BR"/>
        </w:rPr>
      </w:pPr>
      <w:del w:id="168" w:author="msi" w:date="2026-09-22T12:38:00Z" w16du:dateUtc="2026-09-22T16:38:00Z">
        <w:r>
          <w:rPr>
            <w:rFonts w:ascii="Palatino" w:hAnsi="Palatino"/>
            <w:b/>
            <w:bCs/>
            <w:color w:val="000000"/>
            <w:lang w:eastAsia="pt-BR"/>
          </w:rPr>
          <w:delText>1.</w:delText>
        </w:r>
        <w:r w:rsidRPr="009D0793">
          <w:rPr>
            <w:rFonts w:ascii="Palatino" w:hAnsi="Palatino"/>
            <w:b/>
            <w:bCs/>
            <w:color w:val="000000"/>
            <w:lang w:eastAsia="pt-BR"/>
          </w:rPr>
          <w:delText xml:space="preserve"> Apelação Cível nº 0222901-41.2010.8.04.0001</w:delText>
        </w:r>
        <w:r>
          <w:rPr>
            <w:rFonts w:ascii="Palatino" w:hAnsi="Palatino"/>
            <w:b/>
            <w:bCs/>
            <w:color w:val="000000"/>
            <w:lang w:eastAsia="pt-BR"/>
          </w:rPr>
          <w:delText>(Ad./suspenso-Julgada preliminar em 12.08.24)</w:delText>
        </w:r>
        <w:r>
          <w:rPr>
            <w:rFonts w:ascii="Palatino" w:hAnsi="Palatino"/>
            <w:b/>
            <w:color w:val="000000"/>
            <w:lang w:eastAsia="pt-BR"/>
          </w:rPr>
          <w:delText xml:space="preserve"> </w:delText>
        </w:r>
      </w:del>
    </w:p>
    <w:p w14:paraId="0AFA5374" w14:textId="77777777" w:rsidR="00AD5128" w:rsidRPr="00AC3DAD" w:rsidRDefault="00AD5128" w:rsidP="00AD5128">
      <w:pPr>
        <w:ind w:right="-734"/>
        <w:rPr>
          <w:del w:id="169" w:author="msi" w:date="2026-09-22T12:38:00Z" w16du:dateUtc="2026-09-22T16:38:00Z"/>
          <w:rFonts w:ascii="Palatino" w:hAnsi="Palatino"/>
          <w:b/>
          <w:bCs/>
          <w:color w:val="000000"/>
          <w:lang w:eastAsia="pt-BR"/>
        </w:rPr>
      </w:pPr>
      <w:del w:id="170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>Origem</w:delText>
        </w:r>
        <w:r w:rsidRPr="009D0793">
          <w:rPr>
            <w:rFonts w:ascii="Palatino" w:hAnsi="Palatino"/>
            <w:color w:val="000000"/>
            <w:lang w:eastAsia="pt-BR"/>
          </w:rPr>
          <w:delText xml:space="preserve">: Vara Especializada da Dívida Ativa Estadual  </w:delText>
        </w:r>
        <w:r w:rsidRPr="00AD5128">
          <w:rPr>
            <w:rFonts w:ascii="Palatino" w:hAnsi="Palatino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hAnsi="Palatino"/>
            <w:b/>
            <w:color w:val="000000"/>
            <w:lang w:eastAsia="pt-BR"/>
          </w:rPr>
          <w:delText xml:space="preserve"> </w:delText>
        </w:r>
      </w:del>
    </w:p>
    <w:p w14:paraId="406042FC" w14:textId="77777777" w:rsidR="00AD5128" w:rsidRDefault="00AD5128" w:rsidP="00AD5128">
      <w:pPr>
        <w:ind w:right="-755"/>
        <w:rPr>
          <w:del w:id="171" w:author="msi" w:date="2026-09-22T12:38:00Z" w16du:dateUtc="2026-09-22T16:38:00Z"/>
          <w:rFonts w:ascii="Palatino" w:hAnsi="Palatino"/>
          <w:color w:val="000000"/>
          <w:lang w:eastAsia="pt-BR"/>
        </w:rPr>
      </w:pPr>
      <w:del w:id="172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>Juiz Prolato</w:delText>
        </w:r>
        <w:r w:rsidRPr="009D0793">
          <w:rPr>
            <w:rFonts w:ascii="Palatino" w:hAnsi="Palatino"/>
            <w:color w:val="000000"/>
            <w:lang w:eastAsia="pt-BR"/>
          </w:rPr>
          <w:delText>r: Marco Antonio Pinto da Costa</w:delText>
        </w:r>
        <w:r>
          <w:rPr>
            <w:rFonts w:ascii="Palatino" w:hAnsi="Palatino"/>
            <w:color w:val="000000"/>
            <w:lang w:eastAsia="pt-BR"/>
          </w:rPr>
          <w:delText xml:space="preserve">        </w:delText>
        </w:r>
        <w:r>
          <w:rPr>
            <w:rFonts w:ascii="Palatino" w:hAnsi="Palatino"/>
            <w:color w:val="000000"/>
            <w:shd w:val="clear" w:color="auto" w:fill="FFFF00"/>
            <w:lang w:eastAsia="pt-BR"/>
          </w:rPr>
          <w:delText xml:space="preserve"> </w:delText>
        </w:r>
      </w:del>
    </w:p>
    <w:p w14:paraId="47F6A014" w14:textId="77777777" w:rsidR="00AD5128" w:rsidRDefault="00AD5128" w:rsidP="00AD5128">
      <w:pPr>
        <w:rPr>
          <w:del w:id="173" w:author="msi" w:date="2026-09-22T12:38:00Z" w16du:dateUtc="2026-09-22T16:38:00Z"/>
          <w:rFonts w:ascii="Palatino" w:hAnsi="Palatino"/>
          <w:color w:val="000000"/>
          <w:lang w:eastAsia="pt-BR"/>
        </w:rPr>
      </w:pPr>
      <w:del w:id="174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 xml:space="preserve">Apelante   : Estado do Amazonas. </w:delText>
        </w:r>
        <w:r w:rsidRPr="009D0793">
          <w:rPr>
            <w:rFonts w:ascii="Palatino" w:hAnsi="Palatino"/>
            <w:b/>
            <w:bCs/>
            <w:color w:val="000000"/>
            <w:lang w:eastAsia="pt-BR"/>
          </w:rPr>
          <w:br/>
        </w:r>
        <w:r w:rsidRPr="009D0793">
          <w:rPr>
            <w:rFonts w:ascii="Palatino" w:hAnsi="Palatino"/>
            <w:color w:val="000000"/>
            <w:lang w:eastAsia="pt-BR"/>
          </w:rPr>
          <w:delText xml:space="preserve">Procurador  : Thiago Araújo Rezende Mendes (9416/AM).  </w:delText>
        </w:r>
        <w:r w:rsidRPr="009D0793">
          <w:rPr>
            <w:rFonts w:ascii="Palatino" w:hAnsi="Palatino"/>
            <w:color w:val="000000"/>
            <w:lang w:eastAsia="pt-BR"/>
          </w:rPr>
          <w:br/>
        </w:r>
        <w:r w:rsidRPr="009D0793">
          <w:rPr>
            <w:rFonts w:ascii="Palatino" w:hAnsi="Palatino"/>
            <w:b/>
            <w:bCs/>
            <w:color w:val="000000"/>
            <w:lang w:eastAsia="pt-BR"/>
          </w:rPr>
          <w:delText xml:space="preserve">Apelado    : Friller Brasil Alimentos Ltda. </w:delText>
        </w:r>
        <w:r w:rsidRPr="009D0793">
          <w:rPr>
            <w:rFonts w:ascii="Palatino" w:hAnsi="Palatino"/>
            <w:b/>
            <w:bCs/>
            <w:color w:val="000000"/>
            <w:lang w:eastAsia="pt-BR"/>
          </w:rPr>
          <w:br/>
        </w:r>
        <w:r w:rsidRPr="009D0793">
          <w:rPr>
            <w:rFonts w:ascii="Palatino" w:hAnsi="Palatino"/>
            <w:color w:val="000000"/>
            <w:lang w:eastAsia="pt-BR"/>
          </w:rPr>
          <w:delText>Advogados  : Marcos Aldenir Ferreira Rivas (2250/AM). Laureano Cezar Elias Muller </w:delText>
        </w:r>
      </w:del>
    </w:p>
    <w:p w14:paraId="5B67F3A2" w14:textId="77777777" w:rsidR="00AD5128" w:rsidRDefault="00AD5128" w:rsidP="00AD5128">
      <w:pPr>
        <w:rPr>
          <w:del w:id="175" w:author="msi" w:date="2026-09-22T12:38:00Z" w16du:dateUtc="2026-09-22T16:38:00Z"/>
          <w:rFonts w:ascii="Palatino" w:hAnsi="Palatino"/>
          <w:lang w:eastAsia="pt-BR"/>
        </w:rPr>
      </w:pPr>
      <w:del w:id="176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>Presidente/Relator</w:delText>
        </w:r>
        <w:r w:rsidRPr="009D0793">
          <w:rPr>
            <w:rFonts w:ascii="Palatino" w:hAnsi="Palatino"/>
            <w:color w:val="000000"/>
            <w:lang w:eastAsia="pt-BR"/>
          </w:rPr>
          <w:delText xml:space="preserve">: </w:delText>
        </w:r>
        <w:r w:rsidRPr="009D0793">
          <w:rPr>
            <w:rFonts w:ascii="Palatino" w:hAnsi="Palatino"/>
            <w:b/>
            <w:bCs/>
            <w:color w:val="000000"/>
            <w:lang w:eastAsia="pt-BR"/>
          </w:rPr>
          <w:delText>Exmo. Sr. Des. Paulo César Caminha e Lima</w:delText>
        </w:r>
      </w:del>
    </w:p>
    <w:p w14:paraId="3DFA7BEC" w14:textId="77777777" w:rsidR="00AD5128" w:rsidRPr="009D0793" w:rsidRDefault="00AD5128" w:rsidP="00AD5128">
      <w:pPr>
        <w:rPr>
          <w:del w:id="177" w:author="msi" w:date="2026-09-22T12:38:00Z" w16du:dateUtc="2026-09-22T16:38:00Z"/>
          <w:rFonts w:ascii="Palatino" w:hAnsi="Palatino"/>
          <w:lang w:eastAsia="pt-BR"/>
        </w:rPr>
      </w:pPr>
      <w:del w:id="178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>Membro</w:delText>
        </w:r>
        <w:r w:rsidRPr="009D0793">
          <w:rPr>
            <w:rFonts w:ascii="Palatino" w:hAnsi="Palatino"/>
            <w:color w:val="000000"/>
            <w:lang w:eastAsia="pt-BR"/>
          </w:rPr>
          <w:delText>:</w:delText>
        </w:r>
        <w:r w:rsidRPr="009D0793">
          <w:rPr>
            <w:rFonts w:ascii="Palatino" w:hAnsi="Palatino"/>
            <w:color w:val="000000"/>
            <w:lang w:eastAsia="pt-BR"/>
          </w:rPr>
          <w:tab/>
          <w:delText>Exma. Sra. Desa. Maria das Graças Pessoa Figueiredo</w:delText>
        </w:r>
        <w:r>
          <w:rPr>
            <w:rFonts w:ascii="Palatino" w:hAnsi="Palatino"/>
            <w:color w:val="000000"/>
            <w:lang w:eastAsia="pt-BR"/>
          </w:rPr>
          <w:delText>(c/ diverg.)</w:delText>
        </w:r>
      </w:del>
    </w:p>
    <w:p w14:paraId="4D70E00E" w14:textId="77777777" w:rsidR="00AD5128" w:rsidRPr="009D0793" w:rsidRDefault="00AD5128" w:rsidP="00AD5128">
      <w:pPr>
        <w:ind w:right="-309"/>
        <w:rPr>
          <w:del w:id="179" w:author="msi" w:date="2026-09-22T12:38:00Z" w16du:dateUtc="2026-09-22T16:38:00Z"/>
          <w:rFonts w:ascii="Palatino" w:hAnsi="Palatino"/>
          <w:lang w:eastAsia="pt-BR"/>
        </w:rPr>
      </w:pPr>
      <w:del w:id="180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 xml:space="preserve">Membro: </w:delText>
        </w:r>
        <w:r w:rsidRPr="009D0793">
          <w:rPr>
            <w:rFonts w:ascii="Palatino" w:hAnsi="Palatino"/>
            <w:color w:val="000000"/>
            <w:lang w:eastAsia="pt-BR"/>
          </w:rPr>
          <w:delText> </w:delText>
        </w:r>
        <w:r w:rsidRPr="009D0793">
          <w:rPr>
            <w:rFonts w:ascii="Palatino" w:hAnsi="Palatino"/>
            <w:color w:val="000000"/>
            <w:lang w:eastAsia="pt-BR"/>
          </w:rPr>
          <w:tab/>
          <w:delText xml:space="preserve">Exma. Sra. Desa. Joana dos Santos Meirelles </w:delText>
        </w:r>
        <w:r w:rsidRPr="009D0793">
          <w:rPr>
            <w:rFonts w:ascii="Palatino" w:hAnsi="Palatino"/>
            <w:b/>
            <w:bCs/>
            <w:color w:val="000000"/>
            <w:lang w:eastAsia="pt-BR"/>
          </w:rPr>
          <w:delText>(1.diverg.)</w:delText>
        </w:r>
      </w:del>
    </w:p>
    <w:p w14:paraId="7E505252" w14:textId="77777777" w:rsidR="00AD5128" w:rsidRPr="009D0793" w:rsidRDefault="00AD5128" w:rsidP="00AD5128">
      <w:pPr>
        <w:rPr>
          <w:del w:id="181" w:author="msi" w:date="2026-09-22T12:38:00Z" w16du:dateUtc="2026-09-22T16:38:00Z"/>
          <w:rFonts w:ascii="Palatino" w:hAnsi="Palatino"/>
          <w:lang w:eastAsia="pt-BR"/>
        </w:rPr>
      </w:pPr>
      <w:del w:id="182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 xml:space="preserve">Membro Supl : </w:delText>
        </w:r>
        <w:r w:rsidRPr="009D0793">
          <w:rPr>
            <w:rFonts w:ascii="Palatino" w:hAnsi="Palatino"/>
            <w:color w:val="000000"/>
            <w:lang w:eastAsia="pt-BR"/>
          </w:rPr>
          <w:delText> Exmo. Sr. Des. Cláudio César Ramalheira Roessing</w:delText>
        </w:r>
        <w:r>
          <w:rPr>
            <w:rFonts w:ascii="Palatino" w:hAnsi="Palatino"/>
            <w:color w:val="000000"/>
            <w:lang w:eastAsia="pt-BR"/>
          </w:rPr>
          <w:delText>(c/ diverg.)</w:delText>
        </w:r>
      </w:del>
    </w:p>
    <w:p w14:paraId="6A7320CD" w14:textId="77777777" w:rsidR="00AD5128" w:rsidRPr="009D0793" w:rsidRDefault="00AD5128" w:rsidP="00AD5128">
      <w:pPr>
        <w:rPr>
          <w:del w:id="183" w:author="msi" w:date="2026-09-22T12:38:00Z" w16du:dateUtc="2026-09-22T16:38:00Z"/>
          <w:rFonts w:ascii="Palatino" w:hAnsi="Palatino"/>
          <w:lang w:eastAsia="pt-BR"/>
        </w:rPr>
      </w:pPr>
      <w:del w:id="184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 xml:space="preserve">Membro Supl  : </w:delText>
        </w:r>
        <w:r w:rsidRPr="009D0793">
          <w:rPr>
            <w:rFonts w:ascii="Palatino" w:hAnsi="Palatino"/>
            <w:color w:val="000000"/>
            <w:lang w:eastAsia="pt-BR"/>
          </w:rPr>
          <w:delText>Exmo. Sr. Des. Flávio Humberto Pascarelli Lopes</w:delText>
        </w:r>
        <w:r>
          <w:rPr>
            <w:rFonts w:ascii="Palatino" w:hAnsi="Palatino"/>
            <w:color w:val="000000"/>
            <w:lang w:eastAsia="pt-BR"/>
          </w:rPr>
          <w:delText>(c/ diverg.)</w:delText>
        </w:r>
      </w:del>
    </w:p>
    <w:p w14:paraId="5DBE52FB" w14:textId="77777777" w:rsidR="00AD5128" w:rsidRPr="00C94A8A" w:rsidRDefault="00AD5128" w:rsidP="00AD5128">
      <w:pPr>
        <w:pBdr>
          <w:bottom w:val="single" w:sz="4" w:space="1" w:color="000000"/>
        </w:pBdr>
        <w:ind w:right="-309" w:hanging="363"/>
        <w:rPr>
          <w:del w:id="185" w:author="msi" w:date="2026-09-22T12:38:00Z" w16du:dateUtc="2026-09-22T16:38:00Z"/>
          <w:rFonts w:ascii="Palatino" w:hAnsi="Palatino"/>
          <w:b/>
          <w:bCs/>
          <w:color w:val="000000"/>
          <w:lang w:eastAsia="pt-BR"/>
        </w:rPr>
      </w:pPr>
      <w:del w:id="186" w:author="msi" w:date="2026-09-22T12:38:00Z" w16du:dateUtc="2026-09-22T16:38:00Z">
        <w:r w:rsidRPr="009D0793">
          <w:rPr>
            <w:rFonts w:ascii="Palatino" w:hAnsi="Palatino"/>
            <w:b/>
            <w:bCs/>
            <w:color w:val="000000"/>
            <w:lang w:eastAsia="pt-BR"/>
          </w:rPr>
          <w:delText xml:space="preserve">       </w:delText>
        </w:r>
        <w:r w:rsidRPr="00C94A8A">
          <w:rPr>
            <w:rFonts w:ascii="Palatino" w:hAnsi="Palatino"/>
            <w:b/>
            <w:bCs/>
            <w:color w:val="000000"/>
            <w:lang w:eastAsia="pt-BR"/>
          </w:rPr>
          <w:delText xml:space="preserve">Obs: </w:delText>
        </w:r>
        <w:r w:rsidRPr="00C94A8A">
          <w:rPr>
            <w:rFonts w:ascii="Palatino" w:hAnsi="Palatino"/>
            <w:bCs/>
            <w:color w:val="000000"/>
            <w:lang w:eastAsia="pt-BR"/>
          </w:rPr>
          <w:delText>Sustentação oral  proferidas pelos advogados de ambas as partes em 18.3.2024.</w:delText>
        </w:r>
      </w:del>
    </w:p>
    <w:p w14:paraId="69824059" w14:textId="77777777" w:rsidR="00AD5128" w:rsidRPr="00C94A8A" w:rsidRDefault="00AD5128" w:rsidP="00AD5128">
      <w:pPr>
        <w:pBdr>
          <w:bottom w:val="single" w:sz="4" w:space="1" w:color="000000"/>
        </w:pBdr>
        <w:ind w:right="-309" w:hanging="363"/>
        <w:rPr>
          <w:del w:id="187" w:author="msi" w:date="2026-09-22T12:38:00Z" w16du:dateUtc="2026-09-22T16:38:00Z"/>
          <w:rFonts w:ascii="Palatino" w:hAnsi="Palatino"/>
          <w:bCs/>
          <w:color w:val="000000"/>
          <w:lang w:eastAsia="pt-BR"/>
        </w:rPr>
      </w:pPr>
      <w:del w:id="188" w:author="msi" w:date="2026-09-22T12:38:00Z" w16du:dateUtc="2026-09-22T16:38:00Z">
        <w:r w:rsidRPr="00C94A8A">
          <w:rPr>
            <w:rFonts w:ascii="Palatino" w:hAnsi="Palatino"/>
            <w:b/>
            <w:bCs/>
            <w:color w:val="000000"/>
            <w:lang w:eastAsia="pt-BR"/>
          </w:rPr>
          <w:delText xml:space="preserve">       Obs: </w:delText>
        </w:r>
        <w:r w:rsidRPr="00C94A8A">
          <w:rPr>
            <w:rFonts w:ascii="Palatino" w:hAnsi="Palatino"/>
            <w:bCs/>
            <w:color w:val="000000"/>
            <w:lang w:eastAsia="pt-BR"/>
          </w:rPr>
          <w:delText>Sustentação oral  proferida após ampliação de quorum pelo advogado do Apelado, Dr.</w:delText>
        </w:r>
        <w:r w:rsidRPr="00C94A8A">
          <w:rPr>
            <w:rFonts w:ascii="Palatino" w:hAnsi="Palatino"/>
            <w:b/>
            <w:bCs/>
            <w:color w:val="000000"/>
            <w:lang w:eastAsia="pt-BR"/>
          </w:rPr>
          <w:delText xml:space="preserve"> </w:delText>
        </w:r>
        <w:r w:rsidRPr="009D0793">
          <w:rPr>
            <w:rFonts w:ascii="Palatino" w:hAnsi="Palatino"/>
            <w:color w:val="000000"/>
            <w:lang w:eastAsia="pt-BR"/>
          </w:rPr>
          <w:delText>Laureano Cezar Elias Muller</w:delText>
        </w:r>
        <w:r>
          <w:rPr>
            <w:rFonts w:ascii="Palatino" w:hAnsi="Palatino"/>
            <w:color w:val="000000"/>
            <w:lang w:eastAsia="pt-BR"/>
          </w:rPr>
          <w:delText>, em 12.08.2024</w:delText>
        </w:r>
        <w:r w:rsidRPr="00C94A8A">
          <w:rPr>
            <w:rFonts w:ascii="Palatino" w:hAnsi="Palatino"/>
            <w:b/>
            <w:bCs/>
            <w:color w:val="000000"/>
            <w:lang w:eastAsia="pt-BR"/>
          </w:rPr>
          <w:delText xml:space="preserve"> </w:delText>
        </w:r>
        <w:r>
          <w:rPr>
            <w:rFonts w:ascii="Palatino" w:hAnsi="Palatino"/>
            <w:bCs/>
            <w:color w:val="000000"/>
            <w:lang w:eastAsia="pt-BR"/>
          </w:rPr>
          <w:delText xml:space="preserve"> </w:delText>
        </w:r>
        <w:r w:rsidRPr="00C94A8A">
          <w:rPr>
            <w:rFonts w:ascii="Palatino" w:hAnsi="Palatino"/>
            <w:bCs/>
            <w:color w:val="000000"/>
            <w:lang w:eastAsia="pt-BR"/>
          </w:rPr>
          <w:delText>.</w:delText>
        </w:r>
      </w:del>
    </w:p>
    <w:p w14:paraId="44EB7604" w14:textId="77777777" w:rsidR="00AD5128" w:rsidRPr="009D0793" w:rsidRDefault="00AD5128" w:rsidP="00AD5128">
      <w:pPr>
        <w:pBdr>
          <w:bottom w:val="single" w:sz="4" w:space="1" w:color="000000"/>
        </w:pBdr>
        <w:ind w:right="-309" w:hanging="363"/>
        <w:rPr>
          <w:del w:id="189" w:author="msi" w:date="2026-09-22T12:38:00Z" w16du:dateUtc="2026-09-22T16:38:00Z"/>
          <w:rFonts w:ascii="Palatino" w:hAnsi="Palatino"/>
          <w:lang w:eastAsia="pt-BR"/>
        </w:rPr>
      </w:pPr>
    </w:p>
    <w:p w14:paraId="181B4F92" w14:textId="77777777" w:rsidR="00AD5128" w:rsidRDefault="00AD5128" w:rsidP="00D755EE">
      <w:pPr>
        <w:rPr>
          <w:del w:id="190" w:author="msi" w:date="2026-09-22T12:38:00Z" w16du:dateUtc="2026-09-22T16:38:00Z"/>
          <w:rFonts w:ascii="Palatino" w:hAnsi="Palatino"/>
          <w:b/>
          <w:bCs/>
          <w:u w:val="single"/>
        </w:rPr>
      </w:pPr>
    </w:p>
    <w:p w14:paraId="6AC85EE4" w14:textId="77777777" w:rsidR="004A778B" w:rsidRDefault="004A778B" w:rsidP="00D755EE">
      <w:pPr>
        <w:rPr>
          <w:del w:id="191" w:author="msi" w:date="2026-09-22T12:38:00Z" w16du:dateUtc="2026-09-22T16:38:00Z"/>
          <w:rFonts w:ascii="Palatino" w:hAnsi="Palatino"/>
          <w:b/>
          <w:bCs/>
          <w:u w:val="single"/>
        </w:rPr>
      </w:pPr>
    </w:p>
    <w:p w14:paraId="23ED3C47" w14:textId="77777777" w:rsidR="004A778B" w:rsidRDefault="004A778B" w:rsidP="00D755EE">
      <w:pPr>
        <w:rPr>
          <w:del w:id="192" w:author="msi" w:date="2026-09-22T12:38:00Z" w16du:dateUtc="2026-09-22T16:38:00Z"/>
          <w:rFonts w:ascii="Palatino" w:hAnsi="Palatino"/>
          <w:b/>
          <w:bCs/>
          <w:u w:val="single"/>
        </w:rPr>
      </w:pPr>
    </w:p>
    <w:p w14:paraId="5F2E358D" w14:textId="77777777" w:rsidR="004A778B" w:rsidRDefault="004A778B" w:rsidP="00D755EE">
      <w:pPr>
        <w:rPr>
          <w:del w:id="193" w:author="msi" w:date="2026-09-22T12:38:00Z" w16du:dateUtc="2026-09-22T16:38:00Z"/>
          <w:rFonts w:ascii="Palatino" w:hAnsi="Palatino"/>
          <w:b/>
          <w:bCs/>
          <w:u w:val="single"/>
        </w:rPr>
      </w:pPr>
    </w:p>
    <w:p w14:paraId="0AC94030" w14:textId="77777777" w:rsidR="004A778B" w:rsidRDefault="004A778B" w:rsidP="00D755EE">
      <w:pPr>
        <w:rPr>
          <w:del w:id="194" w:author="msi" w:date="2026-09-22T12:38:00Z" w16du:dateUtc="2026-09-22T16:38:00Z"/>
          <w:rFonts w:ascii="Palatino" w:hAnsi="Palatino"/>
          <w:b/>
          <w:bCs/>
          <w:u w:val="single"/>
        </w:rPr>
      </w:pPr>
    </w:p>
    <w:p w14:paraId="65B01C5F" w14:textId="77777777" w:rsidR="004A778B" w:rsidRDefault="004A778B" w:rsidP="00D755EE">
      <w:pPr>
        <w:rPr>
          <w:del w:id="195" w:author="msi" w:date="2026-09-22T12:38:00Z" w16du:dateUtc="2026-09-22T16:38:00Z"/>
          <w:rFonts w:ascii="Palatino" w:hAnsi="Palatino"/>
          <w:b/>
          <w:bCs/>
          <w:u w:val="single"/>
        </w:rPr>
      </w:pPr>
    </w:p>
    <w:p w14:paraId="303D456D" w14:textId="77777777" w:rsidR="004A778B" w:rsidRDefault="004A778B" w:rsidP="00D755EE">
      <w:pPr>
        <w:rPr>
          <w:del w:id="196" w:author="msi" w:date="2026-09-22T12:38:00Z" w16du:dateUtc="2026-09-22T16:38:00Z"/>
          <w:rFonts w:ascii="Palatino" w:hAnsi="Palatino"/>
          <w:b/>
          <w:bCs/>
          <w:u w:val="single"/>
        </w:rPr>
      </w:pPr>
    </w:p>
    <w:p w14:paraId="399D2311" w14:textId="77777777" w:rsidR="004A778B" w:rsidRDefault="004A778B" w:rsidP="00D755EE">
      <w:pPr>
        <w:rPr>
          <w:del w:id="197" w:author="msi" w:date="2026-09-22T12:38:00Z" w16du:dateUtc="2026-09-22T16:38:00Z"/>
          <w:rFonts w:ascii="Palatino" w:hAnsi="Palatino"/>
          <w:b/>
          <w:bCs/>
          <w:u w:val="single"/>
        </w:rPr>
      </w:pPr>
    </w:p>
    <w:p w14:paraId="5C570D0E" w14:textId="77777777" w:rsidR="00D755EE" w:rsidRPr="00EF7B1C" w:rsidRDefault="00D755EE" w:rsidP="00D755EE">
      <w:pPr>
        <w:rPr>
          <w:del w:id="198" w:author="msi" w:date="2026-09-22T12:38:00Z" w16du:dateUtc="2026-09-22T16:38:00Z"/>
          <w:rFonts w:ascii="Palatino" w:hAnsi="Palatino"/>
          <w:b/>
          <w:bCs/>
          <w:u w:val="single"/>
        </w:rPr>
      </w:pPr>
      <w:del w:id="199" w:author="msi" w:date="2026-09-22T12:38:00Z" w16du:dateUtc="2026-09-22T16:38:00Z">
        <w:r w:rsidRPr="00EF7B1C">
          <w:rPr>
            <w:rFonts w:ascii="Palatino" w:hAnsi="Palatino"/>
            <w:b/>
            <w:bCs/>
            <w:u w:val="single"/>
          </w:rPr>
          <w:delText>Relatora: Exma. Sra. Desa. Maria das Graças Pessoa Figueiredo</w:delText>
        </w:r>
      </w:del>
    </w:p>
    <w:p w14:paraId="129CAFAD" w14:textId="77777777" w:rsidR="004A30A5" w:rsidRDefault="00D755EE" w:rsidP="004A30A5">
      <w:pPr>
        <w:rPr>
          <w:del w:id="200" w:author="msi" w:date="2026-09-22T12:38:00Z" w16du:dateUtc="2026-09-22T16:38:00Z"/>
          <w:rFonts w:ascii="Palatino" w:hAnsi="Palatino"/>
          <w:b/>
          <w:bCs/>
        </w:rPr>
      </w:pPr>
      <w:del w:id="201" w:author="msi" w:date="2026-09-22T12:38:00Z" w16du:dateUtc="2026-09-22T16:38:00Z">
        <w:r w:rsidRPr="00D15662">
          <w:rPr>
            <w:rFonts w:ascii="Palatino" w:hAnsi="Palatino"/>
            <w:bCs/>
          </w:rPr>
          <w:delText>Membros:</w:delText>
        </w:r>
        <w:r w:rsidRPr="00EF7B1C">
          <w:rPr>
            <w:rFonts w:ascii="Palatino" w:hAnsi="Palatino"/>
            <w:b/>
            <w:bCs/>
          </w:rPr>
          <w:delText xml:space="preserve"> </w:delText>
        </w:r>
        <w:r w:rsidR="004A30A5" w:rsidRPr="00D15662">
          <w:rPr>
            <w:rFonts w:ascii="Palatino" w:hAnsi="Palatino"/>
            <w:bCs/>
          </w:rPr>
          <w:delText>Membros:</w:delText>
        </w:r>
        <w:r w:rsidR="004A30A5" w:rsidRPr="00EF7B1C">
          <w:rPr>
            <w:rFonts w:ascii="Palatino" w:hAnsi="Palatino"/>
            <w:b/>
            <w:bCs/>
          </w:rPr>
          <w:delText xml:space="preserve"> </w:delText>
        </w:r>
        <w:r w:rsidR="004A30A5" w:rsidRPr="00AB2843">
          <w:rPr>
            <w:rFonts w:ascii="Palatino" w:hAnsi="Palatino"/>
          </w:rPr>
          <w:delText>Exmo. Sr. Des. Cláudio César Ramalheira Roessing, Exma. Sra. Desa. Joana dos Santos Meirelles e, em caso de ausência, impedimento ou suspeição de um deste</w:delText>
        </w:r>
        <w:r w:rsidR="004A30A5">
          <w:rPr>
            <w:rFonts w:ascii="Palatino" w:hAnsi="Palatino"/>
          </w:rPr>
          <w:delText>s</w:delText>
        </w:r>
        <w:r w:rsidR="004A30A5" w:rsidRPr="00AB2843">
          <w:rPr>
            <w:rFonts w:ascii="Palatino" w:hAnsi="Palatino"/>
          </w:rPr>
          <w:delText xml:space="preserve">, </w:delText>
        </w:r>
        <w:r w:rsidR="004A30A5">
          <w:rPr>
            <w:rFonts w:ascii="Palatino" w:hAnsi="Palatino"/>
          </w:rPr>
          <w:delText xml:space="preserve"> o </w:delText>
        </w:r>
        <w:r w:rsidR="004A30A5" w:rsidRPr="00D15662">
          <w:rPr>
            <w:rFonts w:ascii="Palatino" w:hAnsi="Palatino"/>
            <w:bCs/>
          </w:rPr>
          <w:delText>Exmo. Sr. Des. Flávio Humberto Pascarelli Lopes</w:delText>
        </w:r>
        <w:r w:rsidR="004A30A5">
          <w:rPr>
            <w:rFonts w:ascii="Palatino" w:hAnsi="Palatino"/>
            <w:bCs/>
          </w:rPr>
          <w:delText>.</w:delText>
        </w:r>
      </w:del>
    </w:p>
    <w:p w14:paraId="200C2E4E" w14:textId="77777777" w:rsidR="00D755EE" w:rsidRDefault="00D755EE" w:rsidP="004A30A5">
      <w:pPr>
        <w:rPr>
          <w:del w:id="202" w:author="msi" w:date="2026-09-22T12:38:00Z" w16du:dateUtc="2026-09-22T16:38:00Z"/>
          <w:rFonts w:ascii="Palatino" w:hAnsi="Palatino"/>
          <w:b/>
          <w:bCs/>
        </w:rPr>
      </w:pPr>
    </w:p>
    <w:p w14:paraId="0E59317E" w14:textId="77777777" w:rsidR="00A57D50" w:rsidRPr="00D755EE" w:rsidRDefault="006C40B8" w:rsidP="00D755EE">
      <w:pPr>
        <w:rPr>
          <w:del w:id="203" w:author="msi" w:date="2026-09-22T12:38:00Z" w16du:dateUtc="2026-09-22T16:38:00Z"/>
          <w:b/>
          <w:bCs/>
        </w:rPr>
      </w:pPr>
      <w:del w:id="204" w:author="msi" w:date="2026-09-22T12:38:00Z" w16du:dateUtc="2026-09-22T16:38:00Z">
        <w:r>
          <w:rPr>
            <w:rFonts w:ascii="Palatino" w:hAnsi="Palatino"/>
            <w:b/>
            <w:bCs/>
          </w:rPr>
          <w:delText>2.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4006946-29.2023.8.04.0000  </w:delText>
        </w:r>
        <w:r w:rsidR="00D85530">
          <w:rPr>
            <w:rFonts w:ascii="Palatino" w:hAnsi="Palatino"/>
            <w:b/>
            <w:bCs/>
          </w:rPr>
          <w:delText>Sustentação oral Agravante</w:delText>
        </w:r>
      </w:del>
    </w:p>
    <w:p w14:paraId="0ECC695F" w14:textId="77777777" w:rsidR="00A57D50" w:rsidRPr="00A57D50" w:rsidRDefault="00A57D50" w:rsidP="00D755EE">
      <w:pPr>
        <w:rPr>
          <w:del w:id="205" w:author="msi" w:date="2026-09-22T12:38:00Z" w16du:dateUtc="2026-09-22T16:38:00Z"/>
          <w:rFonts w:ascii="Palatino" w:hAnsi="Palatino"/>
        </w:rPr>
      </w:pPr>
      <w:del w:id="206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2F316A3" w14:textId="77777777" w:rsidR="00A57D50" w:rsidRPr="00A57D50" w:rsidRDefault="00A57D50" w:rsidP="00D755EE">
      <w:pPr>
        <w:rPr>
          <w:del w:id="207" w:author="msi" w:date="2026-09-22T12:38:00Z" w16du:dateUtc="2026-09-22T16:38:00Z"/>
          <w:rFonts w:ascii="Palatino" w:hAnsi="Palatino"/>
        </w:rPr>
      </w:pPr>
      <w:del w:id="208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Manuel Amaro Lima</w:delText>
        </w:r>
      </w:del>
    </w:p>
    <w:p w14:paraId="52B83CBC" w14:textId="77777777" w:rsidR="00A57D50" w:rsidRPr="00A57D50" w:rsidRDefault="00A57D50" w:rsidP="00B71E78">
      <w:pPr>
        <w:ind w:right="-1018"/>
        <w:rPr>
          <w:del w:id="209" w:author="msi" w:date="2026-09-22T12:38:00Z" w16du:dateUtc="2026-09-22T16:38:00Z"/>
          <w:rFonts w:ascii="Palatino" w:hAnsi="Palatino"/>
        </w:rPr>
      </w:pPr>
      <w:del w:id="210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Agravante : Braskem S.A..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</w:delText>
        </w:r>
        <w:r w:rsidRPr="00F23BDC">
          <w:rPr>
            <w:rFonts w:ascii="Palatino" w:hAnsi="Palatino"/>
            <w:sz w:val="18"/>
            <w:szCs w:val="18"/>
          </w:rPr>
          <w:delText>NELSON DE OLIVEIRA MELLO</w:delText>
        </w:r>
        <w:r w:rsidRPr="00A57D50">
          <w:rPr>
            <w:rFonts w:ascii="Palatino" w:hAnsi="Palatino"/>
          </w:rPr>
          <w:delText xml:space="preserve"> (131150/SP). </w:delText>
        </w:r>
        <w:r w:rsidRPr="00F23BDC">
          <w:rPr>
            <w:rFonts w:ascii="Palatino" w:hAnsi="Palatino"/>
            <w:sz w:val="16"/>
            <w:szCs w:val="16"/>
          </w:rPr>
          <w:delText xml:space="preserve">PAULO TRANI DE OLIVEIRA MELLO (282457/SP). </w:delText>
        </w:r>
        <w:r w:rsidRPr="00F23BDC">
          <w:rPr>
            <w:rFonts w:ascii="Palatino" w:hAnsi="Palatino"/>
            <w:sz w:val="16"/>
            <w:szCs w:val="16"/>
          </w:rPr>
          <w:br/>
        </w:r>
        <w:r w:rsidRPr="00A57D50">
          <w:rPr>
            <w:rFonts w:ascii="Palatino" w:hAnsi="Palatino"/>
            <w:b/>
            <w:bCs/>
          </w:rPr>
          <w:delText>Agravado</w:delText>
        </w:r>
        <w:r w:rsidR="00A6486A">
          <w:rPr>
            <w:rFonts w:ascii="Palatino" w:hAnsi="Palatino"/>
            <w:b/>
            <w:bCs/>
          </w:rPr>
          <w:delText>s</w:delText>
        </w:r>
        <w:r w:rsidRPr="00A57D50">
          <w:rPr>
            <w:rFonts w:ascii="Palatino" w:hAnsi="Palatino"/>
            <w:b/>
            <w:bCs/>
          </w:rPr>
          <w:delText xml:space="preserve">  : Tubos Tabajara S.a - Tubasa. Engecil - Empresa de Engenharia Civil. Carlos Alberto Alves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  : Christian Antony (5296/AM)</w:delText>
        </w:r>
      </w:del>
    </w:p>
    <w:p w14:paraId="00FEEA1E" w14:textId="77777777" w:rsidR="00440DDF" w:rsidRDefault="003C4FB5" w:rsidP="00440DDF">
      <w:pPr>
        <w:rPr>
          <w:del w:id="211" w:author="msi" w:date="2026-09-22T12:38:00Z" w16du:dateUtc="2026-09-22T16:38:00Z"/>
          <w:rFonts w:ascii="Palatino" w:hAnsi="Palatino"/>
        </w:rPr>
      </w:pPr>
      <w:bookmarkStart w:id="212" w:name="_Hlk175084356"/>
      <w:del w:id="21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40DDF">
          <w:rPr>
            <w:rFonts w:ascii="Palatino" w:hAnsi="Palatino"/>
            <w:b/>
            <w:bCs/>
          </w:rPr>
          <w:delText>/Membro:</w:delText>
        </w:r>
        <w:r w:rsidR="00440DDF" w:rsidRPr="00440DDF">
          <w:rPr>
            <w:rFonts w:ascii="Palatino" w:hAnsi="Palatino"/>
          </w:rPr>
          <w:delText xml:space="preserve"> </w:delText>
        </w:r>
        <w:r w:rsidR="00440DDF">
          <w:rPr>
            <w:rFonts w:ascii="Palatino" w:hAnsi="Palatino"/>
          </w:rPr>
          <w:delText>Exmo.</w:delText>
        </w:r>
        <w:r w:rsidR="00440DDF" w:rsidRPr="00AB2843">
          <w:rPr>
            <w:rFonts w:ascii="Palatino" w:hAnsi="Palatino"/>
          </w:rPr>
          <w:delText>Des. Cláudio César Ramalheira Roessing</w:delText>
        </w:r>
      </w:del>
    </w:p>
    <w:p w14:paraId="4E683100" w14:textId="77777777" w:rsidR="003C4FB5" w:rsidRPr="00A57D50" w:rsidRDefault="00F07A42" w:rsidP="003C4FB5">
      <w:pPr>
        <w:rPr>
          <w:del w:id="214" w:author="msi" w:date="2026-09-22T12:38:00Z" w16du:dateUtc="2026-09-22T16:38:00Z"/>
          <w:rFonts w:ascii="Palatino" w:hAnsi="Palatino"/>
        </w:rPr>
      </w:pPr>
      <w:del w:id="215" w:author="msi" w:date="2026-09-22T12:38:00Z" w16du:dateUtc="2026-09-22T16:38:00Z">
        <w:r>
          <w:rPr>
            <w:rFonts w:ascii="Palatino" w:hAnsi="Palatino"/>
            <w:b/>
            <w:bCs/>
          </w:rPr>
          <w:delText>Relatora</w:delText>
        </w:r>
        <w:r w:rsidR="003C4FB5" w:rsidRPr="00A57D50">
          <w:rPr>
            <w:rFonts w:ascii="Palatino" w:hAnsi="Palatino"/>
          </w:rPr>
          <w:delText>:</w:delText>
        </w:r>
        <w:r w:rsidR="003C4FB5">
          <w:rPr>
            <w:rFonts w:ascii="Palatino" w:hAnsi="Palatino"/>
          </w:rPr>
          <w:delText xml:space="preserve"> </w:delText>
        </w:r>
        <w:r w:rsidR="003C4FB5" w:rsidRPr="00A6486A">
          <w:rPr>
            <w:rFonts w:ascii="Palatino" w:hAnsi="Palatino"/>
            <w:b/>
            <w:bCs/>
          </w:rPr>
          <w:delText>Exma.Sra.Desa.</w:delText>
        </w:r>
        <w:r w:rsidR="003C4FB5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3C4FB5" w:rsidRPr="00A57D50">
          <w:rPr>
            <w:rFonts w:ascii="Palatino" w:hAnsi="Palatino"/>
          </w:rPr>
          <w:tab/>
        </w:r>
        <w:r w:rsidR="003C4FB5">
          <w:rPr>
            <w:rFonts w:ascii="Palatino" w:hAnsi="Palatino"/>
          </w:rPr>
          <w:delText xml:space="preserve"> </w:delText>
        </w:r>
      </w:del>
    </w:p>
    <w:p w14:paraId="0E2CBE5F" w14:textId="77777777" w:rsidR="003C4FB5" w:rsidRPr="00A57D50" w:rsidRDefault="003C4FB5" w:rsidP="003C4FB5">
      <w:pPr>
        <w:rPr>
          <w:del w:id="216" w:author="msi" w:date="2026-09-22T12:38:00Z" w16du:dateUtc="2026-09-22T16:38:00Z"/>
          <w:rFonts w:ascii="Palatino" w:hAnsi="Palatino"/>
        </w:rPr>
      </w:pPr>
      <w:del w:id="21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4C23BC" w:rsidRPr="00AB2843">
          <w:rPr>
            <w:rFonts w:ascii="Palatino" w:hAnsi="Palatino"/>
          </w:rPr>
          <w:delText>Exma. Sra. Desa. Joana dos Santos Meirelles</w:delText>
        </w:r>
      </w:del>
    </w:p>
    <w:bookmarkEnd w:id="212"/>
    <w:p w14:paraId="658FFAA2" w14:textId="77777777" w:rsidR="006252C8" w:rsidRDefault="006252C8" w:rsidP="006252C8">
      <w:pPr>
        <w:pBdr>
          <w:bottom w:val="single" w:sz="4" w:space="1" w:color="auto"/>
        </w:pBdr>
        <w:rPr>
          <w:del w:id="218" w:author="msi" w:date="2026-09-22T12:38:00Z" w16du:dateUtc="2026-09-22T16:38:00Z"/>
          <w:rFonts w:ascii="Palatino" w:hAnsi="Palatino"/>
        </w:rPr>
      </w:pPr>
    </w:p>
    <w:p w14:paraId="5F8EF490" w14:textId="77777777" w:rsidR="006252C8" w:rsidRDefault="006252C8" w:rsidP="006252C8">
      <w:pPr>
        <w:rPr>
          <w:del w:id="219" w:author="msi" w:date="2026-09-22T12:38:00Z" w16du:dateUtc="2026-09-22T16:38:00Z"/>
          <w:rFonts w:ascii="Palatino" w:hAnsi="Palatino"/>
          <w:b/>
          <w:bCs/>
        </w:rPr>
      </w:pPr>
    </w:p>
    <w:p w14:paraId="0A491EBE" w14:textId="77777777" w:rsidR="006252C8" w:rsidRPr="00D85530" w:rsidRDefault="006C40B8" w:rsidP="006252C8">
      <w:pPr>
        <w:rPr>
          <w:del w:id="220" w:author="msi" w:date="2026-09-22T12:38:00Z" w16du:dateUtc="2026-09-22T16:38:00Z"/>
          <w:b/>
          <w:bCs/>
        </w:rPr>
      </w:pPr>
      <w:del w:id="221" w:author="msi" w:date="2026-09-22T12:38:00Z" w16du:dateUtc="2026-09-22T16:38:00Z">
        <w:r>
          <w:rPr>
            <w:rFonts w:ascii="Palatino" w:hAnsi="Palatino"/>
            <w:b/>
            <w:bCs/>
          </w:rPr>
          <w:delText>3.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nº </w:delText>
        </w:r>
        <w:r w:rsidR="006252C8" w:rsidRPr="00A57D50">
          <w:rPr>
            <w:rFonts w:ascii="Palatino" w:hAnsi="Palatino"/>
            <w:b/>
            <w:bCs/>
          </w:rPr>
          <w:delText xml:space="preserve">0915140-92.2022.8.04.0001  </w:delText>
        </w:r>
        <w:r w:rsidR="00D85530">
          <w:rPr>
            <w:rFonts w:ascii="Palatino" w:hAnsi="Palatino"/>
            <w:b/>
            <w:bCs/>
          </w:rPr>
          <w:delText>Sustentação oral Apelado</w:delText>
        </w:r>
      </w:del>
    </w:p>
    <w:p w14:paraId="322D1E1D" w14:textId="77777777" w:rsidR="006252C8" w:rsidRPr="00A57D50" w:rsidRDefault="006252C8" w:rsidP="006252C8">
      <w:pPr>
        <w:rPr>
          <w:del w:id="222" w:author="msi" w:date="2026-09-22T12:38:00Z" w16du:dateUtc="2026-09-22T16:38:00Z"/>
          <w:rFonts w:ascii="Palatino" w:hAnsi="Palatino"/>
        </w:rPr>
      </w:pPr>
      <w:del w:id="22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23ª Vara Cível e de Acidentes de Trabalho</w:delText>
        </w:r>
      </w:del>
    </w:p>
    <w:p w14:paraId="07E91621" w14:textId="77777777" w:rsidR="006252C8" w:rsidRPr="00A57D50" w:rsidRDefault="006252C8" w:rsidP="006252C8">
      <w:pPr>
        <w:rPr>
          <w:del w:id="224" w:author="msi" w:date="2026-09-22T12:38:00Z" w16du:dateUtc="2026-09-22T16:38:00Z"/>
          <w:rFonts w:ascii="Palatino" w:hAnsi="Palatino"/>
        </w:rPr>
      </w:pPr>
      <w:del w:id="22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1402B06E" w14:textId="77777777" w:rsidR="004C23BC" w:rsidRPr="00A57D50" w:rsidRDefault="006252C8" w:rsidP="004C23BC">
      <w:pPr>
        <w:rPr>
          <w:del w:id="226" w:author="msi" w:date="2026-09-22T12:38:00Z" w16du:dateUtc="2026-09-22T16:38:00Z"/>
          <w:rFonts w:ascii="Palatino" w:hAnsi="Palatino"/>
        </w:rPr>
      </w:pPr>
      <w:del w:id="22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Apelante : Soraia Souza Williams.</w:delText>
        </w:r>
        <w:r w:rsidR="004A30A5">
          <w:rPr>
            <w:rFonts w:ascii="Palatino" w:hAnsi="Palatino"/>
          </w:rPr>
          <w:delText xml:space="preserve"> </w:delText>
        </w:r>
        <w:r w:rsidR="004A30A5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Alessandra Alves de Carvalho (87117/MG). (988A/AM). (1411A/AM). </w:delText>
        </w:r>
        <w:r w:rsidRPr="00A57D50">
          <w:rPr>
            <w:rFonts w:ascii="Palatino" w:hAnsi="Palatino"/>
          </w:rPr>
          <w:br/>
        </w:r>
        <w:r w:rsidR="004C23BC" w:rsidRPr="00A57D50">
          <w:rPr>
            <w:rFonts w:ascii="Palatino" w:hAnsi="Palatino"/>
            <w:b/>
            <w:bCs/>
          </w:rPr>
          <w:delText>Presidente</w:delText>
        </w:r>
        <w:r w:rsidR="004C23BC">
          <w:rPr>
            <w:rFonts w:ascii="Palatino" w:hAnsi="Palatino"/>
            <w:b/>
            <w:bCs/>
          </w:rPr>
          <w:delText>/Relatora</w:delText>
        </w:r>
        <w:r w:rsidR="004C23BC" w:rsidRPr="00A57D50">
          <w:rPr>
            <w:rFonts w:ascii="Palatino" w:hAnsi="Palatino"/>
          </w:rPr>
          <w:delText>:</w:delText>
        </w:r>
        <w:r w:rsidR="004C23BC">
          <w:rPr>
            <w:rFonts w:ascii="Palatino" w:hAnsi="Palatino"/>
          </w:rPr>
          <w:delText xml:space="preserve"> </w:delText>
        </w:r>
        <w:r w:rsidR="004C23BC" w:rsidRPr="00A6486A">
          <w:rPr>
            <w:rFonts w:ascii="Palatino" w:hAnsi="Palatino"/>
            <w:b/>
            <w:bCs/>
          </w:rPr>
          <w:delText>Exma.Sra.Desa.</w:delText>
        </w:r>
        <w:r w:rsidR="004C23BC"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="004C23BC" w:rsidRPr="00A57D50">
          <w:rPr>
            <w:rFonts w:ascii="Palatino" w:hAnsi="Palatino"/>
          </w:rPr>
          <w:tab/>
        </w:r>
        <w:r w:rsidR="004C23BC">
          <w:rPr>
            <w:rFonts w:ascii="Palatino" w:hAnsi="Palatino"/>
          </w:rPr>
          <w:delText xml:space="preserve"> </w:delText>
        </w:r>
      </w:del>
    </w:p>
    <w:p w14:paraId="46372787" w14:textId="77777777" w:rsidR="004C23BC" w:rsidRDefault="004C23BC" w:rsidP="004C23BC">
      <w:pPr>
        <w:rPr>
          <w:del w:id="228" w:author="msi" w:date="2026-09-22T12:38:00Z" w16du:dateUtc="2026-09-22T16:38:00Z"/>
          <w:rFonts w:ascii="Palatino" w:hAnsi="Palatino"/>
        </w:rPr>
      </w:pPr>
      <w:del w:id="22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</w:delText>
        </w:r>
        <w:r w:rsidRPr="00AB2843">
          <w:rPr>
            <w:rFonts w:ascii="Palatino" w:hAnsi="Palatino"/>
          </w:rPr>
          <w:delText>Des. Cláudio César Ramalheira Roessing</w:delText>
        </w:r>
      </w:del>
    </w:p>
    <w:p w14:paraId="4CF44F64" w14:textId="77777777" w:rsidR="004C23BC" w:rsidRPr="00A57D50" w:rsidRDefault="004C23BC" w:rsidP="004C23BC">
      <w:pPr>
        <w:rPr>
          <w:del w:id="230" w:author="msi" w:date="2026-09-22T12:38:00Z" w16du:dateUtc="2026-09-22T16:38:00Z"/>
          <w:rFonts w:ascii="Palatino" w:hAnsi="Palatino"/>
        </w:rPr>
      </w:pPr>
      <w:del w:id="23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AB2843">
          <w:rPr>
            <w:rFonts w:ascii="Palatino" w:hAnsi="Palatino"/>
          </w:rPr>
          <w:delText>Exma. Sra. Desa. Joana dos Santos Meirelles</w:delText>
        </w:r>
      </w:del>
    </w:p>
    <w:p w14:paraId="53969801" w14:textId="77777777" w:rsidR="006252C8" w:rsidRPr="00A57D50" w:rsidRDefault="006252C8" w:rsidP="004C23BC">
      <w:pPr>
        <w:pBdr>
          <w:bottom w:val="single" w:sz="4" w:space="1" w:color="auto"/>
        </w:pBdr>
        <w:rPr>
          <w:del w:id="232" w:author="msi" w:date="2026-09-22T12:38:00Z" w16du:dateUtc="2026-09-22T16:38:00Z"/>
          <w:rFonts w:ascii="Palatino" w:hAnsi="Palatino"/>
        </w:rPr>
      </w:pPr>
    </w:p>
    <w:p w14:paraId="53522EB0" w14:textId="77777777" w:rsidR="00A57D50" w:rsidRDefault="00A57D50" w:rsidP="0006025D">
      <w:pPr>
        <w:rPr>
          <w:del w:id="233" w:author="msi" w:date="2026-09-22T12:38:00Z" w16du:dateUtc="2026-09-22T16:38:00Z"/>
          <w:rFonts w:ascii="Palatino" w:hAnsi="Palatino"/>
        </w:rPr>
      </w:pPr>
    </w:p>
    <w:p w14:paraId="12D5E4FD" w14:textId="77777777" w:rsidR="006C40B8" w:rsidRDefault="006C40B8" w:rsidP="00AD5128">
      <w:pPr>
        <w:autoSpaceDE w:val="0"/>
        <w:autoSpaceDN w:val="0"/>
        <w:adjustRightInd w:val="0"/>
        <w:rPr>
          <w:del w:id="234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2BE8997" w14:textId="77777777" w:rsidR="006C40B8" w:rsidRDefault="006C40B8" w:rsidP="00AD5128">
      <w:pPr>
        <w:autoSpaceDE w:val="0"/>
        <w:autoSpaceDN w:val="0"/>
        <w:adjustRightInd w:val="0"/>
        <w:rPr>
          <w:del w:id="235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2B12ADD" w14:textId="77777777" w:rsidR="006C40B8" w:rsidRDefault="006C40B8" w:rsidP="00AD5128">
      <w:pPr>
        <w:autoSpaceDE w:val="0"/>
        <w:autoSpaceDN w:val="0"/>
        <w:adjustRightInd w:val="0"/>
        <w:rPr>
          <w:del w:id="236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1C64549" w14:textId="77777777" w:rsidR="006C40B8" w:rsidRDefault="006C40B8" w:rsidP="00AD5128">
      <w:pPr>
        <w:autoSpaceDE w:val="0"/>
        <w:autoSpaceDN w:val="0"/>
        <w:adjustRightInd w:val="0"/>
        <w:rPr>
          <w:del w:id="237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E5CFC07" w14:textId="77777777" w:rsidR="006C40B8" w:rsidRDefault="006C40B8" w:rsidP="00AD5128">
      <w:pPr>
        <w:autoSpaceDE w:val="0"/>
        <w:autoSpaceDN w:val="0"/>
        <w:adjustRightInd w:val="0"/>
        <w:rPr>
          <w:del w:id="238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03D71C9" w14:textId="77777777" w:rsidR="006C40B8" w:rsidRDefault="006C40B8" w:rsidP="00AD5128">
      <w:pPr>
        <w:autoSpaceDE w:val="0"/>
        <w:autoSpaceDN w:val="0"/>
        <w:adjustRightInd w:val="0"/>
        <w:rPr>
          <w:del w:id="239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042EC4F" w14:textId="77777777" w:rsidR="006C40B8" w:rsidRDefault="006C40B8" w:rsidP="00AD5128">
      <w:pPr>
        <w:autoSpaceDE w:val="0"/>
        <w:autoSpaceDN w:val="0"/>
        <w:adjustRightInd w:val="0"/>
        <w:rPr>
          <w:del w:id="240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627066B1" w14:textId="77777777" w:rsidR="006C40B8" w:rsidRDefault="006C40B8" w:rsidP="00AD5128">
      <w:pPr>
        <w:autoSpaceDE w:val="0"/>
        <w:autoSpaceDN w:val="0"/>
        <w:adjustRightInd w:val="0"/>
        <w:rPr>
          <w:del w:id="241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D2085E5" w14:textId="77777777" w:rsidR="006C40B8" w:rsidRDefault="006C40B8" w:rsidP="00AD5128">
      <w:pPr>
        <w:autoSpaceDE w:val="0"/>
        <w:autoSpaceDN w:val="0"/>
        <w:adjustRightInd w:val="0"/>
        <w:rPr>
          <w:del w:id="242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3BD63C1" w14:textId="77777777" w:rsidR="006C40B8" w:rsidRDefault="006C40B8" w:rsidP="00AD5128">
      <w:pPr>
        <w:autoSpaceDE w:val="0"/>
        <w:autoSpaceDN w:val="0"/>
        <w:adjustRightInd w:val="0"/>
        <w:rPr>
          <w:del w:id="243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03A8BA7C" w14:textId="77777777" w:rsidR="006C40B8" w:rsidRDefault="006C40B8" w:rsidP="00AD5128">
      <w:pPr>
        <w:autoSpaceDE w:val="0"/>
        <w:autoSpaceDN w:val="0"/>
        <w:adjustRightInd w:val="0"/>
        <w:rPr>
          <w:del w:id="244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B06D294" w14:textId="77777777" w:rsidR="006C40B8" w:rsidRDefault="006C40B8" w:rsidP="00AD5128">
      <w:pPr>
        <w:autoSpaceDE w:val="0"/>
        <w:autoSpaceDN w:val="0"/>
        <w:adjustRightInd w:val="0"/>
        <w:rPr>
          <w:del w:id="245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4FC9660F" w14:textId="77777777" w:rsidR="006C40B8" w:rsidRDefault="006C40B8" w:rsidP="00AD5128">
      <w:pPr>
        <w:autoSpaceDE w:val="0"/>
        <w:autoSpaceDN w:val="0"/>
        <w:adjustRightInd w:val="0"/>
        <w:rPr>
          <w:del w:id="246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7C5D35AC" w14:textId="77777777" w:rsidR="006C40B8" w:rsidRDefault="006C40B8" w:rsidP="00AD5128">
      <w:pPr>
        <w:autoSpaceDE w:val="0"/>
        <w:autoSpaceDN w:val="0"/>
        <w:adjustRightInd w:val="0"/>
        <w:rPr>
          <w:del w:id="247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1EE0FABA" w14:textId="77777777" w:rsidR="00D85530" w:rsidRDefault="00D85530" w:rsidP="00AD5128">
      <w:pPr>
        <w:autoSpaceDE w:val="0"/>
        <w:autoSpaceDN w:val="0"/>
        <w:adjustRightInd w:val="0"/>
        <w:rPr>
          <w:del w:id="248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37FF7322" w14:textId="77777777" w:rsidR="00D85530" w:rsidRDefault="00D85530" w:rsidP="00AD5128">
      <w:pPr>
        <w:autoSpaceDE w:val="0"/>
        <w:autoSpaceDN w:val="0"/>
        <w:adjustRightInd w:val="0"/>
        <w:rPr>
          <w:del w:id="249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</w:p>
    <w:p w14:paraId="5DF0B6B7" w14:textId="77777777" w:rsidR="00494FB5" w:rsidRDefault="00494FB5" w:rsidP="00AD5128">
      <w:pPr>
        <w:autoSpaceDE w:val="0"/>
        <w:autoSpaceDN w:val="0"/>
        <w:adjustRightInd w:val="0"/>
        <w:rPr>
          <w:del w:id="250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bookmarkStart w:id="251" w:name="_Hlk175084481"/>
    </w:p>
    <w:p w14:paraId="769E82BD" w14:textId="77777777" w:rsidR="00AD5128" w:rsidRPr="00313A88" w:rsidRDefault="00AD5128" w:rsidP="00AD5128">
      <w:pPr>
        <w:autoSpaceDE w:val="0"/>
        <w:autoSpaceDN w:val="0"/>
        <w:adjustRightInd w:val="0"/>
        <w:rPr>
          <w:del w:id="252" w:author="msi" w:date="2026-09-22T12:38:00Z" w16du:dateUtc="2026-09-22T16:38:00Z"/>
          <w:rFonts w:ascii="Palatino" w:hAnsi="Palatino" w:cs="Arial"/>
          <w:b/>
          <w:bCs/>
          <w:color w:val="000000"/>
          <w:u w:val="single"/>
        </w:rPr>
      </w:pPr>
      <w:del w:id="253" w:author="msi" w:date="2026-09-22T12:38:00Z" w16du:dateUtc="2026-09-22T16:38:00Z">
        <w:r w:rsidRPr="00313A88">
          <w:rPr>
            <w:rFonts w:ascii="Palatino" w:hAnsi="Palatino" w:cs="Arial"/>
            <w:b/>
            <w:bCs/>
            <w:color w:val="000000"/>
            <w:u w:val="single"/>
          </w:rPr>
          <w:delText xml:space="preserve">Relator: </w:delText>
        </w:r>
        <w:r w:rsidRPr="00313A88">
          <w:rPr>
            <w:rFonts w:ascii="Palatino" w:hAnsi="Palatino"/>
            <w:b/>
            <w:color w:val="000000"/>
            <w:u w:val="single"/>
            <w:lang w:eastAsia="pt-BR"/>
          </w:rPr>
          <w:delText>Exmo. Sr. Des. Cláudio César Ramalheira Roessing</w:delText>
        </w:r>
        <w:r w:rsidRPr="00313A88">
          <w:rPr>
            <w:rFonts w:ascii="Palatino" w:hAnsi="Palatino"/>
            <w:color w:val="000000"/>
            <w:lang w:eastAsia="pt-BR"/>
          </w:rPr>
          <w:delText xml:space="preserve">  </w:delText>
        </w:r>
      </w:del>
    </w:p>
    <w:p w14:paraId="3A0A7AF5" w14:textId="77777777" w:rsidR="00AD5128" w:rsidRDefault="00AD5128" w:rsidP="00AD5128">
      <w:pPr>
        <w:autoSpaceDE w:val="0"/>
        <w:autoSpaceDN w:val="0"/>
        <w:adjustRightInd w:val="0"/>
        <w:rPr>
          <w:del w:id="254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  <w:del w:id="255" w:author="msi" w:date="2026-09-22T12:38:00Z" w16du:dateUtc="2026-09-22T16:38:00Z">
        <w:r w:rsidRPr="00313A88">
          <w:rPr>
            <w:rFonts w:ascii="Palatino" w:hAnsi="Palatino" w:cs="Arial"/>
            <w:color w:val="000000"/>
          </w:rPr>
          <w:delText xml:space="preserve">Membros: Exma. Sra. Desa. Joana dos Santos Meirelles </w:delText>
        </w:r>
        <w:r>
          <w:rPr>
            <w:rFonts w:ascii="Palatino" w:hAnsi="Palatino" w:cs="Arial"/>
            <w:color w:val="000000"/>
          </w:rPr>
          <w:delText xml:space="preserve">, </w:delText>
        </w:r>
        <w:r w:rsidRPr="00313A88">
          <w:rPr>
            <w:rFonts w:ascii="Palatino" w:hAnsi="Palatino" w:cs="Arial"/>
            <w:color w:val="000000"/>
          </w:rPr>
          <w:delText xml:space="preserve">Exmo. Sr. Des. Flávio Humberto Pascarelli Lopes, </w:delText>
        </w:r>
        <w:r>
          <w:rPr>
            <w:rFonts w:ascii="Palatino" w:hAnsi="Palatino"/>
            <w:bCs/>
          </w:rPr>
          <w:delText xml:space="preserve"> </w:delText>
        </w:r>
        <w:r w:rsidRPr="00313A88">
          <w:rPr>
            <w:rFonts w:ascii="Palatino" w:hAnsi="Palatino" w:cs="Arial"/>
            <w:color w:val="000000"/>
          </w:rPr>
          <w:delText xml:space="preserve"> e, em caso de ausência, impedimento ou suspeição de um destes, a </w:delText>
        </w:r>
        <w:r w:rsidRPr="00170DE8">
          <w:rPr>
            <w:rFonts w:ascii="Palatino" w:hAnsi="Palatino"/>
            <w:bCs/>
          </w:rPr>
          <w:delText>Exma.Sra.Desa. Maria das Graças Pessoa Figueiredo</w:delText>
        </w:r>
        <w:r w:rsidRPr="00313A88">
          <w:rPr>
            <w:rFonts w:ascii="Palatino" w:hAnsi="Palatino" w:cs="Arial"/>
            <w:color w:val="000000"/>
          </w:rPr>
          <w:delText>.</w:delText>
        </w:r>
      </w:del>
    </w:p>
    <w:bookmarkEnd w:id="251"/>
    <w:p w14:paraId="3F1BCADE" w14:textId="77777777" w:rsidR="00AD5128" w:rsidRDefault="00AD5128" w:rsidP="00AD5128">
      <w:pPr>
        <w:rPr>
          <w:del w:id="256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28427387" w14:textId="77777777" w:rsidR="00AD5128" w:rsidRDefault="00AD5128" w:rsidP="00AD5128">
      <w:pPr>
        <w:autoSpaceDE w:val="0"/>
        <w:autoSpaceDN w:val="0"/>
        <w:adjustRightInd w:val="0"/>
        <w:rPr>
          <w:del w:id="257" w:author="msi" w:date="2026-09-22T12:38:00Z" w16du:dateUtc="2026-09-22T16:38:00Z"/>
          <w:rFonts w:ascii="Palatino" w:hAnsi="Palatino"/>
          <w:b/>
          <w:bCs/>
          <w:color w:val="000000"/>
          <w:lang w:eastAsia="pt-BR"/>
        </w:rPr>
      </w:pPr>
    </w:p>
    <w:p w14:paraId="1856C375" w14:textId="77777777" w:rsidR="00AD5128" w:rsidRPr="00E24BA0" w:rsidRDefault="00622BEC" w:rsidP="00AD5128">
      <w:pPr>
        <w:autoSpaceDE w:val="0"/>
        <w:autoSpaceDN w:val="0"/>
        <w:adjustRightInd w:val="0"/>
        <w:rPr>
          <w:del w:id="258" w:author="msi" w:date="2026-09-22T12:38:00Z" w16du:dateUtc="2026-09-22T16:38:00Z"/>
          <w:rFonts w:ascii="Palatino" w:hAnsi="Palatino" w:cs="Arial"/>
          <w:b/>
          <w:bCs/>
        </w:rPr>
      </w:pPr>
      <w:del w:id="259" w:author="msi" w:date="2026-09-22T12:38:00Z" w16du:dateUtc="2026-09-22T16:38:00Z">
        <w:r>
          <w:rPr>
            <w:rFonts w:ascii="Palatino" w:hAnsi="Palatino"/>
            <w:b/>
            <w:bCs/>
            <w:color w:val="000000"/>
            <w:lang w:eastAsia="pt-BR"/>
          </w:rPr>
          <w:delText>4.</w:delText>
        </w:r>
        <w:r w:rsidR="00AD5128" w:rsidRPr="00E24BA0">
          <w:rPr>
            <w:rFonts w:ascii="Palatino" w:hAnsi="Palatino"/>
            <w:b/>
            <w:bCs/>
            <w:color w:val="000000"/>
            <w:lang w:eastAsia="pt-BR"/>
          </w:rPr>
          <w:delText xml:space="preserve"> Apelação Cível  nº </w:delText>
        </w:r>
        <w:r w:rsidR="00AD5128" w:rsidRPr="00E24BA0">
          <w:rPr>
            <w:rFonts w:ascii="Palatino" w:hAnsi="Palatino" w:cs="Arial"/>
            <w:b/>
            <w:bCs/>
          </w:rPr>
          <w:delText xml:space="preserve">0636862-32.2020.8.04.0001  </w:delText>
        </w:r>
        <w:r w:rsidR="00AD5128">
          <w:rPr>
            <w:rFonts w:ascii="Palatino" w:hAnsi="Palatino" w:cs="Arial"/>
            <w:b/>
            <w:bCs/>
          </w:rPr>
          <w:delText xml:space="preserve">     Sustentação oral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  <w:r w:rsidR="00AD5128">
          <w:rPr>
            <w:rFonts w:ascii="Palatino" w:hAnsi="Palatino" w:cs="Arial"/>
            <w:b/>
            <w:bCs/>
          </w:rPr>
          <w:delText>Apelantes</w:delText>
        </w:r>
        <w:r w:rsidR="00AD5128" w:rsidRPr="00E24BA0">
          <w:rPr>
            <w:rFonts w:ascii="Palatino" w:hAnsi="Palatino" w:cs="Arial"/>
            <w:b/>
            <w:bCs/>
          </w:rPr>
          <w:delText xml:space="preserve">  </w:delText>
        </w:r>
      </w:del>
    </w:p>
    <w:p w14:paraId="539528EF" w14:textId="77777777" w:rsidR="00AD5128" w:rsidRPr="00A261A9" w:rsidRDefault="00AD5128" w:rsidP="00AD5128">
      <w:pPr>
        <w:autoSpaceDE w:val="0"/>
        <w:autoSpaceDN w:val="0"/>
        <w:adjustRightInd w:val="0"/>
        <w:ind w:right="-1313"/>
        <w:rPr>
          <w:del w:id="260" w:author="msi" w:date="2026-09-22T12:38:00Z" w16du:dateUtc="2026-09-22T16:38:00Z"/>
          <w:rFonts w:ascii="Palatino" w:hAnsi="Palatino" w:cs="Arial"/>
          <w:b/>
        </w:rPr>
      </w:pPr>
      <w:del w:id="261" w:author="msi" w:date="2026-09-22T12:38:00Z" w16du:dateUtc="2026-09-22T16:38:00Z">
        <w:r w:rsidRPr="00E24BA0">
          <w:rPr>
            <w:rFonts w:ascii="Palatino" w:hAnsi="Palatino" w:cs="Arial"/>
            <w:b/>
            <w:bCs/>
          </w:rPr>
          <w:delText>Origem</w:delText>
        </w:r>
        <w:r w:rsidRPr="00E24BA0">
          <w:rPr>
            <w:rFonts w:ascii="Palatino" w:hAnsi="Palatino" w:cs="Arial"/>
          </w:rPr>
          <w:delText>: Vara Especializada da Dívida Ativa Municipal</w:delText>
        </w:r>
        <w:r>
          <w:rPr>
            <w:rFonts w:ascii="Palatino" w:hAnsi="Palatino" w:cs="Arial"/>
          </w:rPr>
          <w:delText xml:space="preserve"> </w:delText>
        </w:r>
        <w:r w:rsidRPr="00A261A9">
          <w:rPr>
            <w:rFonts w:ascii="Palatino" w:hAnsi="Palatino" w:cs="Arial"/>
            <w:b/>
          </w:rPr>
          <w:delText>(Adiado- falta de quorum 05.8.24)</w:delText>
        </w:r>
      </w:del>
    </w:p>
    <w:p w14:paraId="1C5032F7" w14:textId="77777777" w:rsidR="00AD5128" w:rsidRPr="00E24BA0" w:rsidRDefault="00AD5128" w:rsidP="00AD5128">
      <w:pPr>
        <w:autoSpaceDE w:val="0"/>
        <w:autoSpaceDN w:val="0"/>
        <w:adjustRightInd w:val="0"/>
        <w:rPr>
          <w:del w:id="262" w:author="msi" w:date="2026-09-22T12:38:00Z" w16du:dateUtc="2026-09-22T16:38:00Z"/>
          <w:rFonts w:ascii="Palatino" w:hAnsi="Palatino" w:cs="Arial"/>
        </w:rPr>
      </w:pPr>
      <w:del w:id="263" w:author="msi" w:date="2026-09-22T12:38:00Z" w16du:dateUtc="2026-09-22T16:38:00Z">
        <w:r w:rsidRPr="00E24BA0">
          <w:rPr>
            <w:rFonts w:ascii="Palatino" w:hAnsi="Palatino" w:cs="Arial"/>
            <w:b/>
            <w:bCs/>
          </w:rPr>
          <w:delText>Juiz Prolato</w:delText>
        </w:r>
        <w:r w:rsidRPr="00E24BA0">
          <w:rPr>
            <w:rFonts w:ascii="Palatino" w:hAnsi="Palatino" w:cs="Arial"/>
          </w:rPr>
          <w:delText>r: Dr. Ronnie Frank T. Stone</w:delText>
        </w:r>
      </w:del>
    </w:p>
    <w:p w14:paraId="4BBFF4E9" w14:textId="77777777" w:rsidR="00AD5128" w:rsidRPr="00E24BA0" w:rsidRDefault="00AD5128" w:rsidP="00AD5128">
      <w:pPr>
        <w:autoSpaceDE w:val="0"/>
        <w:autoSpaceDN w:val="0"/>
        <w:adjustRightInd w:val="0"/>
        <w:ind w:right="-1868"/>
        <w:rPr>
          <w:del w:id="264" w:author="msi" w:date="2026-09-22T12:38:00Z" w16du:dateUtc="2026-09-22T16:38:00Z"/>
          <w:rFonts w:ascii="Palatino" w:hAnsi="Palatino" w:cs="Arial"/>
        </w:rPr>
      </w:pPr>
      <w:del w:id="265" w:author="msi" w:date="2026-09-22T12:38:00Z" w16du:dateUtc="2026-09-22T16:38:00Z">
        <w:r w:rsidRPr="00E24BA0">
          <w:rPr>
            <w:rFonts w:ascii="Palatino" w:hAnsi="Palatino" w:cs="Arial"/>
            <w:b/>
          </w:rPr>
          <w:delText>Apelante</w:delText>
        </w:r>
        <w:r>
          <w:rPr>
            <w:rFonts w:ascii="Palatino" w:hAnsi="Palatino" w:cs="Arial"/>
            <w:b/>
          </w:rPr>
          <w:delText>s</w:delText>
        </w:r>
        <w:r w:rsidRPr="00E24BA0">
          <w:rPr>
            <w:rFonts w:ascii="Palatino" w:hAnsi="Palatino" w:cs="Arial"/>
            <w:b/>
          </w:rPr>
          <w:delText xml:space="preserve">   : Supermerdados Db Ltda.</w:delText>
        </w:r>
        <w:r>
          <w:rPr>
            <w:rFonts w:ascii="Palatino" w:hAnsi="Palatino" w:cs="Arial"/>
            <w:b/>
          </w:rPr>
          <w:delText xml:space="preserve">, </w:delText>
        </w:r>
        <w:r w:rsidRPr="00E24BA0">
          <w:rPr>
            <w:rFonts w:ascii="Palatino" w:hAnsi="Palatino" w:cs="Arial"/>
            <w:b/>
          </w:rPr>
          <w:delText>Izabel Costa Ferreira. Sidney de Queiroz Pedrosa.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Advogado  : Paulo Bernardo Lindoso e Lima (11333/AM). </w:delText>
        </w:r>
        <w:r w:rsidRPr="00E24BA0">
          <w:rPr>
            <w:rFonts w:ascii="Palatino" w:hAnsi="Palatino" w:cs="Arial"/>
          </w:rPr>
          <w:br/>
        </w:r>
        <w:r w:rsidRPr="00E24BA0">
          <w:rPr>
            <w:rFonts w:ascii="Palatino" w:hAnsi="Palatino" w:cs="Arial"/>
            <w:b/>
          </w:rPr>
          <w:delText>Apelado    : Prefeitura Municipal de Manaus.</w:delText>
        </w:r>
        <w:r w:rsidRPr="00E24BA0">
          <w:rPr>
            <w:rFonts w:ascii="Palatino" w:hAnsi="Palatino" w:cs="Arial"/>
          </w:rPr>
          <w:delText xml:space="preserve"> </w:delText>
        </w:r>
        <w:r w:rsidRPr="00E24BA0">
          <w:rPr>
            <w:rFonts w:ascii="Palatino" w:hAnsi="Palatino" w:cs="Arial"/>
          </w:rPr>
          <w:br/>
          <w:delText xml:space="preserve">Procuradores </w:delText>
        </w:r>
        <w:r w:rsidRPr="00E24BA0">
          <w:rPr>
            <w:rFonts w:ascii="Palatino" w:hAnsi="Palatino" w:cs="Arial"/>
          </w:rPr>
          <w:tab/>
          <w:delText xml:space="preserve">: José Luiz Franco de Moura Mattos Júnior (5517/AM). Janary Yoshizo Kato Yokokura </w:delText>
        </w:r>
      </w:del>
    </w:p>
    <w:p w14:paraId="1E237DEA" w14:textId="77777777" w:rsidR="00AD5128" w:rsidRPr="00E24BA0" w:rsidRDefault="00AD5128" w:rsidP="00AD5128">
      <w:pPr>
        <w:autoSpaceDE w:val="0"/>
        <w:autoSpaceDN w:val="0"/>
        <w:adjustRightInd w:val="0"/>
        <w:ind w:right="-309"/>
        <w:rPr>
          <w:del w:id="266" w:author="msi" w:date="2026-09-22T12:38:00Z" w16du:dateUtc="2026-09-22T16:38:00Z"/>
          <w:rFonts w:ascii="Palatino" w:hAnsi="Palatino" w:cs="Arial"/>
          <w:b/>
          <w:bCs/>
          <w:color w:val="000000"/>
        </w:rPr>
      </w:pPr>
      <w:del w:id="267" w:author="msi" w:date="2026-09-22T12:38:00Z" w16du:dateUtc="2026-09-22T16:38:00Z">
        <w:r w:rsidRPr="00E24BA0">
          <w:rPr>
            <w:rFonts w:ascii="Palatino" w:hAnsi="Palatino" w:cs="Arial"/>
            <w:b/>
            <w:bCs/>
          </w:rPr>
          <w:delText>Presidente/Relator:</w:delText>
        </w:r>
        <w:r w:rsidRPr="00E24BA0">
          <w:rPr>
            <w:rFonts w:ascii="Palatino" w:hAnsi="Palatino" w:cs="Arial"/>
            <w:b/>
            <w:bCs/>
            <w:color w:val="000000"/>
          </w:rPr>
          <w:delText xml:space="preserve"> </w:delText>
        </w:r>
        <w:r w:rsidRPr="00E24BA0">
          <w:rPr>
            <w:rFonts w:ascii="Palatino" w:hAnsi="Palatino" w:cs="Arial"/>
            <w:b/>
            <w:bCs/>
            <w:color w:val="000000"/>
          </w:rPr>
          <w:tab/>
        </w:r>
        <w:r w:rsidRPr="00E24BA0">
          <w:rPr>
            <w:rFonts w:ascii="Palatino" w:hAnsi="Palatino"/>
            <w:b/>
            <w:color w:val="000000"/>
            <w:lang w:eastAsia="pt-BR"/>
          </w:rPr>
          <w:delText>Exmo. Sr. Des. Cláudio César Ramalheira Roessing</w:delText>
        </w:r>
        <w:r w:rsidRPr="00E24BA0">
          <w:rPr>
            <w:rFonts w:ascii="Palatino" w:hAnsi="Palatino"/>
            <w:color w:val="000000"/>
            <w:lang w:eastAsia="pt-BR"/>
          </w:rPr>
          <w:delText xml:space="preserve">  </w:delText>
        </w:r>
      </w:del>
    </w:p>
    <w:p w14:paraId="52A249BB" w14:textId="77777777" w:rsidR="00AD5128" w:rsidRPr="00E24BA0" w:rsidRDefault="00AD5128" w:rsidP="00AD512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120"/>
        </w:tabs>
        <w:autoSpaceDE w:val="0"/>
        <w:autoSpaceDN w:val="0"/>
        <w:adjustRightInd w:val="0"/>
        <w:ind w:right="-309"/>
        <w:rPr>
          <w:del w:id="268" w:author="msi" w:date="2026-09-22T12:38:00Z" w16du:dateUtc="2026-09-22T16:38:00Z"/>
          <w:rFonts w:ascii="Palatino" w:hAnsi="Palatino" w:cs="Arial"/>
          <w:color w:val="000000"/>
        </w:rPr>
      </w:pPr>
      <w:del w:id="269" w:author="msi" w:date="2026-09-22T12:38:00Z" w16du:dateUtc="2026-09-22T16:38:00Z">
        <w:r w:rsidRPr="00E24BA0">
          <w:rPr>
            <w:rFonts w:ascii="Palatino" w:hAnsi="Palatino" w:cs="Arial"/>
          </w:rPr>
          <w:delText>Membro:</w:delText>
        </w:r>
        <w:r w:rsidRPr="00E24BA0">
          <w:rPr>
            <w:rFonts w:ascii="Palatino" w:hAnsi="Palatino" w:cs="Arial"/>
            <w:color w:val="000000"/>
          </w:rPr>
          <w:delText xml:space="preserve"> </w:delText>
        </w:r>
        <w:r w:rsidRPr="00E24BA0">
          <w:rPr>
            <w:rFonts w:ascii="Palatino" w:hAnsi="Palatino" w:cs="Arial"/>
            <w:color w:val="000000"/>
          </w:rPr>
          <w:tab/>
          <w:delText>Exma. Sra. Desa. Joana dos Santos Meirelles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6F36EF7" w14:textId="77777777" w:rsidR="00AD5128" w:rsidRPr="00E24BA0" w:rsidRDefault="00AD5128" w:rsidP="00AD5128">
      <w:pPr>
        <w:autoSpaceDE w:val="0"/>
        <w:autoSpaceDN w:val="0"/>
        <w:adjustRightInd w:val="0"/>
        <w:rPr>
          <w:del w:id="270" w:author="msi" w:date="2026-09-22T12:38:00Z" w16du:dateUtc="2026-09-22T16:38:00Z"/>
          <w:rFonts w:ascii="Palatino" w:hAnsi="Palatino"/>
          <w:b/>
          <w:bCs/>
          <w:color w:val="000000"/>
          <w:lang w:eastAsia="pt-BR"/>
        </w:rPr>
      </w:pPr>
      <w:del w:id="271" w:author="msi" w:date="2026-09-22T12:38:00Z" w16du:dateUtc="2026-09-22T16:38:00Z">
        <w:r w:rsidRPr="00E24BA0">
          <w:rPr>
            <w:rFonts w:ascii="Palatino" w:hAnsi="Palatino" w:cs="Arial"/>
            <w:color w:val="000000"/>
          </w:rPr>
          <w:delText xml:space="preserve">Membro:  </w:delText>
        </w:r>
        <w:r w:rsidRPr="00E24BA0">
          <w:rPr>
            <w:rFonts w:ascii="Palatino" w:hAnsi="Palatino" w:cs="Arial"/>
            <w:color w:val="000000"/>
          </w:rPr>
          <w:tab/>
          <w:delText>Exmo. Sr. Des. Flávio Humberto Pascarelli Lopes</w:delText>
        </w:r>
        <w:r w:rsidRPr="00E24BA0">
          <w:rPr>
            <w:rFonts w:ascii="Palatino" w:hAnsi="Palatino" w:cs="Arial"/>
            <w:color w:val="000000"/>
          </w:rPr>
          <w:tab/>
        </w:r>
      </w:del>
    </w:p>
    <w:p w14:paraId="33F4C004" w14:textId="77777777" w:rsidR="00AD5128" w:rsidRPr="00E24BA0" w:rsidRDefault="00AD5128" w:rsidP="00AD5128">
      <w:pPr>
        <w:autoSpaceDE w:val="0"/>
        <w:autoSpaceDN w:val="0"/>
        <w:adjustRightInd w:val="0"/>
        <w:ind w:right="-309"/>
        <w:rPr>
          <w:del w:id="272" w:author="msi" w:date="2026-09-22T12:38:00Z" w16du:dateUtc="2026-09-22T16:38:00Z"/>
          <w:rFonts w:ascii="Palatino" w:hAnsi="Palatino" w:cs="Arial"/>
          <w:b/>
          <w:color w:val="000000"/>
        </w:rPr>
      </w:pPr>
      <w:del w:id="273" w:author="msi" w:date="2026-09-22T12:38:00Z" w16du:dateUtc="2026-09-22T16:38:00Z">
        <w:r w:rsidRPr="00E24BA0">
          <w:rPr>
            <w:rFonts w:ascii="Palatino" w:hAnsi="Palatino" w:cs="Arial"/>
            <w:b/>
          </w:rPr>
          <w:delText>Averbação de Impedimento:</w:delText>
        </w:r>
        <w:r w:rsidRPr="00E24BA0">
          <w:rPr>
            <w:rFonts w:ascii="Palatino" w:hAnsi="Palatino" w:cs="Arial"/>
            <w:b/>
            <w:color w:val="000000"/>
          </w:rPr>
          <w:delText xml:space="preserve"> Exmo. Sr. Des. Paulo César Caminha e Lima</w:delText>
        </w:r>
      </w:del>
    </w:p>
    <w:p w14:paraId="4F771B77" w14:textId="77777777" w:rsidR="00AD5128" w:rsidRDefault="00AD5128" w:rsidP="00AD5128">
      <w:pPr>
        <w:pBdr>
          <w:bottom w:val="single" w:sz="4" w:space="1" w:color="auto"/>
        </w:pBdr>
        <w:autoSpaceDE w:val="0"/>
        <w:autoSpaceDN w:val="0"/>
        <w:adjustRightInd w:val="0"/>
        <w:rPr>
          <w:del w:id="274" w:author="msi" w:date="2026-09-22T12:38:00Z" w16du:dateUtc="2026-09-22T16:38:00Z"/>
          <w:rFonts w:ascii="Palatino" w:hAnsi="Palatino"/>
          <w:b/>
          <w:bCs/>
        </w:rPr>
      </w:pPr>
      <w:del w:id="275" w:author="msi" w:date="2026-09-22T12:38:00Z" w16du:dateUtc="2026-09-22T16:38:00Z">
        <w:r w:rsidRPr="00E24BA0">
          <w:rPr>
            <w:rFonts w:ascii="Palatino" w:hAnsi="Palatino" w:cs="Arial"/>
            <w:b/>
          </w:rPr>
          <w:delText xml:space="preserve">Averbação de </w:delText>
        </w:r>
        <w:r>
          <w:rPr>
            <w:rFonts w:ascii="Palatino" w:hAnsi="Palatino" w:cs="Arial"/>
            <w:b/>
          </w:rPr>
          <w:delText>Suspeição</w:delText>
        </w:r>
        <w:r w:rsidRPr="00E24BA0">
          <w:rPr>
            <w:rFonts w:ascii="Palatino" w:hAnsi="Palatino" w:cs="Arial"/>
            <w:b/>
          </w:rPr>
          <w:delText>:</w:delText>
        </w:r>
        <w:r w:rsidRPr="00CE7A1F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Exma.Sra.Desa. </w:delText>
        </w:r>
        <w:r w:rsidRPr="0022092E">
          <w:rPr>
            <w:rFonts w:ascii="Palatino" w:hAnsi="Palatino"/>
            <w:b/>
            <w:bCs/>
          </w:rPr>
          <w:delText>Maria das Graças Pessoa Figueiredo</w:delText>
        </w:r>
      </w:del>
    </w:p>
    <w:p w14:paraId="27657F0C" w14:textId="77777777" w:rsidR="00D85530" w:rsidRDefault="00D85530" w:rsidP="00AD5128">
      <w:pPr>
        <w:pBdr>
          <w:bottom w:val="single" w:sz="4" w:space="1" w:color="auto"/>
        </w:pBdr>
        <w:autoSpaceDE w:val="0"/>
        <w:autoSpaceDN w:val="0"/>
        <w:adjustRightInd w:val="0"/>
        <w:rPr>
          <w:del w:id="276" w:author="msi" w:date="2026-09-22T12:38:00Z" w16du:dateUtc="2026-09-22T16:38:00Z"/>
          <w:rFonts w:ascii="Palatino" w:hAnsi="Palatino" w:cs="Arial"/>
          <w:b/>
          <w:bCs/>
        </w:rPr>
      </w:pPr>
    </w:p>
    <w:p w14:paraId="7BC7A887" w14:textId="77777777" w:rsidR="006252C8" w:rsidRDefault="006252C8" w:rsidP="0006025D">
      <w:pPr>
        <w:rPr>
          <w:del w:id="277" w:author="msi" w:date="2026-09-22T12:38:00Z" w16du:dateUtc="2026-09-22T16:38:00Z"/>
          <w:rFonts w:ascii="Palatino" w:hAnsi="Palatino"/>
        </w:rPr>
      </w:pPr>
    </w:p>
    <w:p w14:paraId="35993396" w14:textId="77777777" w:rsidR="006252C8" w:rsidRPr="00A57D50" w:rsidRDefault="00622BEC" w:rsidP="006252C8">
      <w:pPr>
        <w:rPr>
          <w:del w:id="278" w:author="msi" w:date="2026-09-22T12:38:00Z" w16du:dateUtc="2026-09-22T16:38:00Z"/>
          <w:rFonts w:ascii="Palatino" w:hAnsi="Palatino"/>
          <w:b/>
          <w:bCs/>
        </w:rPr>
      </w:pPr>
      <w:del w:id="279" w:author="msi" w:date="2026-09-22T12:38:00Z" w16du:dateUtc="2026-09-22T16:38:00Z">
        <w:r>
          <w:rPr>
            <w:rFonts w:ascii="Palatino" w:hAnsi="Palatino"/>
            <w:b/>
            <w:bCs/>
          </w:rPr>
          <w:delText>5.</w:delText>
        </w:r>
        <w:r w:rsidR="006252C8" w:rsidRPr="00A57D50">
          <w:rPr>
            <w:rFonts w:ascii="Palatino" w:hAnsi="Palatino"/>
            <w:b/>
            <w:bCs/>
          </w:rPr>
          <w:delText xml:space="preserve">Apelação Cível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0603970-36.2021.8.04.0001  </w:delText>
        </w:r>
        <w:r w:rsidR="006252C8">
          <w:rPr>
            <w:rFonts w:ascii="Palatino" w:hAnsi="Palatino"/>
            <w:b/>
            <w:bCs/>
          </w:rPr>
          <w:delText xml:space="preserve"> 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D85530">
          <w:rPr>
            <w:rFonts w:ascii="Palatino" w:hAnsi="Palatino"/>
            <w:b/>
            <w:bCs/>
          </w:rPr>
          <w:delText>Sustentação oral Ambas as partes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515CD4BD" w14:textId="77777777" w:rsidR="006252C8" w:rsidRPr="00A57D50" w:rsidRDefault="006252C8" w:rsidP="006252C8">
      <w:pPr>
        <w:rPr>
          <w:del w:id="280" w:author="msi" w:date="2026-09-22T12:38:00Z" w16du:dateUtc="2026-09-22T16:38:00Z"/>
          <w:rFonts w:ascii="Palatino" w:hAnsi="Palatino"/>
        </w:rPr>
      </w:pPr>
      <w:del w:id="28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15ª Vara Cível e de Acidentes de Trabalho</w:delText>
        </w:r>
      </w:del>
    </w:p>
    <w:p w14:paraId="715A28EE" w14:textId="77777777" w:rsidR="006252C8" w:rsidRPr="00A57D50" w:rsidRDefault="006252C8" w:rsidP="006252C8">
      <w:pPr>
        <w:rPr>
          <w:del w:id="282" w:author="msi" w:date="2026-09-22T12:38:00Z" w16du:dateUtc="2026-09-22T16:38:00Z"/>
          <w:rFonts w:ascii="Palatino" w:hAnsi="Palatino"/>
        </w:rPr>
      </w:pPr>
      <w:del w:id="28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Ida Maria Costa de Andrade</w:delText>
        </w:r>
      </w:del>
    </w:p>
    <w:p w14:paraId="2AE11D3C" w14:textId="77777777" w:rsidR="006252C8" w:rsidRPr="00A57D50" w:rsidRDefault="00AD5128" w:rsidP="006252C8">
      <w:pPr>
        <w:rPr>
          <w:del w:id="284" w:author="msi" w:date="2026-09-22T12:38:00Z" w16du:dateUtc="2026-09-22T16:38:00Z"/>
          <w:rFonts w:ascii="Palatino" w:hAnsi="Palatino"/>
        </w:rPr>
      </w:pPr>
      <w:del w:id="285" w:author="msi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6252C8" w:rsidRPr="00A57D50">
          <w:rPr>
            <w:rFonts w:ascii="Palatino" w:hAnsi="Palatino"/>
            <w:b/>
            <w:bCs/>
          </w:rPr>
          <w:delText xml:space="preserve"> : Posto 3000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>Advogado</w:delText>
        </w:r>
        <w:r w:rsidR="006252C8">
          <w:rPr>
            <w:rFonts w:ascii="Palatino" w:hAnsi="Palatino"/>
          </w:rPr>
          <w:delText>s</w:delText>
        </w:r>
        <w:r w:rsidR="006252C8" w:rsidRPr="00A57D50">
          <w:rPr>
            <w:rFonts w:ascii="Palatino" w:hAnsi="Palatino"/>
          </w:rPr>
          <w:delText>: Keyth Yara Pontes Pina (3467/AM). Soc. Adv</w:delText>
        </w:r>
        <w:r w:rsidR="006252C8">
          <w:rPr>
            <w:rFonts w:ascii="Palatino" w:hAnsi="Palatino"/>
          </w:rPr>
          <w:delText>s-</w:delText>
        </w:r>
        <w:r w:rsidR="006252C8" w:rsidRPr="00A57D50">
          <w:rPr>
            <w:rFonts w:ascii="Palatino" w:hAnsi="Palatino"/>
          </w:rPr>
          <w:delText xml:space="preserve"> Andrade GC (5797/AM). </w:delText>
        </w:r>
        <w:r w:rsidR="006252C8" w:rsidRPr="00A57D50">
          <w:rPr>
            <w:rFonts w:ascii="Palatino" w:hAnsi="Palatino"/>
          </w:rPr>
          <w:br/>
        </w:r>
        <w:r w:rsidR="006252C8" w:rsidRPr="00A57D50">
          <w:rPr>
            <w:rFonts w:ascii="Palatino" w:hAnsi="Palatino"/>
            <w:b/>
            <w:bCs/>
          </w:rPr>
          <w:delText xml:space="preserve">Apelado   : Wave Telecom Ltda.. </w:delText>
        </w:r>
        <w:r w:rsidR="006252C8" w:rsidRPr="00A57D50">
          <w:rPr>
            <w:rFonts w:ascii="Palatino" w:hAnsi="Palatino"/>
            <w:b/>
            <w:bCs/>
          </w:rPr>
          <w:br/>
        </w:r>
        <w:r w:rsidR="006252C8" w:rsidRPr="00A57D50">
          <w:rPr>
            <w:rFonts w:ascii="Palatino" w:hAnsi="Palatino"/>
          </w:rPr>
          <w:delText xml:space="preserve">Advogado  </w:delText>
        </w:r>
        <w:r w:rsidR="006252C8">
          <w:rPr>
            <w:rFonts w:ascii="Palatino" w:hAnsi="Palatino"/>
          </w:rPr>
          <w:delText xml:space="preserve"> </w:delText>
        </w:r>
        <w:r w:rsidR="006252C8" w:rsidRPr="00A57D50">
          <w:rPr>
            <w:rFonts w:ascii="Palatino" w:hAnsi="Palatino"/>
          </w:rPr>
          <w:delText>: Francisco Augusto Martins da Silva (1753/AM). José Luiz Franco de Moura Mattos Júnior (5517/AM)</w:delText>
        </w:r>
      </w:del>
    </w:p>
    <w:p w14:paraId="192B5A7F" w14:textId="77777777" w:rsidR="006252C8" w:rsidRPr="00A57D50" w:rsidRDefault="006252C8" w:rsidP="006252C8">
      <w:pPr>
        <w:rPr>
          <w:del w:id="286" w:author="msi" w:date="2026-09-22T12:38:00Z" w16du:dateUtc="2026-09-22T16:38:00Z"/>
          <w:rFonts w:ascii="Palatino" w:hAnsi="Palatino"/>
        </w:rPr>
      </w:pPr>
      <w:bookmarkStart w:id="287" w:name="_Hlk175084737"/>
      <w:del w:id="288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F3B697E" w14:textId="77777777" w:rsidR="006252C8" w:rsidRPr="00A57D50" w:rsidRDefault="006252C8" w:rsidP="006252C8">
      <w:pPr>
        <w:rPr>
          <w:del w:id="289" w:author="msi" w:date="2026-09-22T12:38:00Z" w16du:dateUtc="2026-09-22T16:38:00Z"/>
          <w:rFonts w:ascii="Palatino" w:hAnsi="Palatino"/>
        </w:rPr>
      </w:pPr>
      <w:del w:id="290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6252C8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>Cláudio César Ramalheira Roessing</w:delText>
        </w:r>
      </w:del>
    </w:p>
    <w:p w14:paraId="154AD8D3" w14:textId="77777777" w:rsidR="007F11D2" w:rsidRPr="007F11D2" w:rsidRDefault="007F11D2" w:rsidP="006252C8">
      <w:pPr>
        <w:rPr>
          <w:del w:id="291" w:author="msi" w:date="2026-09-22T12:38:00Z" w16du:dateUtc="2026-09-22T16:38:00Z"/>
          <w:rFonts w:ascii="Palatino" w:hAnsi="Palatino"/>
        </w:rPr>
      </w:pPr>
      <w:del w:id="292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Pr="00313A88">
          <w:rPr>
            <w:rFonts w:ascii="Palatino" w:hAnsi="Palatino" w:cs="Arial"/>
            <w:color w:val="000000"/>
          </w:rPr>
          <w:delText>Exma. Sra. Desa. Joana dos Santos Meirelles</w:delText>
        </w:r>
      </w:del>
    </w:p>
    <w:p w14:paraId="736CC627" w14:textId="77777777" w:rsidR="006252C8" w:rsidRDefault="006252C8" w:rsidP="006252C8">
      <w:pPr>
        <w:rPr>
          <w:del w:id="293" w:author="msi" w:date="2026-09-22T12:38:00Z" w16du:dateUtc="2026-09-22T16:38:00Z"/>
          <w:rFonts w:ascii="Palatino" w:hAnsi="Palatino"/>
        </w:rPr>
      </w:pPr>
      <w:del w:id="294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Flávio Humberto Pascarelli Lopes</w:delText>
        </w:r>
      </w:del>
    </w:p>
    <w:p w14:paraId="2EFACC84" w14:textId="77777777" w:rsidR="006252C8" w:rsidRDefault="007F11D2" w:rsidP="007F11D2">
      <w:pPr>
        <w:pBdr>
          <w:bottom w:val="single" w:sz="4" w:space="1" w:color="auto"/>
        </w:pBdr>
        <w:rPr>
          <w:del w:id="295" w:author="msi" w:date="2026-09-22T12:38:00Z" w16du:dateUtc="2026-09-22T16:38:00Z"/>
          <w:rFonts w:ascii="Palatino" w:hAnsi="Palatino"/>
        </w:rPr>
      </w:pPr>
      <w:del w:id="296" w:author="msi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bookmarkEnd w:id="287"/>
    <w:p w14:paraId="6684B1A7" w14:textId="77777777" w:rsidR="006252C8" w:rsidRDefault="006252C8" w:rsidP="0006025D">
      <w:pPr>
        <w:rPr>
          <w:del w:id="297" w:author="msi" w:date="2026-09-22T12:38:00Z" w16du:dateUtc="2026-09-22T16:38:00Z"/>
          <w:rFonts w:ascii="Palatino" w:hAnsi="Palatino"/>
        </w:rPr>
      </w:pPr>
    </w:p>
    <w:p w14:paraId="0BA03B5F" w14:textId="77777777" w:rsidR="004A30A5" w:rsidRDefault="004A30A5" w:rsidP="004A30A5">
      <w:pPr>
        <w:rPr>
          <w:del w:id="298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1D126DFA" w14:textId="77777777" w:rsidR="004A30A5" w:rsidRDefault="004A30A5" w:rsidP="004A30A5">
      <w:pPr>
        <w:rPr>
          <w:del w:id="299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6711C7B7" w14:textId="77777777" w:rsidR="004A30A5" w:rsidRDefault="004A30A5" w:rsidP="004A30A5">
      <w:pPr>
        <w:rPr>
          <w:del w:id="300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3027A4A7" w14:textId="77777777" w:rsidR="004A30A5" w:rsidRDefault="004A30A5" w:rsidP="004A30A5">
      <w:pPr>
        <w:rPr>
          <w:del w:id="301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7BE46717" w14:textId="77777777" w:rsidR="004A30A5" w:rsidRDefault="004A30A5" w:rsidP="004A30A5">
      <w:pPr>
        <w:rPr>
          <w:del w:id="302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0453E80D" w14:textId="77777777" w:rsidR="004A30A5" w:rsidRDefault="004A30A5" w:rsidP="004A30A5">
      <w:pPr>
        <w:rPr>
          <w:del w:id="303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21F9F698" w14:textId="77777777" w:rsidR="004A30A5" w:rsidRDefault="004A30A5" w:rsidP="004A30A5">
      <w:pPr>
        <w:rPr>
          <w:del w:id="304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0D75DDB8" w14:textId="77777777" w:rsidR="004A30A5" w:rsidRDefault="004A30A5" w:rsidP="004A30A5">
      <w:pPr>
        <w:rPr>
          <w:del w:id="305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7DC78DAB" w14:textId="77777777" w:rsidR="004A30A5" w:rsidRDefault="004A30A5" w:rsidP="004A30A5">
      <w:pPr>
        <w:rPr>
          <w:del w:id="306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6B92D14E" w14:textId="77777777" w:rsidR="004A30A5" w:rsidRDefault="004A30A5" w:rsidP="004A30A5">
      <w:pPr>
        <w:rPr>
          <w:del w:id="307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</w:p>
    <w:p w14:paraId="4C5AAC78" w14:textId="77777777" w:rsidR="004A30A5" w:rsidRPr="00EF7B1C" w:rsidRDefault="004A30A5" w:rsidP="004A30A5">
      <w:pPr>
        <w:rPr>
          <w:del w:id="308" w:author="msi" w:date="2026-09-22T12:38:00Z" w16du:dateUtc="2026-09-22T16:38:00Z"/>
          <w:rFonts w:ascii="Palatino" w:hAnsi="Palatino"/>
          <w:b/>
          <w:bCs/>
          <w:color w:val="000000"/>
          <w:u w:val="single"/>
          <w:lang w:eastAsia="pt-BR"/>
        </w:rPr>
      </w:pPr>
      <w:bookmarkStart w:id="309" w:name="_Hlk175085085"/>
      <w:del w:id="310" w:author="msi" w:date="2026-09-22T12:38:00Z" w16du:dateUtc="2026-09-22T16:38:00Z">
        <w:r w:rsidRPr="00EF7B1C">
          <w:rPr>
            <w:rFonts w:ascii="Palatino" w:hAnsi="Palatino"/>
            <w:b/>
            <w:bCs/>
            <w:color w:val="000000"/>
            <w:u w:val="single"/>
            <w:lang w:eastAsia="pt-BR"/>
          </w:rPr>
          <w:delText xml:space="preserve">Relatora: </w:delText>
        </w:r>
        <w:r>
          <w:rPr>
            <w:rFonts w:ascii="Palatino" w:hAnsi="Palatino"/>
            <w:b/>
            <w:bCs/>
            <w:color w:val="000000"/>
            <w:u w:val="single"/>
            <w:lang w:eastAsia="pt-BR"/>
          </w:rPr>
          <w:delText>Exma.Sra.</w:delText>
        </w:r>
        <w:r w:rsidRPr="00EF7B1C">
          <w:rPr>
            <w:rFonts w:ascii="Palatino" w:hAnsi="Palatino"/>
            <w:b/>
            <w:bCs/>
            <w:color w:val="000000"/>
            <w:u w:val="single"/>
            <w:lang w:eastAsia="pt-BR"/>
          </w:rPr>
          <w:delText>Desa. Joana dos Santos Meirelles</w:delText>
        </w:r>
      </w:del>
    </w:p>
    <w:p w14:paraId="4D9765BD" w14:textId="77777777" w:rsidR="004A30A5" w:rsidRPr="00FF1362" w:rsidRDefault="004A30A5" w:rsidP="004A30A5">
      <w:pPr>
        <w:rPr>
          <w:del w:id="311" w:author="msi" w:date="2026-09-22T12:38:00Z" w16du:dateUtc="2026-09-22T16:38:00Z"/>
          <w:rFonts w:ascii="Palatino" w:hAnsi="Palatino"/>
          <w:bCs/>
          <w:color w:val="000000"/>
          <w:lang w:eastAsia="pt-BR"/>
        </w:rPr>
      </w:pPr>
      <w:del w:id="312" w:author="msi" w:date="2026-09-22T12:38:00Z" w16du:dateUtc="2026-09-22T16:38:00Z">
        <w:r w:rsidRPr="00FF1362">
          <w:rPr>
            <w:rFonts w:ascii="Palatino" w:hAnsi="Palatino"/>
            <w:bCs/>
            <w:color w:val="000000"/>
            <w:lang w:eastAsia="pt-BR"/>
          </w:rPr>
          <w:delText>Membros: Exmo</w:delText>
        </w:r>
        <w:r w:rsidR="00F07A42" w:rsidRPr="00F07A42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Exma.Sra.Desa.</w:delText>
        </w:r>
        <w:r w:rsidR="00F07A42" w:rsidRPr="00A57D50">
          <w:rPr>
            <w:rFonts w:ascii="Palatino" w:hAnsi="Palatino"/>
          </w:rPr>
          <w:delText>Maria das Graças Pessoa Figueiredo</w:delText>
        </w:r>
        <w:r>
          <w:rPr>
            <w:rFonts w:ascii="Palatino" w:hAnsi="Palatino"/>
            <w:bCs/>
            <w:color w:val="000000"/>
            <w:lang w:eastAsia="pt-BR"/>
          </w:rPr>
          <w:delText xml:space="preserve">, </w:delText>
        </w:r>
        <w:r w:rsidR="007F11D2">
          <w:rPr>
            <w:rFonts w:ascii="Palatino" w:hAnsi="Palatino"/>
            <w:bCs/>
            <w:color w:val="000000"/>
            <w:lang w:eastAsia="pt-BR"/>
          </w:rPr>
          <w:delText xml:space="preserve"> </w:delText>
        </w:r>
        <w:r w:rsidR="00F07A42" w:rsidRPr="00FF1362">
          <w:rPr>
            <w:rFonts w:ascii="Palatino" w:hAnsi="Palatino"/>
            <w:bCs/>
            <w:color w:val="000000"/>
            <w:lang w:eastAsia="pt-BR"/>
          </w:rPr>
          <w:delText xml:space="preserve"> </w:delText>
        </w:r>
        <w:r w:rsidR="007F11D2">
          <w:rPr>
            <w:rFonts w:ascii="Palatino" w:hAnsi="Palatino"/>
          </w:rPr>
          <w:delText>Exmo.Sr.Des.Flavio Humberto Pascarelli Lopes</w:delText>
        </w:r>
        <w:r w:rsidRPr="00FF1362">
          <w:rPr>
            <w:rFonts w:ascii="Palatino" w:hAnsi="Palatino"/>
            <w:bCs/>
            <w:color w:val="000000"/>
            <w:lang w:eastAsia="pt-BR"/>
          </w:rPr>
          <w:delText xml:space="preserve">, </w:delText>
        </w:r>
        <w:r>
          <w:rPr>
            <w:rFonts w:ascii="Palatino" w:hAnsi="Palatino"/>
            <w:bCs/>
            <w:color w:val="000000"/>
            <w:lang w:eastAsia="pt-BR"/>
          </w:rPr>
          <w:delText xml:space="preserve"> </w:delText>
        </w:r>
        <w:r w:rsidRPr="00FF1362">
          <w:rPr>
            <w:rFonts w:ascii="Palatino" w:hAnsi="Palatino"/>
            <w:bCs/>
            <w:color w:val="000000"/>
            <w:lang w:eastAsia="pt-BR"/>
          </w:rPr>
          <w:delText xml:space="preserve"> e, em caso de ausência, impedimento ou suspeição de um deste</w:delText>
        </w:r>
        <w:r>
          <w:rPr>
            <w:rFonts w:ascii="Palatino" w:hAnsi="Palatino"/>
            <w:bCs/>
            <w:color w:val="000000"/>
            <w:lang w:eastAsia="pt-BR"/>
          </w:rPr>
          <w:delText>s</w:delText>
        </w:r>
        <w:r w:rsidR="00AD5128">
          <w:rPr>
            <w:rFonts w:ascii="Palatino" w:hAnsi="Palatino"/>
            <w:bCs/>
            <w:color w:val="000000"/>
            <w:lang w:eastAsia="pt-BR"/>
          </w:rPr>
          <w:delText xml:space="preserve">, </w:delText>
        </w:r>
        <w:r w:rsidRPr="00FF1362">
          <w:rPr>
            <w:rFonts w:ascii="Palatino" w:hAnsi="Palatino"/>
            <w:bCs/>
            <w:color w:val="000000"/>
            <w:lang w:eastAsia="pt-BR"/>
          </w:rPr>
          <w:delText xml:space="preserve"> o</w:delText>
        </w:r>
        <w:r>
          <w:rPr>
            <w:rFonts w:ascii="Palatino" w:hAnsi="Palatino"/>
            <w:bCs/>
            <w:color w:val="000000"/>
            <w:lang w:eastAsia="pt-BR"/>
          </w:rPr>
          <w:delText xml:space="preserve"> </w:delText>
        </w:r>
        <w:r w:rsidR="00F07A42">
          <w:rPr>
            <w:rFonts w:ascii="Palatino" w:hAnsi="Palatino"/>
          </w:rPr>
          <w:delText>Exmo.Sr.</w:delText>
        </w:r>
        <w:r w:rsidR="00AD5128">
          <w:rPr>
            <w:rFonts w:ascii="Palatino" w:hAnsi="Palatino"/>
          </w:rPr>
          <w:delText xml:space="preserve"> </w:delText>
        </w:r>
        <w:r w:rsidR="00F07A42">
          <w:rPr>
            <w:rFonts w:ascii="Palatino" w:hAnsi="Palatino"/>
          </w:rPr>
          <w:delText>Des.</w:delText>
        </w:r>
        <w:r w:rsidR="00AD5128">
          <w:rPr>
            <w:rFonts w:ascii="Palatino" w:hAnsi="Palatino"/>
          </w:rPr>
          <w:delText xml:space="preserve"> </w:delText>
        </w:r>
        <w:r w:rsidR="00F07A42" w:rsidRPr="00A57D50">
          <w:rPr>
            <w:rFonts w:ascii="Palatino" w:hAnsi="Palatino"/>
          </w:rPr>
          <w:delText>Cláudio César Ramalheira Roessing</w:delText>
        </w:r>
        <w:r w:rsidRPr="00FF1362">
          <w:rPr>
            <w:rFonts w:ascii="Palatino" w:hAnsi="Palatino"/>
            <w:bCs/>
            <w:color w:val="000000"/>
            <w:lang w:eastAsia="pt-BR"/>
          </w:rPr>
          <w:delText>.</w:delText>
        </w:r>
      </w:del>
    </w:p>
    <w:bookmarkEnd w:id="309"/>
    <w:p w14:paraId="4426DDF3" w14:textId="77777777" w:rsidR="00874573" w:rsidRDefault="00874573" w:rsidP="006252C8">
      <w:pPr>
        <w:rPr>
          <w:del w:id="313" w:author="msi" w:date="2026-09-22T12:38:00Z" w16du:dateUtc="2026-09-22T16:38:00Z"/>
          <w:rFonts w:ascii="Palatino" w:hAnsi="Palatino"/>
          <w:b/>
          <w:bCs/>
        </w:rPr>
      </w:pPr>
    </w:p>
    <w:p w14:paraId="221D8866" w14:textId="77777777" w:rsidR="006E5F10" w:rsidRPr="00CE7A1F" w:rsidRDefault="00622BEC" w:rsidP="006E5F10">
      <w:pPr>
        <w:autoSpaceDE w:val="0"/>
        <w:autoSpaceDN w:val="0"/>
        <w:adjustRightInd w:val="0"/>
        <w:ind w:right="-1443"/>
        <w:rPr>
          <w:del w:id="314" w:author="msi" w:date="2026-09-22T12:38:00Z" w16du:dateUtc="2026-09-22T16:38:00Z"/>
          <w:rFonts w:ascii="Palatino" w:hAnsi="Palatino" w:cs="Arial"/>
          <w:b/>
          <w:bCs/>
        </w:rPr>
      </w:pPr>
      <w:del w:id="315" w:author="msi" w:date="2026-09-22T12:38:00Z" w16du:dateUtc="2026-09-22T16:38:00Z">
        <w:r>
          <w:rPr>
            <w:rFonts w:ascii="Palatino" w:hAnsi="Palatino" w:cs="Arial"/>
            <w:b/>
          </w:rPr>
          <w:delText>6.</w:delText>
        </w:r>
        <w:r w:rsidR="006E5F10">
          <w:rPr>
            <w:rFonts w:ascii="Palatino" w:hAnsi="Palatino" w:cs="Arial"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Agravo de Instrumento </w:delText>
        </w:r>
        <w:r w:rsidR="006E5F10">
          <w:rPr>
            <w:rFonts w:ascii="Palatino" w:hAnsi="Palatino"/>
            <w:b/>
            <w:bCs/>
          </w:rPr>
          <w:delText>nº</w:delText>
        </w:r>
        <w:r w:rsidR="006E5F10" w:rsidRPr="0022092E">
          <w:rPr>
            <w:rFonts w:ascii="Palatino" w:hAnsi="Palatino"/>
            <w:b/>
            <w:bCs/>
          </w:rPr>
          <w:delText xml:space="preserve">4011978-15.2023.8.04.0000 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Agravados/INDEF.</w:delText>
        </w:r>
      </w:del>
    </w:p>
    <w:p w14:paraId="620671B7" w14:textId="77777777" w:rsidR="006E5F10" w:rsidRPr="0022092E" w:rsidRDefault="006E5F10" w:rsidP="006E5F10">
      <w:pPr>
        <w:rPr>
          <w:del w:id="316" w:author="msi" w:date="2026-09-22T12:38:00Z" w16du:dateUtc="2026-09-22T16:38:00Z"/>
          <w:rFonts w:ascii="Palatino" w:hAnsi="Palatino"/>
        </w:rPr>
      </w:pPr>
      <w:del w:id="317" w:author="msi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12ª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2C457051" w14:textId="77777777" w:rsidR="006E5F10" w:rsidRPr="0022092E" w:rsidRDefault="006E5F10" w:rsidP="006E5F10">
      <w:pPr>
        <w:rPr>
          <w:del w:id="318" w:author="msi" w:date="2026-09-22T12:38:00Z" w16du:dateUtc="2026-09-22T16:38:00Z"/>
          <w:rFonts w:ascii="Palatino" w:hAnsi="Palatino"/>
        </w:rPr>
      </w:pPr>
      <w:del w:id="319" w:author="msi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Márcio Rothier Pinheiro Torres</w:delText>
        </w:r>
      </w:del>
    </w:p>
    <w:p w14:paraId="7EF2B069" w14:textId="77777777" w:rsidR="006E5F10" w:rsidRPr="0022092E" w:rsidRDefault="006E5F10" w:rsidP="006E5F10">
      <w:pPr>
        <w:rPr>
          <w:del w:id="320" w:author="msi" w:date="2026-09-22T12:38:00Z" w16du:dateUtc="2026-09-22T16:38:00Z"/>
          <w:rFonts w:ascii="Palatino" w:hAnsi="Palatino"/>
          <w:b/>
          <w:bCs/>
        </w:rPr>
      </w:pPr>
      <w:del w:id="321" w:author="msi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Agravante  : Mjp Construções e Projetos Ltda..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 : Priscila Lima Monteiro (5901/AM).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 : Jorge Roberto DiTomasio Leão.</w:delText>
        </w:r>
        <w:r w:rsidRPr="0022092E">
          <w:rPr>
            <w:rFonts w:ascii="Palatino" w:hAnsi="Palatino"/>
          </w:rPr>
          <w:delText xml:space="preserve"> Marianna Frachinetti Brock.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 xml:space="preserve">s  </w:delText>
        </w:r>
        <w:r w:rsidRPr="0022092E">
          <w:rPr>
            <w:rFonts w:ascii="Palatino" w:hAnsi="Palatino"/>
          </w:rPr>
          <w:delText xml:space="preserve">: Fabio Pereira Garcia dos Santos                                                                                          (4850/AM). Jorge Henrique de Freitas Pinho (1644/AM).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>Terceiro I : Ministério Público do Estado do Amazonas</w:delText>
        </w:r>
      </w:del>
    </w:p>
    <w:p w14:paraId="3F6695F2" w14:textId="77777777" w:rsidR="006E5F10" w:rsidRDefault="006E5F10" w:rsidP="006E5F10">
      <w:pPr>
        <w:rPr>
          <w:del w:id="322" w:author="msi" w:date="2026-09-22T12:38:00Z" w16du:dateUtc="2026-09-22T16:38:00Z"/>
          <w:rFonts w:ascii="Palatino" w:hAnsi="Palatino"/>
          <w:b/>
          <w:bCs/>
        </w:rPr>
      </w:pPr>
      <w:del w:id="323" w:author="msi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hAnsi="Palatino"/>
            <w:bCs/>
            <w:color w:val="000000"/>
            <w:lang w:eastAsia="pt-BR"/>
          </w:rPr>
          <w:delText>Exmo. Sr. Des. Cláudio César Ramalheira Roessing</w:delText>
        </w:r>
      </w:del>
    </w:p>
    <w:p w14:paraId="5D932AAC" w14:textId="77777777" w:rsidR="006E5F10" w:rsidRPr="00B22EDA" w:rsidRDefault="006E5F10" w:rsidP="006E5F10">
      <w:pPr>
        <w:rPr>
          <w:del w:id="324" w:author="msi" w:date="2026-09-22T12:38:00Z" w16du:dateUtc="2026-09-22T16:38:00Z"/>
          <w:rFonts w:ascii="Palatino" w:hAnsi="Palatino"/>
          <w:b/>
          <w:bCs/>
        </w:rPr>
      </w:pPr>
      <w:del w:id="325" w:author="msi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71D8E671" w14:textId="77777777" w:rsidR="006E5F10" w:rsidRDefault="006E5F10" w:rsidP="006E5F10">
      <w:pPr>
        <w:rPr>
          <w:del w:id="326" w:author="msi" w:date="2026-09-22T12:38:00Z" w16du:dateUtc="2026-09-22T16:38:00Z"/>
          <w:rFonts w:ascii="Palatino" w:hAnsi="Palatino"/>
          <w:b/>
          <w:bCs/>
        </w:rPr>
      </w:pPr>
      <w:del w:id="327" w:author="msi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290D74B7" w14:textId="77777777" w:rsidR="006E5F10" w:rsidRDefault="006E5F10" w:rsidP="006E5F10">
      <w:pPr>
        <w:pBdr>
          <w:bottom w:val="single" w:sz="4" w:space="1" w:color="auto"/>
        </w:pBdr>
        <w:rPr>
          <w:del w:id="328" w:author="msi" w:date="2026-09-22T12:38:00Z" w16du:dateUtc="2026-09-22T16:38:00Z"/>
          <w:rFonts w:ascii="Palatino" w:hAnsi="Palatino"/>
          <w:b/>
          <w:bCs/>
        </w:rPr>
      </w:pPr>
    </w:p>
    <w:p w14:paraId="0443471B" w14:textId="77777777" w:rsidR="006E5F10" w:rsidRDefault="006E5F10" w:rsidP="006E5F10">
      <w:pPr>
        <w:rPr>
          <w:del w:id="329" w:author="msi" w:date="2026-09-22T12:38:00Z" w16du:dateUtc="2026-09-22T16:38:00Z"/>
          <w:rFonts w:ascii="Palatino" w:hAnsi="Palatino"/>
          <w:b/>
          <w:bCs/>
        </w:rPr>
      </w:pPr>
    </w:p>
    <w:p w14:paraId="240B9A3F" w14:textId="77777777" w:rsidR="006E5F10" w:rsidRPr="0022092E" w:rsidRDefault="00622BEC" w:rsidP="006E5F10">
      <w:pPr>
        <w:rPr>
          <w:del w:id="330" w:author="msi" w:date="2026-09-22T12:38:00Z" w16du:dateUtc="2026-09-22T16:38:00Z"/>
          <w:rFonts w:ascii="Palatino" w:hAnsi="Palatino"/>
          <w:b/>
          <w:bCs/>
        </w:rPr>
      </w:pPr>
      <w:del w:id="331" w:author="msi" w:date="2026-09-22T12:38:00Z" w16du:dateUtc="2026-09-22T16:38:00Z">
        <w:r>
          <w:rPr>
            <w:rFonts w:ascii="Palatino" w:hAnsi="Palatino"/>
            <w:b/>
            <w:bCs/>
          </w:rPr>
          <w:delText>7.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Apelação Cível </w:delText>
        </w:r>
        <w:r w:rsidR="006E5F10">
          <w:rPr>
            <w:rFonts w:ascii="Palatino" w:hAnsi="Palatino"/>
            <w:b/>
            <w:bCs/>
          </w:rPr>
          <w:delText xml:space="preserve"> nº </w:delText>
        </w:r>
        <w:r w:rsidR="006E5F10" w:rsidRPr="0022092E">
          <w:rPr>
            <w:rFonts w:ascii="Palatino" w:hAnsi="Palatino"/>
            <w:b/>
            <w:bCs/>
          </w:rPr>
          <w:delText xml:space="preserve">0634493-36.2018.8.04.0001  </w:delText>
        </w:r>
        <w:r w:rsidR="006E5F10">
          <w:rPr>
            <w:rFonts w:ascii="Palatino" w:hAnsi="Palatino"/>
            <w:b/>
            <w:bCs/>
          </w:rPr>
          <w:delText xml:space="preserve"> </w:delText>
        </w:r>
        <w:r w:rsidR="006E5F10" w:rsidRPr="0022092E">
          <w:rPr>
            <w:rFonts w:ascii="Palatino" w:hAnsi="Palatino"/>
            <w:b/>
            <w:bCs/>
          </w:rPr>
          <w:delText xml:space="preserve"> </w:delText>
        </w:r>
        <w:r w:rsidR="006E5F10">
          <w:rPr>
            <w:rFonts w:ascii="Palatino" w:hAnsi="Palatino" w:cs="Arial"/>
            <w:b/>
            <w:bCs/>
          </w:rPr>
          <w:delText>Sustentação oral</w:delText>
        </w:r>
        <w:r w:rsidR="006E5F10" w:rsidRPr="00E24BA0">
          <w:rPr>
            <w:rFonts w:ascii="Palatino" w:hAnsi="Palatino" w:cs="Arial"/>
            <w:b/>
            <w:bCs/>
          </w:rPr>
          <w:delText xml:space="preserve">  </w:delText>
        </w:r>
        <w:r w:rsidR="006E5F10">
          <w:rPr>
            <w:rFonts w:ascii="Palatino" w:hAnsi="Palatino" w:cs="Arial"/>
            <w:b/>
            <w:bCs/>
          </w:rPr>
          <w:delText>Apelado</w:delText>
        </w:r>
      </w:del>
    </w:p>
    <w:p w14:paraId="6C2928A5" w14:textId="77777777" w:rsidR="006E5F10" w:rsidRPr="0022092E" w:rsidRDefault="006E5F10" w:rsidP="006E5F10">
      <w:pPr>
        <w:rPr>
          <w:del w:id="332" w:author="msi" w:date="2026-09-22T12:38:00Z" w16du:dateUtc="2026-09-22T16:38:00Z"/>
          <w:rFonts w:ascii="Palatino" w:hAnsi="Palatino"/>
        </w:rPr>
      </w:pPr>
      <w:del w:id="333" w:author="msi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15ª Vara Cível e de Acidentes de Trabalho</w:delText>
        </w:r>
        <w:r>
          <w:rPr>
            <w:rFonts w:ascii="Palatino" w:hAnsi="Palatino"/>
          </w:rPr>
          <w:delText xml:space="preserve"> </w:delText>
        </w:r>
        <w:r w:rsidRPr="006E5F10">
          <w:rPr>
            <w:rFonts w:ascii="Palatino" w:hAnsi="Palatino"/>
            <w:b/>
          </w:rPr>
          <w:delText>(Adiado pela Relatora 19.8.24)</w:delText>
        </w:r>
      </w:del>
    </w:p>
    <w:p w14:paraId="02091FE8" w14:textId="77777777" w:rsidR="006E5F10" w:rsidRPr="0022092E" w:rsidRDefault="006E5F10" w:rsidP="006E5F10">
      <w:pPr>
        <w:rPr>
          <w:del w:id="334" w:author="msi" w:date="2026-09-22T12:38:00Z" w16du:dateUtc="2026-09-22T16:38:00Z"/>
          <w:rFonts w:ascii="Palatino" w:hAnsi="Palatino"/>
        </w:rPr>
      </w:pPr>
      <w:del w:id="335" w:author="msi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Ida Maria Costa de Andrade</w:delText>
        </w:r>
      </w:del>
    </w:p>
    <w:p w14:paraId="3319B25E" w14:textId="77777777" w:rsidR="006E5F10" w:rsidRPr="0022092E" w:rsidRDefault="006E5F10" w:rsidP="006E5F10">
      <w:pPr>
        <w:rPr>
          <w:del w:id="336" w:author="msi" w:date="2026-09-22T12:38:00Z" w16du:dateUtc="2026-09-22T16:38:00Z"/>
          <w:rFonts w:ascii="Palatino" w:hAnsi="Palatino"/>
        </w:rPr>
      </w:pPr>
      <w:del w:id="337" w:author="msi" w:date="2026-09-22T12:38:00Z" w16du:dateUtc="2026-09-22T16:38:00Z">
        <w:r w:rsidRPr="0022092E">
          <w:rPr>
            <w:rFonts w:ascii="Palatino" w:hAnsi="Palatino"/>
            <w:b/>
            <w:bCs/>
          </w:rPr>
          <w:delText xml:space="preserve">Apelante : Estrela do Rio Preto da Eva.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Advogado </w:delText>
        </w:r>
        <w:r w:rsidRPr="0022092E">
          <w:rPr>
            <w:rFonts w:ascii="Palatino" w:hAnsi="Palatino"/>
          </w:rPr>
          <w:tab/>
          <w:delText xml:space="preserve">: Fabrício Daniel Correia do Nascimento (7320/AM). </w:delText>
        </w:r>
        <w:r w:rsidRPr="0022092E">
          <w:rPr>
            <w:rFonts w:ascii="Palatino" w:hAnsi="Palatino"/>
          </w:rPr>
          <w:br/>
        </w:r>
        <w:r w:rsidRPr="0022092E">
          <w:rPr>
            <w:rFonts w:ascii="Palatino" w:hAnsi="Palatino"/>
            <w:b/>
            <w:bCs/>
          </w:rPr>
          <w:delText xml:space="preserve">Apelado  : Grande Oriente do Estado do Amazonas - Goeam.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tab/>
          <w:delText>: José Artur Pozzetti (9707/AM). Kal El Bessa Nascimento Salem (6389/AM). François Antonio Galvão (10015/AM)</w:delText>
        </w:r>
      </w:del>
    </w:p>
    <w:p w14:paraId="7BDC84A2" w14:textId="77777777" w:rsidR="006E5F10" w:rsidRDefault="006E5F10" w:rsidP="006E5F10">
      <w:pPr>
        <w:rPr>
          <w:del w:id="338" w:author="msi" w:date="2026-09-22T12:38:00Z" w16du:dateUtc="2026-09-22T16:38:00Z"/>
          <w:rFonts w:ascii="Palatino" w:hAnsi="Palatino"/>
          <w:b/>
          <w:bCs/>
        </w:rPr>
      </w:pPr>
      <w:del w:id="339" w:author="msi" w:date="2026-09-22T12:38:00Z" w16du:dateUtc="2026-09-22T16:38:00Z">
        <w:r w:rsidRPr="00B22EDA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FF1362">
          <w:rPr>
            <w:rFonts w:ascii="Palatino" w:hAnsi="Palatino"/>
            <w:b/>
            <w:bCs/>
          </w:rPr>
          <w:delText xml:space="preserve"> </w:delText>
        </w:r>
        <w:r w:rsidRPr="00FF1362">
          <w:rPr>
            <w:rFonts w:ascii="Palatino" w:hAnsi="Palatino"/>
            <w:bCs/>
            <w:color w:val="000000"/>
            <w:lang w:eastAsia="pt-BR"/>
          </w:rPr>
          <w:delText>Exmo. Sr. Des. Cláudio César Ramalheira Roessing</w:delText>
        </w:r>
      </w:del>
    </w:p>
    <w:p w14:paraId="55D92C71" w14:textId="77777777" w:rsidR="006E5F10" w:rsidRPr="00B22EDA" w:rsidRDefault="006E5F10" w:rsidP="006E5F10">
      <w:pPr>
        <w:rPr>
          <w:del w:id="340" w:author="msi" w:date="2026-09-22T12:38:00Z" w16du:dateUtc="2026-09-22T16:38:00Z"/>
          <w:rFonts w:ascii="Palatino" w:hAnsi="Palatino"/>
          <w:b/>
          <w:bCs/>
        </w:rPr>
      </w:pPr>
      <w:del w:id="341" w:author="msi" w:date="2026-09-22T12:38:00Z" w16du:dateUtc="2026-09-22T16:38:00Z">
        <w:r>
          <w:rPr>
            <w:rFonts w:ascii="Palatino" w:hAnsi="Palatino"/>
            <w:b/>
            <w:bCs/>
          </w:rPr>
          <w:delText xml:space="preserve">Relatora:      </w:delText>
        </w:r>
        <w:r w:rsidRPr="00B22EDA">
          <w:rPr>
            <w:rFonts w:ascii="Palatino" w:hAnsi="Palatino"/>
            <w:b/>
            <w:bCs/>
          </w:rPr>
          <w:delText>Exma. Sra. Desa. Joana dos Santos Meirelles</w:delText>
        </w:r>
      </w:del>
    </w:p>
    <w:p w14:paraId="078AD2FB" w14:textId="77777777" w:rsidR="006E5F10" w:rsidRDefault="006E5F10" w:rsidP="006E5F10">
      <w:pPr>
        <w:rPr>
          <w:del w:id="342" w:author="msi" w:date="2026-09-22T12:38:00Z" w16du:dateUtc="2026-09-22T16:38:00Z"/>
          <w:rFonts w:ascii="Palatino" w:hAnsi="Palatino"/>
          <w:b/>
          <w:bCs/>
        </w:rPr>
      </w:pPr>
      <w:del w:id="343" w:author="msi" w:date="2026-09-22T12:38:00Z" w16du:dateUtc="2026-09-22T16:38:00Z">
        <w:r w:rsidRPr="00B22EDA">
          <w:rPr>
            <w:rFonts w:ascii="Palatino" w:hAnsi="Palatino"/>
            <w:b/>
            <w:bCs/>
          </w:rPr>
          <w:delText>Membro:</w:delText>
        </w:r>
        <w:r>
          <w:rPr>
            <w:rFonts w:ascii="Palatino" w:hAnsi="Palatino"/>
            <w:b/>
            <w:bCs/>
          </w:rPr>
          <w:delText xml:space="preserve">     </w:delText>
        </w:r>
        <w:r w:rsidRPr="009D0793">
          <w:rPr>
            <w:rFonts w:ascii="Palatino" w:hAnsi="Palatino" w:cs="Arial"/>
            <w:color w:val="000000"/>
          </w:rPr>
          <w:delText>Exmo. Sr. Des. Flávio Humberto Pascarelli Lopes</w:delText>
        </w:r>
      </w:del>
    </w:p>
    <w:p w14:paraId="73CC982F" w14:textId="77777777" w:rsidR="006E5F10" w:rsidRDefault="006E5F10" w:rsidP="006E5F10">
      <w:pPr>
        <w:pBdr>
          <w:bottom w:val="single" w:sz="4" w:space="1" w:color="auto"/>
        </w:pBdr>
        <w:rPr>
          <w:del w:id="344" w:author="msi" w:date="2026-09-22T12:38:00Z" w16du:dateUtc="2026-09-22T16:38:00Z"/>
          <w:rFonts w:ascii="Palatino" w:hAnsi="Palatino"/>
          <w:b/>
          <w:bCs/>
        </w:rPr>
      </w:pPr>
    </w:p>
    <w:p w14:paraId="0AF73B56" w14:textId="77777777" w:rsidR="006E5F10" w:rsidRDefault="006E5F10" w:rsidP="006252C8">
      <w:pPr>
        <w:rPr>
          <w:del w:id="345" w:author="msi" w:date="2026-09-22T12:38:00Z" w16du:dateUtc="2026-09-22T16:38:00Z"/>
          <w:rFonts w:ascii="Palatino" w:hAnsi="Palatino"/>
          <w:b/>
          <w:bCs/>
        </w:rPr>
      </w:pPr>
    </w:p>
    <w:p w14:paraId="49AC1A3F" w14:textId="77777777" w:rsidR="00A57D50" w:rsidRPr="00A57D50" w:rsidRDefault="00622BEC" w:rsidP="006252C8">
      <w:pPr>
        <w:rPr>
          <w:del w:id="346" w:author="msi" w:date="2026-09-22T12:38:00Z" w16du:dateUtc="2026-09-22T16:38:00Z"/>
          <w:rFonts w:ascii="Palatino" w:hAnsi="Palatino"/>
          <w:b/>
          <w:bCs/>
        </w:rPr>
      </w:pPr>
      <w:del w:id="347" w:author="msi" w:date="2026-09-22T12:38:00Z" w16du:dateUtc="2026-09-22T16:38:00Z">
        <w:r>
          <w:rPr>
            <w:rFonts w:ascii="Palatino" w:hAnsi="Palatino"/>
            <w:b/>
            <w:bCs/>
          </w:rPr>
          <w:delText>8.</w:delText>
        </w:r>
        <w:r w:rsidR="006252C8" w:rsidRPr="00A57D50">
          <w:rPr>
            <w:rFonts w:ascii="Palatino" w:hAnsi="Palatino"/>
            <w:b/>
            <w:bCs/>
          </w:rPr>
          <w:delText xml:space="preserve">Agravo de Instrumento </w:delText>
        </w:r>
        <w:r w:rsidR="006252C8">
          <w:rPr>
            <w:rFonts w:ascii="Palatino" w:hAnsi="Palatino"/>
            <w:b/>
            <w:bCs/>
          </w:rPr>
          <w:delText xml:space="preserve"> nº</w:delText>
        </w:r>
        <w:r w:rsidR="006252C8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4002275-26.2024.8.04.0000 </w:delText>
        </w:r>
        <w:r w:rsidR="00D85530">
          <w:rPr>
            <w:rFonts w:ascii="Palatino" w:hAnsi="Palatino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Agravante</w:delText>
        </w:r>
        <w:r w:rsidR="00D85530">
          <w:rPr>
            <w:rFonts w:ascii="Palatino" w:hAnsi="Palatino" w:cs="Arial"/>
            <w:b/>
            <w:bCs/>
          </w:rPr>
          <w:delText xml:space="preserve"> </w:delText>
        </w:r>
      </w:del>
    </w:p>
    <w:p w14:paraId="6A77D214" w14:textId="77777777" w:rsidR="00A57D50" w:rsidRPr="00A57D50" w:rsidRDefault="00A57D50" w:rsidP="0006025D">
      <w:pPr>
        <w:rPr>
          <w:del w:id="348" w:author="msi" w:date="2026-09-22T12:38:00Z" w16du:dateUtc="2026-09-22T16:38:00Z"/>
          <w:rFonts w:ascii="Palatino" w:hAnsi="Palatino"/>
        </w:rPr>
      </w:pPr>
      <w:del w:id="34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18ª Vara Cível e de Acidentes de Trabalho</w:delText>
        </w:r>
      </w:del>
    </w:p>
    <w:p w14:paraId="11C33863" w14:textId="77777777" w:rsidR="00A57D50" w:rsidRPr="00A57D50" w:rsidRDefault="00A57D50" w:rsidP="0006025D">
      <w:pPr>
        <w:rPr>
          <w:del w:id="350" w:author="msi" w:date="2026-09-22T12:38:00Z" w16du:dateUtc="2026-09-22T16:38:00Z"/>
          <w:rFonts w:ascii="Palatino" w:hAnsi="Palatino"/>
        </w:rPr>
      </w:pPr>
      <w:del w:id="35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Kathleen dos Santos Gomes</w:delText>
        </w:r>
      </w:del>
    </w:p>
    <w:p w14:paraId="0956EFC1" w14:textId="77777777" w:rsidR="00A57D50" w:rsidRPr="00A57D50" w:rsidRDefault="00A57D50" w:rsidP="0006025D">
      <w:pPr>
        <w:rPr>
          <w:del w:id="352" w:author="msi" w:date="2026-09-22T12:38:00Z" w16du:dateUtc="2026-09-22T16:38:00Z"/>
          <w:rFonts w:ascii="Palatino" w:hAnsi="Palatino"/>
        </w:rPr>
      </w:pPr>
      <w:del w:id="35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Agravante : Ana Cristina de Lima Bastos.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  : Frank Júnior Menezes do Nascimento Filho (13805/AM).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Nunes Borges Serrão.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874573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 </w:delText>
        </w:r>
        <w:r w:rsidRPr="00A57D50">
          <w:rPr>
            <w:rFonts w:ascii="Palatino" w:hAnsi="Palatino"/>
          </w:rPr>
          <w:tab/>
          <w:delText xml:space="preserve">: Camila Cavalcante de Oliveira (16629/AM). Henrique Cesar Costa de Lira (17151/AM). </w:delText>
        </w:r>
      </w:del>
    </w:p>
    <w:p w14:paraId="67388505" w14:textId="77777777" w:rsidR="00481A4D" w:rsidRDefault="00A57D50" w:rsidP="0006025D">
      <w:pPr>
        <w:rPr>
          <w:del w:id="354" w:author="msi" w:date="2026-09-22T12:38:00Z" w16du:dateUtc="2026-09-22T16:38:00Z"/>
          <w:rFonts w:ascii="Palatino" w:hAnsi="Palatino"/>
          <w:b/>
          <w:bCs/>
        </w:rPr>
      </w:pPr>
      <w:del w:id="35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AD5128">
          <w:rPr>
            <w:rFonts w:ascii="Palatino" w:hAnsi="Palatino"/>
            <w:b/>
            <w:bCs/>
          </w:rPr>
          <w:delText>/Membro</w:delText>
        </w:r>
        <w:r w:rsidR="00481A4D">
          <w:rPr>
            <w:rFonts w:ascii="Palatino" w:hAnsi="Palatino"/>
            <w:b/>
            <w:bCs/>
          </w:rPr>
          <w:delText>:</w:delText>
        </w:r>
        <w:r w:rsidR="00481A4D" w:rsidRPr="00481A4D">
          <w:rPr>
            <w:rFonts w:ascii="Palatino" w:hAnsi="Palatino"/>
          </w:rPr>
          <w:delText xml:space="preserve"> </w:delText>
        </w:r>
        <w:r w:rsidR="00481A4D">
          <w:rPr>
            <w:rFonts w:ascii="Palatino" w:hAnsi="Palatino"/>
          </w:rPr>
          <w:delText>Exma.Sra.Desa.</w:delText>
        </w:r>
        <w:r w:rsidR="00481A4D" w:rsidRPr="00A57D50">
          <w:rPr>
            <w:rFonts w:ascii="Palatino" w:hAnsi="Palatino"/>
          </w:rPr>
          <w:delText>Maria das Graças Pessoa Figueiredo</w:delText>
        </w:r>
      </w:del>
    </w:p>
    <w:p w14:paraId="7E53FCB6" w14:textId="77777777" w:rsidR="00A57D50" w:rsidRPr="00A57D50" w:rsidRDefault="00A57D50" w:rsidP="0006025D">
      <w:pPr>
        <w:rPr>
          <w:del w:id="356" w:author="msi" w:date="2026-09-22T12:38:00Z" w16du:dateUtc="2026-09-22T16:38:00Z"/>
          <w:rFonts w:ascii="Palatino" w:hAnsi="Palatino"/>
          <w:b/>
          <w:bCs/>
        </w:rPr>
      </w:pPr>
      <w:del w:id="35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 w:rsidR="00874573">
          <w:rPr>
            <w:rFonts w:ascii="Palatino" w:hAnsi="Palatino"/>
          </w:rPr>
          <w:delText xml:space="preserve">       </w:delText>
        </w:r>
        <w:r w:rsidR="00874573"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7712C188" w14:textId="77777777" w:rsidR="00A57D50" w:rsidRPr="00A57D50" w:rsidRDefault="00874573" w:rsidP="00874573">
      <w:pPr>
        <w:rPr>
          <w:del w:id="358" w:author="msi" w:date="2026-09-22T12:38:00Z" w16du:dateUtc="2026-09-22T16:38:00Z"/>
          <w:rFonts w:ascii="Palatino" w:hAnsi="Palatino"/>
        </w:rPr>
      </w:pPr>
      <w:del w:id="35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</w:delText>
        </w:r>
        <w:r w:rsidR="007F11D2">
          <w:rPr>
            <w:rFonts w:ascii="Palatino" w:hAnsi="Palatino"/>
          </w:rPr>
          <w:delText>Exmo.Sr.Des.Flavio Humberto Pascarelli Lopes</w:delText>
        </w:r>
      </w:del>
    </w:p>
    <w:p w14:paraId="25978282" w14:textId="77777777" w:rsidR="00A57D50" w:rsidRPr="00A57D50" w:rsidRDefault="00A57D50" w:rsidP="00874573">
      <w:pPr>
        <w:pBdr>
          <w:bottom w:val="single" w:sz="4" w:space="1" w:color="auto"/>
        </w:pBdr>
        <w:rPr>
          <w:del w:id="360" w:author="msi" w:date="2026-09-22T12:38:00Z" w16du:dateUtc="2026-09-22T16:38:00Z"/>
          <w:rFonts w:ascii="Palatino" w:hAnsi="Palatino"/>
        </w:rPr>
      </w:pPr>
    </w:p>
    <w:p w14:paraId="407671B2" w14:textId="77777777" w:rsidR="00874573" w:rsidRDefault="00874573" w:rsidP="00874573">
      <w:pPr>
        <w:rPr>
          <w:del w:id="361" w:author="msi" w:date="2026-09-22T12:38:00Z" w16du:dateUtc="2026-09-22T16:38:00Z"/>
          <w:rFonts w:ascii="Palatino" w:hAnsi="Palatino"/>
          <w:b/>
          <w:bCs/>
        </w:rPr>
      </w:pPr>
    </w:p>
    <w:p w14:paraId="1AF4838C" w14:textId="77777777" w:rsidR="00A57D50" w:rsidRPr="00A57D50" w:rsidRDefault="00622BEC" w:rsidP="00874573">
      <w:pPr>
        <w:rPr>
          <w:del w:id="362" w:author="msi" w:date="2026-09-22T12:38:00Z" w16du:dateUtc="2026-09-22T16:38:00Z"/>
          <w:rFonts w:ascii="Palatino" w:hAnsi="Palatino"/>
          <w:b/>
          <w:bCs/>
        </w:rPr>
      </w:pPr>
      <w:del w:id="363" w:author="msi" w:date="2026-09-22T12:38:00Z" w16du:dateUtc="2026-09-22T16:38:00Z">
        <w:r>
          <w:rPr>
            <w:rFonts w:ascii="Palatino" w:hAnsi="Palatino"/>
            <w:b/>
            <w:bCs/>
          </w:rPr>
          <w:delText>9.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A57D50" w:rsidRPr="00A57D50">
          <w:rPr>
            <w:rFonts w:ascii="Palatino" w:hAnsi="Palatino"/>
            <w:b/>
            <w:bCs/>
          </w:rPr>
          <w:delText xml:space="preserve">0800168-46.2021.8.04.0001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715D5C">
          <w:rPr>
            <w:rFonts w:ascii="Palatino" w:hAnsi="Palatino" w:cs="Arial"/>
            <w:b/>
            <w:bCs/>
          </w:rPr>
          <w:delText>Sustentação oral</w:delText>
        </w:r>
        <w:r w:rsidR="00715D5C" w:rsidRPr="00E24BA0">
          <w:rPr>
            <w:rFonts w:ascii="Palatino" w:hAnsi="Palatino" w:cs="Arial"/>
            <w:b/>
            <w:bCs/>
          </w:rPr>
          <w:delText xml:space="preserve">  </w:delText>
        </w:r>
        <w:r w:rsidR="00715D5C">
          <w:rPr>
            <w:rFonts w:ascii="Palatino" w:hAnsi="Palatino" w:cs="Arial"/>
            <w:b/>
            <w:bCs/>
          </w:rPr>
          <w:delText>Apelante</w:delText>
        </w:r>
      </w:del>
    </w:p>
    <w:p w14:paraId="31674915" w14:textId="77777777" w:rsidR="00A57D50" w:rsidRPr="00A57D50" w:rsidRDefault="00A57D50" w:rsidP="0006025D">
      <w:pPr>
        <w:rPr>
          <w:del w:id="364" w:author="msi" w:date="2026-09-22T12:38:00Z" w16du:dateUtc="2026-09-22T16:38:00Z"/>
          <w:rFonts w:ascii="Palatino" w:hAnsi="Palatino"/>
        </w:rPr>
      </w:pPr>
      <w:del w:id="36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Especializada do Meio Ambiente</w:delText>
        </w:r>
      </w:del>
    </w:p>
    <w:p w14:paraId="626B7F72" w14:textId="77777777" w:rsidR="00A57D50" w:rsidRPr="00A57D50" w:rsidRDefault="00A57D50" w:rsidP="0006025D">
      <w:pPr>
        <w:rPr>
          <w:del w:id="366" w:author="msi" w:date="2026-09-22T12:38:00Z" w16du:dateUtc="2026-09-22T16:38:00Z"/>
          <w:rFonts w:ascii="Palatino" w:hAnsi="Palatino"/>
        </w:rPr>
      </w:pPr>
      <w:del w:id="36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Moacir Pereira Batista</w:delText>
        </w:r>
      </w:del>
    </w:p>
    <w:p w14:paraId="510529EE" w14:textId="77777777" w:rsidR="00A57D50" w:rsidRPr="00A57D50" w:rsidRDefault="00A57D50" w:rsidP="0006025D">
      <w:pPr>
        <w:rPr>
          <w:del w:id="368" w:author="msi" w:date="2026-09-22T12:38:00Z" w16du:dateUtc="2026-09-22T16:38:00Z"/>
          <w:rFonts w:ascii="Palatino" w:hAnsi="Palatino"/>
        </w:rPr>
      </w:pPr>
      <w:del w:id="36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  :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Advogado   </w:delText>
        </w:r>
        <w:r w:rsidRPr="00A57D50">
          <w:rPr>
            <w:rFonts w:ascii="Palatino" w:hAnsi="Palatino"/>
          </w:rPr>
          <w:delText xml:space="preserve">: José Gebran Batoki Chad (427778/SP). </w:delText>
        </w:r>
        <w:r w:rsidRPr="00A57D50">
          <w:rPr>
            <w:rFonts w:ascii="Palatino" w:hAnsi="Palatino"/>
          </w:rPr>
          <w:br/>
        </w:r>
        <w:r w:rsidR="00622BEC">
          <w:rPr>
            <w:rFonts w:ascii="Palatino" w:hAnsi="Palatino"/>
            <w:b/>
            <w:bCs/>
          </w:rPr>
          <w:delText xml:space="preserve">Representa </w:delText>
        </w:r>
        <w:r w:rsidRPr="00A57D50">
          <w:rPr>
            <w:rFonts w:ascii="Palatino" w:hAnsi="Palatino"/>
            <w:b/>
            <w:bCs/>
          </w:rPr>
          <w:delText xml:space="preserve">: Procuradoria Geral do Estado do Amazonas - PGE. </w:delText>
        </w:r>
        <w:r w:rsidRPr="00A57D50">
          <w:rPr>
            <w:rFonts w:ascii="Palatino" w:hAnsi="Palatino"/>
            <w:b/>
            <w:bCs/>
          </w:rPr>
          <w:br/>
          <w:delText xml:space="preserve">Apelado    : Ministério Público do Estado do Amazonas. </w:delText>
        </w:r>
        <w:r w:rsidRPr="00A57D50">
          <w:rPr>
            <w:rFonts w:ascii="Palatino" w:hAnsi="Palatino"/>
            <w:b/>
            <w:bCs/>
          </w:rPr>
          <w:br/>
        </w:r>
        <w:r w:rsidR="00622BEC">
          <w:rPr>
            <w:rFonts w:ascii="Palatino" w:hAnsi="Palatino"/>
          </w:rPr>
          <w:delText xml:space="preserve">Promotor   </w:delText>
        </w:r>
        <w:r w:rsidRPr="00A57D50">
          <w:rPr>
            <w:rFonts w:ascii="Palatino" w:hAnsi="Palatino"/>
          </w:rPr>
          <w:delText xml:space="preserve">: Carlos Sérgio Edwards de Freitas (219/MP).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Terceiro I : Ministério Público do Estado do Amazonas. </w:delText>
        </w:r>
      </w:del>
    </w:p>
    <w:p w14:paraId="4E26706B" w14:textId="77777777" w:rsidR="006E5F10" w:rsidRDefault="006E5F10" w:rsidP="006E5F10">
      <w:pPr>
        <w:rPr>
          <w:del w:id="370" w:author="msi" w:date="2026-09-22T12:38:00Z" w16du:dateUtc="2026-09-22T16:38:00Z"/>
          <w:rFonts w:ascii="Palatino" w:hAnsi="Palatino"/>
          <w:b/>
          <w:bCs/>
        </w:rPr>
      </w:pPr>
      <w:bookmarkStart w:id="371" w:name="_Hlk175086564"/>
      <w:del w:id="372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481A4D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33B3945C" w14:textId="77777777" w:rsidR="006E5F10" w:rsidRPr="00A57D50" w:rsidRDefault="006E5F10" w:rsidP="006E5F10">
      <w:pPr>
        <w:rPr>
          <w:del w:id="373" w:author="msi" w:date="2026-09-22T12:38:00Z" w16du:dateUtc="2026-09-22T16:38:00Z"/>
          <w:rFonts w:ascii="Palatino" w:hAnsi="Palatino"/>
          <w:b/>
          <w:bCs/>
        </w:rPr>
      </w:pPr>
      <w:del w:id="374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   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0B4F5EF3" w14:textId="77777777" w:rsidR="006E5F10" w:rsidRPr="00A57D50" w:rsidRDefault="006E5F10" w:rsidP="006E5F10">
      <w:pPr>
        <w:rPr>
          <w:del w:id="375" w:author="msi" w:date="2026-09-22T12:38:00Z" w16du:dateUtc="2026-09-22T16:38:00Z"/>
          <w:rFonts w:ascii="Palatino" w:hAnsi="Palatino"/>
        </w:rPr>
      </w:pPr>
      <w:del w:id="376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Exmo.Sr.Des.Flavio Humberto Pascarelli Lopes</w:delText>
        </w:r>
      </w:del>
    </w:p>
    <w:bookmarkEnd w:id="371"/>
    <w:p w14:paraId="7EFA355D" w14:textId="77777777" w:rsidR="00A57D50" w:rsidRDefault="00874573" w:rsidP="00874573">
      <w:pPr>
        <w:pBdr>
          <w:bottom w:val="single" w:sz="4" w:space="1" w:color="auto"/>
        </w:pBdr>
        <w:rPr>
          <w:del w:id="377" w:author="msi" w:date="2026-09-22T12:38:00Z" w16du:dateUtc="2026-09-22T16:38:00Z"/>
          <w:rFonts w:ascii="Palatino" w:hAnsi="Palatino"/>
        </w:rPr>
      </w:pPr>
      <w:del w:id="378" w:author="msi" w:date="2026-09-22T12:38:00Z" w16du:dateUtc="2026-09-22T16:38:00Z">
        <w:r w:rsidRPr="00A57D50">
          <w:rPr>
            <w:rFonts w:ascii="Palatino" w:hAnsi="Palatino"/>
          </w:rPr>
          <w:delText xml:space="preserve">Procurador </w:delText>
        </w:r>
        <w:r>
          <w:rPr>
            <w:rFonts w:ascii="Palatino" w:hAnsi="Palatino"/>
          </w:rPr>
          <w:delText xml:space="preserve">de Justiça: Dr. </w:delText>
        </w:r>
        <w:r w:rsidRPr="00A57D50">
          <w:rPr>
            <w:rFonts w:ascii="Palatino" w:hAnsi="Palatino"/>
          </w:rPr>
          <w:delText>: Elvys de Paula Freitas</w:delText>
        </w:r>
      </w:del>
    </w:p>
    <w:p w14:paraId="5FDE2D9D" w14:textId="77777777" w:rsidR="00874573" w:rsidRPr="00A57D50" w:rsidRDefault="00874573" w:rsidP="00874573">
      <w:pPr>
        <w:pBdr>
          <w:bottom w:val="single" w:sz="4" w:space="1" w:color="auto"/>
        </w:pBdr>
        <w:rPr>
          <w:del w:id="379" w:author="msi" w:date="2026-09-22T12:38:00Z" w16du:dateUtc="2026-09-22T16:38:00Z"/>
          <w:rFonts w:ascii="Palatino" w:hAnsi="Palatino"/>
        </w:rPr>
      </w:pPr>
    </w:p>
    <w:p w14:paraId="6988D18D" w14:textId="77777777" w:rsidR="00A57D50" w:rsidRPr="00A57D50" w:rsidRDefault="00A57D50" w:rsidP="0006025D">
      <w:pPr>
        <w:rPr>
          <w:del w:id="380" w:author="msi" w:date="2026-09-22T12:38:00Z" w16du:dateUtc="2026-09-22T16:38:00Z"/>
          <w:rFonts w:ascii="Palatino" w:hAnsi="Palatino"/>
        </w:rPr>
      </w:pPr>
    </w:p>
    <w:p w14:paraId="40DBEF2E" w14:textId="77777777" w:rsidR="00874573" w:rsidRPr="00A57D50" w:rsidRDefault="00622BEC" w:rsidP="00874573">
      <w:pPr>
        <w:rPr>
          <w:del w:id="381" w:author="msi" w:date="2026-09-22T12:38:00Z" w16du:dateUtc="2026-09-22T16:38:00Z"/>
          <w:rFonts w:ascii="Palatino" w:hAnsi="Palatino"/>
          <w:b/>
          <w:bCs/>
        </w:rPr>
      </w:pPr>
      <w:del w:id="382" w:author="msi" w:date="2026-09-22T12:38:00Z" w16du:dateUtc="2026-09-22T16:38:00Z">
        <w:r>
          <w:rPr>
            <w:rFonts w:ascii="Palatino" w:hAnsi="Palatino"/>
            <w:b/>
            <w:bCs/>
          </w:rPr>
          <w:delText>10.</w:delText>
        </w:r>
        <w:r w:rsidR="007F051D" w:rsidRPr="00A57D50">
          <w:rPr>
            <w:rFonts w:ascii="Palatino" w:hAnsi="Palatino"/>
            <w:b/>
            <w:bCs/>
          </w:rPr>
          <w:delText xml:space="preserve">Apelação Cível </w:delText>
        </w:r>
        <w:r w:rsidR="007F051D">
          <w:rPr>
            <w:rFonts w:ascii="Palatino" w:hAnsi="Palatino"/>
            <w:b/>
            <w:bCs/>
          </w:rPr>
          <w:delText xml:space="preserve"> nº </w:delText>
        </w:r>
        <w:r w:rsidR="00874573" w:rsidRPr="00A57D50">
          <w:rPr>
            <w:rFonts w:ascii="Palatino" w:hAnsi="Palatino"/>
            <w:b/>
            <w:bCs/>
          </w:rPr>
          <w:delText xml:space="preserve">0760899-63.2022.8.04.0001  </w:delText>
        </w:r>
        <w:r w:rsidR="00A0441A">
          <w:rPr>
            <w:rFonts w:ascii="Palatino" w:hAnsi="Palatino" w:cs="Arial"/>
            <w:b/>
            <w:bCs/>
          </w:rPr>
          <w:delText>Sustentação oral</w:delText>
        </w:r>
        <w:r w:rsidR="00A0441A" w:rsidRPr="00E24BA0">
          <w:rPr>
            <w:rFonts w:ascii="Palatino" w:hAnsi="Palatino" w:cs="Arial"/>
            <w:b/>
            <w:bCs/>
          </w:rPr>
          <w:delText xml:space="preserve">  </w:delText>
        </w:r>
        <w:r w:rsidR="00A0441A">
          <w:rPr>
            <w:rFonts w:ascii="Palatino" w:hAnsi="Palatino" w:cs="Arial"/>
            <w:b/>
            <w:bCs/>
          </w:rPr>
          <w:delText>Apelante</w:delText>
        </w:r>
      </w:del>
    </w:p>
    <w:p w14:paraId="50739333" w14:textId="77777777" w:rsidR="00874573" w:rsidRPr="00A57D50" w:rsidRDefault="00874573" w:rsidP="00874573">
      <w:pPr>
        <w:rPr>
          <w:del w:id="383" w:author="msi" w:date="2026-09-22T12:38:00Z" w16du:dateUtc="2026-09-22T16:38:00Z"/>
          <w:rFonts w:ascii="Palatino" w:hAnsi="Palatino"/>
        </w:rPr>
      </w:pPr>
      <w:del w:id="384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7ª Vara Cível e de Acidentes de Trabalho</w:delText>
        </w:r>
      </w:del>
    </w:p>
    <w:p w14:paraId="7CE2DD0C" w14:textId="77777777" w:rsidR="00874573" w:rsidRPr="00A57D50" w:rsidRDefault="00874573" w:rsidP="00874573">
      <w:pPr>
        <w:rPr>
          <w:del w:id="385" w:author="msi" w:date="2026-09-22T12:38:00Z" w16du:dateUtc="2026-09-22T16:38:00Z"/>
          <w:rFonts w:ascii="Palatino" w:hAnsi="Palatino"/>
        </w:rPr>
      </w:pPr>
      <w:del w:id="386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Rosselberto Himenes</w:delText>
        </w:r>
      </w:del>
    </w:p>
    <w:p w14:paraId="2647072D" w14:textId="77777777" w:rsidR="00874573" w:rsidRPr="00A57D50" w:rsidRDefault="00622BEC" w:rsidP="006E5F10">
      <w:pPr>
        <w:ind w:right="-1443"/>
        <w:rPr>
          <w:del w:id="387" w:author="msi" w:date="2026-09-22T12:38:00Z" w16du:dateUtc="2026-09-22T16:38:00Z"/>
          <w:rFonts w:ascii="Palatino" w:hAnsi="Palatino"/>
        </w:rPr>
      </w:pPr>
      <w:del w:id="388" w:author="msi" w:date="2026-09-22T12:38:00Z" w16du:dateUtc="2026-09-22T16:38:00Z">
        <w:r>
          <w:rPr>
            <w:rFonts w:ascii="Palatino" w:hAnsi="Palatino"/>
            <w:b/>
            <w:bCs/>
          </w:rPr>
          <w:delText xml:space="preserve">Apelante    </w:delText>
        </w:r>
        <w:r w:rsidR="00874573" w:rsidRPr="00A57D50">
          <w:rPr>
            <w:rFonts w:ascii="Palatino" w:hAnsi="Palatino"/>
            <w:b/>
            <w:bCs/>
          </w:rPr>
          <w:delText>: Amazonas Distribuidora de Energia S/A.</w:delText>
        </w:r>
        <w:r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br/>
          <w:delText xml:space="preserve">Advogado  </w:delText>
        </w:r>
        <w:r w:rsidR="00874573" w:rsidRPr="00A57D50">
          <w:rPr>
            <w:rFonts w:ascii="Palatino" w:hAnsi="Palatino"/>
          </w:rPr>
          <w:delText>: Décio Flávio Gonçalves Torres Freire (697A/AM).</w:delText>
        </w:r>
        <w:r w:rsidR="006E5F10">
          <w:rPr>
            <w:rFonts w:ascii="Palatino" w:hAnsi="Palatino"/>
          </w:rPr>
          <w:delText xml:space="preserve"> </w:delText>
        </w:r>
        <w:r w:rsidR="006E5F10" w:rsidRPr="00A57D50">
          <w:rPr>
            <w:rFonts w:ascii="Palatino" w:hAnsi="Palatino"/>
          </w:rPr>
          <w:delText xml:space="preserve"> (56543/MG).</w:delText>
        </w:r>
        <w:r w:rsidR="00874573" w:rsidRPr="00A57D50">
          <w:rPr>
            <w:rFonts w:ascii="Palatino" w:hAnsi="Palatino"/>
          </w:rPr>
          <w:br/>
        </w:r>
        <w:r w:rsidR="00874573" w:rsidRPr="00A57D50">
          <w:rPr>
            <w:rFonts w:ascii="Palatino" w:hAnsi="Palatino"/>
            <w:b/>
            <w:bCs/>
          </w:rPr>
          <w:delText xml:space="preserve">Apelada    : Maria Anita Cordovil dos Santos. </w:delText>
        </w:r>
        <w:r w:rsidR="00874573" w:rsidRPr="00A57D50">
          <w:rPr>
            <w:rFonts w:ascii="Palatino" w:hAnsi="Palatino"/>
            <w:b/>
            <w:bCs/>
          </w:rPr>
          <w:br/>
        </w:r>
        <w:r w:rsidR="00874573" w:rsidRPr="00A57D50">
          <w:rPr>
            <w:rFonts w:ascii="Palatino" w:hAnsi="Palatino"/>
          </w:rPr>
          <w:delText>Advogado</w:delText>
        </w:r>
        <w:r w:rsidR="00874573">
          <w:rPr>
            <w:rFonts w:ascii="Palatino" w:hAnsi="Palatino"/>
          </w:rPr>
          <w:delText xml:space="preserve">s: </w:delText>
        </w:r>
        <w:r w:rsidR="00874573" w:rsidRPr="00A57D50">
          <w:rPr>
            <w:rFonts w:ascii="Palatino" w:hAnsi="Palatino"/>
          </w:rPr>
          <w:delText xml:space="preserve"> Soc. Advo</w:delText>
        </w:r>
        <w:r w:rsidR="00874573">
          <w:rPr>
            <w:rFonts w:ascii="Palatino" w:hAnsi="Palatino"/>
          </w:rPr>
          <w:delText>s-</w:delText>
        </w:r>
        <w:r w:rsidR="00874573" w:rsidRPr="00A57D50">
          <w:rPr>
            <w:rFonts w:ascii="Palatino" w:hAnsi="Palatino"/>
          </w:rPr>
          <w:delText xml:space="preserve">Andrade Neto Sociedade de Advogados (440/AM). Benhur Medim dos Santos (12176/AM). Mário Batista de Andrade Neto (5083/AM). </w:delText>
        </w:r>
      </w:del>
    </w:p>
    <w:p w14:paraId="0DEB1FE5" w14:textId="77777777" w:rsidR="006E5F10" w:rsidRDefault="00874573" w:rsidP="00874573">
      <w:pPr>
        <w:rPr>
          <w:del w:id="389" w:author="msi" w:date="2026-09-22T12:38:00Z" w16du:dateUtc="2026-09-22T16:38:00Z"/>
          <w:rFonts w:ascii="Palatino" w:hAnsi="Palatino"/>
          <w:b/>
          <w:bCs/>
        </w:rPr>
      </w:pPr>
      <w:del w:id="390" w:author="msi" w:date="2026-09-22T12:38:00Z" w16du:dateUtc="2026-09-22T16:38:00Z">
        <w:r>
          <w:rPr>
            <w:rFonts w:ascii="Palatino" w:hAnsi="Palatino"/>
            <w:b/>
            <w:bCs/>
          </w:rPr>
          <w:delText>Pres</w:delText>
        </w:r>
        <w:r w:rsidR="006E5F10">
          <w:rPr>
            <w:rFonts w:ascii="Palatino" w:hAnsi="Palatino"/>
            <w:b/>
            <w:bCs/>
          </w:rPr>
          <w:delText>idente</w:delText>
        </w:r>
        <w:r>
          <w:rPr>
            <w:rFonts w:ascii="Palatino" w:hAnsi="Palatino"/>
            <w:b/>
            <w:bCs/>
          </w:rPr>
          <w:delText>/</w:delText>
        </w:r>
        <w:r w:rsidR="006E5F10">
          <w:rPr>
            <w:rFonts w:ascii="Palatino" w:hAnsi="Palatino"/>
            <w:b/>
            <w:bCs/>
          </w:rPr>
          <w:delText>Membro:</w:delText>
        </w:r>
        <w:r w:rsidR="006E5F10" w:rsidRPr="006E5F10">
          <w:rPr>
            <w:rFonts w:ascii="Palatino" w:hAnsi="Palatino"/>
          </w:rPr>
          <w:delText xml:space="preserve"> </w:delText>
        </w:r>
        <w:r w:rsidR="006E5F10">
          <w:rPr>
            <w:rFonts w:ascii="Palatino" w:hAnsi="Palatino"/>
          </w:rPr>
          <w:delText>Exmo.Sr.Des.</w:delText>
        </w:r>
        <w:r w:rsidR="006E5F10" w:rsidRPr="00A57D50">
          <w:rPr>
            <w:rFonts w:ascii="Palatino" w:hAnsi="Palatino"/>
          </w:rPr>
          <w:delText>Cláudio César Ramalheira Roessing</w:delText>
        </w:r>
      </w:del>
    </w:p>
    <w:p w14:paraId="10333FCE" w14:textId="77777777" w:rsidR="00874573" w:rsidRPr="00A57D50" w:rsidRDefault="00874573" w:rsidP="00874573">
      <w:pPr>
        <w:rPr>
          <w:del w:id="391" w:author="msi" w:date="2026-09-22T12:38:00Z" w16du:dateUtc="2026-09-22T16:38:00Z"/>
          <w:rFonts w:ascii="Palatino" w:hAnsi="Palatino"/>
          <w:b/>
          <w:bCs/>
        </w:rPr>
      </w:pPr>
      <w:del w:id="392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11D2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</w:delText>
        </w:r>
        <w:r w:rsidRPr="00874573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Joana dos Santos Meirelles</w:delText>
        </w:r>
      </w:del>
    </w:p>
    <w:p w14:paraId="19236A60" w14:textId="77777777" w:rsidR="00874573" w:rsidRPr="00A57D50" w:rsidRDefault="00874573" w:rsidP="00874573">
      <w:pPr>
        <w:rPr>
          <w:del w:id="393" w:author="msi" w:date="2026-09-22T12:38:00Z" w16du:dateUtc="2026-09-22T16:38:00Z"/>
          <w:rFonts w:ascii="Palatino" w:hAnsi="Palatino"/>
        </w:rPr>
      </w:pPr>
      <w:del w:id="394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 Exmo.Sr.Des.</w:delText>
        </w:r>
        <w:r w:rsidRPr="00A57D50">
          <w:rPr>
            <w:rFonts w:ascii="Palatino" w:hAnsi="Palatino"/>
          </w:rPr>
          <w:delText xml:space="preserve">Rogério José da Costa Vieira </w:delText>
        </w:r>
        <w:r>
          <w:rPr>
            <w:rFonts w:ascii="Palatino" w:hAnsi="Palatino"/>
          </w:rPr>
          <w:delText xml:space="preserve"> </w:delText>
        </w:r>
      </w:del>
    </w:p>
    <w:p w14:paraId="7EB4A29D" w14:textId="77777777" w:rsidR="00874573" w:rsidRPr="00A57D50" w:rsidRDefault="00874573" w:rsidP="00874573">
      <w:pPr>
        <w:rPr>
          <w:del w:id="395" w:author="msi" w:date="2026-09-22T12:38:00Z" w16du:dateUtc="2026-09-22T16:38:00Z"/>
          <w:rFonts w:ascii="Palatino" w:hAnsi="Palatino"/>
        </w:rPr>
      </w:pPr>
      <w:bookmarkStart w:id="396" w:name="_Hlk175071795"/>
      <w:del w:id="397" w:author="msi" w:date="2026-09-22T12:38:00Z" w16du:dateUtc="2026-09-22T16:38:00Z">
        <w:r>
          <w:rPr>
            <w:rFonts w:ascii="Palatino" w:hAnsi="Palatino"/>
            <w:b/>
            <w:bCs/>
          </w:rPr>
          <w:delText>Averbação de Impedimento</w:delText>
        </w:r>
        <w:r w:rsidRPr="007F051D">
          <w:rPr>
            <w:rFonts w:ascii="Palatino" w:hAnsi="Palatino"/>
          </w:rPr>
          <w:delText xml:space="preserve">: </w:delText>
        </w:r>
        <w:r w:rsidR="007F051D" w:rsidRPr="007F051D">
          <w:rPr>
            <w:rFonts w:ascii="Palatino" w:hAnsi="Palatino"/>
          </w:rPr>
          <w:delText xml:space="preserve"> </w:delText>
        </w:r>
        <w:r w:rsidRPr="007F051D">
          <w:rPr>
            <w:rFonts w:ascii="Palatino" w:hAnsi="Palatino"/>
          </w:rPr>
          <w:delText xml:space="preserve">  </w:delText>
        </w:r>
        <w:r w:rsidRPr="007F051D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>Maria das Graças Pessoa Figueiredo</w:delText>
        </w:r>
      </w:del>
    </w:p>
    <w:p w14:paraId="72CF54A6" w14:textId="77777777" w:rsidR="00874573" w:rsidRDefault="007F051D" w:rsidP="00874573">
      <w:pPr>
        <w:rPr>
          <w:del w:id="398" w:author="msi" w:date="2026-09-22T12:38:00Z" w16du:dateUtc="2026-09-22T16:38:00Z"/>
          <w:rFonts w:ascii="Palatino" w:hAnsi="Palatino"/>
          <w:b/>
          <w:bCs/>
        </w:rPr>
      </w:pPr>
      <w:del w:id="399" w:author="msi" w:date="2026-09-22T12:38:00Z" w16du:dateUtc="2026-09-22T16:38:00Z">
        <w:r>
          <w:rPr>
            <w:rFonts w:ascii="Palatino" w:hAnsi="Palatino"/>
            <w:b/>
            <w:bCs/>
          </w:rPr>
          <w:delText>Averbação de Suspeição: Exmo.Sr.Des.</w:delText>
        </w:r>
        <w:r w:rsidRPr="007F051D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>Flávio Humberto Pascarelli Lopes</w:delText>
        </w:r>
      </w:del>
    </w:p>
    <w:bookmarkEnd w:id="396"/>
    <w:p w14:paraId="16EF48A3" w14:textId="77777777" w:rsidR="00874573" w:rsidRDefault="00874573" w:rsidP="007F051D">
      <w:pPr>
        <w:pBdr>
          <w:bottom w:val="single" w:sz="4" w:space="1" w:color="auto"/>
        </w:pBdr>
        <w:rPr>
          <w:del w:id="400" w:author="msi" w:date="2026-09-22T12:38:00Z" w16du:dateUtc="2026-09-22T16:38:00Z"/>
          <w:rFonts w:ascii="Palatino" w:hAnsi="Palatino"/>
          <w:b/>
          <w:bCs/>
        </w:rPr>
      </w:pPr>
    </w:p>
    <w:p w14:paraId="74C25114" w14:textId="77777777" w:rsidR="00622BEC" w:rsidRDefault="00622BEC" w:rsidP="004A30A5">
      <w:pPr>
        <w:rPr>
          <w:del w:id="401" w:author="msi" w:date="2026-09-22T12:38:00Z" w16du:dateUtc="2026-09-22T16:38:00Z"/>
          <w:rFonts w:ascii="Palatino" w:hAnsi="Palatino"/>
          <w:b/>
          <w:bCs/>
        </w:rPr>
      </w:pPr>
    </w:p>
    <w:p w14:paraId="5DAD717D" w14:textId="77777777" w:rsidR="00720D3C" w:rsidRDefault="00720D3C" w:rsidP="004A30A5">
      <w:pPr>
        <w:rPr>
          <w:del w:id="402" w:author="msi" w:date="2026-09-22T12:38:00Z" w16du:dateUtc="2026-09-22T16:38:00Z"/>
          <w:rFonts w:ascii="Palatino" w:hAnsi="Palatino"/>
          <w:b/>
          <w:bCs/>
          <w:u w:val="single"/>
        </w:rPr>
      </w:pPr>
    </w:p>
    <w:p w14:paraId="61E7A0C0" w14:textId="77777777" w:rsidR="00E81C10" w:rsidRDefault="00E81C10" w:rsidP="004A30A5">
      <w:pPr>
        <w:rPr>
          <w:del w:id="403" w:author="msi" w:date="2026-09-22T12:38:00Z" w16du:dateUtc="2026-09-22T16:38:00Z"/>
          <w:rFonts w:ascii="Palatino" w:hAnsi="Palatino"/>
          <w:b/>
          <w:bCs/>
          <w:u w:val="single"/>
        </w:rPr>
      </w:pPr>
      <w:bookmarkStart w:id="404" w:name="_Hlk175085301"/>
    </w:p>
    <w:p w14:paraId="0E0EC583" w14:textId="77777777" w:rsidR="00E81C10" w:rsidRDefault="00E81C10" w:rsidP="004A30A5">
      <w:pPr>
        <w:rPr>
          <w:del w:id="405" w:author="msi" w:date="2026-09-22T12:38:00Z" w16du:dateUtc="2026-09-22T16:38:00Z"/>
          <w:rFonts w:ascii="Palatino" w:hAnsi="Palatino"/>
          <w:b/>
          <w:bCs/>
          <w:u w:val="single"/>
        </w:rPr>
      </w:pPr>
    </w:p>
    <w:p w14:paraId="67BBEB4F" w14:textId="77777777" w:rsidR="00E81C10" w:rsidRDefault="00E81C10" w:rsidP="004A30A5">
      <w:pPr>
        <w:rPr>
          <w:del w:id="406" w:author="msi" w:date="2026-09-22T12:38:00Z" w16du:dateUtc="2026-09-22T16:38:00Z"/>
          <w:rFonts w:ascii="Palatino" w:hAnsi="Palatino"/>
          <w:b/>
          <w:bCs/>
          <w:u w:val="single"/>
        </w:rPr>
      </w:pPr>
    </w:p>
    <w:p w14:paraId="2F3F22CC" w14:textId="77777777" w:rsidR="00E81C10" w:rsidRDefault="00E81C10" w:rsidP="004A30A5">
      <w:pPr>
        <w:rPr>
          <w:del w:id="407" w:author="msi" w:date="2026-09-22T12:38:00Z" w16du:dateUtc="2026-09-22T16:38:00Z"/>
          <w:rFonts w:ascii="Palatino" w:hAnsi="Palatino"/>
          <w:b/>
          <w:bCs/>
          <w:u w:val="single"/>
        </w:rPr>
      </w:pPr>
    </w:p>
    <w:p w14:paraId="2426B192" w14:textId="77777777" w:rsidR="00E81C10" w:rsidRDefault="00E81C10" w:rsidP="004A30A5">
      <w:pPr>
        <w:rPr>
          <w:del w:id="408" w:author="msi" w:date="2026-09-22T12:38:00Z" w16du:dateUtc="2026-09-22T16:38:00Z"/>
          <w:rFonts w:ascii="Palatino" w:hAnsi="Palatino"/>
          <w:b/>
          <w:bCs/>
          <w:u w:val="single"/>
        </w:rPr>
      </w:pPr>
    </w:p>
    <w:p w14:paraId="7B76F01F" w14:textId="77777777" w:rsidR="00E81C10" w:rsidRDefault="00E81C10" w:rsidP="004A30A5">
      <w:pPr>
        <w:rPr>
          <w:del w:id="409" w:author="msi" w:date="2026-09-22T12:38:00Z" w16du:dateUtc="2026-09-22T16:38:00Z"/>
          <w:rFonts w:ascii="Palatino" w:hAnsi="Palatino"/>
          <w:b/>
          <w:bCs/>
          <w:u w:val="single"/>
        </w:rPr>
      </w:pPr>
    </w:p>
    <w:p w14:paraId="1CE6DD69" w14:textId="77777777" w:rsidR="00E81C10" w:rsidRDefault="00E81C10" w:rsidP="004A30A5">
      <w:pPr>
        <w:rPr>
          <w:del w:id="410" w:author="msi" w:date="2026-09-22T12:38:00Z" w16du:dateUtc="2026-09-22T16:38:00Z"/>
          <w:rFonts w:ascii="Palatino" w:hAnsi="Palatino"/>
          <w:b/>
          <w:bCs/>
          <w:u w:val="single"/>
        </w:rPr>
      </w:pPr>
    </w:p>
    <w:p w14:paraId="5FC8BA44" w14:textId="77777777" w:rsidR="00E81C10" w:rsidRDefault="00E81C10" w:rsidP="004A30A5">
      <w:pPr>
        <w:rPr>
          <w:del w:id="411" w:author="msi" w:date="2026-09-22T12:38:00Z" w16du:dateUtc="2026-09-22T16:38:00Z"/>
          <w:rFonts w:ascii="Palatino" w:hAnsi="Palatino"/>
          <w:b/>
          <w:bCs/>
          <w:u w:val="single"/>
        </w:rPr>
      </w:pPr>
    </w:p>
    <w:p w14:paraId="329EBA97" w14:textId="77777777" w:rsidR="00E81C10" w:rsidRDefault="00E81C10" w:rsidP="004A30A5">
      <w:pPr>
        <w:rPr>
          <w:del w:id="412" w:author="msi" w:date="2026-09-22T12:38:00Z" w16du:dateUtc="2026-09-22T16:38:00Z"/>
          <w:rFonts w:ascii="Palatino" w:hAnsi="Palatino"/>
          <w:b/>
          <w:bCs/>
          <w:u w:val="single"/>
        </w:rPr>
      </w:pPr>
    </w:p>
    <w:p w14:paraId="0E68FE50" w14:textId="77777777" w:rsidR="00E81C10" w:rsidRDefault="00E81C10" w:rsidP="004A30A5">
      <w:pPr>
        <w:rPr>
          <w:del w:id="413" w:author="msi" w:date="2026-09-22T12:38:00Z" w16du:dateUtc="2026-09-22T16:38:00Z"/>
          <w:rFonts w:ascii="Palatino" w:hAnsi="Palatino"/>
          <w:b/>
          <w:bCs/>
          <w:u w:val="single"/>
        </w:rPr>
      </w:pPr>
    </w:p>
    <w:p w14:paraId="6CF0F32A" w14:textId="77777777" w:rsidR="00E81C10" w:rsidRDefault="00E81C10" w:rsidP="004A30A5">
      <w:pPr>
        <w:rPr>
          <w:del w:id="414" w:author="msi" w:date="2026-09-22T12:38:00Z" w16du:dateUtc="2026-09-22T16:38:00Z"/>
          <w:rFonts w:ascii="Palatino" w:hAnsi="Palatino"/>
          <w:b/>
          <w:bCs/>
          <w:u w:val="single"/>
        </w:rPr>
      </w:pPr>
    </w:p>
    <w:p w14:paraId="72AD839F" w14:textId="77777777" w:rsidR="00E81C10" w:rsidRDefault="00E81C10" w:rsidP="004A30A5">
      <w:pPr>
        <w:rPr>
          <w:del w:id="415" w:author="msi" w:date="2026-09-22T12:38:00Z" w16du:dateUtc="2026-09-22T16:38:00Z"/>
          <w:rFonts w:ascii="Palatino" w:hAnsi="Palatino"/>
          <w:b/>
          <w:bCs/>
          <w:u w:val="single"/>
        </w:rPr>
      </w:pPr>
    </w:p>
    <w:p w14:paraId="059F6439" w14:textId="77777777" w:rsidR="00E81C10" w:rsidRDefault="00E81C10" w:rsidP="004A30A5">
      <w:pPr>
        <w:rPr>
          <w:del w:id="416" w:author="msi" w:date="2026-09-22T12:38:00Z" w16du:dateUtc="2026-09-22T16:38:00Z"/>
          <w:rFonts w:ascii="Palatino" w:hAnsi="Palatino"/>
          <w:b/>
          <w:bCs/>
          <w:u w:val="single"/>
        </w:rPr>
      </w:pPr>
    </w:p>
    <w:p w14:paraId="4ED4A31E" w14:textId="77777777" w:rsidR="00E81C10" w:rsidRDefault="00E81C10" w:rsidP="004A30A5">
      <w:pPr>
        <w:rPr>
          <w:del w:id="417" w:author="msi" w:date="2026-09-22T12:38:00Z" w16du:dateUtc="2026-09-22T16:38:00Z"/>
          <w:rFonts w:ascii="Palatino" w:hAnsi="Palatino"/>
          <w:b/>
          <w:bCs/>
          <w:u w:val="single"/>
        </w:rPr>
      </w:pPr>
    </w:p>
    <w:p w14:paraId="4E828985" w14:textId="77777777" w:rsidR="00E81C10" w:rsidRDefault="00E81C10" w:rsidP="004A30A5">
      <w:pPr>
        <w:rPr>
          <w:del w:id="418" w:author="msi" w:date="2026-09-22T12:38:00Z" w16du:dateUtc="2026-09-22T16:38:00Z"/>
          <w:rFonts w:ascii="Palatino" w:hAnsi="Palatino"/>
          <w:b/>
          <w:bCs/>
          <w:u w:val="single"/>
        </w:rPr>
      </w:pPr>
    </w:p>
    <w:p w14:paraId="00E28212" w14:textId="77777777" w:rsidR="004A30A5" w:rsidRPr="00AB2843" w:rsidRDefault="004A30A5" w:rsidP="004A30A5">
      <w:pPr>
        <w:rPr>
          <w:del w:id="419" w:author="msi" w:date="2026-09-22T12:38:00Z" w16du:dateUtc="2026-09-22T16:38:00Z"/>
          <w:rFonts w:ascii="Palatino" w:hAnsi="Palatino"/>
          <w:b/>
          <w:bCs/>
          <w:u w:val="single"/>
        </w:rPr>
      </w:pPr>
      <w:del w:id="420" w:author="msi" w:date="2026-09-22T12:38:00Z" w16du:dateUtc="2026-09-22T16:38:00Z">
        <w:r w:rsidRPr="00AB2843">
          <w:rPr>
            <w:rFonts w:ascii="Palatino" w:hAnsi="Palatino"/>
            <w:b/>
            <w:bCs/>
            <w:u w:val="single"/>
          </w:rPr>
          <w:delText>Relator: Exmo. Sr. Des. Flávio Humberto Pascarelli Lopes</w:delText>
        </w:r>
      </w:del>
    </w:p>
    <w:p w14:paraId="0CA49C59" w14:textId="77777777" w:rsidR="004A30A5" w:rsidRPr="00AB2843" w:rsidRDefault="004A30A5" w:rsidP="004A30A5">
      <w:pPr>
        <w:rPr>
          <w:del w:id="421" w:author="msi" w:date="2026-09-22T12:38:00Z" w16du:dateUtc="2026-09-22T16:38:00Z"/>
          <w:rFonts w:ascii="Palatino" w:hAnsi="Palatino"/>
        </w:rPr>
      </w:pPr>
      <w:del w:id="422" w:author="msi" w:date="2026-09-22T12:38:00Z" w16du:dateUtc="2026-09-22T16:38:00Z">
        <w:r w:rsidRPr="00AB2843">
          <w:rPr>
            <w:rFonts w:ascii="Palatino" w:hAnsi="Palatino"/>
          </w:rPr>
          <w:delText xml:space="preserve">Membros: </w:delText>
        </w:r>
        <w:r w:rsidR="00F07A42" w:rsidRPr="00F07A42">
          <w:rPr>
            <w:rFonts w:ascii="Palatino" w:hAnsi="Palatino"/>
            <w:bCs/>
          </w:rPr>
          <w:delText>Exma.Sra.Desa.Maria das Graças Pessoa Figueiredo</w:delText>
        </w:r>
        <w:r w:rsidRPr="00AB2843">
          <w:rPr>
            <w:rFonts w:ascii="Palatino" w:hAnsi="Palatino"/>
          </w:rPr>
          <w:delText xml:space="preserve">, </w:delText>
        </w:r>
        <w:r w:rsidR="00F07A42">
          <w:rPr>
            <w:rFonts w:ascii="Palatino" w:hAnsi="Palatino"/>
          </w:rPr>
          <w:delText>Exmo.Sr.Des.</w:delText>
        </w:r>
        <w:r w:rsidR="00F07A42" w:rsidRPr="00A57D50">
          <w:rPr>
            <w:rFonts w:ascii="Palatino" w:hAnsi="Palatino"/>
          </w:rPr>
          <w:delText>Cláudio César Ramalheira Roessing</w:delText>
        </w:r>
        <w:r>
          <w:rPr>
            <w:rFonts w:ascii="Palatino" w:hAnsi="Palatino"/>
            <w:b/>
            <w:bCs/>
          </w:rPr>
          <w:delText xml:space="preserve"> </w:delText>
        </w:r>
        <w:r w:rsidRPr="00AB2843">
          <w:rPr>
            <w:rFonts w:ascii="Palatino" w:hAnsi="Palatino"/>
          </w:rPr>
          <w:delText>e, em caso de ausência, impedimento ou suspeição de um deste</w:delText>
        </w:r>
        <w:r>
          <w:rPr>
            <w:rFonts w:ascii="Palatino" w:hAnsi="Palatino"/>
          </w:rPr>
          <w:delText>s</w:delText>
        </w:r>
        <w:r w:rsidRPr="00AB2843">
          <w:rPr>
            <w:rFonts w:ascii="Palatino" w:hAnsi="Palatino"/>
          </w:rPr>
          <w:delText>, a Exma. Sra. Desa. Joana dos Santos Meirelles.</w:delText>
        </w:r>
      </w:del>
    </w:p>
    <w:bookmarkEnd w:id="404"/>
    <w:p w14:paraId="220EB177" w14:textId="77777777" w:rsidR="00A6486A" w:rsidRDefault="00A6486A" w:rsidP="00874573">
      <w:pPr>
        <w:rPr>
          <w:del w:id="423" w:author="msi" w:date="2026-09-22T12:38:00Z" w16du:dateUtc="2026-09-22T16:38:00Z"/>
          <w:rFonts w:ascii="Palatino" w:hAnsi="Palatino"/>
          <w:b/>
          <w:bCs/>
        </w:rPr>
      </w:pPr>
    </w:p>
    <w:p w14:paraId="28BAEAE0" w14:textId="77777777" w:rsidR="00906F0C" w:rsidRPr="00612C5B" w:rsidRDefault="00622BEC" w:rsidP="00A0441A">
      <w:pPr>
        <w:autoSpaceDE w:val="0"/>
        <w:autoSpaceDN w:val="0"/>
        <w:adjustRightInd w:val="0"/>
        <w:ind w:right="-1443"/>
        <w:rPr>
          <w:del w:id="424" w:author="msi" w:date="2026-09-22T12:38:00Z" w16du:dateUtc="2026-09-22T16:38:00Z"/>
          <w:rFonts w:ascii="Palatino" w:hAnsi="Palatino" w:cs="Arial"/>
          <w:b/>
          <w:bCs/>
        </w:rPr>
      </w:pPr>
      <w:del w:id="425" w:author="msi" w:date="2026-09-22T12:38:00Z" w16du:dateUtc="2026-09-22T16:38:00Z">
        <w:r>
          <w:rPr>
            <w:rFonts w:ascii="Palatino" w:hAnsi="Palatino"/>
            <w:b/>
            <w:bCs/>
          </w:rPr>
          <w:delText>11.</w:delText>
        </w:r>
        <w:r w:rsidR="00906F0C" w:rsidRPr="00612C5B">
          <w:rPr>
            <w:rFonts w:ascii="Palatino" w:hAnsi="Palatino"/>
            <w:b/>
            <w:bCs/>
          </w:rPr>
          <w:delText xml:space="preserve"> Apelação Cível nº</w:delText>
        </w:r>
        <w:r w:rsidR="00906F0C" w:rsidRPr="00612C5B">
          <w:rPr>
            <w:rFonts w:ascii="Palatino" w:hAnsi="Palatino" w:cs="Arial"/>
            <w:b/>
            <w:bCs/>
          </w:rPr>
          <w:delText xml:space="preserve"> 0253408-48.2011.8.04.0001</w:delText>
        </w:r>
        <w:r w:rsidR="00906F0C">
          <w:rPr>
            <w:rFonts w:ascii="Palatino" w:hAnsi="Palatino" w:cs="Arial"/>
            <w:b/>
            <w:bCs/>
          </w:rPr>
          <w:delText xml:space="preserve"> (Prorrog.Pedido de Vista Desa.Graça F. 19.8.24)</w:delText>
        </w:r>
        <w:r w:rsidR="00906F0C" w:rsidRPr="00612C5B">
          <w:rPr>
            <w:rFonts w:ascii="Palatino" w:hAnsi="Palatino" w:cs="Arial"/>
            <w:b/>
            <w:bCs/>
          </w:rPr>
          <w:delText xml:space="preserve">     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612C5B">
          <w:rPr>
            <w:rFonts w:ascii="Palatino" w:hAnsi="Palatino" w:cs="Arial"/>
            <w:b/>
            <w:bCs/>
          </w:rPr>
          <w:delText xml:space="preserve"> </w:delText>
        </w:r>
      </w:del>
    </w:p>
    <w:p w14:paraId="25D15DE5" w14:textId="77777777" w:rsidR="00906F0C" w:rsidRPr="009D0793" w:rsidRDefault="00906F0C" w:rsidP="00906F0C">
      <w:pPr>
        <w:autoSpaceDE w:val="0"/>
        <w:autoSpaceDN w:val="0"/>
        <w:adjustRightInd w:val="0"/>
        <w:ind w:right="-734"/>
        <w:rPr>
          <w:del w:id="426" w:author="msi" w:date="2026-09-22T12:38:00Z" w16du:dateUtc="2026-09-22T16:38:00Z"/>
          <w:rFonts w:ascii="Palatino" w:hAnsi="Palatino" w:cs="Arial"/>
          <w:b/>
          <w:bCs/>
        </w:rPr>
      </w:pPr>
      <w:del w:id="427" w:author="msi" w:date="2026-09-22T12:38:00Z" w16du:dateUtc="2026-09-22T16:38:00Z">
        <w:r w:rsidRPr="009D0793">
          <w:rPr>
            <w:rFonts w:ascii="Palatino" w:hAnsi="Palatino" w:cs="Arial"/>
            <w:b/>
            <w:bCs/>
          </w:rPr>
          <w:delText>Origem</w:delText>
        </w:r>
        <w:r w:rsidRPr="009D0793">
          <w:rPr>
            <w:rFonts w:ascii="Palatino" w:hAnsi="Palatino" w:cs="Arial"/>
          </w:rPr>
          <w:delText>: 3ª Vara Cível e de Acidentes de Trabalho</w:delText>
        </w:r>
        <w:r w:rsidRPr="009D0793">
          <w:rPr>
            <w:rFonts w:ascii="Palatino" w:hAnsi="Palatino" w:cs="Arial"/>
            <w:b/>
            <w:bCs/>
          </w:rPr>
          <w:delText xml:space="preserve">   </w:delText>
        </w:r>
        <w:r>
          <w:rPr>
            <w:rFonts w:ascii="Palatino" w:hAnsi="Palatino" w:cs="Arial"/>
            <w:b/>
            <w:bCs/>
          </w:rPr>
          <w:delText xml:space="preserve">  </w:delText>
        </w:r>
        <w:r w:rsidR="00A0441A" w:rsidRPr="00AD5128">
          <w:rPr>
            <w:rFonts w:ascii="Palatino" w:hAnsi="Palatino"/>
            <w:b/>
            <w:color w:val="000000"/>
            <w:highlight w:val="yellow"/>
            <w:lang w:eastAsia="pt-BR"/>
          </w:rPr>
          <w:delText>AGUARDAR DES.PAULO L./FÉRIAS</w:delText>
        </w:r>
        <w:r>
          <w:rPr>
            <w:rFonts w:ascii="Palatino" w:hAnsi="Palatino" w:cs="Arial"/>
            <w:b/>
            <w:bCs/>
          </w:rPr>
          <w:delText xml:space="preserve">         </w:delText>
        </w:r>
        <w:r>
          <w:rPr>
            <w:rFonts w:ascii="Palatino" w:hAnsi="Palatino"/>
            <w:b/>
          </w:rPr>
          <w:delText xml:space="preserve"> </w:delText>
        </w:r>
      </w:del>
    </w:p>
    <w:p w14:paraId="6C0BD319" w14:textId="77777777" w:rsidR="00906F0C" w:rsidRPr="009D0793" w:rsidRDefault="00906F0C" w:rsidP="00906F0C">
      <w:pPr>
        <w:autoSpaceDE w:val="0"/>
        <w:autoSpaceDN w:val="0"/>
        <w:adjustRightInd w:val="0"/>
        <w:rPr>
          <w:del w:id="428" w:author="msi" w:date="2026-09-22T12:38:00Z" w16du:dateUtc="2026-09-22T16:38:00Z"/>
          <w:rFonts w:ascii="Palatino" w:hAnsi="Palatino" w:cs="Arial"/>
        </w:rPr>
      </w:pPr>
      <w:del w:id="429" w:author="msi" w:date="2026-09-22T12:38:00Z" w16du:dateUtc="2026-09-22T16:38:00Z">
        <w:r w:rsidRPr="009D0793">
          <w:rPr>
            <w:rFonts w:ascii="Palatino" w:hAnsi="Palatino" w:cs="Arial"/>
            <w:b/>
            <w:bCs/>
          </w:rPr>
          <w:delText>Juiz Prolato</w:delText>
        </w:r>
        <w:r w:rsidRPr="009D0793">
          <w:rPr>
            <w:rFonts w:ascii="Palatino" w:hAnsi="Palatino" w:cs="Arial"/>
          </w:rPr>
          <w:delText>r: Manuel Amaro Lima</w:delText>
        </w:r>
      </w:del>
    </w:p>
    <w:p w14:paraId="1CAE516B" w14:textId="77777777" w:rsidR="00906F0C" w:rsidRPr="009D0793" w:rsidRDefault="00906F0C" w:rsidP="00906F0C">
      <w:pPr>
        <w:autoSpaceDE w:val="0"/>
        <w:autoSpaceDN w:val="0"/>
        <w:adjustRightInd w:val="0"/>
        <w:ind w:right="-1159"/>
        <w:rPr>
          <w:del w:id="430" w:author="msi" w:date="2026-09-22T12:38:00Z" w16du:dateUtc="2026-09-22T16:38:00Z"/>
          <w:rFonts w:ascii="Palatino" w:hAnsi="Palatino" w:cs="Arial"/>
        </w:rPr>
      </w:pPr>
      <w:del w:id="431" w:author="msi" w:date="2026-09-22T12:38:00Z" w16du:dateUtc="2026-09-22T16:38:00Z">
        <w:r w:rsidRPr="009D0793">
          <w:rPr>
            <w:rFonts w:ascii="Palatino" w:hAnsi="Palatino" w:cs="Arial"/>
            <w:b/>
            <w:bCs/>
          </w:rPr>
          <w:delText>Apelante     : Samsung Eletrônica da Amazônia Ltda.</w:delText>
        </w:r>
        <w:r w:rsidRPr="009D0793">
          <w:rPr>
            <w:rFonts w:ascii="Palatino" w:hAnsi="Palatino" w:cs="Arial"/>
          </w:rPr>
          <w:delText xml:space="preserve"> </w:delText>
        </w:r>
        <w:r w:rsidRPr="009D0793">
          <w:rPr>
            <w:rFonts w:ascii="Palatino" w:hAnsi="Palatino" w:cs="Arial"/>
          </w:rPr>
          <w:br/>
          <w:delText xml:space="preserve">Advogados : Keyth Yara Pontes Pina (3467/AM). Soc. Advs- Andrade GC Advogados (57/AM). </w:delText>
        </w:r>
        <w:r w:rsidRPr="009D0793">
          <w:rPr>
            <w:rFonts w:ascii="Palatino" w:hAnsi="Palatino" w:cs="Arial"/>
          </w:rPr>
          <w:br/>
        </w:r>
        <w:r w:rsidRPr="009D0793">
          <w:rPr>
            <w:rFonts w:ascii="Palatino" w:hAnsi="Palatino" w:cs="Arial"/>
            <w:b/>
            <w:bCs/>
          </w:rPr>
          <w:delText>Apelado       : Ecopack Indústria de Componentes Ltda.</w:delText>
        </w:r>
        <w:r w:rsidRPr="009D0793">
          <w:rPr>
            <w:rFonts w:ascii="Palatino" w:hAnsi="Palatino" w:cs="Arial"/>
          </w:rPr>
          <w:br/>
          <w:delText>Advogado    : Jonny Cleuter Simões Mendonça (8340/AM)</w:delText>
        </w:r>
      </w:del>
    </w:p>
    <w:p w14:paraId="66764452" w14:textId="77777777" w:rsidR="00906F0C" w:rsidRPr="009D0793" w:rsidRDefault="00906F0C" w:rsidP="00906F0C">
      <w:pPr>
        <w:autoSpaceDE w:val="0"/>
        <w:autoSpaceDN w:val="0"/>
        <w:adjustRightInd w:val="0"/>
        <w:rPr>
          <w:del w:id="432" w:author="msi" w:date="2026-09-22T12:38:00Z" w16du:dateUtc="2026-09-22T16:38:00Z"/>
          <w:rFonts w:ascii="Palatino" w:hAnsi="Palatino" w:cs="Arial"/>
        </w:rPr>
      </w:pPr>
      <w:del w:id="433" w:author="msi" w:date="2026-09-22T12:38:00Z" w16du:dateUtc="2026-09-22T16:38:00Z">
        <w:r w:rsidRPr="009D0793">
          <w:rPr>
            <w:rFonts w:ascii="Palatino" w:hAnsi="Palatino" w:cs="Arial"/>
          </w:rPr>
          <w:delText>Presidente</w:delText>
        </w:r>
        <w:r>
          <w:rPr>
            <w:rFonts w:ascii="Palatino" w:hAnsi="Palatino" w:cs="Arial"/>
          </w:rPr>
          <w:delText>/Membro</w:delText>
        </w:r>
        <w:r w:rsidRPr="009D0793">
          <w:rPr>
            <w:rFonts w:ascii="Palatino" w:hAnsi="Palatino" w:cs="Arial"/>
          </w:rPr>
          <w:delText xml:space="preserve">: </w:delText>
        </w:r>
        <w:r w:rsidRPr="009D0793">
          <w:rPr>
            <w:rFonts w:ascii="Palatino" w:hAnsi="Palatino" w:cs="Arial"/>
          </w:rPr>
          <w:tab/>
          <w:delText>Exmo. Sr. Des. Paulo César Caminha e Lima.</w:delText>
        </w:r>
      </w:del>
    </w:p>
    <w:p w14:paraId="6227DE72" w14:textId="77777777" w:rsidR="00906F0C" w:rsidRPr="009D0793" w:rsidRDefault="00906F0C" w:rsidP="00906F0C">
      <w:pPr>
        <w:autoSpaceDE w:val="0"/>
        <w:autoSpaceDN w:val="0"/>
        <w:adjustRightInd w:val="0"/>
        <w:rPr>
          <w:del w:id="434" w:author="msi" w:date="2026-09-22T12:38:00Z" w16du:dateUtc="2026-09-22T16:38:00Z"/>
          <w:rFonts w:ascii="Palatino" w:hAnsi="Palatino" w:cs="Arial"/>
          <w:b/>
          <w:bCs/>
        </w:rPr>
      </w:pPr>
      <w:del w:id="435" w:author="msi" w:date="2026-09-22T12:38:00Z" w16du:dateUtc="2026-09-22T16:38:00Z">
        <w:r w:rsidRPr="009D0793">
          <w:rPr>
            <w:rFonts w:ascii="Palatino" w:hAnsi="Palatino" w:cs="Arial"/>
            <w:b/>
            <w:bCs/>
          </w:rPr>
          <w:delText xml:space="preserve">Relator: </w:delText>
        </w:r>
        <w:r w:rsidRPr="009D0793">
          <w:rPr>
            <w:rFonts w:ascii="Palatino" w:hAnsi="Palatino" w:cs="Arial"/>
            <w:b/>
            <w:bCs/>
          </w:rPr>
          <w:tab/>
          <w:delText>Exmo. Sr. Des. Flávio Humberto Pascarelli Lopes</w:delText>
        </w:r>
      </w:del>
    </w:p>
    <w:p w14:paraId="2E8DA165" w14:textId="77777777" w:rsidR="00906F0C" w:rsidRPr="009D0793" w:rsidRDefault="00906F0C" w:rsidP="00906F0C">
      <w:pPr>
        <w:autoSpaceDE w:val="0"/>
        <w:autoSpaceDN w:val="0"/>
        <w:adjustRightInd w:val="0"/>
        <w:rPr>
          <w:del w:id="436" w:author="msi" w:date="2026-09-22T12:38:00Z" w16du:dateUtc="2026-09-22T16:38:00Z"/>
          <w:rFonts w:ascii="Palatino" w:hAnsi="Palatino" w:cs="Arial"/>
        </w:rPr>
      </w:pPr>
      <w:del w:id="437" w:author="msi" w:date="2026-09-22T12:38:00Z" w16du:dateUtc="2026-09-22T16:38:00Z">
        <w:r w:rsidRPr="009D0793">
          <w:rPr>
            <w:rFonts w:ascii="Palatino" w:hAnsi="Palatino" w:cs="Arial"/>
          </w:rPr>
          <w:delText xml:space="preserve">Membro: </w:delText>
        </w:r>
        <w:r w:rsidRPr="009D0793">
          <w:rPr>
            <w:rFonts w:ascii="Palatino" w:hAnsi="Palatino" w:cs="Arial"/>
          </w:rPr>
          <w:tab/>
          <w:delText>Exma. Sra. Desa. Maria das Graças Pessoa Figueiredo</w:delText>
        </w:r>
      </w:del>
    </w:p>
    <w:p w14:paraId="0A755B57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rPr>
          <w:del w:id="438" w:author="msi" w:date="2026-09-22T12:38:00Z" w16du:dateUtc="2026-09-22T16:38:00Z"/>
          <w:rFonts w:ascii="Palatino" w:hAnsi="Palatino" w:cs="Arial"/>
          <w:b/>
        </w:rPr>
      </w:pPr>
      <w:del w:id="439" w:author="msi" w:date="2026-09-22T12:38:00Z" w16du:dateUtc="2026-09-22T16:38:00Z">
        <w:r w:rsidRPr="006D34BA">
          <w:rPr>
            <w:rFonts w:ascii="Palatino" w:hAnsi="Palatino" w:cs="Arial"/>
            <w:b/>
          </w:rPr>
          <w:delText xml:space="preserve">Averbação de Impedimento: </w:delText>
        </w:r>
        <w:r w:rsidRPr="002D772E">
          <w:rPr>
            <w:rFonts w:ascii="Palatino" w:hAnsi="Palatino" w:cs="Arial"/>
            <w:b/>
          </w:rPr>
          <w:delText>Exma. Sra. Desa. Joana dos Santos Meirelles</w:delText>
        </w:r>
        <w:r w:rsidRPr="006D34BA">
          <w:rPr>
            <w:rFonts w:ascii="Palatino" w:hAnsi="Palatino" w:cs="Arial"/>
            <w:b/>
          </w:rPr>
          <w:delText xml:space="preserve"> </w:delText>
        </w:r>
      </w:del>
    </w:p>
    <w:p w14:paraId="533DBC32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rPr>
          <w:del w:id="440" w:author="msi" w:date="2026-09-22T12:38:00Z" w16du:dateUtc="2026-09-22T16:38:00Z"/>
          <w:rFonts w:ascii="Palatino" w:hAnsi="Palatino"/>
          <w:b/>
          <w:color w:val="000000"/>
          <w:lang w:eastAsia="pt-BR"/>
        </w:rPr>
      </w:pPr>
      <w:del w:id="441" w:author="msi" w:date="2026-09-22T12:38:00Z" w16du:dateUtc="2026-09-22T16:38:00Z">
        <w:r w:rsidRPr="006D34BA">
          <w:rPr>
            <w:rFonts w:ascii="Palatino" w:hAnsi="Palatino" w:cs="Arial"/>
            <w:b/>
          </w:rPr>
          <w:delText>Averbação de Impedimento: Exmo. Sr. Des.</w:delText>
        </w:r>
        <w:r w:rsidRPr="006D34BA">
          <w:rPr>
            <w:rFonts w:ascii="Palatino" w:hAnsi="Palatino"/>
            <w:b/>
            <w:color w:val="000000"/>
            <w:lang w:eastAsia="pt-BR"/>
          </w:rPr>
          <w:delText xml:space="preserve"> Cláudio César Ramalheira Roessing</w:delText>
        </w:r>
      </w:del>
    </w:p>
    <w:p w14:paraId="0269AEB9" w14:textId="77777777" w:rsidR="00906F0C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rPr>
          <w:del w:id="442" w:author="msi" w:date="2026-09-22T12:38:00Z" w16du:dateUtc="2026-09-22T16:38:00Z"/>
          <w:rFonts w:ascii="Palatino" w:hAnsi="Palatino" w:cs="Arial"/>
          <w:b/>
          <w:bCs/>
        </w:rPr>
      </w:pPr>
      <w:del w:id="443" w:author="msi" w:date="2026-09-22T12:38:00Z" w16du:dateUtc="2026-09-22T16:38:00Z">
        <w:r>
          <w:rPr>
            <w:rFonts w:ascii="Palatino" w:hAnsi="Palatino"/>
            <w:b/>
            <w:color w:val="000000"/>
            <w:lang w:eastAsia="pt-BR"/>
          </w:rPr>
          <w:delText xml:space="preserve">OBS: </w:delText>
        </w:r>
        <w:r w:rsidRPr="00612C5B">
          <w:rPr>
            <w:rFonts w:ascii="Palatino" w:hAnsi="Palatino" w:cs="Arial"/>
            <w:b/>
            <w:bCs/>
          </w:rPr>
          <w:delText xml:space="preserve">Sustentação Oral  </w:delText>
        </w:r>
        <w:r>
          <w:rPr>
            <w:rFonts w:ascii="Palatino" w:hAnsi="Palatino" w:cs="Arial"/>
            <w:b/>
            <w:bCs/>
          </w:rPr>
          <w:delText xml:space="preserve">proferida pelos advogados de </w:delText>
        </w:r>
        <w:r w:rsidRPr="00612C5B">
          <w:rPr>
            <w:rFonts w:ascii="Palatino" w:hAnsi="Palatino" w:cs="Arial"/>
            <w:b/>
            <w:bCs/>
          </w:rPr>
          <w:delText>Ambas as partes</w:delText>
        </w:r>
        <w:r>
          <w:rPr>
            <w:rFonts w:ascii="Palatino" w:hAnsi="Palatino" w:cs="Arial"/>
            <w:b/>
            <w:bCs/>
          </w:rPr>
          <w:delText xml:space="preserve"> em 12.08.24 .</w:delText>
        </w:r>
      </w:del>
    </w:p>
    <w:p w14:paraId="2B60998B" w14:textId="77777777" w:rsidR="00906F0C" w:rsidRPr="006D34BA" w:rsidRDefault="00906F0C" w:rsidP="00906F0C">
      <w:pPr>
        <w:pBdr>
          <w:bottom w:val="single" w:sz="6" w:space="0" w:color="auto"/>
        </w:pBdr>
        <w:autoSpaceDE w:val="0"/>
        <w:autoSpaceDN w:val="0"/>
        <w:adjustRightInd w:val="0"/>
        <w:rPr>
          <w:del w:id="444" w:author="msi" w:date="2026-09-22T12:38:00Z" w16du:dateUtc="2026-09-22T16:38:00Z"/>
          <w:rFonts w:ascii="Palatino" w:hAnsi="Palatino" w:cs="Arial"/>
          <w:b/>
        </w:rPr>
      </w:pPr>
    </w:p>
    <w:p w14:paraId="33EF3507" w14:textId="77777777" w:rsidR="00906F0C" w:rsidRDefault="00906F0C" w:rsidP="00906F0C">
      <w:pPr>
        <w:rPr>
          <w:del w:id="445" w:author="msi" w:date="2026-09-22T12:38:00Z" w16du:dateUtc="2026-09-22T16:38:00Z"/>
          <w:rFonts w:ascii="Palatino" w:hAnsi="Palatino"/>
          <w:b/>
          <w:bCs/>
        </w:rPr>
      </w:pPr>
    </w:p>
    <w:p w14:paraId="7AD21B9D" w14:textId="77777777" w:rsidR="00906F0C" w:rsidRPr="0022092E" w:rsidRDefault="00622BEC" w:rsidP="00906F0C">
      <w:pPr>
        <w:ind w:right="-1159"/>
        <w:rPr>
          <w:del w:id="446" w:author="msi" w:date="2026-09-22T12:38:00Z" w16du:dateUtc="2026-09-22T16:38:00Z"/>
          <w:rFonts w:ascii="Palatino" w:hAnsi="Palatino"/>
          <w:b/>
          <w:bCs/>
        </w:rPr>
      </w:pPr>
      <w:del w:id="447" w:author="msi" w:date="2026-09-22T12:38:00Z" w16du:dateUtc="2026-09-22T16:38:00Z">
        <w:r>
          <w:rPr>
            <w:rFonts w:ascii="Palatino" w:hAnsi="Palatino"/>
            <w:b/>
            <w:bCs/>
          </w:rPr>
          <w:delText>12.</w:delText>
        </w:r>
        <w:r w:rsidR="005B0ED1" w:rsidRPr="0022092E">
          <w:rPr>
            <w:rFonts w:ascii="Palatino" w:hAnsi="Palatino"/>
            <w:b/>
            <w:bCs/>
          </w:rPr>
          <w:delText xml:space="preserve"> </w:delText>
        </w:r>
        <w:r w:rsidR="00906F0C" w:rsidRPr="0022092E">
          <w:rPr>
            <w:rFonts w:ascii="Palatino" w:hAnsi="Palatino"/>
            <w:b/>
            <w:bCs/>
          </w:rPr>
          <w:delText xml:space="preserve">Agravo de Instrumento </w:delText>
        </w:r>
        <w:r w:rsidR="00906F0C">
          <w:rPr>
            <w:rFonts w:ascii="Palatino" w:hAnsi="Palatino"/>
            <w:b/>
            <w:bCs/>
          </w:rPr>
          <w:delText xml:space="preserve">nº4007148-06.2023.8.04.0000  </w:delText>
        </w:r>
        <w:r w:rsidR="00906F0C">
          <w:rPr>
            <w:rFonts w:ascii="Palatino" w:hAnsi="Palatino" w:cs="Arial"/>
            <w:b/>
            <w:bCs/>
          </w:rPr>
          <w:delText>Sustentação oral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 w:cs="Arial"/>
            <w:b/>
            <w:bCs/>
          </w:rPr>
          <w:delText xml:space="preserve"> </w:delText>
        </w:r>
        <w:r w:rsidR="00906F0C" w:rsidRPr="00E24BA0">
          <w:rPr>
            <w:rFonts w:ascii="Palatino" w:hAnsi="Palatino" w:cs="Arial"/>
            <w:b/>
            <w:bCs/>
          </w:rPr>
          <w:delText xml:space="preserve"> </w:delText>
        </w:r>
        <w:r w:rsidR="00906F0C">
          <w:rPr>
            <w:rFonts w:ascii="Palatino" w:hAnsi="Palatino"/>
            <w:b/>
            <w:bCs/>
          </w:rPr>
          <w:delText>1º</w:delText>
        </w:r>
        <w:r w:rsidR="00906F0C" w:rsidRPr="0022092E">
          <w:rPr>
            <w:rFonts w:ascii="Palatino" w:hAnsi="Palatino"/>
            <w:b/>
            <w:bCs/>
          </w:rPr>
          <w:delText xml:space="preserve">Agravado  </w:delText>
        </w:r>
      </w:del>
    </w:p>
    <w:p w14:paraId="697A6093" w14:textId="77777777" w:rsidR="00906F0C" w:rsidRPr="0022092E" w:rsidRDefault="00906F0C" w:rsidP="00906F0C">
      <w:pPr>
        <w:rPr>
          <w:del w:id="448" w:author="msi" w:date="2026-09-22T12:38:00Z" w16du:dateUtc="2026-09-22T16:38:00Z"/>
          <w:rFonts w:ascii="Palatino" w:hAnsi="Palatino"/>
        </w:rPr>
      </w:pPr>
      <w:del w:id="449" w:author="msi" w:date="2026-09-22T12:38:00Z" w16du:dateUtc="2026-09-22T16:38:00Z">
        <w:r w:rsidRPr="0022092E">
          <w:rPr>
            <w:rFonts w:ascii="Palatino" w:hAnsi="Palatino"/>
            <w:b/>
            <w:bCs/>
          </w:rPr>
          <w:delText>Origem</w:delText>
        </w:r>
        <w:r w:rsidRPr="0022092E">
          <w:rPr>
            <w:rFonts w:ascii="Palatino" w:hAnsi="Palatino"/>
          </w:rPr>
          <w:delText>: 6ª Vara Cível e de Acidentes de Trabalho</w:delText>
        </w:r>
        <w:r>
          <w:rPr>
            <w:rFonts w:ascii="Palatino" w:hAnsi="Palatino"/>
          </w:rPr>
          <w:delText xml:space="preserve">                  </w:delText>
        </w:r>
        <w:r w:rsidRPr="00906F0C">
          <w:rPr>
            <w:rFonts w:ascii="Palatino" w:hAnsi="Palatino"/>
            <w:b/>
          </w:rPr>
          <w:delText>(Adiado 19.8.24)</w:delText>
        </w:r>
      </w:del>
    </w:p>
    <w:p w14:paraId="16D7E210" w14:textId="77777777" w:rsidR="00906F0C" w:rsidRPr="0022092E" w:rsidRDefault="00906F0C" w:rsidP="00906F0C">
      <w:pPr>
        <w:rPr>
          <w:del w:id="450" w:author="msi" w:date="2026-09-22T12:38:00Z" w16du:dateUtc="2026-09-22T16:38:00Z"/>
          <w:rFonts w:ascii="Palatino" w:hAnsi="Palatino"/>
        </w:rPr>
      </w:pPr>
      <w:del w:id="451" w:author="msi" w:date="2026-09-22T12:38:00Z" w16du:dateUtc="2026-09-22T16:38:00Z">
        <w:r w:rsidRPr="0022092E">
          <w:rPr>
            <w:rFonts w:ascii="Palatino" w:hAnsi="Palatino"/>
            <w:b/>
            <w:bCs/>
          </w:rPr>
          <w:delText>Juiz Prolato</w:delText>
        </w:r>
        <w:r w:rsidRPr="0022092E">
          <w:rPr>
            <w:rFonts w:ascii="Palatino" w:hAnsi="Palatino"/>
          </w:rPr>
          <w:delText>r: Diógenes Vidal Pessoa Neto</w:delText>
        </w:r>
      </w:del>
    </w:p>
    <w:p w14:paraId="7308408C" w14:textId="77777777" w:rsidR="00906F0C" w:rsidRPr="0022092E" w:rsidRDefault="00906F0C" w:rsidP="00906F0C">
      <w:pPr>
        <w:ind w:right="-1585"/>
        <w:rPr>
          <w:del w:id="452" w:author="msi" w:date="2026-09-22T12:38:00Z" w16du:dateUtc="2026-09-22T16:38:00Z"/>
          <w:rFonts w:ascii="Palatino" w:hAnsi="Palatino"/>
          <w:b/>
          <w:bCs/>
        </w:rPr>
      </w:pPr>
      <w:del w:id="453" w:author="msi" w:date="2026-09-22T12:38:00Z" w16du:dateUtc="2026-09-22T16:38:00Z">
        <w:r w:rsidRPr="0022092E">
          <w:rPr>
            <w:rFonts w:ascii="Palatino" w:hAnsi="Palatino"/>
            <w:b/>
            <w:bCs/>
          </w:rPr>
          <w:delText>Agravante : Luiz Armando Moutinho Fartolino.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Ilmar Ferkruessen Mello Junior, (445418/SP). Guido Oliveira Amador (318258/SP).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1º</w:delText>
        </w:r>
        <w:r w:rsidRPr="0022092E">
          <w:rPr>
            <w:rFonts w:ascii="Palatino" w:hAnsi="Palatino"/>
            <w:b/>
            <w:bCs/>
          </w:rPr>
          <w:delText xml:space="preserve">Agravado  : Brb - Banco de Brasília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22092E">
          <w:rPr>
            <w:rFonts w:ascii="Palatino" w:hAnsi="Palatino"/>
          </w:rPr>
          <w:delText xml:space="preserve">  </w:delText>
        </w:r>
        <w:r w:rsidRPr="0022092E">
          <w:rPr>
            <w:rFonts w:ascii="Palatino" w:hAnsi="Palatino"/>
          </w:rPr>
          <w:tab/>
          <w:delText xml:space="preserve">: Paulo Rocha Barra (9048/BA). Márcia Elizabeth Silveira Nascimento Barra (15551/BA).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2º</w:delText>
        </w:r>
        <w:r w:rsidRPr="0022092E">
          <w:rPr>
            <w:rFonts w:ascii="Palatino" w:hAnsi="Palatino"/>
            <w:b/>
            <w:bCs/>
          </w:rPr>
          <w:delText xml:space="preserve"> Agravado</w:delText>
        </w:r>
        <w:r>
          <w:rPr>
            <w:rFonts w:ascii="Palatino" w:hAnsi="Palatino"/>
            <w:b/>
            <w:bCs/>
          </w:rPr>
          <w:delText>s</w:delText>
        </w:r>
        <w:r w:rsidRPr="0022092E">
          <w:rPr>
            <w:rFonts w:ascii="Palatino" w:hAnsi="Palatino"/>
            <w:b/>
            <w:bCs/>
          </w:rPr>
          <w:delText xml:space="preserve">  : Banco Safra S/A. </w:delText>
        </w:r>
        <w:r>
          <w:rPr>
            <w:rFonts w:ascii="Palatino" w:hAnsi="Palatino"/>
            <w:b/>
            <w:bCs/>
          </w:rPr>
          <w:delText xml:space="preserve">, </w:delText>
        </w:r>
        <w:r w:rsidRPr="0022092E">
          <w:rPr>
            <w:rFonts w:ascii="Palatino" w:hAnsi="Palatino"/>
            <w:b/>
            <w:bCs/>
          </w:rPr>
          <w:delText xml:space="preserve">Banco Inter S.a.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Silvia Ferreira Persechini Mattos (98575/MG).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3º</w:delText>
        </w:r>
        <w:r w:rsidRPr="0022092E">
          <w:rPr>
            <w:rFonts w:ascii="Palatino" w:hAnsi="Palatino"/>
            <w:b/>
            <w:bCs/>
          </w:rPr>
          <w:delText>Agravado  : Banco Pan S.a..</w:delText>
        </w:r>
        <w:r w:rsidRPr="0022092E">
          <w:rPr>
            <w:rFonts w:ascii="Palatino" w:hAnsi="Palatino"/>
          </w:rPr>
          <w:delText xml:space="preserve"> </w:delText>
        </w:r>
        <w:r w:rsidRPr="0022092E">
          <w:rPr>
            <w:rFonts w:ascii="Palatino" w:hAnsi="Palatino"/>
          </w:rPr>
          <w:br/>
          <w:delText xml:space="preserve">Advogada  </w:delText>
        </w:r>
        <w:r w:rsidRPr="0022092E">
          <w:rPr>
            <w:rFonts w:ascii="Palatino" w:hAnsi="Palatino"/>
          </w:rPr>
          <w:tab/>
          <w:delText xml:space="preserve">: Roberta Beatriz do Nascimento (1164A/AM).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4º</w:delText>
        </w:r>
        <w:r w:rsidRPr="0022092E">
          <w:rPr>
            <w:rFonts w:ascii="Palatino" w:hAnsi="Palatino"/>
            <w:b/>
            <w:bCs/>
          </w:rPr>
          <w:delText xml:space="preserve">Agravado  : Banco C6 Consignado S/A. </w:delText>
        </w:r>
        <w:r w:rsidRPr="0022092E">
          <w:rPr>
            <w:rFonts w:ascii="Palatino" w:hAnsi="Palatino"/>
            <w:b/>
            <w:bCs/>
          </w:rPr>
          <w:br/>
        </w:r>
        <w:r w:rsidRPr="0022092E">
          <w:rPr>
            <w:rFonts w:ascii="Palatino" w:hAnsi="Palatino"/>
          </w:rPr>
          <w:delText xml:space="preserve">Advogada  </w:delText>
        </w:r>
        <w:r w:rsidRPr="0022092E">
          <w:rPr>
            <w:rFonts w:ascii="Palatino" w:hAnsi="Palatino"/>
          </w:rPr>
          <w:tab/>
          <w:delText xml:space="preserve">: Fernanda Rafaella Oliveira de Carvalho (32766/PE). </w:delText>
        </w:r>
        <w:r w:rsidRPr="0022092E">
          <w:rPr>
            <w:rFonts w:ascii="Palatino" w:hAnsi="Palatino"/>
          </w:rPr>
          <w:br/>
        </w:r>
        <w:r>
          <w:rPr>
            <w:rFonts w:ascii="Palatino" w:hAnsi="Palatino"/>
            <w:b/>
            <w:bCs/>
          </w:rPr>
          <w:delText>5º</w:delText>
        </w:r>
        <w:r w:rsidRPr="0022092E">
          <w:rPr>
            <w:rFonts w:ascii="Palatino" w:hAnsi="Palatino"/>
            <w:b/>
            <w:bCs/>
          </w:rPr>
          <w:delText>Agravado  : Ativos S/A Securitizadora de Créditos Financeiros</w:delText>
        </w:r>
      </w:del>
    </w:p>
    <w:p w14:paraId="1EA138AB" w14:textId="77777777" w:rsidR="00906F0C" w:rsidRDefault="00906F0C" w:rsidP="00906F0C">
      <w:pPr>
        <w:rPr>
          <w:del w:id="454" w:author="msi" w:date="2026-09-22T12:38:00Z" w16du:dateUtc="2026-09-22T16:38:00Z"/>
          <w:rFonts w:ascii="Palatino" w:hAnsi="Palatino"/>
          <w:b/>
          <w:bCs/>
        </w:rPr>
      </w:pPr>
      <w:bookmarkStart w:id="455" w:name="_Hlk175086891"/>
      <w:del w:id="456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A07AAB3" w14:textId="77777777" w:rsidR="00906F0C" w:rsidRPr="00A57D50" w:rsidRDefault="00906F0C" w:rsidP="00906F0C">
      <w:pPr>
        <w:rPr>
          <w:del w:id="457" w:author="msi" w:date="2026-09-22T12:38:00Z" w16du:dateUtc="2026-09-22T16:38:00Z"/>
          <w:rFonts w:ascii="Palatino" w:hAnsi="Palatino"/>
        </w:rPr>
      </w:pPr>
      <w:del w:id="458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032C5FCF" w14:textId="77777777" w:rsidR="00906F0C" w:rsidRDefault="00906F0C" w:rsidP="00906F0C">
      <w:pPr>
        <w:rPr>
          <w:del w:id="459" w:author="msi" w:date="2026-09-22T12:38:00Z" w16du:dateUtc="2026-09-22T16:38:00Z"/>
          <w:rFonts w:ascii="Palatino" w:hAnsi="Palatino"/>
        </w:rPr>
      </w:pPr>
      <w:del w:id="460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bookmarkEnd w:id="455"/>
    <w:p w14:paraId="58644650" w14:textId="77777777" w:rsidR="00906F0C" w:rsidRPr="0022092E" w:rsidRDefault="00906F0C" w:rsidP="00906F0C">
      <w:pPr>
        <w:pBdr>
          <w:bottom w:val="single" w:sz="4" w:space="1" w:color="auto"/>
        </w:pBdr>
        <w:rPr>
          <w:del w:id="461" w:author="msi" w:date="2026-09-22T12:38:00Z" w16du:dateUtc="2026-09-22T16:38:00Z"/>
          <w:rFonts w:ascii="Palatino" w:hAnsi="Palatino"/>
        </w:rPr>
      </w:pPr>
    </w:p>
    <w:p w14:paraId="19EA5B29" w14:textId="77777777" w:rsidR="00906F0C" w:rsidRPr="0022092E" w:rsidRDefault="00906F0C" w:rsidP="00906F0C">
      <w:pPr>
        <w:rPr>
          <w:del w:id="462" w:author="msi" w:date="2026-09-22T12:38:00Z" w16du:dateUtc="2026-09-22T16:38:00Z"/>
          <w:rFonts w:ascii="Palatino" w:hAnsi="Palatino"/>
        </w:rPr>
      </w:pPr>
    </w:p>
    <w:p w14:paraId="4EB7F42F" w14:textId="77777777" w:rsidR="00906F0C" w:rsidRDefault="00906F0C" w:rsidP="00874573">
      <w:pPr>
        <w:rPr>
          <w:del w:id="463" w:author="msi" w:date="2026-09-22T12:38:00Z" w16du:dateUtc="2026-09-22T16:38:00Z"/>
          <w:rFonts w:ascii="Palatino" w:hAnsi="Palatino"/>
          <w:b/>
          <w:bCs/>
        </w:rPr>
      </w:pPr>
    </w:p>
    <w:p w14:paraId="021F8313" w14:textId="77777777" w:rsidR="00906F0C" w:rsidRDefault="00906F0C" w:rsidP="00874573">
      <w:pPr>
        <w:rPr>
          <w:del w:id="464" w:author="msi" w:date="2026-09-22T12:38:00Z" w16du:dateUtc="2026-09-22T16:38:00Z"/>
          <w:rFonts w:ascii="Palatino" w:hAnsi="Palatino"/>
          <w:b/>
          <w:bCs/>
        </w:rPr>
      </w:pPr>
    </w:p>
    <w:p w14:paraId="256E275F" w14:textId="77777777" w:rsidR="00906F0C" w:rsidRDefault="00906F0C" w:rsidP="00874573">
      <w:pPr>
        <w:rPr>
          <w:del w:id="465" w:author="msi" w:date="2026-09-22T12:38:00Z" w16du:dateUtc="2026-09-22T16:38:00Z"/>
          <w:rFonts w:ascii="Palatino" w:hAnsi="Palatino"/>
          <w:b/>
          <w:bCs/>
        </w:rPr>
      </w:pPr>
    </w:p>
    <w:p w14:paraId="0DE9294D" w14:textId="77777777" w:rsidR="00DF488C" w:rsidRPr="00A57D50" w:rsidRDefault="00DF488C" w:rsidP="00DF488C">
      <w:pPr>
        <w:rPr>
          <w:del w:id="466" w:author="msi" w:date="2026-09-22T12:38:00Z" w16du:dateUtc="2026-09-22T16:38:00Z"/>
          <w:rFonts w:ascii="Palatino" w:hAnsi="Palatino"/>
          <w:b/>
          <w:bCs/>
        </w:rPr>
      </w:pPr>
      <w:del w:id="467" w:author="msi" w:date="2026-09-22T12:38:00Z" w16du:dateUtc="2026-09-22T16:38:00Z">
        <w:r>
          <w:rPr>
            <w:rFonts w:ascii="Palatino" w:hAnsi="Palatino"/>
            <w:b/>
            <w:bCs/>
          </w:rPr>
          <w:delText>13.</w:delText>
        </w:r>
        <w:r w:rsidRPr="00A57D50">
          <w:rPr>
            <w:rFonts w:ascii="Palatino" w:hAnsi="Palatino"/>
            <w:b/>
            <w:bCs/>
          </w:rPr>
          <w:delText xml:space="preserve">Agravo de Instrumento </w:delText>
        </w:r>
        <w:r>
          <w:rPr>
            <w:rFonts w:ascii="Palatino" w:hAnsi="Palatino"/>
            <w:b/>
            <w:bCs/>
          </w:rPr>
          <w:delText xml:space="preserve">nº </w:delText>
        </w:r>
        <w:r w:rsidRPr="00A57D50">
          <w:rPr>
            <w:rFonts w:ascii="Palatino" w:hAnsi="Palatino"/>
            <w:b/>
            <w:bCs/>
          </w:rPr>
          <w:delText>4002106-73.2023.8.04.0000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Sustentação Oral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>Agravado</w:delText>
        </w:r>
        <w:r w:rsidRPr="00A57D50">
          <w:rPr>
            <w:rFonts w:ascii="Palatino" w:hAnsi="Palatino"/>
            <w:b/>
            <w:bCs/>
          </w:rPr>
          <w:delText xml:space="preserve"> 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 </w:delText>
        </w:r>
      </w:del>
    </w:p>
    <w:p w14:paraId="44E234E1" w14:textId="77777777" w:rsidR="00DF488C" w:rsidRPr="00A57D50" w:rsidRDefault="00DF488C" w:rsidP="00DF488C">
      <w:pPr>
        <w:rPr>
          <w:del w:id="468" w:author="msi" w:date="2026-09-22T12:38:00Z" w16du:dateUtc="2026-09-22T16:38:00Z"/>
          <w:rFonts w:ascii="Palatino" w:hAnsi="Palatino"/>
        </w:rPr>
      </w:pPr>
      <w:del w:id="46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9ª Vara Cível e de Acidentes de Trabalho</w:delText>
        </w:r>
      </w:del>
    </w:p>
    <w:p w14:paraId="351387A3" w14:textId="77777777" w:rsidR="00DF488C" w:rsidRPr="00A57D50" w:rsidRDefault="00DF488C" w:rsidP="00DF488C">
      <w:pPr>
        <w:rPr>
          <w:del w:id="470" w:author="msi" w:date="2026-09-22T12:38:00Z" w16du:dateUtc="2026-09-22T16:38:00Z"/>
          <w:rFonts w:ascii="Palatino" w:hAnsi="Palatino"/>
        </w:rPr>
      </w:pPr>
      <w:del w:id="47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Maria Eunice Torres do Nascimento</w:delText>
        </w:r>
      </w:del>
    </w:p>
    <w:p w14:paraId="49474145" w14:textId="77777777" w:rsidR="00DF488C" w:rsidRPr="00A57D50" w:rsidRDefault="00DF488C" w:rsidP="00DF488C">
      <w:pPr>
        <w:rPr>
          <w:del w:id="472" w:author="msi" w:date="2026-09-22T12:38:00Z" w16du:dateUtc="2026-09-22T16:38:00Z"/>
          <w:rFonts w:ascii="Palatino" w:hAnsi="Palatino"/>
        </w:rPr>
      </w:pPr>
      <w:del w:id="47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 : Valdécio Alves Pinheiro.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Defensora  : Lorena Torres do Rosário (8008/AM).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Djalma de Souza Castelo Branco.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>: Thatiana Neves Costa de Souza Castelo Branco (5715/AM). Paulo Augusto Luz de Araújo (11146/AM)</w:delText>
        </w:r>
      </w:del>
    </w:p>
    <w:p w14:paraId="4D9FD1BA" w14:textId="77777777" w:rsidR="00DF488C" w:rsidRDefault="00DF488C" w:rsidP="00DF488C">
      <w:pPr>
        <w:rPr>
          <w:del w:id="474" w:author="msi" w:date="2026-09-22T12:38:00Z" w16du:dateUtc="2026-09-22T16:38:00Z"/>
          <w:rFonts w:ascii="Palatino" w:hAnsi="Palatino"/>
          <w:b/>
          <w:bCs/>
        </w:rPr>
      </w:pPr>
      <w:del w:id="47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73DA85C" w14:textId="77777777" w:rsidR="00DF488C" w:rsidRPr="00A57D50" w:rsidRDefault="00DF488C" w:rsidP="00DF488C">
      <w:pPr>
        <w:rPr>
          <w:del w:id="476" w:author="msi" w:date="2026-09-22T12:38:00Z" w16du:dateUtc="2026-09-22T16:38:00Z"/>
          <w:rFonts w:ascii="Palatino" w:hAnsi="Palatino"/>
        </w:rPr>
      </w:pPr>
      <w:del w:id="47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63709874" w14:textId="77777777" w:rsidR="00DF488C" w:rsidRDefault="00DF488C" w:rsidP="00DF488C">
      <w:pPr>
        <w:rPr>
          <w:del w:id="478" w:author="msi" w:date="2026-09-22T12:38:00Z" w16du:dateUtc="2026-09-22T16:38:00Z"/>
          <w:rFonts w:ascii="Palatino" w:hAnsi="Palatino"/>
        </w:rPr>
      </w:pPr>
      <w:del w:id="47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1957B78" w14:textId="77777777" w:rsidR="00DF488C" w:rsidRDefault="00DF488C" w:rsidP="00DF488C">
      <w:pPr>
        <w:pBdr>
          <w:bottom w:val="single" w:sz="4" w:space="1" w:color="auto"/>
        </w:pBdr>
        <w:rPr>
          <w:del w:id="480" w:author="msi" w:date="2026-09-22T12:38:00Z" w16du:dateUtc="2026-09-22T16:38:00Z"/>
          <w:rFonts w:ascii="Palatino" w:hAnsi="Palatino"/>
        </w:rPr>
      </w:pPr>
    </w:p>
    <w:p w14:paraId="0EAEA8ED" w14:textId="77777777" w:rsidR="00DF488C" w:rsidRDefault="00DF488C" w:rsidP="00874573">
      <w:pPr>
        <w:rPr>
          <w:del w:id="481" w:author="msi" w:date="2026-09-22T12:38:00Z" w16du:dateUtc="2026-09-22T16:38:00Z"/>
          <w:rFonts w:ascii="Palatino" w:hAnsi="Palatino"/>
          <w:b/>
          <w:bCs/>
        </w:rPr>
      </w:pPr>
    </w:p>
    <w:p w14:paraId="5D93492A" w14:textId="77777777" w:rsidR="002B25B3" w:rsidRPr="00A57D50" w:rsidRDefault="002B25B3" w:rsidP="002B25B3">
      <w:pPr>
        <w:rPr>
          <w:del w:id="482" w:author="msi" w:date="2026-09-22T12:38:00Z" w16du:dateUtc="2026-09-22T16:38:00Z"/>
          <w:rFonts w:ascii="Palatino" w:hAnsi="Palatino"/>
          <w:b/>
          <w:bCs/>
        </w:rPr>
      </w:pPr>
      <w:del w:id="483" w:author="msi" w:date="2026-09-22T12:38:00Z" w16du:dateUtc="2026-09-22T16:38:00Z">
        <w:r w:rsidRPr="005B0ED1">
          <w:rPr>
            <w:rFonts w:ascii="Palatino" w:hAnsi="Palatino"/>
            <w:b/>
            <w:bCs/>
          </w:rPr>
          <w:delText>14.Agravo de Instrumento  nº4012896-19.2023.8.04.0000</w:delText>
        </w:r>
        <w:r w:rsidRPr="00A57D50">
          <w:rPr>
            <w:rFonts w:ascii="Palatino" w:hAnsi="Palatino"/>
            <w:b/>
            <w:bCs/>
          </w:rPr>
          <w:delText xml:space="preserve">  </w:delText>
        </w:r>
        <w:r w:rsidR="002614F0">
          <w:rPr>
            <w:rFonts w:ascii="Palatino" w:hAnsi="Palatino"/>
            <w:b/>
            <w:bCs/>
          </w:rPr>
          <w:delText>Sustentação Oral Agravante</w:delText>
        </w:r>
      </w:del>
    </w:p>
    <w:p w14:paraId="766AAB84" w14:textId="77777777" w:rsidR="002B25B3" w:rsidRPr="00A57D50" w:rsidRDefault="002B25B3" w:rsidP="002B25B3">
      <w:pPr>
        <w:rPr>
          <w:del w:id="484" w:author="msi" w:date="2026-09-22T12:38:00Z" w16du:dateUtc="2026-09-22T16:38:00Z"/>
          <w:rFonts w:ascii="Palatino" w:hAnsi="Palatino"/>
        </w:rPr>
      </w:pPr>
      <w:del w:id="48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13ª Vara Cível e de Acidentes de Trabalho</w:delText>
        </w:r>
      </w:del>
    </w:p>
    <w:p w14:paraId="7542F04B" w14:textId="77777777" w:rsidR="002B25B3" w:rsidRPr="00A57D50" w:rsidRDefault="002B25B3" w:rsidP="002B25B3">
      <w:pPr>
        <w:rPr>
          <w:del w:id="486" w:author="msi" w:date="2026-09-22T12:38:00Z" w16du:dateUtc="2026-09-22T16:38:00Z"/>
          <w:rFonts w:ascii="Palatino" w:hAnsi="Palatino"/>
        </w:rPr>
      </w:pPr>
      <w:del w:id="48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Naira Neila Batista de Oliveira Norte</w:delText>
        </w:r>
      </w:del>
    </w:p>
    <w:p w14:paraId="24096B81" w14:textId="77777777" w:rsidR="002B25B3" w:rsidRPr="00A57D50" w:rsidRDefault="002B25B3" w:rsidP="002B25B3">
      <w:pPr>
        <w:rPr>
          <w:del w:id="488" w:author="msi" w:date="2026-09-22T12:38:00Z" w16du:dateUtc="2026-09-22T16:38:00Z"/>
          <w:rFonts w:ascii="Palatino" w:hAnsi="Palatino"/>
        </w:rPr>
      </w:pPr>
      <w:del w:id="48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Agravante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  <w:lang w:val="en-US"/>
          </w:rPr>
          <w:delText xml:space="preserve">Advogado  </w:delText>
        </w:r>
        <w:r w:rsidRPr="00A57D50">
          <w:rPr>
            <w:rFonts w:ascii="Palatino" w:hAnsi="Palatino"/>
            <w:lang w:val="en-US"/>
          </w:rPr>
          <w:tab/>
          <w:delText xml:space="preserve">: Wilson Sales Belchior (1037A/AM). </w:delText>
        </w:r>
        <w:r w:rsidRPr="00A57D50">
          <w:rPr>
            <w:rFonts w:ascii="Palatino" w:hAnsi="Palatino"/>
            <w:lang w:val="en-US"/>
          </w:rPr>
          <w:br/>
        </w:r>
        <w:r w:rsidRPr="00A57D50">
          <w:rPr>
            <w:rFonts w:ascii="Palatino" w:hAnsi="Palatino"/>
            <w:b/>
            <w:bCs/>
          </w:rPr>
          <w:delText>Agravado  : Igor Lopes Kniphoff</w:delText>
        </w:r>
        <w:r w:rsidRPr="00A57D50">
          <w:rPr>
            <w:rFonts w:ascii="Palatino" w:hAnsi="Palatino"/>
          </w:rPr>
          <w:delText xml:space="preserve">. </w:delText>
        </w:r>
        <w:r w:rsidRPr="00A57D50">
          <w:rPr>
            <w:rFonts w:ascii="Palatino" w:hAnsi="Palatino"/>
          </w:rPr>
          <w:br/>
          <w:delText xml:space="preserve">Advogado  </w:delText>
        </w:r>
        <w:r w:rsidRPr="00A57D50">
          <w:rPr>
            <w:rFonts w:ascii="Palatino" w:hAnsi="Palatino"/>
          </w:rPr>
          <w:tab/>
          <w:delText>: Manoel Borges de Oliveira Neto (16295/AM)</w:delText>
        </w:r>
      </w:del>
    </w:p>
    <w:p w14:paraId="186DE9E4" w14:textId="77777777" w:rsidR="002B25B3" w:rsidRDefault="002B25B3" w:rsidP="002B25B3">
      <w:pPr>
        <w:rPr>
          <w:del w:id="490" w:author="msi" w:date="2026-09-22T12:38:00Z" w16du:dateUtc="2026-09-22T16:38:00Z"/>
          <w:rFonts w:ascii="Palatino" w:hAnsi="Palatino"/>
          <w:b/>
          <w:bCs/>
        </w:rPr>
      </w:pPr>
      <w:del w:id="49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4BB281E1" w14:textId="77777777" w:rsidR="002B25B3" w:rsidRPr="00A57D50" w:rsidRDefault="002B25B3" w:rsidP="002B25B3">
      <w:pPr>
        <w:rPr>
          <w:del w:id="492" w:author="msi" w:date="2026-09-22T12:38:00Z" w16du:dateUtc="2026-09-22T16:38:00Z"/>
          <w:rFonts w:ascii="Palatino" w:hAnsi="Palatino"/>
        </w:rPr>
      </w:pPr>
      <w:del w:id="49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1A2D7B78" w14:textId="77777777" w:rsidR="002B25B3" w:rsidRDefault="002B25B3" w:rsidP="002B25B3">
      <w:pPr>
        <w:rPr>
          <w:del w:id="494" w:author="msi" w:date="2026-09-22T12:38:00Z" w16du:dateUtc="2026-09-22T16:38:00Z"/>
          <w:rFonts w:ascii="Palatino" w:hAnsi="Palatino"/>
        </w:rPr>
      </w:pPr>
      <w:del w:id="49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5DE65F31" w14:textId="77777777" w:rsidR="002B25B3" w:rsidRDefault="002B25B3" w:rsidP="002B25B3">
      <w:pPr>
        <w:pBdr>
          <w:bottom w:val="single" w:sz="4" w:space="1" w:color="auto"/>
        </w:pBdr>
        <w:rPr>
          <w:del w:id="496" w:author="msi" w:date="2026-09-22T12:38:00Z" w16du:dateUtc="2026-09-22T16:38:00Z"/>
          <w:rFonts w:ascii="Palatino" w:hAnsi="Palatino"/>
        </w:rPr>
      </w:pPr>
    </w:p>
    <w:p w14:paraId="69DEC845" w14:textId="77777777" w:rsidR="002B25B3" w:rsidRDefault="002B25B3" w:rsidP="00874573">
      <w:pPr>
        <w:rPr>
          <w:del w:id="497" w:author="msi" w:date="2026-09-22T12:38:00Z" w16du:dateUtc="2026-09-22T16:38:00Z"/>
          <w:rFonts w:ascii="Palatino" w:hAnsi="Palatino"/>
          <w:b/>
          <w:bCs/>
        </w:rPr>
      </w:pPr>
    </w:p>
    <w:p w14:paraId="22B5E75E" w14:textId="77777777" w:rsidR="00A57D50" w:rsidRPr="00A57D50" w:rsidRDefault="00622BEC" w:rsidP="00874573">
      <w:pPr>
        <w:rPr>
          <w:del w:id="498" w:author="msi" w:date="2026-09-22T12:38:00Z" w16du:dateUtc="2026-09-22T16:38:00Z"/>
          <w:rFonts w:ascii="Palatino" w:hAnsi="Palatino"/>
          <w:b/>
          <w:bCs/>
        </w:rPr>
      </w:pPr>
      <w:del w:id="499" w:author="msi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5</w:delText>
        </w:r>
        <w:r>
          <w:rPr>
            <w:rFonts w:ascii="Palatino" w:hAnsi="Palatino"/>
            <w:b/>
            <w:bCs/>
          </w:rPr>
          <w:delText>.</w:delText>
        </w:r>
        <w:r w:rsidR="00874573" w:rsidRPr="00A57D50">
          <w:rPr>
            <w:rFonts w:ascii="Palatino" w:hAnsi="Palatino"/>
            <w:b/>
            <w:bCs/>
          </w:rPr>
          <w:delText xml:space="preserve">Apelação Cível </w:delText>
        </w:r>
        <w:r w:rsidR="00874573">
          <w:rPr>
            <w:rFonts w:ascii="Palatino" w:hAnsi="Palatino"/>
            <w:b/>
            <w:bCs/>
          </w:rPr>
          <w:delText xml:space="preserve"> nº</w:delText>
        </w:r>
        <w:r w:rsidR="00874573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0696967-72.2020.8.04.0001  </w:delText>
        </w:r>
        <w:r w:rsidR="00874573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 </w:delText>
        </w:r>
        <w:r w:rsidR="00DF488C">
          <w:rPr>
            <w:rFonts w:ascii="Palatino" w:hAnsi="Palatino"/>
            <w:b/>
            <w:bCs/>
          </w:rPr>
          <w:delText>Sustentação Oral Apelado</w:delText>
        </w:r>
      </w:del>
    </w:p>
    <w:p w14:paraId="3779D4FE" w14:textId="77777777" w:rsidR="00A57D50" w:rsidRPr="00A57D50" w:rsidRDefault="00A57D50" w:rsidP="0006025D">
      <w:pPr>
        <w:rPr>
          <w:del w:id="500" w:author="msi" w:date="2026-09-22T12:38:00Z" w16du:dateUtc="2026-09-22T16:38:00Z"/>
          <w:rFonts w:ascii="Palatino" w:hAnsi="Palatino"/>
        </w:rPr>
      </w:pPr>
      <w:del w:id="50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3ª Vara Cível e de Acidentes de Trabalho</w:delText>
        </w:r>
      </w:del>
    </w:p>
    <w:p w14:paraId="57ECF7ED" w14:textId="77777777" w:rsidR="00A57D50" w:rsidRPr="00A57D50" w:rsidRDefault="00A57D50" w:rsidP="0006025D">
      <w:pPr>
        <w:rPr>
          <w:del w:id="502" w:author="msi" w:date="2026-09-22T12:38:00Z" w16du:dateUtc="2026-09-22T16:38:00Z"/>
          <w:rFonts w:ascii="Palatino" w:hAnsi="Palatino"/>
        </w:rPr>
      </w:pPr>
      <w:del w:id="50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38F02F44" w14:textId="77777777" w:rsidR="00A57D50" w:rsidRPr="00A57D50" w:rsidRDefault="00A57D50" w:rsidP="0006025D">
      <w:pPr>
        <w:rPr>
          <w:del w:id="504" w:author="msi" w:date="2026-09-22T12:38:00Z" w16du:dateUtc="2026-09-22T16:38:00Z"/>
          <w:rFonts w:ascii="Palatino" w:hAnsi="Palatino"/>
        </w:rPr>
      </w:pPr>
      <w:del w:id="50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Apelante : Josefa Neide Amancio Pereira Oliveira.</w:delText>
        </w:r>
        <w:r w:rsid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br/>
          <w:delText xml:space="preserve">Advogada </w:delText>
        </w:r>
        <w:r w:rsidRPr="00A57D50">
          <w:rPr>
            <w:rFonts w:ascii="Palatino" w:hAnsi="Palatino"/>
          </w:rPr>
          <w:delText xml:space="preserve">: Lana Marcia Girao Silva (15351/AM).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Apelado  : Moto Honda da Amazônia Ltda.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</w:delText>
        </w:r>
        <w:r w:rsidR="007F051D">
          <w:rPr>
            <w:rFonts w:ascii="Palatino" w:hAnsi="Palatino"/>
          </w:rPr>
          <w:delText>as</w:delText>
        </w:r>
        <w:r w:rsidR="00355C0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delText>: Natasja Deschoolmeester (2140/AM). Lana Márcia Girão Silva</w:delText>
        </w:r>
      </w:del>
    </w:p>
    <w:p w14:paraId="71521A51" w14:textId="77777777" w:rsidR="00355C00" w:rsidRDefault="00A57D50" w:rsidP="0006025D">
      <w:pPr>
        <w:rPr>
          <w:del w:id="506" w:author="msi" w:date="2026-09-22T12:38:00Z" w16du:dateUtc="2026-09-22T16:38:00Z"/>
          <w:rFonts w:ascii="Palatino" w:hAnsi="Palatino"/>
          <w:b/>
          <w:bCs/>
        </w:rPr>
      </w:pPr>
      <w:del w:id="50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6E5F10">
          <w:rPr>
            <w:rFonts w:ascii="Palatino" w:hAnsi="Palatino"/>
            <w:b/>
            <w:bCs/>
          </w:rPr>
          <w:delText>/Membro</w:delText>
        </w:r>
        <w:r w:rsidR="00355C00">
          <w:rPr>
            <w:rFonts w:ascii="Palatino" w:hAnsi="Palatino"/>
            <w:b/>
            <w:bCs/>
          </w:rPr>
          <w:delText>:</w:delText>
        </w:r>
        <w:r w:rsidR="00355C00" w:rsidRPr="00355C00">
          <w:rPr>
            <w:rFonts w:ascii="Palatino" w:hAnsi="Palatino"/>
          </w:rPr>
          <w:delText xml:space="preserve"> </w:delText>
        </w:r>
        <w:r w:rsidR="00355C00">
          <w:rPr>
            <w:rFonts w:ascii="Palatino" w:hAnsi="Palatino"/>
          </w:rPr>
          <w:delText>Exma.Sra.Desa.</w:delText>
        </w:r>
        <w:r w:rsidR="00355C00" w:rsidRPr="00A57D50">
          <w:rPr>
            <w:rFonts w:ascii="Palatino" w:hAnsi="Palatino"/>
          </w:rPr>
          <w:delText>Maria das Graças Pessoa Figueiredo</w:delText>
        </w:r>
      </w:del>
    </w:p>
    <w:p w14:paraId="75C894BA" w14:textId="77777777" w:rsidR="00A57D50" w:rsidRPr="00A57D50" w:rsidRDefault="00A57D50" w:rsidP="0006025D">
      <w:pPr>
        <w:rPr>
          <w:del w:id="508" w:author="msi" w:date="2026-09-22T12:38:00Z" w16du:dateUtc="2026-09-22T16:38:00Z"/>
          <w:rFonts w:ascii="Palatino" w:hAnsi="Palatino"/>
        </w:rPr>
      </w:pPr>
      <w:del w:id="50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7F051D"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 w:rsidR="007F051D">
          <w:rPr>
            <w:rFonts w:ascii="Palatino" w:hAnsi="Palatino"/>
          </w:rPr>
          <w:delText xml:space="preserve">  </w:delText>
        </w:r>
        <w:r w:rsidR="00355C00">
          <w:rPr>
            <w:rFonts w:ascii="Palatino" w:hAnsi="Palatino"/>
          </w:rPr>
          <w:delText xml:space="preserve"> </w:delText>
        </w:r>
        <w:r w:rsidR="007F051D"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AFE94CA" w14:textId="77777777" w:rsidR="007F051D" w:rsidRDefault="007F051D" w:rsidP="007F051D">
      <w:pPr>
        <w:rPr>
          <w:del w:id="510" w:author="msi" w:date="2026-09-22T12:38:00Z" w16du:dateUtc="2026-09-22T16:38:00Z"/>
          <w:rFonts w:ascii="Palatino" w:hAnsi="Palatino"/>
        </w:rPr>
      </w:pPr>
      <w:del w:id="51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39ECE8C" w14:textId="77777777" w:rsidR="007F051D" w:rsidRDefault="006E5F10" w:rsidP="006E5F10">
      <w:pPr>
        <w:pBdr>
          <w:bottom w:val="single" w:sz="4" w:space="1" w:color="auto"/>
        </w:pBdr>
        <w:rPr>
          <w:del w:id="512" w:author="msi" w:date="2026-09-22T12:38:00Z" w16du:dateUtc="2026-09-22T16:38:00Z"/>
          <w:rFonts w:ascii="Palatino" w:hAnsi="Palatino"/>
        </w:rPr>
      </w:pPr>
      <w:del w:id="513" w:author="msi" w:date="2026-09-22T12:38:00Z" w16du:dateUtc="2026-09-22T16:38:00Z">
        <w:r>
          <w:rPr>
            <w:rFonts w:ascii="Palatino" w:hAnsi="Palatino"/>
            <w:b/>
            <w:bCs/>
          </w:rPr>
          <w:delText xml:space="preserve"> </w:delText>
        </w:r>
      </w:del>
    </w:p>
    <w:p w14:paraId="7E667712" w14:textId="77777777" w:rsidR="004A30A5" w:rsidRDefault="004A30A5" w:rsidP="007F051D">
      <w:pPr>
        <w:rPr>
          <w:del w:id="514" w:author="msi" w:date="2026-09-22T12:38:00Z" w16du:dateUtc="2026-09-22T16:38:00Z"/>
          <w:rFonts w:ascii="Palatino" w:hAnsi="Palatino"/>
          <w:b/>
          <w:bCs/>
        </w:rPr>
      </w:pPr>
    </w:p>
    <w:p w14:paraId="3BF2DFCE" w14:textId="77777777" w:rsidR="00A57D50" w:rsidRPr="00A57D50" w:rsidRDefault="00A57D50" w:rsidP="0006025D">
      <w:pPr>
        <w:rPr>
          <w:del w:id="515" w:author="msi" w:date="2026-09-22T12:38:00Z" w16du:dateUtc="2026-09-22T16:38:00Z"/>
          <w:rFonts w:ascii="Palatino" w:hAnsi="Palatino"/>
        </w:rPr>
      </w:pPr>
    </w:p>
    <w:p w14:paraId="6F80BBD2" w14:textId="77777777" w:rsidR="005B4669" w:rsidRDefault="005B4669" w:rsidP="0044663E">
      <w:pPr>
        <w:rPr>
          <w:del w:id="516" w:author="msi" w:date="2026-09-22T12:38:00Z" w16du:dateUtc="2026-09-22T16:38:00Z"/>
          <w:rFonts w:ascii="Palatino" w:hAnsi="Palatino"/>
          <w:b/>
          <w:bCs/>
        </w:rPr>
      </w:pPr>
    </w:p>
    <w:p w14:paraId="38B26D43" w14:textId="77777777" w:rsidR="005B4669" w:rsidRDefault="005B4669" w:rsidP="0044663E">
      <w:pPr>
        <w:rPr>
          <w:del w:id="517" w:author="msi" w:date="2026-09-22T12:38:00Z" w16du:dateUtc="2026-09-22T16:38:00Z"/>
          <w:rFonts w:ascii="Palatino" w:hAnsi="Palatino"/>
          <w:b/>
          <w:bCs/>
        </w:rPr>
      </w:pPr>
    </w:p>
    <w:p w14:paraId="3016747D" w14:textId="77777777" w:rsidR="005B4669" w:rsidRDefault="005B4669" w:rsidP="0044663E">
      <w:pPr>
        <w:rPr>
          <w:del w:id="518" w:author="msi" w:date="2026-09-22T12:38:00Z" w16du:dateUtc="2026-09-22T16:38:00Z"/>
          <w:rFonts w:ascii="Palatino" w:hAnsi="Palatino"/>
          <w:b/>
          <w:bCs/>
        </w:rPr>
      </w:pPr>
    </w:p>
    <w:p w14:paraId="687FAE62" w14:textId="77777777" w:rsidR="005B4669" w:rsidRDefault="005B4669" w:rsidP="0044663E">
      <w:pPr>
        <w:rPr>
          <w:del w:id="519" w:author="msi" w:date="2026-09-22T12:38:00Z" w16du:dateUtc="2026-09-22T16:38:00Z"/>
          <w:rFonts w:ascii="Palatino" w:hAnsi="Palatino"/>
          <w:b/>
          <w:bCs/>
        </w:rPr>
      </w:pPr>
    </w:p>
    <w:p w14:paraId="0551D0AE" w14:textId="77777777" w:rsidR="005B4669" w:rsidRDefault="005B4669" w:rsidP="0044663E">
      <w:pPr>
        <w:rPr>
          <w:del w:id="520" w:author="msi" w:date="2026-09-22T12:38:00Z" w16du:dateUtc="2026-09-22T16:38:00Z"/>
          <w:rFonts w:ascii="Palatino" w:hAnsi="Palatino"/>
          <w:b/>
          <w:bCs/>
        </w:rPr>
      </w:pPr>
    </w:p>
    <w:p w14:paraId="19151614" w14:textId="77777777" w:rsidR="00E15A6E" w:rsidRDefault="00E15A6E" w:rsidP="0044663E">
      <w:pPr>
        <w:rPr>
          <w:del w:id="521" w:author="msi" w:date="2026-09-22T12:38:00Z" w16du:dateUtc="2026-09-22T16:38:00Z"/>
          <w:rFonts w:ascii="Palatino" w:hAnsi="Palatino"/>
          <w:b/>
          <w:bCs/>
        </w:rPr>
      </w:pPr>
    </w:p>
    <w:p w14:paraId="2EBF45FB" w14:textId="7C59B8D7" w:rsidR="0044663E" w:rsidRPr="00A57D50" w:rsidRDefault="00622BEC" w:rsidP="0044663E">
      <w:pPr>
        <w:rPr>
          <w:del w:id="522" w:author="msi" w:date="2026-09-22T12:38:00Z" w16du:dateUtc="2026-09-22T16:38:00Z"/>
          <w:rFonts w:ascii="Palatino" w:hAnsi="Palatino"/>
          <w:b/>
          <w:bCs/>
        </w:rPr>
      </w:pPr>
      <w:del w:id="523" w:author="msi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6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A57D50" w:rsidRPr="00A57D50">
          <w:rPr>
            <w:rFonts w:ascii="Palatino" w:hAnsi="Palatino"/>
            <w:b/>
            <w:bCs/>
          </w:rPr>
          <w:delText xml:space="preserve">0460971-89.2023.8.04.0001  </w:delText>
        </w:r>
        <w:r w:rsidR="0044663E">
          <w:rPr>
            <w:rFonts w:ascii="Palatino" w:hAnsi="Palatino"/>
            <w:b/>
            <w:bCs/>
          </w:rPr>
          <w:delText>Sustentação Oral Apelante</w:delText>
        </w:r>
      </w:del>
    </w:p>
    <w:p w14:paraId="7AEC6C72" w14:textId="77777777" w:rsidR="00A57D50" w:rsidRPr="00A57D50" w:rsidRDefault="00A57D50" w:rsidP="0006025D">
      <w:pPr>
        <w:rPr>
          <w:del w:id="524" w:author="msi" w:date="2026-09-22T12:38:00Z" w16du:dateUtc="2026-09-22T16:38:00Z"/>
          <w:rFonts w:ascii="Palatino" w:hAnsi="Palatino"/>
        </w:rPr>
      </w:pPr>
      <w:del w:id="52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2ª Vara Cível e de Acidentes de Trabalho</w:delText>
        </w:r>
      </w:del>
    </w:p>
    <w:p w14:paraId="5B094F71" w14:textId="77777777" w:rsidR="00A57D50" w:rsidRPr="00A57D50" w:rsidRDefault="00A57D50" w:rsidP="0006025D">
      <w:pPr>
        <w:rPr>
          <w:del w:id="526" w:author="msi" w:date="2026-09-22T12:38:00Z" w16du:dateUtc="2026-09-22T16:38:00Z"/>
          <w:rFonts w:ascii="Palatino" w:hAnsi="Palatino"/>
        </w:rPr>
      </w:pPr>
      <w:del w:id="52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Roberto Santos Taketomi</w:delText>
        </w:r>
      </w:del>
    </w:p>
    <w:p w14:paraId="0F398FF9" w14:textId="77777777" w:rsidR="00A57D50" w:rsidRPr="00A57D50" w:rsidRDefault="00A57D50" w:rsidP="00BD739E">
      <w:pPr>
        <w:ind w:right="-1159"/>
        <w:rPr>
          <w:del w:id="528" w:author="msi" w:date="2026-09-22T12:38:00Z" w16du:dateUtc="2026-09-22T16:38:00Z"/>
          <w:rFonts w:ascii="Palatino" w:hAnsi="Palatino"/>
        </w:rPr>
      </w:pPr>
      <w:del w:id="52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Raimundo Colares da Silva.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 w:rsidR="00BD739E"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: Wiston Feitosa de Sousa (6596/AM). Ademario do Rosario Azevedo </w:delText>
        </w:r>
        <w:r w:rsidR="00BD739E" w:rsidRPr="00A57D50">
          <w:rPr>
            <w:rFonts w:ascii="Palatino" w:hAnsi="Palatino"/>
          </w:rPr>
          <w:delText>(2926/AM).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Bmg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Advogada: Marina Bastos da Porciúncula Benghi (32505/PR). (1356A/AM). (983A/PE)</w:delText>
        </w:r>
      </w:del>
    </w:p>
    <w:p w14:paraId="2E5508D8" w14:textId="77777777" w:rsidR="006E5F10" w:rsidRDefault="006E5F10" w:rsidP="006E5F10">
      <w:pPr>
        <w:rPr>
          <w:del w:id="530" w:author="msi" w:date="2026-09-22T12:38:00Z" w16du:dateUtc="2026-09-22T16:38:00Z"/>
          <w:rFonts w:ascii="Palatino" w:hAnsi="Palatino"/>
          <w:b/>
          <w:bCs/>
        </w:rPr>
      </w:pPr>
      <w:del w:id="53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0F410197" w14:textId="77777777" w:rsidR="006E5F10" w:rsidRPr="00A57D50" w:rsidRDefault="006E5F10" w:rsidP="006E5F10">
      <w:pPr>
        <w:rPr>
          <w:del w:id="532" w:author="msi" w:date="2026-09-22T12:38:00Z" w16du:dateUtc="2026-09-22T16:38:00Z"/>
          <w:rFonts w:ascii="Palatino" w:hAnsi="Palatino"/>
        </w:rPr>
      </w:pPr>
      <w:del w:id="53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BE6BD65" w14:textId="77777777" w:rsidR="006E5F10" w:rsidRDefault="006E5F10" w:rsidP="006E5F10">
      <w:pPr>
        <w:rPr>
          <w:del w:id="534" w:author="msi" w:date="2026-09-22T12:38:00Z" w16du:dateUtc="2026-09-22T16:38:00Z"/>
          <w:rFonts w:ascii="Palatino" w:hAnsi="Palatino"/>
        </w:rPr>
      </w:pPr>
      <w:del w:id="53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6DFCA6BA" w14:textId="77777777" w:rsidR="00A57D50" w:rsidRPr="00A57D50" w:rsidRDefault="00A57D50" w:rsidP="00BD739E">
      <w:pPr>
        <w:pBdr>
          <w:bottom w:val="single" w:sz="4" w:space="1" w:color="auto"/>
        </w:pBdr>
        <w:rPr>
          <w:del w:id="536" w:author="msi" w:date="2026-09-22T12:38:00Z" w16du:dateUtc="2026-09-22T16:38:00Z"/>
          <w:rFonts w:ascii="Palatino" w:hAnsi="Palatino"/>
        </w:rPr>
      </w:pPr>
    </w:p>
    <w:p w14:paraId="10952203" w14:textId="77777777" w:rsidR="005066FB" w:rsidRDefault="005066FB" w:rsidP="00BD739E">
      <w:pPr>
        <w:rPr>
          <w:del w:id="537" w:author="msi" w:date="2026-09-22T12:38:00Z" w16du:dateUtc="2026-09-22T16:38:00Z"/>
          <w:rFonts w:ascii="Palatino" w:hAnsi="Palatino"/>
          <w:b/>
          <w:bCs/>
        </w:rPr>
      </w:pPr>
    </w:p>
    <w:p w14:paraId="44468B0E" w14:textId="77777777" w:rsidR="00A57D50" w:rsidRPr="00A57D50" w:rsidRDefault="00622BEC" w:rsidP="00BD739E">
      <w:pPr>
        <w:rPr>
          <w:del w:id="538" w:author="msi" w:date="2026-09-22T12:38:00Z" w16du:dateUtc="2026-09-22T16:38:00Z"/>
          <w:rFonts w:ascii="Palatino" w:hAnsi="Palatino"/>
          <w:b/>
          <w:bCs/>
        </w:rPr>
      </w:pPr>
      <w:del w:id="539" w:author="msi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7</w:delText>
        </w:r>
        <w:r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0612811-83.2022.8.04.0001  </w:delText>
        </w:r>
        <w:r w:rsidR="0044663E">
          <w:rPr>
            <w:rFonts w:ascii="Palatino" w:hAnsi="Palatino"/>
            <w:b/>
            <w:bCs/>
          </w:rPr>
          <w:delText xml:space="preserve"> Sustentação Oral  </w:delText>
        </w:r>
        <w:r w:rsidR="0044663E" w:rsidRPr="00A57D50">
          <w:rPr>
            <w:rFonts w:ascii="Palatino" w:hAnsi="Palatino"/>
            <w:b/>
            <w:bCs/>
          </w:rPr>
          <w:delText>Apelado</w:delText>
        </w:r>
      </w:del>
    </w:p>
    <w:p w14:paraId="61517A3E" w14:textId="77777777" w:rsidR="00A57D50" w:rsidRPr="00A57D50" w:rsidRDefault="00A57D50" w:rsidP="0006025D">
      <w:pPr>
        <w:rPr>
          <w:del w:id="540" w:author="msi" w:date="2026-09-22T12:38:00Z" w16du:dateUtc="2026-09-22T16:38:00Z"/>
          <w:rFonts w:ascii="Palatino" w:hAnsi="Palatino"/>
        </w:rPr>
      </w:pPr>
      <w:del w:id="54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10ª Vara Cível e de Acidentes de Trabalho</w:delText>
        </w:r>
      </w:del>
    </w:p>
    <w:p w14:paraId="0DCB746B" w14:textId="77777777" w:rsidR="00A57D50" w:rsidRPr="00A57D50" w:rsidRDefault="00A57D50" w:rsidP="0006025D">
      <w:pPr>
        <w:rPr>
          <w:del w:id="542" w:author="msi" w:date="2026-09-22T12:38:00Z" w16du:dateUtc="2026-09-22T16:38:00Z"/>
          <w:rFonts w:ascii="Palatino" w:hAnsi="Palatino"/>
        </w:rPr>
      </w:pPr>
      <w:del w:id="54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Lia Maria Guedes de Freitas</w:delText>
        </w:r>
      </w:del>
    </w:p>
    <w:p w14:paraId="513DE2D2" w14:textId="77777777" w:rsidR="00A57D50" w:rsidRPr="00A57D50" w:rsidRDefault="00A57D50" w:rsidP="0006025D">
      <w:pPr>
        <w:rPr>
          <w:del w:id="544" w:author="msi" w:date="2026-09-22T12:38:00Z" w16du:dateUtc="2026-09-22T16:38:00Z"/>
          <w:rFonts w:ascii="Palatino" w:hAnsi="Palatino"/>
        </w:rPr>
      </w:pPr>
      <w:del w:id="54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Apelante : Suely da Conceição de Souza Guerra.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</w:delText>
        </w:r>
        <w:r w:rsidR="00BD739E">
          <w:rPr>
            <w:rFonts w:ascii="Palatino" w:hAnsi="Palatino"/>
          </w:rPr>
          <w:delText>os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tab/>
          <w:delText xml:space="preserve">: Pamela de Paula Freire Bezerra Matos (15161/AM). Igor dos Santos Matos (17281/AM).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Apelado  : Banco Industrial do Brasil S/A.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4E3363BC" w14:textId="77777777" w:rsidR="006E5F10" w:rsidRDefault="006E5F10" w:rsidP="006E5F10">
      <w:pPr>
        <w:rPr>
          <w:del w:id="546" w:author="msi" w:date="2026-09-22T12:38:00Z" w16du:dateUtc="2026-09-22T16:38:00Z"/>
          <w:rFonts w:ascii="Palatino" w:hAnsi="Palatino"/>
          <w:b/>
          <w:bCs/>
        </w:rPr>
      </w:pPr>
      <w:del w:id="54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24860E26" w14:textId="77777777" w:rsidR="006E5F10" w:rsidRPr="00A57D50" w:rsidRDefault="006E5F10" w:rsidP="006E5F10">
      <w:pPr>
        <w:rPr>
          <w:del w:id="548" w:author="msi" w:date="2026-09-22T12:38:00Z" w16du:dateUtc="2026-09-22T16:38:00Z"/>
          <w:rFonts w:ascii="Palatino" w:hAnsi="Palatino"/>
        </w:rPr>
      </w:pPr>
      <w:del w:id="54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45D97C08" w14:textId="77777777" w:rsidR="006E5F10" w:rsidRDefault="006E5F10" w:rsidP="006E5F10">
      <w:pPr>
        <w:rPr>
          <w:del w:id="550" w:author="msi" w:date="2026-09-22T12:38:00Z" w16du:dateUtc="2026-09-22T16:38:00Z"/>
          <w:rFonts w:ascii="Palatino" w:hAnsi="Palatino"/>
        </w:rPr>
      </w:pPr>
      <w:del w:id="55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43780989" w14:textId="77777777" w:rsidR="00BD739E" w:rsidRPr="00A57D50" w:rsidRDefault="00BD739E" w:rsidP="00BD739E">
      <w:pPr>
        <w:pBdr>
          <w:bottom w:val="single" w:sz="4" w:space="1" w:color="auto"/>
        </w:pBdr>
        <w:rPr>
          <w:del w:id="552" w:author="msi" w:date="2026-09-22T12:38:00Z" w16du:dateUtc="2026-09-22T16:38:00Z"/>
          <w:rFonts w:ascii="Palatino" w:hAnsi="Palatino"/>
        </w:rPr>
      </w:pPr>
    </w:p>
    <w:p w14:paraId="6F12A34F" w14:textId="77777777" w:rsidR="00BD739E" w:rsidRDefault="00BD739E" w:rsidP="00BD739E">
      <w:pPr>
        <w:rPr>
          <w:del w:id="553" w:author="msi" w:date="2026-09-22T12:38:00Z" w16du:dateUtc="2026-09-22T16:38:00Z"/>
          <w:rFonts w:ascii="Palatino" w:hAnsi="Palatino"/>
        </w:rPr>
      </w:pPr>
    </w:p>
    <w:p w14:paraId="39100609" w14:textId="77777777" w:rsidR="002B25B3" w:rsidRDefault="007D76DC" w:rsidP="0006025D">
      <w:pPr>
        <w:rPr>
          <w:del w:id="554" w:author="msi" w:date="2026-09-22T12:38:00Z" w16du:dateUtc="2026-09-22T16:38:00Z"/>
          <w:rFonts w:ascii="Palatino" w:hAnsi="Palatino"/>
          <w:b/>
          <w:bCs/>
        </w:rPr>
      </w:pPr>
      <w:del w:id="555" w:author="msi" w:date="2026-09-22T12:38:00Z" w16du:dateUtc="2026-09-22T16:38:00Z">
        <w:r>
          <w:rPr>
            <w:rFonts w:ascii="Palatino" w:hAnsi="Palatino"/>
            <w:b/>
            <w:bCs/>
          </w:rPr>
          <w:delText>1</w:delText>
        </w:r>
        <w:r w:rsidR="002B25B3">
          <w:rPr>
            <w:rFonts w:ascii="Palatino" w:hAnsi="Palatino"/>
            <w:b/>
            <w:bCs/>
          </w:rPr>
          <w:delText>8</w:delText>
        </w:r>
        <w:r w:rsidR="00622BEC">
          <w:rPr>
            <w:rFonts w:ascii="Palatino" w:hAnsi="Palatino"/>
            <w:b/>
            <w:bCs/>
          </w:rPr>
          <w:delText>.</w:delText>
        </w:r>
        <w:r w:rsidR="00BD739E" w:rsidRPr="00A57D50">
          <w:rPr>
            <w:rFonts w:ascii="Palatino" w:hAnsi="Palatino"/>
            <w:b/>
            <w:bCs/>
          </w:rPr>
          <w:delText xml:space="preserve">Apelação Cível </w:delText>
        </w:r>
        <w:r w:rsidR="00BD739E">
          <w:rPr>
            <w:rFonts w:ascii="Palatino" w:hAnsi="Palatino"/>
            <w:b/>
            <w:bCs/>
          </w:rPr>
          <w:delText>nº</w:delText>
        </w:r>
        <w:r w:rsidR="00BD739E" w:rsidRPr="00A57D50">
          <w:rPr>
            <w:rFonts w:ascii="Palatino" w:hAnsi="Palatino"/>
            <w:b/>
            <w:bCs/>
          </w:rPr>
          <w:delText xml:space="preserve"> </w:delText>
        </w:r>
        <w:r w:rsidR="00A57D50" w:rsidRPr="00A57D50">
          <w:rPr>
            <w:rFonts w:ascii="Palatino" w:hAnsi="Palatino"/>
            <w:b/>
            <w:bCs/>
          </w:rPr>
          <w:delText xml:space="preserve">0600376-58.2022.8.04.2400  </w:delText>
        </w:r>
        <w:r w:rsidR="002B25B3">
          <w:rPr>
            <w:rFonts w:ascii="Palatino" w:hAnsi="Palatino"/>
            <w:b/>
            <w:bCs/>
          </w:rPr>
          <w:delText xml:space="preserve">Sustentação Oral  </w:delText>
        </w:r>
        <w:r w:rsidR="002B25B3" w:rsidRPr="00A57D50">
          <w:rPr>
            <w:rFonts w:ascii="Palatino" w:hAnsi="Palatino"/>
            <w:b/>
            <w:bCs/>
          </w:rPr>
          <w:delText xml:space="preserve">Apelado </w:delText>
        </w:r>
      </w:del>
    </w:p>
    <w:p w14:paraId="36C45652" w14:textId="77777777" w:rsidR="00A57D50" w:rsidRPr="00A57D50" w:rsidRDefault="00A57D50" w:rsidP="0006025D">
      <w:pPr>
        <w:rPr>
          <w:del w:id="556" w:author="msi" w:date="2026-09-22T12:38:00Z" w16du:dateUtc="2026-09-22T16:38:00Z"/>
          <w:rFonts w:ascii="Palatino" w:hAnsi="Palatino"/>
        </w:rPr>
      </w:pPr>
      <w:del w:id="55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Única de Atalaia do Norte</w:delText>
        </w:r>
      </w:del>
    </w:p>
    <w:p w14:paraId="25305378" w14:textId="77777777" w:rsidR="00A57D50" w:rsidRPr="00A57D50" w:rsidRDefault="00A57D50" w:rsidP="0006025D">
      <w:pPr>
        <w:rPr>
          <w:del w:id="558" w:author="msi" w:date="2026-09-22T12:38:00Z" w16du:dateUtc="2026-09-22T16:38:00Z"/>
          <w:rFonts w:ascii="Palatino" w:hAnsi="Palatino"/>
        </w:rPr>
      </w:pPr>
      <w:del w:id="559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Nome do juiz prolator da sentença Não informado</w:delText>
        </w:r>
      </w:del>
    </w:p>
    <w:p w14:paraId="49FEE79A" w14:textId="77777777" w:rsidR="00A57D50" w:rsidRPr="00A57D50" w:rsidRDefault="00A57D50" w:rsidP="0006025D">
      <w:pPr>
        <w:rPr>
          <w:del w:id="560" w:author="msi" w:date="2026-09-22T12:38:00Z" w16du:dateUtc="2026-09-22T16:38:00Z"/>
          <w:rFonts w:ascii="Palatino" w:hAnsi="Palatino"/>
        </w:rPr>
      </w:pPr>
      <w:del w:id="561" w:author="msi" w:date="2026-09-22T12:38:00Z" w16du:dateUtc="2026-09-22T16:38:00Z">
        <w:r w:rsidRPr="005066FB">
          <w:rPr>
            <w:rFonts w:ascii="Palatino" w:hAnsi="Palatino"/>
            <w:b/>
          </w:rPr>
          <w:delText xml:space="preserve">Apelante : Jeanne Gouvea dos Reis.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 xml:space="preserve">: Ronaldo Caldas da Silva Maricaua (15737/AM). </w:delText>
        </w:r>
        <w:r w:rsidRPr="00A57D50">
          <w:rPr>
            <w:rFonts w:ascii="Palatino" w:hAnsi="Palatino"/>
          </w:rPr>
          <w:br/>
        </w:r>
        <w:r w:rsidRPr="005066FB">
          <w:rPr>
            <w:rFonts w:ascii="Palatino" w:hAnsi="Palatino"/>
            <w:b/>
          </w:rPr>
          <w:delText xml:space="preserve">Apelado  : Banco Industrial do Brasil S/A. </w:delText>
        </w:r>
        <w:r w:rsidRPr="005066FB">
          <w:rPr>
            <w:rFonts w:ascii="Palatino" w:hAnsi="Palatino"/>
            <w:b/>
          </w:rPr>
          <w:br/>
        </w:r>
        <w:r w:rsidRPr="00A57D50">
          <w:rPr>
            <w:rFonts w:ascii="Palatino" w:hAnsi="Palatino"/>
          </w:rPr>
          <w:delText xml:space="preserve">Advogado </w:delText>
        </w:r>
        <w:r w:rsidRPr="00A57D50">
          <w:rPr>
            <w:rFonts w:ascii="Palatino" w:hAnsi="Palatino"/>
          </w:rPr>
          <w:tab/>
          <w:delText>: Wilson Sales Belchior (1037A/AM)</w:delText>
        </w:r>
      </w:del>
    </w:p>
    <w:p w14:paraId="5307E3F3" w14:textId="77777777" w:rsidR="006E5F10" w:rsidRDefault="006E5F10" w:rsidP="006E5F10">
      <w:pPr>
        <w:rPr>
          <w:del w:id="562" w:author="msi" w:date="2026-09-22T12:38:00Z" w16du:dateUtc="2026-09-22T16:38:00Z"/>
          <w:rFonts w:ascii="Palatino" w:hAnsi="Palatino"/>
          <w:b/>
          <w:bCs/>
        </w:rPr>
      </w:pPr>
      <w:del w:id="56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70C0B56B" w14:textId="77777777" w:rsidR="006E5F10" w:rsidRPr="00A57D50" w:rsidRDefault="006E5F10" w:rsidP="006E5F10">
      <w:pPr>
        <w:rPr>
          <w:del w:id="564" w:author="msi" w:date="2026-09-22T12:38:00Z" w16du:dateUtc="2026-09-22T16:38:00Z"/>
          <w:rFonts w:ascii="Palatino" w:hAnsi="Palatino"/>
        </w:rPr>
      </w:pPr>
      <w:del w:id="56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2BFCC967" w14:textId="77777777" w:rsidR="006E5F10" w:rsidRDefault="006E5F10" w:rsidP="006E5F10">
      <w:pPr>
        <w:rPr>
          <w:del w:id="566" w:author="msi" w:date="2026-09-22T12:38:00Z" w16du:dateUtc="2026-09-22T16:38:00Z"/>
          <w:rFonts w:ascii="Palatino" w:hAnsi="Palatino"/>
        </w:rPr>
      </w:pPr>
      <w:del w:id="567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1BC72DE4" w14:textId="77777777" w:rsidR="00A57D50" w:rsidRPr="00A57D50" w:rsidRDefault="00A57D50" w:rsidP="00BD739E">
      <w:pPr>
        <w:pBdr>
          <w:bottom w:val="single" w:sz="4" w:space="1" w:color="auto"/>
        </w:pBdr>
        <w:rPr>
          <w:del w:id="568" w:author="msi" w:date="2026-09-22T12:38:00Z" w16du:dateUtc="2026-09-22T16:38:00Z"/>
          <w:rFonts w:ascii="Palatino" w:hAnsi="Palatino"/>
        </w:rPr>
      </w:pPr>
    </w:p>
    <w:p w14:paraId="43384384" w14:textId="77777777" w:rsidR="00BD739E" w:rsidRDefault="00BD739E" w:rsidP="00BD739E">
      <w:pPr>
        <w:rPr>
          <w:del w:id="569" w:author="msi" w:date="2026-09-22T12:38:00Z" w16du:dateUtc="2026-09-22T16:38:00Z"/>
          <w:rFonts w:ascii="Palatino" w:hAnsi="Palatino"/>
          <w:b/>
          <w:bCs/>
        </w:rPr>
      </w:pPr>
    </w:p>
    <w:p w14:paraId="608307ED" w14:textId="77777777" w:rsidR="007F11D2" w:rsidRDefault="007F11D2" w:rsidP="0006025D">
      <w:pPr>
        <w:rPr>
          <w:del w:id="570" w:author="msi" w:date="2026-09-22T12:38:00Z" w16du:dateUtc="2026-09-22T16:38:00Z"/>
          <w:rFonts w:ascii="Palatino" w:hAnsi="Palatino"/>
        </w:rPr>
      </w:pPr>
    </w:p>
    <w:p w14:paraId="1DD3FB4C" w14:textId="77777777" w:rsidR="007D76DC" w:rsidRDefault="007D76DC" w:rsidP="0006025D">
      <w:pPr>
        <w:rPr>
          <w:del w:id="571" w:author="msi" w:date="2026-09-22T12:38:00Z" w16du:dateUtc="2026-09-22T16:38:00Z"/>
          <w:rFonts w:ascii="Palatino" w:hAnsi="Palatino"/>
          <w:b/>
          <w:u w:val="single"/>
        </w:rPr>
      </w:pPr>
    </w:p>
    <w:p w14:paraId="685C512C" w14:textId="77777777" w:rsidR="007D76DC" w:rsidRDefault="007D76DC" w:rsidP="0006025D">
      <w:pPr>
        <w:rPr>
          <w:del w:id="572" w:author="msi" w:date="2026-09-22T12:38:00Z" w16du:dateUtc="2026-09-22T16:38:00Z"/>
          <w:rFonts w:ascii="Palatino" w:hAnsi="Palatino"/>
          <w:b/>
          <w:u w:val="single"/>
        </w:rPr>
      </w:pPr>
    </w:p>
    <w:p w14:paraId="38A2F886" w14:textId="77777777" w:rsidR="007D76DC" w:rsidRDefault="007D76DC" w:rsidP="0006025D">
      <w:pPr>
        <w:rPr>
          <w:del w:id="573" w:author="msi" w:date="2026-09-22T12:38:00Z" w16du:dateUtc="2026-09-22T16:38:00Z"/>
          <w:rFonts w:ascii="Palatino" w:hAnsi="Palatino"/>
          <w:b/>
          <w:u w:val="single"/>
        </w:rPr>
      </w:pPr>
    </w:p>
    <w:p w14:paraId="5F2509F7" w14:textId="77777777" w:rsidR="007D76DC" w:rsidRDefault="007D76DC" w:rsidP="0006025D">
      <w:pPr>
        <w:rPr>
          <w:del w:id="574" w:author="msi" w:date="2026-09-22T12:38:00Z" w16du:dateUtc="2026-09-22T16:38:00Z"/>
          <w:rFonts w:ascii="Palatino" w:hAnsi="Palatino"/>
          <w:b/>
          <w:u w:val="single"/>
        </w:rPr>
      </w:pPr>
    </w:p>
    <w:p w14:paraId="2AFC280A" w14:textId="77777777" w:rsidR="007D76DC" w:rsidRDefault="007D76DC" w:rsidP="0006025D">
      <w:pPr>
        <w:rPr>
          <w:del w:id="575" w:author="msi" w:date="2026-09-22T12:38:00Z" w16du:dateUtc="2026-09-22T16:38:00Z"/>
          <w:rFonts w:ascii="Palatino" w:hAnsi="Palatino"/>
          <w:b/>
          <w:u w:val="single"/>
        </w:rPr>
      </w:pPr>
    </w:p>
    <w:p w14:paraId="2698E346" w14:textId="77777777" w:rsidR="007D76DC" w:rsidRDefault="007D76DC" w:rsidP="0006025D">
      <w:pPr>
        <w:rPr>
          <w:del w:id="576" w:author="msi" w:date="2026-09-22T12:38:00Z" w16du:dateUtc="2026-09-22T16:38:00Z"/>
          <w:rFonts w:ascii="Palatino" w:hAnsi="Palatino"/>
          <w:b/>
          <w:u w:val="single"/>
        </w:rPr>
      </w:pPr>
    </w:p>
    <w:p w14:paraId="5253AD86" w14:textId="77777777" w:rsidR="007D76DC" w:rsidRDefault="007D76DC" w:rsidP="0006025D">
      <w:pPr>
        <w:rPr>
          <w:del w:id="577" w:author="msi" w:date="2026-09-22T12:38:00Z" w16du:dateUtc="2026-09-22T16:38:00Z"/>
          <w:rFonts w:ascii="Palatino" w:hAnsi="Palatino"/>
          <w:b/>
          <w:u w:val="single"/>
        </w:rPr>
      </w:pPr>
    </w:p>
    <w:p w14:paraId="6F34D740" w14:textId="77777777" w:rsidR="007F11D2" w:rsidRPr="005066FB" w:rsidRDefault="005066FB" w:rsidP="0006025D">
      <w:pPr>
        <w:rPr>
          <w:del w:id="578" w:author="msi" w:date="2026-09-22T12:38:00Z" w16du:dateUtc="2026-09-22T16:38:00Z"/>
          <w:rFonts w:ascii="Palatino" w:hAnsi="Palatino"/>
          <w:b/>
          <w:u w:val="single"/>
        </w:rPr>
      </w:pPr>
      <w:del w:id="579" w:author="msi" w:date="2026-09-22T12:38:00Z" w16du:dateUtc="2026-09-22T16:38:00Z">
        <w:r w:rsidRPr="005066FB">
          <w:rPr>
            <w:rFonts w:ascii="Palatino" w:hAnsi="Palatino"/>
            <w:b/>
            <w:u w:val="single"/>
          </w:rPr>
          <w:delText>SEGREDO DE JUSTIÇA</w:delText>
        </w:r>
      </w:del>
    </w:p>
    <w:p w14:paraId="5932AFD4" w14:textId="77777777" w:rsidR="007F11D2" w:rsidRDefault="007F11D2" w:rsidP="0006025D">
      <w:pPr>
        <w:rPr>
          <w:del w:id="580" w:author="msi" w:date="2026-09-22T12:38:00Z" w16du:dateUtc="2026-09-22T16:38:00Z"/>
          <w:rFonts w:ascii="Palatino" w:hAnsi="Palatino"/>
          <w:b/>
        </w:rPr>
      </w:pPr>
    </w:p>
    <w:p w14:paraId="08904258" w14:textId="77777777" w:rsidR="005066FB" w:rsidRPr="00A57D50" w:rsidRDefault="007D76DC" w:rsidP="002614F0">
      <w:pPr>
        <w:ind w:right="-876"/>
        <w:rPr>
          <w:del w:id="581" w:author="msi" w:date="2026-09-22T12:38:00Z" w16du:dateUtc="2026-09-22T16:38:00Z"/>
          <w:rFonts w:ascii="Palatino" w:hAnsi="Palatino"/>
          <w:b/>
          <w:bCs/>
        </w:rPr>
      </w:pPr>
      <w:del w:id="582" w:author="msi" w:date="2026-09-22T12:38:00Z" w16du:dateUtc="2026-09-22T16:38:00Z">
        <w:r>
          <w:rPr>
            <w:rFonts w:ascii="Palatino" w:hAnsi="Palatino"/>
            <w:b/>
            <w:bCs/>
          </w:rPr>
          <w:delText>19</w:delText>
        </w:r>
        <w:r w:rsidR="00622BEC">
          <w:rPr>
            <w:rFonts w:ascii="Palatino" w:hAnsi="Palatino"/>
            <w:b/>
            <w:bCs/>
          </w:rPr>
          <w:delText>.</w:delText>
        </w:r>
        <w:r w:rsidR="005066FB" w:rsidRPr="00A57D50">
          <w:rPr>
            <w:rFonts w:ascii="Palatino" w:hAnsi="Palatino"/>
            <w:b/>
            <w:bCs/>
          </w:rPr>
          <w:delText xml:space="preserve">Agravo de Instrumento </w:delText>
        </w:r>
        <w:r w:rsidR="005066FB">
          <w:rPr>
            <w:rFonts w:ascii="Palatino" w:hAnsi="Palatino"/>
            <w:b/>
            <w:bCs/>
          </w:rPr>
          <w:delText>nº</w:delText>
        </w:r>
        <w:r w:rsidR="005066FB" w:rsidRPr="00A57D50">
          <w:rPr>
            <w:rFonts w:ascii="Palatino" w:hAnsi="Palatino"/>
            <w:b/>
            <w:bCs/>
          </w:rPr>
          <w:delText xml:space="preserve"> 4006631-98.2023.8.04.0000  </w:delText>
        </w:r>
        <w:r w:rsidR="002614F0">
          <w:rPr>
            <w:rFonts w:ascii="Palatino" w:hAnsi="Palatino"/>
            <w:b/>
            <w:bCs/>
          </w:rPr>
          <w:delText>Sustentação Oral  Ambas as partes</w:delText>
        </w:r>
        <w:r w:rsidR="005066FB">
          <w:rPr>
            <w:rFonts w:ascii="Palatino" w:hAnsi="Palatino"/>
            <w:b/>
            <w:bCs/>
          </w:rPr>
          <w:delText xml:space="preserve"> </w:delText>
        </w:r>
        <w:r w:rsidR="005066FB" w:rsidRPr="00A57D50">
          <w:rPr>
            <w:rFonts w:ascii="Palatino" w:hAnsi="Palatino"/>
            <w:b/>
            <w:bCs/>
          </w:rPr>
          <w:delText xml:space="preserve"> </w:delText>
        </w:r>
        <w:r w:rsidR="005066FB">
          <w:rPr>
            <w:rFonts w:ascii="Palatino" w:hAnsi="Palatino"/>
            <w:b/>
            <w:bCs/>
          </w:rPr>
          <w:delText xml:space="preserve">   </w:delText>
        </w:r>
        <w:r w:rsidR="002614F0">
          <w:rPr>
            <w:rFonts w:ascii="Palatino" w:hAnsi="Palatino"/>
            <w:b/>
            <w:bCs/>
          </w:rPr>
          <w:delText xml:space="preserve"> </w:delText>
        </w:r>
      </w:del>
    </w:p>
    <w:p w14:paraId="214DD3C8" w14:textId="69EC5F80" w:rsidR="005066FB" w:rsidRPr="00A57D50" w:rsidRDefault="005066FB" w:rsidP="005066FB">
      <w:pPr>
        <w:rPr>
          <w:del w:id="583" w:author="msi" w:date="2026-09-22T12:38:00Z" w16du:dateUtc="2026-09-22T16:38:00Z"/>
          <w:rFonts w:ascii="Palatino" w:hAnsi="Palatino"/>
        </w:rPr>
      </w:pPr>
      <w:del w:id="584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Vara de Órfãos e Sucessões</w:delText>
        </w:r>
        <w:r w:rsidR="002614F0">
          <w:rPr>
            <w:rFonts w:ascii="Palatino" w:hAnsi="Palatino"/>
          </w:rPr>
          <w:delText xml:space="preserve">                            </w:delText>
        </w:r>
        <w:r w:rsidR="00E15A6E">
          <w:rPr>
            <w:rFonts w:ascii="Palatino" w:hAnsi="Palatino"/>
          </w:rPr>
          <w:delText xml:space="preserve">                </w:delText>
        </w:r>
        <w:r w:rsidR="002614F0">
          <w:rPr>
            <w:rFonts w:ascii="Palatino" w:hAnsi="Palatino"/>
          </w:rPr>
          <w:delText xml:space="preserve"> </w:delText>
        </w:r>
        <w:r w:rsidR="002614F0">
          <w:rPr>
            <w:rFonts w:ascii="Palatino" w:hAnsi="Palatino"/>
            <w:b/>
            <w:bCs/>
          </w:rPr>
          <w:delText>Segredo de Justiça</w:delText>
        </w:r>
      </w:del>
    </w:p>
    <w:p w14:paraId="41C260C5" w14:textId="77777777" w:rsidR="005066FB" w:rsidRPr="00A57D50" w:rsidRDefault="005066FB" w:rsidP="005066FB">
      <w:pPr>
        <w:rPr>
          <w:del w:id="585" w:author="msi" w:date="2026-09-22T12:38:00Z" w16du:dateUtc="2026-09-22T16:38:00Z"/>
          <w:rFonts w:ascii="Palatino" w:hAnsi="Palatino"/>
        </w:rPr>
      </w:pPr>
      <w:del w:id="586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Alexandre Lopes Lasmar</w:delText>
        </w:r>
      </w:del>
    </w:p>
    <w:p w14:paraId="5907397C" w14:textId="77777777" w:rsidR="005066FB" w:rsidRPr="00A57D50" w:rsidRDefault="005066FB" w:rsidP="005066FB">
      <w:pPr>
        <w:ind w:right="-1018"/>
        <w:rPr>
          <w:del w:id="587" w:author="msi" w:date="2026-09-22T12:38:00Z" w16du:dateUtc="2026-09-22T16:38:00Z"/>
          <w:rFonts w:ascii="Palatino" w:hAnsi="Palatino"/>
        </w:rPr>
      </w:pPr>
      <w:del w:id="588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Agravante  : E. de S. C. M. 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Francisco Adonias Pinheiro (1584/AM). Arnoldo Bentes Coimbra (345/AM).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 xml:space="preserve">Agravado   : Z. A. de S. M. M. . </w:delText>
        </w:r>
        <w:r w:rsidRPr="00A57D50">
          <w:rPr>
            <w:rFonts w:ascii="Palatino" w:hAnsi="Palatino"/>
            <w:b/>
            <w:bCs/>
          </w:rPr>
          <w:br/>
        </w:r>
        <w:r w:rsidRPr="00A57D50">
          <w:rPr>
            <w:rFonts w:ascii="Palatino" w:hAnsi="Palatino"/>
          </w:rPr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 </w:delText>
        </w:r>
        <w:r w:rsidRPr="00A57D50">
          <w:rPr>
            <w:rFonts w:ascii="Palatino" w:hAnsi="Palatino"/>
          </w:rPr>
          <w:tab/>
          <w:delText xml:space="preserve">: Rarison Tataira da Silva (263/RR). Miriam Regina Cunha Dutra (4869/AM). Rogiany Nascimento Martins (1461A/AM).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Terceiro I : M. P. do E. do A.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053534AC" w14:textId="77777777" w:rsidR="005066FB" w:rsidRDefault="005066FB" w:rsidP="005066FB">
      <w:pPr>
        <w:rPr>
          <w:del w:id="589" w:author="msi" w:date="2026-09-22T12:38:00Z" w16du:dateUtc="2026-09-22T16:38:00Z"/>
          <w:rFonts w:ascii="Palatino" w:hAnsi="Palatino"/>
          <w:b/>
          <w:bCs/>
        </w:rPr>
      </w:pPr>
      <w:del w:id="590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>
          <w:rPr>
            <w:rFonts w:ascii="Palatino" w:hAnsi="Palatino"/>
            <w:b/>
            <w:bCs/>
          </w:rPr>
          <w:delText>/Membro:</w:delText>
        </w:r>
        <w:r w:rsidRPr="00355C0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>Exma.Sra.Desa.</w:delText>
        </w:r>
        <w:r w:rsidRPr="00A57D50">
          <w:rPr>
            <w:rFonts w:ascii="Palatino" w:hAnsi="Palatino"/>
          </w:rPr>
          <w:delText>Maria das Graças Pessoa Figueiredo</w:delText>
        </w:r>
      </w:del>
    </w:p>
    <w:p w14:paraId="6532702A" w14:textId="77777777" w:rsidR="005066FB" w:rsidRPr="00A57D50" w:rsidRDefault="005066FB" w:rsidP="005066FB">
      <w:pPr>
        <w:rPr>
          <w:del w:id="591" w:author="msi" w:date="2026-09-22T12:38:00Z" w16du:dateUtc="2026-09-22T16:38:00Z"/>
          <w:rFonts w:ascii="Palatino" w:hAnsi="Palatino"/>
        </w:rPr>
      </w:pPr>
      <w:del w:id="592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>
          <w:rPr>
            <w:rFonts w:ascii="Palatino" w:hAnsi="Palatino"/>
            <w:b/>
            <w:bCs/>
          </w:rPr>
          <w:delText xml:space="preserve">    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 xml:space="preserve">   </w:delText>
        </w:r>
        <w:r w:rsidRPr="007F051D">
          <w:rPr>
            <w:rFonts w:ascii="Palatino" w:hAnsi="Palatino"/>
            <w:b/>
            <w:bCs/>
          </w:rPr>
          <w:delText>Exmo.Sr.Des.</w:delText>
        </w:r>
        <w:r w:rsidRPr="00A57D50">
          <w:rPr>
            <w:rFonts w:ascii="Palatino" w:hAnsi="Palatino"/>
            <w:b/>
            <w:bCs/>
          </w:rPr>
          <w:delText xml:space="preserve"> Flávio Humberto Pascarelli Lopes</w:delText>
        </w:r>
      </w:del>
    </w:p>
    <w:p w14:paraId="5B05F89D" w14:textId="77777777" w:rsidR="005066FB" w:rsidRDefault="005066FB" w:rsidP="005066FB">
      <w:pPr>
        <w:rPr>
          <w:del w:id="593" w:author="msi" w:date="2026-09-22T12:38:00Z" w16du:dateUtc="2026-09-22T16:38:00Z"/>
          <w:rFonts w:ascii="Palatino" w:hAnsi="Palatino"/>
        </w:rPr>
      </w:pPr>
      <w:del w:id="594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>
          <w:rPr>
            <w:rFonts w:ascii="Palatino" w:hAnsi="Palatino"/>
          </w:rPr>
          <w:delText xml:space="preserve"> 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0F1F7475" w14:textId="77777777" w:rsidR="005066FB" w:rsidRDefault="005066FB" w:rsidP="005066FB">
      <w:pPr>
        <w:pBdr>
          <w:bottom w:val="single" w:sz="4" w:space="1" w:color="auto"/>
        </w:pBdr>
        <w:rPr>
          <w:del w:id="595" w:author="msi" w:date="2026-09-22T12:38:00Z" w16du:dateUtc="2026-09-22T16:38:00Z"/>
          <w:rFonts w:ascii="Palatino" w:hAnsi="Palatino"/>
          <w:b/>
          <w:bCs/>
        </w:rPr>
      </w:pPr>
    </w:p>
    <w:p w14:paraId="44C362AD" w14:textId="77777777" w:rsidR="00F310DA" w:rsidRDefault="00F310DA" w:rsidP="0006025D">
      <w:pPr>
        <w:rPr>
          <w:del w:id="596" w:author="msi" w:date="2026-09-22T12:38:00Z" w16du:dateUtc="2026-09-22T16:38:00Z"/>
          <w:rFonts w:ascii="Palatino" w:hAnsi="Palatino"/>
          <w:b/>
        </w:rPr>
      </w:pPr>
    </w:p>
    <w:p w14:paraId="16AD6D34" w14:textId="77777777" w:rsidR="00A57D50" w:rsidRPr="007F11D2" w:rsidRDefault="003C4FB5" w:rsidP="0006025D">
      <w:pPr>
        <w:rPr>
          <w:del w:id="597" w:author="msi" w:date="2026-09-22T12:38:00Z" w16du:dateUtc="2026-09-22T16:38:00Z"/>
          <w:rFonts w:ascii="Palatino" w:hAnsi="Palatino"/>
          <w:b/>
        </w:rPr>
      </w:pPr>
      <w:del w:id="598" w:author="msi" w:date="2026-09-22T12:38:00Z" w16du:dateUtc="2026-09-22T16:38:00Z">
        <w:r w:rsidRPr="007F11D2">
          <w:rPr>
            <w:rFonts w:ascii="Palatino" w:hAnsi="Palatino"/>
            <w:b/>
          </w:rPr>
          <w:delText>Julgamento em Mesa</w:delText>
        </w:r>
      </w:del>
    </w:p>
    <w:p w14:paraId="16431C04" w14:textId="77777777" w:rsidR="003C4FB5" w:rsidRDefault="003C4FB5" w:rsidP="0006025D">
      <w:pPr>
        <w:rPr>
          <w:del w:id="599" w:author="msi" w:date="2026-09-22T12:38:00Z" w16du:dateUtc="2026-09-22T16:38:00Z"/>
          <w:rFonts w:ascii="Palatino" w:hAnsi="Palatino"/>
        </w:rPr>
      </w:pPr>
    </w:p>
    <w:p w14:paraId="27967ACE" w14:textId="77777777" w:rsidR="004A30A5" w:rsidRPr="004A30A5" w:rsidRDefault="004A30A5" w:rsidP="003C4FB5">
      <w:pPr>
        <w:rPr>
          <w:del w:id="600" w:author="msi" w:date="2026-09-22T12:38:00Z" w16du:dateUtc="2026-09-22T16:38:00Z"/>
          <w:rFonts w:ascii="Palatino" w:hAnsi="Palatino"/>
          <w:b/>
          <w:bCs/>
          <w:u w:val="single"/>
        </w:rPr>
      </w:pPr>
      <w:del w:id="601" w:author="msi" w:date="2026-09-22T12:38:00Z" w16du:dateUtc="2026-09-22T16:38:00Z">
        <w:r w:rsidRPr="004A30A5">
          <w:rPr>
            <w:rFonts w:ascii="Palatino" w:hAnsi="Palatino"/>
            <w:b/>
            <w:bCs/>
            <w:u w:val="single"/>
          </w:rPr>
          <w:delText>Relator</w:delText>
        </w:r>
        <w:r w:rsidRPr="004A30A5">
          <w:rPr>
            <w:rFonts w:ascii="Palatino" w:hAnsi="Palatino"/>
            <w:b/>
            <w:u w:val="single"/>
          </w:rPr>
          <w:delText>a</w:delText>
        </w:r>
        <w:r w:rsidRPr="004A30A5">
          <w:rPr>
            <w:rFonts w:ascii="Palatino" w:hAnsi="Palatino"/>
            <w:u w:val="single"/>
          </w:rPr>
          <w:delText xml:space="preserve"> </w:delText>
        </w:r>
        <w:r w:rsidRPr="004A30A5">
          <w:rPr>
            <w:rFonts w:ascii="Palatino" w:hAnsi="Palatino"/>
            <w:b/>
            <w:bCs/>
            <w:u w:val="single"/>
          </w:rPr>
          <w:delText>Exma.Sra.Desa. Maria das Graças Pessoa Figueiredo</w:delText>
        </w:r>
      </w:del>
    </w:p>
    <w:p w14:paraId="52F1F0E6" w14:textId="77777777" w:rsidR="004A30A5" w:rsidRDefault="004A30A5" w:rsidP="003C4FB5">
      <w:pPr>
        <w:rPr>
          <w:del w:id="602" w:author="msi" w:date="2026-09-22T12:38:00Z" w16du:dateUtc="2026-09-22T16:38:00Z"/>
          <w:rFonts w:ascii="Palatino" w:hAnsi="Palatino"/>
          <w:b/>
          <w:bCs/>
        </w:rPr>
      </w:pPr>
    </w:p>
    <w:p w14:paraId="26B38D02" w14:textId="77777777" w:rsidR="003C4FB5" w:rsidRPr="00A57D50" w:rsidRDefault="00622BEC" w:rsidP="003C4FB5">
      <w:pPr>
        <w:rPr>
          <w:del w:id="603" w:author="msi" w:date="2026-09-22T12:38:00Z" w16du:dateUtc="2026-09-22T16:38:00Z"/>
          <w:rFonts w:ascii="Palatino" w:hAnsi="Palatino"/>
          <w:b/>
          <w:bCs/>
        </w:rPr>
      </w:pPr>
      <w:del w:id="604" w:author="msi" w:date="2026-09-22T12:38:00Z" w16du:dateUtc="2026-09-22T16:38:00Z">
        <w:r>
          <w:rPr>
            <w:rFonts w:ascii="Palatino" w:hAnsi="Palatino"/>
            <w:b/>
            <w:bCs/>
          </w:rPr>
          <w:delText>1.</w:delText>
        </w:r>
        <w:r w:rsidR="003C4FB5" w:rsidRPr="00A57D50">
          <w:rPr>
            <w:rFonts w:ascii="Palatino" w:hAnsi="Palatino"/>
            <w:b/>
            <w:bCs/>
          </w:rPr>
          <w:delText xml:space="preserve">Agravo Interno Cível </w:delText>
        </w:r>
        <w:r w:rsidR="003C4FB5">
          <w:rPr>
            <w:rFonts w:ascii="Palatino" w:hAnsi="Palatino"/>
            <w:b/>
            <w:bCs/>
          </w:rPr>
          <w:delText xml:space="preserve"> nº </w:delText>
        </w:r>
        <w:r w:rsidR="003C4FB5" w:rsidRPr="00A57D50">
          <w:rPr>
            <w:rFonts w:ascii="Palatino" w:hAnsi="Palatino"/>
            <w:b/>
            <w:bCs/>
          </w:rPr>
          <w:delText xml:space="preserve">0000173-36.2023.8.04.0000  </w:delText>
        </w:r>
        <w:r w:rsidR="003C4FB5">
          <w:rPr>
            <w:rFonts w:ascii="Palatino" w:hAnsi="Palatino"/>
            <w:b/>
            <w:bCs/>
          </w:rPr>
          <w:delText xml:space="preserve"> </w:delText>
        </w:r>
      </w:del>
    </w:p>
    <w:p w14:paraId="51355D51" w14:textId="77777777" w:rsidR="003C4FB5" w:rsidRPr="00A57D50" w:rsidRDefault="003C4FB5" w:rsidP="003C4FB5">
      <w:pPr>
        <w:rPr>
          <w:del w:id="605" w:author="msi" w:date="2026-09-22T12:38:00Z" w16du:dateUtc="2026-09-22T16:38:00Z"/>
          <w:rFonts w:ascii="Palatino" w:hAnsi="Palatino"/>
        </w:rPr>
      </w:pPr>
      <w:del w:id="606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Origem</w:delText>
        </w:r>
        <w:r w:rsidRPr="00A57D50">
          <w:rPr>
            <w:rFonts w:ascii="Palatino" w:hAnsi="Palatino"/>
          </w:rPr>
          <w:delText>: 19ª Vara Cível e de Acidentes de Trabalho</w:delText>
        </w:r>
      </w:del>
    </w:p>
    <w:p w14:paraId="0749D33B" w14:textId="77777777" w:rsidR="003C4FB5" w:rsidRPr="00A57D50" w:rsidRDefault="003C4FB5" w:rsidP="003C4FB5">
      <w:pPr>
        <w:rPr>
          <w:del w:id="607" w:author="msi" w:date="2026-09-22T12:38:00Z" w16du:dateUtc="2026-09-22T16:38:00Z"/>
          <w:rFonts w:ascii="Palatino" w:hAnsi="Palatino"/>
        </w:rPr>
      </w:pPr>
      <w:del w:id="608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Juiz Prolato</w:delText>
        </w:r>
        <w:r w:rsidRPr="00A57D50">
          <w:rPr>
            <w:rFonts w:ascii="Palatino" w:hAnsi="Palatino"/>
          </w:rPr>
          <w:delText>r: Rogério José da Costa Vieira</w:delText>
        </w:r>
      </w:del>
    </w:p>
    <w:p w14:paraId="36393A01" w14:textId="77777777" w:rsidR="003C4FB5" w:rsidRPr="00A57D50" w:rsidRDefault="003C4FB5" w:rsidP="00646977">
      <w:pPr>
        <w:ind w:right="-1159"/>
        <w:rPr>
          <w:del w:id="609" w:author="msi" w:date="2026-09-22T12:38:00Z" w16du:dateUtc="2026-09-22T16:38:00Z"/>
          <w:rFonts w:ascii="Palatino" w:hAnsi="Palatino"/>
        </w:rPr>
      </w:pPr>
      <w:del w:id="610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Agravante : Genesis Administração de Bens Ltda..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 xml:space="preserve">Advogado: João Bosco A. Toledano (1456/AM). </w:delText>
        </w:r>
        <w:r w:rsidRPr="00A57D50">
          <w:rPr>
            <w:rFonts w:ascii="Palatino" w:hAnsi="Palatino"/>
          </w:rPr>
          <w:br/>
        </w:r>
        <w:r w:rsidRPr="00A57D50">
          <w:rPr>
            <w:rFonts w:ascii="Palatino" w:hAnsi="Palatino"/>
            <w:b/>
            <w:bCs/>
          </w:rPr>
          <w:delText>Agravado  : Superfrio Armazéns Gerais Sa.</w:delText>
        </w:r>
        <w:r w:rsidRPr="00A57D50">
          <w:rPr>
            <w:rFonts w:ascii="Palatino" w:hAnsi="Palatino"/>
          </w:rPr>
          <w:delText xml:space="preserve"> </w:delText>
        </w:r>
        <w:r w:rsidRPr="00A57D50">
          <w:rPr>
            <w:rFonts w:ascii="Palatino" w:hAnsi="Palatino"/>
          </w:rPr>
          <w:br/>
          <w:delText>Advogado</w:delText>
        </w:r>
        <w:r>
          <w:rPr>
            <w:rFonts w:ascii="Palatino" w:hAnsi="Palatino"/>
          </w:rPr>
          <w:delText>s</w:delText>
        </w:r>
        <w:r w:rsidRPr="00A57D50">
          <w:rPr>
            <w:rFonts w:ascii="Palatino" w:hAnsi="Palatino"/>
          </w:rPr>
          <w:delText xml:space="preserve">  : Sergio André Laclau Marques (294474/SP). Júlia Schledorn de Camargo</w:delText>
        </w:r>
        <w:r w:rsidR="00622BEC" w:rsidRPr="00A57D50">
          <w:rPr>
            <w:rFonts w:ascii="Palatino" w:hAnsi="Palatino"/>
          </w:rPr>
          <w:delText>(173203/SP)</w:delText>
        </w:r>
        <w:r w:rsidRPr="00A57D50">
          <w:rPr>
            <w:rFonts w:ascii="Palatino" w:hAnsi="Palatino"/>
          </w:rPr>
          <w:delText xml:space="preserve"> </w:delText>
        </w:r>
      </w:del>
    </w:p>
    <w:p w14:paraId="4C72FB59" w14:textId="77777777" w:rsidR="003C4FB5" w:rsidRPr="00A57D50" w:rsidRDefault="003C4FB5" w:rsidP="003C4FB5">
      <w:pPr>
        <w:rPr>
          <w:del w:id="611" w:author="msi" w:date="2026-09-22T12:38:00Z" w16du:dateUtc="2026-09-22T16:38:00Z"/>
          <w:rFonts w:ascii="Palatino" w:hAnsi="Palatino"/>
        </w:rPr>
      </w:pPr>
      <w:del w:id="612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Presidente</w:delText>
        </w:r>
        <w:r w:rsidR="004A778B">
          <w:rPr>
            <w:rFonts w:ascii="Palatino" w:hAnsi="Palatino"/>
            <w:b/>
            <w:bCs/>
          </w:rPr>
          <w:delText>/Membro</w:delText>
        </w:r>
        <w:r w:rsidRPr="00A57D50">
          <w:rPr>
            <w:rFonts w:ascii="Palatino" w:hAnsi="Palatino"/>
          </w:rPr>
          <w:delText>:</w:delText>
        </w:r>
        <w:r>
          <w:rPr>
            <w:rFonts w:ascii="Palatino" w:hAnsi="Palatino"/>
          </w:rPr>
          <w:delText>Exmo.Sr.Des.</w:delText>
        </w:r>
        <w:r w:rsidRPr="00A57D50">
          <w:rPr>
            <w:rFonts w:ascii="Palatino" w:hAnsi="Palatino"/>
          </w:rPr>
          <w:delText>Cláudio César Ramalheira Roessing</w:delText>
        </w:r>
      </w:del>
    </w:p>
    <w:p w14:paraId="72216E01" w14:textId="77777777" w:rsidR="003C4FB5" w:rsidRPr="00A57D50" w:rsidRDefault="003C4FB5" w:rsidP="003C4FB5">
      <w:pPr>
        <w:rPr>
          <w:del w:id="613" w:author="msi" w:date="2026-09-22T12:38:00Z" w16du:dateUtc="2026-09-22T16:38:00Z"/>
          <w:rFonts w:ascii="Palatino" w:hAnsi="Palatino"/>
        </w:rPr>
      </w:pPr>
      <w:del w:id="614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Relator</w:delText>
        </w:r>
        <w:r w:rsidR="004A30A5">
          <w:rPr>
            <w:rFonts w:ascii="Palatino" w:hAnsi="Palatino"/>
            <w:b/>
            <w:bCs/>
          </w:rPr>
          <w:delText>a</w:delText>
        </w:r>
        <w:r w:rsidRPr="00A57D50">
          <w:rPr>
            <w:rFonts w:ascii="Palatino" w:hAnsi="Palatino"/>
          </w:rPr>
          <w:delText>:</w:delText>
        </w:r>
        <w:r w:rsidRPr="003C4FB5">
          <w:rPr>
            <w:rFonts w:ascii="Palatino" w:hAnsi="Palatino"/>
          </w:rPr>
          <w:delText xml:space="preserve"> </w:delText>
        </w:r>
        <w:r w:rsidRPr="00BD739E">
          <w:rPr>
            <w:rFonts w:ascii="Palatino" w:hAnsi="Palatino"/>
            <w:b/>
            <w:bCs/>
          </w:rPr>
          <w:delText>Exma.Sra.Desa.</w:delText>
        </w:r>
        <w:r w:rsidRPr="00A57D50">
          <w:rPr>
            <w:rFonts w:ascii="Palatino" w:hAnsi="Palatino"/>
            <w:b/>
            <w:bCs/>
          </w:rPr>
          <w:delText xml:space="preserve"> Maria das Graças Pessoa Figueiredo</w:delText>
        </w:r>
        <w:r w:rsidRPr="00A57D50">
          <w:rPr>
            <w:rFonts w:ascii="Palatino" w:hAnsi="Palatino"/>
          </w:rPr>
          <w:tab/>
        </w:r>
        <w:r>
          <w:rPr>
            <w:rFonts w:ascii="Palatino" w:hAnsi="Palatino"/>
          </w:rPr>
          <w:delText xml:space="preserve"> </w:delText>
        </w:r>
      </w:del>
    </w:p>
    <w:p w14:paraId="0786130E" w14:textId="77777777" w:rsidR="00355C00" w:rsidRDefault="003C4FB5" w:rsidP="003C4FB5">
      <w:pPr>
        <w:rPr>
          <w:del w:id="615" w:author="msi" w:date="2026-09-22T12:38:00Z" w16du:dateUtc="2026-09-22T16:38:00Z"/>
          <w:rFonts w:ascii="Palatino" w:hAnsi="Palatino"/>
        </w:rPr>
      </w:pPr>
      <w:del w:id="616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Membro</w:delText>
        </w:r>
        <w:r>
          <w:rPr>
            <w:rFonts w:ascii="Palatino" w:hAnsi="Palatino"/>
            <w:b/>
            <w:bCs/>
          </w:rPr>
          <w:delText xml:space="preserve"> </w:delText>
        </w:r>
        <w:r w:rsidRPr="00A57D50">
          <w:rPr>
            <w:rFonts w:ascii="Palatino" w:hAnsi="Palatino"/>
            <w:b/>
            <w:bCs/>
          </w:rPr>
          <w:delText xml:space="preserve">: </w:delText>
        </w:r>
        <w:r w:rsidRPr="00A57D50">
          <w:rPr>
            <w:rFonts w:ascii="Palatino" w:hAnsi="Palatino"/>
          </w:rPr>
          <w:delText xml:space="preserve"> </w:delText>
        </w:r>
        <w:r w:rsidR="00355C00" w:rsidRPr="00AB2843">
          <w:rPr>
            <w:rFonts w:ascii="Palatino" w:hAnsi="Palatino"/>
          </w:rPr>
          <w:delText xml:space="preserve">Exma. Sra. Desa. Joana dos Santos Meirelles </w:delText>
        </w:r>
      </w:del>
    </w:p>
    <w:p w14:paraId="3D95A8C6" w14:textId="77777777" w:rsidR="00A57D50" w:rsidRPr="00A57D50" w:rsidRDefault="00A57D50" w:rsidP="00355C00">
      <w:pPr>
        <w:pBdr>
          <w:bottom w:val="single" w:sz="4" w:space="1" w:color="auto"/>
        </w:pBdr>
        <w:rPr>
          <w:del w:id="617" w:author="msi" w:date="2026-09-22T12:38:00Z" w16du:dateUtc="2026-09-22T16:38:00Z"/>
          <w:rFonts w:ascii="Palatino" w:hAnsi="Palatino"/>
        </w:rPr>
      </w:pPr>
    </w:p>
    <w:p w14:paraId="31787F9C" w14:textId="77777777" w:rsidR="00355C00" w:rsidRDefault="00355C00" w:rsidP="0006025D">
      <w:pPr>
        <w:rPr>
          <w:del w:id="618" w:author="msi" w:date="2026-09-22T12:38:00Z" w16du:dateUtc="2026-09-22T16:38:00Z"/>
          <w:rFonts w:ascii="Palatino" w:hAnsi="Palatino"/>
          <w:b/>
          <w:bCs/>
        </w:rPr>
      </w:pPr>
    </w:p>
    <w:p w14:paraId="76C448AE" w14:textId="77777777" w:rsidR="00622BEC" w:rsidRDefault="00622BEC" w:rsidP="0006025D">
      <w:pPr>
        <w:rPr>
          <w:del w:id="619" w:author="msi" w:date="2026-09-22T12:38:00Z" w16du:dateUtc="2026-09-22T16:38:00Z"/>
          <w:rFonts w:ascii="Palatino" w:hAnsi="Palatino"/>
          <w:b/>
          <w:bCs/>
        </w:rPr>
      </w:pPr>
    </w:p>
    <w:p w14:paraId="63252036" w14:textId="77777777" w:rsidR="00A57D50" w:rsidRPr="00A57D50" w:rsidRDefault="00A57D50" w:rsidP="0006025D">
      <w:pPr>
        <w:rPr>
          <w:del w:id="620" w:author="msi" w:date="2026-09-22T12:38:00Z" w16du:dateUtc="2026-09-22T16:38:00Z"/>
          <w:rFonts w:ascii="Palatino" w:hAnsi="Palatino"/>
          <w:b/>
          <w:bCs/>
        </w:rPr>
      </w:pPr>
      <w:del w:id="621" w:author="msi" w:date="2026-09-22T12:38:00Z" w16du:dateUtc="2026-09-22T16:38:00Z">
        <w:r w:rsidRPr="00A57D50">
          <w:rPr>
            <w:rFonts w:ascii="Palatino" w:hAnsi="Palatino"/>
            <w:b/>
            <w:bCs/>
          </w:rPr>
          <w:delText xml:space="preserve">Manaus, </w:delText>
        </w:r>
        <w:r w:rsidR="00A6486A" w:rsidRPr="00A6486A">
          <w:rPr>
            <w:rFonts w:ascii="Palatino" w:hAnsi="Palatino"/>
            <w:b/>
            <w:bCs/>
          </w:rPr>
          <w:delText>26</w:delText>
        </w:r>
        <w:r w:rsidRPr="00A57D50">
          <w:rPr>
            <w:rFonts w:ascii="Palatino" w:hAnsi="Palatino"/>
            <w:b/>
            <w:bCs/>
          </w:rPr>
          <w:delText xml:space="preserve"> de agosto de 2024</w:delText>
        </w:r>
      </w:del>
    </w:p>
    <w:p w14:paraId="2251B221" w14:textId="77777777" w:rsidR="00A57D50" w:rsidRPr="00A57D50" w:rsidRDefault="00A57D50" w:rsidP="0006025D">
      <w:pPr>
        <w:rPr>
          <w:del w:id="622" w:author="msi" w:date="2026-09-22T12:38:00Z" w16du:dateUtc="2026-09-22T16:38:00Z"/>
          <w:rFonts w:ascii="Palatino" w:hAnsi="Palatino"/>
          <w:b/>
          <w:bCs/>
        </w:rPr>
      </w:pPr>
      <w:del w:id="623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Zélia Maria Machado de Aragão Peixoto</w:delText>
        </w:r>
      </w:del>
    </w:p>
    <w:p w14:paraId="332B4ECA" w14:textId="77777777" w:rsidR="00A57D50" w:rsidRPr="00A57D50" w:rsidRDefault="00A57D50" w:rsidP="0006025D">
      <w:pPr>
        <w:rPr>
          <w:del w:id="624" w:author="msi" w:date="2026-09-22T12:38:00Z" w16du:dateUtc="2026-09-22T16:38:00Z"/>
          <w:rFonts w:ascii="Palatino" w:hAnsi="Palatino"/>
          <w:b/>
          <w:bCs/>
        </w:rPr>
      </w:pPr>
      <w:del w:id="625" w:author="msi" w:date="2026-09-22T12:38:00Z" w16du:dateUtc="2026-09-22T16:38:00Z">
        <w:r w:rsidRPr="00A57D50">
          <w:rPr>
            <w:rFonts w:ascii="Palatino" w:hAnsi="Palatino"/>
            <w:b/>
            <w:bCs/>
          </w:rPr>
          <w:delText>Secretári</w:delText>
        </w:r>
        <w:r w:rsidR="00A6486A" w:rsidRPr="00A6486A">
          <w:rPr>
            <w:rFonts w:ascii="Palatino" w:hAnsi="Palatino"/>
            <w:b/>
            <w:bCs/>
          </w:rPr>
          <w:delText xml:space="preserve">a </w:delText>
        </w:r>
        <w:r w:rsidRPr="00A57D50">
          <w:rPr>
            <w:rFonts w:ascii="Palatino" w:hAnsi="Palatino"/>
            <w:b/>
            <w:bCs/>
          </w:rPr>
          <w:delText>da Primeira Câmara Cível</w:delText>
        </w:r>
      </w:del>
    </w:p>
    <w:p w14:paraId="1F7A7B12" w14:textId="77777777" w:rsidR="00A57D50" w:rsidRPr="00A57D50" w:rsidRDefault="00A57D50" w:rsidP="0006025D">
      <w:pPr>
        <w:rPr>
          <w:del w:id="626" w:author="msi" w:date="2026-09-22T12:38:00Z" w16du:dateUtc="2026-09-22T16:38:00Z"/>
          <w:rFonts w:ascii="Palatino" w:hAnsi="Palatino"/>
        </w:rPr>
      </w:pPr>
    </w:p>
    <w:p w14:paraId="38D0134B" w14:textId="77777777" w:rsidR="00A42849" w:rsidRDefault="00A42849" w:rsidP="00E62F35">
      <w:pPr>
        <w:rPr>
          <w:rPrChange w:id="627" w:author="msi" w:date="2026-09-22T12:38:00Z" w16du:dateUtc="2026-09-22T16:38:00Z">
            <w:rPr>
              <w:rFonts w:ascii="Palatino" w:hAnsi="Palatino"/>
            </w:rPr>
          </w:rPrChange>
        </w:rPr>
      </w:pPr>
    </w:p>
    <w:sectPr w:rsidR="00A42849">
      <w:headerReference w:type="default" r:id="rId8"/>
      <w:footerReference w:type="default" r:id="rId9"/>
      <w:endnotePr>
        <w:numFmt w:val="lowerRoman"/>
      </w:endnotePr>
      <w:pgSz w:w="11906" w:h="16838"/>
      <w:pgMar w:top="1417" w:right="1417" w:bottom="1417" w:left="1417" w:header="708" w:footer="708" w:gutter="0"/>
      <w:cols w:space="708"/>
      <w:docGrid w:linePitch="360"/>
      <w:sectPrChange w:id="631" w:author="msi" w:date="2026-09-22T12:38:00Z" w16du:dateUtc="2026-09-22T16:38:00Z">
        <w:sectPr w:rsidR="00A42849">
          <w:endnotePr>
            <w:numFmt w:val="decimal"/>
          </w:endnotePr>
          <w:pgSz w:w="12240" w:h="15840"/>
          <w:pgMar w:top="284" w:right="1880" w:bottom="1440" w:left="188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32C187" w14:textId="77777777" w:rsidR="00BB7F18" w:rsidRDefault="00BB7F18" w:rsidP="00F4538A">
      <w:pPr>
        <w:pPrChange w:id="9" w:author="msi" w:date="2026-09-22T12:38:00Z" w16du:dateUtc="2026-09-22T16:3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E058B50" w14:textId="77777777" w:rsidR="00BB7F18" w:rsidRDefault="00BB7F18" w:rsidP="00F4538A">
      <w:pPr>
        <w:pPrChange w:id="10" w:author="msi" w:date="2026-09-22T12:38:00Z" w16du:dateUtc="2026-09-22T16:3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688893" w14:textId="77777777" w:rsidR="00E62F35" w:rsidRDefault="00E62F35">
    <w:pPr>
      <w:pStyle w:val="TitleChar"/>
      <w:pPrChange w:id="630" w:author="msi" w:date="2026-09-22T12:38:00Z" w16du:dateUtc="2026-09-22T16:38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190071" w14:textId="77777777" w:rsidR="00BB7F18" w:rsidRDefault="00BB7F18" w:rsidP="00F4538A">
      <w:pPr>
        <w:pPrChange w:id="7" w:author="msi" w:date="2026-09-22T12:38:00Z" w16du:dateUtc="2026-09-22T16:3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4A325F0" w14:textId="77777777" w:rsidR="00BB7F18" w:rsidRDefault="00BB7F18" w:rsidP="00F4538A">
      <w:pPr>
        <w:pPrChange w:id="8" w:author="msi" w:date="2026-09-22T12:38:00Z" w16du:dateUtc="2026-09-22T16:3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603905844"/>
      <w:docPartObj>
        <w:docPartGallery w:val="Page Numbers (Top of Page)"/>
        <w:docPartUnique/>
      </w:docPartObj>
    </w:sdtPr>
    <w:sdtEndPr/>
    <w:sdtContent>
      <w:p w14:paraId="3C4C4727" w14:textId="77777777" w:rsidR="00D755EE" w:rsidRDefault="008C197C">
        <w:pPr>
          <w:pStyle w:val="Header"/>
          <w:jc w:val="right"/>
        </w:pPr>
        <w:del w:id="628" w:author="msi" w:date="2026-09-22T12:38:00Z" w16du:dateUtc="2026-09-22T16:38:00Z">
          <w:r>
            <w:fldChar w:fldCharType="begin"/>
          </w:r>
          <w:r w:rsidR="00C37DBF">
            <w:delInstrText xml:space="preserve"> PAGE   \* MERGEFORMAT </w:delInstrText>
          </w:r>
          <w:r>
            <w:fldChar w:fldCharType="separate"/>
          </w:r>
          <w:r w:rsidR="00B96AE7">
            <w:rPr>
              <w:noProof/>
            </w:rPr>
            <w:delText>9</w:delText>
          </w:r>
          <w:r>
            <w:rPr>
              <w:noProof/>
            </w:rPr>
            <w:fldChar w:fldCharType="end"/>
          </w:r>
        </w:del>
      </w:p>
    </w:sdtContent>
  </w:sdt>
  <w:p w14:paraId="555275E4" w14:textId="77777777" w:rsidR="00D755EE" w:rsidRDefault="00D755EE">
    <w:pPr>
      <w:pStyle w:val="Heading9Char"/>
      <w:pPrChange w:id="629" w:author="msi" w:date="2026-09-22T12:38:00Z" w16du:dateUtc="2026-09-22T16:38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" w15:restartNumberingAfterBreak="0">
    <w:nsid w:val="00000002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2" w15:restartNumberingAfterBreak="0">
    <w:nsid w:val="00000003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3" w15:restartNumberingAfterBreak="0">
    <w:nsid w:val="00000004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4" w15:restartNumberingAfterBreak="0">
    <w:nsid w:val="00000005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5" w15:restartNumberingAfterBreak="0">
    <w:nsid w:val="00000006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6" w15:restartNumberingAfterBreak="0">
    <w:nsid w:val="00000007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7" w15:restartNumberingAfterBreak="0">
    <w:nsid w:val="00000008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8" w15:restartNumberingAfterBreak="0">
    <w:nsid w:val="00000009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9" w15:restartNumberingAfterBreak="0">
    <w:nsid w:val="0000000A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0" w15:restartNumberingAfterBreak="0">
    <w:nsid w:val="0000000B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1" w15:restartNumberingAfterBreak="0">
    <w:nsid w:val="0000000C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2" w15:restartNumberingAfterBreak="0">
    <w:nsid w:val="0000000D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3" w15:restartNumberingAfterBreak="0">
    <w:nsid w:val="0000000E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4" w15:restartNumberingAfterBreak="0">
    <w:nsid w:val="0000000F"/>
    <w:multiLevelType w:val="singleLevel"/>
    <w:tmpl w:val="FFFFFFFF"/>
    <w:lvl w:ilvl="0">
      <w:start w:val="1"/>
      <w:numFmt w:val="decimal"/>
      <w:lvlText w:val="."/>
      <w:lvlJc w:val="left"/>
    </w:lvl>
  </w:abstractNum>
  <w:abstractNum w:abstractNumId="15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8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54293770">
    <w:abstractNumId w:val="0"/>
  </w:num>
  <w:num w:numId="2" w16cid:durableId="1230388601">
    <w:abstractNumId w:val="1"/>
  </w:num>
  <w:num w:numId="3" w16cid:durableId="336620697">
    <w:abstractNumId w:val="2"/>
  </w:num>
  <w:num w:numId="4" w16cid:durableId="115565311">
    <w:abstractNumId w:val="3"/>
  </w:num>
  <w:num w:numId="5" w16cid:durableId="1250041090">
    <w:abstractNumId w:val="4"/>
  </w:num>
  <w:num w:numId="6" w16cid:durableId="1228154139">
    <w:abstractNumId w:val="5"/>
  </w:num>
  <w:num w:numId="7" w16cid:durableId="1273777808">
    <w:abstractNumId w:val="6"/>
  </w:num>
  <w:num w:numId="8" w16cid:durableId="1724526415">
    <w:abstractNumId w:val="7"/>
  </w:num>
  <w:num w:numId="9" w16cid:durableId="581063253">
    <w:abstractNumId w:val="8"/>
  </w:num>
  <w:num w:numId="10" w16cid:durableId="1028680381">
    <w:abstractNumId w:val="9"/>
  </w:num>
  <w:num w:numId="11" w16cid:durableId="507907726">
    <w:abstractNumId w:val="10"/>
  </w:num>
  <w:num w:numId="12" w16cid:durableId="1928149152">
    <w:abstractNumId w:val="11"/>
  </w:num>
  <w:num w:numId="13" w16cid:durableId="1038972807">
    <w:abstractNumId w:val="12"/>
  </w:num>
  <w:num w:numId="14" w16cid:durableId="1158957436">
    <w:abstractNumId w:val="13"/>
  </w:num>
  <w:num w:numId="15" w16cid:durableId="379793930">
    <w:abstractNumId w:val="14"/>
  </w:num>
  <w:num w:numId="16" w16cid:durableId="1617177923">
    <w:abstractNumId w:val="15"/>
  </w:num>
  <w:num w:numId="17" w16cid:durableId="259803717">
    <w:abstractNumId w:val="16"/>
  </w:num>
  <w:num w:numId="18" w16cid:durableId="1687829523">
    <w:abstractNumId w:val="20"/>
  </w:num>
  <w:num w:numId="19" w16cid:durableId="1065299194">
    <w:abstractNumId w:val="18"/>
  </w:num>
  <w:num w:numId="20" w16cid:durableId="466750233">
    <w:abstractNumId w:val="19"/>
  </w:num>
  <w:num w:numId="21" w16cid:durableId="1299798109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50"/>
    <w:rsid w:val="000462F5"/>
    <w:rsid w:val="0006025D"/>
    <w:rsid w:val="00060323"/>
    <w:rsid w:val="00075923"/>
    <w:rsid w:val="000A48ED"/>
    <w:rsid w:val="000B34D2"/>
    <w:rsid w:val="000F2AE7"/>
    <w:rsid w:val="001D2BA7"/>
    <w:rsid w:val="002614F0"/>
    <w:rsid w:val="002B25B3"/>
    <w:rsid w:val="00334276"/>
    <w:rsid w:val="00355C00"/>
    <w:rsid w:val="003C4FB5"/>
    <w:rsid w:val="0042397B"/>
    <w:rsid w:val="00440DDF"/>
    <w:rsid w:val="0044663E"/>
    <w:rsid w:val="00481A4D"/>
    <w:rsid w:val="00494FB5"/>
    <w:rsid w:val="004A30A5"/>
    <w:rsid w:val="004A778B"/>
    <w:rsid w:val="004C23BC"/>
    <w:rsid w:val="004E3254"/>
    <w:rsid w:val="005066FB"/>
    <w:rsid w:val="00582B84"/>
    <w:rsid w:val="005B0ED1"/>
    <w:rsid w:val="005B4669"/>
    <w:rsid w:val="005E6073"/>
    <w:rsid w:val="005E6702"/>
    <w:rsid w:val="006040F4"/>
    <w:rsid w:val="00616429"/>
    <w:rsid w:val="00622BEC"/>
    <w:rsid w:val="006252C8"/>
    <w:rsid w:val="00646977"/>
    <w:rsid w:val="00654974"/>
    <w:rsid w:val="0069464C"/>
    <w:rsid w:val="006C3B51"/>
    <w:rsid w:val="006C40B8"/>
    <w:rsid w:val="006E5F10"/>
    <w:rsid w:val="00715D5C"/>
    <w:rsid w:val="00720D3C"/>
    <w:rsid w:val="007C3776"/>
    <w:rsid w:val="007D76DC"/>
    <w:rsid w:val="007F051D"/>
    <w:rsid w:val="007F11D2"/>
    <w:rsid w:val="00832BE3"/>
    <w:rsid w:val="00874573"/>
    <w:rsid w:val="00875E83"/>
    <w:rsid w:val="008C197C"/>
    <w:rsid w:val="00900372"/>
    <w:rsid w:val="00906F0C"/>
    <w:rsid w:val="00963064"/>
    <w:rsid w:val="009B78DE"/>
    <w:rsid w:val="009D5F97"/>
    <w:rsid w:val="00A0441A"/>
    <w:rsid w:val="00A313BE"/>
    <w:rsid w:val="00A42849"/>
    <w:rsid w:val="00A57D50"/>
    <w:rsid w:val="00A6486A"/>
    <w:rsid w:val="00AA3853"/>
    <w:rsid w:val="00AD5128"/>
    <w:rsid w:val="00B00DF3"/>
    <w:rsid w:val="00B619B0"/>
    <w:rsid w:val="00B71E78"/>
    <w:rsid w:val="00B90493"/>
    <w:rsid w:val="00B96AE7"/>
    <w:rsid w:val="00BB76C9"/>
    <w:rsid w:val="00BB7F18"/>
    <w:rsid w:val="00BC32DD"/>
    <w:rsid w:val="00BD739E"/>
    <w:rsid w:val="00C3452E"/>
    <w:rsid w:val="00C37DBF"/>
    <w:rsid w:val="00C6658A"/>
    <w:rsid w:val="00CC0B85"/>
    <w:rsid w:val="00D37373"/>
    <w:rsid w:val="00D755EE"/>
    <w:rsid w:val="00D85530"/>
    <w:rsid w:val="00DF488C"/>
    <w:rsid w:val="00E15A6E"/>
    <w:rsid w:val="00E62F35"/>
    <w:rsid w:val="00E81C10"/>
    <w:rsid w:val="00E849B7"/>
    <w:rsid w:val="00F03730"/>
    <w:rsid w:val="00F0661B"/>
    <w:rsid w:val="00F07A42"/>
    <w:rsid w:val="00F23BDC"/>
    <w:rsid w:val="00F310DA"/>
    <w:rsid w:val="00F4538A"/>
    <w:rsid w:val="00F6124A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C6D86"/>
  <w15:docId w15:val="{C9C39EE2-03EB-49F8-90CD-96534E12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38:00Z">
        <w:pPr>
          <w:spacing w:after="160" w:line="259" w:lineRule="auto"/>
        </w:pPr>
      </w:pPrChange>
    </w:pPr>
    <w:rPr>
      <w:rFonts w:ascii="Verdana" w:eastAsia="Times New Roman" w:hAnsi="Verdana" w:cs="Times New Roman"/>
      <w:kern w:val="0"/>
      <w:sz w:val="20"/>
      <w:szCs w:val="24"/>
      <w:lang w:val="tr-TR" w:eastAsia="tr-TR"/>
      <w:rPrChange w:id="0" w:author="msi" w:date="2026-09-22T12:38:00Z">
        <w:rPr>
          <w:rFonts w:asciiTheme="minorHAnsi" w:eastAsiaTheme="minorHAnsi" w:hAnsiTheme="minorHAnsi" w:cstheme="minorBidi"/>
          <w:kern w:val="2"/>
          <w:sz w:val="22"/>
          <w:szCs w:val="22"/>
          <w:lang w:val="pt-BR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A57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38:00Z">
        <w:pPr>
          <w:keepNext/>
          <w:keepLines/>
          <w:spacing w:before="40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38:00Z">
        <w:rPr>
          <w:rFonts w:ascii="Verdana" w:eastAsiaTheme="majorEastAsia" w:hAnsi="Verdana" w:cstheme="majorBidi"/>
          <w:color w:val="595959" w:themeColor="text1" w:themeTint="A6"/>
          <w:szCs w:val="24"/>
          <w:lang w:val="tr-TR" w:eastAsia="tr-TR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A57D50"/>
    <w:rPr>
      <w:rFonts w:ascii="Times New Roman" w:eastAsia="Times New Roman" w:hAnsi="Times New Roman" w:cs="Times New Roman"/>
      <w:kern w:val="0"/>
      <w:sz w:val="24"/>
      <w:szCs w:val="20"/>
      <w:lang w:val="tr-TR" w:eastAsia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D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D5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5E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5EE"/>
  </w:style>
  <w:style w:type="paragraph" w:styleId="Footer">
    <w:name w:val="footer"/>
    <w:basedOn w:val="Normal"/>
    <w:link w:val="FooterChar"/>
    <w:uiPriority w:val="99"/>
    <w:unhideWhenUsed/>
    <w:rsid w:val="00D755E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5EE"/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38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38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38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38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38:00Z">
        <w:pPr>
          <w:keepNext/>
          <w:spacing w:before="240" w:after="120"/>
          <w:jc w:val="both"/>
        </w:pPr>
      </w:pPrChange>
    </w:pPr>
    <w:rPr>
      <w:b/>
      <w:rPrChange w:id="4" w:author="msi" w:date="2026-09-22T12:38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38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38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38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38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E62F35"/>
    <w:rPr>
      <w:rFonts w:ascii="Times New Roman" w:eastAsia="Times New Roman" w:hAnsi="Times New Roman" w:cs="Times New Roman"/>
      <w:kern w:val="0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2783</Words>
  <Characters>15865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Marianna Peixoto</dc:creator>
  <cp:lastModifiedBy>Arthur Souza Rodrigues</cp:lastModifiedBy>
  <cp:revision>1</cp:revision>
  <cp:lastPrinted>2024-08-21T15:30:00Z</cp:lastPrinted>
  <dcterms:created xsi:type="dcterms:W3CDTF">2024-08-21T21:51:00Z</dcterms:created>
  <dcterms:modified xsi:type="dcterms:W3CDTF">2026-09-22T16:38:00Z</dcterms:modified>
</cp:coreProperties>
</file>