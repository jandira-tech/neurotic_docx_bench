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08BFF" w14:textId="77777777" w:rsidR="006E76BC" w:rsidRDefault="006E76BC">
      <w:pPr>
        <w:rPr>
          <w:rFonts w:ascii="Arial" w:hAnsi="Arial"/>
          <w:b/>
          <w:sz w:val="28"/>
          <w:rPrChange w:id="0" w:author="Arthur Souza Rodrigues" w:date="2026-09-26T14:58:00Z" w16du:dateUtc="2026-09-26T18:58:00Z">
            <w:rPr/>
          </w:rPrChange>
        </w:rPr>
      </w:pPr>
      <w:r>
        <w:rPr>
          <w:rFonts w:ascii="Arial" w:hAnsi="Arial"/>
          <w:b/>
          <w:sz w:val="28"/>
          <w:rPrChange w:id="1" w:author="Arthur Souza Rodrigues" w:date="2026-09-26T14:58:00Z" w16du:dateUtc="2026-09-26T18:58:00Z">
            <w:rPr/>
          </w:rPrChange>
        </w:rPr>
        <w:t>file_</w:t>
      </w:r>
      <w:ins w:id="2" w:author="Arthur Souza Rodrigues" w:date="2026-09-26T14:58:00Z" w16du:dateUtc="2026-09-26T18:58:00Z">
        <w:r w:rsidR="00D54F8C">
          <w:rPr>
            <w:rFonts w:ascii="Arial" w:hAnsi="Arial" w:cs="Arial"/>
            <w:b/>
            <w:bCs/>
            <w:sz w:val="28"/>
            <w:szCs w:val="28"/>
          </w:rPr>
          <w:t>52</w:t>
        </w:r>
      </w:ins>
      <w:del w:id="3" w:author="Arthur Souza Rodrigues" w:date="2026-09-26T14:58:00Z" w16du:dateUtc="2026-09-26T18:58:00Z">
        <w:r>
          <w:delText>51</w:delText>
        </w:r>
      </w:del>
      <w:r>
        <w:rPr>
          <w:rFonts w:ascii="Arial" w:hAnsi="Arial"/>
          <w:b/>
          <w:sz w:val="28"/>
          <w:rPrChange w:id="4" w:author="Arthur Souza Rodrigues" w:date="2026-09-26T14:58:00Z" w16du:dateUtc="2026-09-26T18:58:00Z">
            <w:rPr/>
          </w:rPrChange>
        </w:rPr>
        <w:t>.docx</w:t>
      </w:r>
    </w:p>
    <w:p w14:paraId="09BED7FE" w14:textId="1AEEDBA5" w:rsidR="00830173" w:rsidRDefault="00A525CF">
      <w:pPr>
        <w:rPr>
          <w:ins w:id="5" w:author="Arthur Souza Rodrigues" w:date="2026-09-26T14:58:00Z" w16du:dateUtc="2026-09-26T18:58:00Z"/>
        </w:rPr>
      </w:pPr>
      <w:ins w:id="6" w:author="Arthur Souza Rodrigues" w:date="2026-09-26T14:58:00Z" w16du:dateUtc="2026-09-26T18:58:00Z">
        <w:r>
          <w:rPr>
            <w:rFonts w:ascii="Arial" w:hAnsi="Arial" w:cs="Arial"/>
            <w:b/>
            <w:bCs/>
            <w:sz w:val="28"/>
            <w:szCs w:val="28"/>
          </w:rPr>
          <w:t>Heading 3 Style Demo</w:t>
        </w:r>
      </w:ins>
    </w:p>
    <w:p w14:paraId="7970D036" w14:textId="77777777" w:rsidR="00830173" w:rsidRDefault="00A525CF">
      <w:pPr>
        <w:spacing w:before="320" w:after="80" w:line="240" w:lineRule="auto"/>
        <w:rPr>
          <w:ins w:id="7" w:author="Arthur Souza Rodrigues" w:date="2026-09-26T14:58:00Z" w16du:dateUtc="2026-09-26T18:58:00Z"/>
        </w:rPr>
      </w:pPr>
      <w:ins w:id="8" w:author="Arthur Souza Rodrigues" w:date="2026-09-26T14:58:00Z" w16du:dateUtc="2026-09-26T18:58:00Z">
        <w:r>
          <w:rPr>
            <w:rFonts w:ascii="Arial" w:hAnsi="Arial" w:cs="Arial"/>
            <w:b/>
            <w:bCs/>
            <w:sz w:val="28"/>
            <w:szCs w:val="28"/>
          </w:rPr>
          <w:t>Demonstrating Heading 3 paragraph style.</w:t>
        </w:r>
      </w:ins>
    </w:p>
    <w:p w14:paraId="1CD9DC8F" w14:textId="2EF875EB" w:rsidR="004353F6" w:rsidRDefault="00A525CF">
      <w:pPr>
        <w:rPr>
          <w:del w:id="9" w:author="Arthur Souza Rodrigues" w:date="2026-09-26T14:58:00Z" w16du:dateUtc="2026-09-26T18:58:00Z"/>
        </w:rPr>
      </w:pPr>
      <w:ins w:id="10" w:author="Arthur Souza Rodrigues" w:date="2026-09-26T14:58:00Z" w16du:dateUtc="2026-09-26T18:58:00Z">
        <w:r>
          <w:rPr>
            <w:rFonts w:ascii="Arial" w:hAnsi="Arial" w:cs="Arial"/>
            <w:b/>
            <w:bCs/>
            <w:sz w:val="28"/>
            <w:szCs w:val="28"/>
          </w:rPr>
          <w:t>Section Sub-header</w:t>
        </w:r>
      </w:ins>
      <w:del w:id="11" w:author="Arthur Souza Rodrigues" w:date="2026-09-26T14:58:00Z" w16du:dateUtc="2026-09-26T18:58:00Z">
        <w:r>
          <w:delText>Meeting Minutes</w:delText>
        </w:r>
      </w:del>
    </w:p>
    <w:p w14:paraId="6CEF09FA" w14:textId="77777777" w:rsidR="004353F6" w:rsidRDefault="00A525CF">
      <w:pPr>
        <w:rPr>
          <w:del w:id="12" w:author="Arthur Souza Rodrigues" w:date="2026-09-26T14:58:00Z" w16du:dateUtc="2026-09-26T18:58:00Z"/>
        </w:rPr>
      </w:pPr>
      <w:del w:id="13" w:author="Arthur Souza Rodrigues" w:date="2026-09-26T14:58:00Z" w16du:dateUtc="2026-09-26T18:58:00Z">
        <w:r>
          <w:delText>Date: January 10, 2026</w:delText>
        </w:r>
      </w:del>
    </w:p>
    <w:p w14:paraId="295EA638" w14:textId="77777777" w:rsidR="004353F6" w:rsidRDefault="00A525CF">
      <w:pPr>
        <w:rPr>
          <w:del w:id="14" w:author="Arthur Souza Rodrigues" w:date="2026-09-26T14:58:00Z" w16du:dateUtc="2026-09-26T18:58:00Z"/>
        </w:rPr>
      </w:pPr>
      <w:del w:id="15" w:author="Arthur Souza Rodrigues" w:date="2026-09-26T14:58:00Z" w16du:dateUtc="2026-09-26T18:58:00Z">
        <w:r>
          <w:delText>Attendees: John, Sarah, Mike</w:delText>
        </w:r>
      </w:del>
    </w:p>
    <w:p w14:paraId="2F1B897D" w14:textId="77777777" w:rsidR="004353F6" w:rsidRDefault="00A525CF">
      <w:pPr>
        <w:rPr>
          <w:del w:id="16" w:author="Arthur Souza Rodrigues" w:date="2026-09-26T14:58:00Z" w16du:dateUtc="2026-09-26T18:58:00Z"/>
        </w:rPr>
      </w:pPr>
      <w:del w:id="17" w:author="Arthur Souza Rodrigues" w:date="2026-09-26T14:58:00Z" w16du:dateUtc="2026-09-26T18:58:00Z">
        <w:r>
          <w:delText>Action items: Complete the report by Friday.</w:delText>
        </w:r>
      </w:del>
    </w:p>
    <w:p w14:paraId="4E763D67" w14:textId="77777777" w:rsidR="004353F6" w:rsidRDefault="00A525CF">
      <w:pPr>
        <w:spacing w:before="320" w:after="80" w:line="240" w:lineRule="auto"/>
        <w:pPrChange w:id="18" w:author="Arthur Souza Rodrigues" w:date="2026-09-26T14:58:00Z" w16du:dateUtc="2026-09-26T18:58:00Z">
          <w:pPr/>
        </w:pPrChange>
      </w:pPr>
      <w:del w:id="19" w:author="Arthur Souza Rodrigues" w:date="2026-09-26T14:58:00Z" w16du:dateUtc="2026-09-26T18:58:00Z">
        <w:r>
          <w:delText>Next meeting scheduled for January 17.</w:delText>
        </w:r>
      </w:del>
    </w:p>
    <w:sectPr w:rsidR="004353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3F6"/>
    <w:rsid w:val="002F5B90"/>
    <w:rsid w:val="004353F6"/>
    <w:rsid w:val="00676AE1"/>
    <w:rsid w:val="006E76BC"/>
    <w:rsid w:val="00830173"/>
    <w:rsid w:val="00C75CDF"/>
    <w:rsid w:val="00D53FE7"/>
    <w:rsid w:val="00D5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FD7E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2026-09-26T18:58:00Z</dcterms:modified>
</cp:coreProperties>
</file>