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659D92" w14:textId="77777777" w:rsidR="003223DF" w:rsidRPr="00854C26" w:rsidRDefault="00854C26" w:rsidP="0061350B">
      <w:pPr>
        <w:spacing w:before="360" w:after="240" w:line="240" w:lineRule="auto"/>
        <w:jc w:val="center"/>
        <w:rPr>
          <w:ins w:id="10" w:author="Pribil-Kövesdy Döníz" w:date="2026-09-22T12:32:00Z" w16du:dateUtc="2026-09-22T16:32:00Z"/>
          <w:rFonts w:cstheme="minorHAnsi"/>
          <w:b/>
          <w:smallCaps/>
          <w:sz w:val="32"/>
          <w:szCs w:val="32"/>
        </w:rPr>
      </w:pPr>
      <w:ins w:id="11" w:author="Pribil-Kövesdy Döníz" w:date="2026-09-22T12:32:00Z" w16du:dateUtc="2026-09-22T16:32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4B5AD21D" w14:textId="77777777" w:rsidR="00854C26" w:rsidRPr="00854C26" w:rsidRDefault="00854C26" w:rsidP="0061350B">
      <w:pPr>
        <w:spacing w:before="360" w:after="300" w:line="240" w:lineRule="auto"/>
        <w:rPr>
          <w:ins w:id="12" w:author="Pribil-Kövesdy Döníz" w:date="2026-09-22T12:32:00Z" w16du:dateUtc="2026-09-22T16:32:00Z"/>
          <w:sz w:val="28"/>
          <w:szCs w:val="28"/>
        </w:rPr>
      </w:pPr>
      <w:ins w:id="13" w:author="Pribil-Kövesdy Döníz" w:date="2026-09-22T12:32:00Z" w16du:dateUtc="2026-09-22T16:32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p w14:paraId="6B2A2CBF" w14:textId="450373FF" w:rsidR="008C2277" w:rsidRPr="00DC19EC" w:rsidRDefault="000B0144" w:rsidP="00737633">
      <w:pPr>
        <w:spacing w:line="440" w:lineRule="exact"/>
        <w:ind w:left="110" w:hangingChars="50" w:hanging="110"/>
        <w:jc w:val="center"/>
        <w:rPr>
          <w:del w:id="14" w:author="Pribil-Kövesdy Döníz" w:date="2026-09-22T12:32:00Z" w16du:dateUtc="2026-09-22T16:32:00Z"/>
          <w:rFonts w:eastAsia="DFKai-SB"/>
          <w:b/>
          <w:spacing w:val="-20"/>
          <w:sz w:val="36"/>
          <w:szCs w:val="36"/>
          <w:lang w:val="zh-TW"/>
        </w:rPr>
      </w:pPr>
      <w:del w:id="15" w:author="Pribil-Kövesdy Döníz" w:date="2026-09-22T12:32:00Z" w16du:dateUtc="2026-09-22T16:32:00Z">
        <w:r w:rsidRPr="00DC19EC">
          <w:rPr>
            <w:rFonts w:eastAsia="DFKai-SB"/>
            <w:bCs/>
            <w:noProof/>
            <w:szCs w:val="28"/>
          </w:rPr>
          <mc:AlternateContent>
            <mc:Choice Requires="wps">
              <w:drawing>
                <wp:anchor distT="45720" distB="45720" distL="114300" distR="114300" simplePos="0" relativeHeight="251661312" behindDoc="0" locked="0" layoutInCell="1" allowOverlap="1" wp14:anchorId="64E210AE" wp14:editId="4FA6C584">
                  <wp:simplePos x="0" y="0"/>
                  <wp:positionH relativeFrom="column">
                    <wp:posOffset>-361950</wp:posOffset>
                  </wp:positionH>
                  <wp:positionV relativeFrom="paragraph">
                    <wp:posOffset>-328508</wp:posOffset>
                  </wp:positionV>
                  <wp:extent cx="711835" cy="1404620"/>
                  <wp:effectExtent l="0" t="0" r="12065" b="16510"/>
                  <wp:wrapNone/>
                  <wp:docPr id="1" name="文字方塊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11835" cy="1404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CE735E" w14:textId="77777777" w:rsidR="000B0144" w:rsidRPr="00542568" w:rsidRDefault="000B0144" w:rsidP="000B0144">
                              <w:pPr>
                                <w:jc w:val="center"/>
                                <w:rPr>
                                  <w:del w:id="16" w:author="Pribil-Kövesdy Döníz" w:date="2026-09-22T12:32:00Z" w16du:dateUtc="2026-09-22T16:32:00Z"/>
                                  <w:rFonts w:eastAsia="DFKai-SB"/>
                                </w:rPr>
                              </w:pPr>
                              <w:del w:id="17" w:author="Pribil-Kövesdy Döníz" w:date="2026-09-22T12:32:00Z" w16du:dateUtc="2026-09-22T16:32:00Z">
                                <w:r w:rsidRPr="00542568">
                                  <w:rPr>
                                    <w:rFonts w:eastAsia="DFKai-SB"/>
                                  </w:rPr>
                                  <w:delText>附件</w:delText>
                                </w:r>
                                <w:r w:rsidR="00124495">
                                  <w:rPr>
                                    <w:rFonts w:eastAsia="DFKai-SB"/>
                                  </w:rPr>
                                  <w:delText>1</w:delText>
                                </w:r>
                              </w:del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64E210AE" id="_x0000_t202" coordsize="21600,21600" o:spt="202" path="m,l,21600r21600,l21600,xe">
                  <v:stroke joinstyle="miter"/>
                  <v:path gradientshapeok="t" o:connecttype="rect"/>
                </v:shapetype>
                <v:shape id="文字方塊 2" o:spid="_x0000_s1026" type="#_x0000_t202" style="position:absolute;left:0;text-align:left;margin-left:-28.5pt;margin-top:-25.85pt;width:56.0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" strokeweight=".5pt">
                  <v:textbox style="mso-fit-shape-to-text:t">
                    <w:txbxContent>
                      <w:p w14:paraId="1ECE735E" w14:textId="77777777" w:rsidR="000B0144" w:rsidRPr="00542568" w:rsidRDefault="000B0144" w:rsidP="000B0144">
                        <w:pPr>
                          <w:jc w:val="center"/>
                          <w:rPr>
                            <w:del w:id="18" w:author="Pribil-Kövesdy Döníz" w:date="2026-09-22T12:32:00Z" w16du:dateUtc="2026-09-22T16:32:00Z"/>
                            <w:rFonts w:eastAsia="DFKai-SB"/>
                          </w:rPr>
                        </w:pPr>
                        <w:del w:id="19" w:author="Pribil-Kövesdy Döníz" w:date="2026-09-22T12:32:00Z" w16du:dateUtc="2026-09-22T16:32:00Z">
                          <w:r w:rsidRPr="00542568">
                            <w:rPr>
                              <w:rFonts w:eastAsia="DFKai-SB"/>
                            </w:rPr>
                            <w:delText>附件</w:delText>
                          </w:r>
                          <w:r w:rsidR="00124495">
                            <w:rPr>
                              <w:rFonts w:eastAsia="DFKai-SB"/>
                            </w:rPr>
                            <w:delText>1</w:delText>
                          </w:r>
                        </w:del>
                      </w:p>
                    </w:txbxContent>
                  </v:textbox>
                </v:shape>
              </w:pict>
            </mc:Fallback>
          </mc:AlternateContent>
        </w:r>
        <w:r w:rsidR="00224069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教育部</w:delText>
        </w:r>
        <w:r w:rsidR="00956700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1</w:delText>
        </w:r>
        <w:r w:rsidR="008558D6" w:rsidRPr="00DC19EC">
          <w:rPr>
            <w:rFonts w:eastAsia="DFKai-SB" w:hint="eastAsia"/>
            <w:b/>
            <w:spacing w:val="-20"/>
            <w:sz w:val="36"/>
            <w:szCs w:val="36"/>
            <w:lang w:val="zh-TW"/>
          </w:rPr>
          <w:delText>1</w:delText>
        </w:r>
        <w:r w:rsidR="009B299B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3</w:delText>
        </w:r>
        <w:r w:rsidR="00224069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年度大專校院學校衛生工作績優人員</w:delText>
        </w:r>
        <w:r w:rsidR="008C2277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獲</w:delText>
        </w:r>
        <w:r w:rsidR="00224069" w:rsidRPr="00DC19EC">
          <w:rPr>
            <w:rFonts w:eastAsia="DFKai-SB"/>
            <w:b/>
            <w:spacing w:val="-20"/>
            <w:sz w:val="36"/>
            <w:szCs w:val="36"/>
            <w:lang w:val="zh-TW"/>
          </w:rPr>
          <w:delText>獎名單</w:delText>
        </w:r>
      </w:del>
    </w:p>
    <w:p w14:paraId="4C0383E9" w14:textId="77777777" w:rsidR="006A0F61" w:rsidRPr="00DC19EC" w:rsidRDefault="006A0F61" w:rsidP="00737633">
      <w:pPr>
        <w:spacing w:line="440" w:lineRule="exact"/>
        <w:ind w:left="180" w:hangingChars="50" w:hanging="180"/>
        <w:jc w:val="center"/>
        <w:rPr>
          <w:del w:id="20" w:author="Pribil-Kövesdy Döníz" w:date="2026-09-22T12:32:00Z" w16du:dateUtc="2026-09-22T16:32:00Z"/>
          <w:rFonts w:eastAsia="DFKai-SB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21" w:author="Pribil-Kövesdy Döníz" w:date="2026-09-22T12:32:00Z" w16du:dateUtc="2026-09-22T16:32:00Z">
          <w:tblPr>
            <w:tblW w:w="0" w:type="auto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2780"/>
        <w:gridCol w:w="11214"/>
        <w:tblGridChange w:id="22">
          <w:tblGrid>
            <w:gridCol w:w="2689"/>
            <w:gridCol w:w="91"/>
            <w:gridCol w:w="6713"/>
            <w:gridCol w:w="4501"/>
          </w:tblGrid>
        </w:tblGridChange>
      </w:tblGrid>
      <w:tr w:rsidR="00DC19EC" w:rsidRPr="00DC19EC" w14:paraId="5155A75D" w14:textId="77777777" w:rsidTr="00AD06DF">
        <w:trPr>
          <w:trPrChange w:id="23" w:author="Pribil-Kövesdy Döníz" w:date="2026-09-22T12:32:00Z" w16du:dateUtc="2026-09-22T16:32:00Z">
            <w:trPr>
              <w:gridAfter w:val="1"/>
              <w:jc w:val="center"/>
            </w:trPr>
          </w:trPrChange>
        </w:trPr>
        <w:tc>
          <w:tcPr>
            <w:tcW w:w="2802" w:type="dxa"/>
            <w:tcPrChange w:id="24" w:author="Pribil-Kövesdy Döníz" w:date="2026-09-22T12:32:00Z" w16du:dateUtc="2026-09-22T16:32:00Z">
              <w:tcPr>
                <w:tcW w:w="2689" w:type="dxa"/>
                <w:shd w:val="clear" w:color="auto" w:fill="D9D9D9"/>
              </w:tcPr>
            </w:tcPrChange>
          </w:tcPr>
          <w:p w14:paraId="3DE86A78" w14:textId="77777777" w:rsidR="005F0023" w:rsidRDefault="00854C26" w:rsidP="00391C9E">
            <w:pPr>
              <w:rPr>
                <w:rPrChange w:id="25" w:author="Pribil-Kövesdy Döníz" w:date="2026-09-22T12:32:00Z" w16du:dateUtc="2026-09-22T16:32:00Z">
                  <w:rPr>
                    <w:rFonts w:eastAsia="DFKai-SB"/>
                    <w:sz w:val="28"/>
                    <w:szCs w:val="28"/>
                  </w:rPr>
                </w:rPrChange>
              </w:rPr>
              <w:pPrChange w:id="26" w:author="Pribil-Kövesdy Döníz" w:date="2026-09-22T12:32:00Z" w16du:dateUtc="2026-09-22T16:32:00Z">
                <w:pPr>
                  <w:spacing w:line="360" w:lineRule="exact"/>
                  <w:jc w:val="center"/>
                </w:pPr>
              </w:pPrChange>
            </w:pPr>
            <w:ins w:id="27" w:author="Pribil-Kövesdy Döníz" w:date="2026-09-22T12:32:00Z" w16du:dateUtc="2026-09-22T16:32:00Z">
              <w:r>
                <w:t>Név</w:t>
              </w:r>
            </w:ins>
            <w:del w:id="28" w:author="Pribil-Kövesdy Döníz" w:date="2026-09-22T12:32:00Z" w16du:dateUtc="2026-09-22T16:32:00Z">
              <w:r w:rsidR="005F0023" w:rsidRPr="00DC19EC">
                <w:rPr>
                  <w:rFonts w:eastAsia="DFKai-SB"/>
                  <w:sz w:val="28"/>
                  <w:szCs w:val="28"/>
                </w:rPr>
                <w:delText>類別</w:delText>
              </w:r>
            </w:del>
          </w:p>
        </w:tc>
        <w:tc>
          <w:tcPr>
            <w:tcW w:w="11340" w:type="dxa"/>
            <w:tcPrChange w:id="29" w:author="Pribil-Kövesdy Döníz" w:date="2026-09-22T12:32:00Z" w16du:dateUtc="2026-09-22T16:32:00Z">
              <w:tcPr>
                <w:tcW w:w="6804" w:type="dxa"/>
                <w:gridSpan w:val="2"/>
                <w:shd w:val="clear" w:color="auto" w:fill="D9D9D9"/>
              </w:tcPr>
            </w:tcPrChange>
          </w:tcPr>
          <w:p w14:paraId="18495BDB" w14:textId="77777777" w:rsidR="005F0023" w:rsidRDefault="005F0023" w:rsidP="00391C9E">
            <w:pPr>
              <w:rPr>
                <w:rPrChange w:id="30" w:author="Pribil-Kövesdy Döníz" w:date="2026-09-22T12:32:00Z" w16du:dateUtc="2026-09-22T16:32:00Z">
                  <w:rPr>
                    <w:rFonts w:eastAsia="DFKai-SB"/>
                    <w:sz w:val="28"/>
                    <w:szCs w:val="28"/>
                  </w:rPr>
                </w:rPrChange>
              </w:rPr>
              <w:pPrChange w:id="31" w:author="Pribil-Kövesdy Döníz" w:date="2026-09-22T12:32:00Z" w16du:dateUtc="2026-09-22T16:32:00Z">
                <w:pPr>
                  <w:spacing w:line="360" w:lineRule="exact"/>
                  <w:jc w:val="center"/>
                </w:pPr>
              </w:pPrChange>
            </w:pPr>
            <w:del w:id="32" w:author="Pribil-Kövesdy Döníz" w:date="2026-09-22T12:32:00Z" w16du:dateUtc="2026-09-22T16:32:00Z">
              <w:r w:rsidRPr="00DC19EC">
                <w:rPr>
                  <w:rFonts w:eastAsia="DFKai-SB"/>
                  <w:sz w:val="28"/>
                  <w:szCs w:val="28"/>
                </w:rPr>
                <w:delText>獲獎人員</w:delText>
              </w:r>
            </w:del>
          </w:p>
        </w:tc>
      </w:tr>
      <w:tr w:rsidR="00DC19EC" w:rsidRPr="00DC19EC" w14:paraId="450C74FA" w14:textId="77777777" w:rsidTr="00AD06DF">
        <w:trPr>
          <w:trPrChange w:id="33" w:author="Pribil-Kövesdy Döníz" w:date="2026-09-22T12:32:00Z" w16du:dateUtc="2026-09-22T16:32:00Z">
            <w:trPr>
              <w:gridAfter w:val="1"/>
              <w:trHeight w:val="840"/>
              <w:jc w:val="center"/>
            </w:trPr>
          </w:trPrChange>
        </w:trPr>
        <w:tc>
          <w:tcPr>
            <w:tcW w:w="2802" w:type="dxa"/>
            <w:tcPrChange w:id="34" w:author="Pribil-Kövesdy Döníz" w:date="2026-09-22T12:32:00Z" w16du:dateUtc="2026-09-22T16:32:00Z">
              <w:tcPr>
                <w:tcW w:w="2689" w:type="dxa"/>
              </w:tcPr>
            </w:tcPrChange>
          </w:tcPr>
          <w:p w14:paraId="5E028D93" w14:textId="77777777" w:rsidR="005F0023" w:rsidRDefault="00F520F7" w:rsidP="00F520F7">
            <w:pPr>
              <w:rPr>
                <w:rPrChange w:id="35" w:author="Pribil-Kövesdy Döníz" w:date="2026-09-22T12:32:00Z" w16du:dateUtc="2026-09-22T16:32:00Z">
                  <w:rPr>
                    <w:rFonts w:eastAsia="DFKai-SB"/>
                    <w:sz w:val="28"/>
                    <w:szCs w:val="28"/>
                  </w:rPr>
                </w:rPrChange>
              </w:rPr>
              <w:pPrChange w:id="36" w:author="Pribil-Kövesdy Döníz" w:date="2026-09-22T12:32:00Z" w16du:dateUtc="2026-09-22T16:32:00Z">
                <w:pPr>
                  <w:spacing w:line="400" w:lineRule="exact"/>
                  <w:jc w:val="both"/>
                </w:pPr>
              </w:pPrChange>
            </w:pPr>
            <w:ins w:id="37" w:author="Pribil-Kövesdy Döníz" w:date="2026-09-22T12:32:00Z" w16du:dateUtc="2026-09-22T16:32:00Z">
              <w:r>
                <w:t>B</w:t>
              </w:r>
              <w:r w:rsidR="00854C26">
                <w:t>eosztás</w:t>
              </w:r>
            </w:ins>
            <w:del w:id="38" w:author="Pribil-Kövesdy Döníz" w:date="2026-09-22T12:32:00Z" w16du:dateUtc="2026-09-22T16:32:00Z">
              <w:r w:rsidR="005F0023" w:rsidRPr="00DC19EC">
                <w:rPr>
                  <w:rFonts w:eastAsia="DFKai-SB"/>
                  <w:sz w:val="28"/>
                  <w:szCs w:val="28"/>
                  <w:lang w:val="zh-TW"/>
                </w:rPr>
                <w:delText>衛生保健組長</w:delText>
              </w:r>
            </w:del>
          </w:p>
        </w:tc>
        <w:tc>
          <w:tcPr>
            <w:tcW w:w="11340" w:type="dxa"/>
            <w:tcPrChange w:id="39" w:author="Pribil-Kövesdy Döníz" w:date="2026-09-22T12:32:00Z" w16du:dateUtc="2026-09-22T16:32:00Z">
              <w:tcPr>
                <w:tcW w:w="6804" w:type="dxa"/>
                <w:gridSpan w:val="2"/>
              </w:tcPr>
            </w:tcPrChange>
          </w:tcPr>
          <w:p w14:paraId="0AB1D08D" w14:textId="7CD2EC62" w:rsidR="00DB28BF" w:rsidRPr="00DC19EC" w:rsidRDefault="009B299B" w:rsidP="00DB28BF">
            <w:pPr>
              <w:pStyle w:val="ListParagraph"/>
              <w:numPr>
                <w:ilvl w:val="0"/>
                <w:numId w:val="1"/>
              </w:numPr>
              <w:spacing w:beforeLines="10" w:before="24" w:afterLines="10" w:after="24" w:line="400" w:lineRule="exact"/>
              <w:ind w:left="311" w:hanging="311"/>
              <w:rPr>
                <w:del w:id="40" w:author="Pribil-Kövesdy Döníz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del w:id="41" w:author="Pribil-Kövesdy Döníz" w:date="2026-09-22T12:32:00Z" w16du:dateUtc="2026-09-22T16:32:00Z"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弘光科技大學廖芬玲</w:delText>
              </w:r>
              <w:r w:rsidRPr="00DC19EC">
                <w:rPr>
                  <w:rFonts w:eastAsia="DFKai-SB" w:hint="eastAsia"/>
                  <w:sz w:val="28"/>
                  <w:szCs w:val="28"/>
                </w:rPr>
                <w:delText>衛生保健組</w:delText>
              </w:r>
              <w:r w:rsidR="00DB28BF"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長</w:delText>
              </w:r>
            </w:del>
          </w:p>
          <w:p w14:paraId="3F3B3994" w14:textId="05EC8C3B" w:rsidR="00DB28BF" w:rsidRPr="00DC19EC" w:rsidRDefault="009B299B" w:rsidP="00DB28BF">
            <w:pPr>
              <w:pStyle w:val="ListParagraph"/>
              <w:numPr>
                <w:ilvl w:val="0"/>
                <w:numId w:val="1"/>
              </w:numPr>
              <w:spacing w:beforeLines="10" w:before="24" w:afterLines="10" w:after="24" w:line="400" w:lineRule="exact"/>
              <w:ind w:left="311" w:hanging="311"/>
              <w:rPr>
                <w:del w:id="42" w:author="Pribil-Kövesdy Döníz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del w:id="43" w:author="Pribil-Kövesdy Döníz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國立臺灣大學池岸軒</w:delText>
              </w:r>
              <w:r w:rsidRPr="00DC19EC">
                <w:rPr>
                  <w:rFonts w:ascii="DFKai-SB" w:eastAsia="DFKai-SB" w:hAnsi="DFKai-SB" w:hint="eastAsia"/>
                  <w:sz w:val="28"/>
                  <w:szCs w:val="28"/>
                </w:rPr>
                <w:delText>醫療股股長</w:delText>
              </w:r>
            </w:del>
          </w:p>
          <w:p w14:paraId="607A0B32" w14:textId="7CBD1732" w:rsidR="004B114A" w:rsidRDefault="009B299B" w:rsidP="00391C9E">
            <w:pPr>
              <w:rPr>
                <w:rPrChange w:id="44" w:author="Pribil-Kövesdy Döníz" w:date="2026-09-22T12:32:00Z" w16du:dateUtc="2026-09-22T16:32:00Z">
                  <w:rPr>
                    <w:rFonts w:ascii="Times New Roman" w:eastAsia="DFKai-SB" w:hAnsi="Times New Roman"/>
                    <w:sz w:val="28"/>
                    <w:szCs w:val="28"/>
                  </w:rPr>
                </w:rPrChange>
              </w:rPr>
              <w:pPrChange w:id="45" w:author="Pribil-Kövesdy Döníz" w:date="2026-09-22T12:32:00Z" w16du:dateUtc="2026-09-22T16:32:00Z">
                <w:pPr>
                  <w:pStyle w:val="ListParagraph"/>
                  <w:numPr>
                    <w:numId w:val="1"/>
                  </w:numPr>
                  <w:spacing w:beforeLines="10" w:before="36" w:afterLines="10" w:after="36" w:line="400" w:lineRule="exact"/>
                  <w:ind w:leftChars="0" w:left="311" w:hanging="311"/>
                </w:pPr>
              </w:pPrChange>
            </w:pPr>
            <w:bookmarkStart w:id="46" w:name="_Hlk143264656"/>
            <w:del w:id="47" w:author="Pribil-Kövesdy Döníz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國立清華大學蔡宜朋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衛生保健組長</w:delText>
              </w:r>
            </w:del>
            <w:bookmarkEnd w:id="46"/>
          </w:p>
        </w:tc>
      </w:tr>
    </w:tbl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6804"/>
      </w:tblGrid>
      <w:tr w:rsidR="00DC19EC" w:rsidRPr="00DC19EC" w14:paraId="73793470" w14:textId="77777777" w:rsidTr="003B7BC2">
        <w:trPr>
          <w:trHeight w:val="1393"/>
          <w:jc w:val="center"/>
          <w:del w:id="48" w:author="Pribil-Kövesdy Döníz" w:date="2026-09-22T12:32:00Z" w16du:dateUtc="2026-09-22T16:32:00Z"/>
        </w:trPr>
        <w:tc>
          <w:tcPr>
            <w:tcW w:w="2689" w:type="dxa"/>
          </w:tcPr>
          <w:p w14:paraId="09F06AC6" w14:textId="1A16340F" w:rsidR="005F0023" w:rsidRPr="00DC19EC" w:rsidRDefault="005F0023" w:rsidP="00417956">
            <w:pPr>
              <w:spacing w:line="400" w:lineRule="exact"/>
              <w:jc w:val="both"/>
              <w:rPr>
                <w:del w:id="49" w:author="Pribil-Kövesdy Döníz" w:date="2026-09-22T12:32:00Z" w16du:dateUtc="2026-09-22T16:32:00Z"/>
                <w:rFonts w:eastAsia="DFKai-SB"/>
                <w:sz w:val="28"/>
                <w:szCs w:val="28"/>
              </w:rPr>
            </w:pPr>
            <w:del w:id="50" w:author="Pribil-Kövesdy Döníz" w:date="2026-09-22T12:32:00Z" w16du:dateUtc="2026-09-22T16:32:00Z">
              <w:r w:rsidRPr="00DC19EC">
                <w:rPr>
                  <w:rFonts w:eastAsia="DFKai-SB"/>
                  <w:sz w:val="28"/>
                  <w:szCs w:val="28"/>
                  <w:lang w:val="zh-TW"/>
                </w:rPr>
                <w:delText>護理人員</w:delText>
              </w:r>
            </w:del>
          </w:p>
        </w:tc>
        <w:tc>
          <w:tcPr>
            <w:tcW w:w="6804" w:type="dxa"/>
          </w:tcPr>
          <w:p w14:paraId="5269246D" w14:textId="71C14D71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="311" w:hanging="311"/>
              <w:jc w:val="both"/>
              <w:rPr>
                <w:del w:id="51" w:author="Pribil-Kövesdy Döníz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del w:id="52" w:author="Pribil-Kövesdy Döníz" w:date="2026-09-22T12:32:00Z" w16du:dateUtc="2026-09-22T16:32:00Z"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靜宜大學</w:delText>
              </w:r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tab/>
              </w:r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高美慧</w:delText>
              </w:r>
              <w:r w:rsidR="00DB28BF"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護理師</w:delText>
              </w:r>
            </w:del>
          </w:p>
          <w:p w14:paraId="0BF2A43D" w14:textId="2B128129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="311" w:hanging="311"/>
              <w:jc w:val="both"/>
              <w:rPr>
                <w:del w:id="53" w:author="Pribil-Kövesdy Döníz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bookmarkStart w:id="54" w:name="_Hlk143263304"/>
            <w:del w:id="55" w:author="Pribil-Kövesdy Döníz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國立臺南護理專科學校林詩淩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</w:del>
          </w:p>
          <w:p w14:paraId="4B1B521F" w14:textId="24C1E76D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="311" w:hanging="311"/>
              <w:jc w:val="both"/>
              <w:rPr>
                <w:del w:id="56" w:author="Pribil-Kövesdy Döníz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bookmarkStart w:id="57" w:name="_Hlk143264135"/>
            <w:bookmarkEnd w:id="54"/>
            <w:del w:id="58" w:author="Pribil-Kövesdy Döníz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國立臺灣體育運動大學張珮芬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  <w:bookmarkEnd w:id="57"/>
            </w:del>
          </w:p>
          <w:p w14:paraId="0FAC485E" w14:textId="78CA4080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="311" w:hanging="311"/>
              <w:jc w:val="both"/>
              <w:rPr>
                <w:del w:id="59" w:author="Pribil-Kövesdy Döníz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bookmarkStart w:id="60" w:name="_Hlk143264911"/>
            <w:del w:id="61" w:author="Pribil-Kövesdy Döníz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嘉南藥理大學鄭冠平</w:delText>
              </w:r>
              <w:r w:rsidR="00CC3820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  <w:bookmarkEnd w:id="60"/>
            </w:del>
          </w:p>
          <w:p w14:paraId="5F60E5C9" w14:textId="4763543B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="311" w:hanging="311"/>
              <w:jc w:val="both"/>
              <w:rPr>
                <w:del w:id="62" w:author="Pribil-Kövesdy Döníz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del w:id="63" w:author="Pribil-Kövesdy Döníz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國立金門大學許竹君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</w:del>
          </w:p>
          <w:p w14:paraId="235C2D3B" w14:textId="4AFBC7CD" w:rsidR="00DB28BF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="311" w:hanging="311"/>
              <w:jc w:val="both"/>
              <w:rPr>
                <w:del w:id="64" w:author="Pribil-Kövesdy Döníz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del w:id="65" w:author="Pribil-Kövesdy Döníz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亞東科技大學謝偉琪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</w:del>
          </w:p>
          <w:p w14:paraId="068D3D66" w14:textId="4ABD29ED" w:rsidR="00C875F4" w:rsidRPr="00DC19EC" w:rsidRDefault="009B299B" w:rsidP="00DB28BF">
            <w:pPr>
              <w:pStyle w:val="ListParagraph"/>
              <w:numPr>
                <w:ilvl w:val="0"/>
                <w:numId w:val="3"/>
              </w:numPr>
              <w:spacing w:beforeLines="10" w:before="24" w:afterLines="10" w:after="24" w:line="400" w:lineRule="exact"/>
              <w:ind w:left="311" w:hanging="311"/>
              <w:jc w:val="both"/>
              <w:rPr>
                <w:del w:id="66" w:author="Pribil-Kövesdy Döníz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del w:id="67" w:author="Pribil-Kövesdy Döníz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輔仁大學</w:delText>
              </w:r>
              <w:r w:rsidRPr="00DC19EC">
                <w:rPr>
                  <w:rFonts w:eastAsia="DFKai-SB" w:hint="eastAsia"/>
                  <w:sz w:val="28"/>
                  <w:szCs w:val="28"/>
                </w:rPr>
                <w:tab/>
              </w:r>
              <w:r w:rsidRPr="00DC19EC">
                <w:rPr>
                  <w:rFonts w:eastAsia="DFKai-SB" w:hint="eastAsia"/>
                  <w:sz w:val="28"/>
                  <w:szCs w:val="28"/>
                </w:rPr>
                <w:delText>張蓓蕾</w:delText>
              </w:r>
              <w:r w:rsidR="00DB28BF" w:rsidRPr="00DC19EC">
                <w:rPr>
                  <w:rFonts w:eastAsia="DFKai-SB" w:hint="eastAsia"/>
                  <w:sz w:val="28"/>
                  <w:szCs w:val="28"/>
                </w:rPr>
                <w:delText>護理師</w:delText>
              </w:r>
            </w:del>
          </w:p>
        </w:tc>
      </w:tr>
      <w:tr w:rsidR="00DC19EC" w:rsidRPr="00DC19EC" w14:paraId="6EA37F0C" w14:textId="77777777" w:rsidTr="005F0023">
        <w:trPr>
          <w:trHeight w:val="849"/>
          <w:jc w:val="center"/>
          <w:del w:id="68" w:author="Pribil-Kövesdy Döníz" w:date="2026-09-22T12:32:00Z" w16du:dateUtc="2026-09-22T16:32:00Z"/>
        </w:trPr>
        <w:tc>
          <w:tcPr>
            <w:tcW w:w="2689" w:type="dxa"/>
          </w:tcPr>
          <w:p w14:paraId="0BDDAA59" w14:textId="16FC2B4D" w:rsidR="005F0023" w:rsidRPr="00DC19EC" w:rsidRDefault="005F0023" w:rsidP="00417956">
            <w:pPr>
              <w:spacing w:line="400" w:lineRule="exact"/>
              <w:jc w:val="both"/>
              <w:rPr>
                <w:del w:id="69" w:author="Pribil-Kövesdy Döníz" w:date="2026-09-22T12:32:00Z" w16du:dateUtc="2026-09-22T16:32:00Z"/>
                <w:rFonts w:eastAsia="DFKai-SB"/>
                <w:sz w:val="28"/>
                <w:szCs w:val="28"/>
              </w:rPr>
            </w:pPr>
            <w:del w:id="70" w:author="Pribil-Kövesdy Döníz" w:date="2026-09-22T12:32:00Z" w16du:dateUtc="2026-09-22T16:32:00Z">
              <w:r w:rsidRPr="00DC19EC">
                <w:rPr>
                  <w:rFonts w:eastAsia="DFKai-SB"/>
                  <w:sz w:val="28"/>
                  <w:szCs w:val="28"/>
                  <w:lang w:val="zh-TW"/>
                </w:rPr>
                <w:delText>餐飲衛生督導人員</w:delText>
              </w:r>
            </w:del>
          </w:p>
        </w:tc>
        <w:tc>
          <w:tcPr>
            <w:tcW w:w="6804" w:type="dxa"/>
          </w:tcPr>
          <w:p w14:paraId="4FE5AD9B" w14:textId="5EB356C3" w:rsidR="00DB28BF" w:rsidRPr="00DC19EC" w:rsidRDefault="009B299B" w:rsidP="00DB28BF">
            <w:pPr>
              <w:pStyle w:val="ListParagraph"/>
              <w:numPr>
                <w:ilvl w:val="0"/>
                <w:numId w:val="2"/>
              </w:numPr>
              <w:spacing w:beforeLines="10" w:before="24" w:afterLines="10" w:after="24" w:line="400" w:lineRule="exact"/>
              <w:ind w:left="311" w:hanging="311"/>
              <w:jc w:val="both"/>
              <w:rPr>
                <w:del w:id="71" w:author="Pribil-Kövesdy Döníz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bookmarkStart w:id="72" w:name="_Hlk143265279"/>
            <w:del w:id="73" w:author="Pribil-Kövesdy Döníz" w:date="2026-09-22T12:32:00Z" w16du:dateUtc="2026-09-22T16:32:00Z"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南華大學</w:delText>
              </w:r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tab/>
              </w:r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郭詩婕</w:delText>
              </w:r>
              <w:bookmarkEnd w:id="72"/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約聘組員</w:delText>
              </w:r>
            </w:del>
          </w:p>
          <w:p w14:paraId="3941EF3F" w14:textId="55ADF6F3" w:rsidR="00DB28BF" w:rsidRPr="00DC19EC" w:rsidRDefault="004A5BE0" w:rsidP="00DB28BF">
            <w:pPr>
              <w:pStyle w:val="ListParagraph"/>
              <w:numPr>
                <w:ilvl w:val="0"/>
                <w:numId w:val="2"/>
              </w:numPr>
              <w:spacing w:beforeLines="10" w:before="24" w:afterLines="10" w:after="24" w:line="400" w:lineRule="exact"/>
              <w:ind w:left="311" w:hanging="311"/>
              <w:jc w:val="both"/>
              <w:rPr>
                <w:del w:id="74" w:author="Pribil-Kövesdy Döníz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bookmarkStart w:id="75" w:name="_Hlk143265505"/>
            <w:del w:id="76" w:author="Pribil-Kövesdy Döníz" w:date="2026-09-22T12:32:00Z" w16du:dateUtc="2026-09-22T16:32:00Z">
              <w:r w:rsidRPr="00DC19EC">
                <w:rPr>
                  <w:rFonts w:eastAsia="DFKai-SB" w:hint="eastAsia"/>
                  <w:sz w:val="28"/>
                  <w:szCs w:val="28"/>
                </w:rPr>
                <w:delText>弘光科技大學吳喬恩</w:delText>
              </w:r>
              <w:bookmarkEnd w:id="75"/>
              <w:r w:rsidRPr="00DC19EC">
                <w:rPr>
                  <w:rFonts w:eastAsia="DFKai-SB" w:hint="eastAsia"/>
                  <w:sz w:val="28"/>
                  <w:szCs w:val="28"/>
                </w:rPr>
                <w:delText>組員</w:delText>
              </w:r>
            </w:del>
          </w:p>
          <w:p w14:paraId="1C4A6F7B" w14:textId="4740C018" w:rsidR="00C875F4" w:rsidRPr="00DC19EC" w:rsidRDefault="004A5BE0" w:rsidP="00DB28BF">
            <w:pPr>
              <w:pStyle w:val="ListParagraph"/>
              <w:numPr>
                <w:ilvl w:val="0"/>
                <w:numId w:val="2"/>
              </w:numPr>
              <w:spacing w:beforeLines="10" w:before="24" w:afterLines="10" w:after="24" w:line="400" w:lineRule="exact"/>
              <w:ind w:left="311" w:hanging="311"/>
              <w:jc w:val="both"/>
              <w:rPr>
                <w:del w:id="77" w:author="Pribil-Kövesdy Döníz" w:date="2026-09-22T12:32:00Z" w16du:dateUtc="2026-09-22T16:32:00Z"/>
                <w:rFonts w:ascii="Times New Roman" w:eastAsia="DFKai-SB" w:hAnsi="Times New Roman"/>
                <w:sz w:val="28"/>
                <w:szCs w:val="28"/>
              </w:rPr>
            </w:pPr>
            <w:del w:id="78" w:author="Pribil-Kövesdy Döníz" w:date="2026-09-22T12:32:00Z" w16du:dateUtc="2026-09-22T16:32:00Z">
              <w:r w:rsidRPr="00DC19EC">
                <w:rPr>
                  <w:rFonts w:ascii="Times New Roman" w:eastAsia="DFKai-SB" w:hAnsi="Times New Roman" w:hint="eastAsia"/>
                  <w:sz w:val="28"/>
                  <w:szCs w:val="28"/>
                </w:rPr>
                <w:delText>國立東華大學王惠貞護理師</w:delText>
              </w:r>
            </w:del>
          </w:p>
        </w:tc>
      </w:tr>
    </w:tbl>
    <w:p w14:paraId="350BC568" w14:textId="77777777" w:rsidR="00854C26" w:rsidRPr="00854C26" w:rsidRDefault="00854C26" w:rsidP="0061350B">
      <w:pPr>
        <w:spacing w:before="360" w:line="240" w:lineRule="auto"/>
        <w:rPr>
          <w:ins w:id="79" w:author="Pribil-Kövesdy Döníz" w:date="2026-09-22T12:32:00Z" w16du:dateUtc="2026-09-22T16:32:00Z"/>
          <w:sz w:val="28"/>
          <w:szCs w:val="28"/>
        </w:rPr>
      </w:pPr>
      <w:ins w:id="80" w:author="Pribil-Kövesdy Döníz" w:date="2026-09-22T12:32:00Z" w16du:dateUtc="2026-09-22T16:32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3"/>
        <w:gridCol w:w="11211"/>
      </w:tblGrid>
      <w:tr w:rsidR="00854C26" w14:paraId="5869A62F" w14:textId="77777777" w:rsidTr="0061350B">
        <w:trPr>
          <w:trHeight w:val="1168"/>
          <w:ins w:id="81" w:author="Pribil-Kövesdy Döníz" w:date="2026-09-22T12:32:00Z" w16du:dateUtc="2026-09-22T16:32:00Z"/>
        </w:trPr>
        <w:tc>
          <w:tcPr>
            <w:tcW w:w="2802" w:type="dxa"/>
          </w:tcPr>
          <w:p w14:paraId="1FA10784" w14:textId="77777777" w:rsidR="00854C26" w:rsidRDefault="00A236F9" w:rsidP="00391C9E">
            <w:pPr>
              <w:rPr>
                <w:ins w:id="82" w:author="Pribil-Kövesdy Döníz" w:date="2026-09-22T12:32:00Z" w16du:dateUtc="2026-09-22T16:32:00Z"/>
              </w:rPr>
            </w:pPr>
            <w:ins w:id="83" w:author="Pribil-Kövesdy Döníz" w:date="2026-09-22T12:32:00Z" w16du:dateUtc="2026-09-22T16:32:00Z">
              <w:r>
                <w:t>Mobilitás típusa</w:t>
              </w:r>
            </w:ins>
          </w:p>
          <w:p w14:paraId="7FAA1988" w14:textId="77777777" w:rsidR="00A236F9" w:rsidRDefault="00A236F9" w:rsidP="00391C9E">
            <w:pPr>
              <w:rPr>
                <w:ins w:id="84" w:author="Pribil-Kövesdy Döníz" w:date="2026-09-22T12:32:00Z" w16du:dateUtc="2026-09-22T16:32:00Z"/>
              </w:rPr>
            </w:pPr>
            <w:ins w:id="85" w:author="Pribil-Kövesdy Döníz" w:date="2026-09-22T12:32:00Z" w16du:dateUtc="2026-09-22T16:32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3BA27AA8" w14:textId="77777777" w:rsidR="00854C26" w:rsidRDefault="00A236F9" w:rsidP="00391C9E">
            <w:pPr>
              <w:pStyle w:val="ListParagraph"/>
              <w:widowControl/>
              <w:numPr>
                <w:ilvl w:val="0"/>
                <w:numId w:val="27"/>
              </w:numPr>
              <w:rPr>
                <w:ins w:id="86" w:author="Pribil-Kövesdy Döníz" w:date="2026-09-22T12:32:00Z" w16du:dateUtc="2026-09-22T16:32:00Z"/>
              </w:rPr>
            </w:pPr>
            <w:ins w:id="87" w:author="Pribil-Kövesdy Döníz" w:date="2026-09-22T12:32:00Z" w16du:dateUtc="2026-09-22T16:32:00Z">
              <w:r>
                <w:t>szakmai továbbképzés</w:t>
              </w:r>
            </w:ins>
          </w:p>
          <w:p w14:paraId="6348496F" w14:textId="77777777" w:rsidR="00A236F9" w:rsidRDefault="00A236F9" w:rsidP="00391C9E">
            <w:pPr>
              <w:pStyle w:val="ListParagraph"/>
              <w:widowControl/>
              <w:numPr>
                <w:ilvl w:val="0"/>
                <w:numId w:val="27"/>
              </w:numPr>
              <w:rPr>
                <w:ins w:id="88" w:author="Pribil-Kövesdy Döníz" w:date="2026-09-22T12:32:00Z" w16du:dateUtc="2026-09-22T16:32:00Z"/>
              </w:rPr>
            </w:pPr>
            <w:ins w:id="89" w:author="Pribil-Kövesdy Döníz" w:date="2026-09-22T12:32:00Z" w16du:dateUtc="2026-09-22T16:32:00Z">
              <w:r>
                <w:t>nyelvtanfolyam</w:t>
              </w:r>
            </w:ins>
          </w:p>
          <w:p w14:paraId="67360F53" w14:textId="77777777" w:rsidR="00A236F9" w:rsidRDefault="00F520F7" w:rsidP="00391C9E">
            <w:pPr>
              <w:pStyle w:val="ListParagraph"/>
              <w:widowControl/>
              <w:numPr>
                <w:ilvl w:val="0"/>
                <w:numId w:val="27"/>
              </w:numPr>
              <w:rPr>
                <w:ins w:id="90" w:author="Pribil-Kövesdy Döníz" w:date="2026-09-22T12:32:00Z" w16du:dateUtc="2026-09-22T16:32:00Z"/>
              </w:rPr>
            </w:pPr>
            <w:ins w:id="91" w:author="Pribil-Kövesdy Döníz" w:date="2026-09-22T12:32:00Z" w16du:dateUtc="2026-09-22T16:32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1FF6C17D" w14:textId="77777777" w:rsidR="00A236F9" w:rsidRDefault="00A236F9" w:rsidP="00391C9E">
            <w:pPr>
              <w:pStyle w:val="ListParagraph"/>
              <w:widowControl/>
              <w:numPr>
                <w:ilvl w:val="0"/>
                <w:numId w:val="27"/>
              </w:numPr>
              <w:rPr>
                <w:ins w:id="92" w:author="Pribil-Kövesdy Döníz" w:date="2026-09-22T12:32:00Z" w16du:dateUtc="2026-09-22T16:32:00Z"/>
              </w:rPr>
            </w:pPr>
            <w:ins w:id="93" w:author="Pribil-Kövesdy Döníz" w:date="2026-09-22T12:32:00Z" w16du:dateUtc="2026-09-22T16:32:00Z">
              <w:r>
                <w:t>oktatási tevékenység</w:t>
              </w:r>
            </w:ins>
          </w:p>
        </w:tc>
      </w:tr>
      <w:tr w:rsidR="00A236F9" w14:paraId="122F228B" w14:textId="77777777" w:rsidTr="00AD06DF">
        <w:trPr>
          <w:ins w:id="94" w:author="Pribil-Kövesdy Döníz" w:date="2026-09-22T12:32:00Z" w16du:dateUtc="2026-09-22T16:32:00Z"/>
        </w:trPr>
        <w:tc>
          <w:tcPr>
            <w:tcW w:w="2802" w:type="dxa"/>
          </w:tcPr>
          <w:p w14:paraId="681947BE" w14:textId="77777777" w:rsidR="00A236F9" w:rsidRDefault="00A236F9" w:rsidP="00391C9E">
            <w:pPr>
              <w:rPr>
                <w:ins w:id="95" w:author="Pribil-Kövesdy Döníz" w:date="2026-09-22T12:32:00Z" w16du:dateUtc="2026-09-22T16:32:00Z"/>
              </w:rPr>
            </w:pPr>
            <w:ins w:id="96" w:author="Pribil-Kövesdy Döníz" w:date="2026-09-22T12:32:00Z" w16du:dateUtc="2026-09-22T16:32:00Z">
              <w:r>
                <w:t>Továbbképzés címe</w:t>
              </w:r>
            </w:ins>
          </w:p>
          <w:p w14:paraId="2CE228BB" w14:textId="77777777" w:rsidR="00A236F9" w:rsidRDefault="00A236F9" w:rsidP="00391C9E">
            <w:pPr>
              <w:rPr>
                <w:ins w:id="97" w:author="Pribil-Kövesdy Döníz" w:date="2026-09-22T12:32:00Z" w16du:dateUtc="2026-09-22T16:32:00Z"/>
              </w:rPr>
            </w:pPr>
            <w:ins w:id="98" w:author="Pribil-Kövesdy Döníz" w:date="2026-09-22T12:32:00Z" w16du:dateUtc="2026-09-22T16:32:00Z">
              <w:r>
                <w:t>(amennyiben releváns)</w:t>
              </w:r>
            </w:ins>
          </w:p>
        </w:tc>
        <w:tc>
          <w:tcPr>
            <w:tcW w:w="11340" w:type="dxa"/>
          </w:tcPr>
          <w:p w14:paraId="7B414634" w14:textId="77777777" w:rsidR="00A236F9" w:rsidRDefault="00A236F9" w:rsidP="00391C9E">
            <w:pPr>
              <w:rPr>
                <w:ins w:id="99" w:author="Pribil-Kövesdy Döníz" w:date="2026-09-22T12:32:00Z" w16du:dateUtc="2026-09-22T16:32:00Z"/>
              </w:rPr>
            </w:pPr>
          </w:p>
        </w:tc>
      </w:tr>
      <w:tr w:rsidR="00A236F9" w14:paraId="63C1CC09" w14:textId="77777777" w:rsidTr="0061350B">
        <w:trPr>
          <w:trHeight w:val="428"/>
          <w:ins w:id="100" w:author="Pribil-Kövesdy Döníz" w:date="2026-09-22T12:32:00Z" w16du:dateUtc="2026-09-22T16:32:00Z"/>
        </w:trPr>
        <w:tc>
          <w:tcPr>
            <w:tcW w:w="2802" w:type="dxa"/>
          </w:tcPr>
          <w:p w14:paraId="354CE652" w14:textId="77777777" w:rsidR="00A236F9" w:rsidRDefault="00A236F9" w:rsidP="00391C9E">
            <w:pPr>
              <w:rPr>
                <w:ins w:id="101" w:author="Pribil-Kövesdy Döníz" w:date="2026-09-22T12:32:00Z" w16du:dateUtc="2026-09-22T16:32:00Z"/>
              </w:rPr>
            </w:pPr>
            <w:ins w:id="102" w:author="Pribil-Kövesdy Döníz" w:date="2026-09-22T12:32:00Z" w16du:dateUtc="2026-09-22T16:32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622C97A0" w14:textId="77777777" w:rsidR="005E7FFD" w:rsidRDefault="005E7FFD" w:rsidP="00391C9E">
            <w:pPr>
              <w:rPr>
                <w:ins w:id="103" w:author="Pribil-Kövesdy Döníz" w:date="2026-09-22T12:32:00Z" w16du:dateUtc="2026-09-22T16:32:00Z"/>
              </w:rPr>
            </w:pPr>
          </w:p>
        </w:tc>
      </w:tr>
      <w:tr w:rsidR="005E7FFD" w14:paraId="5207BB5F" w14:textId="77777777" w:rsidTr="0061350B">
        <w:trPr>
          <w:trHeight w:val="703"/>
          <w:ins w:id="104" w:author="Pribil-Kövesdy Döníz" w:date="2026-09-22T12:32:00Z" w16du:dateUtc="2026-09-22T16:32:00Z"/>
        </w:trPr>
        <w:tc>
          <w:tcPr>
            <w:tcW w:w="2802" w:type="dxa"/>
          </w:tcPr>
          <w:p w14:paraId="1CBD593A" w14:textId="77777777" w:rsidR="005E7FFD" w:rsidRDefault="005E7FFD" w:rsidP="00391C9E">
            <w:pPr>
              <w:rPr>
                <w:ins w:id="105" w:author="Pribil-Kövesdy Döníz" w:date="2026-09-22T12:32:00Z" w16du:dateUtc="2026-09-22T16:32:00Z"/>
              </w:rPr>
            </w:pPr>
            <w:ins w:id="106" w:author="Pribil-Kövesdy Döníz" w:date="2026-09-22T12:32:00Z" w16du:dateUtc="2026-09-22T16:32:00Z">
              <w:r>
                <w:t>Fogadó intézmény típusa</w:t>
              </w:r>
            </w:ins>
          </w:p>
          <w:p w14:paraId="2714C563" w14:textId="77777777" w:rsidR="005E7FFD" w:rsidRDefault="005E7FFD" w:rsidP="00391C9E">
            <w:pPr>
              <w:rPr>
                <w:ins w:id="107" w:author="Pribil-Kövesdy Döníz" w:date="2026-09-22T12:32:00Z" w16du:dateUtc="2026-09-22T16:32:00Z"/>
              </w:rPr>
            </w:pPr>
            <w:ins w:id="108" w:author="Pribil-Kövesdy Döníz" w:date="2026-09-22T12:32:00Z" w16du:dateUtc="2026-09-22T16:32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62E52D19" w14:textId="77777777" w:rsidR="005E7FFD" w:rsidRDefault="005E7FFD" w:rsidP="00391C9E">
            <w:pPr>
              <w:pStyle w:val="ListParagraph"/>
              <w:widowControl/>
              <w:numPr>
                <w:ilvl w:val="0"/>
                <w:numId w:val="28"/>
              </w:numPr>
              <w:rPr>
                <w:ins w:id="109" w:author="Pribil-Kövesdy Döníz" w:date="2026-09-22T12:32:00Z" w16du:dateUtc="2026-09-22T16:32:00Z"/>
              </w:rPr>
            </w:pPr>
            <w:ins w:id="110" w:author="Pribil-Kövesdy Döníz" w:date="2026-09-22T12:32:00Z" w16du:dateUtc="2026-09-22T16:32:00Z">
              <w:r>
                <w:t>oktatási intézmény</w:t>
              </w:r>
            </w:ins>
          </w:p>
          <w:p w14:paraId="0CFFF286" w14:textId="77777777" w:rsidR="005E7FFD" w:rsidRDefault="005E7FFD" w:rsidP="00391C9E">
            <w:pPr>
              <w:pStyle w:val="ListParagraph"/>
              <w:widowControl/>
              <w:numPr>
                <w:ilvl w:val="0"/>
                <w:numId w:val="28"/>
              </w:numPr>
              <w:rPr>
                <w:ins w:id="111" w:author="Pribil-Kövesdy Döníz" w:date="2026-09-22T12:32:00Z" w16du:dateUtc="2026-09-22T16:32:00Z"/>
              </w:rPr>
            </w:pPr>
            <w:ins w:id="112" w:author="Pribil-Kövesdy Döníz" w:date="2026-09-22T12:32:00Z" w16du:dateUtc="2026-09-22T16:32:00Z">
              <w:r>
                <w:t>továbbképző intézmény</w:t>
              </w:r>
            </w:ins>
          </w:p>
        </w:tc>
      </w:tr>
      <w:tr w:rsidR="00A236F9" w14:paraId="40257F52" w14:textId="77777777" w:rsidTr="00AD06DF">
        <w:trPr>
          <w:ins w:id="113" w:author="Pribil-Kövesdy Döníz" w:date="2026-09-22T12:32:00Z" w16du:dateUtc="2026-09-22T16:32:00Z"/>
        </w:trPr>
        <w:tc>
          <w:tcPr>
            <w:tcW w:w="2802" w:type="dxa"/>
          </w:tcPr>
          <w:p w14:paraId="0DAC0A4D" w14:textId="77777777" w:rsidR="00A236F9" w:rsidRDefault="00A236F9" w:rsidP="00391C9E">
            <w:pPr>
              <w:rPr>
                <w:ins w:id="114" w:author="Pribil-Kövesdy Döníz" w:date="2026-09-22T12:32:00Z" w16du:dateUtc="2026-09-22T16:32:00Z"/>
              </w:rPr>
            </w:pPr>
            <w:ins w:id="115" w:author="Pribil-Kövesdy Döníz" w:date="2026-09-22T12:32:00Z" w16du:dateUtc="2026-09-22T16:32:00Z">
              <w:r>
                <w:t>Fogadó ország</w:t>
              </w:r>
            </w:ins>
          </w:p>
        </w:tc>
        <w:tc>
          <w:tcPr>
            <w:tcW w:w="11340" w:type="dxa"/>
          </w:tcPr>
          <w:p w14:paraId="1C13D6D6" w14:textId="77777777" w:rsidR="00A236F9" w:rsidRDefault="00A236F9" w:rsidP="00391C9E">
            <w:pPr>
              <w:rPr>
                <w:ins w:id="116" w:author="Pribil-Kövesdy Döníz" w:date="2026-09-22T12:32:00Z" w16du:dateUtc="2026-09-22T16:32:00Z"/>
              </w:rPr>
            </w:pPr>
          </w:p>
        </w:tc>
      </w:tr>
      <w:tr w:rsidR="00A236F9" w14:paraId="0114413B" w14:textId="77777777" w:rsidTr="00AD06DF">
        <w:trPr>
          <w:ins w:id="117" w:author="Pribil-Kövesdy Döníz" w:date="2026-09-22T12:32:00Z" w16du:dateUtc="2026-09-22T16:32:00Z"/>
        </w:trPr>
        <w:tc>
          <w:tcPr>
            <w:tcW w:w="2802" w:type="dxa"/>
          </w:tcPr>
          <w:p w14:paraId="799253BD" w14:textId="77777777" w:rsidR="00A236F9" w:rsidRDefault="00A236F9" w:rsidP="00391C9E">
            <w:pPr>
              <w:rPr>
                <w:ins w:id="118" w:author="Pribil-Kövesdy Döníz" w:date="2026-09-22T12:32:00Z" w16du:dateUtc="2026-09-22T16:32:00Z"/>
              </w:rPr>
            </w:pPr>
            <w:ins w:id="119" w:author="Pribil-Kövesdy Döníz" w:date="2026-09-22T12:32:00Z" w16du:dateUtc="2026-09-22T16:32:00Z">
              <w:r>
                <w:t>Munkanyelv</w:t>
              </w:r>
            </w:ins>
          </w:p>
        </w:tc>
        <w:tc>
          <w:tcPr>
            <w:tcW w:w="11340" w:type="dxa"/>
          </w:tcPr>
          <w:p w14:paraId="7DA36986" w14:textId="77777777" w:rsidR="00A236F9" w:rsidRDefault="00A236F9" w:rsidP="00391C9E">
            <w:pPr>
              <w:rPr>
                <w:ins w:id="120" w:author="Pribil-Kövesdy Döníz" w:date="2026-09-22T12:32:00Z" w16du:dateUtc="2026-09-22T16:32:00Z"/>
              </w:rPr>
            </w:pPr>
          </w:p>
        </w:tc>
      </w:tr>
      <w:tr w:rsidR="00A236F9" w14:paraId="10F965C2" w14:textId="77777777" w:rsidTr="00AD06DF">
        <w:trPr>
          <w:ins w:id="121" w:author="Pribil-Kövesdy Döníz" w:date="2026-09-22T12:32:00Z" w16du:dateUtc="2026-09-22T16:32:00Z"/>
        </w:trPr>
        <w:tc>
          <w:tcPr>
            <w:tcW w:w="2802" w:type="dxa"/>
          </w:tcPr>
          <w:p w14:paraId="0117182E" w14:textId="77777777" w:rsidR="00A236F9" w:rsidRDefault="00A236F9" w:rsidP="00391C9E">
            <w:pPr>
              <w:rPr>
                <w:ins w:id="122" w:author="Pribil-Kövesdy Döníz" w:date="2026-09-22T12:32:00Z" w16du:dateUtc="2026-09-22T16:32:00Z"/>
              </w:rPr>
            </w:pPr>
            <w:ins w:id="123" w:author="Pribil-Kövesdy Döníz" w:date="2026-09-22T12:32:00Z" w16du:dateUtc="2026-09-22T16:32:00Z">
              <w:r>
                <w:lastRenderedPageBreak/>
                <w:t>Mobilitás időtartama</w:t>
              </w:r>
            </w:ins>
          </w:p>
          <w:p w14:paraId="6E074279" w14:textId="77777777" w:rsidR="00A236F9" w:rsidRDefault="00A236F9" w:rsidP="00AD06DF">
            <w:pPr>
              <w:rPr>
                <w:ins w:id="124" w:author="Pribil-Kövesdy Döníz" w:date="2026-09-22T12:32:00Z" w16du:dateUtc="2026-09-22T16:32:00Z"/>
              </w:rPr>
            </w:pPr>
            <w:ins w:id="125" w:author="Pribil-Kövesdy Döníz" w:date="2026-09-22T12:32:00Z" w16du:dateUtc="2026-09-22T16:32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278E1647" w14:textId="77777777" w:rsidR="00A236F9" w:rsidRDefault="00A236F9" w:rsidP="0061350B">
            <w:pPr>
              <w:ind w:firstLine="882"/>
              <w:rPr>
                <w:ins w:id="126" w:author="Pribil-Kövesdy Döníz" w:date="2026-09-22T12:32:00Z" w16du:dateUtc="2026-09-22T16:32:00Z"/>
              </w:rPr>
            </w:pPr>
            <w:ins w:id="127" w:author="Pribil-Kövesdy Döníz" w:date="2026-09-22T12:32:00Z" w16du:dateUtc="2026-09-22T16:32:00Z">
              <w:r>
                <w:t>nap</w:t>
              </w:r>
            </w:ins>
          </w:p>
        </w:tc>
      </w:tr>
    </w:tbl>
    <w:p w14:paraId="4AC16D49" w14:textId="77777777" w:rsidR="0061350B" w:rsidRDefault="0061350B">
      <w:pPr>
        <w:rPr>
          <w:ins w:id="128" w:author="Pribil-Kövesdy Döníz" w:date="2026-09-22T12:32:00Z" w16du:dateUtc="2026-09-22T16:32:00Z"/>
          <w:sz w:val="28"/>
          <w:szCs w:val="28"/>
          <w:highlight w:val="lightGray"/>
        </w:rPr>
      </w:pPr>
      <w:ins w:id="129" w:author="Pribil-Kövesdy Döníz" w:date="2026-09-22T12:32:00Z" w16du:dateUtc="2026-09-22T16:32:00Z">
        <w:r>
          <w:rPr>
            <w:sz w:val="28"/>
            <w:szCs w:val="28"/>
            <w:highlight w:val="lightGray"/>
          </w:rPr>
          <w:br w:type="page"/>
        </w:r>
      </w:ins>
    </w:p>
    <w:p w14:paraId="798A70FE" w14:textId="77777777" w:rsidR="007A6560" w:rsidRPr="007C10F6" w:rsidRDefault="007C10F6" w:rsidP="007C10F6">
      <w:pPr>
        <w:spacing w:line="240" w:lineRule="auto"/>
        <w:rPr>
          <w:ins w:id="130" w:author="Pribil-Kövesdy Döníz" w:date="2026-09-22T12:32:00Z" w16du:dateUtc="2026-09-22T16:32:00Z"/>
          <w:sz w:val="28"/>
          <w:szCs w:val="28"/>
        </w:rPr>
      </w:pPr>
      <w:ins w:id="131" w:author="Pribil-Kövesdy Döníz" w:date="2026-09-22T12:32:00Z" w16du:dateUtc="2026-09-22T16:32:00Z">
        <w:r>
          <w:rPr>
            <w:sz w:val="28"/>
            <w:szCs w:val="28"/>
            <w:highlight w:val="lightGray"/>
          </w:rPr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9"/>
        <w:gridCol w:w="4674"/>
        <w:gridCol w:w="4661"/>
      </w:tblGrid>
      <w:tr w:rsidR="007A6560" w14:paraId="4E18A7F5" w14:textId="77777777" w:rsidTr="007A6560">
        <w:trPr>
          <w:ins w:id="132" w:author="Pribil-Kövesdy Döníz" w:date="2026-09-22T12:32:00Z" w16du:dateUtc="2026-09-22T16:32:00Z"/>
        </w:trPr>
        <w:tc>
          <w:tcPr>
            <w:tcW w:w="4714" w:type="dxa"/>
          </w:tcPr>
          <w:p w14:paraId="4F1DBA8E" w14:textId="77777777" w:rsidR="007A6560" w:rsidRPr="004B3A33" w:rsidRDefault="007A6560" w:rsidP="007A6560">
            <w:pPr>
              <w:rPr>
                <w:ins w:id="133" w:author="Pribil-Kövesdy Döníz" w:date="2026-09-22T12:32:00Z" w16du:dateUtc="2026-09-22T16:32:00Z"/>
                <w:b/>
                <w:bCs/>
              </w:rPr>
            </w:pPr>
            <w:ins w:id="134" w:author="Pribil-Kövesdy Döníz" w:date="2026-09-22T12:32:00Z" w16du:dateUtc="2026-09-22T16:32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428AC436" w14:textId="77777777" w:rsidR="007A6560" w:rsidRPr="00AD06DF" w:rsidRDefault="007A6560" w:rsidP="007A6560">
            <w:pPr>
              <w:rPr>
                <w:ins w:id="135" w:author="Pribil-Kövesdy Döníz" w:date="2026-09-22T12:32:00Z" w16du:dateUtc="2026-09-22T16:32:00Z"/>
              </w:rPr>
            </w:pPr>
            <w:ins w:id="136" w:author="Pribil-Kövesdy Döníz" w:date="2026-09-22T12:32:00Z" w16du:dateUtc="2026-09-22T16:32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6096114D" w14:textId="77777777" w:rsidR="007A6560" w:rsidRPr="004B3A33" w:rsidRDefault="007A6560" w:rsidP="007A6560">
            <w:pPr>
              <w:rPr>
                <w:ins w:id="137" w:author="Pribil-Kövesdy Döníz" w:date="2026-09-22T12:32:00Z" w16du:dateUtc="2026-09-22T16:32:00Z"/>
                <w:b/>
                <w:bCs/>
              </w:rPr>
            </w:pPr>
            <w:ins w:id="138" w:author="Pribil-Kövesdy Döníz" w:date="2026-09-22T12:32:00Z" w16du:dateUtc="2026-09-22T16:32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78228DF6" w14:textId="77777777" w:rsidR="007A6560" w:rsidRPr="00AD06DF" w:rsidRDefault="007A6560" w:rsidP="004B3A33">
            <w:pPr>
              <w:rPr>
                <w:ins w:id="139" w:author="Pribil-Kövesdy Döníz" w:date="2026-09-22T12:32:00Z" w16du:dateUtc="2026-09-22T16:32:00Z"/>
              </w:rPr>
            </w:pPr>
            <w:ins w:id="140" w:author="Pribil-Kövesdy Döníz" w:date="2026-09-22T12:32:00Z" w16du:dateUtc="2026-09-22T16:32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60AD1226" w14:textId="77777777" w:rsidR="004B3A33" w:rsidRDefault="007A6560" w:rsidP="007A6560">
            <w:pPr>
              <w:rPr>
                <w:ins w:id="141" w:author="Pribil-Kövesdy Döníz" w:date="2026-09-22T12:32:00Z" w16du:dateUtc="2026-09-22T16:32:00Z"/>
              </w:rPr>
            </w:pPr>
            <w:ins w:id="142" w:author="Pribil-Kövesdy Döníz" w:date="2026-09-22T12:32:00Z" w16du:dateUtc="2026-09-22T16:32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6A9E1857" w14:textId="77777777" w:rsidR="007A6560" w:rsidRPr="00AD06DF" w:rsidRDefault="004B3A33" w:rsidP="007A6560">
            <w:pPr>
              <w:rPr>
                <w:ins w:id="143" w:author="Pribil-Kövesdy Döníz" w:date="2026-09-22T12:32:00Z" w16du:dateUtc="2026-09-22T16:32:00Z"/>
              </w:rPr>
            </w:pPr>
            <w:ins w:id="144" w:author="Pribil-Kövesdy Döníz" w:date="2026-09-22T12:32:00Z" w16du:dateUtc="2026-09-22T16:32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73229376" w14:textId="77777777" w:rsidTr="007C10F6">
        <w:trPr>
          <w:trHeight w:val="2994"/>
          <w:ins w:id="145" w:author="Pribil-Kövesdy Döníz" w:date="2026-09-22T12:32:00Z" w16du:dateUtc="2026-09-22T16:32:00Z"/>
        </w:trPr>
        <w:tc>
          <w:tcPr>
            <w:tcW w:w="4714" w:type="dxa"/>
          </w:tcPr>
          <w:p w14:paraId="22F0407E" w14:textId="77777777" w:rsidR="007A6560" w:rsidRDefault="007A6560" w:rsidP="00391C9E">
            <w:pPr>
              <w:rPr>
                <w:ins w:id="146" w:author="Pribil-Kövesdy Döníz" w:date="2026-09-22T12:32:00Z" w16du:dateUtc="2026-09-22T16:32:00Z"/>
              </w:rPr>
            </w:pPr>
          </w:p>
        </w:tc>
        <w:tc>
          <w:tcPr>
            <w:tcW w:w="4715" w:type="dxa"/>
          </w:tcPr>
          <w:p w14:paraId="75E6D71F" w14:textId="77777777" w:rsidR="007A6560" w:rsidRDefault="007A6560" w:rsidP="00391C9E">
            <w:pPr>
              <w:rPr>
                <w:ins w:id="147" w:author="Pribil-Kövesdy Döníz" w:date="2026-09-22T12:32:00Z" w16du:dateUtc="2026-09-22T16:32:00Z"/>
              </w:rPr>
            </w:pPr>
          </w:p>
        </w:tc>
        <w:tc>
          <w:tcPr>
            <w:tcW w:w="4715" w:type="dxa"/>
          </w:tcPr>
          <w:p w14:paraId="33D7A6B1" w14:textId="77777777" w:rsidR="007A6560" w:rsidRDefault="007A6560" w:rsidP="00391C9E">
            <w:pPr>
              <w:rPr>
                <w:ins w:id="148" w:author="Pribil-Kövesdy Döníz" w:date="2026-09-22T12:32:00Z" w16du:dateUtc="2026-09-22T16:32:00Z"/>
              </w:rPr>
            </w:pPr>
          </w:p>
        </w:tc>
      </w:tr>
    </w:tbl>
    <w:p w14:paraId="10801ACB" w14:textId="77777777" w:rsidR="00686BE4" w:rsidRPr="00AD06DF" w:rsidRDefault="004B3A33" w:rsidP="00391C9E">
      <w:pPr>
        <w:spacing w:line="240" w:lineRule="auto"/>
        <w:rPr>
          <w:ins w:id="149" w:author="Pribil-Kövesdy Döníz" w:date="2026-09-22T12:32:00Z" w16du:dateUtc="2026-09-22T16:32:00Z"/>
        </w:rPr>
      </w:pPr>
      <w:ins w:id="150" w:author="Pribil-Kövesdy Döníz" w:date="2026-09-22T12:32:00Z" w16du:dateUtc="2026-09-22T16:32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1D909A11" w14:textId="77777777" w:rsidR="005E7FFD" w:rsidRDefault="005E7FFD" w:rsidP="00391C9E">
      <w:pPr>
        <w:spacing w:line="240" w:lineRule="auto"/>
        <w:rPr>
          <w:ins w:id="151" w:author="Pribil-Kövesdy Döníz" w:date="2026-09-22T12:32:00Z" w16du:dateUtc="2026-09-22T16:32:00Z"/>
        </w:rPr>
      </w:pPr>
      <w:ins w:id="152" w:author="Pribil-Kövesdy Döníz" w:date="2026-09-22T12:32:00Z" w16du:dateUtc="2026-09-22T16:32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5E7FFD" w14:paraId="128976BB" w14:textId="77777777" w:rsidTr="0061350B">
        <w:trPr>
          <w:trHeight w:val="2835"/>
          <w:ins w:id="153" w:author="Pribil-Kövesdy Döníz" w:date="2026-09-22T12:32:00Z" w16du:dateUtc="2026-09-22T16:32:00Z"/>
        </w:trPr>
        <w:tc>
          <w:tcPr>
            <w:tcW w:w="14142" w:type="dxa"/>
          </w:tcPr>
          <w:p w14:paraId="4F733A1E" w14:textId="77777777" w:rsidR="005E7FFD" w:rsidRDefault="005E7FFD" w:rsidP="0061350B">
            <w:pPr>
              <w:rPr>
                <w:ins w:id="154" w:author="Pribil-Kövesdy Döníz" w:date="2026-09-22T12:32:00Z" w16du:dateUtc="2026-09-22T16:32:00Z"/>
              </w:rPr>
            </w:pPr>
          </w:p>
        </w:tc>
      </w:tr>
    </w:tbl>
    <w:p w14:paraId="3E9C91A4" w14:textId="77777777" w:rsidR="00391C9E" w:rsidRDefault="00646D28" w:rsidP="00391C9E">
      <w:pPr>
        <w:spacing w:before="120" w:after="0" w:line="240" w:lineRule="auto"/>
        <w:rPr>
          <w:ins w:id="155" w:author="Pribil-Kövesdy Döníz" w:date="2026-09-22T12:32:00Z" w16du:dateUtc="2026-09-22T16:32:00Z"/>
          <w:sz w:val="28"/>
          <w:szCs w:val="28"/>
          <w:highlight w:val="lightGray"/>
        </w:rPr>
      </w:pPr>
      <w:ins w:id="156" w:author="Pribil-Kövesdy Döníz" w:date="2026-09-22T12:32:00Z" w16du:dateUtc="2026-09-22T16:32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178C12C7" w14:textId="77777777" w:rsidR="00391C9E" w:rsidRDefault="00391C9E" w:rsidP="00391C9E">
      <w:pPr>
        <w:spacing w:before="120" w:after="0" w:line="240" w:lineRule="auto"/>
        <w:rPr>
          <w:ins w:id="157" w:author="Pribil-Kövesdy Döníz" w:date="2026-09-22T12:32:00Z" w16du:dateUtc="2026-09-22T16:32:00Z"/>
        </w:rPr>
      </w:pPr>
      <w:ins w:id="158" w:author="Pribil-Kövesdy Döníz" w:date="2026-09-22T12:32:00Z" w16du:dateUtc="2026-09-22T16:32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391C9E" w14:paraId="1F1D190A" w14:textId="77777777" w:rsidTr="003C2C83">
        <w:trPr>
          <w:trHeight w:val="1701"/>
          <w:ins w:id="159" w:author="Pribil-Kövesdy Döníz" w:date="2026-09-22T12:32:00Z" w16du:dateUtc="2026-09-22T16:32:00Z"/>
        </w:trPr>
        <w:tc>
          <w:tcPr>
            <w:tcW w:w="14142" w:type="dxa"/>
          </w:tcPr>
          <w:p w14:paraId="73B919BB" w14:textId="77777777" w:rsidR="00391C9E" w:rsidRDefault="00391C9E" w:rsidP="0061350B">
            <w:pPr>
              <w:spacing w:before="120"/>
              <w:rPr>
                <w:ins w:id="160" w:author="Pribil-Kövesdy Döníz" w:date="2026-09-22T12:32:00Z" w16du:dateUtc="2026-09-22T16:32:00Z"/>
              </w:rPr>
            </w:pPr>
          </w:p>
        </w:tc>
      </w:tr>
    </w:tbl>
    <w:p w14:paraId="3A566315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161" w:author="Pribil-Kövesdy Döníz" w:date="2026-09-22T12:32:00Z" w16du:dateUtc="2026-09-22T16:32:00Z"/>
          <w:sz w:val="28"/>
          <w:szCs w:val="28"/>
        </w:rPr>
      </w:pPr>
      <w:ins w:id="162" w:author="Pribil-Kövesdy Döníz" w:date="2026-09-22T12:32:00Z" w16du:dateUtc="2026-09-22T16:32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45409205" w14:textId="00E8B8B4" w:rsidR="00962A28" w:rsidRPr="006104C4" w:rsidRDefault="003C2C83" w:rsidP="003C2C83">
      <w:pPr>
        <w:tabs>
          <w:tab w:val="left" w:pos="11340"/>
        </w:tabs>
        <w:spacing w:after="0" w:line="240" w:lineRule="auto"/>
        <w:rPr>
          <w:rFonts w:eastAsia="DFKai-SB"/>
          <w:sz w:val="28"/>
          <w:szCs w:val="28"/>
        </w:rPr>
        <w:pPrChange w:id="163" w:author="Pribil-Kövesdy Döníz" w:date="2026-09-22T12:32:00Z" w16du:dateUtc="2026-09-22T16:32:00Z">
          <w:pPr>
            <w:snapToGrid w:val="0"/>
            <w:spacing w:beforeLines="50" w:before="180" w:afterLines="50" w:after="180" w:line="400" w:lineRule="exact"/>
          </w:pPr>
        </w:pPrChange>
      </w:pPr>
      <w:ins w:id="164" w:author="Pribil-Kövesdy Döníz" w:date="2026-09-22T12:32:00Z" w16du:dateUtc="2026-09-22T16:32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</w:p>
    <w:sectPr w:rsidR="00962A28" w:rsidRPr="006104C4" w:rsidSect="00AD06DF">
      <w:headerReference w:type="default" r:id="rId8"/>
      <w:footerReference w:type="even" r:id="rId9"/>
      <w:footerReference w:type="default" r:id="rId10"/>
      <w:pgSz w:w="16838" w:h="11906" w:orient="landscape" w:code="0"/>
      <w:pgMar w:top="1417" w:right="1417" w:bottom="1417" w:left="1417" w:header="708" w:footer="708" w:gutter="0"/>
      <w:cols w:space="708"/>
      <w:docGrid w:type="default" w:linePitch="360"/>
      <w:sectPrChange w:id="172" w:author="Pribil-Kövesdy Döníz" w:date="2026-09-22T12:32:00Z" w16du:dateUtc="2026-09-22T16:32:00Z">
        <w:sectPr w:rsidR="00962A28" w:rsidRPr="006104C4" w:rsidSect="00AD06DF">
          <w:pgSz w:w="11906" w:h="16838" w:orient="portrait" w:code="9"/>
          <w:pgMar w:top="1134" w:right="1134" w:bottom="1134" w:left="1134" w:header="851" w:footer="992" w:gutter="0"/>
          <w:cols w:space="425"/>
          <w:docGrid w:type="lines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B6B997" w14:textId="77777777" w:rsidR="003223DF" w:rsidRDefault="003223DF" w:rsidP="0061350B">
      <w:pPr>
        <w:spacing w:after="0" w:line="240" w:lineRule="auto"/>
        <w:pPrChange w:id="8" w:author="Pribil-Kövesdy Döníz" w:date="2026-09-22T12:32:00Z" w16du:dateUtc="2026-09-22T16:32:00Z">
          <w:pPr/>
        </w:pPrChange>
      </w:pPr>
      <w:r>
        <w:separator/>
      </w:r>
    </w:p>
  </w:endnote>
  <w:endnote w:type="continuationSeparator" w:id="0">
    <w:p w14:paraId="1C4809FC" w14:textId="77777777" w:rsidR="003223DF" w:rsidRDefault="003223DF" w:rsidP="0061350B">
      <w:pPr>
        <w:spacing w:after="0" w:line="240" w:lineRule="auto"/>
        <w:pPrChange w:id="9" w:author="Pribil-Kövesdy Döníz" w:date="2026-09-22T12:32:00Z" w16du:dateUtc="2026-09-22T16:32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FKai-SB">
    <w:altName w:val="Microsoft YaHei"/>
    <w:panose1 w:val="020B0604020202020204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05635E" w14:textId="77777777" w:rsidR="005F0023" w:rsidRDefault="005F0023">
    <w:pPr>
      <w:pStyle w:val="Footer"/>
      <w:framePr w:wrap="around" w:vAnchor="text" w:hAnchor="margin" w:xAlign="center" w:y="1"/>
      <w:rPr>
        <w:del w:id="168" w:author="Pribil-Kövesdy Döníz" w:date="2026-09-22T12:32:00Z" w16du:dateUtc="2026-09-22T16:32:00Z"/>
        <w:rStyle w:val="PageNumber"/>
      </w:rPr>
    </w:pPr>
    <w:del w:id="169" w:author="Pribil-Kövesdy Döníz" w:date="2026-09-22T12:32:00Z" w16du:dateUtc="2026-09-22T16:32:00Z">
      <w:r>
        <w:rPr>
          <w:rStyle w:val="PageNumber"/>
        </w:rPr>
        <w:fldChar w:fldCharType="begin"/>
      </w:r>
      <w:r>
        <w:rPr>
          <w:rStyle w:val="PageNumber"/>
        </w:rPr>
        <w:delInstrText xml:space="preserve">PAGE  </w:del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delText>1</w:delText>
      </w:r>
      <w:r>
        <w:rPr>
          <w:rStyle w:val="PageNumber"/>
        </w:rPr>
        <w:fldChar w:fldCharType="end"/>
      </w:r>
    </w:del>
  </w:p>
  <w:p w14:paraId="2CC1CDF7" w14:textId="77777777" w:rsidR="005F0023" w:rsidRDefault="005F00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808B0A" w14:textId="37A95649" w:rsidR="005F0023" w:rsidRDefault="005F0023">
    <w:pPr>
      <w:pStyle w:val="Footer"/>
      <w:framePr w:wrap="around" w:vAnchor="text" w:hAnchor="margin" w:xAlign="center" w:y="1"/>
      <w:rPr>
        <w:del w:id="170" w:author="Pribil-Kövesdy Döníz" w:date="2026-09-22T12:32:00Z" w16du:dateUtc="2026-09-22T16:32:00Z"/>
        <w:rStyle w:val="PageNumber"/>
      </w:rPr>
    </w:pPr>
    <w:del w:id="171" w:author="Pribil-Kövesdy Döníz" w:date="2026-09-22T12:32:00Z" w16du:dateUtc="2026-09-22T16:32:00Z">
      <w:r>
        <w:rPr>
          <w:rStyle w:val="PageNumber"/>
        </w:rPr>
        <w:fldChar w:fldCharType="begin"/>
      </w:r>
      <w:r>
        <w:rPr>
          <w:rStyle w:val="PageNumber"/>
        </w:rPr>
        <w:delInstrText xml:space="preserve">PAGE  </w:delInstrText>
      </w:r>
      <w:r>
        <w:rPr>
          <w:rStyle w:val="PageNumber"/>
        </w:rPr>
        <w:fldChar w:fldCharType="separate"/>
      </w:r>
      <w:r w:rsidR="00982003">
        <w:rPr>
          <w:rStyle w:val="PageNumber"/>
          <w:noProof/>
        </w:rPr>
        <w:delText>6</w:delText>
      </w:r>
      <w:r>
        <w:rPr>
          <w:rStyle w:val="PageNumber"/>
        </w:rPr>
        <w:fldChar w:fldCharType="end"/>
      </w:r>
    </w:del>
  </w:p>
  <w:p w14:paraId="2362C2D2" w14:textId="77777777" w:rsidR="005F0023" w:rsidRDefault="005F00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547605" w14:textId="77777777" w:rsidR="003223DF" w:rsidRDefault="003223DF" w:rsidP="0061350B">
      <w:pPr>
        <w:spacing w:after="0" w:line="240" w:lineRule="auto"/>
        <w:pPrChange w:id="6" w:author="Pribil-Kövesdy Döníz" w:date="2026-09-22T12:32:00Z" w16du:dateUtc="2026-09-22T16:32:00Z">
          <w:pPr/>
        </w:pPrChange>
      </w:pPr>
      <w:r>
        <w:separator/>
      </w:r>
    </w:p>
  </w:footnote>
  <w:footnote w:type="continuationSeparator" w:id="0">
    <w:p w14:paraId="34A874CA" w14:textId="77777777" w:rsidR="003223DF" w:rsidRDefault="003223DF" w:rsidP="0061350B">
      <w:pPr>
        <w:spacing w:after="0" w:line="240" w:lineRule="auto"/>
        <w:pPrChange w:id="7" w:author="Pribil-Kövesdy Döníz" w:date="2026-09-22T12:32:00Z" w16du:dateUtc="2026-09-22T16:32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E2865D" w14:textId="77777777" w:rsidR="00CE3F1C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165" w:author="Pribil-Kövesdy Döníz" w:date="2026-09-22T12:32:00Z" w16du:dateUtc="2026-09-22T16:32:00Z">
          <w:rPr/>
        </w:rPrChange>
      </w:rPr>
      <w:pPrChange w:id="166" w:author="Pribil-Kövesdy Döníz" w:date="2026-09-22T12:32:00Z" w16du:dateUtc="2026-09-22T16:32:00Z">
        <w:pPr>
          <w:pStyle w:val="Header"/>
        </w:pPr>
      </w:pPrChange>
    </w:pPr>
    <w:ins w:id="167" w:author="Pribil-Kövesdy Döníz" w:date="2026-09-22T12:32:00Z" w16du:dateUtc="2026-09-22T16:32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22461D0A"/>
    <w:lvl w:ilvl="0">
      <w:start w:val="1"/>
      <w:numFmt w:val="bullet"/>
      <w:pStyle w:val="List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6261E07"/>
    <w:multiLevelType w:val="hybridMultilevel"/>
    <w:tmpl w:val="A3A2222E"/>
    <w:lvl w:ilvl="0" w:tplc="97EA5E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EC961A9"/>
    <w:multiLevelType w:val="hybridMultilevel"/>
    <w:tmpl w:val="D38E9C72"/>
    <w:lvl w:ilvl="0" w:tplc="6D1AFBDC">
      <w:start w:val="1"/>
      <w:numFmt w:val="decimal"/>
      <w:suff w:val="nothing"/>
      <w:lvlText w:val="%1."/>
      <w:lvlJc w:val="left"/>
      <w:pPr>
        <w:ind w:left="220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02" w:hanging="480"/>
      </w:pPr>
    </w:lvl>
    <w:lvl w:ilvl="2" w:tplc="0409001B" w:tentative="1">
      <w:start w:val="1"/>
      <w:numFmt w:val="lowerRoman"/>
      <w:lvlText w:val="%3."/>
      <w:lvlJc w:val="right"/>
      <w:pPr>
        <w:ind w:left="3282" w:hanging="480"/>
      </w:pPr>
    </w:lvl>
    <w:lvl w:ilvl="3" w:tplc="0409000F" w:tentative="1">
      <w:start w:val="1"/>
      <w:numFmt w:val="decimal"/>
      <w:lvlText w:val="%4."/>
      <w:lvlJc w:val="left"/>
      <w:pPr>
        <w:ind w:left="37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42" w:hanging="480"/>
      </w:pPr>
    </w:lvl>
    <w:lvl w:ilvl="5" w:tplc="0409001B" w:tentative="1">
      <w:start w:val="1"/>
      <w:numFmt w:val="lowerRoman"/>
      <w:lvlText w:val="%6."/>
      <w:lvlJc w:val="right"/>
      <w:pPr>
        <w:ind w:left="4722" w:hanging="480"/>
      </w:pPr>
    </w:lvl>
    <w:lvl w:ilvl="6" w:tplc="0409000F" w:tentative="1">
      <w:start w:val="1"/>
      <w:numFmt w:val="decimal"/>
      <w:lvlText w:val="%7."/>
      <w:lvlJc w:val="left"/>
      <w:pPr>
        <w:ind w:left="52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82" w:hanging="480"/>
      </w:pPr>
    </w:lvl>
    <w:lvl w:ilvl="8" w:tplc="0409001B" w:tentative="1">
      <w:start w:val="1"/>
      <w:numFmt w:val="lowerRoman"/>
      <w:lvlText w:val="%9."/>
      <w:lvlJc w:val="right"/>
      <w:pPr>
        <w:ind w:left="6162" w:hanging="480"/>
      </w:pPr>
    </w:lvl>
  </w:abstractNum>
  <w:abstractNum w:abstractNumId="3" w15:restartNumberingAfterBreak="0">
    <w:nsid w:val="0F946364"/>
    <w:multiLevelType w:val="hybridMultilevel"/>
    <w:tmpl w:val="6472E7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2962E7F"/>
    <w:multiLevelType w:val="hybridMultilevel"/>
    <w:tmpl w:val="58B0C1C0"/>
    <w:lvl w:ilvl="0" w:tplc="F0CC7B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F0D7875"/>
    <w:multiLevelType w:val="hybridMultilevel"/>
    <w:tmpl w:val="1BEEBB64"/>
    <w:lvl w:ilvl="0" w:tplc="8EC2349E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4D67F2"/>
    <w:multiLevelType w:val="hybridMultilevel"/>
    <w:tmpl w:val="043AA578"/>
    <w:lvl w:ilvl="0" w:tplc="3F4251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855210"/>
    <w:multiLevelType w:val="hybridMultilevel"/>
    <w:tmpl w:val="F5F8C5FE"/>
    <w:lvl w:ilvl="0" w:tplc="2D464378">
      <w:start w:val="1"/>
      <w:numFmt w:val="decimal"/>
      <w:lvlText w:val="%1、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24A7460A"/>
    <w:multiLevelType w:val="hybridMultilevel"/>
    <w:tmpl w:val="76B215A4"/>
    <w:lvl w:ilvl="0" w:tplc="F8F20D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6B10899"/>
    <w:multiLevelType w:val="hybridMultilevel"/>
    <w:tmpl w:val="FA78701C"/>
    <w:lvl w:ilvl="0" w:tplc="3C1A1AF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0363430"/>
    <w:multiLevelType w:val="hybridMultilevel"/>
    <w:tmpl w:val="914EF818"/>
    <w:lvl w:ilvl="0" w:tplc="BA606C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9E139A6"/>
    <w:multiLevelType w:val="hybridMultilevel"/>
    <w:tmpl w:val="914EF8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BB41641"/>
    <w:multiLevelType w:val="hybridMultilevel"/>
    <w:tmpl w:val="BCF0BBE4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8CA2A8C"/>
    <w:multiLevelType w:val="hybridMultilevel"/>
    <w:tmpl w:val="0F4294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4922908"/>
    <w:multiLevelType w:val="hybridMultilevel"/>
    <w:tmpl w:val="09C04EA0"/>
    <w:lvl w:ilvl="0" w:tplc="014408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7953698"/>
    <w:multiLevelType w:val="hybridMultilevel"/>
    <w:tmpl w:val="40CE78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EB05A92"/>
    <w:multiLevelType w:val="hybridMultilevel"/>
    <w:tmpl w:val="6BD423EE"/>
    <w:lvl w:ilvl="0" w:tplc="E66AF41A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06B32DB"/>
    <w:multiLevelType w:val="hybridMultilevel"/>
    <w:tmpl w:val="BCE89492"/>
    <w:lvl w:ilvl="0" w:tplc="89C025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1B1199E"/>
    <w:multiLevelType w:val="hybridMultilevel"/>
    <w:tmpl w:val="11BA6BC4"/>
    <w:lvl w:ilvl="0" w:tplc="30B4DF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398088B"/>
    <w:multiLevelType w:val="hybridMultilevel"/>
    <w:tmpl w:val="3EBAC332"/>
    <w:lvl w:ilvl="0" w:tplc="CDA027C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727125E"/>
    <w:multiLevelType w:val="hybridMultilevel"/>
    <w:tmpl w:val="E71808BC"/>
    <w:lvl w:ilvl="0" w:tplc="7DD4B4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916457C"/>
    <w:multiLevelType w:val="hybridMultilevel"/>
    <w:tmpl w:val="40CE781C"/>
    <w:lvl w:ilvl="0" w:tplc="3E6077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A422BA6"/>
    <w:multiLevelType w:val="hybridMultilevel"/>
    <w:tmpl w:val="820EB276"/>
    <w:lvl w:ilvl="0" w:tplc="04090001">
      <w:start w:val="1"/>
      <w:numFmt w:val="bullet"/>
      <w:lvlText w:val=""/>
      <w:lvlJc w:val="left"/>
      <w:pPr>
        <w:ind w:left="48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1" w:hanging="480"/>
      </w:pPr>
      <w:rPr>
        <w:rFonts w:ascii="Wingdings" w:hAnsi="Wingdings" w:hint="default"/>
      </w:rPr>
    </w:lvl>
  </w:abstractNum>
  <w:abstractNum w:abstractNumId="24" w15:restartNumberingAfterBreak="0">
    <w:nsid w:val="70D203F1"/>
    <w:multiLevelType w:val="hybridMultilevel"/>
    <w:tmpl w:val="5D60BD80"/>
    <w:lvl w:ilvl="0" w:tplc="3606F608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1" w:hanging="480"/>
      </w:pPr>
    </w:lvl>
    <w:lvl w:ilvl="2" w:tplc="0409001B" w:tentative="1">
      <w:start w:val="1"/>
      <w:numFmt w:val="lowerRoman"/>
      <w:lvlText w:val="%3."/>
      <w:lvlJc w:val="right"/>
      <w:pPr>
        <w:ind w:left="1441" w:hanging="480"/>
      </w:pPr>
    </w:lvl>
    <w:lvl w:ilvl="3" w:tplc="0409000F" w:tentative="1">
      <w:start w:val="1"/>
      <w:numFmt w:val="decimal"/>
      <w:lvlText w:val="%4."/>
      <w:lvlJc w:val="left"/>
      <w:pPr>
        <w:ind w:left="19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1" w:hanging="480"/>
      </w:pPr>
    </w:lvl>
    <w:lvl w:ilvl="5" w:tplc="0409001B" w:tentative="1">
      <w:start w:val="1"/>
      <w:numFmt w:val="lowerRoman"/>
      <w:lvlText w:val="%6."/>
      <w:lvlJc w:val="right"/>
      <w:pPr>
        <w:ind w:left="2881" w:hanging="480"/>
      </w:pPr>
    </w:lvl>
    <w:lvl w:ilvl="6" w:tplc="0409000F" w:tentative="1">
      <w:start w:val="1"/>
      <w:numFmt w:val="decimal"/>
      <w:lvlText w:val="%7."/>
      <w:lvlJc w:val="left"/>
      <w:pPr>
        <w:ind w:left="33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1" w:hanging="480"/>
      </w:pPr>
    </w:lvl>
    <w:lvl w:ilvl="8" w:tplc="0409001B" w:tentative="1">
      <w:start w:val="1"/>
      <w:numFmt w:val="lowerRoman"/>
      <w:lvlText w:val="%9."/>
      <w:lvlJc w:val="right"/>
      <w:pPr>
        <w:ind w:left="4321" w:hanging="480"/>
      </w:pPr>
    </w:lvl>
  </w:abstractNum>
  <w:abstractNum w:abstractNumId="25" w15:restartNumberingAfterBreak="0">
    <w:nsid w:val="745E0ACC"/>
    <w:multiLevelType w:val="hybridMultilevel"/>
    <w:tmpl w:val="BE2ACB9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8553E8"/>
    <w:multiLevelType w:val="hybridMultilevel"/>
    <w:tmpl w:val="650E52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998467">
    <w:abstractNumId w:val="25"/>
  </w:num>
  <w:num w:numId="2" w16cid:durableId="2044941777">
    <w:abstractNumId w:val="20"/>
  </w:num>
  <w:num w:numId="3" w16cid:durableId="1574507793">
    <w:abstractNumId w:val="17"/>
  </w:num>
  <w:num w:numId="4" w16cid:durableId="427652735">
    <w:abstractNumId w:val="13"/>
  </w:num>
  <w:num w:numId="5" w16cid:durableId="129173698">
    <w:abstractNumId w:val="7"/>
  </w:num>
  <w:num w:numId="6" w16cid:durableId="1511211721">
    <w:abstractNumId w:val="18"/>
  </w:num>
  <w:num w:numId="7" w16cid:durableId="782920017">
    <w:abstractNumId w:val="15"/>
  </w:num>
  <w:num w:numId="8" w16cid:durableId="1748988948">
    <w:abstractNumId w:val="10"/>
  </w:num>
  <w:num w:numId="9" w16cid:durableId="880167026">
    <w:abstractNumId w:val="4"/>
  </w:num>
  <w:num w:numId="10" w16cid:durableId="1653631414">
    <w:abstractNumId w:val="9"/>
  </w:num>
  <w:num w:numId="11" w16cid:durableId="101144882">
    <w:abstractNumId w:val="19"/>
  </w:num>
  <w:num w:numId="12" w16cid:durableId="177474884">
    <w:abstractNumId w:val="1"/>
  </w:num>
  <w:num w:numId="13" w16cid:durableId="1850556454">
    <w:abstractNumId w:val="22"/>
  </w:num>
  <w:num w:numId="14" w16cid:durableId="1904219146">
    <w:abstractNumId w:val="21"/>
  </w:num>
  <w:num w:numId="15" w16cid:durableId="609705084">
    <w:abstractNumId w:val="11"/>
  </w:num>
  <w:num w:numId="16" w16cid:durableId="1187980824">
    <w:abstractNumId w:val="14"/>
  </w:num>
  <w:num w:numId="17" w16cid:durableId="211118451">
    <w:abstractNumId w:val="3"/>
  </w:num>
  <w:num w:numId="18" w16cid:durableId="1725324716">
    <w:abstractNumId w:val="16"/>
  </w:num>
  <w:num w:numId="19" w16cid:durableId="566692549">
    <w:abstractNumId w:val="12"/>
  </w:num>
  <w:num w:numId="20" w16cid:durableId="1337923277">
    <w:abstractNumId w:val="8"/>
  </w:num>
  <w:num w:numId="21" w16cid:durableId="172302949">
    <w:abstractNumId w:val="0"/>
  </w:num>
  <w:num w:numId="22" w16cid:durableId="1504470154">
    <w:abstractNumId w:val="5"/>
  </w:num>
  <w:num w:numId="23" w16cid:durableId="1176923898">
    <w:abstractNumId w:val="2"/>
  </w:num>
  <w:num w:numId="24" w16cid:durableId="1605065551">
    <w:abstractNumId w:val="24"/>
  </w:num>
  <w:num w:numId="25" w16cid:durableId="74674256">
    <w:abstractNumId w:val="27"/>
  </w:num>
  <w:num w:numId="26" w16cid:durableId="1099761038">
    <w:abstractNumId w:val="23"/>
  </w:num>
  <w:num w:numId="27" w16cid:durableId="397750902">
    <w:abstractNumId w:val="26"/>
  </w:num>
  <w:num w:numId="28" w16cid:durableId="973020747">
    <w:abstractNumId w:val="28"/>
  </w:num>
  <w:num w:numId="29" w16cid:durableId="1996058163">
    <w:abstractNumId w:val="6"/>
  </w:num>
  <w:numIdMacAtCleanup w:val="1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B5E"/>
    <w:rsid w:val="00000E9B"/>
    <w:rsid w:val="00002DE0"/>
    <w:rsid w:val="00005308"/>
    <w:rsid w:val="00005548"/>
    <w:rsid w:val="00006550"/>
    <w:rsid w:val="00006647"/>
    <w:rsid w:val="000073AF"/>
    <w:rsid w:val="0001136A"/>
    <w:rsid w:val="00011F33"/>
    <w:rsid w:val="000129EE"/>
    <w:rsid w:val="00015D57"/>
    <w:rsid w:val="00015FF2"/>
    <w:rsid w:val="00016643"/>
    <w:rsid w:val="0001709D"/>
    <w:rsid w:val="0001736E"/>
    <w:rsid w:val="000232C0"/>
    <w:rsid w:val="00024061"/>
    <w:rsid w:val="0002587F"/>
    <w:rsid w:val="000269CF"/>
    <w:rsid w:val="000274FE"/>
    <w:rsid w:val="00027BD9"/>
    <w:rsid w:val="000302C3"/>
    <w:rsid w:val="00030BDA"/>
    <w:rsid w:val="00031FFF"/>
    <w:rsid w:val="00033D1F"/>
    <w:rsid w:val="00036647"/>
    <w:rsid w:val="00036CF9"/>
    <w:rsid w:val="00037C63"/>
    <w:rsid w:val="00042005"/>
    <w:rsid w:val="00042484"/>
    <w:rsid w:val="00042792"/>
    <w:rsid w:val="0004471D"/>
    <w:rsid w:val="000452CB"/>
    <w:rsid w:val="00046E58"/>
    <w:rsid w:val="00051019"/>
    <w:rsid w:val="00051664"/>
    <w:rsid w:val="00051E88"/>
    <w:rsid w:val="00052604"/>
    <w:rsid w:val="00055F4C"/>
    <w:rsid w:val="00056131"/>
    <w:rsid w:val="00056E50"/>
    <w:rsid w:val="00063112"/>
    <w:rsid w:val="000631C4"/>
    <w:rsid w:val="00064AE9"/>
    <w:rsid w:val="00064E71"/>
    <w:rsid w:val="00066D21"/>
    <w:rsid w:val="00067375"/>
    <w:rsid w:val="00067EF1"/>
    <w:rsid w:val="00071E51"/>
    <w:rsid w:val="0007430E"/>
    <w:rsid w:val="00074BC1"/>
    <w:rsid w:val="00075B17"/>
    <w:rsid w:val="00080127"/>
    <w:rsid w:val="00080789"/>
    <w:rsid w:val="0008146A"/>
    <w:rsid w:val="00081AFC"/>
    <w:rsid w:val="00082B5A"/>
    <w:rsid w:val="000832B6"/>
    <w:rsid w:val="0008418B"/>
    <w:rsid w:val="0008437B"/>
    <w:rsid w:val="000871BB"/>
    <w:rsid w:val="00093872"/>
    <w:rsid w:val="000960DA"/>
    <w:rsid w:val="00097C5E"/>
    <w:rsid w:val="00097EF6"/>
    <w:rsid w:val="000A0437"/>
    <w:rsid w:val="000A151B"/>
    <w:rsid w:val="000A194D"/>
    <w:rsid w:val="000A2C32"/>
    <w:rsid w:val="000A3289"/>
    <w:rsid w:val="000A3A80"/>
    <w:rsid w:val="000B0144"/>
    <w:rsid w:val="000B2A80"/>
    <w:rsid w:val="000B3B70"/>
    <w:rsid w:val="000B4576"/>
    <w:rsid w:val="000B4DE1"/>
    <w:rsid w:val="000B5905"/>
    <w:rsid w:val="000B5C51"/>
    <w:rsid w:val="000B5D92"/>
    <w:rsid w:val="000B6744"/>
    <w:rsid w:val="000B7E28"/>
    <w:rsid w:val="000C0331"/>
    <w:rsid w:val="000C282E"/>
    <w:rsid w:val="000C2B20"/>
    <w:rsid w:val="000C3DA3"/>
    <w:rsid w:val="000D2D04"/>
    <w:rsid w:val="000D6B7C"/>
    <w:rsid w:val="000D7E8C"/>
    <w:rsid w:val="000E044A"/>
    <w:rsid w:val="000E058C"/>
    <w:rsid w:val="000E22B5"/>
    <w:rsid w:val="000E2F45"/>
    <w:rsid w:val="000E3AF4"/>
    <w:rsid w:val="000E5DAC"/>
    <w:rsid w:val="000E6038"/>
    <w:rsid w:val="000F0919"/>
    <w:rsid w:val="000F1126"/>
    <w:rsid w:val="000F17A0"/>
    <w:rsid w:val="000F444F"/>
    <w:rsid w:val="000F474E"/>
    <w:rsid w:val="000F5C90"/>
    <w:rsid w:val="001017A8"/>
    <w:rsid w:val="00101CEB"/>
    <w:rsid w:val="00102976"/>
    <w:rsid w:val="001057AF"/>
    <w:rsid w:val="00112C37"/>
    <w:rsid w:val="00116C05"/>
    <w:rsid w:val="0012121F"/>
    <w:rsid w:val="00122329"/>
    <w:rsid w:val="001226DA"/>
    <w:rsid w:val="0012286D"/>
    <w:rsid w:val="00123294"/>
    <w:rsid w:val="0012332E"/>
    <w:rsid w:val="00124495"/>
    <w:rsid w:val="00124F8E"/>
    <w:rsid w:val="001253D9"/>
    <w:rsid w:val="00125657"/>
    <w:rsid w:val="00125D1A"/>
    <w:rsid w:val="00126314"/>
    <w:rsid w:val="001358AC"/>
    <w:rsid w:val="001359A7"/>
    <w:rsid w:val="00136872"/>
    <w:rsid w:val="00141CCE"/>
    <w:rsid w:val="0015115D"/>
    <w:rsid w:val="001513FC"/>
    <w:rsid w:val="0015225C"/>
    <w:rsid w:val="0015269C"/>
    <w:rsid w:val="00154B2D"/>
    <w:rsid w:val="0016141E"/>
    <w:rsid w:val="00166050"/>
    <w:rsid w:val="00170996"/>
    <w:rsid w:val="00170E70"/>
    <w:rsid w:val="00172484"/>
    <w:rsid w:val="00172995"/>
    <w:rsid w:val="00180342"/>
    <w:rsid w:val="00181F3B"/>
    <w:rsid w:val="001910BF"/>
    <w:rsid w:val="00191F3B"/>
    <w:rsid w:val="00193CA0"/>
    <w:rsid w:val="001948F1"/>
    <w:rsid w:val="0019491F"/>
    <w:rsid w:val="00195C53"/>
    <w:rsid w:val="0019623E"/>
    <w:rsid w:val="00197C4E"/>
    <w:rsid w:val="001A03CD"/>
    <w:rsid w:val="001A35AC"/>
    <w:rsid w:val="001A4CFB"/>
    <w:rsid w:val="001A6444"/>
    <w:rsid w:val="001A66CD"/>
    <w:rsid w:val="001B14ED"/>
    <w:rsid w:val="001B1A99"/>
    <w:rsid w:val="001B3352"/>
    <w:rsid w:val="001B344A"/>
    <w:rsid w:val="001B4BA0"/>
    <w:rsid w:val="001B5EA2"/>
    <w:rsid w:val="001B7999"/>
    <w:rsid w:val="001C08B8"/>
    <w:rsid w:val="001C2FAF"/>
    <w:rsid w:val="001C4352"/>
    <w:rsid w:val="001C501F"/>
    <w:rsid w:val="001C53DB"/>
    <w:rsid w:val="001C615A"/>
    <w:rsid w:val="001D1825"/>
    <w:rsid w:val="001D41D9"/>
    <w:rsid w:val="001D783A"/>
    <w:rsid w:val="001E16C5"/>
    <w:rsid w:val="001E3279"/>
    <w:rsid w:val="001E49D8"/>
    <w:rsid w:val="001E4ECE"/>
    <w:rsid w:val="001E613C"/>
    <w:rsid w:val="001E7B7D"/>
    <w:rsid w:val="001F31DF"/>
    <w:rsid w:val="001F332C"/>
    <w:rsid w:val="001F7BD5"/>
    <w:rsid w:val="00203035"/>
    <w:rsid w:val="002036E1"/>
    <w:rsid w:val="00204098"/>
    <w:rsid w:val="00207B29"/>
    <w:rsid w:val="002142A8"/>
    <w:rsid w:val="00214CE3"/>
    <w:rsid w:val="00215288"/>
    <w:rsid w:val="002154ED"/>
    <w:rsid w:val="00215723"/>
    <w:rsid w:val="00215C98"/>
    <w:rsid w:val="00216C8C"/>
    <w:rsid w:val="00220028"/>
    <w:rsid w:val="00222FAA"/>
    <w:rsid w:val="00224069"/>
    <w:rsid w:val="0022465E"/>
    <w:rsid w:val="0022492A"/>
    <w:rsid w:val="0022625B"/>
    <w:rsid w:val="00240DE0"/>
    <w:rsid w:val="00245F65"/>
    <w:rsid w:val="00246B85"/>
    <w:rsid w:val="0025055F"/>
    <w:rsid w:val="00254754"/>
    <w:rsid w:val="00255EDE"/>
    <w:rsid w:val="00255F40"/>
    <w:rsid w:val="00257C1A"/>
    <w:rsid w:val="00262781"/>
    <w:rsid w:val="00263A1E"/>
    <w:rsid w:val="00264553"/>
    <w:rsid w:val="00264628"/>
    <w:rsid w:val="00264D9A"/>
    <w:rsid w:val="00265FBB"/>
    <w:rsid w:val="00272D4C"/>
    <w:rsid w:val="002761B0"/>
    <w:rsid w:val="00280F96"/>
    <w:rsid w:val="00281455"/>
    <w:rsid w:val="00282846"/>
    <w:rsid w:val="00282F8E"/>
    <w:rsid w:val="00283103"/>
    <w:rsid w:val="00284304"/>
    <w:rsid w:val="0028682F"/>
    <w:rsid w:val="0029491F"/>
    <w:rsid w:val="00295676"/>
    <w:rsid w:val="002A091A"/>
    <w:rsid w:val="002A2DC3"/>
    <w:rsid w:val="002A46D1"/>
    <w:rsid w:val="002B15BC"/>
    <w:rsid w:val="002B22B1"/>
    <w:rsid w:val="002B6D67"/>
    <w:rsid w:val="002C2661"/>
    <w:rsid w:val="002C2708"/>
    <w:rsid w:val="002C2933"/>
    <w:rsid w:val="002C448B"/>
    <w:rsid w:val="002C565F"/>
    <w:rsid w:val="002D0B9C"/>
    <w:rsid w:val="002D5496"/>
    <w:rsid w:val="002D6924"/>
    <w:rsid w:val="002E0424"/>
    <w:rsid w:val="002E1089"/>
    <w:rsid w:val="002E2254"/>
    <w:rsid w:val="002E2648"/>
    <w:rsid w:val="002E38FF"/>
    <w:rsid w:val="002E4218"/>
    <w:rsid w:val="002E557F"/>
    <w:rsid w:val="002F04D0"/>
    <w:rsid w:val="002F60DE"/>
    <w:rsid w:val="002F6B20"/>
    <w:rsid w:val="002F7589"/>
    <w:rsid w:val="00300A00"/>
    <w:rsid w:val="003020E5"/>
    <w:rsid w:val="0030292C"/>
    <w:rsid w:val="00302B50"/>
    <w:rsid w:val="003055FB"/>
    <w:rsid w:val="00306CAE"/>
    <w:rsid w:val="0031250C"/>
    <w:rsid w:val="00315298"/>
    <w:rsid w:val="0031535D"/>
    <w:rsid w:val="00320D44"/>
    <w:rsid w:val="00321475"/>
    <w:rsid w:val="003223DF"/>
    <w:rsid w:val="00323B07"/>
    <w:rsid w:val="00323E6F"/>
    <w:rsid w:val="003265FB"/>
    <w:rsid w:val="003278D1"/>
    <w:rsid w:val="00331F49"/>
    <w:rsid w:val="00332381"/>
    <w:rsid w:val="00332E15"/>
    <w:rsid w:val="00334D54"/>
    <w:rsid w:val="003371DA"/>
    <w:rsid w:val="0034163B"/>
    <w:rsid w:val="00342CFF"/>
    <w:rsid w:val="0034325D"/>
    <w:rsid w:val="00344784"/>
    <w:rsid w:val="00345B9F"/>
    <w:rsid w:val="00346005"/>
    <w:rsid w:val="003468F3"/>
    <w:rsid w:val="00346C9C"/>
    <w:rsid w:val="003509F3"/>
    <w:rsid w:val="00352024"/>
    <w:rsid w:val="003545DE"/>
    <w:rsid w:val="00355799"/>
    <w:rsid w:val="00360249"/>
    <w:rsid w:val="00360E15"/>
    <w:rsid w:val="00361B78"/>
    <w:rsid w:val="00362DDC"/>
    <w:rsid w:val="003646D8"/>
    <w:rsid w:val="00370F0C"/>
    <w:rsid w:val="00373578"/>
    <w:rsid w:val="00377715"/>
    <w:rsid w:val="0037780F"/>
    <w:rsid w:val="00380472"/>
    <w:rsid w:val="00380F60"/>
    <w:rsid w:val="00382843"/>
    <w:rsid w:val="00383D06"/>
    <w:rsid w:val="003849A5"/>
    <w:rsid w:val="00384FB6"/>
    <w:rsid w:val="00385260"/>
    <w:rsid w:val="00385852"/>
    <w:rsid w:val="003866E7"/>
    <w:rsid w:val="0038679F"/>
    <w:rsid w:val="00387621"/>
    <w:rsid w:val="00387E81"/>
    <w:rsid w:val="0039008C"/>
    <w:rsid w:val="00390BBE"/>
    <w:rsid w:val="00391C9E"/>
    <w:rsid w:val="00392AF9"/>
    <w:rsid w:val="00394E27"/>
    <w:rsid w:val="003A00D7"/>
    <w:rsid w:val="003A14F2"/>
    <w:rsid w:val="003A416B"/>
    <w:rsid w:val="003A6A89"/>
    <w:rsid w:val="003B1A1E"/>
    <w:rsid w:val="003B2113"/>
    <w:rsid w:val="003B712E"/>
    <w:rsid w:val="003B7BC2"/>
    <w:rsid w:val="003B7D28"/>
    <w:rsid w:val="003C0BFE"/>
    <w:rsid w:val="003C0F62"/>
    <w:rsid w:val="003C2313"/>
    <w:rsid w:val="003C2C83"/>
    <w:rsid w:val="003C6276"/>
    <w:rsid w:val="003D0310"/>
    <w:rsid w:val="003D26A8"/>
    <w:rsid w:val="003D28B4"/>
    <w:rsid w:val="003D5EF1"/>
    <w:rsid w:val="003D7ACE"/>
    <w:rsid w:val="003E059B"/>
    <w:rsid w:val="003E1271"/>
    <w:rsid w:val="003E1720"/>
    <w:rsid w:val="003E2421"/>
    <w:rsid w:val="003E2739"/>
    <w:rsid w:val="003E42EF"/>
    <w:rsid w:val="003E5904"/>
    <w:rsid w:val="003E74AE"/>
    <w:rsid w:val="003F0E28"/>
    <w:rsid w:val="003F18E7"/>
    <w:rsid w:val="003F31B6"/>
    <w:rsid w:val="003F3566"/>
    <w:rsid w:val="003F3E4A"/>
    <w:rsid w:val="003F58BF"/>
    <w:rsid w:val="003F58D1"/>
    <w:rsid w:val="003F5C5D"/>
    <w:rsid w:val="0040135B"/>
    <w:rsid w:val="00402C5F"/>
    <w:rsid w:val="00405113"/>
    <w:rsid w:val="00407AED"/>
    <w:rsid w:val="00411F0F"/>
    <w:rsid w:val="0041216C"/>
    <w:rsid w:val="00414967"/>
    <w:rsid w:val="00415AD8"/>
    <w:rsid w:val="004163A5"/>
    <w:rsid w:val="00416A9A"/>
    <w:rsid w:val="00417956"/>
    <w:rsid w:val="00421E3C"/>
    <w:rsid w:val="0042305B"/>
    <w:rsid w:val="00423B57"/>
    <w:rsid w:val="00424E11"/>
    <w:rsid w:val="00427A34"/>
    <w:rsid w:val="00430BC2"/>
    <w:rsid w:val="00430E45"/>
    <w:rsid w:val="0043263A"/>
    <w:rsid w:val="00432D76"/>
    <w:rsid w:val="0043469D"/>
    <w:rsid w:val="004358EC"/>
    <w:rsid w:val="00435C8F"/>
    <w:rsid w:val="004363C6"/>
    <w:rsid w:val="00437F61"/>
    <w:rsid w:val="00440F44"/>
    <w:rsid w:val="00440F5C"/>
    <w:rsid w:val="00440FEF"/>
    <w:rsid w:val="0044304E"/>
    <w:rsid w:val="00444F58"/>
    <w:rsid w:val="00445F91"/>
    <w:rsid w:val="0044625D"/>
    <w:rsid w:val="00446804"/>
    <w:rsid w:val="00447854"/>
    <w:rsid w:val="00455CF5"/>
    <w:rsid w:val="00457A21"/>
    <w:rsid w:val="00461B3B"/>
    <w:rsid w:val="00464425"/>
    <w:rsid w:val="00465316"/>
    <w:rsid w:val="00465582"/>
    <w:rsid w:val="004668C0"/>
    <w:rsid w:val="00470FF9"/>
    <w:rsid w:val="004717FC"/>
    <w:rsid w:val="00472873"/>
    <w:rsid w:val="00472D4B"/>
    <w:rsid w:val="004745D0"/>
    <w:rsid w:val="00474F62"/>
    <w:rsid w:val="00477225"/>
    <w:rsid w:val="004772B9"/>
    <w:rsid w:val="00481558"/>
    <w:rsid w:val="00484C50"/>
    <w:rsid w:val="0048542A"/>
    <w:rsid w:val="00486004"/>
    <w:rsid w:val="00486123"/>
    <w:rsid w:val="00487399"/>
    <w:rsid w:val="004873D5"/>
    <w:rsid w:val="00487560"/>
    <w:rsid w:val="0049059E"/>
    <w:rsid w:val="00492943"/>
    <w:rsid w:val="00492A2B"/>
    <w:rsid w:val="004A00E3"/>
    <w:rsid w:val="004A01E1"/>
    <w:rsid w:val="004A142C"/>
    <w:rsid w:val="004A37F4"/>
    <w:rsid w:val="004A51BB"/>
    <w:rsid w:val="004A5BE0"/>
    <w:rsid w:val="004A6084"/>
    <w:rsid w:val="004A6F3D"/>
    <w:rsid w:val="004A7228"/>
    <w:rsid w:val="004B114A"/>
    <w:rsid w:val="004B14B7"/>
    <w:rsid w:val="004B2476"/>
    <w:rsid w:val="004B3898"/>
    <w:rsid w:val="004B3A33"/>
    <w:rsid w:val="004B3AD0"/>
    <w:rsid w:val="004B4824"/>
    <w:rsid w:val="004B6921"/>
    <w:rsid w:val="004C0B2B"/>
    <w:rsid w:val="004C2D85"/>
    <w:rsid w:val="004C45E8"/>
    <w:rsid w:val="004C55CE"/>
    <w:rsid w:val="004C6AF3"/>
    <w:rsid w:val="004C753E"/>
    <w:rsid w:val="004D0800"/>
    <w:rsid w:val="004D4144"/>
    <w:rsid w:val="004D7EFE"/>
    <w:rsid w:val="004E2D55"/>
    <w:rsid w:val="004E7B61"/>
    <w:rsid w:val="004E7B62"/>
    <w:rsid w:val="004F33D1"/>
    <w:rsid w:val="004F3CF5"/>
    <w:rsid w:val="004F5B5E"/>
    <w:rsid w:val="004F5EAD"/>
    <w:rsid w:val="00502128"/>
    <w:rsid w:val="0050294D"/>
    <w:rsid w:val="005030F6"/>
    <w:rsid w:val="00507FF6"/>
    <w:rsid w:val="00507FF9"/>
    <w:rsid w:val="00510924"/>
    <w:rsid w:val="00512F36"/>
    <w:rsid w:val="0051473D"/>
    <w:rsid w:val="00514F1C"/>
    <w:rsid w:val="005156F8"/>
    <w:rsid w:val="00520874"/>
    <w:rsid w:val="00520A89"/>
    <w:rsid w:val="005224F3"/>
    <w:rsid w:val="0052264D"/>
    <w:rsid w:val="00522BD6"/>
    <w:rsid w:val="005248CE"/>
    <w:rsid w:val="00526A17"/>
    <w:rsid w:val="00527B68"/>
    <w:rsid w:val="00530DC6"/>
    <w:rsid w:val="00531870"/>
    <w:rsid w:val="005330A3"/>
    <w:rsid w:val="00533D36"/>
    <w:rsid w:val="0053761A"/>
    <w:rsid w:val="00540694"/>
    <w:rsid w:val="00542568"/>
    <w:rsid w:val="0054292A"/>
    <w:rsid w:val="00543945"/>
    <w:rsid w:val="00544507"/>
    <w:rsid w:val="00544968"/>
    <w:rsid w:val="00545B26"/>
    <w:rsid w:val="00546686"/>
    <w:rsid w:val="00546FE5"/>
    <w:rsid w:val="00547E61"/>
    <w:rsid w:val="00552CAE"/>
    <w:rsid w:val="00553069"/>
    <w:rsid w:val="00553581"/>
    <w:rsid w:val="00555681"/>
    <w:rsid w:val="00560900"/>
    <w:rsid w:val="00560F7A"/>
    <w:rsid w:val="00563DE9"/>
    <w:rsid w:val="00564B3E"/>
    <w:rsid w:val="00564E52"/>
    <w:rsid w:val="00565DB1"/>
    <w:rsid w:val="00566342"/>
    <w:rsid w:val="00566821"/>
    <w:rsid w:val="005674C2"/>
    <w:rsid w:val="00567AA8"/>
    <w:rsid w:val="00574654"/>
    <w:rsid w:val="00575193"/>
    <w:rsid w:val="005754BE"/>
    <w:rsid w:val="00575747"/>
    <w:rsid w:val="00584444"/>
    <w:rsid w:val="0058512A"/>
    <w:rsid w:val="00586C59"/>
    <w:rsid w:val="0059059B"/>
    <w:rsid w:val="0059081A"/>
    <w:rsid w:val="00590DDC"/>
    <w:rsid w:val="00594456"/>
    <w:rsid w:val="00595868"/>
    <w:rsid w:val="005958DC"/>
    <w:rsid w:val="00596A58"/>
    <w:rsid w:val="005975C7"/>
    <w:rsid w:val="00597865"/>
    <w:rsid w:val="00597917"/>
    <w:rsid w:val="005A054F"/>
    <w:rsid w:val="005A12A7"/>
    <w:rsid w:val="005A542F"/>
    <w:rsid w:val="005B14FF"/>
    <w:rsid w:val="005B48EF"/>
    <w:rsid w:val="005B77D4"/>
    <w:rsid w:val="005C087E"/>
    <w:rsid w:val="005C0A44"/>
    <w:rsid w:val="005C0ED8"/>
    <w:rsid w:val="005C2186"/>
    <w:rsid w:val="005C256A"/>
    <w:rsid w:val="005C48E1"/>
    <w:rsid w:val="005D4B3B"/>
    <w:rsid w:val="005D4CE1"/>
    <w:rsid w:val="005D52F8"/>
    <w:rsid w:val="005E136B"/>
    <w:rsid w:val="005E3BF4"/>
    <w:rsid w:val="005E4E78"/>
    <w:rsid w:val="005E6C5B"/>
    <w:rsid w:val="005E77B5"/>
    <w:rsid w:val="005E7FFD"/>
    <w:rsid w:val="005F0023"/>
    <w:rsid w:val="005F1163"/>
    <w:rsid w:val="005F29C2"/>
    <w:rsid w:val="005F2A02"/>
    <w:rsid w:val="005F4366"/>
    <w:rsid w:val="005F51E7"/>
    <w:rsid w:val="005F67D5"/>
    <w:rsid w:val="005F758A"/>
    <w:rsid w:val="00600F9E"/>
    <w:rsid w:val="00602556"/>
    <w:rsid w:val="006029BB"/>
    <w:rsid w:val="006104C4"/>
    <w:rsid w:val="00611014"/>
    <w:rsid w:val="0061350B"/>
    <w:rsid w:val="00613525"/>
    <w:rsid w:val="00614C76"/>
    <w:rsid w:val="00615DB3"/>
    <w:rsid w:val="00616AAF"/>
    <w:rsid w:val="00617AC9"/>
    <w:rsid w:val="00620519"/>
    <w:rsid w:val="006231CD"/>
    <w:rsid w:val="00623C9F"/>
    <w:rsid w:val="0062602F"/>
    <w:rsid w:val="00626D6D"/>
    <w:rsid w:val="006309BC"/>
    <w:rsid w:val="00632A3E"/>
    <w:rsid w:val="006337D2"/>
    <w:rsid w:val="0063529F"/>
    <w:rsid w:val="00635C7F"/>
    <w:rsid w:val="00636332"/>
    <w:rsid w:val="006406F5"/>
    <w:rsid w:val="00641078"/>
    <w:rsid w:val="00641DB4"/>
    <w:rsid w:val="00646D28"/>
    <w:rsid w:val="00651BF3"/>
    <w:rsid w:val="00652F01"/>
    <w:rsid w:val="00654BBA"/>
    <w:rsid w:val="00655831"/>
    <w:rsid w:val="00664E9E"/>
    <w:rsid w:val="0067146E"/>
    <w:rsid w:val="00673113"/>
    <w:rsid w:val="0067439E"/>
    <w:rsid w:val="00675B00"/>
    <w:rsid w:val="006824CC"/>
    <w:rsid w:val="00684351"/>
    <w:rsid w:val="00684BA9"/>
    <w:rsid w:val="00686BE4"/>
    <w:rsid w:val="0069098E"/>
    <w:rsid w:val="00691945"/>
    <w:rsid w:val="00695B23"/>
    <w:rsid w:val="006965FA"/>
    <w:rsid w:val="006A0F61"/>
    <w:rsid w:val="006A3B74"/>
    <w:rsid w:val="006A42BD"/>
    <w:rsid w:val="006A520C"/>
    <w:rsid w:val="006B1FD8"/>
    <w:rsid w:val="006B3CDE"/>
    <w:rsid w:val="006B46DD"/>
    <w:rsid w:val="006B46E2"/>
    <w:rsid w:val="006B4C95"/>
    <w:rsid w:val="006B7B47"/>
    <w:rsid w:val="006B7BA2"/>
    <w:rsid w:val="006B7C5E"/>
    <w:rsid w:val="006C0DC0"/>
    <w:rsid w:val="006C3648"/>
    <w:rsid w:val="006C4249"/>
    <w:rsid w:val="006C436C"/>
    <w:rsid w:val="006C7DF3"/>
    <w:rsid w:val="006D0CDA"/>
    <w:rsid w:val="006D6E0D"/>
    <w:rsid w:val="006D7BCF"/>
    <w:rsid w:val="006D7F39"/>
    <w:rsid w:val="006E0D88"/>
    <w:rsid w:val="006E2134"/>
    <w:rsid w:val="006E6867"/>
    <w:rsid w:val="006E7501"/>
    <w:rsid w:val="006F1BA1"/>
    <w:rsid w:val="006F2F31"/>
    <w:rsid w:val="006F5F23"/>
    <w:rsid w:val="007001AA"/>
    <w:rsid w:val="00700D33"/>
    <w:rsid w:val="00701307"/>
    <w:rsid w:val="00701424"/>
    <w:rsid w:val="007025E0"/>
    <w:rsid w:val="00706CE0"/>
    <w:rsid w:val="00707E3E"/>
    <w:rsid w:val="007100BA"/>
    <w:rsid w:val="007103A6"/>
    <w:rsid w:val="0071178B"/>
    <w:rsid w:val="00713635"/>
    <w:rsid w:val="00714E55"/>
    <w:rsid w:val="00720F61"/>
    <w:rsid w:val="0072496C"/>
    <w:rsid w:val="00725B0D"/>
    <w:rsid w:val="0072722B"/>
    <w:rsid w:val="007300A4"/>
    <w:rsid w:val="007301C7"/>
    <w:rsid w:val="00730A9F"/>
    <w:rsid w:val="007338E8"/>
    <w:rsid w:val="00733B20"/>
    <w:rsid w:val="00733CB7"/>
    <w:rsid w:val="00733D23"/>
    <w:rsid w:val="007373A4"/>
    <w:rsid w:val="00737633"/>
    <w:rsid w:val="00741E00"/>
    <w:rsid w:val="00744E4C"/>
    <w:rsid w:val="007451B6"/>
    <w:rsid w:val="0074549C"/>
    <w:rsid w:val="0074586A"/>
    <w:rsid w:val="00745939"/>
    <w:rsid w:val="00745992"/>
    <w:rsid w:val="00745D4B"/>
    <w:rsid w:val="00745FCF"/>
    <w:rsid w:val="00752872"/>
    <w:rsid w:val="00752FF5"/>
    <w:rsid w:val="007531A6"/>
    <w:rsid w:val="00754E7C"/>
    <w:rsid w:val="00760BCF"/>
    <w:rsid w:val="0076107B"/>
    <w:rsid w:val="0076141C"/>
    <w:rsid w:val="00761B11"/>
    <w:rsid w:val="00763367"/>
    <w:rsid w:val="00763A89"/>
    <w:rsid w:val="007643D6"/>
    <w:rsid w:val="00765E67"/>
    <w:rsid w:val="00776BEC"/>
    <w:rsid w:val="007779C2"/>
    <w:rsid w:val="00780304"/>
    <w:rsid w:val="007824DF"/>
    <w:rsid w:val="0078437F"/>
    <w:rsid w:val="007863F9"/>
    <w:rsid w:val="00791548"/>
    <w:rsid w:val="0079698D"/>
    <w:rsid w:val="00797258"/>
    <w:rsid w:val="007979A2"/>
    <w:rsid w:val="007A0EAA"/>
    <w:rsid w:val="007A1235"/>
    <w:rsid w:val="007A33AE"/>
    <w:rsid w:val="007A530E"/>
    <w:rsid w:val="007A6560"/>
    <w:rsid w:val="007B2E02"/>
    <w:rsid w:val="007B3E79"/>
    <w:rsid w:val="007B4781"/>
    <w:rsid w:val="007B4BE9"/>
    <w:rsid w:val="007B5E31"/>
    <w:rsid w:val="007C10F6"/>
    <w:rsid w:val="007C21C4"/>
    <w:rsid w:val="007C3BA5"/>
    <w:rsid w:val="007C4950"/>
    <w:rsid w:val="007C5357"/>
    <w:rsid w:val="007C5F61"/>
    <w:rsid w:val="007C659D"/>
    <w:rsid w:val="007C745C"/>
    <w:rsid w:val="007D0654"/>
    <w:rsid w:val="007D0C54"/>
    <w:rsid w:val="007D24D9"/>
    <w:rsid w:val="007D2C2C"/>
    <w:rsid w:val="007D3008"/>
    <w:rsid w:val="007D3220"/>
    <w:rsid w:val="007D3901"/>
    <w:rsid w:val="007D550C"/>
    <w:rsid w:val="007D69E7"/>
    <w:rsid w:val="007D71B4"/>
    <w:rsid w:val="007D7493"/>
    <w:rsid w:val="007E00B4"/>
    <w:rsid w:val="007E0300"/>
    <w:rsid w:val="007E2977"/>
    <w:rsid w:val="007E2B3B"/>
    <w:rsid w:val="007E4B82"/>
    <w:rsid w:val="007E5FF6"/>
    <w:rsid w:val="007E70AE"/>
    <w:rsid w:val="007E7DE1"/>
    <w:rsid w:val="007F08F7"/>
    <w:rsid w:val="007F0C5B"/>
    <w:rsid w:val="007F373C"/>
    <w:rsid w:val="007F3C09"/>
    <w:rsid w:val="007F47C7"/>
    <w:rsid w:val="007F4F00"/>
    <w:rsid w:val="007F728A"/>
    <w:rsid w:val="00800F5C"/>
    <w:rsid w:val="00805420"/>
    <w:rsid w:val="00810616"/>
    <w:rsid w:val="008145DE"/>
    <w:rsid w:val="00814FEB"/>
    <w:rsid w:val="008151EF"/>
    <w:rsid w:val="00815849"/>
    <w:rsid w:val="00816A80"/>
    <w:rsid w:val="008173EB"/>
    <w:rsid w:val="00820BE3"/>
    <w:rsid w:val="008237FD"/>
    <w:rsid w:val="00833476"/>
    <w:rsid w:val="008348FC"/>
    <w:rsid w:val="008354A7"/>
    <w:rsid w:val="00843F85"/>
    <w:rsid w:val="0084562B"/>
    <w:rsid w:val="00845BB0"/>
    <w:rsid w:val="008475DB"/>
    <w:rsid w:val="00851657"/>
    <w:rsid w:val="008528F6"/>
    <w:rsid w:val="00852A08"/>
    <w:rsid w:val="00853B5E"/>
    <w:rsid w:val="00854C26"/>
    <w:rsid w:val="008558D6"/>
    <w:rsid w:val="00856285"/>
    <w:rsid w:val="00856C67"/>
    <w:rsid w:val="00860795"/>
    <w:rsid w:val="00860CA9"/>
    <w:rsid w:val="00861893"/>
    <w:rsid w:val="00866058"/>
    <w:rsid w:val="0086784C"/>
    <w:rsid w:val="008717DB"/>
    <w:rsid w:val="00872B9F"/>
    <w:rsid w:val="00873526"/>
    <w:rsid w:val="00873672"/>
    <w:rsid w:val="00875E83"/>
    <w:rsid w:val="00876C8E"/>
    <w:rsid w:val="00880875"/>
    <w:rsid w:val="00880C86"/>
    <w:rsid w:val="00881C4D"/>
    <w:rsid w:val="00885AA9"/>
    <w:rsid w:val="008867E0"/>
    <w:rsid w:val="0089042C"/>
    <w:rsid w:val="008912A4"/>
    <w:rsid w:val="0089166C"/>
    <w:rsid w:val="008916DF"/>
    <w:rsid w:val="00897BBA"/>
    <w:rsid w:val="008A208F"/>
    <w:rsid w:val="008A4AA0"/>
    <w:rsid w:val="008A5CA1"/>
    <w:rsid w:val="008A625E"/>
    <w:rsid w:val="008B01CD"/>
    <w:rsid w:val="008B21F7"/>
    <w:rsid w:val="008B2A71"/>
    <w:rsid w:val="008B3B07"/>
    <w:rsid w:val="008B6001"/>
    <w:rsid w:val="008B7245"/>
    <w:rsid w:val="008C2277"/>
    <w:rsid w:val="008C2AF1"/>
    <w:rsid w:val="008C2F6A"/>
    <w:rsid w:val="008C5276"/>
    <w:rsid w:val="008C7037"/>
    <w:rsid w:val="008C723F"/>
    <w:rsid w:val="008D5EFF"/>
    <w:rsid w:val="008D62A7"/>
    <w:rsid w:val="008D65E3"/>
    <w:rsid w:val="008E0CA8"/>
    <w:rsid w:val="008E30E8"/>
    <w:rsid w:val="008E370A"/>
    <w:rsid w:val="008E47A4"/>
    <w:rsid w:val="008E5E01"/>
    <w:rsid w:val="008F00F5"/>
    <w:rsid w:val="008F2595"/>
    <w:rsid w:val="008F26FE"/>
    <w:rsid w:val="008F2707"/>
    <w:rsid w:val="008F3495"/>
    <w:rsid w:val="0090024C"/>
    <w:rsid w:val="00902DA6"/>
    <w:rsid w:val="00903B0C"/>
    <w:rsid w:val="0090409E"/>
    <w:rsid w:val="00904467"/>
    <w:rsid w:val="009046B2"/>
    <w:rsid w:val="00906FF5"/>
    <w:rsid w:val="00907BD7"/>
    <w:rsid w:val="00907CCB"/>
    <w:rsid w:val="009112DA"/>
    <w:rsid w:val="009121AA"/>
    <w:rsid w:val="00913E2C"/>
    <w:rsid w:val="00914BB8"/>
    <w:rsid w:val="00916306"/>
    <w:rsid w:val="00921A37"/>
    <w:rsid w:val="00922A0A"/>
    <w:rsid w:val="00923DF7"/>
    <w:rsid w:val="009252D3"/>
    <w:rsid w:val="00931A79"/>
    <w:rsid w:val="009332CC"/>
    <w:rsid w:val="009337E9"/>
    <w:rsid w:val="0093561F"/>
    <w:rsid w:val="00935BAF"/>
    <w:rsid w:val="00940C9D"/>
    <w:rsid w:val="00942781"/>
    <w:rsid w:val="009504C2"/>
    <w:rsid w:val="0095189D"/>
    <w:rsid w:val="009524CC"/>
    <w:rsid w:val="00952949"/>
    <w:rsid w:val="00952BB6"/>
    <w:rsid w:val="0095647E"/>
    <w:rsid w:val="00956590"/>
    <w:rsid w:val="00956700"/>
    <w:rsid w:val="00956AD3"/>
    <w:rsid w:val="009573DF"/>
    <w:rsid w:val="009579A1"/>
    <w:rsid w:val="00957BC8"/>
    <w:rsid w:val="00962A28"/>
    <w:rsid w:val="0096629C"/>
    <w:rsid w:val="009667D0"/>
    <w:rsid w:val="009718B8"/>
    <w:rsid w:val="00971A96"/>
    <w:rsid w:val="0097228A"/>
    <w:rsid w:val="009723D1"/>
    <w:rsid w:val="0097575C"/>
    <w:rsid w:val="00976AE8"/>
    <w:rsid w:val="00977900"/>
    <w:rsid w:val="0098094F"/>
    <w:rsid w:val="00980BD3"/>
    <w:rsid w:val="00982003"/>
    <w:rsid w:val="009836D8"/>
    <w:rsid w:val="00983919"/>
    <w:rsid w:val="00983E26"/>
    <w:rsid w:val="00985B10"/>
    <w:rsid w:val="00986678"/>
    <w:rsid w:val="00986F85"/>
    <w:rsid w:val="0098754B"/>
    <w:rsid w:val="0099023E"/>
    <w:rsid w:val="0099106A"/>
    <w:rsid w:val="0099185C"/>
    <w:rsid w:val="0099477E"/>
    <w:rsid w:val="00994973"/>
    <w:rsid w:val="00994F3E"/>
    <w:rsid w:val="00997CCC"/>
    <w:rsid w:val="009A4279"/>
    <w:rsid w:val="009A5415"/>
    <w:rsid w:val="009A548B"/>
    <w:rsid w:val="009B0EA7"/>
    <w:rsid w:val="009B1B57"/>
    <w:rsid w:val="009B299B"/>
    <w:rsid w:val="009B338E"/>
    <w:rsid w:val="009B3FA3"/>
    <w:rsid w:val="009B4A46"/>
    <w:rsid w:val="009B5034"/>
    <w:rsid w:val="009B561D"/>
    <w:rsid w:val="009B6DDF"/>
    <w:rsid w:val="009C1472"/>
    <w:rsid w:val="009C2F09"/>
    <w:rsid w:val="009C2FA3"/>
    <w:rsid w:val="009C3A51"/>
    <w:rsid w:val="009C3AA8"/>
    <w:rsid w:val="009C4A23"/>
    <w:rsid w:val="009D0FB3"/>
    <w:rsid w:val="009D2836"/>
    <w:rsid w:val="009D3106"/>
    <w:rsid w:val="009D356D"/>
    <w:rsid w:val="009D42E1"/>
    <w:rsid w:val="009D5F64"/>
    <w:rsid w:val="009D62D4"/>
    <w:rsid w:val="009D64C4"/>
    <w:rsid w:val="009D7FE8"/>
    <w:rsid w:val="009E0789"/>
    <w:rsid w:val="009E1165"/>
    <w:rsid w:val="009E2A12"/>
    <w:rsid w:val="009E3037"/>
    <w:rsid w:val="009E5907"/>
    <w:rsid w:val="009E7600"/>
    <w:rsid w:val="009E76CC"/>
    <w:rsid w:val="009F1136"/>
    <w:rsid w:val="009F1F8B"/>
    <w:rsid w:val="009F36BA"/>
    <w:rsid w:val="009F38C4"/>
    <w:rsid w:val="009F5442"/>
    <w:rsid w:val="00A00690"/>
    <w:rsid w:val="00A00E2A"/>
    <w:rsid w:val="00A02C9E"/>
    <w:rsid w:val="00A04289"/>
    <w:rsid w:val="00A05C01"/>
    <w:rsid w:val="00A13811"/>
    <w:rsid w:val="00A1440D"/>
    <w:rsid w:val="00A208C1"/>
    <w:rsid w:val="00A2338C"/>
    <w:rsid w:val="00A236F9"/>
    <w:rsid w:val="00A240DF"/>
    <w:rsid w:val="00A27CAA"/>
    <w:rsid w:val="00A3086B"/>
    <w:rsid w:val="00A3135F"/>
    <w:rsid w:val="00A338DA"/>
    <w:rsid w:val="00A34BD5"/>
    <w:rsid w:val="00A36749"/>
    <w:rsid w:val="00A40C49"/>
    <w:rsid w:val="00A41B81"/>
    <w:rsid w:val="00A4277E"/>
    <w:rsid w:val="00A43072"/>
    <w:rsid w:val="00A4476B"/>
    <w:rsid w:val="00A51893"/>
    <w:rsid w:val="00A5528A"/>
    <w:rsid w:val="00A5663F"/>
    <w:rsid w:val="00A60704"/>
    <w:rsid w:val="00A638F3"/>
    <w:rsid w:val="00A656C4"/>
    <w:rsid w:val="00A65988"/>
    <w:rsid w:val="00A66CD1"/>
    <w:rsid w:val="00A70036"/>
    <w:rsid w:val="00A70433"/>
    <w:rsid w:val="00A72123"/>
    <w:rsid w:val="00A72D03"/>
    <w:rsid w:val="00A7402E"/>
    <w:rsid w:val="00A74D08"/>
    <w:rsid w:val="00A74FF6"/>
    <w:rsid w:val="00A81875"/>
    <w:rsid w:val="00A8237D"/>
    <w:rsid w:val="00A829A6"/>
    <w:rsid w:val="00A83A86"/>
    <w:rsid w:val="00A85614"/>
    <w:rsid w:val="00A87C6E"/>
    <w:rsid w:val="00A91456"/>
    <w:rsid w:val="00A9289B"/>
    <w:rsid w:val="00A93B8E"/>
    <w:rsid w:val="00A94278"/>
    <w:rsid w:val="00A97403"/>
    <w:rsid w:val="00A9790C"/>
    <w:rsid w:val="00AA1750"/>
    <w:rsid w:val="00AA1EAF"/>
    <w:rsid w:val="00AA26B0"/>
    <w:rsid w:val="00AA3C93"/>
    <w:rsid w:val="00AA5123"/>
    <w:rsid w:val="00AA52E0"/>
    <w:rsid w:val="00AA7960"/>
    <w:rsid w:val="00AB1D50"/>
    <w:rsid w:val="00AB5810"/>
    <w:rsid w:val="00AB7AF8"/>
    <w:rsid w:val="00AC22BA"/>
    <w:rsid w:val="00AC2C7E"/>
    <w:rsid w:val="00AC46E0"/>
    <w:rsid w:val="00AC4C19"/>
    <w:rsid w:val="00AC62D2"/>
    <w:rsid w:val="00AD06DF"/>
    <w:rsid w:val="00AD0B81"/>
    <w:rsid w:val="00AD1672"/>
    <w:rsid w:val="00AD1ED5"/>
    <w:rsid w:val="00AD5787"/>
    <w:rsid w:val="00AD5DDD"/>
    <w:rsid w:val="00AD7211"/>
    <w:rsid w:val="00AE3181"/>
    <w:rsid w:val="00AE6973"/>
    <w:rsid w:val="00AF02E1"/>
    <w:rsid w:val="00AF0E95"/>
    <w:rsid w:val="00AF1CEB"/>
    <w:rsid w:val="00AF1DF1"/>
    <w:rsid w:val="00AF2338"/>
    <w:rsid w:val="00AF23EA"/>
    <w:rsid w:val="00AF725E"/>
    <w:rsid w:val="00B00F07"/>
    <w:rsid w:val="00B05A1C"/>
    <w:rsid w:val="00B064E3"/>
    <w:rsid w:val="00B06A88"/>
    <w:rsid w:val="00B078D7"/>
    <w:rsid w:val="00B107C1"/>
    <w:rsid w:val="00B118C7"/>
    <w:rsid w:val="00B13213"/>
    <w:rsid w:val="00B16056"/>
    <w:rsid w:val="00B161A9"/>
    <w:rsid w:val="00B203AC"/>
    <w:rsid w:val="00B224C0"/>
    <w:rsid w:val="00B2453A"/>
    <w:rsid w:val="00B2469B"/>
    <w:rsid w:val="00B2538C"/>
    <w:rsid w:val="00B25E24"/>
    <w:rsid w:val="00B2636A"/>
    <w:rsid w:val="00B27A0D"/>
    <w:rsid w:val="00B307C2"/>
    <w:rsid w:val="00B31B9A"/>
    <w:rsid w:val="00B32325"/>
    <w:rsid w:val="00B333C2"/>
    <w:rsid w:val="00B338B9"/>
    <w:rsid w:val="00B3411A"/>
    <w:rsid w:val="00B352CF"/>
    <w:rsid w:val="00B35650"/>
    <w:rsid w:val="00B436D3"/>
    <w:rsid w:val="00B50123"/>
    <w:rsid w:val="00B50C9C"/>
    <w:rsid w:val="00B53A07"/>
    <w:rsid w:val="00B60082"/>
    <w:rsid w:val="00B61180"/>
    <w:rsid w:val="00B62119"/>
    <w:rsid w:val="00B6390D"/>
    <w:rsid w:val="00B708E8"/>
    <w:rsid w:val="00B71DB9"/>
    <w:rsid w:val="00B72016"/>
    <w:rsid w:val="00B733DD"/>
    <w:rsid w:val="00B746AC"/>
    <w:rsid w:val="00B76B53"/>
    <w:rsid w:val="00B80109"/>
    <w:rsid w:val="00B80147"/>
    <w:rsid w:val="00B80DEF"/>
    <w:rsid w:val="00B83DDD"/>
    <w:rsid w:val="00B8638C"/>
    <w:rsid w:val="00B905E5"/>
    <w:rsid w:val="00B90A4A"/>
    <w:rsid w:val="00B90A94"/>
    <w:rsid w:val="00B91548"/>
    <w:rsid w:val="00B91BB9"/>
    <w:rsid w:val="00B94651"/>
    <w:rsid w:val="00B94E10"/>
    <w:rsid w:val="00B974EE"/>
    <w:rsid w:val="00BA0743"/>
    <w:rsid w:val="00BA1D64"/>
    <w:rsid w:val="00BA2CD5"/>
    <w:rsid w:val="00BA352F"/>
    <w:rsid w:val="00BA434D"/>
    <w:rsid w:val="00BA6ED0"/>
    <w:rsid w:val="00BA6F6C"/>
    <w:rsid w:val="00BB1635"/>
    <w:rsid w:val="00BB347D"/>
    <w:rsid w:val="00BB7481"/>
    <w:rsid w:val="00BB7FF7"/>
    <w:rsid w:val="00BC10E1"/>
    <w:rsid w:val="00BC2C68"/>
    <w:rsid w:val="00BC4604"/>
    <w:rsid w:val="00BD084D"/>
    <w:rsid w:val="00BD26B5"/>
    <w:rsid w:val="00BD2A68"/>
    <w:rsid w:val="00BD30EB"/>
    <w:rsid w:val="00BD3AF5"/>
    <w:rsid w:val="00BD3D89"/>
    <w:rsid w:val="00BD462E"/>
    <w:rsid w:val="00BD46DE"/>
    <w:rsid w:val="00BD5263"/>
    <w:rsid w:val="00BD5FD8"/>
    <w:rsid w:val="00BD68E5"/>
    <w:rsid w:val="00BD6C83"/>
    <w:rsid w:val="00BE17B6"/>
    <w:rsid w:val="00BE367D"/>
    <w:rsid w:val="00BE4A9B"/>
    <w:rsid w:val="00BE573E"/>
    <w:rsid w:val="00BE5E43"/>
    <w:rsid w:val="00BE6EB6"/>
    <w:rsid w:val="00BF20B5"/>
    <w:rsid w:val="00BF4F48"/>
    <w:rsid w:val="00BF5915"/>
    <w:rsid w:val="00BF5C16"/>
    <w:rsid w:val="00BF60F6"/>
    <w:rsid w:val="00BF6497"/>
    <w:rsid w:val="00C0156F"/>
    <w:rsid w:val="00C017B7"/>
    <w:rsid w:val="00C0609C"/>
    <w:rsid w:val="00C15EA1"/>
    <w:rsid w:val="00C16FED"/>
    <w:rsid w:val="00C20C0C"/>
    <w:rsid w:val="00C266AC"/>
    <w:rsid w:val="00C270BD"/>
    <w:rsid w:val="00C31CEB"/>
    <w:rsid w:val="00C322BA"/>
    <w:rsid w:val="00C33FA1"/>
    <w:rsid w:val="00C352A6"/>
    <w:rsid w:val="00C3730C"/>
    <w:rsid w:val="00C37D59"/>
    <w:rsid w:val="00C412F1"/>
    <w:rsid w:val="00C41FC3"/>
    <w:rsid w:val="00C450B8"/>
    <w:rsid w:val="00C5136A"/>
    <w:rsid w:val="00C61C9F"/>
    <w:rsid w:val="00C62ACF"/>
    <w:rsid w:val="00C65C1C"/>
    <w:rsid w:val="00C66AB0"/>
    <w:rsid w:val="00C71C6A"/>
    <w:rsid w:val="00C8068F"/>
    <w:rsid w:val="00C80995"/>
    <w:rsid w:val="00C80D7A"/>
    <w:rsid w:val="00C80E50"/>
    <w:rsid w:val="00C81AB3"/>
    <w:rsid w:val="00C83B11"/>
    <w:rsid w:val="00C845C0"/>
    <w:rsid w:val="00C84F9A"/>
    <w:rsid w:val="00C85F62"/>
    <w:rsid w:val="00C86492"/>
    <w:rsid w:val="00C8742A"/>
    <w:rsid w:val="00C875F4"/>
    <w:rsid w:val="00C9200E"/>
    <w:rsid w:val="00C955A7"/>
    <w:rsid w:val="00C95A89"/>
    <w:rsid w:val="00C96697"/>
    <w:rsid w:val="00CA09F4"/>
    <w:rsid w:val="00CA0F93"/>
    <w:rsid w:val="00CA12E1"/>
    <w:rsid w:val="00CA1C23"/>
    <w:rsid w:val="00CA2F9E"/>
    <w:rsid w:val="00CA35ED"/>
    <w:rsid w:val="00CA6D13"/>
    <w:rsid w:val="00CA6FBF"/>
    <w:rsid w:val="00CB02AD"/>
    <w:rsid w:val="00CB53B7"/>
    <w:rsid w:val="00CC04E5"/>
    <w:rsid w:val="00CC17F7"/>
    <w:rsid w:val="00CC2427"/>
    <w:rsid w:val="00CC26CB"/>
    <w:rsid w:val="00CC3820"/>
    <w:rsid w:val="00CC5E14"/>
    <w:rsid w:val="00CD2F1C"/>
    <w:rsid w:val="00CD558F"/>
    <w:rsid w:val="00CE126E"/>
    <w:rsid w:val="00CE22AC"/>
    <w:rsid w:val="00CE2479"/>
    <w:rsid w:val="00CE3F1C"/>
    <w:rsid w:val="00CE4694"/>
    <w:rsid w:val="00CE60D9"/>
    <w:rsid w:val="00CE73BA"/>
    <w:rsid w:val="00CE76A5"/>
    <w:rsid w:val="00CE78F6"/>
    <w:rsid w:val="00CF44FC"/>
    <w:rsid w:val="00CF595D"/>
    <w:rsid w:val="00CF667E"/>
    <w:rsid w:val="00CF6A2D"/>
    <w:rsid w:val="00CF7823"/>
    <w:rsid w:val="00D00A02"/>
    <w:rsid w:val="00D022AF"/>
    <w:rsid w:val="00D0244C"/>
    <w:rsid w:val="00D06685"/>
    <w:rsid w:val="00D06A81"/>
    <w:rsid w:val="00D06B94"/>
    <w:rsid w:val="00D074D2"/>
    <w:rsid w:val="00D078DD"/>
    <w:rsid w:val="00D12036"/>
    <w:rsid w:val="00D12424"/>
    <w:rsid w:val="00D1419E"/>
    <w:rsid w:val="00D34466"/>
    <w:rsid w:val="00D3526C"/>
    <w:rsid w:val="00D35B9E"/>
    <w:rsid w:val="00D35F5B"/>
    <w:rsid w:val="00D36533"/>
    <w:rsid w:val="00D36FA5"/>
    <w:rsid w:val="00D37E0B"/>
    <w:rsid w:val="00D4199B"/>
    <w:rsid w:val="00D43605"/>
    <w:rsid w:val="00D4402F"/>
    <w:rsid w:val="00D44378"/>
    <w:rsid w:val="00D4571E"/>
    <w:rsid w:val="00D45954"/>
    <w:rsid w:val="00D45BE8"/>
    <w:rsid w:val="00D50394"/>
    <w:rsid w:val="00D510D1"/>
    <w:rsid w:val="00D51842"/>
    <w:rsid w:val="00D51F1E"/>
    <w:rsid w:val="00D52FE1"/>
    <w:rsid w:val="00D54D84"/>
    <w:rsid w:val="00D605D2"/>
    <w:rsid w:val="00D60CA7"/>
    <w:rsid w:val="00D60F3C"/>
    <w:rsid w:val="00D62295"/>
    <w:rsid w:val="00D6423F"/>
    <w:rsid w:val="00D644CA"/>
    <w:rsid w:val="00D66B85"/>
    <w:rsid w:val="00D679D9"/>
    <w:rsid w:val="00D7255E"/>
    <w:rsid w:val="00D73F90"/>
    <w:rsid w:val="00D742BF"/>
    <w:rsid w:val="00D84880"/>
    <w:rsid w:val="00D848E1"/>
    <w:rsid w:val="00D85B67"/>
    <w:rsid w:val="00D85F2E"/>
    <w:rsid w:val="00D8733C"/>
    <w:rsid w:val="00D90AA5"/>
    <w:rsid w:val="00D92082"/>
    <w:rsid w:val="00D96155"/>
    <w:rsid w:val="00DA144A"/>
    <w:rsid w:val="00DA3D6F"/>
    <w:rsid w:val="00DB115F"/>
    <w:rsid w:val="00DB1254"/>
    <w:rsid w:val="00DB25B9"/>
    <w:rsid w:val="00DB28BF"/>
    <w:rsid w:val="00DB2EF7"/>
    <w:rsid w:val="00DB326E"/>
    <w:rsid w:val="00DB4C3D"/>
    <w:rsid w:val="00DB57CA"/>
    <w:rsid w:val="00DB7787"/>
    <w:rsid w:val="00DC19EC"/>
    <w:rsid w:val="00DC39E9"/>
    <w:rsid w:val="00DC4E8C"/>
    <w:rsid w:val="00DD21CF"/>
    <w:rsid w:val="00DD6468"/>
    <w:rsid w:val="00DD74D5"/>
    <w:rsid w:val="00DE1995"/>
    <w:rsid w:val="00DE2AE7"/>
    <w:rsid w:val="00DE3975"/>
    <w:rsid w:val="00DE64D7"/>
    <w:rsid w:val="00DE680F"/>
    <w:rsid w:val="00DF0D94"/>
    <w:rsid w:val="00DF20DC"/>
    <w:rsid w:val="00DF7999"/>
    <w:rsid w:val="00E00413"/>
    <w:rsid w:val="00E03140"/>
    <w:rsid w:val="00E04404"/>
    <w:rsid w:val="00E05EE6"/>
    <w:rsid w:val="00E0656A"/>
    <w:rsid w:val="00E0691F"/>
    <w:rsid w:val="00E06A3F"/>
    <w:rsid w:val="00E10FF3"/>
    <w:rsid w:val="00E12E9C"/>
    <w:rsid w:val="00E13ED4"/>
    <w:rsid w:val="00E17E2E"/>
    <w:rsid w:val="00E21E9B"/>
    <w:rsid w:val="00E22315"/>
    <w:rsid w:val="00E22557"/>
    <w:rsid w:val="00E22C42"/>
    <w:rsid w:val="00E231F2"/>
    <w:rsid w:val="00E239CF"/>
    <w:rsid w:val="00E25DB8"/>
    <w:rsid w:val="00E2655A"/>
    <w:rsid w:val="00E30584"/>
    <w:rsid w:val="00E30894"/>
    <w:rsid w:val="00E31B3B"/>
    <w:rsid w:val="00E31ED6"/>
    <w:rsid w:val="00E32A4C"/>
    <w:rsid w:val="00E37AE1"/>
    <w:rsid w:val="00E420D5"/>
    <w:rsid w:val="00E42330"/>
    <w:rsid w:val="00E45780"/>
    <w:rsid w:val="00E46BCA"/>
    <w:rsid w:val="00E472DE"/>
    <w:rsid w:val="00E4785F"/>
    <w:rsid w:val="00E60AD4"/>
    <w:rsid w:val="00E60EB7"/>
    <w:rsid w:val="00E60EBC"/>
    <w:rsid w:val="00E618BF"/>
    <w:rsid w:val="00E619A9"/>
    <w:rsid w:val="00E626D6"/>
    <w:rsid w:val="00E64998"/>
    <w:rsid w:val="00E64DE8"/>
    <w:rsid w:val="00E7100D"/>
    <w:rsid w:val="00E7140E"/>
    <w:rsid w:val="00E73C5A"/>
    <w:rsid w:val="00E74963"/>
    <w:rsid w:val="00E83E3E"/>
    <w:rsid w:val="00E8474C"/>
    <w:rsid w:val="00E86936"/>
    <w:rsid w:val="00E86A83"/>
    <w:rsid w:val="00E86F24"/>
    <w:rsid w:val="00E87A69"/>
    <w:rsid w:val="00E90A23"/>
    <w:rsid w:val="00E91B8F"/>
    <w:rsid w:val="00E922DD"/>
    <w:rsid w:val="00E9347F"/>
    <w:rsid w:val="00E94208"/>
    <w:rsid w:val="00E95DBD"/>
    <w:rsid w:val="00E962A8"/>
    <w:rsid w:val="00EA0099"/>
    <w:rsid w:val="00EA10AF"/>
    <w:rsid w:val="00EA5D5C"/>
    <w:rsid w:val="00EA6858"/>
    <w:rsid w:val="00EA77EC"/>
    <w:rsid w:val="00EB1E0B"/>
    <w:rsid w:val="00EB2B3F"/>
    <w:rsid w:val="00EB4CDC"/>
    <w:rsid w:val="00EB558E"/>
    <w:rsid w:val="00EB7B0B"/>
    <w:rsid w:val="00EB7BED"/>
    <w:rsid w:val="00ED169C"/>
    <w:rsid w:val="00ED22B1"/>
    <w:rsid w:val="00ED2EA0"/>
    <w:rsid w:val="00ED47EA"/>
    <w:rsid w:val="00ED5EE4"/>
    <w:rsid w:val="00ED67D6"/>
    <w:rsid w:val="00EE5730"/>
    <w:rsid w:val="00EE6D8A"/>
    <w:rsid w:val="00EF17A7"/>
    <w:rsid w:val="00EF2AB4"/>
    <w:rsid w:val="00EF45E9"/>
    <w:rsid w:val="00EF4E04"/>
    <w:rsid w:val="00F0136B"/>
    <w:rsid w:val="00F013D5"/>
    <w:rsid w:val="00F03C72"/>
    <w:rsid w:val="00F06715"/>
    <w:rsid w:val="00F06BD5"/>
    <w:rsid w:val="00F07A2F"/>
    <w:rsid w:val="00F13101"/>
    <w:rsid w:val="00F13283"/>
    <w:rsid w:val="00F16BC8"/>
    <w:rsid w:val="00F252FA"/>
    <w:rsid w:val="00F311F3"/>
    <w:rsid w:val="00F3224A"/>
    <w:rsid w:val="00F346DB"/>
    <w:rsid w:val="00F3476F"/>
    <w:rsid w:val="00F365A0"/>
    <w:rsid w:val="00F3664D"/>
    <w:rsid w:val="00F36C7F"/>
    <w:rsid w:val="00F42983"/>
    <w:rsid w:val="00F45758"/>
    <w:rsid w:val="00F46252"/>
    <w:rsid w:val="00F47175"/>
    <w:rsid w:val="00F47D6D"/>
    <w:rsid w:val="00F520F7"/>
    <w:rsid w:val="00F527FE"/>
    <w:rsid w:val="00F53107"/>
    <w:rsid w:val="00F532F2"/>
    <w:rsid w:val="00F55762"/>
    <w:rsid w:val="00F57A8F"/>
    <w:rsid w:val="00F633BF"/>
    <w:rsid w:val="00F64232"/>
    <w:rsid w:val="00F65F6F"/>
    <w:rsid w:val="00F66B8D"/>
    <w:rsid w:val="00F66D64"/>
    <w:rsid w:val="00F6709E"/>
    <w:rsid w:val="00F72AE3"/>
    <w:rsid w:val="00F73BEB"/>
    <w:rsid w:val="00F74E5E"/>
    <w:rsid w:val="00F752C9"/>
    <w:rsid w:val="00F76333"/>
    <w:rsid w:val="00F768B8"/>
    <w:rsid w:val="00F76900"/>
    <w:rsid w:val="00F80274"/>
    <w:rsid w:val="00F80CBE"/>
    <w:rsid w:val="00F84F1B"/>
    <w:rsid w:val="00F86B0C"/>
    <w:rsid w:val="00F877F1"/>
    <w:rsid w:val="00F90566"/>
    <w:rsid w:val="00F932F3"/>
    <w:rsid w:val="00F9389A"/>
    <w:rsid w:val="00F9406A"/>
    <w:rsid w:val="00F95AA6"/>
    <w:rsid w:val="00FA17F5"/>
    <w:rsid w:val="00FA1F07"/>
    <w:rsid w:val="00FA4A48"/>
    <w:rsid w:val="00FA4E14"/>
    <w:rsid w:val="00FA4FE6"/>
    <w:rsid w:val="00FA6A54"/>
    <w:rsid w:val="00FA79FE"/>
    <w:rsid w:val="00FB283C"/>
    <w:rsid w:val="00FB4787"/>
    <w:rsid w:val="00FB686C"/>
    <w:rsid w:val="00FB6F24"/>
    <w:rsid w:val="00FB7BFF"/>
    <w:rsid w:val="00FC1D52"/>
    <w:rsid w:val="00FC2181"/>
    <w:rsid w:val="00FC3446"/>
    <w:rsid w:val="00FC6383"/>
    <w:rsid w:val="00FC6755"/>
    <w:rsid w:val="00FC6BDE"/>
    <w:rsid w:val="00FD0496"/>
    <w:rsid w:val="00FD0740"/>
    <w:rsid w:val="00FD3457"/>
    <w:rsid w:val="00FD71CE"/>
    <w:rsid w:val="00FD78E4"/>
    <w:rsid w:val="00FE4246"/>
    <w:rsid w:val="00FF024B"/>
    <w:rsid w:val="00FF0CC5"/>
    <w:rsid w:val="00FF386C"/>
    <w:rsid w:val="00FF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B9EDAE"/>
  <w15:chartTrackingRefBased/>
  <w15:docId w15:val="{56BC68E8-44C6-46C9-8826-FC373615B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  <w:pPrChange w:id="0" w:author="Pribil-Kövesdy Döníz" w:date="2026-09-22T12:32:00Z">
        <w:pPr>
          <w:widowControl w:val="0"/>
        </w:pPr>
      </w:pPrChange>
    </w:pPr>
    <w:rPr>
      <w:rFonts w:asciiTheme="minorHAnsi" w:eastAsiaTheme="minorHAnsi" w:hAnsiTheme="minorHAnsi" w:cstheme="minorBidi"/>
      <w:sz w:val="22"/>
      <w:szCs w:val="22"/>
      <w:lang w:val="hu-HU" w:eastAsia="en-US"/>
      <w:rPrChange w:id="0" w:author="Pribil-Kövesdy Döníz" w:date="2026-09-22T12:32:00Z">
        <w:rPr>
          <w:rFonts w:eastAsia="PMingLiU"/>
          <w:kern w:val="2"/>
          <w:sz w:val="24"/>
          <w:lang w:val="en-US" w:eastAsia="zh-TW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07430E"/>
    <w:pPr>
      <w:keepNext/>
      <w:spacing w:before="180" w:after="180" w:line="720" w:lineRule="auto"/>
      <w:outlineLvl w:val="0"/>
    </w:pPr>
    <w:rPr>
      <w:rFonts w:ascii="Calibri Light" w:hAnsi="Calibri Light"/>
      <w:b/>
      <w:bCs/>
      <w:kern w:val="52"/>
      <w:sz w:val="52"/>
      <w:szCs w:val="5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3DF7"/>
    <w:pPr>
      <w:keepNext/>
      <w:spacing w:line="720" w:lineRule="auto"/>
      <w:outlineLvl w:val="2"/>
    </w:pPr>
    <w:rPr>
      <w:rFonts w:ascii="Calibri Light" w:hAnsi="Calibri Light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1" w:author="Pribil-Kövesdy Döníz" w:date="2026-09-22T12:32:00Z">
        <w:pPr>
          <w:tabs>
            <w:tab w:val="center" w:pos="4153"/>
            <w:tab w:val="right" w:pos="8306"/>
          </w:tabs>
          <w:snapToGrid w:val="0"/>
          <w:spacing w:after="200" w:line="276" w:lineRule="auto"/>
        </w:pPr>
      </w:pPrChange>
    </w:pPr>
    <w:rPr>
      <w:rPrChange w:id="1" w:author="Pribil-Kövesdy Döníz" w:date="2026-09-22T12:32:00Z">
        <w:rPr>
          <w:rFonts w:asciiTheme="minorHAnsi" w:eastAsiaTheme="minorHAnsi" w:hAnsiTheme="minorHAnsi" w:cstheme="minorBidi"/>
          <w:szCs w:val="22"/>
          <w:lang w:val="hu-HU" w:eastAsia="en-US" w:bidi="ar-SA"/>
        </w:rPr>
      </w:rPrChange>
    </w:rPr>
  </w:style>
  <w:style w:type="character" w:styleId="PageNumber">
    <w:name w:val="page number"/>
    <w:basedOn w:val="DefaultParagraphFont"/>
  </w:style>
  <w:style w:type="character" w:styleId="Strong">
    <w:name w:val="Strong"/>
    <w:qFormat/>
    <w:rsid w:val="003646D8"/>
    <w:rPr>
      <w:b/>
      <w:bCs/>
    </w:rPr>
  </w:style>
  <w:style w:type="character" w:styleId="Hyperlink">
    <w:name w:val="Hyperlink"/>
    <w:basedOn w:val="DefaultParagraphFont"/>
    <w:uiPriority w:val="99"/>
    <w:unhideWhenUsed/>
    <w:rsid w:val="004B3A33"/>
    <w:rPr>
      <w:color w:val="0563C1" w:themeColor="hyperlink"/>
      <w:u w:val="single"/>
      <w:rPrChange w:id="2" w:author="Pribil-Kövesdy Döníz" w:date="2026-09-22T12:32:00Z">
        <w:rPr>
          <w:color w:val="0000FF"/>
          <w:u w:val="single"/>
        </w:rPr>
      </w:rPrChange>
    </w:rPr>
  </w:style>
  <w:style w:type="table" w:styleId="TableGrid">
    <w:name w:val="Table Grid"/>
    <w:basedOn w:val="TableNormal"/>
    <w:uiPriority w:val="59"/>
    <w:rsid w:val="00A41B81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BD30EB"/>
    <w:rPr>
      <w:color w:val="800080"/>
      <w:u w:val="single"/>
    </w:rPr>
  </w:style>
  <w:style w:type="character" w:customStyle="1" w:styleId="style371">
    <w:name w:val="style371"/>
    <w:rsid w:val="00B91548"/>
    <w:rPr>
      <w:color w:val="000066"/>
      <w:sz w:val="20"/>
      <w:szCs w:val="20"/>
    </w:rPr>
  </w:style>
  <w:style w:type="character" w:styleId="Emphasis">
    <w:name w:val="Emphasis"/>
    <w:qFormat/>
    <w:rsid w:val="0079725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3" w:author="Pribil-Kövesdy Döníz" w:date="2026-09-22T12:32:00Z">
        <w:pPr>
          <w:tabs>
            <w:tab w:val="center" w:pos="4153"/>
            <w:tab w:val="right" w:pos="8306"/>
          </w:tabs>
          <w:snapToGrid w:val="0"/>
          <w:spacing w:after="200" w:line="276" w:lineRule="auto"/>
        </w:pPr>
      </w:pPrChange>
    </w:pPr>
    <w:rPr>
      <w:rPrChange w:id="3" w:author="Pribil-Kövesdy Döníz" w:date="2026-09-22T12:32:00Z">
        <w:rPr>
          <w:rFonts w:asciiTheme="minorHAnsi" w:eastAsiaTheme="minorHAnsi" w:hAnsiTheme="minorHAnsi" w:cstheme="minorBidi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link w:val="Header"/>
    <w:uiPriority w:val="99"/>
    <w:rsid w:val="001E7B7D"/>
    <w:rPr>
      <w:rFonts w:asciiTheme="minorHAnsi" w:eastAsiaTheme="minorHAnsi" w:hAnsiTheme="minorHAnsi" w:cstheme="minorBidi"/>
      <w:sz w:val="22"/>
      <w:szCs w:val="22"/>
      <w:lang w:val="hu-HU" w:eastAsia="en-US"/>
    </w:rPr>
  </w:style>
  <w:style w:type="paragraph" w:styleId="ListParagraph">
    <w:name w:val="List Paragraph"/>
    <w:basedOn w:val="Normal"/>
    <w:uiPriority w:val="34"/>
    <w:qFormat/>
    <w:rsid w:val="00A236F9"/>
    <w:pPr>
      <w:ind w:left="720"/>
      <w:contextualSpacing/>
      <w:pPrChange w:id="4" w:author="Pribil-Kövesdy Döníz" w:date="2026-09-22T12:32:00Z">
        <w:pPr>
          <w:spacing w:after="200" w:line="276" w:lineRule="auto"/>
          <w:ind w:leftChars="200" w:left="480"/>
        </w:pPr>
      </w:pPrChange>
    </w:pPr>
    <w:rPr>
      <w:rPrChange w:id="4" w:author="Pribil-Kövesdy Döníz" w:date="2026-09-22T12:32:00Z">
        <w:rPr>
          <w:rFonts w:ascii="Calibri" w:eastAsiaTheme="minorHAnsi" w:hAnsi="Calibri" w:cstheme="minorBidi"/>
          <w:sz w:val="22"/>
          <w:szCs w:val="22"/>
          <w:lang w:val="hu-HU" w:eastAsia="en-US" w:bidi="ar-SA"/>
        </w:rPr>
      </w:rPrChange>
    </w:rPr>
  </w:style>
  <w:style w:type="character" w:customStyle="1" w:styleId="Heading3Char">
    <w:name w:val="Heading 3 Char"/>
    <w:link w:val="Heading3"/>
    <w:uiPriority w:val="9"/>
    <w:rsid w:val="00923DF7"/>
    <w:rPr>
      <w:rFonts w:ascii="Calibri Light" w:hAnsi="Calibri Light"/>
      <w:b/>
      <w:bCs/>
      <w:kern w:val="2"/>
      <w:sz w:val="36"/>
      <w:szCs w:val="36"/>
    </w:rPr>
  </w:style>
  <w:style w:type="character" w:styleId="CommentReference">
    <w:name w:val="annotation reference"/>
    <w:rsid w:val="00B90A94"/>
    <w:rPr>
      <w:sz w:val="18"/>
      <w:szCs w:val="18"/>
    </w:rPr>
  </w:style>
  <w:style w:type="paragraph" w:styleId="CommentText">
    <w:name w:val="annotation text"/>
    <w:basedOn w:val="Normal"/>
    <w:link w:val="CommentTextChar"/>
    <w:rsid w:val="00B90A94"/>
  </w:style>
  <w:style w:type="character" w:customStyle="1" w:styleId="CommentTextChar">
    <w:name w:val="Comment Text Char"/>
    <w:link w:val="CommentText"/>
    <w:rsid w:val="00B90A94"/>
    <w:rPr>
      <w:kern w:val="2"/>
      <w:sz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90A94"/>
    <w:rPr>
      <w:b/>
      <w:bCs/>
    </w:rPr>
  </w:style>
  <w:style w:type="character" w:customStyle="1" w:styleId="CommentSubjectChar">
    <w:name w:val="Comment Subject Char"/>
    <w:link w:val="CommentSubject"/>
    <w:uiPriority w:val="99"/>
    <w:rsid w:val="00B90A94"/>
    <w:rPr>
      <w:b/>
      <w:bCs/>
      <w:kern w:val="2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5" w:author="Pribil-Kövesdy Döníz" w:date="2026-09-22T12:32:00Z">
        <w:pPr>
          <w:spacing w:after="200" w:line="276" w:lineRule="auto"/>
        </w:pPr>
      </w:pPrChange>
    </w:pPr>
    <w:rPr>
      <w:rFonts w:ascii="Tahoma" w:hAnsi="Tahoma" w:cs="Tahoma"/>
      <w:sz w:val="16"/>
      <w:szCs w:val="16"/>
      <w:rPrChange w:id="5" w:author="Pribil-Kövesdy Döníz" w:date="2026-09-22T12:32:00Z">
        <w:rPr>
          <w:rFonts w:ascii="Calibri Light" w:eastAsiaTheme="minorHAnsi" w:hAnsi="Calibri Light" w:cstheme="minorBidi"/>
          <w:sz w:val="18"/>
          <w:szCs w:val="18"/>
          <w:lang w:val="hu-HU" w:eastAsia="en-US" w:bidi="ar-SA"/>
        </w:rPr>
      </w:rPrChange>
    </w:rPr>
  </w:style>
  <w:style w:type="character" w:customStyle="1" w:styleId="BalloonTextChar">
    <w:name w:val="Balloon Text Char"/>
    <w:link w:val="BalloonText"/>
    <w:uiPriority w:val="99"/>
    <w:rsid w:val="00B90A94"/>
    <w:rPr>
      <w:rFonts w:ascii="Tahoma" w:eastAsiaTheme="minorHAnsi" w:hAnsi="Tahoma" w:cs="Tahoma"/>
      <w:sz w:val="16"/>
      <w:szCs w:val="16"/>
      <w:lang w:val="hu-HU" w:eastAsia="en-US"/>
    </w:rPr>
  </w:style>
  <w:style w:type="character" w:customStyle="1" w:styleId="Heading1Char">
    <w:name w:val="Heading 1 Char"/>
    <w:link w:val="Heading1"/>
    <w:rsid w:val="0007430E"/>
    <w:rPr>
      <w:rFonts w:ascii="Calibri Light" w:eastAsia="PMingLiU" w:hAnsi="Calibri Light" w:cs="Times New Roman"/>
      <w:b/>
      <w:bCs/>
      <w:kern w:val="52"/>
      <w:sz w:val="52"/>
      <w:szCs w:val="52"/>
    </w:rPr>
  </w:style>
  <w:style w:type="paragraph" w:styleId="FootnoteText">
    <w:name w:val="footnote text"/>
    <w:basedOn w:val="Normal"/>
    <w:link w:val="FootnoteTextChar"/>
    <w:rsid w:val="00555681"/>
    <w:pPr>
      <w:snapToGrid w:val="0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555681"/>
    <w:rPr>
      <w:kern w:val="2"/>
    </w:rPr>
  </w:style>
  <w:style w:type="character" w:styleId="FootnoteReference">
    <w:name w:val="footnote reference"/>
    <w:basedOn w:val="DefaultParagraphFont"/>
    <w:rsid w:val="00555681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8F2595"/>
    <w:rPr>
      <w:color w:val="808080"/>
    </w:rPr>
  </w:style>
  <w:style w:type="paragraph" w:styleId="NormalWeb">
    <w:name w:val="Normal (Web)"/>
    <w:basedOn w:val="Normal"/>
    <w:uiPriority w:val="99"/>
    <w:unhideWhenUsed/>
    <w:rsid w:val="00CE22AC"/>
    <w:pPr>
      <w:spacing w:before="100" w:beforeAutospacing="1" w:after="100" w:afterAutospacing="1"/>
    </w:pPr>
    <w:rPr>
      <w:rFonts w:ascii="PMingLiU" w:hAnsi="PMingLiU" w:cs="PMingLiU"/>
      <w:szCs w:val="24"/>
    </w:rPr>
  </w:style>
  <w:style w:type="character" w:customStyle="1" w:styleId="mailheadertext1">
    <w:name w:val="mailheadertext1"/>
    <w:basedOn w:val="DefaultParagraphFont"/>
    <w:rsid w:val="00D35F5B"/>
    <w:rPr>
      <w:i w:val="0"/>
      <w:iCs w:val="0"/>
      <w:color w:val="353531"/>
    </w:rPr>
  </w:style>
  <w:style w:type="table" w:styleId="GridTable4-Accent5">
    <w:name w:val="Grid Table 4 Accent 5"/>
    <w:basedOn w:val="TableNormal"/>
    <w:uiPriority w:val="49"/>
    <w:rsid w:val="004772B9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772B9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PlainText">
    <w:name w:val="Plain Text"/>
    <w:basedOn w:val="Normal"/>
    <w:link w:val="PlainTextChar"/>
    <w:uiPriority w:val="99"/>
    <w:unhideWhenUsed/>
    <w:rsid w:val="00C8742A"/>
    <w:rPr>
      <w:rFonts w:ascii="Calibri" w:hAnsi="Courier New" w:cs="Courier New"/>
    </w:rPr>
  </w:style>
  <w:style w:type="character" w:customStyle="1" w:styleId="PlainTextChar">
    <w:name w:val="Plain Text Char"/>
    <w:basedOn w:val="DefaultParagraphFont"/>
    <w:link w:val="PlainText"/>
    <w:uiPriority w:val="99"/>
    <w:rsid w:val="00C8742A"/>
    <w:rPr>
      <w:rFonts w:ascii="Calibri" w:hAnsi="Courier New" w:cs="Courier New"/>
      <w:kern w:val="2"/>
      <w:sz w:val="24"/>
      <w:szCs w:val="22"/>
    </w:rPr>
  </w:style>
  <w:style w:type="paragraph" w:customStyle="1" w:styleId="Standard">
    <w:name w:val="Standard"/>
    <w:rsid w:val="00E64DE8"/>
    <w:pPr>
      <w:widowControl w:val="0"/>
      <w:suppressAutoHyphens/>
      <w:autoSpaceDN w:val="0"/>
      <w:textAlignment w:val="baseline"/>
    </w:pPr>
    <w:rPr>
      <w:kern w:val="3"/>
      <w:sz w:val="24"/>
      <w:szCs w:val="24"/>
    </w:rPr>
  </w:style>
  <w:style w:type="paragraph" w:styleId="ListBullet">
    <w:name w:val="List Bullet"/>
    <w:basedOn w:val="Normal"/>
    <w:rsid w:val="00B8638C"/>
    <w:pPr>
      <w:numPr>
        <w:numId w:val="21"/>
      </w:numPr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CE3F1C"/>
    <w:rPr>
      <w:rFonts w:asciiTheme="minorHAnsi" w:eastAsiaTheme="minorHAnsi" w:hAnsiTheme="minorHAnsi" w:cstheme="minorBidi"/>
      <w:sz w:val="22"/>
      <w:szCs w:val="22"/>
      <w:lang w:val="hu-H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32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463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748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23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6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5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9568">
          <w:marLeft w:val="0"/>
          <w:marRight w:val="1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48819F-17DD-4F5B-9061-F04C37F4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244</Words>
  <Characters>1396</Characters>
  <Application>Microsoft Office Word</Application>
  <DocSecurity>0</DocSecurity>
  <Lines>11</Lines>
  <Paragraphs>3</Paragraphs>
  <ScaleCrop>false</ScaleCrop>
  <Company> </Company>
  <LinksUpToDate>false</LinksUpToDate>
  <CharactersWithSpaces>1637</CharactersWithSpaces>
  <SharedDoc>false</SharedDoc>
  <HLinks>
    <vt:vector size="6" baseType="variant">
      <vt:variant>
        <vt:i4>4456560</vt:i4>
      </vt:variant>
      <vt:variant>
        <vt:i4>0</vt:i4>
      </vt:variant>
      <vt:variant>
        <vt:i4>0</vt:i4>
      </vt:variant>
      <vt:variant>
        <vt:i4>5</vt:i4>
      </vt:variant>
      <vt:variant>
        <vt:lpwstr>mailto:yslin@mail.moe.gov.tw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【教育部新聞稿】</dc:title>
  <dc:subject/>
  <dc:creator>教育部</dc:creator>
  <cp:keywords/>
  <dc:description/>
  <cp:lastModifiedBy>Arthur Souza Rodrigues</cp:lastModifiedBy>
  <cp:revision>1</cp:revision>
  <cp:lastPrinted>2024-08-07T08:04:00Z</cp:lastPrinted>
  <dcterms:created xsi:type="dcterms:W3CDTF">2024-08-06T09:09:00Z</dcterms:created>
  <dcterms:modified xsi:type="dcterms:W3CDTF">2026-09-22T16:32:00Z</dcterms:modified>
</cp:coreProperties>
</file>