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717F6A" w14:textId="77777777" w:rsidR="00D46904" w:rsidRDefault="00A5391B" w:rsidP="00A5391B">
      <w:pPr>
        <w:jc w:val="center"/>
        <w:rPr>
          <w:ins w:id="0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  <w:ins w:id="1" w:author="mary.inoue@fap.local" w:date="2026-09-22T12:26:00Z" w16du:dateUtc="2026-09-22T16:26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631FEAA" w14:textId="77777777" w:rsidR="00EB0E11" w:rsidRDefault="00EB0E11" w:rsidP="00A5391B">
      <w:pPr>
        <w:jc w:val="center"/>
        <w:rPr>
          <w:ins w:id="2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2703B4F3" w14:textId="77777777" w:rsidR="00EB0E11" w:rsidRPr="00AC2557" w:rsidRDefault="00EB0E11" w:rsidP="00EB0E11">
      <w:pPr>
        <w:rPr>
          <w:ins w:id="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" w:author="mary.inoue@fap.local" w:date="2026-09-22T12:26:00Z" w16du:dateUtc="2026-09-22T16:26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441850D" w14:textId="77777777" w:rsidR="00A5391B" w:rsidRDefault="00A5391B" w:rsidP="00A5391B">
      <w:pPr>
        <w:jc w:val="center"/>
        <w:rPr>
          <w:ins w:id="5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709A151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7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62281D99" w14:textId="77777777" w:rsidR="00132F7D" w:rsidRDefault="00132F7D" w:rsidP="00A5391B">
      <w:pPr>
        <w:jc w:val="center"/>
        <w:rPr>
          <w:ins w:id="8" w:author="mary.inoue@fap.local" w:date="2026-09-22T12:26:00Z" w16du:dateUtc="2026-09-22T16:26:00Z"/>
          <w:rFonts w:ascii="Arial" w:hAnsi="Arial" w:cs="Arial"/>
          <w:b/>
          <w:sz w:val="28"/>
          <w:szCs w:val="28"/>
        </w:rPr>
      </w:pPr>
    </w:p>
    <w:p w14:paraId="3804555E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194BC860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0B52BA75" w14:textId="77777777" w:rsidR="00A5391B" w:rsidRDefault="00A5391B" w:rsidP="00A5391B">
      <w:pPr>
        <w:rPr>
          <w:ins w:id="1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" w:author="mary.inoue@fap.local" w:date="2026-09-22T12:26:00Z" w16du:dateUtc="2026-09-22T16:26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7FC7DB17" w14:textId="77777777" w:rsidR="00EB0E11" w:rsidRDefault="00EB0E11" w:rsidP="00A5391B">
      <w:pPr>
        <w:rPr>
          <w:ins w:id="1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ab/>
        </w:r>
      </w:ins>
    </w:p>
    <w:p w14:paraId="312CF13A" w14:textId="77777777" w:rsidR="0065070B" w:rsidRPr="00345AD1" w:rsidRDefault="0065070B" w:rsidP="0065070B">
      <w:pPr>
        <w:pStyle w:val="Default"/>
        <w:rPr>
          <w:ins w:id="16" w:author="mary.inoue@fap.local" w:date="2026-09-22T12:26:00Z" w16du:dateUtc="2026-09-22T16:26:00Z"/>
        </w:rPr>
      </w:pPr>
      <w:ins w:id="17" w:author="mary.inoue@fap.local" w:date="2026-09-22T12:26:00Z" w16du:dateUtc="2026-09-22T16:26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42EF8E4" w14:textId="77777777" w:rsidR="0065070B" w:rsidRDefault="0065070B" w:rsidP="00A5391B">
      <w:pPr>
        <w:rPr>
          <w:ins w:id="1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90F0CDC" w14:textId="77777777" w:rsidR="00640AED" w:rsidRPr="00345AD1" w:rsidRDefault="00640AED" w:rsidP="00640AED">
      <w:pPr>
        <w:pStyle w:val="Default"/>
        <w:rPr>
          <w:ins w:id="19" w:author="mary.inoue@fap.local" w:date="2026-09-22T12:26:00Z" w16du:dateUtc="2026-09-22T16:26:00Z"/>
        </w:rPr>
      </w:pPr>
      <w:ins w:id="20" w:author="mary.inoue@fap.local" w:date="2026-09-22T12:26:00Z" w16du:dateUtc="2026-09-22T16:26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16D1915" w14:textId="77777777" w:rsidR="00640AED" w:rsidRPr="00345AD1" w:rsidRDefault="00640AED" w:rsidP="00640AED">
      <w:pPr>
        <w:rPr>
          <w:ins w:id="2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1680735" w14:textId="77777777" w:rsidR="00C9492A" w:rsidRDefault="00C9492A" w:rsidP="00C9492A">
      <w:pPr>
        <w:rPr>
          <w:ins w:id="2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3" w:author="mary.inoue@fap.local" w:date="2026-09-22T12:26:00Z" w16du:dateUtc="2026-09-22T16:26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2EE9482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6820072" w14:textId="77777777" w:rsidR="00C9492A" w:rsidRDefault="00C9492A" w:rsidP="00C9492A">
      <w:pPr>
        <w:rPr>
          <w:ins w:id="2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457EE0F" w14:textId="77777777" w:rsidR="00A5391B" w:rsidRDefault="00A5391B" w:rsidP="00A5391B">
      <w:pPr>
        <w:rPr>
          <w:ins w:id="2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8" w:author="mary.inoue@fap.local" w:date="2026-09-22T12:26:00Z" w16du:dateUtc="2026-09-22T16:26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3C54645B" w14:textId="77777777" w:rsidR="00EB0E11" w:rsidRPr="002D0CC2" w:rsidRDefault="00EB0E11" w:rsidP="00EB0E11">
      <w:pPr>
        <w:rPr>
          <w:ins w:id="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30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C9AC5A9" w14:textId="77777777" w:rsidR="00EB0E11" w:rsidRDefault="00EB0E11" w:rsidP="00A5391B">
      <w:pPr>
        <w:rPr>
          <w:ins w:id="3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89DACA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3F453DC" w14:textId="77777777" w:rsidR="00C9492A" w:rsidRDefault="00C9492A" w:rsidP="00C9492A">
      <w:pPr>
        <w:rPr>
          <w:ins w:id="3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F4201A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36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lastRenderedPageBreak/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247331F" w14:textId="77777777" w:rsidR="00C9492A" w:rsidRDefault="00C9492A" w:rsidP="00C9492A">
      <w:pPr>
        <w:rPr>
          <w:ins w:id="3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0810DF8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39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201B789" w14:textId="77777777" w:rsidR="002D511D" w:rsidRDefault="002D511D" w:rsidP="002D511D">
      <w:pPr>
        <w:rPr>
          <w:ins w:id="4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6EAF7CE" w14:textId="77777777" w:rsidR="00F11D9F" w:rsidRDefault="00F11D9F" w:rsidP="00F11D9F">
      <w:pPr>
        <w:rPr>
          <w:ins w:id="41" w:author="mary.inoue@fap.local" w:date="2026-09-22T12:26:00Z" w16du:dateUtc="2026-09-22T16:26:00Z"/>
          <w:rFonts w:ascii="Arial" w:hAnsi="Arial" w:cs="Arial"/>
          <w:b/>
        </w:rPr>
      </w:pPr>
      <w:ins w:id="42" w:author="mary.inoue@fap.local" w:date="2026-09-22T12:26:00Z" w16du:dateUtc="2026-09-22T16:26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2F318F66" w14:textId="77777777" w:rsidR="00F11D9F" w:rsidRPr="00F11D9F" w:rsidRDefault="00F11D9F" w:rsidP="00F11D9F">
      <w:pPr>
        <w:rPr>
          <w:ins w:id="4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4" w:author="mary.inoue@fap.local" w:date="2026-09-22T12:26:00Z" w16du:dateUtc="2026-09-22T16:26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B5715BF" w14:textId="77777777" w:rsidR="00F11D9F" w:rsidRDefault="00F11D9F" w:rsidP="00F11D9F">
      <w:pPr>
        <w:rPr>
          <w:ins w:id="4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6EA041E" w14:textId="77777777" w:rsidR="00F11D9F" w:rsidRDefault="00F11D9F" w:rsidP="002D511D">
      <w:pPr>
        <w:rPr>
          <w:ins w:id="4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AACFAE6" w14:textId="77777777" w:rsidR="00A5391B" w:rsidRDefault="002D22E0" w:rsidP="00A5391B">
      <w:pPr>
        <w:rPr>
          <w:ins w:id="4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48" w:author="mary.inoue@fap.local" w:date="2026-09-22T12:26:00Z" w16du:dateUtc="2026-09-22T16:26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921F0B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61D82C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052F4A17" w14:textId="77777777" w:rsidR="008C61C6" w:rsidRPr="00791921" w:rsidRDefault="008C61C6" w:rsidP="008C61C6">
      <w:pPr>
        <w:rPr>
          <w:ins w:id="5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3" w:author="mary.inoue@fap.local" w:date="2026-09-22T12:26:00Z" w16du:dateUtc="2026-09-22T16:26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023A0B82" w14:textId="77777777" w:rsidR="001F3B9E" w:rsidRDefault="001F3B9E" w:rsidP="00A5391B">
      <w:pPr>
        <w:rPr>
          <w:ins w:id="5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7D821B8" w14:textId="77777777" w:rsidR="001F3B9E" w:rsidRDefault="001F3B9E" w:rsidP="00A5391B">
      <w:pPr>
        <w:rPr>
          <w:ins w:id="5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99238C3" w14:textId="77777777" w:rsidR="00DC250C" w:rsidRDefault="00DC250C" w:rsidP="00A5391B">
      <w:pPr>
        <w:rPr>
          <w:ins w:id="5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7" w:author="mary.inoue@fap.local" w:date="2026-09-22T12:26:00Z" w16du:dateUtc="2026-09-22T16:26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49983BB0" w14:textId="77777777" w:rsidR="008C61C6" w:rsidRPr="002D0CC2" w:rsidRDefault="008C61C6" w:rsidP="008C61C6">
      <w:pPr>
        <w:rPr>
          <w:ins w:id="5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59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036BBFC" w14:textId="77777777" w:rsidR="003E02AD" w:rsidRDefault="003E02AD" w:rsidP="003E02AD">
      <w:pPr>
        <w:rPr>
          <w:ins w:id="6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ED69ED1" w14:textId="77777777" w:rsidR="003E02AD" w:rsidRDefault="003E02AD" w:rsidP="003E02AD">
      <w:pPr>
        <w:rPr>
          <w:ins w:id="6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62" w:author="mary.inoue@fap.local" w:date="2026-09-22T12:26:00Z" w16du:dateUtc="2026-09-22T16:26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A97A3E7" w14:textId="77777777" w:rsidR="008C61C6" w:rsidRDefault="008C61C6" w:rsidP="00A5391B">
      <w:pPr>
        <w:rPr>
          <w:ins w:id="6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6777EA6" w14:textId="77777777" w:rsidR="00AF3743" w:rsidRDefault="00AF3743" w:rsidP="00AF3743">
      <w:pPr>
        <w:pStyle w:val="Default"/>
        <w:rPr>
          <w:ins w:id="64" w:author="mary.inoue@fap.local" w:date="2026-09-22T12:26:00Z" w16du:dateUtc="2026-09-22T16:26:00Z"/>
          <w:rFonts w:ascii="ArialMT" w:hAnsi="ArialMT" w:cs="ArialMT"/>
        </w:rPr>
      </w:pPr>
      <w:ins w:id="65" w:author="mary.inoue@fap.local" w:date="2026-09-22T12:26:00Z" w16du:dateUtc="2026-09-22T16:26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6142AD2D" w14:textId="77777777" w:rsidR="00AF3743" w:rsidRDefault="00AF3743" w:rsidP="00A5391B">
      <w:pPr>
        <w:rPr>
          <w:ins w:id="6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5FA6F63" w14:textId="77777777" w:rsidR="00500EF8" w:rsidRPr="00500EF8" w:rsidRDefault="00500EF8" w:rsidP="00A5391B">
      <w:pPr>
        <w:rPr>
          <w:ins w:id="67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  <w:ins w:id="68" w:author="mary.inoue@fap.local" w:date="2026-09-22T12:26:00Z" w16du:dateUtc="2026-09-22T16:26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0390133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93DEE2F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67E76CAB" w14:textId="77777777" w:rsidR="005120F2" w:rsidRPr="000759E6" w:rsidRDefault="005120F2" w:rsidP="005120F2">
      <w:pPr>
        <w:rPr>
          <w:ins w:id="72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  <w:ins w:id="73" w:author="mary.inoue@fap.local" w:date="2026-09-22T12:26:00Z" w16du:dateUtc="2026-09-22T16:26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440D608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365FB8B0" w14:textId="77777777" w:rsidR="009C4CE8" w:rsidRPr="00345AD1" w:rsidRDefault="009C4CE8" w:rsidP="009C4CE8">
      <w:pPr>
        <w:pStyle w:val="Default"/>
        <w:rPr>
          <w:ins w:id="75" w:author="mary.inoue@fap.local" w:date="2026-09-22T12:26:00Z" w16du:dateUtc="2026-09-22T16:26:00Z"/>
          <w:rFonts w:ascii="ArialMT" w:hAnsi="ArialMT" w:cs="ArialMT"/>
        </w:rPr>
      </w:pPr>
    </w:p>
    <w:p w14:paraId="113D123B" w14:textId="77777777" w:rsidR="009C4CE8" w:rsidRDefault="009C4CE8" w:rsidP="009C4CE8">
      <w:pPr>
        <w:pStyle w:val="Default"/>
        <w:rPr>
          <w:ins w:id="76" w:author="mary.inoue@fap.local" w:date="2026-09-22T12:26:00Z" w16du:dateUtc="2026-09-22T16:26:00Z"/>
          <w:rFonts w:ascii="ArialMT" w:hAnsi="ArialMT" w:cs="ArialMT"/>
        </w:rPr>
      </w:pPr>
    </w:p>
    <w:p w14:paraId="6EF1103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78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3106E87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7110EDC7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81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17ECF40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68E18990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8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2F6745CF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27EDF0A4" w14:textId="77777777" w:rsidR="004B4464" w:rsidRPr="000759E6" w:rsidRDefault="004B4464" w:rsidP="004B4464">
      <w:pPr>
        <w:rPr>
          <w:ins w:id="8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87" w:author="mary.inoue@fap.local" w:date="2026-09-22T12:26:00Z" w16du:dateUtc="2026-09-22T16:26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6E358044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1586B5DB" w14:textId="77777777" w:rsidR="009C4CE8" w:rsidRDefault="009C4CE8" w:rsidP="00A5391B">
      <w:pPr>
        <w:rPr>
          <w:ins w:id="89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</w:p>
    <w:p w14:paraId="6BFB3D7D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26:00Z" w16du:dateUtc="2026-09-22T16:26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072E7B0" w14:textId="77777777" w:rsidR="00AA2126" w:rsidRDefault="00AA2126" w:rsidP="00A5391B">
      <w:pPr>
        <w:rPr>
          <w:ins w:id="92" w:author="mary.inoue@fap.local" w:date="2026-09-22T12:26:00Z" w16du:dateUtc="2026-09-22T16:26:00Z"/>
          <w:rFonts w:ascii="Arial" w:hAnsi="Arial" w:cs="Arial"/>
          <w:sz w:val="24"/>
          <w:szCs w:val="24"/>
          <w:lang w:val="en-US"/>
        </w:rPr>
      </w:pPr>
    </w:p>
    <w:p w14:paraId="732F0767" w14:textId="77777777" w:rsidR="00DC250C" w:rsidRDefault="00500EF8" w:rsidP="00A5391B">
      <w:pPr>
        <w:rPr>
          <w:ins w:id="93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4" w:author="mary.inoue@fap.local" w:date="2026-09-22T12:26:00Z" w16du:dateUtc="2026-09-22T16:26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6E3BEAA8" w14:textId="77777777" w:rsidR="00ED46E8" w:rsidRPr="002D0762" w:rsidRDefault="00ED46E8" w:rsidP="00ED46E8">
      <w:pPr>
        <w:rPr>
          <w:ins w:id="9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6" w:author="mary.inoue@fap.local" w:date="2026-09-22T12:26:00Z" w16du:dateUtc="2026-09-22T16:26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BA632FC" w14:textId="77777777" w:rsidR="00ED46E8" w:rsidRPr="00500EF8" w:rsidRDefault="00ED46E8" w:rsidP="00A5391B">
      <w:pPr>
        <w:rPr>
          <w:ins w:id="9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1FE9C15" w14:textId="77777777" w:rsidR="00DC250C" w:rsidRDefault="005B3636" w:rsidP="00A5391B">
      <w:pPr>
        <w:rPr>
          <w:ins w:id="9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99" w:author="mary.inoue@fap.local" w:date="2026-09-22T12:26:00Z" w16du:dateUtc="2026-09-22T16:26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1FB67D64" w14:textId="77777777" w:rsidR="00E0284E" w:rsidRPr="00674D51" w:rsidRDefault="00E0284E" w:rsidP="00A5391B">
      <w:pPr>
        <w:rPr>
          <w:ins w:id="10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01" w:author="mary.inoue@fap.local" w:date="2026-09-22T12:26:00Z" w16du:dateUtc="2026-09-22T16:26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36F51BCE" w14:textId="77777777" w:rsidR="00AA2126" w:rsidRDefault="00AA2126" w:rsidP="00AA2126">
      <w:pPr>
        <w:pStyle w:val="Default"/>
        <w:rPr>
          <w:ins w:id="102" w:author="mary.inoue@fap.local" w:date="2026-09-22T12:26:00Z" w16du:dateUtc="2026-09-22T16:26:00Z"/>
        </w:rPr>
      </w:pPr>
      <w:ins w:id="103" w:author="mary.inoue@fap.local" w:date="2026-09-22T12:26:00Z" w16du:dateUtc="2026-09-22T16:26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4387A56" w14:textId="77777777" w:rsidR="000172AA" w:rsidRDefault="000172AA" w:rsidP="00AA2126">
      <w:pPr>
        <w:pStyle w:val="Default"/>
        <w:rPr>
          <w:ins w:id="104" w:author="mary.inoue@fap.local" w:date="2026-09-22T12:26:00Z" w16du:dateUtc="2026-09-22T16:26:00Z"/>
        </w:rPr>
      </w:pPr>
    </w:p>
    <w:p w14:paraId="35BA208A" w14:textId="77777777" w:rsidR="000172AA" w:rsidRDefault="000172AA" w:rsidP="000172AA">
      <w:pPr>
        <w:rPr>
          <w:ins w:id="10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06" w:author="mary.inoue@fap.local" w:date="2026-09-22T12:26:00Z" w16du:dateUtc="2026-09-22T16:26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407F2C2B" w14:textId="77777777" w:rsidR="000172AA" w:rsidRDefault="000172AA" w:rsidP="00AA2126">
      <w:pPr>
        <w:pStyle w:val="Default"/>
        <w:rPr>
          <w:ins w:id="107" w:author="mary.inoue@fap.local" w:date="2026-09-22T12:26:00Z" w16du:dateUtc="2026-09-22T16:26:00Z"/>
        </w:rPr>
      </w:pPr>
    </w:p>
    <w:p w14:paraId="69CE45E2" w14:textId="77777777" w:rsidR="00AA2126" w:rsidRPr="00345AD1" w:rsidRDefault="00AA2126" w:rsidP="00AA2126">
      <w:pPr>
        <w:pStyle w:val="Default"/>
        <w:rPr>
          <w:ins w:id="108" w:author="mary.inoue@fap.local" w:date="2026-09-22T12:26:00Z" w16du:dateUtc="2026-09-22T16:26:00Z"/>
        </w:rPr>
      </w:pPr>
    </w:p>
    <w:p w14:paraId="295BEE42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6D016D1" w14:textId="77777777" w:rsidR="00AA2126" w:rsidRDefault="00AA2126" w:rsidP="00A5391B">
      <w:pPr>
        <w:rPr>
          <w:ins w:id="11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8083CA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26:00Z" w16du:dateUtc="2026-09-22T16:26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F0B754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59F483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116" w:author="mary.inoue@fap.local" w:date="2026-09-22T12:26:00Z" w16du:dateUtc="2026-09-22T16:26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AA21F87" w14:textId="77777777" w:rsidR="00C01CF0" w:rsidRDefault="00C01CF0" w:rsidP="00A5391B">
      <w:pPr>
        <w:rPr>
          <w:ins w:id="11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8A044B4" w14:textId="77777777" w:rsidR="00E0284E" w:rsidRPr="006A49C0" w:rsidRDefault="006A49C0" w:rsidP="00A5391B">
      <w:pPr>
        <w:rPr>
          <w:ins w:id="11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19" w:author="mary.inoue@fap.local" w:date="2026-09-22T12:26:00Z" w16du:dateUtc="2026-09-22T16:26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27786BE2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51CF834F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22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20ED4F1C" w14:textId="77777777" w:rsidR="006575DD" w:rsidRDefault="006575DD" w:rsidP="006575DD">
      <w:pPr>
        <w:rPr>
          <w:ins w:id="123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</w:p>
    <w:p w14:paraId="4B009DBE" w14:textId="77777777" w:rsidR="006A49C0" w:rsidRDefault="006575DD" w:rsidP="00A5391B">
      <w:pPr>
        <w:rPr>
          <w:ins w:id="124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125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1B0612E" w14:textId="77777777" w:rsidR="004D03FD" w:rsidRDefault="004D03FD" w:rsidP="00A5391B">
      <w:pPr>
        <w:rPr>
          <w:ins w:id="12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27" w:author="mary.inoue@fap.local" w:date="2026-09-22T12:26:00Z" w16du:dateUtc="2026-09-22T16:26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168D15C7" w14:textId="77777777" w:rsidR="005B2275" w:rsidRDefault="005B2275" w:rsidP="00A5391B">
      <w:pPr>
        <w:rPr>
          <w:ins w:id="12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D8934B5" w14:textId="77777777" w:rsidR="005B2275" w:rsidRPr="00FD6C0D" w:rsidRDefault="005B2275" w:rsidP="005B2275">
      <w:pPr>
        <w:rPr>
          <w:ins w:id="1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0" w:author="mary.inoue@fap.local" w:date="2026-09-22T12:26:00Z" w16du:dateUtc="2026-09-22T16:26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3B7CD2F" w14:textId="77777777" w:rsidR="005B2275" w:rsidRPr="004D03FD" w:rsidRDefault="005B2275" w:rsidP="00A5391B">
      <w:pPr>
        <w:rPr>
          <w:ins w:id="131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</w:p>
    <w:p w14:paraId="4D475E36" w14:textId="77777777" w:rsidR="00C43956" w:rsidRDefault="00C43956" w:rsidP="00C43956">
      <w:pPr>
        <w:rPr>
          <w:ins w:id="13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3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5F62B2A" w14:textId="77777777" w:rsidR="00A54CA6" w:rsidRPr="00C6444F" w:rsidRDefault="00A54CA6" w:rsidP="00A54CA6">
      <w:pPr>
        <w:rPr>
          <w:ins w:id="13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35" w:author="mary.inoue@fap.local" w:date="2026-09-22T12:26:00Z" w16du:dateUtc="2026-09-22T16:26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FE2B32B" w14:textId="77777777" w:rsidR="00A54CA6" w:rsidRDefault="00A54CA6" w:rsidP="00A54CA6">
      <w:pPr>
        <w:rPr>
          <w:ins w:id="13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70021FC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38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B247E37" w14:textId="77777777" w:rsidR="00C43956" w:rsidRDefault="00C43956" w:rsidP="00A5391B">
      <w:pPr>
        <w:rPr>
          <w:ins w:id="139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20ACA44" w14:textId="77777777" w:rsidR="00ED407E" w:rsidRPr="00345AD1" w:rsidRDefault="00ED407E" w:rsidP="00ED407E">
      <w:pPr>
        <w:pStyle w:val="Default"/>
        <w:rPr>
          <w:ins w:id="140" w:author="mary.inoue@fap.local" w:date="2026-09-22T12:26:00Z" w16du:dateUtc="2026-09-22T16:26:00Z"/>
        </w:rPr>
      </w:pPr>
      <w:ins w:id="141" w:author="mary.inoue@fap.local" w:date="2026-09-22T12:26:00Z" w16du:dateUtc="2026-09-22T16:26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2FE54B7" w14:textId="77777777" w:rsidR="00ED407E" w:rsidRDefault="00ED407E" w:rsidP="00A5391B">
      <w:pPr>
        <w:rPr>
          <w:ins w:id="14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204CB4B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4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1CF7DBC8" w14:textId="77777777" w:rsidR="00AE71D2" w:rsidRDefault="00AE71D2" w:rsidP="00A5391B">
      <w:pPr>
        <w:rPr>
          <w:ins w:id="145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6BB751D5" w14:textId="77777777" w:rsidR="00901CD7" w:rsidRDefault="00AE71D2" w:rsidP="00A5391B">
      <w:pPr>
        <w:rPr>
          <w:ins w:id="146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72CB51D6" w14:textId="77777777" w:rsidR="00D64C4F" w:rsidRPr="00345AD1" w:rsidRDefault="00D64C4F" w:rsidP="00D64C4F">
      <w:pPr>
        <w:pStyle w:val="Default"/>
        <w:rPr>
          <w:ins w:id="148" w:author="mary.inoue@fap.local" w:date="2026-09-22T12:26:00Z" w16du:dateUtc="2026-09-22T16:26:00Z"/>
        </w:rPr>
      </w:pPr>
      <w:ins w:id="149" w:author="mary.inoue@fap.local" w:date="2026-09-22T12:26:00Z" w16du:dateUtc="2026-09-22T16:26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D0F6983" w14:textId="77777777" w:rsidR="00D64C4F" w:rsidRDefault="00D64C4F" w:rsidP="00A5391B">
      <w:pPr>
        <w:rPr>
          <w:ins w:id="15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34FC0A6" w14:textId="77777777" w:rsidR="00D1508E" w:rsidRDefault="00D1508E" w:rsidP="00D1508E">
      <w:pPr>
        <w:pStyle w:val="Default"/>
        <w:rPr>
          <w:ins w:id="151" w:author="mary.inoue@fap.local" w:date="2026-09-22T12:26:00Z" w16du:dateUtc="2026-09-22T16:26:00Z"/>
        </w:rPr>
      </w:pPr>
      <w:ins w:id="152" w:author="mary.inoue@fap.local" w:date="2026-09-22T12:26:00Z" w16du:dateUtc="2026-09-22T16:26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59E7619" w14:textId="77777777" w:rsidR="00D1508E" w:rsidRDefault="00D1508E" w:rsidP="00A5391B">
      <w:pPr>
        <w:rPr>
          <w:ins w:id="15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B257619" w14:textId="77777777" w:rsidR="00C43956" w:rsidRDefault="00C43956" w:rsidP="00A5391B">
      <w:pPr>
        <w:rPr>
          <w:ins w:id="15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7306ED5" w14:textId="77777777" w:rsidR="00425F7C" w:rsidRPr="009B31F7" w:rsidRDefault="009B31F7" w:rsidP="00A5391B">
      <w:pPr>
        <w:rPr>
          <w:ins w:id="15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6" w:author="mary.inoue@fap.local" w:date="2026-09-22T12:26:00Z" w16du:dateUtc="2026-09-22T16:26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68189B5F" w14:textId="77777777" w:rsidR="00425F7C" w:rsidRDefault="00C549DE" w:rsidP="00A5391B">
      <w:pPr>
        <w:rPr>
          <w:ins w:id="15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58" w:author="mary.inoue@fap.local" w:date="2026-09-22T12:26:00Z" w16du:dateUtc="2026-09-22T16:26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30D7BFB" w14:textId="77777777" w:rsidR="0040121F" w:rsidRDefault="0040121F" w:rsidP="0040121F">
      <w:pPr>
        <w:rPr>
          <w:ins w:id="15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0" w:author="mary.inoue@fap.local" w:date="2026-09-22T12:26:00Z" w16du:dateUtc="2026-09-22T16:26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075A1851" w14:textId="77777777" w:rsidR="00A2270B" w:rsidRPr="00AF56D5" w:rsidRDefault="00A2270B" w:rsidP="00A2270B">
      <w:pPr>
        <w:rPr>
          <w:ins w:id="16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2" w:author="mary.inoue@fap.local" w:date="2026-09-22T12:26:00Z" w16du:dateUtc="2026-09-22T16:26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6637D85" w14:textId="77777777" w:rsidR="00E45383" w:rsidRDefault="00E45383" w:rsidP="00E45383">
      <w:pPr>
        <w:rPr>
          <w:ins w:id="16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1D32398" w14:textId="77777777" w:rsidR="00395556" w:rsidRPr="000642ED" w:rsidRDefault="00395556" w:rsidP="00395556">
      <w:pPr>
        <w:rPr>
          <w:ins w:id="16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5" w:author="mary.inoue@fap.local" w:date="2026-09-22T12:26:00Z" w16du:dateUtc="2026-09-22T16:26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2C09549D" w14:textId="77777777" w:rsidR="0040121F" w:rsidRDefault="0040121F" w:rsidP="0040121F">
      <w:pPr>
        <w:rPr>
          <w:ins w:id="16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CFFCF11" w14:textId="77777777" w:rsidR="00395556" w:rsidRDefault="00395556" w:rsidP="00E45383">
      <w:pPr>
        <w:rPr>
          <w:ins w:id="16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CB7BCAD" w14:textId="77777777" w:rsidR="00E45383" w:rsidRPr="0050434A" w:rsidRDefault="00E45383" w:rsidP="00E45383">
      <w:pPr>
        <w:rPr>
          <w:ins w:id="16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69" w:author="mary.inoue@fap.local" w:date="2026-09-22T12:26:00Z" w16du:dateUtc="2026-09-22T16:26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FCE42A4" w14:textId="77777777" w:rsidR="00723985" w:rsidRDefault="00723985" w:rsidP="00723985">
      <w:pPr>
        <w:pStyle w:val="Default"/>
        <w:rPr>
          <w:ins w:id="170" w:author="mary.inoue@fap.local" w:date="2026-09-22T12:26:00Z" w16du:dateUtc="2026-09-22T16:26:00Z"/>
        </w:rPr>
      </w:pPr>
    </w:p>
    <w:p w14:paraId="16DF68EB" w14:textId="77777777" w:rsidR="00EB44BF" w:rsidRPr="008D7954" w:rsidRDefault="00EB44BF" w:rsidP="00EB44BF">
      <w:pPr>
        <w:rPr>
          <w:ins w:id="17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72" w:author="mary.inoue@fap.local" w:date="2026-09-22T12:26:00Z" w16du:dateUtc="2026-09-22T16:26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3C8C2F6" w14:textId="77777777" w:rsidR="00E45383" w:rsidRDefault="00E45383" w:rsidP="00723985">
      <w:pPr>
        <w:pStyle w:val="Default"/>
        <w:rPr>
          <w:ins w:id="173" w:author="mary.inoue@fap.local" w:date="2026-09-22T12:26:00Z" w16du:dateUtc="2026-09-22T16:26:00Z"/>
        </w:rPr>
      </w:pPr>
    </w:p>
    <w:p w14:paraId="17EC04B4" w14:textId="77777777" w:rsidR="00723985" w:rsidRPr="00345AD1" w:rsidRDefault="00723985" w:rsidP="00723985">
      <w:pPr>
        <w:pStyle w:val="Default"/>
        <w:rPr>
          <w:ins w:id="174" w:author="mary.inoue@fap.local" w:date="2026-09-22T12:26:00Z" w16du:dateUtc="2026-09-22T16:26:00Z"/>
        </w:rPr>
      </w:pPr>
      <w:ins w:id="175" w:author="mary.inoue@fap.local" w:date="2026-09-22T12:26:00Z" w16du:dateUtc="2026-09-22T16:26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547D1CBF" w14:textId="77777777" w:rsidR="00723985" w:rsidRDefault="00723985" w:rsidP="00A5391B">
      <w:pPr>
        <w:rPr>
          <w:ins w:id="17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EC49D6F" w14:textId="77777777" w:rsidR="00B30730" w:rsidRPr="00345AD1" w:rsidRDefault="00B30730" w:rsidP="00B30730">
      <w:pPr>
        <w:pStyle w:val="Default"/>
        <w:rPr>
          <w:ins w:id="177" w:author="mary.inoue@fap.local" w:date="2026-09-22T12:26:00Z" w16du:dateUtc="2026-09-22T16:26:00Z"/>
        </w:rPr>
      </w:pPr>
      <w:ins w:id="178" w:author="mary.inoue@fap.local" w:date="2026-09-22T12:26:00Z" w16du:dateUtc="2026-09-22T16:26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37D88131" w14:textId="77777777" w:rsidR="00B30730" w:rsidRDefault="00B30730" w:rsidP="00A5391B">
      <w:pPr>
        <w:rPr>
          <w:ins w:id="179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7E114CA" w14:textId="77777777" w:rsidR="00723985" w:rsidRDefault="00723985" w:rsidP="00A5391B">
      <w:pPr>
        <w:rPr>
          <w:ins w:id="18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0E730A5" w14:textId="77777777" w:rsidR="00723985" w:rsidRDefault="00723985" w:rsidP="00A5391B">
      <w:pPr>
        <w:rPr>
          <w:ins w:id="18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0420AAD" w14:textId="77777777" w:rsidR="00BC4C01" w:rsidRPr="00BC4C01" w:rsidRDefault="00BC4C01" w:rsidP="00A5391B">
      <w:pPr>
        <w:rPr>
          <w:ins w:id="182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3" w:author="mary.inoue@fap.local" w:date="2026-09-22T12:26:00Z" w16du:dateUtc="2026-09-22T16:26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0A0556F" w14:textId="77777777" w:rsidR="00B23618" w:rsidRDefault="00B23618" w:rsidP="00B23618">
      <w:pPr>
        <w:rPr>
          <w:ins w:id="18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5" w:author="mary.inoue@fap.local" w:date="2026-09-22T12:26:00Z" w16du:dateUtc="2026-09-22T16:26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41FA3AD9" w14:textId="77777777" w:rsidR="00B23618" w:rsidRDefault="00B23618" w:rsidP="00A5391B">
      <w:pPr>
        <w:rPr>
          <w:ins w:id="18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7B06129" w14:textId="77777777" w:rsidR="00B23618" w:rsidRDefault="00B23618" w:rsidP="00A5391B">
      <w:pPr>
        <w:rPr>
          <w:ins w:id="18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48C42EE" w14:textId="77777777" w:rsidR="006D73AD" w:rsidRDefault="006F5CEB" w:rsidP="00A5391B">
      <w:pPr>
        <w:rPr>
          <w:ins w:id="18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89" w:author="mary.inoue@fap.local" w:date="2026-09-22T12:26:00Z" w16du:dateUtc="2026-09-22T16:26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3F0608E" w14:textId="77777777" w:rsidR="00B23618" w:rsidRPr="003A0E43" w:rsidRDefault="00B23618" w:rsidP="00B23618">
      <w:pPr>
        <w:rPr>
          <w:ins w:id="19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91" w:author="mary.inoue@fap.local" w:date="2026-09-22T12:26:00Z" w16du:dateUtc="2026-09-22T16:26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07B4F4FE" w14:textId="77777777" w:rsidR="00B30730" w:rsidRDefault="00B30730" w:rsidP="00A5391B">
      <w:pPr>
        <w:rPr>
          <w:ins w:id="19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42759B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19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4AA7A9B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B2E6913" w14:textId="77777777" w:rsidR="00B23618" w:rsidRDefault="00B23618" w:rsidP="00B23618">
      <w:pPr>
        <w:rPr>
          <w:ins w:id="19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197" w:author="mary.inoue@fap.local" w:date="2026-09-22T12:26:00Z" w16du:dateUtc="2026-09-22T16:26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E81AC70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FC0F073" w14:textId="77777777" w:rsidR="00B23618" w:rsidRPr="00345AD1" w:rsidRDefault="00B23618" w:rsidP="00B23618">
      <w:pPr>
        <w:pStyle w:val="Default"/>
        <w:rPr>
          <w:ins w:id="200" w:author="mary.inoue@fap.local" w:date="2026-09-22T12:26:00Z" w16du:dateUtc="2026-09-22T16:26:00Z"/>
        </w:rPr>
      </w:pPr>
      <w:ins w:id="201" w:author="mary.inoue@fap.local" w:date="2026-09-22T12:26:00Z" w16du:dateUtc="2026-09-22T16:26:00Z">
        <w:r w:rsidRPr="00345AD1">
          <w:t xml:space="preserve"> </w:t>
        </w:r>
      </w:ins>
    </w:p>
    <w:p w14:paraId="47D52240" w14:textId="77777777" w:rsidR="00B23618" w:rsidRDefault="00B23618" w:rsidP="00B23618">
      <w:pPr>
        <w:rPr>
          <w:ins w:id="20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68FCD1C" w14:textId="77777777" w:rsidR="00B23618" w:rsidRDefault="00B23618" w:rsidP="00B23618">
      <w:pPr>
        <w:rPr>
          <w:ins w:id="20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5BC9F89" w14:textId="77777777" w:rsidR="00B23618" w:rsidRDefault="00B23618" w:rsidP="00B23618">
      <w:pPr>
        <w:rPr>
          <w:ins w:id="20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05" w:author="mary.inoue@fap.local" w:date="2026-09-22T12:26:00Z" w16du:dateUtc="2026-09-22T16:26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104127FC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2EA7A087" w14:textId="77777777" w:rsidR="00B30730" w:rsidRDefault="00B30730" w:rsidP="00A5391B">
      <w:pPr>
        <w:rPr>
          <w:ins w:id="20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FC6146F" w14:textId="77777777" w:rsidR="00D1600A" w:rsidRPr="00345AD1" w:rsidRDefault="00D1600A" w:rsidP="00D1600A">
      <w:pPr>
        <w:pStyle w:val="Default"/>
        <w:rPr>
          <w:ins w:id="208" w:author="mary.inoue@fap.local" w:date="2026-09-22T12:26:00Z" w16du:dateUtc="2026-09-22T16:26:00Z"/>
        </w:rPr>
      </w:pPr>
      <w:ins w:id="209" w:author="mary.inoue@fap.local" w:date="2026-09-22T12:26:00Z" w16du:dateUtc="2026-09-22T16:26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D0AEBC6" w14:textId="77777777" w:rsidR="004175E5" w:rsidRDefault="004175E5" w:rsidP="00A5391B">
      <w:pPr>
        <w:rPr>
          <w:ins w:id="210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4703D1BD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26:00Z" w16du:dateUtc="2026-09-22T16:26:00Z"/>
          <w:rFonts w:ascii="Arial" w:hAnsi="Arial" w:cs="Arial"/>
          <w:b/>
          <w:sz w:val="24"/>
          <w:szCs w:val="24"/>
        </w:rPr>
      </w:pPr>
      <w:ins w:id="212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8920C15" w14:textId="77777777" w:rsidR="00F33C0F" w:rsidRDefault="00F33C0F" w:rsidP="00A5391B">
      <w:pPr>
        <w:rPr>
          <w:ins w:id="21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5E68C53" w14:textId="77777777" w:rsidR="00D60738" w:rsidRDefault="00D60738" w:rsidP="00A5391B">
      <w:pPr>
        <w:rPr>
          <w:ins w:id="21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15" w:author="mary.inoue@fap.local" w:date="2026-09-22T12:26:00Z" w16du:dateUtc="2026-09-22T16:26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8A20805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17" w:author="mary.inoue@fap.local" w:date="2026-09-22T12:26:00Z" w16du:dateUtc="2026-09-22T16:26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0B1A86AE" w14:textId="77777777" w:rsidR="00A24980" w:rsidRPr="00D60738" w:rsidRDefault="00A24980" w:rsidP="00A5391B">
      <w:pPr>
        <w:rPr>
          <w:ins w:id="21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13AD730B" w14:textId="77777777" w:rsidR="00163BDD" w:rsidRDefault="00163BDD" w:rsidP="00A5391B">
      <w:pPr>
        <w:rPr>
          <w:ins w:id="21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20" w:author="mary.inoue@fap.local" w:date="2026-09-22T12:26:00Z" w16du:dateUtc="2026-09-22T16:26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0231875" w14:textId="77777777" w:rsidR="00B23618" w:rsidRDefault="00B23618" w:rsidP="00A5391B">
      <w:pPr>
        <w:rPr>
          <w:ins w:id="221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D6E0177" w14:textId="77777777" w:rsidR="00B23618" w:rsidRDefault="00B23618" w:rsidP="00B23618">
      <w:pPr>
        <w:rPr>
          <w:ins w:id="22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03B1E94" w14:textId="77777777" w:rsidR="00B23618" w:rsidRDefault="00B23618" w:rsidP="00A5391B">
      <w:pPr>
        <w:rPr>
          <w:ins w:id="22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710EEA7" w14:textId="77777777" w:rsidR="00094AC5" w:rsidRDefault="00094AC5" w:rsidP="00094AC5">
      <w:pPr>
        <w:pStyle w:val="Default"/>
        <w:rPr>
          <w:ins w:id="224" w:author="mary.inoue@fap.local" w:date="2026-09-22T12:26:00Z" w16du:dateUtc="2026-09-22T16:26:00Z"/>
        </w:rPr>
      </w:pPr>
      <w:ins w:id="225" w:author="mary.inoue@fap.local" w:date="2026-09-22T12:26:00Z" w16du:dateUtc="2026-09-22T16:26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FA0632C" w14:textId="77777777" w:rsidR="00B23618" w:rsidRDefault="00B23618" w:rsidP="00B23618">
      <w:pPr>
        <w:rPr>
          <w:ins w:id="22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709550C" w14:textId="77777777" w:rsidR="00B23618" w:rsidRPr="003268AD" w:rsidRDefault="00B23618" w:rsidP="00B23618">
      <w:pPr>
        <w:rPr>
          <w:ins w:id="22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28" w:author="mary.inoue@fap.local" w:date="2026-09-22T12:26:00Z" w16du:dateUtc="2026-09-22T16:26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C105A78" w14:textId="77777777" w:rsidR="00B23618" w:rsidRPr="005B78AA" w:rsidRDefault="00B23618" w:rsidP="00B23618">
      <w:pPr>
        <w:rPr>
          <w:ins w:id="22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30" w:author="mary.inoue@fap.local" w:date="2026-09-22T12:26:00Z" w16du:dateUtc="2026-09-22T16:2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A6B6E68" w14:textId="77777777" w:rsidR="00B23618" w:rsidRPr="00345AD1" w:rsidRDefault="00B23618" w:rsidP="00094AC5">
      <w:pPr>
        <w:pStyle w:val="Default"/>
        <w:rPr>
          <w:ins w:id="231" w:author="mary.inoue@fap.local" w:date="2026-09-22T12:26:00Z" w16du:dateUtc="2026-09-22T16:26:00Z"/>
        </w:rPr>
      </w:pPr>
    </w:p>
    <w:p w14:paraId="36776A31" w14:textId="77777777" w:rsidR="00094AC5" w:rsidRDefault="00094AC5" w:rsidP="00094AC5">
      <w:pPr>
        <w:pStyle w:val="Default"/>
        <w:rPr>
          <w:ins w:id="232" w:author="mary.inoue@fap.local" w:date="2026-09-22T12:26:00Z" w16du:dateUtc="2026-09-22T16:26:00Z"/>
        </w:rPr>
      </w:pPr>
    </w:p>
    <w:p w14:paraId="1E31AE8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301F50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</w:p>
    <w:p w14:paraId="2D228C1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1649018" w14:textId="77777777" w:rsidR="00094AC5" w:rsidRPr="00163BDD" w:rsidRDefault="00094AC5" w:rsidP="00A5391B">
      <w:pPr>
        <w:rPr>
          <w:ins w:id="238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29F89E5E" w14:textId="77777777" w:rsidR="00A5391B" w:rsidRPr="00A5391B" w:rsidRDefault="00A5391B" w:rsidP="00A5391B">
      <w:pPr>
        <w:rPr>
          <w:ins w:id="23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0" w:author="mary.inoue@fap.local" w:date="2026-09-22T12:26:00Z" w16du:dateUtc="2026-09-22T16:26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1E05816" w14:textId="77777777" w:rsidR="002C247D" w:rsidRDefault="002C247D" w:rsidP="002C247D">
      <w:pPr>
        <w:rPr>
          <w:ins w:id="241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2" w:author="mary.inoue@fap.local" w:date="2026-09-22T12:26:00Z" w16du:dateUtc="2026-09-22T16:26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56A018F6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244" w:author="mary.inoue@fap.local" w:date="2026-09-22T12:26:00Z" w16du:dateUtc="2026-09-22T16:26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6EA6E75" w14:textId="77777777" w:rsidR="00BB7F95" w:rsidRDefault="00BB7F95" w:rsidP="002C247D">
      <w:pPr>
        <w:rPr>
          <w:ins w:id="245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A9C5737" w14:textId="77777777" w:rsidR="00BB7F95" w:rsidRDefault="00BB7F95" w:rsidP="002C247D">
      <w:pPr>
        <w:rPr>
          <w:ins w:id="24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ACADB94" w14:textId="77777777" w:rsidR="00BB7F95" w:rsidRDefault="00BB7F95" w:rsidP="002C247D">
      <w:pPr>
        <w:rPr>
          <w:ins w:id="247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3356ADAF" w14:textId="77777777" w:rsidR="00140891" w:rsidRDefault="00140891" w:rsidP="002C247D">
      <w:pPr>
        <w:rPr>
          <w:ins w:id="248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49" w:author="mary.inoue@fap.local" w:date="2026-09-22T12:26:00Z" w16du:dateUtc="2026-09-22T16:26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1F51E226" w14:textId="77777777" w:rsidR="00B23618" w:rsidRPr="005B78AA" w:rsidRDefault="00B23618" w:rsidP="00B23618">
      <w:pPr>
        <w:rPr>
          <w:ins w:id="250" w:author="mary.inoue@fap.local" w:date="2026-09-22T12:26:00Z" w16du:dateUtc="2026-09-22T16:26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26:00Z" w16du:dateUtc="2026-09-22T16:26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235DA1E6" w14:textId="77777777" w:rsidR="00B23618" w:rsidRPr="00140891" w:rsidRDefault="00B23618" w:rsidP="002C247D">
      <w:pPr>
        <w:rPr>
          <w:ins w:id="253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5A18C314" w14:textId="77777777" w:rsidR="00140891" w:rsidRDefault="00140891" w:rsidP="002C247D">
      <w:pPr>
        <w:rPr>
          <w:ins w:id="254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55" w:author="mary.inoue@fap.local" w:date="2026-09-22T12:26:00Z" w16du:dateUtc="2026-09-22T16:26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0300BDE5" w14:textId="77777777" w:rsidR="00064320" w:rsidRDefault="00064320" w:rsidP="00064320">
      <w:pPr>
        <w:pStyle w:val="Default"/>
        <w:rPr>
          <w:ins w:id="256" w:author="mary.inoue@fap.local" w:date="2026-09-22T12:26:00Z" w16du:dateUtc="2026-09-22T16:26:00Z"/>
        </w:rPr>
      </w:pPr>
    </w:p>
    <w:p w14:paraId="4E81B5AF" w14:textId="77777777" w:rsidR="00064320" w:rsidRPr="00345AD1" w:rsidRDefault="00064320" w:rsidP="00064320">
      <w:pPr>
        <w:pStyle w:val="Default"/>
        <w:rPr>
          <w:ins w:id="257" w:author="mary.inoue@fap.local" w:date="2026-09-22T12:26:00Z" w16du:dateUtc="2026-09-22T16:26:00Z"/>
        </w:rPr>
      </w:pPr>
      <w:ins w:id="258" w:author="mary.inoue@fap.local" w:date="2026-09-22T12:26:00Z" w16du:dateUtc="2026-09-22T16:26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123DCF5" w14:textId="77777777" w:rsidR="00064320" w:rsidRDefault="00064320" w:rsidP="00064320">
      <w:pPr>
        <w:pStyle w:val="Default"/>
        <w:rPr>
          <w:ins w:id="259" w:author="mary.inoue@fap.local" w:date="2026-09-22T12:26:00Z" w16du:dateUtc="2026-09-22T16:26:00Z"/>
        </w:rPr>
      </w:pPr>
    </w:p>
    <w:p w14:paraId="37E08071" w14:textId="77777777" w:rsidR="00064320" w:rsidRPr="008A41B7" w:rsidRDefault="008A41B7" w:rsidP="002C247D">
      <w:pPr>
        <w:rPr>
          <w:ins w:id="260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61" w:author="mary.inoue@fap.local" w:date="2026-09-22T12:26:00Z" w16du:dateUtc="2026-09-22T16:26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AAC35EF" w14:textId="77777777" w:rsidR="00064320" w:rsidRDefault="00064320" w:rsidP="002C247D">
      <w:pPr>
        <w:rPr>
          <w:ins w:id="262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7B9DE537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26:00Z" w16du:dateUtc="2026-09-22T16:26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26:00Z" w16du:dateUtc="2026-09-22T16:26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36F758D" w14:textId="77777777" w:rsidR="00706622" w:rsidRPr="00345AD1" w:rsidRDefault="00706622" w:rsidP="00706622">
      <w:pPr>
        <w:pStyle w:val="Default"/>
        <w:rPr>
          <w:ins w:id="265" w:author="mary.inoue@fap.local" w:date="2026-09-22T12:26:00Z" w16du:dateUtc="2026-09-22T16:26:00Z"/>
        </w:rPr>
      </w:pPr>
    </w:p>
    <w:p w14:paraId="15FD84C2" w14:textId="77777777" w:rsidR="00494500" w:rsidRDefault="00494500" w:rsidP="00494500">
      <w:pPr>
        <w:pStyle w:val="Default"/>
        <w:rPr>
          <w:ins w:id="266" w:author="mary.inoue@fap.local" w:date="2026-09-22T12:26:00Z" w16du:dateUtc="2026-09-22T16:26:00Z"/>
        </w:rPr>
      </w:pPr>
      <w:ins w:id="267" w:author="mary.inoue@fap.local" w:date="2026-09-22T12:26:00Z" w16du:dateUtc="2026-09-22T16:26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9DAB48F" w14:textId="77777777" w:rsidR="005201FD" w:rsidRDefault="005201FD" w:rsidP="00494500">
      <w:pPr>
        <w:pStyle w:val="Default"/>
        <w:rPr>
          <w:ins w:id="268" w:author="mary.inoue@fap.local" w:date="2026-09-22T12:26:00Z" w16du:dateUtc="2026-09-22T16:26:00Z"/>
        </w:rPr>
      </w:pPr>
    </w:p>
    <w:p w14:paraId="164DA0A0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0" w:author="mary.inoue@fap.local" w:date="2026-09-22T12:26:00Z" w16du:dateUtc="2026-09-22T16:26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B17E953" w14:textId="77777777" w:rsidR="005201FD" w:rsidRPr="00345AD1" w:rsidRDefault="005201FD" w:rsidP="00494500">
      <w:pPr>
        <w:pStyle w:val="Default"/>
        <w:rPr>
          <w:ins w:id="271" w:author="mary.inoue@fap.local" w:date="2026-09-22T12:26:00Z" w16du:dateUtc="2026-09-22T16:26:00Z"/>
        </w:rPr>
      </w:pPr>
    </w:p>
    <w:p w14:paraId="1F5EEEC5" w14:textId="77777777" w:rsidR="00BD6490" w:rsidRPr="00345AD1" w:rsidRDefault="00BD6490" w:rsidP="00BD6490">
      <w:pPr>
        <w:pStyle w:val="Default"/>
        <w:rPr>
          <w:ins w:id="272" w:author="mary.inoue@fap.local" w:date="2026-09-22T12:26:00Z" w16du:dateUtc="2026-09-22T16:26:00Z"/>
        </w:rPr>
      </w:pPr>
      <w:ins w:id="273" w:author="mary.inoue@fap.local" w:date="2026-09-22T12:26:00Z" w16du:dateUtc="2026-09-22T16:26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7FAB856" w14:textId="77777777" w:rsidR="00064320" w:rsidRDefault="00064320" w:rsidP="002C247D">
      <w:pPr>
        <w:rPr>
          <w:ins w:id="274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087E7AA3" w14:textId="77777777" w:rsidR="00B9482B" w:rsidRDefault="00B9482B" w:rsidP="002C247D">
      <w:pPr>
        <w:rPr>
          <w:ins w:id="275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6" w:author="mary.inoue@fap.local" w:date="2026-09-22T12:26:00Z" w16du:dateUtc="2026-09-22T16:26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73365F3" w14:textId="77777777" w:rsidR="00B9482B" w:rsidRDefault="00B9482B" w:rsidP="002C247D">
      <w:pPr>
        <w:rPr>
          <w:ins w:id="277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78" w:author="mary.inoue@fap.local" w:date="2026-09-22T12:26:00Z" w16du:dateUtc="2026-09-22T16:26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9DB17F6" w14:textId="77777777" w:rsidR="009801CD" w:rsidRDefault="009801CD" w:rsidP="002C247D">
      <w:pPr>
        <w:rPr>
          <w:ins w:id="279" w:author="mary.inoue@fap.local" w:date="2026-09-22T12:26:00Z" w16du:dateUtc="2026-09-22T16:26:00Z"/>
          <w:rFonts w:ascii="Arial" w:hAnsi="Arial" w:cs="Arial"/>
          <w:sz w:val="24"/>
          <w:szCs w:val="24"/>
        </w:rPr>
      </w:pPr>
      <w:ins w:id="280" w:author="mary.inoue@fap.local" w:date="2026-09-22T12:26:00Z" w16du:dateUtc="2026-09-22T16:26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3532F56F" w14:textId="77777777" w:rsidR="00C10C2A" w:rsidRPr="00345AD1" w:rsidRDefault="00C10C2A" w:rsidP="00C10C2A">
      <w:pPr>
        <w:pStyle w:val="Default"/>
        <w:rPr>
          <w:ins w:id="281" w:author="mary.inoue@fap.local" w:date="2026-09-22T12:26:00Z" w16du:dateUtc="2026-09-22T16:26:00Z"/>
        </w:rPr>
      </w:pPr>
      <w:ins w:id="282" w:author="mary.inoue@fap.local" w:date="2026-09-22T12:26:00Z" w16du:dateUtc="2026-09-22T16:26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EFE7E95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26:00Z" w16du:dateUtc="2026-09-22T16:26:00Z"/>
          <w:rFonts w:ascii="ArialMT" w:hAnsi="ArialMT" w:cs="ArialMT"/>
          <w:sz w:val="24"/>
          <w:szCs w:val="24"/>
        </w:rPr>
      </w:pPr>
    </w:p>
    <w:p w14:paraId="044B237A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26:00Z" w16du:dateUtc="2026-09-22T16:26:00Z"/>
          <w:rFonts w:ascii="ArialMT" w:hAnsi="ArialMT" w:cs="ArialMT"/>
          <w:sz w:val="24"/>
          <w:szCs w:val="24"/>
        </w:rPr>
      </w:pPr>
      <w:ins w:id="285" w:author="mary.inoue@fap.local" w:date="2026-09-22T12:26:00Z" w16du:dateUtc="2026-09-22T16:26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519CB0D9" w14:textId="77777777" w:rsidR="00C10C2A" w:rsidRPr="009801CD" w:rsidRDefault="00C10C2A" w:rsidP="002C247D">
      <w:pPr>
        <w:rPr>
          <w:ins w:id="286" w:author="mary.inoue@fap.local" w:date="2026-09-22T12:26:00Z" w16du:dateUtc="2026-09-22T16:26:00Z"/>
          <w:rFonts w:ascii="Arial" w:hAnsi="Arial" w:cs="Arial"/>
          <w:sz w:val="24"/>
          <w:szCs w:val="24"/>
        </w:rPr>
      </w:pPr>
    </w:p>
    <w:p w14:paraId="6B8966A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28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8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Перечень услуг, оказываемых школой</w:delText>
        </w:r>
      </w:del>
    </w:p>
    <w:p w14:paraId="1134783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28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9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24F5154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9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9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   Школа осуществляет свою деятельность в соответствии с предметом и целями деятельности, определёнными </w:delText>
        </w:r>
      </w:del>
    </w:p>
    <w:p w14:paraId="693DEDD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9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9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законодательством  Российской Федерации, </w:delText>
        </w:r>
        <w:r w:rsid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РСО-Алания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и настоящим Уставом, путём выполнения работ, </w:delText>
        </w:r>
      </w:del>
    </w:p>
    <w:p w14:paraId="07DAB2B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9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9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оказания муниципальных  услуг в сфере образования.</w:delText>
        </w:r>
      </w:del>
    </w:p>
    <w:p w14:paraId="6C06ED3F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29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9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1.1.Основным предметом деятельности Школы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 xml:space="preserve"> является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осуществление государственной политики в области образования. </w:delText>
        </w:r>
      </w:del>
    </w:p>
    <w:p w14:paraId="60C870C3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29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049AD1D1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0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образования 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427004C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0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5E736B67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0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общей культуры личности обучающихся на основе усвоения обязательного минимума содержания общеобразовательных программ;</w:delText>
        </w:r>
      </w:del>
    </w:p>
    <w:p w14:paraId="0CEC41F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0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адаптация обучающихся к жизни в обществе;</w:delText>
        </w:r>
      </w:del>
    </w:p>
    <w:p w14:paraId="5EAB314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0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1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688EC33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1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1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47E30A7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1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1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здорового образа жизни и экологической культуры.</w:delText>
        </w:r>
      </w:del>
    </w:p>
    <w:p w14:paraId="6C144A2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1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1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616D5703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1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1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3AB00BBF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1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0EBF6951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2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6038147A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2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6276742B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2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75538C61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2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213D619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2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3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4AD6D85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3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3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2F35872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3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3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338F847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3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3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1.4. 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23D9AF2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3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3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7120866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3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Порядок определения указанной платы устанавливается Учредителем.</w:delText>
        </w:r>
      </w:del>
    </w:p>
    <w:p w14:paraId="07D0786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4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63A7EB9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4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1.5.1. Организация работы по повышению квалификации работников школы.</w:delText>
        </w:r>
      </w:del>
    </w:p>
    <w:p w14:paraId="3C0620C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4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5225389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4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1.5.3.Проведение психологической диагностики, тестирования .</w:delText>
        </w:r>
      </w:del>
    </w:p>
    <w:p w14:paraId="78F96DD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4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5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1.5.4. Организация семинаров, конференций, конкурсов, олимпиад. концертов, выставок.</w:delText>
        </w:r>
      </w:del>
    </w:p>
    <w:p w14:paraId="13F8DC8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5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5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1.5.5. Реализация углубленных образовательных программ по изучению ряда предметов;</w:delText>
        </w:r>
      </w:del>
    </w:p>
    <w:p w14:paraId="4D30084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5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5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46BA1CE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5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5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1.5.7.Выявление обучающихся, находящихся в социально-опасном положении, </w:delText>
        </w:r>
      </w:del>
    </w:p>
    <w:p w14:paraId="6CF2A71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5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5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34014F3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5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314992E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6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6E9492A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6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54CB3DD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6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1.5.11.Обеспечение физического и эмоционального благополучия каждого ребенка.</w:delText>
        </w:r>
      </w:del>
    </w:p>
    <w:p w14:paraId="140FBF2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6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1.5.12.Выявление и развитие способностей детей, обеспечение непрерывности образования.</w:delText>
        </w:r>
      </w:del>
    </w:p>
    <w:p w14:paraId="3B257D3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6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7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28422B8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7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7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0D8BE35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7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7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4A9DFEB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7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7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ную подготовку обучающихся.</w:delText>
        </w:r>
      </w:del>
    </w:p>
    <w:p w14:paraId="2A407D9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7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7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1.6.2. 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не, предусмотренной учебным планом.</w:delText>
        </w:r>
      </w:del>
    </w:p>
    <w:p w14:paraId="071F6AB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7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1.6.3.Проводить репетиторство с обучающимися другого образовательного учреждения.</w:delText>
        </w:r>
      </w:del>
    </w:p>
    <w:p w14:paraId="5B4DCC4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8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 xml:space="preserve">1.6.4. Организовывать курсы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по подготовке к поступлению в средние 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>и высшие</w:delText>
        </w:r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lang w:eastAsia="ru-RU"/>
          </w:rPr>
          <w:delText xml:space="preserve">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профессиональные образовательные учреждения:</w:delText>
        </w:r>
      </w:del>
    </w:p>
    <w:p w14:paraId="52A31C9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8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иностранных языков;</w:delText>
        </w:r>
      </w:del>
    </w:p>
    <w:p w14:paraId="568D4B7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8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повышения квалификации;</w:delText>
        </w:r>
      </w:del>
    </w:p>
    <w:p w14:paraId="0594CFF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8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38FA6E3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8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9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1.6.5. Создавать кружки:</w:delText>
        </w:r>
      </w:del>
    </w:p>
    <w:p w14:paraId="7A627AF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9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9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игре на музыкальных инструментах;</w:delText>
        </w:r>
      </w:del>
    </w:p>
    <w:p w14:paraId="2F14007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9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9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фото-, кино-, видео- , радиоделу;</w:delText>
        </w:r>
      </w:del>
    </w:p>
    <w:p w14:paraId="2D61B70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9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9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кройке и шитью, вязанию, домоводству;</w:delText>
        </w:r>
      </w:del>
    </w:p>
    <w:p w14:paraId="18B8834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9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9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танцам.</w:delText>
        </w:r>
      </w:del>
    </w:p>
    <w:p w14:paraId="799129E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39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</w:r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вания детей:</w:delText>
        </w:r>
      </w:del>
    </w:p>
    <w:p w14:paraId="5101B7C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0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живописи, графике, скульптуре, народным промыслам;</w:delText>
        </w:r>
      </w:del>
    </w:p>
    <w:p w14:paraId="49F4D30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0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истории мировой культуры.</w:delText>
        </w:r>
      </w:del>
    </w:p>
    <w:p w14:paraId="50502C5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0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1.6.7.Организовывать учебные группы для обучения детей с отклонениями в развитии.</w:delText>
        </w:r>
      </w:del>
    </w:p>
    <w:p w14:paraId="2EC241C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0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6D61406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0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1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которые не посещали дошкольные образовательные учреждения).</w:delText>
        </w:r>
      </w:del>
    </w:p>
    <w:p w14:paraId="46F0D7E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1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1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2098B2E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1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1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1D153CC3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1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1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52C8D8A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1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1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7E2D953A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1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35C2C23D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2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0BA274DB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2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7269AF1A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2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5B6F657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2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5B946B28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2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3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67DFD11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3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3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10647CD4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3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3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7A1589F5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35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36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275A7E0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37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38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55A0CBE5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439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40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14BB00BD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441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42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6517FF64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443" w:author="mary.inoue@fap.local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44" w:author="mary.inoue@fap.local" w:date="2026-09-22T12:26:00Z" w16du:dateUtc="2026-09-22T16:26:00Z">
        <w:r w:rsidRPr="00BC7992">
          <w:rPr>
            <w:rFonts w:ascii="Times New Roman" w:eastAsia="Times New Roman" w:hAnsi="Times New Roman" w:cs="Times New Roman"/>
            <w:color w:val="FF33FF"/>
            <w:sz w:val="28"/>
            <w:szCs w:val="28"/>
            <w:lang w:eastAsia="ru-RU"/>
          </w:rPr>
          <w:delText> </w:delText>
        </w:r>
      </w:del>
    </w:p>
    <w:p w14:paraId="64AD8A06" w14:textId="77777777" w:rsidR="007B3707" w:rsidRDefault="007B3707" w:rsidP="00A5391B">
      <w:pPr>
        <w:jc w:val="center"/>
        <w:rPr>
          <w:rPrChange w:id="445" w:author="mary.inoue@fap.local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446" w:author="mary.inoue@fap.local" w:date="2026-09-22T12:26:00Z" w16du:dateUtc="2026-09-22T16:26:00Z">
          <w:pPr>
            <w:jc w:val="both"/>
          </w:pPr>
        </w:pPrChange>
      </w:pPr>
    </w:p>
    <w:sectPr w:rsidR="007B3707">
      <w:pgSz w:w="11906" w:h="16838"/>
      <w:pgMar w:top="1417" w:right="1701" w:bottom="1417" w:left="1701" w:header="708" w:footer="708" w:gutter="0"/>
      <w:cols w:space="708"/>
      <w:docGrid w:linePitch="360"/>
      <w:sectPrChange w:id="447" w:author="mary.inoue@fap.local" w:date="2026-09-22T12:26:00Z" w16du:dateUtc="2026-09-22T16:26:00Z">
        <w:sectPr w:rsidR="007B3707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0172AA"/>
    <w:rsid w:val="00064320"/>
    <w:rsid w:val="00094AC5"/>
    <w:rsid w:val="00132F7D"/>
    <w:rsid w:val="00140891"/>
    <w:rsid w:val="00155120"/>
    <w:rsid w:val="00163BDD"/>
    <w:rsid w:val="001F3B9E"/>
    <w:rsid w:val="00293E72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7B3707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55D68"/>
    <w:rsid w:val="00AA2126"/>
    <w:rsid w:val="00AE71D2"/>
    <w:rsid w:val="00AF3743"/>
    <w:rsid w:val="00B23618"/>
    <w:rsid w:val="00B30730"/>
    <w:rsid w:val="00B9482B"/>
    <w:rsid w:val="00BB7F95"/>
    <w:rsid w:val="00BC4C01"/>
    <w:rsid w:val="00BC7992"/>
    <w:rsid w:val="00BD6490"/>
    <w:rsid w:val="00C01CF0"/>
    <w:rsid w:val="00C10C2A"/>
    <w:rsid w:val="00C43956"/>
    <w:rsid w:val="00C44A78"/>
    <w:rsid w:val="00C549DE"/>
    <w:rsid w:val="00C77429"/>
    <w:rsid w:val="00C9492A"/>
    <w:rsid w:val="00D1508E"/>
    <w:rsid w:val="00D1600A"/>
    <w:rsid w:val="00D46904"/>
    <w:rsid w:val="00D60738"/>
    <w:rsid w:val="00D63120"/>
    <w:rsid w:val="00D64C4F"/>
    <w:rsid w:val="00DA549E"/>
    <w:rsid w:val="00DC250C"/>
    <w:rsid w:val="00E0284E"/>
    <w:rsid w:val="00E45383"/>
    <w:rsid w:val="00EA1103"/>
    <w:rsid w:val="00EA724F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B032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E72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33FF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paragraph" w:customStyle="1" w:styleId="Default">
    <w:name w:val="Default"/>
    <w:rsid w:val="00EA72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2732</Words>
  <Characters>15576</Characters>
  <Application>Microsoft Office Word</Application>
  <DocSecurity>0</DocSecurity>
  <Lines>129</Lines>
  <Paragraphs>36</Paragraphs>
  <ScaleCrop>false</ScaleCrop>
  <Company>Microsoft</Company>
  <LinksUpToDate>false</LinksUpToDate>
  <CharactersWithSpaces>18272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