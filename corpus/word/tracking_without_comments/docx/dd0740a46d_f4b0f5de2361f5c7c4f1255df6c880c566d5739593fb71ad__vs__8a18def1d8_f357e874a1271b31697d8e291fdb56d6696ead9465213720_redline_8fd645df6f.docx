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03D1940" w14:textId="2CFF472D" w:rsidR="00326A82" w:rsidRPr="00D32940" w:rsidRDefault="00326A82" w:rsidP="00326A82">
      <w:pPr>
        <w:spacing w:line="480" w:lineRule="auto"/>
        <w:rPr>
          <w:ins w:id="2" w:author="Rosenbaumová Radka" w:date="2026-09-25T20:09:00Z" w16du:dateUtc="2026-09-26T00:09:00Z"/>
          <w:rFonts w:ascii="Times New Roman" w:hAnsi="Times New Roman" w:cs="Times New Roman"/>
          <w:sz w:val="24"/>
          <w:szCs w:val="24"/>
        </w:rPr>
      </w:pPr>
      <w:ins w:id="3" w:author="Rosenbaumová Radka" w:date="2026-09-25T20:09:00Z" w16du:dateUtc="2026-09-26T00:09:00Z">
        <w:r w:rsidRPr="00BB5B7F">
          <w:rPr>
            <w:b/>
            <w:bCs/>
            <w:noProof/>
          </w:rPr>
          <w:drawing>
            <wp:anchor distT="0" distB="0" distL="114300" distR="114300" simplePos="0" relativeHeight="251659264" behindDoc="0" locked="0" layoutInCell="1" allowOverlap="1" wp14:anchorId="2E58D968" wp14:editId="219925C1">
              <wp:simplePos x="0" y="0"/>
              <wp:positionH relativeFrom="margin">
                <wp:align>left</wp:align>
              </wp:positionH>
              <wp:positionV relativeFrom="paragraph">
                <wp:posOffset>1152525</wp:posOffset>
              </wp:positionV>
              <wp:extent cx="6323965" cy="2178050"/>
              <wp:effectExtent l="0" t="0" r="635" b="0"/>
              <wp:wrapSquare wrapText="bothSides"/>
              <wp:docPr id="2" name="Picture 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2"/>
                      <pic:cNvPicPr>
                        <a:picLocks noChangeAspect="1" noChangeArrowheads="1"/>
                      </pic:cNvPicPr>
                    </pic:nvPicPr>
                    <pic:blipFill>
                      <a:blip r:embed="rId5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6330147" cy="218078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  <w:r w:rsidRPr="00BB5B7F">
          <w:rPr>
            <w:rFonts w:ascii="Times New Roman" w:hAnsi="Times New Roman" w:cs="Times New Roman"/>
            <w:b/>
            <w:bCs/>
            <w:sz w:val="24"/>
            <w:szCs w:val="24"/>
          </w:rPr>
          <w:t>Supp. file 2.</w:t>
        </w:r>
        <w:r w:rsidRPr="00D32940">
          <w:rPr>
            <w:rFonts w:ascii="Times New Roman" w:hAnsi="Times New Roman" w:cs="Times New Roman"/>
            <w:sz w:val="24"/>
            <w:szCs w:val="24"/>
          </w:rPr>
          <w:t xml:space="preserve"> </w:t>
        </w:r>
        <w:r>
          <w:rPr>
            <w:rFonts w:ascii="Times New Roman" w:hAnsi="Times New Roman" w:cs="Times New Roman"/>
            <w:sz w:val="24"/>
            <w:szCs w:val="24"/>
          </w:rPr>
          <w:t>U</w:t>
        </w:r>
        <w:r w:rsidRPr="00D32940">
          <w:rPr>
            <w:rFonts w:ascii="Times New Roman" w:hAnsi="Times New Roman" w:cs="Times New Roman"/>
            <w:sz w:val="24"/>
            <w:szCs w:val="24"/>
          </w:rPr>
          <w:t>ncorrected genetic distances (</w:t>
        </w:r>
        <w:r w:rsidRPr="00D32940">
          <w:rPr>
            <w:rFonts w:ascii="Times New Roman" w:hAnsi="Times New Roman" w:cs="Times New Roman"/>
            <w:i/>
            <w:iCs/>
            <w:sz w:val="24"/>
            <w:szCs w:val="24"/>
          </w:rPr>
          <w:t>p</w:t>
        </w:r>
        <w:r w:rsidRPr="00D32940">
          <w:rPr>
            <w:rFonts w:ascii="Times New Roman" w:hAnsi="Times New Roman" w:cs="Times New Roman"/>
            <w:sz w:val="24"/>
            <w:szCs w:val="24"/>
          </w:rPr>
          <w:t xml:space="preserve">-distances) between </w:t>
        </w:r>
        <w:r w:rsidRPr="00D32940">
          <w:rPr>
            <w:rFonts w:ascii="Times New Roman" w:hAnsi="Times New Roman" w:cs="Times New Roman"/>
            <w:i/>
            <w:iCs/>
            <w:sz w:val="24"/>
            <w:szCs w:val="24"/>
          </w:rPr>
          <w:t>Potamites hydroimperator</w:t>
        </w:r>
        <w:r w:rsidRPr="00D32940">
          <w:rPr>
            <w:rFonts w:ascii="Times New Roman" w:hAnsi="Times New Roman" w:cs="Times New Roman"/>
            <w:sz w:val="24"/>
            <w:szCs w:val="24"/>
          </w:rPr>
          <w:t xml:space="preserve"> sp</w:t>
        </w:r>
        <w:r w:rsidR="00D41F83">
          <w:rPr>
            <w:rFonts w:ascii="Times New Roman" w:hAnsi="Times New Roman" w:cs="Times New Roman"/>
            <w:sz w:val="24"/>
            <w:szCs w:val="24"/>
          </w:rPr>
          <w:t>.</w:t>
        </w:r>
        <w:r w:rsidRPr="00D32940">
          <w:rPr>
            <w:rFonts w:ascii="Times New Roman" w:hAnsi="Times New Roman" w:cs="Times New Roman"/>
            <w:sz w:val="24"/>
            <w:szCs w:val="24"/>
          </w:rPr>
          <w:t xml:space="preserve"> nov. and other congeners. Values based on the 1</w:t>
        </w:r>
        <w:r>
          <w:rPr>
            <w:rFonts w:ascii="Times New Roman" w:hAnsi="Times New Roman" w:cs="Times New Roman"/>
            <w:sz w:val="24"/>
            <w:szCs w:val="24"/>
          </w:rPr>
          <w:t>6</w:t>
        </w:r>
        <w:r w:rsidRPr="00D32940">
          <w:rPr>
            <w:rFonts w:ascii="Times New Roman" w:hAnsi="Times New Roman" w:cs="Times New Roman"/>
            <w:sz w:val="24"/>
            <w:szCs w:val="24"/>
          </w:rPr>
          <w:t>S alignment. Values for the new species are in bold.</w:t>
        </w:r>
        <w:r w:rsidR="00EC76AF">
          <w:rPr>
            <w:rFonts w:ascii="Times New Roman" w:hAnsi="Times New Roman" w:cs="Times New Roman"/>
            <w:sz w:val="24"/>
            <w:szCs w:val="24"/>
          </w:rPr>
          <w:t xml:space="preserve"> </w:t>
        </w:r>
        <w:r w:rsidR="00EC76AF">
          <w:fldChar w:fldCharType="begin"/>
        </w:r>
        <w:r w:rsidR="00EC76AF">
          <w:instrText>HYPERLINK "https://doi.org/10.5852/ejt.2021.760.1445.4737"</w:instrText>
        </w:r>
        <w:r w:rsidR="00EC76AF">
          <w:fldChar w:fldCharType="separate"/>
        </w:r>
        <w:r w:rsidR="00EC76AF" w:rsidRPr="00EC76AF">
          <w:rPr>
            <w:rStyle w:val="Hyperlink"/>
            <w:rFonts w:ascii="Times New Roman" w:hAnsi="Times New Roman" w:cs="Times New Roman"/>
            <w:sz w:val="24"/>
            <w:szCs w:val="24"/>
          </w:rPr>
          <w:t>https://doi.org/10.5852/ejt.2021.760.1445.4737</w:t>
        </w:r>
        <w:r w:rsidR="00EC76AF">
          <w:fldChar w:fldCharType="end"/>
        </w:r>
      </w:ins>
    </w:p>
    <w:p w14:paraId="72FEA6FB" w14:textId="77777777" w:rsidR="00326A82" w:rsidRDefault="00326A82" w:rsidP="00326A82">
      <w:pPr>
        <w:spacing w:line="480" w:lineRule="auto"/>
        <w:rPr>
          <w:ins w:id="4" w:author="Rosenbaumová Radka" w:date="2026-09-25T20:09:00Z" w16du:dateUtc="2026-09-26T00:09:00Z"/>
          <w:rFonts w:ascii="Times New Roman" w:hAnsi="Times New Roman" w:cs="Times New Roman"/>
          <w:sz w:val="24"/>
          <w:szCs w:val="24"/>
        </w:rPr>
      </w:pPr>
    </w:p>
    <w:tbl>
      <w:tblPr>
        <w:tblW w:w="3900" w:type="dxa"/>
        <w:tblInd w:w="93" w:type="dxa"/>
        <w:tblLook w:val="04A0" w:firstRow="1" w:lastRow="0" w:firstColumn="1" w:lastColumn="0" w:noHBand="0" w:noVBand="1"/>
      </w:tblPr>
      <w:tblGrid>
        <w:gridCol w:w="1740"/>
        <w:gridCol w:w="2160"/>
      </w:tblGrid>
      <w:tr w:rsidR="00E4672B" w:rsidRPr="00E4672B" w14:paraId="191BA75A" w14:textId="77777777" w:rsidTr="00E4672B">
        <w:trPr>
          <w:trHeight w:val="270"/>
          <w:del w:id="5" w:author="Rosenbaumová Radka" w:date="2026-09-25T20:09:00Z" w16du:dateUtc="2026-09-26T00:09:00Z"/>
        </w:trPr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04E961" w14:textId="77777777" w:rsidR="00E4672B" w:rsidRPr="00E4672B" w:rsidRDefault="00E4672B" w:rsidP="00E4672B">
            <w:pPr>
              <w:rPr>
                <w:del w:id="6" w:author="Rosenbaumová Radka" w:date="2026-09-25T20:09:00Z" w16du:dateUtc="2026-09-26T00:09:00Z"/>
                <w:rFonts w:ascii="Arial" w:hAnsi="Arial" w:cs="Arial"/>
                <w:b/>
                <w:bCs/>
                <w:szCs w:val="20"/>
                <w:u w:val="single"/>
                <w:lang w:val="en-ZA" w:eastAsia="en-ZA"/>
              </w:rPr>
            </w:pPr>
            <w:del w:id="7" w:author="Rosenbaumová Radka" w:date="2026-09-25T20:09:00Z" w16du:dateUtc="2026-09-26T00:09:00Z">
              <w:r w:rsidRPr="00E4672B">
                <w:rPr>
                  <w:rFonts w:ascii="Arial" w:hAnsi="Arial" w:cs="Arial"/>
                  <w:b/>
                  <w:bCs/>
                  <w:szCs w:val="20"/>
                  <w:u w:val="single"/>
                  <w:lang w:val="en-ZA" w:eastAsia="en-ZA"/>
                </w:rPr>
                <w:delText>SA 11AM TIME</w:delText>
              </w:r>
            </w:del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7A1244" w14:textId="77777777" w:rsidR="00E4672B" w:rsidRPr="00E4672B" w:rsidRDefault="00E4672B" w:rsidP="00E4672B">
            <w:pPr>
              <w:rPr>
                <w:del w:id="8" w:author="Rosenbaumová Radka" w:date="2026-09-25T20:09:00Z" w16du:dateUtc="2026-09-26T00:09:00Z"/>
                <w:rFonts w:ascii="Arial" w:hAnsi="Arial" w:cs="Arial"/>
                <w:szCs w:val="20"/>
                <w:lang w:val="en-ZA" w:eastAsia="en-ZA"/>
              </w:rPr>
            </w:pPr>
          </w:p>
        </w:tc>
      </w:tr>
      <w:tr w:rsidR="00E4672B" w:rsidRPr="00E4672B" w14:paraId="12E59F92" w14:textId="77777777" w:rsidTr="00E4672B">
        <w:trPr>
          <w:trHeight w:val="315"/>
          <w:del w:id="9" w:author="Rosenbaumová Radka" w:date="2026-09-25T20:09:00Z" w16du:dateUtc="2026-09-26T00:09:00Z"/>
        </w:trPr>
        <w:tc>
          <w:tcPr>
            <w:tcW w:w="3900" w:type="dxa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CC99FF"/>
            <w:noWrap/>
            <w:vAlign w:val="bottom"/>
            <w:hideMark/>
          </w:tcPr>
          <w:p w14:paraId="54EFE9B5" w14:textId="77777777" w:rsidR="00E4672B" w:rsidRPr="00E4672B" w:rsidRDefault="00E4672B" w:rsidP="00E4672B">
            <w:pPr>
              <w:jc w:val="center"/>
              <w:rPr>
                <w:del w:id="10" w:author="Rosenbaumová Radka" w:date="2026-09-25T20:09:00Z" w16du:dateUtc="2026-09-26T00:09:00Z"/>
                <w:rFonts w:ascii="Arial" w:hAnsi="Arial" w:cs="Arial"/>
                <w:b/>
                <w:bCs/>
                <w:sz w:val="24"/>
                <w:szCs w:val="24"/>
                <w:lang w:val="en-ZA" w:eastAsia="en-ZA"/>
              </w:rPr>
            </w:pPr>
            <w:del w:id="11" w:author="Rosenbaumová Radka" w:date="2026-09-25T20:09:00Z" w16du:dateUtc="2026-09-26T00:09:00Z">
              <w:r w:rsidRPr="00E4672B">
                <w:rPr>
                  <w:rFonts w:ascii="Arial" w:hAnsi="Arial" w:cs="Arial"/>
                  <w:b/>
                  <w:bCs/>
                  <w:sz w:val="24"/>
                  <w:szCs w:val="24"/>
                  <w:lang w:val="en-ZA" w:eastAsia="en-ZA"/>
                </w:rPr>
                <w:delText>Close out Rates Crossed</w:delText>
              </w:r>
            </w:del>
          </w:p>
        </w:tc>
      </w:tr>
      <w:tr w:rsidR="00E4672B" w:rsidRPr="00E4672B" w14:paraId="1AB82735" w14:textId="77777777" w:rsidTr="00E4672B">
        <w:trPr>
          <w:trHeight w:val="330"/>
          <w:del w:id="12" w:author="Rosenbaumová Radka" w:date="2026-09-25T20:09:00Z" w16du:dateUtc="2026-09-26T00:09:00Z"/>
        </w:trPr>
        <w:tc>
          <w:tcPr>
            <w:tcW w:w="17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CC99FF"/>
            <w:noWrap/>
            <w:vAlign w:val="bottom"/>
            <w:hideMark/>
          </w:tcPr>
          <w:p w14:paraId="0E275D36" w14:textId="77777777" w:rsidR="00E4672B" w:rsidRPr="00E4672B" w:rsidRDefault="00E4672B" w:rsidP="00E4672B">
            <w:pPr>
              <w:rPr>
                <w:del w:id="13" w:author="Rosenbaumová Radka" w:date="2026-09-25T20:09:00Z" w16du:dateUtc="2026-09-26T00:09:00Z"/>
                <w:rFonts w:ascii="Arial" w:hAnsi="Arial" w:cs="Arial"/>
                <w:b/>
                <w:bCs/>
                <w:sz w:val="24"/>
                <w:szCs w:val="24"/>
                <w:lang w:val="en-ZA" w:eastAsia="en-ZA"/>
              </w:rPr>
            </w:pPr>
            <w:del w:id="14" w:author="Rosenbaumová Radka" w:date="2026-09-25T20:09:00Z" w16du:dateUtc="2026-09-26T00:09:00Z">
              <w:r w:rsidRPr="00E4672B">
                <w:rPr>
                  <w:rFonts w:ascii="Arial" w:hAnsi="Arial" w:cs="Arial"/>
                  <w:b/>
                  <w:bCs/>
                  <w:sz w:val="24"/>
                  <w:szCs w:val="24"/>
                  <w:lang w:val="en-ZA" w:eastAsia="en-ZA"/>
                </w:rPr>
                <w:delText>Currency</w:delText>
              </w:r>
            </w:del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C99FF"/>
            <w:noWrap/>
            <w:vAlign w:val="bottom"/>
            <w:hideMark/>
          </w:tcPr>
          <w:p w14:paraId="172FAACD" w14:textId="77777777" w:rsidR="00E4672B" w:rsidRPr="00E4672B" w:rsidRDefault="00E4672B" w:rsidP="00E4672B">
            <w:pPr>
              <w:jc w:val="center"/>
              <w:rPr>
                <w:del w:id="15" w:author="Rosenbaumová Radka" w:date="2026-09-25T20:09:00Z" w16du:dateUtc="2026-09-26T00:09:00Z"/>
                <w:rFonts w:ascii="Arial" w:hAnsi="Arial" w:cs="Arial"/>
                <w:b/>
                <w:bCs/>
                <w:sz w:val="24"/>
                <w:szCs w:val="24"/>
                <w:lang w:val="en-ZA" w:eastAsia="en-ZA"/>
              </w:rPr>
            </w:pPr>
            <w:del w:id="16" w:author="Rosenbaumová Radka" w:date="2026-09-25T20:09:00Z" w16du:dateUtc="2026-09-26T00:09:00Z">
              <w:r w:rsidRPr="00E4672B">
                <w:rPr>
                  <w:rFonts w:ascii="Arial" w:hAnsi="Arial" w:cs="Arial"/>
                  <w:b/>
                  <w:bCs/>
                  <w:sz w:val="24"/>
                  <w:szCs w:val="24"/>
                  <w:lang w:val="en-ZA" w:eastAsia="en-ZA"/>
                </w:rPr>
                <w:delText>Rate</w:delText>
              </w:r>
            </w:del>
          </w:p>
        </w:tc>
      </w:tr>
      <w:tr w:rsidR="00E4672B" w:rsidRPr="00E4672B" w14:paraId="5A20C719" w14:textId="77777777" w:rsidTr="00E4672B">
        <w:trPr>
          <w:trHeight w:val="315"/>
          <w:del w:id="17" w:author="Rosenbaumová Radka" w:date="2026-09-25T20:09:00Z" w16du:dateUtc="2026-09-26T00:09:00Z"/>
        </w:trPr>
        <w:tc>
          <w:tcPr>
            <w:tcW w:w="17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CC99FF"/>
            <w:noWrap/>
            <w:vAlign w:val="bottom"/>
            <w:hideMark/>
          </w:tcPr>
          <w:p w14:paraId="25C4E097" w14:textId="77777777" w:rsidR="00E4672B" w:rsidRPr="00E4672B" w:rsidRDefault="00E4672B" w:rsidP="00E4672B">
            <w:pPr>
              <w:rPr>
                <w:del w:id="18" w:author="Rosenbaumová Radka" w:date="2026-09-25T20:09:00Z" w16du:dateUtc="2026-09-26T00:09:00Z"/>
                <w:rFonts w:ascii="Arial" w:hAnsi="Arial" w:cs="Arial"/>
                <w:sz w:val="24"/>
                <w:szCs w:val="24"/>
                <w:lang w:val="en-ZA" w:eastAsia="en-ZA"/>
              </w:rPr>
            </w:pPr>
            <w:del w:id="19" w:author="Rosenbaumová Radka" w:date="2026-09-25T20:09:00Z" w16du:dateUtc="2026-09-26T00:09:00Z">
              <w:r w:rsidRPr="00E4672B">
                <w:rPr>
                  <w:rFonts w:ascii="Arial" w:hAnsi="Arial" w:cs="Arial"/>
                  <w:sz w:val="24"/>
                  <w:szCs w:val="24"/>
                  <w:lang w:val="en-ZA" w:eastAsia="en-ZA"/>
                </w:rPr>
                <w:delText>USD/RAND</w:delText>
              </w:r>
            </w:del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C99FF"/>
            <w:noWrap/>
            <w:vAlign w:val="bottom"/>
            <w:hideMark/>
          </w:tcPr>
          <w:p w14:paraId="0CE8CD83" w14:textId="77777777" w:rsidR="00E4672B" w:rsidRPr="00E4672B" w:rsidRDefault="00E4672B" w:rsidP="00E4672B">
            <w:pPr>
              <w:jc w:val="right"/>
              <w:rPr>
                <w:del w:id="20" w:author="Rosenbaumová Radka" w:date="2026-09-25T20:09:00Z" w16du:dateUtc="2026-09-26T00:09:00Z"/>
                <w:rFonts w:ascii="Arial" w:hAnsi="Arial" w:cs="Arial"/>
                <w:sz w:val="24"/>
                <w:szCs w:val="24"/>
                <w:lang w:val="en-ZA" w:eastAsia="en-ZA"/>
              </w:rPr>
            </w:pPr>
            <w:del w:id="21" w:author="Rosenbaumová Radka" w:date="2026-09-25T20:09:00Z" w16du:dateUtc="2026-09-26T00:09:00Z">
              <w:r w:rsidRPr="00E4672B">
                <w:rPr>
                  <w:rFonts w:ascii="Arial" w:hAnsi="Arial" w:cs="Arial"/>
                  <w:sz w:val="24"/>
                  <w:szCs w:val="24"/>
                  <w:lang w:val="en-ZA" w:eastAsia="en-ZA"/>
                </w:rPr>
                <w:delText>13.5033</w:delText>
              </w:r>
            </w:del>
          </w:p>
        </w:tc>
      </w:tr>
      <w:tr w:rsidR="00E4672B" w:rsidRPr="00E4672B" w14:paraId="2B186714" w14:textId="77777777" w:rsidTr="00E4672B">
        <w:trPr>
          <w:trHeight w:val="315"/>
          <w:del w:id="22" w:author="Rosenbaumová Radka" w:date="2026-09-25T20:09:00Z" w16du:dateUtc="2026-09-26T00:09:00Z"/>
        </w:trPr>
        <w:tc>
          <w:tcPr>
            <w:tcW w:w="17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CC99FF"/>
            <w:noWrap/>
            <w:vAlign w:val="bottom"/>
            <w:hideMark/>
          </w:tcPr>
          <w:p w14:paraId="3682DFE0" w14:textId="77777777" w:rsidR="00E4672B" w:rsidRPr="00E4672B" w:rsidRDefault="00E4672B" w:rsidP="00E4672B">
            <w:pPr>
              <w:rPr>
                <w:del w:id="23" w:author="Rosenbaumová Radka" w:date="2026-09-25T20:09:00Z" w16du:dateUtc="2026-09-26T00:09:00Z"/>
                <w:rFonts w:ascii="Arial" w:hAnsi="Arial" w:cs="Arial"/>
                <w:sz w:val="24"/>
                <w:szCs w:val="24"/>
                <w:lang w:val="en-ZA" w:eastAsia="en-ZA"/>
              </w:rPr>
            </w:pPr>
            <w:del w:id="24" w:author="Rosenbaumová Radka" w:date="2026-09-25T20:09:00Z" w16du:dateUtc="2026-09-26T00:09:00Z">
              <w:r w:rsidRPr="00E4672B">
                <w:rPr>
                  <w:rFonts w:ascii="Arial" w:hAnsi="Arial" w:cs="Arial"/>
                  <w:sz w:val="24"/>
                  <w:szCs w:val="24"/>
                  <w:lang w:val="en-ZA" w:eastAsia="en-ZA"/>
                </w:rPr>
                <w:delText>GBP/RAND</w:delText>
              </w:r>
            </w:del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C99FF"/>
            <w:noWrap/>
            <w:vAlign w:val="bottom"/>
            <w:hideMark/>
          </w:tcPr>
          <w:p w14:paraId="55D36D64" w14:textId="77777777" w:rsidR="00E4672B" w:rsidRPr="00E4672B" w:rsidRDefault="00E4672B" w:rsidP="00E4672B">
            <w:pPr>
              <w:jc w:val="right"/>
              <w:rPr>
                <w:del w:id="25" w:author="Rosenbaumová Radka" w:date="2026-09-25T20:09:00Z" w16du:dateUtc="2026-09-26T00:09:00Z"/>
                <w:rFonts w:ascii="Arial" w:hAnsi="Arial" w:cs="Arial"/>
                <w:sz w:val="24"/>
                <w:szCs w:val="24"/>
                <w:lang w:val="en-ZA" w:eastAsia="en-ZA"/>
              </w:rPr>
            </w:pPr>
            <w:del w:id="26" w:author="Rosenbaumová Radka" w:date="2026-09-25T20:09:00Z" w16du:dateUtc="2026-09-26T00:09:00Z">
              <w:r w:rsidRPr="00E4672B">
                <w:rPr>
                  <w:rFonts w:ascii="Arial" w:hAnsi="Arial" w:cs="Arial"/>
                  <w:sz w:val="24"/>
                  <w:szCs w:val="24"/>
                  <w:lang w:val="en-ZA" w:eastAsia="en-ZA"/>
                </w:rPr>
                <w:delText>18.0944</w:delText>
              </w:r>
            </w:del>
          </w:p>
        </w:tc>
      </w:tr>
      <w:tr w:rsidR="00E4672B" w:rsidRPr="00E4672B" w14:paraId="04C0298C" w14:textId="77777777" w:rsidTr="00E4672B">
        <w:trPr>
          <w:trHeight w:val="300"/>
          <w:del w:id="27" w:author="Rosenbaumová Radka" w:date="2026-09-25T20:09:00Z" w16du:dateUtc="2026-09-26T00:09:00Z"/>
        </w:trPr>
        <w:tc>
          <w:tcPr>
            <w:tcW w:w="17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CC99FF"/>
            <w:noWrap/>
            <w:vAlign w:val="bottom"/>
            <w:hideMark/>
          </w:tcPr>
          <w:p w14:paraId="62372442" w14:textId="77777777" w:rsidR="00E4672B" w:rsidRPr="00E4672B" w:rsidRDefault="00E4672B" w:rsidP="00E4672B">
            <w:pPr>
              <w:rPr>
                <w:del w:id="28" w:author="Rosenbaumová Radka" w:date="2026-09-25T20:09:00Z" w16du:dateUtc="2026-09-26T00:09:00Z"/>
                <w:rFonts w:ascii="Arial" w:hAnsi="Arial" w:cs="Arial"/>
                <w:sz w:val="24"/>
                <w:szCs w:val="24"/>
                <w:lang w:val="en-ZA" w:eastAsia="en-ZA"/>
              </w:rPr>
            </w:pPr>
            <w:del w:id="29" w:author="Rosenbaumová Radka" w:date="2026-09-25T20:09:00Z" w16du:dateUtc="2026-09-26T00:09:00Z">
              <w:r w:rsidRPr="00E4672B">
                <w:rPr>
                  <w:rFonts w:ascii="Arial" w:hAnsi="Arial" w:cs="Arial"/>
                  <w:sz w:val="24"/>
                  <w:szCs w:val="24"/>
                  <w:lang w:val="en-ZA" w:eastAsia="en-ZA"/>
                </w:rPr>
                <w:delText>EUR/RAND</w:delText>
              </w:r>
            </w:del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C99FF"/>
            <w:noWrap/>
            <w:vAlign w:val="bottom"/>
            <w:hideMark/>
          </w:tcPr>
          <w:p w14:paraId="7876E871" w14:textId="77777777" w:rsidR="00E4672B" w:rsidRPr="00E4672B" w:rsidRDefault="00E4672B" w:rsidP="00E4672B">
            <w:pPr>
              <w:jc w:val="right"/>
              <w:rPr>
                <w:del w:id="30" w:author="Rosenbaumová Radka" w:date="2026-09-25T20:09:00Z" w16du:dateUtc="2026-09-26T00:09:00Z"/>
                <w:rFonts w:ascii="Arial" w:hAnsi="Arial" w:cs="Arial"/>
                <w:sz w:val="24"/>
                <w:szCs w:val="24"/>
                <w:lang w:val="en-ZA" w:eastAsia="en-ZA"/>
              </w:rPr>
            </w:pPr>
            <w:del w:id="31" w:author="Rosenbaumová Radka" w:date="2026-09-25T20:09:00Z" w16du:dateUtc="2026-09-26T00:09:00Z">
              <w:r w:rsidRPr="00E4672B">
                <w:rPr>
                  <w:rFonts w:ascii="Arial" w:hAnsi="Arial" w:cs="Arial"/>
                  <w:sz w:val="24"/>
                  <w:szCs w:val="24"/>
                  <w:lang w:val="en-ZA" w:eastAsia="en-ZA"/>
                </w:rPr>
                <w:delText>15.9656</w:delText>
              </w:r>
            </w:del>
          </w:p>
        </w:tc>
      </w:tr>
    </w:tbl>
    <w:p w14:paraId="5B0681F3" w14:textId="77777777" w:rsidR="00B4341A" w:rsidRDefault="00B4341A" w:rsidP="00B4341A">
      <w:pPr>
        <w:rPr>
          <w:del w:id="32" w:author="Rosenbaumová Radka" w:date="2026-09-25T20:09:00Z" w16du:dateUtc="2026-09-26T00:09:00Z"/>
        </w:rPr>
      </w:pPr>
    </w:p>
    <w:p w14:paraId="23B439EB" w14:textId="77777777" w:rsidR="00B4341A" w:rsidRDefault="00B4341A" w:rsidP="00B4341A">
      <w:pPr>
        <w:rPr>
          <w:del w:id="33" w:author="Rosenbaumová Radka" w:date="2026-09-25T20:09:00Z" w16du:dateUtc="2026-09-26T00:09:00Z"/>
        </w:rPr>
      </w:pPr>
      <w:del w:id="34" w:author="Rosenbaumová Radka" w:date="2026-09-25T20:09:00Z" w16du:dateUtc="2026-09-26T00:09:00Z">
        <w:r>
          <w:rPr>
            <w:rFonts w:ascii="Arial" w:hAnsi="Arial" w:cs="Arial"/>
            <w:b/>
            <w:bCs/>
            <w:szCs w:val="20"/>
            <w:u w:val="single"/>
            <w:lang w:val="en-ZA" w:eastAsia="en-ZA"/>
          </w:rPr>
          <w:delText>NY</w:delText>
        </w:r>
        <w:r w:rsidRPr="002922CC">
          <w:rPr>
            <w:rFonts w:ascii="Arial" w:hAnsi="Arial" w:cs="Arial"/>
            <w:b/>
            <w:bCs/>
            <w:szCs w:val="20"/>
            <w:u w:val="single"/>
            <w:lang w:val="en-ZA" w:eastAsia="en-ZA"/>
          </w:rPr>
          <w:delText xml:space="preserve"> </w:delText>
        </w:r>
        <w:r>
          <w:rPr>
            <w:rFonts w:ascii="Arial" w:hAnsi="Arial" w:cs="Arial"/>
            <w:b/>
            <w:bCs/>
            <w:szCs w:val="20"/>
            <w:u w:val="single"/>
            <w:lang w:val="en-ZA" w:eastAsia="en-ZA"/>
          </w:rPr>
          <w:delText>10</w:delText>
        </w:r>
        <w:r w:rsidRPr="002922CC">
          <w:rPr>
            <w:rFonts w:ascii="Arial" w:hAnsi="Arial" w:cs="Arial"/>
            <w:b/>
            <w:bCs/>
            <w:szCs w:val="20"/>
            <w:u w:val="single"/>
            <w:lang w:val="en-ZA" w:eastAsia="en-ZA"/>
          </w:rPr>
          <w:delText>AM TIME</w:delText>
        </w:r>
      </w:del>
    </w:p>
    <w:tbl>
      <w:tblPr>
        <w:tblW w:w="3900" w:type="dxa"/>
        <w:tblInd w:w="98" w:type="dxa"/>
        <w:tblLook w:val="04A0" w:firstRow="1" w:lastRow="0" w:firstColumn="1" w:lastColumn="0" w:noHBand="0" w:noVBand="1"/>
      </w:tblPr>
      <w:tblGrid>
        <w:gridCol w:w="2300"/>
        <w:gridCol w:w="1600"/>
      </w:tblGrid>
      <w:tr w:rsidR="00B4341A" w:rsidRPr="00C30A37" w14:paraId="3B229D3D" w14:textId="77777777" w:rsidTr="00CA247D">
        <w:trPr>
          <w:trHeight w:val="315"/>
          <w:del w:id="35" w:author="Rosenbaumová Radka" w:date="2026-09-25T20:09:00Z" w16du:dateUtc="2026-09-26T00:09:00Z"/>
        </w:trPr>
        <w:tc>
          <w:tcPr>
            <w:tcW w:w="3900" w:type="dxa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CC99FF"/>
            <w:noWrap/>
            <w:vAlign w:val="bottom"/>
            <w:hideMark/>
          </w:tcPr>
          <w:p w14:paraId="541EC2C3" w14:textId="77777777" w:rsidR="00B4341A" w:rsidRPr="00C30A37" w:rsidRDefault="00B4341A" w:rsidP="00CA247D">
            <w:pPr>
              <w:jc w:val="center"/>
              <w:rPr>
                <w:del w:id="36" w:author="Rosenbaumová Radka" w:date="2026-09-25T20:09:00Z" w16du:dateUtc="2026-09-26T00:09:00Z"/>
                <w:rFonts w:ascii="Arial" w:hAnsi="Arial" w:cs="Arial"/>
                <w:b/>
                <w:bCs/>
                <w:sz w:val="24"/>
                <w:szCs w:val="24"/>
                <w:lang w:val="en-ZA" w:eastAsia="en-ZA"/>
              </w:rPr>
            </w:pPr>
            <w:del w:id="37" w:author="Rosenbaumová Radka" w:date="2026-09-25T20:09:00Z" w16du:dateUtc="2026-09-26T00:09:00Z">
              <w:r w:rsidRPr="00C30A37">
                <w:rPr>
                  <w:rFonts w:ascii="Arial" w:hAnsi="Arial" w:cs="Arial"/>
                  <w:b/>
                  <w:bCs/>
                  <w:sz w:val="24"/>
                  <w:szCs w:val="24"/>
                  <w:lang w:val="en-ZA" w:eastAsia="en-ZA"/>
                </w:rPr>
                <w:delText>Close out Rates Crossed</w:delText>
              </w:r>
            </w:del>
          </w:p>
        </w:tc>
      </w:tr>
      <w:tr w:rsidR="00B4341A" w:rsidRPr="00C30A37" w14:paraId="700D27CF" w14:textId="77777777" w:rsidTr="00CA247D">
        <w:trPr>
          <w:trHeight w:val="315"/>
          <w:del w:id="38" w:author="Rosenbaumová Radka" w:date="2026-09-25T20:09:00Z" w16du:dateUtc="2026-09-26T00:09:00Z"/>
        </w:trPr>
        <w:tc>
          <w:tcPr>
            <w:tcW w:w="23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CC99FF"/>
            <w:noWrap/>
            <w:vAlign w:val="bottom"/>
            <w:hideMark/>
          </w:tcPr>
          <w:p w14:paraId="39F7044D" w14:textId="77777777" w:rsidR="00B4341A" w:rsidRPr="00C30A37" w:rsidRDefault="00B4341A" w:rsidP="00CA247D">
            <w:pPr>
              <w:rPr>
                <w:del w:id="39" w:author="Rosenbaumová Radka" w:date="2026-09-25T20:09:00Z" w16du:dateUtc="2026-09-26T00:09:00Z"/>
                <w:rFonts w:ascii="Arial" w:hAnsi="Arial" w:cs="Arial"/>
                <w:b/>
                <w:bCs/>
                <w:sz w:val="24"/>
                <w:szCs w:val="24"/>
                <w:lang w:val="en-ZA" w:eastAsia="en-ZA"/>
              </w:rPr>
            </w:pPr>
            <w:del w:id="40" w:author="Rosenbaumová Radka" w:date="2026-09-25T20:09:00Z" w16du:dateUtc="2026-09-26T00:09:00Z">
              <w:r w:rsidRPr="00C30A37">
                <w:rPr>
                  <w:rFonts w:ascii="Arial" w:hAnsi="Arial" w:cs="Arial"/>
                  <w:b/>
                  <w:bCs/>
                  <w:sz w:val="24"/>
                  <w:szCs w:val="24"/>
                  <w:lang w:val="en-ZA" w:eastAsia="en-ZA"/>
                </w:rPr>
                <w:delText>Currency</w:delText>
              </w:r>
            </w:del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C99FF"/>
            <w:noWrap/>
            <w:vAlign w:val="bottom"/>
            <w:hideMark/>
          </w:tcPr>
          <w:p w14:paraId="546CE154" w14:textId="77777777" w:rsidR="00B4341A" w:rsidRPr="00C30A37" w:rsidRDefault="00B4341A" w:rsidP="00CA247D">
            <w:pPr>
              <w:jc w:val="center"/>
              <w:rPr>
                <w:del w:id="41" w:author="Rosenbaumová Radka" w:date="2026-09-25T20:09:00Z" w16du:dateUtc="2026-09-26T00:09:00Z"/>
                <w:rFonts w:ascii="Arial" w:hAnsi="Arial" w:cs="Arial"/>
                <w:b/>
                <w:bCs/>
                <w:sz w:val="24"/>
                <w:szCs w:val="24"/>
                <w:lang w:val="en-ZA" w:eastAsia="en-ZA"/>
              </w:rPr>
            </w:pPr>
            <w:del w:id="42" w:author="Rosenbaumová Radka" w:date="2026-09-25T20:09:00Z" w16du:dateUtc="2026-09-26T00:09:00Z">
              <w:r w:rsidRPr="00C30A37">
                <w:rPr>
                  <w:rFonts w:ascii="Arial" w:hAnsi="Arial" w:cs="Arial"/>
                  <w:b/>
                  <w:bCs/>
                  <w:sz w:val="24"/>
                  <w:szCs w:val="24"/>
                  <w:lang w:val="en-ZA" w:eastAsia="en-ZA"/>
                </w:rPr>
                <w:delText>Rate</w:delText>
              </w:r>
            </w:del>
          </w:p>
        </w:tc>
      </w:tr>
      <w:tr w:rsidR="00B4341A" w:rsidRPr="00C30A37" w14:paraId="03D00760" w14:textId="77777777" w:rsidTr="00CA247D">
        <w:trPr>
          <w:trHeight w:val="315"/>
          <w:del w:id="43" w:author="Rosenbaumová Radka" w:date="2026-09-25T20:09:00Z" w16du:dateUtc="2026-09-26T00:09:00Z"/>
        </w:trPr>
        <w:tc>
          <w:tcPr>
            <w:tcW w:w="23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CC99FF"/>
            <w:noWrap/>
            <w:vAlign w:val="bottom"/>
            <w:hideMark/>
          </w:tcPr>
          <w:p w14:paraId="43BD174D" w14:textId="77777777" w:rsidR="00B4341A" w:rsidRPr="00C30A37" w:rsidRDefault="00B4341A" w:rsidP="00CA247D">
            <w:pPr>
              <w:rPr>
                <w:del w:id="44" w:author="Rosenbaumová Radka" w:date="2026-09-25T20:09:00Z" w16du:dateUtc="2026-09-26T00:09:00Z"/>
                <w:rFonts w:ascii="Arial" w:hAnsi="Arial" w:cs="Arial"/>
                <w:sz w:val="24"/>
                <w:szCs w:val="24"/>
                <w:lang w:val="en-ZA" w:eastAsia="en-ZA"/>
              </w:rPr>
            </w:pPr>
            <w:del w:id="45" w:author="Rosenbaumová Radka" w:date="2026-09-25T20:09:00Z" w16du:dateUtc="2026-09-26T00:09:00Z">
              <w:r w:rsidRPr="00C30A37">
                <w:rPr>
                  <w:rFonts w:ascii="Arial" w:hAnsi="Arial" w:cs="Arial"/>
                  <w:sz w:val="24"/>
                  <w:szCs w:val="24"/>
                  <w:lang w:val="en-ZA" w:eastAsia="en-ZA"/>
                </w:rPr>
                <w:delText>USD/RAND</w:delText>
              </w:r>
            </w:del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C99FF"/>
            <w:noWrap/>
            <w:vAlign w:val="bottom"/>
            <w:hideMark/>
          </w:tcPr>
          <w:p w14:paraId="4833BC6A" w14:textId="77777777" w:rsidR="00B4341A" w:rsidRPr="00C30A37" w:rsidRDefault="00B4341A" w:rsidP="00B4341A">
            <w:pPr>
              <w:jc w:val="right"/>
              <w:rPr>
                <w:del w:id="46" w:author="Rosenbaumová Radka" w:date="2026-09-25T20:09:00Z" w16du:dateUtc="2026-09-26T00:09:00Z"/>
                <w:rFonts w:ascii="Arial" w:hAnsi="Arial" w:cs="Arial"/>
                <w:sz w:val="24"/>
                <w:szCs w:val="24"/>
                <w:lang w:val="en-ZA" w:eastAsia="en-ZA"/>
              </w:rPr>
            </w:pPr>
            <w:del w:id="47" w:author="Rosenbaumová Radka" w:date="2026-09-25T20:09:00Z" w16du:dateUtc="2026-09-26T00:09:00Z">
              <w:r w:rsidRPr="00C30A37">
                <w:rPr>
                  <w:rFonts w:ascii="Arial" w:hAnsi="Arial" w:cs="Arial"/>
                  <w:sz w:val="24"/>
                  <w:szCs w:val="24"/>
                  <w:lang w:val="en-ZA" w:eastAsia="en-ZA"/>
                </w:rPr>
                <w:delText>13.</w:delText>
              </w:r>
              <w:r>
                <w:rPr>
                  <w:rFonts w:ascii="Arial" w:hAnsi="Arial" w:cs="Arial"/>
                  <w:sz w:val="24"/>
                  <w:szCs w:val="24"/>
                  <w:lang w:val="en-ZA" w:eastAsia="en-ZA"/>
                </w:rPr>
                <w:delText>5500</w:delText>
              </w:r>
            </w:del>
          </w:p>
        </w:tc>
      </w:tr>
      <w:tr w:rsidR="00B4341A" w:rsidRPr="00C30A37" w14:paraId="523DDAB4" w14:textId="77777777" w:rsidTr="00CA247D">
        <w:trPr>
          <w:trHeight w:val="315"/>
          <w:del w:id="48" w:author="Rosenbaumová Radka" w:date="2026-09-25T20:09:00Z" w16du:dateUtc="2026-09-26T00:09:00Z"/>
        </w:trPr>
        <w:tc>
          <w:tcPr>
            <w:tcW w:w="23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CC99FF"/>
            <w:noWrap/>
            <w:vAlign w:val="bottom"/>
            <w:hideMark/>
          </w:tcPr>
          <w:p w14:paraId="5EB7B1AF" w14:textId="77777777" w:rsidR="00B4341A" w:rsidRPr="00C30A37" w:rsidRDefault="00B4341A" w:rsidP="00CA247D">
            <w:pPr>
              <w:rPr>
                <w:del w:id="49" w:author="Rosenbaumová Radka" w:date="2026-09-25T20:09:00Z" w16du:dateUtc="2026-09-26T00:09:00Z"/>
                <w:rFonts w:ascii="Arial" w:hAnsi="Arial" w:cs="Arial"/>
                <w:sz w:val="24"/>
                <w:szCs w:val="24"/>
                <w:lang w:val="en-ZA" w:eastAsia="en-ZA"/>
              </w:rPr>
            </w:pPr>
            <w:del w:id="50" w:author="Rosenbaumová Radka" w:date="2026-09-25T20:09:00Z" w16du:dateUtc="2026-09-26T00:09:00Z">
              <w:r w:rsidRPr="00C30A37">
                <w:rPr>
                  <w:rFonts w:ascii="Arial" w:hAnsi="Arial" w:cs="Arial"/>
                  <w:sz w:val="24"/>
                  <w:szCs w:val="24"/>
                  <w:lang w:val="en-ZA" w:eastAsia="en-ZA"/>
                </w:rPr>
                <w:delText>GBP/RAND</w:delText>
              </w:r>
            </w:del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C99FF"/>
            <w:noWrap/>
            <w:vAlign w:val="bottom"/>
            <w:hideMark/>
          </w:tcPr>
          <w:p w14:paraId="48286F2D" w14:textId="77777777" w:rsidR="00B4341A" w:rsidRPr="00C30A37" w:rsidRDefault="00B4341A" w:rsidP="00B4341A">
            <w:pPr>
              <w:jc w:val="right"/>
              <w:rPr>
                <w:del w:id="51" w:author="Rosenbaumová Radka" w:date="2026-09-25T20:09:00Z" w16du:dateUtc="2026-09-26T00:09:00Z"/>
                <w:rFonts w:ascii="Arial" w:hAnsi="Arial" w:cs="Arial"/>
                <w:sz w:val="24"/>
                <w:szCs w:val="24"/>
                <w:lang w:val="en-ZA" w:eastAsia="en-ZA"/>
              </w:rPr>
            </w:pPr>
            <w:del w:id="52" w:author="Rosenbaumová Radka" w:date="2026-09-25T20:09:00Z" w16du:dateUtc="2026-09-26T00:09:00Z">
              <w:r w:rsidRPr="00C30A37">
                <w:rPr>
                  <w:rFonts w:ascii="Arial" w:hAnsi="Arial" w:cs="Arial"/>
                  <w:sz w:val="24"/>
                  <w:szCs w:val="24"/>
                  <w:lang w:val="en-ZA" w:eastAsia="en-ZA"/>
                </w:rPr>
                <w:delText>18.</w:delText>
              </w:r>
              <w:r>
                <w:rPr>
                  <w:rFonts w:ascii="Arial" w:hAnsi="Arial" w:cs="Arial"/>
                  <w:sz w:val="24"/>
                  <w:szCs w:val="24"/>
                  <w:lang w:val="en-ZA" w:eastAsia="en-ZA"/>
                </w:rPr>
                <w:delText>1153</w:delText>
              </w:r>
            </w:del>
          </w:p>
        </w:tc>
      </w:tr>
      <w:tr w:rsidR="00B4341A" w:rsidRPr="00C30A37" w14:paraId="141B66EF" w14:textId="77777777" w:rsidTr="00CA247D">
        <w:trPr>
          <w:trHeight w:val="315"/>
          <w:del w:id="53" w:author="Rosenbaumová Radka" w:date="2026-09-25T20:09:00Z" w16du:dateUtc="2026-09-26T00:09:00Z"/>
        </w:trPr>
        <w:tc>
          <w:tcPr>
            <w:tcW w:w="23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CC99FF"/>
            <w:noWrap/>
            <w:vAlign w:val="bottom"/>
            <w:hideMark/>
          </w:tcPr>
          <w:p w14:paraId="29FBFE90" w14:textId="77777777" w:rsidR="00B4341A" w:rsidRPr="00C30A37" w:rsidRDefault="00B4341A" w:rsidP="00CA247D">
            <w:pPr>
              <w:rPr>
                <w:del w:id="54" w:author="Rosenbaumová Radka" w:date="2026-09-25T20:09:00Z" w16du:dateUtc="2026-09-26T00:09:00Z"/>
                <w:rFonts w:ascii="Arial" w:hAnsi="Arial" w:cs="Arial"/>
                <w:sz w:val="24"/>
                <w:szCs w:val="24"/>
                <w:lang w:val="en-ZA" w:eastAsia="en-ZA"/>
              </w:rPr>
            </w:pPr>
            <w:del w:id="55" w:author="Rosenbaumová Radka" w:date="2026-09-25T20:09:00Z" w16du:dateUtc="2026-09-26T00:09:00Z">
              <w:r w:rsidRPr="00C30A37">
                <w:rPr>
                  <w:rFonts w:ascii="Arial" w:hAnsi="Arial" w:cs="Arial"/>
                  <w:sz w:val="24"/>
                  <w:szCs w:val="24"/>
                  <w:lang w:val="en-ZA" w:eastAsia="en-ZA"/>
                </w:rPr>
                <w:delText>EUR/RAND</w:delText>
              </w:r>
            </w:del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C99FF"/>
            <w:noWrap/>
            <w:vAlign w:val="bottom"/>
            <w:hideMark/>
          </w:tcPr>
          <w:p w14:paraId="4361A59E" w14:textId="77777777" w:rsidR="00B4341A" w:rsidRPr="00C30A37" w:rsidRDefault="00B4341A" w:rsidP="00CA247D">
            <w:pPr>
              <w:jc w:val="right"/>
              <w:rPr>
                <w:del w:id="56" w:author="Rosenbaumová Radka" w:date="2026-09-25T20:09:00Z" w16du:dateUtc="2026-09-26T00:09:00Z"/>
                <w:rFonts w:ascii="Arial" w:hAnsi="Arial" w:cs="Arial"/>
                <w:sz w:val="24"/>
                <w:szCs w:val="24"/>
                <w:lang w:val="en-ZA" w:eastAsia="en-ZA"/>
              </w:rPr>
            </w:pPr>
            <w:del w:id="57" w:author="Rosenbaumová Radka" w:date="2026-09-25T20:09:00Z" w16du:dateUtc="2026-09-26T00:09:00Z">
              <w:r w:rsidRPr="00B4341A">
                <w:rPr>
                  <w:rFonts w:ascii="Arial" w:hAnsi="Arial" w:cs="Arial"/>
                  <w:sz w:val="24"/>
                  <w:szCs w:val="24"/>
                  <w:lang w:val="en-ZA" w:eastAsia="en-ZA"/>
                </w:rPr>
                <w:delText>15.9768</w:delText>
              </w:r>
            </w:del>
          </w:p>
        </w:tc>
      </w:tr>
    </w:tbl>
    <w:p w14:paraId="7A488BB4" w14:textId="77777777" w:rsidR="00B4341A" w:rsidRPr="00035935" w:rsidRDefault="00B4341A" w:rsidP="00B4341A">
      <w:pPr>
        <w:rPr>
          <w:del w:id="58" w:author="Rosenbaumová Radka" w:date="2026-09-25T20:09:00Z" w16du:dateUtc="2026-09-26T00:09:00Z"/>
        </w:rPr>
      </w:pPr>
    </w:p>
    <w:p w14:paraId="4C247106" w14:textId="77777777" w:rsidR="00B4341A" w:rsidRPr="00E4672B" w:rsidRDefault="00B4341A" w:rsidP="00E4672B"/>
    <w:sectPr w:rsidR="00B4341A" w:rsidRPr="00E4672B">
      <w:pgSz w:w="11906" w:h="16838" w:code="0"/>
      <w:pgMar w:top="1417" w:right="1417" w:bottom="1417" w:left="1417" w:header="708" w:footer="708" w:gutter="0"/>
      <w:cols w:space="708"/>
      <w:titlePg w:val="0"/>
      <w:docGrid w:linePitch="360"/>
      <w:sectPrChange w:id="59" w:author="Rosenbaumová Radka" w:date="2026-09-25T20:09:00Z" w16du:dateUtc="2026-09-26T00:09:00Z">
        <w:sectPr w:rsidR="00B4341A" w:rsidRPr="00E4672B">
          <w:pgSz w:w="12240" w:h="15840" w:code="1"/>
          <w:pgMar w:top="1418" w:right="1134" w:bottom="1418" w:left="1134" w:header="0" w:footer="170" w:gutter="0"/>
          <w:cols w:space="720"/>
          <w:titlePg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5FE04FD"/>
    <w:multiLevelType w:val="singleLevel"/>
    <w:tmpl w:val="9A1252B2"/>
    <w:lvl w:ilvl="0">
      <w:start w:val="1"/>
      <w:numFmt w:val="bullet"/>
      <w:lvlText w:val=""/>
      <w:lvlJc w:val="left"/>
      <w:pPr>
        <w:tabs>
          <w:tab w:val="num" w:pos="720"/>
        </w:tabs>
        <w:ind w:left="720" w:hanging="360"/>
      </w:pPr>
      <w:rPr>
        <w:rFonts w:ascii="Symbol" w:hAnsi="Symbol" w:cs="Courier New" w:hint="default"/>
        <w:color w:val="FF0000"/>
      </w:rPr>
    </w:lvl>
  </w:abstractNum>
  <w:abstractNum w:abstractNumId="1" w15:restartNumberingAfterBreak="0">
    <w:nsid w:val="1C3130D7"/>
    <w:multiLevelType w:val="hybridMultilevel"/>
    <w:tmpl w:val="D58E3E56"/>
    <w:lvl w:ilvl="0" w:tplc="DA046770">
      <w:start w:val="1"/>
      <w:numFmt w:val="lowerLetter"/>
      <w:lvlRestart w:val="0"/>
      <w:lvlText w:val="%1."/>
      <w:lvlJc w:val="left"/>
      <w:pPr>
        <w:tabs>
          <w:tab w:val="num" w:pos="1083"/>
        </w:tabs>
        <w:ind w:left="1083" w:hanging="363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3"/>
        </w:tabs>
        <w:ind w:left="1803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3"/>
        </w:tabs>
        <w:ind w:left="2523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3"/>
        </w:tabs>
        <w:ind w:left="3243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3"/>
        </w:tabs>
        <w:ind w:left="3963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3"/>
        </w:tabs>
        <w:ind w:left="4683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3"/>
        </w:tabs>
        <w:ind w:left="5403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3"/>
        </w:tabs>
        <w:ind w:left="6123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3"/>
        </w:tabs>
        <w:ind w:left="6843" w:hanging="180"/>
      </w:pPr>
    </w:lvl>
  </w:abstractNum>
  <w:abstractNum w:abstractNumId="2" w15:restartNumberingAfterBreak="0">
    <w:nsid w:val="208D69B7"/>
    <w:multiLevelType w:val="singleLevel"/>
    <w:tmpl w:val="1248B9B8"/>
    <w:lvl w:ilvl="0">
      <w:start w:val="1"/>
      <w:numFmt w:val="bullet"/>
      <w:lvlRestart w:val="0"/>
      <w:lvlText w:val=""/>
      <w:lvlJc w:val="left"/>
      <w:pPr>
        <w:tabs>
          <w:tab w:val="num" w:pos="720"/>
        </w:tabs>
        <w:ind w:left="720" w:hanging="363"/>
      </w:pPr>
      <w:rPr>
        <w:rFonts w:ascii="Courier New" w:hAnsi="Courier New" w:cs="Courier New" w:hint="default"/>
        <w:color w:val="auto"/>
      </w:rPr>
    </w:lvl>
  </w:abstractNum>
  <w:abstractNum w:abstractNumId="3" w15:restartNumberingAfterBreak="0">
    <w:nsid w:val="283545E5"/>
    <w:multiLevelType w:val="singleLevel"/>
    <w:tmpl w:val="FD2AC904"/>
    <w:lvl w:ilvl="0">
      <w:start w:val="1"/>
      <w:numFmt w:val="bullet"/>
      <w:lvlRestart w:val="0"/>
      <w:lvlText w:val=""/>
      <w:lvlJc w:val="left"/>
      <w:pPr>
        <w:tabs>
          <w:tab w:val="num" w:pos="1077"/>
        </w:tabs>
        <w:ind w:left="1077" w:hanging="363"/>
      </w:pPr>
      <w:rPr>
        <w:rFonts w:ascii="Wingdings" w:hAnsi="Wingdings" w:hint="default"/>
        <w:color w:val="auto"/>
      </w:rPr>
    </w:lvl>
  </w:abstractNum>
  <w:abstractNum w:abstractNumId="4" w15:restartNumberingAfterBreak="0">
    <w:nsid w:val="29EE5D08"/>
    <w:multiLevelType w:val="singleLevel"/>
    <w:tmpl w:val="57D4D3F0"/>
    <w:lvl w:ilvl="0">
      <w:start w:val="1"/>
      <w:numFmt w:val="bullet"/>
      <w:lvlText w:val="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FF0000"/>
      </w:rPr>
    </w:lvl>
  </w:abstractNum>
  <w:abstractNum w:abstractNumId="5" w15:restartNumberingAfterBreak="0">
    <w:nsid w:val="2A0D5EAE"/>
    <w:multiLevelType w:val="singleLevel"/>
    <w:tmpl w:val="A4EC9CFE"/>
    <w:lvl w:ilvl="0">
      <w:start w:val="1"/>
      <w:numFmt w:val="bullet"/>
      <w:lvlRestart w:val="0"/>
      <w:lvlText w:val="o"/>
      <w:lvlJc w:val="left"/>
      <w:pPr>
        <w:tabs>
          <w:tab w:val="num" w:pos="723"/>
        </w:tabs>
        <w:ind w:left="723" w:hanging="363"/>
      </w:pPr>
      <w:rPr>
        <w:rFonts w:ascii="Courier New" w:hAnsi="Courier New" w:cs="Courier New" w:hint="default"/>
        <w:color w:val="auto"/>
      </w:rPr>
    </w:lvl>
  </w:abstractNum>
  <w:abstractNum w:abstractNumId="6" w15:restartNumberingAfterBreak="0">
    <w:nsid w:val="2FF207B2"/>
    <w:multiLevelType w:val="singleLevel"/>
    <w:tmpl w:val="DD46774E"/>
    <w:lvl w:ilvl="0">
      <w:start w:val="1"/>
      <w:numFmt w:val="bullet"/>
      <w:lvlText w:val="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FF0000"/>
      </w:rPr>
    </w:lvl>
  </w:abstractNum>
  <w:abstractNum w:abstractNumId="7" w15:restartNumberingAfterBreak="0">
    <w:nsid w:val="3E645409"/>
    <w:multiLevelType w:val="singleLevel"/>
    <w:tmpl w:val="54FCA466"/>
    <w:lvl w:ilvl="0">
      <w:start w:val="1"/>
      <w:numFmt w:val="bullet"/>
      <w:lvlRestart w:val="0"/>
      <w:lvlText w:val=""/>
      <w:lvlJc w:val="left"/>
      <w:pPr>
        <w:tabs>
          <w:tab w:val="num" w:pos="720"/>
        </w:tabs>
        <w:ind w:left="720" w:hanging="363"/>
      </w:pPr>
      <w:rPr>
        <w:rFonts w:ascii="Wingdings" w:hAnsi="Wingdings" w:hint="default"/>
        <w:color w:val="auto"/>
      </w:rPr>
    </w:lvl>
  </w:abstractNum>
  <w:abstractNum w:abstractNumId="8" w15:restartNumberingAfterBreak="0">
    <w:nsid w:val="5C294911"/>
    <w:multiLevelType w:val="hybridMultilevel"/>
    <w:tmpl w:val="CE12487C"/>
    <w:lvl w:ilvl="0" w:tplc="D05E3958">
      <w:start w:val="1"/>
      <w:numFmt w:val="decimal"/>
      <w:lvlRestart w:val="0"/>
      <w:lvlText w:val="%1."/>
      <w:lvlJc w:val="left"/>
      <w:pPr>
        <w:tabs>
          <w:tab w:val="num" w:pos="720"/>
        </w:tabs>
        <w:ind w:left="720" w:hanging="363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609323B2"/>
    <w:multiLevelType w:val="hybridMultilevel"/>
    <w:tmpl w:val="CE12487C"/>
    <w:lvl w:ilvl="0" w:tplc="04090005">
      <w:start w:val="1"/>
      <w:numFmt w:val="bullet"/>
      <w:lvlText w:val=""/>
      <w:lvlJc w:val="left"/>
      <w:pPr>
        <w:tabs>
          <w:tab w:val="num" w:pos="717"/>
        </w:tabs>
        <w:ind w:left="717" w:hanging="360"/>
      </w:pPr>
      <w:rPr>
        <w:rFonts w:ascii="Wingdings" w:hAnsi="Wingdings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38492671">
    <w:abstractNumId w:val="8"/>
  </w:num>
  <w:num w:numId="2" w16cid:durableId="679507307">
    <w:abstractNumId w:val="1"/>
  </w:num>
  <w:num w:numId="3" w16cid:durableId="620458209">
    <w:abstractNumId w:val="9"/>
  </w:num>
  <w:num w:numId="4" w16cid:durableId="475148204">
    <w:abstractNumId w:val="2"/>
  </w:num>
  <w:num w:numId="5" w16cid:durableId="2086800039">
    <w:abstractNumId w:val="0"/>
  </w:num>
  <w:num w:numId="6" w16cid:durableId="2127113531">
    <w:abstractNumId w:val="7"/>
  </w:num>
  <w:num w:numId="7" w16cid:durableId="532036616">
    <w:abstractNumId w:val="5"/>
  </w:num>
  <w:num w:numId="8" w16cid:durableId="301934915">
    <w:abstractNumId w:val="4"/>
  </w:num>
  <w:num w:numId="9" w16cid:durableId="311108104">
    <w:abstractNumId w:val="6"/>
  </w:num>
  <w:num w:numId="10" w16cid:durableId="1333026885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attachedTemplate r:id="rId1"/>
  <w:linkStyles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922CC"/>
    <w:rsid w:val="00025128"/>
    <w:rsid w:val="00035935"/>
    <w:rsid w:val="00220021"/>
    <w:rsid w:val="002922CC"/>
    <w:rsid w:val="002961E0"/>
    <w:rsid w:val="00326A82"/>
    <w:rsid w:val="005E33BB"/>
    <w:rsid w:val="00685853"/>
    <w:rsid w:val="00727602"/>
    <w:rsid w:val="00775E6E"/>
    <w:rsid w:val="007E1A9E"/>
    <w:rsid w:val="008A1AC8"/>
    <w:rsid w:val="009F08F7"/>
    <w:rsid w:val="00A13AB9"/>
    <w:rsid w:val="00AB3092"/>
    <w:rsid w:val="00B4341A"/>
    <w:rsid w:val="00BB5B7F"/>
    <w:rsid w:val="00BE7473"/>
    <w:rsid w:val="00C30A37"/>
    <w:rsid w:val="00C8566A"/>
    <w:rsid w:val="00D41F83"/>
    <w:rsid w:val="00D54B08"/>
    <w:rsid w:val="00E4672B"/>
    <w:rsid w:val="00EC76AF"/>
    <w:rsid w:val="00F42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E4F528D-A5F1-6049-BE78-B20F218D6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0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6A82"/>
    <w:pPr>
      <w:spacing w:after="160" w:line="259" w:lineRule="auto"/>
      <w:pPrChange w:id="0" w:author="Rosenbaumová Radka" w:date="2026-09-25T20:09:00Z">
        <w:pPr>
          <w:jc w:val="both"/>
        </w:pPr>
      </w:pPrChange>
    </w:pPr>
    <w:rPr>
      <w:rFonts w:ascii="Calibri" w:eastAsia="Calibri" w:hAnsi="Calibri" w:cs="Calibri"/>
      <w:lang w:val="en-GB"/>
      <w:rPrChange w:id="0" w:author="Rosenbaumová Radka" w:date="2026-09-25T20:09:00Z">
        <w:rPr>
          <w:rFonts w:ascii="Calibri" w:hAnsi="Calibri"/>
          <w:szCs w:val="22"/>
          <w:lang w:val="en-GB" w:eastAsia="en-US" w:bidi="ar-SA"/>
        </w:rPr>
      </w:rPrChange>
    </w:rPr>
  </w:style>
  <w:style w:type="paragraph" w:styleId="Heading1">
    <w:name w:val="heading 1"/>
    <w:basedOn w:val="Normal"/>
    <w:next w:val="Normal"/>
    <w:link w:val="Heading1Char"/>
    <w:qFormat/>
    <w:rsid w:val="00B4341A"/>
    <w:pPr>
      <w:spacing w:after="120"/>
      <w:outlineLvl w:val="0"/>
    </w:pPr>
    <w:rPr>
      <w:caps/>
      <w:kern w:val="32"/>
    </w:rPr>
  </w:style>
  <w:style w:type="paragraph" w:styleId="Heading2">
    <w:name w:val="heading 2"/>
    <w:basedOn w:val="Normal"/>
    <w:next w:val="Normal"/>
    <w:link w:val="Heading2Char"/>
    <w:qFormat/>
    <w:rsid w:val="00B4341A"/>
    <w:pPr>
      <w:keepNext/>
      <w:spacing w:before="240" w:after="60"/>
      <w:outlineLvl w:val="1"/>
    </w:pPr>
    <w:rPr>
      <w:rFonts w:cs="Arial"/>
      <w:b/>
      <w:bCs/>
      <w:iCs/>
      <w:sz w:val="24"/>
      <w:szCs w:val="28"/>
      <w:u w:val="single"/>
    </w:rPr>
  </w:style>
  <w:style w:type="paragraph" w:styleId="Heading3">
    <w:name w:val="heading 3"/>
    <w:basedOn w:val="Normal"/>
    <w:next w:val="Normal"/>
    <w:link w:val="Heading3Char"/>
    <w:qFormat/>
    <w:rsid w:val="00B4341A"/>
    <w:pPr>
      <w:keepNext/>
      <w:spacing w:before="240" w:after="60"/>
      <w:outlineLvl w:val="2"/>
    </w:pPr>
    <w:rPr>
      <w:rFonts w:cs="Arial"/>
      <w:b/>
      <w:bCs/>
      <w:i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utoEnding">
    <w:name w:val="AutoEnding"/>
    <w:basedOn w:val="Normal"/>
    <w:next w:val="Normal"/>
    <w:link w:val="AutoEndingChar"/>
    <w:rsid w:val="00775E6E"/>
  </w:style>
  <w:style w:type="character" w:customStyle="1" w:styleId="AutoEndingChar">
    <w:name w:val="AutoEnding Char"/>
    <w:basedOn w:val="DefaultParagraphFont"/>
    <w:link w:val="AutoEnding"/>
    <w:rsid w:val="00775E6E"/>
    <w:rPr>
      <w:rFonts w:ascii="Calibri" w:eastAsia="Times New Roman" w:hAnsi="Calibri" w:cs="Times New Roman"/>
      <w:sz w:val="20"/>
      <w:lang w:val="en-GB"/>
    </w:rPr>
  </w:style>
  <w:style w:type="character" w:styleId="IntenseReference">
    <w:name w:val="Intense Reference"/>
    <w:basedOn w:val="DefaultParagraphFont"/>
    <w:uiPriority w:val="32"/>
    <w:rsid w:val="00035935"/>
    <w:rPr>
      <w:b/>
      <w:bCs/>
      <w:smallCaps/>
      <w:color w:val="009FE3" w:themeColor="accent2"/>
      <w:spacing w:val="5"/>
      <w:u w:val="single"/>
    </w:rPr>
  </w:style>
  <w:style w:type="character" w:customStyle="1" w:styleId="Heading1Char">
    <w:name w:val="Heading 1 Char"/>
    <w:basedOn w:val="DefaultParagraphFont"/>
    <w:link w:val="Heading1"/>
    <w:rsid w:val="00035935"/>
    <w:rPr>
      <w:rFonts w:ascii="Calibri" w:eastAsia="Times New Roman" w:hAnsi="Calibri" w:cs="Times New Roman"/>
      <w:caps/>
      <w:kern w:val="32"/>
      <w:sz w:val="20"/>
      <w:lang w:val="en-GB"/>
    </w:rPr>
  </w:style>
  <w:style w:type="paragraph" w:styleId="TOC1">
    <w:name w:val="toc 1"/>
    <w:basedOn w:val="Normal"/>
    <w:next w:val="Normal"/>
    <w:autoRedefine/>
    <w:rsid w:val="00B4341A"/>
    <w:pPr>
      <w:spacing w:line="480" w:lineRule="auto"/>
    </w:pPr>
    <w:rPr>
      <w:caps/>
    </w:rPr>
  </w:style>
  <w:style w:type="character" w:customStyle="1" w:styleId="Heading2Char">
    <w:name w:val="Heading 2 Char"/>
    <w:basedOn w:val="DefaultParagraphFont"/>
    <w:link w:val="Heading2"/>
    <w:rsid w:val="002922CC"/>
    <w:rPr>
      <w:rFonts w:ascii="Calibri" w:eastAsia="Times New Roman" w:hAnsi="Calibri" w:cs="Arial"/>
      <w:b/>
      <w:bCs/>
      <w:iCs/>
      <w:sz w:val="24"/>
      <w:szCs w:val="28"/>
      <w:u w:val="single"/>
      <w:lang w:val="en-GB"/>
    </w:rPr>
  </w:style>
  <w:style w:type="character" w:customStyle="1" w:styleId="Heading3Char">
    <w:name w:val="Heading 3 Char"/>
    <w:basedOn w:val="DefaultParagraphFont"/>
    <w:link w:val="Heading3"/>
    <w:rsid w:val="002922CC"/>
    <w:rPr>
      <w:rFonts w:ascii="Calibri" w:eastAsia="Times New Roman" w:hAnsi="Calibri" w:cs="Arial"/>
      <w:b/>
      <w:bCs/>
      <w:i/>
      <w:sz w:val="20"/>
      <w:szCs w:val="26"/>
      <w:lang w:val="en-GB"/>
    </w:rPr>
  </w:style>
  <w:style w:type="paragraph" w:styleId="BodyText">
    <w:name w:val="Body Text"/>
    <w:basedOn w:val="Normal"/>
    <w:link w:val="BodyTextChar"/>
    <w:rsid w:val="00B4341A"/>
    <w:pPr>
      <w:spacing w:after="120"/>
    </w:pPr>
  </w:style>
  <w:style w:type="character" w:customStyle="1" w:styleId="BodyTextChar">
    <w:name w:val="Body Text Char"/>
    <w:link w:val="BodyText"/>
    <w:rsid w:val="00B4341A"/>
    <w:rPr>
      <w:rFonts w:ascii="Calibri" w:eastAsia="Times New Roman" w:hAnsi="Calibri" w:cs="Calibri"/>
      <w:sz w:val="20"/>
      <w:lang w:val="en-GB"/>
    </w:rPr>
  </w:style>
  <w:style w:type="paragraph" w:styleId="BlockText">
    <w:name w:val="Block Text"/>
    <w:basedOn w:val="Normal"/>
    <w:rsid w:val="00B4341A"/>
    <w:pPr>
      <w:spacing w:after="120"/>
      <w:ind w:left="1440" w:right="1440"/>
    </w:pPr>
  </w:style>
  <w:style w:type="paragraph" w:styleId="Header">
    <w:name w:val="header"/>
    <w:basedOn w:val="Normal"/>
    <w:link w:val="HeaderChar"/>
    <w:rsid w:val="00B4341A"/>
    <w:pPr>
      <w:tabs>
        <w:tab w:val="center" w:pos="4153"/>
        <w:tab w:val="right" w:pos="8306"/>
      </w:tabs>
    </w:pPr>
    <w:rPr>
      <w:sz w:val="16"/>
    </w:rPr>
  </w:style>
  <w:style w:type="character" w:customStyle="1" w:styleId="HeaderChar">
    <w:name w:val="Header Char"/>
    <w:basedOn w:val="DefaultParagraphFont"/>
    <w:link w:val="Header"/>
    <w:rsid w:val="002922CC"/>
    <w:rPr>
      <w:rFonts w:ascii="Calibri" w:eastAsia="Times New Roman" w:hAnsi="Calibri" w:cs="Calibri"/>
      <w:sz w:val="16"/>
      <w:lang w:val="en-GB"/>
    </w:rPr>
  </w:style>
  <w:style w:type="paragraph" w:styleId="Footer">
    <w:name w:val="footer"/>
    <w:basedOn w:val="Normal"/>
    <w:link w:val="FooterChar"/>
    <w:rsid w:val="00B4341A"/>
    <w:pPr>
      <w:tabs>
        <w:tab w:val="center" w:pos="4153"/>
        <w:tab w:val="right" w:pos="8306"/>
      </w:tabs>
    </w:pPr>
    <w:rPr>
      <w:sz w:val="14"/>
    </w:rPr>
  </w:style>
  <w:style w:type="character" w:customStyle="1" w:styleId="FooterChar">
    <w:name w:val="Footer Char"/>
    <w:basedOn w:val="DefaultParagraphFont"/>
    <w:link w:val="Footer"/>
    <w:rsid w:val="002922CC"/>
    <w:rPr>
      <w:rFonts w:ascii="Calibri" w:eastAsia="Times New Roman" w:hAnsi="Calibri" w:cs="Calibri"/>
      <w:sz w:val="14"/>
      <w:lang w:val="en-GB"/>
    </w:rPr>
  </w:style>
  <w:style w:type="character" w:styleId="Hyperlink">
    <w:name w:val="Hyperlink"/>
    <w:basedOn w:val="DefaultParagraphFont"/>
    <w:uiPriority w:val="99"/>
    <w:unhideWhenUsed/>
    <w:rsid w:val="00EC76AF"/>
    <w:rPr>
      <w:color w:val="18424D" w:themeColor="hyperlink"/>
      <w:u w:val="single"/>
      <w:rPrChange w:id="1" w:author="Rosenbaumová Radka" w:date="2026-09-25T20:09:00Z">
        <w:rPr>
          <w:color w:val="0000FF"/>
          <w:u w:val="single"/>
        </w:rPr>
      </w:rPrChange>
    </w:rPr>
  </w:style>
  <w:style w:type="character" w:styleId="UnresolvedMention">
    <w:name w:val="Unresolved Mention"/>
    <w:basedOn w:val="DefaultParagraphFont"/>
    <w:uiPriority w:val="99"/>
    <w:semiHidden/>
    <w:unhideWhenUsed/>
    <w:rsid w:val="00A13AB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35241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33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22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72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eutersmon\Toolbar_Add-ins\JSE%20Main.dot" TargetMode="External"/></Relationships>
</file>

<file path=word/theme/theme1.xml><?xml version="1.0" encoding="utf-8"?>
<a:theme xmlns:a="http://schemas.openxmlformats.org/drawingml/2006/main" name="Office Theme">
  <a:themeElements>
    <a:clrScheme name="JSE">
      <a:dk1>
        <a:srgbClr val="000000"/>
      </a:dk1>
      <a:lt1>
        <a:srgbClr val="FFFFFF"/>
      </a:lt1>
      <a:dk2>
        <a:srgbClr val="94D600"/>
      </a:dk2>
      <a:lt2>
        <a:srgbClr val="FFFFFF"/>
      </a:lt2>
      <a:accent1>
        <a:srgbClr val="F32836"/>
      </a:accent1>
      <a:accent2>
        <a:srgbClr val="009FE3"/>
      </a:accent2>
      <a:accent3>
        <a:srgbClr val="FFCE00"/>
      </a:accent3>
      <a:accent4>
        <a:srgbClr val="00A888"/>
      </a:accent4>
      <a:accent5>
        <a:srgbClr val="C8FF4D"/>
      </a:accent5>
      <a:accent6>
        <a:srgbClr val="55CCFF"/>
      </a:accent6>
      <a:hlink>
        <a:srgbClr val="18424D"/>
      </a:hlink>
      <a:folHlink>
        <a:srgbClr val="64050C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C:\Users\Reutersmon\Toolbar_Add-ins\JSE Main.dot</Template>
  <TotalTime>2</TotalTime>
  <Pages>1</Pages>
  <Words>78</Words>
  <Characters>448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Reutersmon</dc:creator>
  <cp:lastModifiedBy>Arthur Souza Rodrigues</cp:lastModifiedBy>
  <cp:revision>1</cp:revision>
  <dcterms:created xsi:type="dcterms:W3CDTF">2017-12-05T09:02:00Z</dcterms:created>
  <dcterms:modified xsi:type="dcterms:W3CDTF">2026-09-26T00:09:00Z</dcterms:modified>
</cp:coreProperties>
</file>