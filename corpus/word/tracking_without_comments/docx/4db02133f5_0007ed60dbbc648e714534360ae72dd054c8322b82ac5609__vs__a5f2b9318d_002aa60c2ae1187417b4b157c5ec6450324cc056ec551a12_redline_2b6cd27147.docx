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5A627" w14:textId="77777777" w:rsidR="00D46904" w:rsidRDefault="00A5391B" w:rsidP="00A5391B">
      <w:pPr>
        <w:jc w:val="center"/>
        <w:rPr>
          <w:ins w:id="2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  <w:ins w:id="3" w:author="mary.inoue@fap.local" w:date="2026-09-22T12:15:00Z" w16du:dateUtc="2026-09-22T16:15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37142EB0" w14:textId="77777777" w:rsidR="00EB0E11" w:rsidRDefault="00EB0E11" w:rsidP="00A5391B">
      <w:pPr>
        <w:jc w:val="center"/>
        <w:rPr>
          <w:ins w:id="4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1C4FEDD5" w14:textId="77777777" w:rsidR="00EB0E11" w:rsidRPr="00AC2557" w:rsidRDefault="00EB0E11" w:rsidP="00EB0E11">
      <w:pPr>
        <w:rPr>
          <w:ins w:id="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" w:author="mary.inoue@fap.local" w:date="2026-09-22T12:15:00Z" w16du:dateUtc="2026-09-22T16:15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163BA54" w14:textId="77777777" w:rsidR="00A5391B" w:rsidRDefault="00A5391B" w:rsidP="00A5391B">
      <w:pPr>
        <w:jc w:val="center"/>
        <w:rPr>
          <w:ins w:id="7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29EFF9F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6553D36" w14:textId="77777777" w:rsidR="00132F7D" w:rsidRDefault="00132F7D" w:rsidP="00A5391B">
      <w:pPr>
        <w:jc w:val="center"/>
        <w:rPr>
          <w:ins w:id="10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3F1A419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D5248BD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08BD7E8A" w14:textId="77777777" w:rsidR="00A5391B" w:rsidRDefault="00A5391B" w:rsidP="00A5391B">
      <w:pPr>
        <w:rPr>
          <w:ins w:id="1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" w:author="mary.inoue@fap.local" w:date="2026-09-22T12:15:00Z" w16du:dateUtc="2026-09-22T16:15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8AC1B9E" w14:textId="77777777" w:rsidR="00EB0E11" w:rsidRDefault="00EB0E11" w:rsidP="00A5391B">
      <w:pPr>
        <w:rPr>
          <w:ins w:id="1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ab/>
        </w:r>
      </w:ins>
    </w:p>
    <w:p w14:paraId="2DAC720A" w14:textId="77777777" w:rsidR="0065070B" w:rsidRPr="00345AD1" w:rsidRDefault="0065070B" w:rsidP="0065070B">
      <w:pPr>
        <w:pStyle w:val="Default"/>
        <w:rPr>
          <w:ins w:id="18" w:author="mary.inoue@fap.local" w:date="2026-09-22T12:15:00Z" w16du:dateUtc="2026-09-22T16:15:00Z"/>
        </w:rPr>
      </w:pPr>
      <w:ins w:id="19" w:author="mary.inoue@fap.local" w:date="2026-09-22T12:15:00Z" w16du:dateUtc="2026-09-22T16:15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B9FA3DA" w14:textId="77777777" w:rsidR="0065070B" w:rsidRDefault="0065070B" w:rsidP="00A5391B">
      <w:pPr>
        <w:rPr>
          <w:ins w:id="2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65DC134" w14:textId="77777777" w:rsidR="00640AED" w:rsidRPr="00345AD1" w:rsidRDefault="00640AED" w:rsidP="00640AED">
      <w:pPr>
        <w:pStyle w:val="Default"/>
        <w:rPr>
          <w:ins w:id="21" w:author="mary.inoue@fap.local" w:date="2026-09-22T12:15:00Z" w16du:dateUtc="2026-09-22T16:15:00Z"/>
        </w:rPr>
      </w:pPr>
      <w:ins w:id="22" w:author="mary.inoue@fap.local" w:date="2026-09-22T12:15:00Z" w16du:dateUtc="2026-09-22T16:15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5C9CE05" w14:textId="77777777" w:rsidR="00640AED" w:rsidRPr="00345AD1" w:rsidRDefault="00640AED" w:rsidP="00640AED">
      <w:pPr>
        <w:rPr>
          <w:ins w:id="2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9F15F65" w14:textId="77777777" w:rsidR="00C9492A" w:rsidRDefault="00C9492A" w:rsidP="00C9492A">
      <w:pPr>
        <w:rPr>
          <w:ins w:id="2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" w:author="mary.inoue@fap.local" w:date="2026-09-22T12:15:00Z" w16du:dateUtc="2026-09-22T16:15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BE58DC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07C7D94" w14:textId="77777777" w:rsidR="00C9492A" w:rsidRDefault="00C9492A" w:rsidP="00C9492A">
      <w:pPr>
        <w:rPr>
          <w:ins w:id="2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2EA8DC0" w14:textId="77777777" w:rsidR="00A5391B" w:rsidRDefault="00A5391B" w:rsidP="00A5391B">
      <w:pPr>
        <w:rPr>
          <w:ins w:id="2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30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B4CE9AD" w14:textId="77777777" w:rsidR="00EB0E11" w:rsidRPr="002D0CC2" w:rsidRDefault="00EB0E11" w:rsidP="00EB0E11">
      <w:pPr>
        <w:rPr>
          <w:ins w:id="3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32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0AD4D1E" w14:textId="77777777" w:rsidR="00EB0E11" w:rsidRDefault="00EB0E11" w:rsidP="00A5391B">
      <w:pPr>
        <w:rPr>
          <w:ins w:id="3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374456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E9646AC" w14:textId="77777777" w:rsidR="00C9492A" w:rsidRDefault="00C9492A" w:rsidP="00C9492A">
      <w:pPr>
        <w:rPr>
          <w:ins w:id="3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622034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38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1E5CAD5" w14:textId="77777777" w:rsidR="00C9492A" w:rsidRDefault="00C9492A" w:rsidP="00C9492A">
      <w:pPr>
        <w:rPr>
          <w:ins w:id="3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7A3451E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1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D9F4D6A" w14:textId="77777777" w:rsidR="002D511D" w:rsidRDefault="002D511D" w:rsidP="002D511D">
      <w:pPr>
        <w:rPr>
          <w:ins w:id="4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369BA38" w14:textId="77777777" w:rsidR="00F11D9F" w:rsidRDefault="00F11D9F" w:rsidP="00F11D9F">
      <w:pPr>
        <w:rPr>
          <w:ins w:id="43" w:author="mary.inoue@fap.local" w:date="2026-09-22T12:15:00Z" w16du:dateUtc="2026-09-22T16:15:00Z"/>
          <w:rFonts w:ascii="Arial" w:hAnsi="Arial" w:cs="Arial"/>
          <w:b/>
        </w:rPr>
      </w:pPr>
      <w:ins w:id="44" w:author="mary.inoue@fap.local" w:date="2026-09-22T12:15:00Z" w16du:dateUtc="2026-09-22T16:15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A19C099" w14:textId="77777777" w:rsidR="00F11D9F" w:rsidRPr="00F11D9F" w:rsidRDefault="00F11D9F" w:rsidP="00F11D9F">
      <w:pPr>
        <w:rPr>
          <w:ins w:id="4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6" w:author="mary.inoue@fap.local" w:date="2026-09-22T12:15:00Z" w16du:dateUtc="2026-09-22T16:15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8FE87A6" w14:textId="77777777" w:rsidR="00F11D9F" w:rsidRDefault="00F11D9F" w:rsidP="00F11D9F">
      <w:pPr>
        <w:rPr>
          <w:ins w:id="4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7A6AB85" w14:textId="77777777" w:rsidR="00F11D9F" w:rsidRDefault="00F11D9F" w:rsidP="002D511D">
      <w:pPr>
        <w:rPr>
          <w:ins w:id="4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00EDA57" w14:textId="77777777" w:rsidR="00A5391B" w:rsidRDefault="002D22E0" w:rsidP="00A5391B">
      <w:pPr>
        <w:rPr>
          <w:ins w:id="4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0" w:author="mary.inoue@fap.local" w:date="2026-09-22T12:15:00Z" w16du:dateUtc="2026-09-22T16:15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34DB315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7FFD7F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0D0D6CB6" w14:textId="77777777" w:rsidR="008C61C6" w:rsidRPr="00791921" w:rsidRDefault="008C61C6" w:rsidP="008C61C6">
      <w:pPr>
        <w:rPr>
          <w:ins w:id="5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5" w:author="mary.inoue@fap.local" w:date="2026-09-22T12:15:00Z" w16du:dateUtc="2026-09-22T16:15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7104241" w14:textId="77777777" w:rsidR="001F3B9E" w:rsidRDefault="001F3B9E" w:rsidP="00A5391B">
      <w:pPr>
        <w:rPr>
          <w:ins w:id="5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5CAA409" w14:textId="77777777" w:rsidR="001F3B9E" w:rsidRDefault="001F3B9E" w:rsidP="00A5391B">
      <w:pPr>
        <w:rPr>
          <w:ins w:id="5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A03C0BD" w14:textId="77777777" w:rsidR="00DC250C" w:rsidRDefault="00DC250C" w:rsidP="00A5391B">
      <w:pPr>
        <w:rPr>
          <w:ins w:id="5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9" w:author="mary.inoue@fap.local" w:date="2026-09-22T12:15:00Z" w16du:dateUtc="2026-09-22T16:15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2D05F9D7" w14:textId="77777777" w:rsidR="008C61C6" w:rsidRPr="002D0CC2" w:rsidRDefault="008C61C6" w:rsidP="008C61C6">
      <w:pPr>
        <w:rPr>
          <w:ins w:id="6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1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94E6527" w14:textId="77777777" w:rsidR="003E02AD" w:rsidRDefault="003E02AD" w:rsidP="003E02AD">
      <w:pPr>
        <w:rPr>
          <w:ins w:id="6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F8B5DEA" w14:textId="77777777" w:rsidR="003E02AD" w:rsidRDefault="003E02AD" w:rsidP="003E02AD">
      <w:pPr>
        <w:rPr>
          <w:ins w:id="6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4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09E9E32" w14:textId="77777777" w:rsidR="008C61C6" w:rsidRDefault="008C61C6" w:rsidP="00A5391B">
      <w:pPr>
        <w:rPr>
          <w:ins w:id="6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027A2E1" w14:textId="77777777" w:rsidR="00AF3743" w:rsidRDefault="00AF3743" w:rsidP="00AF3743">
      <w:pPr>
        <w:pStyle w:val="Default"/>
        <w:rPr>
          <w:ins w:id="66" w:author="mary.inoue@fap.local" w:date="2026-09-22T12:15:00Z" w16du:dateUtc="2026-09-22T16:15:00Z"/>
          <w:rFonts w:ascii="ArialMT" w:hAnsi="ArialMT" w:cs="ArialMT"/>
        </w:rPr>
      </w:pPr>
      <w:ins w:id="67" w:author="mary.inoue@fap.local" w:date="2026-09-22T12:15:00Z" w16du:dateUtc="2026-09-22T16:15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BA06CD9" w14:textId="77777777" w:rsidR="00AF3743" w:rsidRDefault="00AF3743" w:rsidP="00A5391B">
      <w:pPr>
        <w:rPr>
          <w:ins w:id="6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47CBC3D" w14:textId="77777777" w:rsidR="00500EF8" w:rsidRPr="00500EF8" w:rsidRDefault="00500EF8" w:rsidP="00A5391B">
      <w:pPr>
        <w:rPr>
          <w:ins w:id="69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70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04E504B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76B28C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150965B1" w14:textId="77777777" w:rsidR="005120F2" w:rsidRPr="000759E6" w:rsidRDefault="005120F2" w:rsidP="005120F2">
      <w:pPr>
        <w:rPr>
          <w:ins w:id="74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75" w:author="mary.inoue@fap.local" w:date="2026-09-22T12:15:00Z" w16du:dateUtc="2026-09-22T16:15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48EFEA2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1CCB63B2" w14:textId="77777777" w:rsidR="009C4CE8" w:rsidRPr="00345AD1" w:rsidRDefault="009C4CE8" w:rsidP="009C4CE8">
      <w:pPr>
        <w:pStyle w:val="Default"/>
        <w:rPr>
          <w:ins w:id="77" w:author="mary.inoue@fap.local" w:date="2026-09-22T12:15:00Z" w16du:dateUtc="2026-09-22T16:15:00Z"/>
          <w:rFonts w:ascii="ArialMT" w:hAnsi="ArialMT" w:cs="ArialMT"/>
        </w:rPr>
      </w:pPr>
    </w:p>
    <w:p w14:paraId="41BC6B25" w14:textId="77777777" w:rsidR="009C4CE8" w:rsidRDefault="009C4CE8" w:rsidP="009C4CE8">
      <w:pPr>
        <w:pStyle w:val="Default"/>
        <w:rPr>
          <w:ins w:id="78" w:author="mary.inoue@fap.local" w:date="2026-09-22T12:15:00Z" w16du:dateUtc="2026-09-22T16:15:00Z"/>
          <w:rFonts w:ascii="ArialMT" w:hAnsi="ArialMT" w:cs="ArialMT"/>
        </w:rPr>
      </w:pPr>
    </w:p>
    <w:p w14:paraId="74674F3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0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A56FCF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3632B571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3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52678E9C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69D6D95A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6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25D3400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7CA0C9D3" w14:textId="77777777" w:rsidR="004B4464" w:rsidRPr="000759E6" w:rsidRDefault="004B4464" w:rsidP="004B4464">
      <w:pPr>
        <w:rPr>
          <w:ins w:id="8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89" w:author="mary.inoue@fap.local" w:date="2026-09-22T12:15:00Z" w16du:dateUtc="2026-09-22T16:15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F6B9E29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1E9F6423" w14:textId="77777777" w:rsidR="009C4CE8" w:rsidRDefault="009C4CE8" w:rsidP="00A5391B">
      <w:pPr>
        <w:rPr>
          <w:ins w:id="91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63D1530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15:00Z" w16du:dateUtc="2026-09-22T16:15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06A215B" w14:textId="77777777" w:rsidR="00AA2126" w:rsidRDefault="00AA2126" w:rsidP="00A5391B">
      <w:pPr>
        <w:rPr>
          <w:ins w:id="94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328E91A7" w14:textId="77777777" w:rsidR="00DC250C" w:rsidRDefault="00500EF8" w:rsidP="00A5391B">
      <w:pPr>
        <w:rPr>
          <w:ins w:id="9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6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276753B" w14:textId="77777777" w:rsidR="00ED46E8" w:rsidRPr="002D0762" w:rsidRDefault="00ED46E8" w:rsidP="00ED46E8">
      <w:pPr>
        <w:rPr>
          <w:ins w:id="9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8" w:author="mary.inoue@fap.local" w:date="2026-09-22T12:15:00Z" w16du:dateUtc="2026-09-22T16:15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57C2FCD" w14:textId="77777777" w:rsidR="00ED46E8" w:rsidRPr="00500EF8" w:rsidRDefault="00ED46E8" w:rsidP="00A5391B">
      <w:pPr>
        <w:rPr>
          <w:ins w:id="9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8429D5E" w14:textId="77777777" w:rsidR="00DC250C" w:rsidRDefault="005B3636" w:rsidP="00A5391B">
      <w:pPr>
        <w:rPr>
          <w:ins w:id="10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1" w:author="mary.inoue@fap.local" w:date="2026-09-22T12:15:00Z" w16du:dateUtc="2026-09-22T16:15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E9C0D72" w14:textId="77777777" w:rsidR="00E0284E" w:rsidRPr="00674D51" w:rsidRDefault="00E0284E" w:rsidP="00A5391B">
      <w:pPr>
        <w:rPr>
          <w:ins w:id="10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3" w:author="mary.inoue@fap.local" w:date="2026-09-22T12:15:00Z" w16du:dateUtc="2026-09-22T16:15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3BC9047" w14:textId="77777777" w:rsidR="00AA2126" w:rsidRDefault="00AA2126" w:rsidP="00AA2126">
      <w:pPr>
        <w:pStyle w:val="Default"/>
        <w:rPr>
          <w:ins w:id="104" w:author="mary.inoue@fap.local" w:date="2026-09-22T12:15:00Z" w16du:dateUtc="2026-09-22T16:15:00Z"/>
        </w:rPr>
      </w:pPr>
      <w:ins w:id="105" w:author="mary.inoue@fap.local" w:date="2026-09-22T12:15:00Z" w16du:dateUtc="2026-09-22T16:15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63F7C0AB" w14:textId="77777777" w:rsidR="000172AA" w:rsidRDefault="000172AA" w:rsidP="00AA2126">
      <w:pPr>
        <w:pStyle w:val="Default"/>
        <w:rPr>
          <w:ins w:id="106" w:author="mary.inoue@fap.local" w:date="2026-09-22T12:15:00Z" w16du:dateUtc="2026-09-22T16:15:00Z"/>
        </w:rPr>
      </w:pPr>
    </w:p>
    <w:p w14:paraId="32A747E6" w14:textId="77777777" w:rsidR="000172AA" w:rsidRDefault="000172AA" w:rsidP="000172AA">
      <w:pPr>
        <w:rPr>
          <w:ins w:id="10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8" w:author="mary.inoue@fap.local" w:date="2026-09-22T12:15:00Z" w16du:dateUtc="2026-09-22T16:15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67E0BFC" w14:textId="77777777" w:rsidR="000172AA" w:rsidRDefault="000172AA" w:rsidP="00AA2126">
      <w:pPr>
        <w:pStyle w:val="Default"/>
        <w:rPr>
          <w:ins w:id="109" w:author="mary.inoue@fap.local" w:date="2026-09-22T12:15:00Z" w16du:dateUtc="2026-09-22T16:15:00Z"/>
        </w:rPr>
      </w:pPr>
    </w:p>
    <w:p w14:paraId="3C9E9CB0" w14:textId="77777777" w:rsidR="00AA2126" w:rsidRPr="00345AD1" w:rsidRDefault="00AA2126" w:rsidP="00AA2126">
      <w:pPr>
        <w:pStyle w:val="Default"/>
        <w:rPr>
          <w:ins w:id="110" w:author="mary.inoue@fap.local" w:date="2026-09-22T12:15:00Z" w16du:dateUtc="2026-09-22T16:15:00Z"/>
        </w:rPr>
      </w:pPr>
    </w:p>
    <w:p w14:paraId="2BEDD31F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DC9152A" w14:textId="77777777" w:rsidR="00AA2126" w:rsidRDefault="00AA2126" w:rsidP="00A5391B">
      <w:pPr>
        <w:rPr>
          <w:ins w:id="11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63DE25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15:00Z" w16du:dateUtc="2026-09-22T16:15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F212E0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6EE7C4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18" w:author="mary.inoue@fap.local" w:date="2026-09-22T12:15:00Z" w16du:dateUtc="2026-09-22T16:15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622BE89" w14:textId="77777777" w:rsidR="00C01CF0" w:rsidRDefault="00C01CF0" w:rsidP="00A5391B">
      <w:pPr>
        <w:rPr>
          <w:ins w:id="11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DF44237" w14:textId="77777777" w:rsidR="00E0284E" w:rsidRPr="006A49C0" w:rsidRDefault="006A49C0" w:rsidP="00A5391B">
      <w:pPr>
        <w:rPr>
          <w:ins w:id="12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21" w:author="mary.inoue@fap.local" w:date="2026-09-22T12:15:00Z" w16du:dateUtc="2026-09-22T16:15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1E9D3DE1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115BAAFF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24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4BBAC57" w14:textId="77777777" w:rsidR="006575DD" w:rsidRDefault="006575DD" w:rsidP="006575DD">
      <w:pPr>
        <w:rPr>
          <w:ins w:id="125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2ECF45D2" w14:textId="77777777" w:rsidR="006A49C0" w:rsidRDefault="006575DD" w:rsidP="00A5391B">
      <w:pPr>
        <w:rPr>
          <w:ins w:id="126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27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0B65650" w14:textId="77777777" w:rsidR="004D03FD" w:rsidRDefault="004D03FD" w:rsidP="00A5391B">
      <w:pPr>
        <w:rPr>
          <w:ins w:id="12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29" w:author="mary.inoue@fap.local" w:date="2026-09-22T12:15:00Z" w16du:dateUtc="2026-09-22T16:15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4E1A30C6" w14:textId="77777777" w:rsidR="005B2275" w:rsidRDefault="005B2275" w:rsidP="00A5391B">
      <w:pPr>
        <w:rPr>
          <w:ins w:id="13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DCE037B" w14:textId="77777777" w:rsidR="005B2275" w:rsidRPr="00FD6C0D" w:rsidRDefault="005B2275" w:rsidP="005B2275">
      <w:pPr>
        <w:rPr>
          <w:ins w:id="13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2" w:author="mary.inoue@fap.local" w:date="2026-09-22T12:15:00Z" w16du:dateUtc="2026-09-22T16:15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43686092" w14:textId="77777777" w:rsidR="005B2275" w:rsidRPr="004D03FD" w:rsidRDefault="005B2275" w:rsidP="00A5391B">
      <w:pPr>
        <w:rPr>
          <w:ins w:id="133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164DA78B" w14:textId="77777777" w:rsidR="00C43956" w:rsidRDefault="00C43956" w:rsidP="00C43956">
      <w:pPr>
        <w:rPr>
          <w:ins w:id="13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5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3C21458E" w14:textId="77777777" w:rsidR="00A54CA6" w:rsidRPr="00C6444F" w:rsidRDefault="00A54CA6" w:rsidP="00A54CA6">
      <w:pPr>
        <w:rPr>
          <w:ins w:id="13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7" w:author="mary.inoue@fap.local" w:date="2026-09-22T12:15:00Z" w16du:dateUtc="2026-09-22T16:15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3762C0E" w14:textId="77777777" w:rsidR="00A54CA6" w:rsidRDefault="00A54CA6" w:rsidP="00A54CA6">
      <w:pPr>
        <w:rPr>
          <w:ins w:id="13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784FC43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40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3CE74C0" w14:textId="77777777" w:rsidR="00C43956" w:rsidRDefault="00C43956" w:rsidP="00A5391B">
      <w:pPr>
        <w:rPr>
          <w:ins w:id="14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261BE7F" w14:textId="77777777" w:rsidR="00ED407E" w:rsidRPr="00345AD1" w:rsidRDefault="00ED407E" w:rsidP="00ED407E">
      <w:pPr>
        <w:pStyle w:val="Default"/>
        <w:rPr>
          <w:ins w:id="142" w:author="mary.inoue@fap.local" w:date="2026-09-22T12:15:00Z" w16du:dateUtc="2026-09-22T16:15:00Z"/>
        </w:rPr>
      </w:pPr>
      <w:ins w:id="143" w:author="mary.inoue@fap.local" w:date="2026-09-22T12:15:00Z" w16du:dateUtc="2026-09-22T16:15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AD5D252" w14:textId="77777777" w:rsidR="00ED407E" w:rsidRDefault="00ED407E" w:rsidP="00A5391B">
      <w:pPr>
        <w:rPr>
          <w:ins w:id="14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7F278DE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46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1C13B7D7" w14:textId="77777777" w:rsidR="00AE71D2" w:rsidRDefault="00AE71D2" w:rsidP="00A5391B">
      <w:pPr>
        <w:rPr>
          <w:ins w:id="147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3B8068C1" w14:textId="77777777" w:rsidR="00901CD7" w:rsidRDefault="00AE71D2" w:rsidP="00A5391B">
      <w:pPr>
        <w:rPr>
          <w:ins w:id="148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83F900D" w14:textId="77777777" w:rsidR="00D64C4F" w:rsidRPr="00345AD1" w:rsidRDefault="00D64C4F" w:rsidP="00D64C4F">
      <w:pPr>
        <w:pStyle w:val="Default"/>
        <w:rPr>
          <w:ins w:id="150" w:author="mary.inoue@fap.local" w:date="2026-09-22T12:15:00Z" w16du:dateUtc="2026-09-22T16:15:00Z"/>
        </w:rPr>
      </w:pPr>
      <w:ins w:id="151" w:author="mary.inoue@fap.local" w:date="2026-09-22T12:15:00Z" w16du:dateUtc="2026-09-22T16:15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98617B1" w14:textId="77777777" w:rsidR="00D64C4F" w:rsidRDefault="00D64C4F" w:rsidP="00A5391B">
      <w:pPr>
        <w:rPr>
          <w:ins w:id="15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847BA64" w14:textId="77777777" w:rsidR="00D1508E" w:rsidRDefault="00D1508E" w:rsidP="00D1508E">
      <w:pPr>
        <w:pStyle w:val="Default"/>
        <w:rPr>
          <w:ins w:id="153" w:author="mary.inoue@fap.local" w:date="2026-09-22T12:15:00Z" w16du:dateUtc="2026-09-22T16:15:00Z"/>
        </w:rPr>
      </w:pPr>
      <w:ins w:id="154" w:author="mary.inoue@fap.local" w:date="2026-09-22T12:15:00Z" w16du:dateUtc="2026-09-22T16:15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2C6670B" w14:textId="77777777" w:rsidR="00D1508E" w:rsidRDefault="00D1508E" w:rsidP="00A5391B">
      <w:pPr>
        <w:rPr>
          <w:ins w:id="15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06BED3D" w14:textId="77777777" w:rsidR="00C43956" w:rsidRDefault="00C43956" w:rsidP="00A5391B">
      <w:pPr>
        <w:rPr>
          <w:ins w:id="15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778E147" w14:textId="77777777" w:rsidR="00425F7C" w:rsidRPr="009B31F7" w:rsidRDefault="009B31F7" w:rsidP="00A5391B">
      <w:pPr>
        <w:rPr>
          <w:ins w:id="15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8" w:author="mary.inoue@fap.local" w:date="2026-09-22T12:15:00Z" w16du:dateUtc="2026-09-22T16:15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3672967" w14:textId="77777777" w:rsidR="00425F7C" w:rsidRDefault="00C549DE" w:rsidP="00A5391B">
      <w:pPr>
        <w:rPr>
          <w:ins w:id="15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0" w:author="mary.inoue@fap.local" w:date="2026-09-22T12:15:00Z" w16du:dateUtc="2026-09-22T16:15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7AC13BC" w14:textId="77777777" w:rsidR="0040121F" w:rsidRDefault="0040121F" w:rsidP="0040121F">
      <w:pPr>
        <w:rPr>
          <w:ins w:id="16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2" w:author="mary.inoue@fap.local" w:date="2026-09-22T12:15:00Z" w16du:dateUtc="2026-09-22T16:15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F7DD96F" w14:textId="77777777" w:rsidR="00A2270B" w:rsidRPr="00AF56D5" w:rsidRDefault="00A2270B" w:rsidP="00A2270B">
      <w:pPr>
        <w:rPr>
          <w:ins w:id="16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4" w:author="mary.inoue@fap.local" w:date="2026-09-22T12:15:00Z" w16du:dateUtc="2026-09-22T16:15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A0B2B66" w14:textId="77777777" w:rsidR="00E45383" w:rsidRDefault="00E45383" w:rsidP="00E45383">
      <w:pPr>
        <w:rPr>
          <w:ins w:id="16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98CCB1C" w14:textId="77777777" w:rsidR="00395556" w:rsidRPr="000642ED" w:rsidRDefault="00395556" w:rsidP="00395556">
      <w:pPr>
        <w:rPr>
          <w:ins w:id="16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7" w:author="mary.inoue@fap.local" w:date="2026-09-22T12:15:00Z" w16du:dateUtc="2026-09-22T16:15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958CFF5" w14:textId="77777777" w:rsidR="0040121F" w:rsidRDefault="0040121F" w:rsidP="0040121F">
      <w:pPr>
        <w:rPr>
          <w:ins w:id="16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F2EBB3A" w14:textId="77777777" w:rsidR="00395556" w:rsidRDefault="00395556" w:rsidP="00E45383">
      <w:pPr>
        <w:rPr>
          <w:ins w:id="16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ED17603" w14:textId="77777777" w:rsidR="00E45383" w:rsidRPr="0050434A" w:rsidRDefault="00E45383" w:rsidP="00E45383">
      <w:pPr>
        <w:rPr>
          <w:ins w:id="17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1" w:author="mary.inoue@fap.local" w:date="2026-09-22T12:15:00Z" w16du:dateUtc="2026-09-22T16:15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4A9380B" w14:textId="77777777" w:rsidR="00723985" w:rsidRDefault="00723985" w:rsidP="00723985">
      <w:pPr>
        <w:pStyle w:val="Default"/>
        <w:rPr>
          <w:ins w:id="172" w:author="mary.inoue@fap.local" w:date="2026-09-22T12:15:00Z" w16du:dateUtc="2026-09-22T16:15:00Z"/>
        </w:rPr>
      </w:pPr>
    </w:p>
    <w:p w14:paraId="0AD7C781" w14:textId="77777777" w:rsidR="00EB44BF" w:rsidRPr="008D7954" w:rsidRDefault="00EB44BF" w:rsidP="00EB44BF">
      <w:pPr>
        <w:rPr>
          <w:ins w:id="17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4" w:author="mary.inoue@fap.local" w:date="2026-09-22T12:15:00Z" w16du:dateUtc="2026-09-22T16:15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30D5A9C" w14:textId="77777777" w:rsidR="00E45383" w:rsidRDefault="00E45383" w:rsidP="00723985">
      <w:pPr>
        <w:pStyle w:val="Default"/>
        <w:rPr>
          <w:ins w:id="175" w:author="mary.inoue@fap.local" w:date="2026-09-22T12:15:00Z" w16du:dateUtc="2026-09-22T16:15:00Z"/>
        </w:rPr>
      </w:pPr>
    </w:p>
    <w:p w14:paraId="0259D5BD" w14:textId="77777777" w:rsidR="00723985" w:rsidRPr="00345AD1" w:rsidRDefault="00723985" w:rsidP="00723985">
      <w:pPr>
        <w:pStyle w:val="Default"/>
        <w:rPr>
          <w:ins w:id="176" w:author="mary.inoue@fap.local" w:date="2026-09-22T12:15:00Z" w16du:dateUtc="2026-09-22T16:15:00Z"/>
        </w:rPr>
      </w:pPr>
      <w:ins w:id="177" w:author="mary.inoue@fap.local" w:date="2026-09-22T12:15:00Z" w16du:dateUtc="2026-09-22T16:15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B695694" w14:textId="77777777" w:rsidR="00723985" w:rsidRDefault="00723985" w:rsidP="00A5391B">
      <w:pPr>
        <w:rPr>
          <w:ins w:id="17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32B37F9" w14:textId="77777777" w:rsidR="00B30730" w:rsidRPr="00345AD1" w:rsidRDefault="00B30730" w:rsidP="00B30730">
      <w:pPr>
        <w:pStyle w:val="Default"/>
        <w:rPr>
          <w:ins w:id="179" w:author="mary.inoue@fap.local" w:date="2026-09-22T12:15:00Z" w16du:dateUtc="2026-09-22T16:15:00Z"/>
        </w:rPr>
      </w:pPr>
      <w:ins w:id="180" w:author="mary.inoue@fap.local" w:date="2026-09-22T12:15:00Z" w16du:dateUtc="2026-09-22T16:15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C0F0B85" w14:textId="77777777" w:rsidR="00B30730" w:rsidRDefault="00B30730" w:rsidP="00A5391B">
      <w:pPr>
        <w:rPr>
          <w:ins w:id="18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839D2C4" w14:textId="77777777" w:rsidR="00723985" w:rsidRDefault="00723985" w:rsidP="00A5391B">
      <w:pPr>
        <w:rPr>
          <w:ins w:id="18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D57A728" w14:textId="77777777" w:rsidR="00723985" w:rsidRDefault="00723985" w:rsidP="00A5391B">
      <w:pPr>
        <w:rPr>
          <w:ins w:id="18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6B49069" w14:textId="77777777" w:rsidR="00BC4C01" w:rsidRPr="00BC4C01" w:rsidRDefault="00BC4C01" w:rsidP="00A5391B">
      <w:pPr>
        <w:rPr>
          <w:ins w:id="18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5" w:author="mary.inoue@fap.local" w:date="2026-09-22T12:15:00Z" w16du:dateUtc="2026-09-22T16:15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814CEAE" w14:textId="77777777" w:rsidR="00B23618" w:rsidRDefault="00B23618" w:rsidP="00B23618">
      <w:pPr>
        <w:rPr>
          <w:ins w:id="18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7" w:author="mary.inoue@fap.local" w:date="2026-09-22T12:15:00Z" w16du:dateUtc="2026-09-22T16:15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149CE71" w14:textId="77777777" w:rsidR="00B23618" w:rsidRDefault="00B23618" w:rsidP="00A5391B">
      <w:pPr>
        <w:rPr>
          <w:ins w:id="18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78187BC" w14:textId="77777777" w:rsidR="00B23618" w:rsidRDefault="00B23618" w:rsidP="00A5391B">
      <w:pPr>
        <w:rPr>
          <w:ins w:id="18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F412A76" w14:textId="77777777" w:rsidR="006D73AD" w:rsidRDefault="006F5CEB" w:rsidP="00A5391B">
      <w:pPr>
        <w:rPr>
          <w:ins w:id="19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1" w:author="mary.inoue@fap.local" w:date="2026-09-22T12:15:00Z" w16du:dateUtc="2026-09-22T16:15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4206D1C0" w14:textId="77777777" w:rsidR="00B23618" w:rsidRPr="003A0E43" w:rsidRDefault="00B23618" w:rsidP="00B23618">
      <w:pPr>
        <w:rPr>
          <w:ins w:id="19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3" w:author="mary.inoue@fap.local" w:date="2026-09-22T12:15:00Z" w16du:dateUtc="2026-09-22T16:15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1AA98746" w14:textId="77777777" w:rsidR="00B30730" w:rsidRDefault="00B30730" w:rsidP="00A5391B">
      <w:pPr>
        <w:rPr>
          <w:ins w:id="19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4B737B5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96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3E10C3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5B9DB427" w14:textId="77777777" w:rsidR="00B23618" w:rsidRDefault="00B23618" w:rsidP="00B23618">
      <w:pPr>
        <w:rPr>
          <w:ins w:id="19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9" w:author="mary.inoue@fap.local" w:date="2026-09-22T12:15:00Z" w16du:dateUtc="2026-09-22T16:15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C151BC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0D77270" w14:textId="77777777" w:rsidR="00B23618" w:rsidRPr="00345AD1" w:rsidRDefault="00B23618" w:rsidP="00B23618">
      <w:pPr>
        <w:pStyle w:val="Default"/>
        <w:rPr>
          <w:ins w:id="202" w:author="mary.inoue@fap.local" w:date="2026-09-22T12:15:00Z" w16du:dateUtc="2026-09-22T16:15:00Z"/>
        </w:rPr>
      </w:pPr>
      <w:ins w:id="203" w:author="mary.inoue@fap.local" w:date="2026-09-22T12:15:00Z" w16du:dateUtc="2026-09-22T16:15:00Z">
        <w:r w:rsidRPr="00345AD1">
          <w:t xml:space="preserve"> </w:t>
        </w:r>
      </w:ins>
    </w:p>
    <w:p w14:paraId="444E2806" w14:textId="77777777" w:rsidR="00B23618" w:rsidRDefault="00B23618" w:rsidP="00B23618">
      <w:pPr>
        <w:rPr>
          <w:ins w:id="20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5625942" w14:textId="77777777" w:rsidR="00B23618" w:rsidRDefault="00B23618" w:rsidP="00B23618">
      <w:pPr>
        <w:rPr>
          <w:ins w:id="20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906DBBF" w14:textId="77777777" w:rsidR="00B23618" w:rsidRDefault="00B23618" w:rsidP="00B23618">
      <w:pPr>
        <w:rPr>
          <w:ins w:id="20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07" w:author="mary.inoue@fap.local" w:date="2026-09-22T12:15:00Z" w16du:dateUtc="2026-09-22T16:15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728ECA8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480B9A55" w14:textId="77777777" w:rsidR="00B30730" w:rsidRDefault="00B30730" w:rsidP="00A5391B">
      <w:pPr>
        <w:rPr>
          <w:ins w:id="20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02C9CA7" w14:textId="77777777" w:rsidR="00D1600A" w:rsidRPr="00345AD1" w:rsidRDefault="00D1600A" w:rsidP="00D1600A">
      <w:pPr>
        <w:pStyle w:val="Default"/>
        <w:rPr>
          <w:ins w:id="210" w:author="mary.inoue@fap.local" w:date="2026-09-22T12:15:00Z" w16du:dateUtc="2026-09-22T16:15:00Z"/>
        </w:rPr>
      </w:pPr>
      <w:ins w:id="211" w:author="mary.inoue@fap.local" w:date="2026-09-22T12:15:00Z" w16du:dateUtc="2026-09-22T16:15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A826A1D" w14:textId="77777777" w:rsidR="004175E5" w:rsidRDefault="004175E5" w:rsidP="00A5391B">
      <w:pPr>
        <w:rPr>
          <w:ins w:id="21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82DC444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214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ECF0B84" w14:textId="77777777" w:rsidR="00F33C0F" w:rsidRDefault="00F33C0F" w:rsidP="00A5391B">
      <w:pPr>
        <w:rPr>
          <w:ins w:id="21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7F9A43D" w14:textId="77777777" w:rsidR="00D60738" w:rsidRDefault="00D60738" w:rsidP="00A5391B">
      <w:pPr>
        <w:rPr>
          <w:ins w:id="21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7" w:author="mary.inoue@fap.local" w:date="2026-09-22T12:15:00Z" w16du:dateUtc="2026-09-22T16:15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F1E9778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9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3A5B23B" w14:textId="77777777" w:rsidR="00A24980" w:rsidRPr="00D60738" w:rsidRDefault="00A24980" w:rsidP="00A5391B">
      <w:pPr>
        <w:rPr>
          <w:ins w:id="22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6B360E4" w14:textId="77777777" w:rsidR="00163BDD" w:rsidRDefault="00163BDD" w:rsidP="00A5391B">
      <w:pPr>
        <w:rPr>
          <w:ins w:id="22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22" w:author="mary.inoue@fap.local" w:date="2026-09-22T12:15:00Z" w16du:dateUtc="2026-09-22T16:15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A98F468" w14:textId="77777777" w:rsidR="00B23618" w:rsidRDefault="00B23618" w:rsidP="00A5391B">
      <w:pPr>
        <w:rPr>
          <w:ins w:id="22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8E4EAA3" w14:textId="77777777" w:rsidR="00B23618" w:rsidRDefault="00B23618" w:rsidP="00B23618">
      <w:pPr>
        <w:rPr>
          <w:ins w:id="22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10A332C" w14:textId="77777777" w:rsidR="00B23618" w:rsidRDefault="00B23618" w:rsidP="00A5391B">
      <w:pPr>
        <w:rPr>
          <w:ins w:id="22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F5A1586" w14:textId="77777777" w:rsidR="00094AC5" w:rsidRDefault="00094AC5" w:rsidP="00094AC5">
      <w:pPr>
        <w:pStyle w:val="Default"/>
        <w:rPr>
          <w:ins w:id="226" w:author="mary.inoue@fap.local" w:date="2026-09-22T12:15:00Z" w16du:dateUtc="2026-09-22T16:15:00Z"/>
        </w:rPr>
      </w:pPr>
      <w:ins w:id="227" w:author="mary.inoue@fap.local" w:date="2026-09-22T12:15:00Z" w16du:dateUtc="2026-09-22T16:15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DF876CB" w14:textId="77777777" w:rsidR="00B23618" w:rsidRDefault="00B23618" w:rsidP="00B23618">
      <w:pPr>
        <w:rPr>
          <w:ins w:id="22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FF21DAB" w14:textId="77777777" w:rsidR="00B23618" w:rsidRPr="003268AD" w:rsidRDefault="00B23618" w:rsidP="00B23618">
      <w:pPr>
        <w:rPr>
          <w:ins w:id="22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30" w:author="mary.inoue@fap.local" w:date="2026-09-22T12:15:00Z" w16du:dateUtc="2026-09-22T16:15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7668ED61" w14:textId="77777777" w:rsidR="00B23618" w:rsidRPr="005B78AA" w:rsidRDefault="00B23618" w:rsidP="00B23618">
      <w:pPr>
        <w:rPr>
          <w:ins w:id="23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32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32678E49" w14:textId="77777777" w:rsidR="00B23618" w:rsidRPr="00345AD1" w:rsidRDefault="00B23618" w:rsidP="00094AC5">
      <w:pPr>
        <w:pStyle w:val="Default"/>
        <w:rPr>
          <w:ins w:id="233" w:author="mary.inoue@fap.local" w:date="2026-09-22T12:15:00Z" w16du:dateUtc="2026-09-22T16:15:00Z"/>
        </w:rPr>
      </w:pPr>
    </w:p>
    <w:p w14:paraId="49CA5D83" w14:textId="77777777" w:rsidR="00094AC5" w:rsidRDefault="00094AC5" w:rsidP="00094AC5">
      <w:pPr>
        <w:pStyle w:val="Default"/>
        <w:rPr>
          <w:ins w:id="234" w:author="mary.inoue@fap.local" w:date="2026-09-22T12:15:00Z" w16du:dateUtc="2026-09-22T16:15:00Z"/>
        </w:rPr>
      </w:pPr>
    </w:p>
    <w:p w14:paraId="73724001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10E6944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20E915C5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8F4E5A9" w14:textId="77777777" w:rsidR="00094AC5" w:rsidRPr="00163BDD" w:rsidRDefault="00094AC5" w:rsidP="00A5391B">
      <w:pPr>
        <w:rPr>
          <w:ins w:id="24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61B411F" w14:textId="77777777" w:rsidR="00A5391B" w:rsidRPr="00A5391B" w:rsidRDefault="00A5391B" w:rsidP="00A5391B">
      <w:pPr>
        <w:rPr>
          <w:ins w:id="24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2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E9E37B6" w14:textId="77777777" w:rsidR="002C247D" w:rsidRDefault="002C247D" w:rsidP="002C247D">
      <w:pPr>
        <w:rPr>
          <w:ins w:id="24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4" w:author="mary.inoue@fap.local" w:date="2026-09-22T12:15:00Z" w16du:dateUtc="2026-09-22T16:15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6CC237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246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07AAC03" w14:textId="77777777" w:rsidR="00BB7F95" w:rsidRDefault="00BB7F95" w:rsidP="002C247D">
      <w:pPr>
        <w:rPr>
          <w:ins w:id="24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D259FA5" w14:textId="77777777" w:rsidR="00BB7F95" w:rsidRDefault="00BB7F95" w:rsidP="002C247D">
      <w:pPr>
        <w:rPr>
          <w:ins w:id="24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76A4B64" w14:textId="77777777" w:rsidR="00BB7F95" w:rsidRDefault="00BB7F95" w:rsidP="002C247D">
      <w:pPr>
        <w:rPr>
          <w:ins w:id="24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3DB1BFC" w14:textId="77777777" w:rsidR="00140891" w:rsidRDefault="00140891" w:rsidP="002C247D">
      <w:pPr>
        <w:rPr>
          <w:ins w:id="25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1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17CD7887" w14:textId="77777777" w:rsidR="00B23618" w:rsidRPr="005B78AA" w:rsidRDefault="00B23618" w:rsidP="00B23618">
      <w:pPr>
        <w:rPr>
          <w:ins w:id="252" w:author="mary.inoue@fap.local" w:date="2026-09-22T12:15:00Z" w16du:dateUtc="2026-09-22T16:15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40958EB0" w14:textId="77777777" w:rsidR="00B23618" w:rsidRPr="00140891" w:rsidRDefault="00B23618" w:rsidP="002C247D">
      <w:pPr>
        <w:rPr>
          <w:ins w:id="25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48FBFE4" w14:textId="77777777" w:rsidR="00140891" w:rsidRDefault="00140891" w:rsidP="002C247D">
      <w:pPr>
        <w:rPr>
          <w:ins w:id="25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7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59C17261" w14:textId="77777777" w:rsidR="00064320" w:rsidRDefault="00064320" w:rsidP="00064320">
      <w:pPr>
        <w:pStyle w:val="Default"/>
        <w:rPr>
          <w:ins w:id="258" w:author="mary.inoue@fap.local" w:date="2026-09-22T12:15:00Z" w16du:dateUtc="2026-09-22T16:15:00Z"/>
        </w:rPr>
      </w:pPr>
    </w:p>
    <w:p w14:paraId="6D4DEA4C" w14:textId="77777777" w:rsidR="00064320" w:rsidRPr="00345AD1" w:rsidRDefault="00064320" w:rsidP="00064320">
      <w:pPr>
        <w:pStyle w:val="Default"/>
        <w:rPr>
          <w:ins w:id="259" w:author="mary.inoue@fap.local" w:date="2026-09-22T12:15:00Z" w16du:dateUtc="2026-09-22T16:15:00Z"/>
        </w:rPr>
      </w:pPr>
      <w:ins w:id="260" w:author="mary.inoue@fap.local" w:date="2026-09-22T12:15:00Z" w16du:dateUtc="2026-09-22T16:15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1225780" w14:textId="77777777" w:rsidR="00064320" w:rsidRDefault="00064320" w:rsidP="00064320">
      <w:pPr>
        <w:pStyle w:val="Default"/>
        <w:rPr>
          <w:ins w:id="261" w:author="mary.inoue@fap.local" w:date="2026-09-22T12:15:00Z" w16du:dateUtc="2026-09-22T16:15:00Z"/>
        </w:rPr>
      </w:pPr>
    </w:p>
    <w:p w14:paraId="7D83A6EF" w14:textId="77777777" w:rsidR="00064320" w:rsidRPr="008A41B7" w:rsidRDefault="008A41B7" w:rsidP="002C247D">
      <w:pPr>
        <w:rPr>
          <w:ins w:id="26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63" w:author="mary.inoue@fap.local" w:date="2026-09-22T12:15:00Z" w16du:dateUtc="2026-09-22T16:15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EA80C12" w14:textId="77777777" w:rsidR="00064320" w:rsidRDefault="00064320" w:rsidP="002C247D">
      <w:pPr>
        <w:rPr>
          <w:ins w:id="26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FE3E1EF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45F6E07" w14:textId="77777777" w:rsidR="00706622" w:rsidRPr="00345AD1" w:rsidRDefault="00706622" w:rsidP="00706622">
      <w:pPr>
        <w:pStyle w:val="Default"/>
        <w:rPr>
          <w:ins w:id="267" w:author="mary.inoue@fap.local" w:date="2026-09-22T12:15:00Z" w16du:dateUtc="2026-09-22T16:15:00Z"/>
        </w:rPr>
      </w:pPr>
    </w:p>
    <w:p w14:paraId="0C0D0B71" w14:textId="77777777" w:rsidR="00494500" w:rsidRDefault="00494500" w:rsidP="00494500">
      <w:pPr>
        <w:pStyle w:val="Default"/>
        <w:rPr>
          <w:ins w:id="268" w:author="mary.inoue@fap.local" w:date="2026-09-22T12:15:00Z" w16du:dateUtc="2026-09-22T16:15:00Z"/>
        </w:rPr>
      </w:pPr>
      <w:ins w:id="269" w:author="mary.inoue@fap.local" w:date="2026-09-22T12:15:00Z" w16du:dateUtc="2026-09-22T16:15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B7C9C21" w14:textId="77777777" w:rsidR="005201FD" w:rsidRDefault="005201FD" w:rsidP="00494500">
      <w:pPr>
        <w:pStyle w:val="Default"/>
        <w:rPr>
          <w:ins w:id="270" w:author="mary.inoue@fap.local" w:date="2026-09-22T12:15:00Z" w16du:dateUtc="2026-09-22T16:15:00Z"/>
        </w:rPr>
      </w:pPr>
    </w:p>
    <w:p w14:paraId="267E9307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2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0DB42BE" w14:textId="77777777" w:rsidR="005201FD" w:rsidRPr="00345AD1" w:rsidRDefault="005201FD" w:rsidP="00494500">
      <w:pPr>
        <w:pStyle w:val="Default"/>
        <w:rPr>
          <w:ins w:id="273" w:author="mary.inoue@fap.local" w:date="2026-09-22T12:15:00Z" w16du:dateUtc="2026-09-22T16:15:00Z"/>
        </w:rPr>
      </w:pPr>
    </w:p>
    <w:p w14:paraId="569C4CA3" w14:textId="77777777" w:rsidR="00BD6490" w:rsidRPr="00345AD1" w:rsidRDefault="00BD6490" w:rsidP="00BD6490">
      <w:pPr>
        <w:pStyle w:val="Default"/>
        <w:rPr>
          <w:ins w:id="274" w:author="mary.inoue@fap.local" w:date="2026-09-22T12:15:00Z" w16du:dateUtc="2026-09-22T16:15:00Z"/>
        </w:rPr>
      </w:pPr>
      <w:ins w:id="275" w:author="mary.inoue@fap.local" w:date="2026-09-22T12:15:00Z" w16du:dateUtc="2026-09-22T16:15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534EC58" w14:textId="77777777" w:rsidR="00064320" w:rsidRDefault="00064320" w:rsidP="002C247D">
      <w:pPr>
        <w:rPr>
          <w:ins w:id="27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A5BD1B9" w14:textId="77777777" w:rsidR="00B9482B" w:rsidRDefault="00B9482B" w:rsidP="002C247D">
      <w:pPr>
        <w:rPr>
          <w:ins w:id="27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8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4F89734F" w14:textId="77777777" w:rsidR="00B9482B" w:rsidRDefault="00B9482B" w:rsidP="002C247D">
      <w:pPr>
        <w:rPr>
          <w:ins w:id="27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80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7197404" w14:textId="77777777" w:rsidR="009801CD" w:rsidRDefault="009801CD" w:rsidP="002C247D">
      <w:pPr>
        <w:rPr>
          <w:ins w:id="28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82" w:author="mary.inoue@fap.local" w:date="2026-09-22T12:15:00Z" w16du:dateUtc="2026-09-22T16:15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684A0E2" w14:textId="77777777" w:rsidR="00C10C2A" w:rsidRPr="00345AD1" w:rsidRDefault="00C10C2A" w:rsidP="00C10C2A">
      <w:pPr>
        <w:pStyle w:val="Default"/>
        <w:rPr>
          <w:ins w:id="283" w:author="mary.inoue@fap.local" w:date="2026-09-22T12:15:00Z" w16du:dateUtc="2026-09-22T16:15:00Z"/>
        </w:rPr>
      </w:pPr>
      <w:ins w:id="284" w:author="mary.inoue@fap.local" w:date="2026-09-22T12:15:00Z" w16du:dateUtc="2026-09-22T16:15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91CD95D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74BBA3C4" w14:textId="77777777" w:rsidR="007F1C0B" w:rsidRPr="004C61D7" w:rsidRDefault="00B23618" w:rsidP="007F1C0B">
      <w:pPr>
        <w:jc w:val="center"/>
        <w:rPr>
          <w:del w:id="286" w:author="mary.inoue@fap.local" w:date="2026-09-22T12:15:00Z" w16du:dateUtc="2026-09-22T16:15:00Z"/>
          <w:sz w:val="32"/>
          <w:szCs w:val="32"/>
        </w:rPr>
      </w:pPr>
      <w:ins w:id="287" w:author="mary.inoue@fap.local" w:date="2026-09-22T12:15:00Z" w16du:dateUtc="2026-09-22T16:15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  <w:del w:id="288" w:author="mary.inoue@fap.local" w:date="2026-09-22T12:15:00Z" w16du:dateUtc="2026-09-22T16:15:00Z">
        <w:r w:rsidR="007F1C0B" w:rsidRPr="004C61D7">
          <w:rPr>
            <w:sz w:val="32"/>
            <w:szCs w:val="32"/>
          </w:rPr>
          <w:delText>ВОЛЧИХИНСКИЙ РАЙОННЫЙ СОВЕТ НАРОДНЫХ ДЕПУТАТОВ АЛТАЙСКОГО КРАЯ</w:delText>
        </w:r>
      </w:del>
    </w:p>
    <w:p w14:paraId="5D86973A" w14:textId="77777777" w:rsidR="007F1C0B" w:rsidRPr="004C61D7" w:rsidRDefault="007F1C0B" w:rsidP="007F1C0B">
      <w:pPr>
        <w:jc w:val="center"/>
        <w:rPr>
          <w:del w:id="289" w:author="mary.inoue@fap.local" w:date="2026-09-22T12:15:00Z" w16du:dateUtc="2026-09-22T16:15:00Z"/>
          <w:sz w:val="32"/>
          <w:szCs w:val="32"/>
        </w:rPr>
      </w:pPr>
    </w:p>
    <w:p w14:paraId="0F648409" w14:textId="77777777" w:rsidR="007F1C0B" w:rsidRPr="004C61D7" w:rsidRDefault="007F1C0B" w:rsidP="007F1C0B">
      <w:pPr>
        <w:jc w:val="center"/>
        <w:rPr>
          <w:del w:id="290" w:author="mary.inoue@fap.local" w:date="2026-09-22T12:15:00Z" w16du:dateUtc="2026-09-22T16:15:00Z"/>
          <w:sz w:val="32"/>
          <w:szCs w:val="32"/>
        </w:rPr>
      </w:pPr>
      <w:del w:id="291" w:author="mary.inoue@fap.local" w:date="2026-09-22T12:15:00Z" w16du:dateUtc="2026-09-22T16:15:00Z">
        <w:r w:rsidRPr="004C61D7">
          <w:rPr>
            <w:sz w:val="32"/>
            <w:szCs w:val="32"/>
          </w:rPr>
          <w:delText>РЕШЕНИ</w:delText>
        </w:r>
        <w:r>
          <w:rPr>
            <w:sz w:val="32"/>
            <w:szCs w:val="32"/>
          </w:rPr>
          <w:delText>Е</w:delText>
        </w:r>
      </w:del>
    </w:p>
    <w:p w14:paraId="1E29F954" w14:textId="77777777" w:rsidR="007F1C0B" w:rsidRPr="004C61D7" w:rsidRDefault="007F1C0B" w:rsidP="007F1C0B">
      <w:pPr>
        <w:jc w:val="center"/>
        <w:rPr>
          <w:del w:id="292" w:author="mary.inoue@fap.local" w:date="2026-09-22T12:15:00Z" w16du:dateUtc="2026-09-22T16:15:00Z"/>
          <w:sz w:val="28"/>
          <w:szCs w:val="28"/>
        </w:rPr>
      </w:pPr>
    </w:p>
    <w:p w14:paraId="4B4EDDDD" w14:textId="77777777" w:rsidR="007F1C0B" w:rsidRPr="004C61D7" w:rsidRDefault="007F1C0B" w:rsidP="007F1C0B">
      <w:pPr>
        <w:jc w:val="center"/>
        <w:rPr>
          <w:del w:id="293" w:author="mary.inoue@fap.local" w:date="2026-09-22T12:15:00Z" w16du:dateUtc="2026-09-22T16:15:00Z"/>
          <w:sz w:val="28"/>
          <w:szCs w:val="28"/>
        </w:rPr>
      </w:pPr>
    </w:p>
    <w:p w14:paraId="2BA232AA" w14:textId="77777777" w:rsidR="007F1C0B" w:rsidRPr="004C61D7" w:rsidRDefault="007F1C0B" w:rsidP="007F1C0B">
      <w:pPr>
        <w:rPr>
          <w:del w:id="294" w:author="mary.inoue@fap.local" w:date="2026-09-22T12:15:00Z" w16du:dateUtc="2026-09-22T16:15:00Z"/>
          <w:sz w:val="28"/>
          <w:szCs w:val="28"/>
        </w:rPr>
      </w:pPr>
      <w:del w:id="295" w:author="mary.inoue@fap.local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087E7343" w14:textId="77777777" w:rsidR="007F1C0B" w:rsidRPr="004C61D7" w:rsidRDefault="007F1C0B" w:rsidP="007F1C0B">
      <w:pPr>
        <w:jc w:val="center"/>
        <w:rPr>
          <w:del w:id="296" w:author="mary.inoue@fap.local" w:date="2026-09-22T12:15:00Z" w16du:dateUtc="2026-09-22T16:15:00Z"/>
          <w:rFonts w:ascii="Arial" w:hAnsi="Arial" w:cs="Arial"/>
        </w:rPr>
      </w:pPr>
      <w:del w:id="297" w:author="mary.inoue@fap.local" w:date="2026-09-22T12:15:00Z" w16du:dateUtc="2026-09-22T16:15:00Z">
        <w:r w:rsidRPr="004C61D7">
          <w:rPr>
            <w:rFonts w:ascii="Arial" w:hAnsi="Arial" w:cs="Arial"/>
          </w:rPr>
          <w:delText>с. Волчиха</w:delText>
        </w:r>
      </w:del>
    </w:p>
    <w:p w14:paraId="76187A19" w14:textId="77777777" w:rsidR="007F1C0B" w:rsidRPr="004C61D7" w:rsidRDefault="007F1C0B" w:rsidP="007F1C0B">
      <w:pPr>
        <w:rPr>
          <w:del w:id="298" w:author="mary.inoue@fap.local" w:date="2026-09-22T12:15:00Z" w16du:dateUtc="2026-09-22T16:15:00Z"/>
          <w:sz w:val="28"/>
          <w:szCs w:val="28"/>
        </w:rPr>
      </w:pPr>
    </w:p>
    <w:p w14:paraId="24110A18" w14:textId="77777777" w:rsidR="007F1C0B" w:rsidRPr="004C61D7" w:rsidRDefault="007F1C0B" w:rsidP="007F1C0B">
      <w:pPr>
        <w:rPr>
          <w:del w:id="299" w:author="mary.inoue@fap.local" w:date="2026-09-22T12:15:00Z" w16du:dateUtc="2026-09-22T16:15:00Z"/>
          <w:sz w:val="28"/>
          <w:szCs w:val="28"/>
        </w:rPr>
      </w:pPr>
    </w:p>
    <w:p w14:paraId="3CBCFBAF" w14:textId="77777777" w:rsidR="007F1C0B" w:rsidRPr="004C61D7" w:rsidRDefault="007F1C0B" w:rsidP="007F1C0B">
      <w:pPr>
        <w:pStyle w:val="BodyText3"/>
        <w:tabs>
          <w:tab w:val="left" w:pos="3969"/>
        </w:tabs>
        <w:ind w:right="5386"/>
        <w:rPr>
          <w:del w:id="300" w:author="mary.inoue@fap.local" w:date="2026-09-22T12:15:00Z" w16du:dateUtc="2026-09-22T16:15:00Z"/>
          <w:szCs w:val="28"/>
        </w:rPr>
      </w:pPr>
      <w:del w:id="301" w:author="mary.inoue@fap.local" w:date="2026-09-22T12:15:00Z" w16du:dateUtc="2026-09-22T16:15:00Z">
        <w:r>
          <w:rPr>
            <w:szCs w:val="28"/>
          </w:rPr>
          <w:delText>О внесении изменений в решение Волчихинского районного Совета народных депутатов от 28.01.2021 № 3 «Об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</w:del>
    </w:p>
    <w:p w14:paraId="39102E8F" w14:textId="77777777" w:rsidR="007F1C0B" w:rsidRPr="004C61D7" w:rsidRDefault="007F1C0B" w:rsidP="007F1C0B">
      <w:pPr>
        <w:rPr>
          <w:del w:id="302" w:author="mary.inoue@fap.local" w:date="2026-09-22T12:15:00Z" w16du:dateUtc="2026-09-22T16:15:00Z"/>
          <w:sz w:val="28"/>
          <w:szCs w:val="28"/>
        </w:rPr>
      </w:pPr>
    </w:p>
    <w:p w14:paraId="3CD6F074" w14:textId="77777777" w:rsidR="007F1C0B" w:rsidRPr="004C61D7" w:rsidRDefault="007F1C0B" w:rsidP="007F1C0B">
      <w:pPr>
        <w:jc w:val="both"/>
        <w:rPr>
          <w:del w:id="303" w:author="mary.inoue@fap.local" w:date="2026-09-22T12:15:00Z" w16du:dateUtc="2026-09-22T16:15:00Z"/>
          <w:sz w:val="28"/>
          <w:szCs w:val="28"/>
        </w:rPr>
      </w:pPr>
    </w:p>
    <w:p w14:paraId="1CD35714" w14:textId="77777777" w:rsidR="007F1C0B" w:rsidRPr="004C61D7" w:rsidRDefault="007F1C0B" w:rsidP="007F1C0B">
      <w:pPr>
        <w:ind w:firstLine="720"/>
        <w:jc w:val="both"/>
        <w:rPr>
          <w:del w:id="304" w:author="mary.inoue@fap.local" w:date="2026-09-22T12:15:00Z" w16du:dateUtc="2026-09-22T16:15:00Z"/>
          <w:spacing w:val="40"/>
          <w:sz w:val="28"/>
          <w:szCs w:val="28"/>
        </w:rPr>
      </w:pPr>
      <w:del w:id="305" w:author="mary.inoue@fap.local" w:date="2026-09-22T12:15:00Z" w16du:dateUtc="2026-09-22T16:15:00Z">
        <w:r>
          <w:rPr>
            <w:sz w:val="28"/>
            <w:szCs w:val="28"/>
          </w:rPr>
          <w:delText xml:space="preserve">В соответствии с Земельным кодексом Российской Федерации от 25.10.2001 № 136 – ФЗ, </w:delText>
        </w:r>
        <w:r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Pr="004C61D7">
          <w:rPr>
            <w:spacing w:val="40"/>
            <w:sz w:val="28"/>
            <w:szCs w:val="28"/>
          </w:rPr>
          <w:delText>решил:</w:delText>
        </w:r>
      </w:del>
    </w:p>
    <w:p w14:paraId="72C051EF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306" w:author="mary.inoue@fap.local" w:date="2026-09-22T12:15:00Z" w16du:dateUtc="2026-09-22T16:15:00Z"/>
          <w:sz w:val="28"/>
          <w:szCs w:val="28"/>
        </w:rPr>
      </w:pPr>
      <w:del w:id="307" w:author="mary.inoue@fap.local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57143C74" w14:textId="77777777" w:rsidR="007F1C0B" w:rsidRPr="00816C13" w:rsidRDefault="007F1C0B" w:rsidP="007F1C0B">
      <w:pPr>
        <w:pStyle w:val="ListParagraph"/>
        <w:ind w:left="0"/>
        <w:jc w:val="both"/>
        <w:rPr>
          <w:del w:id="308" w:author="mary.inoue@fap.local" w:date="2026-09-22T12:15:00Z" w16du:dateUtc="2026-09-22T16:15:00Z"/>
          <w:sz w:val="28"/>
          <w:szCs w:val="28"/>
        </w:rPr>
      </w:pPr>
      <w:del w:id="309" w:author="mary.inoue@fap.local" w:date="2026-09-22T12:15:00Z" w16du:dateUtc="2026-09-22T16:15:00Z">
        <w:r>
          <w:rPr>
            <w:sz w:val="28"/>
            <w:szCs w:val="28"/>
          </w:rPr>
          <w:delText xml:space="preserve">пункт 3.5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силу. </w:delText>
        </w:r>
      </w:del>
    </w:p>
    <w:p w14:paraId="3E6006EE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310" w:author="mary.inoue@fap.local" w:date="2026-09-22T12:15:00Z" w16du:dateUtc="2026-09-22T16:15:00Z"/>
          <w:sz w:val="28"/>
          <w:szCs w:val="28"/>
        </w:rPr>
      </w:pPr>
      <w:del w:id="311" w:author="mary.inoue@fap.local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04F6BBAC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12" w:author="mary.inoue@fap.local" w:date="2026-09-22T12:15:00Z" w16du:dateUtc="2026-09-22T16:15:00Z"/>
          <w:sz w:val="28"/>
          <w:szCs w:val="28"/>
        </w:rPr>
      </w:pPr>
      <w:del w:id="313" w:author="mary.inoue@fap.local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088A557C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14" w:author="mary.inoue@fap.local" w:date="2026-09-22T12:15:00Z" w16du:dateUtc="2026-09-22T16:15:00Z"/>
          <w:sz w:val="28"/>
          <w:szCs w:val="28"/>
        </w:rPr>
      </w:pPr>
    </w:p>
    <w:p w14:paraId="3DFE18AA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15" w:author="mary.inoue@fap.local" w:date="2026-09-22T12:15:00Z" w16du:dateUtc="2026-09-22T16:15:00Z"/>
          <w:sz w:val="28"/>
          <w:szCs w:val="28"/>
        </w:rPr>
      </w:pPr>
    </w:p>
    <w:p w14:paraId="58050873" w14:textId="77777777" w:rsidR="007F1C0B" w:rsidRPr="004C61D7" w:rsidRDefault="007F1C0B" w:rsidP="007F1C0B">
      <w:pPr>
        <w:pStyle w:val="Title"/>
        <w:ind w:firstLine="0"/>
        <w:jc w:val="left"/>
        <w:rPr>
          <w:del w:id="316" w:author="mary.inoue@fap.local" w:date="2026-09-22T12:15:00Z" w16du:dateUtc="2026-09-22T16:15:00Z"/>
          <w:szCs w:val="28"/>
        </w:rPr>
      </w:pPr>
      <w:del w:id="317" w:author="mary.inoue@fap.local" w:date="2026-09-22T12:15:00Z" w16du:dateUtc="2026-09-22T16:15:00Z">
        <w:r>
          <w:rPr>
            <w:szCs w:val="28"/>
          </w:rPr>
          <w:delText>Глава 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542203AF" w14:textId="77777777" w:rsidR="007F1C0B" w:rsidRPr="00345AD1" w:rsidRDefault="007F1C0B" w:rsidP="00C10C2A">
      <w:pPr>
        <w:autoSpaceDE w:val="0"/>
        <w:autoSpaceDN w:val="0"/>
        <w:adjustRightInd w:val="0"/>
        <w:spacing w:after="0" w:line="240" w:lineRule="auto"/>
        <w:rPr>
          <w:rFonts w:ascii="ArialMT" w:hAnsi="ArialMT"/>
          <w:sz w:val="24"/>
          <w:rPrChange w:id="318" w:author="mary.inoue@fap.local" w:date="2026-09-22T12:15:00Z" w16du:dateUtc="2026-09-22T16:15:00Z">
            <w:rPr>
              <w:sz w:val="28"/>
              <w:szCs w:val="28"/>
            </w:rPr>
          </w:rPrChange>
        </w:rPr>
        <w:pPrChange w:id="319" w:author="mary.inoue@fap.local" w:date="2026-09-22T12:15:00Z" w16du:dateUtc="2026-09-22T16:15:00Z">
          <w:pPr>
            <w:pStyle w:val="NormalWeb"/>
            <w:spacing w:before="0" w:beforeAutospacing="0" w:after="0" w:afterAutospacing="0"/>
            <w:ind w:left="4820"/>
            <w:jc w:val="both"/>
          </w:pPr>
        </w:pPrChange>
      </w:pPr>
    </w:p>
    <w:p w14:paraId="37F43D98" w14:textId="77777777" w:rsidR="007F1C0B" w:rsidRPr="009801CD" w:rsidRDefault="007F1C0B" w:rsidP="007F1C0B">
      <w:pPr>
        <w:rPr>
          <w:rFonts w:ascii="Arial" w:hAnsi="Arial"/>
          <w:sz w:val="24"/>
          <w:rPrChange w:id="320" w:author="mary.inoue@fap.local" w:date="2026-09-22T12:15:00Z" w16du:dateUtc="2026-09-22T16:15:00Z">
            <w:rPr/>
          </w:rPrChange>
        </w:rPr>
      </w:pPr>
    </w:p>
    <w:p w14:paraId="2FEBD513" w14:textId="77777777" w:rsidR="003031B2" w:rsidRDefault="003031B2" w:rsidP="00A5391B">
      <w:pPr>
        <w:jc w:val="center"/>
        <w:pPrChange w:id="321" w:author="mary.inoue@fap.local" w:date="2026-09-22T12:15:00Z" w16du:dateUtc="2026-09-22T16:15:00Z">
          <w:pPr/>
        </w:pPrChange>
      </w:pPr>
    </w:p>
    <w:sectPr w:rsidR="003031B2">
      <w:pgSz w:w="11906" w:h="16838"/>
      <w:pgMar w:top="1417" w:right="1701" w:bottom="1417" w:left="1701" w:header="708" w:footer="708" w:gutter="0"/>
      <w:cols w:space="708"/>
      <w:docGrid w:linePitch="360"/>
      <w:sectPrChange w:id="322" w:author="mary.inoue@fap.local" w:date="2026-09-22T12:15:00Z" w16du:dateUtc="2026-09-22T16:15:00Z">
        <w:sectPr w:rsidR="003031B2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8868371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0172AA"/>
    <w:rsid w:val="00064320"/>
    <w:rsid w:val="00094AC5"/>
    <w:rsid w:val="00132F7D"/>
    <w:rsid w:val="00140891"/>
    <w:rsid w:val="00155120"/>
    <w:rsid w:val="00163BDD"/>
    <w:rsid w:val="001C1A59"/>
    <w:rsid w:val="001F3B9E"/>
    <w:rsid w:val="0029602C"/>
    <w:rsid w:val="002C247D"/>
    <w:rsid w:val="002D22E0"/>
    <w:rsid w:val="002D511D"/>
    <w:rsid w:val="003031B2"/>
    <w:rsid w:val="00395556"/>
    <w:rsid w:val="003E02AD"/>
    <w:rsid w:val="0040121F"/>
    <w:rsid w:val="004175E5"/>
    <w:rsid w:val="00425F7C"/>
    <w:rsid w:val="00435120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336D0"/>
    <w:rsid w:val="007F1C0B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44FC3"/>
    <w:rsid w:val="00C549DE"/>
    <w:rsid w:val="00C9492A"/>
    <w:rsid w:val="00CD1DFE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160" w:line="259" w:lineRule="auto"/>
      <w:pPrChange w:id="0" w:author="mary.inoue@fap.local" w:date="2026-09-22T12:15:00Z">
        <w:pPr/>
      </w:pPrChange>
    </w:pPr>
    <w:rPr>
      <w:rFonts w:asciiTheme="minorHAnsi" w:eastAsiaTheme="minorHAnsi" w:hAnsiTheme="minorHAnsi" w:cstheme="minorBidi"/>
      <w:sz w:val="22"/>
      <w:szCs w:val="22"/>
      <w:lang w:val="pt-BR"/>
      <w:rPrChange w:id="0" w:author="mary.inoue@fap.local" w:date="2026-09-22T12:15:00Z">
        <w:rPr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rsid w:val="007F1C0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F1C0B"/>
    <w:pPr>
      <w:ind w:left="720"/>
      <w:contextualSpacing/>
    </w:pPr>
  </w:style>
  <w:style w:type="paragraph" w:customStyle="1" w:styleId="Default">
    <w:name w:val="Default"/>
    <w:rsid w:val="0065070B"/>
    <w:pPr>
      <w:widowControl/>
      <w:autoSpaceDE w:val="0"/>
      <w:autoSpaceDN w:val="0"/>
      <w:adjustRightInd w:val="0"/>
      <w:pPrChange w:id="1" w:author="mary.inoue@fap.local" w:date="2026-09-22T12:15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lang w:val="pt-BR"/>
      <w:rPrChange w:id="1" w:author="mary.inoue@fap.local" w:date="2026-09-22T12:15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1608</Words>
  <Characters>9169</Characters>
  <Application>Microsoft Office Word</Application>
  <DocSecurity>0</DocSecurity>
  <Lines>76</Lines>
  <Paragraphs>21</Paragraphs>
  <ScaleCrop>false</ScaleCrop>
  <Company>SPecialiST RePack</Company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