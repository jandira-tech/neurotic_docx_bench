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A006AE" w14:textId="04E5C1E4" w:rsidR="00112B14" w:rsidRDefault="007532DC" w:rsidP="007532DC">
      <w:pPr>
        <w:jc w:val="center"/>
        <w:rPr>
          <w:ins w:id="15" w:author="Alessia Perolio" w:date="2026-09-25T21:10:00Z" w16du:dateUtc="2026-09-26T01:10:00Z"/>
          <w:b/>
          <w:bCs/>
        </w:rPr>
      </w:pPr>
      <w:ins w:id="16" w:author="Alessia Perolio" w:date="2026-09-25T21:10:00Z" w16du:dateUtc="2026-09-26T01:10:00Z">
        <w:r w:rsidRPr="007532DC">
          <w:rPr>
            <w:b/>
            <w:bCs/>
          </w:rPr>
          <w:t>Yet another "incomplete" reform of the honorary judiciary:</w:t>
        </w:r>
        <w:r w:rsidRPr="007532DC">
          <w:rPr>
            <w:b/>
            <w:bCs/>
          </w:rPr>
          <w:br/>
          <w:t>towards the end of the figure of non-professional judge or towards a new beginning?</w:t>
        </w:r>
      </w:ins>
    </w:p>
    <w:p w14:paraId="7F4F016A" w14:textId="4FA00630" w:rsidR="00014F52" w:rsidRPr="007532DC" w:rsidRDefault="00014F52" w:rsidP="00014F52">
      <w:pPr>
        <w:rPr>
          <w:ins w:id="17" w:author="Alessia Perolio" w:date="2026-09-25T21:10:00Z" w16du:dateUtc="2026-09-26T01:10:00Z"/>
          <w:b/>
          <w:bCs/>
        </w:rPr>
      </w:pPr>
      <w:ins w:id="18" w:author="Alessia Perolio" w:date="2026-09-25T21:10:00Z" w16du:dateUtc="2026-09-26T01:10:00Z">
        <w:r>
          <w:rPr>
            <w:b/>
            <w:bCs/>
          </w:rPr>
          <w:t xml:space="preserve">                                                                                              Written by Rosita Silv</w:t>
        </w:r>
        <w:r w:rsidR="00FC62D4">
          <w:rPr>
            <w:b/>
            <w:bCs/>
          </w:rPr>
          <w:t xml:space="preserve">estre  </w:t>
        </w:r>
      </w:ins>
    </w:p>
    <w:p w14:paraId="1BA5F517" w14:textId="7E9C39F7" w:rsidR="00424958" w:rsidRDefault="007532DC">
      <w:pPr>
        <w:rPr>
          <w:ins w:id="19" w:author="Alessia Perolio" w:date="2026-09-25T21:10:00Z" w16du:dateUtc="2026-09-26T01:10:00Z"/>
          <w:rFonts w:ascii="Arial" w:hAnsi="Arial" w:cs="Arial"/>
          <w:color w:val="111111"/>
          <w:sz w:val="27"/>
          <w:szCs w:val="27"/>
          <w:shd w:val="clear" w:color="auto" w:fill="F7F7F7"/>
        </w:rPr>
      </w:pPr>
      <w:ins w:id="20" w:author="Alessia Perolio" w:date="2026-09-25T21:10:00Z" w16du:dateUtc="2026-09-26T01:10:00Z">
        <w:r>
          <w:t>--------------------</w:t>
        </w:r>
        <w:r w:rsidR="00424958" w:rsidRPr="00424958">
          <w:rPr>
            <w:rFonts w:ascii="Arial" w:hAnsi="Arial" w:cs="Arial"/>
            <w:color w:val="111111"/>
            <w:sz w:val="27"/>
            <w:szCs w:val="27"/>
            <w:shd w:val="clear" w:color="auto" w:fill="F7F7F7"/>
          </w:rPr>
          <w:t xml:space="preserve"> </w:t>
        </w:r>
        <w:r w:rsidR="00424958">
          <w:rPr>
            <w:rFonts w:ascii="Arial" w:hAnsi="Arial" w:cs="Arial"/>
            <w:color w:val="111111"/>
            <w:sz w:val="27"/>
            <w:szCs w:val="27"/>
            <w:shd w:val="clear" w:color="auto" w:fill="F7F7F7"/>
          </w:rPr>
          <w:t>-----------------------------------------------------------------------------------</w:t>
        </w:r>
      </w:ins>
    </w:p>
    <w:p w14:paraId="6920825E" w14:textId="4CB1E965" w:rsidR="007532DC" w:rsidRDefault="00424958" w:rsidP="00044020">
      <w:pPr>
        <w:jc w:val="both"/>
        <w:rPr>
          <w:ins w:id="21" w:author="Alessia Perolio" w:date="2026-09-25T21:10:00Z" w16du:dateUtc="2026-09-26T01:10:00Z"/>
          <w:i/>
          <w:iCs/>
        </w:rPr>
      </w:pPr>
      <w:ins w:id="22" w:author="Alessia Perolio" w:date="2026-09-25T21:10:00Z" w16du:dateUtc="2026-09-26T01:10:00Z">
        <w:r w:rsidRPr="00424958">
          <w:t>The troubled path of reforms of the honorary judiciary seems to have come to an end with the latest reform in progress, under consideration by the Senate, contained in the government-initiated bill no. 1322, presented to the Chamber of Deputies on 5.7.24 and linked to the 2024-2026 budget maneuver, containing "</w:t>
        </w:r>
        <w:r w:rsidRPr="00424958">
          <w:rPr>
            <w:i/>
            <w:iCs/>
          </w:rPr>
          <w:t>changes to the discipline of honorary magistracy as regards the legal, economic and social security regime."</w:t>
        </w:r>
        <w:r w:rsidR="00F221D3">
          <w:rPr>
            <w:rStyle w:val="FootnoteReference"/>
            <w:i/>
            <w:iCs/>
          </w:rPr>
          <w:footnoteReference w:id="1"/>
        </w:r>
      </w:ins>
    </w:p>
    <w:p w14:paraId="1FD1515D" w14:textId="6247BE3C" w:rsidR="004F4831" w:rsidRDefault="004F4831" w:rsidP="00044020">
      <w:pPr>
        <w:jc w:val="both"/>
        <w:rPr>
          <w:ins w:id="24" w:author="Alessia Perolio" w:date="2026-09-25T21:10:00Z" w16du:dateUtc="2026-09-26T01:10:00Z"/>
        </w:rPr>
      </w:pPr>
      <w:ins w:id="25" w:author="Alessia Perolio" w:date="2026-09-25T21:10:00Z" w16du:dateUtc="2026-09-26T01:10:00Z">
        <w:r w:rsidRPr="004F4831">
          <w:t>The new provisions are aimed at giving a definitive response to the European Commission's findings regarding the infringement procedure of 15 July 2021</w:t>
        </w:r>
        <w:r w:rsidR="00035B0A">
          <w:rPr>
            <w:rStyle w:val="FootnoteReference"/>
          </w:rPr>
          <w:footnoteReference w:id="2"/>
        </w:r>
        <w:r w:rsidRPr="004F4831">
          <w:t>, followed by a supplementary letter of formal notice in July 2022 and a reasoned opinion in July 2023 for failure to align with European legislation on fixed-term or part-time work and working hours.</w:t>
        </w:r>
      </w:ins>
    </w:p>
    <w:p w14:paraId="1AA2989F" w14:textId="0163707B" w:rsidR="00541BBA" w:rsidRDefault="00541BBA" w:rsidP="00044020">
      <w:pPr>
        <w:jc w:val="both"/>
        <w:rPr>
          <w:ins w:id="27" w:author="Alessia Perolio" w:date="2026-09-25T21:10:00Z" w16du:dateUtc="2026-09-26T01:10:00Z"/>
        </w:rPr>
      </w:pPr>
      <w:ins w:id="28" w:author="Alessia Perolio" w:date="2026-09-25T21:10:00Z" w16du:dateUtc="2026-09-26T01:10:00Z">
        <w:r w:rsidRPr="00541BBA">
          <w:t>The objections were raised by the European Commission not only with reference to the condition of honorary magistrates in service on 15.8.17 but also for those who entered service later, since Italy did not provide substantial answers or adopt measures to remedy the issues identified and to prevent any further abuse.</w:t>
        </w:r>
      </w:ins>
    </w:p>
    <w:p w14:paraId="15743DC0" w14:textId="43B2B228" w:rsidR="00E24566" w:rsidRDefault="00E24566" w:rsidP="00044020">
      <w:pPr>
        <w:jc w:val="both"/>
        <w:rPr>
          <w:ins w:id="29" w:author="Alessia Perolio" w:date="2026-09-25T21:10:00Z" w16du:dateUtc="2026-09-26T01:10:00Z"/>
          <w:b/>
          <w:bCs/>
        </w:rPr>
      </w:pPr>
      <w:ins w:id="30" w:author="Alessia Perolio" w:date="2026-09-25T21:10:00Z" w16du:dateUtc="2026-09-26T01:10:00Z">
        <w:r w:rsidRPr="00E24566">
          <w:rPr>
            <w:b/>
            <w:bCs/>
          </w:rPr>
          <w:t>1.La thorny issue of the "exhaustion quota".</w:t>
        </w:r>
      </w:ins>
    </w:p>
    <w:p w14:paraId="2808851D" w14:textId="3E55B27F" w:rsidR="003051EF" w:rsidRDefault="003051EF" w:rsidP="00044020">
      <w:pPr>
        <w:jc w:val="both"/>
        <w:rPr>
          <w:ins w:id="31" w:author="Alessia Perolio" w:date="2026-09-25T21:10:00Z" w16du:dateUtc="2026-09-26T01:10:00Z"/>
        </w:rPr>
      </w:pPr>
      <w:ins w:id="32" w:author="Alessia Perolio" w:date="2026-09-25T21:10:00Z" w16du:dateUtc="2026-09-26T01:10:00Z">
        <w:r w:rsidRPr="003051EF">
          <w:t>The first remarks of the European Commission were made to Legislative Decree no. 116 of 2017, known as the Orlando reform, the first to be censured by the Court of Justice of the European Union with the UX ruling for violation of European regulations on fixed-term or part-time work</w:t>
        </w:r>
        <w:r w:rsidR="00B317F8">
          <w:rPr>
            <w:rStyle w:val="FootnoteReference"/>
          </w:rPr>
          <w:footnoteReference w:id="3"/>
        </w:r>
        <w:r w:rsidRPr="003051EF">
          <w:t>.</w:t>
        </w:r>
        <w:r w:rsidR="00AA544A" w:rsidRPr="00AA544A">
          <w:rPr>
            <w:rFonts w:ascii="Arial" w:hAnsi="Arial" w:cs="Arial"/>
            <w:color w:val="111111"/>
            <w:sz w:val="27"/>
            <w:szCs w:val="27"/>
            <w:shd w:val="clear" w:color="auto" w:fill="F7F7F7"/>
          </w:rPr>
          <w:t xml:space="preserve"> </w:t>
        </w:r>
        <w:r w:rsidR="00AA544A" w:rsidRPr="00AA544A">
          <w:t>Over the years, (stubbornly) partial and incomplete reforms, censured by the European Commission and which have made it necessary for the European judge to intervene to ensure compliance and effectiveness of European Union law, have highlighted the lack of cooperation and collaboration between the European Commission itself, the Italian Government, refractory to its findings and the European judge who has also met the resistance of a part of the Italian jurisprudence.</w:t>
        </w:r>
      </w:ins>
    </w:p>
    <w:p w14:paraId="5C5EA023" w14:textId="03B2F55A" w:rsidR="00255347" w:rsidRDefault="00255347" w:rsidP="00044020">
      <w:pPr>
        <w:jc w:val="both"/>
        <w:rPr>
          <w:ins w:id="34" w:author="Alessia Perolio" w:date="2026-09-25T21:10:00Z" w16du:dateUtc="2026-09-26T01:10:00Z"/>
        </w:rPr>
      </w:pPr>
      <w:ins w:id="35" w:author="Alessia Perolio" w:date="2026-09-25T21:10:00Z" w16du:dateUtc="2026-09-26T01:10:00Z">
        <w:r w:rsidRPr="00255347">
          <w:t>In particular, both the legitimacy and the merits, in interpreting and applying the decisions of the European judge, with reference to supranational and national legislation, has not been unequivocal and has not been constant, especially on the concept of comparability of the honorary magistrate to the professional counterpart, ascertained the condition of fixed-term worker of the honorary magistrate and many decisions are of a contrasting sign</w:t>
        </w:r>
        <w:r w:rsidR="00D41298">
          <w:rPr>
            <w:rStyle w:val="FootnoteReference"/>
          </w:rPr>
          <w:footnoteReference w:id="4"/>
        </w:r>
        <w:r w:rsidRPr="00255347">
          <w:t>.</w:t>
        </w:r>
      </w:ins>
    </w:p>
    <w:p w14:paraId="0D33166F" w14:textId="2ACDE4BD" w:rsidR="00895D30" w:rsidRDefault="00895D30" w:rsidP="00044020">
      <w:pPr>
        <w:jc w:val="both"/>
        <w:rPr>
          <w:ins w:id="37" w:author="Alessia Perolio" w:date="2026-09-25T21:10:00Z" w16du:dateUtc="2026-09-26T01:10:00Z"/>
        </w:rPr>
      </w:pPr>
      <w:ins w:id="38" w:author="Alessia Perolio" w:date="2026-09-25T21:10:00Z" w16du:dateUtc="2026-09-26T01:10:00Z">
        <w:r w:rsidRPr="00895D30">
          <w:t>Such interpretations, almost constantly to the detriment of honorary magistrates, with rare exceptions</w:t>
        </w:r>
        <w:r w:rsidR="00FF028E">
          <w:rPr>
            <w:rStyle w:val="FootnoteReference"/>
          </w:rPr>
          <w:footnoteReference w:id="5"/>
        </w:r>
        <w:r w:rsidRPr="00895D30">
          <w:t xml:space="preserve"> , with sometimes questionable reasons, have in fact nullified the right to the effectiveness of judicial </w:t>
        </w:r>
        <w:r w:rsidRPr="00895D30">
          <w:lastRenderedPageBreak/>
          <w:t>protection (before an impartial judge), due to the resulting distrust in any form of compensatory protection .</w:t>
        </w:r>
        <w:r w:rsidRPr="00895D30">
          <w:br/>
          <w:t>Also relevant is the circumstance that the Ministry has not even considered settlement and conciliation proposals to put an end to the ongoing litigation.</w:t>
        </w:r>
      </w:ins>
    </w:p>
    <w:p w14:paraId="1854BA8E" w14:textId="3653FC77" w:rsidR="003C4CAB" w:rsidRDefault="003C4CAB" w:rsidP="00044020">
      <w:pPr>
        <w:jc w:val="both"/>
        <w:rPr>
          <w:ins w:id="40" w:author="Alessia Perolio" w:date="2026-09-25T21:10:00Z" w16du:dateUtc="2026-09-26T01:10:00Z"/>
        </w:rPr>
      </w:pPr>
      <w:ins w:id="41" w:author="Alessia Perolio" w:date="2026-09-25T21:10:00Z" w16du:dateUtc="2026-09-26T01:10:00Z">
        <w:r w:rsidRPr="003C4CAB">
          <w:t>There was a lack of interpretative stability in the decisions of the Italian judges also due to dissonant regulatory provisions that intervened during proceedings, some of which ended with a declaration of cessation of the subject matter of the dispute, while a decisive intervention by the Constitutional Court would have been desirable. Furthermore, the hesitation or inability of the State to approach definitive resolutions is evident, also due to the closure manifested by a part of the career judiciary. The anomalous situation caused by repeated and twenty-year extensions of a function that for the most part has been carried out full-time, has prompted the Italian Government to navigate between the need to define the issue and the objective difficulty of finding shareable and fair solutions for all (heterogeneous) categories of honorary magistrates (Honorary Court Judges, Honorary Deputy Prosecutors and Justices of the Peace) especially in line with constitutional and European principles</w:t>
        </w:r>
      </w:ins>
    </w:p>
    <w:p w14:paraId="7F36D6E5" w14:textId="1B3CEFE2" w:rsidR="0093743A" w:rsidRDefault="0093743A" w:rsidP="00044020">
      <w:pPr>
        <w:jc w:val="both"/>
        <w:rPr>
          <w:ins w:id="42" w:author="Alessia Perolio" w:date="2026-09-25T21:10:00Z" w16du:dateUtc="2026-09-26T01:10:00Z"/>
        </w:rPr>
      </w:pPr>
      <w:ins w:id="43" w:author="Alessia Perolio" w:date="2026-09-25T21:10:00Z" w16du:dateUtc="2026-09-26T01:10:00Z">
        <w:r w:rsidRPr="0093743A">
          <w:t xml:space="preserve">2. </w:t>
        </w:r>
        <w:r w:rsidRPr="0093743A">
          <w:rPr>
            <w:b/>
            <w:bCs/>
          </w:rPr>
          <w:t>The inadequacy of the Cartabia reform.</w:t>
        </w:r>
        <w:r w:rsidRPr="0093743A">
          <w:br/>
          <w:t>The resulting picture is the inadequacy of the regulatory provisions censured by the European Commission, both with the reform of the honorary judiciary carried out by Legislative Decree no. 116 of 2017, in implementation of the delegation conferred on the Government by Law no. 57 of 2016, and with the linked to the budget law of 30.12.22, and, in particular, of art. 1, paragraph 629 (known as the Cartabia Reform)</w:t>
        </w:r>
        <w:r w:rsidR="0032059D">
          <w:rPr>
            <w:rStyle w:val="FootnoteReference"/>
          </w:rPr>
          <w:footnoteReference w:id="6"/>
        </w:r>
        <w:r w:rsidRPr="0093743A">
          <w:t>.</w:t>
        </w:r>
      </w:ins>
    </w:p>
    <w:p w14:paraId="7FFDDF07" w14:textId="41FE15B2" w:rsidR="006D3509" w:rsidRDefault="006D3509" w:rsidP="00044020">
      <w:pPr>
        <w:jc w:val="both"/>
        <w:rPr>
          <w:ins w:id="45" w:author="Alessia Perolio" w:date="2026-09-25T21:10:00Z" w16du:dateUtc="2026-09-26T01:10:00Z"/>
        </w:rPr>
      </w:pPr>
      <w:ins w:id="46" w:author="Alessia Perolio" w:date="2026-09-25T21:10:00Z" w16du:dateUtc="2026-09-26T01:10:00Z">
        <w:r w:rsidRPr="006D3509">
          <w:t>Confirmed honorary magistrates are paid a remuneration based on the salary and the thirteenth month's salary, of the judicial administrative staff of Area III, economic position F3, F2 and F1 according to the number of years of service. In addition, those who opt for the system of exclusivity of the function are also paid a judicial allowance equal to twice the administrative allowance due to judicial administrative staff.</w:t>
        </w:r>
      </w:ins>
    </w:p>
    <w:p w14:paraId="5F1C44F0" w14:textId="375A45F3" w:rsidR="00C33298" w:rsidRDefault="00C33298" w:rsidP="00044020">
      <w:pPr>
        <w:jc w:val="both"/>
        <w:rPr>
          <w:ins w:id="47" w:author="Alessia Perolio" w:date="2026-09-25T21:10:00Z" w16du:dateUtc="2026-09-26T01:10:00Z"/>
        </w:rPr>
      </w:pPr>
      <w:ins w:id="48" w:author="Alessia Perolio" w:date="2026-09-25T21:10:00Z" w16du:dateUtc="2026-09-26T01:10:00Z">
        <w:r w:rsidRPr="00C33298">
          <w:t>In the meantime, with art. 2 DL. 131/24, Article 15-bis, paragraph 2, of Decree-Law No. 75 of 22 June 2023, converted with amendments, by Law No. 112 of 10 August 2023, was introduced, which provides for a social security and welfare scheme both for those who opt for the exclusive regime who are enrolled in the Employee Pension Fund of the INPS Compulsory General Insurance and for those who opt for the non-exclusive one who are enrolled in the INPS separate management and retain any registration with the Pension provision for professional income only.</w:t>
        </w:r>
      </w:ins>
    </w:p>
    <w:p w14:paraId="419EC203" w14:textId="5A87AE97" w:rsidR="00EA106A" w:rsidRDefault="00EA106A" w:rsidP="00044020">
      <w:pPr>
        <w:jc w:val="both"/>
        <w:rPr>
          <w:ins w:id="49" w:author="Alessia Perolio" w:date="2026-09-25T21:10:00Z" w16du:dateUtc="2026-09-26T01:10:00Z"/>
        </w:rPr>
      </w:pPr>
      <w:ins w:id="50" w:author="Alessia Perolio" w:date="2026-09-25T21:10:00Z" w16du:dateUtc="2026-09-26T01:10:00Z">
        <w:r w:rsidRPr="00EA106A">
          <w:t>The regulation implementing Article 21 L 247/12 of the Cassa Forense, in Article 1, paragraph 5, provided that subjective and supplementary contributions were also calculated on the indemnity deriving from the positions of honorary magistrates and many honorary magistrates have opted (or have been induced to opt) for the non-exclusive regime to preserve the continuity of contributions. Others, on the other hand, preferred cancellation from the Professional Register. These are, generally, those who have accumulated a few years of contribution payments or have already reached a minimum of contribution years to accrue the old age pension at 70 (with at least 35 years of contribution seniority)</w:t>
        </w:r>
        <w:r>
          <w:t>.</w:t>
        </w:r>
      </w:ins>
    </w:p>
    <w:p w14:paraId="1DF0A373" w14:textId="7849DA43" w:rsidR="003D3232" w:rsidRDefault="003D3232" w:rsidP="00044020">
      <w:pPr>
        <w:jc w:val="both"/>
        <w:rPr>
          <w:ins w:id="51" w:author="Alessia Perolio" w:date="2026-09-25T21:10:00Z" w16du:dateUtc="2026-09-26T01:10:00Z"/>
        </w:rPr>
      </w:pPr>
      <w:ins w:id="52" w:author="Alessia Perolio" w:date="2026-09-25T21:10:00Z" w16du:dateUtc="2026-09-26T01:10:00Z">
        <w:r w:rsidRPr="003D3232">
          <w:t>The withheld stabilization, which, in fact, conceals a stability in functions or the increase of the age limit from 68 to 70, in any case, does not entail (nor could it entail, in the light of the constitutional principles repeatedly enunciated) a transformation of the relationship into subordinate employment and, therefore, is not comparable to the so-called "tenure", which, rather, it requires a real competitive procedure for the definitive permanent employment of the precarious worker who has worked at the institution in which he is hired by gaining some experience.</w:t>
        </w:r>
      </w:ins>
    </w:p>
    <w:p w14:paraId="16D0952F" w14:textId="152BEB5C" w:rsidR="003E3588" w:rsidRDefault="003E3588" w:rsidP="00044020">
      <w:pPr>
        <w:jc w:val="both"/>
        <w:rPr>
          <w:ins w:id="53" w:author="Alessia Perolio" w:date="2026-09-25T21:10:00Z" w16du:dateUtc="2026-09-26T01:10:00Z"/>
        </w:rPr>
      </w:pPr>
      <w:ins w:id="54" w:author="Alessia Perolio" w:date="2026-09-25T21:10:00Z" w16du:dateUtc="2026-09-26T01:10:00Z">
        <w:r w:rsidRPr="003E3588">
          <w:t>It therefore concerns areas of public law where, pursuant to Article 97 of the Constitution, access is by competition, while honorary judges have repeatedly been defined as voluntary (private) workers who perform public functions. However, the verification of professionalism and/or suitability provided for by the aforementioned Article 29, defined as a mild procedure, is not considered to be such.</w:t>
        </w:r>
      </w:ins>
    </w:p>
    <w:p w14:paraId="0038FBA4" w14:textId="4C3EA740" w:rsidR="00580B34" w:rsidRDefault="00580B34" w:rsidP="00044020">
      <w:pPr>
        <w:jc w:val="both"/>
        <w:rPr>
          <w:ins w:id="55" w:author="Alessia Perolio" w:date="2026-09-25T21:10:00Z" w16du:dateUtc="2026-09-26T01:10:00Z"/>
        </w:rPr>
      </w:pPr>
      <w:ins w:id="56" w:author="Alessia Perolio" w:date="2026-09-25T21:10:00Z" w16du:dateUtc="2026-09-26T01:10:00Z">
        <w:r w:rsidRPr="00580B34">
          <w:t>3.</w:t>
        </w:r>
        <w:r w:rsidRPr="00580B34">
          <w:rPr>
            <w:b/>
            <w:bCs/>
          </w:rPr>
          <w:t>La reform of the reform: DDL 1322 /2024</w:t>
        </w:r>
        <w:r w:rsidRPr="00580B34">
          <w:t>.</w:t>
        </w:r>
        <w:r w:rsidRPr="00580B34">
          <w:br/>
        </w:r>
        <w:r w:rsidR="00BB622D" w:rsidRPr="00BB622D">
          <w:t>DDL 1322, currently being examined by Parliament and strongly urged by trade associations, in essence, introduces further substantial changes to art. 1 paragraph 629 of Law 234/21, which also, as mentioned, was considered inadequate by the European executive to remedy the remarks made to the Italian State on the working conditions of honorary magistrates.</w:t>
        </w:r>
      </w:ins>
    </w:p>
    <w:p w14:paraId="561CEA20" w14:textId="1DFDEE36" w:rsidR="00D07F42" w:rsidRDefault="00D07F42" w:rsidP="00044020">
      <w:pPr>
        <w:jc w:val="both"/>
        <w:rPr>
          <w:ins w:id="57" w:author="Alessia Perolio" w:date="2026-09-25T21:10:00Z" w16du:dateUtc="2026-09-26T01:10:00Z"/>
        </w:rPr>
      </w:pPr>
      <w:ins w:id="58" w:author="Alessia Perolio" w:date="2026-09-25T21:10:00Z" w16du:dateUtc="2026-09-26T01:10:00Z">
        <w:r w:rsidRPr="00D07F42">
          <w:t xml:space="preserve">It has been noted that the legislation in question does not guarantee an adequate remedy for any abuse in the repetition of fixed-term contracts </w:t>
        </w:r>
        <w:r w:rsidR="003B36D9">
          <w:rPr>
            <w:rStyle w:val="FootnoteReference"/>
          </w:rPr>
          <w:footnoteReference w:id="7"/>
        </w:r>
        <w:r w:rsidRPr="00D07F42">
          <w:t>and does not remedy the violation of European law. Thus, also in the light of the new reform, it must be excluded that for confirmed magistrates, stability in functions up to the age of 70 can be qualified as a relationship of subordination</w:t>
        </w:r>
        <w:r w:rsidR="00302DA7">
          <w:rPr>
            <w:rStyle w:val="FootnoteReference"/>
          </w:rPr>
          <w:footnoteReference w:id="8"/>
        </w:r>
        <w:r w:rsidRPr="00D07F42">
          <w:t>.</w:t>
        </w:r>
      </w:ins>
    </w:p>
    <w:p w14:paraId="5626A0D8" w14:textId="1FD76D9A" w:rsidR="0002248C" w:rsidRDefault="0002248C" w:rsidP="00044020">
      <w:pPr>
        <w:jc w:val="both"/>
        <w:rPr>
          <w:ins w:id="61" w:author="Alessia Perolio" w:date="2026-09-25T21:10:00Z" w16du:dateUtc="2026-09-26T01:10:00Z"/>
        </w:rPr>
      </w:pPr>
      <w:ins w:id="62" w:author="Alessia Perolio" w:date="2026-09-25T21:10:00Z" w16du:dateUtc="2026-09-26T01:10:00Z">
        <w:r w:rsidRPr="0002248C">
          <w:t>Indeed, it cannot be revoked in doubt for honorary magistrates who access confirmation, that the stabilization (rectius, stability) in the functions is considered a compensatory sanction in specific form (a solution repeatedly highlighted also in parliamentary questions) which involves, further, the definitive waiver of any further claim as to the previous honorary relationship, although "confirmation up to 70 years does not imply a change of status but only determines the extension of the honorary relationship until retirement age" (so much is read repeatedly, in the appearances of the State Attorney's Office).</w:t>
        </w:r>
      </w:ins>
    </w:p>
    <w:p w14:paraId="56756F83" w14:textId="39A304DC" w:rsidR="00F31FB1" w:rsidRDefault="00F31FB1" w:rsidP="00044020">
      <w:pPr>
        <w:jc w:val="both"/>
        <w:rPr>
          <w:ins w:id="63" w:author="Alessia Perolio" w:date="2026-09-25T21:10:00Z" w16du:dateUtc="2026-09-26T01:10:00Z"/>
        </w:rPr>
      </w:pPr>
      <w:ins w:id="64" w:author="Alessia Perolio" w:date="2026-09-25T21:10:00Z" w16du:dateUtc="2026-09-26T01:10:00Z">
        <w:r w:rsidRPr="00F31FB1">
          <w:t>As an (abused) example, the precarious school workers are frequently cited</w:t>
        </w:r>
        <w:r w:rsidR="00CB28F7">
          <w:rPr>
            <w:rStyle w:val="FootnoteReference"/>
          </w:rPr>
          <w:footnoteReference w:id="9"/>
        </w:r>
        <w:r w:rsidRPr="00F31FB1">
          <w:t>. For these, the Ministry of Education has been authorized to an extraordinary plan of permanent recruitment and in the state of estimates a fund had been established for payments in execution of judicial measures concerning compensation for damages resulting from the repetition of fixed-term contracts.</w:t>
        </w:r>
      </w:ins>
    </w:p>
    <w:p w14:paraId="1E5C07D4" w14:textId="406758A1" w:rsidR="005623DA" w:rsidRDefault="005623DA" w:rsidP="00044020">
      <w:pPr>
        <w:jc w:val="both"/>
        <w:rPr>
          <w:ins w:id="66" w:author="Alessia Perolio" w:date="2026-09-25T21:10:00Z" w16du:dateUtc="2026-09-26T01:10:00Z"/>
        </w:rPr>
      </w:pPr>
      <w:ins w:id="67" w:author="Alessia Perolio" w:date="2026-09-25T21:10:00Z" w16du:dateUtc="2026-09-26T01:10:00Z">
        <w:r w:rsidRPr="005623DA">
          <w:t>For precarious school workers (as for other fixed-term and/or part-time employees) career reconstruction would also be envisaged, given that the related contribution and social security charges had already been recognized during the relationship. Honorary magistrates, on the other hand, are not bound by a stable relationship under public law but by a de facto service relationship and have not enjoyed the rights associated with this type of relationship (holidays, illness, social security, maternity, severance pay).</w:t>
        </w:r>
      </w:ins>
    </w:p>
    <w:p w14:paraId="0A72F757" w14:textId="7691F5C5" w:rsidR="00E542F9" w:rsidRDefault="00E542F9" w:rsidP="00044020">
      <w:pPr>
        <w:jc w:val="both"/>
        <w:rPr>
          <w:ins w:id="68" w:author="Alessia Perolio" w:date="2026-09-25T21:10:00Z" w16du:dateUtc="2026-09-26T01:10:00Z"/>
        </w:rPr>
      </w:pPr>
      <w:ins w:id="69" w:author="Alessia Perolio" w:date="2026-09-25T21:10:00Z" w16du:dateUtc="2026-09-26T01:10:00Z">
        <w:r w:rsidRPr="00E542F9">
          <w:rPr>
            <w:b/>
            <w:bCs/>
          </w:rPr>
          <w:t>4. The new categories of the role until exhaustion.</w:t>
        </w:r>
        <w:r w:rsidRPr="00E542F9">
          <w:br/>
          <w:t>The new decree being examined by Parliament provides for a conspicuous increase in remuneration of € 58,840 per year for thirteen months, which, in addition to social security charges, is little different from the maximum limit of € 72,0000 already provided for "piecework" justices of the peace, consequently making new improvements to their economic condition.</w:t>
        </w:r>
      </w:ins>
    </w:p>
    <w:p w14:paraId="1240B16C" w14:textId="162F9BB8" w:rsidR="00E542F9" w:rsidRDefault="00E542F9" w:rsidP="00044020">
      <w:pPr>
        <w:jc w:val="both"/>
        <w:rPr>
          <w:ins w:id="70" w:author="Alessia Perolio" w:date="2026-09-25T21:10:00Z" w16du:dateUtc="2026-09-26T01:10:00Z"/>
        </w:rPr>
      </w:pPr>
      <w:ins w:id="71" w:author="Alessia Perolio" w:date="2026-09-25T21:10:00Z" w16du:dateUtc="2026-09-26T01:10:00Z">
        <w:r w:rsidRPr="00E542F9">
          <w:t>Nevertheless, an exponential increase in jurisdiction (for all lay judges) is also envisaged as of October 2025. On the social security issue, however, doubts and unknowns remain about the future pension to which the contingent will hardly be able to access given the average age of the confirmed magistrates.</w:t>
        </w:r>
        <w:r w:rsidRPr="00E542F9">
          <w:br/>
          <w:t>For non-exclusive magistrates, in order to ensure the simultaneous performance of further work or professional activities, a remuneration of € 25,000 per year is envisaged (increased after the vigorous protests of the non-exclusivists) and, in order to respond to the European findings, they should in any case carry out a working time of 16 hours instead of the 36 of the exclusivist magistrates.</w:t>
        </w:r>
      </w:ins>
    </w:p>
    <w:p w14:paraId="1B37B414" w14:textId="2C8279E1" w:rsidR="00D435C8" w:rsidRDefault="00D435C8" w:rsidP="00044020">
      <w:pPr>
        <w:jc w:val="both"/>
        <w:rPr>
          <w:ins w:id="72" w:author="Alessia Perolio" w:date="2026-09-25T21:10:00Z" w16du:dateUtc="2026-09-26T01:10:00Z"/>
        </w:rPr>
      </w:pPr>
      <w:ins w:id="73" w:author="Alessia Perolio" w:date="2026-09-25T21:10:00Z" w16du:dateUtc="2026-09-26T01:10:00Z">
        <w:r w:rsidRPr="00D435C8">
          <w:t>In fact, to date they still manage the same roles and have the same number of hearings according to the organization tables of the offices approved by the CSM and in force.</w:t>
        </w:r>
        <w:r w:rsidRPr="00D435C8">
          <w:br/>
          <w:t>Moreover, they are subject to the resolutions of the Presidents of the Courts to whom in addition to the supervisory activity is delegated also that of coordination and organization of the offices, pursuant to Article 8 of Legislative Decree 116/17.</w:t>
        </w:r>
      </w:ins>
    </w:p>
    <w:p w14:paraId="366B95C4" w14:textId="6A237B9A" w:rsidR="00D435C8" w:rsidRDefault="00EB7D37" w:rsidP="00044020">
      <w:pPr>
        <w:jc w:val="both"/>
        <w:rPr>
          <w:ins w:id="74" w:author="Alessia Perolio" w:date="2026-09-25T21:10:00Z" w16du:dateUtc="2026-09-26T01:10:00Z"/>
        </w:rPr>
      </w:pPr>
      <w:ins w:id="75" w:author="Alessia Perolio" w:date="2026-09-25T21:10:00Z" w16du:dateUtc="2026-09-26T01:10:00Z">
        <w:r w:rsidRPr="00EB7D37">
          <w:t>The non-exclusivists, in fact, would suffer an unjustified reduction in remuneration compared to the Cartabia reform despite having faced an evaluation test at more favorable economic conditions, with the consequent waiver of any claim related to the previous relationship, which, pursuant to Article 29 c 5, operates by law and which, it is believed, would not deprive the magistrate of the rights related to the previous relationship, but it would only serve to exclude a duplication of compensation.</w:t>
        </w:r>
      </w:ins>
    </w:p>
    <w:p w14:paraId="421AEB5D" w14:textId="59C83FDD" w:rsidR="00C6334C" w:rsidRDefault="00C6334C" w:rsidP="00044020">
      <w:pPr>
        <w:jc w:val="both"/>
        <w:rPr>
          <w:ins w:id="76" w:author="Alessia Perolio" w:date="2026-09-25T21:10:00Z" w16du:dateUtc="2026-09-26T01:10:00Z"/>
        </w:rPr>
      </w:pPr>
      <w:ins w:id="77" w:author="Alessia Perolio" w:date="2026-09-25T21:10:00Z" w16du:dateUtc="2026-09-26T01:10:00Z">
        <w:r w:rsidRPr="00C6334C">
          <w:t>For all, ultimately, it remains precisely the risk of the recognition of previous rights in addition to compensation, for the abusive repetition of the fixed-term contract; Therefore, a large part of the category still requires compensation resolutions that will be delayed in coming, while, at the same time, it hopes for the future possibility of obtaining a possible free reunification with the contributions already paid to other social security institutions, an institution far more favorable than cumulation and aggregation.</w:t>
        </w:r>
      </w:ins>
    </w:p>
    <w:p w14:paraId="0F0FFC98" w14:textId="76DAADC0" w:rsidR="00237C95" w:rsidRDefault="00237C95" w:rsidP="00044020">
      <w:pPr>
        <w:jc w:val="both"/>
        <w:rPr>
          <w:ins w:id="78" w:author="Alessia Perolio" w:date="2026-09-25T21:10:00Z" w16du:dateUtc="2026-09-26T01:10:00Z"/>
        </w:rPr>
      </w:pPr>
      <w:ins w:id="79" w:author="Alessia Perolio" w:date="2026-09-25T21:10:00Z" w16du:dateUtc="2026-09-26T01:10:00Z">
        <w:r w:rsidRPr="00237C95">
          <w:rPr>
            <w:b/>
            <w:bCs/>
          </w:rPr>
          <w:t>5. Honorary magistrates "ad extremum diem permanere!"</w:t>
        </w:r>
        <w:r w:rsidRPr="00237C95">
          <w:br/>
          <w:t>The issue relating to honorary magistrates who have ceased to function also remains unresolved.</w:t>
        </w:r>
      </w:ins>
    </w:p>
    <w:p w14:paraId="66A20E88" w14:textId="5D9918D5" w:rsidR="00AD0589" w:rsidRDefault="00EF1608" w:rsidP="00044020">
      <w:pPr>
        <w:jc w:val="both"/>
        <w:rPr>
          <w:ins w:id="80" w:author="Alessia Perolio" w:date="2026-09-25T21:10:00Z" w16du:dateUtc="2026-09-26T01:10:00Z"/>
        </w:rPr>
      </w:pPr>
      <w:ins w:id="81" w:author="Alessia Perolio" w:date="2026-09-25T21:10:00Z" w16du:dateUtc="2026-09-26T01:10:00Z">
        <w:r w:rsidRPr="005B46B2">
          <w:rPr>
            <w:lang w:val="en"/>
          </w:rPr>
          <w:t xml:space="preserve">Article 29 c.5 of Legislative Decree No. 116/17 as reformed by Article 1 paragraph 629 .5 of Law 234/21, recognizes honorary magistrates who have not submitted an application for reconfirmation or who for any reason do not pass the verification, without prejudice to the right of refusal, an indemnity determined in a lump sum, as full compensation for the losses suffered due to the unlawful repetition of the honorary relationship. </w:t>
        </w:r>
        <w:r w:rsidRPr="00EF1608">
          <w:t>The aforementioned indemnity, which ultimately assumes a mere remedial function and therefore not necessarily commensurate with the injury, remains inclusive of any claim relating to the previous relationship, (holidays, maternity, social security, severance pay and compensation for the unlawful repetition of the contract) and is not considered proportionate to the seriousness of the abuse (it would seem to take on a merely symbolic value, as highlighted by the European Commission)</w:t>
        </w:r>
        <w:r>
          <w:t>.</w:t>
        </w:r>
        <w:r w:rsidR="00AD0589" w:rsidRPr="00AD0589">
          <w:t>Furthermore, it is not dissuasive and does not guarantee that unlawful conduct can be repeated</w:t>
        </w:r>
        <w:r w:rsidR="00B1630E">
          <w:rPr>
            <w:rStyle w:val="FootnoteReference"/>
          </w:rPr>
          <w:footnoteReference w:id="10"/>
        </w:r>
        <w:r w:rsidR="00AD0589" w:rsidRPr="00AD0589">
          <w:t>, taking into account the perennially troubled conditions in which the Public Administration operates due to chronic lack of personnel and the wide and frequent recourse to non-professional judges by the Italian State.</w:t>
        </w:r>
      </w:ins>
    </w:p>
    <w:p w14:paraId="7ECFF851" w14:textId="05B241E0" w:rsidR="00A25037" w:rsidRDefault="00A25037" w:rsidP="00044020">
      <w:pPr>
        <w:jc w:val="both"/>
        <w:rPr>
          <w:ins w:id="83" w:author="Alessia Perolio" w:date="2026-09-25T21:10:00Z" w16du:dateUtc="2026-09-26T01:10:00Z"/>
        </w:rPr>
      </w:pPr>
      <w:ins w:id="84" w:author="Alessia Perolio" w:date="2026-09-25T21:10:00Z" w16du:dateUtc="2026-09-26T01:10:00Z">
        <w:r w:rsidRPr="00A25037">
          <w:t>If we consider the extent of the waiver of all rights and claims related to the previous employment relationship and the refractoriness to implement the indications of the European judge, with a consequent aggravation of the precarious conditions of honorary magistrates, as can be seen from the references of the European Commission, the criterion for determining the indemnity/compensation provided for by Article 29</w:t>
        </w:r>
        <w:r w:rsidR="00D253F1">
          <w:rPr>
            <w:rStyle w:val="FootnoteReference"/>
          </w:rPr>
          <w:footnoteReference w:id="11"/>
        </w:r>
        <w:r w:rsidRPr="00A25037">
          <w:t>, is not sufficient to compensate for the damage caused by the abusive use of the fixed-term contract.</w:t>
        </w:r>
      </w:ins>
    </w:p>
    <w:p w14:paraId="38B80A3F" w14:textId="30F1CA4E" w:rsidR="00EC7DB7" w:rsidRDefault="00EC7DB7" w:rsidP="00044020">
      <w:pPr>
        <w:jc w:val="both"/>
        <w:rPr>
          <w:ins w:id="86" w:author="Alessia Perolio" w:date="2026-09-25T21:10:00Z" w16du:dateUtc="2026-09-26T01:10:00Z"/>
        </w:rPr>
      </w:pPr>
      <w:ins w:id="87" w:author="Alessia Perolio" w:date="2026-09-25T21:10:00Z" w16du:dateUtc="2026-09-26T01:10:00Z">
        <w:r w:rsidRPr="00EC7DB7">
          <w:t>There is more. The aforementioned indemnity cannot be considered an effective sanctioning measure to ensure a necessary deterrent effect against abusive practices of recourse to fixed-term and/or part-time employment contracts.</w:t>
        </w:r>
      </w:ins>
    </w:p>
    <w:p w14:paraId="6C4FA68D" w14:textId="5557131F" w:rsidR="00CC7CCF" w:rsidRDefault="00CC7CCF" w:rsidP="00044020">
      <w:pPr>
        <w:jc w:val="both"/>
        <w:rPr>
          <w:ins w:id="88" w:author="Alessia Perolio" w:date="2026-09-25T21:10:00Z" w16du:dateUtc="2026-09-26T01:10:00Z"/>
        </w:rPr>
      </w:pPr>
      <w:ins w:id="89" w:author="Alessia Perolio" w:date="2026-09-25T21:10:00Z" w16du:dateUtc="2026-09-26T01:10:00Z">
        <w:r w:rsidRPr="00CC7CCF">
          <w:t>Moreover, the "safeguard clause" does not offer guarantees of an alternative, equitable, just and proportional resolution to the advantage received by the administration, being, in fact, devoid of consequences while it appears rather aimed at relieving the State of further and heavier economic burdens rather than sanctioning its unlawful behavior</w:t>
        </w:r>
        <w:r>
          <w:t>.</w:t>
        </w:r>
      </w:ins>
    </w:p>
    <w:p w14:paraId="27AA0DA1" w14:textId="5BAFAE79" w:rsidR="00854D2D" w:rsidRDefault="00854D2D" w:rsidP="00044020">
      <w:pPr>
        <w:jc w:val="both"/>
        <w:rPr>
          <w:ins w:id="90" w:author="Alessia Perolio" w:date="2026-09-25T21:10:00Z" w16du:dateUtc="2026-09-26T01:10:00Z"/>
        </w:rPr>
      </w:pPr>
      <w:ins w:id="91" w:author="Alessia Perolio" w:date="2026-09-25T21:10:00Z" w16du:dateUtc="2026-09-26T01:10:00Z">
        <w:r w:rsidRPr="00854D2D">
          <w:t>Ultimately, recourse to the judicial authority would seem to remain the last instrument of protection for honorary judges who remain dissatisfied with government resolutions, while in many respects, the quarrels relating to the division of competence and/or jurisdiction between administrative judges and civil judges are still not completely resolved.</w:t>
        </w:r>
        <w:r w:rsidR="00EA777E">
          <w:rPr>
            <w:rStyle w:val="FootnoteReference"/>
          </w:rPr>
          <w:footnoteReference w:id="12"/>
        </w:r>
      </w:ins>
    </w:p>
    <w:p w14:paraId="3732668D" w14:textId="7BF293BF" w:rsidR="005D4344" w:rsidRPr="005B46B2" w:rsidRDefault="005D4344" w:rsidP="00044020">
      <w:pPr>
        <w:jc w:val="both"/>
        <w:rPr>
          <w:ins w:id="93" w:author="Alessia Perolio" w:date="2026-09-25T21:10:00Z" w16du:dateUtc="2026-09-26T01:10:00Z"/>
          <w:lang w:val="en"/>
        </w:rPr>
      </w:pPr>
      <w:ins w:id="94" w:author="Alessia Perolio" w:date="2026-09-25T21:10:00Z" w16du:dateUtc="2026-09-26T01:10:00Z">
        <w:r w:rsidRPr="005B46B2">
          <w:rPr>
            <w:lang w:val="en"/>
          </w:rPr>
          <w:t>It should be added that, with the entry into force of Legislative Decree no. 156 of 7 September 2012, which implements the delegation for the revision of the judicial geography through the reorganisation of the offices on the territory and the suppression of many offices of the justice of the peace, many documents relating to the activity carried out are no longer available with concrete risks that the indemnity/compensation will not be made possible or will undergo an appropriate reduction for reasons not attributable to them.</w:t>
        </w:r>
      </w:ins>
    </w:p>
    <w:p w14:paraId="1AFDF9D2" w14:textId="2411D5B8" w:rsidR="00E75737" w:rsidRDefault="00E75737" w:rsidP="00044020">
      <w:pPr>
        <w:jc w:val="both"/>
        <w:rPr>
          <w:ins w:id="95" w:author="Alessia Perolio" w:date="2026-09-25T21:10:00Z" w16du:dateUtc="2026-09-26T01:10:00Z"/>
        </w:rPr>
      </w:pPr>
      <w:ins w:id="96" w:author="Alessia Perolio" w:date="2026-09-25T21:10:00Z" w16du:dateUtc="2026-09-26T01:10:00Z">
        <w:r w:rsidRPr="00E75737">
          <w:t>The one-off allowance is also subject to taxation.</w:t>
        </w:r>
        <w:r w:rsidR="006214D1">
          <w:rPr>
            <w:rStyle w:val="FootnoteReference"/>
          </w:rPr>
          <w:footnoteReference w:id="13"/>
        </w:r>
        <w:r w:rsidRPr="00E75737">
          <w:t xml:space="preserve"> Also on this aspect, interpretative difficulties have arisen that have not yet been completely overcome and clarified taking into account the not well-defined nature of this indemnity (compensation for equivalent / indemnity) and in the interpretation the resolutions of the Revenue Agency have been recalled, which with specific reference to the provisions of art. 6 and 51 of the Consolidated Income Tax Act, had the opportunity to clarify</w:t>
        </w:r>
        <w:r w:rsidR="0015177E">
          <w:t>:”</w:t>
        </w:r>
        <w:r w:rsidR="0015177E" w:rsidRPr="0015177E">
          <w:rPr>
            <w:rFonts w:ascii="Arial" w:hAnsi="Arial" w:cs="Arial"/>
            <w:color w:val="111111"/>
            <w:sz w:val="27"/>
            <w:szCs w:val="27"/>
            <w:shd w:val="clear" w:color="auto" w:fill="F7F7F7"/>
          </w:rPr>
          <w:t xml:space="preserve"> </w:t>
        </w:r>
        <w:r w:rsidR="0015177E" w:rsidRPr="0015177E">
          <w:t>The aforementioned provisions enshrine the principle of all-inclusiveness of employment income, i.e. the total taxability of everything that the worker receives "</w:t>
        </w:r>
        <w:r w:rsidR="009B68ED">
          <w:rPr>
            <w:rStyle w:val="FootnoteReference"/>
          </w:rPr>
          <w:footnoteReference w:id="14"/>
        </w:r>
        <w:r w:rsidR="0015177E" w:rsidRPr="0015177E">
          <w:t>in relation to the employment relationship". On the other hand, for public employees, with reference to the damage from violation of European Union law for the unlawful repetition of fixed-term contracts, the judge of legitimacy takes a different view than the Revenue Agency and recognizing the compensatory and non-income nature, ruled in the sense of the exemption. Administrative jurisprudence also appears to be of this opinion, establishing that compensation for damage from abusive repetition of fixed-term contracts obtained by school precarious workers, teachers and ATA staff, is not subject to taxation.</w:t>
        </w:r>
      </w:ins>
    </w:p>
    <w:p w14:paraId="2749EEA9" w14:textId="495A7CB4" w:rsidR="001249A7" w:rsidRDefault="001249A7" w:rsidP="00044020">
      <w:pPr>
        <w:jc w:val="both"/>
        <w:rPr>
          <w:ins w:id="99" w:author="Alessia Perolio" w:date="2026-09-25T21:10:00Z" w16du:dateUtc="2026-09-26T01:10:00Z"/>
        </w:rPr>
      </w:pPr>
      <w:ins w:id="100" w:author="Alessia Perolio" w:date="2026-09-25T21:10:00Z" w16du:dateUtc="2026-09-26T01:10:00Z">
        <w:r w:rsidRPr="001249A7">
          <w:t>With regard to a possible increase in the aforementioned allowance, an amending proposal submitted to the II Commission in the referent published on 17.10.24 which provided in any case, was withdrawn and no longer represented.</w:t>
        </w:r>
      </w:ins>
    </w:p>
    <w:p w14:paraId="01E6517C" w14:textId="39B37F6A" w:rsidR="00D376F4" w:rsidRDefault="00D376F4" w:rsidP="00044020">
      <w:pPr>
        <w:jc w:val="both"/>
        <w:rPr>
          <w:ins w:id="101" w:author="Alessia Perolio" w:date="2026-09-25T21:10:00Z" w16du:dateUtc="2026-09-26T01:10:00Z"/>
        </w:rPr>
      </w:pPr>
      <w:ins w:id="102" w:author="Alessia Perolio" w:date="2026-09-25T21:10:00Z" w16du:dateUtc="2026-09-26T01:10:00Z">
        <w:r w:rsidRPr="00D376F4">
          <w:t>Ultimately, for the honorary judges, the criterion for calculating the liquidation of the damage from tort for abusive repetition of the fixed-term contract is not certain and is not specifically provided for while for workers in the public administration an indemnity from 4 to 24 months of the last salary is expressly provided, based on the seriousness of the abuse and the overall duration of the contracts . It should be added that a criterion for payment which does not in any case take account of the different conditions of employment, payment and payment of the respective allowances of honorary judges who have ceased to hold office cannot be considered fair .</w:t>
        </w:r>
      </w:ins>
    </w:p>
    <w:p w14:paraId="400AADC6" w14:textId="7A68777B" w:rsidR="00713B1F" w:rsidRDefault="00713B1F" w:rsidP="00044020">
      <w:pPr>
        <w:jc w:val="both"/>
        <w:rPr>
          <w:ins w:id="103" w:author="Alessia Perolio" w:date="2026-09-25T21:10:00Z" w16du:dateUtc="2026-09-26T01:10:00Z"/>
        </w:rPr>
      </w:pPr>
      <w:ins w:id="104" w:author="Alessia Perolio" w:date="2026-09-25T21:10:00Z" w16du:dateUtc="2026-09-26T01:10:00Z">
        <w:r w:rsidRPr="00713B1F">
          <w:rPr>
            <w:b/>
            <w:bCs/>
          </w:rPr>
          <w:t>Concluding</w:t>
        </w:r>
        <w:r w:rsidRPr="00713B1F">
          <w:t xml:space="preserve"> remarks.</w:t>
        </w:r>
        <w:r w:rsidRPr="00713B1F">
          <w:br/>
          <w:t>Despite the efforts made with the new discipline, we are still far from a definitive resolution of the problems related to a role that is completely hybrid and not provided for by the Constitution, in a very complex framework that over the years, has turned into a saga with an ending that remains suspended, in which I really feel at home? Many questions of the protagonists still remain unresolved.</w:t>
        </w:r>
      </w:ins>
    </w:p>
    <w:p w14:paraId="36389B50" w14:textId="52C9AFA2" w:rsidR="007967FF" w:rsidRDefault="009415EE" w:rsidP="00044020">
      <w:pPr>
        <w:jc w:val="both"/>
        <w:rPr>
          <w:ins w:id="105" w:author="Alessia Perolio" w:date="2026-09-25T21:10:00Z" w16du:dateUtc="2026-09-26T01:10:00Z"/>
        </w:rPr>
      </w:pPr>
      <w:ins w:id="106" w:author="Alessia Perolio" w:date="2026-09-25T21:10:00Z" w16du:dateUtc="2026-09-26T01:10:00Z">
        <w:r w:rsidRPr="009415EE">
          <w:t>In fact, honorary magistrates confirmed for an indefinite period have lost the honorarity of the function and can no longer be considered volunteers but, at the same time, they have not acquired the specific status of professional judges having not taken a competition (also given the constitutional prohibition of the institution of special or extraordinary judges pursuant to art. 102).</w:t>
        </w:r>
      </w:ins>
    </w:p>
    <w:p w14:paraId="68008BF0" w14:textId="5CE2DE98" w:rsidR="009C182C" w:rsidRDefault="007967FF" w:rsidP="00044020">
      <w:pPr>
        <w:jc w:val="both"/>
        <w:rPr>
          <w:ins w:id="107" w:author="Alessia Perolio" w:date="2026-09-25T21:10:00Z" w16du:dateUtc="2026-09-26T01:10:00Z"/>
        </w:rPr>
      </w:pPr>
      <w:ins w:id="108" w:author="Alessia Perolio" w:date="2026-09-25T21:10:00Z" w16du:dateUtc="2026-09-26T01:10:00Z">
        <w:r w:rsidRPr="007967FF">
          <w:t>Furthermore, the predominantly compensatory and compensatory nature of the measures envisaged does not guarantee and does not gratify most of the honorary magistrates confirmed or who in any case, have ceased their functions, who have once again reported to the European Commission the discriminatory conduct of the Government towards them, considering the measures adopted neither fair nor satisfactory for all those who have provided, for years, the same activity in the service of justice.</w:t>
        </w:r>
      </w:ins>
    </w:p>
    <w:p w14:paraId="534D2D85" w14:textId="25B94CA2" w:rsidR="0063374B" w:rsidRDefault="0063374B" w:rsidP="00044020">
      <w:pPr>
        <w:jc w:val="both"/>
        <w:rPr>
          <w:ins w:id="109" w:author="Alessia Perolio" w:date="2026-09-25T21:10:00Z" w16du:dateUtc="2026-09-26T01:10:00Z"/>
        </w:rPr>
      </w:pPr>
      <w:ins w:id="110" w:author="Alessia Perolio" w:date="2026-09-25T21:10:00Z" w16du:dateUtc="2026-09-26T01:10:00Z">
        <w:r w:rsidRPr="0063374B">
          <w:t>However, taking into account that in the Italian system the use of the proximity judiciary has become disruptive and a constant necessity with the expectation of a conspicuous increase in skills for the year 2025, will honorary magistrates, such as the young Holden, be able to find a place to feel at home? In the meantime, it could be hoped for the provision of a professional honorary judge with specific skills, adequately remunerated, who enjoys all the welfare and social security guarantees, with the possibility of using his experience, qualifications and training acquired to transit to other administrations or destined to transit, with competitions specifically intended, in the career judiciary.</w:t>
        </w:r>
      </w:ins>
    </w:p>
    <w:p w14:paraId="2C92ED9A" w14:textId="37362B90" w:rsidR="00014F52" w:rsidRDefault="00014F52" w:rsidP="00044020">
      <w:pPr>
        <w:jc w:val="both"/>
        <w:rPr>
          <w:ins w:id="111" w:author="Alessia Perolio" w:date="2026-09-25T21:10:00Z" w16du:dateUtc="2026-09-26T01:10:00Z"/>
        </w:rPr>
      </w:pPr>
    </w:p>
    <w:p w14:paraId="019928CD" w14:textId="77777777" w:rsidR="000A3951" w:rsidRDefault="000A3951" w:rsidP="00044020">
      <w:pPr>
        <w:jc w:val="both"/>
        <w:rPr>
          <w:ins w:id="112" w:author="Alessia Perolio" w:date="2026-09-25T21:10:00Z" w16du:dateUtc="2026-09-26T01:10:00Z"/>
        </w:rPr>
      </w:pPr>
    </w:p>
    <w:p w14:paraId="10258475" w14:textId="77777777" w:rsidR="00D07F42" w:rsidRDefault="00D07F42" w:rsidP="00044020">
      <w:pPr>
        <w:jc w:val="both"/>
        <w:rPr>
          <w:ins w:id="113" w:author="Alessia Perolio" w:date="2026-09-25T21:10:00Z" w16du:dateUtc="2026-09-26T01:10:00Z"/>
        </w:rPr>
      </w:pPr>
    </w:p>
    <w:p w14:paraId="406FDDCC" w14:textId="77777777" w:rsidR="00CF65F4" w:rsidRPr="00CF65F4" w:rsidRDefault="00CF65F4" w:rsidP="00935A59">
      <w:pPr>
        <w:pStyle w:val="Heading1"/>
        <w:rPr>
          <w:del w:id="114" w:author="Alessia Perolio" w:date="2026-09-25T21:10:00Z" w16du:dateUtc="2026-09-26T01:10:00Z"/>
        </w:rPr>
      </w:pPr>
      <w:del w:id="115" w:author="Alessia Perolio" w:date="2026-09-25T21:10:00Z" w16du:dateUtc="2026-09-26T01:10:00Z">
        <w:r w:rsidRPr="00CF65F4">
          <w:delText>william carvin &lt;myvoice@oneclickpolitics.com&gt;</w:delText>
        </w:r>
      </w:del>
    </w:p>
    <w:p w14:paraId="1E9CC296" w14:textId="77777777" w:rsidR="00CF65F4" w:rsidRPr="00CF65F4" w:rsidRDefault="00CF65F4" w:rsidP="00935A59">
      <w:pPr>
        <w:pStyle w:val="Heading1"/>
        <w:rPr>
          <w:del w:id="116" w:author="Alessia Perolio" w:date="2026-09-25T21:10:00Z" w16du:dateUtc="2026-09-26T01:10:00Z"/>
          <w:color w:val="666666"/>
          <w:sz w:val="17"/>
          <w:szCs w:val="17"/>
        </w:rPr>
      </w:pPr>
      <w:del w:id="117" w:author="Alessia Perolio" w:date="2026-09-25T21:10:00Z" w16du:dateUtc="2026-09-26T01:10:00Z">
        <w:r w:rsidRPr="00CF65F4">
          <w:rPr>
            <w:color w:val="666666"/>
            <w:sz w:val="17"/>
            <w:szCs w:val="17"/>
          </w:rPr>
          <w:delText>Sun 5/30/2021 1:21 AM</w:delText>
        </w:r>
      </w:del>
    </w:p>
    <w:p w14:paraId="7EE1C869" w14:textId="77777777" w:rsidR="00CF65F4" w:rsidRPr="00CF65F4" w:rsidRDefault="00CF65F4" w:rsidP="00935A59">
      <w:pPr>
        <w:pStyle w:val="Heading1"/>
        <w:rPr>
          <w:del w:id="118" w:author="Alessia Perolio" w:date="2026-09-25T21:10:00Z" w16du:dateUtc="2026-09-26T01:10:00Z"/>
          <w:color w:val="000000"/>
          <w:sz w:val="27"/>
          <w:szCs w:val="27"/>
        </w:rPr>
      </w:pPr>
      <w:del w:id="119" w:author="Alessia Perolio" w:date="2026-09-25T21:10:00Z" w16du:dateUtc="2026-09-26T01:10:00Z">
        <w:r w:rsidRPr="00CF65F4">
          <w:rPr>
            <w:rFonts w:ascii="Segoe UI Semibold" w:hAnsi="Segoe UI Semibold" w:cs="Segoe UI Semibold"/>
            <w:b/>
            <w:bCs/>
            <w:color w:val="000000"/>
            <w:sz w:val="18"/>
            <w:szCs w:val="18"/>
          </w:rPr>
          <w:delText>To:</w:delText>
        </w:r>
      </w:del>
    </w:p>
    <w:p w14:paraId="36D24EC5" w14:textId="77777777" w:rsidR="00CF65F4" w:rsidRPr="00CF65F4" w:rsidRDefault="00CF65F4" w:rsidP="00935A59">
      <w:pPr>
        <w:pStyle w:val="Heading1"/>
        <w:rPr>
          <w:del w:id="120" w:author="Alessia Perolio" w:date="2026-09-25T21:10:00Z" w16du:dateUtc="2026-09-26T01:10:00Z"/>
          <w:color w:val="000000"/>
          <w:sz w:val="2"/>
          <w:szCs w:val="2"/>
          <w:bdr w:val="none" w:sz="0" w:space="0" w:color="auto" w:frame="1"/>
        </w:rPr>
      </w:pPr>
      <w:del w:id="121" w:author="Alessia Perolio" w:date="2026-09-25T21:10:00Z" w16du:dateUtc="2026-09-26T01:10:00Z">
        <w:r w:rsidRPr="00CF65F4">
          <w:rPr>
            <w:rFonts w:ascii="Segoe UI Semibold" w:hAnsi="Segoe UI Semibold" w:cs="Segoe UI Semibold"/>
            <w:b/>
            <w:bCs/>
            <w:color w:val="000000"/>
            <w:sz w:val="18"/>
            <w:szCs w:val="18"/>
            <w:bdr w:val="none" w:sz="0" w:space="0" w:color="auto" w:frame="1"/>
          </w:rPr>
          <w:delText>DPH-DL - DoN Program;</w:delText>
        </w:r>
      </w:del>
    </w:p>
    <w:p w14:paraId="3D24A153" w14:textId="77777777" w:rsidR="00CF65F4" w:rsidRPr="00CF65F4" w:rsidRDefault="00CF65F4" w:rsidP="00CF65F4">
      <w:pPr>
        <w:shd w:val="clear" w:color="auto" w:fill="FFFFFF"/>
        <w:spacing w:before="100" w:beforeAutospacing="1" w:after="100" w:afterAutospacing="1" w:line="240" w:lineRule="auto"/>
        <w:rPr>
          <w:del w:id="122" w:author="Alessia Perolio" w:date="2026-09-25T21:10:00Z" w16du:dateUtc="2026-09-26T01:10:00Z"/>
          <w:rFonts w:ascii="Segoe UI" w:eastAsia="Times New Roman" w:hAnsi="Segoe UI" w:cs="Segoe UI"/>
          <w:color w:val="212121"/>
          <w:sz w:val="23"/>
          <w:szCs w:val="23"/>
        </w:rPr>
      </w:pPr>
      <w:del w:id="123" w:author="Alessia Perolio" w:date="2026-09-25T21:10:00Z" w16du:dateUtc="2026-09-26T01:10:00Z">
        <w:r w:rsidRPr="00CF65F4">
          <w:rPr>
            <w:rFonts w:ascii="Segoe UI" w:eastAsia="Times New Roman" w:hAnsi="Segoe UI" w:cs="Segoe UI"/>
            <w:color w:val="212121"/>
            <w:sz w:val="23"/>
            <w:szCs w:val="23"/>
          </w:rPr>
          <w:delText>Re: Please Support Mass General Brigham! copy</w:delText>
        </w:r>
      </w:del>
    </w:p>
    <w:p w14:paraId="414DCB1D" w14:textId="77777777" w:rsidR="00CF65F4" w:rsidRPr="00CF65F4" w:rsidRDefault="00CF65F4" w:rsidP="00CF65F4">
      <w:pPr>
        <w:shd w:val="clear" w:color="auto" w:fill="FFFFFF"/>
        <w:spacing w:before="100" w:beforeAutospacing="1" w:after="100" w:afterAutospacing="1" w:line="240" w:lineRule="auto"/>
        <w:rPr>
          <w:del w:id="124" w:author="Alessia Perolio" w:date="2026-09-25T21:10:00Z" w16du:dateUtc="2026-09-26T01:10:00Z"/>
          <w:rFonts w:ascii="Segoe UI" w:eastAsia="Times New Roman" w:hAnsi="Segoe UI" w:cs="Segoe UI"/>
          <w:color w:val="212121"/>
          <w:sz w:val="23"/>
          <w:szCs w:val="23"/>
        </w:rPr>
      </w:pPr>
      <w:del w:id="125" w:author="Alessia Perolio" w:date="2026-09-25T21:10:00Z" w16du:dateUtc="2026-09-26T01:10:00Z">
        <w:r w:rsidRPr="00CF65F4">
          <w:rPr>
            <w:rFonts w:ascii="Segoe UI" w:eastAsia="Times New Roman" w:hAnsi="Segoe UI" w:cs="Segoe UI"/>
            <w:color w:val="212121"/>
            <w:sz w:val="23"/>
            <w:szCs w:val="23"/>
          </w:rPr>
          <w:delText>Dear Department of Health,</w:delText>
        </w:r>
      </w:del>
    </w:p>
    <w:p w14:paraId="6075E8D5" w14:textId="77777777" w:rsidR="00CF65F4" w:rsidRPr="00CF65F4" w:rsidRDefault="00CF65F4" w:rsidP="00CF65F4">
      <w:pPr>
        <w:shd w:val="clear" w:color="auto" w:fill="FFFFFF"/>
        <w:spacing w:before="100" w:beforeAutospacing="1" w:after="100" w:afterAutospacing="1" w:line="240" w:lineRule="auto"/>
        <w:rPr>
          <w:del w:id="126" w:author="Alessia Perolio" w:date="2026-09-25T21:10:00Z" w16du:dateUtc="2026-09-26T01:10:00Z"/>
          <w:rFonts w:ascii="Segoe UI" w:eastAsia="Times New Roman" w:hAnsi="Segoe UI" w:cs="Segoe UI"/>
          <w:color w:val="212121"/>
          <w:sz w:val="23"/>
          <w:szCs w:val="23"/>
        </w:rPr>
      </w:pPr>
      <w:del w:id="127" w:author="Alessia Perolio" w:date="2026-09-25T21:10:00Z" w16du:dateUtc="2026-09-26T01:10:00Z">
        <w:r w:rsidRPr="00CF65F4">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2672104B" w14:textId="77777777" w:rsidR="00CF65F4" w:rsidRPr="00CF65F4" w:rsidRDefault="00CF65F4" w:rsidP="00CF65F4">
      <w:pPr>
        <w:shd w:val="clear" w:color="auto" w:fill="FFFFFF"/>
        <w:spacing w:before="100" w:beforeAutospacing="1" w:after="100" w:afterAutospacing="1" w:line="240" w:lineRule="auto"/>
        <w:rPr>
          <w:del w:id="128" w:author="Alessia Perolio" w:date="2026-09-25T21:10:00Z" w16du:dateUtc="2026-09-26T01:10:00Z"/>
          <w:rFonts w:ascii="Segoe UI" w:eastAsia="Times New Roman" w:hAnsi="Segoe UI" w:cs="Segoe UI"/>
          <w:color w:val="212121"/>
          <w:sz w:val="23"/>
          <w:szCs w:val="23"/>
        </w:rPr>
      </w:pPr>
      <w:del w:id="129" w:author="Alessia Perolio" w:date="2026-09-25T21:10:00Z" w16du:dateUtc="2026-09-26T01:10:00Z">
        <w:r w:rsidRPr="00CF65F4">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00E7C9B8" w14:textId="77777777" w:rsidR="00CF65F4" w:rsidRPr="00CF65F4" w:rsidRDefault="00CF65F4" w:rsidP="00CF65F4">
      <w:pPr>
        <w:shd w:val="clear" w:color="auto" w:fill="FFFFFF"/>
        <w:spacing w:before="100" w:beforeAutospacing="1" w:after="100" w:afterAutospacing="1" w:line="240" w:lineRule="auto"/>
        <w:rPr>
          <w:del w:id="130" w:author="Alessia Perolio" w:date="2026-09-25T21:10:00Z" w16du:dateUtc="2026-09-26T01:10:00Z"/>
          <w:rFonts w:ascii="Segoe UI" w:eastAsia="Times New Roman" w:hAnsi="Segoe UI" w:cs="Segoe UI"/>
          <w:color w:val="212121"/>
          <w:sz w:val="23"/>
          <w:szCs w:val="23"/>
        </w:rPr>
      </w:pPr>
      <w:del w:id="131" w:author="Alessia Perolio" w:date="2026-09-25T21:10:00Z" w16du:dateUtc="2026-09-26T01:10:00Z">
        <w:r w:rsidRPr="00CF65F4">
          <w:rPr>
            <w:rFonts w:ascii="Segoe UI" w:eastAsia="Times New Roman" w:hAnsi="Segoe UI" w:cs="Segoe UI"/>
            <w:color w:val="212121"/>
            <w:sz w:val="23"/>
            <w:szCs w:val="23"/>
          </w:rPr>
          <w:delText>I support the Mass General Brigham project and ask the Department of Public Health to approve this application.</w:delText>
        </w:r>
      </w:del>
    </w:p>
    <w:p w14:paraId="57323B5C" w14:textId="77777777" w:rsidR="00CF65F4" w:rsidRPr="00CF65F4" w:rsidRDefault="00CF65F4" w:rsidP="00CF65F4">
      <w:pPr>
        <w:shd w:val="clear" w:color="auto" w:fill="FFFFFF"/>
        <w:spacing w:before="100" w:beforeAutospacing="1" w:after="100" w:afterAutospacing="1" w:line="240" w:lineRule="auto"/>
        <w:rPr>
          <w:del w:id="132" w:author="Alessia Perolio" w:date="2026-09-25T21:10:00Z" w16du:dateUtc="2026-09-26T01:10:00Z"/>
          <w:rFonts w:ascii="Segoe UI" w:eastAsia="Times New Roman" w:hAnsi="Segoe UI" w:cs="Segoe UI"/>
          <w:color w:val="212121"/>
          <w:sz w:val="23"/>
          <w:szCs w:val="23"/>
        </w:rPr>
      </w:pPr>
      <w:del w:id="133" w:author="Alessia Perolio" w:date="2026-09-25T21:10:00Z" w16du:dateUtc="2026-09-26T01:10:00Z">
        <w:r w:rsidRPr="00CF65F4">
          <w:rPr>
            <w:rFonts w:ascii="Segoe UI" w:eastAsia="Times New Roman" w:hAnsi="Segoe UI" w:cs="Segoe UI"/>
            <w:color w:val="212121"/>
            <w:sz w:val="23"/>
            <w:szCs w:val="23"/>
          </w:rPr>
          <w:delText>Sincerely,</w:delText>
        </w:r>
        <w:r w:rsidRPr="00CF65F4">
          <w:rPr>
            <w:rFonts w:ascii="Segoe UI" w:eastAsia="Times New Roman" w:hAnsi="Segoe UI" w:cs="Segoe UI"/>
            <w:color w:val="212121"/>
            <w:sz w:val="23"/>
            <w:szCs w:val="23"/>
          </w:rPr>
          <w:br/>
          <w:delText>william carvin</w:delText>
        </w:r>
        <w:r w:rsidRPr="00CF65F4">
          <w:rPr>
            <w:rFonts w:ascii="Segoe UI" w:eastAsia="Times New Roman" w:hAnsi="Segoe UI" w:cs="Segoe UI"/>
            <w:color w:val="212121"/>
            <w:sz w:val="23"/>
            <w:szCs w:val="23"/>
          </w:rPr>
          <w:br/>
          <w:delText>williamcarvin114@gmail.com</w:delText>
        </w:r>
        <w:r w:rsidRPr="00CF65F4">
          <w:rPr>
            <w:rFonts w:ascii="Segoe UI" w:eastAsia="Times New Roman" w:hAnsi="Segoe UI" w:cs="Segoe UI"/>
            <w:color w:val="212121"/>
            <w:sz w:val="23"/>
            <w:szCs w:val="23"/>
          </w:rPr>
          <w:br/>
          <w:delText>705 river street HYDE PARK, MA 02136 Constituent</w:delText>
        </w:r>
      </w:del>
    </w:p>
    <w:p w14:paraId="656A8AB9" w14:textId="5CE2618B" w:rsidR="00CF65F4" w:rsidRDefault="00CF65F4">
      <w:pPr>
        <w:rPr>
          <w:del w:id="134" w:author="Alessia Perolio" w:date="2026-09-25T21:10:00Z" w16du:dateUtc="2026-09-26T01:10:00Z"/>
        </w:rPr>
      </w:pPr>
      <w:del w:id="135" w:author="Alessia Perolio" w:date="2026-09-25T21:10:00Z" w16du:dateUtc="2026-09-26T01:10:00Z">
        <w:r>
          <w:br w:type="page"/>
        </w:r>
      </w:del>
    </w:p>
    <w:p w14:paraId="40DF8FC5" w14:textId="77777777" w:rsidR="00AF7F95" w:rsidRPr="00AF7F95" w:rsidRDefault="00AF7F95" w:rsidP="00935A59">
      <w:pPr>
        <w:pStyle w:val="Heading1"/>
        <w:rPr>
          <w:del w:id="136" w:author="Alessia Perolio" w:date="2026-09-25T21:10:00Z" w16du:dateUtc="2026-09-26T01:10:00Z"/>
        </w:rPr>
      </w:pPr>
      <w:del w:id="137" w:author="Alessia Perolio" w:date="2026-09-25T21:10:00Z" w16du:dateUtc="2026-09-26T01:10:00Z">
        <w:r w:rsidRPr="00AF7F95">
          <w:delText>michael kelly &lt;myvoice@oneclickpolitics.com&gt;</w:delText>
        </w:r>
      </w:del>
    </w:p>
    <w:p w14:paraId="5B9B5267" w14:textId="77777777" w:rsidR="00AF7F95" w:rsidRPr="00AF7F95" w:rsidRDefault="00AF7F95" w:rsidP="00935A59">
      <w:pPr>
        <w:pStyle w:val="Heading1"/>
        <w:rPr>
          <w:del w:id="138" w:author="Alessia Perolio" w:date="2026-09-25T21:10:00Z" w16du:dateUtc="2026-09-26T01:10:00Z"/>
          <w:color w:val="666666"/>
          <w:sz w:val="17"/>
          <w:szCs w:val="17"/>
        </w:rPr>
      </w:pPr>
      <w:del w:id="139" w:author="Alessia Perolio" w:date="2026-09-25T21:10:00Z" w16du:dateUtc="2026-09-26T01:10:00Z">
        <w:r w:rsidRPr="00AF7F95">
          <w:rPr>
            <w:color w:val="666666"/>
            <w:sz w:val="17"/>
            <w:szCs w:val="17"/>
          </w:rPr>
          <w:delText>Sat 5/29/2021 11:20 PM</w:delText>
        </w:r>
      </w:del>
    </w:p>
    <w:p w14:paraId="70B53173" w14:textId="77777777" w:rsidR="00AF7F95" w:rsidRPr="00AF7F95" w:rsidRDefault="00AF7F95" w:rsidP="00935A59">
      <w:pPr>
        <w:pStyle w:val="Heading1"/>
        <w:rPr>
          <w:del w:id="140" w:author="Alessia Perolio" w:date="2026-09-25T21:10:00Z" w16du:dateUtc="2026-09-26T01:10:00Z"/>
          <w:color w:val="000000"/>
          <w:sz w:val="27"/>
          <w:szCs w:val="27"/>
        </w:rPr>
      </w:pPr>
      <w:del w:id="141" w:author="Alessia Perolio" w:date="2026-09-25T21:10:00Z" w16du:dateUtc="2026-09-26T01:10:00Z">
        <w:r w:rsidRPr="00AF7F95">
          <w:rPr>
            <w:rFonts w:ascii="Segoe UI Semibold" w:hAnsi="Segoe UI Semibold" w:cs="Segoe UI Semibold"/>
            <w:b/>
            <w:bCs/>
            <w:color w:val="000000"/>
            <w:sz w:val="18"/>
            <w:szCs w:val="18"/>
          </w:rPr>
          <w:delText>To:</w:delText>
        </w:r>
      </w:del>
    </w:p>
    <w:p w14:paraId="72370887" w14:textId="77777777" w:rsidR="00AF7F95" w:rsidRPr="00AF7F95" w:rsidRDefault="00AF7F95" w:rsidP="00935A59">
      <w:pPr>
        <w:pStyle w:val="Heading1"/>
        <w:rPr>
          <w:del w:id="142" w:author="Alessia Perolio" w:date="2026-09-25T21:10:00Z" w16du:dateUtc="2026-09-26T01:10:00Z"/>
          <w:color w:val="000000"/>
          <w:sz w:val="2"/>
          <w:szCs w:val="2"/>
          <w:bdr w:val="none" w:sz="0" w:space="0" w:color="auto" w:frame="1"/>
        </w:rPr>
      </w:pPr>
      <w:del w:id="143" w:author="Alessia Perolio" w:date="2026-09-25T21:10:00Z" w16du:dateUtc="2026-09-26T01:10:00Z">
        <w:r w:rsidRPr="00AF7F95">
          <w:rPr>
            <w:rFonts w:ascii="Segoe UI Semibold" w:hAnsi="Segoe UI Semibold" w:cs="Segoe UI Semibold"/>
            <w:b/>
            <w:bCs/>
            <w:color w:val="000000"/>
            <w:sz w:val="18"/>
            <w:szCs w:val="18"/>
            <w:bdr w:val="none" w:sz="0" w:space="0" w:color="auto" w:frame="1"/>
          </w:rPr>
          <w:delText>DPH-DL - DoN Program;</w:delText>
        </w:r>
      </w:del>
    </w:p>
    <w:p w14:paraId="444F17B5" w14:textId="77777777" w:rsidR="00AF7F95" w:rsidRPr="00AF7F95" w:rsidRDefault="00AF7F95" w:rsidP="00AF7F95">
      <w:pPr>
        <w:shd w:val="clear" w:color="auto" w:fill="FFFFFF"/>
        <w:spacing w:before="100" w:beforeAutospacing="1" w:after="100" w:afterAutospacing="1" w:line="240" w:lineRule="auto"/>
        <w:rPr>
          <w:del w:id="144" w:author="Alessia Perolio" w:date="2026-09-25T21:10:00Z" w16du:dateUtc="2026-09-26T01:10:00Z"/>
          <w:rFonts w:ascii="Segoe UI" w:eastAsia="Times New Roman" w:hAnsi="Segoe UI" w:cs="Segoe UI"/>
          <w:color w:val="212121"/>
          <w:sz w:val="23"/>
          <w:szCs w:val="23"/>
        </w:rPr>
      </w:pPr>
      <w:del w:id="145" w:author="Alessia Perolio" w:date="2026-09-25T21:10:00Z" w16du:dateUtc="2026-09-26T01:10:00Z">
        <w:r w:rsidRPr="00AF7F95">
          <w:rPr>
            <w:rFonts w:ascii="Segoe UI" w:eastAsia="Times New Roman" w:hAnsi="Segoe UI" w:cs="Segoe UI"/>
            <w:color w:val="212121"/>
            <w:sz w:val="23"/>
            <w:szCs w:val="23"/>
          </w:rPr>
          <w:delText>Re: Please Support Mass General Brigham!</w:delText>
        </w:r>
      </w:del>
    </w:p>
    <w:p w14:paraId="294D4D8D" w14:textId="77777777" w:rsidR="00AF7F95" w:rsidRPr="00AF7F95" w:rsidRDefault="00AF7F95" w:rsidP="00AF7F95">
      <w:pPr>
        <w:shd w:val="clear" w:color="auto" w:fill="FFFFFF"/>
        <w:spacing w:before="100" w:beforeAutospacing="1" w:after="100" w:afterAutospacing="1" w:line="240" w:lineRule="auto"/>
        <w:rPr>
          <w:del w:id="146" w:author="Alessia Perolio" w:date="2026-09-25T21:10:00Z" w16du:dateUtc="2026-09-26T01:10:00Z"/>
          <w:rFonts w:ascii="Segoe UI" w:eastAsia="Times New Roman" w:hAnsi="Segoe UI" w:cs="Segoe UI"/>
          <w:color w:val="212121"/>
          <w:sz w:val="23"/>
          <w:szCs w:val="23"/>
        </w:rPr>
      </w:pPr>
      <w:del w:id="147" w:author="Alessia Perolio" w:date="2026-09-25T21:10:00Z" w16du:dateUtc="2026-09-26T01:10:00Z">
        <w:r w:rsidRPr="00AF7F95">
          <w:rPr>
            <w:rFonts w:ascii="Segoe UI" w:eastAsia="Times New Roman" w:hAnsi="Segoe UI" w:cs="Segoe UI"/>
            <w:color w:val="212121"/>
            <w:sz w:val="23"/>
            <w:szCs w:val="23"/>
          </w:rPr>
          <w:delText>Dear Department of Health,</w:delText>
        </w:r>
      </w:del>
    </w:p>
    <w:p w14:paraId="15A4E90D" w14:textId="77777777" w:rsidR="00AF7F95" w:rsidRPr="00AF7F95" w:rsidRDefault="00AF7F95" w:rsidP="00AF7F95">
      <w:pPr>
        <w:shd w:val="clear" w:color="auto" w:fill="FFFFFF"/>
        <w:spacing w:before="100" w:beforeAutospacing="1" w:after="100" w:afterAutospacing="1" w:line="240" w:lineRule="auto"/>
        <w:rPr>
          <w:del w:id="148" w:author="Alessia Perolio" w:date="2026-09-25T21:10:00Z" w16du:dateUtc="2026-09-26T01:10:00Z"/>
          <w:rFonts w:ascii="Segoe UI" w:eastAsia="Times New Roman" w:hAnsi="Segoe UI" w:cs="Segoe UI"/>
          <w:color w:val="212121"/>
          <w:sz w:val="23"/>
          <w:szCs w:val="23"/>
        </w:rPr>
      </w:pPr>
      <w:del w:id="149" w:author="Alessia Perolio" w:date="2026-09-25T21:10:00Z" w16du:dateUtc="2026-09-26T01:10:00Z">
        <w:r w:rsidRPr="00AF7F95">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728D4E7E" w14:textId="77777777" w:rsidR="00AF7F95" w:rsidRPr="00AF7F95" w:rsidRDefault="00AF7F95" w:rsidP="00AF7F95">
      <w:pPr>
        <w:shd w:val="clear" w:color="auto" w:fill="FFFFFF"/>
        <w:spacing w:before="100" w:beforeAutospacing="1" w:after="100" w:afterAutospacing="1" w:line="240" w:lineRule="auto"/>
        <w:rPr>
          <w:del w:id="150" w:author="Alessia Perolio" w:date="2026-09-25T21:10:00Z" w16du:dateUtc="2026-09-26T01:10:00Z"/>
          <w:rFonts w:ascii="Segoe UI" w:eastAsia="Times New Roman" w:hAnsi="Segoe UI" w:cs="Segoe UI"/>
          <w:color w:val="212121"/>
          <w:sz w:val="23"/>
          <w:szCs w:val="23"/>
        </w:rPr>
      </w:pPr>
      <w:del w:id="151" w:author="Alessia Perolio" w:date="2026-09-25T21:10:00Z" w16du:dateUtc="2026-09-26T01:10:00Z">
        <w:r w:rsidRPr="00AF7F95">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32092F83" w14:textId="77777777" w:rsidR="00AF7F95" w:rsidRPr="00AF7F95" w:rsidRDefault="00AF7F95" w:rsidP="00AF7F95">
      <w:pPr>
        <w:shd w:val="clear" w:color="auto" w:fill="FFFFFF"/>
        <w:spacing w:before="100" w:beforeAutospacing="1" w:after="100" w:afterAutospacing="1" w:line="240" w:lineRule="auto"/>
        <w:rPr>
          <w:del w:id="152" w:author="Alessia Perolio" w:date="2026-09-25T21:10:00Z" w16du:dateUtc="2026-09-26T01:10:00Z"/>
          <w:rFonts w:ascii="Segoe UI" w:eastAsia="Times New Roman" w:hAnsi="Segoe UI" w:cs="Segoe UI"/>
          <w:color w:val="212121"/>
          <w:sz w:val="23"/>
          <w:szCs w:val="23"/>
        </w:rPr>
      </w:pPr>
      <w:del w:id="153" w:author="Alessia Perolio" w:date="2026-09-25T21:10:00Z" w16du:dateUtc="2026-09-26T01:10:00Z">
        <w:r w:rsidRPr="00AF7F95">
          <w:rPr>
            <w:rFonts w:ascii="Segoe UI" w:eastAsia="Times New Roman" w:hAnsi="Segoe UI" w:cs="Segoe UI"/>
            <w:color w:val="212121"/>
            <w:sz w:val="23"/>
            <w:szCs w:val="23"/>
          </w:rPr>
          <w:delText>I support the Mass General Brigham project and ask the Department of Public Health to approve this application.</w:delText>
        </w:r>
      </w:del>
    </w:p>
    <w:p w14:paraId="25707242" w14:textId="77777777" w:rsidR="00AF7F95" w:rsidRPr="00AF7F95" w:rsidRDefault="00AF7F95" w:rsidP="00AF7F95">
      <w:pPr>
        <w:shd w:val="clear" w:color="auto" w:fill="FFFFFF"/>
        <w:spacing w:before="100" w:beforeAutospacing="1" w:after="100" w:afterAutospacing="1" w:line="240" w:lineRule="auto"/>
        <w:rPr>
          <w:del w:id="154" w:author="Alessia Perolio" w:date="2026-09-25T21:10:00Z" w16du:dateUtc="2026-09-26T01:10:00Z"/>
          <w:rFonts w:ascii="Segoe UI" w:eastAsia="Times New Roman" w:hAnsi="Segoe UI" w:cs="Segoe UI"/>
          <w:color w:val="212121"/>
          <w:sz w:val="23"/>
          <w:szCs w:val="23"/>
        </w:rPr>
      </w:pPr>
      <w:del w:id="155" w:author="Alessia Perolio" w:date="2026-09-25T21:10:00Z" w16du:dateUtc="2026-09-26T01:10:00Z">
        <w:r w:rsidRPr="00AF7F95">
          <w:rPr>
            <w:rFonts w:ascii="Segoe UI" w:eastAsia="Times New Roman" w:hAnsi="Segoe UI" w:cs="Segoe UI"/>
            <w:color w:val="212121"/>
            <w:sz w:val="23"/>
            <w:szCs w:val="23"/>
          </w:rPr>
          <w:delText>Sincerely,</w:delText>
        </w:r>
        <w:r w:rsidRPr="00AF7F95">
          <w:rPr>
            <w:rFonts w:ascii="Segoe UI" w:eastAsia="Times New Roman" w:hAnsi="Segoe UI" w:cs="Segoe UI"/>
            <w:color w:val="212121"/>
            <w:sz w:val="23"/>
            <w:szCs w:val="23"/>
          </w:rPr>
          <w:br/>
          <w:delText>michael kelly</w:delText>
        </w:r>
        <w:r w:rsidRPr="00AF7F95">
          <w:rPr>
            <w:rFonts w:ascii="Segoe UI" w:eastAsia="Times New Roman" w:hAnsi="Segoe UI" w:cs="Segoe UI"/>
            <w:color w:val="212121"/>
            <w:sz w:val="23"/>
            <w:szCs w:val="23"/>
          </w:rPr>
          <w:br/>
          <w:delText>mtkeek@aol.com</w:delText>
        </w:r>
        <w:r w:rsidRPr="00AF7F95">
          <w:rPr>
            <w:rFonts w:ascii="Segoe UI" w:eastAsia="Times New Roman" w:hAnsi="Segoe UI" w:cs="Segoe UI"/>
            <w:color w:val="212121"/>
            <w:sz w:val="23"/>
            <w:szCs w:val="23"/>
          </w:rPr>
          <w:br/>
          <w:delText>90 ellicott street NEEDHAM, MA 02492 Constituent</w:delText>
        </w:r>
      </w:del>
    </w:p>
    <w:p w14:paraId="73C4EA22" w14:textId="6677C776" w:rsidR="00AF7F95" w:rsidRDefault="00AF7F95">
      <w:pPr>
        <w:rPr>
          <w:del w:id="156" w:author="Alessia Perolio" w:date="2026-09-25T21:10:00Z" w16du:dateUtc="2026-09-26T01:10:00Z"/>
        </w:rPr>
      </w:pPr>
      <w:del w:id="157" w:author="Alessia Perolio" w:date="2026-09-25T21:10:00Z" w16du:dateUtc="2026-09-26T01:10:00Z">
        <w:r>
          <w:br w:type="page"/>
        </w:r>
      </w:del>
    </w:p>
    <w:p w14:paraId="2D515F31" w14:textId="77777777" w:rsidR="00AF7F95" w:rsidRPr="00AF7F95" w:rsidRDefault="00AF7F95" w:rsidP="00935A59">
      <w:pPr>
        <w:pStyle w:val="Heading1"/>
        <w:rPr>
          <w:del w:id="158" w:author="Alessia Perolio" w:date="2026-09-25T21:10:00Z" w16du:dateUtc="2026-09-26T01:10:00Z"/>
        </w:rPr>
      </w:pPr>
      <w:del w:id="159" w:author="Alessia Perolio" w:date="2026-09-25T21:10:00Z" w16du:dateUtc="2026-09-26T01:10:00Z">
        <w:r w:rsidRPr="00AF7F95">
          <w:delText>amy devoe &lt;myvoice@oneclickpolitics.com&gt;</w:delText>
        </w:r>
      </w:del>
    </w:p>
    <w:p w14:paraId="25BDA19C" w14:textId="77777777" w:rsidR="00AF7F95" w:rsidRPr="00AF7F95" w:rsidRDefault="00AF7F95" w:rsidP="00935A59">
      <w:pPr>
        <w:pStyle w:val="Heading1"/>
        <w:rPr>
          <w:del w:id="160" w:author="Alessia Perolio" w:date="2026-09-25T21:10:00Z" w16du:dateUtc="2026-09-26T01:10:00Z"/>
          <w:color w:val="666666"/>
          <w:sz w:val="17"/>
          <w:szCs w:val="17"/>
        </w:rPr>
      </w:pPr>
      <w:del w:id="161" w:author="Alessia Perolio" w:date="2026-09-25T21:10:00Z" w16du:dateUtc="2026-09-26T01:10:00Z">
        <w:r w:rsidRPr="00AF7F95">
          <w:rPr>
            <w:color w:val="666666"/>
            <w:sz w:val="17"/>
            <w:szCs w:val="17"/>
          </w:rPr>
          <w:delText>Sat 5/29/2021 8:55 PM</w:delText>
        </w:r>
      </w:del>
    </w:p>
    <w:p w14:paraId="76EDAA19" w14:textId="77777777" w:rsidR="00AF7F95" w:rsidRPr="00AF7F95" w:rsidRDefault="00AF7F95" w:rsidP="00935A59">
      <w:pPr>
        <w:pStyle w:val="Heading1"/>
        <w:rPr>
          <w:del w:id="162" w:author="Alessia Perolio" w:date="2026-09-25T21:10:00Z" w16du:dateUtc="2026-09-26T01:10:00Z"/>
          <w:color w:val="000000"/>
          <w:sz w:val="27"/>
          <w:szCs w:val="27"/>
        </w:rPr>
      </w:pPr>
      <w:del w:id="163" w:author="Alessia Perolio" w:date="2026-09-25T21:10:00Z" w16du:dateUtc="2026-09-26T01:10:00Z">
        <w:r w:rsidRPr="00AF7F95">
          <w:rPr>
            <w:rFonts w:ascii="Segoe UI Semibold" w:hAnsi="Segoe UI Semibold" w:cs="Segoe UI Semibold"/>
            <w:b/>
            <w:bCs/>
            <w:color w:val="000000"/>
            <w:sz w:val="18"/>
            <w:szCs w:val="18"/>
          </w:rPr>
          <w:delText>To:</w:delText>
        </w:r>
      </w:del>
    </w:p>
    <w:p w14:paraId="16A3656A" w14:textId="77777777" w:rsidR="00AF7F95" w:rsidRPr="00AF7F95" w:rsidRDefault="00AF7F95" w:rsidP="00935A59">
      <w:pPr>
        <w:pStyle w:val="Heading1"/>
        <w:rPr>
          <w:del w:id="164" w:author="Alessia Perolio" w:date="2026-09-25T21:10:00Z" w16du:dateUtc="2026-09-26T01:10:00Z"/>
          <w:color w:val="000000"/>
          <w:sz w:val="2"/>
          <w:szCs w:val="2"/>
          <w:bdr w:val="none" w:sz="0" w:space="0" w:color="auto" w:frame="1"/>
        </w:rPr>
      </w:pPr>
      <w:del w:id="165" w:author="Alessia Perolio" w:date="2026-09-25T21:10:00Z" w16du:dateUtc="2026-09-26T01:10:00Z">
        <w:r w:rsidRPr="00AF7F95">
          <w:rPr>
            <w:rFonts w:ascii="Segoe UI Semibold" w:hAnsi="Segoe UI Semibold" w:cs="Segoe UI Semibold"/>
            <w:b/>
            <w:bCs/>
            <w:color w:val="000000"/>
            <w:sz w:val="18"/>
            <w:szCs w:val="18"/>
            <w:bdr w:val="none" w:sz="0" w:space="0" w:color="auto" w:frame="1"/>
          </w:rPr>
          <w:delText>DPH-DL - DoN Program;</w:delText>
        </w:r>
      </w:del>
    </w:p>
    <w:p w14:paraId="15764F61" w14:textId="77777777" w:rsidR="00AF7F95" w:rsidRPr="00AF7F95" w:rsidRDefault="00AF7F95" w:rsidP="00AF7F95">
      <w:pPr>
        <w:shd w:val="clear" w:color="auto" w:fill="FFFFFF"/>
        <w:spacing w:before="100" w:beforeAutospacing="1" w:after="100" w:afterAutospacing="1" w:line="240" w:lineRule="auto"/>
        <w:rPr>
          <w:del w:id="166" w:author="Alessia Perolio" w:date="2026-09-25T21:10:00Z" w16du:dateUtc="2026-09-26T01:10:00Z"/>
          <w:rFonts w:ascii="Segoe UI" w:eastAsia="Times New Roman" w:hAnsi="Segoe UI" w:cs="Segoe UI"/>
          <w:color w:val="212121"/>
          <w:sz w:val="23"/>
          <w:szCs w:val="23"/>
        </w:rPr>
      </w:pPr>
      <w:del w:id="167" w:author="Alessia Perolio" w:date="2026-09-25T21:10:00Z" w16du:dateUtc="2026-09-26T01:10:00Z">
        <w:r w:rsidRPr="00AF7F95">
          <w:rPr>
            <w:rFonts w:ascii="Segoe UI" w:eastAsia="Times New Roman" w:hAnsi="Segoe UI" w:cs="Segoe UI"/>
            <w:color w:val="212121"/>
            <w:sz w:val="23"/>
            <w:szCs w:val="23"/>
          </w:rPr>
          <w:delText>Re: Please Support Mass General Brigham!</w:delText>
        </w:r>
      </w:del>
    </w:p>
    <w:p w14:paraId="76CFF4BB" w14:textId="77777777" w:rsidR="00AF7F95" w:rsidRPr="00AF7F95" w:rsidRDefault="00AF7F95" w:rsidP="00AF7F95">
      <w:pPr>
        <w:shd w:val="clear" w:color="auto" w:fill="FFFFFF"/>
        <w:spacing w:before="100" w:beforeAutospacing="1" w:after="100" w:afterAutospacing="1" w:line="240" w:lineRule="auto"/>
        <w:rPr>
          <w:del w:id="168" w:author="Alessia Perolio" w:date="2026-09-25T21:10:00Z" w16du:dateUtc="2026-09-26T01:10:00Z"/>
          <w:rFonts w:ascii="Segoe UI" w:eastAsia="Times New Roman" w:hAnsi="Segoe UI" w:cs="Segoe UI"/>
          <w:color w:val="212121"/>
          <w:sz w:val="23"/>
          <w:szCs w:val="23"/>
        </w:rPr>
      </w:pPr>
      <w:del w:id="169" w:author="Alessia Perolio" w:date="2026-09-25T21:10:00Z" w16du:dateUtc="2026-09-26T01:10:00Z">
        <w:r w:rsidRPr="00AF7F95">
          <w:rPr>
            <w:rFonts w:ascii="Segoe UI" w:eastAsia="Times New Roman" w:hAnsi="Segoe UI" w:cs="Segoe UI"/>
            <w:color w:val="212121"/>
            <w:sz w:val="23"/>
            <w:szCs w:val="23"/>
          </w:rPr>
          <w:delText>Dear Department of Health,</w:delText>
        </w:r>
      </w:del>
    </w:p>
    <w:p w14:paraId="22ECA87D" w14:textId="77777777" w:rsidR="00AF7F95" w:rsidRPr="00AF7F95" w:rsidRDefault="00AF7F95" w:rsidP="00AF7F95">
      <w:pPr>
        <w:shd w:val="clear" w:color="auto" w:fill="FFFFFF"/>
        <w:spacing w:before="100" w:beforeAutospacing="1" w:after="100" w:afterAutospacing="1" w:line="240" w:lineRule="auto"/>
        <w:rPr>
          <w:del w:id="170" w:author="Alessia Perolio" w:date="2026-09-25T21:10:00Z" w16du:dateUtc="2026-09-26T01:10:00Z"/>
          <w:rFonts w:ascii="Segoe UI" w:eastAsia="Times New Roman" w:hAnsi="Segoe UI" w:cs="Segoe UI"/>
          <w:color w:val="212121"/>
          <w:sz w:val="23"/>
          <w:szCs w:val="23"/>
        </w:rPr>
      </w:pPr>
      <w:del w:id="171" w:author="Alessia Perolio" w:date="2026-09-25T21:10:00Z" w16du:dateUtc="2026-09-26T01:10:00Z">
        <w:r w:rsidRPr="00AF7F95">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6C08954E" w14:textId="77777777" w:rsidR="00AF7F95" w:rsidRPr="00AF7F95" w:rsidRDefault="00AF7F95" w:rsidP="00AF7F95">
      <w:pPr>
        <w:shd w:val="clear" w:color="auto" w:fill="FFFFFF"/>
        <w:spacing w:before="100" w:beforeAutospacing="1" w:after="100" w:afterAutospacing="1" w:line="240" w:lineRule="auto"/>
        <w:rPr>
          <w:del w:id="172" w:author="Alessia Perolio" w:date="2026-09-25T21:10:00Z" w16du:dateUtc="2026-09-26T01:10:00Z"/>
          <w:rFonts w:ascii="Segoe UI" w:eastAsia="Times New Roman" w:hAnsi="Segoe UI" w:cs="Segoe UI"/>
          <w:color w:val="212121"/>
          <w:sz w:val="23"/>
          <w:szCs w:val="23"/>
        </w:rPr>
      </w:pPr>
      <w:del w:id="173" w:author="Alessia Perolio" w:date="2026-09-25T21:10:00Z" w16du:dateUtc="2026-09-26T01:10:00Z">
        <w:r w:rsidRPr="00AF7F95">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2054BFA2" w14:textId="77777777" w:rsidR="00AF7F95" w:rsidRPr="00AF7F95" w:rsidRDefault="00AF7F95" w:rsidP="00AF7F95">
      <w:pPr>
        <w:shd w:val="clear" w:color="auto" w:fill="FFFFFF"/>
        <w:spacing w:before="100" w:beforeAutospacing="1" w:after="100" w:afterAutospacing="1" w:line="240" w:lineRule="auto"/>
        <w:rPr>
          <w:del w:id="174" w:author="Alessia Perolio" w:date="2026-09-25T21:10:00Z" w16du:dateUtc="2026-09-26T01:10:00Z"/>
          <w:rFonts w:ascii="Segoe UI" w:eastAsia="Times New Roman" w:hAnsi="Segoe UI" w:cs="Segoe UI"/>
          <w:color w:val="212121"/>
          <w:sz w:val="23"/>
          <w:szCs w:val="23"/>
        </w:rPr>
      </w:pPr>
      <w:del w:id="175" w:author="Alessia Perolio" w:date="2026-09-25T21:10:00Z" w16du:dateUtc="2026-09-26T01:10:00Z">
        <w:r w:rsidRPr="00AF7F95">
          <w:rPr>
            <w:rFonts w:ascii="Segoe UI" w:eastAsia="Times New Roman" w:hAnsi="Segoe UI" w:cs="Segoe UI"/>
            <w:color w:val="212121"/>
            <w:sz w:val="23"/>
            <w:szCs w:val="23"/>
          </w:rPr>
          <w:delText>I support the Mass General Brigham project and ask the Department of Public Health to approve this application.</w:delText>
        </w:r>
      </w:del>
    </w:p>
    <w:p w14:paraId="6E486BB6" w14:textId="77777777" w:rsidR="00AF7F95" w:rsidRPr="00AF7F95" w:rsidRDefault="00AF7F95" w:rsidP="00AF7F95">
      <w:pPr>
        <w:shd w:val="clear" w:color="auto" w:fill="FFFFFF"/>
        <w:spacing w:before="100" w:beforeAutospacing="1" w:after="100" w:afterAutospacing="1" w:line="240" w:lineRule="auto"/>
        <w:rPr>
          <w:del w:id="176" w:author="Alessia Perolio" w:date="2026-09-25T21:10:00Z" w16du:dateUtc="2026-09-26T01:10:00Z"/>
          <w:rFonts w:ascii="Segoe UI" w:eastAsia="Times New Roman" w:hAnsi="Segoe UI" w:cs="Segoe UI"/>
          <w:color w:val="212121"/>
          <w:sz w:val="23"/>
          <w:szCs w:val="23"/>
        </w:rPr>
      </w:pPr>
      <w:del w:id="177" w:author="Alessia Perolio" w:date="2026-09-25T21:10:00Z" w16du:dateUtc="2026-09-26T01:10:00Z">
        <w:r w:rsidRPr="00AF7F95">
          <w:rPr>
            <w:rFonts w:ascii="Segoe UI" w:eastAsia="Times New Roman" w:hAnsi="Segoe UI" w:cs="Segoe UI"/>
            <w:color w:val="212121"/>
            <w:sz w:val="23"/>
            <w:szCs w:val="23"/>
          </w:rPr>
          <w:delText>Sincerely,</w:delText>
        </w:r>
        <w:r w:rsidRPr="00AF7F95">
          <w:rPr>
            <w:rFonts w:ascii="Segoe UI" w:eastAsia="Times New Roman" w:hAnsi="Segoe UI" w:cs="Segoe UI"/>
            <w:color w:val="212121"/>
            <w:sz w:val="23"/>
            <w:szCs w:val="23"/>
          </w:rPr>
          <w:br/>
          <w:delText>amy devoe</w:delText>
        </w:r>
        <w:r w:rsidRPr="00AF7F95">
          <w:rPr>
            <w:rFonts w:ascii="Segoe UI" w:eastAsia="Times New Roman" w:hAnsi="Segoe UI" w:cs="Segoe UI"/>
            <w:color w:val="212121"/>
            <w:sz w:val="23"/>
            <w:szCs w:val="23"/>
          </w:rPr>
          <w:br/>
          <w:delText>amylynnedevoe@gmail.com</w:delText>
        </w:r>
        <w:r w:rsidRPr="00AF7F95">
          <w:rPr>
            <w:rFonts w:ascii="Segoe UI" w:eastAsia="Times New Roman" w:hAnsi="Segoe UI" w:cs="Segoe UI"/>
            <w:color w:val="212121"/>
            <w:sz w:val="23"/>
            <w:szCs w:val="23"/>
          </w:rPr>
          <w:br/>
          <w:delText>1036 turnpike street CANTON, MA 02021 Constituent</w:delText>
        </w:r>
      </w:del>
    </w:p>
    <w:p w14:paraId="1C2BF44D" w14:textId="43D056F0" w:rsidR="00AF7F95" w:rsidRDefault="00AF7F95">
      <w:pPr>
        <w:rPr>
          <w:del w:id="178" w:author="Alessia Perolio" w:date="2026-09-25T21:10:00Z" w16du:dateUtc="2026-09-26T01:10:00Z"/>
        </w:rPr>
      </w:pPr>
      <w:del w:id="179" w:author="Alessia Perolio" w:date="2026-09-25T21:10:00Z" w16du:dateUtc="2026-09-26T01:10:00Z">
        <w:r>
          <w:br w:type="page"/>
        </w:r>
      </w:del>
    </w:p>
    <w:p w14:paraId="5A3FCB2A" w14:textId="77777777" w:rsidR="00746256" w:rsidRPr="00746256" w:rsidRDefault="00746256" w:rsidP="00935A59">
      <w:pPr>
        <w:pStyle w:val="Heading1"/>
        <w:rPr>
          <w:del w:id="180" w:author="Alessia Perolio" w:date="2026-09-25T21:10:00Z" w16du:dateUtc="2026-09-26T01:10:00Z"/>
        </w:rPr>
      </w:pPr>
      <w:del w:id="181" w:author="Alessia Perolio" w:date="2026-09-25T21:10:00Z" w16du:dateUtc="2026-09-26T01:10:00Z">
        <w:r w:rsidRPr="00746256">
          <w:delText>natnael eshetu &lt;myvoice@oneclickpolitics.com&gt;</w:delText>
        </w:r>
      </w:del>
    </w:p>
    <w:p w14:paraId="5C61E9CA" w14:textId="77777777" w:rsidR="00746256" w:rsidRPr="00746256" w:rsidRDefault="00746256" w:rsidP="00935A59">
      <w:pPr>
        <w:pStyle w:val="Heading1"/>
        <w:rPr>
          <w:del w:id="182" w:author="Alessia Perolio" w:date="2026-09-25T21:10:00Z" w16du:dateUtc="2026-09-26T01:10:00Z"/>
          <w:color w:val="666666"/>
          <w:sz w:val="17"/>
          <w:szCs w:val="17"/>
        </w:rPr>
      </w:pPr>
      <w:del w:id="183" w:author="Alessia Perolio" w:date="2026-09-25T21:10:00Z" w16du:dateUtc="2026-09-26T01:10:00Z">
        <w:r w:rsidRPr="00746256">
          <w:rPr>
            <w:color w:val="666666"/>
            <w:sz w:val="17"/>
            <w:szCs w:val="17"/>
          </w:rPr>
          <w:delText>Sat 5/29/2021 6:20 PM</w:delText>
        </w:r>
      </w:del>
    </w:p>
    <w:p w14:paraId="3352DAED" w14:textId="77777777" w:rsidR="00746256" w:rsidRPr="00746256" w:rsidRDefault="00746256" w:rsidP="00935A59">
      <w:pPr>
        <w:pStyle w:val="Heading1"/>
        <w:rPr>
          <w:del w:id="184" w:author="Alessia Perolio" w:date="2026-09-25T21:10:00Z" w16du:dateUtc="2026-09-26T01:10:00Z"/>
          <w:color w:val="000000"/>
          <w:sz w:val="27"/>
          <w:szCs w:val="27"/>
        </w:rPr>
      </w:pPr>
      <w:del w:id="185" w:author="Alessia Perolio" w:date="2026-09-25T21:10:00Z" w16du:dateUtc="2026-09-26T01:10:00Z">
        <w:r w:rsidRPr="00746256">
          <w:rPr>
            <w:rFonts w:ascii="Segoe UI Semibold" w:hAnsi="Segoe UI Semibold" w:cs="Segoe UI Semibold"/>
            <w:b/>
            <w:bCs/>
            <w:color w:val="000000"/>
            <w:sz w:val="18"/>
            <w:szCs w:val="18"/>
          </w:rPr>
          <w:delText>To:</w:delText>
        </w:r>
      </w:del>
    </w:p>
    <w:p w14:paraId="0CA58932" w14:textId="77777777" w:rsidR="00746256" w:rsidRPr="00746256" w:rsidRDefault="00746256" w:rsidP="00935A59">
      <w:pPr>
        <w:pStyle w:val="Heading1"/>
        <w:rPr>
          <w:del w:id="186" w:author="Alessia Perolio" w:date="2026-09-25T21:10:00Z" w16du:dateUtc="2026-09-26T01:10:00Z"/>
          <w:color w:val="000000"/>
          <w:sz w:val="2"/>
          <w:szCs w:val="2"/>
          <w:bdr w:val="none" w:sz="0" w:space="0" w:color="auto" w:frame="1"/>
        </w:rPr>
      </w:pPr>
      <w:del w:id="187" w:author="Alessia Perolio" w:date="2026-09-25T21:10:00Z" w16du:dateUtc="2026-09-26T01:10:00Z">
        <w:r w:rsidRPr="00746256">
          <w:rPr>
            <w:rFonts w:ascii="Segoe UI Semibold" w:hAnsi="Segoe UI Semibold" w:cs="Segoe UI Semibold"/>
            <w:b/>
            <w:bCs/>
            <w:color w:val="000000"/>
            <w:sz w:val="18"/>
            <w:szCs w:val="18"/>
            <w:bdr w:val="none" w:sz="0" w:space="0" w:color="auto" w:frame="1"/>
          </w:rPr>
          <w:delText>DPH-DL - DoN Program;</w:delText>
        </w:r>
      </w:del>
    </w:p>
    <w:p w14:paraId="458D0780" w14:textId="77777777" w:rsidR="00746256" w:rsidRPr="00746256" w:rsidRDefault="00746256" w:rsidP="00746256">
      <w:pPr>
        <w:shd w:val="clear" w:color="auto" w:fill="FFFFFF"/>
        <w:spacing w:before="100" w:beforeAutospacing="1" w:after="100" w:afterAutospacing="1" w:line="240" w:lineRule="auto"/>
        <w:rPr>
          <w:del w:id="188" w:author="Alessia Perolio" w:date="2026-09-25T21:10:00Z" w16du:dateUtc="2026-09-26T01:10:00Z"/>
          <w:rFonts w:ascii="Segoe UI" w:eastAsia="Times New Roman" w:hAnsi="Segoe UI" w:cs="Segoe UI"/>
          <w:color w:val="212121"/>
          <w:sz w:val="23"/>
          <w:szCs w:val="23"/>
        </w:rPr>
      </w:pPr>
      <w:del w:id="189" w:author="Alessia Perolio" w:date="2026-09-25T21:10:00Z" w16du:dateUtc="2026-09-26T01:10:00Z">
        <w:r w:rsidRPr="00746256">
          <w:rPr>
            <w:rFonts w:ascii="Segoe UI" w:eastAsia="Times New Roman" w:hAnsi="Segoe UI" w:cs="Segoe UI"/>
            <w:color w:val="212121"/>
            <w:sz w:val="23"/>
            <w:szCs w:val="23"/>
          </w:rPr>
          <w:delText>Re: Please Support Mass General Brigham!</w:delText>
        </w:r>
      </w:del>
    </w:p>
    <w:p w14:paraId="4E658627" w14:textId="77777777" w:rsidR="00746256" w:rsidRPr="00746256" w:rsidRDefault="00746256" w:rsidP="00746256">
      <w:pPr>
        <w:shd w:val="clear" w:color="auto" w:fill="FFFFFF"/>
        <w:spacing w:before="100" w:beforeAutospacing="1" w:after="100" w:afterAutospacing="1" w:line="240" w:lineRule="auto"/>
        <w:rPr>
          <w:del w:id="190" w:author="Alessia Perolio" w:date="2026-09-25T21:10:00Z" w16du:dateUtc="2026-09-26T01:10:00Z"/>
          <w:rFonts w:ascii="Segoe UI" w:eastAsia="Times New Roman" w:hAnsi="Segoe UI" w:cs="Segoe UI"/>
          <w:color w:val="212121"/>
          <w:sz w:val="23"/>
          <w:szCs w:val="23"/>
        </w:rPr>
      </w:pPr>
      <w:del w:id="191" w:author="Alessia Perolio" w:date="2026-09-25T21:10:00Z" w16du:dateUtc="2026-09-26T01:10:00Z">
        <w:r w:rsidRPr="00746256">
          <w:rPr>
            <w:rFonts w:ascii="Segoe UI" w:eastAsia="Times New Roman" w:hAnsi="Segoe UI" w:cs="Segoe UI"/>
            <w:color w:val="212121"/>
            <w:sz w:val="23"/>
            <w:szCs w:val="23"/>
          </w:rPr>
          <w:delText>Dear Department of Health,</w:delText>
        </w:r>
      </w:del>
    </w:p>
    <w:p w14:paraId="27D8590A" w14:textId="77777777" w:rsidR="00746256" w:rsidRPr="00746256" w:rsidRDefault="00746256" w:rsidP="00746256">
      <w:pPr>
        <w:shd w:val="clear" w:color="auto" w:fill="FFFFFF"/>
        <w:spacing w:before="100" w:beforeAutospacing="1" w:after="100" w:afterAutospacing="1" w:line="240" w:lineRule="auto"/>
        <w:rPr>
          <w:del w:id="192" w:author="Alessia Perolio" w:date="2026-09-25T21:10:00Z" w16du:dateUtc="2026-09-26T01:10:00Z"/>
          <w:rFonts w:ascii="Segoe UI" w:eastAsia="Times New Roman" w:hAnsi="Segoe UI" w:cs="Segoe UI"/>
          <w:color w:val="212121"/>
          <w:sz w:val="23"/>
          <w:szCs w:val="23"/>
        </w:rPr>
      </w:pPr>
      <w:del w:id="193" w:author="Alessia Perolio" w:date="2026-09-25T21:10:00Z" w16du:dateUtc="2026-09-26T01:10:00Z">
        <w:r w:rsidRPr="00746256">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31DCAA6D" w14:textId="77777777" w:rsidR="00746256" w:rsidRPr="00746256" w:rsidRDefault="00746256" w:rsidP="00746256">
      <w:pPr>
        <w:shd w:val="clear" w:color="auto" w:fill="FFFFFF"/>
        <w:spacing w:before="100" w:beforeAutospacing="1" w:after="100" w:afterAutospacing="1" w:line="240" w:lineRule="auto"/>
        <w:rPr>
          <w:del w:id="194" w:author="Alessia Perolio" w:date="2026-09-25T21:10:00Z" w16du:dateUtc="2026-09-26T01:10:00Z"/>
          <w:rFonts w:ascii="Segoe UI" w:eastAsia="Times New Roman" w:hAnsi="Segoe UI" w:cs="Segoe UI"/>
          <w:color w:val="212121"/>
          <w:sz w:val="23"/>
          <w:szCs w:val="23"/>
        </w:rPr>
      </w:pPr>
      <w:del w:id="195" w:author="Alessia Perolio" w:date="2026-09-25T21:10:00Z" w16du:dateUtc="2026-09-26T01:10:00Z">
        <w:r w:rsidRPr="00746256">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7982F09C" w14:textId="77777777" w:rsidR="00746256" w:rsidRPr="00746256" w:rsidRDefault="00746256" w:rsidP="00746256">
      <w:pPr>
        <w:shd w:val="clear" w:color="auto" w:fill="FFFFFF"/>
        <w:spacing w:before="100" w:beforeAutospacing="1" w:after="100" w:afterAutospacing="1" w:line="240" w:lineRule="auto"/>
        <w:rPr>
          <w:del w:id="196" w:author="Alessia Perolio" w:date="2026-09-25T21:10:00Z" w16du:dateUtc="2026-09-26T01:10:00Z"/>
          <w:rFonts w:ascii="Segoe UI" w:eastAsia="Times New Roman" w:hAnsi="Segoe UI" w:cs="Segoe UI"/>
          <w:color w:val="212121"/>
          <w:sz w:val="23"/>
          <w:szCs w:val="23"/>
        </w:rPr>
      </w:pPr>
      <w:del w:id="197" w:author="Alessia Perolio" w:date="2026-09-25T21:10:00Z" w16du:dateUtc="2026-09-26T01:10:00Z">
        <w:r w:rsidRPr="00746256">
          <w:rPr>
            <w:rFonts w:ascii="Segoe UI" w:eastAsia="Times New Roman" w:hAnsi="Segoe UI" w:cs="Segoe UI"/>
            <w:color w:val="212121"/>
            <w:sz w:val="23"/>
            <w:szCs w:val="23"/>
          </w:rPr>
          <w:delText>I support the Mass General Brigham project and ask the Department of Public Health to approve this application.</w:delText>
        </w:r>
      </w:del>
    </w:p>
    <w:p w14:paraId="2F5588C9" w14:textId="77777777" w:rsidR="00746256" w:rsidRPr="00746256" w:rsidRDefault="00746256" w:rsidP="00746256">
      <w:pPr>
        <w:shd w:val="clear" w:color="auto" w:fill="FFFFFF"/>
        <w:spacing w:before="100" w:beforeAutospacing="1" w:after="100" w:afterAutospacing="1" w:line="240" w:lineRule="auto"/>
        <w:rPr>
          <w:del w:id="198" w:author="Alessia Perolio" w:date="2026-09-25T21:10:00Z" w16du:dateUtc="2026-09-26T01:10:00Z"/>
          <w:rFonts w:ascii="Segoe UI" w:eastAsia="Times New Roman" w:hAnsi="Segoe UI" w:cs="Segoe UI"/>
          <w:color w:val="212121"/>
          <w:sz w:val="23"/>
          <w:szCs w:val="23"/>
        </w:rPr>
      </w:pPr>
      <w:del w:id="199" w:author="Alessia Perolio" w:date="2026-09-25T21:10:00Z" w16du:dateUtc="2026-09-26T01:10:00Z">
        <w:r w:rsidRPr="00746256">
          <w:rPr>
            <w:rFonts w:ascii="Segoe UI" w:eastAsia="Times New Roman" w:hAnsi="Segoe UI" w:cs="Segoe UI"/>
            <w:color w:val="212121"/>
            <w:sz w:val="23"/>
            <w:szCs w:val="23"/>
          </w:rPr>
          <w:delText>Sincerely,</w:delText>
        </w:r>
        <w:r w:rsidRPr="00746256">
          <w:rPr>
            <w:rFonts w:ascii="Segoe UI" w:eastAsia="Times New Roman" w:hAnsi="Segoe UI" w:cs="Segoe UI"/>
            <w:color w:val="212121"/>
            <w:sz w:val="23"/>
            <w:szCs w:val="23"/>
          </w:rPr>
          <w:br/>
          <w:delText>natnael eshetu</w:delText>
        </w:r>
        <w:r w:rsidRPr="00746256">
          <w:rPr>
            <w:rFonts w:ascii="Segoe UI" w:eastAsia="Times New Roman" w:hAnsi="Segoe UI" w:cs="Segoe UI"/>
            <w:color w:val="212121"/>
            <w:sz w:val="23"/>
            <w:szCs w:val="23"/>
          </w:rPr>
          <w:br/>
          <w:delText>natieshetu070@gmail.com</w:delText>
        </w:r>
        <w:r w:rsidRPr="00746256">
          <w:rPr>
            <w:rFonts w:ascii="Segoe UI" w:eastAsia="Times New Roman" w:hAnsi="Segoe UI" w:cs="Segoe UI"/>
            <w:color w:val="212121"/>
            <w:sz w:val="23"/>
            <w:szCs w:val="23"/>
          </w:rPr>
          <w:br/>
          <w:delText>miami HYDE PARK, MA 02136 Constituent</w:delText>
        </w:r>
      </w:del>
    </w:p>
    <w:p w14:paraId="2AA40CB5" w14:textId="5C68913B" w:rsidR="00746256" w:rsidRDefault="00746256">
      <w:pPr>
        <w:rPr>
          <w:del w:id="200" w:author="Alessia Perolio" w:date="2026-09-25T21:10:00Z" w16du:dateUtc="2026-09-26T01:10:00Z"/>
        </w:rPr>
      </w:pPr>
      <w:del w:id="201" w:author="Alessia Perolio" w:date="2026-09-25T21:10:00Z" w16du:dateUtc="2026-09-26T01:10:00Z">
        <w:r>
          <w:br w:type="page"/>
        </w:r>
      </w:del>
    </w:p>
    <w:p w14:paraId="4C5A674E" w14:textId="77777777" w:rsidR="00746256" w:rsidRPr="00746256" w:rsidRDefault="00746256" w:rsidP="00935A59">
      <w:pPr>
        <w:pStyle w:val="Heading1"/>
        <w:rPr>
          <w:del w:id="202" w:author="Alessia Perolio" w:date="2026-09-25T21:10:00Z" w16du:dateUtc="2026-09-26T01:10:00Z"/>
        </w:rPr>
      </w:pPr>
      <w:del w:id="203" w:author="Alessia Perolio" w:date="2026-09-25T21:10:00Z" w16du:dateUtc="2026-09-26T01:10:00Z">
        <w:r w:rsidRPr="00746256">
          <w:delText>sal frangiosa &lt;myvoice@oneclickpolitics.com&gt;</w:delText>
        </w:r>
      </w:del>
    </w:p>
    <w:p w14:paraId="4339F613" w14:textId="77777777" w:rsidR="00746256" w:rsidRPr="00746256" w:rsidRDefault="00746256" w:rsidP="00935A59">
      <w:pPr>
        <w:pStyle w:val="Heading1"/>
        <w:rPr>
          <w:del w:id="204" w:author="Alessia Perolio" w:date="2026-09-25T21:10:00Z" w16du:dateUtc="2026-09-26T01:10:00Z"/>
          <w:color w:val="666666"/>
          <w:sz w:val="17"/>
          <w:szCs w:val="17"/>
        </w:rPr>
      </w:pPr>
      <w:del w:id="205" w:author="Alessia Perolio" w:date="2026-09-25T21:10:00Z" w16du:dateUtc="2026-09-26T01:10:00Z">
        <w:r w:rsidRPr="00746256">
          <w:rPr>
            <w:color w:val="666666"/>
            <w:sz w:val="17"/>
            <w:szCs w:val="17"/>
          </w:rPr>
          <w:delText>Sat 5/29/2021 6:12 PM</w:delText>
        </w:r>
      </w:del>
    </w:p>
    <w:p w14:paraId="21A20F78" w14:textId="77777777" w:rsidR="00746256" w:rsidRPr="00746256" w:rsidRDefault="00746256" w:rsidP="00935A59">
      <w:pPr>
        <w:pStyle w:val="Heading1"/>
        <w:rPr>
          <w:del w:id="206" w:author="Alessia Perolio" w:date="2026-09-25T21:10:00Z" w16du:dateUtc="2026-09-26T01:10:00Z"/>
          <w:color w:val="000000"/>
          <w:sz w:val="27"/>
          <w:szCs w:val="27"/>
        </w:rPr>
      </w:pPr>
      <w:del w:id="207" w:author="Alessia Perolio" w:date="2026-09-25T21:10:00Z" w16du:dateUtc="2026-09-26T01:10:00Z">
        <w:r w:rsidRPr="00746256">
          <w:rPr>
            <w:rFonts w:ascii="Segoe UI Semibold" w:hAnsi="Segoe UI Semibold" w:cs="Segoe UI Semibold"/>
            <w:b/>
            <w:bCs/>
            <w:color w:val="000000"/>
            <w:sz w:val="18"/>
            <w:szCs w:val="18"/>
          </w:rPr>
          <w:delText>To:</w:delText>
        </w:r>
      </w:del>
    </w:p>
    <w:p w14:paraId="61383CE4" w14:textId="77777777" w:rsidR="00746256" w:rsidRPr="00746256" w:rsidRDefault="00746256" w:rsidP="00935A59">
      <w:pPr>
        <w:pStyle w:val="Heading1"/>
        <w:rPr>
          <w:del w:id="208" w:author="Alessia Perolio" w:date="2026-09-25T21:10:00Z" w16du:dateUtc="2026-09-26T01:10:00Z"/>
          <w:color w:val="000000"/>
          <w:sz w:val="2"/>
          <w:szCs w:val="2"/>
          <w:bdr w:val="none" w:sz="0" w:space="0" w:color="auto" w:frame="1"/>
        </w:rPr>
      </w:pPr>
      <w:del w:id="209" w:author="Alessia Perolio" w:date="2026-09-25T21:10:00Z" w16du:dateUtc="2026-09-26T01:10:00Z">
        <w:r w:rsidRPr="00746256">
          <w:rPr>
            <w:rFonts w:ascii="Segoe UI Semibold" w:hAnsi="Segoe UI Semibold" w:cs="Segoe UI Semibold"/>
            <w:b/>
            <w:bCs/>
            <w:color w:val="000000"/>
            <w:sz w:val="18"/>
            <w:szCs w:val="18"/>
            <w:bdr w:val="none" w:sz="0" w:space="0" w:color="auto" w:frame="1"/>
          </w:rPr>
          <w:delText>DPH-DL - DoN Program;</w:delText>
        </w:r>
      </w:del>
    </w:p>
    <w:p w14:paraId="4584EFEA" w14:textId="77777777" w:rsidR="00746256" w:rsidRPr="00746256" w:rsidRDefault="00746256" w:rsidP="00746256">
      <w:pPr>
        <w:shd w:val="clear" w:color="auto" w:fill="FFFFFF"/>
        <w:spacing w:before="100" w:beforeAutospacing="1" w:after="100" w:afterAutospacing="1" w:line="240" w:lineRule="auto"/>
        <w:rPr>
          <w:del w:id="210" w:author="Alessia Perolio" w:date="2026-09-25T21:10:00Z" w16du:dateUtc="2026-09-26T01:10:00Z"/>
          <w:rFonts w:ascii="Segoe UI" w:eastAsia="Times New Roman" w:hAnsi="Segoe UI" w:cs="Segoe UI"/>
          <w:color w:val="212121"/>
          <w:sz w:val="23"/>
          <w:szCs w:val="23"/>
        </w:rPr>
      </w:pPr>
      <w:del w:id="211" w:author="Alessia Perolio" w:date="2026-09-25T21:10:00Z" w16du:dateUtc="2026-09-26T01:10:00Z">
        <w:r w:rsidRPr="00746256">
          <w:rPr>
            <w:rFonts w:ascii="Segoe UI" w:eastAsia="Times New Roman" w:hAnsi="Segoe UI" w:cs="Segoe UI"/>
            <w:color w:val="212121"/>
            <w:sz w:val="23"/>
            <w:szCs w:val="23"/>
          </w:rPr>
          <w:delText>Re: Please Support Mass General Brigham!</w:delText>
        </w:r>
      </w:del>
    </w:p>
    <w:p w14:paraId="17F4ABDE" w14:textId="77777777" w:rsidR="00746256" w:rsidRPr="00746256" w:rsidRDefault="00746256" w:rsidP="00746256">
      <w:pPr>
        <w:shd w:val="clear" w:color="auto" w:fill="FFFFFF"/>
        <w:spacing w:before="100" w:beforeAutospacing="1" w:after="100" w:afterAutospacing="1" w:line="240" w:lineRule="auto"/>
        <w:rPr>
          <w:del w:id="212" w:author="Alessia Perolio" w:date="2026-09-25T21:10:00Z" w16du:dateUtc="2026-09-26T01:10:00Z"/>
          <w:rFonts w:ascii="Segoe UI" w:eastAsia="Times New Roman" w:hAnsi="Segoe UI" w:cs="Segoe UI"/>
          <w:color w:val="212121"/>
          <w:sz w:val="23"/>
          <w:szCs w:val="23"/>
        </w:rPr>
      </w:pPr>
      <w:del w:id="213" w:author="Alessia Perolio" w:date="2026-09-25T21:10:00Z" w16du:dateUtc="2026-09-26T01:10:00Z">
        <w:r w:rsidRPr="00746256">
          <w:rPr>
            <w:rFonts w:ascii="Segoe UI" w:eastAsia="Times New Roman" w:hAnsi="Segoe UI" w:cs="Segoe UI"/>
            <w:color w:val="212121"/>
            <w:sz w:val="23"/>
            <w:szCs w:val="23"/>
          </w:rPr>
          <w:delText>Dear Department of Health,</w:delText>
        </w:r>
      </w:del>
    </w:p>
    <w:p w14:paraId="20721E8B" w14:textId="77777777" w:rsidR="00746256" w:rsidRPr="00746256" w:rsidRDefault="00746256" w:rsidP="00746256">
      <w:pPr>
        <w:shd w:val="clear" w:color="auto" w:fill="FFFFFF"/>
        <w:spacing w:before="100" w:beforeAutospacing="1" w:after="100" w:afterAutospacing="1" w:line="240" w:lineRule="auto"/>
        <w:rPr>
          <w:del w:id="214" w:author="Alessia Perolio" w:date="2026-09-25T21:10:00Z" w16du:dateUtc="2026-09-26T01:10:00Z"/>
          <w:rFonts w:ascii="Segoe UI" w:eastAsia="Times New Roman" w:hAnsi="Segoe UI" w:cs="Segoe UI"/>
          <w:color w:val="212121"/>
          <w:sz w:val="23"/>
          <w:szCs w:val="23"/>
        </w:rPr>
      </w:pPr>
      <w:del w:id="215" w:author="Alessia Perolio" w:date="2026-09-25T21:10:00Z" w16du:dateUtc="2026-09-26T01:10:00Z">
        <w:r w:rsidRPr="00746256">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550A8B7E" w14:textId="77777777" w:rsidR="00746256" w:rsidRPr="00746256" w:rsidRDefault="00746256" w:rsidP="00746256">
      <w:pPr>
        <w:shd w:val="clear" w:color="auto" w:fill="FFFFFF"/>
        <w:spacing w:before="100" w:beforeAutospacing="1" w:after="100" w:afterAutospacing="1" w:line="240" w:lineRule="auto"/>
        <w:rPr>
          <w:del w:id="216" w:author="Alessia Perolio" w:date="2026-09-25T21:10:00Z" w16du:dateUtc="2026-09-26T01:10:00Z"/>
          <w:rFonts w:ascii="Segoe UI" w:eastAsia="Times New Roman" w:hAnsi="Segoe UI" w:cs="Segoe UI"/>
          <w:color w:val="212121"/>
          <w:sz w:val="23"/>
          <w:szCs w:val="23"/>
        </w:rPr>
      </w:pPr>
      <w:del w:id="217" w:author="Alessia Perolio" w:date="2026-09-25T21:10:00Z" w16du:dateUtc="2026-09-26T01:10:00Z">
        <w:r w:rsidRPr="00746256">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1096482D" w14:textId="77777777" w:rsidR="00746256" w:rsidRPr="00746256" w:rsidRDefault="00746256" w:rsidP="00746256">
      <w:pPr>
        <w:shd w:val="clear" w:color="auto" w:fill="FFFFFF"/>
        <w:spacing w:before="100" w:beforeAutospacing="1" w:after="100" w:afterAutospacing="1" w:line="240" w:lineRule="auto"/>
        <w:rPr>
          <w:del w:id="218" w:author="Alessia Perolio" w:date="2026-09-25T21:10:00Z" w16du:dateUtc="2026-09-26T01:10:00Z"/>
          <w:rFonts w:ascii="Segoe UI" w:eastAsia="Times New Roman" w:hAnsi="Segoe UI" w:cs="Segoe UI"/>
          <w:color w:val="212121"/>
          <w:sz w:val="23"/>
          <w:szCs w:val="23"/>
        </w:rPr>
      </w:pPr>
      <w:del w:id="219" w:author="Alessia Perolio" w:date="2026-09-25T21:10:00Z" w16du:dateUtc="2026-09-26T01:10:00Z">
        <w:r w:rsidRPr="00746256">
          <w:rPr>
            <w:rFonts w:ascii="Segoe UI" w:eastAsia="Times New Roman" w:hAnsi="Segoe UI" w:cs="Segoe UI"/>
            <w:color w:val="212121"/>
            <w:sz w:val="23"/>
            <w:szCs w:val="23"/>
          </w:rPr>
          <w:delText>I support the Mass General Brigham project and ask the Department of Public Health to approve this application.</w:delText>
        </w:r>
      </w:del>
    </w:p>
    <w:p w14:paraId="705BB34C" w14:textId="77777777" w:rsidR="00746256" w:rsidRPr="00746256" w:rsidRDefault="00746256" w:rsidP="00746256">
      <w:pPr>
        <w:shd w:val="clear" w:color="auto" w:fill="FFFFFF"/>
        <w:spacing w:before="100" w:beforeAutospacing="1" w:after="100" w:afterAutospacing="1" w:line="240" w:lineRule="auto"/>
        <w:rPr>
          <w:del w:id="220" w:author="Alessia Perolio" w:date="2026-09-25T21:10:00Z" w16du:dateUtc="2026-09-26T01:10:00Z"/>
          <w:rFonts w:ascii="Segoe UI" w:eastAsia="Times New Roman" w:hAnsi="Segoe UI" w:cs="Segoe UI"/>
          <w:color w:val="212121"/>
          <w:sz w:val="23"/>
          <w:szCs w:val="23"/>
        </w:rPr>
      </w:pPr>
      <w:del w:id="221" w:author="Alessia Perolio" w:date="2026-09-25T21:10:00Z" w16du:dateUtc="2026-09-26T01:10:00Z">
        <w:r w:rsidRPr="00746256">
          <w:rPr>
            <w:rFonts w:ascii="Segoe UI" w:eastAsia="Times New Roman" w:hAnsi="Segoe UI" w:cs="Segoe UI"/>
            <w:color w:val="212121"/>
            <w:sz w:val="23"/>
            <w:szCs w:val="23"/>
          </w:rPr>
          <w:delText>Sincerely,</w:delText>
        </w:r>
        <w:r w:rsidRPr="00746256">
          <w:rPr>
            <w:rFonts w:ascii="Segoe UI" w:eastAsia="Times New Roman" w:hAnsi="Segoe UI" w:cs="Segoe UI"/>
            <w:color w:val="212121"/>
            <w:sz w:val="23"/>
            <w:szCs w:val="23"/>
          </w:rPr>
          <w:br/>
          <w:delText>sal frangiosa</w:delText>
        </w:r>
        <w:r w:rsidRPr="00746256">
          <w:rPr>
            <w:rFonts w:ascii="Segoe UI" w:eastAsia="Times New Roman" w:hAnsi="Segoe UI" w:cs="Segoe UI"/>
            <w:color w:val="212121"/>
            <w:sz w:val="23"/>
            <w:szCs w:val="23"/>
          </w:rPr>
          <w:br/>
          <w:delText>saf57@verizon.net</w:delText>
        </w:r>
        <w:r w:rsidRPr="00746256">
          <w:rPr>
            <w:rFonts w:ascii="Segoe UI" w:eastAsia="Times New Roman" w:hAnsi="Segoe UI" w:cs="Segoe UI"/>
            <w:color w:val="212121"/>
            <w:sz w:val="23"/>
            <w:szCs w:val="23"/>
          </w:rPr>
          <w:br/>
          <w:delText>p.o. box 41 NORWOOD, MA 02062 Constituent</w:delText>
        </w:r>
      </w:del>
    </w:p>
    <w:p w14:paraId="32986ADD" w14:textId="167A25C7" w:rsidR="00746256" w:rsidRDefault="00746256">
      <w:pPr>
        <w:rPr>
          <w:del w:id="222" w:author="Alessia Perolio" w:date="2026-09-25T21:10:00Z" w16du:dateUtc="2026-09-26T01:10:00Z"/>
        </w:rPr>
      </w:pPr>
      <w:del w:id="223" w:author="Alessia Perolio" w:date="2026-09-25T21:10:00Z" w16du:dateUtc="2026-09-26T01:10:00Z">
        <w:r>
          <w:br w:type="page"/>
        </w:r>
      </w:del>
    </w:p>
    <w:p w14:paraId="546DC1C3" w14:textId="77777777" w:rsidR="00700E00" w:rsidRPr="00700E00" w:rsidRDefault="00700E00" w:rsidP="00935A59">
      <w:pPr>
        <w:pStyle w:val="Heading1"/>
        <w:rPr>
          <w:del w:id="224" w:author="Alessia Perolio" w:date="2026-09-25T21:10:00Z" w16du:dateUtc="2026-09-26T01:10:00Z"/>
        </w:rPr>
      </w:pPr>
      <w:del w:id="225" w:author="Alessia Perolio" w:date="2026-09-25T21:10:00Z" w16du:dateUtc="2026-09-26T01:10:00Z">
        <w:r w:rsidRPr="00700E00">
          <w:delText>eugene londergan &lt;myvoice@oneclickpolitics.com&gt;</w:delText>
        </w:r>
      </w:del>
    </w:p>
    <w:p w14:paraId="11AF3168" w14:textId="77777777" w:rsidR="00700E00" w:rsidRPr="00700E00" w:rsidRDefault="00700E00" w:rsidP="00935A59">
      <w:pPr>
        <w:pStyle w:val="Heading1"/>
        <w:rPr>
          <w:del w:id="226" w:author="Alessia Perolio" w:date="2026-09-25T21:10:00Z" w16du:dateUtc="2026-09-26T01:10:00Z"/>
          <w:color w:val="666666"/>
          <w:sz w:val="17"/>
          <w:szCs w:val="17"/>
        </w:rPr>
      </w:pPr>
      <w:del w:id="227" w:author="Alessia Perolio" w:date="2026-09-25T21:10:00Z" w16du:dateUtc="2026-09-26T01:10:00Z">
        <w:r w:rsidRPr="00700E00">
          <w:rPr>
            <w:color w:val="666666"/>
            <w:sz w:val="17"/>
            <w:szCs w:val="17"/>
          </w:rPr>
          <w:delText>Sat 5/29/2021 7:21 AM</w:delText>
        </w:r>
      </w:del>
    </w:p>
    <w:p w14:paraId="090714E9" w14:textId="77777777" w:rsidR="00700E00" w:rsidRPr="00700E00" w:rsidRDefault="00700E00" w:rsidP="00935A59">
      <w:pPr>
        <w:pStyle w:val="Heading1"/>
        <w:rPr>
          <w:del w:id="228" w:author="Alessia Perolio" w:date="2026-09-25T21:10:00Z" w16du:dateUtc="2026-09-26T01:10:00Z"/>
          <w:color w:val="000000"/>
          <w:sz w:val="27"/>
          <w:szCs w:val="27"/>
        </w:rPr>
      </w:pPr>
      <w:del w:id="229" w:author="Alessia Perolio" w:date="2026-09-25T21:10:00Z" w16du:dateUtc="2026-09-26T01:10:00Z">
        <w:r w:rsidRPr="00700E00">
          <w:rPr>
            <w:rFonts w:ascii="Segoe UI Semibold" w:hAnsi="Segoe UI Semibold" w:cs="Segoe UI Semibold"/>
            <w:b/>
            <w:bCs/>
            <w:color w:val="000000"/>
            <w:sz w:val="18"/>
            <w:szCs w:val="18"/>
          </w:rPr>
          <w:delText>To:</w:delText>
        </w:r>
      </w:del>
    </w:p>
    <w:p w14:paraId="6FB9F5F9" w14:textId="77777777" w:rsidR="00700E00" w:rsidRPr="00700E00" w:rsidRDefault="00700E00" w:rsidP="00935A59">
      <w:pPr>
        <w:pStyle w:val="Heading1"/>
        <w:rPr>
          <w:del w:id="230" w:author="Alessia Perolio" w:date="2026-09-25T21:10:00Z" w16du:dateUtc="2026-09-26T01:10:00Z"/>
          <w:color w:val="000000"/>
          <w:sz w:val="2"/>
          <w:szCs w:val="2"/>
          <w:bdr w:val="none" w:sz="0" w:space="0" w:color="auto" w:frame="1"/>
        </w:rPr>
      </w:pPr>
      <w:del w:id="231" w:author="Alessia Perolio" w:date="2026-09-25T21:10:00Z" w16du:dateUtc="2026-09-26T01:10:00Z">
        <w:r w:rsidRPr="00700E00">
          <w:rPr>
            <w:rFonts w:ascii="Segoe UI Semibold" w:hAnsi="Segoe UI Semibold" w:cs="Segoe UI Semibold"/>
            <w:b/>
            <w:bCs/>
            <w:color w:val="000000"/>
            <w:sz w:val="18"/>
            <w:szCs w:val="18"/>
            <w:bdr w:val="none" w:sz="0" w:space="0" w:color="auto" w:frame="1"/>
          </w:rPr>
          <w:delText>DPH-DL - DoN Program;</w:delText>
        </w:r>
      </w:del>
    </w:p>
    <w:p w14:paraId="4C1E4EA9" w14:textId="77777777" w:rsidR="00700E00" w:rsidRPr="00700E00" w:rsidRDefault="00700E00" w:rsidP="00700E00">
      <w:pPr>
        <w:shd w:val="clear" w:color="auto" w:fill="FFFFFF"/>
        <w:spacing w:before="100" w:beforeAutospacing="1" w:after="100" w:afterAutospacing="1" w:line="240" w:lineRule="auto"/>
        <w:rPr>
          <w:del w:id="232" w:author="Alessia Perolio" w:date="2026-09-25T21:10:00Z" w16du:dateUtc="2026-09-26T01:10:00Z"/>
          <w:rFonts w:ascii="Segoe UI" w:eastAsia="Times New Roman" w:hAnsi="Segoe UI" w:cs="Segoe UI"/>
          <w:color w:val="212121"/>
          <w:sz w:val="23"/>
          <w:szCs w:val="23"/>
        </w:rPr>
      </w:pPr>
      <w:del w:id="233" w:author="Alessia Perolio" w:date="2026-09-25T21:10:00Z" w16du:dateUtc="2026-09-26T01:10:00Z">
        <w:r w:rsidRPr="00700E00">
          <w:rPr>
            <w:rFonts w:ascii="Segoe UI" w:eastAsia="Times New Roman" w:hAnsi="Segoe UI" w:cs="Segoe UI"/>
            <w:color w:val="212121"/>
            <w:sz w:val="23"/>
            <w:szCs w:val="23"/>
          </w:rPr>
          <w:delText>Re: Please Support Mass General Brigham!</w:delText>
        </w:r>
      </w:del>
    </w:p>
    <w:p w14:paraId="41BC9751" w14:textId="77777777" w:rsidR="00700E00" w:rsidRPr="00700E00" w:rsidRDefault="00700E00" w:rsidP="00700E00">
      <w:pPr>
        <w:shd w:val="clear" w:color="auto" w:fill="FFFFFF"/>
        <w:spacing w:before="100" w:beforeAutospacing="1" w:after="100" w:afterAutospacing="1" w:line="240" w:lineRule="auto"/>
        <w:rPr>
          <w:del w:id="234" w:author="Alessia Perolio" w:date="2026-09-25T21:10:00Z" w16du:dateUtc="2026-09-26T01:10:00Z"/>
          <w:rFonts w:ascii="Segoe UI" w:eastAsia="Times New Roman" w:hAnsi="Segoe UI" w:cs="Segoe UI"/>
          <w:color w:val="212121"/>
          <w:sz w:val="23"/>
          <w:szCs w:val="23"/>
        </w:rPr>
      </w:pPr>
      <w:del w:id="235" w:author="Alessia Perolio" w:date="2026-09-25T21:10:00Z" w16du:dateUtc="2026-09-26T01:10:00Z">
        <w:r w:rsidRPr="00700E00">
          <w:rPr>
            <w:rFonts w:ascii="Segoe UI" w:eastAsia="Times New Roman" w:hAnsi="Segoe UI" w:cs="Segoe UI"/>
            <w:color w:val="212121"/>
            <w:sz w:val="23"/>
            <w:szCs w:val="23"/>
          </w:rPr>
          <w:delText>Dear Department of Health,</w:delText>
        </w:r>
      </w:del>
    </w:p>
    <w:p w14:paraId="7B05C3CE" w14:textId="77777777" w:rsidR="00700E00" w:rsidRPr="00700E00" w:rsidRDefault="00700E00" w:rsidP="00700E00">
      <w:pPr>
        <w:shd w:val="clear" w:color="auto" w:fill="FFFFFF"/>
        <w:spacing w:before="100" w:beforeAutospacing="1" w:after="100" w:afterAutospacing="1" w:line="240" w:lineRule="auto"/>
        <w:rPr>
          <w:del w:id="236" w:author="Alessia Perolio" w:date="2026-09-25T21:10:00Z" w16du:dateUtc="2026-09-26T01:10:00Z"/>
          <w:rFonts w:ascii="Segoe UI" w:eastAsia="Times New Roman" w:hAnsi="Segoe UI" w:cs="Segoe UI"/>
          <w:color w:val="212121"/>
          <w:sz w:val="23"/>
          <w:szCs w:val="23"/>
        </w:rPr>
      </w:pPr>
      <w:del w:id="237" w:author="Alessia Perolio" w:date="2026-09-25T21:10:00Z" w16du:dateUtc="2026-09-26T01:10:00Z">
        <w:r w:rsidRPr="00700E00">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2735BDAF" w14:textId="77777777" w:rsidR="00700E00" w:rsidRPr="00700E00" w:rsidRDefault="00700E00" w:rsidP="00700E00">
      <w:pPr>
        <w:shd w:val="clear" w:color="auto" w:fill="FFFFFF"/>
        <w:spacing w:before="100" w:beforeAutospacing="1" w:after="100" w:afterAutospacing="1" w:line="240" w:lineRule="auto"/>
        <w:rPr>
          <w:del w:id="238" w:author="Alessia Perolio" w:date="2026-09-25T21:10:00Z" w16du:dateUtc="2026-09-26T01:10:00Z"/>
          <w:rFonts w:ascii="Segoe UI" w:eastAsia="Times New Roman" w:hAnsi="Segoe UI" w:cs="Segoe UI"/>
          <w:color w:val="212121"/>
          <w:sz w:val="23"/>
          <w:szCs w:val="23"/>
        </w:rPr>
      </w:pPr>
      <w:del w:id="239" w:author="Alessia Perolio" w:date="2026-09-25T21:10:00Z" w16du:dateUtc="2026-09-26T01:10:00Z">
        <w:r w:rsidRPr="00700E00">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53BAA230" w14:textId="77777777" w:rsidR="00700E00" w:rsidRPr="00700E00" w:rsidRDefault="00700E00" w:rsidP="00700E00">
      <w:pPr>
        <w:shd w:val="clear" w:color="auto" w:fill="FFFFFF"/>
        <w:spacing w:before="100" w:beforeAutospacing="1" w:after="100" w:afterAutospacing="1" w:line="240" w:lineRule="auto"/>
        <w:rPr>
          <w:del w:id="240" w:author="Alessia Perolio" w:date="2026-09-25T21:10:00Z" w16du:dateUtc="2026-09-26T01:10:00Z"/>
          <w:rFonts w:ascii="Segoe UI" w:eastAsia="Times New Roman" w:hAnsi="Segoe UI" w:cs="Segoe UI"/>
          <w:color w:val="212121"/>
          <w:sz w:val="23"/>
          <w:szCs w:val="23"/>
        </w:rPr>
      </w:pPr>
      <w:del w:id="241" w:author="Alessia Perolio" w:date="2026-09-25T21:10:00Z" w16du:dateUtc="2026-09-26T01:10:00Z">
        <w:r w:rsidRPr="00700E00">
          <w:rPr>
            <w:rFonts w:ascii="Segoe UI" w:eastAsia="Times New Roman" w:hAnsi="Segoe UI" w:cs="Segoe UI"/>
            <w:color w:val="212121"/>
            <w:sz w:val="23"/>
            <w:szCs w:val="23"/>
          </w:rPr>
          <w:delText>I support the Mass General Brigham project and ask the Department of Public Health to approve this application.</w:delText>
        </w:r>
      </w:del>
    </w:p>
    <w:p w14:paraId="39ECED72" w14:textId="77777777" w:rsidR="00700E00" w:rsidRPr="00700E00" w:rsidRDefault="00700E00" w:rsidP="00700E00">
      <w:pPr>
        <w:shd w:val="clear" w:color="auto" w:fill="FFFFFF"/>
        <w:spacing w:before="100" w:beforeAutospacing="1" w:after="100" w:afterAutospacing="1" w:line="240" w:lineRule="auto"/>
        <w:rPr>
          <w:del w:id="242" w:author="Alessia Perolio" w:date="2026-09-25T21:10:00Z" w16du:dateUtc="2026-09-26T01:10:00Z"/>
          <w:rFonts w:ascii="Segoe UI" w:eastAsia="Times New Roman" w:hAnsi="Segoe UI" w:cs="Segoe UI"/>
          <w:color w:val="212121"/>
          <w:sz w:val="23"/>
          <w:szCs w:val="23"/>
        </w:rPr>
      </w:pPr>
      <w:del w:id="243" w:author="Alessia Perolio" w:date="2026-09-25T21:10:00Z" w16du:dateUtc="2026-09-26T01:10:00Z">
        <w:r w:rsidRPr="00700E00">
          <w:rPr>
            <w:rFonts w:ascii="Segoe UI" w:eastAsia="Times New Roman" w:hAnsi="Segoe UI" w:cs="Segoe UI"/>
            <w:color w:val="212121"/>
            <w:sz w:val="23"/>
            <w:szCs w:val="23"/>
          </w:rPr>
          <w:delText>Sincerely,</w:delText>
        </w:r>
        <w:r w:rsidRPr="00700E00">
          <w:rPr>
            <w:rFonts w:ascii="Segoe UI" w:eastAsia="Times New Roman" w:hAnsi="Segoe UI" w:cs="Segoe UI"/>
            <w:color w:val="212121"/>
            <w:sz w:val="23"/>
            <w:szCs w:val="23"/>
          </w:rPr>
          <w:br/>
          <w:delText>eugene londergan</w:delText>
        </w:r>
        <w:r w:rsidRPr="00700E00">
          <w:rPr>
            <w:rFonts w:ascii="Segoe UI" w:eastAsia="Times New Roman" w:hAnsi="Segoe UI" w:cs="Segoe UI"/>
            <w:color w:val="212121"/>
            <w:sz w:val="23"/>
            <w:szCs w:val="23"/>
          </w:rPr>
          <w:br/>
          <w:delText>eugenelondergan@gmail.com</w:delText>
        </w:r>
        <w:r w:rsidRPr="00700E00">
          <w:rPr>
            <w:rFonts w:ascii="Segoe UI" w:eastAsia="Times New Roman" w:hAnsi="Segoe UI" w:cs="Segoe UI"/>
            <w:color w:val="212121"/>
            <w:sz w:val="23"/>
            <w:szCs w:val="23"/>
          </w:rPr>
          <w:br/>
          <w:delText>4 oneil dr DEDHAM, MA 02026 Constituent</w:delText>
        </w:r>
      </w:del>
    </w:p>
    <w:p w14:paraId="6707F5CB" w14:textId="64F9D560" w:rsidR="00700E00" w:rsidRDefault="00700E00">
      <w:pPr>
        <w:rPr>
          <w:del w:id="244" w:author="Alessia Perolio" w:date="2026-09-25T21:10:00Z" w16du:dateUtc="2026-09-26T01:10:00Z"/>
        </w:rPr>
      </w:pPr>
      <w:del w:id="245" w:author="Alessia Perolio" w:date="2026-09-25T21:10:00Z" w16du:dateUtc="2026-09-26T01:10:00Z">
        <w:r>
          <w:br w:type="page"/>
        </w:r>
      </w:del>
    </w:p>
    <w:p w14:paraId="58CF67BB" w14:textId="77777777" w:rsidR="00700E00" w:rsidRPr="00700E00" w:rsidRDefault="00700E00" w:rsidP="00935A59">
      <w:pPr>
        <w:pStyle w:val="Heading1"/>
        <w:rPr>
          <w:del w:id="246" w:author="Alessia Perolio" w:date="2026-09-25T21:10:00Z" w16du:dateUtc="2026-09-26T01:10:00Z"/>
        </w:rPr>
      </w:pPr>
      <w:del w:id="247" w:author="Alessia Perolio" w:date="2026-09-25T21:10:00Z" w16du:dateUtc="2026-09-26T01:10:00Z">
        <w:r w:rsidRPr="00700E00">
          <w:delText>theress volz &lt;myvoice@oneclickpolitics.com&gt;</w:delText>
        </w:r>
      </w:del>
    </w:p>
    <w:p w14:paraId="27CB562A" w14:textId="77777777" w:rsidR="00700E00" w:rsidRPr="00700E00" w:rsidRDefault="00700E00" w:rsidP="00935A59">
      <w:pPr>
        <w:pStyle w:val="Heading1"/>
        <w:rPr>
          <w:del w:id="248" w:author="Alessia Perolio" w:date="2026-09-25T21:10:00Z" w16du:dateUtc="2026-09-26T01:10:00Z"/>
          <w:color w:val="666666"/>
          <w:sz w:val="17"/>
          <w:szCs w:val="17"/>
        </w:rPr>
      </w:pPr>
      <w:del w:id="249" w:author="Alessia Perolio" w:date="2026-09-25T21:10:00Z" w16du:dateUtc="2026-09-26T01:10:00Z">
        <w:r w:rsidRPr="00700E00">
          <w:rPr>
            <w:color w:val="666666"/>
            <w:sz w:val="17"/>
            <w:szCs w:val="17"/>
          </w:rPr>
          <w:delText>Sat 5/29/2021 5:10 AM</w:delText>
        </w:r>
      </w:del>
    </w:p>
    <w:p w14:paraId="3EB54BF2" w14:textId="77777777" w:rsidR="00700E00" w:rsidRPr="00700E00" w:rsidRDefault="00700E00" w:rsidP="00935A59">
      <w:pPr>
        <w:pStyle w:val="Heading1"/>
        <w:rPr>
          <w:del w:id="250" w:author="Alessia Perolio" w:date="2026-09-25T21:10:00Z" w16du:dateUtc="2026-09-26T01:10:00Z"/>
          <w:color w:val="000000"/>
          <w:sz w:val="27"/>
          <w:szCs w:val="27"/>
        </w:rPr>
      </w:pPr>
      <w:del w:id="251" w:author="Alessia Perolio" w:date="2026-09-25T21:10:00Z" w16du:dateUtc="2026-09-26T01:10:00Z">
        <w:r w:rsidRPr="00700E00">
          <w:rPr>
            <w:rFonts w:ascii="Segoe UI Semibold" w:hAnsi="Segoe UI Semibold" w:cs="Segoe UI Semibold"/>
            <w:b/>
            <w:bCs/>
            <w:color w:val="000000"/>
            <w:sz w:val="18"/>
            <w:szCs w:val="18"/>
          </w:rPr>
          <w:delText>To:</w:delText>
        </w:r>
      </w:del>
    </w:p>
    <w:p w14:paraId="4C2F4FB7" w14:textId="77777777" w:rsidR="00700E00" w:rsidRPr="00700E00" w:rsidRDefault="00700E00" w:rsidP="00935A59">
      <w:pPr>
        <w:pStyle w:val="Heading1"/>
        <w:rPr>
          <w:del w:id="252" w:author="Alessia Perolio" w:date="2026-09-25T21:10:00Z" w16du:dateUtc="2026-09-26T01:10:00Z"/>
          <w:color w:val="000000"/>
          <w:sz w:val="2"/>
          <w:szCs w:val="2"/>
          <w:bdr w:val="none" w:sz="0" w:space="0" w:color="auto" w:frame="1"/>
        </w:rPr>
      </w:pPr>
      <w:del w:id="253" w:author="Alessia Perolio" w:date="2026-09-25T21:10:00Z" w16du:dateUtc="2026-09-26T01:10:00Z">
        <w:r w:rsidRPr="00700E00">
          <w:rPr>
            <w:rFonts w:ascii="Segoe UI Semibold" w:hAnsi="Segoe UI Semibold" w:cs="Segoe UI Semibold"/>
            <w:b/>
            <w:bCs/>
            <w:color w:val="000000"/>
            <w:sz w:val="18"/>
            <w:szCs w:val="18"/>
            <w:bdr w:val="none" w:sz="0" w:space="0" w:color="auto" w:frame="1"/>
          </w:rPr>
          <w:delText>DPH-DL - DoN Program;</w:delText>
        </w:r>
      </w:del>
    </w:p>
    <w:p w14:paraId="4E12004A" w14:textId="77777777" w:rsidR="00700E00" w:rsidRPr="00700E00" w:rsidRDefault="00700E00" w:rsidP="00700E00">
      <w:pPr>
        <w:shd w:val="clear" w:color="auto" w:fill="FFFFFF"/>
        <w:spacing w:before="100" w:beforeAutospacing="1" w:after="100" w:afterAutospacing="1" w:line="240" w:lineRule="auto"/>
        <w:rPr>
          <w:del w:id="254" w:author="Alessia Perolio" w:date="2026-09-25T21:10:00Z" w16du:dateUtc="2026-09-26T01:10:00Z"/>
          <w:rFonts w:ascii="Segoe UI" w:eastAsia="Times New Roman" w:hAnsi="Segoe UI" w:cs="Segoe UI"/>
          <w:color w:val="212121"/>
          <w:sz w:val="23"/>
          <w:szCs w:val="23"/>
        </w:rPr>
      </w:pPr>
      <w:del w:id="255" w:author="Alessia Perolio" w:date="2026-09-25T21:10:00Z" w16du:dateUtc="2026-09-26T01:10:00Z">
        <w:r w:rsidRPr="00700E00">
          <w:rPr>
            <w:rFonts w:ascii="Segoe UI" w:eastAsia="Times New Roman" w:hAnsi="Segoe UI" w:cs="Segoe UI"/>
            <w:color w:val="212121"/>
            <w:sz w:val="23"/>
            <w:szCs w:val="23"/>
          </w:rPr>
          <w:delText>Re: Please Support Mass General Brigham!</w:delText>
        </w:r>
      </w:del>
    </w:p>
    <w:p w14:paraId="23A1E470" w14:textId="77777777" w:rsidR="00700E00" w:rsidRPr="00700E00" w:rsidRDefault="00700E00" w:rsidP="00700E00">
      <w:pPr>
        <w:shd w:val="clear" w:color="auto" w:fill="FFFFFF"/>
        <w:spacing w:before="100" w:beforeAutospacing="1" w:after="100" w:afterAutospacing="1" w:line="240" w:lineRule="auto"/>
        <w:rPr>
          <w:del w:id="256" w:author="Alessia Perolio" w:date="2026-09-25T21:10:00Z" w16du:dateUtc="2026-09-26T01:10:00Z"/>
          <w:rFonts w:ascii="Segoe UI" w:eastAsia="Times New Roman" w:hAnsi="Segoe UI" w:cs="Segoe UI"/>
          <w:color w:val="212121"/>
          <w:sz w:val="23"/>
          <w:szCs w:val="23"/>
        </w:rPr>
      </w:pPr>
      <w:del w:id="257" w:author="Alessia Perolio" w:date="2026-09-25T21:10:00Z" w16du:dateUtc="2026-09-26T01:10:00Z">
        <w:r w:rsidRPr="00700E00">
          <w:rPr>
            <w:rFonts w:ascii="Segoe UI" w:eastAsia="Times New Roman" w:hAnsi="Segoe UI" w:cs="Segoe UI"/>
            <w:color w:val="212121"/>
            <w:sz w:val="23"/>
            <w:szCs w:val="23"/>
          </w:rPr>
          <w:delText>Dear Department of Health,</w:delText>
        </w:r>
      </w:del>
    </w:p>
    <w:p w14:paraId="14C55017" w14:textId="77777777" w:rsidR="00700E00" w:rsidRPr="00700E00" w:rsidRDefault="00700E00" w:rsidP="00700E00">
      <w:pPr>
        <w:shd w:val="clear" w:color="auto" w:fill="FFFFFF"/>
        <w:spacing w:before="100" w:beforeAutospacing="1" w:after="100" w:afterAutospacing="1" w:line="240" w:lineRule="auto"/>
        <w:rPr>
          <w:del w:id="258" w:author="Alessia Perolio" w:date="2026-09-25T21:10:00Z" w16du:dateUtc="2026-09-26T01:10:00Z"/>
          <w:rFonts w:ascii="Segoe UI" w:eastAsia="Times New Roman" w:hAnsi="Segoe UI" w:cs="Segoe UI"/>
          <w:color w:val="212121"/>
          <w:sz w:val="23"/>
          <w:szCs w:val="23"/>
        </w:rPr>
      </w:pPr>
      <w:del w:id="259" w:author="Alessia Perolio" w:date="2026-09-25T21:10:00Z" w16du:dateUtc="2026-09-26T01:10:00Z">
        <w:r w:rsidRPr="00700E00">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709E4D0E" w14:textId="77777777" w:rsidR="00700E00" w:rsidRPr="00700E00" w:rsidRDefault="00700E00" w:rsidP="00700E00">
      <w:pPr>
        <w:shd w:val="clear" w:color="auto" w:fill="FFFFFF"/>
        <w:spacing w:before="100" w:beforeAutospacing="1" w:after="100" w:afterAutospacing="1" w:line="240" w:lineRule="auto"/>
        <w:rPr>
          <w:del w:id="260" w:author="Alessia Perolio" w:date="2026-09-25T21:10:00Z" w16du:dateUtc="2026-09-26T01:10:00Z"/>
          <w:rFonts w:ascii="Segoe UI" w:eastAsia="Times New Roman" w:hAnsi="Segoe UI" w:cs="Segoe UI"/>
          <w:color w:val="212121"/>
          <w:sz w:val="23"/>
          <w:szCs w:val="23"/>
        </w:rPr>
      </w:pPr>
      <w:del w:id="261" w:author="Alessia Perolio" w:date="2026-09-25T21:10:00Z" w16du:dateUtc="2026-09-26T01:10:00Z">
        <w:r w:rsidRPr="00700E00">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03FF15F7" w14:textId="77777777" w:rsidR="00700E00" w:rsidRPr="00700E00" w:rsidRDefault="00700E00" w:rsidP="00700E00">
      <w:pPr>
        <w:shd w:val="clear" w:color="auto" w:fill="FFFFFF"/>
        <w:spacing w:before="100" w:beforeAutospacing="1" w:after="100" w:afterAutospacing="1" w:line="240" w:lineRule="auto"/>
        <w:rPr>
          <w:del w:id="262" w:author="Alessia Perolio" w:date="2026-09-25T21:10:00Z" w16du:dateUtc="2026-09-26T01:10:00Z"/>
          <w:rFonts w:ascii="Segoe UI" w:eastAsia="Times New Roman" w:hAnsi="Segoe UI" w:cs="Segoe UI"/>
          <w:color w:val="212121"/>
          <w:sz w:val="23"/>
          <w:szCs w:val="23"/>
        </w:rPr>
      </w:pPr>
      <w:del w:id="263" w:author="Alessia Perolio" w:date="2026-09-25T21:10:00Z" w16du:dateUtc="2026-09-26T01:10:00Z">
        <w:r w:rsidRPr="00700E00">
          <w:rPr>
            <w:rFonts w:ascii="Segoe UI" w:eastAsia="Times New Roman" w:hAnsi="Segoe UI" w:cs="Segoe UI"/>
            <w:color w:val="212121"/>
            <w:sz w:val="23"/>
            <w:szCs w:val="23"/>
          </w:rPr>
          <w:delText>I support the Mass General Brigham project and ask the Department of Public Health to approve this application.</w:delText>
        </w:r>
      </w:del>
    </w:p>
    <w:p w14:paraId="6BFA4C37" w14:textId="77777777" w:rsidR="00700E00" w:rsidRPr="00700E00" w:rsidRDefault="00700E00" w:rsidP="00700E00">
      <w:pPr>
        <w:shd w:val="clear" w:color="auto" w:fill="FFFFFF"/>
        <w:spacing w:before="100" w:beforeAutospacing="1" w:after="100" w:afterAutospacing="1" w:line="240" w:lineRule="auto"/>
        <w:rPr>
          <w:del w:id="264" w:author="Alessia Perolio" w:date="2026-09-25T21:10:00Z" w16du:dateUtc="2026-09-26T01:10:00Z"/>
          <w:rFonts w:ascii="Segoe UI" w:eastAsia="Times New Roman" w:hAnsi="Segoe UI" w:cs="Segoe UI"/>
          <w:color w:val="212121"/>
          <w:sz w:val="23"/>
          <w:szCs w:val="23"/>
        </w:rPr>
      </w:pPr>
      <w:del w:id="265" w:author="Alessia Perolio" w:date="2026-09-25T21:10:00Z" w16du:dateUtc="2026-09-26T01:10:00Z">
        <w:r w:rsidRPr="00700E00">
          <w:rPr>
            <w:rFonts w:ascii="Segoe UI" w:eastAsia="Times New Roman" w:hAnsi="Segoe UI" w:cs="Segoe UI"/>
            <w:color w:val="212121"/>
            <w:sz w:val="23"/>
            <w:szCs w:val="23"/>
          </w:rPr>
          <w:delText>Sincerely,</w:delText>
        </w:r>
        <w:r w:rsidRPr="00700E00">
          <w:rPr>
            <w:rFonts w:ascii="Segoe UI" w:eastAsia="Times New Roman" w:hAnsi="Segoe UI" w:cs="Segoe UI"/>
            <w:color w:val="212121"/>
            <w:sz w:val="23"/>
            <w:szCs w:val="23"/>
          </w:rPr>
          <w:br/>
          <w:delText>theress volz</w:delText>
        </w:r>
        <w:r w:rsidRPr="00700E00">
          <w:rPr>
            <w:rFonts w:ascii="Segoe UI" w:eastAsia="Times New Roman" w:hAnsi="Segoe UI" w:cs="Segoe UI"/>
            <w:color w:val="212121"/>
            <w:sz w:val="23"/>
            <w:szCs w:val="23"/>
          </w:rPr>
          <w:br/>
          <w:delText>theresajvolz@yahoo.com</w:delText>
        </w:r>
        <w:r w:rsidRPr="00700E00">
          <w:rPr>
            <w:rFonts w:ascii="Segoe UI" w:eastAsia="Times New Roman" w:hAnsi="Segoe UI" w:cs="Segoe UI"/>
            <w:color w:val="212121"/>
            <w:sz w:val="23"/>
            <w:szCs w:val="23"/>
          </w:rPr>
          <w:br/>
          <w:delText>23 fulton street HYDE PARK, MA 02136 Constituent</w:delText>
        </w:r>
      </w:del>
    </w:p>
    <w:p w14:paraId="5F7BBE28" w14:textId="64EF63A1" w:rsidR="00420ED6" w:rsidRDefault="00420ED6">
      <w:pPr>
        <w:rPr>
          <w:del w:id="266" w:author="Alessia Perolio" w:date="2026-09-25T21:10:00Z" w16du:dateUtc="2026-09-26T01:10:00Z"/>
        </w:rPr>
      </w:pPr>
      <w:del w:id="267" w:author="Alessia Perolio" w:date="2026-09-25T21:10:00Z" w16du:dateUtc="2026-09-26T01:10:00Z">
        <w:r>
          <w:br w:type="page"/>
        </w:r>
      </w:del>
    </w:p>
    <w:p w14:paraId="5EFB49EE" w14:textId="77777777" w:rsidR="00420ED6" w:rsidRPr="00420ED6" w:rsidRDefault="00420ED6" w:rsidP="00935A59">
      <w:pPr>
        <w:pStyle w:val="Heading1"/>
        <w:rPr>
          <w:del w:id="268" w:author="Alessia Perolio" w:date="2026-09-25T21:10:00Z" w16du:dateUtc="2026-09-26T01:10:00Z"/>
        </w:rPr>
      </w:pPr>
      <w:del w:id="269" w:author="Alessia Perolio" w:date="2026-09-25T21:10:00Z" w16du:dateUtc="2026-09-26T01:10:00Z">
        <w:r w:rsidRPr="00420ED6">
          <w:delText>marcella accolla &lt;myvoice@oneclickpolitics.com&gt;</w:delText>
        </w:r>
      </w:del>
    </w:p>
    <w:p w14:paraId="69501F07" w14:textId="77777777" w:rsidR="00420ED6" w:rsidRPr="00420ED6" w:rsidRDefault="00420ED6" w:rsidP="00935A59">
      <w:pPr>
        <w:pStyle w:val="Heading1"/>
        <w:rPr>
          <w:del w:id="270" w:author="Alessia Perolio" w:date="2026-09-25T21:10:00Z" w16du:dateUtc="2026-09-26T01:10:00Z"/>
          <w:color w:val="666666"/>
          <w:sz w:val="17"/>
          <w:szCs w:val="17"/>
        </w:rPr>
      </w:pPr>
      <w:del w:id="271" w:author="Alessia Perolio" w:date="2026-09-25T21:10:00Z" w16du:dateUtc="2026-09-26T01:10:00Z">
        <w:r w:rsidRPr="00420ED6">
          <w:rPr>
            <w:color w:val="666666"/>
            <w:sz w:val="17"/>
            <w:szCs w:val="17"/>
          </w:rPr>
          <w:delText>Sat 5/29/2021 4:57 AM</w:delText>
        </w:r>
      </w:del>
    </w:p>
    <w:p w14:paraId="41C33B24" w14:textId="77777777" w:rsidR="00420ED6" w:rsidRPr="00420ED6" w:rsidRDefault="00420ED6" w:rsidP="00935A59">
      <w:pPr>
        <w:pStyle w:val="Heading1"/>
        <w:rPr>
          <w:del w:id="272" w:author="Alessia Perolio" w:date="2026-09-25T21:10:00Z" w16du:dateUtc="2026-09-26T01:10:00Z"/>
          <w:color w:val="000000"/>
          <w:sz w:val="27"/>
          <w:szCs w:val="27"/>
        </w:rPr>
      </w:pPr>
      <w:del w:id="273" w:author="Alessia Perolio" w:date="2026-09-25T21:10:00Z" w16du:dateUtc="2026-09-26T01:10:00Z">
        <w:r w:rsidRPr="00420ED6">
          <w:rPr>
            <w:rFonts w:ascii="Segoe UI Semibold" w:hAnsi="Segoe UI Semibold" w:cs="Segoe UI Semibold"/>
            <w:b/>
            <w:bCs/>
            <w:color w:val="000000"/>
            <w:sz w:val="18"/>
            <w:szCs w:val="18"/>
          </w:rPr>
          <w:delText>To:</w:delText>
        </w:r>
      </w:del>
    </w:p>
    <w:p w14:paraId="79C0A79F" w14:textId="77777777" w:rsidR="00420ED6" w:rsidRPr="00420ED6" w:rsidRDefault="00420ED6" w:rsidP="00935A59">
      <w:pPr>
        <w:pStyle w:val="Heading1"/>
        <w:rPr>
          <w:del w:id="274" w:author="Alessia Perolio" w:date="2026-09-25T21:10:00Z" w16du:dateUtc="2026-09-26T01:10:00Z"/>
          <w:color w:val="000000"/>
          <w:sz w:val="2"/>
          <w:szCs w:val="2"/>
          <w:bdr w:val="none" w:sz="0" w:space="0" w:color="auto" w:frame="1"/>
        </w:rPr>
      </w:pPr>
      <w:del w:id="275" w:author="Alessia Perolio" w:date="2026-09-25T21:10:00Z" w16du:dateUtc="2026-09-26T01:10:00Z">
        <w:r w:rsidRPr="00420ED6">
          <w:rPr>
            <w:rFonts w:ascii="Segoe UI Semibold" w:hAnsi="Segoe UI Semibold" w:cs="Segoe UI Semibold"/>
            <w:b/>
            <w:bCs/>
            <w:color w:val="000000"/>
            <w:sz w:val="18"/>
            <w:szCs w:val="18"/>
            <w:bdr w:val="none" w:sz="0" w:space="0" w:color="auto" w:frame="1"/>
          </w:rPr>
          <w:delText>DPH-DL - DoN Program;</w:delText>
        </w:r>
      </w:del>
    </w:p>
    <w:p w14:paraId="6EEB6CE7" w14:textId="77777777" w:rsidR="00420ED6" w:rsidRPr="00420ED6" w:rsidRDefault="00420ED6" w:rsidP="00420ED6">
      <w:pPr>
        <w:shd w:val="clear" w:color="auto" w:fill="FFFFFF"/>
        <w:spacing w:before="100" w:beforeAutospacing="1" w:after="100" w:afterAutospacing="1" w:line="240" w:lineRule="auto"/>
        <w:rPr>
          <w:del w:id="276" w:author="Alessia Perolio" w:date="2026-09-25T21:10:00Z" w16du:dateUtc="2026-09-26T01:10:00Z"/>
          <w:rFonts w:ascii="Segoe UI" w:eastAsia="Times New Roman" w:hAnsi="Segoe UI" w:cs="Segoe UI"/>
          <w:color w:val="212121"/>
          <w:sz w:val="23"/>
          <w:szCs w:val="23"/>
        </w:rPr>
      </w:pPr>
      <w:del w:id="277" w:author="Alessia Perolio" w:date="2026-09-25T21:10:00Z" w16du:dateUtc="2026-09-26T01:10:00Z">
        <w:r w:rsidRPr="00420ED6">
          <w:rPr>
            <w:rFonts w:ascii="Segoe UI" w:eastAsia="Times New Roman" w:hAnsi="Segoe UI" w:cs="Segoe UI"/>
            <w:color w:val="212121"/>
            <w:sz w:val="23"/>
            <w:szCs w:val="23"/>
          </w:rPr>
          <w:delText>Re: Please Support Mass General Brigham!</w:delText>
        </w:r>
      </w:del>
    </w:p>
    <w:p w14:paraId="58BDDAB8" w14:textId="77777777" w:rsidR="00420ED6" w:rsidRPr="00420ED6" w:rsidRDefault="00420ED6" w:rsidP="00420ED6">
      <w:pPr>
        <w:shd w:val="clear" w:color="auto" w:fill="FFFFFF"/>
        <w:spacing w:before="100" w:beforeAutospacing="1" w:after="100" w:afterAutospacing="1" w:line="240" w:lineRule="auto"/>
        <w:rPr>
          <w:del w:id="278" w:author="Alessia Perolio" w:date="2026-09-25T21:10:00Z" w16du:dateUtc="2026-09-26T01:10:00Z"/>
          <w:rFonts w:ascii="Segoe UI" w:eastAsia="Times New Roman" w:hAnsi="Segoe UI" w:cs="Segoe UI"/>
          <w:color w:val="212121"/>
          <w:sz w:val="23"/>
          <w:szCs w:val="23"/>
        </w:rPr>
      </w:pPr>
      <w:del w:id="279" w:author="Alessia Perolio" w:date="2026-09-25T21:10:00Z" w16du:dateUtc="2026-09-26T01:10:00Z">
        <w:r w:rsidRPr="00420ED6">
          <w:rPr>
            <w:rFonts w:ascii="Segoe UI" w:eastAsia="Times New Roman" w:hAnsi="Segoe UI" w:cs="Segoe UI"/>
            <w:color w:val="212121"/>
            <w:sz w:val="23"/>
            <w:szCs w:val="23"/>
          </w:rPr>
          <w:delText>Dear Department of Health,</w:delText>
        </w:r>
      </w:del>
    </w:p>
    <w:p w14:paraId="067CA7FA" w14:textId="77777777" w:rsidR="00420ED6" w:rsidRPr="00420ED6" w:rsidRDefault="00420ED6" w:rsidP="00420ED6">
      <w:pPr>
        <w:shd w:val="clear" w:color="auto" w:fill="FFFFFF"/>
        <w:spacing w:before="100" w:beforeAutospacing="1" w:after="100" w:afterAutospacing="1" w:line="240" w:lineRule="auto"/>
        <w:rPr>
          <w:del w:id="280" w:author="Alessia Perolio" w:date="2026-09-25T21:10:00Z" w16du:dateUtc="2026-09-26T01:10:00Z"/>
          <w:rFonts w:ascii="Segoe UI" w:eastAsia="Times New Roman" w:hAnsi="Segoe UI" w:cs="Segoe UI"/>
          <w:color w:val="212121"/>
          <w:sz w:val="23"/>
          <w:szCs w:val="23"/>
        </w:rPr>
      </w:pPr>
      <w:del w:id="281" w:author="Alessia Perolio" w:date="2026-09-25T21:10:00Z" w16du:dateUtc="2026-09-26T01:10:00Z">
        <w:r w:rsidRPr="00420ED6">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7744E135" w14:textId="77777777" w:rsidR="00420ED6" w:rsidRPr="00420ED6" w:rsidRDefault="00420ED6" w:rsidP="00420ED6">
      <w:pPr>
        <w:shd w:val="clear" w:color="auto" w:fill="FFFFFF"/>
        <w:spacing w:before="100" w:beforeAutospacing="1" w:after="100" w:afterAutospacing="1" w:line="240" w:lineRule="auto"/>
        <w:rPr>
          <w:del w:id="282" w:author="Alessia Perolio" w:date="2026-09-25T21:10:00Z" w16du:dateUtc="2026-09-26T01:10:00Z"/>
          <w:rFonts w:ascii="Segoe UI" w:eastAsia="Times New Roman" w:hAnsi="Segoe UI" w:cs="Segoe UI"/>
          <w:color w:val="212121"/>
          <w:sz w:val="23"/>
          <w:szCs w:val="23"/>
        </w:rPr>
      </w:pPr>
      <w:del w:id="283" w:author="Alessia Perolio" w:date="2026-09-25T21:10:00Z" w16du:dateUtc="2026-09-26T01:10:00Z">
        <w:r w:rsidRPr="00420ED6">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2880A1B8" w14:textId="77777777" w:rsidR="00420ED6" w:rsidRPr="00420ED6" w:rsidRDefault="00420ED6" w:rsidP="00420ED6">
      <w:pPr>
        <w:shd w:val="clear" w:color="auto" w:fill="FFFFFF"/>
        <w:spacing w:before="100" w:beforeAutospacing="1" w:after="100" w:afterAutospacing="1" w:line="240" w:lineRule="auto"/>
        <w:rPr>
          <w:del w:id="284" w:author="Alessia Perolio" w:date="2026-09-25T21:10:00Z" w16du:dateUtc="2026-09-26T01:10:00Z"/>
          <w:rFonts w:ascii="Segoe UI" w:eastAsia="Times New Roman" w:hAnsi="Segoe UI" w:cs="Segoe UI"/>
          <w:color w:val="212121"/>
          <w:sz w:val="23"/>
          <w:szCs w:val="23"/>
        </w:rPr>
      </w:pPr>
      <w:del w:id="285" w:author="Alessia Perolio" w:date="2026-09-25T21:10:00Z" w16du:dateUtc="2026-09-26T01:10:00Z">
        <w:r w:rsidRPr="00420ED6">
          <w:rPr>
            <w:rFonts w:ascii="Segoe UI" w:eastAsia="Times New Roman" w:hAnsi="Segoe UI" w:cs="Segoe UI"/>
            <w:color w:val="212121"/>
            <w:sz w:val="23"/>
            <w:szCs w:val="23"/>
          </w:rPr>
          <w:delText>I support the Mass General Brigham project and ask the Department of Public Health to approve this application.</w:delText>
        </w:r>
      </w:del>
    </w:p>
    <w:p w14:paraId="69C8E63C" w14:textId="77777777" w:rsidR="00420ED6" w:rsidRPr="00420ED6" w:rsidRDefault="00420ED6" w:rsidP="00420ED6">
      <w:pPr>
        <w:shd w:val="clear" w:color="auto" w:fill="FFFFFF"/>
        <w:spacing w:before="100" w:beforeAutospacing="1" w:after="100" w:afterAutospacing="1" w:line="240" w:lineRule="auto"/>
        <w:rPr>
          <w:del w:id="286" w:author="Alessia Perolio" w:date="2026-09-25T21:10:00Z" w16du:dateUtc="2026-09-26T01:10:00Z"/>
          <w:rFonts w:ascii="Segoe UI" w:eastAsia="Times New Roman" w:hAnsi="Segoe UI" w:cs="Segoe UI"/>
          <w:color w:val="212121"/>
          <w:sz w:val="23"/>
          <w:szCs w:val="23"/>
        </w:rPr>
      </w:pPr>
      <w:del w:id="287" w:author="Alessia Perolio" w:date="2026-09-25T21:10:00Z" w16du:dateUtc="2026-09-26T01:10:00Z">
        <w:r w:rsidRPr="00420ED6">
          <w:rPr>
            <w:rFonts w:ascii="Segoe UI" w:eastAsia="Times New Roman" w:hAnsi="Segoe UI" w:cs="Segoe UI"/>
            <w:color w:val="212121"/>
            <w:sz w:val="23"/>
            <w:szCs w:val="23"/>
          </w:rPr>
          <w:delText>Sincerely,</w:delText>
        </w:r>
        <w:r w:rsidRPr="00420ED6">
          <w:rPr>
            <w:rFonts w:ascii="Segoe UI" w:eastAsia="Times New Roman" w:hAnsi="Segoe UI" w:cs="Segoe UI"/>
            <w:color w:val="212121"/>
            <w:sz w:val="23"/>
            <w:szCs w:val="23"/>
          </w:rPr>
          <w:br/>
          <w:delText>marcella accolla</w:delText>
        </w:r>
        <w:r w:rsidRPr="00420ED6">
          <w:rPr>
            <w:rFonts w:ascii="Segoe UI" w:eastAsia="Times New Roman" w:hAnsi="Segoe UI" w:cs="Segoe UI"/>
            <w:color w:val="212121"/>
            <w:sz w:val="23"/>
            <w:szCs w:val="23"/>
          </w:rPr>
          <w:br/>
          <w:delText>cruise7892@yahoo.com</w:delText>
        </w:r>
        <w:r w:rsidRPr="00420ED6">
          <w:rPr>
            <w:rFonts w:ascii="Segoe UI" w:eastAsia="Times New Roman" w:hAnsi="Segoe UI" w:cs="Segoe UI"/>
            <w:color w:val="212121"/>
            <w:sz w:val="23"/>
            <w:szCs w:val="23"/>
          </w:rPr>
          <w:br/>
          <w:delText>25 standish dr NORWOOD, MA 02062 Constituent</w:delText>
        </w:r>
      </w:del>
    </w:p>
    <w:p w14:paraId="4ECDFDFD" w14:textId="0C5076BB" w:rsidR="00420ED6" w:rsidRDefault="00420ED6">
      <w:pPr>
        <w:rPr>
          <w:del w:id="288" w:author="Alessia Perolio" w:date="2026-09-25T21:10:00Z" w16du:dateUtc="2026-09-26T01:10:00Z"/>
        </w:rPr>
      </w:pPr>
      <w:del w:id="289" w:author="Alessia Perolio" w:date="2026-09-25T21:10:00Z" w16du:dateUtc="2026-09-26T01:10:00Z">
        <w:r>
          <w:br w:type="page"/>
        </w:r>
      </w:del>
    </w:p>
    <w:p w14:paraId="510DB5B5" w14:textId="77777777" w:rsidR="00420ED6" w:rsidRPr="00420ED6" w:rsidRDefault="00420ED6" w:rsidP="00935A59">
      <w:pPr>
        <w:pStyle w:val="Heading1"/>
        <w:rPr>
          <w:del w:id="290" w:author="Alessia Perolio" w:date="2026-09-25T21:10:00Z" w16du:dateUtc="2026-09-26T01:10:00Z"/>
        </w:rPr>
      </w:pPr>
      <w:del w:id="291" w:author="Alessia Perolio" w:date="2026-09-25T21:10:00Z" w16du:dateUtc="2026-09-26T01:10:00Z">
        <w:r w:rsidRPr="00420ED6">
          <w:delText>jasminka friedman &lt;myvoice@oneclickpolitics.com&gt;</w:delText>
        </w:r>
      </w:del>
    </w:p>
    <w:p w14:paraId="1600CF20" w14:textId="77777777" w:rsidR="00420ED6" w:rsidRPr="00420ED6" w:rsidRDefault="00420ED6" w:rsidP="00935A59">
      <w:pPr>
        <w:pStyle w:val="Heading1"/>
        <w:rPr>
          <w:del w:id="292" w:author="Alessia Perolio" w:date="2026-09-25T21:10:00Z" w16du:dateUtc="2026-09-26T01:10:00Z"/>
          <w:color w:val="666666"/>
          <w:sz w:val="17"/>
          <w:szCs w:val="17"/>
        </w:rPr>
      </w:pPr>
      <w:del w:id="293" w:author="Alessia Perolio" w:date="2026-09-25T21:10:00Z" w16du:dateUtc="2026-09-26T01:10:00Z">
        <w:r w:rsidRPr="00420ED6">
          <w:rPr>
            <w:color w:val="666666"/>
            <w:sz w:val="17"/>
            <w:szCs w:val="17"/>
          </w:rPr>
          <w:delText>Sat 5/29/2021 4:55 AM</w:delText>
        </w:r>
      </w:del>
    </w:p>
    <w:p w14:paraId="3816C775" w14:textId="77777777" w:rsidR="00420ED6" w:rsidRPr="00420ED6" w:rsidRDefault="00420ED6" w:rsidP="00935A59">
      <w:pPr>
        <w:pStyle w:val="Heading1"/>
        <w:rPr>
          <w:del w:id="294" w:author="Alessia Perolio" w:date="2026-09-25T21:10:00Z" w16du:dateUtc="2026-09-26T01:10:00Z"/>
          <w:color w:val="000000"/>
          <w:sz w:val="27"/>
          <w:szCs w:val="27"/>
        </w:rPr>
      </w:pPr>
      <w:del w:id="295" w:author="Alessia Perolio" w:date="2026-09-25T21:10:00Z" w16du:dateUtc="2026-09-26T01:10:00Z">
        <w:r w:rsidRPr="00420ED6">
          <w:rPr>
            <w:rFonts w:ascii="Segoe UI Semibold" w:hAnsi="Segoe UI Semibold" w:cs="Segoe UI Semibold"/>
            <w:b/>
            <w:bCs/>
            <w:color w:val="000000"/>
            <w:sz w:val="18"/>
            <w:szCs w:val="18"/>
          </w:rPr>
          <w:delText>To:</w:delText>
        </w:r>
      </w:del>
    </w:p>
    <w:p w14:paraId="5CEE9C42" w14:textId="77777777" w:rsidR="00420ED6" w:rsidRPr="00420ED6" w:rsidRDefault="00420ED6" w:rsidP="00935A59">
      <w:pPr>
        <w:pStyle w:val="Heading1"/>
        <w:rPr>
          <w:del w:id="296" w:author="Alessia Perolio" w:date="2026-09-25T21:10:00Z" w16du:dateUtc="2026-09-26T01:10:00Z"/>
          <w:color w:val="000000"/>
          <w:sz w:val="2"/>
          <w:szCs w:val="2"/>
          <w:bdr w:val="none" w:sz="0" w:space="0" w:color="auto" w:frame="1"/>
        </w:rPr>
      </w:pPr>
      <w:del w:id="297" w:author="Alessia Perolio" w:date="2026-09-25T21:10:00Z" w16du:dateUtc="2026-09-26T01:10:00Z">
        <w:r w:rsidRPr="00420ED6">
          <w:rPr>
            <w:rFonts w:ascii="Segoe UI Semibold" w:hAnsi="Segoe UI Semibold" w:cs="Segoe UI Semibold"/>
            <w:b/>
            <w:bCs/>
            <w:color w:val="000000"/>
            <w:sz w:val="18"/>
            <w:szCs w:val="18"/>
            <w:bdr w:val="none" w:sz="0" w:space="0" w:color="auto" w:frame="1"/>
          </w:rPr>
          <w:delText>DPH-DL - DoN Program;</w:delText>
        </w:r>
      </w:del>
    </w:p>
    <w:p w14:paraId="48ED7820" w14:textId="77777777" w:rsidR="00420ED6" w:rsidRPr="00420ED6" w:rsidRDefault="00420ED6" w:rsidP="00420ED6">
      <w:pPr>
        <w:shd w:val="clear" w:color="auto" w:fill="FFFFFF"/>
        <w:spacing w:before="100" w:beforeAutospacing="1" w:after="100" w:afterAutospacing="1" w:line="240" w:lineRule="auto"/>
        <w:rPr>
          <w:del w:id="298" w:author="Alessia Perolio" w:date="2026-09-25T21:10:00Z" w16du:dateUtc="2026-09-26T01:10:00Z"/>
          <w:rFonts w:ascii="Segoe UI" w:eastAsia="Times New Roman" w:hAnsi="Segoe UI" w:cs="Segoe UI"/>
          <w:color w:val="212121"/>
          <w:sz w:val="23"/>
          <w:szCs w:val="23"/>
        </w:rPr>
      </w:pPr>
      <w:del w:id="299" w:author="Alessia Perolio" w:date="2026-09-25T21:10:00Z" w16du:dateUtc="2026-09-26T01:10:00Z">
        <w:r w:rsidRPr="00420ED6">
          <w:rPr>
            <w:rFonts w:ascii="Segoe UI" w:eastAsia="Times New Roman" w:hAnsi="Segoe UI" w:cs="Segoe UI"/>
            <w:color w:val="212121"/>
            <w:sz w:val="23"/>
            <w:szCs w:val="23"/>
          </w:rPr>
          <w:delText>Re: Please Support Mass General Brigham!</w:delText>
        </w:r>
      </w:del>
    </w:p>
    <w:p w14:paraId="59264FE5" w14:textId="77777777" w:rsidR="00420ED6" w:rsidRPr="00420ED6" w:rsidRDefault="00420ED6" w:rsidP="00420ED6">
      <w:pPr>
        <w:shd w:val="clear" w:color="auto" w:fill="FFFFFF"/>
        <w:spacing w:before="100" w:beforeAutospacing="1" w:after="100" w:afterAutospacing="1" w:line="240" w:lineRule="auto"/>
        <w:rPr>
          <w:del w:id="300" w:author="Alessia Perolio" w:date="2026-09-25T21:10:00Z" w16du:dateUtc="2026-09-26T01:10:00Z"/>
          <w:rFonts w:ascii="Segoe UI" w:eastAsia="Times New Roman" w:hAnsi="Segoe UI" w:cs="Segoe UI"/>
          <w:color w:val="212121"/>
          <w:sz w:val="23"/>
          <w:szCs w:val="23"/>
        </w:rPr>
      </w:pPr>
      <w:del w:id="301" w:author="Alessia Perolio" w:date="2026-09-25T21:10:00Z" w16du:dateUtc="2026-09-26T01:10:00Z">
        <w:r w:rsidRPr="00420ED6">
          <w:rPr>
            <w:rFonts w:ascii="Segoe UI" w:eastAsia="Times New Roman" w:hAnsi="Segoe UI" w:cs="Segoe UI"/>
            <w:color w:val="212121"/>
            <w:sz w:val="23"/>
            <w:szCs w:val="23"/>
          </w:rPr>
          <w:delText>Dear Department of Health,</w:delText>
        </w:r>
      </w:del>
    </w:p>
    <w:p w14:paraId="2DD3F017" w14:textId="77777777" w:rsidR="00420ED6" w:rsidRPr="00420ED6" w:rsidRDefault="00420ED6" w:rsidP="00420ED6">
      <w:pPr>
        <w:shd w:val="clear" w:color="auto" w:fill="FFFFFF"/>
        <w:spacing w:before="100" w:beforeAutospacing="1" w:after="100" w:afterAutospacing="1" w:line="240" w:lineRule="auto"/>
        <w:rPr>
          <w:del w:id="302" w:author="Alessia Perolio" w:date="2026-09-25T21:10:00Z" w16du:dateUtc="2026-09-26T01:10:00Z"/>
          <w:rFonts w:ascii="Segoe UI" w:eastAsia="Times New Roman" w:hAnsi="Segoe UI" w:cs="Segoe UI"/>
          <w:color w:val="212121"/>
          <w:sz w:val="23"/>
          <w:szCs w:val="23"/>
        </w:rPr>
      </w:pPr>
      <w:del w:id="303" w:author="Alessia Perolio" w:date="2026-09-25T21:10:00Z" w16du:dateUtc="2026-09-26T01:10:00Z">
        <w:r w:rsidRPr="00420ED6">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36AE6B69" w14:textId="77777777" w:rsidR="00420ED6" w:rsidRPr="00420ED6" w:rsidRDefault="00420ED6" w:rsidP="00420ED6">
      <w:pPr>
        <w:shd w:val="clear" w:color="auto" w:fill="FFFFFF"/>
        <w:spacing w:before="100" w:beforeAutospacing="1" w:after="100" w:afterAutospacing="1" w:line="240" w:lineRule="auto"/>
        <w:rPr>
          <w:del w:id="304" w:author="Alessia Perolio" w:date="2026-09-25T21:10:00Z" w16du:dateUtc="2026-09-26T01:10:00Z"/>
          <w:rFonts w:ascii="Segoe UI" w:eastAsia="Times New Roman" w:hAnsi="Segoe UI" w:cs="Segoe UI"/>
          <w:color w:val="212121"/>
          <w:sz w:val="23"/>
          <w:szCs w:val="23"/>
        </w:rPr>
      </w:pPr>
      <w:del w:id="305" w:author="Alessia Perolio" w:date="2026-09-25T21:10:00Z" w16du:dateUtc="2026-09-26T01:10:00Z">
        <w:r w:rsidRPr="00420ED6">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5C5B78CE" w14:textId="77777777" w:rsidR="00420ED6" w:rsidRPr="00420ED6" w:rsidRDefault="00420ED6" w:rsidP="00420ED6">
      <w:pPr>
        <w:shd w:val="clear" w:color="auto" w:fill="FFFFFF"/>
        <w:spacing w:before="100" w:beforeAutospacing="1" w:after="100" w:afterAutospacing="1" w:line="240" w:lineRule="auto"/>
        <w:rPr>
          <w:del w:id="306" w:author="Alessia Perolio" w:date="2026-09-25T21:10:00Z" w16du:dateUtc="2026-09-26T01:10:00Z"/>
          <w:rFonts w:ascii="Segoe UI" w:eastAsia="Times New Roman" w:hAnsi="Segoe UI" w:cs="Segoe UI"/>
          <w:color w:val="212121"/>
          <w:sz w:val="23"/>
          <w:szCs w:val="23"/>
        </w:rPr>
      </w:pPr>
      <w:del w:id="307" w:author="Alessia Perolio" w:date="2026-09-25T21:10:00Z" w16du:dateUtc="2026-09-26T01:10:00Z">
        <w:r w:rsidRPr="00420ED6">
          <w:rPr>
            <w:rFonts w:ascii="Segoe UI" w:eastAsia="Times New Roman" w:hAnsi="Segoe UI" w:cs="Segoe UI"/>
            <w:color w:val="212121"/>
            <w:sz w:val="23"/>
            <w:szCs w:val="23"/>
          </w:rPr>
          <w:delText>I support the Mass General Brigham project and ask the Department of Public Health to approve this application.</w:delText>
        </w:r>
      </w:del>
    </w:p>
    <w:p w14:paraId="3C3652A0" w14:textId="77777777" w:rsidR="00420ED6" w:rsidRPr="00420ED6" w:rsidRDefault="00420ED6" w:rsidP="00420ED6">
      <w:pPr>
        <w:shd w:val="clear" w:color="auto" w:fill="FFFFFF"/>
        <w:spacing w:before="100" w:beforeAutospacing="1" w:after="100" w:afterAutospacing="1" w:line="240" w:lineRule="auto"/>
        <w:rPr>
          <w:del w:id="308" w:author="Alessia Perolio" w:date="2026-09-25T21:10:00Z" w16du:dateUtc="2026-09-26T01:10:00Z"/>
          <w:rFonts w:ascii="Segoe UI" w:eastAsia="Times New Roman" w:hAnsi="Segoe UI" w:cs="Segoe UI"/>
          <w:color w:val="212121"/>
          <w:sz w:val="23"/>
          <w:szCs w:val="23"/>
        </w:rPr>
      </w:pPr>
      <w:del w:id="309" w:author="Alessia Perolio" w:date="2026-09-25T21:10:00Z" w16du:dateUtc="2026-09-26T01:10:00Z">
        <w:r w:rsidRPr="00420ED6">
          <w:rPr>
            <w:rFonts w:ascii="Segoe UI" w:eastAsia="Times New Roman" w:hAnsi="Segoe UI" w:cs="Segoe UI"/>
            <w:color w:val="212121"/>
            <w:sz w:val="23"/>
            <w:szCs w:val="23"/>
          </w:rPr>
          <w:delText>Sincerely,</w:delText>
        </w:r>
        <w:r w:rsidRPr="00420ED6">
          <w:rPr>
            <w:rFonts w:ascii="Segoe UI" w:eastAsia="Times New Roman" w:hAnsi="Segoe UI" w:cs="Segoe UI"/>
            <w:color w:val="212121"/>
            <w:sz w:val="23"/>
            <w:szCs w:val="23"/>
          </w:rPr>
          <w:br/>
          <w:delText>jasminka friedman</w:delText>
        </w:r>
        <w:r w:rsidRPr="00420ED6">
          <w:rPr>
            <w:rFonts w:ascii="Segoe UI" w:eastAsia="Times New Roman" w:hAnsi="Segoe UI" w:cs="Segoe UI"/>
            <w:color w:val="212121"/>
            <w:sz w:val="23"/>
            <w:szCs w:val="23"/>
          </w:rPr>
          <w:br/>
          <w:delText>jasminka@pipeline.com</w:delText>
        </w:r>
        <w:r w:rsidRPr="00420ED6">
          <w:rPr>
            <w:rFonts w:ascii="Segoe UI" w:eastAsia="Times New Roman" w:hAnsi="Segoe UI" w:cs="Segoe UI"/>
            <w:color w:val="212121"/>
            <w:sz w:val="23"/>
            <w:szCs w:val="23"/>
          </w:rPr>
          <w:br/>
          <w:delText>36 mason rd NEEDHAM, MA 02492 Constituent</w:delText>
        </w:r>
      </w:del>
    </w:p>
    <w:p w14:paraId="05E78B6D" w14:textId="3000B40D" w:rsidR="00420ED6" w:rsidRDefault="00420ED6">
      <w:pPr>
        <w:rPr>
          <w:del w:id="310" w:author="Alessia Perolio" w:date="2026-09-25T21:10:00Z" w16du:dateUtc="2026-09-26T01:10:00Z"/>
        </w:rPr>
      </w:pPr>
      <w:del w:id="311" w:author="Alessia Perolio" w:date="2026-09-25T21:10:00Z" w16du:dateUtc="2026-09-26T01:10:00Z">
        <w:r>
          <w:br w:type="page"/>
        </w:r>
      </w:del>
    </w:p>
    <w:p w14:paraId="2B50F933" w14:textId="77777777" w:rsidR="00604408" w:rsidRPr="00604408" w:rsidRDefault="00604408" w:rsidP="00935A59">
      <w:pPr>
        <w:pStyle w:val="Heading1"/>
        <w:rPr>
          <w:del w:id="312" w:author="Alessia Perolio" w:date="2026-09-25T21:10:00Z" w16du:dateUtc="2026-09-26T01:10:00Z"/>
        </w:rPr>
      </w:pPr>
      <w:del w:id="313" w:author="Alessia Perolio" w:date="2026-09-25T21:10:00Z" w16du:dateUtc="2026-09-26T01:10:00Z">
        <w:r w:rsidRPr="00604408">
          <w:delText>renee turner &lt;myvoice@oneclickpolitics.com&gt;</w:delText>
        </w:r>
      </w:del>
    </w:p>
    <w:p w14:paraId="5C74F204" w14:textId="77777777" w:rsidR="00604408" w:rsidRPr="00604408" w:rsidRDefault="00604408" w:rsidP="00935A59">
      <w:pPr>
        <w:pStyle w:val="Heading1"/>
        <w:rPr>
          <w:del w:id="314" w:author="Alessia Perolio" w:date="2026-09-25T21:10:00Z" w16du:dateUtc="2026-09-26T01:10:00Z"/>
          <w:color w:val="666666"/>
          <w:sz w:val="17"/>
          <w:szCs w:val="17"/>
        </w:rPr>
      </w:pPr>
      <w:del w:id="315" w:author="Alessia Perolio" w:date="2026-09-25T21:10:00Z" w16du:dateUtc="2026-09-26T01:10:00Z">
        <w:r w:rsidRPr="00604408">
          <w:rPr>
            <w:color w:val="666666"/>
            <w:sz w:val="17"/>
            <w:szCs w:val="17"/>
          </w:rPr>
          <w:delText>Sat 5/29/2021 12:45 AM</w:delText>
        </w:r>
      </w:del>
    </w:p>
    <w:p w14:paraId="0D757127" w14:textId="77777777" w:rsidR="00604408" w:rsidRPr="00604408" w:rsidRDefault="00604408" w:rsidP="00935A59">
      <w:pPr>
        <w:pStyle w:val="Heading1"/>
        <w:rPr>
          <w:del w:id="316" w:author="Alessia Perolio" w:date="2026-09-25T21:10:00Z" w16du:dateUtc="2026-09-26T01:10:00Z"/>
          <w:color w:val="000000"/>
          <w:sz w:val="27"/>
          <w:szCs w:val="27"/>
        </w:rPr>
      </w:pPr>
      <w:del w:id="317" w:author="Alessia Perolio" w:date="2026-09-25T21:10:00Z" w16du:dateUtc="2026-09-26T01:10:00Z">
        <w:r w:rsidRPr="00604408">
          <w:rPr>
            <w:rFonts w:ascii="Segoe UI Semibold" w:hAnsi="Segoe UI Semibold" w:cs="Segoe UI Semibold"/>
            <w:b/>
            <w:bCs/>
            <w:color w:val="000000"/>
            <w:sz w:val="18"/>
            <w:szCs w:val="18"/>
          </w:rPr>
          <w:delText>To:</w:delText>
        </w:r>
      </w:del>
    </w:p>
    <w:p w14:paraId="6D8295A5" w14:textId="77777777" w:rsidR="00604408" w:rsidRPr="00604408" w:rsidRDefault="00604408" w:rsidP="00935A59">
      <w:pPr>
        <w:pStyle w:val="Heading1"/>
        <w:rPr>
          <w:del w:id="318" w:author="Alessia Perolio" w:date="2026-09-25T21:10:00Z" w16du:dateUtc="2026-09-26T01:10:00Z"/>
          <w:color w:val="000000"/>
          <w:sz w:val="2"/>
          <w:szCs w:val="2"/>
          <w:bdr w:val="none" w:sz="0" w:space="0" w:color="auto" w:frame="1"/>
        </w:rPr>
      </w:pPr>
      <w:del w:id="319" w:author="Alessia Perolio" w:date="2026-09-25T21:10:00Z" w16du:dateUtc="2026-09-26T01:10:00Z">
        <w:r w:rsidRPr="00604408">
          <w:rPr>
            <w:rFonts w:ascii="Segoe UI Semibold" w:hAnsi="Segoe UI Semibold" w:cs="Segoe UI Semibold"/>
            <w:b/>
            <w:bCs/>
            <w:color w:val="000000"/>
            <w:sz w:val="18"/>
            <w:szCs w:val="18"/>
            <w:bdr w:val="none" w:sz="0" w:space="0" w:color="auto" w:frame="1"/>
          </w:rPr>
          <w:delText>DPH-DL - DoN Program;</w:delText>
        </w:r>
      </w:del>
    </w:p>
    <w:p w14:paraId="45B3C8C9" w14:textId="77777777" w:rsidR="00604408" w:rsidRPr="00604408" w:rsidRDefault="00604408" w:rsidP="00604408">
      <w:pPr>
        <w:shd w:val="clear" w:color="auto" w:fill="FFFFFF"/>
        <w:spacing w:before="100" w:beforeAutospacing="1" w:after="100" w:afterAutospacing="1" w:line="240" w:lineRule="auto"/>
        <w:rPr>
          <w:del w:id="320" w:author="Alessia Perolio" w:date="2026-09-25T21:10:00Z" w16du:dateUtc="2026-09-26T01:10:00Z"/>
          <w:rFonts w:ascii="Segoe UI" w:eastAsia="Times New Roman" w:hAnsi="Segoe UI" w:cs="Segoe UI"/>
          <w:color w:val="212121"/>
          <w:sz w:val="23"/>
          <w:szCs w:val="23"/>
        </w:rPr>
      </w:pPr>
      <w:del w:id="321" w:author="Alessia Perolio" w:date="2026-09-25T21:10:00Z" w16du:dateUtc="2026-09-26T01:10:00Z">
        <w:r w:rsidRPr="00604408">
          <w:rPr>
            <w:rFonts w:ascii="Segoe UI" w:eastAsia="Times New Roman" w:hAnsi="Segoe UI" w:cs="Segoe UI"/>
            <w:color w:val="212121"/>
            <w:sz w:val="23"/>
            <w:szCs w:val="23"/>
          </w:rPr>
          <w:delText>Re: Please Support Mass General Brigham!</w:delText>
        </w:r>
      </w:del>
    </w:p>
    <w:p w14:paraId="1D2AABF3" w14:textId="77777777" w:rsidR="00604408" w:rsidRPr="00604408" w:rsidRDefault="00604408" w:rsidP="00604408">
      <w:pPr>
        <w:shd w:val="clear" w:color="auto" w:fill="FFFFFF"/>
        <w:spacing w:before="100" w:beforeAutospacing="1" w:after="100" w:afterAutospacing="1" w:line="240" w:lineRule="auto"/>
        <w:rPr>
          <w:del w:id="322" w:author="Alessia Perolio" w:date="2026-09-25T21:10:00Z" w16du:dateUtc="2026-09-26T01:10:00Z"/>
          <w:rFonts w:ascii="Segoe UI" w:eastAsia="Times New Roman" w:hAnsi="Segoe UI" w:cs="Segoe UI"/>
          <w:color w:val="212121"/>
          <w:sz w:val="23"/>
          <w:szCs w:val="23"/>
        </w:rPr>
      </w:pPr>
      <w:del w:id="323" w:author="Alessia Perolio" w:date="2026-09-25T21:10:00Z" w16du:dateUtc="2026-09-26T01:10:00Z">
        <w:r w:rsidRPr="00604408">
          <w:rPr>
            <w:rFonts w:ascii="Segoe UI" w:eastAsia="Times New Roman" w:hAnsi="Segoe UI" w:cs="Segoe UI"/>
            <w:color w:val="212121"/>
            <w:sz w:val="23"/>
            <w:szCs w:val="23"/>
          </w:rPr>
          <w:delText>Dear Department of Health,</w:delText>
        </w:r>
      </w:del>
    </w:p>
    <w:p w14:paraId="09135675" w14:textId="77777777" w:rsidR="00604408" w:rsidRPr="00604408" w:rsidRDefault="00604408" w:rsidP="00604408">
      <w:pPr>
        <w:shd w:val="clear" w:color="auto" w:fill="FFFFFF"/>
        <w:spacing w:before="100" w:beforeAutospacing="1" w:after="100" w:afterAutospacing="1" w:line="240" w:lineRule="auto"/>
        <w:rPr>
          <w:del w:id="324" w:author="Alessia Perolio" w:date="2026-09-25T21:10:00Z" w16du:dateUtc="2026-09-26T01:10:00Z"/>
          <w:rFonts w:ascii="Segoe UI" w:eastAsia="Times New Roman" w:hAnsi="Segoe UI" w:cs="Segoe UI"/>
          <w:color w:val="212121"/>
          <w:sz w:val="23"/>
          <w:szCs w:val="23"/>
        </w:rPr>
      </w:pPr>
      <w:del w:id="325" w:author="Alessia Perolio" w:date="2026-09-25T21:10:00Z" w16du:dateUtc="2026-09-26T01:10:00Z">
        <w:r w:rsidRPr="00604408">
          <w:rPr>
            <w:rFonts w:ascii="Segoe UI" w:eastAsia="Times New Roman" w:hAnsi="Segoe UI" w:cs="Segoe UI"/>
            <w:color w:val="212121"/>
            <w:sz w:val="23"/>
            <w:szCs w:val="23"/>
          </w:rPr>
          <w:delText>As a local resident, I support Mass General Brigham’s project to provide the same healthcare I receive today in Boston closer to my home. We need more access to care in our community – especially behavioral health, which this site will provide.</w:delText>
        </w:r>
      </w:del>
    </w:p>
    <w:p w14:paraId="45E87D6D" w14:textId="77777777" w:rsidR="00604408" w:rsidRPr="00604408" w:rsidRDefault="00604408" w:rsidP="00604408">
      <w:pPr>
        <w:shd w:val="clear" w:color="auto" w:fill="FFFFFF"/>
        <w:spacing w:before="100" w:beforeAutospacing="1" w:after="100" w:afterAutospacing="1" w:line="240" w:lineRule="auto"/>
        <w:rPr>
          <w:del w:id="326" w:author="Alessia Perolio" w:date="2026-09-25T21:10:00Z" w16du:dateUtc="2026-09-26T01:10:00Z"/>
          <w:rFonts w:ascii="Segoe UI" w:eastAsia="Times New Roman" w:hAnsi="Segoe UI" w:cs="Segoe UI"/>
          <w:color w:val="212121"/>
          <w:sz w:val="23"/>
          <w:szCs w:val="23"/>
        </w:rPr>
      </w:pPr>
      <w:del w:id="327" w:author="Alessia Perolio" w:date="2026-09-25T21:10:00Z" w16du:dateUtc="2026-09-26T01:10:00Z">
        <w:r w:rsidRPr="00604408">
          <w:rPr>
            <w:rFonts w:ascii="Segoe UI" w:eastAsia="Times New Roman" w:hAnsi="Segoe UI" w:cs="Segoe UI"/>
            <w:color w:val="212121"/>
            <w:sz w:val="23"/>
            <w:szCs w:val="23"/>
          </w:rPr>
          <w:delText>The project will also provide much-needed jobs, including 300 union construction jobs and 200 permanent jobs, that will help our local economy emerge from the pandemic.</w:delText>
        </w:r>
      </w:del>
    </w:p>
    <w:p w14:paraId="03209DE9" w14:textId="77777777" w:rsidR="00604408" w:rsidRPr="00604408" w:rsidRDefault="00604408" w:rsidP="00604408">
      <w:pPr>
        <w:shd w:val="clear" w:color="auto" w:fill="FFFFFF"/>
        <w:spacing w:before="100" w:beforeAutospacing="1" w:after="100" w:afterAutospacing="1" w:line="240" w:lineRule="auto"/>
        <w:rPr>
          <w:del w:id="328" w:author="Alessia Perolio" w:date="2026-09-25T21:10:00Z" w16du:dateUtc="2026-09-26T01:10:00Z"/>
          <w:rFonts w:ascii="Segoe UI" w:eastAsia="Times New Roman" w:hAnsi="Segoe UI" w:cs="Segoe UI"/>
          <w:color w:val="212121"/>
          <w:sz w:val="23"/>
          <w:szCs w:val="23"/>
        </w:rPr>
      </w:pPr>
      <w:del w:id="329" w:author="Alessia Perolio" w:date="2026-09-25T21:10:00Z" w16du:dateUtc="2026-09-26T01:10:00Z">
        <w:r w:rsidRPr="00604408">
          <w:rPr>
            <w:rFonts w:ascii="Segoe UI" w:eastAsia="Times New Roman" w:hAnsi="Segoe UI" w:cs="Segoe UI"/>
            <w:color w:val="212121"/>
            <w:sz w:val="23"/>
            <w:szCs w:val="23"/>
          </w:rPr>
          <w:delText>I support the Mass General Brigham project and ask the Department of Public Health to approve this application.</w:delText>
        </w:r>
      </w:del>
    </w:p>
    <w:p w14:paraId="1556A8EC" w14:textId="77777777" w:rsidR="00604408" w:rsidRPr="00604408" w:rsidRDefault="00604408" w:rsidP="00604408">
      <w:pPr>
        <w:shd w:val="clear" w:color="auto" w:fill="FFFFFF"/>
        <w:spacing w:before="100" w:beforeAutospacing="1" w:after="100" w:afterAutospacing="1" w:line="240" w:lineRule="auto"/>
        <w:rPr>
          <w:del w:id="330" w:author="Alessia Perolio" w:date="2026-09-25T21:10:00Z" w16du:dateUtc="2026-09-26T01:10:00Z"/>
          <w:rFonts w:ascii="Segoe UI" w:eastAsia="Times New Roman" w:hAnsi="Segoe UI" w:cs="Segoe UI"/>
          <w:color w:val="212121"/>
          <w:sz w:val="23"/>
          <w:szCs w:val="23"/>
        </w:rPr>
      </w:pPr>
      <w:del w:id="331" w:author="Alessia Perolio" w:date="2026-09-25T21:10:00Z" w16du:dateUtc="2026-09-26T01:10:00Z">
        <w:r w:rsidRPr="00604408">
          <w:rPr>
            <w:rFonts w:ascii="Segoe UI" w:eastAsia="Times New Roman" w:hAnsi="Segoe UI" w:cs="Segoe UI"/>
            <w:color w:val="212121"/>
            <w:sz w:val="23"/>
            <w:szCs w:val="23"/>
          </w:rPr>
          <w:delText>Sincerely,</w:delText>
        </w:r>
        <w:r w:rsidRPr="00604408">
          <w:rPr>
            <w:rFonts w:ascii="Segoe UI" w:eastAsia="Times New Roman" w:hAnsi="Segoe UI" w:cs="Segoe UI"/>
            <w:color w:val="212121"/>
            <w:sz w:val="23"/>
            <w:szCs w:val="23"/>
          </w:rPr>
          <w:br/>
          <w:delText>renee turner</w:delText>
        </w:r>
        <w:r w:rsidRPr="00604408">
          <w:rPr>
            <w:rFonts w:ascii="Segoe UI" w:eastAsia="Times New Roman" w:hAnsi="Segoe UI" w:cs="Segoe UI"/>
            <w:color w:val="212121"/>
            <w:sz w:val="23"/>
            <w:szCs w:val="23"/>
          </w:rPr>
          <w:br/>
          <w:delText>renttur65@gmail.com</w:delText>
        </w:r>
        <w:r w:rsidRPr="00604408">
          <w:rPr>
            <w:rFonts w:ascii="Segoe UI" w:eastAsia="Times New Roman" w:hAnsi="Segoe UI" w:cs="Segoe UI"/>
            <w:color w:val="212121"/>
            <w:sz w:val="23"/>
            <w:szCs w:val="23"/>
          </w:rPr>
          <w:br/>
          <w:delText>412 gatehouse drive MEDFIELD, MA 02052 Constituent</w:delText>
        </w:r>
      </w:del>
    </w:p>
    <w:p w14:paraId="260821BA" w14:textId="10833882" w:rsidR="00604408" w:rsidRDefault="00604408">
      <w:pPr>
        <w:rPr>
          <w:del w:id="332" w:author="Alessia Perolio" w:date="2026-09-25T21:10:00Z" w16du:dateUtc="2026-09-26T01:10:00Z"/>
        </w:rPr>
      </w:pPr>
      <w:del w:id="333" w:author="Alessia Perolio" w:date="2026-09-25T21:10:00Z" w16du:dateUtc="2026-09-26T01:10:00Z">
        <w:r>
          <w:br w:type="page"/>
        </w:r>
      </w:del>
    </w:p>
    <w:p w14:paraId="5859F486" w14:textId="77777777" w:rsidR="004A48F9" w:rsidRPr="004A48F9" w:rsidRDefault="004A48F9" w:rsidP="00935A59">
      <w:pPr>
        <w:pStyle w:val="Heading1"/>
        <w:rPr>
          <w:del w:id="334" w:author="Alessia Perolio" w:date="2026-09-25T21:10:00Z" w16du:dateUtc="2026-09-26T01:10:00Z"/>
        </w:rPr>
      </w:pPr>
      <w:del w:id="335" w:author="Alessia Perolio" w:date="2026-09-25T21:10:00Z" w16du:dateUtc="2026-09-26T01:10:00Z">
        <w:r w:rsidRPr="004A48F9">
          <w:delText>Susan &lt;slovell@bwh.harvard.edu&gt;</w:delText>
        </w:r>
      </w:del>
    </w:p>
    <w:p w14:paraId="0E069944" w14:textId="77777777" w:rsidR="004A48F9" w:rsidRPr="004A48F9" w:rsidRDefault="004A48F9" w:rsidP="00935A59">
      <w:pPr>
        <w:pStyle w:val="Heading1"/>
        <w:rPr>
          <w:del w:id="336" w:author="Alessia Perolio" w:date="2026-09-25T21:10:00Z" w16du:dateUtc="2026-09-26T01:10:00Z"/>
          <w:color w:val="666666"/>
          <w:sz w:val="17"/>
          <w:szCs w:val="17"/>
        </w:rPr>
      </w:pPr>
      <w:del w:id="337" w:author="Alessia Perolio" w:date="2026-09-25T21:10:00Z" w16du:dateUtc="2026-09-26T01:10:00Z">
        <w:r w:rsidRPr="004A48F9">
          <w:rPr>
            <w:color w:val="666666"/>
            <w:sz w:val="17"/>
            <w:szCs w:val="17"/>
          </w:rPr>
          <w:delText>Tue 5/25/2021 6:30 AM</w:delText>
        </w:r>
      </w:del>
    </w:p>
    <w:p w14:paraId="2E327E5A" w14:textId="77777777" w:rsidR="004A48F9" w:rsidRPr="004A48F9" w:rsidRDefault="004A48F9" w:rsidP="00935A59">
      <w:pPr>
        <w:pStyle w:val="Heading1"/>
        <w:rPr>
          <w:del w:id="338" w:author="Alessia Perolio" w:date="2026-09-25T21:10:00Z" w16du:dateUtc="2026-09-26T01:10:00Z"/>
          <w:color w:val="000000"/>
          <w:sz w:val="27"/>
          <w:szCs w:val="27"/>
        </w:rPr>
      </w:pPr>
      <w:del w:id="339" w:author="Alessia Perolio" w:date="2026-09-25T21:10:00Z" w16du:dateUtc="2026-09-26T01:10:00Z">
        <w:r w:rsidRPr="004A48F9">
          <w:rPr>
            <w:rFonts w:ascii="Segoe UI Semibold" w:hAnsi="Segoe UI Semibold" w:cs="Segoe UI Semibold"/>
            <w:b/>
            <w:bCs/>
            <w:color w:val="000000"/>
            <w:sz w:val="18"/>
            <w:szCs w:val="18"/>
          </w:rPr>
          <w:delText>To:</w:delText>
        </w:r>
      </w:del>
    </w:p>
    <w:p w14:paraId="62260275" w14:textId="77777777" w:rsidR="004A48F9" w:rsidRPr="004A48F9" w:rsidRDefault="004A48F9" w:rsidP="00935A59">
      <w:pPr>
        <w:pStyle w:val="Heading1"/>
        <w:rPr>
          <w:del w:id="340" w:author="Alessia Perolio" w:date="2026-09-25T21:10:00Z" w16du:dateUtc="2026-09-26T01:10:00Z"/>
          <w:color w:val="000000"/>
          <w:sz w:val="2"/>
          <w:szCs w:val="2"/>
          <w:bdr w:val="none" w:sz="0" w:space="0" w:color="auto" w:frame="1"/>
        </w:rPr>
      </w:pPr>
      <w:del w:id="341" w:author="Alessia Perolio" w:date="2026-09-25T21:10:00Z" w16du:dateUtc="2026-09-26T01:10:00Z">
        <w:r w:rsidRPr="004A48F9">
          <w:rPr>
            <w:rFonts w:ascii="Segoe UI Semibold" w:hAnsi="Segoe UI Semibold" w:cs="Segoe UI Semibold"/>
            <w:b/>
            <w:bCs/>
            <w:color w:val="000000"/>
            <w:sz w:val="18"/>
            <w:szCs w:val="18"/>
            <w:bdr w:val="none" w:sz="0" w:space="0" w:color="auto" w:frame="1"/>
          </w:rPr>
          <w:delText>DPH-DL - DoN Program;</w:delText>
        </w:r>
      </w:del>
    </w:p>
    <w:p w14:paraId="67393272" w14:textId="77777777" w:rsidR="004A48F9" w:rsidRPr="004A48F9" w:rsidRDefault="004A48F9" w:rsidP="004A48F9">
      <w:pPr>
        <w:shd w:val="clear" w:color="auto" w:fill="FFFFFF"/>
        <w:spacing w:after="0" w:line="240" w:lineRule="auto"/>
        <w:rPr>
          <w:del w:id="342" w:author="Alessia Perolio" w:date="2026-09-25T21:10:00Z" w16du:dateUtc="2026-09-26T01:10:00Z"/>
          <w:rFonts w:ascii="Segoe UI" w:eastAsia="Times New Roman" w:hAnsi="Segoe UI" w:cs="Segoe UI"/>
          <w:color w:val="212121"/>
          <w:sz w:val="20"/>
          <w:szCs w:val="20"/>
        </w:rPr>
      </w:pPr>
      <w:del w:id="343" w:author="Alessia Perolio" w:date="2026-09-25T21:10:00Z" w16du:dateUtc="2026-09-26T01:10:00Z">
        <w:r w:rsidRPr="004A48F9">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4A48F9">
          <w:rPr>
            <w:rFonts w:ascii="Segoe UI" w:eastAsia="Times New Roman" w:hAnsi="Segoe UI" w:cs="Segoe UI"/>
            <w:color w:val="212121"/>
            <w:sz w:val="20"/>
            <w:szCs w:val="20"/>
          </w:rPr>
          <w:br/>
        </w:r>
        <w:r w:rsidRPr="004A48F9">
          <w:rPr>
            <w:rFonts w:ascii="Segoe UI" w:eastAsia="Times New Roman" w:hAnsi="Segoe UI" w:cs="Segoe UI"/>
            <w:color w:val="212121"/>
            <w:sz w:val="20"/>
            <w:szCs w:val="20"/>
          </w:rPr>
          <w:br/>
        </w:r>
        <w:r w:rsidRPr="004A48F9">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4A48F9">
          <w:rPr>
            <w:rFonts w:ascii="Segoe UI" w:eastAsia="Times New Roman" w:hAnsi="Segoe UI" w:cs="Segoe UI"/>
            <w:color w:val="212121"/>
            <w:sz w:val="20"/>
            <w:szCs w:val="20"/>
          </w:rPr>
          <w:br/>
        </w:r>
        <w:r w:rsidRPr="004A48F9">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4A48F9">
          <w:rPr>
            <w:rFonts w:ascii="Segoe UI" w:eastAsia="Times New Roman" w:hAnsi="Segoe UI" w:cs="Segoe UI"/>
            <w:color w:val="212121"/>
            <w:sz w:val="20"/>
            <w:szCs w:val="20"/>
          </w:rPr>
          <w:br/>
        </w:r>
        <w:r w:rsidRPr="004A48F9">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4A48F9">
          <w:rPr>
            <w:rFonts w:ascii="Segoe UI" w:eastAsia="Times New Roman" w:hAnsi="Segoe UI" w:cs="Segoe UI"/>
            <w:color w:val="212121"/>
            <w:sz w:val="20"/>
            <w:szCs w:val="20"/>
          </w:rPr>
          <w:br/>
        </w:r>
        <w:r w:rsidRPr="004A48F9">
          <w:rPr>
            <w:rFonts w:ascii="Segoe UI" w:eastAsia="Times New Roman" w:hAnsi="Segoe UI" w:cs="Segoe UI"/>
            <w:color w:val="212121"/>
            <w:sz w:val="20"/>
            <w:szCs w:val="20"/>
          </w:rPr>
          <w:br/>
          <w:delText>Susan</w:delText>
        </w:r>
        <w:r w:rsidRPr="004A48F9">
          <w:rPr>
            <w:rFonts w:ascii="Segoe UI" w:eastAsia="Times New Roman" w:hAnsi="Segoe UI" w:cs="Segoe UI"/>
            <w:color w:val="212121"/>
            <w:sz w:val="20"/>
            <w:szCs w:val="20"/>
          </w:rPr>
          <w:br/>
          <w:delText>slovell@bwh.harvard.edu</w:delText>
        </w:r>
        <w:r w:rsidRPr="004A48F9">
          <w:rPr>
            <w:rFonts w:ascii="Segoe UI" w:eastAsia="Times New Roman" w:hAnsi="Segoe UI" w:cs="Segoe UI"/>
            <w:color w:val="212121"/>
            <w:sz w:val="20"/>
            <w:szCs w:val="20"/>
          </w:rPr>
          <w:br/>
          <w:delText>Boston</w:delText>
        </w:r>
      </w:del>
    </w:p>
    <w:p w14:paraId="039D6D40" w14:textId="77777777" w:rsidR="004A48F9" w:rsidRDefault="004A48F9">
      <w:pPr>
        <w:rPr>
          <w:del w:id="344" w:author="Alessia Perolio" w:date="2026-09-25T21:10:00Z" w16du:dateUtc="2026-09-26T01:10:00Z"/>
          <w:rFonts w:ascii="Segoe UI" w:eastAsia="Times New Roman" w:hAnsi="Segoe UI" w:cs="Segoe UI"/>
          <w:color w:val="333333"/>
          <w:sz w:val="26"/>
          <w:szCs w:val="26"/>
        </w:rPr>
      </w:pPr>
      <w:del w:id="345" w:author="Alessia Perolio" w:date="2026-09-25T21:10:00Z" w16du:dateUtc="2026-09-26T01:10:00Z">
        <w:r>
          <w:rPr>
            <w:rFonts w:ascii="Segoe UI" w:eastAsia="Times New Roman" w:hAnsi="Segoe UI" w:cs="Segoe UI"/>
            <w:color w:val="333333"/>
            <w:sz w:val="26"/>
            <w:szCs w:val="26"/>
          </w:rPr>
          <w:br w:type="page"/>
        </w:r>
      </w:del>
    </w:p>
    <w:p w14:paraId="483987B8" w14:textId="0AA5543D" w:rsidR="00593D8F" w:rsidRPr="00593D8F" w:rsidRDefault="00593D8F" w:rsidP="00935A59">
      <w:pPr>
        <w:pStyle w:val="Heading1"/>
        <w:rPr>
          <w:del w:id="346" w:author="Alessia Perolio" w:date="2026-09-25T21:10:00Z" w16du:dateUtc="2026-09-26T01:10:00Z"/>
        </w:rPr>
      </w:pPr>
      <w:del w:id="347" w:author="Alessia Perolio" w:date="2026-09-25T21:10:00Z" w16du:dateUtc="2026-09-26T01:10:00Z">
        <w:r w:rsidRPr="00593D8F">
          <w:delText>grisel &lt;gcartagena@bwh.harvard.edc&gt;</w:delText>
        </w:r>
      </w:del>
    </w:p>
    <w:p w14:paraId="621882B2" w14:textId="77777777" w:rsidR="00593D8F" w:rsidRPr="00593D8F" w:rsidRDefault="00593D8F" w:rsidP="00935A59">
      <w:pPr>
        <w:pStyle w:val="Heading1"/>
        <w:rPr>
          <w:del w:id="348" w:author="Alessia Perolio" w:date="2026-09-25T21:10:00Z" w16du:dateUtc="2026-09-26T01:10:00Z"/>
          <w:color w:val="666666"/>
          <w:sz w:val="17"/>
          <w:szCs w:val="17"/>
        </w:rPr>
      </w:pPr>
      <w:del w:id="349" w:author="Alessia Perolio" w:date="2026-09-25T21:10:00Z" w16du:dateUtc="2026-09-26T01:10:00Z">
        <w:r w:rsidRPr="00593D8F">
          <w:rPr>
            <w:color w:val="666666"/>
            <w:sz w:val="17"/>
            <w:szCs w:val="17"/>
          </w:rPr>
          <w:delText>Tue 5/25/2021 6:28 AM</w:delText>
        </w:r>
      </w:del>
    </w:p>
    <w:p w14:paraId="615AD33C" w14:textId="77777777" w:rsidR="00593D8F" w:rsidRPr="00593D8F" w:rsidRDefault="00593D8F" w:rsidP="00935A59">
      <w:pPr>
        <w:pStyle w:val="Heading1"/>
        <w:rPr>
          <w:del w:id="350" w:author="Alessia Perolio" w:date="2026-09-25T21:10:00Z" w16du:dateUtc="2026-09-26T01:10:00Z"/>
          <w:color w:val="000000"/>
          <w:sz w:val="27"/>
          <w:szCs w:val="27"/>
        </w:rPr>
      </w:pPr>
      <w:del w:id="351" w:author="Alessia Perolio" w:date="2026-09-25T21:10:00Z" w16du:dateUtc="2026-09-26T01:10:00Z">
        <w:r w:rsidRPr="00593D8F">
          <w:rPr>
            <w:rFonts w:ascii="Segoe UI Semibold" w:hAnsi="Segoe UI Semibold" w:cs="Segoe UI Semibold"/>
            <w:b/>
            <w:bCs/>
            <w:color w:val="000000"/>
            <w:sz w:val="18"/>
            <w:szCs w:val="18"/>
          </w:rPr>
          <w:delText>To:</w:delText>
        </w:r>
      </w:del>
    </w:p>
    <w:p w14:paraId="74668633" w14:textId="77777777" w:rsidR="00593D8F" w:rsidRPr="00593D8F" w:rsidRDefault="00593D8F" w:rsidP="00935A59">
      <w:pPr>
        <w:pStyle w:val="Heading1"/>
        <w:rPr>
          <w:del w:id="352" w:author="Alessia Perolio" w:date="2026-09-25T21:10:00Z" w16du:dateUtc="2026-09-26T01:10:00Z"/>
          <w:color w:val="000000"/>
          <w:sz w:val="2"/>
          <w:szCs w:val="2"/>
          <w:bdr w:val="none" w:sz="0" w:space="0" w:color="auto" w:frame="1"/>
        </w:rPr>
      </w:pPr>
      <w:del w:id="353" w:author="Alessia Perolio" w:date="2026-09-25T21:10:00Z" w16du:dateUtc="2026-09-26T01:10:00Z">
        <w:r w:rsidRPr="00593D8F">
          <w:rPr>
            <w:rFonts w:ascii="Segoe UI Semibold" w:hAnsi="Segoe UI Semibold" w:cs="Segoe UI Semibold"/>
            <w:b/>
            <w:bCs/>
            <w:color w:val="000000"/>
            <w:sz w:val="18"/>
            <w:szCs w:val="18"/>
            <w:bdr w:val="none" w:sz="0" w:space="0" w:color="auto" w:frame="1"/>
          </w:rPr>
          <w:delText>DPH-DL - DoN Program;</w:delText>
        </w:r>
      </w:del>
    </w:p>
    <w:p w14:paraId="1C3757D4" w14:textId="77777777" w:rsidR="00593D8F" w:rsidRPr="00593D8F" w:rsidRDefault="00593D8F" w:rsidP="00593D8F">
      <w:pPr>
        <w:shd w:val="clear" w:color="auto" w:fill="FFFFFF"/>
        <w:spacing w:after="0" w:line="240" w:lineRule="auto"/>
        <w:rPr>
          <w:del w:id="354" w:author="Alessia Perolio" w:date="2026-09-25T21:10:00Z" w16du:dateUtc="2026-09-26T01:10:00Z"/>
          <w:rFonts w:ascii="Segoe UI" w:eastAsia="Times New Roman" w:hAnsi="Segoe UI" w:cs="Segoe UI"/>
          <w:color w:val="212121"/>
          <w:sz w:val="20"/>
          <w:szCs w:val="20"/>
        </w:rPr>
      </w:pPr>
      <w:del w:id="355" w:author="Alessia Perolio" w:date="2026-09-25T21:10:00Z" w16du:dateUtc="2026-09-26T01:10:00Z">
        <w:r w:rsidRPr="00593D8F">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delText>grisel</w:delText>
        </w:r>
        <w:r w:rsidRPr="00593D8F">
          <w:rPr>
            <w:rFonts w:ascii="Segoe UI" w:eastAsia="Times New Roman" w:hAnsi="Segoe UI" w:cs="Segoe UI"/>
            <w:color w:val="212121"/>
            <w:sz w:val="20"/>
            <w:szCs w:val="20"/>
          </w:rPr>
          <w:br/>
          <w:delText>gcartagena@bwh.harvard.edc</w:delText>
        </w:r>
        <w:r w:rsidRPr="00593D8F">
          <w:rPr>
            <w:rFonts w:ascii="Segoe UI" w:eastAsia="Times New Roman" w:hAnsi="Segoe UI" w:cs="Segoe UI"/>
            <w:color w:val="212121"/>
            <w:sz w:val="20"/>
            <w:szCs w:val="20"/>
          </w:rPr>
          <w:br/>
          <w:delText>Boston</w:delText>
        </w:r>
      </w:del>
    </w:p>
    <w:p w14:paraId="151B8728" w14:textId="123118E4" w:rsidR="00B217B0" w:rsidRDefault="00B217B0">
      <w:pPr>
        <w:rPr>
          <w:del w:id="356" w:author="Alessia Perolio" w:date="2026-09-25T21:10:00Z" w16du:dateUtc="2026-09-26T01:10:00Z"/>
        </w:rPr>
      </w:pPr>
      <w:del w:id="357" w:author="Alessia Perolio" w:date="2026-09-25T21:10:00Z" w16du:dateUtc="2026-09-26T01:10:00Z">
        <w:r>
          <w:br w:type="page"/>
        </w:r>
      </w:del>
    </w:p>
    <w:p w14:paraId="47AD7621" w14:textId="77777777" w:rsidR="00B217B0" w:rsidRDefault="00B217B0">
      <w:pPr>
        <w:rPr>
          <w:del w:id="358" w:author="Alessia Perolio" w:date="2026-09-25T21:10:00Z" w16du:dateUtc="2026-09-26T01:10:00Z"/>
        </w:rPr>
      </w:pPr>
    </w:p>
    <w:p w14:paraId="3AA98B7A" w14:textId="77777777" w:rsidR="00593D8F" w:rsidRPr="00593D8F" w:rsidRDefault="00593D8F" w:rsidP="00935A59">
      <w:pPr>
        <w:pStyle w:val="Heading1"/>
        <w:rPr>
          <w:del w:id="359" w:author="Alessia Perolio" w:date="2026-09-25T21:10:00Z" w16du:dateUtc="2026-09-26T01:10:00Z"/>
        </w:rPr>
      </w:pPr>
      <w:del w:id="360" w:author="Alessia Perolio" w:date="2026-09-25T21:10:00Z" w16du:dateUtc="2026-09-26T01:10:00Z">
        <w:r w:rsidRPr="00593D8F">
          <w:delText>Luz &lt;leflores31@gmail.com&gt;</w:delText>
        </w:r>
      </w:del>
    </w:p>
    <w:p w14:paraId="15588BDD" w14:textId="77777777" w:rsidR="00593D8F" w:rsidRPr="00593D8F" w:rsidRDefault="00593D8F" w:rsidP="00935A59">
      <w:pPr>
        <w:pStyle w:val="Heading1"/>
        <w:rPr>
          <w:del w:id="361" w:author="Alessia Perolio" w:date="2026-09-25T21:10:00Z" w16du:dateUtc="2026-09-26T01:10:00Z"/>
          <w:color w:val="666666"/>
          <w:sz w:val="17"/>
          <w:szCs w:val="17"/>
        </w:rPr>
      </w:pPr>
      <w:del w:id="362" w:author="Alessia Perolio" w:date="2026-09-25T21:10:00Z" w16du:dateUtc="2026-09-26T01:10:00Z">
        <w:r w:rsidRPr="00593D8F">
          <w:rPr>
            <w:color w:val="666666"/>
            <w:sz w:val="17"/>
            <w:szCs w:val="17"/>
          </w:rPr>
          <w:delText>Tue 5/25/2021 6:28 AM</w:delText>
        </w:r>
      </w:del>
    </w:p>
    <w:p w14:paraId="00FA605A" w14:textId="77777777" w:rsidR="00593D8F" w:rsidRPr="00593D8F" w:rsidRDefault="00593D8F" w:rsidP="00935A59">
      <w:pPr>
        <w:pStyle w:val="Heading1"/>
        <w:rPr>
          <w:del w:id="363" w:author="Alessia Perolio" w:date="2026-09-25T21:10:00Z" w16du:dateUtc="2026-09-26T01:10:00Z"/>
          <w:color w:val="000000"/>
          <w:sz w:val="27"/>
          <w:szCs w:val="27"/>
        </w:rPr>
      </w:pPr>
      <w:del w:id="364" w:author="Alessia Perolio" w:date="2026-09-25T21:10:00Z" w16du:dateUtc="2026-09-26T01:10:00Z">
        <w:r w:rsidRPr="00593D8F">
          <w:rPr>
            <w:rFonts w:ascii="Segoe UI Semibold" w:hAnsi="Segoe UI Semibold" w:cs="Segoe UI Semibold"/>
            <w:b/>
            <w:bCs/>
            <w:color w:val="000000"/>
            <w:sz w:val="18"/>
            <w:szCs w:val="18"/>
          </w:rPr>
          <w:delText>To:</w:delText>
        </w:r>
      </w:del>
    </w:p>
    <w:p w14:paraId="204EFF9D" w14:textId="77777777" w:rsidR="00593D8F" w:rsidRPr="00593D8F" w:rsidRDefault="00593D8F" w:rsidP="00935A59">
      <w:pPr>
        <w:pStyle w:val="Heading1"/>
        <w:rPr>
          <w:del w:id="365" w:author="Alessia Perolio" w:date="2026-09-25T21:10:00Z" w16du:dateUtc="2026-09-26T01:10:00Z"/>
          <w:color w:val="000000"/>
          <w:sz w:val="2"/>
          <w:szCs w:val="2"/>
          <w:bdr w:val="none" w:sz="0" w:space="0" w:color="auto" w:frame="1"/>
        </w:rPr>
      </w:pPr>
      <w:del w:id="366" w:author="Alessia Perolio" w:date="2026-09-25T21:10:00Z" w16du:dateUtc="2026-09-26T01:10:00Z">
        <w:r w:rsidRPr="00593D8F">
          <w:rPr>
            <w:rFonts w:ascii="Segoe UI Semibold" w:hAnsi="Segoe UI Semibold" w:cs="Segoe UI Semibold"/>
            <w:b/>
            <w:bCs/>
            <w:color w:val="000000"/>
            <w:sz w:val="18"/>
            <w:szCs w:val="18"/>
            <w:bdr w:val="none" w:sz="0" w:space="0" w:color="auto" w:frame="1"/>
          </w:rPr>
          <w:delText>DPH-DL - DoN Program;</w:delText>
        </w:r>
      </w:del>
    </w:p>
    <w:p w14:paraId="11B0F63E" w14:textId="77777777" w:rsidR="00593D8F" w:rsidRPr="00593D8F" w:rsidRDefault="00593D8F" w:rsidP="00593D8F">
      <w:pPr>
        <w:shd w:val="clear" w:color="auto" w:fill="FFFFFF"/>
        <w:spacing w:after="0" w:line="240" w:lineRule="auto"/>
        <w:rPr>
          <w:del w:id="367" w:author="Alessia Perolio" w:date="2026-09-25T21:10:00Z" w16du:dateUtc="2026-09-26T01:10:00Z"/>
          <w:rFonts w:ascii="Segoe UI" w:eastAsia="Times New Roman" w:hAnsi="Segoe UI" w:cs="Segoe UI"/>
          <w:color w:val="212121"/>
          <w:sz w:val="20"/>
          <w:szCs w:val="20"/>
        </w:rPr>
      </w:pPr>
      <w:del w:id="368" w:author="Alessia Perolio" w:date="2026-09-25T21:10:00Z" w16du:dateUtc="2026-09-26T01:10:00Z">
        <w:r w:rsidRPr="00593D8F">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593D8F">
          <w:rPr>
            <w:rFonts w:ascii="Segoe UI" w:eastAsia="Times New Roman" w:hAnsi="Segoe UI" w:cs="Segoe UI"/>
            <w:color w:val="212121"/>
            <w:sz w:val="20"/>
            <w:szCs w:val="20"/>
          </w:rPr>
          <w:br/>
        </w:r>
        <w:r w:rsidRPr="00593D8F">
          <w:rPr>
            <w:rFonts w:ascii="Segoe UI" w:eastAsia="Times New Roman" w:hAnsi="Segoe UI" w:cs="Segoe UI"/>
            <w:color w:val="212121"/>
            <w:sz w:val="20"/>
            <w:szCs w:val="20"/>
          </w:rPr>
          <w:br/>
          <w:delText>Luz</w:delText>
        </w:r>
        <w:r w:rsidRPr="00593D8F">
          <w:rPr>
            <w:rFonts w:ascii="Segoe UI" w:eastAsia="Times New Roman" w:hAnsi="Segoe UI" w:cs="Segoe UI"/>
            <w:color w:val="212121"/>
            <w:sz w:val="20"/>
            <w:szCs w:val="20"/>
          </w:rPr>
          <w:br/>
          <w:delText>leflores31@gmail.com</w:delText>
        </w:r>
        <w:r w:rsidRPr="00593D8F">
          <w:rPr>
            <w:rFonts w:ascii="Segoe UI" w:eastAsia="Times New Roman" w:hAnsi="Segoe UI" w:cs="Segoe UI"/>
            <w:color w:val="212121"/>
            <w:sz w:val="20"/>
            <w:szCs w:val="20"/>
          </w:rPr>
          <w:br/>
          <w:delText>Norwood</w:delText>
        </w:r>
      </w:del>
    </w:p>
    <w:p w14:paraId="6898E424" w14:textId="7610B0FB" w:rsidR="00593D8F" w:rsidRDefault="00593D8F">
      <w:pPr>
        <w:rPr>
          <w:del w:id="369" w:author="Alessia Perolio" w:date="2026-09-25T21:10:00Z" w16du:dateUtc="2026-09-26T01:10:00Z"/>
        </w:rPr>
      </w:pPr>
      <w:del w:id="370" w:author="Alessia Perolio" w:date="2026-09-25T21:10:00Z" w16du:dateUtc="2026-09-26T01:10:00Z">
        <w:r>
          <w:br w:type="page"/>
        </w:r>
      </w:del>
    </w:p>
    <w:p w14:paraId="1FF28F46" w14:textId="77777777" w:rsidR="00486A27" w:rsidRPr="00486A27" w:rsidRDefault="00486A27" w:rsidP="00935A59">
      <w:pPr>
        <w:pStyle w:val="Heading1"/>
        <w:rPr>
          <w:del w:id="371" w:author="Alessia Perolio" w:date="2026-09-25T21:10:00Z" w16du:dateUtc="2026-09-26T01:10:00Z"/>
        </w:rPr>
      </w:pPr>
      <w:del w:id="372" w:author="Alessia Perolio" w:date="2026-09-25T21:10:00Z" w16du:dateUtc="2026-09-26T01:10:00Z">
        <w:r w:rsidRPr="00486A27">
          <w:delText>Christopher &lt;christopher_fletcher22@outlook.com&gt;</w:delText>
        </w:r>
      </w:del>
    </w:p>
    <w:p w14:paraId="376F35D0" w14:textId="77777777" w:rsidR="00486A27" w:rsidRPr="00486A27" w:rsidRDefault="00486A27" w:rsidP="00935A59">
      <w:pPr>
        <w:pStyle w:val="Heading1"/>
        <w:rPr>
          <w:del w:id="373" w:author="Alessia Perolio" w:date="2026-09-25T21:10:00Z" w16du:dateUtc="2026-09-26T01:10:00Z"/>
          <w:color w:val="666666"/>
          <w:sz w:val="17"/>
          <w:szCs w:val="17"/>
        </w:rPr>
      </w:pPr>
      <w:del w:id="374" w:author="Alessia Perolio" w:date="2026-09-25T21:10:00Z" w16du:dateUtc="2026-09-26T01:10:00Z">
        <w:r w:rsidRPr="00486A27">
          <w:rPr>
            <w:color w:val="666666"/>
            <w:sz w:val="17"/>
            <w:szCs w:val="17"/>
          </w:rPr>
          <w:delText>Tue 5/25/2021 6:28 AM</w:delText>
        </w:r>
      </w:del>
    </w:p>
    <w:p w14:paraId="40704E0B" w14:textId="77777777" w:rsidR="00486A27" w:rsidRPr="00486A27" w:rsidRDefault="00486A27" w:rsidP="00935A59">
      <w:pPr>
        <w:pStyle w:val="Heading1"/>
        <w:rPr>
          <w:del w:id="375" w:author="Alessia Perolio" w:date="2026-09-25T21:10:00Z" w16du:dateUtc="2026-09-26T01:10:00Z"/>
          <w:color w:val="000000"/>
          <w:sz w:val="27"/>
          <w:szCs w:val="27"/>
        </w:rPr>
      </w:pPr>
      <w:del w:id="376" w:author="Alessia Perolio" w:date="2026-09-25T21:10:00Z" w16du:dateUtc="2026-09-26T01:10:00Z">
        <w:r w:rsidRPr="00486A27">
          <w:rPr>
            <w:rFonts w:ascii="Segoe UI Semibold" w:hAnsi="Segoe UI Semibold" w:cs="Segoe UI Semibold"/>
            <w:b/>
            <w:bCs/>
            <w:color w:val="000000"/>
            <w:sz w:val="18"/>
            <w:szCs w:val="18"/>
          </w:rPr>
          <w:delText>To:</w:delText>
        </w:r>
      </w:del>
    </w:p>
    <w:p w14:paraId="2F6EE1E6" w14:textId="77777777" w:rsidR="00486A27" w:rsidRPr="00486A27" w:rsidRDefault="00486A27" w:rsidP="00935A59">
      <w:pPr>
        <w:pStyle w:val="Heading1"/>
        <w:rPr>
          <w:del w:id="377" w:author="Alessia Perolio" w:date="2026-09-25T21:10:00Z" w16du:dateUtc="2026-09-26T01:10:00Z"/>
          <w:color w:val="000000"/>
          <w:sz w:val="2"/>
          <w:szCs w:val="2"/>
          <w:bdr w:val="none" w:sz="0" w:space="0" w:color="auto" w:frame="1"/>
        </w:rPr>
      </w:pPr>
      <w:del w:id="378" w:author="Alessia Perolio" w:date="2026-09-25T21:10:00Z" w16du:dateUtc="2026-09-26T01:10:00Z">
        <w:r w:rsidRPr="00486A27">
          <w:rPr>
            <w:rFonts w:ascii="Segoe UI Semibold" w:hAnsi="Segoe UI Semibold" w:cs="Segoe UI Semibold"/>
            <w:b/>
            <w:bCs/>
            <w:color w:val="000000"/>
            <w:sz w:val="18"/>
            <w:szCs w:val="18"/>
            <w:bdr w:val="none" w:sz="0" w:space="0" w:color="auto" w:frame="1"/>
          </w:rPr>
          <w:delText>DPH-DL - DoN Program;</w:delText>
        </w:r>
      </w:del>
    </w:p>
    <w:p w14:paraId="4BDD0F98" w14:textId="77777777" w:rsidR="00486A27" w:rsidRPr="00486A27" w:rsidRDefault="00486A27" w:rsidP="00486A27">
      <w:pPr>
        <w:shd w:val="clear" w:color="auto" w:fill="FFFFFF"/>
        <w:spacing w:after="0" w:line="240" w:lineRule="auto"/>
        <w:rPr>
          <w:del w:id="379" w:author="Alessia Perolio" w:date="2026-09-25T21:10:00Z" w16du:dateUtc="2026-09-26T01:10:00Z"/>
          <w:rFonts w:ascii="Segoe UI" w:eastAsia="Times New Roman" w:hAnsi="Segoe UI" w:cs="Segoe UI"/>
          <w:color w:val="212121"/>
          <w:sz w:val="20"/>
          <w:szCs w:val="20"/>
        </w:rPr>
      </w:pPr>
      <w:del w:id="380" w:author="Alessia Perolio" w:date="2026-09-25T21:10:00Z" w16du:dateUtc="2026-09-26T01:10:00Z">
        <w:r w:rsidRPr="00486A27">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delText>Christopher</w:delText>
        </w:r>
        <w:r w:rsidRPr="00486A27">
          <w:rPr>
            <w:rFonts w:ascii="Segoe UI" w:eastAsia="Times New Roman" w:hAnsi="Segoe UI" w:cs="Segoe UI"/>
            <w:color w:val="212121"/>
            <w:sz w:val="20"/>
            <w:szCs w:val="20"/>
          </w:rPr>
          <w:br/>
          <w:delText>christopher_fletcher22@outlook.com</w:delText>
        </w:r>
        <w:r w:rsidRPr="00486A27">
          <w:rPr>
            <w:rFonts w:ascii="Segoe UI" w:eastAsia="Times New Roman" w:hAnsi="Segoe UI" w:cs="Segoe UI"/>
            <w:color w:val="212121"/>
            <w:sz w:val="20"/>
            <w:szCs w:val="20"/>
          </w:rPr>
          <w:br/>
          <w:delText>Needham</w:delText>
        </w:r>
      </w:del>
    </w:p>
    <w:p w14:paraId="7962957A" w14:textId="1126F8D8" w:rsidR="00486A27" w:rsidRDefault="00486A27">
      <w:pPr>
        <w:rPr>
          <w:del w:id="381" w:author="Alessia Perolio" w:date="2026-09-25T21:10:00Z" w16du:dateUtc="2026-09-26T01:10:00Z"/>
        </w:rPr>
      </w:pPr>
      <w:del w:id="382" w:author="Alessia Perolio" w:date="2026-09-25T21:10:00Z" w16du:dateUtc="2026-09-26T01:10:00Z">
        <w:r>
          <w:br w:type="page"/>
        </w:r>
      </w:del>
    </w:p>
    <w:p w14:paraId="32E87976" w14:textId="77777777" w:rsidR="00486A27" w:rsidRPr="00486A27" w:rsidRDefault="00486A27" w:rsidP="00935A59">
      <w:pPr>
        <w:pStyle w:val="Heading1"/>
        <w:rPr>
          <w:del w:id="383" w:author="Alessia Perolio" w:date="2026-09-25T21:10:00Z" w16du:dateUtc="2026-09-26T01:10:00Z"/>
        </w:rPr>
      </w:pPr>
      <w:del w:id="384" w:author="Alessia Perolio" w:date="2026-09-25T21:10:00Z" w16du:dateUtc="2026-09-26T01:10:00Z">
        <w:r w:rsidRPr="00486A27">
          <w:delText>Ling &lt;lingabby@gmail.com&gt;</w:delText>
        </w:r>
      </w:del>
    </w:p>
    <w:p w14:paraId="1B887923" w14:textId="77777777" w:rsidR="00486A27" w:rsidRPr="00486A27" w:rsidRDefault="00486A27" w:rsidP="00935A59">
      <w:pPr>
        <w:pStyle w:val="Heading1"/>
        <w:rPr>
          <w:del w:id="385" w:author="Alessia Perolio" w:date="2026-09-25T21:10:00Z" w16du:dateUtc="2026-09-26T01:10:00Z"/>
          <w:color w:val="666666"/>
          <w:sz w:val="17"/>
          <w:szCs w:val="17"/>
        </w:rPr>
      </w:pPr>
      <w:del w:id="386" w:author="Alessia Perolio" w:date="2026-09-25T21:10:00Z" w16du:dateUtc="2026-09-26T01:10:00Z">
        <w:r w:rsidRPr="00486A27">
          <w:rPr>
            <w:color w:val="666666"/>
            <w:sz w:val="17"/>
            <w:szCs w:val="17"/>
          </w:rPr>
          <w:delText>Tue 5/25/2021 6:27 AM</w:delText>
        </w:r>
      </w:del>
    </w:p>
    <w:p w14:paraId="5D9C0250" w14:textId="77777777" w:rsidR="00486A27" w:rsidRPr="00486A27" w:rsidRDefault="00486A27" w:rsidP="00935A59">
      <w:pPr>
        <w:pStyle w:val="Heading1"/>
        <w:rPr>
          <w:del w:id="387" w:author="Alessia Perolio" w:date="2026-09-25T21:10:00Z" w16du:dateUtc="2026-09-26T01:10:00Z"/>
          <w:color w:val="000000"/>
          <w:sz w:val="27"/>
          <w:szCs w:val="27"/>
        </w:rPr>
      </w:pPr>
      <w:del w:id="388" w:author="Alessia Perolio" w:date="2026-09-25T21:10:00Z" w16du:dateUtc="2026-09-26T01:10:00Z">
        <w:r w:rsidRPr="00486A27">
          <w:rPr>
            <w:rFonts w:ascii="Segoe UI Semibold" w:hAnsi="Segoe UI Semibold" w:cs="Segoe UI Semibold"/>
            <w:b/>
            <w:bCs/>
            <w:color w:val="000000"/>
            <w:sz w:val="18"/>
            <w:szCs w:val="18"/>
          </w:rPr>
          <w:delText>To:</w:delText>
        </w:r>
      </w:del>
    </w:p>
    <w:p w14:paraId="4511A5A8" w14:textId="77777777" w:rsidR="00486A27" w:rsidRPr="00486A27" w:rsidRDefault="00486A27" w:rsidP="00935A59">
      <w:pPr>
        <w:pStyle w:val="Heading1"/>
        <w:rPr>
          <w:del w:id="389" w:author="Alessia Perolio" w:date="2026-09-25T21:10:00Z" w16du:dateUtc="2026-09-26T01:10:00Z"/>
          <w:color w:val="000000"/>
          <w:sz w:val="2"/>
          <w:szCs w:val="2"/>
          <w:bdr w:val="none" w:sz="0" w:space="0" w:color="auto" w:frame="1"/>
        </w:rPr>
      </w:pPr>
      <w:del w:id="390" w:author="Alessia Perolio" w:date="2026-09-25T21:10:00Z" w16du:dateUtc="2026-09-26T01:10:00Z">
        <w:r w:rsidRPr="00486A27">
          <w:rPr>
            <w:rFonts w:ascii="Segoe UI Semibold" w:hAnsi="Segoe UI Semibold" w:cs="Segoe UI Semibold"/>
            <w:b/>
            <w:bCs/>
            <w:color w:val="000000"/>
            <w:sz w:val="18"/>
            <w:szCs w:val="18"/>
            <w:bdr w:val="none" w:sz="0" w:space="0" w:color="auto" w:frame="1"/>
          </w:rPr>
          <w:delText>DPH-DL - DoN Program;</w:delText>
        </w:r>
      </w:del>
    </w:p>
    <w:p w14:paraId="510CFBC4" w14:textId="77777777" w:rsidR="00486A27" w:rsidRPr="00486A27" w:rsidRDefault="00486A27" w:rsidP="00486A27">
      <w:pPr>
        <w:shd w:val="clear" w:color="auto" w:fill="FFFFFF"/>
        <w:spacing w:after="0" w:line="240" w:lineRule="auto"/>
        <w:rPr>
          <w:del w:id="391" w:author="Alessia Perolio" w:date="2026-09-25T21:10:00Z" w16du:dateUtc="2026-09-26T01:10:00Z"/>
          <w:rFonts w:ascii="Segoe UI" w:eastAsia="Times New Roman" w:hAnsi="Segoe UI" w:cs="Segoe UI"/>
          <w:color w:val="212121"/>
          <w:sz w:val="20"/>
          <w:szCs w:val="20"/>
        </w:rPr>
      </w:pPr>
      <w:del w:id="392" w:author="Alessia Perolio" w:date="2026-09-25T21:10:00Z" w16du:dateUtc="2026-09-26T01:10:00Z">
        <w:r w:rsidRPr="00486A27">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486A27">
          <w:rPr>
            <w:rFonts w:ascii="Segoe UI" w:eastAsia="Times New Roman" w:hAnsi="Segoe UI" w:cs="Segoe UI"/>
            <w:color w:val="212121"/>
            <w:sz w:val="20"/>
            <w:szCs w:val="20"/>
          </w:rPr>
          <w:br/>
        </w:r>
        <w:r w:rsidRPr="00486A27">
          <w:rPr>
            <w:rFonts w:ascii="Segoe UI" w:eastAsia="Times New Roman" w:hAnsi="Segoe UI" w:cs="Segoe UI"/>
            <w:color w:val="212121"/>
            <w:sz w:val="20"/>
            <w:szCs w:val="20"/>
          </w:rPr>
          <w:br/>
          <w:delText>Ling</w:delText>
        </w:r>
        <w:r w:rsidRPr="00486A27">
          <w:rPr>
            <w:rFonts w:ascii="Segoe UI" w:eastAsia="Times New Roman" w:hAnsi="Segoe UI" w:cs="Segoe UI"/>
            <w:color w:val="212121"/>
            <w:sz w:val="20"/>
            <w:szCs w:val="20"/>
          </w:rPr>
          <w:br/>
          <w:delText>lingabby@gmail.com</w:delText>
        </w:r>
        <w:r w:rsidRPr="00486A27">
          <w:rPr>
            <w:rFonts w:ascii="Segoe UI" w:eastAsia="Times New Roman" w:hAnsi="Segoe UI" w:cs="Segoe UI"/>
            <w:color w:val="212121"/>
            <w:sz w:val="20"/>
            <w:szCs w:val="20"/>
          </w:rPr>
          <w:br/>
          <w:delText>Medfield</w:delText>
        </w:r>
      </w:del>
    </w:p>
    <w:p w14:paraId="1F25381C" w14:textId="22B0708C" w:rsidR="00486A27" w:rsidRDefault="00486A27">
      <w:pPr>
        <w:rPr>
          <w:del w:id="393" w:author="Alessia Perolio" w:date="2026-09-25T21:10:00Z" w16du:dateUtc="2026-09-26T01:10:00Z"/>
        </w:rPr>
      </w:pPr>
      <w:del w:id="394" w:author="Alessia Perolio" w:date="2026-09-25T21:10:00Z" w16du:dateUtc="2026-09-26T01:10:00Z">
        <w:r>
          <w:br w:type="page"/>
        </w:r>
      </w:del>
    </w:p>
    <w:p w14:paraId="3B6842C4" w14:textId="77777777" w:rsidR="006D0270" w:rsidRPr="006D0270" w:rsidRDefault="006D0270" w:rsidP="00935A59">
      <w:pPr>
        <w:pStyle w:val="Heading1"/>
        <w:rPr>
          <w:del w:id="395" w:author="Alessia Perolio" w:date="2026-09-25T21:10:00Z" w16du:dateUtc="2026-09-26T01:10:00Z"/>
        </w:rPr>
      </w:pPr>
      <w:del w:id="396" w:author="Alessia Perolio" w:date="2026-09-25T21:10:00Z" w16du:dateUtc="2026-09-26T01:10:00Z">
        <w:r w:rsidRPr="006D0270">
          <w:delText>Kristen &lt;kjoyce2@partners.org&gt;</w:delText>
        </w:r>
      </w:del>
    </w:p>
    <w:p w14:paraId="29D63A77" w14:textId="77777777" w:rsidR="006D0270" w:rsidRPr="006D0270" w:rsidRDefault="006D0270" w:rsidP="00935A59">
      <w:pPr>
        <w:pStyle w:val="Heading1"/>
        <w:rPr>
          <w:del w:id="397" w:author="Alessia Perolio" w:date="2026-09-25T21:10:00Z" w16du:dateUtc="2026-09-26T01:10:00Z"/>
          <w:color w:val="666666"/>
          <w:sz w:val="17"/>
          <w:szCs w:val="17"/>
        </w:rPr>
      </w:pPr>
      <w:del w:id="398" w:author="Alessia Perolio" w:date="2026-09-25T21:10:00Z" w16du:dateUtc="2026-09-26T01:10:00Z">
        <w:r w:rsidRPr="006D0270">
          <w:rPr>
            <w:color w:val="666666"/>
            <w:sz w:val="17"/>
            <w:szCs w:val="17"/>
          </w:rPr>
          <w:delText>Tue 5/25/2021 6:26 AM</w:delText>
        </w:r>
      </w:del>
    </w:p>
    <w:p w14:paraId="1A8DA8DF" w14:textId="77777777" w:rsidR="006D0270" w:rsidRPr="006D0270" w:rsidRDefault="006D0270" w:rsidP="00935A59">
      <w:pPr>
        <w:pStyle w:val="Heading1"/>
        <w:rPr>
          <w:del w:id="399" w:author="Alessia Perolio" w:date="2026-09-25T21:10:00Z" w16du:dateUtc="2026-09-26T01:10:00Z"/>
          <w:color w:val="000000"/>
          <w:sz w:val="27"/>
          <w:szCs w:val="27"/>
        </w:rPr>
      </w:pPr>
      <w:del w:id="400" w:author="Alessia Perolio" w:date="2026-09-25T21:10:00Z" w16du:dateUtc="2026-09-26T01:10:00Z">
        <w:r w:rsidRPr="006D0270">
          <w:rPr>
            <w:rFonts w:ascii="Segoe UI Semibold" w:hAnsi="Segoe UI Semibold" w:cs="Segoe UI Semibold"/>
            <w:b/>
            <w:bCs/>
            <w:color w:val="000000"/>
            <w:sz w:val="18"/>
            <w:szCs w:val="18"/>
          </w:rPr>
          <w:delText>To:</w:delText>
        </w:r>
      </w:del>
    </w:p>
    <w:p w14:paraId="47942AFC" w14:textId="77777777" w:rsidR="006D0270" w:rsidRPr="006D0270" w:rsidRDefault="006D0270" w:rsidP="00935A59">
      <w:pPr>
        <w:pStyle w:val="Heading1"/>
        <w:rPr>
          <w:del w:id="401" w:author="Alessia Perolio" w:date="2026-09-25T21:10:00Z" w16du:dateUtc="2026-09-26T01:10:00Z"/>
          <w:color w:val="000000"/>
          <w:sz w:val="2"/>
          <w:szCs w:val="2"/>
          <w:bdr w:val="none" w:sz="0" w:space="0" w:color="auto" w:frame="1"/>
        </w:rPr>
      </w:pPr>
      <w:del w:id="402" w:author="Alessia Perolio" w:date="2026-09-25T21:10:00Z" w16du:dateUtc="2026-09-26T01:10:00Z">
        <w:r w:rsidRPr="006D0270">
          <w:rPr>
            <w:rFonts w:ascii="Segoe UI Semibold" w:hAnsi="Segoe UI Semibold" w:cs="Segoe UI Semibold"/>
            <w:b/>
            <w:bCs/>
            <w:color w:val="000000"/>
            <w:sz w:val="18"/>
            <w:szCs w:val="18"/>
            <w:bdr w:val="none" w:sz="0" w:space="0" w:color="auto" w:frame="1"/>
          </w:rPr>
          <w:delText>DPH-DL - DoN Program;</w:delText>
        </w:r>
      </w:del>
    </w:p>
    <w:p w14:paraId="1A41D353" w14:textId="77777777" w:rsidR="006D0270" w:rsidRPr="006D0270" w:rsidRDefault="006D0270" w:rsidP="006D0270">
      <w:pPr>
        <w:shd w:val="clear" w:color="auto" w:fill="FFFFFF"/>
        <w:spacing w:after="0" w:line="240" w:lineRule="auto"/>
        <w:rPr>
          <w:del w:id="403" w:author="Alessia Perolio" w:date="2026-09-25T21:10:00Z" w16du:dateUtc="2026-09-26T01:10:00Z"/>
          <w:rFonts w:ascii="Segoe UI" w:eastAsia="Times New Roman" w:hAnsi="Segoe UI" w:cs="Segoe UI"/>
          <w:color w:val="212121"/>
          <w:sz w:val="20"/>
          <w:szCs w:val="20"/>
        </w:rPr>
      </w:pPr>
      <w:del w:id="404" w:author="Alessia Perolio" w:date="2026-09-25T21:10:00Z" w16du:dateUtc="2026-09-26T01:10:00Z">
        <w:r w:rsidRPr="006D0270">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6D0270">
          <w:rPr>
            <w:rFonts w:ascii="Segoe UI" w:eastAsia="Times New Roman" w:hAnsi="Segoe UI" w:cs="Segoe UI"/>
            <w:color w:val="212121"/>
            <w:sz w:val="20"/>
            <w:szCs w:val="20"/>
          </w:rPr>
          <w:br/>
        </w:r>
        <w:r w:rsidRPr="006D0270">
          <w:rPr>
            <w:rFonts w:ascii="Segoe UI" w:eastAsia="Times New Roman" w:hAnsi="Segoe UI" w:cs="Segoe UI"/>
            <w:color w:val="212121"/>
            <w:sz w:val="20"/>
            <w:szCs w:val="20"/>
          </w:rPr>
          <w:br/>
        </w:r>
        <w:r w:rsidRPr="006D0270">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6D0270">
          <w:rPr>
            <w:rFonts w:ascii="Segoe UI" w:eastAsia="Times New Roman" w:hAnsi="Segoe UI" w:cs="Segoe UI"/>
            <w:color w:val="212121"/>
            <w:sz w:val="20"/>
            <w:szCs w:val="20"/>
          </w:rPr>
          <w:br/>
        </w:r>
        <w:r w:rsidRPr="006D0270">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6D0270">
          <w:rPr>
            <w:rFonts w:ascii="Segoe UI" w:eastAsia="Times New Roman" w:hAnsi="Segoe UI" w:cs="Segoe UI"/>
            <w:color w:val="212121"/>
            <w:sz w:val="20"/>
            <w:szCs w:val="20"/>
          </w:rPr>
          <w:br/>
        </w:r>
        <w:r w:rsidRPr="006D0270">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6D0270">
          <w:rPr>
            <w:rFonts w:ascii="Segoe UI" w:eastAsia="Times New Roman" w:hAnsi="Segoe UI" w:cs="Segoe UI"/>
            <w:color w:val="212121"/>
            <w:sz w:val="20"/>
            <w:szCs w:val="20"/>
          </w:rPr>
          <w:br/>
        </w:r>
        <w:r w:rsidRPr="006D0270">
          <w:rPr>
            <w:rFonts w:ascii="Segoe UI" w:eastAsia="Times New Roman" w:hAnsi="Segoe UI" w:cs="Segoe UI"/>
            <w:color w:val="212121"/>
            <w:sz w:val="20"/>
            <w:szCs w:val="20"/>
          </w:rPr>
          <w:br/>
          <w:delText>Kristen</w:delText>
        </w:r>
        <w:r w:rsidRPr="006D0270">
          <w:rPr>
            <w:rFonts w:ascii="Segoe UI" w:eastAsia="Times New Roman" w:hAnsi="Segoe UI" w:cs="Segoe UI"/>
            <w:color w:val="212121"/>
            <w:sz w:val="20"/>
            <w:szCs w:val="20"/>
          </w:rPr>
          <w:br/>
          <w:delText>kjoyce2@partners.org</w:delText>
        </w:r>
        <w:r w:rsidRPr="006D0270">
          <w:rPr>
            <w:rFonts w:ascii="Segoe UI" w:eastAsia="Times New Roman" w:hAnsi="Segoe UI" w:cs="Segoe UI"/>
            <w:color w:val="212121"/>
            <w:sz w:val="20"/>
            <w:szCs w:val="20"/>
          </w:rPr>
          <w:br/>
          <w:delText>Boston</w:delText>
        </w:r>
      </w:del>
    </w:p>
    <w:p w14:paraId="65DA757C" w14:textId="31EC0771" w:rsidR="006D0270" w:rsidRDefault="006D0270">
      <w:pPr>
        <w:rPr>
          <w:del w:id="405" w:author="Alessia Perolio" w:date="2026-09-25T21:10:00Z" w16du:dateUtc="2026-09-26T01:10:00Z"/>
        </w:rPr>
      </w:pPr>
      <w:del w:id="406" w:author="Alessia Perolio" w:date="2026-09-25T21:10:00Z" w16du:dateUtc="2026-09-26T01:10:00Z">
        <w:r>
          <w:br w:type="page"/>
        </w:r>
      </w:del>
    </w:p>
    <w:p w14:paraId="67B5353E" w14:textId="77777777" w:rsidR="00456B1C" w:rsidRPr="00456B1C" w:rsidRDefault="00456B1C" w:rsidP="00935A59">
      <w:pPr>
        <w:pStyle w:val="Heading1"/>
        <w:rPr>
          <w:del w:id="407" w:author="Alessia Perolio" w:date="2026-09-25T21:10:00Z" w16du:dateUtc="2026-09-26T01:10:00Z"/>
        </w:rPr>
      </w:pPr>
      <w:del w:id="408" w:author="Alessia Perolio" w:date="2026-09-25T21:10:00Z" w16du:dateUtc="2026-09-26T01:10:00Z">
        <w:r w:rsidRPr="00456B1C">
          <w:delText>ZIXIN &lt;zhu@rics.bwh.harvard.edu&gt;</w:delText>
        </w:r>
      </w:del>
    </w:p>
    <w:p w14:paraId="2DC88C2D" w14:textId="77777777" w:rsidR="00456B1C" w:rsidRPr="00456B1C" w:rsidRDefault="00456B1C" w:rsidP="00935A59">
      <w:pPr>
        <w:pStyle w:val="Heading1"/>
        <w:rPr>
          <w:del w:id="409" w:author="Alessia Perolio" w:date="2026-09-25T21:10:00Z" w16du:dateUtc="2026-09-26T01:10:00Z"/>
          <w:color w:val="666666"/>
          <w:sz w:val="17"/>
          <w:szCs w:val="17"/>
        </w:rPr>
      </w:pPr>
      <w:del w:id="410" w:author="Alessia Perolio" w:date="2026-09-25T21:10:00Z" w16du:dateUtc="2026-09-26T01:10:00Z">
        <w:r w:rsidRPr="00456B1C">
          <w:rPr>
            <w:color w:val="666666"/>
            <w:sz w:val="17"/>
            <w:szCs w:val="17"/>
          </w:rPr>
          <w:delText>Tue 5/25/2021 6:20 AM</w:delText>
        </w:r>
      </w:del>
    </w:p>
    <w:p w14:paraId="01B66F78" w14:textId="77777777" w:rsidR="00456B1C" w:rsidRPr="00456B1C" w:rsidRDefault="00456B1C" w:rsidP="00935A59">
      <w:pPr>
        <w:pStyle w:val="Heading1"/>
        <w:rPr>
          <w:del w:id="411" w:author="Alessia Perolio" w:date="2026-09-25T21:10:00Z" w16du:dateUtc="2026-09-26T01:10:00Z"/>
          <w:color w:val="000000"/>
          <w:sz w:val="27"/>
          <w:szCs w:val="27"/>
        </w:rPr>
      </w:pPr>
      <w:del w:id="412" w:author="Alessia Perolio" w:date="2026-09-25T21:10:00Z" w16du:dateUtc="2026-09-26T01:10:00Z">
        <w:r w:rsidRPr="00456B1C">
          <w:rPr>
            <w:rFonts w:ascii="Segoe UI Semibold" w:hAnsi="Segoe UI Semibold" w:cs="Segoe UI Semibold"/>
            <w:b/>
            <w:bCs/>
            <w:color w:val="000000"/>
            <w:sz w:val="18"/>
            <w:szCs w:val="18"/>
          </w:rPr>
          <w:delText>To:</w:delText>
        </w:r>
      </w:del>
    </w:p>
    <w:p w14:paraId="4EDF0F42" w14:textId="77777777" w:rsidR="00456B1C" w:rsidRPr="00456B1C" w:rsidRDefault="00456B1C" w:rsidP="00935A59">
      <w:pPr>
        <w:pStyle w:val="Heading1"/>
        <w:rPr>
          <w:del w:id="413" w:author="Alessia Perolio" w:date="2026-09-25T21:10:00Z" w16du:dateUtc="2026-09-26T01:10:00Z"/>
          <w:color w:val="000000"/>
          <w:sz w:val="2"/>
          <w:szCs w:val="2"/>
          <w:bdr w:val="none" w:sz="0" w:space="0" w:color="auto" w:frame="1"/>
        </w:rPr>
      </w:pPr>
      <w:del w:id="414" w:author="Alessia Perolio" w:date="2026-09-25T21:10:00Z" w16du:dateUtc="2026-09-26T01:10:00Z">
        <w:r w:rsidRPr="00456B1C">
          <w:rPr>
            <w:rFonts w:ascii="Segoe UI Semibold" w:hAnsi="Segoe UI Semibold" w:cs="Segoe UI Semibold"/>
            <w:b/>
            <w:bCs/>
            <w:color w:val="000000"/>
            <w:sz w:val="18"/>
            <w:szCs w:val="18"/>
            <w:bdr w:val="none" w:sz="0" w:space="0" w:color="auto" w:frame="1"/>
          </w:rPr>
          <w:delText>DPH-DL - DoN Program;</w:delText>
        </w:r>
      </w:del>
    </w:p>
    <w:p w14:paraId="5E592773" w14:textId="77777777" w:rsidR="00456B1C" w:rsidRPr="00456B1C" w:rsidRDefault="00456B1C" w:rsidP="00456B1C">
      <w:pPr>
        <w:shd w:val="clear" w:color="auto" w:fill="FFFFFF"/>
        <w:spacing w:after="0" w:line="240" w:lineRule="auto"/>
        <w:rPr>
          <w:del w:id="415" w:author="Alessia Perolio" w:date="2026-09-25T21:10:00Z" w16du:dateUtc="2026-09-26T01:10:00Z"/>
          <w:rFonts w:ascii="Segoe UI" w:eastAsia="Times New Roman" w:hAnsi="Segoe UI" w:cs="Segoe UI"/>
          <w:color w:val="212121"/>
          <w:sz w:val="20"/>
          <w:szCs w:val="20"/>
        </w:rPr>
      </w:pPr>
      <w:del w:id="416" w:author="Alessia Perolio" w:date="2026-09-25T21:10:00Z" w16du:dateUtc="2026-09-26T01:10:00Z">
        <w:r w:rsidRPr="00456B1C">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456B1C">
          <w:rPr>
            <w:rFonts w:ascii="Segoe UI" w:eastAsia="Times New Roman" w:hAnsi="Segoe UI" w:cs="Segoe UI"/>
            <w:color w:val="212121"/>
            <w:sz w:val="20"/>
            <w:szCs w:val="20"/>
          </w:rPr>
          <w:br/>
        </w:r>
        <w:r w:rsidRPr="00456B1C">
          <w:rPr>
            <w:rFonts w:ascii="Segoe UI" w:eastAsia="Times New Roman" w:hAnsi="Segoe UI" w:cs="Segoe UI"/>
            <w:color w:val="212121"/>
            <w:sz w:val="20"/>
            <w:szCs w:val="20"/>
          </w:rPr>
          <w:br/>
        </w:r>
        <w:r w:rsidRPr="00456B1C">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456B1C">
          <w:rPr>
            <w:rFonts w:ascii="Segoe UI" w:eastAsia="Times New Roman" w:hAnsi="Segoe UI" w:cs="Segoe UI"/>
            <w:color w:val="212121"/>
            <w:sz w:val="20"/>
            <w:szCs w:val="20"/>
          </w:rPr>
          <w:br/>
        </w:r>
        <w:r w:rsidRPr="00456B1C">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456B1C">
          <w:rPr>
            <w:rFonts w:ascii="Segoe UI" w:eastAsia="Times New Roman" w:hAnsi="Segoe UI" w:cs="Segoe UI"/>
            <w:color w:val="212121"/>
            <w:sz w:val="20"/>
            <w:szCs w:val="20"/>
          </w:rPr>
          <w:br/>
        </w:r>
        <w:r w:rsidRPr="00456B1C">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456B1C">
          <w:rPr>
            <w:rFonts w:ascii="Segoe UI" w:eastAsia="Times New Roman" w:hAnsi="Segoe UI" w:cs="Segoe UI"/>
            <w:color w:val="212121"/>
            <w:sz w:val="20"/>
            <w:szCs w:val="20"/>
          </w:rPr>
          <w:br/>
        </w:r>
        <w:r w:rsidRPr="00456B1C">
          <w:rPr>
            <w:rFonts w:ascii="Segoe UI" w:eastAsia="Times New Roman" w:hAnsi="Segoe UI" w:cs="Segoe UI"/>
            <w:color w:val="212121"/>
            <w:sz w:val="20"/>
            <w:szCs w:val="20"/>
          </w:rPr>
          <w:br/>
          <w:delText>ZIXIN</w:delText>
        </w:r>
        <w:r w:rsidRPr="00456B1C">
          <w:rPr>
            <w:rFonts w:ascii="Segoe UI" w:eastAsia="Times New Roman" w:hAnsi="Segoe UI" w:cs="Segoe UI"/>
            <w:color w:val="212121"/>
            <w:sz w:val="20"/>
            <w:szCs w:val="20"/>
          </w:rPr>
          <w:br/>
          <w:delText>zhu@rics.bwh.harvard.edu</w:delText>
        </w:r>
        <w:r w:rsidRPr="00456B1C">
          <w:rPr>
            <w:rFonts w:ascii="Segoe UI" w:eastAsia="Times New Roman" w:hAnsi="Segoe UI" w:cs="Segoe UI"/>
            <w:color w:val="212121"/>
            <w:sz w:val="20"/>
            <w:szCs w:val="20"/>
          </w:rPr>
          <w:br/>
          <w:delText>Cambridge</w:delText>
        </w:r>
      </w:del>
    </w:p>
    <w:p w14:paraId="46E64607" w14:textId="2CE74B5E" w:rsidR="00456B1C" w:rsidRDefault="00456B1C">
      <w:pPr>
        <w:rPr>
          <w:del w:id="417" w:author="Alessia Perolio" w:date="2026-09-25T21:10:00Z" w16du:dateUtc="2026-09-26T01:10:00Z"/>
        </w:rPr>
      </w:pPr>
      <w:del w:id="418" w:author="Alessia Perolio" w:date="2026-09-25T21:10:00Z" w16du:dateUtc="2026-09-26T01:10:00Z">
        <w:r>
          <w:br w:type="page"/>
        </w:r>
      </w:del>
    </w:p>
    <w:p w14:paraId="214CE626" w14:textId="77777777" w:rsidR="00C81B19" w:rsidRPr="00C81B19" w:rsidRDefault="00C81B19" w:rsidP="00935A59">
      <w:pPr>
        <w:pStyle w:val="Heading1"/>
        <w:rPr>
          <w:del w:id="419" w:author="Alessia Perolio" w:date="2026-09-25T21:10:00Z" w16du:dateUtc="2026-09-26T01:10:00Z"/>
        </w:rPr>
      </w:pPr>
      <w:del w:id="420" w:author="Alessia Perolio" w:date="2026-09-25T21:10:00Z" w16du:dateUtc="2026-09-26T01:10:00Z">
        <w:r w:rsidRPr="00C81B19">
          <w:delText>Mary &lt;mcpurdy@partners.org&gt;</w:delText>
        </w:r>
      </w:del>
    </w:p>
    <w:p w14:paraId="1E2609C3" w14:textId="77777777" w:rsidR="00C81B19" w:rsidRPr="00C81B19" w:rsidRDefault="00C81B19" w:rsidP="00935A59">
      <w:pPr>
        <w:pStyle w:val="Heading1"/>
        <w:rPr>
          <w:del w:id="421" w:author="Alessia Perolio" w:date="2026-09-25T21:10:00Z" w16du:dateUtc="2026-09-26T01:10:00Z"/>
          <w:color w:val="666666"/>
          <w:sz w:val="17"/>
          <w:szCs w:val="17"/>
        </w:rPr>
      </w:pPr>
      <w:del w:id="422" w:author="Alessia Perolio" w:date="2026-09-25T21:10:00Z" w16du:dateUtc="2026-09-26T01:10:00Z">
        <w:r w:rsidRPr="00C81B19">
          <w:rPr>
            <w:color w:val="666666"/>
            <w:sz w:val="17"/>
            <w:szCs w:val="17"/>
          </w:rPr>
          <w:delText>Tue 5/25/2021 6:19 AM</w:delText>
        </w:r>
      </w:del>
    </w:p>
    <w:p w14:paraId="34513C08" w14:textId="77777777" w:rsidR="00C81B19" w:rsidRPr="00C81B19" w:rsidRDefault="00C81B19" w:rsidP="00935A59">
      <w:pPr>
        <w:pStyle w:val="Heading1"/>
        <w:rPr>
          <w:del w:id="423" w:author="Alessia Perolio" w:date="2026-09-25T21:10:00Z" w16du:dateUtc="2026-09-26T01:10:00Z"/>
          <w:color w:val="000000"/>
          <w:sz w:val="27"/>
          <w:szCs w:val="27"/>
        </w:rPr>
      </w:pPr>
      <w:del w:id="424" w:author="Alessia Perolio" w:date="2026-09-25T21:10:00Z" w16du:dateUtc="2026-09-26T01:10:00Z">
        <w:r w:rsidRPr="00C81B19">
          <w:rPr>
            <w:rFonts w:ascii="Segoe UI Semibold" w:hAnsi="Segoe UI Semibold" w:cs="Segoe UI Semibold"/>
            <w:b/>
            <w:bCs/>
            <w:color w:val="000000"/>
            <w:sz w:val="18"/>
            <w:szCs w:val="18"/>
          </w:rPr>
          <w:delText>To:</w:delText>
        </w:r>
      </w:del>
    </w:p>
    <w:p w14:paraId="2B78CF9B" w14:textId="77777777" w:rsidR="00C81B19" w:rsidRPr="00C81B19" w:rsidRDefault="00C81B19" w:rsidP="00935A59">
      <w:pPr>
        <w:pStyle w:val="Heading1"/>
        <w:rPr>
          <w:del w:id="425" w:author="Alessia Perolio" w:date="2026-09-25T21:10:00Z" w16du:dateUtc="2026-09-26T01:10:00Z"/>
          <w:color w:val="000000"/>
          <w:sz w:val="2"/>
          <w:szCs w:val="2"/>
          <w:bdr w:val="none" w:sz="0" w:space="0" w:color="auto" w:frame="1"/>
        </w:rPr>
      </w:pPr>
      <w:del w:id="426" w:author="Alessia Perolio" w:date="2026-09-25T21:10:00Z" w16du:dateUtc="2026-09-26T01:10:00Z">
        <w:r w:rsidRPr="00C81B19">
          <w:rPr>
            <w:rFonts w:ascii="Segoe UI Semibold" w:hAnsi="Segoe UI Semibold" w:cs="Segoe UI Semibold"/>
            <w:b/>
            <w:bCs/>
            <w:color w:val="000000"/>
            <w:sz w:val="18"/>
            <w:szCs w:val="18"/>
            <w:bdr w:val="none" w:sz="0" w:space="0" w:color="auto" w:frame="1"/>
          </w:rPr>
          <w:delText>DPH-DL - DoN Program;</w:delText>
        </w:r>
      </w:del>
    </w:p>
    <w:p w14:paraId="54C138D6" w14:textId="77777777" w:rsidR="00C81B19" w:rsidRPr="00C81B19" w:rsidRDefault="00C81B19" w:rsidP="00C81B19">
      <w:pPr>
        <w:shd w:val="clear" w:color="auto" w:fill="FFFFFF"/>
        <w:spacing w:after="0" w:line="240" w:lineRule="auto"/>
        <w:rPr>
          <w:del w:id="427" w:author="Alessia Perolio" w:date="2026-09-25T21:10:00Z" w16du:dateUtc="2026-09-26T01:10:00Z"/>
          <w:rFonts w:ascii="Segoe UI" w:eastAsia="Times New Roman" w:hAnsi="Segoe UI" w:cs="Segoe UI"/>
          <w:color w:val="212121"/>
          <w:sz w:val="20"/>
          <w:szCs w:val="20"/>
        </w:rPr>
      </w:pPr>
      <w:del w:id="428" w:author="Alessia Perolio" w:date="2026-09-25T21:10:00Z" w16du:dateUtc="2026-09-26T01:10:00Z">
        <w:r w:rsidRPr="00C81B19">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C81B19">
          <w:rPr>
            <w:rFonts w:ascii="Segoe UI" w:eastAsia="Times New Roman" w:hAnsi="Segoe UI" w:cs="Segoe UI"/>
            <w:color w:val="212121"/>
            <w:sz w:val="20"/>
            <w:szCs w:val="20"/>
          </w:rPr>
          <w:br/>
        </w:r>
        <w:r w:rsidRPr="00C81B19">
          <w:rPr>
            <w:rFonts w:ascii="Segoe UI" w:eastAsia="Times New Roman" w:hAnsi="Segoe UI" w:cs="Segoe UI"/>
            <w:color w:val="212121"/>
            <w:sz w:val="20"/>
            <w:szCs w:val="20"/>
          </w:rPr>
          <w:br/>
        </w:r>
        <w:r w:rsidRPr="00C81B19">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C81B19">
          <w:rPr>
            <w:rFonts w:ascii="Segoe UI" w:eastAsia="Times New Roman" w:hAnsi="Segoe UI" w:cs="Segoe UI"/>
            <w:color w:val="212121"/>
            <w:sz w:val="20"/>
            <w:szCs w:val="20"/>
          </w:rPr>
          <w:br/>
        </w:r>
        <w:r w:rsidRPr="00C81B19">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C81B19">
          <w:rPr>
            <w:rFonts w:ascii="Segoe UI" w:eastAsia="Times New Roman" w:hAnsi="Segoe UI" w:cs="Segoe UI"/>
            <w:color w:val="212121"/>
            <w:sz w:val="20"/>
            <w:szCs w:val="20"/>
          </w:rPr>
          <w:br/>
        </w:r>
        <w:r w:rsidRPr="00C81B19">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C81B19">
          <w:rPr>
            <w:rFonts w:ascii="Segoe UI" w:eastAsia="Times New Roman" w:hAnsi="Segoe UI" w:cs="Segoe UI"/>
            <w:color w:val="212121"/>
            <w:sz w:val="20"/>
            <w:szCs w:val="20"/>
          </w:rPr>
          <w:br/>
        </w:r>
        <w:r w:rsidRPr="00C81B19">
          <w:rPr>
            <w:rFonts w:ascii="Segoe UI" w:eastAsia="Times New Roman" w:hAnsi="Segoe UI" w:cs="Segoe UI"/>
            <w:color w:val="212121"/>
            <w:sz w:val="20"/>
            <w:szCs w:val="20"/>
          </w:rPr>
          <w:br/>
          <w:delText>Mary</w:delText>
        </w:r>
        <w:r w:rsidRPr="00C81B19">
          <w:rPr>
            <w:rFonts w:ascii="Segoe UI" w:eastAsia="Times New Roman" w:hAnsi="Segoe UI" w:cs="Segoe UI"/>
            <w:color w:val="212121"/>
            <w:sz w:val="20"/>
            <w:szCs w:val="20"/>
          </w:rPr>
          <w:br/>
          <w:delText>mcpurdy@partners.org</w:delText>
        </w:r>
        <w:r w:rsidRPr="00C81B19">
          <w:rPr>
            <w:rFonts w:ascii="Segoe UI" w:eastAsia="Times New Roman" w:hAnsi="Segoe UI" w:cs="Segoe UI"/>
            <w:color w:val="212121"/>
            <w:sz w:val="20"/>
            <w:szCs w:val="20"/>
          </w:rPr>
          <w:br/>
          <w:delText>Newton Lower Falls</w:delText>
        </w:r>
      </w:del>
    </w:p>
    <w:p w14:paraId="40432A0B" w14:textId="67021522" w:rsidR="00C81B19" w:rsidRDefault="00C81B19">
      <w:pPr>
        <w:rPr>
          <w:del w:id="429" w:author="Alessia Perolio" w:date="2026-09-25T21:10:00Z" w16du:dateUtc="2026-09-26T01:10:00Z"/>
        </w:rPr>
      </w:pPr>
      <w:del w:id="430" w:author="Alessia Perolio" w:date="2026-09-25T21:10:00Z" w16du:dateUtc="2026-09-26T01:10:00Z">
        <w:r>
          <w:br w:type="page"/>
        </w:r>
      </w:del>
    </w:p>
    <w:p w14:paraId="5D0E358A" w14:textId="77777777" w:rsidR="000D15CC" w:rsidRPr="000D15CC" w:rsidRDefault="000D15CC" w:rsidP="00935A59">
      <w:pPr>
        <w:pStyle w:val="Heading1"/>
        <w:rPr>
          <w:del w:id="431" w:author="Alessia Perolio" w:date="2026-09-25T21:10:00Z" w16du:dateUtc="2026-09-26T01:10:00Z"/>
        </w:rPr>
      </w:pPr>
      <w:del w:id="432" w:author="Alessia Perolio" w:date="2026-09-25T21:10:00Z" w16du:dateUtc="2026-09-26T01:10:00Z">
        <w:r w:rsidRPr="000D15CC">
          <w:delText>Yenmid &lt;yerodriguez@bwh.harvard.edu&gt;</w:delText>
        </w:r>
      </w:del>
    </w:p>
    <w:p w14:paraId="0528E825" w14:textId="77777777" w:rsidR="000D15CC" w:rsidRPr="000D15CC" w:rsidRDefault="000D15CC" w:rsidP="00935A59">
      <w:pPr>
        <w:pStyle w:val="Heading1"/>
        <w:rPr>
          <w:del w:id="433" w:author="Alessia Perolio" w:date="2026-09-25T21:10:00Z" w16du:dateUtc="2026-09-26T01:10:00Z"/>
          <w:color w:val="666666"/>
          <w:sz w:val="17"/>
          <w:szCs w:val="17"/>
        </w:rPr>
      </w:pPr>
      <w:del w:id="434" w:author="Alessia Perolio" w:date="2026-09-25T21:10:00Z" w16du:dateUtc="2026-09-26T01:10:00Z">
        <w:r w:rsidRPr="000D15CC">
          <w:rPr>
            <w:color w:val="666666"/>
            <w:sz w:val="17"/>
            <w:szCs w:val="17"/>
          </w:rPr>
          <w:delText>Tue 5/25/2021 6:19 AM</w:delText>
        </w:r>
      </w:del>
    </w:p>
    <w:p w14:paraId="0D5E9455" w14:textId="77777777" w:rsidR="000D15CC" w:rsidRPr="000D15CC" w:rsidRDefault="000D15CC" w:rsidP="00935A59">
      <w:pPr>
        <w:pStyle w:val="Heading1"/>
        <w:rPr>
          <w:del w:id="435" w:author="Alessia Perolio" w:date="2026-09-25T21:10:00Z" w16du:dateUtc="2026-09-26T01:10:00Z"/>
          <w:color w:val="000000"/>
          <w:sz w:val="27"/>
          <w:szCs w:val="27"/>
        </w:rPr>
      </w:pPr>
      <w:del w:id="436" w:author="Alessia Perolio" w:date="2026-09-25T21:10:00Z" w16du:dateUtc="2026-09-26T01:10:00Z">
        <w:r w:rsidRPr="000D15CC">
          <w:rPr>
            <w:rFonts w:ascii="Segoe UI Semibold" w:hAnsi="Segoe UI Semibold" w:cs="Segoe UI Semibold"/>
            <w:b/>
            <w:bCs/>
            <w:color w:val="000000"/>
            <w:sz w:val="18"/>
            <w:szCs w:val="18"/>
          </w:rPr>
          <w:delText>To:</w:delText>
        </w:r>
      </w:del>
    </w:p>
    <w:p w14:paraId="006D3FE6" w14:textId="77777777" w:rsidR="000D15CC" w:rsidRPr="000D15CC" w:rsidRDefault="000D15CC" w:rsidP="00935A59">
      <w:pPr>
        <w:pStyle w:val="Heading1"/>
        <w:rPr>
          <w:del w:id="437" w:author="Alessia Perolio" w:date="2026-09-25T21:10:00Z" w16du:dateUtc="2026-09-26T01:10:00Z"/>
          <w:color w:val="000000"/>
          <w:sz w:val="2"/>
          <w:szCs w:val="2"/>
          <w:bdr w:val="none" w:sz="0" w:space="0" w:color="auto" w:frame="1"/>
        </w:rPr>
      </w:pPr>
      <w:del w:id="438" w:author="Alessia Perolio" w:date="2026-09-25T21:10:00Z" w16du:dateUtc="2026-09-26T01:10:00Z">
        <w:r w:rsidRPr="000D15CC">
          <w:rPr>
            <w:rFonts w:ascii="Segoe UI Semibold" w:hAnsi="Segoe UI Semibold" w:cs="Segoe UI Semibold"/>
            <w:b/>
            <w:bCs/>
            <w:color w:val="000000"/>
            <w:sz w:val="18"/>
            <w:szCs w:val="18"/>
            <w:bdr w:val="none" w:sz="0" w:space="0" w:color="auto" w:frame="1"/>
          </w:rPr>
          <w:delText>DPH-DL - DoN Program;</w:delText>
        </w:r>
      </w:del>
    </w:p>
    <w:p w14:paraId="7A3904D0" w14:textId="77777777" w:rsidR="000D15CC" w:rsidRPr="000D15CC" w:rsidRDefault="000D15CC" w:rsidP="000D15CC">
      <w:pPr>
        <w:shd w:val="clear" w:color="auto" w:fill="FFFFFF"/>
        <w:spacing w:after="0" w:line="240" w:lineRule="auto"/>
        <w:rPr>
          <w:del w:id="439" w:author="Alessia Perolio" w:date="2026-09-25T21:10:00Z" w16du:dateUtc="2026-09-26T01:10:00Z"/>
          <w:rFonts w:ascii="Segoe UI" w:eastAsia="Times New Roman" w:hAnsi="Segoe UI" w:cs="Segoe UI"/>
          <w:color w:val="212121"/>
          <w:sz w:val="20"/>
          <w:szCs w:val="20"/>
        </w:rPr>
      </w:pPr>
      <w:del w:id="440" w:author="Alessia Perolio" w:date="2026-09-25T21:10:00Z" w16du:dateUtc="2026-09-26T01:10:00Z">
        <w:r w:rsidRPr="000D15CC">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0D15CC">
          <w:rPr>
            <w:rFonts w:ascii="Segoe UI" w:eastAsia="Times New Roman" w:hAnsi="Segoe UI" w:cs="Segoe UI"/>
            <w:color w:val="212121"/>
            <w:sz w:val="20"/>
            <w:szCs w:val="20"/>
          </w:rPr>
          <w:br/>
        </w:r>
        <w:r w:rsidRPr="000D15CC">
          <w:rPr>
            <w:rFonts w:ascii="Segoe UI" w:eastAsia="Times New Roman" w:hAnsi="Segoe UI" w:cs="Segoe UI"/>
            <w:color w:val="212121"/>
            <w:sz w:val="20"/>
            <w:szCs w:val="20"/>
          </w:rPr>
          <w:br/>
        </w:r>
        <w:r w:rsidRPr="000D15CC">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0D15CC">
          <w:rPr>
            <w:rFonts w:ascii="Segoe UI" w:eastAsia="Times New Roman" w:hAnsi="Segoe UI" w:cs="Segoe UI"/>
            <w:color w:val="212121"/>
            <w:sz w:val="20"/>
            <w:szCs w:val="20"/>
          </w:rPr>
          <w:br/>
        </w:r>
        <w:r w:rsidRPr="000D15CC">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0D15CC">
          <w:rPr>
            <w:rFonts w:ascii="Segoe UI" w:eastAsia="Times New Roman" w:hAnsi="Segoe UI" w:cs="Segoe UI"/>
            <w:color w:val="212121"/>
            <w:sz w:val="20"/>
            <w:szCs w:val="20"/>
          </w:rPr>
          <w:br/>
        </w:r>
        <w:r w:rsidRPr="000D15CC">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0D15CC">
          <w:rPr>
            <w:rFonts w:ascii="Segoe UI" w:eastAsia="Times New Roman" w:hAnsi="Segoe UI" w:cs="Segoe UI"/>
            <w:color w:val="212121"/>
            <w:sz w:val="20"/>
            <w:szCs w:val="20"/>
          </w:rPr>
          <w:br/>
        </w:r>
        <w:r w:rsidRPr="000D15CC">
          <w:rPr>
            <w:rFonts w:ascii="Segoe UI" w:eastAsia="Times New Roman" w:hAnsi="Segoe UI" w:cs="Segoe UI"/>
            <w:color w:val="212121"/>
            <w:sz w:val="20"/>
            <w:szCs w:val="20"/>
          </w:rPr>
          <w:br/>
          <w:delText>Yenmid</w:delText>
        </w:r>
        <w:r w:rsidRPr="000D15CC">
          <w:rPr>
            <w:rFonts w:ascii="Segoe UI" w:eastAsia="Times New Roman" w:hAnsi="Segoe UI" w:cs="Segoe UI"/>
            <w:color w:val="212121"/>
            <w:sz w:val="20"/>
            <w:szCs w:val="20"/>
          </w:rPr>
          <w:br/>
          <w:delText>yerodriguez@bwh.harvard.edu</w:delText>
        </w:r>
        <w:r w:rsidRPr="000D15CC">
          <w:rPr>
            <w:rFonts w:ascii="Segoe UI" w:eastAsia="Times New Roman" w:hAnsi="Segoe UI" w:cs="Segoe UI"/>
            <w:color w:val="212121"/>
            <w:sz w:val="20"/>
            <w:szCs w:val="20"/>
          </w:rPr>
          <w:br/>
          <w:delText>Hyde Park</w:delText>
        </w:r>
      </w:del>
    </w:p>
    <w:p w14:paraId="55F1B6A1" w14:textId="77FA48AE" w:rsidR="000D15CC" w:rsidRDefault="000D15CC">
      <w:pPr>
        <w:rPr>
          <w:del w:id="441" w:author="Alessia Perolio" w:date="2026-09-25T21:10:00Z" w16du:dateUtc="2026-09-26T01:10:00Z"/>
        </w:rPr>
      </w:pPr>
      <w:del w:id="442" w:author="Alessia Perolio" w:date="2026-09-25T21:10:00Z" w16du:dateUtc="2026-09-26T01:10:00Z">
        <w:r>
          <w:br w:type="page"/>
        </w:r>
      </w:del>
    </w:p>
    <w:p w14:paraId="2EB9B007" w14:textId="77777777" w:rsidR="00CD3533" w:rsidRPr="00CD3533" w:rsidRDefault="00CD3533" w:rsidP="00935A59">
      <w:pPr>
        <w:pStyle w:val="Heading1"/>
        <w:rPr>
          <w:del w:id="443" w:author="Alessia Perolio" w:date="2026-09-25T21:10:00Z" w16du:dateUtc="2026-09-26T01:10:00Z"/>
        </w:rPr>
      </w:pPr>
      <w:del w:id="444" w:author="Alessia Perolio" w:date="2026-09-25T21:10:00Z" w16du:dateUtc="2026-09-26T01:10:00Z">
        <w:r w:rsidRPr="00CD3533">
          <w:delText>Alyssa &lt;alyssa.berrian@gmail.com&gt;</w:delText>
        </w:r>
      </w:del>
    </w:p>
    <w:p w14:paraId="24A2B856" w14:textId="77777777" w:rsidR="00CD3533" w:rsidRPr="00CD3533" w:rsidRDefault="00CD3533" w:rsidP="00935A59">
      <w:pPr>
        <w:pStyle w:val="Heading1"/>
        <w:rPr>
          <w:del w:id="445" w:author="Alessia Perolio" w:date="2026-09-25T21:10:00Z" w16du:dateUtc="2026-09-26T01:10:00Z"/>
          <w:color w:val="666666"/>
          <w:sz w:val="17"/>
          <w:szCs w:val="17"/>
        </w:rPr>
      </w:pPr>
      <w:del w:id="446" w:author="Alessia Perolio" w:date="2026-09-25T21:10:00Z" w16du:dateUtc="2026-09-26T01:10:00Z">
        <w:r w:rsidRPr="00CD3533">
          <w:rPr>
            <w:color w:val="666666"/>
            <w:sz w:val="17"/>
            <w:szCs w:val="17"/>
          </w:rPr>
          <w:delText>Tue 5/25/2021 6:18 AM</w:delText>
        </w:r>
      </w:del>
    </w:p>
    <w:p w14:paraId="11869323" w14:textId="77777777" w:rsidR="00CD3533" w:rsidRPr="00CD3533" w:rsidRDefault="00CD3533" w:rsidP="00935A59">
      <w:pPr>
        <w:pStyle w:val="Heading1"/>
        <w:rPr>
          <w:del w:id="447" w:author="Alessia Perolio" w:date="2026-09-25T21:10:00Z" w16du:dateUtc="2026-09-26T01:10:00Z"/>
          <w:color w:val="000000"/>
          <w:sz w:val="27"/>
          <w:szCs w:val="27"/>
        </w:rPr>
      </w:pPr>
      <w:del w:id="448" w:author="Alessia Perolio" w:date="2026-09-25T21:10:00Z" w16du:dateUtc="2026-09-26T01:10:00Z">
        <w:r w:rsidRPr="00CD3533">
          <w:rPr>
            <w:rFonts w:ascii="Segoe UI Semibold" w:hAnsi="Segoe UI Semibold" w:cs="Segoe UI Semibold"/>
            <w:b/>
            <w:bCs/>
            <w:color w:val="000000"/>
            <w:sz w:val="18"/>
            <w:szCs w:val="18"/>
          </w:rPr>
          <w:delText>To:</w:delText>
        </w:r>
      </w:del>
    </w:p>
    <w:p w14:paraId="72C75BA9" w14:textId="77777777" w:rsidR="00CD3533" w:rsidRPr="00CD3533" w:rsidRDefault="00CD3533" w:rsidP="00935A59">
      <w:pPr>
        <w:pStyle w:val="Heading1"/>
        <w:rPr>
          <w:del w:id="449" w:author="Alessia Perolio" w:date="2026-09-25T21:10:00Z" w16du:dateUtc="2026-09-26T01:10:00Z"/>
          <w:color w:val="000000"/>
          <w:sz w:val="2"/>
          <w:szCs w:val="2"/>
          <w:bdr w:val="none" w:sz="0" w:space="0" w:color="auto" w:frame="1"/>
        </w:rPr>
      </w:pPr>
      <w:del w:id="450" w:author="Alessia Perolio" w:date="2026-09-25T21:10:00Z" w16du:dateUtc="2026-09-26T01:10:00Z">
        <w:r w:rsidRPr="00CD3533">
          <w:rPr>
            <w:rFonts w:ascii="Segoe UI Semibold" w:hAnsi="Segoe UI Semibold" w:cs="Segoe UI Semibold"/>
            <w:b/>
            <w:bCs/>
            <w:color w:val="000000"/>
            <w:sz w:val="18"/>
            <w:szCs w:val="18"/>
            <w:bdr w:val="none" w:sz="0" w:space="0" w:color="auto" w:frame="1"/>
          </w:rPr>
          <w:delText>DPH-DL - DoN Program;</w:delText>
        </w:r>
      </w:del>
    </w:p>
    <w:p w14:paraId="65145A34" w14:textId="77777777" w:rsidR="00CD3533" w:rsidRPr="00CD3533" w:rsidRDefault="00CD3533" w:rsidP="00CD3533">
      <w:pPr>
        <w:shd w:val="clear" w:color="auto" w:fill="FFFFFF"/>
        <w:spacing w:after="0" w:line="240" w:lineRule="auto"/>
        <w:rPr>
          <w:del w:id="451" w:author="Alessia Perolio" w:date="2026-09-25T21:10:00Z" w16du:dateUtc="2026-09-26T01:10:00Z"/>
          <w:rFonts w:ascii="Segoe UI" w:eastAsia="Times New Roman" w:hAnsi="Segoe UI" w:cs="Segoe UI"/>
          <w:color w:val="212121"/>
          <w:sz w:val="20"/>
          <w:szCs w:val="20"/>
        </w:rPr>
      </w:pPr>
      <w:del w:id="452" w:author="Alessia Perolio" w:date="2026-09-25T21:10:00Z" w16du:dateUtc="2026-09-26T01:10:00Z">
        <w:r w:rsidRPr="00CD3533">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delText>Alyssa</w:delText>
        </w:r>
        <w:r w:rsidRPr="00CD3533">
          <w:rPr>
            <w:rFonts w:ascii="Segoe UI" w:eastAsia="Times New Roman" w:hAnsi="Segoe UI" w:cs="Segoe UI"/>
            <w:color w:val="212121"/>
            <w:sz w:val="20"/>
            <w:szCs w:val="20"/>
          </w:rPr>
          <w:br/>
          <w:delText>alyssa.berrian@gmail.com</w:delText>
        </w:r>
        <w:r w:rsidRPr="00CD3533">
          <w:rPr>
            <w:rFonts w:ascii="Segoe UI" w:eastAsia="Times New Roman" w:hAnsi="Segoe UI" w:cs="Segoe UI"/>
            <w:color w:val="212121"/>
            <w:sz w:val="20"/>
            <w:szCs w:val="20"/>
          </w:rPr>
          <w:br/>
          <w:delText>West roxbury</w:delText>
        </w:r>
      </w:del>
    </w:p>
    <w:p w14:paraId="57C32323" w14:textId="3AB7F85F" w:rsidR="00CD3533" w:rsidRDefault="00CD3533">
      <w:pPr>
        <w:rPr>
          <w:del w:id="453" w:author="Alessia Perolio" w:date="2026-09-25T21:10:00Z" w16du:dateUtc="2026-09-26T01:10:00Z"/>
        </w:rPr>
      </w:pPr>
      <w:del w:id="454" w:author="Alessia Perolio" w:date="2026-09-25T21:10:00Z" w16du:dateUtc="2026-09-26T01:10:00Z">
        <w:r>
          <w:br w:type="page"/>
        </w:r>
      </w:del>
    </w:p>
    <w:p w14:paraId="3A25F3B0" w14:textId="77777777" w:rsidR="00CD3533" w:rsidRPr="00CD3533" w:rsidRDefault="00CD3533" w:rsidP="00935A59">
      <w:pPr>
        <w:pStyle w:val="Heading1"/>
        <w:rPr>
          <w:del w:id="455" w:author="Alessia Perolio" w:date="2026-09-25T21:10:00Z" w16du:dateUtc="2026-09-26T01:10:00Z"/>
        </w:rPr>
      </w:pPr>
      <w:del w:id="456" w:author="Alessia Perolio" w:date="2026-09-25T21:10:00Z" w16du:dateUtc="2026-09-26T01:10:00Z">
        <w:r w:rsidRPr="00CD3533">
          <w:delText>susan &lt;susanrbrown9@gmail.com&gt;</w:delText>
        </w:r>
      </w:del>
    </w:p>
    <w:p w14:paraId="5D026CFE" w14:textId="77777777" w:rsidR="00CD3533" w:rsidRPr="00CD3533" w:rsidRDefault="00CD3533" w:rsidP="00935A59">
      <w:pPr>
        <w:pStyle w:val="Heading1"/>
        <w:rPr>
          <w:del w:id="457" w:author="Alessia Perolio" w:date="2026-09-25T21:10:00Z" w16du:dateUtc="2026-09-26T01:10:00Z"/>
          <w:color w:val="666666"/>
          <w:sz w:val="17"/>
          <w:szCs w:val="17"/>
        </w:rPr>
      </w:pPr>
      <w:del w:id="458" w:author="Alessia Perolio" w:date="2026-09-25T21:10:00Z" w16du:dateUtc="2026-09-26T01:10:00Z">
        <w:r w:rsidRPr="00CD3533">
          <w:rPr>
            <w:color w:val="666666"/>
            <w:sz w:val="17"/>
            <w:szCs w:val="17"/>
          </w:rPr>
          <w:delText>Tue 5/25/2021 6:16 AM</w:delText>
        </w:r>
      </w:del>
    </w:p>
    <w:p w14:paraId="411C461B" w14:textId="77777777" w:rsidR="00CD3533" w:rsidRPr="00CD3533" w:rsidRDefault="00CD3533" w:rsidP="00935A59">
      <w:pPr>
        <w:pStyle w:val="Heading1"/>
        <w:rPr>
          <w:del w:id="459" w:author="Alessia Perolio" w:date="2026-09-25T21:10:00Z" w16du:dateUtc="2026-09-26T01:10:00Z"/>
          <w:color w:val="000000"/>
          <w:sz w:val="27"/>
          <w:szCs w:val="27"/>
        </w:rPr>
      </w:pPr>
      <w:del w:id="460" w:author="Alessia Perolio" w:date="2026-09-25T21:10:00Z" w16du:dateUtc="2026-09-26T01:10:00Z">
        <w:r w:rsidRPr="00CD3533">
          <w:rPr>
            <w:rFonts w:ascii="Segoe UI Semibold" w:hAnsi="Segoe UI Semibold" w:cs="Segoe UI Semibold"/>
            <w:b/>
            <w:bCs/>
            <w:color w:val="000000"/>
            <w:sz w:val="18"/>
            <w:szCs w:val="18"/>
          </w:rPr>
          <w:delText>To:</w:delText>
        </w:r>
      </w:del>
    </w:p>
    <w:p w14:paraId="74BA60FB" w14:textId="77777777" w:rsidR="00CD3533" w:rsidRPr="00CD3533" w:rsidRDefault="00CD3533" w:rsidP="00935A59">
      <w:pPr>
        <w:pStyle w:val="Heading1"/>
        <w:rPr>
          <w:del w:id="461" w:author="Alessia Perolio" w:date="2026-09-25T21:10:00Z" w16du:dateUtc="2026-09-26T01:10:00Z"/>
          <w:color w:val="000000"/>
          <w:sz w:val="2"/>
          <w:szCs w:val="2"/>
          <w:bdr w:val="none" w:sz="0" w:space="0" w:color="auto" w:frame="1"/>
        </w:rPr>
      </w:pPr>
      <w:del w:id="462" w:author="Alessia Perolio" w:date="2026-09-25T21:10:00Z" w16du:dateUtc="2026-09-26T01:10:00Z">
        <w:r w:rsidRPr="00CD3533">
          <w:rPr>
            <w:rFonts w:ascii="Segoe UI Semibold" w:hAnsi="Segoe UI Semibold" w:cs="Segoe UI Semibold"/>
            <w:b/>
            <w:bCs/>
            <w:color w:val="000000"/>
            <w:sz w:val="18"/>
            <w:szCs w:val="18"/>
            <w:bdr w:val="none" w:sz="0" w:space="0" w:color="auto" w:frame="1"/>
          </w:rPr>
          <w:delText>DPH-DL - DoN Program;</w:delText>
        </w:r>
      </w:del>
    </w:p>
    <w:p w14:paraId="2D2781F5" w14:textId="77777777" w:rsidR="00CD3533" w:rsidRPr="00CD3533" w:rsidRDefault="00CD3533" w:rsidP="00CD3533">
      <w:pPr>
        <w:shd w:val="clear" w:color="auto" w:fill="FFFFFF"/>
        <w:spacing w:after="0" w:line="240" w:lineRule="auto"/>
        <w:rPr>
          <w:del w:id="463" w:author="Alessia Perolio" w:date="2026-09-25T21:10:00Z" w16du:dateUtc="2026-09-26T01:10:00Z"/>
          <w:rFonts w:ascii="Segoe UI" w:eastAsia="Times New Roman" w:hAnsi="Segoe UI" w:cs="Segoe UI"/>
          <w:color w:val="212121"/>
          <w:sz w:val="20"/>
          <w:szCs w:val="20"/>
        </w:rPr>
      </w:pPr>
      <w:del w:id="464" w:author="Alessia Perolio" w:date="2026-09-25T21:10:00Z" w16du:dateUtc="2026-09-26T01:10:00Z">
        <w:r w:rsidRPr="00CD3533">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CD3533">
          <w:rPr>
            <w:rFonts w:ascii="Segoe UI" w:eastAsia="Times New Roman" w:hAnsi="Segoe UI" w:cs="Segoe UI"/>
            <w:color w:val="212121"/>
            <w:sz w:val="20"/>
            <w:szCs w:val="20"/>
          </w:rPr>
          <w:br/>
        </w:r>
        <w:r w:rsidRPr="00CD3533">
          <w:rPr>
            <w:rFonts w:ascii="Segoe UI" w:eastAsia="Times New Roman" w:hAnsi="Segoe UI" w:cs="Segoe UI"/>
            <w:color w:val="212121"/>
            <w:sz w:val="20"/>
            <w:szCs w:val="20"/>
          </w:rPr>
          <w:br/>
          <w:delText>susan</w:delText>
        </w:r>
        <w:r w:rsidRPr="00CD3533">
          <w:rPr>
            <w:rFonts w:ascii="Segoe UI" w:eastAsia="Times New Roman" w:hAnsi="Segoe UI" w:cs="Segoe UI"/>
            <w:color w:val="212121"/>
            <w:sz w:val="20"/>
            <w:szCs w:val="20"/>
          </w:rPr>
          <w:br/>
          <w:delText>susanrbrown9@gmail.com</w:delText>
        </w:r>
        <w:r w:rsidRPr="00CD3533">
          <w:rPr>
            <w:rFonts w:ascii="Segoe UI" w:eastAsia="Times New Roman" w:hAnsi="Segoe UI" w:cs="Segoe UI"/>
            <w:color w:val="212121"/>
            <w:sz w:val="20"/>
            <w:szCs w:val="20"/>
          </w:rPr>
          <w:br/>
          <w:delText>Dedham</w:delText>
        </w:r>
      </w:del>
    </w:p>
    <w:p w14:paraId="3EC02270" w14:textId="09F02019" w:rsidR="00CD3533" w:rsidRDefault="00CD3533">
      <w:pPr>
        <w:rPr>
          <w:del w:id="465" w:author="Alessia Perolio" w:date="2026-09-25T21:10:00Z" w16du:dateUtc="2026-09-26T01:10:00Z"/>
        </w:rPr>
      </w:pPr>
      <w:del w:id="466" w:author="Alessia Perolio" w:date="2026-09-25T21:10:00Z" w16du:dateUtc="2026-09-26T01:10:00Z">
        <w:r>
          <w:br w:type="page"/>
        </w:r>
      </w:del>
    </w:p>
    <w:p w14:paraId="307F276B" w14:textId="77777777" w:rsidR="00546DCD" w:rsidRPr="00546DCD" w:rsidRDefault="00546DCD" w:rsidP="00935A59">
      <w:pPr>
        <w:pStyle w:val="Heading1"/>
        <w:rPr>
          <w:del w:id="467" w:author="Alessia Perolio" w:date="2026-09-25T21:10:00Z" w16du:dateUtc="2026-09-26T01:10:00Z"/>
        </w:rPr>
      </w:pPr>
      <w:del w:id="468" w:author="Alessia Perolio" w:date="2026-09-25T21:10:00Z" w16du:dateUtc="2026-09-26T01:10:00Z">
        <w:r w:rsidRPr="00546DCD">
          <w:delText>James &lt;jesty1313@yahoo.com&gt;</w:delText>
        </w:r>
      </w:del>
    </w:p>
    <w:p w14:paraId="19180D90" w14:textId="77777777" w:rsidR="00546DCD" w:rsidRPr="00546DCD" w:rsidRDefault="00546DCD" w:rsidP="00935A59">
      <w:pPr>
        <w:pStyle w:val="Heading1"/>
        <w:rPr>
          <w:del w:id="469" w:author="Alessia Perolio" w:date="2026-09-25T21:10:00Z" w16du:dateUtc="2026-09-26T01:10:00Z"/>
          <w:color w:val="666666"/>
          <w:sz w:val="17"/>
          <w:szCs w:val="17"/>
        </w:rPr>
      </w:pPr>
      <w:del w:id="470" w:author="Alessia Perolio" w:date="2026-09-25T21:10:00Z" w16du:dateUtc="2026-09-26T01:10:00Z">
        <w:r w:rsidRPr="00546DCD">
          <w:rPr>
            <w:color w:val="666666"/>
            <w:sz w:val="17"/>
            <w:szCs w:val="17"/>
          </w:rPr>
          <w:delText>Tue 5/25/2021 6:16 AM</w:delText>
        </w:r>
      </w:del>
    </w:p>
    <w:p w14:paraId="4ACD110C" w14:textId="77777777" w:rsidR="00546DCD" w:rsidRPr="00546DCD" w:rsidRDefault="00546DCD" w:rsidP="00935A59">
      <w:pPr>
        <w:pStyle w:val="Heading1"/>
        <w:rPr>
          <w:del w:id="471" w:author="Alessia Perolio" w:date="2026-09-25T21:10:00Z" w16du:dateUtc="2026-09-26T01:10:00Z"/>
          <w:color w:val="000000"/>
          <w:sz w:val="27"/>
          <w:szCs w:val="27"/>
        </w:rPr>
      </w:pPr>
      <w:del w:id="472" w:author="Alessia Perolio" w:date="2026-09-25T21:10:00Z" w16du:dateUtc="2026-09-26T01:10:00Z">
        <w:r w:rsidRPr="00546DCD">
          <w:rPr>
            <w:rFonts w:ascii="Segoe UI Semibold" w:hAnsi="Segoe UI Semibold" w:cs="Segoe UI Semibold"/>
            <w:b/>
            <w:bCs/>
            <w:color w:val="000000"/>
            <w:sz w:val="18"/>
            <w:szCs w:val="18"/>
          </w:rPr>
          <w:delText>To:</w:delText>
        </w:r>
      </w:del>
    </w:p>
    <w:p w14:paraId="3813DAFE" w14:textId="77777777" w:rsidR="00546DCD" w:rsidRPr="00546DCD" w:rsidRDefault="00546DCD" w:rsidP="00935A59">
      <w:pPr>
        <w:pStyle w:val="Heading1"/>
        <w:rPr>
          <w:del w:id="473" w:author="Alessia Perolio" w:date="2026-09-25T21:10:00Z" w16du:dateUtc="2026-09-26T01:10:00Z"/>
          <w:color w:val="000000"/>
          <w:sz w:val="2"/>
          <w:szCs w:val="2"/>
          <w:bdr w:val="none" w:sz="0" w:space="0" w:color="auto" w:frame="1"/>
        </w:rPr>
      </w:pPr>
      <w:del w:id="474" w:author="Alessia Perolio" w:date="2026-09-25T21:10:00Z" w16du:dateUtc="2026-09-26T01:10:00Z">
        <w:r w:rsidRPr="00546DCD">
          <w:rPr>
            <w:rFonts w:ascii="Segoe UI Semibold" w:hAnsi="Segoe UI Semibold" w:cs="Segoe UI Semibold"/>
            <w:b/>
            <w:bCs/>
            <w:color w:val="000000"/>
            <w:sz w:val="18"/>
            <w:szCs w:val="18"/>
            <w:bdr w:val="none" w:sz="0" w:space="0" w:color="auto" w:frame="1"/>
          </w:rPr>
          <w:delText>DPH-DL - DoN Program;</w:delText>
        </w:r>
      </w:del>
    </w:p>
    <w:p w14:paraId="6CC50FBF" w14:textId="77777777" w:rsidR="00546DCD" w:rsidRPr="00546DCD" w:rsidRDefault="00546DCD" w:rsidP="00546DCD">
      <w:pPr>
        <w:shd w:val="clear" w:color="auto" w:fill="FFFFFF"/>
        <w:spacing w:after="0" w:line="240" w:lineRule="auto"/>
        <w:rPr>
          <w:del w:id="475" w:author="Alessia Perolio" w:date="2026-09-25T21:10:00Z" w16du:dateUtc="2026-09-26T01:10:00Z"/>
          <w:rFonts w:ascii="Segoe UI" w:eastAsia="Times New Roman" w:hAnsi="Segoe UI" w:cs="Segoe UI"/>
          <w:color w:val="212121"/>
          <w:sz w:val="20"/>
          <w:szCs w:val="20"/>
        </w:rPr>
      </w:pPr>
      <w:del w:id="476" w:author="Alessia Perolio" w:date="2026-09-25T21:10:00Z" w16du:dateUtc="2026-09-26T01:10:00Z">
        <w:r w:rsidRPr="00546DCD">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546DCD">
          <w:rPr>
            <w:rFonts w:ascii="Segoe UI" w:eastAsia="Times New Roman" w:hAnsi="Segoe UI" w:cs="Segoe UI"/>
            <w:color w:val="212121"/>
            <w:sz w:val="20"/>
            <w:szCs w:val="20"/>
          </w:rPr>
          <w:br/>
        </w:r>
        <w:r w:rsidRPr="00546DCD">
          <w:rPr>
            <w:rFonts w:ascii="Segoe UI" w:eastAsia="Times New Roman" w:hAnsi="Segoe UI" w:cs="Segoe UI"/>
            <w:color w:val="212121"/>
            <w:sz w:val="20"/>
            <w:szCs w:val="20"/>
          </w:rPr>
          <w:br/>
        </w:r>
        <w:r w:rsidRPr="00546DCD">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546DCD">
          <w:rPr>
            <w:rFonts w:ascii="Segoe UI" w:eastAsia="Times New Roman" w:hAnsi="Segoe UI" w:cs="Segoe UI"/>
            <w:color w:val="212121"/>
            <w:sz w:val="20"/>
            <w:szCs w:val="20"/>
          </w:rPr>
          <w:br/>
        </w:r>
        <w:r w:rsidRPr="00546DCD">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546DCD">
          <w:rPr>
            <w:rFonts w:ascii="Segoe UI" w:eastAsia="Times New Roman" w:hAnsi="Segoe UI" w:cs="Segoe UI"/>
            <w:color w:val="212121"/>
            <w:sz w:val="20"/>
            <w:szCs w:val="20"/>
          </w:rPr>
          <w:br/>
        </w:r>
        <w:r w:rsidRPr="00546DCD">
          <w:rPr>
            <w:rFonts w:ascii="Segoe UI" w:eastAsia="Times New Roman" w:hAnsi="Segoe UI" w:cs="Segoe UI"/>
            <w:color w:val="212121"/>
            <w:sz w:val="20"/>
            <w:szCs w:val="20"/>
          </w:rPr>
          <w:br/>
          <w:delText>I support the Mass General Brigham project and ask the Department of Public Health to approve this application.</w:delText>
        </w:r>
        <w:r w:rsidRPr="00546DCD">
          <w:rPr>
            <w:rFonts w:ascii="Segoe UI" w:eastAsia="Times New Roman" w:hAnsi="Segoe UI" w:cs="Segoe UI"/>
            <w:color w:val="212121"/>
            <w:sz w:val="20"/>
            <w:szCs w:val="20"/>
          </w:rPr>
          <w:br/>
        </w:r>
        <w:r w:rsidRPr="00546DCD">
          <w:rPr>
            <w:rFonts w:ascii="Segoe UI" w:eastAsia="Times New Roman" w:hAnsi="Segoe UI" w:cs="Segoe UI"/>
            <w:color w:val="212121"/>
            <w:sz w:val="20"/>
            <w:szCs w:val="20"/>
          </w:rPr>
          <w:br/>
          <w:delText>James</w:delText>
        </w:r>
        <w:r w:rsidRPr="00546DCD">
          <w:rPr>
            <w:rFonts w:ascii="Segoe UI" w:eastAsia="Times New Roman" w:hAnsi="Segoe UI" w:cs="Segoe UI"/>
            <w:color w:val="212121"/>
            <w:sz w:val="20"/>
            <w:szCs w:val="20"/>
          </w:rPr>
          <w:br/>
          <w:delText>jesty1313@yahoo.com</w:delText>
        </w:r>
        <w:r w:rsidRPr="00546DCD">
          <w:rPr>
            <w:rFonts w:ascii="Segoe UI" w:eastAsia="Times New Roman" w:hAnsi="Segoe UI" w:cs="Segoe UI"/>
            <w:color w:val="212121"/>
            <w:sz w:val="20"/>
            <w:szCs w:val="20"/>
          </w:rPr>
          <w:br/>
          <w:delText>Walpole</w:delText>
        </w:r>
      </w:del>
    </w:p>
    <w:p w14:paraId="5C0C09B7" w14:textId="0C3ECADD" w:rsidR="00546DCD" w:rsidRDefault="00546DCD">
      <w:pPr>
        <w:rPr>
          <w:del w:id="477" w:author="Alessia Perolio" w:date="2026-09-25T21:10:00Z" w16du:dateUtc="2026-09-26T01:10:00Z"/>
        </w:rPr>
      </w:pPr>
      <w:del w:id="478" w:author="Alessia Perolio" w:date="2026-09-25T21:10:00Z" w16du:dateUtc="2026-09-26T01:10:00Z">
        <w:r>
          <w:br w:type="page"/>
        </w:r>
      </w:del>
    </w:p>
    <w:p w14:paraId="4FE88078" w14:textId="77777777" w:rsidR="00D074C7" w:rsidRPr="00D074C7" w:rsidRDefault="00D074C7" w:rsidP="00935A59">
      <w:pPr>
        <w:pStyle w:val="Heading1"/>
        <w:rPr>
          <w:del w:id="479" w:author="Alessia Perolio" w:date="2026-09-25T21:10:00Z" w16du:dateUtc="2026-09-26T01:10:00Z"/>
        </w:rPr>
      </w:pPr>
      <w:del w:id="480" w:author="Alessia Perolio" w:date="2026-09-25T21:10:00Z" w16du:dateUtc="2026-09-26T01:10:00Z">
        <w:r w:rsidRPr="00D074C7">
          <w:delText>FENG &lt;fxue1@partners.org&gt;</w:delText>
        </w:r>
      </w:del>
    </w:p>
    <w:p w14:paraId="259554D6" w14:textId="77777777" w:rsidR="00D074C7" w:rsidRPr="00D074C7" w:rsidRDefault="00D074C7" w:rsidP="00935A59">
      <w:pPr>
        <w:pStyle w:val="Heading1"/>
        <w:rPr>
          <w:del w:id="481" w:author="Alessia Perolio" w:date="2026-09-25T21:10:00Z" w16du:dateUtc="2026-09-26T01:10:00Z"/>
          <w:color w:val="666666"/>
          <w:sz w:val="17"/>
          <w:szCs w:val="17"/>
        </w:rPr>
      </w:pPr>
      <w:del w:id="482" w:author="Alessia Perolio" w:date="2026-09-25T21:10:00Z" w16du:dateUtc="2026-09-26T01:10:00Z">
        <w:r w:rsidRPr="00D074C7">
          <w:rPr>
            <w:color w:val="666666"/>
            <w:sz w:val="17"/>
            <w:szCs w:val="17"/>
          </w:rPr>
          <w:delText>Tue 5/25/2021 6:15 AM</w:delText>
        </w:r>
      </w:del>
    </w:p>
    <w:p w14:paraId="6CE45607" w14:textId="77777777" w:rsidR="00D074C7" w:rsidRPr="00D074C7" w:rsidRDefault="00D074C7" w:rsidP="00935A59">
      <w:pPr>
        <w:pStyle w:val="Heading1"/>
        <w:rPr>
          <w:del w:id="483" w:author="Alessia Perolio" w:date="2026-09-25T21:10:00Z" w16du:dateUtc="2026-09-26T01:10:00Z"/>
          <w:color w:val="000000"/>
          <w:sz w:val="27"/>
          <w:szCs w:val="27"/>
        </w:rPr>
      </w:pPr>
      <w:del w:id="484" w:author="Alessia Perolio" w:date="2026-09-25T21:10:00Z" w16du:dateUtc="2026-09-26T01:10:00Z">
        <w:r w:rsidRPr="00D074C7">
          <w:rPr>
            <w:rFonts w:ascii="Segoe UI Semibold" w:hAnsi="Segoe UI Semibold" w:cs="Segoe UI Semibold"/>
            <w:b/>
            <w:bCs/>
            <w:color w:val="000000"/>
            <w:sz w:val="18"/>
            <w:szCs w:val="18"/>
          </w:rPr>
          <w:delText>To:</w:delText>
        </w:r>
      </w:del>
    </w:p>
    <w:p w14:paraId="0EC544E7" w14:textId="77777777" w:rsidR="00D074C7" w:rsidRPr="00D074C7" w:rsidRDefault="00D074C7" w:rsidP="00935A59">
      <w:pPr>
        <w:pStyle w:val="Heading1"/>
        <w:rPr>
          <w:del w:id="485" w:author="Alessia Perolio" w:date="2026-09-25T21:10:00Z" w16du:dateUtc="2026-09-26T01:10:00Z"/>
          <w:color w:val="000000"/>
          <w:sz w:val="2"/>
          <w:szCs w:val="2"/>
          <w:bdr w:val="none" w:sz="0" w:space="0" w:color="auto" w:frame="1"/>
        </w:rPr>
      </w:pPr>
      <w:del w:id="486" w:author="Alessia Perolio" w:date="2026-09-25T21:10:00Z" w16du:dateUtc="2026-09-26T01:10:00Z">
        <w:r w:rsidRPr="00D074C7">
          <w:rPr>
            <w:rFonts w:ascii="Segoe UI Semibold" w:hAnsi="Segoe UI Semibold" w:cs="Segoe UI Semibold"/>
            <w:b/>
            <w:bCs/>
            <w:color w:val="000000"/>
            <w:sz w:val="18"/>
            <w:szCs w:val="18"/>
            <w:bdr w:val="none" w:sz="0" w:space="0" w:color="auto" w:frame="1"/>
          </w:rPr>
          <w:delText>DPH-DL - DoN Program;</w:delText>
        </w:r>
      </w:del>
    </w:p>
    <w:p w14:paraId="40F11D39" w14:textId="77777777" w:rsidR="00D074C7" w:rsidRPr="00D074C7" w:rsidRDefault="00D074C7" w:rsidP="00D074C7">
      <w:pPr>
        <w:shd w:val="clear" w:color="auto" w:fill="FFFFFF"/>
        <w:spacing w:after="0" w:line="240" w:lineRule="auto"/>
        <w:rPr>
          <w:del w:id="487" w:author="Alessia Perolio" w:date="2026-09-25T21:10:00Z" w16du:dateUtc="2026-09-26T01:10:00Z"/>
          <w:rFonts w:ascii="Segoe UI" w:eastAsia="Times New Roman" w:hAnsi="Segoe UI" w:cs="Segoe UI"/>
          <w:color w:val="212121"/>
          <w:sz w:val="20"/>
          <w:szCs w:val="20"/>
        </w:rPr>
      </w:pPr>
      <w:del w:id="488" w:author="Alessia Perolio" w:date="2026-09-25T21:10:00Z" w16du:dateUtc="2026-09-26T01:10:00Z">
        <w:r w:rsidRPr="00D074C7">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delText>FENG</w:delText>
        </w:r>
        <w:r w:rsidRPr="00D074C7">
          <w:rPr>
            <w:rFonts w:ascii="Segoe UI" w:eastAsia="Times New Roman" w:hAnsi="Segoe UI" w:cs="Segoe UI"/>
            <w:color w:val="212121"/>
            <w:sz w:val="20"/>
            <w:szCs w:val="20"/>
          </w:rPr>
          <w:br/>
          <w:delText>fxue1@partners.org</w:delText>
        </w:r>
        <w:r w:rsidRPr="00D074C7">
          <w:rPr>
            <w:rFonts w:ascii="Segoe UI" w:eastAsia="Times New Roman" w:hAnsi="Segoe UI" w:cs="Segoe UI"/>
            <w:color w:val="212121"/>
            <w:sz w:val="20"/>
            <w:szCs w:val="20"/>
          </w:rPr>
          <w:br/>
          <w:delText>Westwood</w:delText>
        </w:r>
      </w:del>
    </w:p>
    <w:p w14:paraId="5FF931D0" w14:textId="08FAA2A2" w:rsidR="00D074C7" w:rsidRDefault="00D074C7">
      <w:pPr>
        <w:rPr>
          <w:del w:id="489" w:author="Alessia Perolio" w:date="2026-09-25T21:10:00Z" w16du:dateUtc="2026-09-26T01:10:00Z"/>
        </w:rPr>
      </w:pPr>
      <w:del w:id="490" w:author="Alessia Perolio" w:date="2026-09-25T21:10:00Z" w16du:dateUtc="2026-09-26T01:10:00Z">
        <w:r>
          <w:br w:type="page"/>
        </w:r>
      </w:del>
    </w:p>
    <w:p w14:paraId="393EC150" w14:textId="77777777" w:rsidR="00D074C7" w:rsidRPr="00D074C7" w:rsidRDefault="00D074C7" w:rsidP="00935A59">
      <w:pPr>
        <w:pStyle w:val="Heading1"/>
        <w:rPr>
          <w:del w:id="491" w:author="Alessia Perolio" w:date="2026-09-25T21:10:00Z" w16du:dateUtc="2026-09-26T01:10:00Z"/>
        </w:rPr>
      </w:pPr>
      <w:del w:id="492" w:author="Alessia Perolio" w:date="2026-09-25T21:10:00Z" w16du:dateUtc="2026-09-26T01:10:00Z">
        <w:r w:rsidRPr="00D074C7">
          <w:delText>Andrea &lt;apoulakis@partners.org&gt;</w:delText>
        </w:r>
      </w:del>
    </w:p>
    <w:p w14:paraId="378AFB8C" w14:textId="77777777" w:rsidR="00D074C7" w:rsidRPr="00D074C7" w:rsidRDefault="00D074C7" w:rsidP="00935A59">
      <w:pPr>
        <w:pStyle w:val="Heading1"/>
        <w:rPr>
          <w:del w:id="493" w:author="Alessia Perolio" w:date="2026-09-25T21:10:00Z" w16du:dateUtc="2026-09-26T01:10:00Z"/>
          <w:color w:val="666666"/>
          <w:sz w:val="17"/>
          <w:szCs w:val="17"/>
        </w:rPr>
      </w:pPr>
      <w:del w:id="494" w:author="Alessia Perolio" w:date="2026-09-25T21:10:00Z" w16du:dateUtc="2026-09-26T01:10:00Z">
        <w:r w:rsidRPr="00D074C7">
          <w:rPr>
            <w:color w:val="666666"/>
            <w:sz w:val="17"/>
            <w:szCs w:val="17"/>
          </w:rPr>
          <w:delText>Tue 5/25/2021 6:15 AM</w:delText>
        </w:r>
      </w:del>
    </w:p>
    <w:p w14:paraId="69E0E965" w14:textId="77777777" w:rsidR="00D074C7" w:rsidRPr="00D074C7" w:rsidRDefault="00D074C7" w:rsidP="00935A59">
      <w:pPr>
        <w:pStyle w:val="Heading1"/>
        <w:rPr>
          <w:del w:id="495" w:author="Alessia Perolio" w:date="2026-09-25T21:10:00Z" w16du:dateUtc="2026-09-26T01:10:00Z"/>
          <w:color w:val="000000"/>
          <w:sz w:val="27"/>
          <w:szCs w:val="27"/>
        </w:rPr>
      </w:pPr>
      <w:del w:id="496" w:author="Alessia Perolio" w:date="2026-09-25T21:10:00Z" w16du:dateUtc="2026-09-26T01:10:00Z">
        <w:r w:rsidRPr="00D074C7">
          <w:rPr>
            <w:rFonts w:ascii="Segoe UI Semibold" w:hAnsi="Segoe UI Semibold" w:cs="Segoe UI Semibold"/>
            <w:b/>
            <w:bCs/>
            <w:color w:val="000000"/>
            <w:sz w:val="18"/>
            <w:szCs w:val="18"/>
          </w:rPr>
          <w:delText>To:</w:delText>
        </w:r>
      </w:del>
    </w:p>
    <w:p w14:paraId="7466C917" w14:textId="77777777" w:rsidR="00D074C7" w:rsidRPr="00D074C7" w:rsidRDefault="00D074C7" w:rsidP="00935A59">
      <w:pPr>
        <w:pStyle w:val="Heading1"/>
        <w:rPr>
          <w:del w:id="497" w:author="Alessia Perolio" w:date="2026-09-25T21:10:00Z" w16du:dateUtc="2026-09-26T01:10:00Z"/>
          <w:color w:val="000000"/>
          <w:sz w:val="2"/>
          <w:szCs w:val="2"/>
          <w:bdr w:val="none" w:sz="0" w:space="0" w:color="auto" w:frame="1"/>
        </w:rPr>
      </w:pPr>
      <w:del w:id="498" w:author="Alessia Perolio" w:date="2026-09-25T21:10:00Z" w16du:dateUtc="2026-09-26T01:10:00Z">
        <w:r w:rsidRPr="00D074C7">
          <w:rPr>
            <w:rFonts w:ascii="Segoe UI Semibold" w:hAnsi="Segoe UI Semibold" w:cs="Segoe UI Semibold"/>
            <w:b/>
            <w:bCs/>
            <w:color w:val="000000"/>
            <w:sz w:val="18"/>
            <w:szCs w:val="18"/>
            <w:bdr w:val="none" w:sz="0" w:space="0" w:color="auto" w:frame="1"/>
          </w:rPr>
          <w:delText>DPH-DL - DoN Program;</w:delText>
        </w:r>
      </w:del>
    </w:p>
    <w:p w14:paraId="263D6BCC" w14:textId="77777777" w:rsidR="00D074C7" w:rsidRPr="00D074C7" w:rsidRDefault="00D074C7" w:rsidP="00D074C7">
      <w:pPr>
        <w:shd w:val="clear" w:color="auto" w:fill="FFFFFF"/>
        <w:spacing w:after="0" w:line="240" w:lineRule="auto"/>
        <w:rPr>
          <w:del w:id="499" w:author="Alessia Perolio" w:date="2026-09-25T21:10:00Z" w16du:dateUtc="2026-09-26T01:10:00Z"/>
          <w:rFonts w:ascii="Segoe UI" w:eastAsia="Times New Roman" w:hAnsi="Segoe UI" w:cs="Segoe UI"/>
          <w:color w:val="212121"/>
          <w:sz w:val="20"/>
          <w:szCs w:val="20"/>
        </w:rPr>
      </w:pPr>
      <w:del w:id="500" w:author="Alessia Perolio" w:date="2026-09-25T21:10:00Z" w16du:dateUtc="2026-09-26T01:10:00Z">
        <w:r w:rsidRPr="00D074C7">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D074C7">
          <w:rPr>
            <w:rFonts w:ascii="Segoe UI" w:eastAsia="Times New Roman" w:hAnsi="Segoe UI" w:cs="Segoe UI"/>
            <w:color w:val="212121"/>
            <w:sz w:val="20"/>
            <w:szCs w:val="20"/>
          </w:rPr>
          <w:br/>
        </w:r>
        <w:r w:rsidRPr="00D074C7">
          <w:rPr>
            <w:rFonts w:ascii="Segoe UI" w:eastAsia="Times New Roman" w:hAnsi="Segoe UI" w:cs="Segoe UI"/>
            <w:color w:val="212121"/>
            <w:sz w:val="20"/>
            <w:szCs w:val="20"/>
          </w:rPr>
          <w:br/>
          <w:delText>Andrea</w:delText>
        </w:r>
        <w:r w:rsidRPr="00D074C7">
          <w:rPr>
            <w:rFonts w:ascii="Segoe UI" w:eastAsia="Times New Roman" w:hAnsi="Segoe UI" w:cs="Segoe UI"/>
            <w:color w:val="212121"/>
            <w:sz w:val="20"/>
            <w:szCs w:val="20"/>
          </w:rPr>
          <w:br/>
          <w:delText>apoulakis@partners.org</w:delText>
        </w:r>
        <w:r w:rsidRPr="00D074C7">
          <w:rPr>
            <w:rFonts w:ascii="Segoe UI" w:eastAsia="Times New Roman" w:hAnsi="Segoe UI" w:cs="Segoe UI"/>
            <w:color w:val="212121"/>
            <w:sz w:val="20"/>
            <w:szCs w:val="20"/>
          </w:rPr>
          <w:br/>
          <w:delText>Dedham</w:delText>
        </w:r>
      </w:del>
    </w:p>
    <w:p w14:paraId="123DE3FE" w14:textId="59774979" w:rsidR="008E067B" w:rsidRDefault="00D074C7">
      <w:pPr>
        <w:rPr>
          <w:del w:id="501" w:author="Alessia Perolio" w:date="2026-09-25T21:10:00Z" w16du:dateUtc="2026-09-26T01:10:00Z"/>
        </w:rPr>
      </w:pPr>
      <w:del w:id="502" w:author="Alessia Perolio" w:date="2026-09-25T21:10:00Z" w16du:dateUtc="2026-09-26T01:10:00Z">
        <w:r>
          <w:br w:type="page"/>
        </w:r>
      </w:del>
    </w:p>
    <w:p w14:paraId="0B1CE03F" w14:textId="77777777" w:rsidR="008E067B" w:rsidRPr="008E067B" w:rsidRDefault="008E067B" w:rsidP="00935A59">
      <w:pPr>
        <w:pStyle w:val="Heading1"/>
        <w:rPr>
          <w:del w:id="503" w:author="Alessia Perolio" w:date="2026-09-25T21:10:00Z" w16du:dateUtc="2026-09-26T01:10:00Z"/>
        </w:rPr>
      </w:pPr>
      <w:del w:id="504" w:author="Alessia Perolio" w:date="2026-09-25T21:10:00Z" w16du:dateUtc="2026-09-26T01:10:00Z">
        <w:r w:rsidRPr="008E067B">
          <w:delText>Michelle &lt;manastasi@partners.org&gt;</w:delText>
        </w:r>
      </w:del>
    </w:p>
    <w:p w14:paraId="6DD38FD3" w14:textId="77777777" w:rsidR="008E067B" w:rsidRPr="008E067B" w:rsidRDefault="008E067B" w:rsidP="00935A59">
      <w:pPr>
        <w:pStyle w:val="Heading1"/>
        <w:rPr>
          <w:del w:id="505" w:author="Alessia Perolio" w:date="2026-09-25T21:10:00Z" w16du:dateUtc="2026-09-26T01:10:00Z"/>
          <w:color w:val="666666"/>
          <w:sz w:val="17"/>
          <w:szCs w:val="17"/>
        </w:rPr>
      </w:pPr>
      <w:del w:id="506" w:author="Alessia Perolio" w:date="2026-09-25T21:10:00Z" w16du:dateUtc="2026-09-26T01:10:00Z">
        <w:r w:rsidRPr="008E067B">
          <w:rPr>
            <w:color w:val="666666"/>
            <w:sz w:val="17"/>
            <w:szCs w:val="17"/>
          </w:rPr>
          <w:delText>Tue 5/25/2021 6:14 AM</w:delText>
        </w:r>
      </w:del>
    </w:p>
    <w:p w14:paraId="684181AB" w14:textId="77777777" w:rsidR="008E067B" w:rsidRPr="008E067B" w:rsidRDefault="008E067B" w:rsidP="00935A59">
      <w:pPr>
        <w:pStyle w:val="Heading1"/>
        <w:rPr>
          <w:del w:id="507" w:author="Alessia Perolio" w:date="2026-09-25T21:10:00Z" w16du:dateUtc="2026-09-26T01:10:00Z"/>
          <w:color w:val="000000"/>
          <w:sz w:val="27"/>
          <w:szCs w:val="27"/>
        </w:rPr>
      </w:pPr>
      <w:del w:id="508" w:author="Alessia Perolio" w:date="2026-09-25T21:10:00Z" w16du:dateUtc="2026-09-26T01:10:00Z">
        <w:r w:rsidRPr="008E067B">
          <w:rPr>
            <w:rFonts w:ascii="Segoe UI Semibold" w:hAnsi="Segoe UI Semibold" w:cs="Segoe UI Semibold"/>
            <w:b/>
            <w:bCs/>
            <w:color w:val="000000"/>
            <w:sz w:val="18"/>
            <w:szCs w:val="18"/>
          </w:rPr>
          <w:delText>To:</w:delText>
        </w:r>
      </w:del>
    </w:p>
    <w:p w14:paraId="34186C3E" w14:textId="77777777" w:rsidR="008E067B" w:rsidRPr="008E067B" w:rsidRDefault="008E067B" w:rsidP="00935A59">
      <w:pPr>
        <w:pStyle w:val="Heading1"/>
        <w:rPr>
          <w:del w:id="509" w:author="Alessia Perolio" w:date="2026-09-25T21:10:00Z" w16du:dateUtc="2026-09-26T01:10:00Z"/>
          <w:color w:val="000000"/>
          <w:sz w:val="2"/>
          <w:szCs w:val="2"/>
          <w:bdr w:val="none" w:sz="0" w:space="0" w:color="auto" w:frame="1"/>
        </w:rPr>
      </w:pPr>
      <w:del w:id="510" w:author="Alessia Perolio" w:date="2026-09-25T21:10:00Z" w16du:dateUtc="2026-09-26T01:10:00Z">
        <w:r w:rsidRPr="008E067B">
          <w:rPr>
            <w:rFonts w:ascii="Segoe UI Semibold" w:hAnsi="Segoe UI Semibold" w:cs="Segoe UI Semibold"/>
            <w:b/>
            <w:bCs/>
            <w:color w:val="000000"/>
            <w:sz w:val="18"/>
            <w:szCs w:val="18"/>
            <w:bdr w:val="none" w:sz="0" w:space="0" w:color="auto" w:frame="1"/>
          </w:rPr>
          <w:delText>DPH-DL - DoN Program;</w:delText>
        </w:r>
      </w:del>
    </w:p>
    <w:p w14:paraId="27FD4850" w14:textId="77777777" w:rsidR="008E067B" w:rsidRPr="008E067B" w:rsidRDefault="008E067B" w:rsidP="008E067B">
      <w:pPr>
        <w:shd w:val="clear" w:color="auto" w:fill="FFFFFF"/>
        <w:spacing w:after="0" w:line="240" w:lineRule="auto"/>
        <w:rPr>
          <w:del w:id="511" w:author="Alessia Perolio" w:date="2026-09-25T21:10:00Z" w16du:dateUtc="2026-09-26T01:10:00Z"/>
          <w:rFonts w:ascii="Segoe UI" w:eastAsia="Times New Roman" w:hAnsi="Segoe UI" w:cs="Segoe UI"/>
          <w:color w:val="212121"/>
          <w:sz w:val="20"/>
          <w:szCs w:val="20"/>
        </w:rPr>
      </w:pPr>
      <w:del w:id="512" w:author="Alessia Perolio" w:date="2026-09-25T21:10:00Z" w16du:dateUtc="2026-09-26T01:10:00Z">
        <w:r w:rsidRPr="008E067B">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8E067B">
          <w:rPr>
            <w:rFonts w:ascii="Segoe UI" w:eastAsia="Times New Roman" w:hAnsi="Segoe UI" w:cs="Segoe UI"/>
            <w:color w:val="212121"/>
            <w:sz w:val="20"/>
            <w:szCs w:val="20"/>
          </w:rPr>
          <w:br/>
        </w:r>
        <w:r w:rsidRPr="008E067B">
          <w:rPr>
            <w:rFonts w:ascii="Segoe UI" w:eastAsia="Times New Roman" w:hAnsi="Segoe UI" w:cs="Segoe UI"/>
            <w:color w:val="212121"/>
            <w:sz w:val="20"/>
            <w:szCs w:val="20"/>
          </w:rPr>
          <w:br/>
        </w:r>
        <w:r w:rsidRPr="008E067B">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8E067B">
          <w:rPr>
            <w:rFonts w:ascii="Segoe UI" w:eastAsia="Times New Roman" w:hAnsi="Segoe UI" w:cs="Segoe UI"/>
            <w:color w:val="212121"/>
            <w:sz w:val="20"/>
            <w:szCs w:val="20"/>
          </w:rPr>
          <w:br/>
        </w:r>
        <w:r w:rsidRPr="008E067B">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8E067B">
          <w:rPr>
            <w:rFonts w:ascii="Segoe UI" w:eastAsia="Times New Roman" w:hAnsi="Segoe UI" w:cs="Segoe UI"/>
            <w:color w:val="212121"/>
            <w:sz w:val="20"/>
            <w:szCs w:val="20"/>
          </w:rPr>
          <w:br/>
        </w:r>
        <w:r w:rsidRPr="008E067B">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8E067B">
          <w:rPr>
            <w:rFonts w:ascii="Segoe UI" w:eastAsia="Times New Roman" w:hAnsi="Segoe UI" w:cs="Segoe UI"/>
            <w:color w:val="212121"/>
            <w:sz w:val="20"/>
            <w:szCs w:val="20"/>
          </w:rPr>
          <w:br/>
        </w:r>
        <w:r w:rsidRPr="008E067B">
          <w:rPr>
            <w:rFonts w:ascii="Segoe UI" w:eastAsia="Times New Roman" w:hAnsi="Segoe UI" w:cs="Segoe UI"/>
            <w:color w:val="212121"/>
            <w:sz w:val="20"/>
            <w:szCs w:val="20"/>
          </w:rPr>
          <w:br/>
          <w:delText>Michelle</w:delText>
        </w:r>
        <w:r w:rsidRPr="008E067B">
          <w:rPr>
            <w:rFonts w:ascii="Segoe UI" w:eastAsia="Times New Roman" w:hAnsi="Segoe UI" w:cs="Segoe UI"/>
            <w:color w:val="212121"/>
            <w:sz w:val="20"/>
            <w:szCs w:val="20"/>
          </w:rPr>
          <w:br/>
          <w:delText>manastasi@partners.org</w:delText>
        </w:r>
        <w:r w:rsidRPr="008E067B">
          <w:rPr>
            <w:rFonts w:ascii="Segoe UI" w:eastAsia="Times New Roman" w:hAnsi="Segoe UI" w:cs="Segoe UI"/>
            <w:color w:val="212121"/>
            <w:sz w:val="20"/>
            <w:szCs w:val="20"/>
          </w:rPr>
          <w:br/>
          <w:delText>Needham Heights</w:delText>
        </w:r>
      </w:del>
    </w:p>
    <w:p w14:paraId="1FAFCFC9" w14:textId="264CBAAC" w:rsidR="00AF4D60" w:rsidRDefault="00AF4D60">
      <w:pPr>
        <w:rPr>
          <w:del w:id="513" w:author="Alessia Perolio" w:date="2026-09-25T21:10:00Z" w16du:dateUtc="2026-09-26T01:10:00Z"/>
        </w:rPr>
      </w:pPr>
      <w:del w:id="514" w:author="Alessia Perolio" w:date="2026-09-25T21:10:00Z" w16du:dateUtc="2026-09-26T01:10:00Z">
        <w:r>
          <w:br w:type="page"/>
        </w:r>
      </w:del>
    </w:p>
    <w:p w14:paraId="5515D074" w14:textId="77777777" w:rsidR="00AF4D60" w:rsidRPr="00AF4D60" w:rsidRDefault="00AF4D60" w:rsidP="00935A59">
      <w:pPr>
        <w:pStyle w:val="Heading1"/>
        <w:rPr>
          <w:del w:id="515" w:author="Alessia Perolio" w:date="2026-09-25T21:10:00Z" w16du:dateUtc="2026-09-26T01:10:00Z"/>
        </w:rPr>
      </w:pPr>
      <w:del w:id="516" w:author="Alessia Perolio" w:date="2026-09-25T21:10:00Z" w16du:dateUtc="2026-09-26T01:10:00Z">
        <w:r w:rsidRPr="00AF4D60">
          <w:delText>Susan &lt;sgriesmer@partners.org&gt;</w:delText>
        </w:r>
      </w:del>
    </w:p>
    <w:p w14:paraId="40EAC383" w14:textId="77777777" w:rsidR="00AF4D60" w:rsidRPr="00AF4D60" w:rsidRDefault="00AF4D60" w:rsidP="00935A59">
      <w:pPr>
        <w:pStyle w:val="Heading1"/>
        <w:rPr>
          <w:del w:id="517" w:author="Alessia Perolio" w:date="2026-09-25T21:10:00Z" w16du:dateUtc="2026-09-26T01:10:00Z"/>
          <w:color w:val="666666"/>
          <w:sz w:val="17"/>
          <w:szCs w:val="17"/>
        </w:rPr>
      </w:pPr>
      <w:del w:id="518" w:author="Alessia Perolio" w:date="2026-09-25T21:10:00Z" w16du:dateUtc="2026-09-26T01:10:00Z">
        <w:r w:rsidRPr="00AF4D60">
          <w:rPr>
            <w:color w:val="666666"/>
            <w:sz w:val="17"/>
            <w:szCs w:val="17"/>
          </w:rPr>
          <w:delText>Tue 5/25/2021 6:14 AM</w:delText>
        </w:r>
      </w:del>
    </w:p>
    <w:p w14:paraId="095B5C79" w14:textId="77777777" w:rsidR="00AF4D60" w:rsidRPr="00AF4D60" w:rsidRDefault="00AF4D60" w:rsidP="00935A59">
      <w:pPr>
        <w:pStyle w:val="Heading1"/>
        <w:rPr>
          <w:del w:id="519" w:author="Alessia Perolio" w:date="2026-09-25T21:10:00Z" w16du:dateUtc="2026-09-26T01:10:00Z"/>
          <w:color w:val="000000"/>
          <w:sz w:val="27"/>
          <w:szCs w:val="27"/>
        </w:rPr>
      </w:pPr>
      <w:del w:id="520" w:author="Alessia Perolio" w:date="2026-09-25T21:10:00Z" w16du:dateUtc="2026-09-26T01:10:00Z">
        <w:r w:rsidRPr="00AF4D60">
          <w:rPr>
            <w:rFonts w:ascii="Segoe UI Semibold" w:hAnsi="Segoe UI Semibold" w:cs="Segoe UI Semibold"/>
            <w:b/>
            <w:bCs/>
            <w:color w:val="000000"/>
            <w:sz w:val="18"/>
            <w:szCs w:val="18"/>
          </w:rPr>
          <w:delText>To:</w:delText>
        </w:r>
      </w:del>
    </w:p>
    <w:p w14:paraId="10F7464E" w14:textId="77777777" w:rsidR="00AF4D60" w:rsidRPr="00AF4D60" w:rsidRDefault="00AF4D60" w:rsidP="00935A59">
      <w:pPr>
        <w:pStyle w:val="Heading1"/>
        <w:rPr>
          <w:del w:id="521" w:author="Alessia Perolio" w:date="2026-09-25T21:10:00Z" w16du:dateUtc="2026-09-26T01:10:00Z"/>
          <w:color w:val="000000"/>
          <w:sz w:val="2"/>
          <w:szCs w:val="2"/>
          <w:bdr w:val="none" w:sz="0" w:space="0" w:color="auto" w:frame="1"/>
        </w:rPr>
      </w:pPr>
      <w:del w:id="522" w:author="Alessia Perolio" w:date="2026-09-25T21:10:00Z" w16du:dateUtc="2026-09-26T01:10:00Z">
        <w:r w:rsidRPr="00AF4D60">
          <w:rPr>
            <w:rFonts w:ascii="Segoe UI Semibold" w:hAnsi="Segoe UI Semibold" w:cs="Segoe UI Semibold"/>
            <w:b/>
            <w:bCs/>
            <w:color w:val="000000"/>
            <w:sz w:val="18"/>
            <w:szCs w:val="18"/>
            <w:bdr w:val="none" w:sz="0" w:space="0" w:color="auto" w:frame="1"/>
          </w:rPr>
          <w:delText>DPH-DL - DoN Program;</w:delText>
        </w:r>
      </w:del>
    </w:p>
    <w:p w14:paraId="7950E896" w14:textId="77777777" w:rsidR="00AF4D60" w:rsidRPr="00AF4D60" w:rsidRDefault="00AF4D60" w:rsidP="00AF4D60">
      <w:pPr>
        <w:shd w:val="clear" w:color="auto" w:fill="FFFFFF"/>
        <w:spacing w:after="0" w:line="240" w:lineRule="auto"/>
        <w:rPr>
          <w:del w:id="523" w:author="Alessia Perolio" w:date="2026-09-25T21:10:00Z" w16du:dateUtc="2026-09-26T01:10:00Z"/>
          <w:rFonts w:ascii="Segoe UI" w:eastAsia="Times New Roman" w:hAnsi="Segoe UI" w:cs="Segoe UI"/>
          <w:color w:val="212121"/>
          <w:sz w:val="20"/>
          <w:szCs w:val="20"/>
        </w:rPr>
      </w:pPr>
      <w:del w:id="524" w:author="Alessia Perolio" w:date="2026-09-25T21:10:00Z" w16du:dateUtc="2026-09-26T01:10:00Z">
        <w:r w:rsidRPr="00AF4D60">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delText>Susan</w:delText>
        </w:r>
        <w:r w:rsidRPr="00AF4D60">
          <w:rPr>
            <w:rFonts w:ascii="Segoe UI" w:eastAsia="Times New Roman" w:hAnsi="Segoe UI" w:cs="Segoe UI"/>
            <w:color w:val="212121"/>
            <w:sz w:val="20"/>
            <w:szCs w:val="20"/>
          </w:rPr>
          <w:br/>
          <w:delText>sgriesmer@partners.org</w:delText>
        </w:r>
        <w:r w:rsidRPr="00AF4D60">
          <w:rPr>
            <w:rFonts w:ascii="Segoe UI" w:eastAsia="Times New Roman" w:hAnsi="Segoe UI" w:cs="Segoe UI"/>
            <w:color w:val="212121"/>
            <w:sz w:val="20"/>
            <w:szCs w:val="20"/>
          </w:rPr>
          <w:br/>
          <w:delText>Westwood</w:delText>
        </w:r>
      </w:del>
    </w:p>
    <w:p w14:paraId="68A2158C" w14:textId="028EBC04" w:rsidR="00AF4D60" w:rsidRDefault="00AF4D60">
      <w:pPr>
        <w:rPr>
          <w:del w:id="525" w:author="Alessia Perolio" w:date="2026-09-25T21:10:00Z" w16du:dateUtc="2026-09-26T01:10:00Z"/>
        </w:rPr>
      </w:pPr>
      <w:del w:id="526" w:author="Alessia Perolio" w:date="2026-09-25T21:10:00Z" w16du:dateUtc="2026-09-26T01:10:00Z">
        <w:r>
          <w:br w:type="page"/>
        </w:r>
      </w:del>
    </w:p>
    <w:p w14:paraId="36502DD1" w14:textId="77777777" w:rsidR="00AF4D60" w:rsidRPr="00AF4D60" w:rsidRDefault="00AF4D60" w:rsidP="00935A59">
      <w:pPr>
        <w:pStyle w:val="Heading1"/>
        <w:rPr>
          <w:del w:id="527" w:author="Alessia Perolio" w:date="2026-09-25T21:10:00Z" w16du:dateUtc="2026-09-26T01:10:00Z"/>
        </w:rPr>
      </w:pPr>
      <w:del w:id="528" w:author="Alessia Perolio" w:date="2026-09-25T21:10:00Z" w16du:dateUtc="2026-09-26T01:10:00Z">
        <w:r w:rsidRPr="00AF4D60">
          <w:delText>Rebecca &lt;rwinik@gmail.com&gt;</w:delText>
        </w:r>
      </w:del>
    </w:p>
    <w:p w14:paraId="3CFA88BD" w14:textId="77777777" w:rsidR="00AF4D60" w:rsidRPr="00AF4D60" w:rsidRDefault="00AF4D60" w:rsidP="00935A59">
      <w:pPr>
        <w:pStyle w:val="Heading1"/>
        <w:rPr>
          <w:del w:id="529" w:author="Alessia Perolio" w:date="2026-09-25T21:10:00Z" w16du:dateUtc="2026-09-26T01:10:00Z"/>
          <w:color w:val="666666"/>
          <w:sz w:val="17"/>
          <w:szCs w:val="17"/>
        </w:rPr>
      </w:pPr>
      <w:del w:id="530" w:author="Alessia Perolio" w:date="2026-09-25T21:10:00Z" w16du:dateUtc="2026-09-26T01:10:00Z">
        <w:r w:rsidRPr="00AF4D60">
          <w:rPr>
            <w:color w:val="666666"/>
            <w:sz w:val="17"/>
            <w:szCs w:val="17"/>
          </w:rPr>
          <w:delText>Tue 5/25/2021 6:13 AM</w:delText>
        </w:r>
      </w:del>
    </w:p>
    <w:p w14:paraId="725C7E05" w14:textId="77777777" w:rsidR="00AF4D60" w:rsidRPr="00AF4D60" w:rsidRDefault="00AF4D60" w:rsidP="00935A59">
      <w:pPr>
        <w:pStyle w:val="Heading1"/>
        <w:rPr>
          <w:del w:id="531" w:author="Alessia Perolio" w:date="2026-09-25T21:10:00Z" w16du:dateUtc="2026-09-26T01:10:00Z"/>
          <w:color w:val="000000"/>
          <w:sz w:val="27"/>
          <w:szCs w:val="27"/>
        </w:rPr>
      </w:pPr>
      <w:del w:id="532" w:author="Alessia Perolio" w:date="2026-09-25T21:10:00Z" w16du:dateUtc="2026-09-26T01:10:00Z">
        <w:r w:rsidRPr="00AF4D60">
          <w:rPr>
            <w:rFonts w:ascii="Segoe UI Semibold" w:hAnsi="Segoe UI Semibold" w:cs="Segoe UI Semibold"/>
            <w:b/>
            <w:bCs/>
            <w:color w:val="000000"/>
            <w:sz w:val="18"/>
            <w:szCs w:val="18"/>
          </w:rPr>
          <w:delText>To:</w:delText>
        </w:r>
      </w:del>
    </w:p>
    <w:p w14:paraId="615B6AF8" w14:textId="77777777" w:rsidR="00AF4D60" w:rsidRPr="00AF4D60" w:rsidRDefault="00AF4D60" w:rsidP="00935A59">
      <w:pPr>
        <w:pStyle w:val="Heading1"/>
        <w:rPr>
          <w:del w:id="533" w:author="Alessia Perolio" w:date="2026-09-25T21:10:00Z" w16du:dateUtc="2026-09-26T01:10:00Z"/>
          <w:color w:val="000000"/>
          <w:sz w:val="2"/>
          <w:szCs w:val="2"/>
          <w:bdr w:val="none" w:sz="0" w:space="0" w:color="auto" w:frame="1"/>
        </w:rPr>
      </w:pPr>
      <w:del w:id="534" w:author="Alessia Perolio" w:date="2026-09-25T21:10:00Z" w16du:dateUtc="2026-09-26T01:10:00Z">
        <w:r w:rsidRPr="00AF4D60">
          <w:rPr>
            <w:rFonts w:ascii="Segoe UI Semibold" w:hAnsi="Segoe UI Semibold" w:cs="Segoe UI Semibold"/>
            <w:b/>
            <w:bCs/>
            <w:color w:val="000000"/>
            <w:sz w:val="18"/>
            <w:szCs w:val="18"/>
            <w:bdr w:val="none" w:sz="0" w:space="0" w:color="auto" w:frame="1"/>
          </w:rPr>
          <w:delText>DPH-DL - DoN Program;</w:delText>
        </w:r>
      </w:del>
    </w:p>
    <w:p w14:paraId="0B238E54" w14:textId="77777777" w:rsidR="00AF4D60" w:rsidRPr="00AF4D60" w:rsidRDefault="00AF4D60" w:rsidP="00AF4D60">
      <w:pPr>
        <w:shd w:val="clear" w:color="auto" w:fill="FFFFFF"/>
        <w:spacing w:after="0" w:line="240" w:lineRule="auto"/>
        <w:rPr>
          <w:del w:id="535" w:author="Alessia Perolio" w:date="2026-09-25T21:10:00Z" w16du:dateUtc="2026-09-26T01:10:00Z"/>
          <w:rFonts w:ascii="Segoe UI" w:eastAsia="Times New Roman" w:hAnsi="Segoe UI" w:cs="Segoe UI"/>
          <w:color w:val="212121"/>
          <w:sz w:val="20"/>
          <w:szCs w:val="20"/>
        </w:rPr>
      </w:pPr>
      <w:del w:id="536" w:author="Alessia Perolio" w:date="2026-09-25T21:10:00Z" w16du:dateUtc="2026-09-26T01:10:00Z">
        <w:r w:rsidRPr="00AF4D60">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AF4D60">
          <w:rPr>
            <w:rFonts w:ascii="Segoe UI" w:eastAsia="Times New Roman" w:hAnsi="Segoe UI" w:cs="Segoe UI"/>
            <w:color w:val="212121"/>
            <w:sz w:val="20"/>
            <w:szCs w:val="20"/>
          </w:rPr>
          <w:br/>
        </w:r>
        <w:r w:rsidRPr="00AF4D60">
          <w:rPr>
            <w:rFonts w:ascii="Segoe UI" w:eastAsia="Times New Roman" w:hAnsi="Segoe UI" w:cs="Segoe UI"/>
            <w:color w:val="212121"/>
            <w:sz w:val="20"/>
            <w:szCs w:val="20"/>
          </w:rPr>
          <w:br/>
          <w:delText>Rebecca</w:delText>
        </w:r>
        <w:r w:rsidRPr="00AF4D60">
          <w:rPr>
            <w:rFonts w:ascii="Segoe UI" w:eastAsia="Times New Roman" w:hAnsi="Segoe UI" w:cs="Segoe UI"/>
            <w:color w:val="212121"/>
            <w:sz w:val="20"/>
            <w:szCs w:val="20"/>
          </w:rPr>
          <w:br/>
          <w:delText>rwinik@gmail.com</w:delText>
        </w:r>
        <w:r w:rsidRPr="00AF4D60">
          <w:rPr>
            <w:rFonts w:ascii="Segoe UI" w:eastAsia="Times New Roman" w:hAnsi="Segoe UI" w:cs="Segoe UI"/>
            <w:color w:val="212121"/>
            <w:sz w:val="20"/>
            <w:szCs w:val="20"/>
          </w:rPr>
          <w:br/>
          <w:delText>Needham Heights</w:delText>
        </w:r>
      </w:del>
    </w:p>
    <w:p w14:paraId="38CF8646" w14:textId="71D02816" w:rsidR="00AF4D60" w:rsidRDefault="00AF4D60">
      <w:pPr>
        <w:rPr>
          <w:del w:id="537" w:author="Alessia Perolio" w:date="2026-09-25T21:10:00Z" w16du:dateUtc="2026-09-26T01:10:00Z"/>
        </w:rPr>
      </w:pPr>
      <w:del w:id="538" w:author="Alessia Perolio" w:date="2026-09-25T21:10:00Z" w16du:dateUtc="2026-09-26T01:10:00Z">
        <w:r>
          <w:br w:type="page"/>
        </w:r>
      </w:del>
    </w:p>
    <w:p w14:paraId="4AD65B1B" w14:textId="77777777" w:rsidR="00F615C5" w:rsidRPr="00F615C5" w:rsidRDefault="00F615C5" w:rsidP="00935A59">
      <w:pPr>
        <w:pStyle w:val="Heading1"/>
        <w:rPr>
          <w:del w:id="539" w:author="Alessia Perolio" w:date="2026-09-25T21:10:00Z" w16du:dateUtc="2026-09-26T01:10:00Z"/>
        </w:rPr>
      </w:pPr>
      <w:del w:id="540" w:author="Alessia Perolio" w:date="2026-09-25T21:10:00Z" w16du:dateUtc="2026-09-26T01:10:00Z">
        <w:r w:rsidRPr="00F615C5">
          <w:delText>Danielle &lt;dguillaume-knauer@allwayshealth.org&gt;</w:delText>
        </w:r>
      </w:del>
    </w:p>
    <w:p w14:paraId="1C71E657" w14:textId="77777777" w:rsidR="00F615C5" w:rsidRPr="00F615C5" w:rsidRDefault="00F615C5" w:rsidP="00935A59">
      <w:pPr>
        <w:pStyle w:val="Heading1"/>
        <w:rPr>
          <w:del w:id="541" w:author="Alessia Perolio" w:date="2026-09-25T21:10:00Z" w16du:dateUtc="2026-09-26T01:10:00Z"/>
          <w:color w:val="666666"/>
          <w:sz w:val="17"/>
          <w:szCs w:val="17"/>
        </w:rPr>
      </w:pPr>
      <w:del w:id="542" w:author="Alessia Perolio" w:date="2026-09-25T21:10:00Z" w16du:dateUtc="2026-09-26T01:10:00Z">
        <w:r w:rsidRPr="00F615C5">
          <w:rPr>
            <w:color w:val="666666"/>
            <w:sz w:val="17"/>
            <w:szCs w:val="17"/>
          </w:rPr>
          <w:delText>Tue 5/25/2021 6:13 AM</w:delText>
        </w:r>
      </w:del>
    </w:p>
    <w:p w14:paraId="589E4EAD" w14:textId="77777777" w:rsidR="00F615C5" w:rsidRPr="00F615C5" w:rsidRDefault="00F615C5" w:rsidP="00935A59">
      <w:pPr>
        <w:pStyle w:val="Heading1"/>
        <w:rPr>
          <w:del w:id="543" w:author="Alessia Perolio" w:date="2026-09-25T21:10:00Z" w16du:dateUtc="2026-09-26T01:10:00Z"/>
          <w:color w:val="000000"/>
          <w:sz w:val="27"/>
          <w:szCs w:val="27"/>
        </w:rPr>
      </w:pPr>
      <w:del w:id="544" w:author="Alessia Perolio" w:date="2026-09-25T21:10:00Z" w16du:dateUtc="2026-09-26T01:10:00Z">
        <w:r w:rsidRPr="00F615C5">
          <w:rPr>
            <w:rFonts w:ascii="Segoe UI Semibold" w:hAnsi="Segoe UI Semibold" w:cs="Segoe UI Semibold"/>
            <w:b/>
            <w:bCs/>
            <w:color w:val="000000"/>
            <w:sz w:val="18"/>
            <w:szCs w:val="18"/>
          </w:rPr>
          <w:delText>To:</w:delText>
        </w:r>
      </w:del>
    </w:p>
    <w:p w14:paraId="4C3D3018" w14:textId="77777777" w:rsidR="00F615C5" w:rsidRPr="00F615C5" w:rsidRDefault="00F615C5" w:rsidP="00935A59">
      <w:pPr>
        <w:pStyle w:val="Heading1"/>
        <w:rPr>
          <w:del w:id="545" w:author="Alessia Perolio" w:date="2026-09-25T21:10:00Z" w16du:dateUtc="2026-09-26T01:10:00Z"/>
          <w:color w:val="000000"/>
          <w:sz w:val="2"/>
          <w:szCs w:val="2"/>
          <w:bdr w:val="none" w:sz="0" w:space="0" w:color="auto" w:frame="1"/>
        </w:rPr>
      </w:pPr>
      <w:del w:id="546" w:author="Alessia Perolio" w:date="2026-09-25T21:10:00Z" w16du:dateUtc="2026-09-26T01:10:00Z">
        <w:r w:rsidRPr="00F615C5">
          <w:rPr>
            <w:rFonts w:ascii="Segoe UI Semibold" w:hAnsi="Segoe UI Semibold" w:cs="Segoe UI Semibold"/>
            <w:b/>
            <w:bCs/>
            <w:color w:val="000000"/>
            <w:sz w:val="18"/>
            <w:szCs w:val="18"/>
            <w:bdr w:val="none" w:sz="0" w:space="0" w:color="auto" w:frame="1"/>
          </w:rPr>
          <w:delText>DPH-DL - DoN Program;</w:delText>
        </w:r>
      </w:del>
    </w:p>
    <w:p w14:paraId="626ADC1D" w14:textId="77777777" w:rsidR="00F615C5" w:rsidRPr="00F615C5" w:rsidRDefault="00F615C5" w:rsidP="00F615C5">
      <w:pPr>
        <w:shd w:val="clear" w:color="auto" w:fill="FFFFFF"/>
        <w:spacing w:after="0" w:line="240" w:lineRule="auto"/>
        <w:rPr>
          <w:del w:id="547" w:author="Alessia Perolio" w:date="2026-09-25T21:10:00Z" w16du:dateUtc="2026-09-26T01:10:00Z"/>
          <w:rFonts w:ascii="Segoe UI" w:eastAsia="Times New Roman" w:hAnsi="Segoe UI" w:cs="Segoe UI"/>
          <w:color w:val="212121"/>
          <w:sz w:val="20"/>
          <w:szCs w:val="20"/>
        </w:rPr>
      </w:pPr>
      <w:del w:id="548" w:author="Alessia Perolio" w:date="2026-09-25T21:10:00Z" w16du:dateUtc="2026-09-26T01:10:00Z">
        <w:r w:rsidRPr="00F615C5">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delText>I support the Mass General Brigham project and ask the Department of Public Health to approve this application.</w:delText>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delText>Danielle</w:delText>
        </w:r>
        <w:r w:rsidRPr="00F615C5">
          <w:rPr>
            <w:rFonts w:ascii="Segoe UI" w:eastAsia="Times New Roman" w:hAnsi="Segoe UI" w:cs="Segoe UI"/>
            <w:color w:val="212121"/>
            <w:sz w:val="20"/>
            <w:szCs w:val="20"/>
          </w:rPr>
          <w:br/>
          <w:delText>dguillaume-knauer@allwayshealth.org</w:delText>
        </w:r>
        <w:r w:rsidRPr="00F615C5">
          <w:rPr>
            <w:rFonts w:ascii="Segoe UI" w:eastAsia="Times New Roman" w:hAnsi="Segoe UI" w:cs="Segoe UI"/>
            <w:color w:val="212121"/>
            <w:sz w:val="20"/>
            <w:szCs w:val="20"/>
          </w:rPr>
          <w:br/>
          <w:delText>Hyde Park</w:delText>
        </w:r>
      </w:del>
    </w:p>
    <w:p w14:paraId="599EBADC" w14:textId="75F38B8E" w:rsidR="00F615C5" w:rsidRDefault="00F615C5">
      <w:pPr>
        <w:rPr>
          <w:del w:id="549" w:author="Alessia Perolio" w:date="2026-09-25T21:10:00Z" w16du:dateUtc="2026-09-26T01:10:00Z"/>
        </w:rPr>
      </w:pPr>
      <w:del w:id="550" w:author="Alessia Perolio" w:date="2026-09-25T21:10:00Z" w16du:dateUtc="2026-09-26T01:10:00Z">
        <w:r>
          <w:br w:type="page"/>
        </w:r>
      </w:del>
    </w:p>
    <w:p w14:paraId="00DF548F" w14:textId="77777777" w:rsidR="00F615C5" w:rsidRPr="00F615C5" w:rsidRDefault="00F615C5" w:rsidP="00935A59">
      <w:pPr>
        <w:pStyle w:val="Heading1"/>
        <w:rPr>
          <w:del w:id="551" w:author="Alessia Perolio" w:date="2026-09-25T21:10:00Z" w16du:dateUtc="2026-09-26T01:10:00Z"/>
        </w:rPr>
      </w:pPr>
      <w:del w:id="552" w:author="Alessia Perolio" w:date="2026-09-25T21:10:00Z" w16du:dateUtc="2026-09-26T01:10:00Z">
        <w:r w:rsidRPr="00F615C5">
          <w:delText>Yoshie &lt;ysawin@partners.org&gt;</w:delText>
        </w:r>
      </w:del>
    </w:p>
    <w:p w14:paraId="12BB95EB" w14:textId="77777777" w:rsidR="00F615C5" w:rsidRPr="00F615C5" w:rsidRDefault="00F615C5" w:rsidP="00935A59">
      <w:pPr>
        <w:pStyle w:val="Heading1"/>
        <w:rPr>
          <w:del w:id="553" w:author="Alessia Perolio" w:date="2026-09-25T21:10:00Z" w16du:dateUtc="2026-09-26T01:10:00Z"/>
          <w:color w:val="666666"/>
          <w:sz w:val="17"/>
          <w:szCs w:val="17"/>
        </w:rPr>
      </w:pPr>
      <w:del w:id="554" w:author="Alessia Perolio" w:date="2026-09-25T21:10:00Z" w16du:dateUtc="2026-09-26T01:10:00Z">
        <w:r w:rsidRPr="00F615C5">
          <w:rPr>
            <w:color w:val="666666"/>
            <w:sz w:val="17"/>
            <w:szCs w:val="17"/>
          </w:rPr>
          <w:delText>Tue 5/25/2021 6:13 AM</w:delText>
        </w:r>
      </w:del>
    </w:p>
    <w:p w14:paraId="4173130B" w14:textId="77777777" w:rsidR="00F615C5" w:rsidRPr="00F615C5" w:rsidRDefault="00F615C5" w:rsidP="00935A59">
      <w:pPr>
        <w:pStyle w:val="Heading1"/>
        <w:rPr>
          <w:del w:id="555" w:author="Alessia Perolio" w:date="2026-09-25T21:10:00Z" w16du:dateUtc="2026-09-26T01:10:00Z"/>
          <w:color w:val="000000"/>
          <w:sz w:val="27"/>
          <w:szCs w:val="27"/>
        </w:rPr>
      </w:pPr>
      <w:del w:id="556" w:author="Alessia Perolio" w:date="2026-09-25T21:10:00Z" w16du:dateUtc="2026-09-26T01:10:00Z">
        <w:r w:rsidRPr="00F615C5">
          <w:rPr>
            <w:rFonts w:ascii="Segoe UI Semibold" w:hAnsi="Segoe UI Semibold" w:cs="Segoe UI Semibold"/>
            <w:b/>
            <w:bCs/>
            <w:color w:val="000000"/>
            <w:sz w:val="18"/>
            <w:szCs w:val="18"/>
          </w:rPr>
          <w:delText>To:</w:delText>
        </w:r>
      </w:del>
    </w:p>
    <w:p w14:paraId="76AE5496" w14:textId="77777777" w:rsidR="00F615C5" w:rsidRPr="00F615C5" w:rsidRDefault="00F615C5" w:rsidP="00935A59">
      <w:pPr>
        <w:pStyle w:val="Heading1"/>
        <w:rPr>
          <w:del w:id="557" w:author="Alessia Perolio" w:date="2026-09-25T21:10:00Z" w16du:dateUtc="2026-09-26T01:10:00Z"/>
          <w:color w:val="000000"/>
          <w:sz w:val="2"/>
          <w:szCs w:val="2"/>
          <w:bdr w:val="none" w:sz="0" w:space="0" w:color="auto" w:frame="1"/>
        </w:rPr>
      </w:pPr>
      <w:del w:id="558" w:author="Alessia Perolio" w:date="2026-09-25T21:10:00Z" w16du:dateUtc="2026-09-26T01:10:00Z">
        <w:r w:rsidRPr="00F615C5">
          <w:rPr>
            <w:rFonts w:ascii="Segoe UI Semibold" w:hAnsi="Segoe UI Semibold" w:cs="Segoe UI Semibold"/>
            <w:b/>
            <w:bCs/>
            <w:color w:val="000000"/>
            <w:sz w:val="18"/>
            <w:szCs w:val="18"/>
            <w:bdr w:val="none" w:sz="0" w:space="0" w:color="auto" w:frame="1"/>
          </w:rPr>
          <w:delText>DPH-DL - DoN Program;</w:delText>
        </w:r>
      </w:del>
    </w:p>
    <w:p w14:paraId="18F000DF" w14:textId="77777777" w:rsidR="00F615C5" w:rsidRPr="00F615C5" w:rsidRDefault="00F615C5" w:rsidP="00F615C5">
      <w:pPr>
        <w:shd w:val="clear" w:color="auto" w:fill="FFFFFF"/>
        <w:spacing w:after="0" w:line="240" w:lineRule="auto"/>
        <w:rPr>
          <w:del w:id="559" w:author="Alessia Perolio" w:date="2026-09-25T21:10:00Z" w16du:dateUtc="2026-09-26T01:10:00Z"/>
          <w:rFonts w:ascii="Segoe UI" w:eastAsia="Times New Roman" w:hAnsi="Segoe UI" w:cs="Segoe UI"/>
          <w:color w:val="212121"/>
          <w:sz w:val="20"/>
          <w:szCs w:val="20"/>
        </w:rPr>
      </w:pPr>
      <w:del w:id="560" w:author="Alessia Perolio" w:date="2026-09-25T21:10:00Z" w16du:dateUtc="2026-09-26T01:10:00Z">
        <w:r w:rsidRPr="00F615C5">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F615C5">
          <w:rPr>
            <w:rFonts w:ascii="Segoe UI" w:eastAsia="Times New Roman" w:hAnsi="Segoe UI" w:cs="Segoe UI"/>
            <w:color w:val="212121"/>
            <w:sz w:val="20"/>
            <w:szCs w:val="20"/>
          </w:rPr>
          <w:br/>
        </w:r>
        <w:r w:rsidRPr="00F615C5">
          <w:rPr>
            <w:rFonts w:ascii="Segoe UI" w:eastAsia="Times New Roman" w:hAnsi="Segoe UI" w:cs="Segoe UI"/>
            <w:color w:val="212121"/>
            <w:sz w:val="20"/>
            <w:szCs w:val="20"/>
          </w:rPr>
          <w:br/>
          <w:delText>Yoshie</w:delText>
        </w:r>
        <w:r w:rsidRPr="00F615C5">
          <w:rPr>
            <w:rFonts w:ascii="Segoe UI" w:eastAsia="Times New Roman" w:hAnsi="Segoe UI" w:cs="Segoe UI"/>
            <w:color w:val="212121"/>
            <w:sz w:val="20"/>
            <w:szCs w:val="20"/>
          </w:rPr>
          <w:br/>
          <w:delText>ysawin@partners.org</w:delText>
        </w:r>
        <w:r w:rsidRPr="00F615C5">
          <w:rPr>
            <w:rFonts w:ascii="Segoe UI" w:eastAsia="Times New Roman" w:hAnsi="Segoe UI" w:cs="Segoe UI"/>
            <w:color w:val="212121"/>
            <w:sz w:val="20"/>
            <w:szCs w:val="20"/>
          </w:rPr>
          <w:br/>
          <w:delText>Dedham</w:delText>
        </w:r>
      </w:del>
    </w:p>
    <w:p w14:paraId="1B3DC4B1" w14:textId="784D2ED7" w:rsidR="00F615C5" w:rsidRDefault="00F615C5">
      <w:pPr>
        <w:rPr>
          <w:del w:id="561" w:author="Alessia Perolio" w:date="2026-09-25T21:10:00Z" w16du:dateUtc="2026-09-26T01:10:00Z"/>
        </w:rPr>
      </w:pPr>
      <w:del w:id="562" w:author="Alessia Perolio" w:date="2026-09-25T21:10:00Z" w16du:dateUtc="2026-09-26T01:10:00Z">
        <w:r>
          <w:br w:type="page"/>
        </w:r>
      </w:del>
    </w:p>
    <w:p w14:paraId="014687F1" w14:textId="77777777" w:rsidR="001C17F7" w:rsidRPr="001C17F7" w:rsidRDefault="001C17F7" w:rsidP="00935A59">
      <w:pPr>
        <w:pStyle w:val="Heading1"/>
        <w:rPr>
          <w:del w:id="563" w:author="Alessia Perolio" w:date="2026-09-25T21:10:00Z" w16du:dateUtc="2026-09-26T01:10:00Z"/>
        </w:rPr>
      </w:pPr>
      <w:del w:id="564" w:author="Alessia Perolio" w:date="2026-09-25T21:10:00Z" w16du:dateUtc="2026-09-26T01:10:00Z">
        <w:r w:rsidRPr="001C17F7">
          <w:delText>Richard &lt;rickm5623@gmail.com&gt;</w:delText>
        </w:r>
      </w:del>
    </w:p>
    <w:p w14:paraId="09D9DCC8" w14:textId="77777777" w:rsidR="001C17F7" w:rsidRPr="001C17F7" w:rsidRDefault="001C17F7" w:rsidP="00935A59">
      <w:pPr>
        <w:pStyle w:val="Heading1"/>
        <w:rPr>
          <w:del w:id="565" w:author="Alessia Perolio" w:date="2026-09-25T21:10:00Z" w16du:dateUtc="2026-09-26T01:10:00Z"/>
          <w:color w:val="666666"/>
          <w:sz w:val="17"/>
          <w:szCs w:val="17"/>
        </w:rPr>
      </w:pPr>
      <w:del w:id="566" w:author="Alessia Perolio" w:date="2026-09-25T21:10:00Z" w16du:dateUtc="2026-09-26T01:10:00Z">
        <w:r w:rsidRPr="001C17F7">
          <w:rPr>
            <w:color w:val="666666"/>
            <w:sz w:val="17"/>
            <w:szCs w:val="17"/>
          </w:rPr>
          <w:delText>Tue 5/25/2021 6:09 AM</w:delText>
        </w:r>
      </w:del>
    </w:p>
    <w:p w14:paraId="05F788ED" w14:textId="77777777" w:rsidR="001C17F7" w:rsidRPr="001C17F7" w:rsidRDefault="001C17F7" w:rsidP="00935A59">
      <w:pPr>
        <w:pStyle w:val="Heading1"/>
        <w:rPr>
          <w:del w:id="567" w:author="Alessia Perolio" w:date="2026-09-25T21:10:00Z" w16du:dateUtc="2026-09-26T01:10:00Z"/>
          <w:color w:val="000000"/>
          <w:sz w:val="27"/>
          <w:szCs w:val="27"/>
        </w:rPr>
      </w:pPr>
      <w:del w:id="568" w:author="Alessia Perolio" w:date="2026-09-25T21:10:00Z" w16du:dateUtc="2026-09-26T01:10:00Z">
        <w:r w:rsidRPr="001C17F7">
          <w:rPr>
            <w:rFonts w:ascii="Segoe UI Semibold" w:hAnsi="Segoe UI Semibold" w:cs="Segoe UI Semibold"/>
            <w:b/>
            <w:bCs/>
            <w:color w:val="000000"/>
            <w:sz w:val="18"/>
            <w:szCs w:val="18"/>
          </w:rPr>
          <w:delText>To:</w:delText>
        </w:r>
      </w:del>
    </w:p>
    <w:p w14:paraId="044CA7C8" w14:textId="77777777" w:rsidR="001C17F7" w:rsidRPr="001C17F7" w:rsidRDefault="001C17F7" w:rsidP="00935A59">
      <w:pPr>
        <w:pStyle w:val="Heading1"/>
        <w:rPr>
          <w:del w:id="569" w:author="Alessia Perolio" w:date="2026-09-25T21:10:00Z" w16du:dateUtc="2026-09-26T01:10:00Z"/>
          <w:color w:val="000000"/>
          <w:sz w:val="2"/>
          <w:szCs w:val="2"/>
          <w:bdr w:val="none" w:sz="0" w:space="0" w:color="auto" w:frame="1"/>
        </w:rPr>
      </w:pPr>
      <w:del w:id="570" w:author="Alessia Perolio" w:date="2026-09-25T21:10:00Z" w16du:dateUtc="2026-09-26T01:10:00Z">
        <w:r w:rsidRPr="001C17F7">
          <w:rPr>
            <w:rFonts w:ascii="Segoe UI Semibold" w:hAnsi="Segoe UI Semibold" w:cs="Segoe UI Semibold"/>
            <w:b/>
            <w:bCs/>
            <w:color w:val="000000"/>
            <w:sz w:val="18"/>
            <w:szCs w:val="18"/>
            <w:bdr w:val="none" w:sz="0" w:space="0" w:color="auto" w:frame="1"/>
          </w:rPr>
          <w:delText>DPH-DL - DoN Program;</w:delText>
        </w:r>
      </w:del>
    </w:p>
    <w:p w14:paraId="0BCD5DEB" w14:textId="77777777" w:rsidR="001C17F7" w:rsidRPr="001C17F7" w:rsidRDefault="001C17F7" w:rsidP="001C17F7">
      <w:pPr>
        <w:shd w:val="clear" w:color="auto" w:fill="FFFFFF"/>
        <w:spacing w:after="0" w:line="240" w:lineRule="auto"/>
        <w:rPr>
          <w:del w:id="571" w:author="Alessia Perolio" w:date="2026-09-25T21:10:00Z" w16du:dateUtc="2026-09-26T01:10:00Z"/>
          <w:rFonts w:ascii="Segoe UI" w:eastAsia="Times New Roman" w:hAnsi="Segoe UI" w:cs="Segoe UI"/>
          <w:color w:val="212121"/>
          <w:sz w:val="20"/>
          <w:szCs w:val="20"/>
        </w:rPr>
      </w:pPr>
      <w:del w:id="572" w:author="Alessia Perolio" w:date="2026-09-25T21:10:00Z" w16du:dateUtc="2026-09-26T01:10:00Z">
        <w:r w:rsidRPr="001C17F7">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1C17F7">
          <w:rPr>
            <w:rFonts w:ascii="Segoe UI" w:eastAsia="Times New Roman" w:hAnsi="Segoe UI" w:cs="Segoe UI"/>
            <w:color w:val="212121"/>
            <w:sz w:val="20"/>
            <w:szCs w:val="20"/>
          </w:rPr>
          <w:br/>
        </w:r>
        <w:r w:rsidRPr="001C17F7">
          <w:rPr>
            <w:rFonts w:ascii="Segoe UI" w:eastAsia="Times New Roman" w:hAnsi="Segoe UI" w:cs="Segoe UI"/>
            <w:color w:val="212121"/>
            <w:sz w:val="20"/>
            <w:szCs w:val="20"/>
          </w:rPr>
          <w:br/>
        </w:r>
        <w:r w:rsidRPr="001C17F7">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1C17F7">
          <w:rPr>
            <w:rFonts w:ascii="Segoe UI" w:eastAsia="Times New Roman" w:hAnsi="Segoe UI" w:cs="Segoe UI"/>
            <w:color w:val="212121"/>
            <w:sz w:val="20"/>
            <w:szCs w:val="20"/>
          </w:rPr>
          <w:br/>
        </w:r>
        <w:r w:rsidRPr="001C17F7">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1C17F7">
          <w:rPr>
            <w:rFonts w:ascii="Segoe UI" w:eastAsia="Times New Roman" w:hAnsi="Segoe UI" w:cs="Segoe UI"/>
            <w:color w:val="212121"/>
            <w:sz w:val="20"/>
            <w:szCs w:val="20"/>
          </w:rPr>
          <w:br/>
        </w:r>
        <w:r w:rsidRPr="001C17F7">
          <w:rPr>
            <w:rFonts w:ascii="Segoe UI" w:eastAsia="Times New Roman" w:hAnsi="Segoe UI" w:cs="Segoe UI"/>
            <w:color w:val="212121"/>
            <w:sz w:val="20"/>
            <w:szCs w:val="20"/>
          </w:rPr>
          <w:br/>
          <w:delText>I support the Mass General Brigham project and ask the Department of Public Health to approve this application.</w:delText>
        </w:r>
        <w:r w:rsidRPr="001C17F7">
          <w:rPr>
            <w:rFonts w:ascii="Segoe UI" w:eastAsia="Times New Roman" w:hAnsi="Segoe UI" w:cs="Segoe UI"/>
            <w:color w:val="212121"/>
            <w:sz w:val="20"/>
            <w:szCs w:val="20"/>
          </w:rPr>
          <w:br/>
        </w:r>
        <w:r w:rsidRPr="001C17F7">
          <w:rPr>
            <w:rFonts w:ascii="Segoe UI" w:eastAsia="Times New Roman" w:hAnsi="Segoe UI" w:cs="Segoe UI"/>
            <w:color w:val="212121"/>
            <w:sz w:val="20"/>
            <w:szCs w:val="20"/>
          </w:rPr>
          <w:br/>
          <w:delText>Richard</w:delText>
        </w:r>
        <w:r w:rsidRPr="001C17F7">
          <w:rPr>
            <w:rFonts w:ascii="Segoe UI" w:eastAsia="Times New Roman" w:hAnsi="Segoe UI" w:cs="Segoe UI"/>
            <w:color w:val="212121"/>
            <w:sz w:val="20"/>
            <w:szCs w:val="20"/>
          </w:rPr>
          <w:br/>
          <w:delText>rickm5623@gmail.com</w:delText>
        </w:r>
        <w:r w:rsidRPr="001C17F7">
          <w:rPr>
            <w:rFonts w:ascii="Segoe UI" w:eastAsia="Times New Roman" w:hAnsi="Segoe UI" w:cs="Segoe UI"/>
            <w:color w:val="212121"/>
            <w:sz w:val="20"/>
            <w:szCs w:val="20"/>
          </w:rPr>
          <w:br/>
          <w:delText>Mansfield</w:delText>
        </w:r>
      </w:del>
    </w:p>
    <w:p w14:paraId="440AD954" w14:textId="67F3B3F0" w:rsidR="001C17F7" w:rsidRDefault="001C17F7">
      <w:pPr>
        <w:rPr>
          <w:del w:id="573" w:author="Alessia Perolio" w:date="2026-09-25T21:10:00Z" w16du:dateUtc="2026-09-26T01:10:00Z"/>
        </w:rPr>
      </w:pPr>
      <w:del w:id="574" w:author="Alessia Perolio" w:date="2026-09-25T21:10:00Z" w16du:dateUtc="2026-09-26T01:10:00Z">
        <w:r>
          <w:br w:type="page"/>
        </w:r>
      </w:del>
    </w:p>
    <w:p w14:paraId="4B77AF37" w14:textId="77777777" w:rsidR="005247EB" w:rsidRPr="005247EB" w:rsidRDefault="005247EB" w:rsidP="00935A59">
      <w:pPr>
        <w:pStyle w:val="Heading1"/>
        <w:rPr>
          <w:del w:id="575" w:author="Alessia Perolio" w:date="2026-09-25T21:10:00Z" w16du:dateUtc="2026-09-26T01:10:00Z"/>
        </w:rPr>
      </w:pPr>
      <w:del w:id="576" w:author="Alessia Perolio" w:date="2026-09-25T21:10:00Z" w16du:dateUtc="2026-09-26T01:10:00Z">
        <w:r w:rsidRPr="005247EB">
          <w:delText>Andrea &lt;meincke4@gmail.com&gt;</w:delText>
        </w:r>
      </w:del>
    </w:p>
    <w:p w14:paraId="49899FF4" w14:textId="77777777" w:rsidR="005247EB" w:rsidRPr="005247EB" w:rsidRDefault="005247EB" w:rsidP="00935A59">
      <w:pPr>
        <w:pStyle w:val="Heading1"/>
        <w:rPr>
          <w:del w:id="577" w:author="Alessia Perolio" w:date="2026-09-25T21:10:00Z" w16du:dateUtc="2026-09-26T01:10:00Z"/>
          <w:color w:val="666666"/>
          <w:sz w:val="17"/>
          <w:szCs w:val="17"/>
        </w:rPr>
      </w:pPr>
      <w:del w:id="578" w:author="Alessia Perolio" w:date="2026-09-25T21:10:00Z" w16du:dateUtc="2026-09-26T01:10:00Z">
        <w:r w:rsidRPr="005247EB">
          <w:rPr>
            <w:color w:val="666666"/>
            <w:sz w:val="17"/>
            <w:szCs w:val="17"/>
          </w:rPr>
          <w:delText>Tue 5/25/2021 6:02 AM</w:delText>
        </w:r>
      </w:del>
    </w:p>
    <w:p w14:paraId="3FCA3EB7" w14:textId="77777777" w:rsidR="005247EB" w:rsidRPr="005247EB" w:rsidRDefault="005247EB" w:rsidP="00935A59">
      <w:pPr>
        <w:pStyle w:val="Heading1"/>
        <w:rPr>
          <w:del w:id="579" w:author="Alessia Perolio" w:date="2026-09-25T21:10:00Z" w16du:dateUtc="2026-09-26T01:10:00Z"/>
          <w:color w:val="000000"/>
          <w:sz w:val="27"/>
          <w:szCs w:val="27"/>
        </w:rPr>
      </w:pPr>
      <w:del w:id="580" w:author="Alessia Perolio" w:date="2026-09-25T21:10:00Z" w16du:dateUtc="2026-09-26T01:10:00Z">
        <w:r w:rsidRPr="005247EB">
          <w:rPr>
            <w:rFonts w:ascii="Segoe UI Semibold" w:hAnsi="Segoe UI Semibold" w:cs="Segoe UI Semibold"/>
            <w:b/>
            <w:bCs/>
            <w:color w:val="000000"/>
            <w:sz w:val="18"/>
            <w:szCs w:val="18"/>
          </w:rPr>
          <w:delText>To:</w:delText>
        </w:r>
      </w:del>
    </w:p>
    <w:p w14:paraId="4CD4BB9C" w14:textId="77777777" w:rsidR="005247EB" w:rsidRPr="005247EB" w:rsidRDefault="005247EB" w:rsidP="00935A59">
      <w:pPr>
        <w:pStyle w:val="Heading1"/>
        <w:rPr>
          <w:del w:id="581" w:author="Alessia Perolio" w:date="2026-09-25T21:10:00Z" w16du:dateUtc="2026-09-26T01:10:00Z"/>
          <w:color w:val="000000"/>
          <w:sz w:val="2"/>
          <w:szCs w:val="2"/>
          <w:bdr w:val="none" w:sz="0" w:space="0" w:color="auto" w:frame="1"/>
        </w:rPr>
      </w:pPr>
      <w:del w:id="582" w:author="Alessia Perolio" w:date="2026-09-25T21:10:00Z" w16du:dateUtc="2026-09-26T01:10:00Z">
        <w:r w:rsidRPr="005247EB">
          <w:rPr>
            <w:rFonts w:ascii="Segoe UI Semibold" w:hAnsi="Segoe UI Semibold" w:cs="Segoe UI Semibold"/>
            <w:b/>
            <w:bCs/>
            <w:color w:val="000000"/>
            <w:sz w:val="18"/>
            <w:szCs w:val="18"/>
            <w:bdr w:val="none" w:sz="0" w:space="0" w:color="auto" w:frame="1"/>
          </w:rPr>
          <w:delText>DPH-DL - DoN Program;</w:delText>
        </w:r>
      </w:del>
    </w:p>
    <w:p w14:paraId="182E344E" w14:textId="77777777" w:rsidR="005247EB" w:rsidRPr="005247EB" w:rsidRDefault="005247EB" w:rsidP="005247EB">
      <w:pPr>
        <w:shd w:val="clear" w:color="auto" w:fill="FFFFFF"/>
        <w:spacing w:after="0" w:line="240" w:lineRule="auto"/>
        <w:rPr>
          <w:del w:id="583" w:author="Alessia Perolio" w:date="2026-09-25T21:10:00Z" w16du:dateUtc="2026-09-26T01:10:00Z"/>
          <w:rFonts w:ascii="Segoe UI" w:eastAsia="Times New Roman" w:hAnsi="Segoe UI" w:cs="Segoe UI"/>
          <w:color w:val="212121"/>
          <w:sz w:val="20"/>
          <w:szCs w:val="20"/>
        </w:rPr>
      </w:pPr>
      <w:del w:id="584" w:author="Alessia Perolio" w:date="2026-09-25T21:10:00Z" w16du:dateUtc="2026-09-26T01:10:00Z">
        <w:r w:rsidRPr="005247EB">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delText>I support the Mass General Brigham project and ask the Department of Public Health to approve this application.</w:delText>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delText>Andrea</w:delText>
        </w:r>
        <w:r w:rsidRPr="005247EB">
          <w:rPr>
            <w:rFonts w:ascii="Segoe UI" w:eastAsia="Times New Roman" w:hAnsi="Segoe UI" w:cs="Segoe UI"/>
            <w:color w:val="212121"/>
            <w:sz w:val="20"/>
            <w:szCs w:val="20"/>
          </w:rPr>
          <w:br/>
          <w:delText>meincke4@gmail.com</w:delText>
        </w:r>
        <w:r w:rsidRPr="005247EB">
          <w:rPr>
            <w:rFonts w:ascii="Segoe UI" w:eastAsia="Times New Roman" w:hAnsi="Segoe UI" w:cs="Segoe UI"/>
            <w:color w:val="212121"/>
            <w:sz w:val="20"/>
            <w:szCs w:val="20"/>
          </w:rPr>
          <w:br/>
          <w:delText>Westwood</w:delText>
        </w:r>
      </w:del>
    </w:p>
    <w:p w14:paraId="0B4ADA47" w14:textId="5931FD06" w:rsidR="005247EB" w:rsidRDefault="005247EB">
      <w:pPr>
        <w:rPr>
          <w:del w:id="585" w:author="Alessia Perolio" w:date="2026-09-25T21:10:00Z" w16du:dateUtc="2026-09-26T01:10:00Z"/>
        </w:rPr>
      </w:pPr>
      <w:del w:id="586" w:author="Alessia Perolio" w:date="2026-09-25T21:10:00Z" w16du:dateUtc="2026-09-26T01:10:00Z">
        <w:r>
          <w:br w:type="page"/>
        </w:r>
      </w:del>
    </w:p>
    <w:p w14:paraId="7FAC09BD" w14:textId="77777777" w:rsidR="005247EB" w:rsidRPr="005247EB" w:rsidRDefault="005247EB" w:rsidP="00935A59">
      <w:pPr>
        <w:pStyle w:val="Heading1"/>
        <w:rPr>
          <w:del w:id="587" w:author="Alessia Perolio" w:date="2026-09-25T21:10:00Z" w16du:dateUtc="2026-09-26T01:10:00Z"/>
        </w:rPr>
      </w:pPr>
      <w:del w:id="588" w:author="Alessia Perolio" w:date="2026-09-25T21:10:00Z" w16du:dateUtc="2026-09-26T01:10:00Z">
        <w:r w:rsidRPr="005247EB">
          <w:delText>Nicholas &lt;nparanow@gmail.com&gt;</w:delText>
        </w:r>
      </w:del>
    </w:p>
    <w:p w14:paraId="05FEA175" w14:textId="77777777" w:rsidR="005247EB" w:rsidRPr="005247EB" w:rsidRDefault="005247EB" w:rsidP="00935A59">
      <w:pPr>
        <w:pStyle w:val="Heading1"/>
        <w:rPr>
          <w:del w:id="589" w:author="Alessia Perolio" w:date="2026-09-25T21:10:00Z" w16du:dateUtc="2026-09-26T01:10:00Z"/>
          <w:color w:val="666666"/>
          <w:sz w:val="17"/>
          <w:szCs w:val="17"/>
        </w:rPr>
      </w:pPr>
      <w:del w:id="590" w:author="Alessia Perolio" w:date="2026-09-25T21:10:00Z" w16du:dateUtc="2026-09-26T01:10:00Z">
        <w:r w:rsidRPr="005247EB">
          <w:rPr>
            <w:color w:val="666666"/>
            <w:sz w:val="17"/>
            <w:szCs w:val="17"/>
          </w:rPr>
          <w:delText>Tue 5/25/2021 6:03 AM</w:delText>
        </w:r>
      </w:del>
    </w:p>
    <w:p w14:paraId="1484BA7B" w14:textId="77777777" w:rsidR="005247EB" w:rsidRPr="005247EB" w:rsidRDefault="005247EB" w:rsidP="00935A59">
      <w:pPr>
        <w:pStyle w:val="Heading1"/>
        <w:rPr>
          <w:del w:id="591" w:author="Alessia Perolio" w:date="2026-09-25T21:10:00Z" w16du:dateUtc="2026-09-26T01:10:00Z"/>
          <w:color w:val="000000"/>
          <w:sz w:val="27"/>
          <w:szCs w:val="27"/>
        </w:rPr>
      </w:pPr>
      <w:del w:id="592" w:author="Alessia Perolio" w:date="2026-09-25T21:10:00Z" w16du:dateUtc="2026-09-26T01:10:00Z">
        <w:r w:rsidRPr="005247EB">
          <w:rPr>
            <w:rFonts w:ascii="Segoe UI Semibold" w:hAnsi="Segoe UI Semibold" w:cs="Segoe UI Semibold"/>
            <w:b/>
            <w:bCs/>
            <w:color w:val="000000"/>
            <w:sz w:val="18"/>
            <w:szCs w:val="18"/>
          </w:rPr>
          <w:delText>To:</w:delText>
        </w:r>
      </w:del>
    </w:p>
    <w:p w14:paraId="42F2C445" w14:textId="77777777" w:rsidR="005247EB" w:rsidRPr="005247EB" w:rsidRDefault="005247EB" w:rsidP="00935A59">
      <w:pPr>
        <w:pStyle w:val="Heading1"/>
        <w:rPr>
          <w:del w:id="593" w:author="Alessia Perolio" w:date="2026-09-25T21:10:00Z" w16du:dateUtc="2026-09-26T01:10:00Z"/>
          <w:color w:val="000000"/>
          <w:sz w:val="2"/>
          <w:szCs w:val="2"/>
          <w:bdr w:val="none" w:sz="0" w:space="0" w:color="auto" w:frame="1"/>
        </w:rPr>
      </w:pPr>
      <w:del w:id="594" w:author="Alessia Perolio" w:date="2026-09-25T21:10:00Z" w16du:dateUtc="2026-09-26T01:10:00Z">
        <w:r w:rsidRPr="005247EB">
          <w:rPr>
            <w:rFonts w:ascii="Segoe UI Semibold" w:hAnsi="Segoe UI Semibold" w:cs="Segoe UI Semibold"/>
            <w:b/>
            <w:bCs/>
            <w:color w:val="000000"/>
            <w:sz w:val="18"/>
            <w:szCs w:val="18"/>
            <w:bdr w:val="none" w:sz="0" w:space="0" w:color="auto" w:frame="1"/>
          </w:rPr>
          <w:delText>DPH-DL - DoN Program;</w:delText>
        </w:r>
      </w:del>
    </w:p>
    <w:p w14:paraId="76605EC2" w14:textId="77777777" w:rsidR="005247EB" w:rsidRPr="005247EB" w:rsidRDefault="005247EB" w:rsidP="005247EB">
      <w:pPr>
        <w:shd w:val="clear" w:color="auto" w:fill="FFFFFF"/>
        <w:spacing w:after="0" w:line="240" w:lineRule="auto"/>
        <w:rPr>
          <w:del w:id="595" w:author="Alessia Perolio" w:date="2026-09-25T21:10:00Z" w16du:dateUtc="2026-09-26T01:10:00Z"/>
          <w:rFonts w:ascii="Segoe UI" w:eastAsia="Times New Roman" w:hAnsi="Segoe UI" w:cs="Segoe UI"/>
          <w:color w:val="212121"/>
          <w:sz w:val="20"/>
          <w:szCs w:val="20"/>
        </w:rPr>
      </w:pPr>
      <w:del w:id="596" w:author="Alessia Perolio" w:date="2026-09-25T21:10:00Z" w16du:dateUtc="2026-09-26T01:10:00Z">
        <w:r w:rsidRPr="005247EB">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delText>I support the Mass General Brigham project and ask the Department of Public Health to approve this application.</w:delText>
        </w:r>
        <w:r w:rsidRPr="005247EB">
          <w:rPr>
            <w:rFonts w:ascii="Segoe UI" w:eastAsia="Times New Roman" w:hAnsi="Segoe UI" w:cs="Segoe UI"/>
            <w:color w:val="212121"/>
            <w:sz w:val="20"/>
            <w:szCs w:val="20"/>
          </w:rPr>
          <w:br/>
        </w:r>
        <w:r w:rsidRPr="005247EB">
          <w:rPr>
            <w:rFonts w:ascii="Segoe UI" w:eastAsia="Times New Roman" w:hAnsi="Segoe UI" w:cs="Segoe UI"/>
            <w:color w:val="212121"/>
            <w:sz w:val="20"/>
            <w:szCs w:val="20"/>
          </w:rPr>
          <w:br/>
          <w:delText>Nicholas</w:delText>
        </w:r>
        <w:r w:rsidRPr="005247EB">
          <w:rPr>
            <w:rFonts w:ascii="Segoe UI" w:eastAsia="Times New Roman" w:hAnsi="Segoe UI" w:cs="Segoe UI"/>
            <w:color w:val="212121"/>
            <w:sz w:val="20"/>
            <w:szCs w:val="20"/>
          </w:rPr>
          <w:br/>
          <w:delText>nparanow@gmail.com</w:delText>
        </w:r>
        <w:r w:rsidRPr="005247EB">
          <w:rPr>
            <w:rFonts w:ascii="Segoe UI" w:eastAsia="Times New Roman" w:hAnsi="Segoe UI" w:cs="Segoe UI"/>
            <w:color w:val="212121"/>
            <w:sz w:val="20"/>
            <w:szCs w:val="20"/>
          </w:rPr>
          <w:br/>
          <w:delText>Dedham</w:delText>
        </w:r>
      </w:del>
    </w:p>
    <w:p w14:paraId="6DC4B5E7" w14:textId="416C2FB5" w:rsidR="005247EB" w:rsidRDefault="005247EB">
      <w:pPr>
        <w:rPr>
          <w:del w:id="597" w:author="Alessia Perolio" w:date="2026-09-25T21:10:00Z" w16du:dateUtc="2026-09-26T01:10:00Z"/>
        </w:rPr>
      </w:pPr>
      <w:del w:id="598" w:author="Alessia Perolio" w:date="2026-09-25T21:10:00Z" w16du:dateUtc="2026-09-26T01:10:00Z">
        <w:r>
          <w:br w:type="page"/>
        </w:r>
      </w:del>
    </w:p>
    <w:p w14:paraId="1405EFAB" w14:textId="77777777" w:rsidR="00751D9F" w:rsidRPr="00751D9F" w:rsidRDefault="00751D9F" w:rsidP="00935A59">
      <w:pPr>
        <w:pStyle w:val="Heading1"/>
        <w:rPr>
          <w:del w:id="599" w:author="Alessia Perolio" w:date="2026-09-25T21:10:00Z" w16du:dateUtc="2026-09-26T01:10:00Z"/>
        </w:rPr>
      </w:pPr>
      <w:del w:id="600" w:author="Alessia Perolio" w:date="2026-09-25T21:10:00Z" w16du:dateUtc="2026-09-26T01:10:00Z">
        <w:r w:rsidRPr="00751D9F">
          <w:delText>Meredith &lt;brodsky131@gmail.com&gt;</w:delText>
        </w:r>
      </w:del>
    </w:p>
    <w:p w14:paraId="42C835BC" w14:textId="77777777" w:rsidR="00751D9F" w:rsidRPr="00751D9F" w:rsidRDefault="00751D9F" w:rsidP="00935A59">
      <w:pPr>
        <w:pStyle w:val="Heading1"/>
        <w:rPr>
          <w:del w:id="601" w:author="Alessia Perolio" w:date="2026-09-25T21:10:00Z" w16du:dateUtc="2026-09-26T01:10:00Z"/>
          <w:color w:val="666666"/>
          <w:sz w:val="17"/>
          <w:szCs w:val="17"/>
        </w:rPr>
      </w:pPr>
      <w:del w:id="602" w:author="Alessia Perolio" w:date="2026-09-25T21:10:00Z" w16du:dateUtc="2026-09-26T01:10:00Z">
        <w:r w:rsidRPr="00751D9F">
          <w:rPr>
            <w:color w:val="666666"/>
            <w:sz w:val="17"/>
            <w:szCs w:val="17"/>
          </w:rPr>
          <w:delText>Tue 5/25/2021 6:01 AM</w:delText>
        </w:r>
      </w:del>
    </w:p>
    <w:p w14:paraId="15C23322" w14:textId="77777777" w:rsidR="00751D9F" w:rsidRPr="00751D9F" w:rsidRDefault="00751D9F" w:rsidP="00935A59">
      <w:pPr>
        <w:pStyle w:val="Heading1"/>
        <w:rPr>
          <w:del w:id="603" w:author="Alessia Perolio" w:date="2026-09-25T21:10:00Z" w16du:dateUtc="2026-09-26T01:10:00Z"/>
          <w:color w:val="000000"/>
          <w:sz w:val="27"/>
          <w:szCs w:val="27"/>
        </w:rPr>
      </w:pPr>
      <w:del w:id="604" w:author="Alessia Perolio" w:date="2026-09-25T21:10:00Z" w16du:dateUtc="2026-09-26T01:10:00Z">
        <w:r w:rsidRPr="00751D9F">
          <w:rPr>
            <w:rFonts w:ascii="Segoe UI Semibold" w:hAnsi="Segoe UI Semibold" w:cs="Segoe UI Semibold"/>
            <w:b/>
            <w:bCs/>
            <w:color w:val="000000"/>
            <w:sz w:val="18"/>
            <w:szCs w:val="18"/>
          </w:rPr>
          <w:delText>To:</w:delText>
        </w:r>
      </w:del>
    </w:p>
    <w:p w14:paraId="56305DEA" w14:textId="77777777" w:rsidR="00751D9F" w:rsidRPr="00751D9F" w:rsidRDefault="00751D9F" w:rsidP="00935A59">
      <w:pPr>
        <w:pStyle w:val="Heading1"/>
        <w:rPr>
          <w:del w:id="605" w:author="Alessia Perolio" w:date="2026-09-25T21:10:00Z" w16du:dateUtc="2026-09-26T01:10:00Z"/>
          <w:color w:val="000000"/>
          <w:sz w:val="2"/>
          <w:szCs w:val="2"/>
          <w:bdr w:val="none" w:sz="0" w:space="0" w:color="auto" w:frame="1"/>
        </w:rPr>
      </w:pPr>
      <w:del w:id="606" w:author="Alessia Perolio" w:date="2026-09-25T21:10:00Z" w16du:dateUtc="2026-09-26T01:10:00Z">
        <w:r w:rsidRPr="00751D9F">
          <w:rPr>
            <w:rFonts w:ascii="Segoe UI Semibold" w:hAnsi="Segoe UI Semibold" w:cs="Segoe UI Semibold"/>
            <w:b/>
            <w:bCs/>
            <w:color w:val="000000"/>
            <w:sz w:val="18"/>
            <w:szCs w:val="18"/>
            <w:bdr w:val="none" w:sz="0" w:space="0" w:color="auto" w:frame="1"/>
          </w:rPr>
          <w:delText>DPH-DL - DoN Program;</w:delText>
        </w:r>
      </w:del>
    </w:p>
    <w:p w14:paraId="188FCD8D" w14:textId="77777777" w:rsidR="00751D9F" w:rsidRPr="00751D9F" w:rsidRDefault="00751D9F" w:rsidP="00751D9F">
      <w:pPr>
        <w:shd w:val="clear" w:color="auto" w:fill="FFFFFF"/>
        <w:spacing w:after="0" w:line="240" w:lineRule="auto"/>
        <w:rPr>
          <w:del w:id="607" w:author="Alessia Perolio" w:date="2026-09-25T21:10:00Z" w16du:dateUtc="2026-09-26T01:10:00Z"/>
          <w:rFonts w:ascii="Segoe UI" w:eastAsia="Times New Roman" w:hAnsi="Segoe UI" w:cs="Segoe UI"/>
          <w:color w:val="212121"/>
          <w:sz w:val="20"/>
          <w:szCs w:val="20"/>
        </w:rPr>
      </w:pPr>
      <w:del w:id="608" w:author="Alessia Perolio" w:date="2026-09-25T21:10:00Z" w16du:dateUtc="2026-09-26T01:10:00Z">
        <w:r w:rsidRPr="00751D9F">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751D9F">
          <w:rPr>
            <w:rFonts w:ascii="Segoe UI" w:eastAsia="Times New Roman" w:hAnsi="Segoe UI" w:cs="Segoe UI"/>
            <w:color w:val="212121"/>
            <w:sz w:val="20"/>
            <w:szCs w:val="20"/>
          </w:rPr>
          <w:br/>
        </w:r>
        <w:r w:rsidRPr="00751D9F">
          <w:rPr>
            <w:rFonts w:ascii="Segoe UI" w:eastAsia="Times New Roman" w:hAnsi="Segoe UI" w:cs="Segoe UI"/>
            <w:color w:val="212121"/>
            <w:sz w:val="20"/>
            <w:szCs w:val="20"/>
          </w:rPr>
          <w:br/>
        </w:r>
        <w:r w:rsidRPr="00751D9F">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751D9F">
          <w:rPr>
            <w:rFonts w:ascii="Segoe UI" w:eastAsia="Times New Roman" w:hAnsi="Segoe UI" w:cs="Segoe UI"/>
            <w:color w:val="212121"/>
            <w:sz w:val="20"/>
            <w:szCs w:val="20"/>
          </w:rPr>
          <w:br/>
        </w:r>
        <w:r w:rsidRPr="00751D9F">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751D9F">
          <w:rPr>
            <w:rFonts w:ascii="Segoe UI" w:eastAsia="Times New Roman" w:hAnsi="Segoe UI" w:cs="Segoe UI"/>
            <w:color w:val="212121"/>
            <w:sz w:val="20"/>
            <w:szCs w:val="20"/>
          </w:rPr>
          <w:br/>
        </w:r>
        <w:r w:rsidRPr="00751D9F">
          <w:rPr>
            <w:rFonts w:ascii="Segoe UI" w:eastAsia="Times New Roman" w:hAnsi="Segoe UI" w:cs="Segoe UI"/>
            <w:color w:val="212121"/>
            <w:sz w:val="20"/>
            <w:szCs w:val="20"/>
          </w:rPr>
          <w:br/>
          <w:delText>I support the Mass General Brigham project and ask the Department of Public Health to approve this application.</w:delText>
        </w:r>
        <w:r w:rsidRPr="00751D9F">
          <w:rPr>
            <w:rFonts w:ascii="Segoe UI" w:eastAsia="Times New Roman" w:hAnsi="Segoe UI" w:cs="Segoe UI"/>
            <w:color w:val="212121"/>
            <w:sz w:val="20"/>
            <w:szCs w:val="20"/>
          </w:rPr>
          <w:br/>
        </w:r>
        <w:r w:rsidRPr="00751D9F">
          <w:rPr>
            <w:rFonts w:ascii="Segoe UI" w:eastAsia="Times New Roman" w:hAnsi="Segoe UI" w:cs="Segoe UI"/>
            <w:color w:val="212121"/>
            <w:sz w:val="20"/>
            <w:szCs w:val="20"/>
          </w:rPr>
          <w:br/>
          <w:delText>Meredith</w:delText>
        </w:r>
        <w:r w:rsidRPr="00751D9F">
          <w:rPr>
            <w:rFonts w:ascii="Segoe UI" w:eastAsia="Times New Roman" w:hAnsi="Segoe UI" w:cs="Segoe UI"/>
            <w:color w:val="212121"/>
            <w:sz w:val="20"/>
            <w:szCs w:val="20"/>
          </w:rPr>
          <w:br/>
          <w:delText>brodsky131@gmail.com</w:delText>
        </w:r>
        <w:r w:rsidRPr="00751D9F">
          <w:rPr>
            <w:rFonts w:ascii="Segoe UI" w:eastAsia="Times New Roman" w:hAnsi="Segoe UI" w:cs="Segoe UI"/>
            <w:color w:val="212121"/>
            <w:sz w:val="20"/>
            <w:szCs w:val="20"/>
          </w:rPr>
          <w:br/>
          <w:delText>Westwood</w:delText>
        </w:r>
      </w:del>
    </w:p>
    <w:p w14:paraId="6E6F1548" w14:textId="504A8225" w:rsidR="002605AB" w:rsidRDefault="00751D9F">
      <w:pPr>
        <w:rPr>
          <w:del w:id="609" w:author="Alessia Perolio" w:date="2026-09-25T21:10:00Z" w16du:dateUtc="2026-09-26T01:10:00Z"/>
        </w:rPr>
      </w:pPr>
      <w:del w:id="610" w:author="Alessia Perolio" w:date="2026-09-25T21:10:00Z" w16du:dateUtc="2026-09-26T01:10:00Z">
        <w:r>
          <w:br w:type="page"/>
        </w:r>
      </w:del>
    </w:p>
    <w:p w14:paraId="769D59C3" w14:textId="77777777" w:rsidR="002605AB" w:rsidRPr="002605AB" w:rsidRDefault="002605AB" w:rsidP="00935A59">
      <w:pPr>
        <w:pStyle w:val="Heading1"/>
        <w:rPr>
          <w:del w:id="611" w:author="Alessia Perolio" w:date="2026-09-25T21:10:00Z" w16du:dateUtc="2026-09-26T01:10:00Z"/>
        </w:rPr>
      </w:pPr>
      <w:del w:id="612" w:author="Alessia Perolio" w:date="2026-09-25T21:10:00Z" w16du:dateUtc="2026-09-26T01:10:00Z">
        <w:r w:rsidRPr="002605AB">
          <w:delText>Anne &lt;astritcak@verizon.net&gt;</w:delText>
        </w:r>
      </w:del>
    </w:p>
    <w:p w14:paraId="0D8986ED" w14:textId="77777777" w:rsidR="002605AB" w:rsidRPr="002605AB" w:rsidRDefault="002605AB" w:rsidP="00935A59">
      <w:pPr>
        <w:pStyle w:val="Heading1"/>
        <w:rPr>
          <w:del w:id="613" w:author="Alessia Perolio" w:date="2026-09-25T21:10:00Z" w16du:dateUtc="2026-09-26T01:10:00Z"/>
          <w:color w:val="666666"/>
          <w:sz w:val="17"/>
          <w:szCs w:val="17"/>
        </w:rPr>
      </w:pPr>
      <w:del w:id="614" w:author="Alessia Perolio" w:date="2026-09-25T21:10:00Z" w16du:dateUtc="2026-09-26T01:10:00Z">
        <w:r w:rsidRPr="002605AB">
          <w:rPr>
            <w:color w:val="666666"/>
            <w:sz w:val="17"/>
            <w:szCs w:val="17"/>
          </w:rPr>
          <w:delText>Tue 5/25/2021 5:10 AM</w:delText>
        </w:r>
      </w:del>
    </w:p>
    <w:p w14:paraId="7009F9F4" w14:textId="77777777" w:rsidR="002605AB" w:rsidRPr="002605AB" w:rsidRDefault="002605AB" w:rsidP="00935A59">
      <w:pPr>
        <w:pStyle w:val="Heading1"/>
        <w:rPr>
          <w:del w:id="615" w:author="Alessia Perolio" w:date="2026-09-25T21:10:00Z" w16du:dateUtc="2026-09-26T01:10:00Z"/>
          <w:color w:val="000000"/>
          <w:sz w:val="27"/>
          <w:szCs w:val="27"/>
        </w:rPr>
      </w:pPr>
      <w:del w:id="616" w:author="Alessia Perolio" w:date="2026-09-25T21:10:00Z" w16du:dateUtc="2026-09-26T01:10:00Z">
        <w:r w:rsidRPr="002605AB">
          <w:rPr>
            <w:rFonts w:ascii="Segoe UI Semibold" w:hAnsi="Segoe UI Semibold" w:cs="Segoe UI Semibold"/>
            <w:b/>
            <w:bCs/>
            <w:color w:val="000000"/>
            <w:sz w:val="18"/>
            <w:szCs w:val="18"/>
          </w:rPr>
          <w:delText>To:</w:delText>
        </w:r>
      </w:del>
    </w:p>
    <w:p w14:paraId="49C6E6E6" w14:textId="77777777" w:rsidR="002605AB" w:rsidRPr="002605AB" w:rsidRDefault="002605AB" w:rsidP="00935A59">
      <w:pPr>
        <w:pStyle w:val="Heading1"/>
        <w:rPr>
          <w:del w:id="617" w:author="Alessia Perolio" w:date="2026-09-25T21:10:00Z" w16du:dateUtc="2026-09-26T01:10:00Z"/>
          <w:color w:val="000000"/>
          <w:sz w:val="2"/>
          <w:szCs w:val="2"/>
          <w:bdr w:val="none" w:sz="0" w:space="0" w:color="auto" w:frame="1"/>
        </w:rPr>
      </w:pPr>
      <w:del w:id="618" w:author="Alessia Perolio" w:date="2026-09-25T21:10:00Z" w16du:dateUtc="2026-09-26T01:10:00Z">
        <w:r w:rsidRPr="002605AB">
          <w:rPr>
            <w:rFonts w:ascii="Segoe UI Semibold" w:hAnsi="Segoe UI Semibold" w:cs="Segoe UI Semibold"/>
            <w:b/>
            <w:bCs/>
            <w:color w:val="000000"/>
            <w:sz w:val="18"/>
            <w:szCs w:val="18"/>
            <w:bdr w:val="none" w:sz="0" w:space="0" w:color="auto" w:frame="1"/>
          </w:rPr>
          <w:delText>DPH-DL - DoN Program;</w:delText>
        </w:r>
      </w:del>
    </w:p>
    <w:p w14:paraId="6E94D6B3" w14:textId="77777777" w:rsidR="002605AB" w:rsidRPr="002605AB" w:rsidRDefault="002605AB" w:rsidP="002605AB">
      <w:pPr>
        <w:shd w:val="clear" w:color="auto" w:fill="FFFFFF"/>
        <w:spacing w:after="0" w:line="240" w:lineRule="auto"/>
        <w:rPr>
          <w:del w:id="619" w:author="Alessia Perolio" w:date="2026-09-25T21:10:00Z" w16du:dateUtc="2026-09-26T01:10:00Z"/>
          <w:rFonts w:ascii="Segoe UI" w:eastAsia="Times New Roman" w:hAnsi="Segoe UI" w:cs="Segoe UI"/>
          <w:color w:val="212121"/>
          <w:sz w:val="20"/>
          <w:szCs w:val="20"/>
        </w:rPr>
      </w:pPr>
      <w:del w:id="620" w:author="Alessia Perolio" w:date="2026-09-25T21:10:00Z" w16du:dateUtc="2026-09-26T01:10:00Z">
        <w:r w:rsidRPr="002605AB">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2605AB">
          <w:rPr>
            <w:rFonts w:ascii="Segoe UI" w:eastAsia="Times New Roman" w:hAnsi="Segoe UI" w:cs="Segoe UI"/>
            <w:color w:val="212121"/>
            <w:sz w:val="20"/>
            <w:szCs w:val="20"/>
          </w:rPr>
          <w:br/>
        </w:r>
        <w:r w:rsidRPr="002605AB">
          <w:rPr>
            <w:rFonts w:ascii="Segoe UI" w:eastAsia="Times New Roman" w:hAnsi="Segoe UI" w:cs="Segoe UI"/>
            <w:color w:val="212121"/>
            <w:sz w:val="20"/>
            <w:szCs w:val="20"/>
          </w:rPr>
          <w:br/>
        </w:r>
        <w:r w:rsidRPr="002605AB">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2605AB">
          <w:rPr>
            <w:rFonts w:ascii="Segoe UI" w:eastAsia="Times New Roman" w:hAnsi="Segoe UI" w:cs="Segoe UI"/>
            <w:color w:val="212121"/>
            <w:sz w:val="20"/>
            <w:szCs w:val="20"/>
          </w:rPr>
          <w:br/>
        </w:r>
        <w:r w:rsidRPr="002605AB">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2605AB">
          <w:rPr>
            <w:rFonts w:ascii="Segoe UI" w:eastAsia="Times New Roman" w:hAnsi="Segoe UI" w:cs="Segoe UI"/>
            <w:color w:val="212121"/>
            <w:sz w:val="20"/>
            <w:szCs w:val="20"/>
          </w:rPr>
          <w:br/>
        </w:r>
        <w:r w:rsidRPr="002605AB">
          <w:rPr>
            <w:rFonts w:ascii="Segoe UI" w:eastAsia="Times New Roman" w:hAnsi="Segoe UI" w:cs="Segoe UI"/>
            <w:color w:val="212121"/>
            <w:sz w:val="20"/>
            <w:szCs w:val="20"/>
          </w:rPr>
          <w:br/>
          <w:delText>I support the Mass General Brigham project and ask the Department of Public Health to approve this application.</w:delText>
        </w:r>
        <w:r w:rsidRPr="002605AB">
          <w:rPr>
            <w:rFonts w:ascii="Segoe UI" w:eastAsia="Times New Roman" w:hAnsi="Segoe UI" w:cs="Segoe UI"/>
            <w:color w:val="212121"/>
            <w:sz w:val="20"/>
            <w:szCs w:val="20"/>
          </w:rPr>
          <w:br/>
        </w:r>
        <w:r w:rsidRPr="002605AB">
          <w:rPr>
            <w:rFonts w:ascii="Segoe UI" w:eastAsia="Times New Roman" w:hAnsi="Segoe UI" w:cs="Segoe UI"/>
            <w:color w:val="212121"/>
            <w:sz w:val="20"/>
            <w:szCs w:val="20"/>
          </w:rPr>
          <w:br/>
          <w:delText>Anne</w:delText>
        </w:r>
        <w:r w:rsidRPr="002605AB">
          <w:rPr>
            <w:rFonts w:ascii="Segoe UI" w:eastAsia="Times New Roman" w:hAnsi="Segoe UI" w:cs="Segoe UI"/>
            <w:color w:val="212121"/>
            <w:sz w:val="20"/>
            <w:szCs w:val="20"/>
          </w:rPr>
          <w:br/>
          <w:delText>astritcak@verizon.net</w:delText>
        </w:r>
        <w:r w:rsidRPr="002605AB">
          <w:rPr>
            <w:rFonts w:ascii="Segoe UI" w:eastAsia="Times New Roman" w:hAnsi="Segoe UI" w:cs="Segoe UI"/>
            <w:color w:val="212121"/>
            <w:sz w:val="20"/>
            <w:szCs w:val="20"/>
          </w:rPr>
          <w:br/>
          <w:delText>Medfield</w:delText>
        </w:r>
      </w:del>
    </w:p>
    <w:p w14:paraId="28129336" w14:textId="08ACC6F3" w:rsidR="002B5628" w:rsidRDefault="002B5628">
      <w:pPr>
        <w:rPr>
          <w:del w:id="621" w:author="Alessia Perolio" w:date="2026-09-25T21:10:00Z" w16du:dateUtc="2026-09-26T01:10:00Z"/>
        </w:rPr>
      </w:pPr>
      <w:del w:id="622" w:author="Alessia Perolio" w:date="2026-09-25T21:10:00Z" w16du:dateUtc="2026-09-26T01:10:00Z">
        <w:r>
          <w:br w:type="page"/>
        </w:r>
      </w:del>
    </w:p>
    <w:p w14:paraId="0751E013" w14:textId="77777777" w:rsidR="002B5628" w:rsidRPr="002B5628" w:rsidRDefault="002B5628" w:rsidP="00935A59">
      <w:pPr>
        <w:pStyle w:val="Heading1"/>
        <w:rPr>
          <w:del w:id="623" w:author="Alessia Perolio" w:date="2026-09-25T21:10:00Z" w16du:dateUtc="2026-09-26T01:10:00Z"/>
        </w:rPr>
      </w:pPr>
      <w:del w:id="624" w:author="Alessia Perolio" w:date="2026-09-25T21:10:00Z" w16du:dateUtc="2026-09-26T01:10:00Z">
        <w:r w:rsidRPr="002B5628">
          <w:delText>John &lt;jakewtf@verizon.net&gt;</w:delText>
        </w:r>
      </w:del>
    </w:p>
    <w:p w14:paraId="6B0DEDA6" w14:textId="77777777" w:rsidR="002B5628" w:rsidRPr="002B5628" w:rsidRDefault="002B5628" w:rsidP="00935A59">
      <w:pPr>
        <w:pStyle w:val="Heading1"/>
        <w:rPr>
          <w:del w:id="625" w:author="Alessia Perolio" w:date="2026-09-25T21:10:00Z" w16du:dateUtc="2026-09-26T01:10:00Z"/>
          <w:color w:val="666666"/>
          <w:sz w:val="17"/>
          <w:szCs w:val="17"/>
        </w:rPr>
      </w:pPr>
      <w:del w:id="626" w:author="Alessia Perolio" w:date="2026-09-25T21:10:00Z" w16du:dateUtc="2026-09-26T01:10:00Z">
        <w:r w:rsidRPr="002B5628">
          <w:rPr>
            <w:color w:val="666666"/>
            <w:sz w:val="17"/>
            <w:szCs w:val="17"/>
          </w:rPr>
          <w:delText>Tue 5/25/2021 4:52 AM</w:delText>
        </w:r>
      </w:del>
    </w:p>
    <w:p w14:paraId="1062F4B7" w14:textId="77777777" w:rsidR="002B5628" w:rsidRPr="002B5628" w:rsidRDefault="002B5628" w:rsidP="00935A59">
      <w:pPr>
        <w:pStyle w:val="Heading1"/>
        <w:rPr>
          <w:del w:id="627" w:author="Alessia Perolio" w:date="2026-09-25T21:10:00Z" w16du:dateUtc="2026-09-26T01:10:00Z"/>
          <w:color w:val="000000"/>
          <w:sz w:val="27"/>
          <w:szCs w:val="27"/>
        </w:rPr>
      </w:pPr>
      <w:del w:id="628" w:author="Alessia Perolio" w:date="2026-09-25T21:10:00Z" w16du:dateUtc="2026-09-26T01:10:00Z">
        <w:r w:rsidRPr="002B5628">
          <w:rPr>
            <w:rFonts w:ascii="Segoe UI Semibold" w:hAnsi="Segoe UI Semibold" w:cs="Segoe UI Semibold"/>
            <w:b/>
            <w:bCs/>
            <w:color w:val="000000"/>
            <w:sz w:val="18"/>
            <w:szCs w:val="18"/>
          </w:rPr>
          <w:delText>To:</w:delText>
        </w:r>
      </w:del>
    </w:p>
    <w:p w14:paraId="3F52CA40" w14:textId="77777777" w:rsidR="002B5628" w:rsidRPr="002B5628" w:rsidRDefault="002B5628" w:rsidP="00935A59">
      <w:pPr>
        <w:pStyle w:val="Heading1"/>
        <w:rPr>
          <w:del w:id="629" w:author="Alessia Perolio" w:date="2026-09-25T21:10:00Z" w16du:dateUtc="2026-09-26T01:10:00Z"/>
          <w:color w:val="000000"/>
          <w:sz w:val="2"/>
          <w:szCs w:val="2"/>
          <w:bdr w:val="none" w:sz="0" w:space="0" w:color="auto" w:frame="1"/>
        </w:rPr>
      </w:pPr>
      <w:del w:id="630" w:author="Alessia Perolio" w:date="2026-09-25T21:10:00Z" w16du:dateUtc="2026-09-26T01:10:00Z">
        <w:r w:rsidRPr="002B5628">
          <w:rPr>
            <w:rFonts w:ascii="Segoe UI Semibold" w:hAnsi="Segoe UI Semibold" w:cs="Segoe UI Semibold"/>
            <w:b/>
            <w:bCs/>
            <w:color w:val="000000"/>
            <w:sz w:val="18"/>
            <w:szCs w:val="18"/>
            <w:bdr w:val="none" w:sz="0" w:space="0" w:color="auto" w:frame="1"/>
          </w:rPr>
          <w:delText>DPH-DL - DoN Program;</w:delText>
        </w:r>
      </w:del>
    </w:p>
    <w:p w14:paraId="6625D4CF" w14:textId="77777777" w:rsidR="002B5628" w:rsidRPr="002B5628" w:rsidRDefault="002B5628" w:rsidP="002B5628">
      <w:pPr>
        <w:shd w:val="clear" w:color="auto" w:fill="FFFFFF"/>
        <w:spacing w:after="0" w:line="240" w:lineRule="auto"/>
        <w:rPr>
          <w:del w:id="631" w:author="Alessia Perolio" w:date="2026-09-25T21:10:00Z" w16du:dateUtc="2026-09-26T01:10:00Z"/>
          <w:rFonts w:ascii="Segoe UI" w:eastAsia="Times New Roman" w:hAnsi="Segoe UI" w:cs="Segoe UI"/>
          <w:color w:val="212121"/>
          <w:sz w:val="20"/>
          <w:szCs w:val="20"/>
        </w:rPr>
      </w:pPr>
      <w:del w:id="632" w:author="Alessia Perolio" w:date="2026-09-25T21:10:00Z" w16du:dateUtc="2026-09-26T01:10:00Z">
        <w:r w:rsidRPr="002B5628">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2B5628">
          <w:rPr>
            <w:rFonts w:ascii="Segoe UI" w:eastAsia="Times New Roman" w:hAnsi="Segoe UI" w:cs="Segoe UI"/>
            <w:color w:val="212121"/>
            <w:sz w:val="20"/>
            <w:szCs w:val="20"/>
          </w:rPr>
          <w:br/>
        </w:r>
        <w:r w:rsidRPr="002B5628">
          <w:rPr>
            <w:rFonts w:ascii="Segoe UI" w:eastAsia="Times New Roman" w:hAnsi="Segoe UI" w:cs="Segoe UI"/>
            <w:color w:val="212121"/>
            <w:sz w:val="20"/>
            <w:szCs w:val="20"/>
          </w:rPr>
          <w:br/>
        </w:r>
        <w:r w:rsidRPr="002B5628">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2B5628">
          <w:rPr>
            <w:rFonts w:ascii="Segoe UI" w:eastAsia="Times New Roman" w:hAnsi="Segoe UI" w:cs="Segoe UI"/>
            <w:color w:val="212121"/>
            <w:sz w:val="20"/>
            <w:szCs w:val="20"/>
          </w:rPr>
          <w:br/>
        </w:r>
        <w:r w:rsidRPr="002B5628">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2B5628">
          <w:rPr>
            <w:rFonts w:ascii="Segoe UI" w:eastAsia="Times New Roman" w:hAnsi="Segoe UI" w:cs="Segoe UI"/>
            <w:color w:val="212121"/>
            <w:sz w:val="20"/>
            <w:szCs w:val="20"/>
          </w:rPr>
          <w:br/>
        </w:r>
        <w:r w:rsidRPr="002B5628">
          <w:rPr>
            <w:rFonts w:ascii="Segoe UI" w:eastAsia="Times New Roman" w:hAnsi="Segoe UI" w:cs="Segoe UI"/>
            <w:color w:val="212121"/>
            <w:sz w:val="20"/>
            <w:szCs w:val="20"/>
          </w:rPr>
          <w:br/>
          <w:delText>I support the Mass General Brigham project and ask the Department of Public Health to approve this application.</w:delText>
        </w:r>
        <w:r w:rsidRPr="002B5628">
          <w:rPr>
            <w:rFonts w:ascii="Segoe UI" w:eastAsia="Times New Roman" w:hAnsi="Segoe UI" w:cs="Segoe UI"/>
            <w:color w:val="212121"/>
            <w:sz w:val="20"/>
            <w:szCs w:val="20"/>
          </w:rPr>
          <w:br/>
        </w:r>
        <w:r w:rsidRPr="002B5628">
          <w:rPr>
            <w:rFonts w:ascii="Segoe UI" w:eastAsia="Times New Roman" w:hAnsi="Segoe UI" w:cs="Segoe UI"/>
            <w:color w:val="212121"/>
            <w:sz w:val="20"/>
            <w:szCs w:val="20"/>
          </w:rPr>
          <w:br/>
          <w:delText>John</w:delText>
        </w:r>
        <w:r w:rsidRPr="002B5628">
          <w:rPr>
            <w:rFonts w:ascii="Segoe UI" w:eastAsia="Times New Roman" w:hAnsi="Segoe UI" w:cs="Segoe UI"/>
            <w:color w:val="212121"/>
            <w:sz w:val="20"/>
            <w:szCs w:val="20"/>
          </w:rPr>
          <w:br/>
          <w:delText>jakewtf@verizon.net</w:delText>
        </w:r>
        <w:r w:rsidRPr="002B5628">
          <w:rPr>
            <w:rFonts w:ascii="Segoe UI" w:eastAsia="Times New Roman" w:hAnsi="Segoe UI" w:cs="Segoe UI"/>
            <w:color w:val="212121"/>
            <w:sz w:val="20"/>
            <w:szCs w:val="20"/>
          </w:rPr>
          <w:br/>
          <w:delText>Dedham</w:delText>
        </w:r>
      </w:del>
    </w:p>
    <w:p w14:paraId="6759103F" w14:textId="3086F738" w:rsidR="00302247" w:rsidRDefault="00302247">
      <w:pPr>
        <w:rPr>
          <w:del w:id="633" w:author="Alessia Perolio" w:date="2026-09-25T21:10:00Z" w16du:dateUtc="2026-09-26T01:10:00Z"/>
        </w:rPr>
      </w:pPr>
      <w:del w:id="634" w:author="Alessia Perolio" w:date="2026-09-25T21:10:00Z" w16du:dateUtc="2026-09-26T01:10:00Z">
        <w:r>
          <w:br w:type="page"/>
        </w:r>
      </w:del>
    </w:p>
    <w:p w14:paraId="7BD8657F" w14:textId="77777777" w:rsidR="00302247" w:rsidRPr="00302247" w:rsidRDefault="00302247" w:rsidP="00935A59">
      <w:pPr>
        <w:pStyle w:val="Heading1"/>
        <w:rPr>
          <w:del w:id="635" w:author="Alessia Perolio" w:date="2026-09-25T21:10:00Z" w16du:dateUtc="2026-09-26T01:10:00Z"/>
        </w:rPr>
      </w:pPr>
      <w:del w:id="636" w:author="Alessia Perolio" w:date="2026-09-25T21:10:00Z" w16du:dateUtc="2026-09-26T01:10:00Z">
        <w:r w:rsidRPr="00302247">
          <w:delText>Barbara &lt;barbarapudney@gmail.com&gt;</w:delText>
        </w:r>
      </w:del>
    </w:p>
    <w:p w14:paraId="37BAB358" w14:textId="77777777" w:rsidR="00302247" w:rsidRPr="00302247" w:rsidRDefault="00302247" w:rsidP="00935A59">
      <w:pPr>
        <w:pStyle w:val="Heading1"/>
        <w:rPr>
          <w:del w:id="637" w:author="Alessia Perolio" w:date="2026-09-25T21:10:00Z" w16du:dateUtc="2026-09-26T01:10:00Z"/>
          <w:color w:val="666666"/>
          <w:sz w:val="17"/>
          <w:szCs w:val="17"/>
        </w:rPr>
      </w:pPr>
      <w:del w:id="638" w:author="Alessia Perolio" w:date="2026-09-25T21:10:00Z" w16du:dateUtc="2026-09-26T01:10:00Z">
        <w:r w:rsidRPr="00302247">
          <w:rPr>
            <w:color w:val="666666"/>
            <w:sz w:val="17"/>
            <w:szCs w:val="17"/>
          </w:rPr>
          <w:delText>Tue 5/25/2021 5:06 AM</w:delText>
        </w:r>
      </w:del>
    </w:p>
    <w:p w14:paraId="107F1AB4" w14:textId="77777777" w:rsidR="00302247" w:rsidRPr="00302247" w:rsidRDefault="00302247" w:rsidP="00935A59">
      <w:pPr>
        <w:pStyle w:val="Heading1"/>
        <w:rPr>
          <w:del w:id="639" w:author="Alessia Perolio" w:date="2026-09-25T21:10:00Z" w16du:dateUtc="2026-09-26T01:10:00Z"/>
          <w:color w:val="000000"/>
          <w:sz w:val="27"/>
          <w:szCs w:val="27"/>
        </w:rPr>
      </w:pPr>
      <w:del w:id="640" w:author="Alessia Perolio" w:date="2026-09-25T21:10:00Z" w16du:dateUtc="2026-09-26T01:10:00Z">
        <w:r w:rsidRPr="00302247">
          <w:rPr>
            <w:rFonts w:ascii="Segoe UI Semibold" w:hAnsi="Segoe UI Semibold" w:cs="Segoe UI Semibold"/>
            <w:b/>
            <w:bCs/>
            <w:color w:val="000000"/>
            <w:sz w:val="18"/>
            <w:szCs w:val="18"/>
          </w:rPr>
          <w:delText>To:</w:delText>
        </w:r>
      </w:del>
    </w:p>
    <w:p w14:paraId="773015CC" w14:textId="77777777" w:rsidR="00302247" w:rsidRPr="00302247" w:rsidRDefault="00302247" w:rsidP="00935A59">
      <w:pPr>
        <w:pStyle w:val="Heading1"/>
        <w:rPr>
          <w:del w:id="641" w:author="Alessia Perolio" w:date="2026-09-25T21:10:00Z" w16du:dateUtc="2026-09-26T01:10:00Z"/>
          <w:color w:val="000000"/>
          <w:sz w:val="2"/>
          <w:szCs w:val="2"/>
          <w:bdr w:val="none" w:sz="0" w:space="0" w:color="auto" w:frame="1"/>
        </w:rPr>
      </w:pPr>
      <w:del w:id="642" w:author="Alessia Perolio" w:date="2026-09-25T21:10:00Z" w16du:dateUtc="2026-09-26T01:10:00Z">
        <w:r w:rsidRPr="00302247">
          <w:rPr>
            <w:rFonts w:ascii="Segoe UI Semibold" w:hAnsi="Segoe UI Semibold" w:cs="Segoe UI Semibold"/>
            <w:b/>
            <w:bCs/>
            <w:color w:val="000000"/>
            <w:sz w:val="18"/>
            <w:szCs w:val="18"/>
            <w:bdr w:val="none" w:sz="0" w:space="0" w:color="auto" w:frame="1"/>
          </w:rPr>
          <w:delText>DPH-DL - DoN Program;</w:delText>
        </w:r>
      </w:del>
    </w:p>
    <w:p w14:paraId="0AC12BF9" w14:textId="77777777" w:rsidR="00302247" w:rsidRPr="00302247" w:rsidRDefault="00302247" w:rsidP="00302247">
      <w:pPr>
        <w:shd w:val="clear" w:color="auto" w:fill="FFFFFF"/>
        <w:spacing w:after="0" w:line="240" w:lineRule="auto"/>
        <w:rPr>
          <w:del w:id="643" w:author="Alessia Perolio" w:date="2026-09-25T21:10:00Z" w16du:dateUtc="2026-09-26T01:10:00Z"/>
          <w:rFonts w:ascii="Segoe UI" w:eastAsia="Times New Roman" w:hAnsi="Segoe UI" w:cs="Segoe UI"/>
          <w:color w:val="212121"/>
          <w:sz w:val="20"/>
          <w:szCs w:val="20"/>
        </w:rPr>
      </w:pPr>
      <w:del w:id="644" w:author="Alessia Perolio" w:date="2026-09-25T21:10:00Z" w16du:dateUtc="2026-09-26T01:10:00Z">
        <w:r w:rsidRPr="00302247">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302247">
          <w:rPr>
            <w:rFonts w:ascii="Segoe UI" w:eastAsia="Times New Roman" w:hAnsi="Segoe UI" w:cs="Segoe UI"/>
            <w:color w:val="212121"/>
            <w:sz w:val="20"/>
            <w:szCs w:val="20"/>
          </w:rPr>
          <w:br/>
        </w:r>
        <w:r w:rsidRPr="00302247">
          <w:rPr>
            <w:rFonts w:ascii="Segoe UI" w:eastAsia="Times New Roman" w:hAnsi="Segoe UI" w:cs="Segoe UI"/>
            <w:color w:val="212121"/>
            <w:sz w:val="20"/>
            <w:szCs w:val="20"/>
          </w:rPr>
          <w:br/>
        </w:r>
        <w:r w:rsidRPr="00302247">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302247">
          <w:rPr>
            <w:rFonts w:ascii="Segoe UI" w:eastAsia="Times New Roman" w:hAnsi="Segoe UI" w:cs="Segoe UI"/>
            <w:color w:val="212121"/>
            <w:sz w:val="20"/>
            <w:szCs w:val="20"/>
          </w:rPr>
          <w:br/>
        </w:r>
        <w:r w:rsidRPr="00302247">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302247">
          <w:rPr>
            <w:rFonts w:ascii="Segoe UI" w:eastAsia="Times New Roman" w:hAnsi="Segoe UI" w:cs="Segoe UI"/>
            <w:color w:val="212121"/>
            <w:sz w:val="20"/>
            <w:szCs w:val="20"/>
          </w:rPr>
          <w:br/>
        </w:r>
        <w:r w:rsidRPr="00302247">
          <w:rPr>
            <w:rFonts w:ascii="Segoe UI" w:eastAsia="Times New Roman" w:hAnsi="Segoe UI" w:cs="Segoe UI"/>
            <w:color w:val="212121"/>
            <w:sz w:val="20"/>
            <w:szCs w:val="20"/>
          </w:rPr>
          <w:br/>
          <w:delText>I support the Mass General Brigham project and ask the Department of Public Health to approve this application.</w:delText>
        </w:r>
        <w:r w:rsidRPr="00302247">
          <w:rPr>
            <w:rFonts w:ascii="Segoe UI" w:eastAsia="Times New Roman" w:hAnsi="Segoe UI" w:cs="Segoe UI"/>
            <w:color w:val="212121"/>
            <w:sz w:val="20"/>
            <w:szCs w:val="20"/>
          </w:rPr>
          <w:br/>
        </w:r>
        <w:r w:rsidRPr="00302247">
          <w:rPr>
            <w:rFonts w:ascii="Segoe UI" w:eastAsia="Times New Roman" w:hAnsi="Segoe UI" w:cs="Segoe UI"/>
            <w:color w:val="212121"/>
            <w:sz w:val="20"/>
            <w:szCs w:val="20"/>
          </w:rPr>
          <w:br/>
          <w:delText>Barbara</w:delText>
        </w:r>
        <w:r w:rsidRPr="00302247">
          <w:rPr>
            <w:rFonts w:ascii="Segoe UI" w:eastAsia="Times New Roman" w:hAnsi="Segoe UI" w:cs="Segoe UI"/>
            <w:color w:val="212121"/>
            <w:sz w:val="20"/>
            <w:szCs w:val="20"/>
          </w:rPr>
          <w:br/>
          <w:delText>barbarapudney@gmail.com</w:delText>
        </w:r>
        <w:r w:rsidRPr="00302247">
          <w:rPr>
            <w:rFonts w:ascii="Segoe UI" w:eastAsia="Times New Roman" w:hAnsi="Segoe UI" w:cs="Segoe UI"/>
            <w:color w:val="212121"/>
            <w:sz w:val="20"/>
            <w:szCs w:val="20"/>
          </w:rPr>
          <w:br/>
          <w:delText>Dedham</w:delText>
        </w:r>
      </w:del>
    </w:p>
    <w:p w14:paraId="44C6F669" w14:textId="2D3DD16F" w:rsidR="00414065" w:rsidRDefault="00414065">
      <w:pPr>
        <w:rPr>
          <w:del w:id="645" w:author="Alessia Perolio" w:date="2026-09-25T21:10:00Z" w16du:dateUtc="2026-09-26T01:10:00Z"/>
        </w:rPr>
      </w:pPr>
      <w:del w:id="646" w:author="Alessia Perolio" w:date="2026-09-25T21:10:00Z" w16du:dateUtc="2026-09-26T01:10:00Z">
        <w:r>
          <w:br w:type="page"/>
        </w:r>
      </w:del>
    </w:p>
    <w:p w14:paraId="1EF4234F" w14:textId="77777777" w:rsidR="00414065" w:rsidRPr="00414065" w:rsidRDefault="00414065" w:rsidP="00935A59">
      <w:pPr>
        <w:pStyle w:val="Heading1"/>
        <w:rPr>
          <w:del w:id="647" w:author="Alessia Perolio" w:date="2026-09-25T21:10:00Z" w16du:dateUtc="2026-09-26T01:10:00Z"/>
        </w:rPr>
      </w:pPr>
      <w:del w:id="648" w:author="Alessia Perolio" w:date="2026-09-25T21:10:00Z" w16du:dateUtc="2026-09-26T01:10:00Z">
        <w:r w:rsidRPr="00414065">
          <w:delText>Carol &lt;forchiellicarol32@gmail.com&gt;</w:delText>
        </w:r>
      </w:del>
    </w:p>
    <w:p w14:paraId="16FB58C8" w14:textId="77777777" w:rsidR="00414065" w:rsidRPr="00414065" w:rsidRDefault="00414065" w:rsidP="00935A59">
      <w:pPr>
        <w:pStyle w:val="Heading1"/>
        <w:rPr>
          <w:del w:id="649" w:author="Alessia Perolio" w:date="2026-09-25T21:10:00Z" w16du:dateUtc="2026-09-26T01:10:00Z"/>
          <w:color w:val="666666"/>
          <w:sz w:val="17"/>
          <w:szCs w:val="17"/>
        </w:rPr>
      </w:pPr>
      <w:del w:id="650" w:author="Alessia Perolio" w:date="2026-09-25T21:10:00Z" w16du:dateUtc="2026-09-26T01:10:00Z">
        <w:r w:rsidRPr="00414065">
          <w:rPr>
            <w:color w:val="666666"/>
            <w:sz w:val="17"/>
            <w:szCs w:val="17"/>
          </w:rPr>
          <w:delText>Tue 5/25/2021 5:03 AM</w:delText>
        </w:r>
      </w:del>
    </w:p>
    <w:p w14:paraId="4389A448" w14:textId="77777777" w:rsidR="00414065" w:rsidRPr="00414065" w:rsidRDefault="00414065" w:rsidP="00935A59">
      <w:pPr>
        <w:pStyle w:val="Heading1"/>
        <w:rPr>
          <w:del w:id="651" w:author="Alessia Perolio" w:date="2026-09-25T21:10:00Z" w16du:dateUtc="2026-09-26T01:10:00Z"/>
          <w:color w:val="000000"/>
          <w:sz w:val="27"/>
          <w:szCs w:val="27"/>
        </w:rPr>
      </w:pPr>
      <w:del w:id="652" w:author="Alessia Perolio" w:date="2026-09-25T21:10:00Z" w16du:dateUtc="2026-09-26T01:10:00Z">
        <w:r w:rsidRPr="00414065">
          <w:rPr>
            <w:rFonts w:ascii="Segoe UI Semibold" w:hAnsi="Segoe UI Semibold" w:cs="Segoe UI Semibold"/>
            <w:b/>
            <w:bCs/>
            <w:color w:val="000000"/>
            <w:sz w:val="18"/>
            <w:szCs w:val="18"/>
          </w:rPr>
          <w:delText>To:</w:delText>
        </w:r>
      </w:del>
    </w:p>
    <w:p w14:paraId="12703DC5" w14:textId="77777777" w:rsidR="00414065" w:rsidRPr="00414065" w:rsidRDefault="00414065" w:rsidP="00935A59">
      <w:pPr>
        <w:pStyle w:val="Heading1"/>
        <w:rPr>
          <w:del w:id="653" w:author="Alessia Perolio" w:date="2026-09-25T21:10:00Z" w16du:dateUtc="2026-09-26T01:10:00Z"/>
          <w:color w:val="000000"/>
          <w:sz w:val="2"/>
          <w:szCs w:val="2"/>
          <w:bdr w:val="none" w:sz="0" w:space="0" w:color="auto" w:frame="1"/>
        </w:rPr>
      </w:pPr>
      <w:del w:id="654" w:author="Alessia Perolio" w:date="2026-09-25T21:10:00Z" w16du:dateUtc="2026-09-26T01:10:00Z">
        <w:r w:rsidRPr="00414065">
          <w:rPr>
            <w:rFonts w:ascii="Segoe UI Semibold" w:hAnsi="Segoe UI Semibold" w:cs="Segoe UI Semibold"/>
            <w:b/>
            <w:bCs/>
            <w:color w:val="000000"/>
            <w:sz w:val="18"/>
            <w:szCs w:val="18"/>
            <w:bdr w:val="none" w:sz="0" w:space="0" w:color="auto" w:frame="1"/>
          </w:rPr>
          <w:delText>DPH-DL - DoN Program;</w:delText>
        </w:r>
      </w:del>
    </w:p>
    <w:p w14:paraId="76FE5959" w14:textId="77777777" w:rsidR="00414065" w:rsidRPr="00414065" w:rsidRDefault="00414065" w:rsidP="00414065">
      <w:pPr>
        <w:shd w:val="clear" w:color="auto" w:fill="FFFFFF"/>
        <w:spacing w:after="0" w:line="240" w:lineRule="auto"/>
        <w:rPr>
          <w:del w:id="655" w:author="Alessia Perolio" w:date="2026-09-25T21:10:00Z" w16du:dateUtc="2026-09-26T01:10:00Z"/>
          <w:rFonts w:ascii="Segoe UI" w:eastAsia="Times New Roman" w:hAnsi="Segoe UI" w:cs="Segoe UI"/>
          <w:color w:val="212121"/>
          <w:sz w:val="20"/>
          <w:szCs w:val="20"/>
        </w:rPr>
      </w:pPr>
      <w:del w:id="656" w:author="Alessia Perolio" w:date="2026-09-25T21:10:00Z" w16du:dateUtc="2026-09-26T01:10:00Z">
        <w:r w:rsidRPr="00414065">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414065">
          <w:rPr>
            <w:rFonts w:ascii="Segoe UI" w:eastAsia="Times New Roman" w:hAnsi="Segoe UI" w:cs="Segoe UI"/>
            <w:color w:val="212121"/>
            <w:sz w:val="20"/>
            <w:szCs w:val="20"/>
          </w:rPr>
          <w:br/>
        </w:r>
        <w:r w:rsidRPr="00414065">
          <w:rPr>
            <w:rFonts w:ascii="Segoe UI" w:eastAsia="Times New Roman" w:hAnsi="Segoe UI" w:cs="Segoe UI"/>
            <w:color w:val="212121"/>
            <w:sz w:val="20"/>
            <w:szCs w:val="20"/>
          </w:rPr>
          <w:br/>
        </w:r>
        <w:r w:rsidRPr="00414065">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414065">
          <w:rPr>
            <w:rFonts w:ascii="Segoe UI" w:eastAsia="Times New Roman" w:hAnsi="Segoe UI" w:cs="Segoe UI"/>
            <w:color w:val="212121"/>
            <w:sz w:val="20"/>
            <w:szCs w:val="20"/>
          </w:rPr>
          <w:br/>
        </w:r>
        <w:r w:rsidRPr="00414065">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414065">
          <w:rPr>
            <w:rFonts w:ascii="Segoe UI" w:eastAsia="Times New Roman" w:hAnsi="Segoe UI" w:cs="Segoe UI"/>
            <w:color w:val="212121"/>
            <w:sz w:val="20"/>
            <w:szCs w:val="20"/>
          </w:rPr>
          <w:br/>
        </w:r>
        <w:r w:rsidRPr="00414065">
          <w:rPr>
            <w:rFonts w:ascii="Segoe UI" w:eastAsia="Times New Roman" w:hAnsi="Segoe UI" w:cs="Segoe UI"/>
            <w:color w:val="212121"/>
            <w:sz w:val="20"/>
            <w:szCs w:val="20"/>
          </w:rPr>
          <w:br/>
          <w:delText>I support the Mass General Brigham project and ask the Department of Public Health to approve this application.</w:delText>
        </w:r>
        <w:r w:rsidRPr="00414065">
          <w:rPr>
            <w:rFonts w:ascii="Segoe UI" w:eastAsia="Times New Roman" w:hAnsi="Segoe UI" w:cs="Segoe UI"/>
            <w:color w:val="212121"/>
            <w:sz w:val="20"/>
            <w:szCs w:val="20"/>
          </w:rPr>
          <w:br/>
        </w:r>
        <w:r w:rsidRPr="00414065">
          <w:rPr>
            <w:rFonts w:ascii="Segoe UI" w:eastAsia="Times New Roman" w:hAnsi="Segoe UI" w:cs="Segoe UI"/>
            <w:color w:val="212121"/>
            <w:sz w:val="20"/>
            <w:szCs w:val="20"/>
          </w:rPr>
          <w:br/>
          <w:delText>Carol</w:delText>
        </w:r>
        <w:r w:rsidRPr="00414065">
          <w:rPr>
            <w:rFonts w:ascii="Segoe UI" w:eastAsia="Times New Roman" w:hAnsi="Segoe UI" w:cs="Segoe UI"/>
            <w:color w:val="212121"/>
            <w:sz w:val="20"/>
            <w:szCs w:val="20"/>
          </w:rPr>
          <w:br/>
          <w:delText>forchiellicarol32@gmail.com</w:delText>
        </w:r>
        <w:r w:rsidRPr="00414065">
          <w:rPr>
            <w:rFonts w:ascii="Segoe UI" w:eastAsia="Times New Roman" w:hAnsi="Segoe UI" w:cs="Segoe UI"/>
            <w:color w:val="212121"/>
            <w:sz w:val="20"/>
            <w:szCs w:val="20"/>
          </w:rPr>
          <w:br/>
          <w:delText>Shrewsbury</w:delText>
        </w:r>
      </w:del>
    </w:p>
    <w:p w14:paraId="379852E9" w14:textId="5C7659F6" w:rsidR="00707034" w:rsidRDefault="00707034">
      <w:pPr>
        <w:rPr>
          <w:del w:id="657" w:author="Alessia Perolio" w:date="2026-09-25T21:10:00Z" w16du:dateUtc="2026-09-26T01:10:00Z"/>
        </w:rPr>
      </w:pPr>
      <w:del w:id="658" w:author="Alessia Perolio" w:date="2026-09-25T21:10:00Z" w16du:dateUtc="2026-09-26T01:10:00Z">
        <w:r>
          <w:br w:type="page"/>
        </w:r>
      </w:del>
    </w:p>
    <w:p w14:paraId="6B3E9E12" w14:textId="77777777" w:rsidR="00707034" w:rsidRPr="00707034" w:rsidRDefault="00707034" w:rsidP="000040E5">
      <w:pPr>
        <w:pStyle w:val="Heading1"/>
        <w:rPr>
          <w:del w:id="659" w:author="Alessia Perolio" w:date="2026-09-25T21:10:00Z" w16du:dateUtc="2026-09-26T01:10:00Z"/>
        </w:rPr>
      </w:pPr>
      <w:del w:id="660" w:author="Alessia Perolio" w:date="2026-09-25T21:10:00Z" w16du:dateUtc="2026-09-26T01:10:00Z">
        <w:r w:rsidRPr="00707034">
          <w:delText>John &lt;hallice@comcast.net&gt;</w:delText>
        </w:r>
      </w:del>
    </w:p>
    <w:p w14:paraId="5C43046F" w14:textId="77777777" w:rsidR="00707034" w:rsidRPr="00707034" w:rsidRDefault="00707034" w:rsidP="000040E5">
      <w:pPr>
        <w:pStyle w:val="Heading1"/>
        <w:rPr>
          <w:del w:id="661" w:author="Alessia Perolio" w:date="2026-09-25T21:10:00Z" w16du:dateUtc="2026-09-26T01:10:00Z"/>
          <w:color w:val="666666"/>
          <w:sz w:val="17"/>
          <w:szCs w:val="17"/>
        </w:rPr>
      </w:pPr>
      <w:del w:id="662" w:author="Alessia Perolio" w:date="2026-09-25T21:10:00Z" w16du:dateUtc="2026-09-26T01:10:00Z">
        <w:r w:rsidRPr="00707034">
          <w:rPr>
            <w:color w:val="666666"/>
            <w:sz w:val="17"/>
            <w:szCs w:val="17"/>
          </w:rPr>
          <w:delText>Tue 5/25/2021 6:23 AM</w:delText>
        </w:r>
      </w:del>
    </w:p>
    <w:p w14:paraId="120E05BF" w14:textId="77777777" w:rsidR="00707034" w:rsidRPr="00707034" w:rsidRDefault="00707034" w:rsidP="000040E5">
      <w:pPr>
        <w:pStyle w:val="Heading1"/>
        <w:rPr>
          <w:del w:id="663" w:author="Alessia Perolio" w:date="2026-09-25T21:10:00Z" w16du:dateUtc="2026-09-26T01:10:00Z"/>
          <w:color w:val="000000"/>
          <w:sz w:val="27"/>
          <w:szCs w:val="27"/>
        </w:rPr>
      </w:pPr>
      <w:del w:id="664" w:author="Alessia Perolio" w:date="2026-09-25T21:10:00Z" w16du:dateUtc="2026-09-26T01:10:00Z">
        <w:r w:rsidRPr="00707034">
          <w:rPr>
            <w:rFonts w:ascii="Segoe UI Semibold" w:hAnsi="Segoe UI Semibold" w:cs="Segoe UI Semibold"/>
            <w:b/>
            <w:bCs/>
            <w:color w:val="000000"/>
            <w:sz w:val="18"/>
            <w:szCs w:val="18"/>
          </w:rPr>
          <w:delText>To:</w:delText>
        </w:r>
      </w:del>
    </w:p>
    <w:p w14:paraId="3EFF27AF" w14:textId="77777777" w:rsidR="00707034" w:rsidRPr="00707034" w:rsidRDefault="00707034" w:rsidP="000040E5">
      <w:pPr>
        <w:pStyle w:val="Heading1"/>
        <w:rPr>
          <w:del w:id="665" w:author="Alessia Perolio" w:date="2026-09-25T21:10:00Z" w16du:dateUtc="2026-09-26T01:10:00Z"/>
          <w:color w:val="000000"/>
          <w:sz w:val="2"/>
          <w:szCs w:val="2"/>
          <w:bdr w:val="none" w:sz="0" w:space="0" w:color="auto" w:frame="1"/>
        </w:rPr>
      </w:pPr>
      <w:del w:id="666" w:author="Alessia Perolio" w:date="2026-09-25T21:10:00Z" w16du:dateUtc="2026-09-26T01:10:00Z">
        <w:r w:rsidRPr="00707034">
          <w:rPr>
            <w:rFonts w:ascii="Segoe UI Semibold" w:hAnsi="Segoe UI Semibold" w:cs="Segoe UI Semibold"/>
            <w:b/>
            <w:bCs/>
            <w:color w:val="000000"/>
            <w:sz w:val="18"/>
            <w:szCs w:val="18"/>
            <w:bdr w:val="none" w:sz="0" w:space="0" w:color="auto" w:frame="1"/>
          </w:rPr>
          <w:delText>DPH-DL - DoN Program;</w:delText>
        </w:r>
      </w:del>
    </w:p>
    <w:p w14:paraId="5DA2405C" w14:textId="77777777" w:rsidR="00707034" w:rsidRPr="00707034" w:rsidRDefault="00707034" w:rsidP="00707034">
      <w:pPr>
        <w:shd w:val="clear" w:color="auto" w:fill="FFFFFF"/>
        <w:spacing w:after="0" w:line="240" w:lineRule="auto"/>
        <w:rPr>
          <w:del w:id="667" w:author="Alessia Perolio" w:date="2026-09-25T21:10:00Z" w16du:dateUtc="2026-09-26T01:10:00Z"/>
          <w:rFonts w:ascii="Segoe UI" w:eastAsia="Times New Roman" w:hAnsi="Segoe UI" w:cs="Segoe UI"/>
          <w:color w:val="212121"/>
          <w:sz w:val="20"/>
          <w:szCs w:val="20"/>
        </w:rPr>
      </w:pPr>
      <w:del w:id="668" w:author="Alessia Perolio" w:date="2026-09-25T21:10:00Z" w16du:dateUtc="2026-09-26T01:10:00Z">
        <w:r w:rsidRPr="00707034">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707034">
          <w:rPr>
            <w:rFonts w:ascii="Segoe UI" w:eastAsia="Times New Roman" w:hAnsi="Segoe UI" w:cs="Segoe UI"/>
            <w:color w:val="212121"/>
            <w:sz w:val="20"/>
            <w:szCs w:val="20"/>
          </w:rPr>
          <w:br/>
        </w:r>
        <w:r w:rsidRPr="00707034">
          <w:rPr>
            <w:rFonts w:ascii="Segoe UI" w:eastAsia="Times New Roman" w:hAnsi="Segoe UI" w:cs="Segoe UI"/>
            <w:color w:val="212121"/>
            <w:sz w:val="20"/>
            <w:szCs w:val="20"/>
          </w:rPr>
          <w:br/>
        </w:r>
        <w:r w:rsidRPr="00707034">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707034">
          <w:rPr>
            <w:rFonts w:ascii="Segoe UI" w:eastAsia="Times New Roman" w:hAnsi="Segoe UI" w:cs="Segoe UI"/>
            <w:color w:val="212121"/>
            <w:sz w:val="20"/>
            <w:szCs w:val="20"/>
          </w:rPr>
          <w:br/>
        </w:r>
        <w:r w:rsidRPr="00707034">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707034">
          <w:rPr>
            <w:rFonts w:ascii="Segoe UI" w:eastAsia="Times New Roman" w:hAnsi="Segoe UI" w:cs="Segoe UI"/>
            <w:color w:val="212121"/>
            <w:sz w:val="20"/>
            <w:szCs w:val="20"/>
          </w:rPr>
          <w:br/>
        </w:r>
        <w:r w:rsidRPr="00707034">
          <w:rPr>
            <w:rFonts w:ascii="Segoe UI" w:eastAsia="Times New Roman" w:hAnsi="Segoe UI" w:cs="Segoe UI"/>
            <w:color w:val="212121"/>
            <w:sz w:val="20"/>
            <w:szCs w:val="20"/>
          </w:rPr>
          <w:br/>
          <w:delText>Our response to COVID-19 is an example of how a coordinated approach can result in better access.  I support this project, and I am looking forward to working with Woburn and the surrounding communities to ensure that Mass General Brigham that uses our people, research, and technology to meet the needs of our patients.</w:delText>
        </w:r>
        <w:r w:rsidRPr="00707034">
          <w:rPr>
            <w:rFonts w:ascii="Segoe UI" w:eastAsia="Times New Roman" w:hAnsi="Segoe UI" w:cs="Segoe UI"/>
            <w:color w:val="212121"/>
            <w:sz w:val="20"/>
            <w:szCs w:val="20"/>
          </w:rPr>
          <w:br/>
        </w:r>
        <w:r w:rsidRPr="00707034">
          <w:rPr>
            <w:rFonts w:ascii="Segoe UI" w:eastAsia="Times New Roman" w:hAnsi="Segoe UI" w:cs="Segoe UI"/>
            <w:color w:val="212121"/>
            <w:sz w:val="20"/>
            <w:szCs w:val="20"/>
          </w:rPr>
          <w:br/>
          <w:delText>John</w:delText>
        </w:r>
        <w:r w:rsidRPr="00707034">
          <w:rPr>
            <w:rFonts w:ascii="Segoe UI" w:eastAsia="Times New Roman" w:hAnsi="Segoe UI" w:cs="Segoe UI"/>
            <w:color w:val="212121"/>
            <w:sz w:val="20"/>
            <w:szCs w:val="20"/>
          </w:rPr>
          <w:br/>
          <w:delText>hallice@comcast.net</w:delText>
        </w:r>
        <w:r w:rsidRPr="00707034">
          <w:rPr>
            <w:rFonts w:ascii="Segoe UI" w:eastAsia="Times New Roman" w:hAnsi="Segoe UI" w:cs="Segoe UI"/>
            <w:color w:val="212121"/>
            <w:sz w:val="20"/>
            <w:szCs w:val="20"/>
          </w:rPr>
          <w:br/>
          <w:delText>Stoneham</w:delText>
        </w:r>
      </w:del>
    </w:p>
    <w:p w14:paraId="43661CFE" w14:textId="5182C9E0" w:rsidR="005C40D1" w:rsidRDefault="005C40D1">
      <w:pPr>
        <w:rPr>
          <w:del w:id="669" w:author="Alessia Perolio" w:date="2026-09-25T21:10:00Z" w16du:dateUtc="2026-09-26T01:10:00Z"/>
        </w:rPr>
      </w:pPr>
      <w:del w:id="670" w:author="Alessia Perolio" w:date="2026-09-25T21:10:00Z" w16du:dateUtc="2026-09-26T01:10:00Z">
        <w:r>
          <w:br w:type="page"/>
        </w:r>
      </w:del>
    </w:p>
    <w:p w14:paraId="5C79696C" w14:textId="77777777" w:rsidR="005C40D1" w:rsidRPr="005C40D1" w:rsidRDefault="005C40D1" w:rsidP="000040E5">
      <w:pPr>
        <w:pStyle w:val="Heading1"/>
        <w:rPr>
          <w:del w:id="671" w:author="Alessia Perolio" w:date="2026-09-25T21:10:00Z" w16du:dateUtc="2026-09-26T01:10:00Z"/>
        </w:rPr>
      </w:pPr>
      <w:del w:id="672" w:author="Alessia Perolio" w:date="2026-09-25T21:10:00Z" w16du:dateUtc="2026-09-26T01:10:00Z">
        <w:r w:rsidRPr="005C40D1">
          <w:delText>Valerie &lt;vsaber2@verizon.net&gt;</w:delText>
        </w:r>
      </w:del>
    </w:p>
    <w:p w14:paraId="38CE4753" w14:textId="77777777" w:rsidR="005C40D1" w:rsidRPr="005C40D1" w:rsidRDefault="005C40D1" w:rsidP="000040E5">
      <w:pPr>
        <w:pStyle w:val="Heading1"/>
        <w:rPr>
          <w:del w:id="673" w:author="Alessia Perolio" w:date="2026-09-25T21:10:00Z" w16du:dateUtc="2026-09-26T01:10:00Z"/>
          <w:color w:val="666666"/>
          <w:sz w:val="17"/>
          <w:szCs w:val="17"/>
        </w:rPr>
      </w:pPr>
      <w:del w:id="674" w:author="Alessia Perolio" w:date="2026-09-25T21:10:00Z" w16du:dateUtc="2026-09-26T01:10:00Z">
        <w:r w:rsidRPr="005C40D1">
          <w:rPr>
            <w:color w:val="666666"/>
            <w:sz w:val="17"/>
            <w:szCs w:val="17"/>
          </w:rPr>
          <w:delText>Tue 5/25/2021 4:50 AM</w:delText>
        </w:r>
      </w:del>
    </w:p>
    <w:p w14:paraId="5C9314FD" w14:textId="77777777" w:rsidR="005C40D1" w:rsidRPr="005C40D1" w:rsidRDefault="005C40D1" w:rsidP="000040E5">
      <w:pPr>
        <w:pStyle w:val="Heading1"/>
        <w:rPr>
          <w:del w:id="675" w:author="Alessia Perolio" w:date="2026-09-25T21:10:00Z" w16du:dateUtc="2026-09-26T01:10:00Z"/>
          <w:color w:val="000000"/>
          <w:sz w:val="27"/>
          <w:szCs w:val="27"/>
        </w:rPr>
      </w:pPr>
      <w:del w:id="676" w:author="Alessia Perolio" w:date="2026-09-25T21:10:00Z" w16du:dateUtc="2026-09-26T01:10:00Z">
        <w:r w:rsidRPr="005C40D1">
          <w:rPr>
            <w:rFonts w:ascii="Segoe UI Semibold" w:hAnsi="Segoe UI Semibold" w:cs="Segoe UI Semibold"/>
            <w:b/>
            <w:bCs/>
            <w:color w:val="000000"/>
            <w:sz w:val="18"/>
            <w:szCs w:val="18"/>
          </w:rPr>
          <w:delText>To:</w:delText>
        </w:r>
      </w:del>
    </w:p>
    <w:p w14:paraId="119925F3" w14:textId="77777777" w:rsidR="005C40D1" w:rsidRPr="005C40D1" w:rsidRDefault="005C40D1" w:rsidP="000040E5">
      <w:pPr>
        <w:pStyle w:val="Heading1"/>
        <w:rPr>
          <w:del w:id="677" w:author="Alessia Perolio" w:date="2026-09-25T21:10:00Z" w16du:dateUtc="2026-09-26T01:10:00Z"/>
          <w:color w:val="000000"/>
          <w:sz w:val="2"/>
          <w:szCs w:val="2"/>
          <w:bdr w:val="none" w:sz="0" w:space="0" w:color="auto" w:frame="1"/>
        </w:rPr>
      </w:pPr>
      <w:del w:id="678" w:author="Alessia Perolio" w:date="2026-09-25T21:10:00Z" w16du:dateUtc="2026-09-26T01:10:00Z">
        <w:r w:rsidRPr="005C40D1">
          <w:rPr>
            <w:rFonts w:ascii="Segoe UI Semibold" w:hAnsi="Segoe UI Semibold" w:cs="Segoe UI Semibold"/>
            <w:b/>
            <w:bCs/>
            <w:color w:val="000000"/>
            <w:sz w:val="18"/>
            <w:szCs w:val="18"/>
            <w:bdr w:val="none" w:sz="0" w:space="0" w:color="auto" w:frame="1"/>
          </w:rPr>
          <w:delText>DPH-DL - DoN Program;</w:delText>
        </w:r>
      </w:del>
    </w:p>
    <w:p w14:paraId="3B518E4E" w14:textId="77777777" w:rsidR="005C40D1" w:rsidRPr="005C40D1" w:rsidRDefault="005C40D1" w:rsidP="005C40D1">
      <w:pPr>
        <w:shd w:val="clear" w:color="auto" w:fill="FFFFFF"/>
        <w:spacing w:after="0" w:line="240" w:lineRule="auto"/>
        <w:rPr>
          <w:del w:id="679" w:author="Alessia Perolio" w:date="2026-09-25T21:10:00Z" w16du:dateUtc="2026-09-26T01:10:00Z"/>
          <w:rFonts w:ascii="Segoe UI" w:eastAsia="Times New Roman" w:hAnsi="Segoe UI" w:cs="Segoe UI"/>
          <w:color w:val="212121"/>
          <w:sz w:val="20"/>
          <w:szCs w:val="20"/>
        </w:rPr>
      </w:pPr>
      <w:del w:id="680" w:author="Alessia Perolio" w:date="2026-09-25T21:10:00Z" w16du:dateUtc="2026-09-26T01:10:00Z">
        <w:r w:rsidRPr="005C40D1">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5C40D1">
          <w:rPr>
            <w:rFonts w:ascii="Segoe UI" w:eastAsia="Times New Roman" w:hAnsi="Segoe UI" w:cs="Segoe UI"/>
            <w:color w:val="212121"/>
            <w:sz w:val="20"/>
            <w:szCs w:val="20"/>
          </w:rPr>
          <w:br/>
        </w:r>
        <w:r w:rsidRPr="005C40D1">
          <w:rPr>
            <w:rFonts w:ascii="Segoe UI" w:eastAsia="Times New Roman" w:hAnsi="Segoe UI" w:cs="Segoe UI"/>
            <w:color w:val="212121"/>
            <w:sz w:val="20"/>
            <w:szCs w:val="20"/>
          </w:rPr>
          <w:br/>
        </w:r>
        <w:r w:rsidRPr="005C40D1">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5C40D1">
          <w:rPr>
            <w:rFonts w:ascii="Segoe UI" w:eastAsia="Times New Roman" w:hAnsi="Segoe UI" w:cs="Segoe UI"/>
            <w:color w:val="212121"/>
            <w:sz w:val="20"/>
            <w:szCs w:val="20"/>
          </w:rPr>
          <w:br/>
        </w:r>
        <w:r w:rsidRPr="005C40D1">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5C40D1">
          <w:rPr>
            <w:rFonts w:ascii="Segoe UI" w:eastAsia="Times New Roman" w:hAnsi="Segoe UI" w:cs="Segoe UI"/>
            <w:color w:val="212121"/>
            <w:sz w:val="20"/>
            <w:szCs w:val="20"/>
          </w:rPr>
          <w:br/>
        </w:r>
        <w:r w:rsidRPr="005C40D1">
          <w:rPr>
            <w:rFonts w:ascii="Segoe UI" w:eastAsia="Times New Roman" w:hAnsi="Segoe UI" w:cs="Segoe UI"/>
            <w:color w:val="212121"/>
            <w:sz w:val="20"/>
            <w:szCs w:val="20"/>
          </w:rPr>
          <w:br/>
          <w:delText>I support the Mass General Brigham project and ask the Department of Public Health to approve this application.</w:delText>
        </w:r>
        <w:r w:rsidRPr="005C40D1">
          <w:rPr>
            <w:rFonts w:ascii="Segoe UI" w:eastAsia="Times New Roman" w:hAnsi="Segoe UI" w:cs="Segoe UI"/>
            <w:color w:val="212121"/>
            <w:sz w:val="20"/>
            <w:szCs w:val="20"/>
          </w:rPr>
          <w:br/>
        </w:r>
        <w:r w:rsidRPr="005C40D1">
          <w:rPr>
            <w:rFonts w:ascii="Segoe UI" w:eastAsia="Times New Roman" w:hAnsi="Segoe UI" w:cs="Segoe UI"/>
            <w:color w:val="212121"/>
            <w:sz w:val="20"/>
            <w:szCs w:val="20"/>
          </w:rPr>
          <w:br/>
          <w:delText>Valerie</w:delText>
        </w:r>
        <w:r w:rsidRPr="005C40D1">
          <w:rPr>
            <w:rFonts w:ascii="Segoe UI" w:eastAsia="Times New Roman" w:hAnsi="Segoe UI" w:cs="Segoe UI"/>
            <w:color w:val="212121"/>
            <w:sz w:val="20"/>
            <w:szCs w:val="20"/>
          </w:rPr>
          <w:br/>
          <w:delText>vsaber2@verizon.net</w:delText>
        </w:r>
        <w:r w:rsidRPr="005C40D1">
          <w:rPr>
            <w:rFonts w:ascii="Segoe UI" w:eastAsia="Times New Roman" w:hAnsi="Segoe UI" w:cs="Segoe UI"/>
            <w:color w:val="212121"/>
            <w:sz w:val="20"/>
            <w:szCs w:val="20"/>
          </w:rPr>
          <w:br/>
          <w:delText>Norwood</w:delText>
        </w:r>
      </w:del>
    </w:p>
    <w:p w14:paraId="21877E61" w14:textId="7404A3FC" w:rsidR="005F5DAD" w:rsidRDefault="005F5DAD">
      <w:pPr>
        <w:rPr>
          <w:del w:id="681" w:author="Alessia Perolio" w:date="2026-09-25T21:10:00Z" w16du:dateUtc="2026-09-26T01:10:00Z"/>
        </w:rPr>
      </w:pPr>
      <w:del w:id="682" w:author="Alessia Perolio" w:date="2026-09-25T21:10:00Z" w16du:dateUtc="2026-09-26T01:10:00Z">
        <w:r>
          <w:br w:type="page"/>
        </w:r>
      </w:del>
    </w:p>
    <w:p w14:paraId="03C7A716" w14:textId="77777777" w:rsidR="005F5DAD" w:rsidRPr="005F5DAD" w:rsidRDefault="005F5DAD" w:rsidP="000040E5">
      <w:pPr>
        <w:pStyle w:val="Heading1"/>
        <w:rPr>
          <w:del w:id="683" w:author="Alessia Perolio" w:date="2026-09-25T21:10:00Z" w16du:dateUtc="2026-09-26T01:10:00Z"/>
        </w:rPr>
      </w:pPr>
      <w:del w:id="684" w:author="Alessia Perolio" w:date="2026-09-25T21:10:00Z" w16du:dateUtc="2026-09-26T01:10:00Z">
        <w:r w:rsidRPr="005F5DAD">
          <w:delText>Tom &lt;tomrich5594@gmail.com&gt;</w:delText>
        </w:r>
      </w:del>
    </w:p>
    <w:p w14:paraId="1D61B56A" w14:textId="77777777" w:rsidR="005F5DAD" w:rsidRPr="005F5DAD" w:rsidRDefault="005F5DAD" w:rsidP="000040E5">
      <w:pPr>
        <w:pStyle w:val="Heading1"/>
        <w:rPr>
          <w:del w:id="685" w:author="Alessia Perolio" w:date="2026-09-25T21:10:00Z" w16du:dateUtc="2026-09-26T01:10:00Z"/>
          <w:color w:val="666666"/>
          <w:sz w:val="17"/>
          <w:szCs w:val="17"/>
        </w:rPr>
      </w:pPr>
      <w:del w:id="686" w:author="Alessia Perolio" w:date="2026-09-25T21:10:00Z" w16du:dateUtc="2026-09-26T01:10:00Z">
        <w:r w:rsidRPr="005F5DAD">
          <w:rPr>
            <w:color w:val="666666"/>
            <w:sz w:val="17"/>
            <w:szCs w:val="17"/>
          </w:rPr>
          <w:delText>Tue 5/25/2021 4:49 AM</w:delText>
        </w:r>
      </w:del>
    </w:p>
    <w:p w14:paraId="48795361" w14:textId="77777777" w:rsidR="005F5DAD" w:rsidRPr="005F5DAD" w:rsidRDefault="005F5DAD" w:rsidP="000040E5">
      <w:pPr>
        <w:pStyle w:val="Heading1"/>
        <w:rPr>
          <w:del w:id="687" w:author="Alessia Perolio" w:date="2026-09-25T21:10:00Z" w16du:dateUtc="2026-09-26T01:10:00Z"/>
          <w:color w:val="000000"/>
          <w:sz w:val="27"/>
          <w:szCs w:val="27"/>
        </w:rPr>
      </w:pPr>
      <w:del w:id="688" w:author="Alessia Perolio" w:date="2026-09-25T21:10:00Z" w16du:dateUtc="2026-09-26T01:10:00Z">
        <w:r w:rsidRPr="005F5DAD">
          <w:rPr>
            <w:rFonts w:ascii="Segoe UI Semibold" w:hAnsi="Segoe UI Semibold" w:cs="Segoe UI Semibold"/>
            <w:b/>
            <w:bCs/>
            <w:color w:val="000000"/>
            <w:sz w:val="18"/>
            <w:szCs w:val="18"/>
          </w:rPr>
          <w:delText>To:</w:delText>
        </w:r>
      </w:del>
    </w:p>
    <w:p w14:paraId="71807D73" w14:textId="77777777" w:rsidR="005F5DAD" w:rsidRPr="005F5DAD" w:rsidRDefault="005F5DAD" w:rsidP="000040E5">
      <w:pPr>
        <w:pStyle w:val="Heading1"/>
        <w:rPr>
          <w:del w:id="689" w:author="Alessia Perolio" w:date="2026-09-25T21:10:00Z" w16du:dateUtc="2026-09-26T01:10:00Z"/>
          <w:color w:val="000000"/>
          <w:sz w:val="2"/>
          <w:szCs w:val="2"/>
          <w:bdr w:val="none" w:sz="0" w:space="0" w:color="auto" w:frame="1"/>
        </w:rPr>
      </w:pPr>
      <w:del w:id="690" w:author="Alessia Perolio" w:date="2026-09-25T21:10:00Z" w16du:dateUtc="2026-09-26T01:10:00Z">
        <w:r w:rsidRPr="005F5DAD">
          <w:rPr>
            <w:rFonts w:ascii="Segoe UI Semibold" w:hAnsi="Segoe UI Semibold" w:cs="Segoe UI Semibold"/>
            <w:b/>
            <w:bCs/>
            <w:color w:val="000000"/>
            <w:sz w:val="18"/>
            <w:szCs w:val="18"/>
            <w:bdr w:val="none" w:sz="0" w:space="0" w:color="auto" w:frame="1"/>
          </w:rPr>
          <w:delText>DPH-DL - DoN Program;</w:delText>
        </w:r>
      </w:del>
    </w:p>
    <w:p w14:paraId="695998C4" w14:textId="77777777" w:rsidR="005F5DAD" w:rsidRPr="005F5DAD" w:rsidRDefault="005F5DAD" w:rsidP="005F5DAD">
      <w:pPr>
        <w:shd w:val="clear" w:color="auto" w:fill="FFFFFF"/>
        <w:spacing w:after="0" w:line="240" w:lineRule="auto"/>
        <w:rPr>
          <w:del w:id="691" w:author="Alessia Perolio" w:date="2026-09-25T21:10:00Z" w16du:dateUtc="2026-09-26T01:10:00Z"/>
          <w:rFonts w:ascii="Segoe UI" w:eastAsia="Times New Roman" w:hAnsi="Segoe UI" w:cs="Segoe UI"/>
          <w:color w:val="212121"/>
          <w:sz w:val="20"/>
          <w:szCs w:val="20"/>
        </w:rPr>
      </w:pPr>
      <w:del w:id="692" w:author="Alessia Perolio" w:date="2026-09-25T21:10:00Z" w16du:dateUtc="2026-09-26T01:10:00Z">
        <w:r w:rsidRPr="005F5DAD">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5F5DAD">
          <w:rPr>
            <w:rFonts w:ascii="Segoe UI" w:eastAsia="Times New Roman" w:hAnsi="Segoe UI" w:cs="Segoe UI"/>
            <w:color w:val="212121"/>
            <w:sz w:val="20"/>
            <w:szCs w:val="20"/>
          </w:rPr>
          <w:br/>
        </w:r>
        <w:r w:rsidRPr="005F5DAD">
          <w:rPr>
            <w:rFonts w:ascii="Segoe UI" w:eastAsia="Times New Roman" w:hAnsi="Segoe UI" w:cs="Segoe UI"/>
            <w:color w:val="212121"/>
            <w:sz w:val="20"/>
            <w:szCs w:val="20"/>
          </w:rPr>
          <w:br/>
        </w:r>
        <w:r w:rsidRPr="005F5DAD">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5F5DAD">
          <w:rPr>
            <w:rFonts w:ascii="Segoe UI" w:eastAsia="Times New Roman" w:hAnsi="Segoe UI" w:cs="Segoe UI"/>
            <w:color w:val="212121"/>
            <w:sz w:val="20"/>
            <w:szCs w:val="20"/>
          </w:rPr>
          <w:br/>
        </w:r>
        <w:r w:rsidRPr="005F5DAD">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5F5DAD">
          <w:rPr>
            <w:rFonts w:ascii="Segoe UI" w:eastAsia="Times New Roman" w:hAnsi="Segoe UI" w:cs="Segoe UI"/>
            <w:color w:val="212121"/>
            <w:sz w:val="20"/>
            <w:szCs w:val="20"/>
          </w:rPr>
          <w:br/>
        </w:r>
        <w:r w:rsidRPr="005F5DAD">
          <w:rPr>
            <w:rFonts w:ascii="Segoe UI" w:eastAsia="Times New Roman" w:hAnsi="Segoe UI" w:cs="Segoe UI"/>
            <w:color w:val="212121"/>
            <w:sz w:val="20"/>
            <w:szCs w:val="20"/>
          </w:rPr>
          <w:br/>
          <w:delText>I support the Mass General Brigham project and ask the Department of Public Health to approve this application.</w:delText>
        </w:r>
        <w:r w:rsidRPr="005F5DAD">
          <w:rPr>
            <w:rFonts w:ascii="Segoe UI" w:eastAsia="Times New Roman" w:hAnsi="Segoe UI" w:cs="Segoe UI"/>
            <w:color w:val="212121"/>
            <w:sz w:val="20"/>
            <w:szCs w:val="20"/>
          </w:rPr>
          <w:br/>
        </w:r>
        <w:r w:rsidRPr="005F5DAD">
          <w:rPr>
            <w:rFonts w:ascii="Segoe UI" w:eastAsia="Times New Roman" w:hAnsi="Segoe UI" w:cs="Segoe UI"/>
            <w:color w:val="212121"/>
            <w:sz w:val="20"/>
            <w:szCs w:val="20"/>
          </w:rPr>
          <w:br/>
          <w:delText>Tom</w:delText>
        </w:r>
        <w:r w:rsidRPr="005F5DAD">
          <w:rPr>
            <w:rFonts w:ascii="Segoe UI" w:eastAsia="Times New Roman" w:hAnsi="Segoe UI" w:cs="Segoe UI"/>
            <w:color w:val="212121"/>
            <w:sz w:val="20"/>
            <w:szCs w:val="20"/>
          </w:rPr>
          <w:br/>
          <w:delText>tomrich5594@gmail.com</w:delText>
        </w:r>
        <w:r w:rsidRPr="005F5DAD">
          <w:rPr>
            <w:rFonts w:ascii="Segoe UI" w:eastAsia="Times New Roman" w:hAnsi="Segoe UI" w:cs="Segoe UI"/>
            <w:color w:val="212121"/>
            <w:sz w:val="20"/>
            <w:szCs w:val="20"/>
          </w:rPr>
          <w:br/>
          <w:delText>Westwood</w:delText>
        </w:r>
      </w:del>
    </w:p>
    <w:p w14:paraId="7113EF35" w14:textId="77777777" w:rsidR="00751D9F" w:rsidRDefault="00751D9F">
      <w:pPr>
        <w:rPr>
          <w:del w:id="693" w:author="Alessia Perolio" w:date="2026-09-25T21:10:00Z" w16du:dateUtc="2026-09-26T01:10:00Z"/>
        </w:rPr>
      </w:pPr>
    </w:p>
    <w:p w14:paraId="2D958994" w14:textId="77777777" w:rsidR="00D074C7" w:rsidRDefault="00D074C7">
      <w:pPr>
        <w:rPr>
          <w:del w:id="694" w:author="Alessia Perolio" w:date="2026-09-25T21:10:00Z" w16du:dateUtc="2026-09-26T01:10:00Z"/>
        </w:rPr>
      </w:pPr>
    </w:p>
    <w:p w14:paraId="3913BEFE" w14:textId="77777777" w:rsidR="000913C3" w:rsidRDefault="000913C3">
      <w:pPr>
        <w:rPr>
          <w:del w:id="695" w:author="Alessia Perolio" w:date="2026-09-25T21:10:00Z" w16du:dateUtc="2026-09-26T01:10:00Z"/>
          <w:rFonts w:ascii="Segoe UI" w:eastAsia="Times New Roman" w:hAnsi="Segoe UI" w:cs="Segoe UI"/>
          <w:color w:val="333333"/>
          <w:sz w:val="26"/>
          <w:szCs w:val="26"/>
        </w:rPr>
      </w:pPr>
      <w:del w:id="696" w:author="Alessia Perolio" w:date="2026-09-25T21:10:00Z" w16du:dateUtc="2026-09-26T01:10:00Z">
        <w:r>
          <w:rPr>
            <w:rFonts w:ascii="Segoe UI" w:eastAsia="Times New Roman" w:hAnsi="Segoe UI" w:cs="Segoe UI"/>
            <w:color w:val="333333"/>
            <w:sz w:val="26"/>
            <w:szCs w:val="26"/>
          </w:rPr>
          <w:br w:type="page"/>
        </w:r>
      </w:del>
    </w:p>
    <w:p w14:paraId="4CBA6724" w14:textId="4EC6BB7E" w:rsidR="000913C3" w:rsidRPr="000913C3" w:rsidRDefault="000913C3" w:rsidP="000040E5">
      <w:pPr>
        <w:pStyle w:val="Heading1"/>
        <w:rPr>
          <w:del w:id="697" w:author="Alessia Perolio" w:date="2026-09-25T21:10:00Z" w16du:dateUtc="2026-09-26T01:10:00Z"/>
        </w:rPr>
      </w:pPr>
      <w:del w:id="698" w:author="Alessia Perolio" w:date="2026-09-25T21:10:00Z" w16du:dateUtc="2026-09-26T01:10:00Z">
        <w:r w:rsidRPr="000913C3">
          <w:delText>Timothy &lt;tpfitz1420@gmail.com&gt;</w:delText>
        </w:r>
      </w:del>
    </w:p>
    <w:p w14:paraId="2613A5DF" w14:textId="77777777" w:rsidR="000913C3" w:rsidRPr="000913C3" w:rsidRDefault="000913C3" w:rsidP="000040E5">
      <w:pPr>
        <w:pStyle w:val="Heading1"/>
        <w:rPr>
          <w:del w:id="699" w:author="Alessia Perolio" w:date="2026-09-25T21:10:00Z" w16du:dateUtc="2026-09-26T01:10:00Z"/>
          <w:color w:val="666666"/>
          <w:sz w:val="17"/>
          <w:szCs w:val="17"/>
        </w:rPr>
      </w:pPr>
      <w:del w:id="700" w:author="Alessia Perolio" w:date="2026-09-25T21:10:00Z" w16du:dateUtc="2026-09-26T01:10:00Z">
        <w:r w:rsidRPr="000913C3">
          <w:rPr>
            <w:color w:val="666666"/>
            <w:sz w:val="17"/>
            <w:szCs w:val="17"/>
          </w:rPr>
          <w:delText>Tue 5/25/2021 4:49 AM</w:delText>
        </w:r>
      </w:del>
    </w:p>
    <w:p w14:paraId="5ACF3506" w14:textId="77777777" w:rsidR="000913C3" w:rsidRPr="000913C3" w:rsidRDefault="000913C3" w:rsidP="000040E5">
      <w:pPr>
        <w:pStyle w:val="Heading1"/>
        <w:rPr>
          <w:del w:id="701" w:author="Alessia Perolio" w:date="2026-09-25T21:10:00Z" w16du:dateUtc="2026-09-26T01:10:00Z"/>
          <w:color w:val="000000"/>
          <w:sz w:val="27"/>
          <w:szCs w:val="27"/>
        </w:rPr>
      </w:pPr>
      <w:del w:id="702" w:author="Alessia Perolio" w:date="2026-09-25T21:10:00Z" w16du:dateUtc="2026-09-26T01:10:00Z">
        <w:r w:rsidRPr="000913C3">
          <w:rPr>
            <w:rFonts w:ascii="Segoe UI Semibold" w:hAnsi="Segoe UI Semibold" w:cs="Segoe UI Semibold"/>
            <w:b/>
            <w:bCs/>
            <w:color w:val="000000"/>
            <w:sz w:val="18"/>
            <w:szCs w:val="18"/>
          </w:rPr>
          <w:delText>To:</w:delText>
        </w:r>
      </w:del>
    </w:p>
    <w:p w14:paraId="5A321F4A" w14:textId="77777777" w:rsidR="000913C3" w:rsidRPr="000913C3" w:rsidRDefault="000913C3" w:rsidP="000040E5">
      <w:pPr>
        <w:pStyle w:val="Heading1"/>
        <w:rPr>
          <w:del w:id="703" w:author="Alessia Perolio" w:date="2026-09-25T21:10:00Z" w16du:dateUtc="2026-09-26T01:10:00Z"/>
          <w:color w:val="000000"/>
          <w:sz w:val="2"/>
          <w:szCs w:val="2"/>
          <w:bdr w:val="none" w:sz="0" w:space="0" w:color="auto" w:frame="1"/>
        </w:rPr>
      </w:pPr>
      <w:del w:id="704" w:author="Alessia Perolio" w:date="2026-09-25T21:10:00Z" w16du:dateUtc="2026-09-26T01:10:00Z">
        <w:r w:rsidRPr="000913C3">
          <w:rPr>
            <w:rFonts w:ascii="Segoe UI Semibold" w:hAnsi="Segoe UI Semibold" w:cs="Segoe UI Semibold"/>
            <w:b/>
            <w:bCs/>
            <w:color w:val="000000"/>
            <w:sz w:val="18"/>
            <w:szCs w:val="18"/>
            <w:bdr w:val="none" w:sz="0" w:space="0" w:color="auto" w:frame="1"/>
          </w:rPr>
          <w:delText>DPH-DL - DoN Program;</w:delText>
        </w:r>
      </w:del>
    </w:p>
    <w:p w14:paraId="4FE73A3D" w14:textId="77777777" w:rsidR="000913C3" w:rsidRPr="000913C3" w:rsidRDefault="000913C3" w:rsidP="000913C3">
      <w:pPr>
        <w:shd w:val="clear" w:color="auto" w:fill="FFFFFF"/>
        <w:spacing w:after="0" w:line="240" w:lineRule="auto"/>
        <w:rPr>
          <w:del w:id="705" w:author="Alessia Perolio" w:date="2026-09-25T21:10:00Z" w16du:dateUtc="2026-09-26T01:10:00Z"/>
          <w:rFonts w:ascii="Segoe UI" w:eastAsia="Times New Roman" w:hAnsi="Segoe UI" w:cs="Segoe UI"/>
          <w:color w:val="212121"/>
          <w:sz w:val="20"/>
          <w:szCs w:val="20"/>
        </w:rPr>
      </w:pPr>
      <w:del w:id="706" w:author="Alessia Perolio" w:date="2026-09-25T21:10:00Z" w16du:dateUtc="2026-09-26T01:10:00Z">
        <w:r w:rsidRPr="000913C3">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0913C3">
          <w:rPr>
            <w:rFonts w:ascii="Segoe UI" w:eastAsia="Times New Roman" w:hAnsi="Segoe UI" w:cs="Segoe UI"/>
            <w:color w:val="212121"/>
            <w:sz w:val="20"/>
            <w:szCs w:val="20"/>
          </w:rPr>
          <w:br/>
        </w:r>
        <w:r w:rsidRPr="000913C3">
          <w:rPr>
            <w:rFonts w:ascii="Segoe UI" w:eastAsia="Times New Roman" w:hAnsi="Segoe UI" w:cs="Segoe UI"/>
            <w:color w:val="212121"/>
            <w:sz w:val="20"/>
            <w:szCs w:val="20"/>
          </w:rPr>
          <w:br/>
        </w:r>
        <w:r w:rsidRPr="000913C3">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0913C3">
          <w:rPr>
            <w:rFonts w:ascii="Segoe UI" w:eastAsia="Times New Roman" w:hAnsi="Segoe UI" w:cs="Segoe UI"/>
            <w:color w:val="212121"/>
            <w:sz w:val="20"/>
            <w:szCs w:val="20"/>
          </w:rPr>
          <w:br/>
        </w:r>
        <w:r w:rsidRPr="000913C3">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0913C3">
          <w:rPr>
            <w:rFonts w:ascii="Segoe UI" w:eastAsia="Times New Roman" w:hAnsi="Segoe UI" w:cs="Segoe UI"/>
            <w:color w:val="212121"/>
            <w:sz w:val="20"/>
            <w:szCs w:val="20"/>
          </w:rPr>
          <w:br/>
        </w:r>
        <w:r w:rsidRPr="000913C3">
          <w:rPr>
            <w:rFonts w:ascii="Segoe UI" w:eastAsia="Times New Roman" w:hAnsi="Segoe UI" w:cs="Segoe UI"/>
            <w:color w:val="212121"/>
            <w:sz w:val="20"/>
            <w:szCs w:val="20"/>
          </w:rPr>
          <w:br/>
          <w:delText>I support the Mass General Brigham project and ask the Department of Public Health to approve this application.</w:delText>
        </w:r>
        <w:r w:rsidRPr="000913C3">
          <w:rPr>
            <w:rFonts w:ascii="Segoe UI" w:eastAsia="Times New Roman" w:hAnsi="Segoe UI" w:cs="Segoe UI"/>
            <w:color w:val="212121"/>
            <w:sz w:val="20"/>
            <w:szCs w:val="20"/>
          </w:rPr>
          <w:br/>
        </w:r>
        <w:r w:rsidRPr="000913C3">
          <w:rPr>
            <w:rFonts w:ascii="Segoe UI" w:eastAsia="Times New Roman" w:hAnsi="Segoe UI" w:cs="Segoe UI"/>
            <w:color w:val="212121"/>
            <w:sz w:val="20"/>
            <w:szCs w:val="20"/>
          </w:rPr>
          <w:br/>
          <w:delText>Timothy</w:delText>
        </w:r>
        <w:r w:rsidRPr="000913C3">
          <w:rPr>
            <w:rFonts w:ascii="Segoe UI" w:eastAsia="Times New Roman" w:hAnsi="Segoe UI" w:cs="Segoe UI"/>
            <w:color w:val="212121"/>
            <w:sz w:val="20"/>
            <w:szCs w:val="20"/>
          </w:rPr>
          <w:br/>
          <w:delText>tpfitz1420@gmail.com</w:delText>
        </w:r>
        <w:r w:rsidRPr="000913C3">
          <w:rPr>
            <w:rFonts w:ascii="Segoe UI" w:eastAsia="Times New Roman" w:hAnsi="Segoe UI" w:cs="Segoe UI"/>
            <w:color w:val="212121"/>
            <w:sz w:val="20"/>
            <w:szCs w:val="20"/>
          </w:rPr>
          <w:br/>
          <w:delText>Westwood</w:delText>
        </w:r>
      </w:del>
    </w:p>
    <w:p w14:paraId="69774DB7" w14:textId="4592F788" w:rsidR="000913C3" w:rsidRDefault="000913C3">
      <w:pPr>
        <w:rPr>
          <w:del w:id="707" w:author="Alessia Perolio" w:date="2026-09-25T21:10:00Z" w16du:dateUtc="2026-09-26T01:10:00Z"/>
        </w:rPr>
      </w:pPr>
      <w:del w:id="708" w:author="Alessia Perolio" w:date="2026-09-25T21:10:00Z" w16du:dateUtc="2026-09-26T01:10:00Z">
        <w:r>
          <w:br w:type="page"/>
        </w:r>
      </w:del>
    </w:p>
    <w:p w14:paraId="7AC98CB2" w14:textId="77777777" w:rsidR="00C94832" w:rsidRPr="00C94832" w:rsidRDefault="00C94832" w:rsidP="000040E5">
      <w:pPr>
        <w:pStyle w:val="Heading1"/>
        <w:rPr>
          <w:del w:id="709" w:author="Alessia Perolio" w:date="2026-09-25T21:10:00Z" w16du:dateUtc="2026-09-26T01:10:00Z"/>
        </w:rPr>
      </w:pPr>
      <w:del w:id="710" w:author="Alessia Perolio" w:date="2026-09-25T21:10:00Z" w16du:dateUtc="2026-09-26T01:10:00Z">
        <w:r w:rsidRPr="00C94832">
          <w:delText>judith &lt;jad1950@msn.com&gt;</w:delText>
        </w:r>
      </w:del>
    </w:p>
    <w:p w14:paraId="21279203" w14:textId="77777777" w:rsidR="00C94832" w:rsidRPr="00C94832" w:rsidRDefault="00C94832" w:rsidP="000040E5">
      <w:pPr>
        <w:pStyle w:val="Heading1"/>
        <w:rPr>
          <w:del w:id="711" w:author="Alessia Perolio" w:date="2026-09-25T21:10:00Z" w16du:dateUtc="2026-09-26T01:10:00Z"/>
          <w:color w:val="666666"/>
          <w:sz w:val="17"/>
          <w:szCs w:val="17"/>
        </w:rPr>
      </w:pPr>
      <w:del w:id="712" w:author="Alessia Perolio" w:date="2026-09-25T21:10:00Z" w16du:dateUtc="2026-09-26T01:10:00Z">
        <w:r w:rsidRPr="00C94832">
          <w:rPr>
            <w:color w:val="666666"/>
            <w:sz w:val="17"/>
            <w:szCs w:val="17"/>
          </w:rPr>
          <w:delText>Tue 5/25/2021 4:40 AM</w:delText>
        </w:r>
      </w:del>
    </w:p>
    <w:p w14:paraId="06192E9F" w14:textId="77777777" w:rsidR="00C94832" w:rsidRPr="00C94832" w:rsidRDefault="00C94832" w:rsidP="000040E5">
      <w:pPr>
        <w:pStyle w:val="Heading1"/>
        <w:rPr>
          <w:del w:id="713" w:author="Alessia Perolio" w:date="2026-09-25T21:10:00Z" w16du:dateUtc="2026-09-26T01:10:00Z"/>
          <w:color w:val="000000"/>
          <w:sz w:val="27"/>
          <w:szCs w:val="27"/>
        </w:rPr>
      </w:pPr>
      <w:del w:id="714" w:author="Alessia Perolio" w:date="2026-09-25T21:10:00Z" w16du:dateUtc="2026-09-26T01:10:00Z">
        <w:r w:rsidRPr="00C94832">
          <w:rPr>
            <w:rFonts w:ascii="Segoe UI Semibold" w:hAnsi="Segoe UI Semibold" w:cs="Segoe UI Semibold"/>
            <w:b/>
            <w:bCs/>
            <w:color w:val="000000"/>
            <w:sz w:val="18"/>
            <w:szCs w:val="18"/>
          </w:rPr>
          <w:delText>To:</w:delText>
        </w:r>
      </w:del>
    </w:p>
    <w:p w14:paraId="0F1E3FB7" w14:textId="77777777" w:rsidR="00C94832" w:rsidRPr="00C94832" w:rsidRDefault="00C94832" w:rsidP="000040E5">
      <w:pPr>
        <w:pStyle w:val="Heading1"/>
        <w:rPr>
          <w:del w:id="715" w:author="Alessia Perolio" w:date="2026-09-25T21:10:00Z" w16du:dateUtc="2026-09-26T01:10:00Z"/>
          <w:color w:val="000000"/>
          <w:sz w:val="2"/>
          <w:szCs w:val="2"/>
          <w:bdr w:val="none" w:sz="0" w:space="0" w:color="auto" w:frame="1"/>
        </w:rPr>
      </w:pPr>
      <w:del w:id="716" w:author="Alessia Perolio" w:date="2026-09-25T21:10:00Z" w16du:dateUtc="2026-09-26T01:10:00Z">
        <w:r w:rsidRPr="00C94832">
          <w:rPr>
            <w:rFonts w:ascii="Segoe UI Semibold" w:hAnsi="Segoe UI Semibold" w:cs="Segoe UI Semibold"/>
            <w:b/>
            <w:bCs/>
            <w:color w:val="000000"/>
            <w:sz w:val="18"/>
            <w:szCs w:val="18"/>
            <w:bdr w:val="none" w:sz="0" w:space="0" w:color="auto" w:frame="1"/>
          </w:rPr>
          <w:delText>DPH-DL - DoN Program;</w:delText>
        </w:r>
      </w:del>
    </w:p>
    <w:p w14:paraId="167EFA91" w14:textId="77777777" w:rsidR="00C94832" w:rsidRPr="00C94832" w:rsidRDefault="00C94832" w:rsidP="00C94832">
      <w:pPr>
        <w:shd w:val="clear" w:color="auto" w:fill="FFFFFF"/>
        <w:spacing w:after="0" w:line="240" w:lineRule="auto"/>
        <w:rPr>
          <w:del w:id="717" w:author="Alessia Perolio" w:date="2026-09-25T21:10:00Z" w16du:dateUtc="2026-09-26T01:10:00Z"/>
          <w:rFonts w:ascii="Segoe UI" w:eastAsia="Times New Roman" w:hAnsi="Segoe UI" w:cs="Segoe UI"/>
          <w:color w:val="212121"/>
          <w:sz w:val="20"/>
          <w:szCs w:val="20"/>
        </w:rPr>
      </w:pPr>
      <w:del w:id="718" w:author="Alessia Perolio" w:date="2026-09-25T21:10:00Z" w16du:dateUtc="2026-09-26T01:10:00Z">
        <w:r w:rsidRPr="00C94832">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C94832">
          <w:rPr>
            <w:rFonts w:ascii="Segoe UI" w:eastAsia="Times New Roman" w:hAnsi="Segoe UI" w:cs="Segoe UI"/>
            <w:color w:val="212121"/>
            <w:sz w:val="20"/>
            <w:szCs w:val="20"/>
          </w:rPr>
          <w:br/>
        </w:r>
        <w:r w:rsidRPr="00C94832">
          <w:rPr>
            <w:rFonts w:ascii="Segoe UI" w:eastAsia="Times New Roman" w:hAnsi="Segoe UI" w:cs="Segoe UI"/>
            <w:color w:val="212121"/>
            <w:sz w:val="20"/>
            <w:szCs w:val="20"/>
          </w:rPr>
          <w:br/>
        </w:r>
        <w:r w:rsidRPr="00C94832">
          <w:rPr>
            <w:rFonts w:ascii="Segoe UI" w:eastAsia="Times New Roman" w:hAnsi="Segoe UI" w:cs="Segoe UI"/>
            <w:color w:val="212121"/>
            <w:sz w:val="20"/>
            <w:szCs w:val="20"/>
          </w:rPr>
          <w:br/>
          <w:delText>As a local resident, I support Mass General Brigham’s project to provide the same healthcare I receive today in Boston closer to my home. We need more access to care in our community – especially behavioral health, which this site will provide.</w:delText>
        </w:r>
        <w:r w:rsidRPr="00C94832">
          <w:rPr>
            <w:rFonts w:ascii="Segoe UI" w:eastAsia="Times New Roman" w:hAnsi="Segoe UI" w:cs="Segoe UI"/>
            <w:color w:val="212121"/>
            <w:sz w:val="20"/>
            <w:szCs w:val="20"/>
          </w:rPr>
          <w:br/>
        </w:r>
        <w:r w:rsidRPr="00C94832">
          <w:rPr>
            <w:rFonts w:ascii="Segoe UI" w:eastAsia="Times New Roman" w:hAnsi="Segoe UI" w:cs="Segoe UI"/>
            <w:color w:val="212121"/>
            <w:sz w:val="20"/>
            <w:szCs w:val="20"/>
          </w:rPr>
          <w:br/>
          <w:delText>The project will also provide much needed jobs, including 300 union construction jobs and 200 permanent jobs, that will help our local economy emerge from the pandemic.</w:delText>
        </w:r>
        <w:r w:rsidRPr="00C94832">
          <w:rPr>
            <w:rFonts w:ascii="Segoe UI" w:eastAsia="Times New Roman" w:hAnsi="Segoe UI" w:cs="Segoe UI"/>
            <w:color w:val="212121"/>
            <w:sz w:val="20"/>
            <w:szCs w:val="20"/>
          </w:rPr>
          <w:br/>
        </w:r>
        <w:r w:rsidRPr="00C94832">
          <w:rPr>
            <w:rFonts w:ascii="Segoe UI" w:eastAsia="Times New Roman" w:hAnsi="Segoe UI" w:cs="Segoe UI"/>
            <w:color w:val="212121"/>
            <w:sz w:val="20"/>
            <w:szCs w:val="20"/>
          </w:rPr>
          <w:br/>
          <w:delText>I support the Mass General Brigham project and ask the Department of Public Health to approve this application.</w:delText>
        </w:r>
        <w:r w:rsidRPr="00C94832">
          <w:rPr>
            <w:rFonts w:ascii="Segoe UI" w:eastAsia="Times New Roman" w:hAnsi="Segoe UI" w:cs="Segoe UI"/>
            <w:color w:val="212121"/>
            <w:sz w:val="20"/>
            <w:szCs w:val="20"/>
          </w:rPr>
          <w:br/>
        </w:r>
        <w:r w:rsidRPr="00C94832">
          <w:rPr>
            <w:rFonts w:ascii="Segoe UI" w:eastAsia="Times New Roman" w:hAnsi="Segoe UI" w:cs="Segoe UI"/>
            <w:color w:val="212121"/>
            <w:sz w:val="20"/>
            <w:szCs w:val="20"/>
          </w:rPr>
          <w:br/>
          <w:delText>judith</w:delText>
        </w:r>
        <w:r w:rsidRPr="00C94832">
          <w:rPr>
            <w:rFonts w:ascii="Segoe UI" w:eastAsia="Times New Roman" w:hAnsi="Segoe UI" w:cs="Segoe UI"/>
            <w:color w:val="212121"/>
            <w:sz w:val="20"/>
            <w:szCs w:val="20"/>
          </w:rPr>
          <w:br/>
          <w:delText>jad1950@msn.com</w:delText>
        </w:r>
        <w:r w:rsidRPr="00C94832">
          <w:rPr>
            <w:rFonts w:ascii="Segoe UI" w:eastAsia="Times New Roman" w:hAnsi="Segoe UI" w:cs="Segoe UI"/>
            <w:color w:val="212121"/>
            <w:sz w:val="20"/>
            <w:szCs w:val="20"/>
          </w:rPr>
          <w:br/>
          <w:delText>hyde park</w:delText>
        </w:r>
      </w:del>
    </w:p>
    <w:p w14:paraId="322EED68" w14:textId="556FA174" w:rsidR="00D22D6C" w:rsidRDefault="00C94832">
      <w:pPr>
        <w:rPr>
          <w:del w:id="719" w:author="Alessia Perolio" w:date="2026-09-25T21:10:00Z" w16du:dateUtc="2026-09-26T01:10:00Z"/>
        </w:rPr>
      </w:pPr>
      <w:del w:id="720" w:author="Alessia Perolio" w:date="2026-09-25T21:10:00Z" w16du:dateUtc="2026-09-26T01:10:00Z">
        <w:r>
          <w:br w:type="page"/>
        </w:r>
      </w:del>
    </w:p>
    <w:p w14:paraId="63AB568D" w14:textId="77777777" w:rsidR="00D22D6C" w:rsidRPr="00D22D6C" w:rsidRDefault="00D22D6C" w:rsidP="000040E5">
      <w:pPr>
        <w:pStyle w:val="Heading1"/>
        <w:rPr>
          <w:del w:id="721" w:author="Alessia Perolio" w:date="2026-09-25T21:10:00Z" w16du:dateUtc="2026-09-26T01:10:00Z"/>
        </w:rPr>
      </w:pPr>
      <w:del w:id="722" w:author="Alessia Perolio" w:date="2026-09-25T21:10:00Z" w16du:dateUtc="2026-09-26T01:10:00Z">
        <w:r w:rsidRPr="00D22D6C">
          <w:delText>Lauren &lt;lauren4858@gmail.com&gt;</w:delText>
        </w:r>
      </w:del>
    </w:p>
    <w:p w14:paraId="3F245888" w14:textId="77777777" w:rsidR="00D22D6C" w:rsidRPr="00D22D6C" w:rsidRDefault="00D22D6C" w:rsidP="000040E5">
      <w:pPr>
        <w:pStyle w:val="Heading1"/>
        <w:rPr>
          <w:del w:id="723" w:author="Alessia Perolio" w:date="2026-09-25T21:10:00Z" w16du:dateUtc="2026-09-26T01:10:00Z"/>
          <w:color w:val="666666"/>
          <w:sz w:val="17"/>
          <w:szCs w:val="17"/>
        </w:rPr>
      </w:pPr>
      <w:del w:id="724" w:author="Alessia Perolio" w:date="2026-09-25T21:10:00Z" w16du:dateUtc="2026-09-26T01:10:00Z">
        <w:r w:rsidRPr="00D22D6C">
          <w:rPr>
            <w:color w:val="666666"/>
            <w:sz w:val="17"/>
            <w:szCs w:val="17"/>
          </w:rPr>
          <w:delText>Tue 5/25/2021 3:13 AM</w:delText>
        </w:r>
      </w:del>
    </w:p>
    <w:p w14:paraId="7065362A" w14:textId="77777777" w:rsidR="00D22D6C" w:rsidRPr="00D22D6C" w:rsidRDefault="00D22D6C" w:rsidP="000040E5">
      <w:pPr>
        <w:pStyle w:val="Heading1"/>
        <w:rPr>
          <w:del w:id="725" w:author="Alessia Perolio" w:date="2026-09-25T21:10:00Z" w16du:dateUtc="2026-09-26T01:10:00Z"/>
          <w:color w:val="000000"/>
          <w:sz w:val="27"/>
          <w:szCs w:val="27"/>
        </w:rPr>
      </w:pPr>
      <w:del w:id="726" w:author="Alessia Perolio" w:date="2026-09-25T21:10:00Z" w16du:dateUtc="2026-09-26T01:10:00Z">
        <w:r w:rsidRPr="00D22D6C">
          <w:rPr>
            <w:rFonts w:ascii="Segoe UI Semibold" w:hAnsi="Segoe UI Semibold" w:cs="Segoe UI Semibold"/>
            <w:b/>
            <w:bCs/>
            <w:color w:val="000000"/>
            <w:sz w:val="18"/>
            <w:szCs w:val="18"/>
          </w:rPr>
          <w:delText>To:</w:delText>
        </w:r>
      </w:del>
    </w:p>
    <w:p w14:paraId="75DBE483" w14:textId="77777777" w:rsidR="00D22D6C" w:rsidRPr="00D22D6C" w:rsidRDefault="00D22D6C" w:rsidP="000040E5">
      <w:pPr>
        <w:pStyle w:val="Heading1"/>
        <w:rPr>
          <w:del w:id="727" w:author="Alessia Perolio" w:date="2026-09-25T21:10:00Z" w16du:dateUtc="2026-09-26T01:10:00Z"/>
          <w:color w:val="000000"/>
          <w:sz w:val="2"/>
          <w:szCs w:val="2"/>
          <w:bdr w:val="none" w:sz="0" w:space="0" w:color="auto" w:frame="1"/>
        </w:rPr>
      </w:pPr>
      <w:del w:id="728" w:author="Alessia Perolio" w:date="2026-09-25T21:10:00Z" w16du:dateUtc="2026-09-26T01:10:00Z">
        <w:r w:rsidRPr="00D22D6C">
          <w:rPr>
            <w:rFonts w:ascii="Segoe UI Semibold" w:hAnsi="Segoe UI Semibold" w:cs="Segoe UI Semibold"/>
            <w:b/>
            <w:bCs/>
            <w:color w:val="000000"/>
            <w:sz w:val="18"/>
            <w:szCs w:val="18"/>
            <w:bdr w:val="none" w:sz="0" w:space="0" w:color="auto" w:frame="1"/>
          </w:rPr>
          <w:delText>DPH-DL - DoN Program;</w:delText>
        </w:r>
      </w:del>
    </w:p>
    <w:p w14:paraId="0FDA6E27" w14:textId="77777777" w:rsidR="00D22D6C" w:rsidRPr="00D22D6C" w:rsidRDefault="00D22D6C" w:rsidP="00D22D6C">
      <w:pPr>
        <w:shd w:val="clear" w:color="auto" w:fill="FFFFFF"/>
        <w:spacing w:after="0" w:line="240" w:lineRule="auto"/>
        <w:rPr>
          <w:del w:id="729" w:author="Alessia Perolio" w:date="2026-09-25T21:10:00Z" w16du:dateUtc="2026-09-26T01:10:00Z"/>
          <w:rFonts w:ascii="Segoe UI" w:eastAsia="Times New Roman" w:hAnsi="Segoe UI" w:cs="Segoe UI"/>
          <w:color w:val="212121"/>
          <w:sz w:val="20"/>
          <w:szCs w:val="20"/>
        </w:rPr>
      </w:pPr>
      <w:del w:id="730" w:author="Alessia Perolio" w:date="2026-09-25T21:10:00Z" w16du:dateUtc="2026-09-26T01:10:00Z">
        <w:r w:rsidRPr="00D22D6C">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D22D6C">
          <w:rPr>
            <w:rFonts w:ascii="Segoe UI" w:eastAsia="Times New Roman" w:hAnsi="Segoe UI" w:cs="Segoe UI"/>
            <w:color w:val="212121"/>
            <w:sz w:val="20"/>
            <w:szCs w:val="20"/>
          </w:rPr>
          <w:br/>
        </w:r>
        <w:r w:rsidRPr="00D22D6C">
          <w:rPr>
            <w:rFonts w:ascii="Segoe UI" w:eastAsia="Times New Roman" w:hAnsi="Segoe UI" w:cs="Segoe UI"/>
            <w:color w:val="212121"/>
            <w:sz w:val="20"/>
            <w:szCs w:val="20"/>
          </w:rPr>
          <w:br/>
        </w:r>
        <w:r w:rsidRPr="00D22D6C">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D22D6C">
          <w:rPr>
            <w:rFonts w:ascii="Segoe UI" w:eastAsia="Times New Roman" w:hAnsi="Segoe UI" w:cs="Segoe UI"/>
            <w:color w:val="212121"/>
            <w:sz w:val="20"/>
            <w:szCs w:val="20"/>
          </w:rPr>
          <w:br/>
        </w:r>
        <w:r w:rsidRPr="00D22D6C">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D22D6C">
          <w:rPr>
            <w:rFonts w:ascii="Segoe UI" w:eastAsia="Times New Roman" w:hAnsi="Segoe UI" w:cs="Segoe UI"/>
            <w:color w:val="212121"/>
            <w:sz w:val="20"/>
            <w:szCs w:val="20"/>
          </w:rPr>
          <w:br/>
        </w:r>
        <w:r w:rsidRPr="00D22D6C">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D22D6C">
          <w:rPr>
            <w:rFonts w:ascii="Segoe UI" w:eastAsia="Times New Roman" w:hAnsi="Segoe UI" w:cs="Segoe UI"/>
            <w:color w:val="212121"/>
            <w:sz w:val="20"/>
            <w:szCs w:val="20"/>
          </w:rPr>
          <w:br/>
        </w:r>
        <w:r w:rsidRPr="00D22D6C">
          <w:rPr>
            <w:rFonts w:ascii="Segoe UI" w:eastAsia="Times New Roman" w:hAnsi="Segoe UI" w:cs="Segoe UI"/>
            <w:color w:val="212121"/>
            <w:sz w:val="20"/>
            <w:szCs w:val="20"/>
          </w:rPr>
          <w:br/>
          <w:delText>Lauren</w:delText>
        </w:r>
        <w:r w:rsidRPr="00D22D6C">
          <w:rPr>
            <w:rFonts w:ascii="Segoe UI" w:eastAsia="Times New Roman" w:hAnsi="Segoe UI" w:cs="Segoe UI"/>
            <w:color w:val="212121"/>
            <w:sz w:val="20"/>
            <w:szCs w:val="20"/>
          </w:rPr>
          <w:br/>
          <w:delText>lauren4858@gmail.com</w:delText>
        </w:r>
        <w:r w:rsidRPr="00D22D6C">
          <w:rPr>
            <w:rFonts w:ascii="Segoe UI" w:eastAsia="Times New Roman" w:hAnsi="Segoe UI" w:cs="Segoe UI"/>
            <w:color w:val="212121"/>
            <w:sz w:val="20"/>
            <w:szCs w:val="20"/>
          </w:rPr>
          <w:br/>
          <w:delText>Quincy</w:delText>
        </w:r>
      </w:del>
    </w:p>
    <w:p w14:paraId="3CC272A7" w14:textId="77777777" w:rsidR="00C94832" w:rsidRDefault="00C94832">
      <w:pPr>
        <w:rPr>
          <w:del w:id="731" w:author="Alessia Perolio" w:date="2026-09-25T21:10:00Z" w16du:dateUtc="2026-09-26T01:10:00Z"/>
        </w:rPr>
      </w:pPr>
    </w:p>
    <w:p w14:paraId="18711C58" w14:textId="538C39A0" w:rsidR="00491BBD" w:rsidRDefault="00491BBD">
      <w:pPr>
        <w:rPr>
          <w:del w:id="732" w:author="Alessia Perolio" w:date="2026-09-25T21:10:00Z" w16du:dateUtc="2026-09-26T01:10:00Z"/>
        </w:rPr>
      </w:pPr>
      <w:del w:id="733" w:author="Alessia Perolio" w:date="2026-09-25T21:10:00Z" w16du:dateUtc="2026-09-26T01:10:00Z">
        <w:r>
          <w:br w:type="page"/>
        </w:r>
      </w:del>
    </w:p>
    <w:p w14:paraId="208D8D26" w14:textId="77777777" w:rsidR="00491BBD" w:rsidRPr="00491BBD" w:rsidRDefault="00491BBD" w:rsidP="000040E5">
      <w:pPr>
        <w:pStyle w:val="Heading1"/>
        <w:rPr>
          <w:del w:id="734" w:author="Alessia Perolio" w:date="2026-09-25T21:10:00Z" w16du:dateUtc="2026-09-26T01:10:00Z"/>
        </w:rPr>
      </w:pPr>
      <w:del w:id="735" w:author="Alessia Perolio" w:date="2026-09-25T21:10:00Z" w16du:dateUtc="2026-09-26T01:10:00Z">
        <w:r w:rsidRPr="00491BBD">
          <w:delText>Alexandria &lt;apudney04@gmail.com&gt;</w:delText>
        </w:r>
      </w:del>
    </w:p>
    <w:p w14:paraId="716CACAA" w14:textId="77777777" w:rsidR="00491BBD" w:rsidRPr="00491BBD" w:rsidRDefault="00491BBD" w:rsidP="000040E5">
      <w:pPr>
        <w:pStyle w:val="Heading1"/>
        <w:rPr>
          <w:del w:id="736" w:author="Alessia Perolio" w:date="2026-09-25T21:10:00Z" w16du:dateUtc="2026-09-26T01:10:00Z"/>
          <w:color w:val="666666"/>
          <w:sz w:val="17"/>
          <w:szCs w:val="17"/>
        </w:rPr>
      </w:pPr>
      <w:del w:id="737" w:author="Alessia Perolio" w:date="2026-09-25T21:10:00Z" w16du:dateUtc="2026-09-26T01:10:00Z">
        <w:r w:rsidRPr="00491BBD">
          <w:rPr>
            <w:color w:val="666666"/>
            <w:sz w:val="17"/>
            <w:szCs w:val="17"/>
          </w:rPr>
          <w:delText>Tue 5/25/2021 3:12 AM</w:delText>
        </w:r>
      </w:del>
    </w:p>
    <w:p w14:paraId="7128E8FF" w14:textId="77777777" w:rsidR="00491BBD" w:rsidRPr="00491BBD" w:rsidRDefault="00491BBD" w:rsidP="000040E5">
      <w:pPr>
        <w:pStyle w:val="Heading1"/>
        <w:rPr>
          <w:del w:id="738" w:author="Alessia Perolio" w:date="2026-09-25T21:10:00Z" w16du:dateUtc="2026-09-26T01:10:00Z"/>
          <w:color w:val="000000"/>
          <w:sz w:val="27"/>
          <w:szCs w:val="27"/>
        </w:rPr>
      </w:pPr>
      <w:del w:id="739" w:author="Alessia Perolio" w:date="2026-09-25T21:10:00Z" w16du:dateUtc="2026-09-26T01:10:00Z">
        <w:r w:rsidRPr="00491BBD">
          <w:rPr>
            <w:rFonts w:ascii="Segoe UI Semibold" w:hAnsi="Segoe UI Semibold" w:cs="Segoe UI Semibold"/>
            <w:b/>
            <w:bCs/>
            <w:color w:val="000000"/>
            <w:sz w:val="18"/>
            <w:szCs w:val="18"/>
          </w:rPr>
          <w:delText>To:</w:delText>
        </w:r>
      </w:del>
    </w:p>
    <w:p w14:paraId="497F6690" w14:textId="77777777" w:rsidR="00491BBD" w:rsidRPr="00491BBD" w:rsidRDefault="00491BBD" w:rsidP="000040E5">
      <w:pPr>
        <w:pStyle w:val="Heading1"/>
        <w:rPr>
          <w:del w:id="740" w:author="Alessia Perolio" w:date="2026-09-25T21:10:00Z" w16du:dateUtc="2026-09-26T01:10:00Z"/>
          <w:color w:val="000000"/>
          <w:sz w:val="2"/>
          <w:szCs w:val="2"/>
          <w:bdr w:val="none" w:sz="0" w:space="0" w:color="auto" w:frame="1"/>
        </w:rPr>
      </w:pPr>
      <w:del w:id="741" w:author="Alessia Perolio" w:date="2026-09-25T21:10:00Z" w16du:dateUtc="2026-09-26T01:10:00Z">
        <w:r w:rsidRPr="00491BBD">
          <w:rPr>
            <w:rFonts w:ascii="Segoe UI Semibold" w:hAnsi="Segoe UI Semibold" w:cs="Segoe UI Semibold"/>
            <w:b/>
            <w:bCs/>
            <w:color w:val="000000"/>
            <w:sz w:val="18"/>
            <w:szCs w:val="18"/>
            <w:bdr w:val="none" w:sz="0" w:space="0" w:color="auto" w:frame="1"/>
          </w:rPr>
          <w:delText>DPH-DL - DoN Program;</w:delText>
        </w:r>
      </w:del>
    </w:p>
    <w:p w14:paraId="378E79C1" w14:textId="77777777" w:rsidR="00491BBD" w:rsidRPr="00491BBD" w:rsidRDefault="00491BBD" w:rsidP="00491BBD">
      <w:pPr>
        <w:shd w:val="clear" w:color="auto" w:fill="FFFFFF"/>
        <w:spacing w:after="0" w:line="240" w:lineRule="auto"/>
        <w:rPr>
          <w:del w:id="742" w:author="Alessia Perolio" w:date="2026-09-25T21:10:00Z" w16du:dateUtc="2026-09-26T01:10:00Z"/>
          <w:rFonts w:ascii="Segoe UI" w:eastAsia="Times New Roman" w:hAnsi="Segoe UI" w:cs="Segoe UI"/>
          <w:color w:val="212121"/>
          <w:sz w:val="20"/>
          <w:szCs w:val="20"/>
        </w:rPr>
      </w:pPr>
      <w:del w:id="743" w:author="Alessia Perolio" w:date="2026-09-25T21:10:00Z" w16du:dateUtc="2026-09-26T01:10:00Z">
        <w:r w:rsidRPr="00491BBD">
          <w:rPr>
            <w:rFonts w:ascii="Segoe UI" w:eastAsia="Times New Roman" w:hAnsi="Segoe UI" w:cs="Segoe UI"/>
            <w:color w:val="212121"/>
            <w:sz w:val="20"/>
            <w:szCs w:val="20"/>
          </w:rPr>
          <w:br/>
          <w:delText>CAUTION: This email originated from a sender outside of the  Commonwealth of Massachusetts mail system.  Do not click on links or open attachments unless you recognize the sender and know the content is safe.</w:delText>
        </w:r>
        <w:r w:rsidRPr="00491BBD">
          <w:rPr>
            <w:rFonts w:ascii="Segoe UI" w:eastAsia="Times New Roman" w:hAnsi="Segoe UI" w:cs="Segoe UI"/>
            <w:color w:val="212121"/>
            <w:sz w:val="20"/>
            <w:szCs w:val="20"/>
          </w:rPr>
          <w:br/>
        </w:r>
        <w:r w:rsidRPr="00491BBD">
          <w:rPr>
            <w:rFonts w:ascii="Segoe UI" w:eastAsia="Times New Roman" w:hAnsi="Segoe UI" w:cs="Segoe UI"/>
            <w:color w:val="212121"/>
            <w:sz w:val="20"/>
            <w:szCs w:val="20"/>
          </w:rPr>
          <w:br/>
        </w:r>
        <w:r w:rsidRPr="00491BBD">
          <w:rPr>
            <w:rFonts w:ascii="Segoe UI" w:eastAsia="Times New Roman" w:hAnsi="Segoe UI" w:cs="Segoe UI"/>
            <w:color w:val="212121"/>
            <w:sz w:val="20"/>
            <w:szCs w:val="20"/>
          </w:rPr>
          <w:br/>
          <w:delText>As a local resident and Mass General Brigham employee, I believe our relationship with our patients is at the heart of the healthcare experience – for patients, their communities, care team members, and employees.</w:delText>
        </w:r>
        <w:r w:rsidRPr="00491BBD">
          <w:rPr>
            <w:rFonts w:ascii="Segoe UI" w:eastAsia="Times New Roman" w:hAnsi="Segoe UI" w:cs="Segoe UI"/>
            <w:color w:val="212121"/>
            <w:sz w:val="20"/>
            <w:szCs w:val="20"/>
          </w:rPr>
          <w:br/>
        </w:r>
        <w:r w:rsidRPr="00491BBD">
          <w:rPr>
            <w:rFonts w:ascii="Segoe UI" w:eastAsia="Times New Roman" w:hAnsi="Segoe UI" w:cs="Segoe UI"/>
            <w:color w:val="212121"/>
            <w:sz w:val="20"/>
            <w:szCs w:val="20"/>
          </w:rPr>
          <w:br/>
          <w:delText>Understanding our patients’ personal stories and building a lifelong relationship is crucial to making healthcare less complicated, less fragmented, and less costly.</w:delText>
        </w:r>
        <w:r w:rsidRPr="00491BBD">
          <w:rPr>
            <w:rFonts w:ascii="Segoe UI" w:eastAsia="Times New Roman" w:hAnsi="Segoe UI" w:cs="Segoe UI"/>
            <w:color w:val="212121"/>
            <w:sz w:val="20"/>
            <w:szCs w:val="20"/>
          </w:rPr>
          <w:br/>
        </w:r>
        <w:r w:rsidRPr="00491BBD">
          <w:rPr>
            <w:rFonts w:ascii="Segoe UI" w:eastAsia="Times New Roman" w:hAnsi="Segoe UI" w:cs="Segoe UI"/>
            <w:color w:val="212121"/>
            <w:sz w:val="20"/>
            <w:szCs w:val="20"/>
          </w:rPr>
          <w:br/>
          <w:delText>Our response to COVID-19 is an example of how a coordinated approach can result in better access.  I support this expansion, and I am looking forward to working with Westwood and the surrounding communities to ensure that Mass General Brigham that uses our people, research, and technology to meet the needs of our patients.</w:delText>
        </w:r>
        <w:r w:rsidRPr="00491BBD">
          <w:rPr>
            <w:rFonts w:ascii="Segoe UI" w:eastAsia="Times New Roman" w:hAnsi="Segoe UI" w:cs="Segoe UI"/>
            <w:color w:val="212121"/>
            <w:sz w:val="20"/>
            <w:szCs w:val="20"/>
          </w:rPr>
          <w:br/>
        </w:r>
        <w:r w:rsidRPr="00491BBD">
          <w:rPr>
            <w:rFonts w:ascii="Segoe UI" w:eastAsia="Times New Roman" w:hAnsi="Segoe UI" w:cs="Segoe UI"/>
            <w:color w:val="212121"/>
            <w:sz w:val="20"/>
            <w:szCs w:val="20"/>
          </w:rPr>
          <w:br/>
          <w:delText>Alexandria</w:delText>
        </w:r>
        <w:r w:rsidRPr="00491BBD">
          <w:rPr>
            <w:rFonts w:ascii="Segoe UI" w:eastAsia="Times New Roman" w:hAnsi="Segoe UI" w:cs="Segoe UI"/>
            <w:color w:val="212121"/>
            <w:sz w:val="20"/>
            <w:szCs w:val="20"/>
          </w:rPr>
          <w:br/>
          <w:delText>apudney04@gmail.com</w:delText>
        </w:r>
        <w:r w:rsidRPr="00491BBD">
          <w:rPr>
            <w:rFonts w:ascii="Segoe UI" w:eastAsia="Times New Roman" w:hAnsi="Segoe UI" w:cs="Segoe UI"/>
            <w:color w:val="212121"/>
            <w:sz w:val="20"/>
            <w:szCs w:val="20"/>
          </w:rPr>
          <w:br/>
          <w:delText>Dedham</w:delText>
        </w:r>
      </w:del>
    </w:p>
    <w:p w14:paraId="458B8E49" w14:textId="77777777" w:rsidR="008D5E82" w:rsidRPr="00CD3533" w:rsidRDefault="008D5E82" w:rsidP="00044020">
      <w:pPr>
        <w:jc w:val="both"/>
        <w:pPrChange w:id="744" w:author="Alessia Perolio" w:date="2026-09-25T21:10:00Z" w16du:dateUtc="2026-09-26T01:10:00Z">
          <w:pPr/>
        </w:pPrChange>
      </w:pPr>
    </w:p>
    <w:sectPr w:rsidR="008D5E82" w:rsidRPr="00CD3533">
      <w:headerReference w:type="default" r:id="rId7"/>
      <w:footerReference w:type="default" r:id="rId8"/>
      <w:pgSz w:w="11906" w:h="16838"/>
      <w:pgMar w:top="1417" w:right="1134" w:bottom="1134" w:left="1134" w:header="708" w:footer="708" w:gutter="0"/>
      <w:cols w:space="708"/>
      <w:docGrid w:linePitch="360"/>
      <w:sectPrChange w:id="748" w:author="Alessia Perolio" w:date="2026-09-25T21:10:00Z" w16du:dateUtc="2026-09-26T01:10:00Z">
        <w:sectPr w:rsidR="008D5E82" w:rsidRPr="00CD3533">
          <w:pgSz w:w="12240" w:h="15840"/>
          <w:pgMar w:top="1440" w:right="1440" w:bottom="1440" w:left="144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1D6B01" w14:textId="77777777" w:rsidR="003C4526" w:rsidRDefault="003C4526" w:rsidP="007B4670">
      <w:pPr>
        <w:spacing w:after="0" w:line="240" w:lineRule="auto"/>
      </w:pPr>
      <w:r>
        <w:separator/>
      </w:r>
    </w:p>
  </w:endnote>
  <w:endnote w:type="continuationSeparator" w:id="0">
    <w:p w14:paraId="521EF177" w14:textId="77777777" w:rsidR="003C4526" w:rsidRDefault="003C4526" w:rsidP="007B4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26491472"/>
      <w:docPartObj>
        <w:docPartGallery w:val="Page Numbers (Bottom of Page)"/>
        <w:docPartUnique/>
      </w:docPartObj>
    </w:sdtPr>
    <w:sdtEndPr>
      <w:rPr>
        <w:noProof/>
      </w:rPr>
    </w:sdtEndPr>
    <w:sdtContent>
      <w:p w14:paraId="1F5CC966" w14:textId="381730FA" w:rsidR="007B4670" w:rsidRDefault="007B4670">
        <w:pPr>
          <w:pStyle w:val="Footer"/>
          <w:jc w:val="right"/>
        </w:pPr>
        <w:del w:id="746" w:author="Alessia Perolio" w:date="2026-09-25T21:10:00Z" w16du:dateUtc="2026-09-26T01:10:00Z">
          <w:r>
            <w:fldChar w:fldCharType="begin"/>
          </w:r>
          <w:r>
            <w:delInstrText xml:space="preserve"> PAGE   \* MERGEFORMAT </w:delInstrText>
          </w:r>
          <w:r>
            <w:fldChar w:fldCharType="separate"/>
          </w:r>
          <w:r w:rsidR="00E02883">
            <w:rPr>
              <w:noProof/>
            </w:rPr>
            <w:delText>44</w:delText>
          </w:r>
          <w:r>
            <w:rPr>
              <w:noProof/>
            </w:rPr>
            <w:fldChar w:fldCharType="end"/>
          </w:r>
        </w:del>
      </w:p>
    </w:sdtContent>
  </w:sdt>
  <w:p w14:paraId="096476F8" w14:textId="77777777" w:rsidR="007B4670" w:rsidRDefault="007B4670">
    <w:pPr>
      <w:pStyle w:val="IntenseQuote"/>
      <w:pPrChange w:id="747" w:author="Alessia Perolio" w:date="2026-09-25T21:10:00Z" w16du:dateUtc="2026-09-26T01:10: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F2008E" w14:textId="77777777" w:rsidR="003C4526" w:rsidRDefault="003C4526" w:rsidP="007B4670">
      <w:pPr>
        <w:spacing w:after="0" w:line="240" w:lineRule="auto"/>
      </w:pPr>
      <w:r>
        <w:separator/>
      </w:r>
    </w:p>
  </w:footnote>
  <w:footnote w:type="continuationSeparator" w:id="0">
    <w:p w14:paraId="563B4B87" w14:textId="77777777" w:rsidR="003C4526" w:rsidRDefault="003C4526" w:rsidP="007B4670">
      <w:pPr>
        <w:spacing w:after="0" w:line="240" w:lineRule="auto"/>
      </w:pPr>
      <w:r>
        <w:continuationSeparator/>
      </w:r>
    </w:p>
  </w:footnote>
  <w:footnote w:id="1">
    <w:p w14:paraId="6053AA12" w14:textId="2317B9F5" w:rsidR="00F221D3" w:rsidRDefault="00F221D3">
      <w:pPr>
        <w:pStyle w:val="FootnoteText"/>
      </w:pPr>
      <w:ins w:id="23" w:author="Alessia Perolio" w:date="2026-09-25T21:10:00Z" w16du:dateUtc="2026-09-26T01:10:00Z">
        <w:r>
          <w:rPr>
            <w:rStyle w:val="FootnoteReference"/>
          </w:rPr>
          <w:footnoteRef/>
        </w:r>
        <w:r>
          <w:t xml:space="preserve"> </w:t>
        </w:r>
        <w:r w:rsidRPr="00F221D3">
          <w:t>Italian Parliament - Bill S. 1322 - 19th Legislature</w:t>
        </w:r>
      </w:ins>
    </w:p>
  </w:footnote>
  <w:footnote w:id="2">
    <w:p w14:paraId="7559DC36" w14:textId="74326F7F" w:rsidR="00035B0A" w:rsidRDefault="00035B0A">
      <w:pPr>
        <w:pStyle w:val="FootnoteText"/>
      </w:pPr>
      <w:ins w:id="26" w:author="Alessia Perolio" w:date="2026-09-25T21:10:00Z" w16du:dateUtc="2026-09-26T01:10:00Z">
        <w:r>
          <w:rPr>
            <w:rStyle w:val="FootnoteReference"/>
          </w:rPr>
          <w:footnoteRef/>
        </w:r>
        <w:r>
          <w:t xml:space="preserve"> </w:t>
        </w:r>
        <w:r w:rsidRPr="00035B0A">
          <w:rPr>
            <w:rFonts w:ascii="Times New Roman" w:eastAsia="Times New Roman" w:hAnsi="Times New Roman" w:cs="Times New Roman"/>
            <w:kern w:val="0"/>
            <w:sz w:val="24"/>
            <w:szCs w:val="24"/>
            <w:lang w:eastAsia="it-IT"/>
            <w14:ligatures w14:val="none"/>
          </w:rPr>
          <w:t>INF</w:t>
        </w:r>
        <w:r>
          <w:rPr>
            <w:rFonts w:ascii="Times New Roman" w:eastAsia="Times New Roman" w:hAnsi="Times New Roman" w:cs="Times New Roman"/>
            <w:kern w:val="0"/>
            <w:sz w:val="24"/>
            <w:szCs w:val="24"/>
            <w:lang w:eastAsia="it-IT"/>
            <w14:ligatures w14:val="none"/>
          </w:rPr>
          <w:t>R.</w:t>
        </w:r>
        <w:r w:rsidRPr="00035B0A">
          <w:rPr>
            <w:rFonts w:ascii="Times New Roman" w:eastAsia="Times New Roman" w:hAnsi="Times New Roman" w:cs="Times New Roman"/>
            <w:kern w:val="0"/>
            <w:sz w:val="24"/>
            <w:szCs w:val="24"/>
            <w:lang w:eastAsia="it-IT"/>
            <w14:ligatures w14:val="none"/>
          </w:rPr>
          <w:t xml:space="preserve"> 2016/4081</w:t>
        </w:r>
      </w:ins>
    </w:p>
  </w:footnote>
  <w:footnote w:id="3">
    <w:p w14:paraId="78AD8AEC" w14:textId="5B552D89" w:rsidR="00B317F8" w:rsidRDefault="00B317F8">
      <w:pPr>
        <w:pStyle w:val="FootnoteText"/>
      </w:pPr>
      <w:ins w:id="33" w:author="Alessia Perolio" w:date="2026-09-25T21:10:00Z" w16du:dateUtc="2026-09-26T01:10:00Z">
        <w:r>
          <w:rPr>
            <w:rStyle w:val="FootnoteReference"/>
          </w:rPr>
          <w:footnoteRef/>
        </w:r>
        <w:r>
          <w:t xml:space="preserve"> </w:t>
        </w:r>
        <w:r w:rsidRPr="00B317F8">
          <w:t>EU Justice, judgment of 16 July 2020, C-658/18, UX v. Government of the Italian Republic ( Status of Italian Justices of the Peace), [ECLI:EU:C:2020:572].</w:t>
        </w:r>
      </w:ins>
    </w:p>
  </w:footnote>
  <w:footnote w:id="4">
    <w:p w14:paraId="037B2A35" w14:textId="1904BDCE" w:rsidR="00D41298" w:rsidRDefault="00D41298">
      <w:pPr>
        <w:pStyle w:val="FootnoteText"/>
      </w:pPr>
      <w:ins w:id="36" w:author="Alessia Perolio" w:date="2026-09-25T21:10:00Z" w16du:dateUtc="2026-09-26T01:10:00Z">
        <w:r>
          <w:rPr>
            <w:rStyle w:val="FootnoteReference"/>
          </w:rPr>
          <w:footnoteRef/>
        </w:r>
        <w:r>
          <w:t xml:space="preserve"> </w:t>
        </w:r>
        <w:r w:rsidRPr="00D41298">
          <w:t>ex pluribus, Court of Naples sec. Work of 26.11.20 ; Court of Vicenza 16.12.20, which recognizes the magistrate salary class HH03. On the contrary, cf. Cass. civ 13973/22 which, as for the GOTs, does not consider them comparable to professional judges for remuneration purposes.</w:t>
        </w:r>
      </w:ins>
    </w:p>
  </w:footnote>
  <w:footnote w:id="5">
    <w:p w14:paraId="37CCE09C" w14:textId="4B84D39C" w:rsidR="00FF028E" w:rsidRDefault="00FF028E">
      <w:pPr>
        <w:pStyle w:val="FootnoteText"/>
      </w:pPr>
      <w:ins w:id="39" w:author="Alessia Perolio" w:date="2026-09-25T21:10:00Z" w16du:dateUtc="2026-09-26T01:10:00Z">
        <w:r>
          <w:rPr>
            <w:rStyle w:val="FootnoteReference"/>
          </w:rPr>
          <w:footnoteRef/>
        </w:r>
        <w:r>
          <w:t xml:space="preserve"> </w:t>
        </w:r>
        <w:r w:rsidRPr="00FF028E">
          <w:t>read the judgment Court C no. 267 of 2020 which also recognizes the reimbursement of legal expenses to honorary magistrates,</w:t>
        </w:r>
      </w:ins>
    </w:p>
  </w:footnote>
  <w:footnote w:id="6">
    <w:p w14:paraId="0BCB78D0" w14:textId="0EB1DDD3" w:rsidR="0032059D" w:rsidRPr="005B46B2" w:rsidRDefault="0032059D">
      <w:pPr>
        <w:pStyle w:val="FootnoteText"/>
        <w:rPr>
          <w:lang w:val="en"/>
        </w:rPr>
      </w:pPr>
      <w:ins w:id="44" w:author="Alessia Perolio" w:date="2026-09-25T21:10:00Z" w16du:dateUtc="2026-09-26T01:10:00Z">
        <w:r>
          <w:rPr>
            <w:rStyle w:val="FootnoteReference"/>
          </w:rPr>
          <w:footnoteRef/>
        </w:r>
        <w:r w:rsidRPr="005B46B2">
          <w:rPr>
            <w:lang w:val="en"/>
          </w:rPr>
          <w:t xml:space="preserve"> Studies in the Chamber of Deputies - justice sector, Changes to the honorary judiciary in the 2022 budget law, https://temi.camera.it/; G.DI CAMPO, New paths for the honorary judiciary?, in Questione giustizia, 2021.</w:t>
        </w:r>
      </w:ins>
    </w:p>
  </w:footnote>
  <w:footnote w:id="7">
    <w:p w14:paraId="46DCE2CA" w14:textId="5ECF171B" w:rsidR="003B36D9" w:rsidRDefault="003B36D9">
      <w:pPr>
        <w:pStyle w:val="FootnoteText"/>
      </w:pPr>
      <w:ins w:id="59" w:author="Alessia Perolio" w:date="2026-09-25T21:10:00Z" w16du:dateUtc="2026-09-26T01:10:00Z">
        <w:r>
          <w:rPr>
            <w:rStyle w:val="FootnoteReference"/>
          </w:rPr>
          <w:footnoteRef/>
        </w:r>
        <w:r>
          <w:t xml:space="preserve"> </w:t>
        </w:r>
        <w:r w:rsidRPr="003B36D9">
          <w:t>Reference is again made to the contrary judgment of the Court of Milan of 22.2.23</w:t>
        </w:r>
      </w:ins>
    </w:p>
  </w:footnote>
  <w:footnote w:id="8">
    <w:p w14:paraId="31A85EC4" w14:textId="1EFC4D76" w:rsidR="00302DA7" w:rsidRDefault="00302DA7">
      <w:pPr>
        <w:pStyle w:val="FootnoteText"/>
      </w:pPr>
      <w:ins w:id="60" w:author="Alessia Perolio" w:date="2026-09-25T21:10:00Z" w16du:dateUtc="2026-09-26T01:10:00Z">
        <w:r>
          <w:rPr>
            <w:rStyle w:val="FootnoteReference"/>
          </w:rPr>
          <w:footnoteRef/>
        </w:r>
        <w:r>
          <w:t xml:space="preserve"> </w:t>
        </w:r>
        <w:r w:rsidRPr="00302DA7">
          <w:t>Reference is also made to the Constitutional Court. of 13 January 2021 no. 41 on auxiliary judges.</w:t>
        </w:r>
      </w:ins>
    </w:p>
  </w:footnote>
  <w:footnote w:id="9">
    <w:p w14:paraId="3DFE3367" w14:textId="72C9D250" w:rsidR="00CB28F7" w:rsidRDefault="00CB28F7">
      <w:pPr>
        <w:pStyle w:val="FootnoteText"/>
      </w:pPr>
      <w:ins w:id="65" w:author="Alessia Perolio" w:date="2026-09-25T21:10:00Z" w16du:dateUtc="2026-09-26T01:10:00Z">
        <w:r>
          <w:rPr>
            <w:rStyle w:val="FootnoteReference"/>
          </w:rPr>
          <w:footnoteRef/>
        </w:r>
        <w:r>
          <w:t xml:space="preserve"> </w:t>
        </w:r>
        <w:r w:rsidRPr="00CB28F7">
          <w:t>C. giust. EU, judgment of 26 November 2014, C-22/13, C-61/13, C-62/13, C-63/13, C-161/13, Mascolo, [ECLI:EU:C:2014:2401].</w:t>
        </w:r>
      </w:ins>
    </w:p>
  </w:footnote>
  <w:footnote w:id="10">
    <w:p w14:paraId="555A89BB" w14:textId="475A1266" w:rsidR="00B1630E" w:rsidRDefault="00B1630E">
      <w:pPr>
        <w:pStyle w:val="FootnoteText"/>
      </w:pPr>
      <w:ins w:id="82" w:author="Alessia Perolio" w:date="2026-09-25T21:10:00Z" w16du:dateUtc="2026-09-26T01:10:00Z">
        <w:r>
          <w:rPr>
            <w:rStyle w:val="FootnoteReference"/>
          </w:rPr>
          <w:footnoteRef/>
        </w:r>
        <w:r>
          <w:t xml:space="preserve"> </w:t>
        </w:r>
        <w:r w:rsidRPr="00B1630E">
          <w:t>Id. C.giust.UE of 27.6.24 which highlights the risk for the so-called post-Orlandini honorary magistrates</w:t>
        </w:r>
      </w:ins>
    </w:p>
  </w:footnote>
  <w:footnote w:id="11">
    <w:p w14:paraId="2295E334" w14:textId="464F235E" w:rsidR="00D253F1" w:rsidRDefault="00D253F1">
      <w:pPr>
        <w:pStyle w:val="FootnoteText"/>
      </w:pPr>
      <w:ins w:id="85" w:author="Alessia Perolio" w:date="2026-09-25T21:10:00Z" w16du:dateUtc="2026-09-26T01:10:00Z">
        <w:r>
          <w:rPr>
            <w:rStyle w:val="FootnoteReference"/>
          </w:rPr>
          <w:footnoteRef/>
        </w:r>
        <w:r>
          <w:t xml:space="preserve"> </w:t>
        </w:r>
        <w:r w:rsidRPr="00D253F1">
          <w:t>€2500 for 80 hearings and €1500 for less than 80 annual hearings, with a maximum gross of €50,000 with further deductions for periods equal to or less than six months.</w:t>
        </w:r>
      </w:ins>
    </w:p>
  </w:footnote>
  <w:footnote w:id="12">
    <w:p w14:paraId="7DC52CB3" w14:textId="07DE099F" w:rsidR="00EA777E" w:rsidRPr="005B46B2" w:rsidRDefault="00EA777E">
      <w:pPr>
        <w:pStyle w:val="FootnoteText"/>
        <w:rPr>
          <w:lang w:val="en"/>
        </w:rPr>
      </w:pPr>
      <w:ins w:id="92" w:author="Alessia Perolio" w:date="2026-09-25T21:10:00Z" w16du:dateUtc="2026-09-26T01:10:00Z">
        <w:r>
          <w:rPr>
            <w:rStyle w:val="FootnoteReference"/>
          </w:rPr>
          <w:footnoteRef/>
        </w:r>
        <w:r w:rsidRPr="005B46B2">
          <w:rPr>
            <w:lang w:val="en"/>
          </w:rPr>
          <w:t xml:space="preserve"> Reference is made to the Lazio Regional Administrative Court judgment of 1 September 2021, no. 9484, which rejects the claims made with the application initiating the proceedings in so far as they concern the recognition, in favour of the applicants, of the status of ordinary magistrate and in the remainder remits the agreements before the civil court given that the jurisdiction over such a claim, which in practice tends to the recognition of an atypical subordinate public employment relationship, cannot be considered devolved to the administrative judge. Sentence of the Council of State of 27.11.24 which, in reform of the sentence of the Emilia Romagna Regional Administrative Court no. 304/23, declares the mandatory territorial and functional jurisdiction of the Lazio Regional Administrative Court</w:t>
        </w:r>
      </w:ins>
    </w:p>
  </w:footnote>
  <w:footnote w:id="13">
    <w:p w14:paraId="6AB82342" w14:textId="5936EDB8" w:rsidR="006214D1" w:rsidRDefault="006214D1">
      <w:pPr>
        <w:pStyle w:val="FootnoteText"/>
      </w:pPr>
      <w:ins w:id="97" w:author="Alessia Perolio" w:date="2026-09-25T21:10:00Z" w16du:dateUtc="2026-09-26T01:10:00Z">
        <w:r>
          <w:rPr>
            <w:rStyle w:val="FootnoteReference"/>
          </w:rPr>
          <w:footnoteRef/>
        </w:r>
        <w:r>
          <w:t xml:space="preserve"> </w:t>
        </w:r>
        <w:r w:rsidRPr="006214D1">
          <w:t>in this regard, reference is made to the provision of 19 October 2023 - Question - Honorary magistrates terminated - Tax treatment of the indemnity for failure to submit the application to participate in the confirmation procedure pursuant to Article 29 of Legislative Decree 116/2017. Ref. prot. DAG no. 201426.E of 9.10.2023.</w:t>
        </w:r>
      </w:ins>
    </w:p>
  </w:footnote>
  <w:footnote w:id="14">
    <w:p w14:paraId="5B40C66A" w14:textId="29A011C6" w:rsidR="009B68ED" w:rsidRDefault="009B68ED">
      <w:pPr>
        <w:pStyle w:val="FootnoteText"/>
      </w:pPr>
      <w:ins w:id="98" w:author="Alessia Perolio" w:date="2026-09-25T21:10:00Z" w16du:dateUtc="2026-09-26T01:10:00Z">
        <w:r>
          <w:rPr>
            <w:rStyle w:val="FootnoteReference"/>
          </w:rPr>
          <w:footnoteRef/>
        </w:r>
        <w:r>
          <w:t xml:space="preserve"> </w:t>
        </w:r>
        <w:r w:rsidRPr="009B68ED">
          <w:t>Answer of the Italian Revenue Agency of 23/06/2022, no. 344</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5B90B3" w14:textId="77777777" w:rsidR="00CC16C1" w:rsidRDefault="00CC16C1">
    <w:pPr>
      <w:pStyle w:val="ListParagraph"/>
      <w:pPrChange w:id="745" w:author="Alessia Perolio" w:date="2026-09-25T21:10:00Z" w16du:dateUtc="2026-09-26T01:10:00Z">
        <w:pPr>
          <w:pStyle w:val="Header"/>
        </w:pPr>
      </w:pPrChang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E82"/>
    <w:rsid w:val="000040E5"/>
    <w:rsid w:val="00014F52"/>
    <w:rsid w:val="0002248C"/>
    <w:rsid w:val="00035B0A"/>
    <w:rsid w:val="00044020"/>
    <w:rsid w:val="000913C3"/>
    <w:rsid w:val="000A3951"/>
    <w:rsid w:val="000D15CC"/>
    <w:rsid w:val="00112B14"/>
    <w:rsid w:val="001249A7"/>
    <w:rsid w:val="0015177E"/>
    <w:rsid w:val="00164472"/>
    <w:rsid w:val="001C17F7"/>
    <w:rsid w:val="00237C95"/>
    <w:rsid w:val="00241C80"/>
    <w:rsid w:val="00255347"/>
    <w:rsid w:val="002605AB"/>
    <w:rsid w:val="002B5628"/>
    <w:rsid w:val="00302247"/>
    <w:rsid w:val="00302DA7"/>
    <w:rsid w:val="003051EF"/>
    <w:rsid w:val="0032059D"/>
    <w:rsid w:val="003B36D9"/>
    <w:rsid w:val="003C4526"/>
    <w:rsid w:val="003C4CAB"/>
    <w:rsid w:val="003D3232"/>
    <w:rsid w:val="003E3588"/>
    <w:rsid w:val="00414065"/>
    <w:rsid w:val="00420ED6"/>
    <w:rsid w:val="00424958"/>
    <w:rsid w:val="00425428"/>
    <w:rsid w:val="00433C2C"/>
    <w:rsid w:val="00456B1C"/>
    <w:rsid w:val="00486A27"/>
    <w:rsid w:val="00491BBD"/>
    <w:rsid w:val="004A48F9"/>
    <w:rsid w:val="004B1A79"/>
    <w:rsid w:val="004F4831"/>
    <w:rsid w:val="005247EB"/>
    <w:rsid w:val="00541BBA"/>
    <w:rsid w:val="00546DCD"/>
    <w:rsid w:val="005561C6"/>
    <w:rsid w:val="005623DA"/>
    <w:rsid w:val="00580B34"/>
    <w:rsid w:val="00593D8F"/>
    <w:rsid w:val="005B46B2"/>
    <w:rsid w:val="005C40D1"/>
    <w:rsid w:val="005D4344"/>
    <w:rsid w:val="005F5DAD"/>
    <w:rsid w:val="00604408"/>
    <w:rsid w:val="006214D1"/>
    <w:rsid w:val="0063374B"/>
    <w:rsid w:val="006642BA"/>
    <w:rsid w:val="006D0270"/>
    <w:rsid w:val="006D3509"/>
    <w:rsid w:val="006F2FA7"/>
    <w:rsid w:val="00700E00"/>
    <w:rsid w:val="00707034"/>
    <w:rsid w:val="00713B1F"/>
    <w:rsid w:val="00746256"/>
    <w:rsid w:val="00751D9F"/>
    <w:rsid w:val="00752170"/>
    <w:rsid w:val="007532DC"/>
    <w:rsid w:val="007967FF"/>
    <w:rsid w:val="007B4670"/>
    <w:rsid w:val="00854D2D"/>
    <w:rsid w:val="00895D30"/>
    <w:rsid w:val="008A1893"/>
    <w:rsid w:val="008D5E82"/>
    <w:rsid w:val="008E067B"/>
    <w:rsid w:val="00935A59"/>
    <w:rsid w:val="0093743A"/>
    <w:rsid w:val="009415EE"/>
    <w:rsid w:val="009B68ED"/>
    <w:rsid w:val="009C182C"/>
    <w:rsid w:val="00A12D31"/>
    <w:rsid w:val="00A25037"/>
    <w:rsid w:val="00A76364"/>
    <w:rsid w:val="00AA544A"/>
    <w:rsid w:val="00AD0589"/>
    <w:rsid w:val="00AF4D60"/>
    <w:rsid w:val="00AF7F95"/>
    <w:rsid w:val="00B023AF"/>
    <w:rsid w:val="00B1630E"/>
    <w:rsid w:val="00B217B0"/>
    <w:rsid w:val="00B317F8"/>
    <w:rsid w:val="00B433F6"/>
    <w:rsid w:val="00B50ABF"/>
    <w:rsid w:val="00BB622D"/>
    <w:rsid w:val="00C33298"/>
    <w:rsid w:val="00C6334C"/>
    <w:rsid w:val="00C81B19"/>
    <w:rsid w:val="00C90B6E"/>
    <w:rsid w:val="00C94832"/>
    <w:rsid w:val="00CB28F7"/>
    <w:rsid w:val="00CC16C1"/>
    <w:rsid w:val="00CC7CCF"/>
    <w:rsid w:val="00CD3533"/>
    <w:rsid w:val="00CF65F4"/>
    <w:rsid w:val="00D074C7"/>
    <w:rsid w:val="00D07F42"/>
    <w:rsid w:val="00D22D6C"/>
    <w:rsid w:val="00D253F1"/>
    <w:rsid w:val="00D376F4"/>
    <w:rsid w:val="00D41298"/>
    <w:rsid w:val="00D435C8"/>
    <w:rsid w:val="00DD4E27"/>
    <w:rsid w:val="00E02883"/>
    <w:rsid w:val="00E24566"/>
    <w:rsid w:val="00E542F9"/>
    <w:rsid w:val="00E75737"/>
    <w:rsid w:val="00EA0F0C"/>
    <w:rsid w:val="00EA106A"/>
    <w:rsid w:val="00EA777E"/>
    <w:rsid w:val="00EB7D37"/>
    <w:rsid w:val="00EC7DB7"/>
    <w:rsid w:val="00EF1608"/>
    <w:rsid w:val="00F221D3"/>
    <w:rsid w:val="00F31FB1"/>
    <w:rsid w:val="00F615C5"/>
    <w:rsid w:val="00FC62D4"/>
    <w:rsid w:val="00FF0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E1BB"/>
  <w15:chartTrackingRefBased/>
  <w15:docId w15:val="{DCC17C7E-0FAA-4C0E-AC9C-43A83CDC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1C6"/>
    <w:pPr>
      <w:keepNext/>
      <w:keepLines/>
      <w:spacing w:before="360" w:after="80"/>
      <w:outlineLvl w:val="0"/>
      <w:pPrChange w:id="0" w:author="Alessia Perolio" w:date="2026-09-25T21:10:00Z">
        <w:pPr>
          <w:keepNext/>
          <w:keepLines/>
          <w:spacing w:before="240" w:line="259" w:lineRule="auto"/>
          <w:outlineLvl w:val="0"/>
        </w:pPr>
      </w:pPrChange>
    </w:pPr>
    <w:rPr>
      <w:rFonts w:asciiTheme="majorHAnsi" w:eastAsiaTheme="majorEastAsia" w:hAnsiTheme="majorHAnsi" w:cstheme="majorBidi"/>
      <w:color w:val="2F5496" w:themeColor="accent1" w:themeShade="BF"/>
      <w:kern w:val="2"/>
      <w:sz w:val="40"/>
      <w:szCs w:val="40"/>
      <w:lang w:val="it-IT" w:eastAsia="en-US"/>
      <w14:ligatures w14:val="standardContextual"/>
      <w:rPrChange w:id="0" w:author="Alessia Perolio" w:date="2026-09-25T21:10:00Z">
        <w:rPr>
          <w:rFonts w:asciiTheme="majorHAnsi" w:eastAsiaTheme="majorEastAsia" w:hAnsiTheme="majorHAnsi" w:cstheme="majorBidi"/>
          <w:color w:val="2F5496" w:themeColor="accent1" w:themeShade="BF"/>
          <w:sz w:val="32"/>
          <w:szCs w:val="32"/>
          <w:lang w:val="en-US" w:eastAsia="zh-CN" w:bidi="ar-SA"/>
        </w:rPr>
      </w:rPrChange>
    </w:rPr>
  </w:style>
  <w:style w:type="paragraph" w:styleId="Heading2">
    <w:name w:val="heading 2"/>
    <w:basedOn w:val="Normal"/>
    <w:next w:val="Normal"/>
    <w:link w:val="Heading2Char"/>
    <w:uiPriority w:val="9"/>
    <w:semiHidden/>
    <w:unhideWhenUsed/>
    <w:qFormat/>
    <w:rsid w:val="005561C6"/>
    <w:pPr>
      <w:keepNext/>
      <w:keepLines/>
      <w:spacing w:before="160" w:after="80"/>
      <w:outlineLvl w:val="1"/>
      <w:pPrChange w:id="1" w:author="Alessia Perolio" w:date="2026-09-25T21:10:00Z">
        <w:pPr>
          <w:keepNext/>
          <w:keepLines/>
          <w:spacing w:before="160" w:after="80" w:line="259" w:lineRule="auto"/>
          <w:outlineLvl w:val="1"/>
        </w:pPr>
      </w:pPrChange>
    </w:pPr>
    <w:rPr>
      <w:rFonts w:asciiTheme="majorHAnsi" w:eastAsiaTheme="majorEastAsia" w:hAnsiTheme="majorHAnsi" w:cstheme="majorBidi"/>
      <w:color w:val="2F5496" w:themeColor="accent1" w:themeShade="BF"/>
      <w:kern w:val="2"/>
      <w:sz w:val="32"/>
      <w:szCs w:val="32"/>
      <w:lang w:val="it-IT" w:eastAsia="en-US"/>
      <w14:ligatures w14:val="standardContextual"/>
      <w:rPrChange w:id="1" w:author="Alessia Perolio" w:date="2026-09-25T21:10:00Z">
        <w:rPr>
          <w:rFonts w:asciiTheme="majorHAnsi" w:eastAsiaTheme="majorEastAsia" w:hAnsiTheme="majorHAnsi" w:cstheme="majorBidi"/>
          <w:color w:val="2F5496" w:themeColor="accent1" w:themeShade="BF"/>
          <w:kern w:val="2"/>
          <w:sz w:val="32"/>
          <w:szCs w:val="32"/>
          <w:lang w:val="it-IT" w:eastAsia="en-US" w:bidi="ar-SA"/>
          <w14:ligatures w14:val="standardContextual"/>
        </w:rPr>
      </w:rPrChange>
    </w:rPr>
  </w:style>
  <w:style w:type="paragraph" w:styleId="Heading3">
    <w:name w:val="heading 3"/>
    <w:basedOn w:val="Normal"/>
    <w:next w:val="Normal"/>
    <w:link w:val="Heading3Char"/>
    <w:uiPriority w:val="9"/>
    <w:semiHidden/>
    <w:unhideWhenUsed/>
    <w:qFormat/>
    <w:rsid w:val="005561C6"/>
    <w:pPr>
      <w:keepNext/>
      <w:keepLines/>
      <w:spacing w:before="160" w:after="80"/>
      <w:outlineLvl w:val="2"/>
      <w:pPrChange w:id="2" w:author="Alessia Perolio" w:date="2026-09-25T21:10:00Z">
        <w:pPr>
          <w:keepNext/>
          <w:keepLines/>
          <w:spacing w:before="160" w:after="80" w:line="259" w:lineRule="auto"/>
          <w:outlineLvl w:val="2"/>
        </w:pPr>
      </w:pPrChange>
    </w:pPr>
    <w:rPr>
      <w:rFonts w:eastAsiaTheme="majorEastAsia" w:cstheme="majorBidi"/>
      <w:color w:val="2F5496" w:themeColor="accent1" w:themeShade="BF"/>
      <w:kern w:val="2"/>
      <w:sz w:val="28"/>
      <w:szCs w:val="28"/>
      <w:lang w:val="it-IT" w:eastAsia="en-US"/>
      <w14:ligatures w14:val="standardContextual"/>
      <w:rPrChange w:id="2" w:author="Alessia Perolio" w:date="2026-09-25T21:10:00Z">
        <w:rPr>
          <w:rFonts w:asciiTheme="minorHAnsi" w:eastAsiaTheme="majorEastAsia" w:hAnsiTheme="minorHAnsi" w:cstheme="majorBidi"/>
          <w:color w:val="2F5496" w:themeColor="accent1" w:themeShade="BF"/>
          <w:kern w:val="2"/>
          <w:sz w:val="28"/>
          <w:szCs w:val="28"/>
          <w:lang w:val="it-IT" w:eastAsia="en-US" w:bidi="ar-SA"/>
          <w14:ligatures w14:val="standardContextual"/>
        </w:rPr>
      </w:rPrChange>
    </w:rPr>
  </w:style>
  <w:style w:type="paragraph" w:styleId="Heading4">
    <w:name w:val="heading 4"/>
    <w:basedOn w:val="Normal"/>
    <w:next w:val="Normal"/>
    <w:link w:val="Heading4Char"/>
    <w:uiPriority w:val="9"/>
    <w:semiHidden/>
    <w:unhideWhenUsed/>
    <w:qFormat/>
    <w:rsid w:val="005561C6"/>
    <w:pPr>
      <w:keepNext/>
      <w:keepLines/>
      <w:spacing w:before="80" w:after="40"/>
      <w:outlineLvl w:val="3"/>
      <w:pPrChange w:id="3" w:author="Alessia Perolio" w:date="2026-09-25T21:10:00Z">
        <w:pPr>
          <w:keepNext/>
          <w:keepLines/>
          <w:spacing w:before="80" w:after="40" w:line="259" w:lineRule="auto"/>
          <w:outlineLvl w:val="3"/>
        </w:pPr>
      </w:pPrChange>
    </w:pPr>
    <w:rPr>
      <w:rFonts w:eastAsiaTheme="majorEastAsia" w:cstheme="majorBidi"/>
      <w:i/>
      <w:iCs/>
      <w:color w:val="2F5496" w:themeColor="accent1" w:themeShade="BF"/>
      <w:kern w:val="2"/>
      <w:lang w:val="it-IT" w:eastAsia="en-US"/>
      <w14:ligatures w14:val="standardContextual"/>
      <w:rPrChange w:id="3" w:author="Alessia Perolio" w:date="2026-09-25T21:10:00Z">
        <w:rPr>
          <w:rFonts w:asciiTheme="minorHAnsi" w:eastAsiaTheme="majorEastAsia" w:hAnsiTheme="minorHAnsi" w:cstheme="majorBidi"/>
          <w:i/>
          <w:iCs/>
          <w:color w:val="2F5496" w:themeColor="accent1" w:themeShade="BF"/>
          <w:kern w:val="2"/>
          <w:sz w:val="22"/>
          <w:szCs w:val="22"/>
          <w:lang w:val="it-IT" w:eastAsia="en-US" w:bidi="ar-SA"/>
          <w14:ligatures w14:val="standardContextual"/>
        </w:rPr>
      </w:rPrChange>
    </w:rPr>
  </w:style>
  <w:style w:type="paragraph" w:styleId="Heading5">
    <w:name w:val="heading 5"/>
    <w:basedOn w:val="Normal"/>
    <w:next w:val="Normal"/>
    <w:link w:val="Heading5Char"/>
    <w:uiPriority w:val="9"/>
    <w:semiHidden/>
    <w:unhideWhenUsed/>
    <w:qFormat/>
    <w:rsid w:val="005561C6"/>
    <w:pPr>
      <w:keepNext/>
      <w:keepLines/>
      <w:spacing w:before="80" w:after="40"/>
      <w:outlineLvl w:val="4"/>
      <w:pPrChange w:id="4" w:author="Alessia Perolio" w:date="2026-09-25T21:10:00Z">
        <w:pPr>
          <w:keepNext/>
          <w:keepLines/>
          <w:spacing w:before="80" w:after="40" w:line="259" w:lineRule="auto"/>
          <w:outlineLvl w:val="4"/>
        </w:pPr>
      </w:pPrChange>
    </w:pPr>
    <w:rPr>
      <w:rFonts w:eastAsiaTheme="majorEastAsia" w:cstheme="majorBidi"/>
      <w:color w:val="2F5496" w:themeColor="accent1" w:themeShade="BF"/>
      <w:kern w:val="2"/>
      <w:lang w:val="it-IT" w:eastAsia="en-US"/>
      <w14:ligatures w14:val="standardContextual"/>
      <w:rPrChange w:id="4" w:author="Alessia Perolio" w:date="2026-09-25T21:10:00Z">
        <w:rPr>
          <w:rFonts w:asciiTheme="minorHAnsi" w:eastAsiaTheme="majorEastAsia" w:hAnsiTheme="minorHAnsi" w:cstheme="majorBidi"/>
          <w:color w:val="2F5496" w:themeColor="accent1" w:themeShade="BF"/>
          <w:kern w:val="2"/>
          <w:sz w:val="22"/>
          <w:szCs w:val="22"/>
          <w:lang w:val="it-IT" w:eastAsia="en-US" w:bidi="ar-SA"/>
          <w14:ligatures w14:val="standardContextual"/>
        </w:rPr>
      </w:rPrChange>
    </w:rPr>
  </w:style>
  <w:style w:type="paragraph" w:styleId="Heading6">
    <w:name w:val="heading 6"/>
    <w:basedOn w:val="Normal"/>
    <w:next w:val="Normal"/>
    <w:link w:val="Heading6Char"/>
    <w:uiPriority w:val="9"/>
    <w:semiHidden/>
    <w:unhideWhenUsed/>
    <w:qFormat/>
    <w:rsid w:val="005561C6"/>
    <w:pPr>
      <w:keepNext/>
      <w:keepLines/>
      <w:spacing w:before="40" w:after="0"/>
      <w:outlineLvl w:val="5"/>
      <w:pPrChange w:id="5" w:author="Alessia Perolio" w:date="2026-09-25T21:10:00Z">
        <w:pPr>
          <w:keepNext/>
          <w:keepLines/>
          <w:spacing w:before="40" w:line="259" w:lineRule="auto"/>
          <w:outlineLvl w:val="5"/>
        </w:pPr>
      </w:pPrChange>
    </w:pPr>
    <w:rPr>
      <w:rFonts w:eastAsiaTheme="majorEastAsia" w:cstheme="majorBidi"/>
      <w:i/>
      <w:iCs/>
      <w:color w:val="595959" w:themeColor="text1" w:themeTint="A6"/>
      <w:kern w:val="2"/>
      <w:lang w:val="it-IT" w:eastAsia="en-US"/>
      <w14:ligatures w14:val="standardContextual"/>
      <w:rPrChange w:id="5" w:author="Alessia Perolio" w:date="2026-09-25T21:10:00Z">
        <w:rPr>
          <w:rFonts w:asciiTheme="minorHAnsi" w:eastAsiaTheme="majorEastAsia" w:hAnsiTheme="minorHAnsi" w:cstheme="majorBidi"/>
          <w:i/>
          <w:iCs/>
          <w:color w:val="595959" w:themeColor="text1" w:themeTint="A6"/>
          <w:kern w:val="2"/>
          <w:sz w:val="22"/>
          <w:szCs w:val="22"/>
          <w:lang w:val="it-IT" w:eastAsia="en-US" w:bidi="ar-SA"/>
          <w14:ligatures w14:val="standardContextual"/>
        </w:rPr>
      </w:rPrChange>
    </w:rPr>
  </w:style>
  <w:style w:type="paragraph" w:styleId="Heading7">
    <w:name w:val="heading 7"/>
    <w:basedOn w:val="Normal"/>
    <w:next w:val="Normal"/>
    <w:link w:val="Heading7Char"/>
    <w:uiPriority w:val="9"/>
    <w:semiHidden/>
    <w:unhideWhenUsed/>
    <w:qFormat/>
    <w:rsid w:val="005561C6"/>
    <w:pPr>
      <w:keepNext/>
      <w:keepLines/>
      <w:spacing w:before="40" w:after="0"/>
      <w:outlineLvl w:val="6"/>
      <w:pPrChange w:id="6" w:author="Alessia Perolio" w:date="2026-09-25T21:10:00Z">
        <w:pPr>
          <w:keepNext/>
          <w:keepLines/>
          <w:spacing w:before="40" w:line="259" w:lineRule="auto"/>
          <w:outlineLvl w:val="6"/>
        </w:pPr>
      </w:pPrChange>
    </w:pPr>
    <w:rPr>
      <w:rFonts w:eastAsiaTheme="majorEastAsia" w:cstheme="majorBidi"/>
      <w:color w:val="595959" w:themeColor="text1" w:themeTint="A6"/>
      <w:kern w:val="2"/>
      <w:lang w:val="it-IT" w:eastAsia="en-US"/>
      <w14:ligatures w14:val="standardContextual"/>
      <w:rPrChange w:id="6" w:author="Alessia Perolio" w:date="2026-09-25T21:10:00Z">
        <w:rPr>
          <w:rFonts w:asciiTheme="minorHAnsi" w:eastAsiaTheme="majorEastAsia" w:hAnsiTheme="minorHAnsi" w:cstheme="majorBidi"/>
          <w:color w:val="595959" w:themeColor="text1" w:themeTint="A6"/>
          <w:kern w:val="2"/>
          <w:sz w:val="22"/>
          <w:szCs w:val="22"/>
          <w:lang w:val="it-IT" w:eastAsia="en-US" w:bidi="ar-SA"/>
          <w14:ligatures w14:val="standardContextual"/>
        </w:rPr>
      </w:rPrChange>
    </w:rPr>
  </w:style>
  <w:style w:type="paragraph" w:styleId="Heading8">
    <w:name w:val="heading 8"/>
    <w:basedOn w:val="Normal"/>
    <w:next w:val="Normal"/>
    <w:link w:val="Heading8Char"/>
    <w:uiPriority w:val="9"/>
    <w:semiHidden/>
    <w:unhideWhenUsed/>
    <w:qFormat/>
    <w:rsid w:val="005561C6"/>
    <w:pPr>
      <w:keepNext/>
      <w:keepLines/>
      <w:spacing w:after="0"/>
      <w:outlineLvl w:val="7"/>
      <w:pPrChange w:id="7" w:author="Alessia Perolio" w:date="2026-09-25T21:10:00Z">
        <w:pPr>
          <w:keepNext/>
          <w:keepLines/>
          <w:spacing w:line="259" w:lineRule="auto"/>
          <w:outlineLvl w:val="7"/>
        </w:pPr>
      </w:pPrChange>
    </w:pPr>
    <w:rPr>
      <w:rFonts w:eastAsiaTheme="majorEastAsia" w:cstheme="majorBidi"/>
      <w:i/>
      <w:iCs/>
      <w:color w:val="272727" w:themeColor="text1" w:themeTint="D8"/>
      <w:kern w:val="2"/>
      <w:lang w:val="it-IT" w:eastAsia="en-US"/>
      <w14:ligatures w14:val="standardContextual"/>
      <w:rPrChange w:id="7" w:author="Alessia Perolio" w:date="2026-09-25T21:10:00Z">
        <w:rPr>
          <w:rFonts w:asciiTheme="minorHAnsi" w:eastAsiaTheme="majorEastAsia" w:hAnsiTheme="minorHAnsi" w:cstheme="majorBidi"/>
          <w:i/>
          <w:iCs/>
          <w:color w:val="272727" w:themeColor="text1" w:themeTint="D8"/>
          <w:kern w:val="2"/>
          <w:sz w:val="22"/>
          <w:szCs w:val="22"/>
          <w:lang w:val="it-IT" w:eastAsia="en-US" w:bidi="ar-SA"/>
          <w14:ligatures w14:val="standardContextual"/>
        </w:rPr>
      </w:rPrChange>
    </w:rPr>
  </w:style>
  <w:style w:type="paragraph" w:styleId="Heading9">
    <w:name w:val="heading 9"/>
    <w:basedOn w:val="Normal"/>
    <w:next w:val="Normal"/>
    <w:link w:val="Heading9Char"/>
    <w:uiPriority w:val="9"/>
    <w:semiHidden/>
    <w:unhideWhenUsed/>
    <w:qFormat/>
    <w:rsid w:val="005561C6"/>
    <w:pPr>
      <w:keepNext/>
      <w:keepLines/>
      <w:spacing w:after="0"/>
      <w:outlineLvl w:val="8"/>
      <w:pPrChange w:id="8" w:author="Alessia Perolio" w:date="2026-09-25T21:10:00Z">
        <w:pPr>
          <w:keepNext/>
          <w:keepLines/>
          <w:spacing w:line="259" w:lineRule="auto"/>
          <w:outlineLvl w:val="8"/>
        </w:pPr>
      </w:pPrChange>
    </w:pPr>
    <w:rPr>
      <w:rFonts w:eastAsiaTheme="majorEastAsia" w:cstheme="majorBidi"/>
      <w:color w:val="272727" w:themeColor="text1" w:themeTint="D8"/>
      <w:kern w:val="2"/>
      <w:lang w:val="it-IT" w:eastAsia="en-US"/>
      <w14:ligatures w14:val="standardContextual"/>
      <w:rPrChange w:id="8" w:author="Alessia Perolio" w:date="2026-09-25T21:10:00Z">
        <w:rPr>
          <w:rFonts w:asciiTheme="minorHAnsi" w:eastAsiaTheme="majorEastAsia" w:hAnsiTheme="minorHAnsi" w:cstheme="majorBidi"/>
          <w:color w:val="272727" w:themeColor="text1" w:themeTint="D8"/>
          <w:kern w:val="2"/>
          <w:sz w:val="22"/>
          <w:szCs w:val="22"/>
          <w:lang w:val="it-IT"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46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670"/>
  </w:style>
  <w:style w:type="paragraph" w:styleId="Footer">
    <w:name w:val="footer"/>
    <w:basedOn w:val="Normal"/>
    <w:link w:val="FooterChar"/>
    <w:uiPriority w:val="99"/>
    <w:unhideWhenUsed/>
    <w:rsid w:val="007B46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670"/>
  </w:style>
  <w:style w:type="character" w:customStyle="1" w:styleId="peb">
    <w:name w:val="_pe_b"/>
    <w:basedOn w:val="DefaultParagraphFont"/>
    <w:rsid w:val="00CF65F4"/>
  </w:style>
  <w:style w:type="character" w:customStyle="1" w:styleId="bidi">
    <w:name w:val="bidi"/>
    <w:basedOn w:val="DefaultParagraphFont"/>
    <w:rsid w:val="00CF65F4"/>
  </w:style>
  <w:style w:type="character" w:customStyle="1" w:styleId="rpd1">
    <w:name w:val="_rp_d1"/>
    <w:basedOn w:val="DefaultParagraphFont"/>
    <w:rsid w:val="00CF65F4"/>
  </w:style>
  <w:style w:type="paragraph" w:styleId="NormalWeb">
    <w:name w:val="Normal (Web)"/>
    <w:basedOn w:val="Normal"/>
    <w:uiPriority w:val="99"/>
    <w:semiHidden/>
    <w:unhideWhenUsed/>
    <w:rsid w:val="00CF65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35A59"/>
    <w:rPr>
      <w:rFonts w:asciiTheme="majorHAnsi" w:eastAsiaTheme="majorEastAsia" w:hAnsiTheme="majorHAnsi" w:cstheme="majorBidi"/>
      <w:color w:val="2F5496" w:themeColor="accent1" w:themeShade="BF"/>
      <w:kern w:val="2"/>
      <w:sz w:val="40"/>
      <w:szCs w:val="40"/>
      <w:lang w:val="it-IT" w:eastAsia="en-US"/>
      <w14:ligatures w14:val="standardContextual"/>
    </w:rPr>
  </w:style>
  <w:style w:type="character" w:customStyle="1" w:styleId="Heading2Char">
    <w:name w:val="Heading 2 Char"/>
    <w:basedOn w:val="DefaultParagraphFont"/>
    <w:link w:val="Heading2"/>
    <w:uiPriority w:val="9"/>
    <w:semiHidden/>
    <w:rsid w:val="00CC16C1"/>
    <w:rPr>
      <w:rFonts w:asciiTheme="majorHAnsi" w:eastAsiaTheme="majorEastAsia" w:hAnsiTheme="majorHAnsi" w:cstheme="majorBidi"/>
      <w:color w:val="2F5496" w:themeColor="accent1" w:themeShade="BF"/>
      <w:kern w:val="2"/>
      <w:sz w:val="32"/>
      <w:szCs w:val="32"/>
      <w:lang w:val="it-IT" w:eastAsia="en-US"/>
      <w14:ligatures w14:val="standardContextual"/>
    </w:rPr>
  </w:style>
  <w:style w:type="character" w:customStyle="1" w:styleId="Heading3Char">
    <w:name w:val="Heading 3 Char"/>
    <w:basedOn w:val="DefaultParagraphFont"/>
    <w:link w:val="Heading3"/>
    <w:uiPriority w:val="9"/>
    <w:semiHidden/>
    <w:rsid w:val="00CC16C1"/>
    <w:rPr>
      <w:rFonts w:eastAsiaTheme="majorEastAsia" w:cstheme="majorBidi"/>
      <w:color w:val="2F5496" w:themeColor="accent1" w:themeShade="BF"/>
      <w:kern w:val="2"/>
      <w:sz w:val="28"/>
      <w:szCs w:val="28"/>
      <w:lang w:val="it-IT" w:eastAsia="en-US"/>
      <w14:ligatures w14:val="standardContextual"/>
    </w:rPr>
  </w:style>
  <w:style w:type="character" w:customStyle="1" w:styleId="Heading4Char">
    <w:name w:val="Heading 4 Char"/>
    <w:basedOn w:val="DefaultParagraphFont"/>
    <w:link w:val="Heading4"/>
    <w:uiPriority w:val="9"/>
    <w:semiHidden/>
    <w:rsid w:val="00CC16C1"/>
    <w:rPr>
      <w:rFonts w:eastAsiaTheme="majorEastAsia" w:cstheme="majorBidi"/>
      <w:i/>
      <w:iCs/>
      <w:color w:val="2F5496" w:themeColor="accent1" w:themeShade="BF"/>
      <w:kern w:val="2"/>
      <w:lang w:val="it-IT" w:eastAsia="en-US"/>
      <w14:ligatures w14:val="standardContextual"/>
    </w:rPr>
  </w:style>
  <w:style w:type="character" w:customStyle="1" w:styleId="Heading5Char">
    <w:name w:val="Heading 5 Char"/>
    <w:basedOn w:val="DefaultParagraphFont"/>
    <w:link w:val="Heading5"/>
    <w:uiPriority w:val="9"/>
    <w:semiHidden/>
    <w:rsid w:val="00CC16C1"/>
    <w:rPr>
      <w:rFonts w:eastAsiaTheme="majorEastAsia" w:cstheme="majorBidi"/>
      <w:color w:val="2F5496" w:themeColor="accent1" w:themeShade="BF"/>
      <w:kern w:val="2"/>
      <w:lang w:val="it-IT" w:eastAsia="en-US"/>
      <w14:ligatures w14:val="standardContextual"/>
    </w:rPr>
  </w:style>
  <w:style w:type="character" w:customStyle="1" w:styleId="Heading6Char">
    <w:name w:val="Heading 6 Char"/>
    <w:basedOn w:val="DefaultParagraphFont"/>
    <w:link w:val="Heading6"/>
    <w:uiPriority w:val="9"/>
    <w:semiHidden/>
    <w:rsid w:val="00CC16C1"/>
    <w:rPr>
      <w:rFonts w:eastAsiaTheme="majorEastAsia" w:cstheme="majorBidi"/>
      <w:i/>
      <w:iCs/>
      <w:color w:val="595959" w:themeColor="text1" w:themeTint="A6"/>
      <w:kern w:val="2"/>
      <w:lang w:val="it-IT" w:eastAsia="en-US"/>
      <w14:ligatures w14:val="standardContextual"/>
    </w:rPr>
  </w:style>
  <w:style w:type="character" w:customStyle="1" w:styleId="Heading7Char">
    <w:name w:val="Heading 7 Char"/>
    <w:basedOn w:val="DefaultParagraphFont"/>
    <w:link w:val="Heading7"/>
    <w:uiPriority w:val="9"/>
    <w:semiHidden/>
    <w:rsid w:val="00CC16C1"/>
    <w:rPr>
      <w:rFonts w:eastAsiaTheme="majorEastAsia" w:cstheme="majorBidi"/>
      <w:color w:val="595959" w:themeColor="text1" w:themeTint="A6"/>
      <w:kern w:val="2"/>
      <w:lang w:val="it-IT" w:eastAsia="en-US"/>
      <w14:ligatures w14:val="standardContextual"/>
    </w:rPr>
  </w:style>
  <w:style w:type="character" w:customStyle="1" w:styleId="Heading8Char">
    <w:name w:val="Heading 8 Char"/>
    <w:basedOn w:val="DefaultParagraphFont"/>
    <w:link w:val="Heading8"/>
    <w:uiPriority w:val="9"/>
    <w:semiHidden/>
    <w:rsid w:val="00CC16C1"/>
    <w:rPr>
      <w:rFonts w:eastAsiaTheme="majorEastAsia" w:cstheme="majorBidi"/>
      <w:i/>
      <w:iCs/>
      <w:color w:val="272727" w:themeColor="text1" w:themeTint="D8"/>
      <w:kern w:val="2"/>
      <w:lang w:val="it-IT" w:eastAsia="en-US"/>
      <w14:ligatures w14:val="standardContextual"/>
    </w:rPr>
  </w:style>
  <w:style w:type="character" w:customStyle="1" w:styleId="Heading9Char">
    <w:name w:val="Heading 9 Char"/>
    <w:basedOn w:val="DefaultParagraphFont"/>
    <w:link w:val="Heading9"/>
    <w:uiPriority w:val="9"/>
    <w:semiHidden/>
    <w:rsid w:val="00CC16C1"/>
    <w:rPr>
      <w:rFonts w:eastAsiaTheme="majorEastAsia" w:cstheme="majorBidi"/>
      <w:color w:val="272727" w:themeColor="text1" w:themeTint="D8"/>
      <w:kern w:val="2"/>
      <w:lang w:val="it-IT" w:eastAsia="en-US"/>
      <w14:ligatures w14:val="standardContextual"/>
    </w:rPr>
  </w:style>
  <w:style w:type="paragraph" w:styleId="Title">
    <w:name w:val="Title"/>
    <w:basedOn w:val="Normal"/>
    <w:next w:val="Normal"/>
    <w:link w:val="TitleChar"/>
    <w:uiPriority w:val="10"/>
    <w:qFormat/>
    <w:rsid w:val="005561C6"/>
    <w:pPr>
      <w:spacing w:after="80" w:line="240" w:lineRule="auto"/>
      <w:contextualSpacing/>
      <w:pPrChange w:id="9" w:author="Alessia Perolio" w:date="2026-09-25T21:10:00Z">
        <w:pPr>
          <w:spacing w:after="80"/>
          <w:contextualSpacing/>
        </w:pPr>
      </w:pPrChange>
    </w:pPr>
    <w:rPr>
      <w:rFonts w:asciiTheme="majorHAnsi" w:eastAsiaTheme="majorEastAsia" w:hAnsiTheme="majorHAnsi" w:cstheme="majorBidi"/>
      <w:spacing w:val="-10"/>
      <w:kern w:val="28"/>
      <w:sz w:val="56"/>
      <w:szCs w:val="56"/>
      <w:lang w:val="it-IT" w:eastAsia="en-US"/>
      <w14:ligatures w14:val="standardContextual"/>
      <w:rPrChange w:id="9" w:author="Alessia Perolio" w:date="2026-09-25T21:10:00Z">
        <w:rPr>
          <w:rFonts w:asciiTheme="majorHAnsi" w:eastAsiaTheme="majorEastAsia" w:hAnsiTheme="majorHAnsi" w:cstheme="majorBidi"/>
          <w:spacing w:val="-10"/>
          <w:kern w:val="28"/>
          <w:sz w:val="56"/>
          <w:szCs w:val="56"/>
          <w:lang w:val="it-IT" w:eastAsia="en-US" w:bidi="ar-SA"/>
          <w14:ligatures w14:val="standardContextual"/>
        </w:rPr>
      </w:rPrChange>
    </w:rPr>
  </w:style>
  <w:style w:type="character" w:customStyle="1" w:styleId="TitleChar">
    <w:name w:val="Title Char"/>
    <w:basedOn w:val="DefaultParagraphFont"/>
    <w:link w:val="Title"/>
    <w:uiPriority w:val="10"/>
    <w:rsid w:val="00CC16C1"/>
    <w:rPr>
      <w:rFonts w:asciiTheme="majorHAnsi" w:eastAsiaTheme="majorEastAsia" w:hAnsiTheme="majorHAnsi" w:cstheme="majorBidi"/>
      <w:spacing w:val="-10"/>
      <w:kern w:val="28"/>
      <w:sz w:val="56"/>
      <w:szCs w:val="56"/>
      <w:lang w:val="it-IT" w:eastAsia="en-US"/>
      <w14:ligatures w14:val="standardContextual"/>
    </w:rPr>
  </w:style>
  <w:style w:type="paragraph" w:styleId="Subtitle">
    <w:name w:val="Subtitle"/>
    <w:basedOn w:val="Normal"/>
    <w:next w:val="Normal"/>
    <w:link w:val="SubtitleChar"/>
    <w:uiPriority w:val="11"/>
    <w:qFormat/>
    <w:rsid w:val="005561C6"/>
    <w:pPr>
      <w:numPr>
        <w:ilvl w:val="1"/>
      </w:numPr>
      <w:pPrChange w:id="10" w:author="Alessia Perolio" w:date="2026-09-25T21:10:00Z">
        <w:pPr>
          <w:numPr>
            <w:ilvl w:val="1"/>
          </w:numPr>
          <w:spacing w:after="160" w:line="259" w:lineRule="auto"/>
        </w:pPr>
      </w:pPrChange>
    </w:pPr>
    <w:rPr>
      <w:rFonts w:eastAsiaTheme="majorEastAsia" w:cstheme="majorBidi"/>
      <w:color w:val="595959" w:themeColor="text1" w:themeTint="A6"/>
      <w:spacing w:val="15"/>
      <w:kern w:val="2"/>
      <w:sz w:val="28"/>
      <w:szCs w:val="28"/>
      <w:lang w:val="it-IT" w:eastAsia="en-US"/>
      <w14:ligatures w14:val="standardContextual"/>
      <w:rPrChange w:id="10" w:author="Alessia Perolio" w:date="2026-09-25T21:10:00Z">
        <w:rPr>
          <w:rFonts w:asciiTheme="minorHAnsi" w:eastAsiaTheme="majorEastAsia" w:hAnsiTheme="minorHAnsi" w:cstheme="majorBidi"/>
          <w:color w:val="595959" w:themeColor="text1" w:themeTint="A6"/>
          <w:spacing w:val="15"/>
          <w:kern w:val="2"/>
          <w:sz w:val="28"/>
          <w:szCs w:val="28"/>
          <w:lang w:val="it-IT" w:eastAsia="en-US" w:bidi="ar-SA"/>
          <w14:ligatures w14:val="standardContextual"/>
        </w:rPr>
      </w:rPrChange>
    </w:rPr>
  </w:style>
  <w:style w:type="character" w:customStyle="1" w:styleId="SubtitleChar">
    <w:name w:val="Subtitle Char"/>
    <w:basedOn w:val="DefaultParagraphFont"/>
    <w:link w:val="Subtitle"/>
    <w:uiPriority w:val="11"/>
    <w:rsid w:val="00CC16C1"/>
    <w:rPr>
      <w:rFonts w:eastAsiaTheme="majorEastAsia" w:cstheme="majorBidi"/>
      <w:color w:val="595959" w:themeColor="text1" w:themeTint="A6"/>
      <w:spacing w:val="15"/>
      <w:kern w:val="2"/>
      <w:sz w:val="28"/>
      <w:szCs w:val="28"/>
      <w:lang w:val="it-IT" w:eastAsia="en-US"/>
      <w14:ligatures w14:val="standardContextual"/>
    </w:rPr>
  </w:style>
  <w:style w:type="paragraph" w:styleId="Quote">
    <w:name w:val="Quote"/>
    <w:basedOn w:val="Normal"/>
    <w:next w:val="Normal"/>
    <w:link w:val="QuoteChar"/>
    <w:uiPriority w:val="29"/>
    <w:qFormat/>
    <w:rsid w:val="005561C6"/>
    <w:pPr>
      <w:spacing w:before="160"/>
      <w:jc w:val="center"/>
      <w:pPrChange w:id="11" w:author="Alessia Perolio" w:date="2026-09-25T21:10:00Z">
        <w:pPr>
          <w:spacing w:before="160" w:after="160" w:line="259" w:lineRule="auto"/>
          <w:jc w:val="center"/>
        </w:pPr>
      </w:pPrChange>
    </w:pPr>
    <w:rPr>
      <w:rFonts w:eastAsiaTheme="minorHAnsi"/>
      <w:i/>
      <w:iCs/>
      <w:color w:val="404040" w:themeColor="text1" w:themeTint="BF"/>
      <w:kern w:val="2"/>
      <w:lang w:val="it-IT" w:eastAsia="en-US"/>
      <w14:ligatures w14:val="standardContextual"/>
      <w:rPrChange w:id="11" w:author="Alessia Perolio" w:date="2026-09-25T21:10:00Z">
        <w:rPr>
          <w:rFonts w:asciiTheme="minorHAnsi" w:eastAsiaTheme="minorHAnsi" w:hAnsiTheme="minorHAnsi" w:cstheme="minorBidi"/>
          <w:i/>
          <w:iCs/>
          <w:color w:val="404040" w:themeColor="text1" w:themeTint="BF"/>
          <w:kern w:val="2"/>
          <w:sz w:val="22"/>
          <w:szCs w:val="22"/>
          <w:lang w:val="it-IT" w:eastAsia="en-US" w:bidi="ar-SA"/>
          <w14:ligatures w14:val="standardContextual"/>
        </w:rPr>
      </w:rPrChange>
    </w:rPr>
  </w:style>
  <w:style w:type="character" w:customStyle="1" w:styleId="QuoteChar">
    <w:name w:val="Quote Char"/>
    <w:basedOn w:val="DefaultParagraphFont"/>
    <w:link w:val="Quote"/>
    <w:uiPriority w:val="29"/>
    <w:rsid w:val="00CC16C1"/>
    <w:rPr>
      <w:rFonts w:eastAsiaTheme="minorHAnsi"/>
      <w:i/>
      <w:iCs/>
      <w:color w:val="404040" w:themeColor="text1" w:themeTint="BF"/>
      <w:kern w:val="2"/>
      <w:lang w:val="it-IT" w:eastAsia="en-US"/>
      <w14:ligatures w14:val="standardContextual"/>
    </w:rPr>
  </w:style>
  <w:style w:type="paragraph" w:styleId="ListParagraph">
    <w:name w:val="List Paragraph"/>
    <w:basedOn w:val="Normal"/>
    <w:uiPriority w:val="34"/>
    <w:qFormat/>
    <w:rsid w:val="005561C6"/>
    <w:pPr>
      <w:ind w:left="720"/>
      <w:contextualSpacing/>
      <w:pPrChange w:id="12" w:author="Alessia Perolio" w:date="2026-09-25T21:10:00Z">
        <w:pPr>
          <w:spacing w:after="160" w:line="259" w:lineRule="auto"/>
          <w:ind w:left="720"/>
          <w:contextualSpacing/>
        </w:pPr>
      </w:pPrChange>
    </w:pPr>
    <w:rPr>
      <w:rFonts w:eastAsiaTheme="minorHAnsi"/>
      <w:kern w:val="2"/>
      <w:lang w:val="it-IT" w:eastAsia="en-US"/>
      <w14:ligatures w14:val="standardContextual"/>
      <w:rPrChange w:id="12" w:author="Alessia Perolio" w:date="2026-09-25T21:10:00Z">
        <w:rPr>
          <w:rFonts w:asciiTheme="minorHAnsi" w:eastAsiaTheme="minorHAnsi" w:hAnsiTheme="minorHAnsi" w:cstheme="minorBidi"/>
          <w:kern w:val="2"/>
          <w:sz w:val="22"/>
          <w:szCs w:val="22"/>
          <w:lang w:val="it-IT" w:eastAsia="en-US" w:bidi="ar-SA"/>
          <w14:ligatures w14:val="standardContextual"/>
        </w:rPr>
      </w:rPrChange>
    </w:rPr>
  </w:style>
  <w:style w:type="character" w:styleId="IntenseEmphasis">
    <w:name w:val="Intense Emphasis"/>
    <w:basedOn w:val="DefaultParagraphFont"/>
    <w:uiPriority w:val="21"/>
    <w:qFormat/>
    <w:rsid w:val="00CC16C1"/>
    <w:rPr>
      <w:i/>
      <w:iCs/>
      <w:color w:val="2F5496" w:themeColor="accent1" w:themeShade="BF"/>
    </w:rPr>
  </w:style>
  <w:style w:type="paragraph" w:styleId="IntenseQuote">
    <w:name w:val="Intense Quote"/>
    <w:basedOn w:val="Normal"/>
    <w:next w:val="Normal"/>
    <w:link w:val="IntenseQuoteChar"/>
    <w:uiPriority w:val="30"/>
    <w:qFormat/>
    <w:rsid w:val="005561C6"/>
    <w:pPr>
      <w:pBdr>
        <w:top w:val="single" w:sz="4" w:space="10" w:color="2F5496" w:themeColor="accent1" w:themeShade="BF"/>
        <w:bottom w:val="single" w:sz="4" w:space="10" w:color="2F5496" w:themeColor="accent1" w:themeShade="BF"/>
      </w:pBdr>
      <w:spacing w:before="360" w:after="360"/>
      <w:ind w:left="864" w:right="864"/>
      <w:jc w:val="center"/>
      <w:pPrChange w:id="13" w:author="Alessia Perolio" w:date="2026-09-25T21:10:00Z">
        <w:pPr>
          <w:pBdr>
            <w:top w:val="single" w:sz="4" w:space="10" w:color="2F5496" w:themeColor="accent1" w:themeShade="BF"/>
            <w:bottom w:val="single" w:sz="4" w:space="10" w:color="2F5496" w:themeColor="accent1" w:themeShade="BF"/>
          </w:pBdr>
          <w:spacing w:before="360" w:after="360" w:line="259" w:lineRule="auto"/>
          <w:ind w:left="864" w:right="864"/>
          <w:jc w:val="center"/>
        </w:pPr>
      </w:pPrChange>
    </w:pPr>
    <w:rPr>
      <w:rFonts w:eastAsiaTheme="minorHAnsi"/>
      <w:i/>
      <w:iCs/>
      <w:color w:val="2F5496" w:themeColor="accent1" w:themeShade="BF"/>
      <w:kern w:val="2"/>
      <w:lang w:val="it-IT" w:eastAsia="en-US"/>
      <w14:ligatures w14:val="standardContextual"/>
      <w:rPrChange w:id="13" w:author="Alessia Perolio" w:date="2026-09-25T21:10:00Z">
        <w:rPr>
          <w:rFonts w:asciiTheme="minorHAnsi" w:eastAsiaTheme="minorHAnsi" w:hAnsiTheme="minorHAnsi" w:cstheme="minorBidi"/>
          <w:i/>
          <w:iCs/>
          <w:color w:val="2F5496" w:themeColor="accent1" w:themeShade="BF"/>
          <w:kern w:val="2"/>
          <w:sz w:val="22"/>
          <w:szCs w:val="22"/>
          <w:lang w:val="it-IT" w:eastAsia="en-US" w:bidi="ar-SA"/>
          <w14:ligatures w14:val="standardContextual"/>
        </w:rPr>
      </w:rPrChange>
    </w:rPr>
  </w:style>
  <w:style w:type="character" w:customStyle="1" w:styleId="IntenseQuoteChar">
    <w:name w:val="Intense Quote Char"/>
    <w:basedOn w:val="DefaultParagraphFont"/>
    <w:link w:val="IntenseQuote"/>
    <w:uiPriority w:val="30"/>
    <w:rsid w:val="00CC16C1"/>
    <w:rPr>
      <w:rFonts w:eastAsiaTheme="minorHAnsi"/>
      <w:i/>
      <w:iCs/>
      <w:color w:val="2F5496" w:themeColor="accent1" w:themeShade="BF"/>
      <w:kern w:val="2"/>
      <w:lang w:val="it-IT" w:eastAsia="en-US"/>
      <w14:ligatures w14:val="standardContextual"/>
    </w:rPr>
  </w:style>
  <w:style w:type="character" w:styleId="IntenseReference">
    <w:name w:val="Intense Reference"/>
    <w:basedOn w:val="DefaultParagraphFont"/>
    <w:uiPriority w:val="32"/>
    <w:qFormat/>
    <w:rsid w:val="00CC16C1"/>
    <w:rPr>
      <w:b/>
      <w:bCs/>
      <w:smallCaps/>
      <w:color w:val="2F5496" w:themeColor="accent1" w:themeShade="BF"/>
      <w:spacing w:val="5"/>
    </w:rPr>
  </w:style>
  <w:style w:type="paragraph" w:styleId="FootnoteText">
    <w:name w:val="footnote text"/>
    <w:basedOn w:val="Normal"/>
    <w:link w:val="FootnoteTextChar"/>
    <w:uiPriority w:val="99"/>
    <w:semiHidden/>
    <w:unhideWhenUsed/>
    <w:rsid w:val="00F221D3"/>
    <w:pPr>
      <w:spacing w:after="0" w:line="240" w:lineRule="auto"/>
      <w:pPrChange w:id="14" w:author="Alessia Perolio" w:date="2026-09-25T21:10:00Z">
        <w:pPr/>
      </w:pPrChange>
    </w:pPr>
    <w:rPr>
      <w:rFonts w:eastAsiaTheme="minorHAnsi"/>
      <w:kern w:val="2"/>
      <w:sz w:val="20"/>
      <w:szCs w:val="20"/>
      <w:lang w:val="it-IT" w:eastAsia="en-US"/>
      <w14:ligatures w14:val="standardContextual"/>
      <w:rPrChange w:id="14" w:author="Alessia Perolio" w:date="2026-09-25T21:10:00Z">
        <w:rPr>
          <w:rFonts w:asciiTheme="minorHAnsi" w:eastAsiaTheme="minorHAnsi" w:hAnsiTheme="minorHAnsi" w:cstheme="minorBidi"/>
          <w:kern w:val="2"/>
          <w:lang w:val="it-IT" w:eastAsia="en-US" w:bidi="ar-SA"/>
          <w14:ligatures w14:val="standardContextual"/>
        </w:rPr>
      </w:rPrChange>
    </w:rPr>
  </w:style>
  <w:style w:type="character" w:customStyle="1" w:styleId="FootnoteTextChar">
    <w:name w:val="Footnote Text Char"/>
    <w:basedOn w:val="DefaultParagraphFont"/>
    <w:link w:val="FootnoteText"/>
    <w:uiPriority w:val="99"/>
    <w:semiHidden/>
    <w:rsid w:val="00CC16C1"/>
    <w:rPr>
      <w:rFonts w:eastAsiaTheme="minorHAnsi"/>
      <w:kern w:val="2"/>
      <w:sz w:val="20"/>
      <w:szCs w:val="20"/>
      <w:lang w:val="it-IT" w:eastAsia="en-US"/>
      <w14:ligatures w14:val="standardContextual"/>
    </w:rPr>
  </w:style>
  <w:style w:type="character" w:styleId="FootnoteReference">
    <w:name w:val="footnote reference"/>
    <w:basedOn w:val="DefaultParagraphFont"/>
    <w:uiPriority w:val="99"/>
    <w:semiHidden/>
    <w:unhideWhenUsed/>
    <w:rsid w:val="00CC16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735480">
      <w:bodyDiv w:val="1"/>
      <w:marLeft w:val="0"/>
      <w:marRight w:val="0"/>
      <w:marTop w:val="0"/>
      <w:marBottom w:val="0"/>
      <w:divBdr>
        <w:top w:val="none" w:sz="0" w:space="0" w:color="auto"/>
        <w:left w:val="none" w:sz="0" w:space="0" w:color="auto"/>
        <w:bottom w:val="none" w:sz="0" w:space="0" w:color="auto"/>
        <w:right w:val="none" w:sz="0" w:space="0" w:color="auto"/>
      </w:divBdr>
      <w:divsChild>
        <w:div w:id="254948698">
          <w:marLeft w:val="0"/>
          <w:marRight w:val="0"/>
          <w:marTop w:val="0"/>
          <w:marBottom w:val="0"/>
          <w:divBdr>
            <w:top w:val="none" w:sz="0" w:space="0" w:color="auto"/>
            <w:left w:val="none" w:sz="0" w:space="0" w:color="auto"/>
            <w:bottom w:val="none" w:sz="0" w:space="0" w:color="auto"/>
            <w:right w:val="none" w:sz="0" w:space="0" w:color="auto"/>
          </w:divBdr>
          <w:divsChild>
            <w:div w:id="1264459778">
              <w:marLeft w:val="0"/>
              <w:marRight w:val="0"/>
              <w:marTop w:val="0"/>
              <w:marBottom w:val="0"/>
              <w:divBdr>
                <w:top w:val="none" w:sz="0" w:space="0" w:color="auto"/>
                <w:left w:val="none" w:sz="0" w:space="0" w:color="auto"/>
                <w:bottom w:val="none" w:sz="0" w:space="0" w:color="auto"/>
                <w:right w:val="none" w:sz="0" w:space="0" w:color="auto"/>
              </w:divBdr>
              <w:divsChild>
                <w:div w:id="2090887545">
                  <w:marLeft w:val="0"/>
                  <w:marRight w:val="0"/>
                  <w:marTop w:val="0"/>
                  <w:marBottom w:val="0"/>
                  <w:divBdr>
                    <w:top w:val="none" w:sz="0" w:space="0" w:color="auto"/>
                    <w:left w:val="none" w:sz="0" w:space="0" w:color="auto"/>
                    <w:bottom w:val="none" w:sz="0" w:space="0" w:color="auto"/>
                    <w:right w:val="none" w:sz="0" w:space="0" w:color="auto"/>
                  </w:divBdr>
                  <w:divsChild>
                    <w:div w:id="1406300161">
                      <w:marLeft w:val="0"/>
                      <w:marRight w:val="0"/>
                      <w:marTop w:val="0"/>
                      <w:marBottom w:val="0"/>
                      <w:divBdr>
                        <w:top w:val="none" w:sz="0" w:space="0" w:color="auto"/>
                        <w:left w:val="none" w:sz="0" w:space="0" w:color="auto"/>
                        <w:bottom w:val="none" w:sz="0" w:space="0" w:color="auto"/>
                        <w:right w:val="none" w:sz="0" w:space="0" w:color="auto"/>
                      </w:divBdr>
                      <w:divsChild>
                        <w:div w:id="329411694">
                          <w:marLeft w:val="0"/>
                          <w:marRight w:val="0"/>
                          <w:marTop w:val="0"/>
                          <w:marBottom w:val="0"/>
                          <w:divBdr>
                            <w:top w:val="none" w:sz="0" w:space="0" w:color="auto"/>
                            <w:left w:val="none" w:sz="0" w:space="0" w:color="auto"/>
                            <w:bottom w:val="none" w:sz="0" w:space="0" w:color="auto"/>
                            <w:right w:val="none" w:sz="0" w:space="0" w:color="auto"/>
                          </w:divBdr>
                          <w:divsChild>
                            <w:div w:id="1757047759">
                              <w:marLeft w:val="0"/>
                              <w:marRight w:val="0"/>
                              <w:marTop w:val="0"/>
                              <w:marBottom w:val="0"/>
                              <w:divBdr>
                                <w:top w:val="none" w:sz="0" w:space="0" w:color="auto"/>
                                <w:left w:val="none" w:sz="0" w:space="0" w:color="auto"/>
                                <w:bottom w:val="none" w:sz="0" w:space="0" w:color="auto"/>
                                <w:right w:val="none" w:sz="0" w:space="0" w:color="auto"/>
                              </w:divBdr>
                              <w:divsChild>
                                <w:div w:id="1898010121">
                                  <w:marLeft w:val="0"/>
                                  <w:marRight w:val="0"/>
                                  <w:marTop w:val="0"/>
                                  <w:marBottom w:val="0"/>
                                  <w:divBdr>
                                    <w:top w:val="none" w:sz="0" w:space="0" w:color="auto"/>
                                    <w:left w:val="none" w:sz="0" w:space="0" w:color="auto"/>
                                    <w:bottom w:val="none" w:sz="0" w:space="0" w:color="auto"/>
                                    <w:right w:val="none" w:sz="0" w:space="0" w:color="auto"/>
                                  </w:divBdr>
                                  <w:divsChild>
                                    <w:div w:id="337389053">
                                      <w:marLeft w:val="0"/>
                                      <w:marRight w:val="0"/>
                                      <w:marTop w:val="0"/>
                                      <w:marBottom w:val="0"/>
                                      <w:divBdr>
                                        <w:top w:val="none" w:sz="0" w:space="0" w:color="auto"/>
                                        <w:left w:val="none" w:sz="0" w:space="0" w:color="auto"/>
                                        <w:bottom w:val="none" w:sz="0" w:space="0" w:color="auto"/>
                                        <w:right w:val="none" w:sz="0" w:space="0" w:color="auto"/>
                                      </w:divBdr>
                                      <w:divsChild>
                                        <w:div w:id="1802187056">
                                          <w:marLeft w:val="0"/>
                                          <w:marRight w:val="0"/>
                                          <w:marTop w:val="0"/>
                                          <w:marBottom w:val="75"/>
                                          <w:divBdr>
                                            <w:top w:val="none" w:sz="0" w:space="0" w:color="auto"/>
                                            <w:left w:val="none" w:sz="0" w:space="0" w:color="auto"/>
                                            <w:bottom w:val="none" w:sz="0" w:space="0" w:color="auto"/>
                                            <w:right w:val="none" w:sz="0" w:space="0" w:color="auto"/>
                                          </w:divBdr>
                                          <w:divsChild>
                                            <w:div w:id="1228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35626">
                                  <w:marLeft w:val="0"/>
                                  <w:marRight w:val="0"/>
                                  <w:marTop w:val="0"/>
                                  <w:marBottom w:val="0"/>
                                  <w:divBdr>
                                    <w:top w:val="none" w:sz="0" w:space="0" w:color="auto"/>
                                    <w:left w:val="none" w:sz="0" w:space="0" w:color="auto"/>
                                    <w:bottom w:val="none" w:sz="0" w:space="0" w:color="auto"/>
                                    <w:right w:val="none" w:sz="0" w:space="0" w:color="auto"/>
                                  </w:divBdr>
                                  <w:divsChild>
                                    <w:div w:id="9856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63963">
                  <w:marLeft w:val="0"/>
                  <w:marRight w:val="0"/>
                  <w:marTop w:val="225"/>
                  <w:marBottom w:val="0"/>
                  <w:divBdr>
                    <w:top w:val="none" w:sz="0" w:space="0" w:color="auto"/>
                    <w:left w:val="none" w:sz="0" w:space="0" w:color="auto"/>
                    <w:bottom w:val="none" w:sz="0" w:space="0" w:color="auto"/>
                    <w:right w:val="none" w:sz="0" w:space="0" w:color="auto"/>
                  </w:divBdr>
                  <w:divsChild>
                    <w:div w:id="1656450096">
                      <w:marLeft w:val="0"/>
                      <w:marRight w:val="0"/>
                      <w:marTop w:val="0"/>
                      <w:marBottom w:val="90"/>
                      <w:divBdr>
                        <w:top w:val="none" w:sz="0" w:space="0" w:color="auto"/>
                        <w:left w:val="none" w:sz="0" w:space="0" w:color="auto"/>
                        <w:bottom w:val="none" w:sz="0" w:space="0" w:color="auto"/>
                        <w:right w:val="none" w:sz="0" w:space="0" w:color="auto"/>
                      </w:divBdr>
                      <w:divsChild>
                        <w:div w:id="914239591">
                          <w:marLeft w:val="0"/>
                          <w:marRight w:val="0"/>
                          <w:marTop w:val="0"/>
                          <w:marBottom w:val="0"/>
                          <w:divBdr>
                            <w:top w:val="none" w:sz="0" w:space="0" w:color="auto"/>
                            <w:left w:val="none" w:sz="0" w:space="0" w:color="auto"/>
                            <w:bottom w:val="none" w:sz="0" w:space="0" w:color="auto"/>
                            <w:right w:val="none" w:sz="0" w:space="0" w:color="auto"/>
                          </w:divBdr>
                          <w:divsChild>
                            <w:div w:id="552042466">
                              <w:marLeft w:val="0"/>
                              <w:marRight w:val="0"/>
                              <w:marTop w:val="0"/>
                              <w:marBottom w:val="0"/>
                              <w:divBdr>
                                <w:top w:val="none" w:sz="0" w:space="0" w:color="auto"/>
                                <w:left w:val="none" w:sz="0" w:space="0" w:color="auto"/>
                                <w:bottom w:val="none" w:sz="0" w:space="0" w:color="auto"/>
                                <w:right w:val="none" w:sz="0" w:space="0" w:color="auto"/>
                              </w:divBdr>
                              <w:divsChild>
                                <w:div w:id="668365319">
                                  <w:marLeft w:val="0"/>
                                  <w:marRight w:val="0"/>
                                  <w:marTop w:val="0"/>
                                  <w:marBottom w:val="0"/>
                                  <w:divBdr>
                                    <w:top w:val="none" w:sz="0" w:space="0" w:color="auto"/>
                                    <w:left w:val="none" w:sz="0" w:space="0" w:color="auto"/>
                                    <w:bottom w:val="none" w:sz="0" w:space="0" w:color="auto"/>
                                    <w:right w:val="none" w:sz="0" w:space="0" w:color="auto"/>
                                  </w:divBdr>
                                  <w:divsChild>
                                    <w:div w:id="15665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824875">
          <w:marLeft w:val="0"/>
          <w:marRight w:val="0"/>
          <w:marTop w:val="240"/>
          <w:marBottom w:val="0"/>
          <w:divBdr>
            <w:top w:val="none" w:sz="0" w:space="0" w:color="auto"/>
            <w:left w:val="none" w:sz="0" w:space="0" w:color="auto"/>
            <w:bottom w:val="none" w:sz="0" w:space="0" w:color="auto"/>
            <w:right w:val="none" w:sz="0" w:space="0" w:color="auto"/>
          </w:divBdr>
          <w:divsChild>
            <w:div w:id="124272835">
              <w:marLeft w:val="0"/>
              <w:marRight w:val="0"/>
              <w:marTop w:val="0"/>
              <w:marBottom w:val="0"/>
              <w:divBdr>
                <w:top w:val="none" w:sz="0" w:space="0" w:color="auto"/>
                <w:left w:val="none" w:sz="0" w:space="0" w:color="auto"/>
                <w:bottom w:val="none" w:sz="0" w:space="0" w:color="auto"/>
                <w:right w:val="none" w:sz="0" w:space="0" w:color="auto"/>
              </w:divBdr>
              <w:divsChild>
                <w:div w:id="1933736658">
                  <w:marLeft w:val="0"/>
                  <w:marRight w:val="0"/>
                  <w:marTop w:val="0"/>
                  <w:marBottom w:val="0"/>
                  <w:divBdr>
                    <w:top w:val="none" w:sz="0" w:space="0" w:color="auto"/>
                    <w:left w:val="none" w:sz="0" w:space="0" w:color="auto"/>
                    <w:bottom w:val="none" w:sz="0" w:space="0" w:color="auto"/>
                    <w:right w:val="none" w:sz="0" w:space="0" w:color="auto"/>
                  </w:divBdr>
                  <w:divsChild>
                    <w:div w:id="1619875489">
                      <w:marLeft w:val="0"/>
                      <w:marRight w:val="0"/>
                      <w:marTop w:val="0"/>
                      <w:marBottom w:val="0"/>
                      <w:divBdr>
                        <w:top w:val="none" w:sz="0" w:space="0" w:color="auto"/>
                        <w:left w:val="none" w:sz="0" w:space="0" w:color="auto"/>
                        <w:bottom w:val="none" w:sz="0" w:space="0" w:color="auto"/>
                        <w:right w:val="none" w:sz="0" w:space="0" w:color="auto"/>
                      </w:divBdr>
                      <w:divsChild>
                        <w:div w:id="347416711">
                          <w:marLeft w:val="0"/>
                          <w:marRight w:val="0"/>
                          <w:marTop w:val="0"/>
                          <w:marBottom w:val="0"/>
                          <w:divBdr>
                            <w:top w:val="none" w:sz="0" w:space="0" w:color="auto"/>
                            <w:left w:val="none" w:sz="0" w:space="0" w:color="auto"/>
                            <w:bottom w:val="none" w:sz="0" w:space="0" w:color="auto"/>
                            <w:right w:val="none" w:sz="0" w:space="0" w:color="auto"/>
                          </w:divBdr>
                          <w:divsChild>
                            <w:div w:id="2035694223">
                              <w:marLeft w:val="0"/>
                              <w:marRight w:val="0"/>
                              <w:marTop w:val="0"/>
                              <w:marBottom w:val="0"/>
                              <w:divBdr>
                                <w:top w:val="none" w:sz="0" w:space="0" w:color="auto"/>
                                <w:left w:val="none" w:sz="0" w:space="0" w:color="auto"/>
                                <w:bottom w:val="none" w:sz="0" w:space="0" w:color="auto"/>
                                <w:right w:val="none" w:sz="0" w:space="0" w:color="auto"/>
                              </w:divBdr>
                              <w:divsChild>
                                <w:div w:id="750928437">
                                  <w:marLeft w:val="0"/>
                                  <w:marRight w:val="0"/>
                                  <w:marTop w:val="0"/>
                                  <w:marBottom w:val="0"/>
                                  <w:divBdr>
                                    <w:top w:val="none" w:sz="0" w:space="0" w:color="auto"/>
                                    <w:left w:val="none" w:sz="0" w:space="0" w:color="auto"/>
                                    <w:bottom w:val="none" w:sz="0" w:space="0" w:color="auto"/>
                                    <w:right w:val="none" w:sz="0" w:space="0" w:color="auto"/>
                                  </w:divBdr>
                                  <w:divsChild>
                                    <w:div w:id="14708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18243">
      <w:bodyDiv w:val="1"/>
      <w:marLeft w:val="0"/>
      <w:marRight w:val="0"/>
      <w:marTop w:val="0"/>
      <w:marBottom w:val="0"/>
      <w:divBdr>
        <w:top w:val="none" w:sz="0" w:space="0" w:color="auto"/>
        <w:left w:val="none" w:sz="0" w:space="0" w:color="auto"/>
        <w:bottom w:val="none" w:sz="0" w:space="0" w:color="auto"/>
        <w:right w:val="none" w:sz="0" w:space="0" w:color="auto"/>
      </w:divBdr>
      <w:divsChild>
        <w:div w:id="368841405">
          <w:marLeft w:val="0"/>
          <w:marRight w:val="0"/>
          <w:marTop w:val="0"/>
          <w:marBottom w:val="0"/>
          <w:divBdr>
            <w:top w:val="none" w:sz="0" w:space="0" w:color="auto"/>
            <w:left w:val="none" w:sz="0" w:space="0" w:color="auto"/>
            <w:bottom w:val="none" w:sz="0" w:space="0" w:color="auto"/>
            <w:right w:val="none" w:sz="0" w:space="0" w:color="auto"/>
          </w:divBdr>
          <w:divsChild>
            <w:div w:id="65302103">
              <w:marLeft w:val="0"/>
              <w:marRight w:val="0"/>
              <w:marTop w:val="0"/>
              <w:marBottom w:val="0"/>
              <w:divBdr>
                <w:top w:val="none" w:sz="0" w:space="0" w:color="auto"/>
                <w:left w:val="none" w:sz="0" w:space="0" w:color="auto"/>
                <w:bottom w:val="none" w:sz="0" w:space="0" w:color="auto"/>
                <w:right w:val="none" w:sz="0" w:space="0" w:color="auto"/>
              </w:divBdr>
              <w:divsChild>
                <w:div w:id="1083377458">
                  <w:marLeft w:val="0"/>
                  <w:marRight w:val="0"/>
                  <w:marTop w:val="0"/>
                  <w:marBottom w:val="0"/>
                  <w:divBdr>
                    <w:top w:val="none" w:sz="0" w:space="0" w:color="auto"/>
                    <w:left w:val="none" w:sz="0" w:space="0" w:color="auto"/>
                    <w:bottom w:val="none" w:sz="0" w:space="0" w:color="auto"/>
                    <w:right w:val="none" w:sz="0" w:space="0" w:color="auto"/>
                  </w:divBdr>
                  <w:divsChild>
                    <w:div w:id="14044160">
                      <w:marLeft w:val="0"/>
                      <w:marRight w:val="0"/>
                      <w:marTop w:val="0"/>
                      <w:marBottom w:val="0"/>
                      <w:divBdr>
                        <w:top w:val="none" w:sz="0" w:space="0" w:color="auto"/>
                        <w:left w:val="none" w:sz="0" w:space="0" w:color="auto"/>
                        <w:bottom w:val="none" w:sz="0" w:space="0" w:color="auto"/>
                        <w:right w:val="none" w:sz="0" w:space="0" w:color="auto"/>
                      </w:divBdr>
                      <w:divsChild>
                        <w:div w:id="445081801">
                          <w:marLeft w:val="0"/>
                          <w:marRight w:val="0"/>
                          <w:marTop w:val="0"/>
                          <w:marBottom w:val="0"/>
                          <w:divBdr>
                            <w:top w:val="none" w:sz="0" w:space="0" w:color="auto"/>
                            <w:left w:val="none" w:sz="0" w:space="0" w:color="auto"/>
                            <w:bottom w:val="none" w:sz="0" w:space="0" w:color="auto"/>
                            <w:right w:val="none" w:sz="0" w:space="0" w:color="auto"/>
                          </w:divBdr>
                          <w:divsChild>
                            <w:div w:id="958603881">
                              <w:marLeft w:val="0"/>
                              <w:marRight w:val="0"/>
                              <w:marTop w:val="0"/>
                              <w:marBottom w:val="0"/>
                              <w:divBdr>
                                <w:top w:val="none" w:sz="0" w:space="0" w:color="auto"/>
                                <w:left w:val="none" w:sz="0" w:space="0" w:color="auto"/>
                                <w:bottom w:val="none" w:sz="0" w:space="0" w:color="auto"/>
                                <w:right w:val="none" w:sz="0" w:space="0" w:color="auto"/>
                              </w:divBdr>
                              <w:divsChild>
                                <w:div w:id="734428555">
                                  <w:marLeft w:val="0"/>
                                  <w:marRight w:val="0"/>
                                  <w:marTop w:val="0"/>
                                  <w:marBottom w:val="0"/>
                                  <w:divBdr>
                                    <w:top w:val="none" w:sz="0" w:space="0" w:color="auto"/>
                                    <w:left w:val="none" w:sz="0" w:space="0" w:color="auto"/>
                                    <w:bottom w:val="none" w:sz="0" w:space="0" w:color="auto"/>
                                    <w:right w:val="none" w:sz="0" w:space="0" w:color="auto"/>
                                  </w:divBdr>
                                  <w:divsChild>
                                    <w:div w:id="985625499">
                                      <w:marLeft w:val="0"/>
                                      <w:marRight w:val="0"/>
                                      <w:marTop w:val="0"/>
                                      <w:marBottom w:val="0"/>
                                      <w:divBdr>
                                        <w:top w:val="none" w:sz="0" w:space="0" w:color="auto"/>
                                        <w:left w:val="none" w:sz="0" w:space="0" w:color="auto"/>
                                        <w:bottom w:val="none" w:sz="0" w:space="0" w:color="auto"/>
                                        <w:right w:val="none" w:sz="0" w:space="0" w:color="auto"/>
                                      </w:divBdr>
                                      <w:divsChild>
                                        <w:div w:id="235437086">
                                          <w:marLeft w:val="0"/>
                                          <w:marRight w:val="0"/>
                                          <w:marTop w:val="0"/>
                                          <w:marBottom w:val="75"/>
                                          <w:divBdr>
                                            <w:top w:val="none" w:sz="0" w:space="0" w:color="auto"/>
                                            <w:left w:val="none" w:sz="0" w:space="0" w:color="auto"/>
                                            <w:bottom w:val="none" w:sz="0" w:space="0" w:color="auto"/>
                                            <w:right w:val="none" w:sz="0" w:space="0" w:color="auto"/>
                                          </w:divBdr>
                                          <w:divsChild>
                                            <w:div w:id="13112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5172">
                                  <w:marLeft w:val="0"/>
                                  <w:marRight w:val="0"/>
                                  <w:marTop w:val="0"/>
                                  <w:marBottom w:val="0"/>
                                  <w:divBdr>
                                    <w:top w:val="none" w:sz="0" w:space="0" w:color="auto"/>
                                    <w:left w:val="none" w:sz="0" w:space="0" w:color="auto"/>
                                    <w:bottom w:val="none" w:sz="0" w:space="0" w:color="auto"/>
                                    <w:right w:val="none" w:sz="0" w:space="0" w:color="auto"/>
                                  </w:divBdr>
                                  <w:divsChild>
                                    <w:div w:id="19039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965932">
                  <w:marLeft w:val="0"/>
                  <w:marRight w:val="0"/>
                  <w:marTop w:val="225"/>
                  <w:marBottom w:val="0"/>
                  <w:divBdr>
                    <w:top w:val="none" w:sz="0" w:space="0" w:color="auto"/>
                    <w:left w:val="none" w:sz="0" w:space="0" w:color="auto"/>
                    <w:bottom w:val="none" w:sz="0" w:space="0" w:color="auto"/>
                    <w:right w:val="none" w:sz="0" w:space="0" w:color="auto"/>
                  </w:divBdr>
                  <w:divsChild>
                    <w:div w:id="1495754238">
                      <w:marLeft w:val="0"/>
                      <w:marRight w:val="0"/>
                      <w:marTop w:val="0"/>
                      <w:marBottom w:val="90"/>
                      <w:divBdr>
                        <w:top w:val="none" w:sz="0" w:space="0" w:color="auto"/>
                        <w:left w:val="none" w:sz="0" w:space="0" w:color="auto"/>
                        <w:bottom w:val="none" w:sz="0" w:space="0" w:color="auto"/>
                        <w:right w:val="none" w:sz="0" w:space="0" w:color="auto"/>
                      </w:divBdr>
                      <w:divsChild>
                        <w:div w:id="870725171">
                          <w:marLeft w:val="0"/>
                          <w:marRight w:val="0"/>
                          <w:marTop w:val="0"/>
                          <w:marBottom w:val="0"/>
                          <w:divBdr>
                            <w:top w:val="none" w:sz="0" w:space="0" w:color="auto"/>
                            <w:left w:val="none" w:sz="0" w:space="0" w:color="auto"/>
                            <w:bottom w:val="none" w:sz="0" w:space="0" w:color="auto"/>
                            <w:right w:val="none" w:sz="0" w:space="0" w:color="auto"/>
                          </w:divBdr>
                          <w:divsChild>
                            <w:div w:id="519394932">
                              <w:marLeft w:val="0"/>
                              <w:marRight w:val="0"/>
                              <w:marTop w:val="0"/>
                              <w:marBottom w:val="0"/>
                              <w:divBdr>
                                <w:top w:val="none" w:sz="0" w:space="0" w:color="auto"/>
                                <w:left w:val="none" w:sz="0" w:space="0" w:color="auto"/>
                                <w:bottom w:val="none" w:sz="0" w:space="0" w:color="auto"/>
                                <w:right w:val="none" w:sz="0" w:space="0" w:color="auto"/>
                              </w:divBdr>
                              <w:divsChild>
                                <w:div w:id="613248355">
                                  <w:marLeft w:val="0"/>
                                  <w:marRight w:val="0"/>
                                  <w:marTop w:val="0"/>
                                  <w:marBottom w:val="0"/>
                                  <w:divBdr>
                                    <w:top w:val="none" w:sz="0" w:space="0" w:color="auto"/>
                                    <w:left w:val="none" w:sz="0" w:space="0" w:color="auto"/>
                                    <w:bottom w:val="none" w:sz="0" w:space="0" w:color="auto"/>
                                    <w:right w:val="none" w:sz="0" w:space="0" w:color="auto"/>
                                  </w:divBdr>
                                  <w:divsChild>
                                    <w:div w:id="2234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275588">
          <w:marLeft w:val="0"/>
          <w:marRight w:val="0"/>
          <w:marTop w:val="240"/>
          <w:marBottom w:val="0"/>
          <w:divBdr>
            <w:top w:val="none" w:sz="0" w:space="0" w:color="auto"/>
            <w:left w:val="none" w:sz="0" w:space="0" w:color="auto"/>
            <w:bottom w:val="none" w:sz="0" w:space="0" w:color="auto"/>
            <w:right w:val="none" w:sz="0" w:space="0" w:color="auto"/>
          </w:divBdr>
          <w:divsChild>
            <w:div w:id="1618485813">
              <w:marLeft w:val="0"/>
              <w:marRight w:val="0"/>
              <w:marTop w:val="0"/>
              <w:marBottom w:val="0"/>
              <w:divBdr>
                <w:top w:val="none" w:sz="0" w:space="0" w:color="auto"/>
                <w:left w:val="none" w:sz="0" w:space="0" w:color="auto"/>
                <w:bottom w:val="none" w:sz="0" w:space="0" w:color="auto"/>
                <w:right w:val="none" w:sz="0" w:space="0" w:color="auto"/>
              </w:divBdr>
              <w:divsChild>
                <w:div w:id="84889932">
                  <w:marLeft w:val="0"/>
                  <w:marRight w:val="0"/>
                  <w:marTop w:val="0"/>
                  <w:marBottom w:val="0"/>
                  <w:divBdr>
                    <w:top w:val="none" w:sz="0" w:space="0" w:color="auto"/>
                    <w:left w:val="none" w:sz="0" w:space="0" w:color="auto"/>
                    <w:bottom w:val="none" w:sz="0" w:space="0" w:color="auto"/>
                    <w:right w:val="none" w:sz="0" w:space="0" w:color="auto"/>
                  </w:divBdr>
                  <w:divsChild>
                    <w:div w:id="1927182868">
                      <w:marLeft w:val="0"/>
                      <w:marRight w:val="0"/>
                      <w:marTop w:val="0"/>
                      <w:marBottom w:val="0"/>
                      <w:divBdr>
                        <w:top w:val="none" w:sz="0" w:space="0" w:color="auto"/>
                        <w:left w:val="none" w:sz="0" w:space="0" w:color="auto"/>
                        <w:bottom w:val="none" w:sz="0" w:space="0" w:color="auto"/>
                        <w:right w:val="none" w:sz="0" w:space="0" w:color="auto"/>
                      </w:divBdr>
                      <w:divsChild>
                        <w:div w:id="25833902">
                          <w:marLeft w:val="0"/>
                          <w:marRight w:val="0"/>
                          <w:marTop w:val="0"/>
                          <w:marBottom w:val="0"/>
                          <w:divBdr>
                            <w:top w:val="none" w:sz="0" w:space="0" w:color="auto"/>
                            <w:left w:val="none" w:sz="0" w:space="0" w:color="auto"/>
                            <w:bottom w:val="none" w:sz="0" w:space="0" w:color="auto"/>
                            <w:right w:val="none" w:sz="0" w:space="0" w:color="auto"/>
                          </w:divBdr>
                          <w:divsChild>
                            <w:div w:id="643775349">
                              <w:marLeft w:val="0"/>
                              <w:marRight w:val="0"/>
                              <w:marTop w:val="0"/>
                              <w:marBottom w:val="0"/>
                              <w:divBdr>
                                <w:top w:val="none" w:sz="0" w:space="0" w:color="auto"/>
                                <w:left w:val="none" w:sz="0" w:space="0" w:color="auto"/>
                                <w:bottom w:val="none" w:sz="0" w:space="0" w:color="auto"/>
                                <w:right w:val="none" w:sz="0" w:space="0" w:color="auto"/>
                              </w:divBdr>
                              <w:divsChild>
                                <w:div w:id="1399591007">
                                  <w:marLeft w:val="0"/>
                                  <w:marRight w:val="0"/>
                                  <w:marTop w:val="0"/>
                                  <w:marBottom w:val="0"/>
                                  <w:divBdr>
                                    <w:top w:val="none" w:sz="0" w:space="0" w:color="auto"/>
                                    <w:left w:val="none" w:sz="0" w:space="0" w:color="auto"/>
                                    <w:bottom w:val="none" w:sz="0" w:space="0" w:color="auto"/>
                                    <w:right w:val="none" w:sz="0" w:space="0" w:color="auto"/>
                                  </w:divBdr>
                                  <w:divsChild>
                                    <w:div w:id="203561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97376">
      <w:bodyDiv w:val="1"/>
      <w:marLeft w:val="0"/>
      <w:marRight w:val="0"/>
      <w:marTop w:val="0"/>
      <w:marBottom w:val="0"/>
      <w:divBdr>
        <w:top w:val="none" w:sz="0" w:space="0" w:color="auto"/>
        <w:left w:val="none" w:sz="0" w:space="0" w:color="auto"/>
        <w:bottom w:val="none" w:sz="0" w:space="0" w:color="auto"/>
        <w:right w:val="none" w:sz="0" w:space="0" w:color="auto"/>
      </w:divBdr>
      <w:divsChild>
        <w:div w:id="527261233">
          <w:marLeft w:val="0"/>
          <w:marRight w:val="0"/>
          <w:marTop w:val="0"/>
          <w:marBottom w:val="0"/>
          <w:divBdr>
            <w:top w:val="none" w:sz="0" w:space="0" w:color="auto"/>
            <w:left w:val="none" w:sz="0" w:space="0" w:color="auto"/>
            <w:bottom w:val="none" w:sz="0" w:space="0" w:color="auto"/>
            <w:right w:val="none" w:sz="0" w:space="0" w:color="auto"/>
          </w:divBdr>
          <w:divsChild>
            <w:div w:id="601645711">
              <w:marLeft w:val="0"/>
              <w:marRight w:val="0"/>
              <w:marTop w:val="0"/>
              <w:marBottom w:val="0"/>
              <w:divBdr>
                <w:top w:val="none" w:sz="0" w:space="0" w:color="auto"/>
                <w:left w:val="none" w:sz="0" w:space="0" w:color="auto"/>
                <w:bottom w:val="none" w:sz="0" w:space="0" w:color="auto"/>
                <w:right w:val="none" w:sz="0" w:space="0" w:color="auto"/>
              </w:divBdr>
              <w:divsChild>
                <w:div w:id="1206409641">
                  <w:marLeft w:val="0"/>
                  <w:marRight w:val="0"/>
                  <w:marTop w:val="0"/>
                  <w:marBottom w:val="0"/>
                  <w:divBdr>
                    <w:top w:val="none" w:sz="0" w:space="0" w:color="auto"/>
                    <w:left w:val="none" w:sz="0" w:space="0" w:color="auto"/>
                    <w:bottom w:val="none" w:sz="0" w:space="0" w:color="auto"/>
                    <w:right w:val="none" w:sz="0" w:space="0" w:color="auto"/>
                  </w:divBdr>
                  <w:divsChild>
                    <w:div w:id="1487742940">
                      <w:marLeft w:val="0"/>
                      <w:marRight w:val="0"/>
                      <w:marTop w:val="0"/>
                      <w:marBottom w:val="0"/>
                      <w:divBdr>
                        <w:top w:val="none" w:sz="0" w:space="0" w:color="auto"/>
                        <w:left w:val="none" w:sz="0" w:space="0" w:color="auto"/>
                        <w:bottom w:val="none" w:sz="0" w:space="0" w:color="auto"/>
                        <w:right w:val="none" w:sz="0" w:space="0" w:color="auto"/>
                      </w:divBdr>
                      <w:divsChild>
                        <w:div w:id="1600025170">
                          <w:marLeft w:val="0"/>
                          <w:marRight w:val="0"/>
                          <w:marTop w:val="0"/>
                          <w:marBottom w:val="0"/>
                          <w:divBdr>
                            <w:top w:val="none" w:sz="0" w:space="0" w:color="auto"/>
                            <w:left w:val="none" w:sz="0" w:space="0" w:color="auto"/>
                            <w:bottom w:val="none" w:sz="0" w:space="0" w:color="auto"/>
                            <w:right w:val="none" w:sz="0" w:space="0" w:color="auto"/>
                          </w:divBdr>
                          <w:divsChild>
                            <w:div w:id="1458448436">
                              <w:marLeft w:val="0"/>
                              <w:marRight w:val="0"/>
                              <w:marTop w:val="0"/>
                              <w:marBottom w:val="0"/>
                              <w:divBdr>
                                <w:top w:val="none" w:sz="0" w:space="0" w:color="auto"/>
                                <w:left w:val="none" w:sz="0" w:space="0" w:color="auto"/>
                                <w:bottom w:val="none" w:sz="0" w:space="0" w:color="auto"/>
                                <w:right w:val="none" w:sz="0" w:space="0" w:color="auto"/>
                              </w:divBdr>
                              <w:divsChild>
                                <w:div w:id="1399015692">
                                  <w:marLeft w:val="0"/>
                                  <w:marRight w:val="0"/>
                                  <w:marTop w:val="0"/>
                                  <w:marBottom w:val="0"/>
                                  <w:divBdr>
                                    <w:top w:val="none" w:sz="0" w:space="0" w:color="auto"/>
                                    <w:left w:val="none" w:sz="0" w:space="0" w:color="auto"/>
                                    <w:bottom w:val="none" w:sz="0" w:space="0" w:color="auto"/>
                                    <w:right w:val="none" w:sz="0" w:space="0" w:color="auto"/>
                                  </w:divBdr>
                                  <w:divsChild>
                                    <w:div w:id="1109659714">
                                      <w:marLeft w:val="0"/>
                                      <w:marRight w:val="0"/>
                                      <w:marTop w:val="0"/>
                                      <w:marBottom w:val="0"/>
                                      <w:divBdr>
                                        <w:top w:val="none" w:sz="0" w:space="0" w:color="auto"/>
                                        <w:left w:val="none" w:sz="0" w:space="0" w:color="auto"/>
                                        <w:bottom w:val="none" w:sz="0" w:space="0" w:color="auto"/>
                                        <w:right w:val="none" w:sz="0" w:space="0" w:color="auto"/>
                                      </w:divBdr>
                                      <w:divsChild>
                                        <w:div w:id="977222111">
                                          <w:marLeft w:val="0"/>
                                          <w:marRight w:val="0"/>
                                          <w:marTop w:val="0"/>
                                          <w:marBottom w:val="75"/>
                                          <w:divBdr>
                                            <w:top w:val="none" w:sz="0" w:space="0" w:color="auto"/>
                                            <w:left w:val="none" w:sz="0" w:space="0" w:color="auto"/>
                                            <w:bottom w:val="none" w:sz="0" w:space="0" w:color="auto"/>
                                            <w:right w:val="none" w:sz="0" w:space="0" w:color="auto"/>
                                          </w:divBdr>
                                          <w:divsChild>
                                            <w:div w:id="163540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252463">
                                  <w:marLeft w:val="0"/>
                                  <w:marRight w:val="0"/>
                                  <w:marTop w:val="0"/>
                                  <w:marBottom w:val="0"/>
                                  <w:divBdr>
                                    <w:top w:val="none" w:sz="0" w:space="0" w:color="auto"/>
                                    <w:left w:val="none" w:sz="0" w:space="0" w:color="auto"/>
                                    <w:bottom w:val="none" w:sz="0" w:space="0" w:color="auto"/>
                                    <w:right w:val="none" w:sz="0" w:space="0" w:color="auto"/>
                                  </w:divBdr>
                                  <w:divsChild>
                                    <w:div w:id="17841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695048">
                  <w:marLeft w:val="0"/>
                  <w:marRight w:val="0"/>
                  <w:marTop w:val="225"/>
                  <w:marBottom w:val="0"/>
                  <w:divBdr>
                    <w:top w:val="none" w:sz="0" w:space="0" w:color="auto"/>
                    <w:left w:val="none" w:sz="0" w:space="0" w:color="auto"/>
                    <w:bottom w:val="none" w:sz="0" w:space="0" w:color="auto"/>
                    <w:right w:val="none" w:sz="0" w:space="0" w:color="auto"/>
                  </w:divBdr>
                  <w:divsChild>
                    <w:div w:id="114519250">
                      <w:marLeft w:val="0"/>
                      <w:marRight w:val="0"/>
                      <w:marTop w:val="0"/>
                      <w:marBottom w:val="90"/>
                      <w:divBdr>
                        <w:top w:val="none" w:sz="0" w:space="0" w:color="auto"/>
                        <w:left w:val="none" w:sz="0" w:space="0" w:color="auto"/>
                        <w:bottom w:val="none" w:sz="0" w:space="0" w:color="auto"/>
                        <w:right w:val="none" w:sz="0" w:space="0" w:color="auto"/>
                      </w:divBdr>
                      <w:divsChild>
                        <w:div w:id="2128379703">
                          <w:marLeft w:val="0"/>
                          <w:marRight w:val="0"/>
                          <w:marTop w:val="0"/>
                          <w:marBottom w:val="0"/>
                          <w:divBdr>
                            <w:top w:val="none" w:sz="0" w:space="0" w:color="auto"/>
                            <w:left w:val="none" w:sz="0" w:space="0" w:color="auto"/>
                            <w:bottom w:val="none" w:sz="0" w:space="0" w:color="auto"/>
                            <w:right w:val="none" w:sz="0" w:space="0" w:color="auto"/>
                          </w:divBdr>
                          <w:divsChild>
                            <w:div w:id="200897377">
                              <w:marLeft w:val="0"/>
                              <w:marRight w:val="0"/>
                              <w:marTop w:val="0"/>
                              <w:marBottom w:val="0"/>
                              <w:divBdr>
                                <w:top w:val="none" w:sz="0" w:space="0" w:color="auto"/>
                                <w:left w:val="none" w:sz="0" w:space="0" w:color="auto"/>
                                <w:bottom w:val="none" w:sz="0" w:space="0" w:color="auto"/>
                                <w:right w:val="none" w:sz="0" w:space="0" w:color="auto"/>
                              </w:divBdr>
                              <w:divsChild>
                                <w:div w:id="744693592">
                                  <w:marLeft w:val="0"/>
                                  <w:marRight w:val="0"/>
                                  <w:marTop w:val="0"/>
                                  <w:marBottom w:val="0"/>
                                  <w:divBdr>
                                    <w:top w:val="none" w:sz="0" w:space="0" w:color="auto"/>
                                    <w:left w:val="none" w:sz="0" w:space="0" w:color="auto"/>
                                    <w:bottom w:val="none" w:sz="0" w:space="0" w:color="auto"/>
                                    <w:right w:val="none" w:sz="0" w:space="0" w:color="auto"/>
                                  </w:divBdr>
                                  <w:divsChild>
                                    <w:div w:id="106869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452787">
          <w:marLeft w:val="0"/>
          <w:marRight w:val="0"/>
          <w:marTop w:val="240"/>
          <w:marBottom w:val="0"/>
          <w:divBdr>
            <w:top w:val="none" w:sz="0" w:space="0" w:color="auto"/>
            <w:left w:val="none" w:sz="0" w:space="0" w:color="auto"/>
            <w:bottom w:val="none" w:sz="0" w:space="0" w:color="auto"/>
            <w:right w:val="none" w:sz="0" w:space="0" w:color="auto"/>
          </w:divBdr>
          <w:divsChild>
            <w:div w:id="1156142237">
              <w:marLeft w:val="0"/>
              <w:marRight w:val="0"/>
              <w:marTop w:val="0"/>
              <w:marBottom w:val="0"/>
              <w:divBdr>
                <w:top w:val="none" w:sz="0" w:space="0" w:color="auto"/>
                <w:left w:val="none" w:sz="0" w:space="0" w:color="auto"/>
                <w:bottom w:val="none" w:sz="0" w:space="0" w:color="auto"/>
                <w:right w:val="none" w:sz="0" w:space="0" w:color="auto"/>
              </w:divBdr>
              <w:divsChild>
                <w:div w:id="1031226985">
                  <w:marLeft w:val="0"/>
                  <w:marRight w:val="0"/>
                  <w:marTop w:val="0"/>
                  <w:marBottom w:val="0"/>
                  <w:divBdr>
                    <w:top w:val="none" w:sz="0" w:space="0" w:color="auto"/>
                    <w:left w:val="none" w:sz="0" w:space="0" w:color="auto"/>
                    <w:bottom w:val="none" w:sz="0" w:space="0" w:color="auto"/>
                    <w:right w:val="none" w:sz="0" w:space="0" w:color="auto"/>
                  </w:divBdr>
                  <w:divsChild>
                    <w:div w:id="1914926710">
                      <w:marLeft w:val="0"/>
                      <w:marRight w:val="0"/>
                      <w:marTop w:val="0"/>
                      <w:marBottom w:val="0"/>
                      <w:divBdr>
                        <w:top w:val="none" w:sz="0" w:space="0" w:color="auto"/>
                        <w:left w:val="none" w:sz="0" w:space="0" w:color="auto"/>
                        <w:bottom w:val="none" w:sz="0" w:space="0" w:color="auto"/>
                        <w:right w:val="none" w:sz="0" w:space="0" w:color="auto"/>
                      </w:divBdr>
                      <w:divsChild>
                        <w:div w:id="20208960">
                          <w:marLeft w:val="0"/>
                          <w:marRight w:val="0"/>
                          <w:marTop w:val="0"/>
                          <w:marBottom w:val="0"/>
                          <w:divBdr>
                            <w:top w:val="none" w:sz="0" w:space="0" w:color="auto"/>
                            <w:left w:val="none" w:sz="0" w:space="0" w:color="auto"/>
                            <w:bottom w:val="none" w:sz="0" w:space="0" w:color="auto"/>
                            <w:right w:val="none" w:sz="0" w:space="0" w:color="auto"/>
                          </w:divBdr>
                          <w:divsChild>
                            <w:div w:id="1816022512">
                              <w:marLeft w:val="0"/>
                              <w:marRight w:val="0"/>
                              <w:marTop w:val="0"/>
                              <w:marBottom w:val="0"/>
                              <w:divBdr>
                                <w:top w:val="none" w:sz="0" w:space="0" w:color="auto"/>
                                <w:left w:val="none" w:sz="0" w:space="0" w:color="auto"/>
                                <w:bottom w:val="none" w:sz="0" w:space="0" w:color="auto"/>
                                <w:right w:val="none" w:sz="0" w:space="0" w:color="auto"/>
                              </w:divBdr>
                              <w:divsChild>
                                <w:div w:id="1056513462">
                                  <w:marLeft w:val="0"/>
                                  <w:marRight w:val="0"/>
                                  <w:marTop w:val="0"/>
                                  <w:marBottom w:val="0"/>
                                  <w:divBdr>
                                    <w:top w:val="none" w:sz="0" w:space="0" w:color="auto"/>
                                    <w:left w:val="none" w:sz="0" w:space="0" w:color="auto"/>
                                    <w:bottom w:val="none" w:sz="0" w:space="0" w:color="auto"/>
                                    <w:right w:val="none" w:sz="0" w:space="0" w:color="auto"/>
                                  </w:divBdr>
                                  <w:divsChild>
                                    <w:div w:id="6482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59771">
      <w:bodyDiv w:val="1"/>
      <w:marLeft w:val="0"/>
      <w:marRight w:val="0"/>
      <w:marTop w:val="0"/>
      <w:marBottom w:val="0"/>
      <w:divBdr>
        <w:top w:val="none" w:sz="0" w:space="0" w:color="auto"/>
        <w:left w:val="none" w:sz="0" w:space="0" w:color="auto"/>
        <w:bottom w:val="none" w:sz="0" w:space="0" w:color="auto"/>
        <w:right w:val="none" w:sz="0" w:space="0" w:color="auto"/>
      </w:divBdr>
      <w:divsChild>
        <w:div w:id="1485077350">
          <w:marLeft w:val="0"/>
          <w:marRight w:val="0"/>
          <w:marTop w:val="0"/>
          <w:marBottom w:val="0"/>
          <w:divBdr>
            <w:top w:val="none" w:sz="0" w:space="0" w:color="auto"/>
            <w:left w:val="none" w:sz="0" w:space="0" w:color="auto"/>
            <w:bottom w:val="none" w:sz="0" w:space="0" w:color="auto"/>
            <w:right w:val="none" w:sz="0" w:space="0" w:color="auto"/>
          </w:divBdr>
          <w:divsChild>
            <w:div w:id="1629824438">
              <w:marLeft w:val="0"/>
              <w:marRight w:val="0"/>
              <w:marTop w:val="0"/>
              <w:marBottom w:val="0"/>
              <w:divBdr>
                <w:top w:val="none" w:sz="0" w:space="0" w:color="auto"/>
                <w:left w:val="none" w:sz="0" w:space="0" w:color="auto"/>
                <w:bottom w:val="none" w:sz="0" w:space="0" w:color="auto"/>
                <w:right w:val="none" w:sz="0" w:space="0" w:color="auto"/>
              </w:divBdr>
              <w:divsChild>
                <w:div w:id="1085418702">
                  <w:marLeft w:val="0"/>
                  <w:marRight w:val="0"/>
                  <w:marTop w:val="0"/>
                  <w:marBottom w:val="0"/>
                  <w:divBdr>
                    <w:top w:val="none" w:sz="0" w:space="0" w:color="auto"/>
                    <w:left w:val="none" w:sz="0" w:space="0" w:color="auto"/>
                    <w:bottom w:val="none" w:sz="0" w:space="0" w:color="auto"/>
                    <w:right w:val="none" w:sz="0" w:space="0" w:color="auto"/>
                  </w:divBdr>
                  <w:divsChild>
                    <w:div w:id="527837038">
                      <w:marLeft w:val="0"/>
                      <w:marRight w:val="0"/>
                      <w:marTop w:val="0"/>
                      <w:marBottom w:val="0"/>
                      <w:divBdr>
                        <w:top w:val="none" w:sz="0" w:space="0" w:color="auto"/>
                        <w:left w:val="none" w:sz="0" w:space="0" w:color="auto"/>
                        <w:bottom w:val="none" w:sz="0" w:space="0" w:color="auto"/>
                        <w:right w:val="none" w:sz="0" w:space="0" w:color="auto"/>
                      </w:divBdr>
                      <w:divsChild>
                        <w:div w:id="1918783644">
                          <w:marLeft w:val="0"/>
                          <w:marRight w:val="0"/>
                          <w:marTop w:val="0"/>
                          <w:marBottom w:val="0"/>
                          <w:divBdr>
                            <w:top w:val="none" w:sz="0" w:space="0" w:color="auto"/>
                            <w:left w:val="none" w:sz="0" w:space="0" w:color="auto"/>
                            <w:bottom w:val="none" w:sz="0" w:space="0" w:color="auto"/>
                            <w:right w:val="none" w:sz="0" w:space="0" w:color="auto"/>
                          </w:divBdr>
                          <w:divsChild>
                            <w:div w:id="561793275">
                              <w:marLeft w:val="0"/>
                              <w:marRight w:val="0"/>
                              <w:marTop w:val="0"/>
                              <w:marBottom w:val="0"/>
                              <w:divBdr>
                                <w:top w:val="none" w:sz="0" w:space="0" w:color="auto"/>
                                <w:left w:val="none" w:sz="0" w:space="0" w:color="auto"/>
                                <w:bottom w:val="none" w:sz="0" w:space="0" w:color="auto"/>
                                <w:right w:val="none" w:sz="0" w:space="0" w:color="auto"/>
                              </w:divBdr>
                              <w:divsChild>
                                <w:div w:id="1019359321">
                                  <w:marLeft w:val="0"/>
                                  <w:marRight w:val="0"/>
                                  <w:marTop w:val="0"/>
                                  <w:marBottom w:val="0"/>
                                  <w:divBdr>
                                    <w:top w:val="none" w:sz="0" w:space="0" w:color="auto"/>
                                    <w:left w:val="none" w:sz="0" w:space="0" w:color="auto"/>
                                    <w:bottom w:val="none" w:sz="0" w:space="0" w:color="auto"/>
                                    <w:right w:val="none" w:sz="0" w:space="0" w:color="auto"/>
                                  </w:divBdr>
                                  <w:divsChild>
                                    <w:div w:id="508640545">
                                      <w:marLeft w:val="0"/>
                                      <w:marRight w:val="0"/>
                                      <w:marTop w:val="0"/>
                                      <w:marBottom w:val="0"/>
                                      <w:divBdr>
                                        <w:top w:val="none" w:sz="0" w:space="0" w:color="auto"/>
                                        <w:left w:val="none" w:sz="0" w:space="0" w:color="auto"/>
                                        <w:bottom w:val="none" w:sz="0" w:space="0" w:color="auto"/>
                                        <w:right w:val="none" w:sz="0" w:space="0" w:color="auto"/>
                                      </w:divBdr>
                                      <w:divsChild>
                                        <w:div w:id="1704090935">
                                          <w:marLeft w:val="0"/>
                                          <w:marRight w:val="0"/>
                                          <w:marTop w:val="0"/>
                                          <w:marBottom w:val="75"/>
                                          <w:divBdr>
                                            <w:top w:val="none" w:sz="0" w:space="0" w:color="auto"/>
                                            <w:left w:val="none" w:sz="0" w:space="0" w:color="auto"/>
                                            <w:bottom w:val="none" w:sz="0" w:space="0" w:color="auto"/>
                                            <w:right w:val="none" w:sz="0" w:space="0" w:color="auto"/>
                                          </w:divBdr>
                                          <w:divsChild>
                                            <w:div w:id="18464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2936">
                                  <w:marLeft w:val="0"/>
                                  <w:marRight w:val="0"/>
                                  <w:marTop w:val="0"/>
                                  <w:marBottom w:val="0"/>
                                  <w:divBdr>
                                    <w:top w:val="none" w:sz="0" w:space="0" w:color="auto"/>
                                    <w:left w:val="none" w:sz="0" w:space="0" w:color="auto"/>
                                    <w:bottom w:val="none" w:sz="0" w:space="0" w:color="auto"/>
                                    <w:right w:val="none" w:sz="0" w:space="0" w:color="auto"/>
                                  </w:divBdr>
                                  <w:divsChild>
                                    <w:div w:id="12699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851596">
                  <w:marLeft w:val="0"/>
                  <w:marRight w:val="0"/>
                  <w:marTop w:val="225"/>
                  <w:marBottom w:val="0"/>
                  <w:divBdr>
                    <w:top w:val="none" w:sz="0" w:space="0" w:color="auto"/>
                    <w:left w:val="none" w:sz="0" w:space="0" w:color="auto"/>
                    <w:bottom w:val="none" w:sz="0" w:space="0" w:color="auto"/>
                    <w:right w:val="none" w:sz="0" w:space="0" w:color="auto"/>
                  </w:divBdr>
                  <w:divsChild>
                    <w:div w:id="1631131747">
                      <w:marLeft w:val="0"/>
                      <w:marRight w:val="0"/>
                      <w:marTop w:val="0"/>
                      <w:marBottom w:val="90"/>
                      <w:divBdr>
                        <w:top w:val="none" w:sz="0" w:space="0" w:color="auto"/>
                        <w:left w:val="none" w:sz="0" w:space="0" w:color="auto"/>
                        <w:bottom w:val="none" w:sz="0" w:space="0" w:color="auto"/>
                        <w:right w:val="none" w:sz="0" w:space="0" w:color="auto"/>
                      </w:divBdr>
                      <w:divsChild>
                        <w:div w:id="494497515">
                          <w:marLeft w:val="0"/>
                          <w:marRight w:val="0"/>
                          <w:marTop w:val="0"/>
                          <w:marBottom w:val="0"/>
                          <w:divBdr>
                            <w:top w:val="none" w:sz="0" w:space="0" w:color="auto"/>
                            <w:left w:val="none" w:sz="0" w:space="0" w:color="auto"/>
                            <w:bottom w:val="none" w:sz="0" w:space="0" w:color="auto"/>
                            <w:right w:val="none" w:sz="0" w:space="0" w:color="auto"/>
                          </w:divBdr>
                          <w:divsChild>
                            <w:div w:id="1244874504">
                              <w:marLeft w:val="0"/>
                              <w:marRight w:val="0"/>
                              <w:marTop w:val="0"/>
                              <w:marBottom w:val="0"/>
                              <w:divBdr>
                                <w:top w:val="none" w:sz="0" w:space="0" w:color="auto"/>
                                <w:left w:val="none" w:sz="0" w:space="0" w:color="auto"/>
                                <w:bottom w:val="none" w:sz="0" w:space="0" w:color="auto"/>
                                <w:right w:val="none" w:sz="0" w:space="0" w:color="auto"/>
                              </w:divBdr>
                              <w:divsChild>
                                <w:div w:id="313073107">
                                  <w:marLeft w:val="0"/>
                                  <w:marRight w:val="0"/>
                                  <w:marTop w:val="0"/>
                                  <w:marBottom w:val="0"/>
                                  <w:divBdr>
                                    <w:top w:val="none" w:sz="0" w:space="0" w:color="auto"/>
                                    <w:left w:val="none" w:sz="0" w:space="0" w:color="auto"/>
                                    <w:bottom w:val="none" w:sz="0" w:space="0" w:color="auto"/>
                                    <w:right w:val="none" w:sz="0" w:space="0" w:color="auto"/>
                                  </w:divBdr>
                                  <w:divsChild>
                                    <w:div w:id="156247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984556">
          <w:marLeft w:val="0"/>
          <w:marRight w:val="0"/>
          <w:marTop w:val="240"/>
          <w:marBottom w:val="0"/>
          <w:divBdr>
            <w:top w:val="none" w:sz="0" w:space="0" w:color="auto"/>
            <w:left w:val="none" w:sz="0" w:space="0" w:color="auto"/>
            <w:bottom w:val="none" w:sz="0" w:space="0" w:color="auto"/>
            <w:right w:val="none" w:sz="0" w:space="0" w:color="auto"/>
          </w:divBdr>
          <w:divsChild>
            <w:div w:id="570970964">
              <w:marLeft w:val="0"/>
              <w:marRight w:val="0"/>
              <w:marTop w:val="0"/>
              <w:marBottom w:val="0"/>
              <w:divBdr>
                <w:top w:val="none" w:sz="0" w:space="0" w:color="auto"/>
                <w:left w:val="none" w:sz="0" w:space="0" w:color="auto"/>
                <w:bottom w:val="none" w:sz="0" w:space="0" w:color="auto"/>
                <w:right w:val="none" w:sz="0" w:space="0" w:color="auto"/>
              </w:divBdr>
              <w:divsChild>
                <w:div w:id="1358774991">
                  <w:marLeft w:val="0"/>
                  <w:marRight w:val="0"/>
                  <w:marTop w:val="0"/>
                  <w:marBottom w:val="0"/>
                  <w:divBdr>
                    <w:top w:val="none" w:sz="0" w:space="0" w:color="auto"/>
                    <w:left w:val="none" w:sz="0" w:space="0" w:color="auto"/>
                    <w:bottom w:val="none" w:sz="0" w:space="0" w:color="auto"/>
                    <w:right w:val="none" w:sz="0" w:space="0" w:color="auto"/>
                  </w:divBdr>
                  <w:divsChild>
                    <w:div w:id="887379376">
                      <w:marLeft w:val="0"/>
                      <w:marRight w:val="0"/>
                      <w:marTop w:val="0"/>
                      <w:marBottom w:val="0"/>
                      <w:divBdr>
                        <w:top w:val="none" w:sz="0" w:space="0" w:color="auto"/>
                        <w:left w:val="none" w:sz="0" w:space="0" w:color="auto"/>
                        <w:bottom w:val="none" w:sz="0" w:space="0" w:color="auto"/>
                        <w:right w:val="none" w:sz="0" w:space="0" w:color="auto"/>
                      </w:divBdr>
                      <w:divsChild>
                        <w:div w:id="2037651189">
                          <w:marLeft w:val="0"/>
                          <w:marRight w:val="0"/>
                          <w:marTop w:val="0"/>
                          <w:marBottom w:val="0"/>
                          <w:divBdr>
                            <w:top w:val="none" w:sz="0" w:space="0" w:color="auto"/>
                            <w:left w:val="none" w:sz="0" w:space="0" w:color="auto"/>
                            <w:bottom w:val="none" w:sz="0" w:space="0" w:color="auto"/>
                            <w:right w:val="none" w:sz="0" w:space="0" w:color="auto"/>
                          </w:divBdr>
                          <w:divsChild>
                            <w:div w:id="853812406">
                              <w:marLeft w:val="0"/>
                              <w:marRight w:val="0"/>
                              <w:marTop w:val="0"/>
                              <w:marBottom w:val="0"/>
                              <w:divBdr>
                                <w:top w:val="none" w:sz="0" w:space="0" w:color="auto"/>
                                <w:left w:val="none" w:sz="0" w:space="0" w:color="auto"/>
                                <w:bottom w:val="none" w:sz="0" w:space="0" w:color="auto"/>
                                <w:right w:val="none" w:sz="0" w:space="0" w:color="auto"/>
                              </w:divBdr>
                              <w:divsChild>
                                <w:div w:id="2013876144">
                                  <w:marLeft w:val="0"/>
                                  <w:marRight w:val="0"/>
                                  <w:marTop w:val="0"/>
                                  <w:marBottom w:val="0"/>
                                  <w:divBdr>
                                    <w:top w:val="none" w:sz="0" w:space="0" w:color="auto"/>
                                    <w:left w:val="none" w:sz="0" w:space="0" w:color="auto"/>
                                    <w:bottom w:val="none" w:sz="0" w:space="0" w:color="auto"/>
                                    <w:right w:val="none" w:sz="0" w:space="0" w:color="auto"/>
                                  </w:divBdr>
                                  <w:divsChild>
                                    <w:div w:id="4254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16112">
      <w:bodyDiv w:val="1"/>
      <w:marLeft w:val="0"/>
      <w:marRight w:val="0"/>
      <w:marTop w:val="0"/>
      <w:marBottom w:val="0"/>
      <w:divBdr>
        <w:top w:val="none" w:sz="0" w:space="0" w:color="auto"/>
        <w:left w:val="none" w:sz="0" w:space="0" w:color="auto"/>
        <w:bottom w:val="none" w:sz="0" w:space="0" w:color="auto"/>
        <w:right w:val="none" w:sz="0" w:space="0" w:color="auto"/>
      </w:divBdr>
      <w:divsChild>
        <w:div w:id="1410881885">
          <w:marLeft w:val="0"/>
          <w:marRight w:val="0"/>
          <w:marTop w:val="0"/>
          <w:marBottom w:val="0"/>
          <w:divBdr>
            <w:top w:val="none" w:sz="0" w:space="0" w:color="auto"/>
            <w:left w:val="none" w:sz="0" w:space="0" w:color="auto"/>
            <w:bottom w:val="none" w:sz="0" w:space="0" w:color="auto"/>
            <w:right w:val="none" w:sz="0" w:space="0" w:color="auto"/>
          </w:divBdr>
          <w:divsChild>
            <w:div w:id="1085148607">
              <w:marLeft w:val="0"/>
              <w:marRight w:val="0"/>
              <w:marTop w:val="0"/>
              <w:marBottom w:val="0"/>
              <w:divBdr>
                <w:top w:val="none" w:sz="0" w:space="0" w:color="auto"/>
                <w:left w:val="none" w:sz="0" w:space="0" w:color="auto"/>
                <w:bottom w:val="none" w:sz="0" w:space="0" w:color="auto"/>
                <w:right w:val="none" w:sz="0" w:space="0" w:color="auto"/>
              </w:divBdr>
              <w:divsChild>
                <w:div w:id="2094157674">
                  <w:marLeft w:val="0"/>
                  <w:marRight w:val="0"/>
                  <w:marTop w:val="0"/>
                  <w:marBottom w:val="0"/>
                  <w:divBdr>
                    <w:top w:val="none" w:sz="0" w:space="0" w:color="auto"/>
                    <w:left w:val="none" w:sz="0" w:space="0" w:color="auto"/>
                    <w:bottom w:val="none" w:sz="0" w:space="0" w:color="auto"/>
                    <w:right w:val="none" w:sz="0" w:space="0" w:color="auto"/>
                  </w:divBdr>
                  <w:divsChild>
                    <w:div w:id="434978220">
                      <w:marLeft w:val="0"/>
                      <w:marRight w:val="0"/>
                      <w:marTop w:val="0"/>
                      <w:marBottom w:val="0"/>
                      <w:divBdr>
                        <w:top w:val="none" w:sz="0" w:space="0" w:color="auto"/>
                        <w:left w:val="none" w:sz="0" w:space="0" w:color="auto"/>
                        <w:bottom w:val="none" w:sz="0" w:space="0" w:color="auto"/>
                        <w:right w:val="none" w:sz="0" w:space="0" w:color="auto"/>
                      </w:divBdr>
                      <w:divsChild>
                        <w:div w:id="781387407">
                          <w:marLeft w:val="0"/>
                          <w:marRight w:val="0"/>
                          <w:marTop w:val="0"/>
                          <w:marBottom w:val="0"/>
                          <w:divBdr>
                            <w:top w:val="none" w:sz="0" w:space="0" w:color="auto"/>
                            <w:left w:val="none" w:sz="0" w:space="0" w:color="auto"/>
                            <w:bottom w:val="none" w:sz="0" w:space="0" w:color="auto"/>
                            <w:right w:val="none" w:sz="0" w:space="0" w:color="auto"/>
                          </w:divBdr>
                          <w:divsChild>
                            <w:div w:id="1046563066">
                              <w:marLeft w:val="0"/>
                              <w:marRight w:val="0"/>
                              <w:marTop w:val="0"/>
                              <w:marBottom w:val="0"/>
                              <w:divBdr>
                                <w:top w:val="none" w:sz="0" w:space="0" w:color="auto"/>
                                <w:left w:val="none" w:sz="0" w:space="0" w:color="auto"/>
                                <w:bottom w:val="none" w:sz="0" w:space="0" w:color="auto"/>
                                <w:right w:val="none" w:sz="0" w:space="0" w:color="auto"/>
                              </w:divBdr>
                              <w:divsChild>
                                <w:div w:id="193034217">
                                  <w:marLeft w:val="0"/>
                                  <w:marRight w:val="0"/>
                                  <w:marTop w:val="0"/>
                                  <w:marBottom w:val="0"/>
                                  <w:divBdr>
                                    <w:top w:val="none" w:sz="0" w:space="0" w:color="auto"/>
                                    <w:left w:val="none" w:sz="0" w:space="0" w:color="auto"/>
                                    <w:bottom w:val="none" w:sz="0" w:space="0" w:color="auto"/>
                                    <w:right w:val="none" w:sz="0" w:space="0" w:color="auto"/>
                                  </w:divBdr>
                                  <w:divsChild>
                                    <w:div w:id="377899407">
                                      <w:marLeft w:val="0"/>
                                      <w:marRight w:val="0"/>
                                      <w:marTop w:val="0"/>
                                      <w:marBottom w:val="0"/>
                                      <w:divBdr>
                                        <w:top w:val="none" w:sz="0" w:space="0" w:color="auto"/>
                                        <w:left w:val="none" w:sz="0" w:space="0" w:color="auto"/>
                                        <w:bottom w:val="none" w:sz="0" w:space="0" w:color="auto"/>
                                        <w:right w:val="none" w:sz="0" w:space="0" w:color="auto"/>
                                      </w:divBdr>
                                      <w:divsChild>
                                        <w:div w:id="1379739801">
                                          <w:marLeft w:val="0"/>
                                          <w:marRight w:val="0"/>
                                          <w:marTop w:val="0"/>
                                          <w:marBottom w:val="75"/>
                                          <w:divBdr>
                                            <w:top w:val="none" w:sz="0" w:space="0" w:color="auto"/>
                                            <w:left w:val="none" w:sz="0" w:space="0" w:color="auto"/>
                                            <w:bottom w:val="none" w:sz="0" w:space="0" w:color="auto"/>
                                            <w:right w:val="none" w:sz="0" w:space="0" w:color="auto"/>
                                          </w:divBdr>
                                          <w:divsChild>
                                            <w:div w:id="1296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25561">
                                  <w:marLeft w:val="0"/>
                                  <w:marRight w:val="0"/>
                                  <w:marTop w:val="0"/>
                                  <w:marBottom w:val="0"/>
                                  <w:divBdr>
                                    <w:top w:val="none" w:sz="0" w:space="0" w:color="auto"/>
                                    <w:left w:val="none" w:sz="0" w:space="0" w:color="auto"/>
                                    <w:bottom w:val="none" w:sz="0" w:space="0" w:color="auto"/>
                                    <w:right w:val="none" w:sz="0" w:space="0" w:color="auto"/>
                                  </w:divBdr>
                                  <w:divsChild>
                                    <w:div w:id="12424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088960">
                  <w:marLeft w:val="0"/>
                  <w:marRight w:val="0"/>
                  <w:marTop w:val="225"/>
                  <w:marBottom w:val="0"/>
                  <w:divBdr>
                    <w:top w:val="none" w:sz="0" w:space="0" w:color="auto"/>
                    <w:left w:val="none" w:sz="0" w:space="0" w:color="auto"/>
                    <w:bottom w:val="none" w:sz="0" w:space="0" w:color="auto"/>
                    <w:right w:val="none" w:sz="0" w:space="0" w:color="auto"/>
                  </w:divBdr>
                  <w:divsChild>
                    <w:div w:id="867451871">
                      <w:marLeft w:val="0"/>
                      <w:marRight w:val="0"/>
                      <w:marTop w:val="0"/>
                      <w:marBottom w:val="90"/>
                      <w:divBdr>
                        <w:top w:val="none" w:sz="0" w:space="0" w:color="auto"/>
                        <w:left w:val="none" w:sz="0" w:space="0" w:color="auto"/>
                        <w:bottom w:val="none" w:sz="0" w:space="0" w:color="auto"/>
                        <w:right w:val="none" w:sz="0" w:space="0" w:color="auto"/>
                      </w:divBdr>
                      <w:divsChild>
                        <w:div w:id="1698776687">
                          <w:marLeft w:val="0"/>
                          <w:marRight w:val="0"/>
                          <w:marTop w:val="0"/>
                          <w:marBottom w:val="0"/>
                          <w:divBdr>
                            <w:top w:val="none" w:sz="0" w:space="0" w:color="auto"/>
                            <w:left w:val="none" w:sz="0" w:space="0" w:color="auto"/>
                            <w:bottom w:val="none" w:sz="0" w:space="0" w:color="auto"/>
                            <w:right w:val="none" w:sz="0" w:space="0" w:color="auto"/>
                          </w:divBdr>
                          <w:divsChild>
                            <w:div w:id="1646858180">
                              <w:marLeft w:val="0"/>
                              <w:marRight w:val="0"/>
                              <w:marTop w:val="0"/>
                              <w:marBottom w:val="0"/>
                              <w:divBdr>
                                <w:top w:val="none" w:sz="0" w:space="0" w:color="auto"/>
                                <w:left w:val="none" w:sz="0" w:space="0" w:color="auto"/>
                                <w:bottom w:val="none" w:sz="0" w:space="0" w:color="auto"/>
                                <w:right w:val="none" w:sz="0" w:space="0" w:color="auto"/>
                              </w:divBdr>
                              <w:divsChild>
                                <w:div w:id="1726560613">
                                  <w:marLeft w:val="0"/>
                                  <w:marRight w:val="0"/>
                                  <w:marTop w:val="0"/>
                                  <w:marBottom w:val="0"/>
                                  <w:divBdr>
                                    <w:top w:val="none" w:sz="0" w:space="0" w:color="auto"/>
                                    <w:left w:val="none" w:sz="0" w:space="0" w:color="auto"/>
                                    <w:bottom w:val="none" w:sz="0" w:space="0" w:color="auto"/>
                                    <w:right w:val="none" w:sz="0" w:space="0" w:color="auto"/>
                                  </w:divBdr>
                                  <w:divsChild>
                                    <w:div w:id="8433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680710">
          <w:marLeft w:val="0"/>
          <w:marRight w:val="0"/>
          <w:marTop w:val="240"/>
          <w:marBottom w:val="0"/>
          <w:divBdr>
            <w:top w:val="none" w:sz="0" w:space="0" w:color="auto"/>
            <w:left w:val="none" w:sz="0" w:space="0" w:color="auto"/>
            <w:bottom w:val="none" w:sz="0" w:space="0" w:color="auto"/>
            <w:right w:val="none" w:sz="0" w:space="0" w:color="auto"/>
          </w:divBdr>
          <w:divsChild>
            <w:div w:id="2082437132">
              <w:marLeft w:val="0"/>
              <w:marRight w:val="0"/>
              <w:marTop w:val="0"/>
              <w:marBottom w:val="0"/>
              <w:divBdr>
                <w:top w:val="none" w:sz="0" w:space="0" w:color="auto"/>
                <w:left w:val="none" w:sz="0" w:space="0" w:color="auto"/>
                <w:bottom w:val="none" w:sz="0" w:space="0" w:color="auto"/>
                <w:right w:val="none" w:sz="0" w:space="0" w:color="auto"/>
              </w:divBdr>
              <w:divsChild>
                <w:div w:id="213473129">
                  <w:marLeft w:val="0"/>
                  <w:marRight w:val="0"/>
                  <w:marTop w:val="0"/>
                  <w:marBottom w:val="0"/>
                  <w:divBdr>
                    <w:top w:val="none" w:sz="0" w:space="0" w:color="auto"/>
                    <w:left w:val="none" w:sz="0" w:space="0" w:color="auto"/>
                    <w:bottom w:val="none" w:sz="0" w:space="0" w:color="auto"/>
                    <w:right w:val="none" w:sz="0" w:space="0" w:color="auto"/>
                  </w:divBdr>
                  <w:divsChild>
                    <w:div w:id="1426462078">
                      <w:marLeft w:val="0"/>
                      <w:marRight w:val="0"/>
                      <w:marTop w:val="0"/>
                      <w:marBottom w:val="0"/>
                      <w:divBdr>
                        <w:top w:val="none" w:sz="0" w:space="0" w:color="auto"/>
                        <w:left w:val="none" w:sz="0" w:space="0" w:color="auto"/>
                        <w:bottom w:val="none" w:sz="0" w:space="0" w:color="auto"/>
                        <w:right w:val="none" w:sz="0" w:space="0" w:color="auto"/>
                      </w:divBdr>
                      <w:divsChild>
                        <w:div w:id="537012856">
                          <w:marLeft w:val="0"/>
                          <w:marRight w:val="0"/>
                          <w:marTop w:val="0"/>
                          <w:marBottom w:val="0"/>
                          <w:divBdr>
                            <w:top w:val="none" w:sz="0" w:space="0" w:color="auto"/>
                            <w:left w:val="none" w:sz="0" w:space="0" w:color="auto"/>
                            <w:bottom w:val="none" w:sz="0" w:space="0" w:color="auto"/>
                            <w:right w:val="none" w:sz="0" w:space="0" w:color="auto"/>
                          </w:divBdr>
                          <w:divsChild>
                            <w:div w:id="276523673">
                              <w:marLeft w:val="0"/>
                              <w:marRight w:val="0"/>
                              <w:marTop w:val="0"/>
                              <w:marBottom w:val="0"/>
                              <w:divBdr>
                                <w:top w:val="none" w:sz="0" w:space="0" w:color="auto"/>
                                <w:left w:val="none" w:sz="0" w:space="0" w:color="auto"/>
                                <w:bottom w:val="none" w:sz="0" w:space="0" w:color="auto"/>
                                <w:right w:val="none" w:sz="0" w:space="0" w:color="auto"/>
                              </w:divBdr>
                              <w:divsChild>
                                <w:div w:id="1446657195">
                                  <w:marLeft w:val="0"/>
                                  <w:marRight w:val="0"/>
                                  <w:marTop w:val="0"/>
                                  <w:marBottom w:val="0"/>
                                  <w:divBdr>
                                    <w:top w:val="none" w:sz="0" w:space="0" w:color="auto"/>
                                    <w:left w:val="none" w:sz="0" w:space="0" w:color="auto"/>
                                    <w:bottom w:val="none" w:sz="0" w:space="0" w:color="auto"/>
                                    <w:right w:val="none" w:sz="0" w:space="0" w:color="auto"/>
                                  </w:divBdr>
                                  <w:divsChild>
                                    <w:div w:id="16000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812215">
      <w:bodyDiv w:val="1"/>
      <w:marLeft w:val="0"/>
      <w:marRight w:val="0"/>
      <w:marTop w:val="0"/>
      <w:marBottom w:val="0"/>
      <w:divBdr>
        <w:top w:val="none" w:sz="0" w:space="0" w:color="auto"/>
        <w:left w:val="none" w:sz="0" w:space="0" w:color="auto"/>
        <w:bottom w:val="none" w:sz="0" w:space="0" w:color="auto"/>
        <w:right w:val="none" w:sz="0" w:space="0" w:color="auto"/>
      </w:divBdr>
      <w:divsChild>
        <w:div w:id="1991666008">
          <w:marLeft w:val="0"/>
          <w:marRight w:val="0"/>
          <w:marTop w:val="0"/>
          <w:marBottom w:val="0"/>
          <w:divBdr>
            <w:top w:val="none" w:sz="0" w:space="0" w:color="auto"/>
            <w:left w:val="none" w:sz="0" w:space="0" w:color="auto"/>
            <w:bottom w:val="none" w:sz="0" w:space="0" w:color="auto"/>
            <w:right w:val="none" w:sz="0" w:space="0" w:color="auto"/>
          </w:divBdr>
          <w:divsChild>
            <w:div w:id="1477724572">
              <w:marLeft w:val="0"/>
              <w:marRight w:val="0"/>
              <w:marTop w:val="0"/>
              <w:marBottom w:val="0"/>
              <w:divBdr>
                <w:top w:val="none" w:sz="0" w:space="0" w:color="auto"/>
                <w:left w:val="none" w:sz="0" w:space="0" w:color="auto"/>
                <w:bottom w:val="none" w:sz="0" w:space="0" w:color="auto"/>
                <w:right w:val="none" w:sz="0" w:space="0" w:color="auto"/>
              </w:divBdr>
              <w:divsChild>
                <w:div w:id="1255936742">
                  <w:marLeft w:val="0"/>
                  <w:marRight w:val="0"/>
                  <w:marTop w:val="0"/>
                  <w:marBottom w:val="0"/>
                  <w:divBdr>
                    <w:top w:val="none" w:sz="0" w:space="0" w:color="auto"/>
                    <w:left w:val="none" w:sz="0" w:space="0" w:color="auto"/>
                    <w:bottom w:val="none" w:sz="0" w:space="0" w:color="auto"/>
                    <w:right w:val="none" w:sz="0" w:space="0" w:color="auto"/>
                  </w:divBdr>
                  <w:divsChild>
                    <w:div w:id="1424449308">
                      <w:marLeft w:val="0"/>
                      <w:marRight w:val="0"/>
                      <w:marTop w:val="0"/>
                      <w:marBottom w:val="0"/>
                      <w:divBdr>
                        <w:top w:val="none" w:sz="0" w:space="0" w:color="auto"/>
                        <w:left w:val="none" w:sz="0" w:space="0" w:color="auto"/>
                        <w:bottom w:val="none" w:sz="0" w:space="0" w:color="auto"/>
                        <w:right w:val="none" w:sz="0" w:space="0" w:color="auto"/>
                      </w:divBdr>
                      <w:divsChild>
                        <w:div w:id="1716395132">
                          <w:marLeft w:val="0"/>
                          <w:marRight w:val="0"/>
                          <w:marTop w:val="0"/>
                          <w:marBottom w:val="0"/>
                          <w:divBdr>
                            <w:top w:val="none" w:sz="0" w:space="0" w:color="auto"/>
                            <w:left w:val="none" w:sz="0" w:space="0" w:color="auto"/>
                            <w:bottom w:val="none" w:sz="0" w:space="0" w:color="auto"/>
                            <w:right w:val="none" w:sz="0" w:space="0" w:color="auto"/>
                          </w:divBdr>
                          <w:divsChild>
                            <w:div w:id="2055153039">
                              <w:marLeft w:val="0"/>
                              <w:marRight w:val="0"/>
                              <w:marTop w:val="0"/>
                              <w:marBottom w:val="0"/>
                              <w:divBdr>
                                <w:top w:val="none" w:sz="0" w:space="0" w:color="auto"/>
                                <w:left w:val="none" w:sz="0" w:space="0" w:color="auto"/>
                                <w:bottom w:val="none" w:sz="0" w:space="0" w:color="auto"/>
                                <w:right w:val="none" w:sz="0" w:space="0" w:color="auto"/>
                              </w:divBdr>
                              <w:divsChild>
                                <w:div w:id="1730297998">
                                  <w:marLeft w:val="0"/>
                                  <w:marRight w:val="0"/>
                                  <w:marTop w:val="0"/>
                                  <w:marBottom w:val="0"/>
                                  <w:divBdr>
                                    <w:top w:val="none" w:sz="0" w:space="0" w:color="auto"/>
                                    <w:left w:val="none" w:sz="0" w:space="0" w:color="auto"/>
                                    <w:bottom w:val="none" w:sz="0" w:space="0" w:color="auto"/>
                                    <w:right w:val="none" w:sz="0" w:space="0" w:color="auto"/>
                                  </w:divBdr>
                                  <w:divsChild>
                                    <w:div w:id="1930700008">
                                      <w:marLeft w:val="0"/>
                                      <w:marRight w:val="0"/>
                                      <w:marTop w:val="0"/>
                                      <w:marBottom w:val="0"/>
                                      <w:divBdr>
                                        <w:top w:val="none" w:sz="0" w:space="0" w:color="auto"/>
                                        <w:left w:val="none" w:sz="0" w:space="0" w:color="auto"/>
                                        <w:bottom w:val="none" w:sz="0" w:space="0" w:color="auto"/>
                                        <w:right w:val="none" w:sz="0" w:space="0" w:color="auto"/>
                                      </w:divBdr>
                                      <w:divsChild>
                                        <w:div w:id="50082639">
                                          <w:marLeft w:val="0"/>
                                          <w:marRight w:val="0"/>
                                          <w:marTop w:val="0"/>
                                          <w:marBottom w:val="75"/>
                                          <w:divBdr>
                                            <w:top w:val="none" w:sz="0" w:space="0" w:color="auto"/>
                                            <w:left w:val="none" w:sz="0" w:space="0" w:color="auto"/>
                                            <w:bottom w:val="none" w:sz="0" w:space="0" w:color="auto"/>
                                            <w:right w:val="none" w:sz="0" w:space="0" w:color="auto"/>
                                          </w:divBdr>
                                          <w:divsChild>
                                            <w:div w:id="16254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05139">
                                  <w:marLeft w:val="0"/>
                                  <w:marRight w:val="0"/>
                                  <w:marTop w:val="0"/>
                                  <w:marBottom w:val="0"/>
                                  <w:divBdr>
                                    <w:top w:val="none" w:sz="0" w:space="0" w:color="auto"/>
                                    <w:left w:val="none" w:sz="0" w:space="0" w:color="auto"/>
                                    <w:bottom w:val="none" w:sz="0" w:space="0" w:color="auto"/>
                                    <w:right w:val="none" w:sz="0" w:space="0" w:color="auto"/>
                                  </w:divBdr>
                                  <w:divsChild>
                                    <w:div w:id="4908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440349">
                  <w:marLeft w:val="0"/>
                  <w:marRight w:val="0"/>
                  <w:marTop w:val="225"/>
                  <w:marBottom w:val="0"/>
                  <w:divBdr>
                    <w:top w:val="none" w:sz="0" w:space="0" w:color="auto"/>
                    <w:left w:val="none" w:sz="0" w:space="0" w:color="auto"/>
                    <w:bottom w:val="none" w:sz="0" w:space="0" w:color="auto"/>
                    <w:right w:val="none" w:sz="0" w:space="0" w:color="auto"/>
                  </w:divBdr>
                  <w:divsChild>
                    <w:div w:id="1790582501">
                      <w:marLeft w:val="0"/>
                      <w:marRight w:val="0"/>
                      <w:marTop w:val="0"/>
                      <w:marBottom w:val="90"/>
                      <w:divBdr>
                        <w:top w:val="none" w:sz="0" w:space="0" w:color="auto"/>
                        <w:left w:val="none" w:sz="0" w:space="0" w:color="auto"/>
                        <w:bottom w:val="none" w:sz="0" w:space="0" w:color="auto"/>
                        <w:right w:val="none" w:sz="0" w:space="0" w:color="auto"/>
                      </w:divBdr>
                      <w:divsChild>
                        <w:div w:id="549461280">
                          <w:marLeft w:val="0"/>
                          <w:marRight w:val="0"/>
                          <w:marTop w:val="0"/>
                          <w:marBottom w:val="0"/>
                          <w:divBdr>
                            <w:top w:val="none" w:sz="0" w:space="0" w:color="auto"/>
                            <w:left w:val="none" w:sz="0" w:space="0" w:color="auto"/>
                            <w:bottom w:val="none" w:sz="0" w:space="0" w:color="auto"/>
                            <w:right w:val="none" w:sz="0" w:space="0" w:color="auto"/>
                          </w:divBdr>
                          <w:divsChild>
                            <w:div w:id="1540824747">
                              <w:marLeft w:val="0"/>
                              <w:marRight w:val="0"/>
                              <w:marTop w:val="0"/>
                              <w:marBottom w:val="0"/>
                              <w:divBdr>
                                <w:top w:val="none" w:sz="0" w:space="0" w:color="auto"/>
                                <w:left w:val="none" w:sz="0" w:space="0" w:color="auto"/>
                                <w:bottom w:val="none" w:sz="0" w:space="0" w:color="auto"/>
                                <w:right w:val="none" w:sz="0" w:space="0" w:color="auto"/>
                              </w:divBdr>
                              <w:divsChild>
                                <w:div w:id="85159109">
                                  <w:marLeft w:val="0"/>
                                  <w:marRight w:val="0"/>
                                  <w:marTop w:val="0"/>
                                  <w:marBottom w:val="0"/>
                                  <w:divBdr>
                                    <w:top w:val="none" w:sz="0" w:space="0" w:color="auto"/>
                                    <w:left w:val="none" w:sz="0" w:space="0" w:color="auto"/>
                                    <w:bottom w:val="none" w:sz="0" w:space="0" w:color="auto"/>
                                    <w:right w:val="none" w:sz="0" w:space="0" w:color="auto"/>
                                  </w:divBdr>
                                  <w:divsChild>
                                    <w:div w:id="346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985683">
          <w:marLeft w:val="0"/>
          <w:marRight w:val="0"/>
          <w:marTop w:val="240"/>
          <w:marBottom w:val="0"/>
          <w:divBdr>
            <w:top w:val="none" w:sz="0" w:space="0" w:color="auto"/>
            <w:left w:val="none" w:sz="0" w:space="0" w:color="auto"/>
            <w:bottom w:val="none" w:sz="0" w:space="0" w:color="auto"/>
            <w:right w:val="none" w:sz="0" w:space="0" w:color="auto"/>
          </w:divBdr>
          <w:divsChild>
            <w:div w:id="1376394066">
              <w:marLeft w:val="0"/>
              <w:marRight w:val="0"/>
              <w:marTop w:val="0"/>
              <w:marBottom w:val="0"/>
              <w:divBdr>
                <w:top w:val="none" w:sz="0" w:space="0" w:color="auto"/>
                <w:left w:val="none" w:sz="0" w:space="0" w:color="auto"/>
                <w:bottom w:val="none" w:sz="0" w:space="0" w:color="auto"/>
                <w:right w:val="none" w:sz="0" w:space="0" w:color="auto"/>
              </w:divBdr>
              <w:divsChild>
                <w:div w:id="1625883614">
                  <w:marLeft w:val="0"/>
                  <w:marRight w:val="0"/>
                  <w:marTop w:val="0"/>
                  <w:marBottom w:val="0"/>
                  <w:divBdr>
                    <w:top w:val="none" w:sz="0" w:space="0" w:color="auto"/>
                    <w:left w:val="none" w:sz="0" w:space="0" w:color="auto"/>
                    <w:bottom w:val="none" w:sz="0" w:space="0" w:color="auto"/>
                    <w:right w:val="none" w:sz="0" w:space="0" w:color="auto"/>
                  </w:divBdr>
                  <w:divsChild>
                    <w:div w:id="787700288">
                      <w:marLeft w:val="0"/>
                      <w:marRight w:val="0"/>
                      <w:marTop w:val="0"/>
                      <w:marBottom w:val="0"/>
                      <w:divBdr>
                        <w:top w:val="none" w:sz="0" w:space="0" w:color="auto"/>
                        <w:left w:val="none" w:sz="0" w:space="0" w:color="auto"/>
                        <w:bottom w:val="none" w:sz="0" w:space="0" w:color="auto"/>
                        <w:right w:val="none" w:sz="0" w:space="0" w:color="auto"/>
                      </w:divBdr>
                      <w:divsChild>
                        <w:div w:id="1415394129">
                          <w:marLeft w:val="0"/>
                          <w:marRight w:val="0"/>
                          <w:marTop w:val="0"/>
                          <w:marBottom w:val="0"/>
                          <w:divBdr>
                            <w:top w:val="none" w:sz="0" w:space="0" w:color="auto"/>
                            <w:left w:val="none" w:sz="0" w:space="0" w:color="auto"/>
                            <w:bottom w:val="none" w:sz="0" w:space="0" w:color="auto"/>
                            <w:right w:val="none" w:sz="0" w:space="0" w:color="auto"/>
                          </w:divBdr>
                          <w:divsChild>
                            <w:div w:id="284695436">
                              <w:marLeft w:val="0"/>
                              <w:marRight w:val="0"/>
                              <w:marTop w:val="0"/>
                              <w:marBottom w:val="0"/>
                              <w:divBdr>
                                <w:top w:val="none" w:sz="0" w:space="0" w:color="auto"/>
                                <w:left w:val="none" w:sz="0" w:space="0" w:color="auto"/>
                                <w:bottom w:val="none" w:sz="0" w:space="0" w:color="auto"/>
                                <w:right w:val="none" w:sz="0" w:space="0" w:color="auto"/>
                              </w:divBdr>
                              <w:divsChild>
                                <w:div w:id="1441099454">
                                  <w:marLeft w:val="0"/>
                                  <w:marRight w:val="0"/>
                                  <w:marTop w:val="0"/>
                                  <w:marBottom w:val="0"/>
                                  <w:divBdr>
                                    <w:top w:val="none" w:sz="0" w:space="0" w:color="auto"/>
                                    <w:left w:val="none" w:sz="0" w:space="0" w:color="auto"/>
                                    <w:bottom w:val="none" w:sz="0" w:space="0" w:color="auto"/>
                                    <w:right w:val="none" w:sz="0" w:space="0" w:color="auto"/>
                                  </w:divBdr>
                                  <w:divsChild>
                                    <w:div w:id="963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875163">
      <w:bodyDiv w:val="1"/>
      <w:marLeft w:val="0"/>
      <w:marRight w:val="0"/>
      <w:marTop w:val="0"/>
      <w:marBottom w:val="0"/>
      <w:divBdr>
        <w:top w:val="none" w:sz="0" w:space="0" w:color="auto"/>
        <w:left w:val="none" w:sz="0" w:space="0" w:color="auto"/>
        <w:bottom w:val="none" w:sz="0" w:space="0" w:color="auto"/>
        <w:right w:val="none" w:sz="0" w:space="0" w:color="auto"/>
      </w:divBdr>
      <w:divsChild>
        <w:div w:id="1133904841">
          <w:marLeft w:val="0"/>
          <w:marRight w:val="0"/>
          <w:marTop w:val="0"/>
          <w:marBottom w:val="0"/>
          <w:divBdr>
            <w:top w:val="none" w:sz="0" w:space="0" w:color="auto"/>
            <w:left w:val="none" w:sz="0" w:space="0" w:color="auto"/>
            <w:bottom w:val="none" w:sz="0" w:space="0" w:color="auto"/>
            <w:right w:val="none" w:sz="0" w:space="0" w:color="auto"/>
          </w:divBdr>
          <w:divsChild>
            <w:div w:id="310866757">
              <w:marLeft w:val="0"/>
              <w:marRight w:val="0"/>
              <w:marTop w:val="0"/>
              <w:marBottom w:val="0"/>
              <w:divBdr>
                <w:top w:val="none" w:sz="0" w:space="0" w:color="auto"/>
                <w:left w:val="none" w:sz="0" w:space="0" w:color="auto"/>
                <w:bottom w:val="none" w:sz="0" w:space="0" w:color="auto"/>
                <w:right w:val="none" w:sz="0" w:space="0" w:color="auto"/>
              </w:divBdr>
              <w:divsChild>
                <w:div w:id="186530798">
                  <w:marLeft w:val="0"/>
                  <w:marRight w:val="0"/>
                  <w:marTop w:val="0"/>
                  <w:marBottom w:val="0"/>
                  <w:divBdr>
                    <w:top w:val="none" w:sz="0" w:space="0" w:color="auto"/>
                    <w:left w:val="none" w:sz="0" w:space="0" w:color="auto"/>
                    <w:bottom w:val="none" w:sz="0" w:space="0" w:color="auto"/>
                    <w:right w:val="none" w:sz="0" w:space="0" w:color="auto"/>
                  </w:divBdr>
                  <w:divsChild>
                    <w:div w:id="1716392725">
                      <w:marLeft w:val="0"/>
                      <w:marRight w:val="0"/>
                      <w:marTop w:val="0"/>
                      <w:marBottom w:val="0"/>
                      <w:divBdr>
                        <w:top w:val="none" w:sz="0" w:space="0" w:color="auto"/>
                        <w:left w:val="none" w:sz="0" w:space="0" w:color="auto"/>
                        <w:bottom w:val="none" w:sz="0" w:space="0" w:color="auto"/>
                        <w:right w:val="none" w:sz="0" w:space="0" w:color="auto"/>
                      </w:divBdr>
                      <w:divsChild>
                        <w:div w:id="1230111300">
                          <w:marLeft w:val="0"/>
                          <w:marRight w:val="0"/>
                          <w:marTop w:val="0"/>
                          <w:marBottom w:val="0"/>
                          <w:divBdr>
                            <w:top w:val="none" w:sz="0" w:space="0" w:color="auto"/>
                            <w:left w:val="none" w:sz="0" w:space="0" w:color="auto"/>
                            <w:bottom w:val="none" w:sz="0" w:space="0" w:color="auto"/>
                            <w:right w:val="none" w:sz="0" w:space="0" w:color="auto"/>
                          </w:divBdr>
                          <w:divsChild>
                            <w:div w:id="103355839">
                              <w:marLeft w:val="0"/>
                              <w:marRight w:val="0"/>
                              <w:marTop w:val="0"/>
                              <w:marBottom w:val="0"/>
                              <w:divBdr>
                                <w:top w:val="none" w:sz="0" w:space="0" w:color="auto"/>
                                <w:left w:val="none" w:sz="0" w:space="0" w:color="auto"/>
                                <w:bottom w:val="none" w:sz="0" w:space="0" w:color="auto"/>
                                <w:right w:val="none" w:sz="0" w:space="0" w:color="auto"/>
                              </w:divBdr>
                              <w:divsChild>
                                <w:div w:id="1318726640">
                                  <w:marLeft w:val="0"/>
                                  <w:marRight w:val="0"/>
                                  <w:marTop w:val="0"/>
                                  <w:marBottom w:val="0"/>
                                  <w:divBdr>
                                    <w:top w:val="none" w:sz="0" w:space="0" w:color="auto"/>
                                    <w:left w:val="none" w:sz="0" w:space="0" w:color="auto"/>
                                    <w:bottom w:val="none" w:sz="0" w:space="0" w:color="auto"/>
                                    <w:right w:val="none" w:sz="0" w:space="0" w:color="auto"/>
                                  </w:divBdr>
                                  <w:divsChild>
                                    <w:div w:id="516231701">
                                      <w:marLeft w:val="0"/>
                                      <w:marRight w:val="0"/>
                                      <w:marTop w:val="0"/>
                                      <w:marBottom w:val="0"/>
                                      <w:divBdr>
                                        <w:top w:val="none" w:sz="0" w:space="0" w:color="auto"/>
                                        <w:left w:val="none" w:sz="0" w:space="0" w:color="auto"/>
                                        <w:bottom w:val="none" w:sz="0" w:space="0" w:color="auto"/>
                                        <w:right w:val="none" w:sz="0" w:space="0" w:color="auto"/>
                                      </w:divBdr>
                                      <w:divsChild>
                                        <w:div w:id="1621910939">
                                          <w:marLeft w:val="0"/>
                                          <w:marRight w:val="0"/>
                                          <w:marTop w:val="0"/>
                                          <w:marBottom w:val="75"/>
                                          <w:divBdr>
                                            <w:top w:val="none" w:sz="0" w:space="0" w:color="auto"/>
                                            <w:left w:val="none" w:sz="0" w:space="0" w:color="auto"/>
                                            <w:bottom w:val="none" w:sz="0" w:space="0" w:color="auto"/>
                                            <w:right w:val="none" w:sz="0" w:space="0" w:color="auto"/>
                                          </w:divBdr>
                                          <w:divsChild>
                                            <w:div w:id="69646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237074">
                                  <w:marLeft w:val="0"/>
                                  <w:marRight w:val="0"/>
                                  <w:marTop w:val="0"/>
                                  <w:marBottom w:val="0"/>
                                  <w:divBdr>
                                    <w:top w:val="none" w:sz="0" w:space="0" w:color="auto"/>
                                    <w:left w:val="none" w:sz="0" w:space="0" w:color="auto"/>
                                    <w:bottom w:val="none" w:sz="0" w:space="0" w:color="auto"/>
                                    <w:right w:val="none" w:sz="0" w:space="0" w:color="auto"/>
                                  </w:divBdr>
                                  <w:divsChild>
                                    <w:div w:id="4795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788562">
                  <w:marLeft w:val="0"/>
                  <w:marRight w:val="0"/>
                  <w:marTop w:val="225"/>
                  <w:marBottom w:val="0"/>
                  <w:divBdr>
                    <w:top w:val="none" w:sz="0" w:space="0" w:color="auto"/>
                    <w:left w:val="none" w:sz="0" w:space="0" w:color="auto"/>
                    <w:bottom w:val="none" w:sz="0" w:space="0" w:color="auto"/>
                    <w:right w:val="none" w:sz="0" w:space="0" w:color="auto"/>
                  </w:divBdr>
                  <w:divsChild>
                    <w:div w:id="1567760423">
                      <w:marLeft w:val="0"/>
                      <w:marRight w:val="0"/>
                      <w:marTop w:val="0"/>
                      <w:marBottom w:val="90"/>
                      <w:divBdr>
                        <w:top w:val="none" w:sz="0" w:space="0" w:color="auto"/>
                        <w:left w:val="none" w:sz="0" w:space="0" w:color="auto"/>
                        <w:bottom w:val="none" w:sz="0" w:space="0" w:color="auto"/>
                        <w:right w:val="none" w:sz="0" w:space="0" w:color="auto"/>
                      </w:divBdr>
                      <w:divsChild>
                        <w:div w:id="1615210401">
                          <w:marLeft w:val="0"/>
                          <w:marRight w:val="0"/>
                          <w:marTop w:val="0"/>
                          <w:marBottom w:val="0"/>
                          <w:divBdr>
                            <w:top w:val="none" w:sz="0" w:space="0" w:color="auto"/>
                            <w:left w:val="none" w:sz="0" w:space="0" w:color="auto"/>
                            <w:bottom w:val="none" w:sz="0" w:space="0" w:color="auto"/>
                            <w:right w:val="none" w:sz="0" w:space="0" w:color="auto"/>
                          </w:divBdr>
                          <w:divsChild>
                            <w:div w:id="1316840768">
                              <w:marLeft w:val="0"/>
                              <w:marRight w:val="0"/>
                              <w:marTop w:val="0"/>
                              <w:marBottom w:val="0"/>
                              <w:divBdr>
                                <w:top w:val="none" w:sz="0" w:space="0" w:color="auto"/>
                                <w:left w:val="none" w:sz="0" w:space="0" w:color="auto"/>
                                <w:bottom w:val="none" w:sz="0" w:space="0" w:color="auto"/>
                                <w:right w:val="none" w:sz="0" w:space="0" w:color="auto"/>
                              </w:divBdr>
                              <w:divsChild>
                                <w:div w:id="1675566521">
                                  <w:marLeft w:val="0"/>
                                  <w:marRight w:val="0"/>
                                  <w:marTop w:val="0"/>
                                  <w:marBottom w:val="0"/>
                                  <w:divBdr>
                                    <w:top w:val="none" w:sz="0" w:space="0" w:color="auto"/>
                                    <w:left w:val="none" w:sz="0" w:space="0" w:color="auto"/>
                                    <w:bottom w:val="none" w:sz="0" w:space="0" w:color="auto"/>
                                    <w:right w:val="none" w:sz="0" w:space="0" w:color="auto"/>
                                  </w:divBdr>
                                  <w:divsChild>
                                    <w:div w:id="9722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332131">
          <w:marLeft w:val="0"/>
          <w:marRight w:val="0"/>
          <w:marTop w:val="240"/>
          <w:marBottom w:val="0"/>
          <w:divBdr>
            <w:top w:val="none" w:sz="0" w:space="0" w:color="auto"/>
            <w:left w:val="none" w:sz="0" w:space="0" w:color="auto"/>
            <w:bottom w:val="none" w:sz="0" w:space="0" w:color="auto"/>
            <w:right w:val="none" w:sz="0" w:space="0" w:color="auto"/>
          </w:divBdr>
          <w:divsChild>
            <w:div w:id="1036271637">
              <w:marLeft w:val="0"/>
              <w:marRight w:val="0"/>
              <w:marTop w:val="0"/>
              <w:marBottom w:val="0"/>
              <w:divBdr>
                <w:top w:val="none" w:sz="0" w:space="0" w:color="auto"/>
                <w:left w:val="none" w:sz="0" w:space="0" w:color="auto"/>
                <w:bottom w:val="none" w:sz="0" w:space="0" w:color="auto"/>
                <w:right w:val="none" w:sz="0" w:space="0" w:color="auto"/>
              </w:divBdr>
              <w:divsChild>
                <w:div w:id="1488861917">
                  <w:marLeft w:val="0"/>
                  <w:marRight w:val="0"/>
                  <w:marTop w:val="0"/>
                  <w:marBottom w:val="0"/>
                  <w:divBdr>
                    <w:top w:val="none" w:sz="0" w:space="0" w:color="auto"/>
                    <w:left w:val="none" w:sz="0" w:space="0" w:color="auto"/>
                    <w:bottom w:val="none" w:sz="0" w:space="0" w:color="auto"/>
                    <w:right w:val="none" w:sz="0" w:space="0" w:color="auto"/>
                  </w:divBdr>
                  <w:divsChild>
                    <w:div w:id="963341238">
                      <w:marLeft w:val="0"/>
                      <w:marRight w:val="0"/>
                      <w:marTop w:val="0"/>
                      <w:marBottom w:val="0"/>
                      <w:divBdr>
                        <w:top w:val="none" w:sz="0" w:space="0" w:color="auto"/>
                        <w:left w:val="none" w:sz="0" w:space="0" w:color="auto"/>
                        <w:bottom w:val="none" w:sz="0" w:space="0" w:color="auto"/>
                        <w:right w:val="none" w:sz="0" w:space="0" w:color="auto"/>
                      </w:divBdr>
                      <w:divsChild>
                        <w:div w:id="1093473553">
                          <w:marLeft w:val="0"/>
                          <w:marRight w:val="0"/>
                          <w:marTop w:val="0"/>
                          <w:marBottom w:val="0"/>
                          <w:divBdr>
                            <w:top w:val="none" w:sz="0" w:space="0" w:color="auto"/>
                            <w:left w:val="none" w:sz="0" w:space="0" w:color="auto"/>
                            <w:bottom w:val="none" w:sz="0" w:space="0" w:color="auto"/>
                            <w:right w:val="none" w:sz="0" w:space="0" w:color="auto"/>
                          </w:divBdr>
                          <w:divsChild>
                            <w:div w:id="1154418797">
                              <w:marLeft w:val="0"/>
                              <w:marRight w:val="0"/>
                              <w:marTop w:val="0"/>
                              <w:marBottom w:val="0"/>
                              <w:divBdr>
                                <w:top w:val="none" w:sz="0" w:space="0" w:color="auto"/>
                                <w:left w:val="none" w:sz="0" w:space="0" w:color="auto"/>
                                <w:bottom w:val="none" w:sz="0" w:space="0" w:color="auto"/>
                                <w:right w:val="none" w:sz="0" w:space="0" w:color="auto"/>
                              </w:divBdr>
                              <w:divsChild>
                                <w:div w:id="1387291260">
                                  <w:marLeft w:val="0"/>
                                  <w:marRight w:val="0"/>
                                  <w:marTop w:val="0"/>
                                  <w:marBottom w:val="0"/>
                                  <w:divBdr>
                                    <w:top w:val="none" w:sz="0" w:space="0" w:color="auto"/>
                                    <w:left w:val="none" w:sz="0" w:space="0" w:color="auto"/>
                                    <w:bottom w:val="none" w:sz="0" w:space="0" w:color="auto"/>
                                    <w:right w:val="none" w:sz="0" w:space="0" w:color="auto"/>
                                  </w:divBdr>
                                  <w:divsChild>
                                    <w:div w:id="9740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275480">
      <w:bodyDiv w:val="1"/>
      <w:marLeft w:val="0"/>
      <w:marRight w:val="0"/>
      <w:marTop w:val="0"/>
      <w:marBottom w:val="0"/>
      <w:divBdr>
        <w:top w:val="none" w:sz="0" w:space="0" w:color="auto"/>
        <w:left w:val="none" w:sz="0" w:space="0" w:color="auto"/>
        <w:bottom w:val="none" w:sz="0" w:space="0" w:color="auto"/>
        <w:right w:val="none" w:sz="0" w:space="0" w:color="auto"/>
      </w:divBdr>
      <w:divsChild>
        <w:div w:id="32122462">
          <w:marLeft w:val="0"/>
          <w:marRight w:val="0"/>
          <w:marTop w:val="0"/>
          <w:marBottom w:val="0"/>
          <w:divBdr>
            <w:top w:val="none" w:sz="0" w:space="0" w:color="auto"/>
            <w:left w:val="none" w:sz="0" w:space="0" w:color="auto"/>
            <w:bottom w:val="none" w:sz="0" w:space="0" w:color="auto"/>
            <w:right w:val="none" w:sz="0" w:space="0" w:color="auto"/>
          </w:divBdr>
          <w:divsChild>
            <w:div w:id="97871509">
              <w:marLeft w:val="0"/>
              <w:marRight w:val="0"/>
              <w:marTop w:val="0"/>
              <w:marBottom w:val="0"/>
              <w:divBdr>
                <w:top w:val="none" w:sz="0" w:space="0" w:color="auto"/>
                <w:left w:val="none" w:sz="0" w:space="0" w:color="auto"/>
                <w:bottom w:val="none" w:sz="0" w:space="0" w:color="auto"/>
                <w:right w:val="none" w:sz="0" w:space="0" w:color="auto"/>
              </w:divBdr>
              <w:divsChild>
                <w:div w:id="431703623">
                  <w:marLeft w:val="0"/>
                  <w:marRight w:val="0"/>
                  <w:marTop w:val="0"/>
                  <w:marBottom w:val="0"/>
                  <w:divBdr>
                    <w:top w:val="none" w:sz="0" w:space="0" w:color="auto"/>
                    <w:left w:val="none" w:sz="0" w:space="0" w:color="auto"/>
                    <w:bottom w:val="none" w:sz="0" w:space="0" w:color="auto"/>
                    <w:right w:val="none" w:sz="0" w:space="0" w:color="auto"/>
                  </w:divBdr>
                  <w:divsChild>
                    <w:div w:id="318584319">
                      <w:marLeft w:val="0"/>
                      <w:marRight w:val="0"/>
                      <w:marTop w:val="0"/>
                      <w:marBottom w:val="0"/>
                      <w:divBdr>
                        <w:top w:val="none" w:sz="0" w:space="0" w:color="auto"/>
                        <w:left w:val="none" w:sz="0" w:space="0" w:color="auto"/>
                        <w:bottom w:val="none" w:sz="0" w:space="0" w:color="auto"/>
                        <w:right w:val="none" w:sz="0" w:space="0" w:color="auto"/>
                      </w:divBdr>
                      <w:divsChild>
                        <w:div w:id="471170291">
                          <w:marLeft w:val="0"/>
                          <w:marRight w:val="0"/>
                          <w:marTop w:val="0"/>
                          <w:marBottom w:val="0"/>
                          <w:divBdr>
                            <w:top w:val="none" w:sz="0" w:space="0" w:color="auto"/>
                            <w:left w:val="none" w:sz="0" w:space="0" w:color="auto"/>
                            <w:bottom w:val="none" w:sz="0" w:space="0" w:color="auto"/>
                            <w:right w:val="none" w:sz="0" w:space="0" w:color="auto"/>
                          </w:divBdr>
                          <w:divsChild>
                            <w:div w:id="372968019">
                              <w:marLeft w:val="0"/>
                              <w:marRight w:val="0"/>
                              <w:marTop w:val="0"/>
                              <w:marBottom w:val="0"/>
                              <w:divBdr>
                                <w:top w:val="none" w:sz="0" w:space="0" w:color="auto"/>
                                <w:left w:val="none" w:sz="0" w:space="0" w:color="auto"/>
                                <w:bottom w:val="none" w:sz="0" w:space="0" w:color="auto"/>
                                <w:right w:val="none" w:sz="0" w:space="0" w:color="auto"/>
                              </w:divBdr>
                              <w:divsChild>
                                <w:div w:id="2115708412">
                                  <w:marLeft w:val="0"/>
                                  <w:marRight w:val="0"/>
                                  <w:marTop w:val="0"/>
                                  <w:marBottom w:val="0"/>
                                  <w:divBdr>
                                    <w:top w:val="none" w:sz="0" w:space="0" w:color="auto"/>
                                    <w:left w:val="none" w:sz="0" w:space="0" w:color="auto"/>
                                    <w:bottom w:val="none" w:sz="0" w:space="0" w:color="auto"/>
                                    <w:right w:val="none" w:sz="0" w:space="0" w:color="auto"/>
                                  </w:divBdr>
                                  <w:divsChild>
                                    <w:div w:id="66004491">
                                      <w:marLeft w:val="0"/>
                                      <w:marRight w:val="0"/>
                                      <w:marTop w:val="0"/>
                                      <w:marBottom w:val="0"/>
                                      <w:divBdr>
                                        <w:top w:val="none" w:sz="0" w:space="0" w:color="auto"/>
                                        <w:left w:val="none" w:sz="0" w:space="0" w:color="auto"/>
                                        <w:bottom w:val="none" w:sz="0" w:space="0" w:color="auto"/>
                                        <w:right w:val="none" w:sz="0" w:space="0" w:color="auto"/>
                                      </w:divBdr>
                                      <w:divsChild>
                                        <w:div w:id="1343244707">
                                          <w:marLeft w:val="0"/>
                                          <w:marRight w:val="0"/>
                                          <w:marTop w:val="0"/>
                                          <w:marBottom w:val="75"/>
                                          <w:divBdr>
                                            <w:top w:val="none" w:sz="0" w:space="0" w:color="auto"/>
                                            <w:left w:val="none" w:sz="0" w:space="0" w:color="auto"/>
                                            <w:bottom w:val="none" w:sz="0" w:space="0" w:color="auto"/>
                                            <w:right w:val="none" w:sz="0" w:space="0" w:color="auto"/>
                                          </w:divBdr>
                                          <w:divsChild>
                                            <w:div w:id="6946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94082">
                                  <w:marLeft w:val="0"/>
                                  <w:marRight w:val="0"/>
                                  <w:marTop w:val="0"/>
                                  <w:marBottom w:val="0"/>
                                  <w:divBdr>
                                    <w:top w:val="none" w:sz="0" w:space="0" w:color="auto"/>
                                    <w:left w:val="none" w:sz="0" w:space="0" w:color="auto"/>
                                    <w:bottom w:val="none" w:sz="0" w:space="0" w:color="auto"/>
                                    <w:right w:val="none" w:sz="0" w:space="0" w:color="auto"/>
                                  </w:divBdr>
                                  <w:divsChild>
                                    <w:div w:id="1051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763267">
                  <w:marLeft w:val="0"/>
                  <w:marRight w:val="0"/>
                  <w:marTop w:val="225"/>
                  <w:marBottom w:val="0"/>
                  <w:divBdr>
                    <w:top w:val="none" w:sz="0" w:space="0" w:color="auto"/>
                    <w:left w:val="none" w:sz="0" w:space="0" w:color="auto"/>
                    <w:bottom w:val="none" w:sz="0" w:space="0" w:color="auto"/>
                    <w:right w:val="none" w:sz="0" w:space="0" w:color="auto"/>
                  </w:divBdr>
                  <w:divsChild>
                    <w:div w:id="220756708">
                      <w:marLeft w:val="0"/>
                      <w:marRight w:val="0"/>
                      <w:marTop w:val="0"/>
                      <w:marBottom w:val="90"/>
                      <w:divBdr>
                        <w:top w:val="none" w:sz="0" w:space="0" w:color="auto"/>
                        <w:left w:val="none" w:sz="0" w:space="0" w:color="auto"/>
                        <w:bottom w:val="none" w:sz="0" w:space="0" w:color="auto"/>
                        <w:right w:val="none" w:sz="0" w:space="0" w:color="auto"/>
                      </w:divBdr>
                      <w:divsChild>
                        <w:div w:id="664666910">
                          <w:marLeft w:val="0"/>
                          <w:marRight w:val="0"/>
                          <w:marTop w:val="0"/>
                          <w:marBottom w:val="0"/>
                          <w:divBdr>
                            <w:top w:val="none" w:sz="0" w:space="0" w:color="auto"/>
                            <w:left w:val="none" w:sz="0" w:space="0" w:color="auto"/>
                            <w:bottom w:val="none" w:sz="0" w:space="0" w:color="auto"/>
                            <w:right w:val="none" w:sz="0" w:space="0" w:color="auto"/>
                          </w:divBdr>
                          <w:divsChild>
                            <w:div w:id="579993954">
                              <w:marLeft w:val="0"/>
                              <w:marRight w:val="0"/>
                              <w:marTop w:val="0"/>
                              <w:marBottom w:val="0"/>
                              <w:divBdr>
                                <w:top w:val="none" w:sz="0" w:space="0" w:color="auto"/>
                                <w:left w:val="none" w:sz="0" w:space="0" w:color="auto"/>
                                <w:bottom w:val="none" w:sz="0" w:space="0" w:color="auto"/>
                                <w:right w:val="none" w:sz="0" w:space="0" w:color="auto"/>
                              </w:divBdr>
                              <w:divsChild>
                                <w:div w:id="940918873">
                                  <w:marLeft w:val="0"/>
                                  <w:marRight w:val="0"/>
                                  <w:marTop w:val="0"/>
                                  <w:marBottom w:val="0"/>
                                  <w:divBdr>
                                    <w:top w:val="none" w:sz="0" w:space="0" w:color="auto"/>
                                    <w:left w:val="none" w:sz="0" w:space="0" w:color="auto"/>
                                    <w:bottom w:val="none" w:sz="0" w:space="0" w:color="auto"/>
                                    <w:right w:val="none" w:sz="0" w:space="0" w:color="auto"/>
                                  </w:divBdr>
                                  <w:divsChild>
                                    <w:div w:id="109675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298247">
          <w:marLeft w:val="0"/>
          <w:marRight w:val="0"/>
          <w:marTop w:val="240"/>
          <w:marBottom w:val="0"/>
          <w:divBdr>
            <w:top w:val="none" w:sz="0" w:space="0" w:color="auto"/>
            <w:left w:val="none" w:sz="0" w:space="0" w:color="auto"/>
            <w:bottom w:val="none" w:sz="0" w:space="0" w:color="auto"/>
            <w:right w:val="none" w:sz="0" w:space="0" w:color="auto"/>
          </w:divBdr>
          <w:divsChild>
            <w:div w:id="2142771955">
              <w:marLeft w:val="0"/>
              <w:marRight w:val="0"/>
              <w:marTop w:val="0"/>
              <w:marBottom w:val="0"/>
              <w:divBdr>
                <w:top w:val="none" w:sz="0" w:space="0" w:color="auto"/>
                <w:left w:val="none" w:sz="0" w:space="0" w:color="auto"/>
                <w:bottom w:val="none" w:sz="0" w:space="0" w:color="auto"/>
                <w:right w:val="none" w:sz="0" w:space="0" w:color="auto"/>
              </w:divBdr>
              <w:divsChild>
                <w:div w:id="427624575">
                  <w:marLeft w:val="0"/>
                  <w:marRight w:val="0"/>
                  <w:marTop w:val="0"/>
                  <w:marBottom w:val="0"/>
                  <w:divBdr>
                    <w:top w:val="none" w:sz="0" w:space="0" w:color="auto"/>
                    <w:left w:val="none" w:sz="0" w:space="0" w:color="auto"/>
                    <w:bottom w:val="none" w:sz="0" w:space="0" w:color="auto"/>
                    <w:right w:val="none" w:sz="0" w:space="0" w:color="auto"/>
                  </w:divBdr>
                  <w:divsChild>
                    <w:div w:id="867185428">
                      <w:marLeft w:val="0"/>
                      <w:marRight w:val="0"/>
                      <w:marTop w:val="0"/>
                      <w:marBottom w:val="0"/>
                      <w:divBdr>
                        <w:top w:val="none" w:sz="0" w:space="0" w:color="auto"/>
                        <w:left w:val="none" w:sz="0" w:space="0" w:color="auto"/>
                        <w:bottom w:val="none" w:sz="0" w:space="0" w:color="auto"/>
                        <w:right w:val="none" w:sz="0" w:space="0" w:color="auto"/>
                      </w:divBdr>
                      <w:divsChild>
                        <w:div w:id="1419524905">
                          <w:marLeft w:val="0"/>
                          <w:marRight w:val="0"/>
                          <w:marTop w:val="0"/>
                          <w:marBottom w:val="0"/>
                          <w:divBdr>
                            <w:top w:val="none" w:sz="0" w:space="0" w:color="auto"/>
                            <w:left w:val="none" w:sz="0" w:space="0" w:color="auto"/>
                            <w:bottom w:val="none" w:sz="0" w:space="0" w:color="auto"/>
                            <w:right w:val="none" w:sz="0" w:space="0" w:color="auto"/>
                          </w:divBdr>
                          <w:divsChild>
                            <w:div w:id="2080904606">
                              <w:marLeft w:val="0"/>
                              <w:marRight w:val="0"/>
                              <w:marTop w:val="0"/>
                              <w:marBottom w:val="0"/>
                              <w:divBdr>
                                <w:top w:val="none" w:sz="0" w:space="0" w:color="auto"/>
                                <w:left w:val="none" w:sz="0" w:space="0" w:color="auto"/>
                                <w:bottom w:val="none" w:sz="0" w:space="0" w:color="auto"/>
                                <w:right w:val="none" w:sz="0" w:space="0" w:color="auto"/>
                              </w:divBdr>
                              <w:divsChild>
                                <w:div w:id="18205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609121">
      <w:bodyDiv w:val="1"/>
      <w:marLeft w:val="0"/>
      <w:marRight w:val="0"/>
      <w:marTop w:val="0"/>
      <w:marBottom w:val="0"/>
      <w:divBdr>
        <w:top w:val="none" w:sz="0" w:space="0" w:color="auto"/>
        <w:left w:val="none" w:sz="0" w:space="0" w:color="auto"/>
        <w:bottom w:val="none" w:sz="0" w:space="0" w:color="auto"/>
        <w:right w:val="none" w:sz="0" w:space="0" w:color="auto"/>
      </w:divBdr>
      <w:divsChild>
        <w:div w:id="2123726534">
          <w:marLeft w:val="0"/>
          <w:marRight w:val="0"/>
          <w:marTop w:val="0"/>
          <w:marBottom w:val="0"/>
          <w:divBdr>
            <w:top w:val="none" w:sz="0" w:space="0" w:color="auto"/>
            <w:left w:val="none" w:sz="0" w:space="0" w:color="auto"/>
            <w:bottom w:val="none" w:sz="0" w:space="0" w:color="auto"/>
            <w:right w:val="none" w:sz="0" w:space="0" w:color="auto"/>
          </w:divBdr>
          <w:divsChild>
            <w:div w:id="1995254153">
              <w:marLeft w:val="0"/>
              <w:marRight w:val="0"/>
              <w:marTop w:val="0"/>
              <w:marBottom w:val="0"/>
              <w:divBdr>
                <w:top w:val="none" w:sz="0" w:space="0" w:color="auto"/>
                <w:left w:val="none" w:sz="0" w:space="0" w:color="auto"/>
                <w:bottom w:val="none" w:sz="0" w:space="0" w:color="auto"/>
                <w:right w:val="none" w:sz="0" w:space="0" w:color="auto"/>
              </w:divBdr>
              <w:divsChild>
                <w:div w:id="1985040504">
                  <w:marLeft w:val="0"/>
                  <w:marRight w:val="0"/>
                  <w:marTop w:val="0"/>
                  <w:marBottom w:val="0"/>
                  <w:divBdr>
                    <w:top w:val="none" w:sz="0" w:space="0" w:color="auto"/>
                    <w:left w:val="none" w:sz="0" w:space="0" w:color="auto"/>
                    <w:bottom w:val="none" w:sz="0" w:space="0" w:color="auto"/>
                    <w:right w:val="none" w:sz="0" w:space="0" w:color="auto"/>
                  </w:divBdr>
                  <w:divsChild>
                    <w:div w:id="725907838">
                      <w:marLeft w:val="0"/>
                      <w:marRight w:val="0"/>
                      <w:marTop w:val="0"/>
                      <w:marBottom w:val="0"/>
                      <w:divBdr>
                        <w:top w:val="none" w:sz="0" w:space="0" w:color="auto"/>
                        <w:left w:val="none" w:sz="0" w:space="0" w:color="auto"/>
                        <w:bottom w:val="none" w:sz="0" w:space="0" w:color="auto"/>
                        <w:right w:val="none" w:sz="0" w:space="0" w:color="auto"/>
                      </w:divBdr>
                      <w:divsChild>
                        <w:div w:id="392119152">
                          <w:marLeft w:val="0"/>
                          <w:marRight w:val="0"/>
                          <w:marTop w:val="0"/>
                          <w:marBottom w:val="0"/>
                          <w:divBdr>
                            <w:top w:val="none" w:sz="0" w:space="0" w:color="auto"/>
                            <w:left w:val="none" w:sz="0" w:space="0" w:color="auto"/>
                            <w:bottom w:val="none" w:sz="0" w:space="0" w:color="auto"/>
                            <w:right w:val="none" w:sz="0" w:space="0" w:color="auto"/>
                          </w:divBdr>
                          <w:divsChild>
                            <w:div w:id="2055620213">
                              <w:marLeft w:val="0"/>
                              <w:marRight w:val="0"/>
                              <w:marTop w:val="0"/>
                              <w:marBottom w:val="0"/>
                              <w:divBdr>
                                <w:top w:val="none" w:sz="0" w:space="0" w:color="auto"/>
                                <w:left w:val="none" w:sz="0" w:space="0" w:color="auto"/>
                                <w:bottom w:val="none" w:sz="0" w:space="0" w:color="auto"/>
                                <w:right w:val="none" w:sz="0" w:space="0" w:color="auto"/>
                              </w:divBdr>
                              <w:divsChild>
                                <w:div w:id="880480832">
                                  <w:marLeft w:val="0"/>
                                  <w:marRight w:val="0"/>
                                  <w:marTop w:val="0"/>
                                  <w:marBottom w:val="0"/>
                                  <w:divBdr>
                                    <w:top w:val="none" w:sz="0" w:space="0" w:color="auto"/>
                                    <w:left w:val="none" w:sz="0" w:space="0" w:color="auto"/>
                                    <w:bottom w:val="none" w:sz="0" w:space="0" w:color="auto"/>
                                    <w:right w:val="none" w:sz="0" w:space="0" w:color="auto"/>
                                  </w:divBdr>
                                  <w:divsChild>
                                    <w:div w:id="1409113496">
                                      <w:marLeft w:val="0"/>
                                      <w:marRight w:val="0"/>
                                      <w:marTop w:val="0"/>
                                      <w:marBottom w:val="0"/>
                                      <w:divBdr>
                                        <w:top w:val="none" w:sz="0" w:space="0" w:color="auto"/>
                                        <w:left w:val="none" w:sz="0" w:space="0" w:color="auto"/>
                                        <w:bottom w:val="none" w:sz="0" w:space="0" w:color="auto"/>
                                        <w:right w:val="none" w:sz="0" w:space="0" w:color="auto"/>
                                      </w:divBdr>
                                      <w:divsChild>
                                        <w:div w:id="601767629">
                                          <w:marLeft w:val="0"/>
                                          <w:marRight w:val="0"/>
                                          <w:marTop w:val="0"/>
                                          <w:marBottom w:val="75"/>
                                          <w:divBdr>
                                            <w:top w:val="none" w:sz="0" w:space="0" w:color="auto"/>
                                            <w:left w:val="none" w:sz="0" w:space="0" w:color="auto"/>
                                            <w:bottom w:val="none" w:sz="0" w:space="0" w:color="auto"/>
                                            <w:right w:val="none" w:sz="0" w:space="0" w:color="auto"/>
                                          </w:divBdr>
                                          <w:divsChild>
                                            <w:div w:id="129482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56403">
                                  <w:marLeft w:val="0"/>
                                  <w:marRight w:val="0"/>
                                  <w:marTop w:val="0"/>
                                  <w:marBottom w:val="0"/>
                                  <w:divBdr>
                                    <w:top w:val="none" w:sz="0" w:space="0" w:color="auto"/>
                                    <w:left w:val="none" w:sz="0" w:space="0" w:color="auto"/>
                                    <w:bottom w:val="none" w:sz="0" w:space="0" w:color="auto"/>
                                    <w:right w:val="none" w:sz="0" w:space="0" w:color="auto"/>
                                  </w:divBdr>
                                  <w:divsChild>
                                    <w:div w:id="97819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773221">
                  <w:marLeft w:val="0"/>
                  <w:marRight w:val="0"/>
                  <w:marTop w:val="225"/>
                  <w:marBottom w:val="0"/>
                  <w:divBdr>
                    <w:top w:val="none" w:sz="0" w:space="0" w:color="auto"/>
                    <w:left w:val="none" w:sz="0" w:space="0" w:color="auto"/>
                    <w:bottom w:val="none" w:sz="0" w:space="0" w:color="auto"/>
                    <w:right w:val="none" w:sz="0" w:space="0" w:color="auto"/>
                  </w:divBdr>
                  <w:divsChild>
                    <w:div w:id="1263881901">
                      <w:marLeft w:val="0"/>
                      <w:marRight w:val="0"/>
                      <w:marTop w:val="0"/>
                      <w:marBottom w:val="90"/>
                      <w:divBdr>
                        <w:top w:val="none" w:sz="0" w:space="0" w:color="auto"/>
                        <w:left w:val="none" w:sz="0" w:space="0" w:color="auto"/>
                        <w:bottom w:val="none" w:sz="0" w:space="0" w:color="auto"/>
                        <w:right w:val="none" w:sz="0" w:space="0" w:color="auto"/>
                      </w:divBdr>
                      <w:divsChild>
                        <w:div w:id="1365136161">
                          <w:marLeft w:val="0"/>
                          <w:marRight w:val="0"/>
                          <w:marTop w:val="0"/>
                          <w:marBottom w:val="0"/>
                          <w:divBdr>
                            <w:top w:val="none" w:sz="0" w:space="0" w:color="auto"/>
                            <w:left w:val="none" w:sz="0" w:space="0" w:color="auto"/>
                            <w:bottom w:val="none" w:sz="0" w:space="0" w:color="auto"/>
                            <w:right w:val="none" w:sz="0" w:space="0" w:color="auto"/>
                          </w:divBdr>
                          <w:divsChild>
                            <w:div w:id="758142867">
                              <w:marLeft w:val="0"/>
                              <w:marRight w:val="0"/>
                              <w:marTop w:val="0"/>
                              <w:marBottom w:val="0"/>
                              <w:divBdr>
                                <w:top w:val="none" w:sz="0" w:space="0" w:color="auto"/>
                                <w:left w:val="none" w:sz="0" w:space="0" w:color="auto"/>
                                <w:bottom w:val="none" w:sz="0" w:space="0" w:color="auto"/>
                                <w:right w:val="none" w:sz="0" w:space="0" w:color="auto"/>
                              </w:divBdr>
                              <w:divsChild>
                                <w:div w:id="901865436">
                                  <w:marLeft w:val="0"/>
                                  <w:marRight w:val="0"/>
                                  <w:marTop w:val="0"/>
                                  <w:marBottom w:val="0"/>
                                  <w:divBdr>
                                    <w:top w:val="none" w:sz="0" w:space="0" w:color="auto"/>
                                    <w:left w:val="none" w:sz="0" w:space="0" w:color="auto"/>
                                    <w:bottom w:val="none" w:sz="0" w:space="0" w:color="auto"/>
                                    <w:right w:val="none" w:sz="0" w:space="0" w:color="auto"/>
                                  </w:divBdr>
                                  <w:divsChild>
                                    <w:div w:id="4098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504319">
          <w:marLeft w:val="0"/>
          <w:marRight w:val="0"/>
          <w:marTop w:val="240"/>
          <w:marBottom w:val="0"/>
          <w:divBdr>
            <w:top w:val="none" w:sz="0" w:space="0" w:color="auto"/>
            <w:left w:val="none" w:sz="0" w:space="0" w:color="auto"/>
            <w:bottom w:val="none" w:sz="0" w:space="0" w:color="auto"/>
            <w:right w:val="none" w:sz="0" w:space="0" w:color="auto"/>
          </w:divBdr>
          <w:divsChild>
            <w:div w:id="927931433">
              <w:marLeft w:val="0"/>
              <w:marRight w:val="0"/>
              <w:marTop w:val="0"/>
              <w:marBottom w:val="0"/>
              <w:divBdr>
                <w:top w:val="none" w:sz="0" w:space="0" w:color="auto"/>
                <w:left w:val="none" w:sz="0" w:space="0" w:color="auto"/>
                <w:bottom w:val="none" w:sz="0" w:space="0" w:color="auto"/>
                <w:right w:val="none" w:sz="0" w:space="0" w:color="auto"/>
              </w:divBdr>
              <w:divsChild>
                <w:div w:id="183253641">
                  <w:marLeft w:val="0"/>
                  <w:marRight w:val="0"/>
                  <w:marTop w:val="0"/>
                  <w:marBottom w:val="0"/>
                  <w:divBdr>
                    <w:top w:val="none" w:sz="0" w:space="0" w:color="auto"/>
                    <w:left w:val="none" w:sz="0" w:space="0" w:color="auto"/>
                    <w:bottom w:val="none" w:sz="0" w:space="0" w:color="auto"/>
                    <w:right w:val="none" w:sz="0" w:space="0" w:color="auto"/>
                  </w:divBdr>
                  <w:divsChild>
                    <w:div w:id="1946693512">
                      <w:marLeft w:val="0"/>
                      <w:marRight w:val="0"/>
                      <w:marTop w:val="0"/>
                      <w:marBottom w:val="0"/>
                      <w:divBdr>
                        <w:top w:val="none" w:sz="0" w:space="0" w:color="auto"/>
                        <w:left w:val="none" w:sz="0" w:space="0" w:color="auto"/>
                        <w:bottom w:val="none" w:sz="0" w:space="0" w:color="auto"/>
                        <w:right w:val="none" w:sz="0" w:space="0" w:color="auto"/>
                      </w:divBdr>
                      <w:divsChild>
                        <w:div w:id="1747805728">
                          <w:marLeft w:val="0"/>
                          <w:marRight w:val="0"/>
                          <w:marTop w:val="0"/>
                          <w:marBottom w:val="0"/>
                          <w:divBdr>
                            <w:top w:val="none" w:sz="0" w:space="0" w:color="auto"/>
                            <w:left w:val="none" w:sz="0" w:space="0" w:color="auto"/>
                            <w:bottom w:val="none" w:sz="0" w:space="0" w:color="auto"/>
                            <w:right w:val="none" w:sz="0" w:space="0" w:color="auto"/>
                          </w:divBdr>
                          <w:divsChild>
                            <w:div w:id="2114398353">
                              <w:marLeft w:val="0"/>
                              <w:marRight w:val="0"/>
                              <w:marTop w:val="0"/>
                              <w:marBottom w:val="0"/>
                              <w:divBdr>
                                <w:top w:val="none" w:sz="0" w:space="0" w:color="auto"/>
                                <w:left w:val="none" w:sz="0" w:space="0" w:color="auto"/>
                                <w:bottom w:val="none" w:sz="0" w:space="0" w:color="auto"/>
                                <w:right w:val="none" w:sz="0" w:space="0" w:color="auto"/>
                              </w:divBdr>
                              <w:divsChild>
                                <w:div w:id="7202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922029">
      <w:bodyDiv w:val="1"/>
      <w:marLeft w:val="0"/>
      <w:marRight w:val="0"/>
      <w:marTop w:val="0"/>
      <w:marBottom w:val="0"/>
      <w:divBdr>
        <w:top w:val="none" w:sz="0" w:space="0" w:color="auto"/>
        <w:left w:val="none" w:sz="0" w:space="0" w:color="auto"/>
        <w:bottom w:val="none" w:sz="0" w:space="0" w:color="auto"/>
        <w:right w:val="none" w:sz="0" w:space="0" w:color="auto"/>
      </w:divBdr>
      <w:divsChild>
        <w:div w:id="1960258946">
          <w:marLeft w:val="0"/>
          <w:marRight w:val="0"/>
          <w:marTop w:val="0"/>
          <w:marBottom w:val="0"/>
          <w:divBdr>
            <w:top w:val="none" w:sz="0" w:space="0" w:color="auto"/>
            <w:left w:val="none" w:sz="0" w:space="0" w:color="auto"/>
            <w:bottom w:val="none" w:sz="0" w:space="0" w:color="auto"/>
            <w:right w:val="none" w:sz="0" w:space="0" w:color="auto"/>
          </w:divBdr>
          <w:divsChild>
            <w:div w:id="1913197602">
              <w:marLeft w:val="0"/>
              <w:marRight w:val="0"/>
              <w:marTop w:val="0"/>
              <w:marBottom w:val="0"/>
              <w:divBdr>
                <w:top w:val="none" w:sz="0" w:space="0" w:color="auto"/>
                <w:left w:val="none" w:sz="0" w:space="0" w:color="auto"/>
                <w:bottom w:val="none" w:sz="0" w:space="0" w:color="auto"/>
                <w:right w:val="none" w:sz="0" w:space="0" w:color="auto"/>
              </w:divBdr>
              <w:divsChild>
                <w:div w:id="623148897">
                  <w:marLeft w:val="0"/>
                  <w:marRight w:val="0"/>
                  <w:marTop w:val="0"/>
                  <w:marBottom w:val="0"/>
                  <w:divBdr>
                    <w:top w:val="none" w:sz="0" w:space="0" w:color="auto"/>
                    <w:left w:val="none" w:sz="0" w:space="0" w:color="auto"/>
                    <w:bottom w:val="none" w:sz="0" w:space="0" w:color="auto"/>
                    <w:right w:val="none" w:sz="0" w:space="0" w:color="auto"/>
                  </w:divBdr>
                  <w:divsChild>
                    <w:div w:id="189683602">
                      <w:marLeft w:val="0"/>
                      <w:marRight w:val="0"/>
                      <w:marTop w:val="0"/>
                      <w:marBottom w:val="0"/>
                      <w:divBdr>
                        <w:top w:val="none" w:sz="0" w:space="0" w:color="auto"/>
                        <w:left w:val="none" w:sz="0" w:space="0" w:color="auto"/>
                        <w:bottom w:val="none" w:sz="0" w:space="0" w:color="auto"/>
                        <w:right w:val="none" w:sz="0" w:space="0" w:color="auto"/>
                      </w:divBdr>
                      <w:divsChild>
                        <w:div w:id="2057656757">
                          <w:marLeft w:val="0"/>
                          <w:marRight w:val="0"/>
                          <w:marTop w:val="0"/>
                          <w:marBottom w:val="0"/>
                          <w:divBdr>
                            <w:top w:val="none" w:sz="0" w:space="0" w:color="auto"/>
                            <w:left w:val="none" w:sz="0" w:space="0" w:color="auto"/>
                            <w:bottom w:val="none" w:sz="0" w:space="0" w:color="auto"/>
                            <w:right w:val="none" w:sz="0" w:space="0" w:color="auto"/>
                          </w:divBdr>
                          <w:divsChild>
                            <w:div w:id="1730417508">
                              <w:marLeft w:val="0"/>
                              <w:marRight w:val="0"/>
                              <w:marTop w:val="0"/>
                              <w:marBottom w:val="0"/>
                              <w:divBdr>
                                <w:top w:val="none" w:sz="0" w:space="0" w:color="auto"/>
                                <w:left w:val="none" w:sz="0" w:space="0" w:color="auto"/>
                                <w:bottom w:val="none" w:sz="0" w:space="0" w:color="auto"/>
                                <w:right w:val="none" w:sz="0" w:space="0" w:color="auto"/>
                              </w:divBdr>
                              <w:divsChild>
                                <w:div w:id="1051617681">
                                  <w:marLeft w:val="0"/>
                                  <w:marRight w:val="0"/>
                                  <w:marTop w:val="0"/>
                                  <w:marBottom w:val="0"/>
                                  <w:divBdr>
                                    <w:top w:val="none" w:sz="0" w:space="0" w:color="auto"/>
                                    <w:left w:val="none" w:sz="0" w:space="0" w:color="auto"/>
                                    <w:bottom w:val="none" w:sz="0" w:space="0" w:color="auto"/>
                                    <w:right w:val="none" w:sz="0" w:space="0" w:color="auto"/>
                                  </w:divBdr>
                                  <w:divsChild>
                                    <w:div w:id="1848009756">
                                      <w:marLeft w:val="0"/>
                                      <w:marRight w:val="0"/>
                                      <w:marTop w:val="0"/>
                                      <w:marBottom w:val="0"/>
                                      <w:divBdr>
                                        <w:top w:val="none" w:sz="0" w:space="0" w:color="auto"/>
                                        <w:left w:val="none" w:sz="0" w:space="0" w:color="auto"/>
                                        <w:bottom w:val="none" w:sz="0" w:space="0" w:color="auto"/>
                                        <w:right w:val="none" w:sz="0" w:space="0" w:color="auto"/>
                                      </w:divBdr>
                                      <w:divsChild>
                                        <w:div w:id="909579392">
                                          <w:marLeft w:val="0"/>
                                          <w:marRight w:val="0"/>
                                          <w:marTop w:val="0"/>
                                          <w:marBottom w:val="75"/>
                                          <w:divBdr>
                                            <w:top w:val="none" w:sz="0" w:space="0" w:color="auto"/>
                                            <w:left w:val="none" w:sz="0" w:space="0" w:color="auto"/>
                                            <w:bottom w:val="none" w:sz="0" w:space="0" w:color="auto"/>
                                            <w:right w:val="none" w:sz="0" w:space="0" w:color="auto"/>
                                          </w:divBdr>
                                          <w:divsChild>
                                            <w:div w:id="7372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1730">
                                  <w:marLeft w:val="0"/>
                                  <w:marRight w:val="0"/>
                                  <w:marTop w:val="0"/>
                                  <w:marBottom w:val="0"/>
                                  <w:divBdr>
                                    <w:top w:val="none" w:sz="0" w:space="0" w:color="auto"/>
                                    <w:left w:val="none" w:sz="0" w:space="0" w:color="auto"/>
                                    <w:bottom w:val="none" w:sz="0" w:space="0" w:color="auto"/>
                                    <w:right w:val="none" w:sz="0" w:space="0" w:color="auto"/>
                                  </w:divBdr>
                                  <w:divsChild>
                                    <w:div w:id="2229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370628">
                  <w:marLeft w:val="0"/>
                  <w:marRight w:val="0"/>
                  <w:marTop w:val="225"/>
                  <w:marBottom w:val="0"/>
                  <w:divBdr>
                    <w:top w:val="none" w:sz="0" w:space="0" w:color="auto"/>
                    <w:left w:val="none" w:sz="0" w:space="0" w:color="auto"/>
                    <w:bottom w:val="none" w:sz="0" w:space="0" w:color="auto"/>
                    <w:right w:val="none" w:sz="0" w:space="0" w:color="auto"/>
                  </w:divBdr>
                  <w:divsChild>
                    <w:div w:id="1410537272">
                      <w:marLeft w:val="0"/>
                      <w:marRight w:val="0"/>
                      <w:marTop w:val="0"/>
                      <w:marBottom w:val="90"/>
                      <w:divBdr>
                        <w:top w:val="none" w:sz="0" w:space="0" w:color="auto"/>
                        <w:left w:val="none" w:sz="0" w:space="0" w:color="auto"/>
                        <w:bottom w:val="none" w:sz="0" w:space="0" w:color="auto"/>
                        <w:right w:val="none" w:sz="0" w:space="0" w:color="auto"/>
                      </w:divBdr>
                      <w:divsChild>
                        <w:div w:id="827668246">
                          <w:marLeft w:val="0"/>
                          <w:marRight w:val="0"/>
                          <w:marTop w:val="0"/>
                          <w:marBottom w:val="0"/>
                          <w:divBdr>
                            <w:top w:val="none" w:sz="0" w:space="0" w:color="auto"/>
                            <w:left w:val="none" w:sz="0" w:space="0" w:color="auto"/>
                            <w:bottom w:val="none" w:sz="0" w:space="0" w:color="auto"/>
                            <w:right w:val="none" w:sz="0" w:space="0" w:color="auto"/>
                          </w:divBdr>
                          <w:divsChild>
                            <w:div w:id="128940979">
                              <w:marLeft w:val="0"/>
                              <w:marRight w:val="0"/>
                              <w:marTop w:val="0"/>
                              <w:marBottom w:val="0"/>
                              <w:divBdr>
                                <w:top w:val="none" w:sz="0" w:space="0" w:color="auto"/>
                                <w:left w:val="none" w:sz="0" w:space="0" w:color="auto"/>
                                <w:bottom w:val="none" w:sz="0" w:space="0" w:color="auto"/>
                                <w:right w:val="none" w:sz="0" w:space="0" w:color="auto"/>
                              </w:divBdr>
                              <w:divsChild>
                                <w:div w:id="1724059155">
                                  <w:marLeft w:val="0"/>
                                  <w:marRight w:val="0"/>
                                  <w:marTop w:val="0"/>
                                  <w:marBottom w:val="0"/>
                                  <w:divBdr>
                                    <w:top w:val="none" w:sz="0" w:space="0" w:color="auto"/>
                                    <w:left w:val="none" w:sz="0" w:space="0" w:color="auto"/>
                                    <w:bottom w:val="none" w:sz="0" w:space="0" w:color="auto"/>
                                    <w:right w:val="none" w:sz="0" w:space="0" w:color="auto"/>
                                  </w:divBdr>
                                  <w:divsChild>
                                    <w:div w:id="13997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513245">
          <w:marLeft w:val="0"/>
          <w:marRight w:val="0"/>
          <w:marTop w:val="240"/>
          <w:marBottom w:val="0"/>
          <w:divBdr>
            <w:top w:val="none" w:sz="0" w:space="0" w:color="auto"/>
            <w:left w:val="none" w:sz="0" w:space="0" w:color="auto"/>
            <w:bottom w:val="none" w:sz="0" w:space="0" w:color="auto"/>
            <w:right w:val="none" w:sz="0" w:space="0" w:color="auto"/>
          </w:divBdr>
          <w:divsChild>
            <w:div w:id="1597902535">
              <w:marLeft w:val="0"/>
              <w:marRight w:val="0"/>
              <w:marTop w:val="0"/>
              <w:marBottom w:val="0"/>
              <w:divBdr>
                <w:top w:val="none" w:sz="0" w:space="0" w:color="auto"/>
                <w:left w:val="none" w:sz="0" w:space="0" w:color="auto"/>
                <w:bottom w:val="none" w:sz="0" w:space="0" w:color="auto"/>
                <w:right w:val="none" w:sz="0" w:space="0" w:color="auto"/>
              </w:divBdr>
              <w:divsChild>
                <w:div w:id="1111896627">
                  <w:marLeft w:val="0"/>
                  <w:marRight w:val="0"/>
                  <w:marTop w:val="0"/>
                  <w:marBottom w:val="0"/>
                  <w:divBdr>
                    <w:top w:val="none" w:sz="0" w:space="0" w:color="auto"/>
                    <w:left w:val="none" w:sz="0" w:space="0" w:color="auto"/>
                    <w:bottom w:val="none" w:sz="0" w:space="0" w:color="auto"/>
                    <w:right w:val="none" w:sz="0" w:space="0" w:color="auto"/>
                  </w:divBdr>
                  <w:divsChild>
                    <w:div w:id="1279987848">
                      <w:marLeft w:val="0"/>
                      <w:marRight w:val="0"/>
                      <w:marTop w:val="0"/>
                      <w:marBottom w:val="0"/>
                      <w:divBdr>
                        <w:top w:val="none" w:sz="0" w:space="0" w:color="auto"/>
                        <w:left w:val="none" w:sz="0" w:space="0" w:color="auto"/>
                        <w:bottom w:val="none" w:sz="0" w:space="0" w:color="auto"/>
                        <w:right w:val="none" w:sz="0" w:space="0" w:color="auto"/>
                      </w:divBdr>
                      <w:divsChild>
                        <w:div w:id="1083333390">
                          <w:marLeft w:val="0"/>
                          <w:marRight w:val="0"/>
                          <w:marTop w:val="0"/>
                          <w:marBottom w:val="0"/>
                          <w:divBdr>
                            <w:top w:val="none" w:sz="0" w:space="0" w:color="auto"/>
                            <w:left w:val="none" w:sz="0" w:space="0" w:color="auto"/>
                            <w:bottom w:val="none" w:sz="0" w:space="0" w:color="auto"/>
                            <w:right w:val="none" w:sz="0" w:space="0" w:color="auto"/>
                          </w:divBdr>
                          <w:divsChild>
                            <w:div w:id="229537955">
                              <w:marLeft w:val="0"/>
                              <w:marRight w:val="0"/>
                              <w:marTop w:val="0"/>
                              <w:marBottom w:val="0"/>
                              <w:divBdr>
                                <w:top w:val="none" w:sz="0" w:space="0" w:color="auto"/>
                                <w:left w:val="none" w:sz="0" w:space="0" w:color="auto"/>
                                <w:bottom w:val="none" w:sz="0" w:space="0" w:color="auto"/>
                                <w:right w:val="none" w:sz="0" w:space="0" w:color="auto"/>
                              </w:divBdr>
                              <w:divsChild>
                                <w:div w:id="1165365316">
                                  <w:marLeft w:val="0"/>
                                  <w:marRight w:val="0"/>
                                  <w:marTop w:val="0"/>
                                  <w:marBottom w:val="0"/>
                                  <w:divBdr>
                                    <w:top w:val="none" w:sz="0" w:space="0" w:color="auto"/>
                                    <w:left w:val="none" w:sz="0" w:space="0" w:color="auto"/>
                                    <w:bottom w:val="none" w:sz="0" w:space="0" w:color="auto"/>
                                    <w:right w:val="none" w:sz="0" w:space="0" w:color="auto"/>
                                  </w:divBdr>
                                  <w:divsChild>
                                    <w:div w:id="18156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038158">
      <w:bodyDiv w:val="1"/>
      <w:marLeft w:val="0"/>
      <w:marRight w:val="0"/>
      <w:marTop w:val="0"/>
      <w:marBottom w:val="0"/>
      <w:divBdr>
        <w:top w:val="none" w:sz="0" w:space="0" w:color="auto"/>
        <w:left w:val="none" w:sz="0" w:space="0" w:color="auto"/>
        <w:bottom w:val="none" w:sz="0" w:space="0" w:color="auto"/>
        <w:right w:val="none" w:sz="0" w:space="0" w:color="auto"/>
      </w:divBdr>
      <w:divsChild>
        <w:div w:id="2057924468">
          <w:marLeft w:val="0"/>
          <w:marRight w:val="0"/>
          <w:marTop w:val="0"/>
          <w:marBottom w:val="0"/>
          <w:divBdr>
            <w:top w:val="none" w:sz="0" w:space="0" w:color="auto"/>
            <w:left w:val="none" w:sz="0" w:space="0" w:color="auto"/>
            <w:bottom w:val="none" w:sz="0" w:space="0" w:color="auto"/>
            <w:right w:val="none" w:sz="0" w:space="0" w:color="auto"/>
          </w:divBdr>
          <w:divsChild>
            <w:div w:id="1833641696">
              <w:marLeft w:val="0"/>
              <w:marRight w:val="0"/>
              <w:marTop w:val="0"/>
              <w:marBottom w:val="0"/>
              <w:divBdr>
                <w:top w:val="none" w:sz="0" w:space="0" w:color="auto"/>
                <w:left w:val="none" w:sz="0" w:space="0" w:color="auto"/>
                <w:bottom w:val="none" w:sz="0" w:space="0" w:color="auto"/>
                <w:right w:val="none" w:sz="0" w:space="0" w:color="auto"/>
              </w:divBdr>
              <w:divsChild>
                <w:div w:id="684867184">
                  <w:marLeft w:val="0"/>
                  <w:marRight w:val="0"/>
                  <w:marTop w:val="0"/>
                  <w:marBottom w:val="0"/>
                  <w:divBdr>
                    <w:top w:val="none" w:sz="0" w:space="0" w:color="auto"/>
                    <w:left w:val="none" w:sz="0" w:space="0" w:color="auto"/>
                    <w:bottom w:val="none" w:sz="0" w:space="0" w:color="auto"/>
                    <w:right w:val="none" w:sz="0" w:space="0" w:color="auto"/>
                  </w:divBdr>
                  <w:divsChild>
                    <w:div w:id="1243564825">
                      <w:marLeft w:val="0"/>
                      <w:marRight w:val="0"/>
                      <w:marTop w:val="0"/>
                      <w:marBottom w:val="0"/>
                      <w:divBdr>
                        <w:top w:val="none" w:sz="0" w:space="0" w:color="auto"/>
                        <w:left w:val="none" w:sz="0" w:space="0" w:color="auto"/>
                        <w:bottom w:val="none" w:sz="0" w:space="0" w:color="auto"/>
                        <w:right w:val="none" w:sz="0" w:space="0" w:color="auto"/>
                      </w:divBdr>
                      <w:divsChild>
                        <w:div w:id="1849177570">
                          <w:marLeft w:val="0"/>
                          <w:marRight w:val="0"/>
                          <w:marTop w:val="0"/>
                          <w:marBottom w:val="0"/>
                          <w:divBdr>
                            <w:top w:val="none" w:sz="0" w:space="0" w:color="auto"/>
                            <w:left w:val="none" w:sz="0" w:space="0" w:color="auto"/>
                            <w:bottom w:val="none" w:sz="0" w:space="0" w:color="auto"/>
                            <w:right w:val="none" w:sz="0" w:space="0" w:color="auto"/>
                          </w:divBdr>
                          <w:divsChild>
                            <w:div w:id="2013220132">
                              <w:marLeft w:val="0"/>
                              <w:marRight w:val="0"/>
                              <w:marTop w:val="0"/>
                              <w:marBottom w:val="0"/>
                              <w:divBdr>
                                <w:top w:val="none" w:sz="0" w:space="0" w:color="auto"/>
                                <w:left w:val="none" w:sz="0" w:space="0" w:color="auto"/>
                                <w:bottom w:val="none" w:sz="0" w:space="0" w:color="auto"/>
                                <w:right w:val="none" w:sz="0" w:space="0" w:color="auto"/>
                              </w:divBdr>
                              <w:divsChild>
                                <w:div w:id="784620809">
                                  <w:marLeft w:val="0"/>
                                  <w:marRight w:val="0"/>
                                  <w:marTop w:val="0"/>
                                  <w:marBottom w:val="0"/>
                                  <w:divBdr>
                                    <w:top w:val="none" w:sz="0" w:space="0" w:color="auto"/>
                                    <w:left w:val="none" w:sz="0" w:space="0" w:color="auto"/>
                                    <w:bottom w:val="none" w:sz="0" w:space="0" w:color="auto"/>
                                    <w:right w:val="none" w:sz="0" w:space="0" w:color="auto"/>
                                  </w:divBdr>
                                  <w:divsChild>
                                    <w:div w:id="608389927">
                                      <w:marLeft w:val="0"/>
                                      <w:marRight w:val="0"/>
                                      <w:marTop w:val="0"/>
                                      <w:marBottom w:val="0"/>
                                      <w:divBdr>
                                        <w:top w:val="none" w:sz="0" w:space="0" w:color="auto"/>
                                        <w:left w:val="none" w:sz="0" w:space="0" w:color="auto"/>
                                        <w:bottom w:val="none" w:sz="0" w:space="0" w:color="auto"/>
                                        <w:right w:val="none" w:sz="0" w:space="0" w:color="auto"/>
                                      </w:divBdr>
                                      <w:divsChild>
                                        <w:div w:id="1985311049">
                                          <w:marLeft w:val="0"/>
                                          <w:marRight w:val="0"/>
                                          <w:marTop w:val="0"/>
                                          <w:marBottom w:val="75"/>
                                          <w:divBdr>
                                            <w:top w:val="none" w:sz="0" w:space="0" w:color="auto"/>
                                            <w:left w:val="none" w:sz="0" w:space="0" w:color="auto"/>
                                            <w:bottom w:val="none" w:sz="0" w:space="0" w:color="auto"/>
                                            <w:right w:val="none" w:sz="0" w:space="0" w:color="auto"/>
                                          </w:divBdr>
                                          <w:divsChild>
                                            <w:div w:id="432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081199">
                                  <w:marLeft w:val="0"/>
                                  <w:marRight w:val="0"/>
                                  <w:marTop w:val="0"/>
                                  <w:marBottom w:val="0"/>
                                  <w:divBdr>
                                    <w:top w:val="none" w:sz="0" w:space="0" w:color="auto"/>
                                    <w:left w:val="none" w:sz="0" w:space="0" w:color="auto"/>
                                    <w:bottom w:val="none" w:sz="0" w:space="0" w:color="auto"/>
                                    <w:right w:val="none" w:sz="0" w:space="0" w:color="auto"/>
                                  </w:divBdr>
                                  <w:divsChild>
                                    <w:div w:id="135241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471686">
                  <w:marLeft w:val="0"/>
                  <w:marRight w:val="0"/>
                  <w:marTop w:val="225"/>
                  <w:marBottom w:val="0"/>
                  <w:divBdr>
                    <w:top w:val="none" w:sz="0" w:space="0" w:color="auto"/>
                    <w:left w:val="none" w:sz="0" w:space="0" w:color="auto"/>
                    <w:bottom w:val="none" w:sz="0" w:space="0" w:color="auto"/>
                    <w:right w:val="none" w:sz="0" w:space="0" w:color="auto"/>
                  </w:divBdr>
                  <w:divsChild>
                    <w:div w:id="171188756">
                      <w:marLeft w:val="0"/>
                      <w:marRight w:val="0"/>
                      <w:marTop w:val="0"/>
                      <w:marBottom w:val="90"/>
                      <w:divBdr>
                        <w:top w:val="none" w:sz="0" w:space="0" w:color="auto"/>
                        <w:left w:val="none" w:sz="0" w:space="0" w:color="auto"/>
                        <w:bottom w:val="none" w:sz="0" w:space="0" w:color="auto"/>
                        <w:right w:val="none" w:sz="0" w:space="0" w:color="auto"/>
                      </w:divBdr>
                      <w:divsChild>
                        <w:div w:id="1002507645">
                          <w:marLeft w:val="0"/>
                          <w:marRight w:val="0"/>
                          <w:marTop w:val="0"/>
                          <w:marBottom w:val="0"/>
                          <w:divBdr>
                            <w:top w:val="none" w:sz="0" w:space="0" w:color="auto"/>
                            <w:left w:val="none" w:sz="0" w:space="0" w:color="auto"/>
                            <w:bottom w:val="none" w:sz="0" w:space="0" w:color="auto"/>
                            <w:right w:val="none" w:sz="0" w:space="0" w:color="auto"/>
                          </w:divBdr>
                          <w:divsChild>
                            <w:div w:id="798767727">
                              <w:marLeft w:val="0"/>
                              <w:marRight w:val="0"/>
                              <w:marTop w:val="0"/>
                              <w:marBottom w:val="0"/>
                              <w:divBdr>
                                <w:top w:val="none" w:sz="0" w:space="0" w:color="auto"/>
                                <w:left w:val="none" w:sz="0" w:space="0" w:color="auto"/>
                                <w:bottom w:val="none" w:sz="0" w:space="0" w:color="auto"/>
                                <w:right w:val="none" w:sz="0" w:space="0" w:color="auto"/>
                              </w:divBdr>
                              <w:divsChild>
                                <w:div w:id="131097718">
                                  <w:marLeft w:val="0"/>
                                  <w:marRight w:val="0"/>
                                  <w:marTop w:val="0"/>
                                  <w:marBottom w:val="0"/>
                                  <w:divBdr>
                                    <w:top w:val="none" w:sz="0" w:space="0" w:color="auto"/>
                                    <w:left w:val="none" w:sz="0" w:space="0" w:color="auto"/>
                                    <w:bottom w:val="none" w:sz="0" w:space="0" w:color="auto"/>
                                    <w:right w:val="none" w:sz="0" w:space="0" w:color="auto"/>
                                  </w:divBdr>
                                  <w:divsChild>
                                    <w:div w:id="157230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788480">
          <w:marLeft w:val="0"/>
          <w:marRight w:val="0"/>
          <w:marTop w:val="240"/>
          <w:marBottom w:val="0"/>
          <w:divBdr>
            <w:top w:val="none" w:sz="0" w:space="0" w:color="auto"/>
            <w:left w:val="none" w:sz="0" w:space="0" w:color="auto"/>
            <w:bottom w:val="none" w:sz="0" w:space="0" w:color="auto"/>
            <w:right w:val="none" w:sz="0" w:space="0" w:color="auto"/>
          </w:divBdr>
          <w:divsChild>
            <w:div w:id="989871356">
              <w:marLeft w:val="0"/>
              <w:marRight w:val="0"/>
              <w:marTop w:val="0"/>
              <w:marBottom w:val="0"/>
              <w:divBdr>
                <w:top w:val="none" w:sz="0" w:space="0" w:color="auto"/>
                <w:left w:val="none" w:sz="0" w:space="0" w:color="auto"/>
                <w:bottom w:val="none" w:sz="0" w:space="0" w:color="auto"/>
                <w:right w:val="none" w:sz="0" w:space="0" w:color="auto"/>
              </w:divBdr>
              <w:divsChild>
                <w:div w:id="1747221701">
                  <w:marLeft w:val="0"/>
                  <w:marRight w:val="0"/>
                  <w:marTop w:val="0"/>
                  <w:marBottom w:val="0"/>
                  <w:divBdr>
                    <w:top w:val="none" w:sz="0" w:space="0" w:color="auto"/>
                    <w:left w:val="none" w:sz="0" w:space="0" w:color="auto"/>
                    <w:bottom w:val="none" w:sz="0" w:space="0" w:color="auto"/>
                    <w:right w:val="none" w:sz="0" w:space="0" w:color="auto"/>
                  </w:divBdr>
                  <w:divsChild>
                    <w:div w:id="619798404">
                      <w:marLeft w:val="0"/>
                      <w:marRight w:val="0"/>
                      <w:marTop w:val="0"/>
                      <w:marBottom w:val="0"/>
                      <w:divBdr>
                        <w:top w:val="none" w:sz="0" w:space="0" w:color="auto"/>
                        <w:left w:val="none" w:sz="0" w:space="0" w:color="auto"/>
                        <w:bottom w:val="none" w:sz="0" w:space="0" w:color="auto"/>
                        <w:right w:val="none" w:sz="0" w:space="0" w:color="auto"/>
                      </w:divBdr>
                      <w:divsChild>
                        <w:div w:id="2075544052">
                          <w:marLeft w:val="0"/>
                          <w:marRight w:val="0"/>
                          <w:marTop w:val="0"/>
                          <w:marBottom w:val="0"/>
                          <w:divBdr>
                            <w:top w:val="none" w:sz="0" w:space="0" w:color="auto"/>
                            <w:left w:val="none" w:sz="0" w:space="0" w:color="auto"/>
                            <w:bottom w:val="none" w:sz="0" w:space="0" w:color="auto"/>
                            <w:right w:val="none" w:sz="0" w:space="0" w:color="auto"/>
                          </w:divBdr>
                          <w:divsChild>
                            <w:div w:id="1415664472">
                              <w:marLeft w:val="0"/>
                              <w:marRight w:val="0"/>
                              <w:marTop w:val="0"/>
                              <w:marBottom w:val="0"/>
                              <w:divBdr>
                                <w:top w:val="none" w:sz="0" w:space="0" w:color="auto"/>
                                <w:left w:val="none" w:sz="0" w:space="0" w:color="auto"/>
                                <w:bottom w:val="none" w:sz="0" w:space="0" w:color="auto"/>
                                <w:right w:val="none" w:sz="0" w:space="0" w:color="auto"/>
                              </w:divBdr>
                              <w:divsChild>
                                <w:div w:id="162735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454472">
      <w:bodyDiv w:val="1"/>
      <w:marLeft w:val="0"/>
      <w:marRight w:val="0"/>
      <w:marTop w:val="0"/>
      <w:marBottom w:val="0"/>
      <w:divBdr>
        <w:top w:val="none" w:sz="0" w:space="0" w:color="auto"/>
        <w:left w:val="none" w:sz="0" w:space="0" w:color="auto"/>
        <w:bottom w:val="none" w:sz="0" w:space="0" w:color="auto"/>
        <w:right w:val="none" w:sz="0" w:space="0" w:color="auto"/>
      </w:divBdr>
      <w:divsChild>
        <w:div w:id="73404856">
          <w:marLeft w:val="0"/>
          <w:marRight w:val="0"/>
          <w:marTop w:val="0"/>
          <w:marBottom w:val="0"/>
          <w:divBdr>
            <w:top w:val="none" w:sz="0" w:space="0" w:color="auto"/>
            <w:left w:val="none" w:sz="0" w:space="0" w:color="auto"/>
            <w:bottom w:val="none" w:sz="0" w:space="0" w:color="auto"/>
            <w:right w:val="none" w:sz="0" w:space="0" w:color="auto"/>
          </w:divBdr>
          <w:divsChild>
            <w:div w:id="1083646441">
              <w:marLeft w:val="0"/>
              <w:marRight w:val="0"/>
              <w:marTop w:val="0"/>
              <w:marBottom w:val="0"/>
              <w:divBdr>
                <w:top w:val="none" w:sz="0" w:space="0" w:color="auto"/>
                <w:left w:val="none" w:sz="0" w:space="0" w:color="auto"/>
                <w:bottom w:val="none" w:sz="0" w:space="0" w:color="auto"/>
                <w:right w:val="none" w:sz="0" w:space="0" w:color="auto"/>
              </w:divBdr>
              <w:divsChild>
                <w:div w:id="23795006">
                  <w:marLeft w:val="0"/>
                  <w:marRight w:val="0"/>
                  <w:marTop w:val="0"/>
                  <w:marBottom w:val="0"/>
                  <w:divBdr>
                    <w:top w:val="none" w:sz="0" w:space="0" w:color="auto"/>
                    <w:left w:val="none" w:sz="0" w:space="0" w:color="auto"/>
                    <w:bottom w:val="none" w:sz="0" w:space="0" w:color="auto"/>
                    <w:right w:val="none" w:sz="0" w:space="0" w:color="auto"/>
                  </w:divBdr>
                  <w:divsChild>
                    <w:div w:id="1093666356">
                      <w:marLeft w:val="0"/>
                      <w:marRight w:val="0"/>
                      <w:marTop w:val="0"/>
                      <w:marBottom w:val="0"/>
                      <w:divBdr>
                        <w:top w:val="none" w:sz="0" w:space="0" w:color="auto"/>
                        <w:left w:val="none" w:sz="0" w:space="0" w:color="auto"/>
                        <w:bottom w:val="none" w:sz="0" w:space="0" w:color="auto"/>
                        <w:right w:val="none" w:sz="0" w:space="0" w:color="auto"/>
                      </w:divBdr>
                      <w:divsChild>
                        <w:div w:id="1651590100">
                          <w:marLeft w:val="0"/>
                          <w:marRight w:val="0"/>
                          <w:marTop w:val="0"/>
                          <w:marBottom w:val="0"/>
                          <w:divBdr>
                            <w:top w:val="none" w:sz="0" w:space="0" w:color="auto"/>
                            <w:left w:val="none" w:sz="0" w:space="0" w:color="auto"/>
                            <w:bottom w:val="none" w:sz="0" w:space="0" w:color="auto"/>
                            <w:right w:val="none" w:sz="0" w:space="0" w:color="auto"/>
                          </w:divBdr>
                          <w:divsChild>
                            <w:div w:id="844713895">
                              <w:marLeft w:val="0"/>
                              <w:marRight w:val="0"/>
                              <w:marTop w:val="0"/>
                              <w:marBottom w:val="0"/>
                              <w:divBdr>
                                <w:top w:val="none" w:sz="0" w:space="0" w:color="auto"/>
                                <w:left w:val="none" w:sz="0" w:space="0" w:color="auto"/>
                                <w:bottom w:val="none" w:sz="0" w:space="0" w:color="auto"/>
                                <w:right w:val="none" w:sz="0" w:space="0" w:color="auto"/>
                              </w:divBdr>
                              <w:divsChild>
                                <w:div w:id="2142573245">
                                  <w:marLeft w:val="0"/>
                                  <w:marRight w:val="0"/>
                                  <w:marTop w:val="0"/>
                                  <w:marBottom w:val="0"/>
                                  <w:divBdr>
                                    <w:top w:val="none" w:sz="0" w:space="0" w:color="auto"/>
                                    <w:left w:val="none" w:sz="0" w:space="0" w:color="auto"/>
                                    <w:bottom w:val="none" w:sz="0" w:space="0" w:color="auto"/>
                                    <w:right w:val="none" w:sz="0" w:space="0" w:color="auto"/>
                                  </w:divBdr>
                                  <w:divsChild>
                                    <w:div w:id="1214854645">
                                      <w:marLeft w:val="0"/>
                                      <w:marRight w:val="0"/>
                                      <w:marTop w:val="0"/>
                                      <w:marBottom w:val="0"/>
                                      <w:divBdr>
                                        <w:top w:val="none" w:sz="0" w:space="0" w:color="auto"/>
                                        <w:left w:val="none" w:sz="0" w:space="0" w:color="auto"/>
                                        <w:bottom w:val="none" w:sz="0" w:space="0" w:color="auto"/>
                                        <w:right w:val="none" w:sz="0" w:space="0" w:color="auto"/>
                                      </w:divBdr>
                                      <w:divsChild>
                                        <w:div w:id="200557808">
                                          <w:marLeft w:val="0"/>
                                          <w:marRight w:val="0"/>
                                          <w:marTop w:val="0"/>
                                          <w:marBottom w:val="75"/>
                                          <w:divBdr>
                                            <w:top w:val="none" w:sz="0" w:space="0" w:color="auto"/>
                                            <w:left w:val="none" w:sz="0" w:space="0" w:color="auto"/>
                                            <w:bottom w:val="none" w:sz="0" w:space="0" w:color="auto"/>
                                            <w:right w:val="none" w:sz="0" w:space="0" w:color="auto"/>
                                          </w:divBdr>
                                          <w:divsChild>
                                            <w:div w:id="16534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59079">
                                  <w:marLeft w:val="0"/>
                                  <w:marRight w:val="0"/>
                                  <w:marTop w:val="0"/>
                                  <w:marBottom w:val="0"/>
                                  <w:divBdr>
                                    <w:top w:val="none" w:sz="0" w:space="0" w:color="auto"/>
                                    <w:left w:val="none" w:sz="0" w:space="0" w:color="auto"/>
                                    <w:bottom w:val="none" w:sz="0" w:space="0" w:color="auto"/>
                                    <w:right w:val="none" w:sz="0" w:space="0" w:color="auto"/>
                                  </w:divBdr>
                                  <w:divsChild>
                                    <w:div w:id="19029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387126">
                  <w:marLeft w:val="0"/>
                  <w:marRight w:val="0"/>
                  <w:marTop w:val="225"/>
                  <w:marBottom w:val="0"/>
                  <w:divBdr>
                    <w:top w:val="none" w:sz="0" w:space="0" w:color="auto"/>
                    <w:left w:val="none" w:sz="0" w:space="0" w:color="auto"/>
                    <w:bottom w:val="none" w:sz="0" w:space="0" w:color="auto"/>
                    <w:right w:val="none" w:sz="0" w:space="0" w:color="auto"/>
                  </w:divBdr>
                  <w:divsChild>
                    <w:div w:id="591398920">
                      <w:marLeft w:val="0"/>
                      <w:marRight w:val="0"/>
                      <w:marTop w:val="0"/>
                      <w:marBottom w:val="90"/>
                      <w:divBdr>
                        <w:top w:val="none" w:sz="0" w:space="0" w:color="auto"/>
                        <w:left w:val="none" w:sz="0" w:space="0" w:color="auto"/>
                        <w:bottom w:val="none" w:sz="0" w:space="0" w:color="auto"/>
                        <w:right w:val="none" w:sz="0" w:space="0" w:color="auto"/>
                      </w:divBdr>
                      <w:divsChild>
                        <w:div w:id="724183697">
                          <w:marLeft w:val="0"/>
                          <w:marRight w:val="0"/>
                          <w:marTop w:val="0"/>
                          <w:marBottom w:val="0"/>
                          <w:divBdr>
                            <w:top w:val="none" w:sz="0" w:space="0" w:color="auto"/>
                            <w:left w:val="none" w:sz="0" w:space="0" w:color="auto"/>
                            <w:bottom w:val="none" w:sz="0" w:space="0" w:color="auto"/>
                            <w:right w:val="none" w:sz="0" w:space="0" w:color="auto"/>
                          </w:divBdr>
                          <w:divsChild>
                            <w:div w:id="1042898411">
                              <w:marLeft w:val="0"/>
                              <w:marRight w:val="0"/>
                              <w:marTop w:val="0"/>
                              <w:marBottom w:val="0"/>
                              <w:divBdr>
                                <w:top w:val="none" w:sz="0" w:space="0" w:color="auto"/>
                                <w:left w:val="none" w:sz="0" w:space="0" w:color="auto"/>
                                <w:bottom w:val="none" w:sz="0" w:space="0" w:color="auto"/>
                                <w:right w:val="none" w:sz="0" w:space="0" w:color="auto"/>
                              </w:divBdr>
                              <w:divsChild>
                                <w:div w:id="415399673">
                                  <w:marLeft w:val="0"/>
                                  <w:marRight w:val="0"/>
                                  <w:marTop w:val="0"/>
                                  <w:marBottom w:val="0"/>
                                  <w:divBdr>
                                    <w:top w:val="none" w:sz="0" w:space="0" w:color="auto"/>
                                    <w:left w:val="none" w:sz="0" w:space="0" w:color="auto"/>
                                    <w:bottom w:val="none" w:sz="0" w:space="0" w:color="auto"/>
                                    <w:right w:val="none" w:sz="0" w:space="0" w:color="auto"/>
                                  </w:divBdr>
                                  <w:divsChild>
                                    <w:div w:id="18512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948632">
          <w:marLeft w:val="0"/>
          <w:marRight w:val="0"/>
          <w:marTop w:val="240"/>
          <w:marBottom w:val="0"/>
          <w:divBdr>
            <w:top w:val="none" w:sz="0" w:space="0" w:color="auto"/>
            <w:left w:val="none" w:sz="0" w:space="0" w:color="auto"/>
            <w:bottom w:val="none" w:sz="0" w:space="0" w:color="auto"/>
            <w:right w:val="none" w:sz="0" w:space="0" w:color="auto"/>
          </w:divBdr>
          <w:divsChild>
            <w:div w:id="1295479836">
              <w:marLeft w:val="0"/>
              <w:marRight w:val="0"/>
              <w:marTop w:val="0"/>
              <w:marBottom w:val="0"/>
              <w:divBdr>
                <w:top w:val="none" w:sz="0" w:space="0" w:color="auto"/>
                <w:left w:val="none" w:sz="0" w:space="0" w:color="auto"/>
                <w:bottom w:val="none" w:sz="0" w:space="0" w:color="auto"/>
                <w:right w:val="none" w:sz="0" w:space="0" w:color="auto"/>
              </w:divBdr>
              <w:divsChild>
                <w:div w:id="2084600516">
                  <w:marLeft w:val="0"/>
                  <w:marRight w:val="0"/>
                  <w:marTop w:val="0"/>
                  <w:marBottom w:val="0"/>
                  <w:divBdr>
                    <w:top w:val="none" w:sz="0" w:space="0" w:color="auto"/>
                    <w:left w:val="none" w:sz="0" w:space="0" w:color="auto"/>
                    <w:bottom w:val="none" w:sz="0" w:space="0" w:color="auto"/>
                    <w:right w:val="none" w:sz="0" w:space="0" w:color="auto"/>
                  </w:divBdr>
                  <w:divsChild>
                    <w:div w:id="465317828">
                      <w:marLeft w:val="0"/>
                      <w:marRight w:val="0"/>
                      <w:marTop w:val="0"/>
                      <w:marBottom w:val="0"/>
                      <w:divBdr>
                        <w:top w:val="none" w:sz="0" w:space="0" w:color="auto"/>
                        <w:left w:val="none" w:sz="0" w:space="0" w:color="auto"/>
                        <w:bottom w:val="none" w:sz="0" w:space="0" w:color="auto"/>
                        <w:right w:val="none" w:sz="0" w:space="0" w:color="auto"/>
                      </w:divBdr>
                      <w:divsChild>
                        <w:div w:id="1353602969">
                          <w:marLeft w:val="0"/>
                          <w:marRight w:val="0"/>
                          <w:marTop w:val="0"/>
                          <w:marBottom w:val="0"/>
                          <w:divBdr>
                            <w:top w:val="none" w:sz="0" w:space="0" w:color="auto"/>
                            <w:left w:val="none" w:sz="0" w:space="0" w:color="auto"/>
                            <w:bottom w:val="none" w:sz="0" w:space="0" w:color="auto"/>
                            <w:right w:val="none" w:sz="0" w:space="0" w:color="auto"/>
                          </w:divBdr>
                          <w:divsChild>
                            <w:div w:id="1021475133">
                              <w:marLeft w:val="0"/>
                              <w:marRight w:val="0"/>
                              <w:marTop w:val="0"/>
                              <w:marBottom w:val="0"/>
                              <w:divBdr>
                                <w:top w:val="none" w:sz="0" w:space="0" w:color="auto"/>
                                <w:left w:val="none" w:sz="0" w:space="0" w:color="auto"/>
                                <w:bottom w:val="none" w:sz="0" w:space="0" w:color="auto"/>
                                <w:right w:val="none" w:sz="0" w:space="0" w:color="auto"/>
                              </w:divBdr>
                              <w:divsChild>
                                <w:div w:id="160826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299640">
      <w:bodyDiv w:val="1"/>
      <w:marLeft w:val="0"/>
      <w:marRight w:val="0"/>
      <w:marTop w:val="0"/>
      <w:marBottom w:val="0"/>
      <w:divBdr>
        <w:top w:val="none" w:sz="0" w:space="0" w:color="auto"/>
        <w:left w:val="none" w:sz="0" w:space="0" w:color="auto"/>
        <w:bottom w:val="none" w:sz="0" w:space="0" w:color="auto"/>
        <w:right w:val="none" w:sz="0" w:space="0" w:color="auto"/>
      </w:divBdr>
      <w:divsChild>
        <w:div w:id="634682722">
          <w:marLeft w:val="0"/>
          <w:marRight w:val="0"/>
          <w:marTop w:val="0"/>
          <w:marBottom w:val="0"/>
          <w:divBdr>
            <w:top w:val="none" w:sz="0" w:space="0" w:color="auto"/>
            <w:left w:val="none" w:sz="0" w:space="0" w:color="auto"/>
            <w:bottom w:val="none" w:sz="0" w:space="0" w:color="auto"/>
            <w:right w:val="none" w:sz="0" w:space="0" w:color="auto"/>
          </w:divBdr>
          <w:divsChild>
            <w:div w:id="1125391583">
              <w:marLeft w:val="0"/>
              <w:marRight w:val="0"/>
              <w:marTop w:val="0"/>
              <w:marBottom w:val="0"/>
              <w:divBdr>
                <w:top w:val="none" w:sz="0" w:space="0" w:color="auto"/>
                <w:left w:val="none" w:sz="0" w:space="0" w:color="auto"/>
                <w:bottom w:val="none" w:sz="0" w:space="0" w:color="auto"/>
                <w:right w:val="none" w:sz="0" w:space="0" w:color="auto"/>
              </w:divBdr>
              <w:divsChild>
                <w:div w:id="1264654509">
                  <w:marLeft w:val="0"/>
                  <w:marRight w:val="0"/>
                  <w:marTop w:val="0"/>
                  <w:marBottom w:val="0"/>
                  <w:divBdr>
                    <w:top w:val="none" w:sz="0" w:space="0" w:color="auto"/>
                    <w:left w:val="none" w:sz="0" w:space="0" w:color="auto"/>
                    <w:bottom w:val="none" w:sz="0" w:space="0" w:color="auto"/>
                    <w:right w:val="none" w:sz="0" w:space="0" w:color="auto"/>
                  </w:divBdr>
                  <w:divsChild>
                    <w:div w:id="102575196">
                      <w:marLeft w:val="0"/>
                      <w:marRight w:val="0"/>
                      <w:marTop w:val="0"/>
                      <w:marBottom w:val="0"/>
                      <w:divBdr>
                        <w:top w:val="none" w:sz="0" w:space="0" w:color="auto"/>
                        <w:left w:val="none" w:sz="0" w:space="0" w:color="auto"/>
                        <w:bottom w:val="none" w:sz="0" w:space="0" w:color="auto"/>
                        <w:right w:val="none" w:sz="0" w:space="0" w:color="auto"/>
                      </w:divBdr>
                      <w:divsChild>
                        <w:div w:id="2141532674">
                          <w:marLeft w:val="0"/>
                          <w:marRight w:val="0"/>
                          <w:marTop w:val="0"/>
                          <w:marBottom w:val="0"/>
                          <w:divBdr>
                            <w:top w:val="none" w:sz="0" w:space="0" w:color="auto"/>
                            <w:left w:val="none" w:sz="0" w:space="0" w:color="auto"/>
                            <w:bottom w:val="none" w:sz="0" w:space="0" w:color="auto"/>
                            <w:right w:val="none" w:sz="0" w:space="0" w:color="auto"/>
                          </w:divBdr>
                          <w:divsChild>
                            <w:div w:id="83109273">
                              <w:marLeft w:val="0"/>
                              <w:marRight w:val="0"/>
                              <w:marTop w:val="0"/>
                              <w:marBottom w:val="0"/>
                              <w:divBdr>
                                <w:top w:val="none" w:sz="0" w:space="0" w:color="auto"/>
                                <w:left w:val="none" w:sz="0" w:space="0" w:color="auto"/>
                                <w:bottom w:val="none" w:sz="0" w:space="0" w:color="auto"/>
                                <w:right w:val="none" w:sz="0" w:space="0" w:color="auto"/>
                              </w:divBdr>
                              <w:divsChild>
                                <w:div w:id="463088573">
                                  <w:marLeft w:val="0"/>
                                  <w:marRight w:val="0"/>
                                  <w:marTop w:val="0"/>
                                  <w:marBottom w:val="0"/>
                                  <w:divBdr>
                                    <w:top w:val="none" w:sz="0" w:space="0" w:color="auto"/>
                                    <w:left w:val="none" w:sz="0" w:space="0" w:color="auto"/>
                                    <w:bottom w:val="none" w:sz="0" w:space="0" w:color="auto"/>
                                    <w:right w:val="none" w:sz="0" w:space="0" w:color="auto"/>
                                  </w:divBdr>
                                  <w:divsChild>
                                    <w:div w:id="1620378605">
                                      <w:marLeft w:val="0"/>
                                      <w:marRight w:val="0"/>
                                      <w:marTop w:val="0"/>
                                      <w:marBottom w:val="0"/>
                                      <w:divBdr>
                                        <w:top w:val="none" w:sz="0" w:space="0" w:color="auto"/>
                                        <w:left w:val="none" w:sz="0" w:space="0" w:color="auto"/>
                                        <w:bottom w:val="none" w:sz="0" w:space="0" w:color="auto"/>
                                        <w:right w:val="none" w:sz="0" w:space="0" w:color="auto"/>
                                      </w:divBdr>
                                      <w:divsChild>
                                        <w:div w:id="1168667278">
                                          <w:marLeft w:val="0"/>
                                          <w:marRight w:val="0"/>
                                          <w:marTop w:val="0"/>
                                          <w:marBottom w:val="75"/>
                                          <w:divBdr>
                                            <w:top w:val="none" w:sz="0" w:space="0" w:color="auto"/>
                                            <w:left w:val="none" w:sz="0" w:space="0" w:color="auto"/>
                                            <w:bottom w:val="none" w:sz="0" w:space="0" w:color="auto"/>
                                            <w:right w:val="none" w:sz="0" w:space="0" w:color="auto"/>
                                          </w:divBdr>
                                          <w:divsChild>
                                            <w:div w:id="56710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293979">
                                  <w:marLeft w:val="0"/>
                                  <w:marRight w:val="0"/>
                                  <w:marTop w:val="0"/>
                                  <w:marBottom w:val="0"/>
                                  <w:divBdr>
                                    <w:top w:val="none" w:sz="0" w:space="0" w:color="auto"/>
                                    <w:left w:val="none" w:sz="0" w:space="0" w:color="auto"/>
                                    <w:bottom w:val="none" w:sz="0" w:space="0" w:color="auto"/>
                                    <w:right w:val="none" w:sz="0" w:space="0" w:color="auto"/>
                                  </w:divBdr>
                                  <w:divsChild>
                                    <w:div w:id="206729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960791">
                  <w:marLeft w:val="0"/>
                  <w:marRight w:val="0"/>
                  <w:marTop w:val="225"/>
                  <w:marBottom w:val="0"/>
                  <w:divBdr>
                    <w:top w:val="none" w:sz="0" w:space="0" w:color="auto"/>
                    <w:left w:val="none" w:sz="0" w:space="0" w:color="auto"/>
                    <w:bottom w:val="none" w:sz="0" w:space="0" w:color="auto"/>
                    <w:right w:val="none" w:sz="0" w:space="0" w:color="auto"/>
                  </w:divBdr>
                  <w:divsChild>
                    <w:div w:id="1060596735">
                      <w:marLeft w:val="0"/>
                      <w:marRight w:val="0"/>
                      <w:marTop w:val="0"/>
                      <w:marBottom w:val="90"/>
                      <w:divBdr>
                        <w:top w:val="none" w:sz="0" w:space="0" w:color="auto"/>
                        <w:left w:val="none" w:sz="0" w:space="0" w:color="auto"/>
                        <w:bottom w:val="none" w:sz="0" w:space="0" w:color="auto"/>
                        <w:right w:val="none" w:sz="0" w:space="0" w:color="auto"/>
                      </w:divBdr>
                      <w:divsChild>
                        <w:div w:id="1681350377">
                          <w:marLeft w:val="0"/>
                          <w:marRight w:val="0"/>
                          <w:marTop w:val="0"/>
                          <w:marBottom w:val="0"/>
                          <w:divBdr>
                            <w:top w:val="none" w:sz="0" w:space="0" w:color="auto"/>
                            <w:left w:val="none" w:sz="0" w:space="0" w:color="auto"/>
                            <w:bottom w:val="none" w:sz="0" w:space="0" w:color="auto"/>
                            <w:right w:val="none" w:sz="0" w:space="0" w:color="auto"/>
                          </w:divBdr>
                          <w:divsChild>
                            <w:div w:id="76438277">
                              <w:marLeft w:val="0"/>
                              <w:marRight w:val="0"/>
                              <w:marTop w:val="0"/>
                              <w:marBottom w:val="0"/>
                              <w:divBdr>
                                <w:top w:val="none" w:sz="0" w:space="0" w:color="auto"/>
                                <w:left w:val="none" w:sz="0" w:space="0" w:color="auto"/>
                                <w:bottom w:val="none" w:sz="0" w:space="0" w:color="auto"/>
                                <w:right w:val="none" w:sz="0" w:space="0" w:color="auto"/>
                              </w:divBdr>
                              <w:divsChild>
                                <w:div w:id="932082282">
                                  <w:marLeft w:val="0"/>
                                  <w:marRight w:val="0"/>
                                  <w:marTop w:val="0"/>
                                  <w:marBottom w:val="0"/>
                                  <w:divBdr>
                                    <w:top w:val="none" w:sz="0" w:space="0" w:color="auto"/>
                                    <w:left w:val="none" w:sz="0" w:space="0" w:color="auto"/>
                                    <w:bottom w:val="none" w:sz="0" w:space="0" w:color="auto"/>
                                    <w:right w:val="none" w:sz="0" w:space="0" w:color="auto"/>
                                  </w:divBdr>
                                  <w:divsChild>
                                    <w:div w:id="9662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201033">
          <w:marLeft w:val="0"/>
          <w:marRight w:val="0"/>
          <w:marTop w:val="240"/>
          <w:marBottom w:val="0"/>
          <w:divBdr>
            <w:top w:val="none" w:sz="0" w:space="0" w:color="auto"/>
            <w:left w:val="none" w:sz="0" w:space="0" w:color="auto"/>
            <w:bottom w:val="none" w:sz="0" w:space="0" w:color="auto"/>
            <w:right w:val="none" w:sz="0" w:space="0" w:color="auto"/>
          </w:divBdr>
          <w:divsChild>
            <w:div w:id="1778595004">
              <w:marLeft w:val="0"/>
              <w:marRight w:val="0"/>
              <w:marTop w:val="0"/>
              <w:marBottom w:val="0"/>
              <w:divBdr>
                <w:top w:val="none" w:sz="0" w:space="0" w:color="auto"/>
                <w:left w:val="none" w:sz="0" w:space="0" w:color="auto"/>
                <w:bottom w:val="none" w:sz="0" w:space="0" w:color="auto"/>
                <w:right w:val="none" w:sz="0" w:space="0" w:color="auto"/>
              </w:divBdr>
              <w:divsChild>
                <w:div w:id="1925332075">
                  <w:marLeft w:val="0"/>
                  <w:marRight w:val="0"/>
                  <w:marTop w:val="0"/>
                  <w:marBottom w:val="0"/>
                  <w:divBdr>
                    <w:top w:val="none" w:sz="0" w:space="0" w:color="auto"/>
                    <w:left w:val="none" w:sz="0" w:space="0" w:color="auto"/>
                    <w:bottom w:val="none" w:sz="0" w:space="0" w:color="auto"/>
                    <w:right w:val="none" w:sz="0" w:space="0" w:color="auto"/>
                  </w:divBdr>
                  <w:divsChild>
                    <w:div w:id="624896122">
                      <w:marLeft w:val="0"/>
                      <w:marRight w:val="0"/>
                      <w:marTop w:val="0"/>
                      <w:marBottom w:val="0"/>
                      <w:divBdr>
                        <w:top w:val="none" w:sz="0" w:space="0" w:color="auto"/>
                        <w:left w:val="none" w:sz="0" w:space="0" w:color="auto"/>
                        <w:bottom w:val="none" w:sz="0" w:space="0" w:color="auto"/>
                        <w:right w:val="none" w:sz="0" w:space="0" w:color="auto"/>
                      </w:divBdr>
                      <w:divsChild>
                        <w:div w:id="959342213">
                          <w:marLeft w:val="0"/>
                          <w:marRight w:val="0"/>
                          <w:marTop w:val="0"/>
                          <w:marBottom w:val="0"/>
                          <w:divBdr>
                            <w:top w:val="none" w:sz="0" w:space="0" w:color="auto"/>
                            <w:left w:val="none" w:sz="0" w:space="0" w:color="auto"/>
                            <w:bottom w:val="none" w:sz="0" w:space="0" w:color="auto"/>
                            <w:right w:val="none" w:sz="0" w:space="0" w:color="auto"/>
                          </w:divBdr>
                          <w:divsChild>
                            <w:div w:id="2130319573">
                              <w:marLeft w:val="0"/>
                              <w:marRight w:val="0"/>
                              <w:marTop w:val="0"/>
                              <w:marBottom w:val="0"/>
                              <w:divBdr>
                                <w:top w:val="none" w:sz="0" w:space="0" w:color="auto"/>
                                <w:left w:val="none" w:sz="0" w:space="0" w:color="auto"/>
                                <w:bottom w:val="none" w:sz="0" w:space="0" w:color="auto"/>
                                <w:right w:val="none" w:sz="0" w:space="0" w:color="auto"/>
                              </w:divBdr>
                              <w:divsChild>
                                <w:div w:id="1698695689">
                                  <w:marLeft w:val="0"/>
                                  <w:marRight w:val="0"/>
                                  <w:marTop w:val="0"/>
                                  <w:marBottom w:val="0"/>
                                  <w:divBdr>
                                    <w:top w:val="none" w:sz="0" w:space="0" w:color="auto"/>
                                    <w:left w:val="none" w:sz="0" w:space="0" w:color="auto"/>
                                    <w:bottom w:val="none" w:sz="0" w:space="0" w:color="auto"/>
                                    <w:right w:val="none" w:sz="0" w:space="0" w:color="auto"/>
                                  </w:divBdr>
                                  <w:divsChild>
                                    <w:div w:id="11473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630951">
      <w:bodyDiv w:val="1"/>
      <w:marLeft w:val="0"/>
      <w:marRight w:val="0"/>
      <w:marTop w:val="0"/>
      <w:marBottom w:val="0"/>
      <w:divBdr>
        <w:top w:val="none" w:sz="0" w:space="0" w:color="auto"/>
        <w:left w:val="none" w:sz="0" w:space="0" w:color="auto"/>
        <w:bottom w:val="none" w:sz="0" w:space="0" w:color="auto"/>
        <w:right w:val="none" w:sz="0" w:space="0" w:color="auto"/>
      </w:divBdr>
      <w:divsChild>
        <w:div w:id="368803191">
          <w:marLeft w:val="0"/>
          <w:marRight w:val="0"/>
          <w:marTop w:val="0"/>
          <w:marBottom w:val="0"/>
          <w:divBdr>
            <w:top w:val="none" w:sz="0" w:space="0" w:color="auto"/>
            <w:left w:val="none" w:sz="0" w:space="0" w:color="auto"/>
            <w:bottom w:val="none" w:sz="0" w:space="0" w:color="auto"/>
            <w:right w:val="none" w:sz="0" w:space="0" w:color="auto"/>
          </w:divBdr>
          <w:divsChild>
            <w:div w:id="447311877">
              <w:marLeft w:val="0"/>
              <w:marRight w:val="0"/>
              <w:marTop w:val="0"/>
              <w:marBottom w:val="0"/>
              <w:divBdr>
                <w:top w:val="none" w:sz="0" w:space="0" w:color="auto"/>
                <w:left w:val="none" w:sz="0" w:space="0" w:color="auto"/>
                <w:bottom w:val="none" w:sz="0" w:space="0" w:color="auto"/>
                <w:right w:val="none" w:sz="0" w:space="0" w:color="auto"/>
              </w:divBdr>
              <w:divsChild>
                <w:div w:id="80376047">
                  <w:marLeft w:val="0"/>
                  <w:marRight w:val="0"/>
                  <w:marTop w:val="0"/>
                  <w:marBottom w:val="0"/>
                  <w:divBdr>
                    <w:top w:val="none" w:sz="0" w:space="0" w:color="auto"/>
                    <w:left w:val="none" w:sz="0" w:space="0" w:color="auto"/>
                    <w:bottom w:val="none" w:sz="0" w:space="0" w:color="auto"/>
                    <w:right w:val="none" w:sz="0" w:space="0" w:color="auto"/>
                  </w:divBdr>
                  <w:divsChild>
                    <w:div w:id="1013923718">
                      <w:marLeft w:val="0"/>
                      <w:marRight w:val="0"/>
                      <w:marTop w:val="0"/>
                      <w:marBottom w:val="0"/>
                      <w:divBdr>
                        <w:top w:val="none" w:sz="0" w:space="0" w:color="auto"/>
                        <w:left w:val="none" w:sz="0" w:space="0" w:color="auto"/>
                        <w:bottom w:val="none" w:sz="0" w:space="0" w:color="auto"/>
                        <w:right w:val="none" w:sz="0" w:space="0" w:color="auto"/>
                      </w:divBdr>
                      <w:divsChild>
                        <w:div w:id="1505362866">
                          <w:marLeft w:val="0"/>
                          <w:marRight w:val="0"/>
                          <w:marTop w:val="0"/>
                          <w:marBottom w:val="0"/>
                          <w:divBdr>
                            <w:top w:val="none" w:sz="0" w:space="0" w:color="auto"/>
                            <w:left w:val="none" w:sz="0" w:space="0" w:color="auto"/>
                            <w:bottom w:val="none" w:sz="0" w:space="0" w:color="auto"/>
                            <w:right w:val="none" w:sz="0" w:space="0" w:color="auto"/>
                          </w:divBdr>
                          <w:divsChild>
                            <w:div w:id="1122650419">
                              <w:marLeft w:val="0"/>
                              <w:marRight w:val="0"/>
                              <w:marTop w:val="0"/>
                              <w:marBottom w:val="0"/>
                              <w:divBdr>
                                <w:top w:val="none" w:sz="0" w:space="0" w:color="auto"/>
                                <w:left w:val="none" w:sz="0" w:space="0" w:color="auto"/>
                                <w:bottom w:val="none" w:sz="0" w:space="0" w:color="auto"/>
                                <w:right w:val="none" w:sz="0" w:space="0" w:color="auto"/>
                              </w:divBdr>
                              <w:divsChild>
                                <w:div w:id="1314749298">
                                  <w:marLeft w:val="0"/>
                                  <w:marRight w:val="0"/>
                                  <w:marTop w:val="0"/>
                                  <w:marBottom w:val="0"/>
                                  <w:divBdr>
                                    <w:top w:val="none" w:sz="0" w:space="0" w:color="auto"/>
                                    <w:left w:val="none" w:sz="0" w:space="0" w:color="auto"/>
                                    <w:bottom w:val="none" w:sz="0" w:space="0" w:color="auto"/>
                                    <w:right w:val="none" w:sz="0" w:space="0" w:color="auto"/>
                                  </w:divBdr>
                                  <w:divsChild>
                                    <w:div w:id="716661445">
                                      <w:marLeft w:val="0"/>
                                      <w:marRight w:val="0"/>
                                      <w:marTop w:val="0"/>
                                      <w:marBottom w:val="0"/>
                                      <w:divBdr>
                                        <w:top w:val="none" w:sz="0" w:space="0" w:color="auto"/>
                                        <w:left w:val="none" w:sz="0" w:space="0" w:color="auto"/>
                                        <w:bottom w:val="none" w:sz="0" w:space="0" w:color="auto"/>
                                        <w:right w:val="none" w:sz="0" w:space="0" w:color="auto"/>
                                      </w:divBdr>
                                      <w:divsChild>
                                        <w:div w:id="1984239475">
                                          <w:marLeft w:val="0"/>
                                          <w:marRight w:val="0"/>
                                          <w:marTop w:val="0"/>
                                          <w:marBottom w:val="75"/>
                                          <w:divBdr>
                                            <w:top w:val="none" w:sz="0" w:space="0" w:color="auto"/>
                                            <w:left w:val="none" w:sz="0" w:space="0" w:color="auto"/>
                                            <w:bottom w:val="none" w:sz="0" w:space="0" w:color="auto"/>
                                            <w:right w:val="none" w:sz="0" w:space="0" w:color="auto"/>
                                          </w:divBdr>
                                          <w:divsChild>
                                            <w:div w:id="688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94607">
                                  <w:marLeft w:val="0"/>
                                  <w:marRight w:val="0"/>
                                  <w:marTop w:val="0"/>
                                  <w:marBottom w:val="0"/>
                                  <w:divBdr>
                                    <w:top w:val="none" w:sz="0" w:space="0" w:color="auto"/>
                                    <w:left w:val="none" w:sz="0" w:space="0" w:color="auto"/>
                                    <w:bottom w:val="none" w:sz="0" w:space="0" w:color="auto"/>
                                    <w:right w:val="none" w:sz="0" w:space="0" w:color="auto"/>
                                  </w:divBdr>
                                  <w:divsChild>
                                    <w:div w:id="17684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85771">
                  <w:marLeft w:val="0"/>
                  <w:marRight w:val="0"/>
                  <w:marTop w:val="225"/>
                  <w:marBottom w:val="0"/>
                  <w:divBdr>
                    <w:top w:val="none" w:sz="0" w:space="0" w:color="auto"/>
                    <w:left w:val="none" w:sz="0" w:space="0" w:color="auto"/>
                    <w:bottom w:val="none" w:sz="0" w:space="0" w:color="auto"/>
                    <w:right w:val="none" w:sz="0" w:space="0" w:color="auto"/>
                  </w:divBdr>
                  <w:divsChild>
                    <w:div w:id="1673070310">
                      <w:marLeft w:val="0"/>
                      <w:marRight w:val="0"/>
                      <w:marTop w:val="0"/>
                      <w:marBottom w:val="90"/>
                      <w:divBdr>
                        <w:top w:val="none" w:sz="0" w:space="0" w:color="auto"/>
                        <w:left w:val="none" w:sz="0" w:space="0" w:color="auto"/>
                        <w:bottom w:val="none" w:sz="0" w:space="0" w:color="auto"/>
                        <w:right w:val="none" w:sz="0" w:space="0" w:color="auto"/>
                      </w:divBdr>
                      <w:divsChild>
                        <w:div w:id="1144932073">
                          <w:marLeft w:val="0"/>
                          <w:marRight w:val="0"/>
                          <w:marTop w:val="0"/>
                          <w:marBottom w:val="0"/>
                          <w:divBdr>
                            <w:top w:val="none" w:sz="0" w:space="0" w:color="auto"/>
                            <w:left w:val="none" w:sz="0" w:space="0" w:color="auto"/>
                            <w:bottom w:val="none" w:sz="0" w:space="0" w:color="auto"/>
                            <w:right w:val="none" w:sz="0" w:space="0" w:color="auto"/>
                          </w:divBdr>
                          <w:divsChild>
                            <w:div w:id="1832478722">
                              <w:marLeft w:val="0"/>
                              <w:marRight w:val="0"/>
                              <w:marTop w:val="0"/>
                              <w:marBottom w:val="0"/>
                              <w:divBdr>
                                <w:top w:val="none" w:sz="0" w:space="0" w:color="auto"/>
                                <w:left w:val="none" w:sz="0" w:space="0" w:color="auto"/>
                                <w:bottom w:val="none" w:sz="0" w:space="0" w:color="auto"/>
                                <w:right w:val="none" w:sz="0" w:space="0" w:color="auto"/>
                              </w:divBdr>
                              <w:divsChild>
                                <w:div w:id="1565024973">
                                  <w:marLeft w:val="0"/>
                                  <w:marRight w:val="0"/>
                                  <w:marTop w:val="0"/>
                                  <w:marBottom w:val="0"/>
                                  <w:divBdr>
                                    <w:top w:val="none" w:sz="0" w:space="0" w:color="auto"/>
                                    <w:left w:val="none" w:sz="0" w:space="0" w:color="auto"/>
                                    <w:bottom w:val="none" w:sz="0" w:space="0" w:color="auto"/>
                                    <w:right w:val="none" w:sz="0" w:space="0" w:color="auto"/>
                                  </w:divBdr>
                                  <w:divsChild>
                                    <w:div w:id="64967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386025">
          <w:marLeft w:val="0"/>
          <w:marRight w:val="0"/>
          <w:marTop w:val="240"/>
          <w:marBottom w:val="0"/>
          <w:divBdr>
            <w:top w:val="none" w:sz="0" w:space="0" w:color="auto"/>
            <w:left w:val="none" w:sz="0" w:space="0" w:color="auto"/>
            <w:bottom w:val="none" w:sz="0" w:space="0" w:color="auto"/>
            <w:right w:val="none" w:sz="0" w:space="0" w:color="auto"/>
          </w:divBdr>
          <w:divsChild>
            <w:div w:id="477067727">
              <w:marLeft w:val="0"/>
              <w:marRight w:val="0"/>
              <w:marTop w:val="0"/>
              <w:marBottom w:val="0"/>
              <w:divBdr>
                <w:top w:val="none" w:sz="0" w:space="0" w:color="auto"/>
                <w:left w:val="none" w:sz="0" w:space="0" w:color="auto"/>
                <w:bottom w:val="none" w:sz="0" w:space="0" w:color="auto"/>
                <w:right w:val="none" w:sz="0" w:space="0" w:color="auto"/>
              </w:divBdr>
              <w:divsChild>
                <w:div w:id="1245070458">
                  <w:marLeft w:val="0"/>
                  <w:marRight w:val="0"/>
                  <w:marTop w:val="0"/>
                  <w:marBottom w:val="0"/>
                  <w:divBdr>
                    <w:top w:val="none" w:sz="0" w:space="0" w:color="auto"/>
                    <w:left w:val="none" w:sz="0" w:space="0" w:color="auto"/>
                    <w:bottom w:val="none" w:sz="0" w:space="0" w:color="auto"/>
                    <w:right w:val="none" w:sz="0" w:space="0" w:color="auto"/>
                  </w:divBdr>
                  <w:divsChild>
                    <w:div w:id="385763915">
                      <w:marLeft w:val="0"/>
                      <w:marRight w:val="0"/>
                      <w:marTop w:val="0"/>
                      <w:marBottom w:val="0"/>
                      <w:divBdr>
                        <w:top w:val="none" w:sz="0" w:space="0" w:color="auto"/>
                        <w:left w:val="none" w:sz="0" w:space="0" w:color="auto"/>
                        <w:bottom w:val="none" w:sz="0" w:space="0" w:color="auto"/>
                        <w:right w:val="none" w:sz="0" w:space="0" w:color="auto"/>
                      </w:divBdr>
                      <w:divsChild>
                        <w:div w:id="1749380775">
                          <w:marLeft w:val="0"/>
                          <w:marRight w:val="0"/>
                          <w:marTop w:val="0"/>
                          <w:marBottom w:val="0"/>
                          <w:divBdr>
                            <w:top w:val="none" w:sz="0" w:space="0" w:color="auto"/>
                            <w:left w:val="none" w:sz="0" w:space="0" w:color="auto"/>
                            <w:bottom w:val="none" w:sz="0" w:space="0" w:color="auto"/>
                            <w:right w:val="none" w:sz="0" w:space="0" w:color="auto"/>
                          </w:divBdr>
                          <w:divsChild>
                            <w:div w:id="66390106">
                              <w:marLeft w:val="0"/>
                              <w:marRight w:val="0"/>
                              <w:marTop w:val="0"/>
                              <w:marBottom w:val="0"/>
                              <w:divBdr>
                                <w:top w:val="none" w:sz="0" w:space="0" w:color="auto"/>
                                <w:left w:val="none" w:sz="0" w:space="0" w:color="auto"/>
                                <w:bottom w:val="none" w:sz="0" w:space="0" w:color="auto"/>
                                <w:right w:val="none" w:sz="0" w:space="0" w:color="auto"/>
                              </w:divBdr>
                              <w:divsChild>
                                <w:div w:id="1960600126">
                                  <w:marLeft w:val="0"/>
                                  <w:marRight w:val="0"/>
                                  <w:marTop w:val="0"/>
                                  <w:marBottom w:val="0"/>
                                  <w:divBdr>
                                    <w:top w:val="none" w:sz="0" w:space="0" w:color="auto"/>
                                    <w:left w:val="none" w:sz="0" w:space="0" w:color="auto"/>
                                    <w:bottom w:val="none" w:sz="0" w:space="0" w:color="auto"/>
                                    <w:right w:val="none" w:sz="0" w:space="0" w:color="auto"/>
                                  </w:divBdr>
                                  <w:divsChild>
                                    <w:div w:id="15148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4580">
      <w:bodyDiv w:val="1"/>
      <w:marLeft w:val="0"/>
      <w:marRight w:val="0"/>
      <w:marTop w:val="0"/>
      <w:marBottom w:val="0"/>
      <w:divBdr>
        <w:top w:val="none" w:sz="0" w:space="0" w:color="auto"/>
        <w:left w:val="none" w:sz="0" w:space="0" w:color="auto"/>
        <w:bottom w:val="none" w:sz="0" w:space="0" w:color="auto"/>
        <w:right w:val="none" w:sz="0" w:space="0" w:color="auto"/>
      </w:divBdr>
      <w:divsChild>
        <w:div w:id="1934432643">
          <w:marLeft w:val="0"/>
          <w:marRight w:val="0"/>
          <w:marTop w:val="0"/>
          <w:marBottom w:val="0"/>
          <w:divBdr>
            <w:top w:val="none" w:sz="0" w:space="0" w:color="auto"/>
            <w:left w:val="none" w:sz="0" w:space="0" w:color="auto"/>
            <w:bottom w:val="none" w:sz="0" w:space="0" w:color="auto"/>
            <w:right w:val="none" w:sz="0" w:space="0" w:color="auto"/>
          </w:divBdr>
          <w:divsChild>
            <w:div w:id="1585794019">
              <w:marLeft w:val="0"/>
              <w:marRight w:val="0"/>
              <w:marTop w:val="0"/>
              <w:marBottom w:val="0"/>
              <w:divBdr>
                <w:top w:val="none" w:sz="0" w:space="0" w:color="auto"/>
                <w:left w:val="none" w:sz="0" w:space="0" w:color="auto"/>
                <w:bottom w:val="none" w:sz="0" w:space="0" w:color="auto"/>
                <w:right w:val="none" w:sz="0" w:space="0" w:color="auto"/>
              </w:divBdr>
              <w:divsChild>
                <w:div w:id="858742670">
                  <w:marLeft w:val="0"/>
                  <w:marRight w:val="0"/>
                  <w:marTop w:val="0"/>
                  <w:marBottom w:val="0"/>
                  <w:divBdr>
                    <w:top w:val="none" w:sz="0" w:space="0" w:color="auto"/>
                    <w:left w:val="none" w:sz="0" w:space="0" w:color="auto"/>
                    <w:bottom w:val="none" w:sz="0" w:space="0" w:color="auto"/>
                    <w:right w:val="none" w:sz="0" w:space="0" w:color="auto"/>
                  </w:divBdr>
                  <w:divsChild>
                    <w:div w:id="1918440474">
                      <w:marLeft w:val="0"/>
                      <w:marRight w:val="0"/>
                      <w:marTop w:val="0"/>
                      <w:marBottom w:val="0"/>
                      <w:divBdr>
                        <w:top w:val="none" w:sz="0" w:space="0" w:color="auto"/>
                        <w:left w:val="none" w:sz="0" w:space="0" w:color="auto"/>
                        <w:bottom w:val="none" w:sz="0" w:space="0" w:color="auto"/>
                        <w:right w:val="none" w:sz="0" w:space="0" w:color="auto"/>
                      </w:divBdr>
                      <w:divsChild>
                        <w:div w:id="77870677">
                          <w:marLeft w:val="0"/>
                          <w:marRight w:val="0"/>
                          <w:marTop w:val="0"/>
                          <w:marBottom w:val="0"/>
                          <w:divBdr>
                            <w:top w:val="none" w:sz="0" w:space="0" w:color="auto"/>
                            <w:left w:val="none" w:sz="0" w:space="0" w:color="auto"/>
                            <w:bottom w:val="none" w:sz="0" w:space="0" w:color="auto"/>
                            <w:right w:val="none" w:sz="0" w:space="0" w:color="auto"/>
                          </w:divBdr>
                          <w:divsChild>
                            <w:div w:id="425657711">
                              <w:marLeft w:val="0"/>
                              <w:marRight w:val="0"/>
                              <w:marTop w:val="0"/>
                              <w:marBottom w:val="0"/>
                              <w:divBdr>
                                <w:top w:val="none" w:sz="0" w:space="0" w:color="auto"/>
                                <w:left w:val="none" w:sz="0" w:space="0" w:color="auto"/>
                                <w:bottom w:val="none" w:sz="0" w:space="0" w:color="auto"/>
                                <w:right w:val="none" w:sz="0" w:space="0" w:color="auto"/>
                              </w:divBdr>
                              <w:divsChild>
                                <w:div w:id="902062599">
                                  <w:marLeft w:val="0"/>
                                  <w:marRight w:val="0"/>
                                  <w:marTop w:val="0"/>
                                  <w:marBottom w:val="0"/>
                                  <w:divBdr>
                                    <w:top w:val="none" w:sz="0" w:space="0" w:color="auto"/>
                                    <w:left w:val="none" w:sz="0" w:space="0" w:color="auto"/>
                                    <w:bottom w:val="none" w:sz="0" w:space="0" w:color="auto"/>
                                    <w:right w:val="none" w:sz="0" w:space="0" w:color="auto"/>
                                  </w:divBdr>
                                  <w:divsChild>
                                    <w:div w:id="794644060">
                                      <w:marLeft w:val="0"/>
                                      <w:marRight w:val="0"/>
                                      <w:marTop w:val="0"/>
                                      <w:marBottom w:val="0"/>
                                      <w:divBdr>
                                        <w:top w:val="none" w:sz="0" w:space="0" w:color="auto"/>
                                        <w:left w:val="none" w:sz="0" w:space="0" w:color="auto"/>
                                        <w:bottom w:val="none" w:sz="0" w:space="0" w:color="auto"/>
                                        <w:right w:val="none" w:sz="0" w:space="0" w:color="auto"/>
                                      </w:divBdr>
                                      <w:divsChild>
                                        <w:div w:id="1291134836">
                                          <w:marLeft w:val="0"/>
                                          <w:marRight w:val="0"/>
                                          <w:marTop w:val="0"/>
                                          <w:marBottom w:val="75"/>
                                          <w:divBdr>
                                            <w:top w:val="none" w:sz="0" w:space="0" w:color="auto"/>
                                            <w:left w:val="none" w:sz="0" w:space="0" w:color="auto"/>
                                            <w:bottom w:val="none" w:sz="0" w:space="0" w:color="auto"/>
                                            <w:right w:val="none" w:sz="0" w:space="0" w:color="auto"/>
                                          </w:divBdr>
                                          <w:divsChild>
                                            <w:div w:id="10636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927239">
                                  <w:marLeft w:val="0"/>
                                  <w:marRight w:val="0"/>
                                  <w:marTop w:val="0"/>
                                  <w:marBottom w:val="0"/>
                                  <w:divBdr>
                                    <w:top w:val="none" w:sz="0" w:space="0" w:color="auto"/>
                                    <w:left w:val="none" w:sz="0" w:space="0" w:color="auto"/>
                                    <w:bottom w:val="none" w:sz="0" w:space="0" w:color="auto"/>
                                    <w:right w:val="none" w:sz="0" w:space="0" w:color="auto"/>
                                  </w:divBdr>
                                  <w:divsChild>
                                    <w:div w:id="9831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771665">
                  <w:marLeft w:val="0"/>
                  <w:marRight w:val="0"/>
                  <w:marTop w:val="225"/>
                  <w:marBottom w:val="0"/>
                  <w:divBdr>
                    <w:top w:val="none" w:sz="0" w:space="0" w:color="auto"/>
                    <w:left w:val="none" w:sz="0" w:space="0" w:color="auto"/>
                    <w:bottom w:val="none" w:sz="0" w:space="0" w:color="auto"/>
                    <w:right w:val="none" w:sz="0" w:space="0" w:color="auto"/>
                  </w:divBdr>
                  <w:divsChild>
                    <w:div w:id="1083262502">
                      <w:marLeft w:val="0"/>
                      <w:marRight w:val="0"/>
                      <w:marTop w:val="0"/>
                      <w:marBottom w:val="90"/>
                      <w:divBdr>
                        <w:top w:val="none" w:sz="0" w:space="0" w:color="auto"/>
                        <w:left w:val="none" w:sz="0" w:space="0" w:color="auto"/>
                        <w:bottom w:val="none" w:sz="0" w:space="0" w:color="auto"/>
                        <w:right w:val="none" w:sz="0" w:space="0" w:color="auto"/>
                      </w:divBdr>
                      <w:divsChild>
                        <w:div w:id="1000232567">
                          <w:marLeft w:val="0"/>
                          <w:marRight w:val="0"/>
                          <w:marTop w:val="0"/>
                          <w:marBottom w:val="0"/>
                          <w:divBdr>
                            <w:top w:val="none" w:sz="0" w:space="0" w:color="auto"/>
                            <w:left w:val="none" w:sz="0" w:space="0" w:color="auto"/>
                            <w:bottom w:val="none" w:sz="0" w:space="0" w:color="auto"/>
                            <w:right w:val="none" w:sz="0" w:space="0" w:color="auto"/>
                          </w:divBdr>
                          <w:divsChild>
                            <w:div w:id="1262834502">
                              <w:marLeft w:val="0"/>
                              <w:marRight w:val="0"/>
                              <w:marTop w:val="0"/>
                              <w:marBottom w:val="0"/>
                              <w:divBdr>
                                <w:top w:val="none" w:sz="0" w:space="0" w:color="auto"/>
                                <w:left w:val="none" w:sz="0" w:space="0" w:color="auto"/>
                                <w:bottom w:val="none" w:sz="0" w:space="0" w:color="auto"/>
                                <w:right w:val="none" w:sz="0" w:space="0" w:color="auto"/>
                              </w:divBdr>
                              <w:divsChild>
                                <w:div w:id="1894389590">
                                  <w:marLeft w:val="0"/>
                                  <w:marRight w:val="0"/>
                                  <w:marTop w:val="0"/>
                                  <w:marBottom w:val="0"/>
                                  <w:divBdr>
                                    <w:top w:val="none" w:sz="0" w:space="0" w:color="auto"/>
                                    <w:left w:val="none" w:sz="0" w:space="0" w:color="auto"/>
                                    <w:bottom w:val="none" w:sz="0" w:space="0" w:color="auto"/>
                                    <w:right w:val="none" w:sz="0" w:space="0" w:color="auto"/>
                                  </w:divBdr>
                                  <w:divsChild>
                                    <w:div w:id="199807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895195">
          <w:marLeft w:val="0"/>
          <w:marRight w:val="0"/>
          <w:marTop w:val="240"/>
          <w:marBottom w:val="0"/>
          <w:divBdr>
            <w:top w:val="none" w:sz="0" w:space="0" w:color="auto"/>
            <w:left w:val="none" w:sz="0" w:space="0" w:color="auto"/>
            <w:bottom w:val="none" w:sz="0" w:space="0" w:color="auto"/>
            <w:right w:val="none" w:sz="0" w:space="0" w:color="auto"/>
          </w:divBdr>
          <w:divsChild>
            <w:div w:id="1595549680">
              <w:marLeft w:val="0"/>
              <w:marRight w:val="0"/>
              <w:marTop w:val="0"/>
              <w:marBottom w:val="0"/>
              <w:divBdr>
                <w:top w:val="none" w:sz="0" w:space="0" w:color="auto"/>
                <w:left w:val="none" w:sz="0" w:space="0" w:color="auto"/>
                <w:bottom w:val="none" w:sz="0" w:space="0" w:color="auto"/>
                <w:right w:val="none" w:sz="0" w:space="0" w:color="auto"/>
              </w:divBdr>
              <w:divsChild>
                <w:div w:id="1349984714">
                  <w:marLeft w:val="0"/>
                  <w:marRight w:val="0"/>
                  <w:marTop w:val="0"/>
                  <w:marBottom w:val="0"/>
                  <w:divBdr>
                    <w:top w:val="none" w:sz="0" w:space="0" w:color="auto"/>
                    <w:left w:val="none" w:sz="0" w:space="0" w:color="auto"/>
                    <w:bottom w:val="none" w:sz="0" w:space="0" w:color="auto"/>
                    <w:right w:val="none" w:sz="0" w:space="0" w:color="auto"/>
                  </w:divBdr>
                  <w:divsChild>
                    <w:div w:id="1925872677">
                      <w:marLeft w:val="0"/>
                      <w:marRight w:val="0"/>
                      <w:marTop w:val="0"/>
                      <w:marBottom w:val="0"/>
                      <w:divBdr>
                        <w:top w:val="none" w:sz="0" w:space="0" w:color="auto"/>
                        <w:left w:val="none" w:sz="0" w:space="0" w:color="auto"/>
                        <w:bottom w:val="none" w:sz="0" w:space="0" w:color="auto"/>
                        <w:right w:val="none" w:sz="0" w:space="0" w:color="auto"/>
                      </w:divBdr>
                      <w:divsChild>
                        <w:div w:id="2084252398">
                          <w:marLeft w:val="0"/>
                          <w:marRight w:val="0"/>
                          <w:marTop w:val="0"/>
                          <w:marBottom w:val="0"/>
                          <w:divBdr>
                            <w:top w:val="none" w:sz="0" w:space="0" w:color="auto"/>
                            <w:left w:val="none" w:sz="0" w:space="0" w:color="auto"/>
                            <w:bottom w:val="none" w:sz="0" w:space="0" w:color="auto"/>
                            <w:right w:val="none" w:sz="0" w:space="0" w:color="auto"/>
                          </w:divBdr>
                          <w:divsChild>
                            <w:div w:id="1290168754">
                              <w:marLeft w:val="0"/>
                              <w:marRight w:val="0"/>
                              <w:marTop w:val="0"/>
                              <w:marBottom w:val="0"/>
                              <w:divBdr>
                                <w:top w:val="none" w:sz="0" w:space="0" w:color="auto"/>
                                <w:left w:val="none" w:sz="0" w:space="0" w:color="auto"/>
                                <w:bottom w:val="none" w:sz="0" w:space="0" w:color="auto"/>
                                <w:right w:val="none" w:sz="0" w:space="0" w:color="auto"/>
                              </w:divBdr>
                              <w:divsChild>
                                <w:div w:id="295841747">
                                  <w:marLeft w:val="0"/>
                                  <w:marRight w:val="0"/>
                                  <w:marTop w:val="0"/>
                                  <w:marBottom w:val="0"/>
                                  <w:divBdr>
                                    <w:top w:val="none" w:sz="0" w:space="0" w:color="auto"/>
                                    <w:left w:val="none" w:sz="0" w:space="0" w:color="auto"/>
                                    <w:bottom w:val="none" w:sz="0" w:space="0" w:color="auto"/>
                                    <w:right w:val="none" w:sz="0" w:space="0" w:color="auto"/>
                                  </w:divBdr>
                                  <w:divsChild>
                                    <w:div w:id="147922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469089">
      <w:bodyDiv w:val="1"/>
      <w:marLeft w:val="0"/>
      <w:marRight w:val="0"/>
      <w:marTop w:val="0"/>
      <w:marBottom w:val="0"/>
      <w:divBdr>
        <w:top w:val="none" w:sz="0" w:space="0" w:color="auto"/>
        <w:left w:val="none" w:sz="0" w:space="0" w:color="auto"/>
        <w:bottom w:val="none" w:sz="0" w:space="0" w:color="auto"/>
        <w:right w:val="none" w:sz="0" w:space="0" w:color="auto"/>
      </w:divBdr>
      <w:divsChild>
        <w:div w:id="919027593">
          <w:marLeft w:val="0"/>
          <w:marRight w:val="0"/>
          <w:marTop w:val="0"/>
          <w:marBottom w:val="0"/>
          <w:divBdr>
            <w:top w:val="none" w:sz="0" w:space="0" w:color="auto"/>
            <w:left w:val="none" w:sz="0" w:space="0" w:color="auto"/>
            <w:bottom w:val="none" w:sz="0" w:space="0" w:color="auto"/>
            <w:right w:val="none" w:sz="0" w:space="0" w:color="auto"/>
          </w:divBdr>
          <w:divsChild>
            <w:div w:id="1314063522">
              <w:marLeft w:val="0"/>
              <w:marRight w:val="0"/>
              <w:marTop w:val="0"/>
              <w:marBottom w:val="0"/>
              <w:divBdr>
                <w:top w:val="none" w:sz="0" w:space="0" w:color="auto"/>
                <w:left w:val="none" w:sz="0" w:space="0" w:color="auto"/>
                <w:bottom w:val="none" w:sz="0" w:space="0" w:color="auto"/>
                <w:right w:val="none" w:sz="0" w:space="0" w:color="auto"/>
              </w:divBdr>
              <w:divsChild>
                <w:div w:id="655190127">
                  <w:marLeft w:val="0"/>
                  <w:marRight w:val="0"/>
                  <w:marTop w:val="0"/>
                  <w:marBottom w:val="0"/>
                  <w:divBdr>
                    <w:top w:val="none" w:sz="0" w:space="0" w:color="auto"/>
                    <w:left w:val="none" w:sz="0" w:space="0" w:color="auto"/>
                    <w:bottom w:val="none" w:sz="0" w:space="0" w:color="auto"/>
                    <w:right w:val="none" w:sz="0" w:space="0" w:color="auto"/>
                  </w:divBdr>
                  <w:divsChild>
                    <w:div w:id="333143274">
                      <w:marLeft w:val="0"/>
                      <w:marRight w:val="0"/>
                      <w:marTop w:val="0"/>
                      <w:marBottom w:val="0"/>
                      <w:divBdr>
                        <w:top w:val="none" w:sz="0" w:space="0" w:color="auto"/>
                        <w:left w:val="none" w:sz="0" w:space="0" w:color="auto"/>
                        <w:bottom w:val="none" w:sz="0" w:space="0" w:color="auto"/>
                        <w:right w:val="none" w:sz="0" w:space="0" w:color="auto"/>
                      </w:divBdr>
                      <w:divsChild>
                        <w:div w:id="2122911529">
                          <w:marLeft w:val="0"/>
                          <w:marRight w:val="0"/>
                          <w:marTop w:val="0"/>
                          <w:marBottom w:val="0"/>
                          <w:divBdr>
                            <w:top w:val="none" w:sz="0" w:space="0" w:color="auto"/>
                            <w:left w:val="none" w:sz="0" w:space="0" w:color="auto"/>
                            <w:bottom w:val="none" w:sz="0" w:space="0" w:color="auto"/>
                            <w:right w:val="none" w:sz="0" w:space="0" w:color="auto"/>
                          </w:divBdr>
                          <w:divsChild>
                            <w:div w:id="519465201">
                              <w:marLeft w:val="0"/>
                              <w:marRight w:val="0"/>
                              <w:marTop w:val="0"/>
                              <w:marBottom w:val="0"/>
                              <w:divBdr>
                                <w:top w:val="none" w:sz="0" w:space="0" w:color="auto"/>
                                <w:left w:val="none" w:sz="0" w:space="0" w:color="auto"/>
                                <w:bottom w:val="none" w:sz="0" w:space="0" w:color="auto"/>
                                <w:right w:val="none" w:sz="0" w:space="0" w:color="auto"/>
                              </w:divBdr>
                              <w:divsChild>
                                <w:div w:id="1320882228">
                                  <w:marLeft w:val="0"/>
                                  <w:marRight w:val="0"/>
                                  <w:marTop w:val="0"/>
                                  <w:marBottom w:val="0"/>
                                  <w:divBdr>
                                    <w:top w:val="none" w:sz="0" w:space="0" w:color="auto"/>
                                    <w:left w:val="none" w:sz="0" w:space="0" w:color="auto"/>
                                    <w:bottom w:val="none" w:sz="0" w:space="0" w:color="auto"/>
                                    <w:right w:val="none" w:sz="0" w:space="0" w:color="auto"/>
                                  </w:divBdr>
                                  <w:divsChild>
                                    <w:div w:id="517619722">
                                      <w:marLeft w:val="0"/>
                                      <w:marRight w:val="0"/>
                                      <w:marTop w:val="0"/>
                                      <w:marBottom w:val="0"/>
                                      <w:divBdr>
                                        <w:top w:val="none" w:sz="0" w:space="0" w:color="auto"/>
                                        <w:left w:val="none" w:sz="0" w:space="0" w:color="auto"/>
                                        <w:bottom w:val="none" w:sz="0" w:space="0" w:color="auto"/>
                                        <w:right w:val="none" w:sz="0" w:space="0" w:color="auto"/>
                                      </w:divBdr>
                                      <w:divsChild>
                                        <w:div w:id="2120297776">
                                          <w:marLeft w:val="0"/>
                                          <w:marRight w:val="0"/>
                                          <w:marTop w:val="0"/>
                                          <w:marBottom w:val="75"/>
                                          <w:divBdr>
                                            <w:top w:val="none" w:sz="0" w:space="0" w:color="auto"/>
                                            <w:left w:val="none" w:sz="0" w:space="0" w:color="auto"/>
                                            <w:bottom w:val="none" w:sz="0" w:space="0" w:color="auto"/>
                                            <w:right w:val="none" w:sz="0" w:space="0" w:color="auto"/>
                                          </w:divBdr>
                                          <w:divsChild>
                                            <w:div w:id="142602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91296">
                                  <w:marLeft w:val="0"/>
                                  <w:marRight w:val="0"/>
                                  <w:marTop w:val="0"/>
                                  <w:marBottom w:val="0"/>
                                  <w:divBdr>
                                    <w:top w:val="none" w:sz="0" w:space="0" w:color="auto"/>
                                    <w:left w:val="none" w:sz="0" w:space="0" w:color="auto"/>
                                    <w:bottom w:val="none" w:sz="0" w:space="0" w:color="auto"/>
                                    <w:right w:val="none" w:sz="0" w:space="0" w:color="auto"/>
                                  </w:divBdr>
                                  <w:divsChild>
                                    <w:div w:id="43772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341675">
                  <w:marLeft w:val="0"/>
                  <w:marRight w:val="0"/>
                  <w:marTop w:val="225"/>
                  <w:marBottom w:val="0"/>
                  <w:divBdr>
                    <w:top w:val="none" w:sz="0" w:space="0" w:color="auto"/>
                    <w:left w:val="none" w:sz="0" w:space="0" w:color="auto"/>
                    <w:bottom w:val="none" w:sz="0" w:space="0" w:color="auto"/>
                    <w:right w:val="none" w:sz="0" w:space="0" w:color="auto"/>
                  </w:divBdr>
                  <w:divsChild>
                    <w:div w:id="2093580180">
                      <w:marLeft w:val="0"/>
                      <w:marRight w:val="0"/>
                      <w:marTop w:val="0"/>
                      <w:marBottom w:val="90"/>
                      <w:divBdr>
                        <w:top w:val="none" w:sz="0" w:space="0" w:color="auto"/>
                        <w:left w:val="none" w:sz="0" w:space="0" w:color="auto"/>
                        <w:bottom w:val="none" w:sz="0" w:space="0" w:color="auto"/>
                        <w:right w:val="none" w:sz="0" w:space="0" w:color="auto"/>
                      </w:divBdr>
                      <w:divsChild>
                        <w:div w:id="1990863635">
                          <w:marLeft w:val="0"/>
                          <w:marRight w:val="0"/>
                          <w:marTop w:val="0"/>
                          <w:marBottom w:val="0"/>
                          <w:divBdr>
                            <w:top w:val="none" w:sz="0" w:space="0" w:color="auto"/>
                            <w:left w:val="none" w:sz="0" w:space="0" w:color="auto"/>
                            <w:bottom w:val="none" w:sz="0" w:space="0" w:color="auto"/>
                            <w:right w:val="none" w:sz="0" w:space="0" w:color="auto"/>
                          </w:divBdr>
                          <w:divsChild>
                            <w:div w:id="2025789685">
                              <w:marLeft w:val="0"/>
                              <w:marRight w:val="0"/>
                              <w:marTop w:val="0"/>
                              <w:marBottom w:val="0"/>
                              <w:divBdr>
                                <w:top w:val="none" w:sz="0" w:space="0" w:color="auto"/>
                                <w:left w:val="none" w:sz="0" w:space="0" w:color="auto"/>
                                <w:bottom w:val="none" w:sz="0" w:space="0" w:color="auto"/>
                                <w:right w:val="none" w:sz="0" w:space="0" w:color="auto"/>
                              </w:divBdr>
                              <w:divsChild>
                                <w:div w:id="1240095810">
                                  <w:marLeft w:val="0"/>
                                  <w:marRight w:val="0"/>
                                  <w:marTop w:val="0"/>
                                  <w:marBottom w:val="0"/>
                                  <w:divBdr>
                                    <w:top w:val="none" w:sz="0" w:space="0" w:color="auto"/>
                                    <w:left w:val="none" w:sz="0" w:space="0" w:color="auto"/>
                                    <w:bottom w:val="none" w:sz="0" w:space="0" w:color="auto"/>
                                    <w:right w:val="none" w:sz="0" w:space="0" w:color="auto"/>
                                  </w:divBdr>
                                  <w:divsChild>
                                    <w:div w:id="21401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462361">
          <w:marLeft w:val="0"/>
          <w:marRight w:val="0"/>
          <w:marTop w:val="240"/>
          <w:marBottom w:val="0"/>
          <w:divBdr>
            <w:top w:val="none" w:sz="0" w:space="0" w:color="auto"/>
            <w:left w:val="none" w:sz="0" w:space="0" w:color="auto"/>
            <w:bottom w:val="none" w:sz="0" w:space="0" w:color="auto"/>
            <w:right w:val="none" w:sz="0" w:space="0" w:color="auto"/>
          </w:divBdr>
          <w:divsChild>
            <w:div w:id="981542849">
              <w:marLeft w:val="0"/>
              <w:marRight w:val="0"/>
              <w:marTop w:val="0"/>
              <w:marBottom w:val="0"/>
              <w:divBdr>
                <w:top w:val="none" w:sz="0" w:space="0" w:color="auto"/>
                <w:left w:val="none" w:sz="0" w:space="0" w:color="auto"/>
                <w:bottom w:val="none" w:sz="0" w:space="0" w:color="auto"/>
                <w:right w:val="none" w:sz="0" w:space="0" w:color="auto"/>
              </w:divBdr>
              <w:divsChild>
                <w:div w:id="1002047360">
                  <w:marLeft w:val="0"/>
                  <w:marRight w:val="0"/>
                  <w:marTop w:val="0"/>
                  <w:marBottom w:val="0"/>
                  <w:divBdr>
                    <w:top w:val="none" w:sz="0" w:space="0" w:color="auto"/>
                    <w:left w:val="none" w:sz="0" w:space="0" w:color="auto"/>
                    <w:bottom w:val="none" w:sz="0" w:space="0" w:color="auto"/>
                    <w:right w:val="none" w:sz="0" w:space="0" w:color="auto"/>
                  </w:divBdr>
                  <w:divsChild>
                    <w:div w:id="391971535">
                      <w:marLeft w:val="0"/>
                      <w:marRight w:val="0"/>
                      <w:marTop w:val="0"/>
                      <w:marBottom w:val="0"/>
                      <w:divBdr>
                        <w:top w:val="none" w:sz="0" w:space="0" w:color="auto"/>
                        <w:left w:val="none" w:sz="0" w:space="0" w:color="auto"/>
                        <w:bottom w:val="none" w:sz="0" w:space="0" w:color="auto"/>
                        <w:right w:val="none" w:sz="0" w:space="0" w:color="auto"/>
                      </w:divBdr>
                      <w:divsChild>
                        <w:div w:id="1944220721">
                          <w:marLeft w:val="0"/>
                          <w:marRight w:val="0"/>
                          <w:marTop w:val="0"/>
                          <w:marBottom w:val="0"/>
                          <w:divBdr>
                            <w:top w:val="none" w:sz="0" w:space="0" w:color="auto"/>
                            <w:left w:val="none" w:sz="0" w:space="0" w:color="auto"/>
                            <w:bottom w:val="none" w:sz="0" w:space="0" w:color="auto"/>
                            <w:right w:val="none" w:sz="0" w:space="0" w:color="auto"/>
                          </w:divBdr>
                          <w:divsChild>
                            <w:div w:id="922304089">
                              <w:marLeft w:val="0"/>
                              <w:marRight w:val="0"/>
                              <w:marTop w:val="0"/>
                              <w:marBottom w:val="0"/>
                              <w:divBdr>
                                <w:top w:val="none" w:sz="0" w:space="0" w:color="auto"/>
                                <w:left w:val="none" w:sz="0" w:space="0" w:color="auto"/>
                                <w:bottom w:val="none" w:sz="0" w:space="0" w:color="auto"/>
                                <w:right w:val="none" w:sz="0" w:space="0" w:color="auto"/>
                              </w:divBdr>
                              <w:divsChild>
                                <w:div w:id="1490369208">
                                  <w:marLeft w:val="0"/>
                                  <w:marRight w:val="0"/>
                                  <w:marTop w:val="0"/>
                                  <w:marBottom w:val="0"/>
                                  <w:divBdr>
                                    <w:top w:val="none" w:sz="0" w:space="0" w:color="auto"/>
                                    <w:left w:val="none" w:sz="0" w:space="0" w:color="auto"/>
                                    <w:bottom w:val="none" w:sz="0" w:space="0" w:color="auto"/>
                                    <w:right w:val="none" w:sz="0" w:space="0" w:color="auto"/>
                                  </w:divBdr>
                                  <w:divsChild>
                                    <w:div w:id="2555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678959">
      <w:bodyDiv w:val="1"/>
      <w:marLeft w:val="0"/>
      <w:marRight w:val="0"/>
      <w:marTop w:val="0"/>
      <w:marBottom w:val="0"/>
      <w:divBdr>
        <w:top w:val="none" w:sz="0" w:space="0" w:color="auto"/>
        <w:left w:val="none" w:sz="0" w:space="0" w:color="auto"/>
        <w:bottom w:val="none" w:sz="0" w:space="0" w:color="auto"/>
        <w:right w:val="none" w:sz="0" w:space="0" w:color="auto"/>
      </w:divBdr>
      <w:divsChild>
        <w:div w:id="740369075">
          <w:marLeft w:val="0"/>
          <w:marRight w:val="0"/>
          <w:marTop w:val="0"/>
          <w:marBottom w:val="0"/>
          <w:divBdr>
            <w:top w:val="none" w:sz="0" w:space="0" w:color="auto"/>
            <w:left w:val="none" w:sz="0" w:space="0" w:color="auto"/>
            <w:bottom w:val="none" w:sz="0" w:space="0" w:color="auto"/>
            <w:right w:val="none" w:sz="0" w:space="0" w:color="auto"/>
          </w:divBdr>
          <w:divsChild>
            <w:div w:id="1776362736">
              <w:marLeft w:val="0"/>
              <w:marRight w:val="0"/>
              <w:marTop w:val="0"/>
              <w:marBottom w:val="0"/>
              <w:divBdr>
                <w:top w:val="none" w:sz="0" w:space="0" w:color="auto"/>
                <w:left w:val="none" w:sz="0" w:space="0" w:color="auto"/>
                <w:bottom w:val="none" w:sz="0" w:space="0" w:color="auto"/>
                <w:right w:val="none" w:sz="0" w:space="0" w:color="auto"/>
              </w:divBdr>
              <w:divsChild>
                <w:div w:id="1520314749">
                  <w:marLeft w:val="0"/>
                  <w:marRight w:val="0"/>
                  <w:marTop w:val="0"/>
                  <w:marBottom w:val="0"/>
                  <w:divBdr>
                    <w:top w:val="none" w:sz="0" w:space="0" w:color="auto"/>
                    <w:left w:val="none" w:sz="0" w:space="0" w:color="auto"/>
                    <w:bottom w:val="none" w:sz="0" w:space="0" w:color="auto"/>
                    <w:right w:val="none" w:sz="0" w:space="0" w:color="auto"/>
                  </w:divBdr>
                  <w:divsChild>
                    <w:div w:id="2097439136">
                      <w:marLeft w:val="0"/>
                      <w:marRight w:val="0"/>
                      <w:marTop w:val="0"/>
                      <w:marBottom w:val="0"/>
                      <w:divBdr>
                        <w:top w:val="none" w:sz="0" w:space="0" w:color="auto"/>
                        <w:left w:val="none" w:sz="0" w:space="0" w:color="auto"/>
                        <w:bottom w:val="none" w:sz="0" w:space="0" w:color="auto"/>
                        <w:right w:val="none" w:sz="0" w:space="0" w:color="auto"/>
                      </w:divBdr>
                      <w:divsChild>
                        <w:div w:id="1451318412">
                          <w:marLeft w:val="0"/>
                          <w:marRight w:val="0"/>
                          <w:marTop w:val="0"/>
                          <w:marBottom w:val="0"/>
                          <w:divBdr>
                            <w:top w:val="none" w:sz="0" w:space="0" w:color="auto"/>
                            <w:left w:val="none" w:sz="0" w:space="0" w:color="auto"/>
                            <w:bottom w:val="none" w:sz="0" w:space="0" w:color="auto"/>
                            <w:right w:val="none" w:sz="0" w:space="0" w:color="auto"/>
                          </w:divBdr>
                          <w:divsChild>
                            <w:div w:id="1513377269">
                              <w:marLeft w:val="0"/>
                              <w:marRight w:val="0"/>
                              <w:marTop w:val="0"/>
                              <w:marBottom w:val="0"/>
                              <w:divBdr>
                                <w:top w:val="none" w:sz="0" w:space="0" w:color="auto"/>
                                <w:left w:val="none" w:sz="0" w:space="0" w:color="auto"/>
                                <w:bottom w:val="none" w:sz="0" w:space="0" w:color="auto"/>
                                <w:right w:val="none" w:sz="0" w:space="0" w:color="auto"/>
                              </w:divBdr>
                              <w:divsChild>
                                <w:div w:id="460079710">
                                  <w:marLeft w:val="0"/>
                                  <w:marRight w:val="0"/>
                                  <w:marTop w:val="0"/>
                                  <w:marBottom w:val="0"/>
                                  <w:divBdr>
                                    <w:top w:val="none" w:sz="0" w:space="0" w:color="auto"/>
                                    <w:left w:val="none" w:sz="0" w:space="0" w:color="auto"/>
                                    <w:bottom w:val="none" w:sz="0" w:space="0" w:color="auto"/>
                                    <w:right w:val="none" w:sz="0" w:space="0" w:color="auto"/>
                                  </w:divBdr>
                                  <w:divsChild>
                                    <w:div w:id="1573613313">
                                      <w:marLeft w:val="0"/>
                                      <w:marRight w:val="0"/>
                                      <w:marTop w:val="0"/>
                                      <w:marBottom w:val="0"/>
                                      <w:divBdr>
                                        <w:top w:val="none" w:sz="0" w:space="0" w:color="auto"/>
                                        <w:left w:val="none" w:sz="0" w:space="0" w:color="auto"/>
                                        <w:bottom w:val="none" w:sz="0" w:space="0" w:color="auto"/>
                                        <w:right w:val="none" w:sz="0" w:space="0" w:color="auto"/>
                                      </w:divBdr>
                                      <w:divsChild>
                                        <w:div w:id="255335311">
                                          <w:marLeft w:val="0"/>
                                          <w:marRight w:val="0"/>
                                          <w:marTop w:val="0"/>
                                          <w:marBottom w:val="75"/>
                                          <w:divBdr>
                                            <w:top w:val="none" w:sz="0" w:space="0" w:color="auto"/>
                                            <w:left w:val="none" w:sz="0" w:space="0" w:color="auto"/>
                                            <w:bottom w:val="none" w:sz="0" w:space="0" w:color="auto"/>
                                            <w:right w:val="none" w:sz="0" w:space="0" w:color="auto"/>
                                          </w:divBdr>
                                          <w:divsChild>
                                            <w:div w:id="4125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199604">
                                  <w:marLeft w:val="0"/>
                                  <w:marRight w:val="0"/>
                                  <w:marTop w:val="0"/>
                                  <w:marBottom w:val="0"/>
                                  <w:divBdr>
                                    <w:top w:val="none" w:sz="0" w:space="0" w:color="auto"/>
                                    <w:left w:val="none" w:sz="0" w:space="0" w:color="auto"/>
                                    <w:bottom w:val="none" w:sz="0" w:space="0" w:color="auto"/>
                                    <w:right w:val="none" w:sz="0" w:space="0" w:color="auto"/>
                                  </w:divBdr>
                                  <w:divsChild>
                                    <w:div w:id="5342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410159">
                  <w:marLeft w:val="0"/>
                  <w:marRight w:val="0"/>
                  <w:marTop w:val="225"/>
                  <w:marBottom w:val="0"/>
                  <w:divBdr>
                    <w:top w:val="none" w:sz="0" w:space="0" w:color="auto"/>
                    <w:left w:val="none" w:sz="0" w:space="0" w:color="auto"/>
                    <w:bottom w:val="none" w:sz="0" w:space="0" w:color="auto"/>
                    <w:right w:val="none" w:sz="0" w:space="0" w:color="auto"/>
                  </w:divBdr>
                  <w:divsChild>
                    <w:div w:id="147791756">
                      <w:marLeft w:val="0"/>
                      <w:marRight w:val="0"/>
                      <w:marTop w:val="0"/>
                      <w:marBottom w:val="90"/>
                      <w:divBdr>
                        <w:top w:val="none" w:sz="0" w:space="0" w:color="auto"/>
                        <w:left w:val="none" w:sz="0" w:space="0" w:color="auto"/>
                        <w:bottom w:val="none" w:sz="0" w:space="0" w:color="auto"/>
                        <w:right w:val="none" w:sz="0" w:space="0" w:color="auto"/>
                      </w:divBdr>
                      <w:divsChild>
                        <w:div w:id="380638680">
                          <w:marLeft w:val="0"/>
                          <w:marRight w:val="0"/>
                          <w:marTop w:val="0"/>
                          <w:marBottom w:val="0"/>
                          <w:divBdr>
                            <w:top w:val="none" w:sz="0" w:space="0" w:color="auto"/>
                            <w:left w:val="none" w:sz="0" w:space="0" w:color="auto"/>
                            <w:bottom w:val="none" w:sz="0" w:space="0" w:color="auto"/>
                            <w:right w:val="none" w:sz="0" w:space="0" w:color="auto"/>
                          </w:divBdr>
                          <w:divsChild>
                            <w:div w:id="252859445">
                              <w:marLeft w:val="0"/>
                              <w:marRight w:val="0"/>
                              <w:marTop w:val="0"/>
                              <w:marBottom w:val="0"/>
                              <w:divBdr>
                                <w:top w:val="none" w:sz="0" w:space="0" w:color="auto"/>
                                <w:left w:val="none" w:sz="0" w:space="0" w:color="auto"/>
                                <w:bottom w:val="none" w:sz="0" w:space="0" w:color="auto"/>
                                <w:right w:val="none" w:sz="0" w:space="0" w:color="auto"/>
                              </w:divBdr>
                              <w:divsChild>
                                <w:div w:id="173423500">
                                  <w:marLeft w:val="0"/>
                                  <w:marRight w:val="0"/>
                                  <w:marTop w:val="0"/>
                                  <w:marBottom w:val="0"/>
                                  <w:divBdr>
                                    <w:top w:val="none" w:sz="0" w:space="0" w:color="auto"/>
                                    <w:left w:val="none" w:sz="0" w:space="0" w:color="auto"/>
                                    <w:bottom w:val="none" w:sz="0" w:space="0" w:color="auto"/>
                                    <w:right w:val="none" w:sz="0" w:space="0" w:color="auto"/>
                                  </w:divBdr>
                                  <w:divsChild>
                                    <w:div w:id="10752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047805">
          <w:marLeft w:val="0"/>
          <w:marRight w:val="0"/>
          <w:marTop w:val="240"/>
          <w:marBottom w:val="0"/>
          <w:divBdr>
            <w:top w:val="none" w:sz="0" w:space="0" w:color="auto"/>
            <w:left w:val="none" w:sz="0" w:space="0" w:color="auto"/>
            <w:bottom w:val="none" w:sz="0" w:space="0" w:color="auto"/>
            <w:right w:val="none" w:sz="0" w:space="0" w:color="auto"/>
          </w:divBdr>
          <w:divsChild>
            <w:div w:id="384913255">
              <w:marLeft w:val="0"/>
              <w:marRight w:val="0"/>
              <w:marTop w:val="0"/>
              <w:marBottom w:val="0"/>
              <w:divBdr>
                <w:top w:val="none" w:sz="0" w:space="0" w:color="auto"/>
                <w:left w:val="none" w:sz="0" w:space="0" w:color="auto"/>
                <w:bottom w:val="none" w:sz="0" w:space="0" w:color="auto"/>
                <w:right w:val="none" w:sz="0" w:space="0" w:color="auto"/>
              </w:divBdr>
              <w:divsChild>
                <w:div w:id="1595241360">
                  <w:marLeft w:val="0"/>
                  <w:marRight w:val="0"/>
                  <w:marTop w:val="0"/>
                  <w:marBottom w:val="0"/>
                  <w:divBdr>
                    <w:top w:val="none" w:sz="0" w:space="0" w:color="auto"/>
                    <w:left w:val="none" w:sz="0" w:space="0" w:color="auto"/>
                    <w:bottom w:val="none" w:sz="0" w:space="0" w:color="auto"/>
                    <w:right w:val="none" w:sz="0" w:space="0" w:color="auto"/>
                  </w:divBdr>
                  <w:divsChild>
                    <w:div w:id="1427993163">
                      <w:marLeft w:val="0"/>
                      <w:marRight w:val="0"/>
                      <w:marTop w:val="0"/>
                      <w:marBottom w:val="0"/>
                      <w:divBdr>
                        <w:top w:val="none" w:sz="0" w:space="0" w:color="auto"/>
                        <w:left w:val="none" w:sz="0" w:space="0" w:color="auto"/>
                        <w:bottom w:val="none" w:sz="0" w:space="0" w:color="auto"/>
                        <w:right w:val="none" w:sz="0" w:space="0" w:color="auto"/>
                      </w:divBdr>
                      <w:divsChild>
                        <w:div w:id="1109351319">
                          <w:marLeft w:val="0"/>
                          <w:marRight w:val="0"/>
                          <w:marTop w:val="0"/>
                          <w:marBottom w:val="0"/>
                          <w:divBdr>
                            <w:top w:val="none" w:sz="0" w:space="0" w:color="auto"/>
                            <w:left w:val="none" w:sz="0" w:space="0" w:color="auto"/>
                            <w:bottom w:val="none" w:sz="0" w:space="0" w:color="auto"/>
                            <w:right w:val="none" w:sz="0" w:space="0" w:color="auto"/>
                          </w:divBdr>
                          <w:divsChild>
                            <w:div w:id="1892495205">
                              <w:marLeft w:val="0"/>
                              <w:marRight w:val="0"/>
                              <w:marTop w:val="0"/>
                              <w:marBottom w:val="0"/>
                              <w:divBdr>
                                <w:top w:val="none" w:sz="0" w:space="0" w:color="auto"/>
                                <w:left w:val="none" w:sz="0" w:space="0" w:color="auto"/>
                                <w:bottom w:val="none" w:sz="0" w:space="0" w:color="auto"/>
                                <w:right w:val="none" w:sz="0" w:space="0" w:color="auto"/>
                              </w:divBdr>
                              <w:divsChild>
                                <w:div w:id="1263996441">
                                  <w:marLeft w:val="0"/>
                                  <w:marRight w:val="0"/>
                                  <w:marTop w:val="0"/>
                                  <w:marBottom w:val="0"/>
                                  <w:divBdr>
                                    <w:top w:val="none" w:sz="0" w:space="0" w:color="auto"/>
                                    <w:left w:val="none" w:sz="0" w:space="0" w:color="auto"/>
                                    <w:bottom w:val="none" w:sz="0" w:space="0" w:color="auto"/>
                                    <w:right w:val="none" w:sz="0" w:space="0" w:color="auto"/>
                                  </w:divBdr>
                                  <w:divsChild>
                                    <w:div w:id="13105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327290">
      <w:bodyDiv w:val="1"/>
      <w:marLeft w:val="0"/>
      <w:marRight w:val="0"/>
      <w:marTop w:val="0"/>
      <w:marBottom w:val="0"/>
      <w:divBdr>
        <w:top w:val="none" w:sz="0" w:space="0" w:color="auto"/>
        <w:left w:val="none" w:sz="0" w:space="0" w:color="auto"/>
        <w:bottom w:val="none" w:sz="0" w:space="0" w:color="auto"/>
        <w:right w:val="none" w:sz="0" w:space="0" w:color="auto"/>
      </w:divBdr>
      <w:divsChild>
        <w:div w:id="1980567822">
          <w:marLeft w:val="0"/>
          <w:marRight w:val="0"/>
          <w:marTop w:val="0"/>
          <w:marBottom w:val="0"/>
          <w:divBdr>
            <w:top w:val="none" w:sz="0" w:space="0" w:color="auto"/>
            <w:left w:val="none" w:sz="0" w:space="0" w:color="auto"/>
            <w:bottom w:val="none" w:sz="0" w:space="0" w:color="auto"/>
            <w:right w:val="none" w:sz="0" w:space="0" w:color="auto"/>
          </w:divBdr>
          <w:divsChild>
            <w:div w:id="1498181816">
              <w:marLeft w:val="0"/>
              <w:marRight w:val="0"/>
              <w:marTop w:val="0"/>
              <w:marBottom w:val="0"/>
              <w:divBdr>
                <w:top w:val="none" w:sz="0" w:space="0" w:color="auto"/>
                <w:left w:val="none" w:sz="0" w:space="0" w:color="auto"/>
                <w:bottom w:val="none" w:sz="0" w:space="0" w:color="auto"/>
                <w:right w:val="none" w:sz="0" w:space="0" w:color="auto"/>
              </w:divBdr>
              <w:divsChild>
                <w:div w:id="64107648">
                  <w:marLeft w:val="0"/>
                  <w:marRight w:val="0"/>
                  <w:marTop w:val="0"/>
                  <w:marBottom w:val="0"/>
                  <w:divBdr>
                    <w:top w:val="none" w:sz="0" w:space="0" w:color="auto"/>
                    <w:left w:val="none" w:sz="0" w:space="0" w:color="auto"/>
                    <w:bottom w:val="none" w:sz="0" w:space="0" w:color="auto"/>
                    <w:right w:val="none" w:sz="0" w:space="0" w:color="auto"/>
                  </w:divBdr>
                  <w:divsChild>
                    <w:div w:id="815924825">
                      <w:marLeft w:val="0"/>
                      <w:marRight w:val="0"/>
                      <w:marTop w:val="0"/>
                      <w:marBottom w:val="0"/>
                      <w:divBdr>
                        <w:top w:val="none" w:sz="0" w:space="0" w:color="auto"/>
                        <w:left w:val="none" w:sz="0" w:space="0" w:color="auto"/>
                        <w:bottom w:val="none" w:sz="0" w:space="0" w:color="auto"/>
                        <w:right w:val="none" w:sz="0" w:space="0" w:color="auto"/>
                      </w:divBdr>
                      <w:divsChild>
                        <w:div w:id="1404984448">
                          <w:marLeft w:val="0"/>
                          <w:marRight w:val="0"/>
                          <w:marTop w:val="0"/>
                          <w:marBottom w:val="0"/>
                          <w:divBdr>
                            <w:top w:val="none" w:sz="0" w:space="0" w:color="auto"/>
                            <w:left w:val="none" w:sz="0" w:space="0" w:color="auto"/>
                            <w:bottom w:val="none" w:sz="0" w:space="0" w:color="auto"/>
                            <w:right w:val="none" w:sz="0" w:space="0" w:color="auto"/>
                          </w:divBdr>
                          <w:divsChild>
                            <w:div w:id="144782702">
                              <w:marLeft w:val="0"/>
                              <w:marRight w:val="0"/>
                              <w:marTop w:val="0"/>
                              <w:marBottom w:val="0"/>
                              <w:divBdr>
                                <w:top w:val="none" w:sz="0" w:space="0" w:color="auto"/>
                                <w:left w:val="none" w:sz="0" w:space="0" w:color="auto"/>
                                <w:bottom w:val="none" w:sz="0" w:space="0" w:color="auto"/>
                                <w:right w:val="none" w:sz="0" w:space="0" w:color="auto"/>
                              </w:divBdr>
                              <w:divsChild>
                                <w:div w:id="1866094754">
                                  <w:marLeft w:val="0"/>
                                  <w:marRight w:val="0"/>
                                  <w:marTop w:val="0"/>
                                  <w:marBottom w:val="0"/>
                                  <w:divBdr>
                                    <w:top w:val="none" w:sz="0" w:space="0" w:color="auto"/>
                                    <w:left w:val="none" w:sz="0" w:space="0" w:color="auto"/>
                                    <w:bottom w:val="none" w:sz="0" w:space="0" w:color="auto"/>
                                    <w:right w:val="none" w:sz="0" w:space="0" w:color="auto"/>
                                  </w:divBdr>
                                  <w:divsChild>
                                    <w:div w:id="1732383344">
                                      <w:marLeft w:val="0"/>
                                      <w:marRight w:val="0"/>
                                      <w:marTop w:val="0"/>
                                      <w:marBottom w:val="0"/>
                                      <w:divBdr>
                                        <w:top w:val="none" w:sz="0" w:space="0" w:color="auto"/>
                                        <w:left w:val="none" w:sz="0" w:space="0" w:color="auto"/>
                                        <w:bottom w:val="none" w:sz="0" w:space="0" w:color="auto"/>
                                        <w:right w:val="none" w:sz="0" w:space="0" w:color="auto"/>
                                      </w:divBdr>
                                      <w:divsChild>
                                        <w:div w:id="623073839">
                                          <w:marLeft w:val="0"/>
                                          <w:marRight w:val="0"/>
                                          <w:marTop w:val="0"/>
                                          <w:marBottom w:val="75"/>
                                          <w:divBdr>
                                            <w:top w:val="none" w:sz="0" w:space="0" w:color="auto"/>
                                            <w:left w:val="none" w:sz="0" w:space="0" w:color="auto"/>
                                            <w:bottom w:val="none" w:sz="0" w:space="0" w:color="auto"/>
                                            <w:right w:val="none" w:sz="0" w:space="0" w:color="auto"/>
                                          </w:divBdr>
                                          <w:divsChild>
                                            <w:div w:id="16996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26368">
                                  <w:marLeft w:val="0"/>
                                  <w:marRight w:val="0"/>
                                  <w:marTop w:val="0"/>
                                  <w:marBottom w:val="0"/>
                                  <w:divBdr>
                                    <w:top w:val="none" w:sz="0" w:space="0" w:color="auto"/>
                                    <w:left w:val="none" w:sz="0" w:space="0" w:color="auto"/>
                                    <w:bottom w:val="none" w:sz="0" w:space="0" w:color="auto"/>
                                    <w:right w:val="none" w:sz="0" w:space="0" w:color="auto"/>
                                  </w:divBdr>
                                  <w:divsChild>
                                    <w:div w:id="14575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801710">
                  <w:marLeft w:val="0"/>
                  <w:marRight w:val="0"/>
                  <w:marTop w:val="225"/>
                  <w:marBottom w:val="0"/>
                  <w:divBdr>
                    <w:top w:val="none" w:sz="0" w:space="0" w:color="auto"/>
                    <w:left w:val="none" w:sz="0" w:space="0" w:color="auto"/>
                    <w:bottom w:val="none" w:sz="0" w:space="0" w:color="auto"/>
                    <w:right w:val="none" w:sz="0" w:space="0" w:color="auto"/>
                  </w:divBdr>
                  <w:divsChild>
                    <w:div w:id="26371916">
                      <w:marLeft w:val="0"/>
                      <w:marRight w:val="0"/>
                      <w:marTop w:val="0"/>
                      <w:marBottom w:val="90"/>
                      <w:divBdr>
                        <w:top w:val="none" w:sz="0" w:space="0" w:color="auto"/>
                        <w:left w:val="none" w:sz="0" w:space="0" w:color="auto"/>
                        <w:bottom w:val="none" w:sz="0" w:space="0" w:color="auto"/>
                        <w:right w:val="none" w:sz="0" w:space="0" w:color="auto"/>
                      </w:divBdr>
                      <w:divsChild>
                        <w:div w:id="1646399105">
                          <w:marLeft w:val="0"/>
                          <w:marRight w:val="0"/>
                          <w:marTop w:val="0"/>
                          <w:marBottom w:val="0"/>
                          <w:divBdr>
                            <w:top w:val="none" w:sz="0" w:space="0" w:color="auto"/>
                            <w:left w:val="none" w:sz="0" w:space="0" w:color="auto"/>
                            <w:bottom w:val="none" w:sz="0" w:space="0" w:color="auto"/>
                            <w:right w:val="none" w:sz="0" w:space="0" w:color="auto"/>
                          </w:divBdr>
                          <w:divsChild>
                            <w:div w:id="694504833">
                              <w:marLeft w:val="0"/>
                              <w:marRight w:val="0"/>
                              <w:marTop w:val="0"/>
                              <w:marBottom w:val="0"/>
                              <w:divBdr>
                                <w:top w:val="none" w:sz="0" w:space="0" w:color="auto"/>
                                <w:left w:val="none" w:sz="0" w:space="0" w:color="auto"/>
                                <w:bottom w:val="none" w:sz="0" w:space="0" w:color="auto"/>
                                <w:right w:val="none" w:sz="0" w:space="0" w:color="auto"/>
                              </w:divBdr>
                              <w:divsChild>
                                <w:div w:id="21327477">
                                  <w:marLeft w:val="0"/>
                                  <w:marRight w:val="0"/>
                                  <w:marTop w:val="0"/>
                                  <w:marBottom w:val="0"/>
                                  <w:divBdr>
                                    <w:top w:val="none" w:sz="0" w:space="0" w:color="auto"/>
                                    <w:left w:val="none" w:sz="0" w:space="0" w:color="auto"/>
                                    <w:bottom w:val="none" w:sz="0" w:space="0" w:color="auto"/>
                                    <w:right w:val="none" w:sz="0" w:space="0" w:color="auto"/>
                                  </w:divBdr>
                                  <w:divsChild>
                                    <w:div w:id="4609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831541">
          <w:marLeft w:val="0"/>
          <w:marRight w:val="0"/>
          <w:marTop w:val="240"/>
          <w:marBottom w:val="0"/>
          <w:divBdr>
            <w:top w:val="none" w:sz="0" w:space="0" w:color="auto"/>
            <w:left w:val="none" w:sz="0" w:space="0" w:color="auto"/>
            <w:bottom w:val="none" w:sz="0" w:space="0" w:color="auto"/>
            <w:right w:val="none" w:sz="0" w:space="0" w:color="auto"/>
          </w:divBdr>
          <w:divsChild>
            <w:div w:id="701368519">
              <w:marLeft w:val="0"/>
              <w:marRight w:val="0"/>
              <w:marTop w:val="0"/>
              <w:marBottom w:val="0"/>
              <w:divBdr>
                <w:top w:val="none" w:sz="0" w:space="0" w:color="auto"/>
                <w:left w:val="none" w:sz="0" w:space="0" w:color="auto"/>
                <w:bottom w:val="none" w:sz="0" w:space="0" w:color="auto"/>
                <w:right w:val="none" w:sz="0" w:space="0" w:color="auto"/>
              </w:divBdr>
              <w:divsChild>
                <w:div w:id="448742916">
                  <w:marLeft w:val="0"/>
                  <w:marRight w:val="0"/>
                  <w:marTop w:val="0"/>
                  <w:marBottom w:val="0"/>
                  <w:divBdr>
                    <w:top w:val="none" w:sz="0" w:space="0" w:color="auto"/>
                    <w:left w:val="none" w:sz="0" w:space="0" w:color="auto"/>
                    <w:bottom w:val="none" w:sz="0" w:space="0" w:color="auto"/>
                    <w:right w:val="none" w:sz="0" w:space="0" w:color="auto"/>
                  </w:divBdr>
                  <w:divsChild>
                    <w:div w:id="686953431">
                      <w:marLeft w:val="0"/>
                      <w:marRight w:val="0"/>
                      <w:marTop w:val="0"/>
                      <w:marBottom w:val="0"/>
                      <w:divBdr>
                        <w:top w:val="none" w:sz="0" w:space="0" w:color="auto"/>
                        <w:left w:val="none" w:sz="0" w:space="0" w:color="auto"/>
                        <w:bottom w:val="none" w:sz="0" w:space="0" w:color="auto"/>
                        <w:right w:val="none" w:sz="0" w:space="0" w:color="auto"/>
                      </w:divBdr>
                      <w:divsChild>
                        <w:div w:id="123889258">
                          <w:marLeft w:val="0"/>
                          <w:marRight w:val="0"/>
                          <w:marTop w:val="0"/>
                          <w:marBottom w:val="0"/>
                          <w:divBdr>
                            <w:top w:val="none" w:sz="0" w:space="0" w:color="auto"/>
                            <w:left w:val="none" w:sz="0" w:space="0" w:color="auto"/>
                            <w:bottom w:val="none" w:sz="0" w:space="0" w:color="auto"/>
                            <w:right w:val="none" w:sz="0" w:space="0" w:color="auto"/>
                          </w:divBdr>
                          <w:divsChild>
                            <w:div w:id="307440676">
                              <w:marLeft w:val="0"/>
                              <w:marRight w:val="0"/>
                              <w:marTop w:val="0"/>
                              <w:marBottom w:val="0"/>
                              <w:divBdr>
                                <w:top w:val="none" w:sz="0" w:space="0" w:color="auto"/>
                                <w:left w:val="none" w:sz="0" w:space="0" w:color="auto"/>
                                <w:bottom w:val="none" w:sz="0" w:space="0" w:color="auto"/>
                                <w:right w:val="none" w:sz="0" w:space="0" w:color="auto"/>
                              </w:divBdr>
                              <w:divsChild>
                                <w:div w:id="658467010">
                                  <w:marLeft w:val="0"/>
                                  <w:marRight w:val="0"/>
                                  <w:marTop w:val="0"/>
                                  <w:marBottom w:val="0"/>
                                  <w:divBdr>
                                    <w:top w:val="none" w:sz="0" w:space="0" w:color="auto"/>
                                    <w:left w:val="none" w:sz="0" w:space="0" w:color="auto"/>
                                    <w:bottom w:val="none" w:sz="0" w:space="0" w:color="auto"/>
                                    <w:right w:val="none" w:sz="0" w:space="0" w:color="auto"/>
                                  </w:divBdr>
                                  <w:divsChild>
                                    <w:div w:id="139207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262741">
      <w:bodyDiv w:val="1"/>
      <w:marLeft w:val="0"/>
      <w:marRight w:val="0"/>
      <w:marTop w:val="0"/>
      <w:marBottom w:val="0"/>
      <w:divBdr>
        <w:top w:val="none" w:sz="0" w:space="0" w:color="auto"/>
        <w:left w:val="none" w:sz="0" w:space="0" w:color="auto"/>
        <w:bottom w:val="none" w:sz="0" w:space="0" w:color="auto"/>
        <w:right w:val="none" w:sz="0" w:space="0" w:color="auto"/>
      </w:divBdr>
      <w:divsChild>
        <w:div w:id="781918484">
          <w:marLeft w:val="0"/>
          <w:marRight w:val="0"/>
          <w:marTop w:val="0"/>
          <w:marBottom w:val="0"/>
          <w:divBdr>
            <w:top w:val="none" w:sz="0" w:space="0" w:color="auto"/>
            <w:left w:val="none" w:sz="0" w:space="0" w:color="auto"/>
            <w:bottom w:val="none" w:sz="0" w:space="0" w:color="auto"/>
            <w:right w:val="none" w:sz="0" w:space="0" w:color="auto"/>
          </w:divBdr>
          <w:divsChild>
            <w:div w:id="1770002772">
              <w:marLeft w:val="0"/>
              <w:marRight w:val="0"/>
              <w:marTop w:val="0"/>
              <w:marBottom w:val="0"/>
              <w:divBdr>
                <w:top w:val="none" w:sz="0" w:space="0" w:color="auto"/>
                <w:left w:val="none" w:sz="0" w:space="0" w:color="auto"/>
                <w:bottom w:val="none" w:sz="0" w:space="0" w:color="auto"/>
                <w:right w:val="none" w:sz="0" w:space="0" w:color="auto"/>
              </w:divBdr>
              <w:divsChild>
                <w:div w:id="1879656930">
                  <w:marLeft w:val="0"/>
                  <w:marRight w:val="0"/>
                  <w:marTop w:val="0"/>
                  <w:marBottom w:val="0"/>
                  <w:divBdr>
                    <w:top w:val="none" w:sz="0" w:space="0" w:color="auto"/>
                    <w:left w:val="none" w:sz="0" w:space="0" w:color="auto"/>
                    <w:bottom w:val="none" w:sz="0" w:space="0" w:color="auto"/>
                    <w:right w:val="none" w:sz="0" w:space="0" w:color="auto"/>
                  </w:divBdr>
                  <w:divsChild>
                    <w:div w:id="212011465">
                      <w:marLeft w:val="0"/>
                      <w:marRight w:val="0"/>
                      <w:marTop w:val="0"/>
                      <w:marBottom w:val="0"/>
                      <w:divBdr>
                        <w:top w:val="none" w:sz="0" w:space="0" w:color="auto"/>
                        <w:left w:val="none" w:sz="0" w:space="0" w:color="auto"/>
                        <w:bottom w:val="none" w:sz="0" w:space="0" w:color="auto"/>
                        <w:right w:val="none" w:sz="0" w:space="0" w:color="auto"/>
                      </w:divBdr>
                      <w:divsChild>
                        <w:div w:id="1196773505">
                          <w:marLeft w:val="0"/>
                          <w:marRight w:val="0"/>
                          <w:marTop w:val="0"/>
                          <w:marBottom w:val="0"/>
                          <w:divBdr>
                            <w:top w:val="none" w:sz="0" w:space="0" w:color="auto"/>
                            <w:left w:val="none" w:sz="0" w:space="0" w:color="auto"/>
                            <w:bottom w:val="none" w:sz="0" w:space="0" w:color="auto"/>
                            <w:right w:val="none" w:sz="0" w:space="0" w:color="auto"/>
                          </w:divBdr>
                          <w:divsChild>
                            <w:div w:id="1928004470">
                              <w:marLeft w:val="0"/>
                              <w:marRight w:val="0"/>
                              <w:marTop w:val="0"/>
                              <w:marBottom w:val="0"/>
                              <w:divBdr>
                                <w:top w:val="none" w:sz="0" w:space="0" w:color="auto"/>
                                <w:left w:val="none" w:sz="0" w:space="0" w:color="auto"/>
                                <w:bottom w:val="none" w:sz="0" w:space="0" w:color="auto"/>
                                <w:right w:val="none" w:sz="0" w:space="0" w:color="auto"/>
                              </w:divBdr>
                              <w:divsChild>
                                <w:div w:id="464468392">
                                  <w:marLeft w:val="0"/>
                                  <w:marRight w:val="0"/>
                                  <w:marTop w:val="0"/>
                                  <w:marBottom w:val="0"/>
                                  <w:divBdr>
                                    <w:top w:val="none" w:sz="0" w:space="0" w:color="auto"/>
                                    <w:left w:val="none" w:sz="0" w:space="0" w:color="auto"/>
                                    <w:bottom w:val="none" w:sz="0" w:space="0" w:color="auto"/>
                                    <w:right w:val="none" w:sz="0" w:space="0" w:color="auto"/>
                                  </w:divBdr>
                                  <w:divsChild>
                                    <w:div w:id="1997148952">
                                      <w:marLeft w:val="0"/>
                                      <w:marRight w:val="0"/>
                                      <w:marTop w:val="0"/>
                                      <w:marBottom w:val="0"/>
                                      <w:divBdr>
                                        <w:top w:val="none" w:sz="0" w:space="0" w:color="auto"/>
                                        <w:left w:val="none" w:sz="0" w:space="0" w:color="auto"/>
                                        <w:bottom w:val="none" w:sz="0" w:space="0" w:color="auto"/>
                                        <w:right w:val="none" w:sz="0" w:space="0" w:color="auto"/>
                                      </w:divBdr>
                                      <w:divsChild>
                                        <w:div w:id="1792478979">
                                          <w:marLeft w:val="0"/>
                                          <w:marRight w:val="0"/>
                                          <w:marTop w:val="0"/>
                                          <w:marBottom w:val="75"/>
                                          <w:divBdr>
                                            <w:top w:val="none" w:sz="0" w:space="0" w:color="auto"/>
                                            <w:left w:val="none" w:sz="0" w:space="0" w:color="auto"/>
                                            <w:bottom w:val="none" w:sz="0" w:space="0" w:color="auto"/>
                                            <w:right w:val="none" w:sz="0" w:space="0" w:color="auto"/>
                                          </w:divBdr>
                                          <w:divsChild>
                                            <w:div w:id="100173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8775">
                                  <w:marLeft w:val="0"/>
                                  <w:marRight w:val="0"/>
                                  <w:marTop w:val="0"/>
                                  <w:marBottom w:val="0"/>
                                  <w:divBdr>
                                    <w:top w:val="none" w:sz="0" w:space="0" w:color="auto"/>
                                    <w:left w:val="none" w:sz="0" w:space="0" w:color="auto"/>
                                    <w:bottom w:val="none" w:sz="0" w:space="0" w:color="auto"/>
                                    <w:right w:val="none" w:sz="0" w:space="0" w:color="auto"/>
                                  </w:divBdr>
                                  <w:divsChild>
                                    <w:div w:id="1046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905207">
                  <w:marLeft w:val="0"/>
                  <w:marRight w:val="0"/>
                  <w:marTop w:val="225"/>
                  <w:marBottom w:val="0"/>
                  <w:divBdr>
                    <w:top w:val="none" w:sz="0" w:space="0" w:color="auto"/>
                    <w:left w:val="none" w:sz="0" w:space="0" w:color="auto"/>
                    <w:bottom w:val="none" w:sz="0" w:space="0" w:color="auto"/>
                    <w:right w:val="none" w:sz="0" w:space="0" w:color="auto"/>
                  </w:divBdr>
                  <w:divsChild>
                    <w:div w:id="1232420936">
                      <w:marLeft w:val="0"/>
                      <w:marRight w:val="0"/>
                      <w:marTop w:val="0"/>
                      <w:marBottom w:val="90"/>
                      <w:divBdr>
                        <w:top w:val="none" w:sz="0" w:space="0" w:color="auto"/>
                        <w:left w:val="none" w:sz="0" w:space="0" w:color="auto"/>
                        <w:bottom w:val="none" w:sz="0" w:space="0" w:color="auto"/>
                        <w:right w:val="none" w:sz="0" w:space="0" w:color="auto"/>
                      </w:divBdr>
                      <w:divsChild>
                        <w:div w:id="862010941">
                          <w:marLeft w:val="0"/>
                          <w:marRight w:val="0"/>
                          <w:marTop w:val="0"/>
                          <w:marBottom w:val="0"/>
                          <w:divBdr>
                            <w:top w:val="none" w:sz="0" w:space="0" w:color="auto"/>
                            <w:left w:val="none" w:sz="0" w:space="0" w:color="auto"/>
                            <w:bottom w:val="none" w:sz="0" w:space="0" w:color="auto"/>
                            <w:right w:val="none" w:sz="0" w:space="0" w:color="auto"/>
                          </w:divBdr>
                          <w:divsChild>
                            <w:div w:id="1471904845">
                              <w:marLeft w:val="0"/>
                              <w:marRight w:val="0"/>
                              <w:marTop w:val="0"/>
                              <w:marBottom w:val="0"/>
                              <w:divBdr>
                                <w:top w:val="none" w:sz="0" w:space="0" w:color="auto"/>
                                <w:left w:val="none" w:sz="0" w:space="0" w:color="auto"/>
                                <w:bottom w:val="none" w:sz="0" w:space="0" w:color="auto"/>
                                <w:right w:val="none" w:sz="0" w:space="0" w:color="auto"/>
                              </w:divBdr>
                              <w:divsChild>
                                <w:div w:id="1242593961">
                                  <w:marLeft w:val="0"/>
                                  <w:marRight w:val="0"/>
                                  <w:marTop w:val="0"/>
                                  <w:marBottom w:val="0"/>
                                  <w:divBdr>
                                    <w:top w:val="none" w:sz="0" w:space="0" w:color="auto"/>
                                    <w:left w:val="none" w:sz="0" w:space="0" w:color="auto"/>
                                    <w:bottom w:val="none" w:sz="0" w:space="0" w:color="auto"/>
                                    <w:right w:val="none" w:sz="0" w:space="0" w:color="auto"/>
                                  </w:divBdr>
                                  <w:divsChild>
                                    <w:div w:id="1484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564369">
          <w:marLeft w:val="0"/>
          <w:marRight w:val="0"/>
          <w:marTop w:val="240"/>
          <w:marBottom w:val="0"/>
          <w:divBdr>
            <w:top w:val="none" w:sz="0" w:space="0" w:color="auto"/>
            <w:left w:val="none" w:sz="0" w:space="0" w:color="auto"/>
            <w:bottom w:val="none" w:sz="0" w:space="0" w:color="auto"/>
            <w:right w:val="none" w:sz="0" w:space="0" w:color="auto"/>
          </w:divBdr>
          <w:divsChild>
            <w:div w:id="164328118">
              <w:marLeft w:val="0"/>
              <w:marRight w:val="0"/>
              <w:marTop w:val="0"/>
              <w:marBottom w:val="0"/>
              <w:divBdr>
                <w:top w:val="none" w:sz="0" w:space="0" w:color="auto"/>
                <w:left w:val="none" w:sz="0" w:space="0" w:color="auto"/>
                <w:bottom w:val="none" w:sz="0" w:space="0" w:color="auto"/>
                <w:right w:val="none" w:sz="0" w:space="0" w:color="auto"/>
              </w:divBdr>
              <w:divsChild>
                <w:div w:id="70854185">
                  <w:marLeft w:val="0"/>
                  <w:marRight w:val="0"/>
                  <w:marTop w:val="0"/>
                  <w:marBottom w:val="0"/>
                  <w:divBdr>
                    <w:top w:val="none" w:sz="0" w:space="0" w:color="auto"/>
                    <w:left w:val="none" w:sz="0" w:space="0" w:color="auto"/>
                    <w:bottom w:val="none" w:sz="0" w:space="0" w:color="auto"/>
                    <w:right w:val="none" w:sz="0" w:space="0" w:color="auto"/>
                  </w:divBdr>
                  <w:divsChild>
                    <w:div w:id="1577931505">
                      <w:marLeft w:val="0"/>
                      <w:marRight w:val="0"/>
                      <w:marTop w:val="0"/>
                      <w:marBottom w:val="0"/>
                      <w:divBdr>
                        <w:top w:val="none" w:sz="0" w:space="0" w:color="auto"/>
                        <w:left w:val="none" w:sz="0" w:space="0" w:color="auto"/>
                        <w:bottom w:val="none" w:sz="0" w:space="0" w:color="auto"/>
                        <w:right w:val="none" w:sz="0" w:space="0" w:color="auto"/>
                      </w:divBdr>
                      <w:divsChild>
                        <w:div w:id="1432315540">
                          <w:marLeft w:val="0"/>
                          <w:marRight w:val="0"/>
                          <w:marTop w:val="0"/>
                          <w:marBottom w:val="0"/>
                          <w:divBdr>
                            <w:top w:val="none" w:sz="0" w:space="0" w:color="auto"/>
                            <w:left w:val="none" w:sz="0" w:space="0" w:color="auto"/>
                            <w:bottom w:val="none" w:sz="0" w:space="0" w:color="auto"/>
                            <w:right w:val="none" w:sz="0" w:space="0" w:color="auto"/>
                          </w:divBdr>
                          <w:divsChild>
                            <w:div w:id="1336693184">
                              <w:marLeft w:val="0"/>
                              <w:marRight w:val="0"/>
                              <w:marTop w:val="0"/>
                              <w:marBottom w:val="0"/>
                              <w:divBdr>
                                <w:top w:val="none" w:sz="0" w:space="0" w:color="auto"/>
                                <w:left w:val="none" w:sz="0" w:space="0" w:color="auto"/>
                                <w:bottom w:val="none" w:sz="0" w:space="0" w:color="auto"/>
                                <w:right w:val="none" w:sz="0" w:space="0" w:color="auto"/>
                              </w:divBdr>
                              <w:divsChild>
                                <w:div w:id="1216310362">
                                  <w:marLeft w:val="0"/>
                                  <w:marRight w:val="0"/>
                                  <w:marTop w:val="0"/>
                                  <w:marBottom w:val="0"/>
                                  <w:divBdr>
                                    <w:top w:val="none" w:sz="0" w:space="0" w:color="auto"/>
                                    <w:left w:val="none" w:sz="0" w:space="0" w:color="auto"/>
                                    <w:bottom w:val="none" w:sz="0" w:space="0" w:color="auto"/>
                                    <w:right w:val="none" w:sz="0" w:space="0" w:color="auto"/>
                                  </w:divBdr>
                                  <w:divsChild>
                                    <w:div w:id="24060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345339">
      <w:bodyDiv w:val="1"/>
      <w:marLeft w:val="0"/>
      <w:marRight w:val="0"/>
      <w:marTop w:val="0"/>
      <w:marBottom w:val="0"/>
      <w:divBdr>
        <w:top w:val="none" w:sz="0" w:space="0" w:color="auto"/>
        <w:left w:val="none" w:sz="0" w:space="0" w:color="auto"/>
        <w:bottom w:val="none" w:sz="0" w:space="0" w:color="auto"/>
        <w:right w:val="none" w:sz="0" w:space="0" w:color="auto"/>
      </w:divBdr>
      <w:divsChild>
        <w:div w:id="1090853677">
          <w:marLeft w:val="0"/>
          <w:marRight w:val="0"/>
          <w:marTop w:val="0"/>
          <w:marBottom w:val="0"/>
          <w:divBdr>
            <w:top w:val="none" w:sz="0" w:space="0" w:color="auto"/>
            <w:left w:val="none" w:sz="0" w:space="0" w:color="auto"/>
            <w:bottom w:val="none" w:sz="0" w:space="0" w:color="auto"/>
            <w:right w:val="none" w:sz="0" w:space="0" w:color="auto"/>
          </w:divBdr>
          <w:divsChild>
            <w:div w:id="1198003837">
              <w:marLeft w:val="0"/>
              <w:marRight w:val="0"/>
              <w:marTop w:val="0"/>
              <w:marBottom w:val="0"/>
              <w:divBdr>
                <w:top w:val="none" w:sz="0" w:space="0" w:color="auto"/>
                <w:left w:val="none" w:sz="0" w:space="0" w:color="auto"/>
                <w:bottom w:val="none" w:sz="0" w:space="0" w:color="auto"/>
                <w:right w:val="none" w:sz="0" w:space="0" w:color="auto"/>
              </w:divBdr>
              <w:divsChild>
                <w:div w:id="1388920932">
                  <w:marLeft w:val="0"/>
                  <w:marRight w:val="0"/>
                  <w:marTop w:val="0"/>
                  <w:marBottom w:val="0"/>
                  <w:divBdr>
                    <w:top w:val="none" w:sz="0" w:space="0" w:color="auto"/>
                    <w:left w:val="none" w:sz="0" w:space="0" w:color="auto"/>
                    <w:bottom w:val="none" w:sz="0" w:space="0" w:color="auto"/>
                    <w:right w:val="none" w:sz="0" w:space="0" w:color="auto"/>
                  </w:divBdr>
                  <w:divsChild>
                    <w:div w:id="1467547997">
                      <w:marLeft w:val="0"/>
                      <w:marRight w:val="0"/>
                      <w:marTop w:val="0"/>
                      <w:marBottom w:val="0"/>
                      <w:divBdr>
                        <w:top w:val="none" w:sz="0" w:space="0" w:color="auto"/>
                        <w:left w:val="none" w:sz="0" w:space="0" w:color="auto"/>
                        <w:bottom w:val="none" w:sz="0" w:space="0" w:color="auto"/>
                        <w:right w:val="none" w:sz="0" w:space="0" w:color="auto"/>
                      </w:divBdr>
                      <w:divsChild>
                        <w:div w:id="2058162840">
                          <w:marLeft w:val="0"/>
                          <w:marRight w:val="0"/>
                          <w:marTop w:val="0"/>
                          <w:marBottom w:val="0"/>
                          <w:divBdr>
                            <w:top w:val="none" w:sz="0" w:space="0" w:color="auto"/>
                            <w:left w:val="none" w:sz="0" w:space="0" w:color="auto"/>
                            <w:bottom w:val="none" w:sz="0" w:space="0" w:color="auto"/>
                            <w:right w:val="none" w:sz="0" w:space="0" w:color="auto"/>
                          </w:divBdr>
                          <w:divsChild>
                            <w:div w:id="1473135454">
                              <w:marLeft w:val="0"/>
                              <w:marRight w:val="0"/>
                              <w:marTop w:val="0"/>
                              <w:marBottom w:val="0"/>
                              <w:divBdr>
                                <w:top w:val="none" w:sz="0" w:space="0" w:color="auto"/>
                                <w:left w:val="none" w:sz="0" w:space="0" w:color="auto"/>
                                <w:bottom w:val="none" w:sz="0" w:space="0" w:color="auto"/>
                                <w:right w:val="none" w:sz="0" w:space="0" w:color="auto"/>
                              </w:divBdr>
                              <w:divsChild>
                                <w:div w:id="766271988">
                                  <w:marLeft w:val="0"/>
                                  <w:marRight w:val="0"/>
                                  <w:marTop w:val="0"/>
                                  <w:marBottom w:val="0"/>
                                  <w:divBdr>
                                    <w:top w:val="none" w:sz="0" w:space="0" w:color="auto"/>
                                    <w:left w:val="none" w:sz="0" w:space="0" w:color="auto"/>
                                    <w:bottom w:val="none" w:sz="0" w:space="0" w:color="auto"/>
                                    <w:right w:val="none" w:sz="0" w:space="0" w:color="auto"/>
                                  </w:divBdr>
                                  <w:divsChild>
                                    <w:div w:id="161900726">
                                      <w:marLeft w:val="0"/>
                                      <w:marRight w:val="0"/>
                                      <w:marTop w:val="0"/>
                                      <w:marBottom w:val="0"/>
                                      <w:divBdr>
                                        <w:top w:val="none" w:sz="0" w:space="0" w:color="auto"/>
                                        <w:left w:val="none" w:sz="0" w:space="0" w:color="auto"/>
                                        <w:bottom w:val="none" w:sz="0" w:space="0" w:color="auto"/>
                                        <w:right w:val="none" w:sz="0" w:space="0" w:color="auto"/>
                                      </w:divBdr>
                                      <w:divsChild>
                                        <w:div w:id="903299931">
                                          <w:marLeft w:val="0"/>
                                          <w:marRight w:val="0"/>
                                          <w:marTop w:val="0"/>
                                          <w:marBottom w:val="75"/>
                                          <w:divBdr>
                                            <w:top w:val="none" w:sz="0" w:space="0" w:color="auto"/>
                                            <w:left w:val="none" w:sz="0" w:space="0" w:color="auto"/>
                                            <w:bottom w:val="none" w:sz="0" w:space="0" w:color="auto"/>
                                            <w:right w:val="none" w:sz="0" w:space="0" w:color="auto"/>
                                          </w:divBdr>
                                          <w:divsChild>
                                            <w:div w:id="12473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634422">
                                  <w:marLeft w:val="0"/>
                                  <w:marRight w:val="0"/>
                                  <w:marTop w:val="0"/>
                                  <w:marBottom w:val="0"/>
                                  <w:divBdr>
                                    <w:top w:val="none" w:sz="0" w:space="0" w:color="auto"/>
                                    <w:left w:val="none" w:sz="0" w:space="0" w:color="auto"/>
                                    <w:bottom w:val="none" w:sz="0" w:space="0" w:color="auto"/>
                                    <w:right w:val="none" w:sz="0" w:space="0" w:color="auto"/>
                                  </w:divBdr>
                                  <w:divsChild>
                                    <w:div w:id="16063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881605">
                  <w:marLeft w:val="0"/>
                  <w:marRight w:val="0"/>
                  <w:marTop w:val="225"/>
                  <w:marBottom w:val="0"/>
                  <w:divBdr>
                    <w:top w:val="none" w:sz="0" w:space="0" w:color="auto"/>
                    <w:left w:val="none" w:sz="0" w:space="0" w:color="auto"/>
                    <w:bottom w:val="none" w:sz="0" w:space="0" w:color="auto"/>
                    <w:right w:val="none" w:sz="0" w:space="0" w:color="auto"/>
                  </w:divBdr>
                  <w:divsChild>
                    <w:div w:id="228924872">
                      <w:marLeft w:val="0"/>
                      <w:marRight w:val="0"/>
                      <w:marTop w:val="0"/>
                      <w:marBottom w:val="90"/>
                      <w:divBdr>
                        <w:top w:val="none" w:sz="0" w:space="0" w:color="auto"/>
                        <w:left w:val="none" w:sz="0" w:space="0" w:color="auto"/>
                        <w:bottom w:val="none" w:sz="0" w:space="0" w:color="auto"/>
                        <w:right w:val="none" w:sz="0" w:space="0" w:color="auto"/>
                      </w:divBdr>
                      <w:divsChild>
                        <w:div w:id="1932157826">
                          <w:marLeft w:val="0"/>
                          <w:marRight w:val="0"/>
                          <w:marTop w:val="0"/>
                          <w:marBottom w:val="0"/>
                          <w:divBdr>
                            <w:top w:val="none" w:sz="0" w:space="0" w:color="auto"/>
                            <w:left w:val="none" w:sz="0" w:space="0" w:color="auto"/>
                            <w:bottom w:val="none" w:sz="0" w:space="0" w:color="auto"/>
                            <w:right w:val="none" w:sz="0" w:space="0" w:color="auto"/>
                          </w:divBdr>
                          <w:divsChild>
                            <w:div w:id="1126463703">
                              <w:marLeft w:val="0"/>
                              <w:marRight w:val="0"/>
                              <w:marTop w:val="0"/>
                              <w:marBottom w:val="0"/>
                              <w:divBdr>
                                <w:top w:val="none" w:sz="0" w:space="0" w:color="auto"/>
                                <w:left w:val="none" w:sz="0" w:space="0" w:color="auto"/>
                                <w:bottom w:val="none" w:sz="0" w:space="0" w:color="auto"/>
                                <w:right w:val="none" w:sz="0" w:space="0" w:color="auto"/>
                              </w:divBdr>
                              <w:divsChild>
                                <w:div w:id="504980335">
                                  <w:marLeft w:val="0"/>
                                  <w:marRight w:val="0"/>
                                  <w:marTop w:val="0"/>
                                  <w:marBottom w:val="0"/>
                                  <w:divBdr>
                                    <w:top w:val="none" w:sz="0" w:space="0" w:color="auto"/>
                                    <w:left w:val="none" w:sz="0" w:space="0" w:color="auto"/>
                                    <w:bottom w:val="none" w:sz="0" w:space="0" w:color="auto"/>
                                    <w:right w:val="none" w:sz="0" w:space="0" w:color="auto"/>
                                  </w:divBdr>
                                  <w:divsChild>
                                    <w:div w:id="11684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735316">
          <w:marLeft w:val="0"/>
          <w:marRight w:val="0"/>
          <w:marTop w:val="240"/>
          <w:marBottom w:val="0"/>
          <w:divBdr>
            <w:top w:val="none" w:sz="0" w:space="0" w:color="auto"/>
            <w:left w:val="none" w:sz="0" w:space="0" w:color="auto"/>
            <w:bottom w:val="none" w:sz="0" w:space="0" w:color="auto"/>
            <w:right w:val="none" w:sz="0" w:space="0" w:color="auto"/>
          </w:divBdr>
          <w:divsChild>
            <w:div w:id="472404716">
              <w:marLeft w:val="0"/>
              <w:marRight w:val="0"/>
              <w:marTop w:val="0"/>
              <w:marBottom w:val="0"/>
              <w:divBdr>
                <w:top w:val="none" w:sz="0" w:space="0" w:color="auto"/>
                <w:left w:val="none" w:sz="0" w:space="0" w:color="auto"/>
                <w:bottom w:val="none" w:sz="0" w:space="0" w:color="auto"/>
                <w:right w:val="none" w:sz="0" w:space="0" w:color="auto"/>
              </w:divBdr>
              <w:divsChild>
                <w:div w:id="59527808">
                  <w:marLeft w:val="0"/>
                  <w:marRight w:val="0"/>
                  <w:marTop w:val="0"/>
                  <w:marBottom w:val="0"/>
                  <w:divBdr>
                    <w:top w:val="none" w:sz="0" w:space="0" w:color="auto"/>
                    <w:left w:val="none" w:sz="0" w:space="0" w:color="auto"/>
                    <w:bottom w:val="none" w:sz="0" w:space="0" w:color="auto"/>
                    <w:right w:val="none" w:sz="0" w:space="0" w:color="auto"/>
                  </w:divBdr>
                  <w:divsChild>
                    <w:div w:id="1167938279">
                      <w:marLeft w:val="0"/>
                      <w:marRight w:val="0"/>
                      <w:marTop w:val="0"/>
                      <w:marBottom w:val="0"/>
                      <w:divBdr>
                        <w:top w:val="none" w:sz="0" w:space="0" w:color="auto"/>
                        <w:left w:val="none" w:sz="0" w:space="0" w:color="auto"/>
                        <w:bottom w:val="none" w:sz="0" w:space="0" w:color="auto"/>
                        <w:right w:val="none" w:sz="0" w:space="0" w:color="auto"/>
                      </w:divBdr>
                      <w:divsChild>
                        <w:div w:id="1932615628">
                          <w:marLeft w:val="0"/>
                          <w:marRight w:val="0"/>
                          <w:marTop w:val="0"/>
                          <w:marBottom w:val="0"/>
                          <w:divBdr>
                            <w:top w:val="none" w:sz="0" w:space="0" w:color="auto"/>
                            <w:left w:val="none" w:sz="0" w:space="0" w:color="auto"/>
                            <w:bottom w:val="none" w:sz="0" w:space="0" w:color="auto"/>
                            <w:right w:val="none" w:sz="0" w:space="0" w:color="auto"/>
                          </w:divBdr>
                          <w:divsChild>
                            <w:div w:id="1437865625">
                              <w:marLeft w:val="0"/>
                              <w:marRight w:val="0"/>
                              <w:marTop w:val="0"/>
                              <w:marBottom w:val="0"/>
                              <w:divBdr>
                                <w:top w:val="none" w:sz="0" w:space="0" w:color="auto"/>
                                <w:left w:val="none" w:sz="0" w:space="0" w:color="auto"/>
                                <w:bottom w:val="none" w:sz="0" w:space="0" w:color="auto"/>
                                <w:right w:val="none" w:sz="0" w:space="0" w:color="auto"/>
                              </w:divBdr>
                              <w:divsChild>
                                <w:div w:id="7118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435525">
      <w:bodyDiv w:val="1"/>
      <w:marLeft w:val="0"/>
      <w:marRight w:val="0"/>
      <w:marTop w:val="0"/>
      <w:marBottom w:val="0"/>
      <w:divBdr>
        <w:top w:val="none" w:sz="0" w:space="0" w:color="auto"/>
        <w:left w:val="none" w:sz="0" w:space="0" w:color="auto"/>
        <w:bottom w:val="none" w:sz="0" w:space="0" w:color="auto"/>
        <w:right w:val="none" w:sz="0" w:space="0" w:color="auto"/>
      </w:divBdr>
      <w:divsChild>
        <w:div w:id="799614447">
          <w:marLeft w:val="0"/>
          <w:marRight w:val="0"/>
          <w:marTop w:val="0"/>
          <w:marBottom w:val="0"/>
          <w:divBdr>
            <w:top w:val="none" w:sz="0" w:space="0" w:color="auto"/>
            <w:left w:val="none" w:sz="0" w:space="0" w:color="auto"/>
            <w:bottom w:val="none" w:sz="0" w:space="0" w:color="auto"/>
            <w:right w:val="none" w:sz="0" w:space="0" w:color="auto"/>
          </w:divBdr>
          <w:divsChild>
            <w:div w:id="974290103">
              <w:marLeft w:val="0"/>
              <w:marRight w:val="0"/>
              <w:marTop w:val="0"/>
              <w:marBottom w:val="0"/>
              <w:divBdr>
                <w:top w:val="none" w:sz="0" w:space="0" w:color="auto"/>
                <w:left w:val="none" w:sz="0" w:space="0" w:color="auto"/>
                <w:bottom w:val="none" w:sz="0" w:space="0" w:color="auto"/>
                <w:right w:val="none" w:sz="0" w:space="0" w:color="auto"/>
              </w:divBdr>
              <w:divsChild>
                <w:div w:id="2132438565">
                  <w:marLeft w:val="0"/>
                  <w:marRight w:val="0"/>
                  <w:marTop w:val="0"/>
                  <w:marBottom w:val="0"/>
                  <w:divBdr>
                    <w:top w:val="none" w:sz="0" w:space="0" w:color="auto"/>
                    <w:left w:val="none" w:sz="0" w:space="0" w:color="auto"/>
                    <w:bottom w:val="none" w:sz="0" w:space="0" w:color="auto"/>
                    <w:right w:val="none" w:sz="0" w:space="0" w:color="auto"/>
                  </w:divBdr>
                  <w:divsChild>
                    <w:div w:id="760683895">
                      <w:marLeft w:val="0"/>
                      <w:marRight w:val="0"/>
                      <w:marTop w:val="0"/>
                      <w:marBottom w:val="0"/>
                      <w:divBdr>
                        <w:top w:val="none" w:sz="0" w:space="0" w:color="auto"/>
                        <w:left w:val="none" w:sz="0" w:space="0" w:color="auto"/>
                        <w:bottom w:val="none" w:sz="0" w:space="0" w:color="auto"/>
                        <w:right w:val="none" w:sz="0" w:space="0" w:color="auto"/>
                      </w:divBdr>
                      <w:divsChild>
                        <w:div w:id="1988315609">
                          <w:marLeft w:val="0"/>
                          <w:marRight w:val="0"/>
                          <w:marTop w:val="0"/>
                          <w:marBottom w:val="0"/>
                          <w:divBdr>
                            <w:top w:val="none" w:sz="0" w:space="0" w:color="auto"/>
                            <w:left w:val="none" w:sz="0" w:space="0" w:color="auto"/>
                            <w:bottom w:val="none" w:sz="0" w:space="0" w:color="auto"/>
                            <w:right w:val="none" w:sz="0" w:space="0" w:color="auto"/>
                          </w:divBdr>
                          <w:divsChild>
                            <w:div w:id="1723139829">
                              <w:marLeft w:val="0"/>
                              <w:marRight w:val="0"/>
                              <w:marTop w:val="0"/>
                              <w:marBottom w:val="0"/>
                              <w:divBdr>
                                <w:top w:val="none" w:sz="0" w:space="0" w:color="auto"/>
                                <w:left w:val="none" w:sz="0" w:space="0" w:color="auto"/>
                                <w:bottom w:val="none" w:sz="0" w:space="0" w:color="auto"/>
                                <w:right w:val="none" w:sz="0" w:space="0" w:color="auto"/>
                              </w:divBdr>
                              <w:divsChild>
                                <w:div w:id="840199662">
                                  <w:marLeft w:val="0"/>
                                  <w:marRight w:val="0"/>
                                  <w:marTop w:val="0"/>
                                  <w:marBottom w:val="0"/>
                                  <w:divBdr>
                                    <w:top w:val="none" w:sz="0" w:space="0" w:color="auto"/>
                                    <w:left w:val="none" w:sz="0" w:space="0" w:color="auto"/>
                                    <w:bottom w:val="none" w:sz="0" w:space="0" w:color="auto"/>
                                    <w:right w:val="none" w:sz="0" w:space="0" w:color="auto"/>
                                  </w:divBdr>
                                  <w:divsChild>
                                    <w:div w:id="1520582555">
                                      <w:marLeft w:val="0"/>
                                      <w:marRight w:val="0"/>
                                      <w:marTop w:val="0"/>
                                      <w:marBottom w:val="0"/>
                                      <w:divBdr>
                                        <w:top w:val="none" w:sz="0" w:space="0" w:color="auto"/>
                                        <w:left w:val="none" w:sz="0" w:space="0" w:color="auto"/>
                                        <w:bottom w:val="none" w:sz="0" w:space="0" w:color="auto"/>
                                        <w:right w:val="none" w:sz="0" w:space="0" w:color="auto"/>
                                      </w:divBdr>
                                      <w:divsChild>
                                        <w:div w:id="443505502">
                                          <w:marLeft w:val="0"/>
                                          <w:marRight w:val="0"/>
                                          <w:marTop w:val="0"/>
                                          <w:marBottom w:val="75"/>
                                          <w:divBdr>
                                            <w:top w:val="none" w:sz="0" w:space="0" w:color="auto"/>
                                            <w:left w:val="none" w:sz="0" w:space="0" w:color="auto"/>
                                            <w:bottom w:val="none" w:sz="0" w:space="0" w:color="auto"/>
                                            <w:right w:val="none" w:sz="0" w:space="0" w:color="auto"/>
                                          </w:divBdr>
                                          <w:divsChild>
                                            <w:div w:id="1776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45594">
                                  <w:marLeft w:val="0"/>
                                  <w:marRight w:val="0"/>
                                  <w:marTop w:val="0"/>
                                  <w:marBottom w:val="0"/>
                                  <w:divBdr>
                                    <w:top w:val="none" w:sz="0" w:space="0" w:color="auto"/>
                                    <w:left w:val="none" w:sz="0" w:space="0" w:color="auto"/>
                                    <w:bottom w:val="none" w:sz="0" w:space="0" w:color="auto"/>
                                    <w:right w:val="none" w:sz="0" w:space="0" w:color="auto"/>
                                  </w:divBdr>
                                  <w:divsChild>
                                    <w:div w:id="151553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046308">
                  <w:marLeft w:val="0"/>
                  <w:marRight w:val="0"/>
                  <w:marTop w:val="225"/>
                  <w:marBottom w:val="0"/>
                  <w:divBdr>
                    <w:top w:val="none" w:sz="0" w:space="0" w:color="auto"/>
                    <w:left w:val="none" w:sz="0" w:space="0" w:color="auto"/>
                    <w:bottom w:val="none" w:sz="0" w:space="0" w:color="auto"/>
                    <w:right w:val="none" w:sz="0" w:space="0" w:color="auto"/>
                  </w:divBdr>
                  <w:divsChild>
                    <w:div w:id="110365302">
                      <w:marLeft w:val="0"/>
                      <w:marRight w:val="0"/>
                      <w:marTop w:val="0"/>
                      <w:marBottom w:val="90"/>
                      <w:divBdr>
                        <w:top w:val="none" w:sz="0" w:space="0" w:color="auto"/>
                        <w:left w:val="none" w:sz="0" w:space="0" w:color="auto"/>
                        <w:bottom w:val="none" w:sz="0" w:space="0" w:color="auto"/>
                        <w:right w:val="none" w:sz="0" w:space="0" w:color="auto"/>
                      </w:divBdr>
                      <w:divsChild>
                        <w:div w:id="28723762">
                          <w:marLeft w:val="0"/>
                          <w:marRight w:val="0"/>
                          <w:marTop w:val="0"/>
                          <w:marBottom w:val="0"/>
                          <w:divBdr>
                            <w:top w:val="none" w:sz="0" w:space="0" w:color="auto"/>
                            <w:left w:val="none" w:sz="0" w:space="0" w:color="auto"/>
                            <w:bottom w:val="none" w:sz="0" w:space="0" w:color="auto"/>
                            <w:right w:val="none" w:sz="0" w:space="0" w:color="auto"/>
                          </w:divBdr>
                          <w:divsChild>
                            <w:div w:id="1713656544">
                              <w:marLeft w:val="0"/>
                              <w:marRight w:val="0"/>
                              <w:marTop w:val="0"/>
                              <w:marBottom w:val="0"/>
                              <w:divBdr>
                                <w:top w:val="none" w:sz="0" w:space="0" w:color="auto"/>
                                <w:left w:val="none" w:sz="0" w:space="0" w:color="auto"/>
                                <w:bottom w:val="none" w:sz="0" w:space="0" w:color="auto"/>
                                <w:right w:val="none" w:sz="0" w:space="0" w:color="auto"/>
                              </w:divBdr>
                              <w:divsChild>
                                <w:div w:id="119492786">
                                  <w:marLeft w:val="0"/>
                                  <w:marRight w:val="0"/>
                                  <w:marTop w:val="0"/>
                                  <w:marBottom w:val="0"/>
                                  <w:divBdr>
                                    <w:top w:val="none" w:sz="0" w:space="0" w:color="auto"/>
                                    <w:left w:val="none" w:sz="0" w:space="0" w:color="auto"/>
                                    <w:bottom w:val="none" w:sz="0" w:space="0" w:color="auto"/>
                                    <w:right w:val="none" w:sz="0" w:space="0" w:color="auto"/>
                                  </w:divBdr>
                                  <w:divsChild>
                                    <w:div w:id="49172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341359">
          <w:marLeft w:val="0"/>
          <w:marRight w:val="0"/>
          <w:marTop w:val="240"/>
          <w:marBottom w:val="0"/>
          <w:divBdr>
            <w:top w:val="none" w:sz="0" w:space="0" w:color="auto"/>
            <w:left w:val="none" w:sz="0" w:space="0" w:color="auto"/>
            <w:bottom w:val="none" w:sz="0" w:space="0" w:color="auto"/>
            <w:right w:val="none" w:sz="0" w:space="0" w:color="auto"/>
          </w:divBdr>
          <w:divsChild>
            <w:div w:id="1721518359">
              <w:marLeft w:val="0"/>
              <w:marRight w:val="0"/>
              <w:marTop w:val="0"/>
              <w:marBottom w:val="0"/>
              <w:divBdr>
                <w:top w:val="none" w:sz="0" w:space="0" w:color="auto"/>
                <w:left w:val="none" w:sz="0" w:space="0" w:color="auto"/>
                <w:bottom w:val="none" w:sz="0" w:space="0" w:color="auto"/>
                <w:right w:val="none" w:sz="0" w:space="0" w:color="auto"/>
              </w:divBdr>
              <w:divsChild>
                <w:div w:id="339964268">
                  <w:marLeft w:val="0"/>
                  <w:marRight w:val="0"/>
                  <w:marTop w:val="0"/>
                  <w:marBottom w:val="0"/>
                  <w:divBdr>
                    <w:top w:val="none" w:sz="0" w:space="0" w:color="auto"/>
                    <w:left w:val="none" w:sz="0" w:space="0" w:color="auto"/>
                    <w:bottom w:val="none" w:sz="0" w:space="0" w:color="auto"/>
                    <w:right w:val="none" w:sz="0" w:space="0" w:color="auto"/>
                  </w:divBdr>
                  <w:divsChild>
                    <w:div w:id="2013335267">
                      <w:marLeft w:val="0"/>
                      <w:marRight w:val="0"/>
                      <w:marTop w:val="0"/>
                      <w:marBottom w:val="0"/>
                      <w:divBdr>
                        <w:top w:val="none" w:sz="0" w:space="0" w:color="auto"/>
                        <w:left w:val="none" w:sz="0" w:space="0" w:color="auto"/>
                        <w:bottom w:val="none" w:sz="0" w:space="0" w:color="auto"/>
                        <w:right w:val="none" w:sz="0" w:space="0" w:color="auto"/>
                      </w:divBdr>
                      <w:divsChild>
                        <w:div w:id="1583638979">
                          <w:marLeft w:val="0"/>
                          <w:marRight w:val="0"/>
                          <w:marTop w:val="0"/>
                          <w:marBottom w:val="0"/>
                          <w:divBdr>
                            <w:top w:val="none" w:sz="0" w:space="0" w:color="auto"/>
                            <w:left w:val="none" w:sz="0" w:space="0" w:color="auto"/>
                            <w:bottom w:val="none" w:sz="0" w:space="0" w:color="auto"/>
                            <w:right w:val="none" w:sz="0" w:space="0" w:color="auto"/>
                          </w:divBdr>
                          <w:divsChild>
                            <w:div w:id="1527716955">
                              <w:marLeft w:val="0"/>
                              <w:marRight w:val="0"/>
                              <w:marTop w:val="0"/>
                              <w:marBottom w:val="0"/>
                              <w:divBdr>
                                <w:top w:val="none" w:sz="0" w:space="0" w:color="auto"/>
                                <w:left w:val="none" w:sz="0" w:space="0" w:color="auto"/>
                                <w:bottom w:val="none" w:sz="0" w:space="0" w:color="auto"/>
                                <w:right w:val="none" w:sz="0" w:space="0" w:color="auto"/>
                              </w:divBdr>
                              <w:divsChild>
                                <w:div w:id="14482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888373">
      <w:bodyDiv w:val="1"/>
      <w:marLeft w:val="0"/>
      <w:marRight w:val="0"/>
      <w:marTop w:val="0"/>
      <w:marBottom w:val="0"/>
      <w:divBdr>
        <w:top w:val="none" w:sz="0" w:space="0" w:color="auto"/>
        <w:left w:val="none" w:sz="0" w:space="0" w:color="auto"/>
        <w:bottom w:val="none" w:sz="0" w:space="0" w:color="auto"/>
        <w:right w:val="none" w:sz="0" w:space="0" w:color="auto"/>
      </w:divBdr>
      <w:divsChild>
        <w:div w:id="810442931">
          <w:marLeft w:val="0"/>
          <w:marRight w:val="0"/>
          <w:marTop w:val="0"/>
          <w:marBottom w:val="0"/>
          <w:divBdr>
            <w:top w:val="none" w:sz="0" w:space="0" w:color="auto"/>
            <w:left w:val="none" w:sz="0" w:space="0" w:color="auto"/>
            <w:bottom w:val="none" w:sz="0" w:space="0" w:color="auto"/>
            <w:right w:val="none" w:sz="0" w:space="0" w:color="auto"/>
          </w:divBdr>
          <w:divsChild>
            <w:div w:id="1357853063">
              <w:marLeft w:val="0"/>
              <w:marRight w:val="0"/>
              <w:marTop w:val="0"/>
              <w:marBottom w:val="0"/>
              <w:divBdr>
                <w:top w:val="none" w:sz="0" w:space="0" w:color="auto"/>
                <w:left w:val="none" w:sz="0" w:space="0" w:color="auto"/>
                <w:bottom w:val="none" w:sz="0" w:space="0" w:color="auto"/>
                <w:right w:val="none" w:sz="0" w:space="0" w:color="auto"/>
              </w:divBdr>
              <w:divsChild>
                <w:div w:id="1342859242">
                  <w:marLeft w:val="0"/>
                  <w:marRight w:val="0"/>
                  <w:marTop w:val="0"/>
                  <w:marBottom w:val="0"/>
                  <w:divBdr>
                    <w:top w:val="none" w:sz="0" w:space="0" w:color="auto"/>
                    <w:left w:val="none" w:sz="0" w:space="0" w:color="auto"/>
                    <w:bottom w:val="none" w:sz="0" w:space="0" w:color="auto"/>
                    <w:right w:val="none" w:sz="0" w:space="0" w:color="auto"/>
                  </w:divBdr>
                  <w:divsChild>
                    <w:div w:id="1177622925">
                      <w:marLeft w:val="0"/>
                      <w:marRight w:val="0"/>
                      <w:marTop w:val="0"/>
                      <w:marBottom w:val="0"/>
                      <w:divBdr>
                        <w:top w:val="none" w:sz="0" w:space="0" w:color="auto"/>
                        <w:left w:val="none" w:sz="0" w:space="0" w:color="auto"/>
                        <w:bottom w:val="none" w:sz="0" w:space="0" w:color="auto"/>
                        <w:right w:val="none" w:sz="0" w:space="0" w:color="auto"/>
                      </w:divBdr>
                      <w:divsChild>
                        <w:div w:id="520584126">
                          <w:marLeft w:val="0"/>
                          <w:marRight w:val="0"/>
                          <w:marTop w:val="0"/>
                          <w:marBottom w:val="0"/>
                          <w:divBdr>
                            <w:top w:val="none" w:sz="0" w:space="0" w:color="auto"/>
                            <w:left w:val="none" w:sz="0" w:space="0" w:color="auto"/>
                            <w:bottom w:val="none" w:sz="0" w:space="0" w:color="auto"/>
                            <w:right w:val="none" w:sz="0" w:space="0" w:color="auto"/>
                          </w:divBdr>
                          <w:divsChild>
                            <w:div w:id="482350613">
                              <w:marLeft w:val="0"/>
                              <w:marRight w:val="0"/>
                              <w:marTop w:val="0"/>
                              <w:marBottom w:val="0"/>
                              <w:divBdr>
                                <w:top w:val="none" w:sz="0" w:space="0" w:color="auto"/>
                                <w:left w:val="none" w:sz="0" w:space="0" w:color="auto"/>
                                <w:bottom w:val="none" w:sz="0" w:space="0" w:color="auto"/>
                                <w:right w:val="none" w:sz="0" w:space="0" w:color="auto"/>
                              </w:divBdr>
                              <w:divsChild>
                                <w:div w:id="157812496">
                                  <w:marLeft w:val="0"/>
                                  <w:marRight w:val="0"/>
                                  <w:marTop w:val="0"/>
                                  <w:marBottom w:val="0"/>
                                  <w:divBdr>
                                    <w:top w:val="none" w:sz="0" w:space="0" w:color="auto"/>
                                    <w:left w:val="none" w:sz="0" w:space="0" w:color="auto"/>
                                    <w:bottom w:val="none" w:sz="0" w:space="0" w:color="auto"/>
                                    <w:right w:val="none" w:sz="0" w:space="0" w:color="auto"/>
                                  </w:divBdr>
                                  <w:divsChild>
                                    <w:div w:id="2038312703">
                                      <w:marLeft w:val="0"/>
                                      <w:marRight w:val="0"/>
                                      <w:marTop w:val="0"/>
                                      <w:marBottom w:val="0"/>
                                      <w:divBdr>
                                        <w:top w:val="none" w:sz="0" w:space="0" w:color="auto"/>
                                        <w:left w:val="none" w:sz="0" w:space="0" w:color="auto"/>
                                        <w:bottom w:val="none" w:sz="0" w:space="0" w:color="auto"/>
                                        <w:right w:val="none" w:sz="0" w:space="0" w:color="auto"/>
                                      </w:divBdr>
                                      <w:divsChild>
                                        <w:div w:id="459109584">
                                          <w:marLeft w:val="0"/>
                                          <w:marRight w:val="0"/>
                                          <w:marTop w:val="0"/>
                                          <w:marBottom w:val="75"/>
                                          <w:divBdr>
                                            <w:top w:val="none" w:sz="0" w:space="0" w:color="auto"/>
                                            <w:left w:val="none" w:sz="0" w:space="0" w:color="auto"/>
                                            <w:bottom w:val="none" w:sz="0" w:space="0" w:color="auto"/>
                                            <w:right w:val="none" w:sz="0" w:space="0" w:color="auto"/>
                                          </w:divBdr>
                                          <w:divsChild>
                                            <w:div w:id="3799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9552">
                                  <w:marLeft w:val="0"/>
                                  <w:marRight w:val="0"/>
                                  <w:marTop w:val="0"/>
                                  <w:marBottom w:val="0"/>
                                  <w:divBdr>
                                    <w:top w:val="none" w:sz="0" w:space="0" w:color="auto"/>
                                    <w:left w:val="none" w:sz="0" w:space="0" w:color="auto"/>
                                    <w:bottom w:val="none" w:sz="0" w:space="0" w:color="auto"/>
                                    <w:right w:val="none" w:sz="0" w:space="0" w:color="auto"/>
                                  </w:divBdr>
                                  <w:divsChild>
                                    <w:div w:id="1344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682620">
                  <w:marLeft w:val="0"/>
                  <w:marRight w:val="0"/>
                  <w:marTop w:val="225"/>
                  <w:marBottom w:val="0"/>
                  <w:divBdr>
                    <w:top w:val="none" w:sz="0" w:space="0" w:color="auto"/>
                    <w:left w:val="none" w:sz="0" w:space="0" w:color="auto"/>
                    <w:bottom w:val="none" w:sz="0" w:space="0" w:color="auto"/>
                    <w:right w:val="none" w:sz="0" w:space="0" w:color="auto"/>
                  </w:divBdr>
                  <w:divsChild>
                    <w:div w:id="1740400248">
                      <w:marLeft w:val="0"/>
                      <w:marRight w:val="0"/>
                      <w:marTop w:val="0"/>
                      <w:marBottom w:val="90"/>
                      <w:divBdr>
                        <w:top w:val="none" w:sz="0" w:space="0" w:color="auto"/>
                        <w:left w:val="none" w:sz="0" w:space="0" w:color="auto"/>
                        <w:bottom w:val="none" w:sz="0" w:space="0" w:color="auto"/>
                        <w:right w:val="none" w:sz="0" w:space="0" w:color="auto"/>
                      </w:divBdr>
                      <w:divsChild>
                        <w:div w:id="65232348">
                          <w:marLeft w:val="0"/>
                          <w:marRight w:val="0"/>
                          <w:marTop w:val="0"/>
                          <w:marBottom w:val="0"/>
                          <w:divBdr>
                            <w:top w:val="none" w:sz="0" w:space="0" w:color="auto"/>
                            <w:left w:val="none" w:sz="0" w:space="0" w:color="auto"/>
                            <w:bottom w:val="none" w:sz="0" w:space="0" w:color="auto"/>
                            <w:right w:val="none" w:sz="0" w:space="0" w:color="auto"/>
                          </w:divBdr>
                          <w:divsChild>
                            <w:div w:id="1187253315">
                              <w:marLeft w:val="0"/>
                              <w:marRight w:val="0"/>
                              <w:marTop w:val="0"/>
                              <w:marBottom w:val="0"/>
                              <w:divBdr>
                                <w:top w:val="none" w:sz="0" w:space="0" w:color="auto"/>
                                <w:left w:val="none" w:sz="0" w:space="0" w:color="auto"/>
                                <w:bottom w:val="none" w:sz="0" w:space="0" w:color="auto"/>
                                <w:right w:val="none" w:sz="0" w:space="0" w:color="auto"/>
                              </w:divBdr>
                              <w:divsChild>
                                <w:div w:id="1561746030">
                                  <w:marLeft w:val="0"/>
                                  <w:marRight w:val="0"/>
                                  <w:marTop w:val="0"/>
                                  <w:marBottom w:val="0"/>
                                  <w:divBdr>
                                    <w:top w:val="none" w:sz="0" w:space="0" w:color="auto"/>
                                    <w:left w:val="none" w:sz="0" w:space="0" w:color="auto"/>
                                    <w:bottom w:val="none" w:sz="0" w:space="0" w:color="auto"/>
                                    <w:right w:val="none" w:sz="0" w:space="0" w:color="auto"/>
                                  </w:divBdr>
                                  <w:divsChild>
                                    <w:div w:id="8035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360518">
          <w:marLeft w:val="0"/>
          <w:marRight w:val="0"/>
          <w:marTop w:val="240"/>
          <w:marBottom w:val="0"/>
          <w:divBdr>
            <w:top w:val="none" w:sz="0" w:space="0" w:color="auto"/>
            <w:left w:val="none" w:sz="0" w:space="0" w:color="auto"/>
            <w:bottom w:val="none" w:sz="0" w:space="0" w:color="auto"/>
            <w:right w:val="none" w:sz="0" w:space="0" w:color="auto"/>
          </w:divBdr>
          <w:divsChild>
            <w:div w:id="2127310445">
              <w:marLeft w:val="0"/>
              <w:marRight w:val="0"/>
              <w:marTop w:val="0"/>
              <w:marBottom w:val="0"/>
              <w:divBdr>
                <w:top w:val="none" w:sz="0" w:space="0" w:color="auto"/>
                <w:left w:val="none" w:sz="0" w:space="0" w:color="auto"/>
                <w:bottom w:val="none" w:sz="0" w:space="0" w:color="auto"/>
                <w:right w:val="none" w:sz="0" w:space="0" w:color="auto"/>
              </w:divBdr>
              <w:divsChild>
                <w:div w:id="596719366">
                  <w:marLeft w:val="0"/>
                  <w:marRight w:val="0"/>
                  <w:marTop w:val="0"/>
                  <w:marBottom w:val="0"/>
                  <w:divBdr>
                    <w:top w:val="none" w:sz="0" w:space="0" w:color="auto"/>
                    <w:left w:val="none" w:sz="0" w:space="0" w:color="auto"/>
                    <w:bottom w:val="none" w:sz="0" w:space="0" w:color="auto"/>
                    <w:right w:val="none" w:sz="0" w:space="0" w:color="auto"/>
                  </w:divBdr>
                  <w:divsChild>
                    <w:div w:id="1411074568">
                      <w:marLeft w:val="0"/>
                      <w:marRight w:val="0"/>
                      <w:marTop w:val="0"/>
                      <w:marBottom w:val="0"/>
                      <w:divBdr>
                        <w:top w:val="none" w:sz="0" w:space="0" w:color="auto"/>
                        <w:left w:val="none" w:sz="0" w:space="0" w:color="auto"/>
                        <w:bottom w:val="none" w:sz="0" w:space="0" w:color="auto"/>
                        <w:right w:val="none" w:sz="0" w:space="0" w:color="auto"/>
                      </w:divBdr>
                      <w:divsChild>
                        <w:div w:id="762799700">
                          <w:marLeft w:val="0"/>
                          <w:marRight w:val="0"/>
                          <w:marTop w:val="0"/>
                          <w:marBottom w:val="0"/>
                          <w:divBdr>
                            <w:top w:val="none" w:sz="0" w:space="0" w:color="auto"/>
                            <w:left w:val="none" w:sz="0" w:space="0" w:color="auto"/>
                            <w:bottom w:val="none" w:sz="0" w:space="0" w:color="auto"/>
                            <w:right w:val="none" w:sz="0" w:space="0" w:color="auto"/>
                          </w:divBdr>
                          <w:divsChild>
                            <w:div w:id="2147158411">
                              <w:marLeft w:val="0"/>
                              <w:marRight w:val="0"/>
                              <w:marTop w:val="0"/>
                              <w:marBottom w:val="0"/>
                              <w:divBdr>
                                <w:top w:val="none" w:sz="0" w:space="0" w:color="auto"/>
                                <w:left w:val="none" w:sz="0" w:space="0" w:color="auto"/>
                                <w:bottom w:val="none" w:sz="0" w:space="0" w:color="auto"/>
                                <w:right w:val="none" w:sz="0" w:space="0" w:color="auto"/>
                              </w:divBdr>
                              <w:divsChild>
                                <w:div w:id="57941875">
                                  <w:marLeft w:val="0"/>
                                  <w:marRight w:val="0"/>
                                  <w:marTop w:val="0"/>
                                  <w:marBottom w:val="0"/>
                                  <w:divBdr>
                                    <w:top w:val="none" w:sz="0" w:space="0" w:color="auto"/>
                                    <w:left w:val="none" w:sz="0" w:space="0" w:color="auto"/>
                                    <w:bottom w:val="none" w:sz="0" w:space="0" w:color="auto"/>
                                    <w:right w:val="none" w:sz="0" w:space="0" w:color="auto"/>
                                  </w:divBdr>
                                  <w:divsChild>
                                    <w:div w:id="17880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104566">
      <w:bodyDiv w:val="1"/>
      <w:marLeft w:val="0"/>
      <w:marRight w:val="0"/>
      <w:marTop w:val="0"/>
      <w:marBottom w:val="0"/>
      <w:divBdr>
        <w:top w:val="none" w:sz="0" w:space="0" w:color="auto"/>
        <w:left w:val="none" w:sz="0" w:space="0" w:color="auto"/>
        <w:bottom w:val="none" w:sz="0" w:space="0" w:color="auto"/>
        <w:right w:val="none" w:sz="0" w:space="0" w:color="auto"/>
      </w:divBdr>
      <w:divsChild>
        <w:div w:id="1109155850">
          <w:marLeft w:val="0"/>
          <w:marRight w:val="0"/>
          <w:marTop w:val="0"/>
          <w:marBottom w:val="0"/>
          <w:divBdr>
            <w:top w:val="none" w:sz="0" w:space="0" w:color="auto"/>
            <w:left w:val="none" w:sz="0" w:space="0" w:color="auto"/>
            <w:bottom w:val="none" w:sz="0" w:space="0" w:color="auto"/>
            <w:right w:val="none" w:sz="0" w:space="0" w:color="auto"/>
          </w:divBdr>
          <w:divsChild>
            <w:div w:id="308216567">
              <w:marLeft w:val="0"/>
              <w:marRight w:val="0"/>
              <w:marTop w:val="0"/>
              <w:marBottom w:val="0"/>
              <w:divBdr>
                <w:top w:val="none" w:sz="0" w:space="0" w:color="auto"/>
                <w:left w:val="none" w:sz="0" w:space="0" w:color="auto"/>
                <w:bottom w:val="none" w:sz="0" w:space="0" w:color="auto"/>
                <w:right w:val="none" w:sz="0" w:space="0" w:color="auto"/>
              </w:divBdr>
              <w:divsChild>
                <w:div w:id="1884975253">
                  <w:marLeft w:val="0"/>
                  <w:marRight w:val="0"/>
                  <w:marTop w:val="0"/>
                  <w:marBottom w:val="0"/>
                  <w:divBdr>
                    <w:top w:val="none" w:sz="0" w:space="0" w:color="auto"/>
                    <w:left w:val="none" w:sz="0" w:space="0" w:color="auto"/>
                    <w:bottom w:val="none" w:sz="0" w:space="0" w:color="auto"/>
                    <w:right w:val="none" w:sz="0" w:space="0" w:color="auto"/>
                  </w:divBdr>
                  <w:divsChild>
                    <w:div w:id="796221853">
                      <w:marLeft w:val="0"/>
                      <w:marRight w:val="0"/>
                      <w:marTop w:val="0"/>
                      <w:marBottom w:val="0"/>
                      <w:divBdr>
                        <w:top w:val="none" w:sz="0" w:space="0" w:color="auto"/>
                        <w:left w:val="none" w:sz="0" w:space="0" w:color="auto"/>
                        <w:bottom w:val="none" w:sz="0" w:space="0" w:color="auto"/>
                        <w:right w:val="none" w:sz="0" w:space="0" w:color="auto"/>
                      </w:divBdr>
                      <w:divsChild>
                        <w:div w:id="2033140488">
                          <w:marLeft w:val="0"/>
                          <w:marRight w:val="0"/>
                          <w:marTop w:val="0"/>
                          <w:marBottom w:val="0"/>
                          <w:divBdr>
                            <w:top w:val="none" w:sz="0" w:space="0" w:color="auto"/>
                            <w:left w:val="none" w:sz="0" w:space="0" w:color="auto"/>
                            <w:bottom w:val="none" w:sz="0" w:space="0" w:color="auto"/>
                            <w:right w:val="none" w:sz="0" w:space="0" w:color="auto"/>
                          </w:divBdr>
                          <w:divsChild>
                            <w:div w:id="132064679">
                              <w:marLeft w:val="0"/>
                              <w:marRight w:val="0"/>
                              <w:marTop w:val="0"/>
                              <w:marBottom w:val="0"/>
                              <w:divBdr>
                                <w:top w:val="none" w:sz="0" w:space="0" w:color="auto"/>
                                <w:left w:val="none" w:sz="0" w:space="0" w:color="auto"/>
                                <w:bottom w:val="none" w:sz="0" w:space="0" w:color="auto"/>
                                <w:right w:val="none" w:sz="0" w:space="0" w:color="auto"/>
                              </w:divBdr>
                              <w:divsChild>
                                <w:div w:id="507866579">
                                  <w:marLeft w:val="0"/>
                                  <w:marRight w:val="0"/>
                                  <w:marTop w:val="0"/>
                                  <w:marBottom w:val="0"/>
                                  <w:divBdr>
                                    <w:top w:val="none" w:sz="0" w:space="0" w:color="auto"/>
                                    <w:left w:val="none" w:sz="0" w:space="0" w:color="auto"/>
                                    <w:bottom w:val="none" w:sz="0" w:space="0" w:color="auto"/>
                                    <w:right w:val="none" w:sz="0" w:space="0" w:color="auto"/>
                                  </w:divBdr>
                                  <w:divsChild>
                                    <w:div w:id="1170875172">
                                      <w:marLeft w:val="0"/>
                                      <w:marRight w:val="0"/>
                                      <w:marTop w:val="0"/>
                                      <w:marBottom w:val="0"/>
                                      <w:divBdr>
                                        <w:top w:val="none" w:sz="0" w:space="0" w:color="auto"/>
                                        <w:left w:val="none" w:sz="0" w:space="0" w:color="auto"/>
                                        <w:bottom w:val="none" w:sz="0" w:space="0" w:color="auto"/>
                                        <w:right w:val="none" w:sz="0" w:space="0" w:color="auto"/>
                                      </w:divBdr>
                                      <w:divsChild>
                                        <w:div w:id="41835218">
                                          <w:marLeft w:val="0"/>
                                          <w:marRight w:val="0"/>
                                          <w:marTop w:val="0"/>
                                          <w:marBottom w:val="75"/>
                                          <w:divBdr>
                                            <w:top w:val="none" w:sz="0" w:space="0" w:color="auto"/>
                                            <w:left w:val="none" w:sz="0" w:space="0" w:color="auto"/>
                                            <w:bottom w:val="none" w:sz="0" w:space="0" w:color="auto"/>
                                            <w:right w:val="none" w:sz="0" w:space="0" w:color="auto"/>
                                          </w:divBdr>
                                          <w:divsChild>
                                            <w:div w:id="92668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831342">
                                  <w:marLeft w:val="0"/>
                                  <w:marRight w:val="0"/>
                                  <w:marTop w:val="0"/>
                                  <w:marBottom w:val="0"/>
                                  <w:divBdr>
                                    <w:top w:val="none" w:sz="0" w:space="0" w:color="auto"/>
                                    <w:left w:val="none" w:sz="0" w:space="0" w:color="auto"/>
                                    <w:bottom w:val="none" w:sz="0" w:space="0" w:color="auto"/>
                                    <w:right w:val="none" w:sz="0" w:space="0" w:color="auto"/>
                                  </w:divBdr>
                                  <w:divsChild>
                                    <w:div w:id="14650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518786">
                  <w:marLeft w:val="0"/>
                  <w:marRight w:val="0"/>
                  <w:marTop w:val="225"/>
                  <w:marBottom w:val="0"/>
                  <w:divBdr>
                    <w:top w:val="none" w:sz="0" w:space="0" w:color="auto"/>
                    <w:left w:val="none" w:sz="0" w:space="0" w:color="auto"/>
                    <w:bottom w:val="none" w:sz="0" w:space="0" w:color="auto"/>
                    <w:right w:val="none" w:sz="0" w:space="0" w:color="auto"/>
                  </w:divBdr>
                  <w:divsChild>
                    <w:div w:id="1627857341">
                      <w:marLeft w:val="0"/>
                      <w:marRight w:val="0"/>
                      <w:marTop w:val="0"/>
                      <w:marBottom w:val="90"/>
                      <w:divBdr>
                        <w:top w:val="none" w:sz="0" w:space="0" w:color="auto"/>
                        <w:left w:val="none" w:sz="0" w:space="0" w:color="auto"/>
                        <w:bottom w:val="none" w:sz="0" w:space="0" w:color="auto"/>
                        <w:right w:val="none" w:sz="0" w:space="0" w:color="auto"/>
                      </w:divBdr>
                      <w:divsChild>
                        <w:div w:id="1157257895">
                          <w:marLeft w:val="0"/>
                          <w:marRight w:val="0"/>
                          <w:marTop w:val="0"/>
                          <w:marBottom w:val="0"/>
                          <w:divBdr>
                            <w:top w:val="none" w:sz="0" w:space="0" w:color="auto"/>
                            <w:left w:val="none" w:sz="0" w:space="0" w:color="auto"/>
                            <w:bottom w:val="none" w:sz="0" w:space="0" w:color="auto"/>
                            <w:right w:val="none" w:sz="0" w:space="0" w:color="auto"/>
                          </w:divBdr>
                          <w:divsChild>
                            <w:div w:id="1879128407">
                              <w:marLeft w:val="0"/>
                              <w:marRight w:val="0"/>
                              <w:marTop w:val="0"/>
                              <w:marBottom w:val="0"/>
                              <w:divBdr>
                                <w:top w:val="none" w:sz="0" w:space="0" w:color="auto"/>
                                <w:left w:val="none" w:sz="0" w:space="0" w:color="auto"/>
                                <w:bottom w:val="none" w:sz="0" w:space="0" w:color="auto"/>
                                <w:right w:val="none" w:sz="0" w:space="0" w:color="auto"/>
                              </w:divBdr>
                              <w:divsChild>
                                <w:div w:id="1972402070">
                                  <w:marLeft w:val="0"/>
                                  <w:marRight w:val="0"/>
                                  <w:marTop w:val="0"/>
                                  <w:marBottom w:val="0"/>
                                  <w:divBdr>
                                    <w:top w:val="none" w:sz="0" w:space="0" w:color="auto"/>
                                    <w:left w:val="none" w:sz="0" w:space="0" w:color="auto"/>
                                    <w:bottom w:val="none" w:sz="0" w:space="0" w:color="auto"/>
                                    <w:right w:val="none" w:sz="0" w:space="0" w:color="auto"/>
                                  </w:divBdr>
                                  <w:divsChild>
                                    <w:div w:id="10869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689963">
          <w:marLeft w:val="0"/>
          <w:marRight w:val="0"/>
          <w:marTop w:val="240"/>
          <w:marBottom w:val="0"/>
          <w:divBdr>
            <w:top w:val="none" w:sz="0" w:space="0" w:color="auto"/>
            <w:left w:val="none" w:sz="0" w:space="0" w:color="auto"/>
            <w:bottom w:val="none" w:sz="0" w:space="0" w:color="auto"/>
            <w:right w:val="none" w:sz="0" w:space="0" w:color="auto"/>
          </w:divBdr>
          <w:divsChild>
            <w:div w:id="1526360184">
              <w:marLeft w:val="0"/>
              <w:marRight w:val="0"/>
              <w:marTop w:val="0"/>
              <w:marBottom w:val="0"/>
              <w:divBdr>
                <w:top w:val="none" w:sz="0" w:space="0" w:color="auto"/>
                <w:left w:val="none" w:sz="0" w:space="0" w:color="auto"/>
                <w:bottom w:val="none" w:sz="0" w:space="0" w:color="auto"/>
                <w:right w:val="none" w:sz="0" w:space="0" w:color="auto"/>
              </w:divBdr>
              <w:divsChild>
                <w:div w:id="1923680582">
                  <w:marLeft w:val="0"/>
                  <w:marRight w:val="0"/>
                  <w:marTop w:val="0"/>
                  <w:marBottom w:val="0"/>
                  <w:divBdr>
                    <w:top w:val="none" w:sz="0" w:space="0" w:color="auto"/>
                    <w:left w:val="none" w:sz="0" w:space="0" w:color="auto"/>
                    <w:bottom w:val="none" w:sz="0" w:space="0" w:color="auto"/>
                    <w:right w:val="none" w:sz="0" w:space="0" w:color="auto"/>
                  </w:divBdr>
                  <w:divsChild>
                    <w:div w:id="301203679">
                      <w:marLeft w:val="0"/>
                      <w:marRight w:val="0"/>
                      <w:marTop w:val="0"/>
                      <w:marBottom w:val="0"/>
                      <w:divBdr>
                        <w:top w:val="none" w:sz="0" w:space="0" w:color="auto"/>
                        <w:left w:val="none" w:sz="0" w:space="0" w:color="auto"/>
                        <w:bottom w:val="none" w:sz="0" w:space="0" w:color="auto"/>
                        <w:right w:val="none" w:sz="0" w:space="0" w:color="auto"/>
                      </w:divBdr>
                      <w:divsChild>
                        <w:div w:id="1645354607">
                          <w:marLeft w:val="0"/>
                          <w:marRight w:val="0"/>
                          <w:marTop w:val="0"/>
                          <w:marBottom w:val="0"/>
                          <w:divBdr>
                            <w:top w:val="none" w:sz="0" w:space="0" w:color="auto"/>
                            <w:left w:val="none" w:sz="0" w:space="0" w:color="auto"/>
                            <w:bottom w:val="none" w:sz="0" w:space="0" w:color="auto"/>
                            <w:right w:val="none" w:sz="0" w:space="0" w:color="auto"/>
                          </w:divBdr>
                          <w:divsChild>
                            <w:div w:id="954404741">
                              <w:marLeft w:val="0"/>
                              <w:marRight w:val="0"/>
                              <w:marTop w:val="0"/>
                              <w:marBottom w:val="0"/>
                              <w:divBdr>
                                <w:top w:val="none" w:sz="0" w:space="0" w:color="auto"/>
                                <w:left w:val="none" w:sz="0" w:space="0" w:color="auto"/>
                                <w:bottom w:val="none" w:sz="0" w:space="0" w:color="auto"/>
                                <w:right w:val="none" w:sz="0" w:space="0" w:color="auto"/>
                              </w:divBdr>
                              <w:divsChild>
                                <w:div w:id="187837601">
                                  <w:marLeft w:val="0"/>
                                  <w:marRight w:val="0"/>
                                  <w:marTop w:val="0"/>
                                  <w:marBottom w:val="0"/>
                                  <w:divBdr>
                                    <w:top w:val="none" w:sz="0" w:space="0" w:color="auto"/>
                                    <w:left w:val="none" w:sz="0" w:space="0" w:color="auto"/>
                                    <w:bottom w:val="none" w:sz="0" w:space="0" w:color="auto"/>
                                    <w:right w:val="none" w:sz="0" w:space="0" w:color="auto"/>
                                  </w:divBdr>
                                  <w:divsChild>
                                    <w:div w:id="19283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369939">
      <w:bodyDiv w:val="1"/>
      <w:marLeft w:val="0"/>
      <w:marRight w:val="0"/>
      <w:marTop w:val="0"/>
      <w:marBottom w:val="0"/>
      <w:divBdr>
        <w:top w:val="none" w:sz="0" w:space="0" w:color="auto"/>
        <w:left w:val="none" w:sz="0" w:space="0" w:color="auto"/>
        <w:bottom w:val="none" w:sz="0" w:space="0" w:color="auto"/>
        <w:right w:val="none" w:sz="0" w:space="0" w:color="auto"/>
      </w:divBdr>
      <w:divsChild>
        <w:div w:id="656155685">
          <w:marLeft w:val="0"/>
          <w:marRight w:val="0"/>
          <w:marTop w:val="0"/>
          <w:marBottom w:val="0"/>
          <w:divBdr>
            <w:top w:val="none" w:sz="0" w:space="0" w:color="auto"/>
            <w:left w:val="none" w:sz="0" w:space="0" w:color="auto"/>
            <w:bottom w:val="none" w:sz="0" w:space="0" w:color="auto"/>
            <w:right w:val="none" w:sz="0" w:space="0" w:color="auto"/>
          </w:divBdr>
          <w:divsChild>
            <w:div w:id="906764955">
              <w:marLeft w:val="0"/>
              <w:marRight w:val="0"/>
              <w:marTop w:val="0"/>
              <w:marBottom w:val="0"/>
              <w:divBdr>
                <w:top w:val="none" w:sz="0" w:space="0" w:color="auto"/>
                <w:left w:val="none" w:sz="0" w:space="0" w:color="auto"/>
                <w:bottom w:val="none" w:sz="0" w:space="0" w:color="auto"/>
                <w:right w:val="none" w:sz="0" w:space="0" w:color="auto"/>
              </w:divBdr>
              <w:divsChild>
                <w:div w:id="1185899673">
                  <w:marLeft w:val="0"/>
                  <w:marRight w:val="0"/>
                  <w:marTop w:val="0"/>
                  <w:marBottom w:val="0"/>
                  <w:divBdr>
                    <w:top w:val="none" w:sz="0" w:space="0" w:color="auto"/>
                    <w:left w:val="none" w:sz="0" w:space="0" w:color="auto"/>
                    <w:bottom w:val="none" w:sz="0" w:space="0" w:color="auto"/>
                    <w:right w:val="none" w:sz="0" w:space="0" w:color="auto"/>
                  </w:divBdr>
                  <w:divsChild>
                    <w:div w:id="202449614">
                      <w:marLeft w:val="0"/>
                      <w:marRight w:val="0"/>
                      <w:marTop w:val="0"/>
                      <w:marBottom w:val="0"/>
                      <w:divBdr>
                        <w:top w:val="none" w:sz="0" w:space="0" w:color="auto"/>
                        <w:left w:val="none" w:sz="0" w:space="0" w:color="auto"/>
                        <w:bottom w:val="none" w:sz="0" w:space="0" w:color="auto"/>
                        <w:right w:val="none" w:sz="0" w:space="0" w:color="auto"/>
                      </w:divBdr>
                      <w:divsChild>
                        <w:div w:id="2076774131">
                          <w:marLeft w:val="0"/>
                          <w:marRight w:val="0"/>
                          <w:marTop w:val="0"/>
                          <w:marBottom w:val="0"/>
                          <w:divBdr>
                            <w:top w:val="none" w:sz="0" w:space="0" w:color="auto"/>
                            <w:left w:val="none" w:sz="0" w:space="0" w:color="auto"/>
                            <w:bottom w:val="none" w:sz="0" w:space="0" w:color="auto"/>
                            <w:right w:val="none" w:sz="0" w:space="0" w:color="auto"/>
                          </w:divBdr>
                          <w:divsChild>
                            <w:div w:id="321277083">
                              <w:marLeft w:val="0"/>
                              <w:marRight w:val="0"/>
                              <w:marTop w:val="0"/>
                              <w:marBottom w:val="0"/>
                              <w:divBdr>
                                <w:top w:val="none" w:sz="0" w:space="0" w:color="auto"/>
                                <w:left w:val="none" w:sz="0" w:space="0" w:color="auto"/>
                                <w:bottom w:val="none" w:sz="0" w:space="0" w:color="auto"/>
                                <w:right w:val="none" w:sz="0" w:space="0" w:color="auto"/>
                              </w:divBdr>
                              <w:divsChild>
                                <w:div w:id="330723380">
                                  <w:marLeft w:val="0"/>
                                  <w:marRight w:val="0"/>
                                  <w:marTop w:val="0"/>
                                  <w:marBottom w:val="0"/>
                                  <w:divBdr>
                                    <w:top w:val="none" w:sz="0" w:space="0" w:color="auto"/>
                                    <w:left w:val="none" w:sz="0" w:space="0" w:color="auto"/>
                                    <w:bottom w:val="none" w:sz="0" w:space="0" w:color="auto"/>
                                    <w:right w:val="none" w:sz="0" w:space="0" w:color="auto"/>
                                  </w:divBdr>
                                  <w:divsChild>
                                    <w:div w:id="982081700">
                                      <w:marLeft w:val="0"/>
                                      <w:marRight w:val="0"/>
                                      <w:marTop w:val="0"/>
                                      <w:marBottom w:val="0"/>
                                      <w:divBdr>
                                        <w:top w:val="none" w:sz="0" w:space="0" w:color="auto"/>
                                        <w:left w:val="none" w:sz="0" w:space="0" w:color="auto"/>
                                        <w:bottom w:val="none" w:sz="0" w:space="0" w:color="auto"/>
                                        <w:right w:val="none" w:sz="0" w:space="0" w:color="auto"/>
                                      </w:divBdr>
                                      <w:divsChild>
                                        <w:div w:id="793644738">
                                          <w:marLeft w:val="0"/>
                                          <w:marRight w:val="0"/>
                                          <w:marTop w:val="0"/>
                                          <w:marBottom w:val="75"/>
                                          <w:divBdr>
                                            <w:top w:val="none" w:sz="0" w:space="0" w:color="auto"/>
                                            <w:left w:val="none" w:sz="0" w:space="0" w:color="auto"/>
                                            <w:bottom w:val="none" w:sz="0" w:space="0" w:color="auto"/>
                                            <w:right w:val="none" w:sz="0" w:space="0" w:color="auto"/>
                                          </w:divBdr>
                                          <w:divsChild>
                                            <w:div w:id="10164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669411">
                                  <w:marLeft w:val="0"/>
                                  <w:marRight w:val="0"/>
                                  <w:marTop w:val="0"/>
                                  <w:marBottom w:val="0"/>
                                  <w:divBdr>
                                    <w:top w:val="none" w:sz="0" w:space="0" w:color="auto"/>
                                    <w:left w:val="none" w:sz="0" w:space="0" w:color="auto"/>
                                    <w:bottom w:val="none" w:sz="0" w:space="0" w:color="auto"/>
                                    <w:right w:val="none" w:sz="0" w:space="0" w:color="auto"/>
                                  </w:divBdr>
                                  <w:divsChild>
                                    <w:div w:id="5558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675509">
                  <w:marLeft w:val="0"/>
                  <w:marRight w:val="0"/>
                  <w:marTop w:val="225"/>
                  <w:marBottom w:val="0"/>
                  <w:divBdr>
                    <w:top w:val="none" w:sz="0" w:space="0" w:color="auto"/>
                    <w:left w:val="none" w:sz="0" w:space="0" w:color="auto"/>
                    <w:bottom w:val="none" w:sz="0" w:space="0" w:color="auto"/>
                    <w:right w:val="none" w:sz="0" w:space="0" w:color="auto"/>
                  </w:divBdr>
                  <w:divsChild>
                    <w:div w:id="800076447">
                      <w:marLeft w:val="0"/>
                      <w:marRight w:val="0"/>
                      <w:marTop w:val="0"/>
                      <w:marBottom w:val="90"/>
                      <w:divBdr>
                        <w:top w:val="none" w:sz="0" w:space="0" w:color="auto"/>
                        <w:left w:val="none" w:sz="0" w:space="0" w:color="auto"/>
                        <w:bottom w:val="none" w:sz="0" w:space="0" w:color="auto"/>
                        <w:right w:val="none" w:sz="0" w:space="0" w:color="auto"/>
                      </w:divBdr>
                      <w:divsChild>
                        <w:div w:id="434790044">
                          <w:marLeft w:val="0"/>
                          <w:marRight w:val="0"/>
                          <w:marTop w:val="0"/>
                          <w:marBottom w:val="0"/>
                          <w:divBdr>
                            <w:top w:val="none" w:sz="0" w:space="0" w:color="auto"/>
                            <w:left w:val="none" w:sz="0" w:space="0" w:color="auto"/>
                            <w:bottom w:val="none" w:sz="0" w:space="0" w:color="auto"/>
                            <w:right w:val="none" w:sz="0" w:space="0" w:color="auto"/>
                          </w:divBdr>
                          <w:divsChild>
                            <w:div w:id="673996417">
                              <w:marLeft w:val="0"/>
                              <w:marRight w:val="0"/>
                              <w:marTop w:val="0"/>
                              <w:marBottom w:val="0"/>
                              <w:divBdr>
                                <w:top w:val="none" w:sz="0" w:space="0" w:color="auto"/>
                                <w:left w:val="none" w:sz="0" w:space="0" w:color="auto"/>
                                <w:bottom w:val="none" w:sz="0" w:space="0" w:color="auto"/>
                                <w:right w:val="none" w:sz="0" w:space="0" w:color="auto"/>
                              </w:divBdr>
                              <w:divsChild>
                                <w:div w:id="188177489">
                                  <w:marLeft w:val="0"/>
                                  <w:marRight w:val="0"/>
                                  <w:marTop w:val="0"/>
                                  <w:marBottom w:val="0"/>
                                  <w:divBdr>
                                    <w:top w:val="none" w:sz="0" w:space="0" w:color="auto"/>
                                    <w:left w:val="none" w:sz="0" w:space="0" w:color="auto"/>
                                    <w:bottom w:val="none" w:sz="0" w:space="0" w:color="auto"/>
                                    <w:right w:val="none" w:sz="0" w:space="0" w:color="auto"/>
                                  </w:divBdr>
                                  <w:divsChild>
                                    <w:div w:id="20035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953122">
          <w:marLeft w:val="0"/>
          <w:marRight w:val="0"/>
          <w:marTop w:val="240"/>
          <w:marBottom w:val="0"/>
          <w:divBdr>
            <w:top w:val="none" w:sz="0" w:space="0" w:color="auto"/>
            <w:left w:val="none" w:sz="0" w:space="0" w:color="auto"/>
            <w:bottom w:val="none" w:sz="0" w:space="0" w:color="auto"/>
            <w:right w:val="none" w:sz="0" w:space="0" w:color="auto"/>
          </w:divBdr>
          <w:divsChild>
            <w:div w:id="507911163">
              <w:marLeft w:val="0"/>
              <w:marRight w:val="0"/>
              <w:marTop w:val="0"/>
              <w:marBottom w:val="0"/>
              <w:divBdr>
                <w:top w:val="none" w:sz="0" w:space="0" w:color="auto"/>
                <w:left w:val="none" w:sz="0" w:space="0" w:color="auto"/>
                <w:bottom w:val="none" w:sz="0" w:space="0" w:color="auto"/>
                <w:right w:val="none" w:sz="0" w:space="0" w:color="auto"/>
              </w:divBdr>
              <w:divsChild>
                <w:div w:id="348409609">
                  <w:marLeft w:val="0"/>
                  <w:marRight w:val="0"/>
                  <w:marTop w:val="0"/>
                  <w:marBottom w:val="0"/>
                  <w:divBdr>
                    <w:top w:val="none" w:sz="0" w:space="0" w:color="auto"/>
                    <w:left w:val="none" w:sz="0" w:space="0" w:color="auto"/>
                    <w:bottom w:val="none" w:sz="0" w:space="0" w:color="auto"/>
                    <w:right w:val="none" w:sz="0" w:space="0" w:color="auto"/>
                  </w:divBdr>
                  <w:divsChild>
                    <w:div w:id="498427618">
                      <w:marLeft w:val="0"/>
                      <w:marRight w:val="0"/>
                      <w:marTop w:val="0"/>
                      <w:marBottom w:val="0"/>
                      <w:divBdr>
                        <w:top w:val="none" w:sz="0" w:space="0" w:color="auto"/>
                        <w:left w:val="none" w:sz="0" w:space="0" w:color="auto"/>
                        <w:bottom w:val="none" w:sz="0" w:space="0" w:color="auto"/>
                        <w:right w:val="none" w:sz="0" w:space="0" w:color="auto"/>
                      </w:divBdr>
                      <w:divsChild>
                        <w:div w:id="1376269984">
                          <w:marLeft w:val="0"/>
                          <w:marRight w:val="0"/>
                          <w:marTop w:val="0"/>
                          <w:marBottom w:val="0"/>
                          <w:divBdr>
                            <w:top w:val="none" w:sz="0" w:space="0" w:color="auto"/>
                            <w:left w:val="none" w:sz="0" w:space="0" w:color="auto"/>
                            <w:bottom w:val="none" w:sz="0" w:space="0" w:color="auto"/>
                            <w:right w:val="none" w:sz="0" w:space="0" w:color="auto"/>
                          </w:divBdr>
                          <w:divsChild>
                            <w:div w:id="2123187420">
                              <w:marLeft w:val="0"/>
                              <w:marRight w:val="0"/>
                              <w:marTop w:val="0"/>
                              <w:marBottom w:val="0"/>
                              <w:divBdr>
                                <w:top w:val="none" w:sz="0" w:space="0" w:color="auto"/>
                                <w:left w:val="none" w:sz="0" w:space="0" w:color="auto"/>
                                <w:bottom w:val="none" w:sz="0" w:space="0" w:color="auto"/>
                                <w:right w:val="none" w:sz="0" w:space="0" w:color="auto"/>
                              </w:divBdr>
                              <w:divsChild>
                                <w:div w:id="1396275849">
                                  <w:marLeft w:val="0"/>
                                  <w:marRight w:val="0"/>
                                  <w:marTop w:val="0"/>
                                  <w:marBottom w:val="0"/>
                                  <w:divBdr>
                                    <w:top w:val="none" w:sz="0" w:space="0" w:color="auto"/>
                                    <w:left w:val="none" w:sz="0" w:space="0" w:color="auto"/>
                                    <w:bottom w:val="none" w:sz="0" w:space="0" w:color="auto"/>
                                    <w:right w:val="none" w:sz="0" w:space="0" w:color="auto"/>
                                  </w:divBdr>
                                  <w:divsChild>
                                    <w:div w:id="8615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162473">
      <w:bodyDiv w:val="1"/>
      <w:marLeft w:val="0"/>
      <w:marRight w:val="0"/>
      <w:marTop w:val="0"/>
      <w:marBottom w:val="0"/>
      <w:divBdr>
        <w:top w:val="none" w:sz="0" w:space="0" w:color="auto"/>
        <w:left w:val="none" w:sz="0" w:space="0" w:color="auto"/>
        <w:bottom w:val="none" w:sz="0" w:space="0" w:color="auto"/>
        <w:right w:val="none" w:sz="0" w:space="0" w:color="auto"/>
      </w:divBdr>
      <w:divsChild>
        <w:div w:id="933561200">
          <w:marLeft w:val="0"/>
          <w:marRight w:val="0"/>
          <w:marTop w:val="0"/>
          <w:marBottom w:val="0"/>
          <w:divBdr>
            <w:top w:val="none" w:sz="0" w:space="0" w:color="auto"/>
            <w:left w:val="none" w:sz="0" w:space="0" w:color="auto"/>
            <w:bottom w:val="none" w:sz="0" w:space="0" w:color="auto"/>
            <w:right w:val="none" w:sz="0" w:space="0" w:color="auto"/>
          </w:divBdr>
          <w:divsChild>
            <w:div w:id="1807695007">
              <w:marLeft w:val="0"/>
              <w:marRight w:val="0"/>
              <w:marTop w:val="0"/>
              <w:marBottom w:val="0"/>
              <w:divBdr>
                <w:top w:val="none" w:sz="0" w:space="0" w:color="auto"/>
                <w:left w:val="none" w:sz="0" w:space="0" w:color="auto"/>
                <w:bottom w:val="none" w:sz="0" w:space="0" w:color="auto"/>
                <w:right w:val="none" w:sz="0" w:space="0" w:color="auto"/>
              </w:divBdr>
              <w:divsChild>
                <w:div w:id="673919622">
                  <w:marLeft w:val="0"/>
                  <w:marRight w:val="0"/>
                  <w:marTop w:val="0"/>
                  <w:marBottom w:val="0"/>
                  <w:divBdr>
                    <w:top w:val="none" w:sz="0" w:space="0" w:color="auto"/>
                    <w:left w:val="none" w:sz="0" w:space="0" w:color="auto"/>
                    <w:bottom w:val="none" w:sz="0" w:space="0" w:color="auto"/>
                    <w:right w:val="none" w:sz="0" w:space="0" w:color="auto"/>
                  </w:divBdr>
                  <w:divsChild>
                    <w:div w:id="1076049635">
                      <w:marLeft w:val="0"/>
                      <w:marRight w:val="0"/>
                      <w:marTop w:val="0"/>
                      <w:marBottom w:val="0"/>
                      <w:divBdr>
                        <w:top w:val="none" w:sz="0" w:space="0" w:color="auto"/>
                        <w:left w:val="none" w:sz="0" w:space="0" w:color="auto"/>
                        <w:bottom w:val="none" w:sz="0" w:space="0" w:color="auto"/>
                        <w:right w:val="none" w:sz="0" w:space="0" w:color="auto"/>
                      </w:divBdr>
                      <w:divsChild>
                        <w:div w:id="266743616">
                          <w:marLeft w:val="0"/>
                          <w:marRight w:val="0"/>
                          <w:marTop w:val="0"/>
                          <w:marBottom w:val="0"/>
                          <w:divBdr>
                            <w:top w:val="none" w:sz="0" w:space="0" w:color="auto"/>
                            <w:left w:val="none" w:sz="0" w:space="0" w:color="auto"/>
                            <w:bottom w:val="none" w:sz="0" w:space="0" w:color="auto"/>
                            <w:right w:val="none" w:sz="0" w:space="0" w:color="auto"/>
                          </w:divBdr>
                          <w:divsChild>
                            <w:div w:id="1708796468">
                              <w:marLeft w:val="0"/>
                              <w:marRight w:val="0"/>
                              <w:marTop w:val="0"/>
                              <w:marBottom w:val="0"/>
                              <w:divBdr>
                                <w:top w:val="none" w:sz="0" w:space="0" w:color="auto"/>
                                <w:left w:val="none" w:sz="0" w:space="0" w:color="auto"/>
                                <w:bottom w:val="none" w:sz="0" w:space="0" w:color="auto"/>
                                <w:right w:val="none" w:sz="0" w:space="0" w:color="auto"/>
                              </w:divBdr>
                              <w:divsChild>
                                <w:div w:id="160124538">
                                  <w:marLeft w:val="0"/>
                                  <w:marRight w:val="0"/>
                                  <w:marTop w:val="0"/>
                                  <w:marBottom w:val="0"/>
                                  <w:divBdr>
                                    <w:top w:val="none" w:sz="0" w:space="0" w:color="auto"/>
                                    <w:left w:val="none" w:sz="0" w:space="0" w:color="auto"/>
                                    <w:bottom w:val="none" w:sz="0" w:space="0" w:color="auto"/>
                                    <w:right w:val="none" w:sz="0" w:space="0" w:color="auto"/>
                                  </w:divBdr>
                                  <w:divsChild>
                                    <w:div w:id="608855611">
                                      <w:marLeft w:val="0"/>
                                      <w:marRight w:val="0"/>
                                      <w:marTop w:val="0"/>
                                      <w:marBottom w:val="0"/>
                                      <w:divBdr>
                                        <w:top w:val="none" w:sz="0" w:space="0" w:color="auto"/>
                                        <w:left w:val="none" w:sz="0" w:space="0" w:color="auto"/>
                                        <w:bottom w:val="none" w:sz="0" w:space="0" w:color="auto"/>
                                        <w:right w:val="none" w:sz="0" w:space="0" w:color="auto"/>
                                      </w:divBdr>
                                      <w:divsChild>
                                        <w:div w:id="1313632358">
                                          <w:marLeft w:val="0"/>
                                          <w:marRight w:val="0"/>
                                          <w:marTop w:val="0"/>
                                          <w:marBottom w:val="75"/>
                                          <w:divBdr>
                                            <w:top w:val="none" w:sz="0" w:space="0" w:color="auto"/>
                                            <w:left w:val="none" w:sz="0" w:space="0" w:color="auto"/>
                                            <w:bottom w:val="none" w:sz="0" w:space="0" w:color="auto"/>
                                            <w:right w:val="none" w:sz="0" w:space="0" w:color="auto"/>
                                          </w:divBdr>
                                          <w:divsChild>
                                            <w:div w:id="13280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1066">
                                  <w:marLeft w:val="0"/>
                                  <w:marRight w:val="0"/>
                                  <w:marTop w:val="0"/>
                                  <w:marBottom w:val="0"/>
                                  <w:divBdr>
                                    <w:top w:val="none" w:sz="0" w:space="0" w:color="auto"/>
                                    <w:left w:val="none" w:sz="0" w:space="0" w:color="auto"/>
                                    <w:bottom w:val="none" w:sz="0" w:space="0" w:color="auto"/>
                                    <w:right w:val="none" w:sz="0" w:space="0" w:color="auto"/>
                                  </w:divBdr>
                                  <w:divsChild>
                                    <w:div w:id="12765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823208">
                  <w:marLeft w:val="0"/>
                  <w:marRight w:val="0"/>
                  <w:marTop w:val="225"/>
                  <w:marBottom w:val="0"/>
                  <w:divBdr>
                    <w:top w:val="none" w:sz="0" w:space="0" w:color="auto"/>
                    <w:left w:val="none" w:sz="0" w:space="0" w:color="auto"/>
                    <w:bottom w:val="none" w:sz="0" w:space="0" w:color="auto"/>
                    <w:right w:val="none" w:sz="0" w:space="0" w:color="auto"/>
                  </w:divBdr>
                  <w:divsChild>
                    <w:div w:id="137307972">
                      <w:marLeft w:val="0"/>
                      <w:marRight w:val="0"/>
                      <w:marTop w:val="0"/>
                      <w:marBottom w:val="90"/>
                      <w:divBdr>
                        <w:top w:val="none" w:sz="0" w:space="0" w:color="auto"/>
                        <w:left w:val="none" w:sz="0" w:space="0" w:color="auto"/>
                        <w:bottom w:val="none" w:sz="0" w:space="0" w:color="auto"/>
                        <w:right w:val="none" w:sz="0" w:space="0" w:color="auto"/>
                      </w:divBdr>
                      <w:divsChild>
                        <w:div w:id="163982626">
                          <w:marLeft w:val="0"/>
                          <w:marRight w:val="0"/>
                          <w:marTop w:val="0"/>
                          <w:marBottom w:val="0"/>
                          <w:divBdr>
                            <w:top w:val="none" w:sz="0" w:space="0" w:color="auto"/>
                            <w:left w:val="none" w:sz="0" w:space="0" w:color="auto"/>
                            <w:bottom w:val="none" w:sz="0" w:space="0" w:color="auto"/>
                            <w:right w:val="none" w:sz="0" w:space="0" w:color="auto"/>
                          </w:divBdr>
                          <w:divsChild>
                            <w:div w:id="2058312374">
                              <w:marLeft w:val="0"/>
                              <w:marRight w:val="0"/>
                              <w:marTop w:val="0"/>
                              <w:marBottom w:val="0"/>
                              <w:divBdr>
                                <w:top w:val="none" w:sz="0" w:space="0" w:color="auto"/>
                                <w:left w:val="none" w:sz="0" w:space="0" w:color="auto"/>
                                <w:bottom w:val="none" w:sz="0" w:space="0" w:color="auto"/>
                                <w:right w:val="none" w:sz="0" w:space="0" w:color="auto"/>
                              </w:divBdr>
                              <w:divsChild>
                                <w:div w:id="1383408899">
                                  <w:marLeft w:val="0"/>
                                  <w:marRight w:val="0"/>
                                  <w:marTop w:val="0"/>
                                  <w:marBottom w:val="0"/>
                                  <w:divBdr>
                                    <w:top w:val="none" w:sz="0" w:space="0" w:color="auto"/>
                                    <w:left w:val="none" w:sz="0" w:space="0" w:color="auto"/>
                                    <w:bottom w:val="none" w:sz="0" w:space="0" w:color="auto"/>
                                    <w:right w:val="none" w:sz="0" w:space="0" w:color="auto"/>
                                  </w:divBdr>
                                  <w:divsChild>
                                    <w:div w:id="14791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15075">
          <w:marLeft w:val="0"/>
          <w:marRight w:val="0"/>
          <w:marTop w:val="240"/>
          <w:marBottom w:val="0"/>
          <w:divBdr>
            <w:top w:val="none" w:sz="0" w:space="0" w:color="auto"/>
            <w:left w:val="none" w:sz="0" w:space="0" w:color="auto"/>
            <w:bottom w:val="none" w:sz="0" w:space="0" w:color="auto"/>
            <w:right w:val="none" w:sz="0" w:space="0" w:color="auto"/>
          </w:divBdr>
          <w:divsChild>
            <w:div w:id="1628315367">
              <w:marLeft w:val="0"/>
              <w:marRight w:val="0"/>
              <w:marTop w:val="0"/>
              <w:marBottom w:val="0"/>
              <w:divBdr>
                <w:top w:val="none" w:sz="0" w:space="0" w:color="auto"/>
                <w:left w:val="none" w:sz="0" w:space="0" w:color="auto"/>
                <w:bottom w:val="none" w:sz="0" w:space="0" w:color="auto"/>
                <w:right w:val="none" w:sz="0" w:space="0" w:color="auto"/>
              </w:divBdr>
              <w:divsChild>
                <w:div w:id="1682510478">
                  <w:marLeft w:val="0"/>
                  <w:marRight w:val="0"/>
                  <w:marTop w:val="0"/>
                  <w:marBottom w:val="0"/>
                  <w:divBdr>
                    <w:top w:val="none" w:sz="0" w:space="0" w:color="auto"/>
                    <w:left w:val="none" w:sz="0" w:space="0" w:color="auto"/>
                    <w:bottom w:val="none" w:sz="0" w:space="0" w:color="auto"/>
                    <w:right w:val="none" w:sz="0" w:space="0" w:color="auto"/>
                  </w:divBdr>
                  <w:divsChild>
                    <w:div w:id="881482200">
                      <w:marLeft w:val="0"/>
                      <w:marRight w:val="0"/>
                      <w:marTop w:val="0"/>
                      <w:marBottom w:val="0"/>
                      <w:divBdr>
                        <w:top w:val="none" w:sz="0" w:space="0" w:color="auto"/>
                        <w:left w:val="none" w:sz="0" w:space="0" w:color="auto"/>
                        <w:bottom w:val="none" w:sz="0" w:space="0" w:color="auto"/>
                        <w:right w:val="none" w:sz="0" w:space="0" w:color="auto"/>
                      </w:divBdr>
                      <w:divsChild>
                        <w:div w:id="1477606193">
                          <w:marLeft w:val="0"/>
                          <w:marRight w:val="0"/>
                          <w:marTop w:val="0"/>
                          <w:marBottom w:val="0"/>
                          <w:divBdr>
                            <w:top w:val="none" w:sz="0" w:space="0" w:color="auto"/>
                            <w:left w:val="none" w:sz="0" w:space="0" w:color="auto"/>
                            <w:bottom w:val="none" w:sz="0" w:space="0" w:color="auto"/>
                            <w:right w:val="none" w:sz="0" w:space="0" w:color="auto"/>
                          </w:divBdr>
                          <w:divsChild>
                            <w:div w:id="243490488">
                              <w:marLeft w:val="0"/>
                              <w:marRight w:val="0"/>
                              <w:marTop w:val="0"/>
                              <w:marBottom w:val="0"/>
                              <w:divBdr>
                                <w:top w:val="none" w:sz="0" w:space="0" w:color="auto"/>
                                <w:left w:val="none" w:sz="0" w:space="0" w:color="auto"/>
                                <w:bottom w:val="none" w:sz="0" w:space="0" w:color="auto"/>
                                <w:right w:val="none" w:sz="0" w:space="0" w:color="auto"/>
                              </w:divBdr>
                              <w:divsChild>
                                <w:div w:id="1786122241">
                                  <w:marLeft w:val="0"/>
                                  <w:marRight w:val="0"/>
                                  <w:marTop w:val="0"/>
                                  <w:marBottom w:val="0"/>
                                  <w:divBdr>
                                    <w:top w:val="none" w:sz="0" w:space="0" w:color="auto"/>
                                    <w:left w:val="none" w:sz="0" w:space="0" w:color="auto"/>
                                    <w:bottom w:val="none" w:sz="0" w:space="0" w:color="auto"/>
                                    <w:right w:val="none" w:sz="0" w:space="0" w:color="auto"/>
                                  </w:divBdr>
                                  <w:divsChild>
                                    <w:div w:id="17891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931799">
      <w:bodyDiv w:val="1"/>
      <w:marLeft w:val="0"/>
      <w:marRight w:val="0"/>
      <w:marTop w:val="0"/>
      <w:marBottom w:val="0"/>
      <w:divBdr>
        <w:top w:val="none" w:sz="0" w:space="0" w:color="auto"/>
        <w:left w:val="none" w:sz="0" w:space="0" w:color="auto"/>
        <w:bottom w:val="none" w:sz="0" w:space="0" w:color="auto"/>
        <w:right w:val="none" w:sz="0" w:space="0" w:color="auto"/>
      </w:divBdr>
      <w:divsChild>
        <w:div w:id="2030911797">
          <w:marLeft w:val="0"/>
          <w:marRight w:val="0"/>
          <w:marTop w:val="0"/>
          <w:marBottom w:val="0"/>
          <w:divBdr>
            <w:top w:val="none" w:sz="0" w:space="0" w:color="auto"/>
            <w:left w:val="none" w:sz="0" w:space="0" w:color="auto"/>
            <w:bottom w:val="none" w:sz="0" w:space="0" w:color="auto"/>
            <w:right w:val="none" w:sz="0" w:space="0" w:color="auto"/>
          </w:divBdr>
          <w:divsChild>
            <w:div w:id="1603756719">
              <w:marLeft w:val="0"/>
              <w:marRight w:val="0"/>
              <w:marTop w:val="0"/>
              <w:marBottom w:val="0"/>
              <w:divBdr>
                <w:top w:val="none" w:sz="0" w:space="0" w:color="auto"/>
                <w:left w:val="none" w:sz="0" w:space="0" w:color="auto"/>
                <w:bottom w:val="none" w:sz="0" w:space="0" w:color="auto"/>
                <w:right w:val="none" w:sz="0" w:space="0" w:color="auto"/>
              </w:divBdr>
              <w:divsChild>
                <w:div w:id="1958173371">
                  <w:marLeft w:val="0"/>
                  <w:marRight w:val="0"/>
                  <w:marTop w:val="0"/>
                  <w:marBottom w:val="0"/>
                  <w:divBdr>
                    <w:top w:val="none" w:sz="0" w:space="0" w:color="auto"/>
                    <w:left w:val="none" w:sz="0" w:space="0" w:color="auto"/>
                    <w:bottom w:val="none" w:sz="0" w:space="0" w:color="auto"/>
                    <w:right w:val="none" w:sz="0" w:space="0" w:color="auto"/>
                  </w:divBdr>
                  <w:divsChild>
                    <w:div w:id="1065029883">
                      <w:marLeft w:val="0"/>
                      <w:marRight w:val="0"/>
                      <w:marTop w:val="0"/>
                      <w:marBottom w:val="0"/>
                      <w:divBdr>
                        <w:top w:val="none" w:sz="0" w:space="0" w:color="auto"/>
                        <w:left w:val="none" w:sz="0" w:space="0" w:color="auto"/>
                        <w:bottom w:val="none" w:sz="0" w:space="0" w:color="auto"/>
                        <w:right w:val="none" w:sz="0" w:space="0" w:color="auto"/>
                      </w:divBdr>
                      <w:divsChild>
                        <w:div w:id="471095330">
                          <w:marLeft w:val="0"/>
                          <w:marRight w:val="0"/>
                          <w:marTop w:val="0"/>
                          <w:marBottom w:val="0"/>
                          <w:divBdr>
                            <w:top w:val="none" w:sz="0" w:space="0" w:color="auto"/>
                            <w:left w:val="none" w:sz="0" w:space="0" w:color="auto"/>
                            <w:bottom w:val="none" w:sz="0" w:space="0" w:color="auto"/>
                            <w:right w:val="none" w:sz="0" w:space="0" w:color="auto"/>
                          </w:divBdr>
                          <w:divsChild>
                            <w:div w:id="1134064122">
                              <w:marLeft w:val="0"/>
                              <w:marRight w:val="0"/>
                              <w:marTop w:val="0"/>
                              <w:marBottom w:val="0"/>
                              <w:divBdr>
                                <w:top w:val="none" w:sz="0" w:space="0" w:color="auto"/>
                                <w:left w:val="none" w:sz="0" w:space="0" w:color="auto"/>
                                <w:bottom w:val="none" w:sz="0" w:space="0" w:color="auto"/>
                                <w:right w:val="none" w:sz="0" w:space="0" w:color="auto"/>
                              </w:divBdr>
                              <w:divsChild>
                                <w:div w:id="142820529">
                                  <w:marLeft w:val="0"/>
                                  <w:marRight w:val="0"/>
                                  <w:marTop w:val="0"/>
                                  <w:marBottom w:val="0"/>
                                  <w:divBdr>
                                    <w:top w:val="none" w:sz="0" w:space="0" w:color="auto"/>
                                    <w:left w:val="none" w:sz="0" w:space="0" w:color="auto"/>
                                    <w:bottom w:val="none" w:sz="0" w:space="0" w:color="auto"/>
                                    <w:right w:val="none" w:sz="0" w:space="0" w:color="auto"/>
                                  </w:divBdr>
                                  <w:divsChild>
                                    <w:div w:id="314724434">
                                      <w:marLeft w:val="0"/>
                                      <w:marRight w:val="0"/>
                                      <w:marTop w:val="0"/>
                                      <w:marBottom w:val="0"/>
                                      <w:divBdr>
                                        <w:top w:val="none" w:sz="0" w:space="0" w:color="auto"/>
                                        <w:left w:val="none" w:sz="0" w:space="0" w:color="auto"/>
                                        <w:bottom w:val="none" w:sz="0" w:space="0" w:color="auto"/>
                                        <w:right w:val="none" w:sz="0" w:space="0" w:color="auto"/>
                                      </w:divBdr>
                                      <w:divsChild>
                                        <w:div w:id="1108963373">
                                          <w:marLeft w:val="0"/>
                                          <w:marRight w:val="0"/>
                                          <w:marTop w:val="0"/>
                                          <w:marBottom w:val="75"/>
                                          <w:divBdr>
                                            <w:top w:val="none" w:sz="0" w:space="0" w:color="auto"/>
                                            <w:left w:val="none" w:sz="0" w:space="0" w:color="auto"/>
                                            <w:bottom w:val="none" w:sz="0" w:space="0" w:color="auto"/>
                                            <w:right w:val="none" w:sz="0" w:space="0" w:color="auto"/>
                                          </w:divBdr>
                                          <w:divsChild>
                                            <w:div w:id="14171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262829">
                                  <w:marLeft w:val="0"/>
                                  <w:marRight w:val="0"/>
                                  <w:marTop w:val="0"/>
                                  <w:marBottom w:val="0"/>
                                  <w:divBdr>
                                    <w:top w:val="none" w:sz="0" w:space="0" w:color="auto"/>
                                    <w:left w:val="none" w:sz="0" w:space="0" w:color="auto"/>
                                    <w:bottom w:val="none" w:sz="0" w:space="0" w:color="auto"/>
                                    <w:right w:val="none" w:sz="0" w:space="0" w:color="auto"/>
                                  </w:divBdr>
                                  <w:divsChild>
                                    <w:div w:id="12282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732561">
                  <w:marLeft w:val="0"/>
                  <w:marRight w:val="0"/>
                  <w:marTop w:val="225"/>
                  <w:marBottom w:val="0"/>
                  <w:divBdr>
                    <w:top w:val="none" w:sz="0" w:space="0" w:color="auto"/>
                    <w:left w:val="none" w:sz="0" w:space="0" w:color="auto"/>
                    <w:bottom w:val="none" w:sz="0" w:space="0" w:color="auto"/>
                    <w:right w:val="none" w:sz="0" w:space="0" w:color="auto"/>
                  </w:divBdr>
                  <w:divsChild>
                    <w:div w:id="124785662">
                      <w:marLeft w:val="0"/>
                      <w:marRight w:val="0"/>
                      <w:marTop w:val="0"/>
                      <w:marBottom w:val="90"/>
                      <w:divBdr>
                        <w:top w:val="none" w:sz="0" w:space="0" w:color="auto"/>
                        <w:left w:val="none" w:sz="0" w:space="0" w:color="auto"/>
                        <w:bottom w:val="none" w:sz="0" w:space="0" w:color="auto"/>
                        <w:right w:val="none" w:sz="0" w:space="0" w:color="auto"/>
                      </w:divBdr>
                      <w:divsChild>
                        <w:div w:id="739793610">
                          <w:marLeft w:val="0"/>
                          <w:marRight w:val="0"/>
                          <w:marTop w:val="0"/>
                          <w:marBottom w:val="0"/>
                          <w:divBdr>
                            <w:top w:val="none" w:sz="0" w:space="0" w:color="auto"/>
                            <w:left w:val="none" w:sz="0" w:space="0" w:color="auto"/>
                            <w:bottom w:val="none" w:sz="0" w:space="0" w:color="auto"/>
                            <w:right w:val="none" w:sz="0" w:space="0" w:color="auto"/>
                          </w:divBdr>
                          <w:divsChild>
                            <w:div w:id="137692969">
                              <w:marLeft w:val="0"/>
                              <w:marRight w:val="0"/>
                              <w:marTop w:val="0"/>
                              <w:marBottom w:val="0"/>
                              <w:divBdr>
                                <w:top w:val="none" w:sz="0" w:space="0" w:color="auto"/>
                                <w:left w:val="none" w:sz="0" w:space="0" w:color="auto"/>
                                <w:bottom w:val="none" w:sz="0" w:space="0" w:color="auto"/>
                                <w:right w:val="none" w:sz="0" w:space="0" w:color="auto"/>
                              </w:divBdr>
                              <w:divsChild>
                                <w:div w:id="1642884974">
                                  <w:marLeft w:val="0"/>
                                  <w:marRight w:val="0"/>
                                  <w:marTop w:val="0"/>
                                  <w:marBottom w:val="0"/>
                                  <w:divBdr>
                                    <w:top w:val="none" w:sz="0" w:space="0" w:color="auto"/>
                                    <w:left w:val="none" w:sz="0" w:space="0" w:color="auto"/>
                                    <w:bottom w:val="none" w:sz="0" w:space="0" w:color="auto"/>
                                    <w:right w:val="none" w:sz="0" w:space="0" w:color="auto"/>
                                  </w:divBdr>
                                  <w:divsChild>
                                    <w:div w:id="14970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966514">
          <w:marLeft w:val="0"/>
          <w:marRight w:val="0"/>
          <w:marTop w:val="240"/>
          <w:marBottom w:val="0"/>
          <w:divBdr>
            <w:top w:val="none" w:sz="0" w:space="0" w:color="auto"/>
            <w:left w:val="none" w:sz="0" w:space="0" w:color="auto"/>
            <w:bottom w:val="none" w:sz="0" w:space="0" w:color="auto"/>
            <w:right w:val="none" w:sz="0" w:space="0" w:color="auto"/>
          </w:divBdr>
          <w:divsChild>
            <w:div w:id="568543834">
              <w:marLeft w:val="0"/>
              <w:marRight w:val="0"/>
              <w:marTop w:val="0"/>
              <w:marBottom w:val="0"/>
              <w:divBdr>
                <w:top w:val="none" w:sz="0" w:space="0" w:color="auto"/>
                <w:left w:val="none" w:sz="0" w:space="0" w:color="auto"/>
                <w:bottom w:val="none" w:sz="0" w:space="0" w:color="auto"/>
                <w:right w:val="none" w:sz="0" w:space="0" w:color="auto"/>
              </w:divBdr>
              <w:divsChild>
                <w:div w:id="2072187643">
                  <w:marLeft w:val="0"/>
                  <w:marRight w:val="0"/>
                  <w:marTop w:val="0"/>
                  <w:marBottom w:val="0"/>
                  <w:divBdr>
                    <w:top w:val="none" w:sz="0" w:space="0" w:color="auto"/>
                    <w:left w:val="none" w:sz="0" w:space="0" w:color="auto"/>
                    <w:bottom w:val="none" w:sz="0" w:space="0" w:color="auto"/>
                    <w:right w:val="none" w:sz="0" w:space="0" w:color="auto"/>
                  </w:divBdr>
                  <w:divsChild>
                    <w:div w:id="286736905">
                      <w:marLeft w:val="0"/>
                      <w:marRight w:val="0"/>
                      <w:marTop w:val="0"/>
                      <w:marBottom w:val="0"/>
                      <w:divBdr>
                        <w:top w:val="none" w:sz="0" w:space="0" w:color="auto"/>
                        <w:left w:val="none" w:sz="0" w:space="0" w:color="auto"/>
                        <w:bottom w:val="none" w:sz="0" w:space="0" w:color="auto"/>
                        <w:right w:val="none" w:sz="0" w:space="0" w:color="auto"/>
                      </w:divBdr>
                      <w:divsChild>
                        <w:div w:id="1336805457">
                          <w:marLeft w:val="0"/>
                          <w:marRight w:val="0"/>
                          <w:marTop w:val="0"/>
                          <w:marBottom w:val="0"/>
                          <w:divBdr>
                            <w:top w:val="none" w:sz="0" w:space="0" w:color="auto"/>
                            <w:left w:val="none" w:sz="0" w:space="0" w:color="auto"/>
                            <w:bottom w:val="none" w:sz="0" w:space="0" w:color="auto"/>
                            <w:right w:val="none" w:sz="0" w:space="0" w:color="auto"/>
                          </w:divBdr>
                          <w:divsChild>
                            <w:div w:id="1945572422">
                              <w:marLeft w:val="0"/>
                              <w:marRight w:val="0"/>
                              <w:marTop w:val="0"/>
                              <w:marBottom w:val="0"/>
                              <w:divBdr>
                                <w:top w:val="none" w:sz="0" w:space="0" w:color="auto"/>
                                <w:left w:val="none" w:sz="0" w:space="0" w:color="auto"/>
                                <w:bottom w:val="none" w:sz="0" w:space="0" w:color="auto"/>
                                <w:right w:val="none" w:sz="0" w:space="0" w:color="auto"/>
                              </w:divBdr>
                              <w:divsChild>
                                <w:div w:id="1971933559">
                                  <w:marLeft w:val="0"/>
                                  <w:marRight w:val="0"/>
                                  <w:marTop w:val="0"/>
                                  <w:marBottom w:val="0"/>
                                  <w:divBdr>
                                    <w:top w:val="none" w:sz="0" w:space="0" w:color="auto"/>
                                    <w:left w:val="none" w:sz="0" w:space="0" w:color="auto"/>
                                    <w:bottom w:val="none" w:sz="0" w:space="0" w:color="auto"/>
                                    <w:right w:val="none" w:sz="0" w:space="0" w:color="auto"/>
                                  </w:divBdr>
                                  <w:divsChild>
                                    <w:div w:id="7717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075843">
      <w:bodyDiv w:val="1"/>
      <w:marLeft w:val="0"/>
      <w:marRight w:val="0"/>
      <w:marTop w:val="0"/>
      <w:marBottom w:val="0"/>
      <w:divBdr>
        <w:top w:val="none" w:sz="0" w:space="0" w:color="auto"/>
        <w:left w:val="none" w:sz="0" w:space="0" w:color="auto"/>
        <w:bottom w:val="none" w:sz="0" w:space="0" w:color="auto"/>
        <w:right w:val="none" w:sz="0" w:space="0" w:color="auto"/>
      </w:divBdr>
      <w:divsChild>
        <w:div w:id="269817369">
          <w:marLeft w:val="0"/>
          <w:marRight w:val="0"/>
          <w:marTop w:val="0"/>
          <w:marBottom w:val="0"/>
          <w:divBdr>
            <w:top w:val="none" w:sz="0" w:space="0" w:color="auto"/>
            <w:left w:val="none" w:sz="0" w:space="0" w:color="auto"/>
            <w:bottom w:val="none" w:sz="0" w:space="0" w:color="auto"/>
            <w:right w:val="none" w:sz="0" w:space="0" w:color="auto"/>
          </w:divBdr>
          <w:divsChild>
            <w:div w:id="374428228">
              <w:marLeft w:val="0"/>
              <w:marRight w:val="0"/>
              <w:marTop w:val="0"/>
              <w:marBottom w:val="0"/>
              <w:divBdr>
                <w:top w:val="none" w:sz="0" w:space="0" w:color="auto"/>
                <w:left w:val="none" w:sz="0" w:space="0" w:color="auto"/>
                <w:bottom w:val="none" w:sz="0" w:space="0" w:color="auto"/>
                <w:right w:val="none" w:sz="0" w:space="0" w:color="auto"/>
              </w:divBdr>
              <w:divsChild>
                <w:div w:id="870384657">
                  <w:marLeft w:val="0"/>
                  <w:marRight w:val="0"/>
                  <w:marTop w:val="0"/>
                  <w:marBottom w:val="0"/>
                  <w:divBdr>
                    <w:top w:val="none" w:sz="0" w:space="0" w:color="auto"/>
                    <w:left w:val="none" w:sz="0" w:space="0" w:color="auto"/>
                    <w:bottom w:val="none" w:sz="0" w:space="0" w:color="auto"/>
                    <w:right w:val="none" w:sz="0" w:space="0" w:color="auto"/>
                  </w:divBdr>
                  <w:divsChild>
                    <w:div w:id="1082412819">
                      <w:marLeft w:val="0"/>
                      <w:marRight w:val="0"/>
                      <w:marTop w:val="0"/>
                      <w:marBottom w:val="0"/>
                      <w:divBdr>
                        <w:top w:val="none" w:sz="0" w:space="0" w:color="auto"/>
                        <w:left w:val="none" w:sz="0" w:space="0" w:color="auto"/>
                        <w:bottom w:val="none" w:sz="0" w:space="0" w:color="auto"/>
                        <w:right w:val="none" w:sz="0" w:space="0" w:color="auto"/>
                      </w:divBdr>
                      <w:divsChild>
                        <w:div w:id="930356341">
                          <w:marLeft w:val="0"/>
                          <w:marRight w:val="0"/>
                          <w:marTop w:val="0"/>
                          <w:marBottom w:val="0"/>
                          <w:divBdr>
                            <w:top w:val="none" w:sz="0" w:space="0" w:color="auto"/>
                            <w:left w:val="none" w:sz="0" w:space="0" w:color="auto"/>
                            <w:bottom w:val="none" w:sz="0" w:space="0" w:color="auto"/>
                            <w:right w:val="none" w:sz="0" w:space="0" w:color="auto"/>
                          </w:divBdr>
                          <w:divsChild>
                            <w:div w:id="1528786062">
                              <w:marLeft w:val="0"/>
                              <w:marRight w:val="0"/>
                              <w:marTop w:val="0"/>
                              <w:marBottom w:val="0"/>
                              <w:divBdr>
                                <w:top w:val="none" w:sz="0" w:space="0" w:color="auto"/>
                                <w:left w:val="none" w:sz="0" w:space="0" w:color="auto"/>
                                <w:bottom w:val="none" w:sz="0" w:space="0" w:color="auto"/>
                                <w:right w:val="none" w:sz="0" w:space="0" w:color="auto"/>
                              </w:divBdr>
                              <w:divsChild>
                                <w:div w:id="1631979062">
                                  <w:marLeft w:val="0"/>
                                  <w:marRight w:val="0"/>
                                  <w:marTop w:val="0"/>
                                  <w:marBottom w:val="0"/>
                                  <w:divBdr>
                                    <w:top w:val="none" w:sz="0" w:space="0" w:color="auto"/>
                                    <w:left w:val="none" w:sz="0" w:space="0" w:color="auto"/>
                                    <w:bottom w:val="none" w:sz="0" w:space="0" w:color="auto"/>
                                    <w:right w:val="none" w:sz="0" w:space="0" w:color="auto"/>
                                  </w:divBdr>
                                  <w:divsChild>
                                    <w:div w:id="143817032">
                                      <w:marLeft w:val="0"/>
                                      <w:marRight w:val="0"/>
                                      <w:marTop w:val="0"/>
                                      <w:marBottom w:val="0"/>
                                      <w:divBdr>
                                        <w:top w:val="none" w:sz="0" w:space="0" w:color="auto"/>
                                        <w:left w:val="none" w:sz="0" w:space="0" w:color="auto"/>
                                        <w:bottom w:val="none" w:sz="0" w:space="0" w:color="auto"/>
                                        <w:right w:val="none" w:sz="0" w:space="0" w:color="auto"/>
                                      </w:divBdr>
                                      <w:divsChild>
                                        <w:div w:id="403142448">
                                          <w:marLeft w:val="0"/>
                                          <w:marRight w:val="0"/>
                                          <w:marTop w:val="0"/>
                                          <w:marBottom w:val="75"/>
                                          <w:divBdr>
                                            <w:top w:val="none" w:sz="0" w:space="0" w:color="auto"/>
                                            <w:left w:val="none" w:sz="0" w:space="0" w:color="auto"/>
                                            <w:bottom w:val="none" w:sz="0" w:space="0" w:color="auto"/>
                                            <w:right w:val="none" w:sz="0" w:space="0" w:color="auto"/>
                                          </w:divBdr>
                                          <w:divsChild>
                                            <w:div w:id="7300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3941">
                                  <w:marLeft w:val="0"/>
                                  <w:marRight w:val="0"/>
                                  <w:marTop w:val="0"/>
                                  <w:marBottom w:val="0"/>
                                  <w:divBdr>
                                    <w:top w:val="none" w:sz="0" w:space="0" w:color="auto"/>
                                    <w:left w:val="none" w:sz="0" w:space="0" w:color="auto"/>
                                    <w:bottom w:val="none" w:sz="0" w:space="0" w:color="auto"/>
                                    <w:right w:val="none" w:sz="0" w:space="0" w:color="auto"/>
                                  </w:divBdr>
                                  <w:divsChild>
                                    <w:div w:id="11201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228087">
                  <w:marLeft w:val="0"/>
                  <w:marRight w:val="0"/>
                  <w:marTop w:val="225"/>
                  <w:marBottom w:val="0"/>
                  <w:divBdr>
                    <w:top w:val="none" w:sz="0" w:space="0" w:color="auto"/>
                    <w:left w:val="none" w:sz="0" w:space="0" w:color="auto"/>
                    <w:bottom w:val="none" w:sz="0" w:space="0" w:color="auto"/>
                    <w:right w:val="none" w:sz="0" w:space="0" w:color="auto"/>
                  </w:divBdr>
                  <w:divsChild>
                    <w:div w:id="743450341">
                      <w:marLeft w:val="0"/>
                      <w:marRight w:val="0"/>
                      <w:marTop w:val="0"/>
                      <w:marBottom w:val="90"/>
                      <w:divBdr>
                        <w:top w:val="none" w:sz="0" w:space="0" w:color="auto"/>
                        <w:left w:val="none" w:sz="0" w:space="0" w:color="auto"/>
                        <w:bottom w:val="none" w:sz="0" w:space="0" w:color="auto"/>
                        <w:right w:val="none" w:sz="0" w:space="0" w:color="auto"/>
                      </w:divBdr>
                      <w:divsChild>
                        <w:div w:id="1614898291">
                          <w:marLeft w:val="0"/>
                          <w:marRight w:val="0"/>
                          <w:marTop w:val="0"/>
                          <w:marBottom w:val="0"/>
                          <w:divBdr>
                            <w:top w:val="none" w:sz="0" w:space="0" w:color="auto"/>
                            <w:left w:val="none" w:sz="0" w:space="0" w:color="auto"/>
                            <w:bottom w:val="none" w:sz="0" w:space="0" w:color="auto"/>
                            <w:right w:val="none" w:sz="0" w:space="0" w:color="auto"/>
                          </w:divBdr>
                          <w:divsChild>
                            <w:div w:id="2108769170">
                              <w:marLeft w:val="0"/>
                              <w:marRight w:val="0"/>
                              <w:marTop w:val="0"/>
                              <w:marBottom w:val="0"/>
                              <w:divBdr>
                                <w:top w:val="none" w:sz="0" w:space="0" w:color="auto"/>
                                <w:left w:val="none" w:sz="0" w:space="0" w:color="auto"/>
                                <w:bottom w:val="none" w:sz="0" w:space="0" w:color="auto"/>
                                <w:right w:val="none" w:sz="0" w:space="0" w:color="auto"/>
                              </w:divBdr>
                              <w:divsChild>
                                <w:div w:id="1772123381">
                                  <w:marLeft w:val="0"/>
                                  <w:marRight w:val="0"/>
                                  <w:marTop w:val="0"/>
                                  <w:marBottom w:val="0"/>
                                  <w:divBdr>
                                    <w:top w:val="none" w:sz="0" w:space="0" w:color="auto"/>
                                    <w:left w:val="none" w:sz="0" w:space="0" w:color="auto"/>
                                    <w:bottom w:val="none" w:sz="0" w:space="0" w:color="auto"/>
                                    <w:right w:val="none" w:sz="0" w:space="0" w:color="auto"/>
                                  </w:divBdr>
                                  <w:divsChild>
                                    <w:div w:id="30698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56168">
          <w:marLeft w:val="0"/>
          <w:marRight w:val="0"/>
          <w:marTop w:val="240"/>
          <w:marBottom w:val="0"/>
          <w:divBdr>
            <w:top w:val="none" w:sz="0" w:space="0" w:color="auto"/>
            <w:left w:val="none" w:sz="0" w:space="0" w:color="auto"/>
            <w:bottom w:val="none" w:sz="0" w:space="0" w:color="auto"/>
            <w:right w:val="none" w:sz="0" w:space="0" w:color="auto"/>
          </w:divBdr>
          <w:divsChild>
            <w:div w:id="945386628">
              <w:marLeft w:val="0"/>
              <w:marRight w:val="0"/>
              <w:marTop w:val="0"/>
              <w:marBottom w:val="0"/>
              <w:divBdr>
                <w:top w:val="none" w:sz="0" w:space="0" w:color="auto"/>
                <w:left w:val="none" w:sz="0" w:space="0" w:color="auto"/>
                <w:bottom w:val="none" w:sz="0" w:space="0" w:color="auto"/>
                <w:right w:val="none" w:sz="0" w:space="0" w:color="auto"/>
              </w:divBdr>
              <w:divsChild>
                <w:div w:id="1847133796">
                  <w:marLeft w:val="0"/>
                  <w:marRight w:val="0"/>
                  <w:marTop w:val="0"/>
                  <w:marBottom w:val="0"/>
                  <w:divBdr>
                    <w:top w:val="none" w:sz="0" w:space="0" w:color="auto"/>
                    <w:left w:val="none" w:sz="0" w:space="0" w:color="auto"/>
                    <w:bottom w:val="none" w:sz="0" w:space="0" w:color="auto"/>
                    <w:right w:val="none" w:sz="0" w:space="0" w:color="auto"/>
                  </w:divBdr>
                  <w:divsChild>
                    <w:div w:id="747002292">
                      <w:marLeft w:val="0"/>
                      <w:marRight w:val="0"/>
                      <w:marTop w:val="0"/>
                      <w:marBottom w:val="0"/>
                      <w:divBdr>
                        <w:top w:val="none" w:sz="0" w:space="0" w:color="auto"/>
                        <w:left w:val="none" w:sz="0" w:space="0" w:color="auto"/>
                        <w:bottom w:val="none" w:sz="0" w:space="0" w:color="auto"/>
                        <w:right w:val="none" w:sz="0" w:space="0" w:color="auto"/>
                      </w:divBdr>
                      <w:divsChild>
                        <w:div w:id="618731069">
                          <w:marLeft w:val="0"/>
                          <w:marRight w:val="0"/>
                          <w:marTop w:val="0"/>
                          <w:marBottom w:val="0"/>
                          <w:divBdr>
                            <w:top w:val="none" w:sz="0" w:space="0" w:color="auto"/>
                            <w:left w:val="none" w:sz="0" w:space="0" w:color="auto"/>
                            <w:bottom w:val="none" w:sz="0" w:space="0" w:color="auto"/>
                            <w:right w:val="none" w:sz="0" w:space="0" w:color="auto"/>
                          </w:divBdr>
                          <w:divsChild>
                            <w:div w:id="1368026477">
                              <w:marLeft w:val="0"/>
                              <w:marRight w:val="0"/>
                              <w:marTop w:val="0"/>
                              <w:marBottom w:val="0"/>
                              <w:divBdr>
                                <w:top w:val="none" w:sz="0" w:space="0" w:color="auto"/>
                                <w:left w:val="none" w:sz="0" w:space="0" w:color="auto"/>
                                <w:bottom w:val="none" w:sz="0" w:space="0" w:color="auto"/>
                                <w:right w:val="none" w:sz="0" w:space="0" w:color="auto"/>
                              </w:divBdr>
                              <w:divsChild>
                                <w:div w:id="70199664">
                                  <w:marLeft w:val="0"/>
                                  <w:marRight w:val="0"/>
                                  <w:marTop w:val="0"/>
                                  <w:marBottom w:val="0"/>
                                  <w:divBdr>
                                    <w:top w:val="none" w:sz="0" w:space="0" w:color="auto"/>
                                    <w:left w:val="none" w:sz="0" w:space="0" w:color="auto"/>
                                    <w:bottom w:val="none" w:sz="0" w:space="0" w:color="auto"/>
                                    <w:right w:val="none" w:sz="0" w:space="0" w:color="auto"/>
                                  </w:divBdr>
                                  <w:divsChild>
                                    <w:div w:id="11660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667660">
      <w:bodyDiv w:val="1"/>
      <w:marLeft w:val="0"/>
      <w:marRight w:val="0"/>
      <w:marTop w:val="0"/>
      <w:marBottom w:val="0"/>
      <w:divBdr>
        <w:top w:val="none" w:sz="0" w:space="0" w:color="auto"/>
        <w:left w:val="none" w:sz="0" w:space="0" w:color="auto"/>
        <w:bottom w:val="none" w:sz="0" w:space="0" w:color="auto"/>
        <w:right w:val="none" w:sz="0" w:space="0" w:color="auto"/>
      </w:divBdr>
      <w:divsChild>
        <w:div w:id="1500540014">
          <w:marLeft w:val="0"/>
          <w:marRight w:val="0"/>
          <w:marTop w:val="0"/>
          <w:marBottom w:val="0"/>
          <w:divBdr>
            <w:top w:val="none" w:sz="0" w:space="0" w:color="auto"/>
            <w:left w:val="none" w:sz="0" w:space="0" w:color="auto"/>
            <w:bottom w:val="none" w:sz="0" w:space="0" w:color="auto"/>
            <w:right w:val="none" w:sz="0" w:space="0" w:color="auto"/>
          </w:divBdr>
          <w:divsChild>
            <w:div w:id="889071601">
              <w:marLeft w:val="0"/>
              <w:marRight w:val="0"/>
              <w:marTop w:val="0"/>
              <w:marBottom w:val="0"/>
              <w:divBdr>
                <w:top w:val="none" w:sz="0" w:space="0" w:color="auto"/>
                <w:left w:val="none" w:sz="0" w:space="0" w:color="auto"/>
                <w:bottom w:val="none" w:sz="0" w:space="0" w:color="auto"/>
                <w:right w:val="none" w:sz="0" w:space="0" w:color="auto"/>
              </w:divBdr>
              <w:divsChild>
                <w:div w:id="1693803652">
                  <w:marLeft w:val="0"/>
                  <w:marRight w:val="0"/>
                  <w:marTop w:val="0"/>
                  <w:marBottom w:val="0"/>
                  <w:divBdr>
                    <w:top w:val="none" w:sz="0" w:space="0" w:color="auto"/>
                    <w:left w:val="none" w:sz="0" w:space="0" w:color="auto"/>
                    <w:bottom w:val="none" w:sz="0" w:space="0" w:color="auto"/>
                    <w:right w:val="none" w:sz="0" w:space="0" w:color="auto"/>
                  </w:divBdr>
                  <w:divsChild>
                    <w:div w:id="627903368">
                      <w:marLeft w:val="0"/>
                      <w:marRight w:val="0"/>
                      <w:marTop w:val="0"/>
                      <w:marBottom w:val="0"/>
                      <w:divBdr>
                        <w:top w:val="none" w:sz="0" w:space="0" w:color="auto"/>
                        <w:left w:val="none" w:sz="0" w:space="0" w:color="auto"/>
                        <w:bottom w:val="none" w:sz="0" w:space="0" w:color="auto"/>
                        <w:right w:val="none" w:sz="0" w:space="0" w:color="auto"/>
                      </w:divBdr>
                      <w:divsChild>
                        <w:div w:id="1996296778">
                          <w:marLeft w:val="0"/>
                          <w:marRight w:val="0"/>
                          <w:marTop w:val="0"/>
                          <w:marBottom w:val="0"/>
                          <w:divBdr>
                            <w:top w:val="none" w:sz="0" w:space="0" w:color="auto"/>
                            <w:left w:val="none" w:sz="0" w:space="0" w:color="auto"/>
                            <w:bottom w:val="none" w:sz="0" w:space="0" w:color="auto"/>
                            <w:right w:val="none" w:sz="0" w:space="0" w:color="auto"/>
                          </w:divBdr>
                          <w:divsChild>
                            <w:div w:id="1137332529">
                              <w:marLeft w:val="0"/>
                              <w:marRight w:val="0"/>
                              <w:marTop w:val="0"/>
                              <w:marBottom w:val="0"/>
                              <w:divBdr>
                                <w:top w:val="none" w:sz="0" w:space="0" w:color="auto"/>
                                <w:left w:val="none" w:sz="0" w:space="0" w:color="auto"/>
                                <w:bottom w:val="none" w:sz="0" w:space="0" w:color="auto"/>
                                <w:right w:val="none" w:sz="0" w:space="0" w:color="auto"/>
                              </w:divBdr>
                              <w:divsChild>
                                <w:div w:id="1984385623">
                                  <w:marLeft w:val="0"/>
                                  <w:marRight w:val="0"/>
                                  <w:marTop w:val="0"/>
                                  <w:marBottom w:val="0"/>
                                  <w:divBdr>
                                    <w:top w:val="none" w:sz="0" w:space="0" w:color="auto"/>
                                    <w:left w:val="none" w:sz="0" w:space="0" w:color="auto"/>
                                    <w:bottom w:val="none" w:sz="0" w:space="0" w:color="auto"/>
                                    <w:right w:val="none" w:sz="0" w:space="0" w:color="auto"/>
                                  </w:divBdr>
                                  <w:divsChild>
                                    <w:div w:id="733241203">
                                      <w:marLeft w:val="0"/>
                                      <w:marRight w:val="0"/>
                                      <w:marTop w:val="0"/>
                                      <w:marBottom w:val="0"/>
                                      <w:divBdr>
                                        <w:top w:val="none" w:sz="0" w:space="0" w:color="auto"/>
                                        <w:left w:val="none" w:sz="0" w:space="0" w:color="auto"/>
                                        <w:bottom w:val="none" w:sz="0" w:space="0" w:color="auto"/>
                                        <w:right w:val="none" w:sz="0" w:space="0" w:color="auto"/>
                                      </w:divBdr>
                                      <w:divsChild>
                                        <w:div w:id="1754742503">
                                          <w:marLeft w:val="0"/>
                                          <w:marRight w:val="0"/>
                                          <w:marTop w:val="0"/>
                                          <w:marBottom w:val="75"/>
                                          <w:divBdr>
                                            <w:top w:val="none" w:sz="0" w:space="0" w:color="auto"/>
                                            <w:left w:val="none" w:sz="0" w:space="0" w:color="auto"/>
                                            <w:bottom w:val="none" w:sz="0" w:space="0" w:color="auto"/>
                                            <w:right w:val="none" w:sz="0" w:space="0" w:color="auto"/>
                                          </w:divBdr>
                                          <w:divsChild>
                                            <w:div w:id="13487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4628">
                                  <w:marLeft w:val="0"/>
                                  <w:marRight w:val="0"/>
                                  <w:marTop w:val="0"/>
                                  <w:marBottom w:val="0"/>
                                  <w:divBdr>
                                    <w:top w:val="none" w:sz="0" w:space="0" w:color="auto"/>
                                    <w:left w:val="none" w:sz="0" w:space="0" w:color="auto"/>
                                    <w:bottom w:val="none" w:sz="0" w:space="0" w:color="auto"/>
                                    <w:right w:val="none" w:sz="0" w:space="0" w:color="auto"/>
                                  </w:divBdr>
                                  <w:divsChild>
                                    <w:div w:id="18771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924720">
                  <w:marLeft w:val="0"/>
                  <w:marRight w:val="0"/>
                  <w:marTop w:val="225"/>
                  <w:marBottom w:val="0"/>
                  <w:divBdr>
                    <w:top w:val="none" w:sz="0" w:space="0" w:color="auto"/>
                    <w:left w:val="none" w:sz="0" w:space="0" w:color="auto"/>
                    <w:bottom w:val="none" w:sz="0" w:space="0" w:color="auto"/>
                    <w:right w:val="none" w:sz="0" w:space="0" w:color="auto"/>
                  </w:divBdr>
                  <w:divsChild>
                    <w:div w:id="721826872">
                      <w:marLeft w:val="0"/>
                      <w:marRight w:val="0"/>
                      <w:marTop w:val="0"/>
                      <w:marBottom w:val="90"/>
                      <w:divBdr>
                        <w:top w:val="none" w:sz="0" w:space="0" w:color="auto"/>
                        <w:left w:val="none" w:sz="0" w:space="0" w:color="auto"/>
                        <w:bottom w:val="none" w:sz="0" w:space="0" w:color="auto"/>
                        <w:right w:val="none" w:sz="0" w:space="0" w:color="auto"/>
                      </w:divBdr>
                      <w:divsChild>
                        <w:div w:id="633175664">
                          <w:marLeft w:val="0"/>
                          <w:marRight w:val="0"/>
                          <w:marTop w:val="0"/>
                          <w:marBottom w:val="0"/>
                          <w:divBdr>
                            <w:top w:val="none" w:sz="0" w:space="0" w:color="auto"/>
                            <w:left w:val="none" w:sz="0" w:space="0" w:color="auto"/>
                            <w:bottom w:val="none" w:sz="0" w:space="0" w:color="auto"/>
                            <w:right w:val="none" w:sz="0" w:space="0" w:color="auto"/>
                          </w:divBdr>
                          <w:divsChild>
                            <w:div w:id="1718776607">
                              <w:marLeft w:val="0"/>
                              <w:marRight w:val="0"/>
                              <w:marTop w:val="0"/>
                              <w:marBottom w:val="0"/>
                              <w:divBdr>
                                <w:top w:val="none" w:sz="0" w:space="0" w:color="auto"/>
                                <w:left w:val="none" w:sz="0" w:space="0" w:color="auto"/>
                                <w:bottom w:val="none" w:sz="0" w:space="0" w:color="auto"/>
                                <w:right w:val="none" w:sz="0" w:space="0" w:color="auto"/>
                              </w:divBdr>
                              <w:divsChild>
                                <w:div w:id="1441334328">
                                  <w:marLeft w:val="0"/>
                                  <w:marRight w:val="0"/>
                                  <w:marTop w:val="0"/>
                                  <w:marBottom w:val="0"/>
                                  <w:divBdr>
                                    <w:top w:val="none" w:sz="0" w:space="0" w:color="auto"/>
                                    <w:left w:val="none" w:sz="0" w:space="0" w:color="auto"/>
                                    <w:bottom w:val="none" w:sz="0" w:space="0" w:color="auto"/>
                                    <w:right w:val="none" w:sz="0" w:space="0" w:color="auto"/>
                                  </w:divBdr>
                                  <w:divsChild>
                                    <w:div w:id="7848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679503">
          <w:marLeft w:val="0"/>
          <w:marRight w:val="0"/>
          <w:marTop w:val="240"/>
          <w:marBottom w:val="0"/>
          <w:divBdr>
            <w:top w:val="none" w:sz="0" w:space="0" w:color="auto"/>
            <w:left w:val="none" w:sz="0" w:space="0" w:color="auto"/>
            <w:bottom w:val="none" w:sz="0" w:space="0" w:color="auto"/>
            <w:right w:val="none" w:sz="0" w:space="0" w:color="auto"/>
          </w:divBdr>
          <w:divsChild>
            <w:div w:id="1632393856">
              <w:marLeft w:val="0"/>
              <w:marRight w:val="0"/>
              <w:marTop w:val="0"/>
              <w:marBottom w:val="0"/>
              <w:divBdr>
                <w:top w:val="none" w:sz="0" w:space="0" w:color="auto"/>
                <w:left w:val="none" w:sz="0" w:space="0" w:color="auto"/>
                <w:bottom w:val="none" w:sz="0" w:space="0" w:color="auto"/>
                <w:right w:val="none" w:sz="0" w:space="0" w:color="auto"/>
              </w:divBdr>
              <w:divsChild>
                <w:div w:id="2001422694">
                  <w:marLeft w:val="0"/>
                  <w:marRight w:val="0"/>
                  <w:marTop w:val="0"/>
                  <w:marBottom w:val="0"/>
                  <w:divBdr>
                    <w:top w:val="none" w:sz="0" w:space="0" w:color="auto"/>
                    <w:left w:val="none" w:sz="0" w:space="0" w:color="auto"/>
                    <w:bottom w:val="none" w:sz="0" w:space="0" w:color="auto"/>
                    <w:right w:val="none" w:sz="0" w:space="0" w:color="auto"/>
                  </w:divBdr>
                  <w:divsChild>
                    <w:div w:id="1833644472">
                      <w:marLeft w:val="0"/>
                      <w:marRight w:val="0"/>
                      <w:marTop w:val="0"/>
                      <w:marBottom w:val="0"/>
                      <w:divBdr>
                        <w:top w:val="none" w:sz="0" w:space="0" w:color="auto"/>
                        <w:left w:val="none" w:sz="0" w:space="0" w:color="auto"/>
                        <w:bottom w:val="none" w:sz="0" w:space="0" w:color="auto"/>
                        <w:right w:val="none" w:sz="0" w:space="0" w:color="auto"/>
                      </w:divBdr>
                      <w:divsChild>
                        <w:div w:id="915363081">
                          <w:marLeft w:val="0"/>
                          <w:marRight w:val="0"/>
                          <w:marTop w:val="0"/>
                          <w:marBottom w:val="0"/>
                          <w:divBdr>
                            <w:top w:val="none" w:sz="0" w:space="0" w:color="auto"/>
                            <w:left w:val="none" w:sz="0" w:space="0" w:color="auto"/>
                            <w:bottom w:val="none" w:sz="0" w:space="0" w:color="auto"/>
                            <w:right w:val="none" w:sz="0" w:space="0" w:color="auto"/>
                          </w:divBdr>
                          <w:divsChild>
                            <w:div w:id="106893751">
                              <w:marLeft w:val="0"/>
                              <w:marRight w:val="0"/>
                              <w:marTop w:val="0"/>
                              <w:marBottom w:val="0"/>
                              <w:divBdr>
                                <w:top w:val="none" w:sz="0" w:space="0" w:color="auto"/>
                                <w:left w:val="none" w:sz="0" w:space="0" w:color="auto"/>
                                <w:bottom w:val="none" w:sz="0" w:space="0" w:color="auto"/>
                                <w:right w:val="none" w:sz="0" w:space="0" w:color="auto"/>
                              </w:divBdr>
                              <w:divsChild>
                                <w:div w:id="389421428">
                                  <w:marLeft w:val="0"/>
                                  <w:marRight w:val="0"/>
                                  <w:marTop w:val="0"/>
                                  <w:marBottom w:val="0"/>
                                  <w:divBdr>
                                    <w:top w:val="none" w:sz="0" w:space="0" w:color="auto"/>
                                    <w:left w:val="none" w:sz="0" w:space="0" w:color="auto"/>
                                    <w:bottom w:val="none" w:sz="0" w:space="0" w:color="auto"/>
                                    <w:right w:val="none" w:sz="0" w:space="0" w:color="auto"/>
                                  </w:divBdr>
                                  <w:divsChild>
                                    <w:div w:id="16835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722199">
      <w:bodyDiv w:val="1"/>
      <w:marLeft w:val="0"/>
      <w:marRight w:val="0"/>
      <w:marTop w:val="0"/>
      <w:marBottom w:val="0"/>
      <w:divBdr>
        <w:top w:val="none" w:sz="0" w:space="0" w:color="auto"/>
        <w:left w:val="none" w:sz="0" w:space="0" w:color="auto"/>
        <w:bottom w:val="none" w:sz="0" w:space="0" w:color="auto"/>
        <w:right w:val="none" w:sz="0" w:space="0" w:color="auto"/>
      </w:divBdr>
      <w:divsChild>
        <w:div w:id="1970474772">
          <w:marLeft w:val="0"/>
          <w:marRight w:val="0"/>
          <w:marTop w:val="0"/>
          <w:marBottom w:val="0"/>
          <w:divBdr>
            <w:top w:val="none" w:sz="0" w:space="0" w:color="auto"/>
            <w:left w:val="none" w:sz="0" w:space="0" w:color="auto"/>
            <w:bottom w:val="none" w:sz="0" w:space="0" w:color="auto"/>
            <w:right w:val="none" w:sz="0" w:space="0" w:color="auto"/>
          </w:divBdr>
          <w:divsChild>
            <w:div w:id="1060903717">
              <w:marLeft w:val="0"/>
              <w:marRight w:val="0"/>
              <w:marTop w:val="0"/>
              <w:marBottom w:val="0"/>
              <w:divBdr>
                <w:top w:val="none" w:sz="0" w:space="0" w:color="auto"/>
                <w:left w:val="none" w:sz="0" w:space="0" w:color="auto"/>
                <w:bottom w:val="none" w:sz="0" w:space="0" w:color="auto"/>
                <w:right w:val="none" w:sz="0" w:space="0" w:color="auto"/>
              </w:divBdr>
              <w:divsChild>
                <w:div w:id="1309167457">
                  <w:marLeft w:val="0"/>
                  <w:marRight w:val="0"/>
                  <w:marTop w:val="0"/>
                  <w:marBottom w:val="0"/>
                  <w:divBdr>
                    <w:top w:val="none" w:sz="0" w:space="0" w:color="auto"/>
                    <w:left w:val="none" w:sz="0" w:space="0" w:color="auto"/>
                    <w:bottom w:val="none" w:sz="0" w:space="0" w:color="auto"/>
                    <w:right w:val="none" w:sz="0" w:space="0" w:color="auto"/>
                  </w:divBdr>
                  <w:divsChild>
                    <w:div w:id="1854954608">
                      <w:marLeft w:val="0"/>
                      <w:marRight w:val="0"/>
                      <w:marTop w:val="0"/>
                      <w:marBottom w:val="0"/>
                      <w:divBdr>
                        <w:top w:val="none" w:sz="0" w:space="0" w:color="auto"/>
                        <w:left w:val="none" w:sz="0" w:space="0" w:color="auto"/>
                        <w:bottom w:val="none" w:sz="0" w:space="0" w:color="auto"/>
                        <w:right w:val="none" w:sz="0" w:space="0" w:color="auto"/>
                      </w:divBdr>
                      <w:divsChild>
                        <w:div w:id="1717385646">
                          <w:marLeft w:val="0"/>
                          <w:marRight w:val="0"/>
                          <w:marTop w:val="0"/>
                          <w:marBottom w:val="0"/>
                          <w:divBdr>
                            <w:top w:val="none" w:sz="0" w:space="0" w:color="auto"/>
                            <w:left w:val="none" w:sz="0" w:space="0" w:color="auto"/>
                            <w:bottom w:val="none" w:sz="0" w:space="0" w:color="auto"/>
                            <w:right w:val="none" w:sz="0" w:space="0" w:color="auto"/>
                          </w:divBdr>
                          <w:divsChild>
                            <w:div w:id="342099307">
                              <w:marLeft w:val="0"/>
                              <w:marRight w:val="0"/>
                              <w:marTop w:val="0"/>
                              <w:marBottom w:val="0"/>
                              <w:divBdr>
                                <w:top w:val="none" w:sz="0" w:space="0" w:color="auto"/>
                                <w:left w:val="none" w:sz="0" w:space="0" w:color="auto"/>
                                <w:bottom w:val="none" w:sz="0" w:space="0" w:color="auto"/>
                                <w:right w:val="none" w:sz="0" w:space="0" w:color="auto"/>
                              </w:divBdr>
                              <w:divsChild>
                                <w:div w:id="687874189">
                                  <w:marLeft w:val="0"/>
                                  <w:marRight w:val="0"/>
                                  <w:marTop w:val="0"/>
                                  <w:marBottom w:val="0"/>
                                  <w:divBdr>
                                    <w:top w:val="none" w:sz="0" w:space="0" w:color="auto"/>
                                    <w:left w:val="none" w:sz="0" w:space="0" w:color="auto"/>
                                    <w:bottom w:val="none" w:sz="0" w:space="0" w:color="auto"/>
                                    <w:right w:val="none" w:sz="0" w:space="0" w:color="auto"/>
                                  </w:divBdr>
                                  <w:divsChild>
                                    <w:div w:id="1958902427">
                                      <w:marLeft w:val="0"/>
                                      <w:marRight w:val="0"/>
                                      <w:marTop w:val="0"/>
                                      <w:marBottom w:val="0"/>
                                      <w:divBdr>
                                        <w:top w:val="none" w:sz="0" w:space="0" w:color="auto"/>
                                        <w:left w:val="none" w:sz="0" w:space="0" w:color="auto"/>
                                        <w:bottom w:val="none" w:sz="0" w:space="0" w:color="auto"/>
                                        <w:right w:val="none" w:sz="0" w:space="0" w:color="auto"/>
                                      </w:divBdr>
                                      <w:divsChild>
                                        <w:div w:id="687366454">
                                          <w:marLeft w:val="0"/>
                                          <w:marRight w:val="0"/>
                                          <w:marTop w:val="0"/>
                                          <w:marBottom w:val="75"/>
                                          <w:divBdr>
                                            <w:top w:val="none" w:sz="0" w:space="0" w:color="auto"/>
                                            <w:left w:val="none" w:sz="0" w:space="0" w:color="auto"/>
                                            <w:bottom w:val="none" w:sz="0" w:space="0" w:color="auto"/>
                                            <w:right w:val="none" w:sz="0" w:space="0" w:color="auto"/>
                                          </w:divBdr>
                                          <w:divsChild>
                                            <w:div w:id="18238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507334">
                                  <w:marLeft w:val="0"/>
                                  <w:marRight w:val="0"/>
                                  <w:marTop w:val="0"/>
                                  <w:marBottom w:val="0"/>
                                  <w:divBdr>
                                    <w:top w:val="none" w:sz="0" w:space="0" w:color="auto"/>
                                    <w:left w:val="none" w:sz="0" w:space="0" w:color="auto"/>
                                    <w:bottom w:val="none" w:sz="0" w:space="0" w:color="auto"/>
                                    <w:right w:val="none" w:sz="0" w:space="0" w:color="auto"/>
                                  </w:divBdr>
                                  <w:divsChild>
                                    <w:div w:id="16979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544541">
                  <w:marLeft w:val="0"/>
                  <w:marRight w:val="0"/>
                  <w:marTop w:val="225"/>
                  <w:marBottom w:val="0"/>
                  <w:divBdr>
                    <w:top w:val="none" w:sz="0" w:space="0" w:color="auto"/>
                    <w:left w:val="none" w:sz="0" w:space="0" w:color="auto"/>
                    <w:bottom w:val="none" w:sz="0" w:space="0" w:color="auto"/>
                    <w:right w:val="none" w:sz="0" w:space="0" w:color="auto"/>
                  </w:divBdr>
                  <w:divsChild>
                    <w:div w:id="863058867">
                      <w:marLeft w:val="0"/>
                      <w:marRight w:val="0"/>
                      <w:marTop w:val="0"/>
                      <w:marBottom w:val="90"/>
                      <w:divBdr>
                        <w:top w:val="none" w:sz="0" w:space="0" w:color="auto"/>
                        <w:left w:val="none" w:sz="0" w:space="0" w:color="auto"/>
                        <w:bottom w:val="none" w:sz="0" w:space="0" w:color="auto"/>
                        <w:right w:val="none" w:sz="0" w:space="0" w:color="auto"/>
                      </w:divBdr>
                      <w:divsChild>
                        <w:div w:id="1791051055">
                          <w:marLeft w:val="0"/>
                          <w:marRight w:val="0"/>
                          <w:marTop w:val="0"/>
                          <w:marBottom w:val="0"/>
                          <w:divBdr>
                            <w:top w:val="none" w:sz="0" w:space="0" w:color="auto"/>
                            <w:left w:val="none" w:sz="0" w:space="0" w:color="auto"/>
                            <w:bottom w:val="none" w:sz="0" w:space="0" w:color="auto"/>
                            <w:right w:val="none" w:sz="0" w:space="0" w:color="auto"/>
                          </w:divBdr>
                          <w:divsChild>
                            <w:div w:id="1226723560">
                              <w:marLeft w:val="0"/>
                              <w:marRight w:val="0"/>
                              <w:marTop w:val="0"/>
                              <w:marBottom w:val="0"/>
                              <w:divBdr>
                                <w:top w:val="none" w:sz="0" w:space="0" w:color="auto"/>
                                <w:left w:val="none" w:sz="0" w:space="0" w:color="auto"/>
                                <w:bottom w:val="none" w:sz="0" w:space="0" w:color="auto"/>
                                <w:right w:val="none" w:sz="0" w:space="0" w:color="auto"/>
                              </w:divBdr>
                              <w:divsChild>
                                <w:div w:id="194276698">
                                  <w:marLeft w:val="0"/>
                                  <w:marRight w:val="0"/>
                                  <w:marTop w:val="0"/>
                                  <w:marBottom w:val="0"/>
                                  <w:divBdr>
                                    <w:top w:val="none" w:sz="0" w:space="0" w:color="auto"/>
                                    <w:left w:val="none" w:sz="0" w:space="0" w:color="auto"/>
                                    <w:bottom w:val="none" w:sz="0" w:space="0" w:color="auto"/>
                                    <w:right w:val="none" w:sz="0" w:space="0" w:color="auto"/>
                                  </w:divBdr>
                                  <w:divsChild>
                                    <w:div w:id="12515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041981">
          <w:marLeft w:val="0"/>
          <w:marRight w:val="0"/>
          <w:marTop w:val="240"/>
          <w:marBottom w:val="0"/>
          <w:divBdr>
            <w:top w:val="none" w:sz="0" w:space="0" w:color="auto"/>
            <w:left w:val="none" w:sz="0" w:space="0" w:color="auto"/>
            <w:bottom w:val="none" w:sz="0" w:space="0" w:color="auto"/>
            <w:right w:val="none" w:sz="0" w:space="0" w:color="auto"/>
          </w:divBdr>
          <w:divsChild>
            <w:div w:id="1548254225">
              <w:marLeft w:val="0"/>
              <w:marRight w:val="0"/>
              <w:marTop w:val="0"/>
              <w:marBottom w:val="0"/>
              <w:divBdr>
                <w:top w:val="none" w:sz="0" w:space="0" w:color="auto"/>
                <w:left w:val="none" w:sz="0" w:space="0" w:color="auto"/>
                <w:bottom w:val="none" w:sz="0" w:space="0" w:color="auto"/>
                <w:right w:val="none" w:sz="0" w:space="0" w:color="auto"/>
              </w:divBdr>
              <w:divsChild>
                <w:div w:id="824903749">
                  <w:marLeft w:val="0"/>
                  <w:marRight w:val="0"/>
                  <w:marTop w:val="0"/>
                  <w:marBottom w:val="0"/>
                  <w:divBdr>
                    <w:top w:val="none" w:sz="0" w:space="0" w:color="auto"/>
                    <w:left w:val="none" w:sz="0" w:space="0" w:color="auto"/>
                    <w:bottom w:val="none" w:sz="0" w:space="0" w:color="auto"/>
                    <w:right w:val="none" w:sz="0" w:space="0" w:color="auto"/>
                  </w:divBdr>
                  <w:divsChild>
                    <w:div w:id="849638106">
                      <w:marLeft w:val="0"/>
                      <w:marRight w:val="0"/>
                      <w:marTop w:val="0"/>
                      <w:marBottom w:val="0"/>
                      <w:divBdr>
                        <w:top w:val="none" w:sz="0" w:space="0" w:color="auto"/>
                        <w:left w:val="none" w:sz="0" w:space="0" w:color="auto"/>
                        <w:bottom w:val="none" w:sz="0" w:space="0" w:color="auto"/>
                        <w:right w:val="none" w:sz="0" w:space="0" w:color="auto"/>
                      </w:divBdr>
                      <w:divsChild>
                        <w:div w:id="1010135706">
                          <w:marLeft w:val="0"/>
                          <w:marRight w:val="0"/>
                          <w:marTop w:val="0"/>
                          <w:marBottom w:val="0"/>
                          <w:divBdr>
                            <w:top w:val="none" w:sz="0" w:space="0" w:color="auto"/>
                            <w:left w:val="none" w:sz="0" w:space="0" w:color="auto"/>
                            <w:bottom w:val="none" w:sz="0" w:space="0" w:color="auto"/>
                            <w:right w:val="none" w:sz="0" w:space="0" w:color="auto"/>
                          </w:divBdr>
                          <w:divsChild>
                            <w:div w:id="1813251454">
                              <w:marLeft w:val="0"/>
                              <w:marRight w:val="0"/>
                              <w:marTop w:val="0"/>
                              <w:marBottom w:val="0"/>
                              <w:divBdr>
                                <w:top w:val="none" w:sz="0" w:space="0" w:color="auto"/>
                                <w:left w:val="none" w:sz="0" w:space="0" w:color="auto"/>
                                <w:bottom w:val="none" w:sz="0" w:space="0" w:color="auto"/>
                                <w:right w:val="none" w:sz="0" w:space="0" w:color="auto"/>
                              </w:divBdr>
                              <w:divsChild>
                                <w:div w:id="18805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596550">
      <w:bodyDiv w:val="1"/>
      <w:marLeft w:val="0"/>
      <w:marRight w:val="0"/>
      <w:marTop w:val="0"/>
      <w:marBottom w:val="0"/>
      <w:divBdr>
        <w:top w:val="none" w:sz="0" w:space="0" w:color="auto"/>
        <w:left w:val="none" w:sz="0" w:space="0" w:color="auto"/>
        <w:bottom w:val="none" w:sz="0" w:space="0" w:color="auto"/>
        <w:right w:val="none" w:sz="0" w:space="0" w:color="auto"/>
      </w:divBdr>
      <w:divsChild>
        <w:div w:id="59641163">
          <w:marLeft w:val="0"/>
          <w:marRight w:val="0"/>
          <w:marTop w:val="0"/>
          <w:marBottom w:val="0"/>
          <w:divBdr>
            <w:top w:val="none" w:sz="0" w:space="0" w:color="auto"/>
            <w:left w:val="none" w:sz="0" w:space="0" w:color="auto"/>
            <w:bottom w:val="none" w:sz="0" w:space="0" w:color="auto"/>
            <w:right w:val="none" w:sz="0" w:space="0" w:color="auto"/>
          </w:divBdr>
          <w:divsChild>
            <w:div w:id="745540042">
              <w:marLeft w:val="0"/>
              <w:marRight w:val="0"/>
              <w:marTop w:val="0"/>
              <w:marBottom w:val="0"/>
              <w:divBdr>
                <w:top w:val="none" w:sz="0" w:space="0" w:color="auto"/>
                <w:left w:val="none" w:sz="0" w:space="0" w:color="auto"/>
                <w:bottom w:val="none" w:sz="0" w:space="0" w:color="auto"/>
                <w:right w:val="none" w:sz="0" w:space="0" w:color="auto"/>
              </w:divBdr>
              <w:divsChild>
                <w:div w:id="1004090350">
                  <w:marLeft w:val="0"/>
                  <w:marRight w:val="0"/>
                  <w:marTop w:val="0"/>
                  <w:marBottom w:val="0"/>
                  <w:divBdr>
                    <w:top w:val="none" w:sz="0" w:space="0" w:color="auto"/>
                    <w:left w:val="none" w:sz="0" w:space="0" w:color="auto"/>
                    <w:bottom w:val="none" w:sz="0" w:space="0" w:color="auto"/>
                    <w:right w:val="none" w:sz="0" w:space="0" w:color="auto"/>
                  </w:divBdr>
                  <w:divsChild>
                    <w:div w:id="2041860186">
                      <w:marLeft w:val="0"/>
                      <w:marRight w:val="0"/>
                      <w:marTop w:val="0"/>
                      <w:marBottom w:val="0"/>
                      <w:divBdr>
                        <w:top w:val="none" w:sz="0" w:space="0" w:color="auto"/>
                        <w:left w:val="none" w:sz="0" w:space="0" w:color="auto"/>
                        <w:bottom w:val="none" w:sz="0" w:space="0" w:color="auto"/>
                        <w:right w:val="none" w:sz="0" w:space="0" w:color="auto"/>
                      </w:divBdr>
                      <w:divsChild>
                        <w:div w:id="1228298746">
                          <w:marLeft w:val="0"/>
                          <w:marRight w:val="0"/>
                          <w:marTop w:val="0"/>
                          <w:marBottom w:val="0"/>
                          <w:divBdr>
                            <w:top w:val="none" w:sz="0" w:space="0" w:color="auto"/>
                            <w:left w:val="none" w:sz="0" w:space="0" w:color="auto"/>
                            <w:bottom w:val="none" w:sz="0" w:space="0" w:color="auto"/>
                            <w:right w:val="none" w:sz="0" w:space="0" w:color="auto"/>
                          </w:divBdr>
                          <w:divsChild>
                            <w:div w:id="1563561076">
                              <w:marLeft w:val="0"/>
                              <w:marRight w:val="0"/>
                              <w:marTop w:val="0"/>
                              <w:marBottom w:val="0"/>
                              <w:divBdr>
                                <w:top w:val="none" w:sz="0" w:space="0" w:color="auto"/>
                                <w:left w:val="none" w:sz="0" w:space="0" w:color="auto"/>
                                <w:bottom w:val="none" w:sz="0" w:space="0" w:color="auto"/>
                                <w:right w:val="none" w:sz="0" w:space="0" w:color="auto"/>
                              </w:divBdr>
                              <w:divsChild>
                                <w:div w:id="1620603941">
                                  <w:marLeft w:val="0"/>
                                  <w:marRight w:val="0"/>
                                  <w:marTop w:val="0"/>
                                  <w:marBottom w:val="0"/>
                                  <w:divBdr>
                                    <w:top w:val="none" w:sz="0" w:space="0" w:color="auto"/>
                                    <w:left w:val="none" w:sz="0" w:space="0" w:color="auto"/>
                                    <w:bottom w:val="none" w:sz="0" w:space="0" w:color="auto"/>
                                    <w:right w:val="none" w:sz="0" w:space="0" w:color="auto"/>
                                  </w:divBdr>
                                  <w:divsChild>
                                    <w:div w:id="1576280779">
                                      <w:marLeft w:val="0"/>
                                      <w:marRight w:val="0"/>
                                      <w:marTop w:val="0"/>
                                      <w:marBottom w:val="0"/>
                                      <w:divBdr>
                                        <w:top w:val="none" w:sz="0" w:space="0" w:color="auto"/>
                                        <w:left w:val="none" w:sz="0" w:space="0" w:color="auto"/>
                                        <w:bottom w:val="none" w:sz="0" w:space="0" w:color="auto"/>
                                        <w:right w:val="none" w:sz="0" w:space="0" w:color="auto"/>
                                      </w:divBdr>
                                      <w:divsChild>
                                        <w:div w:id="1802914910">
                                          <w:marLeft w:val="0"/>
                                          <w:marRight w:val="0"/>
                                          <w:marTop w:val="0"/>
                                          <w:marBottom w:val="75"/>
                                          <w:divBdr>
                                            <w:top w:val="none" w:sz="0" w:space="0" w:color="auto"/>
                                            <w:left w:val="none" w:sz="0" w:space="0" w:color="auto"/>
                                            <w:bottom w:val="none" w:sz="0" w:space="0" w:color="auto"/>
                                            <w:right w:val="none" w:sz="0" w:space="0" w:color="auto"/>
                                          </w:divBdr>
                                          <w:divsChild>
                                            <w:div w:id="13381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340341">
                                  <w:marLeft w:val="0"/>
                                  <w:marRight w:val="0"/>
                                  <w:marTop w:val="0"/>
                                  <w:marBottom w:val="0"/>
                                  <w:divBdr>
                                    <w:top w:val="none" w:sz="0" w:space="0" w:color="auto"/>
                                    <w:left w:val="none" w:sz="0" w:space="0" w:color="auto"/>
                                    <w:bottom w:val="none" w:sz="0" w:space="0" w:color="auto"/>
                                    <w:right w:val="none" w:sz="0" w:space="0" w:color="auto"/>
                                  </w:divBdr>
                                  <w:divsChild>
                                    <w:div w:id="13273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653590">
                  <w:marLeft w:val="0"/>
                  <w:marRight w:val="0"/>
                  <w:marTop w:val="225"/>
                  <w:marBottom w:val="0"/>
                  <w:divBdr>
                    <w:top w:val="none" w:sz="0" w:space="0" w:color="auto"/>
                    <w:left w:val="none" w:sz="0" w:space="0" w:color="auto"/>
                    <w:bottom w:val="none" w:sz="0" w:space="0" w:color="auto"/>
                    <w:right w:val="none" w:sz="0" w:space="0" w:color="auto"/>
                  </w:divBdr>
                  <w:divsChild>
                    <w:div w:id="820005373">
                      <w:marLeft w:val="0"/>
                      <w:marRight w:val="0"/>
                      <w:marTop w:val="0"/>
                      <w:marBottom w:val="90"/>
                      <w:divBdr>
                        <w:top w:val="none" w:sz="0" w:space="0" w:color="auto"/>
                        <w:left w:val="none" w:sz="0" w:space="0" w:color="auto"/>
                        <w:bottom w:val="none" w:sz="0" w:space="0" w:color="auto"/>
                        <w:right w:val="none" w:sz="0" w:space="0" w:color="auto"/>
                      </w:divBdr>
                      <w:divsChild>
                        <w:div w:id="633222779">
                          <w:marLeft w:val="0"/>
                          <w:marRight w:val="0"/>
                          <w:marTop w:val="0"/>
                          <w:marBottom w:val="0"/>
                          <w:divBdr>
                            <w:top w:val="none" w:sz="0" w:space="0" w:color="auto"/>
                            <w:left w:val="none" w:sz="0" w:space="0" w:color="auto"/>
                            <w:bottom w:val="none" w:sz="0" w:space="0" w:color="auto"/>
                            <w:right w:val="none" w:sz="0" w:space="0" w:color="auto"/>
                          </w:divBdr>
                          <w:divsChild>
                            <w:div w:id="1420516343">
                              <w:marLeft w:val="0"/>
                              <w:marRight w:val="0"/>
                              <w:marTop w:val="0"/>
                              <w:marBottom w:val="0"/>
                              <w:divBdr>
                                <w:top w:val="none" w:sz="0" w:space="0" w:color="auto"/>
                                <w:left w:val="none" w:sz="0" w:space="0" w:color="auto"/>
                                <w:bottom w:val="none" w:sz="0" w:space="0" w:color="auto"/>
                                <w:right w:val="none" w:sz="0" w:space="0" w:color="auto"/>
                              </w:divBdr>
                              <w:divsChild>
                                <w:div w:id="1670209938">
                                  <w:marLeft w:val="0"/>
                                  <w:marRight w:val="0"/>
                                  <w:marTop w:val="0"/>
                                  <w:marBottom w:val="0"/>
                                  <w:divBdr>
                                    <w:top w:val="none" w:sz="0" w:space="0" w:color="auto"/>
                                    <w:left w:val="none" w:sz="0" w:space="0" w:color="auto"/>
                                    <w:bottom w:val="none" w:sz="0" w:space="0" w:color="auto"/>
                                    <w:right w:val="none" w:sz="0" w:space="0" w:color="auto"/>
                                  </w:divBdr>
                                  <w:divsChild>
                                    <w:div w:id="11061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234281">
          <w:marLeft w:val="0"/>
          <w:marRight w:val="0"/>
          <w:marTop w:val="240"/>
          <w:marBottom w:val="0"/>
          <w:divBdr>
            <w:top w:val="none" w:sz="0" w:space="0" w:color="auto"/>
            <w:left w:val="none" w:sz="0" w:space="0" w:color="auto"/>
            <w:bottom w:val="none" w:sz="0" w:space="0" w:color="auto"/>
            <w:right w:val="none" w:sz="0" w:space="0" w:color="auto"/>
          </w:divBdr>
          <w:divsChild>
            <w:div w:id="1723597652">
              <w:marLeft w:val="0"/>
              <w:marRight w:val="0"/>
              <w:marTop w:val="0"/>
              <w:marBottom w:val="0"/>
              <w:divBdr>
                <w:top w:val="none" w:sz="0" w:space="0" w:color="auto"/>
                <w:left w:val="none" w:sz="0" w:space="0" w:color="auto"/>
                <w:bottom w:val="none" w:sz="0" w:space="0" w:color="auto"/>
                <w:right w:val="none" w:sz="0" w:space="0" w:color="auto"/>
              </w:divBdr>
              <w:divsChild>
                <w:div w:id="1792937043">
                  <w:marLeft w:val="0"/>
                  <w:marRight w:val="0"/>
                  <w:marTop w:val="0"/>
                  <w:marBottom w:val="0"/>
                  <w:divBdr>
                    <w:top w:val="none" w:sz="0" w:space="0" w:color="auto"/>
                    <w:left w:val="none" w:sz="0" w:space="0" w:color="auto"/>
                    <w:bottom w:val="none" w:sz="0" w:space="0" w:color="auto"/>
                    <w:right w:val="none" w:sz="0" w:space="0" w:color="auto"/>
                  </w:divBdr>
                  <w:divsChild>
                    <w:div w:id="1878198902">
                      <w:marLeft w:val="0"/>
                      <w:marRight w:val="0"/>
                      <w:marTop w:val="0"/>
                      <w:marBottom w:val="0"/>
                      <w:divBdr>
                        <w:top w:val="none" w:sz="0" w:space="0" w:color="auto"/>
                        <w:left w:val="none" w:sz="0" w:space="0" w:color="auto"/>
                        <w:bottom w:val="none" w:sz="0" w:space="0" w:color="auto"/>
                        <w:right w:val="none" w:sz="0" w:space="0" w:color="auto"/>
                      </w:divBdr>
                      <w:divsChild>
                        <w:div w:id="427309717">
                          <w:marLeft w:val="0"/>
                          <w:marRight w:val="0"/>
                          <w:marTop w:val="0"/>
                          <w:marBottom w:val="0"/>
                          <w:divBdr>
                            <w:top w:val="none" w:sz="0" w:space="0" w:color="auto"/>
                            <w:left w:val="none" w:sz="0" w:space="0" w:color="auto"/>
                            <w:bottom w:val="none" w:sz="0" w:space="0" w:color="auto"/>
                            <w:right w:val="none" w:sz="0" w:space="0" w:color="auto"/>
                          </w:divBdr>
                          <w:divsChild>
                            <w:div w:id="2063674759">
                              <w:marLeft w:val="0"/>
                              <w:marRight w:val="0"/>
                              <w:marTop w:val="0"/>
                              <w:marBottom w:val="0"/>
                              <w:divBdr>
                                <w:top w:val="none" w:sz="0" w:space="0" w:color="auto"/>
                                <w:left w:val="none" w:sz="0" w:space="0" w:color="auto"/>
                                <w:bottom w:val="none" w:sz="0" w:space="0" w:color="auto"/>
                                <w:right w:val="none" w:sz="0" w:space="0" w:color="auto"/>
                              </w:divBdr>
                              <w:divsChild>
                                <w:div w:id="1896967506">
                                  <w:marLeft w:val="0"/>
                                  <w:marRight w:val="0"/>
                                  <w:marTop w:val="0"/>
                                  <w:marBottom w:val="0"/>
                                  <w:divBdr>
                                    <w:top w:val="none" w:sz="0" w:space="0" w:color="auto"/>
                                    <w:left w:val="none" w:sz="0" w:space="0" w:color="auto"/>
                                    <w:bottom w:val="none" w:sz="0" w:space="0" w:color="auto"/>
                                    <w:right w:val="none" w:sz="0" w:space="0" w:color="auto"/>
                                  </w:divBdr>
                                  <w:divsChild>
                                    <w:div w:id="719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152170">
      <w:bodyDiv w:val="1"/>
      <w:marLeft w:val="0"/>
      <w:marRight w:val="0"/>
      <w:marTop w:val="0"/>
      <w:marBottom w:val="0"/>
      <w:divBdr>
        <w:top w:val="none" w:sz="0" w:space="0" w:color="auto"/>
        <w:left w:val="none" w:sz="0" w:space="0" w:color="auto"/>
        <w:bottom w:val="none" w:sz="0" w:space="0" w:color="auto"/>
        <w:right w:val="none" w:sz="0" w:space="0" w:color="auto"/>
      </w:divBdr>
      <w:divsChild>
        <w:div w:id="2002655561">
          <w:marLeft w:val="0"/>
          <w:marRight w:val="0"/>
          <w:marTop w:val="0"/>
          <w:marBottom w:val="0"/>
          <w:divBdr>
            <w:top w:val="none" w:sz="0" w:space="0" w:color="auto"/>
            <w:left w:val="none" w:sz="0" w:space="0" w:color="auto"/>
            <w:bottom w:val="none" w:sz="0" w:space="0" w:color="auto"/>
            <w:right w:val="none" w:sz="0" w:space="0" w:color="auto"/>
          </w:divBdr>
          <w:divsChild>
            <w:div w:id="223830680">
              <w:marLeft w:val="0"/>
              <w:marRight w:val="0"/>
              <w:marTop w:val="0"/>
              <w:marBottom w:val="0"/>
              <w:divBdr>
                <w:top w:val="none" w:sz="0" w:space="0" w:color="auto"/>
                <w:left w:val="none" w:sz="0" w:space="0" w:color="auto"/>
                <w:bottom w:val="none" w:sz="0" w:space="0" w:color="auto"/>
                <w:right w:val="none" w:sz="0" w:space="0" w:color="auto"/>
              </w:divBdr>
              <w:divsChild>
                <w:div w:id="989212465">
                  <w:marLeft w:val="0"/>
                  <w:marRight w:val="0"/>
                  <w:marTop w:val="0"/>
                  <w:marBottom w:val="0"/>
                  <w:divBdr>
                    <w:top w:val="none" w:sz="0" w:space="0" w:color="auto"/>
                    <w:left w:val="none" w:sz="0" w:space="0" w:color="auto"/>
                    <w:bottom w:val="none" w:sz="0" w:space="0" w:color="auto"/>
                    <w:right w:val="none" w:sz="0" w:space="0" w:color="auto"/>
                  </w:divBdr>
                  <w:divsChild>
                    <w:div w:id="1228029087">
                      <w:marLeft w:val="0"/>
                      <w:marRight w:val="0"/>
                      <w:marTop w:val="0"/>
                      <w:marBottom w:val="0"/>
                      <w:divBdr>
                        <w:top w:val="none" w:sz="0" w:space="0" w:color="auto"/>
                        <w:left w:val="none" w:sz="0" w:space="0" w:color="auto"/>
                        <w:bottom w:val="none" w:sz="0" w:space="0" w:color="auto"/>
                        <w:right w:val="none" w:sz="0" w:space="0" w:color="auto"/>
                      </w:divBdr>
                      <w:divsChild>
                        <w:div w:id="1450929455">
                          <w:marLeft w:val="0"/>
                          <w:marRight w:val="0"/>
                          <w:marTop w:val="0"/>
                          <w:marBottom w:val="0"/>
                          <w:divBdr>
                            <w:top w:val="none" w:sz="0" w:space="0" w:color="auto"/>
                            <w:left w:val="none" w:sz="0" w:space="0" w:color="auto"/>
                            <w:bottom w:val="none" w:sz="0" w:space="0" w:color="auto"/>
                            <w:right w:val="none" w:sz="0" w:space="0" w:color="auto"/>
                          </w:divBdr>
                          <w:divsChild>
                            <w:div w:id="1617177091">
                              <w:marLeft w:val="0"/>
                              <w:marRight w:val="0"/>
                              <w:marTop w:val="0"/>
                              <w:marBottom w:val="0"/>
                              <w:divBdr>
                                <w:top w:val="none" w:sz="0" w:space="0" w:color="auto"/>
                                <w:left w:val="none" w:sz="0" w:space="0" w:color="auto"/>
                                <w:bottom w:val="none" w:sz="0" w:space="0" w:color="auto"/>
                                <w:right w:val="none" w:sz="0" w:space="0" w:color="auto"/>
                              </w:divBdr>
                              <w:divsChild>
                                <w:div w:id="947810418">
                                  <w:marLeft w:val="0"/>
                                  <w:marRight w:val="0"/>
                                  <w:marTop w:val="0"/>
                                  <w:marBottom w:val="0"/>
                                  <w:divBdr>
                                    <w:top w:val="none" w:sz="0" w:space="0" w:color="auto"/>
                                    <w:left w:val="none" w:sz="0" w:space="0" w:color="auto"/>
                                    <w:bottom w:val="none" w:sz="0" w:space="0" w:color="auto"/>
                                    <w:right w:val="none" w:sz="0" w:space="0" w:color="auto"/>
                                  </w:divBdr>
                                  <w:divsChild>
                                    <w:div w:id="1185946113">
                                      <w:marLeft w:val="0"/>
                                      <w:marRight w:val="0"/>
                                      <w:marTop w:val="0"/>
                                      <w:marBottom w:val="0"/>
                                      <w:divBdr>
                                        <w:top w:val="none" w:sz="0" w:space="0" w:color="auto"/>
                                        <w:left w:val="none" w:sz="0" w:space="0" w:color="auto"/>
                                        <w:bottom w:val="none" w:sz="0" w:space="0" w:color="auto"/>
                                        <w:right w:val="none" w:sz="0" w:space="0" w:color="auto"/>
                                      </w:divBdr>
                                      <w:divsChild>
                                        <w:div w:id="1651906870">
                                          <w:marLeft w:val="0"/>
                                          <w:marRight w:val="0"/>
                                          <w:marTop w:val="0"/>
                                          <w:marBottom w:val="75"/>
                                          <w:divBdr>
                                            <w:top w:val="none" w:sz="0" w:space="0" w:color="auto"/>
                                            <w:left w:val="none" w:sz="0" w:space="0" w:color="auto"/>
                                            <w:bottom w:val="none" w:sz="0" w:space="0" w:color="auto"/>
                                            <w:right w:val="none" w:sz="0" w:space="0" w:color="auto"/>
                                          </w:divBdr>
                                          <w:divsChild>
                                            <w:div w:id="33904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07487">
                                  <w:marLeft w:val="0"/>
                                  <w:marRight w:val="0"/>
                                  <w:marTop w:val="0"/>
                                  <w:marBottom w:val="0"/>
                                  <w:divBdr>
                                    <w:top w:val="none" w:sz="0" w:space="0" w:color="auto"/>
                                    <w:left w:val="none" w:sz="0" w:space="0" w:color="auto"/>
                                    <w:bottom w:val="none" w:sz="0" w:space="0" w:color="auto"/>
                                    <w:right w:val="none" w:sz="0" w:space="0" w:color="auto"/>
                                  </w:divBdr>
                                  <w:divsChild>
                                    <w:div w:id="26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021792">
                  <w:marLeft w:val="0"/>
                  <w:marRight w:val="0"/>
                  <w:marTop w:val="225"/>
                  <w:marBottom w:val="0"/>
                  <w:divBdr>
                    <w:top w:val="none" w:sz="0" w:space="0" w:color="auto"/>
                    <w:left w:val="none" w:sz="0" w:space="0" w:color="auto"/>
                    <w:bottom w:val="none" w:sz="0" w:space="0" w:color="auto"/>
                    <w:right w:val="none" w:sz="0" w:space="0" w:color="auto"/>
                  </w:divBdr>
                  <w:divsChild>
                    <w:div w:id="1685748537">
                      <w:marLeft w:val="0"/>
                      <w:marRight w:val="0"/>
                      <w:marTop w:val="0"/>
                      <w:marBottom w:val="90"/>
                      <w:divBdr>
                        <w:top w:val="none" w:sz="0" w:space="0" w:color="auto"/>
                        <w:left w:val="none" w:sz="0" w:space="0" w:color="auto"/>
                        <w:bottom w:val="none" w:sz="0" w:space="0" w:color="auto"/>
                        <w:right w:val="none" w:sz="0" w:space="0" w:color="auto"/>
                      </w:divBdr>
                      <w:divsChild>
                        <w:div w:id="1683357999">
                          <w:marLeft w:val="0"/>
                          <w:marRight w:val="0"/>
                          <w:marTop w:val="0"/>
                          <w:marBottom w:val="0"/>
                          <w:divBdr>
                            <w:top w:val="none" w:sz="0" w:space="0" w:color="auto"/>
                            <w:left w:val="none" w:sz="0" w:space="0" w:color="auto"/>
                            <w:bottom w:val="none" w:sz="0" w:space="0" w:color="auto"/>
                            <w:right w:val="none" w:sz="0" w:space="0" w:color="auto"/>
                          </w:divBdr>
                          <w:divsChild>
                            <w:div w:id="1569073554">
                              <w:marLeft w:val="0"/>
                              <w:marRight w:val="0"/>
                              <w:marTop w:val="0"/>
                              <w:marBottom w:val="0"/>
                              <w:divBdr>
                                <w:top w:val="none" w:sz="0" w:space="0" w:color="auto"/>
                                <w:left w:val="none" w:sz="0" w:space="0" w:color="auto"/>
                                <w:bottom w:val="none" w:sz="0" w:space="0" w:color="auto"/>
                                <w:right w:val="none" w:sz="0" w:space="0" w:color="auto"/>
                              </w:divBdr>
                              <w:divsChild>
                                <w:div w:id="427970698">
                                  <w:marLeft w:val="0"/>
                                  <w:marRight w:val="0"/>
                                  <w:marTop w:val="0"/>
                                  <w:marBottom w:val="0"/>
                                  <w:divBdr>
                                    <w:top w:val="none" w:sz="0" w:space="0" w:color="auto"/>
                                    <w:left w:val="none" w:sz="0" w:space="0" w:color="auto"/>
                                    <w:bottom w:val="none" w:sz="0" w:space="0" w:color="auto"/>
                                    <w:right w:val="none" w:sz="0" w:space="0" w:color="auto"/>
                                  </w:divBdr>
                                  <w:divsChild>
                                    <w:div w:id="192101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653427">
          <w:marLeft w:val="0"/>
          <w:marRight w:val="0"/>
          <w:marTop w:val="240"/>
          <w:marBottom w:val="0"/>
          <w:divBdr>
            <w:top w:val="none" w:sz="0" w:space="0" w:color="auto"/>
            <w:left w:val="none" w:sz="0" w:space="0" w:color="auto"/>
            <w:bottom w:val="none" w:sz="0" w:space="0" w:color="auto"/>
            <w:right w:val="none" w:sz="0" w:space="0" w:color="auto"/>
          </w:divBdr>
          <w:divsChild>
            <w:div w:id="1820616002">
              <w:marLeft w:val="0"/>
              <w:marRight w:val="0"/>
              <w:marTop w:val="0"/>
              <w:marBottom w:val="0"/>
              <w:divBdr>
                <w:top w:val="none" w:sz="0" w:space="0" w:color="auto"/>
                <w:left w:val="none" w:sz="0" w:space="0" w:color="auto"/>
                <w:bottom w:val="none" w:sz="0" w:space="0" w:color="auto"/>
                <w:right w:val="none" w:sz="0" w:space="0" w:color="auto"/>
              </w:divBdr>
              <w:divsChild>
                <w:div w:id="669335679">
                  <w:marLeft w:val="0"/>
                  <w:marRight w:val="0"/>
                  <w:marTop w:val="0"/>
                  <w:marBottom w:val="0"/>
                  <w:divBdr>
                    <w:top w:val="none" w:sz="0" w:space="0" w:color="auto"/>
                    <w:left w:val="none" w:sz="0" w:space="0" w:color="auto"/>
                    <w:bottom w:val="none" w:sz="0" w:space="0" w:color="auto"/>
                    <w:right w:val="none" w:sz="0" w:space="0" w:color="auto"/>
                  </w:divBdr>
                  <w:divsChild>
                    <w:div w:id="798760373">
                      <w:marLeft w:val="0"/>
                      <w:marRight w:val="0"/>
                      <w:marTop w:val="0"/>
                      <w:marBottom w:val="0"/>
                      <w:divBdr>
                        <w:top w:val="none" w:sz="0" w:space="0" w:color="auto"/>
                        <w:left w:val="none" w:sz="0" w:space="0" w:color="auto"/>
                        <w:bottom w:val="none" w:sz="0" w:space="0" w:color="auto"/>
                        <w:right w:val="none" w:sz="0" w:space="0" w:color="auto"/>
                      </w:divBdr>
                      <w:divsChild>
                        <w:div w:id="452092709">
                          <w:marLeft w:val="0"/>
                          <w:marRight w:val="0"/>
                          <w:marTop w:val="0"/>
                          <w:marBottom w:val="0"/>
                          <w:divBdr>
                            <w:top w:val="none" w:sz="0" w:space="0" w:color="auto"/>
                            <w:left w:val="none" w:sz="0" w:space="0" w:color="auto"/>
                            <w:bottom w:val="none" w:sz="0" w:space="0" w:color="auto"/>
                            <w:right w:val="none" w:sz="0" w:space="0" w:color="auto"/>
                          </w:divBdr>
                          <w:divsChild>
                            <w:div w:id="1870800876">
                              <w:marLeft w:val="0"/>
                              <w:marRight w:val="0"/>
                              <w:marTop w:val="0"/>
                              <w:marBottom w:val="0"/>
                              <w:divBdr>
                                <w:top w:val="none" w:sz="0" w:space="0" w:color="auto"/>
                                <w:left w:val="none" w:sz="0" w:space="0" w:color="auto"/>
                                <w:bottom w:val="none" w:sz="0" w:space="0" w:color="auto"/>
                                <w:right w:val="none" w:sz="0" w:space="0" w:color="auto"/>
                              </w:divBdr>
                              <w:divsChild>
                                <w:div w:id="781803443">
                                  <w:marLeft w:val="0"/>
                                  <w:marRight w:val="0"/>
                                  <w:marTop w:val="0"/>
                                  <w:marBottom w:val="0"/>
                                  <w:divBdr>
                                    <w:top w:val="none" w:sz="0" w:space="0" w:color="auto"/>
                                    <w:left w:val="none" w:sz="0" w:space="0" w:color="auto"/>
                                    <w:bottom w:val="none" w:sz="0" w:space="0" w:color="auto"/>
                                    <w:right w:val="none" w:sz="0" w:space="0" w:color="auto"/>
                                  </w:divBdr>
                                  <w:divsChild>
                                    <w:div w:id="1176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481528">
      <w:bodyDiv w:val="1"/>
      <w:marLeft w:val="0"/>
      <w:marRight w:val="0"/>
      <w:marTop w:val="0"/>
      <w:marBottom w:val="0"/>
      <w:divBdr>
        <w:top w:val="none" w:sz="0" w:space="0" w:color="auto"/>
        <w:left w:val="none" w:sz="0" w:space="0" w:color="auto"/>
        <w:bottom w:val="none" w:sz="0" w:space="0" w:color="auto"/>
        <w:right w:val="none" w:sz="0" w:space="0" w:color="auto"/>
      </w:divBdr>
      <w:divsChild>
        <w:div w:id="2097897716">
          <w:marLeft w:val="0"/>
          <w:marRight w:val="0"/>
          <w:marTop w:val="0"/>
          <w:marBottom w:val="0"/>
          <w:divBdr>
            <w:top w:val="none" w:sz="0" w:space="0" w:color="auto"/>
            <w:left w:val="none" w:sz="0" w:space="0" w:color="auto"/>
            <w:bottom w:val="none" w:sz="0" w:space="0" w:color="auto"/>
            <w:right w:val="none" w:sz="0" w:space="0" w:color="auto"/>
          </w:divBdr>
          <w:divsChild>
            <w:div w:id="1896433018">
              <w:marLeft w:val="0"/>
              <w:marRight w:val="0"/>
              <w:marTop w:val="0"/>
              <w:marBottom w:val="0"/>
              <w:divBdr>
                <w:top w:val="none" w:sz="0" w:space="0" w:color="auto"/>
                <w:left w:val="none" w:sz="0" w:space="0" w:color="auto"/>
                <w:bottom w:val="none" w:sz="0" w:space="0" w:color="auto"/>
                <w:right w:val="none" w:sz="0" w:space="0" w:color="auto"/>
              </w:divBdr>
              <w:divsChild>
                <w:div w:id="820803790">
                  <w:marLeft w:val="0"/>
                  <w:marRight w:val="0"/>
                  <w:marTop w:val="0"/>
                  <w:marBottom w:val="0"/>
                  <w:divBdr>
                    <w:top w:val="none" w:sz="0" w:space="0" w:color="auto"/>
                    <w:left w:val="none" w:sz="0" w:space="0" w:color="auto"/>
                    <w:bottom w:val="none" w:sz="0" w:space="0" w:color="auto"/>
                    <w:right w:val="none" w:sz="0" w:space="0" w:color="auto"/>
                  </w:divBdr>
                  <w:divsChild>
                    <w:div w:id="686635470">
                      <w:marLeft w:val="0"/>
                      <w:marRight w:val="0"/>
                      <w:marTop w:val="0"/>
                      <w:marBottom w:val="0"/>
                      <w:divBdr>
                        <w:top w:val="none" w:sz="0" w:space="0" w:color="auto"/>
                        <w:left w:val="none" w:sz="0" w:space="0" w:color="auto"/>
                        <w:bottom w:val="none" w:sz="0" w:space="0" w:color="auto"/>
                        <w:right w:val="none" w:sz="0" w:space="0" w:color="auto"/>
                      </w:divBdr>
                      <w:divsChild>
                        <w:div w:id="725029390">
                          <w:marLeft w:val="0"/>
                          <w:marRight w:val="0"/>
                          <w:marTop w:val="0"/>
                          <w:marBottom w:val="0"/>
                          <w:divBdr>
                            <w:top w:val="none" w:sz="0" w:space="0" w:color="auto"/>
                            <w:left w:val="none" w:sz="0" w:space="0" w:color="auto"/>
                            <w:bottom w:val="none" w:sz="0" w:space="0" w:color="auto"/>
                            <w:right w:val="none" w:sz="0" w:space="0" w:color="auto"/>
                          </w:divBdr>
                          <w:divsChild>
                            <w:div w:id="921062707">
                              <w:marLeft w:val="0"/>
                              <w:marRight w:val="0"/>
                              <w:marTop w:val="0"/>
                              <w:marBottom w:val="0"/>
                              <w:divBdr>
                                <w:top w:val="none" w:sz="0" w:space="0" w:color="auto"/>
                                <w:left w:val="none" w:sz="0" w:space="0" w:color="auto"/>
                                <w:bottom w:val="none" w:sz="0" w:space="0" w:color="auto"/>
                                <w:right w:val="none" w:sz="0" w:space="0" w:color="auto"/>
                              </w:divBdr>
                              <w:divsChild>
                                <w:div w:id="546643931">
                                  <w:marLeft w:val="0"/>
                                  <w:marRight w:val="0"/>
                                  <w:marTop w:val="0"/>
                                  <w:marBottom w:val="0"/>
                                  <w:divBdr>
                                    <w:top w:val="none" w:sz="0" w:space="0" w:color="auto"/>
                                    <w:left w:val="none" w:sz="0" w:space="0" w:color="auto"/>
                                    <w:bottom w:val="none" w:sz="0" w:space="0" w:color="auto"/>
                                    <w:right w:val="none" w:sz="0" w:space="0" w:color="auto"/>
                                  </w:divBdr>
                                  <w:divsChild>
                                    <w:div w:id="1767967088">
                                      <w:marLeft w:val="0"/>
                                      <w:marRight w:val="0"/>
                                      <w:marTop w:val="0"/>
                                      <w:marBottom w:val="0"/>
                                      <w:divBdr>
                                        <w:top w:val="none" w:sz="0" w:space="0" w:color="auto"/>
                                        <w:left w:val="none" w:sz="0" w:space="0" w:color="auto"/>
                                        <w:bottom w:val="none" w:sz="0" w:space="0" w:color="auto"/>
                                        <w:right w:val="none" w:sz="0" w:space="0" w:color="auto"/>
                                      </w:divBdr>
                                      <w:divsChild>
                                        <w:div w:id="979849995">
                                          <w:marLeft w:val="0"/>
                                          <w:marRight w:val="0"/>
                                          <w:marTop w:val="0"/>
                                          <w:marBottom w:val="75"/>
                                          <w:divBdr>
                                            <w:top w:val="none" w:sz="0" w:space="0" w:color="auto"/>
                                            <w:left w:val="none" w:sz="0" w:space="0" w:color="auto"/>
                                            <w:bottom w:val="none" w:sz="0" w:space="0" w:color="auto"/>
                                            <w:right w:val="none" w:sz="0" w:space="0" w:color="auto"/>
                                          </w:divBdr>
                                          <w:divsChild>
                                            <w:div w:id="1650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20842">
                                  <w:marLeft w:val="0"/>
                                  <w:marRight w:val="0"/>
                                  <w:marTop w:val="0"/>
                                  <w:marBottom w:val="0"/>
                                  <w:divBdr>
                                    <w:top w:val="none" w:sz="0" w:space="0" w:color="auto"/>
                                    <w:left w:val="none" w:sz="0" w:space="0" w:color="auto"/>
                                    <w:bottom w:val="none" w:sz="0" w:space="0" w:color="auto"/>
                                    <w:right w:val="none" w:sz="0" w:space="0" w:color="auto"/>
                                  </w:divBdr>
                                  <w:divsChild>
                                    <w:div w:id="8732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405622">
                  <w:marLeft w:val="0"/>
                  <w:marRight w:val="0"/>
                  <w:marTop w:val="225"/>
                  <w:marBottom w:val="0"/>
                  <w:divBdr>
                    <w:top w:val="none" w:sz="0" w:space="0" w:color="auto"/>
                    <w:left w:val="none" w:sz="0" w:space="0" w:color="auto"/>
                    <w:bottom w:val="none" w:sz="0" w:space="0" w:color="auto"/>
                    <w:right w:val="none" w:sz="0" w:space="0" w:color="auto"/>
                  </w:divBdr>
                  <w:divsChild>
                    <w:div w:id="1904099811">
                      <w:marLeft w:val="0"/>
                      <w:marRight w:val="0"/>
                      <w:marTop w:val="0"/>
                      <w:marBottom w:val="90"/>
                      <w:divBdr>
                        <w:top w:val="none" w:sz="0" w:space="0" w:color="auto"/>
                        <w:left w:val="none" w:sz="0" w:space="0" w:color="auto"/>
                        <w:bottom w:val="none" w:sz="0" w:space="0" w:color="auto"/>
                        <w:right w:val="none" w:sz="0" w:space="0" w:color="auto"/>
                      </w:divBdr>
                      <w:divsChild>
                        <w:div w:id="961880640">
                          <w:marLeft w:val="0"/>
                          <w:marRight w:val="0"/>
                          <w:marTop w:val="0"/>
                          <w:marBottom w:val="0"/>
                          <w:divBdr>
                            <w:top w:val="none" w:sz="0" w:space="0" w:color="auto"/>
                            <w:left w:val="none" w:sz="0" w:space="0" w:color="auto"/>
                            <w:bottom w:val="none" w:sz="0" w:space="0" w:color="auto"/>
                            <w:right w:val="none" w:sz="0" w:space="0" w:color="auto"/>
                          </w:divBdr>
                          <w:divsChild>
                            <w:div w:id="1840464295">
                              <w:marLeft w:val="0"/>
                              <w:marRight w:val="0"/>
                              <w:marTop w:val="0"/>
                              <w:marBottom w:val="0"/>
                              <w:divBdr>
                                <w:top w:val="none" w:sz="0" w:space="0" w:color="auto"/>
                                <w:left w:val="none" w:sz="0" w:space="0" w:color="auto"/>
                                <w:bottom w:val="none" w:sz="0" w:space="0" w:color="auto"/>
                                <w:right w:val="none" w:sz="0" w:space="0" w:color="auto"/>
                              </w:divBdr>
                              <w:divsChild>
                                <w:div w:id="776486382">
                                  <w:marLeft w:val="0"/>
                                  <w:marRight w:val="0"/>
                                  <w:marTop w:val="0"/>
                                  <w:marBottom w:val="0"/>
                                  <w:divBdr>
                                    <w:top w:val="none" w:sz="0" w:space="0" w:color="auto"/>
                                    <w:left w:val="none" w:sz="0" w:space="0" w:color="auto"/>
                                    <w:bottom w:val="none" w:sz="0" w:space="0" w:color="auto"/>
                                    <w:right w:val="none" w:sz="0" w:space="0" w:color="auto"/>
                                  </w:divBdr>
                                  <w:divsChild>
                                    <w:div w:id="63702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651186">
          <w:marLeft w:val="0"/>
          <w:marRight w:val="0"/>
          <w:marTop w:val="240"/>
          <w:marBottom w:val="0"/>
          <w:divBdr>
            <w:top w:val="none" w:sz="0" w:space="0" w:color="auto"/>
            <w:left w:val="none" w:sz="0" w:space="0" w:color="auto"/>
            <w:bottom w:val="none" w:sz="0" w:space="0" w:color="auto"/>
            <w:right w:val="none" w:sz="0" w:space="0" w:color="auto"/>
          </w:divBdr>
          <w:divsChild>
            <w:div w:id="958686268">
              <w:marLeft w:val="0"/>
              <w:marRight w:val="0"/>
              <w:marTop w:val="0"/>
              <w:marBottom w:val="0"/>
              <w:divBdr>
                <w:top w:val="none" w:sz="0" w:space="0" w:color="auto"/>
                <w:left w:val="none" w:sz="0" w:space="0" w:color="auto"/>
                <w:bottom w:val="none" w:sz="0" w:space="0" w:color="auto"/>
                <w:right w:val="none" w:sz="0" w:space="0" w:color="auto"/>
              </w:divBdr>
              <w:divsChild>
                <w:div w:id="1253781389">
                  <w:marLeft w:val="0"/>
                  <w:marRight w:val="0"/>
                  <w:marTop w:val="0"/>
                  <w:marBottom w:val="0"/>
                  <w:divBdr>
                    <w:top w:val="none" w:sz="0" w:space="0" w:color="auto"/>
                    <w:left w:val="none" w:sz="0" w:space="0" w:color="auto"/>
                    <w:bottom w:val="none" w:sz="0" w:space="0" w:color="auto"/>
                    <w:right w:val="none" w:sz="0" w:space="0" w:color="auto"/>
                  </w:divBdr>
                  <w:divsChild>
                    <w:div w:id="972255672">
                      <w:marLeft w:val="0"/>
                      <w:marRight w:val="0"/>
                      <w:marTop w:val="0"/>
                      <w:marBottom w:val="0"/>
                      <w:divBdr>
                        <w:top w:val="none" w:sz="0" w:space="0" w:color="auto"/>
                        <w:left w:val="none" w:sz="0" w:space="0" w:color="auto"/>
                        <w:bottom w:val="none" w:sz="0" w:space="0" w:color="auto"/>
                        <w:right w:val="none" w:sz="0" w:space="0" w:color="auto"/>
                      </w:divBdr>
                      <w:divsChild>
                        <w:div w:id="1466776368">
                          <w:marLeft w:val="0"/>
                          <w:marRight w:val="0"/>
                          <w:marTop w:val="0"/>
                          <w:marBottom w:val="0"/>
                          <w:divBdr>
                            <w:top w:val="none" w:sz="0" w:space="0" w:color="auto"/>
                            <w:left w:val="none" w:sz="0" w:space="0" w:color="auto"/>
                            <w:bottom w:val="none" w:sz="0" w:space="0" w:color="auto"/>
                            <w:right w:val="none" w:sz="0" w:space="0" w:color="auto"/>
                          </w:divBdr>
                          <w:divsChild>
                            <w:div w:id="1366557922">
                              <w:marLeft w:val="0"/>
                              <w:marRight w:val="0"/>
                              <w:marTop w:val="0"/>
                              <w:marBottom w:val="0"/>
                              <w:divBdr>
                                <w:top w:val="none" w:sz="0" w:space="0" w:color="auto"/>
                                <w:left w:val="none" w:sz="0" w:space="0" w:color="auto"/>
                                <w:bottom w:val="none" w:sz="0" w:space="0" w:color="auto"/>
                                <w:right w:val="none" w:sz="0" w:space="0" w:color="auto"/>
                              </w:divBdr>
                              <w:divsChild>
                                <w:div w:id="1530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764121">
      <w:bodyDiv w:val="1"/>
      <w:marLeft w:val="0"/>
      <w:marRight w:val="0"/>
      <w:marTop w:val="0"/>
      <w:marBottom w:val="0"/>
      <w:divBdr>
        <w:top w:val="none" w:sz="0" w:space="0" w:color="auto"/>
        <w:left w:val="none" w:sz="0" w:space="0" w:color="auto"/>
        <w:bottom w:val="none" w:sz="0" w:space="0" w:color="auto"/>
        <w:right w:val="none" w:sz="0" w:space="0" w:color="auto"/>
      </w:divBdr>
      <w:divsChild>
        <w:div w:id="152109859">
          <w:marLeft w:val="0"/>
          <w:marRight w:val="0"/>
          <w:marTop w:val="0"/>
          <w:marBottom w:val="0"/>
          <w:divBdr>
            <w:top w:val="none" w:sz="0" w:space="0" w:color="auto"/>
            <w:left w:val="none" w:sz="0" w:space="0" w:color="auto"/>
            <w:bottom w:val="none" w:sz="0" w:space="0" w:color="auto"/>
            <w:right w:val="none" w:sz="0" w:space="0" w:color="auto"/>
          </w:divBdr>
          <w:divsChild>
            <w:div w:id="1973630303">
              <w:marLeft w:val="0"/>
              <w:marRight w:val="0"/>
              <w:marTop w:val="0"/>
              <w:marBottom w:val="0"/>
              <w:divBdr>
                <w:top w:val="none" w:sz="0" w:space="0" w:color="auto"/>
                <w:left w:val="none" w:sz="0" w:space="0" w:color="auto"/>
                <w:bottom w:val="none" w:sz="0" w:space="0" w:color="auto"/>
                <w:right w:val="none" w:sz="0" w:space="0" w:color="auto"/>
              </w:divBdr>
              <w:divsChild>
                <w:div w:id="101072800">
                  <w:marLeft w:val="0"/>
                  <w:marRight w:val="0"/>
                  <w:marTop w:val="0"/>
                  <w:marBottom w:val="0"/>
                  <w:divBdr>
                    <w:top w:val="none" w:sz="0" w:space="0" w:color="auto"/>
                    <w:left w:val="none" w:sz="0" w:space="0" w:color="auto"/>
                    <w:bottom w:val="none" w:sz="0" w:space="0" w:color="auto"/>
                    <w:right w:val="none" w:sz="0" w:space="0" w:color="auto"/>
                  </w:divBdr>
                  <w:divsChild>
                    <w:div w:id="904492420">
                      <w:marLeft w:val="0"/>
                      <w:marRight w:val="0"/>
                      <w:marTop w:val="0"/>
                      <w:marBottom w:val="0"/>
                      <w:divBdr>
                        <w:top w:val="none" w:sz="0" w:space="0" w:color="auto"/>
                        <w:left w:val="none" w:sz="0" w:space="0" w:color="auto"/>
                        <w:bottom w:val="none" w:sz="0" w:space="0" w:color="auto"/>
                        <w:right w:val="none" w:sz="0" w:space="0" w:color="auto"/>
                      </w:divBdr>
                      <w:divsChild>
                        <w:div w:id="603734586">
                          <w:marLeft w:val="0"/>
                          <w:marRight w:val="0"/>
                          <w:marTop w:val="0"/>
                          <w:marBottom w:val="0"/>
                          <w:divBdr>
                            <w:top w:val="none" w:sz="0" w:space="0" w:color="auto"/>
                            <w:left w:val="none" w:sz="0" w:space="0" w:color="auto"/>
                            <w:bottom w:val="none" w:sz="0" w:space="0" w:color="auto"/>
                            <w:right w:val="none" w:sz="0" w:space="0" w:color="auto"/>
                          </w:divBdr>
                          <w:divsChild>
                            <w:div w:id="2050185857">
                              <w:marLeft w:val="0"/>
                              <w:marRight w:val="0"/>
                              <w:marTop w:val="0"/>
                              <w:marBottom w:val="0"/>
                              <w:divBdr>
                                <w:top w:val="none" w:sz="0" w:space="0" w:color="auto"/>
                                <w:left w:val="none" w:sz="0" w:space="0" w:color="auto"/>
                                <w:bottom w:val="none" w:sz="0" w:space="0" w:color="auto"/>
                                <w:right w:val="none" w:sz="0" w:space="0" w:color="auto"/>
                              </w:divBdr>
                              <w:divsChild>
                                <w:div w:id="596596536">
                                  <w:marLeft w:val="0"/>
                                  <w:marRight w:val="0"/>
                                  <w:marTop w:val="0"/>
                                  <w:marBottom w:val="0"/>
                                  <w:divBdr>
                                    <w:top w:val="none" w:sz="0" w:space="0" w:color="auto"/>
                                    <w:left w:val="none" w:sz="0" w:space="0" w:color="auto"/>
                                    <w:bottom w:val="none" w:sz="0" w:space="0" w:color="auto"/>
                                    <w:right w:val="none" w:sz="0" w:space="0" w:color="auto"/>
                                  </w:divBdr>
                                  <w:divsChild>
                                    <w:div w:id="1323972252">
                                      <w:marLeft w:val="0"/>
                                      <w:marRight w:val="0"/>
                                      <w:marTop w:val="0"/>
                                      <w:marBottom w:val="0"/>
                                      <w:divBdr>
                                        <w:top w:val="none" w:sz="0" w:space="0" w:color="auto"/>
                                        <w:left w:val="none" w:sz="0" w:space="0" w:color="auto"/>
                                        <w:bottom w:val="none" w:sz="0" w:space="0" w:color="auto"/>
                                        <w:right w:val="none" w:sz="0" w:space="0" w:color="auto"/>
                                      </w:divBdr>
                                      <w:divsChild>
                                        <w:div w:id="602110002">
                                          <w:marLeft w:val="0"/>
                                          <w:marRight w:val="0"/>
                                          <w:marTop w:val="0"/>
                                          <w:marBottom w:val="75"/>
                                          <w:divBdr>
                                            <w:top w:val="none" w:sz="0" w:space="0" w:color="auto"/>
                                            <w:left w:val="none" w:sz="0" w:space="0" w:color="auto"/>
                                            <w:bottom w:val="none" w:sz="0" w:space="0" w:color="auto"/>
                                            <w:right w:val="none" w:sz="0" w:space="0" w:color="auto"/>
                                          </w:divBdr>
                                          <w:divsChild>
                                            <w:div w:id="21223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162424">
                                  <w:marLeft w:val="0"/>
                                  <w:marRight w:val="0"/>
                                  <w:marTop w:val="0"/>
                                  <w:marBottom w:val="0"/>
                                  <w:divBdr>
                                    <w:top w:val="none" w:sz="0" w:space="0" w:color="auto"/>
                                    <w:left w:val="none" w:sz="0" w:space="0" w:color="auto"/>
                                    <w:bottom w:val="none" w:sz="0" w:space="0" w:color="auto"/>
                                    <w:right w:val="none" w:sz="0" w:space="0" w:color="auto"/>
                                  </w:divBdr>
                                  <w:divsChild>
                                    <w:div w:id="69187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66163">
                  <w:marLeft w:val="0"/>
                  <w:marRight w:val="0"/>
                  <w:marTop w:val="225"/>
                  <w:marBottom w:val="0"/>
                  <w:divBdr>
                    <w:top w:val="none" w:sz="0" w:space="0" w:color="auto"/>
                    <w:left w:val="none" w:sz="0" w:space="0" w:color="auto"/>
                    <w:bottom w:val="none" w:sz="0" w:space="0" w:color="auto"/>
                    <w:right w:val="none" w:sz="0" w:space="0" w:color="auto"/>
                  </w:divBdr>
                  <w:divsChild>
                    <w:div w:id="1222643866">
                      <w:marLeft w:val="0"/>
                      <w:marRight w:val="0"/>
                      <w:marTop w:val="0"/>
                      <w:marBottom w:val="90"/>
                      <w:divBdr>
                        <w:top w:val="none" w:sz="0" w:space="0" w:color="auto"/>
                        <w:left w:val="none" w:sz="0" w:space="0" w:color="auto"/>
                        <w:bottom w:val="none" w:sz="0" w:space="0" w:color="auto"/>
                        <w:right w:val="none" w:sz="0" w:space="0" w:color="auto"/>
                      </w:divBdr>
                      <w:divsChild>
                        <w:div w:id="345986940">
                          <w:marLeft w:val="0"/>
                          <w:marRight w:val="0"/>
                          <w:marTop w:val="0"/>
                          <w:marBottom w:val="0"/>
                          <w:divBdr>
                            <w:top w:val="none" w:sz="0" w:space="0" w:color="auto"/>
                            <w:left w:val="none" w:sz="0" w:space="0" w:color="auto"/>
                            <w:bottom w:val="none" w:sz="0" w:space="0" w:color="auto"/>
                            <w:right w:val="none" w:sz="0" w:space="0" w:color="auto"/>
                          </w:divBdr>
                          <w:divsChild>
                            <w:div w:id="905604214">
                              <w:marLeft w:val="0"/>
                              <w:marRight w:val="0"/>
                              <w:marTop w:val="0"/>
                              <w:marBottom w:val="0"/>
                              <w:divBdr>
                                <w:top w:val="none" w:sz="0" w:space="0" w:color="auto"/>
                                <w:left w:val="none" w:sz="0" w:space="0" w:color="auto"/>
                                <w:bottom w:val="none" w:sz="0" w:space="0" w:color="auto"/>
                                <w:right w:val="none" w:sz="0" w:space="0" w:color="auto"/>
                              </w:divBdr>
                              <w:divsChild>
                                <w:div w:id="907543694">
                                  <w:marLeft w:val="0"/>
                                  <w:marRight w:val="0"/>
                                  <w:marTop w:val="0"/>
                                  <w:marBottom w:val="0"/>
                                  <w:divBdr>
                                    <w:top w:val="none" w:sz="0" w:space="0" w:color="auto"/>
                                    <w:left w:val="none" w:sz="0" w:space="0" w:color="auto"/>
                                    <w:bottom w:val="none" w:sz="0" w:space="0" w:color="auto"/>
                                    <w:right w:val="none" w:sz="0" w:space="0" w:color="auto"/>
                                  </w:divBdr>
                                  <w:divsChild>
                                    <w:div w:id="14694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201118">
          <w:marLeft w:val="0"/>
          <w:marRight w:val="0"/>
          <w:marTop w:val="240"/>
          <w:marBottom w:val="0"/>
          <w:divBdr>
            <w:top w:val="none" w:sz="0" w:space="0" w:color="auto"/>
            <w:left w:val="none" w:sz="0" w:space="0" w:color="auto"/>
            <w:bottom w:val="none" w:sz="0" w:space="0" w:color="auto"/>
            <w:right w:val="none" w:sz="0" w:space="0" w:color="auto"/>
          </w:divBdr>
          <w:divsChild>
            <w:div w:id="1914505329">
              <w:marLeft w:val="0"/>
              <w:marRight w:val="0"/>
              <w:marTop w:val="0"/>
              <w:marBottom w:val="0"/>
              <w:divBdr>
                <w:top w:val="none" w:sz="0" w:space="0" w:color="auto"/>
                <w:left w:val="none" w:sz="0" w:space="0" w:color="auto"/>
                <w:bottom w:val="none" w:sz="0" w:space="0" w:color="auto"/>
                <w:right w:val="none" w:sz="0" w:space="0" w:color="auto"/>
              </w:divBdr>
              <w:divsChild>
                <w:div w:id="1857234883">
                  <w:marLeft w:val="0"/>
                  <w:marRight w:val="0"/>
                  <w:marTop w:val="0"/>
                  <w:marBottom w:val="0"/>
                  <w:divBdr>
                    <w:top w:val="none" w:sz="0" w:space="0" w:color="auto"/>
                    <w:left w:val="none" w:sz="0" w:space="0" w:color="auto"/>
                    <w:bottom w:val="none" w:sz="0" w:space="0" w:color="auto"/>
                    <w:right w:val="none" w:sz="0" w:space="0" w:color="auto"/>
                  </w:divBdr>
                  <w:divsChild>
                    <w:div w:id="1205408605">
                      <w:marLeft w:val="0"/>
                      <w:marRight w:val="0"/>
                      <w:marTop w:val="0"/>
                      <w:marBottom w:val="0"/>
                      <w:divBdr>
                        <w:top w:val="none" w:sz="0" w:space="0" w:color="auto"/>
                        <w:left w:val="none" w:sz="0" w:space="0" w:color="auto"/>
                        <w:bottom w:val="none" w:sz="0" w:space="0" w:color="auto"/>
                        <w:right w:val="none" w:sz="0" w:space="0" w:color="auto"/>
                      </w:divBdr>
                      <w:divsChild>
                        <w:div w:id="869956285">
                          <w:marLeft w:val="0"/>
                          <w:marRight w:val="0"/>
                          <w:marTop w:val="0"/>
                          <w:marBottom w:val="0"/>
                          <w:divBdr>
                            <w:top w:val="none" w:sz="0" w:space="0" w:color="auto"/>
                            <w:left w:val="none" w:sz="0" w:space="0" w:color="auto"/>
                            <w:bottom w:val="none" w:sz="0" w:space="0" w:color="auto"/>
                            <w:right w:val="none" w:sz="0" w:space="0" w:color="auto"/>
                          </w:divBdr>
                          <w:divsChild>
                            <w:div w:id="93408019">
                              <w:marLeft w:val="0"/>
                              <w:marRight w:val="0"/>
                              <w:marTop w:val="0"/>
                              <w:marBottom w:val="0"/>
                              <w:divBdr>
                                <w:top w:val="none" w:sz="0" w:space="0" w:color="auto"/>
                                <w:left w:val="none" w:sz="0" w:space="0" w:color="auto"/>
                                <w:bottom w:val="none" w:sz="0" w:space="0" w:color="auto"/>
                                <w:right w:val="none" w:sz="0" w:space="0" w:color="auto"/>
                              </w:divBdr>
                              <w:divsChild>
                                <w:div w:id="674527901">
                                  <w:marLeft w:val="0"/>
                                  <w:marRight w:val="0"/>
                                  <w:marTop w:val="0"/>
                                  <w:marBottom w:val="0"/>
                                  <w:divBdr>
                                    <w:top w:val="none" w:sz="0" w:space="0" w:color="auto"/>
                                    <w:left w:val="none" w:sz="0" w:space="0" w:color="auto"/>
                                    <w:bottom w:val="none" w:sz="0" w:space="0" w:color="auto"/>
                                    <w:right w:val="none" w:sz="0" w:space="0" w:color="auto"/>
                                  </w:divBdr>
                                  <w:divsChild>
                                    <w:div w:id="1638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793568">
      <w:bodyDiv w:val="1"/>
      <w:marLeft w:val="0"/>
      <w:marRight w:val="0"/>
      <w:marTop w:val="0"/>
      <w:marBottom w:val="0"/>
      <w:divBdr>
        <w:top w:val="none" w:sz="0" w:space="0" w:color="auto"/>
        <w:left w:val="none" w:sz="0" w:space="0" w:color="auto"/>
        <w:bottom w:val="none" w:sz="0" w:space="0" w:color="auto"/>
        <w:right w:val="none" w:sz="0" w:space="0" w:color="auto"/>
      </w:divBdr>
      <w:divsChild>
        <w:div w:id="48387680">
          <w:marLeft w:val="0"/>
          <w:marRight w:val="0"/>
          <w:marTop w:val="0"/>
          <w:marBottom w:val="0"/>
          <w:divBdr>
            <w:top w:val="none" w:sz="0" w:space="0" w:color="auto"/>
            <w:left w:val="none" w:sz="0" w:space="0" w:color="auto"/>
            <w:bottom w:val="none" w:sz="0" w:space="0" w:color="auto"/>
            <w:right w:val="none" w:sz="0" w:space="0" w:color="auto"/>
          </w:divBdr>
          <w:divsChild>
            <w:div w:id="618224369">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361059949">
                      <w:marLeft w:val="0"/>
                      <w:marRight w:val="0"/>
                      <w:marTop w:val="0"/>
                      <w:marBottom w:val="0"/>
                      <w:divBdr>
                        <w:top w:val="none" w:sz="0" w:space="0" w:color="auto"/>
                        <w:left w:val="none" w:sz="0" w:space="0" w:color="auto"/>
                        <w:bottom w:val="none" w:sz="0" w:space="0" w:color="auto"/>
                        <w:right w:val="none" w:sz="0" w:space="0" w:color="auto"/>
                      </w:divBdr>
                      <w:divsChild>
                        <w:div w:id="22023306">
                          <w:marLeft w:val="0"/>
                          <w:marRight w:val="0"/>
                          <w:marTop w:val="0"/>
                          <w:marBottom w:val="0"/>
                          <w:divBdr>
                            <w:top w:val="none" w:sz="0" w:space="0" w:color="auto"/>
                            <w:left w:val="none" w:sz="0" w:space="0" w:color="auto"/>
                            <w:bottom w:val="none" w:sz="0" w:space="0" w:color="auto"/>
                            <w:right w:val="none" w:sz="0" w:space="0" w:color="auto"/>
                          </w:divBdr>
                          <w:divsChild>
                            <w:div w:id="74859518">
                              <w:marLeft w:val="0"/>
                              <w:marRight w:val="0"/>
                              <w:marTop w:val="0"/>
                              <w:marBottom w:val="0"/>
                              <w:divBdr>
                                <w:top w:val="none" w:sz="0" w:space="0" w:color="auto"/>
                                <w:left w:val="none" w:sz="0" w:space="0" w:color="auto"/>
                                <w:bottom w:val="none" w:sz="0" w:space="0" w:color="auto"/>
                                <w:right w:val="none" w:sz="0" w:space="0" w:color="auto"/>
                              </w:divBdr>
                              <w:divsChild>
                                <w:div w:id="486476770">
                                  <w:marLeft w:val="0"/>
                                  <w:marRight w:val="0"/>
                                  <w:marTop w:val="0"/>
                                  <w:marBottom w:val="0"/>
                                  <w:divBdr>
                                    <w:top w:val="none" w:sz="0" w:space="0" w:color="auto"/>
                                    <w:left w:val="none" w:sz="0" w:space="0" w:color="auto"/>
                                    <w:bottom w:val="none" w:sz="0" w:space="0" w:color="auto"/>
                                    <w:right w:val="none" w:sz="0" w:space="0" w:color="auto"/>
                                  </w:divBdr>
                                  <w:divsChild>
                                    <w:div w:id="1467818064">
                                      <w:marLeft w:val="0"/>
                                      <w:marRight w:val="0"/>
                                      <w:marTop w:val="0"/>
                                      <w:marBottom w:val="0"/>
                                      <w:divBdr>
                                        <w:top w:val="none" w:sz="0" w:space="0" w:color="auto"/>
                                        <w:left w:val="none" w:sz="0" w:space="0" w:color="auto"/>
                                        <w:bottom w:val="none" w:sz="0" w:space="0" w:color="auto"/>
                                        <w:right w:val="none" w:sz="0" w:space="0" w:color="auto"/>
                                      </w:divBdr>
                                      <w:divsChild>
                                        <w:div w:id="850340566">
                                          <w:marLeft w:val="0"/>
                                          <w:marRight w:val="0"/>
                                          <w:marTop w:val="0"/>
                                          <w:marBottom w:val="75"/>
                                          <w:divBdr>
                                            <w:top w:val="none" w:sz="0" w:space="0" w:color="auto"/>
                                            <w:left w:val="none" w:sz="0" w:space="0" w:color="auto"/>
                                            <w:bottom w:val="none" w:sz="0" w:space="0" w:color="auto"/>
                                            <w:right w:val="none" w:sz="0" w:space="0" w:color="auto"/>
                                          </w:divBdr>
                                          <w:divsChild>
                                            <w:div w:id="12415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374275">
                                  <w:marLeft w:val="0"/>
                                  <w:marRight w:val="0"/>
                                  <w:marTop w:val="0"/>
                                  <w:marBottom w:val="0"/>
                                  <w:divBdr>
                                    <w:top w:val="none" w:sz="0" w:space="0" w:color="auto"/>
                                    <w:left w:val="none" w:sz="0" w:space="0" w:color="auto"/>
                                    <w:bottom w:val="none" w:sz="0" w:space="0" w:color="auto"/>
                                    <w:right w:val="none" w:sz="0" w:space="0" w:color="auto"/>
                                  </w:divBdr>
                                  <w:divsChild>
                                    <w:div w:id="206964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936460">
                  <w:marLeft w:val="0"/>
                  <w:marRight w:val="0"/>
                  <w:marTop w:val="225"/>
                  <w:marBottom w:val="0"/>
                  <w:divBdr>
                    <w:top w:val="none" w:sz="0" w:space="0" w:color="auto"/>
                    <w:left w:val="none" w:sz="0" w:space="0" w:color="auto"/>
                    <w:bottom w:val="none" w:sz="0" w:space="0" w:color="auto"/>
                    <w:right w:val="none" w:sz="0" w:space="0" w:color="auto"/>
                  </w:divBdr>
                  <w:divsChild>
                    <w:div w:id="1450123063">
                      <w:marLeft w:val="0"/>
                      <w:marRight w:val="0"/>
                      <w:marTop w:val="0"/>
                      <w:marBottom w:val="90"/>
                      <w:divBdr>
                        <w:top w:val="none" w:sz="0" w:space="0" w:color="auto"/>
                        <w:left w:val="none" w:sz="0" w:space="0" w:color="auto"/>
                        <w:bottom w:val="none" w:sz="0" w:space="0" w:color="auto"/>
                        <w:right w:val="none" w:sz="0" w:space="0" w:color="auto"/>
                      </w:divBdr>
                      <w:divsChild>
                        <w:div w:id="1649824192">
                          <w:marLeft w:val="0"/>
                          <w:marRight w:val="0"/>
                          <w:marTop w:val="0"/>
                          <w:marBottom w:val="0"/>
                          <w:divBdr>
                            <w:top w:val="none" w:sz="0" w:space="0" w:color="auto"/>
                            <w:left w:val="none" w:sz="0" w:space="0" w:color="auto"/>
                            <w:bottom w:val="none" w:sz="0" w:space="0" w:color="auto"/>
                            <w:right w:val="none" w:sz="0" w:space="0" w:color="auto"/>
                          </w:divBdr>
                          <w:divsChild>
                            <w:div w:id="442456026">
                              <w:marLeft w:val="0"/>
                              <w:marRight w:val="0"/>
                              <w:marTop w:val="0"/>
                              <w:marBottom w:val="0"/>
                              <w:divBdr>
                                <w:top w:val="none" w:sz="0" w:space="0" w:color="auto"/>
                                <w:left w:val="none" w:sz="0" w:space="0" w:color="auto"/>
                                <w:bottom w:val="none" w:sz="0" w:space="0" w:color="auto"/>
                                <w:right w:val="none" w:sz="0" w:space="0" w:color="auto"/>
                              </w:divBdr>
                              <w:divsChild>
                                <w:div w:id="267079252">
                                  <w:marLeft w:val="0"/>
                                  <w:marRight w:val="0"/>
                                  <w:marTop w:val="0"/>
                                  <w:marBottom w:val="0"/>
                                  <w:divBdr>
                                    <w:top w:val="none" w:sz="0" w:space="0" w:color="auto"/>
                                    <w:left w:val="none" w:sz="0" w:space="0" w:color="auto"/>
                                    <w:bottom w:val="none" w:sz="0" w:space="0" w:color="auto"/>
                                    <w:right w:val="none" w:sz="0" w:space="0" w:color="auto"/>
                                  </w:divBdr>
                                  <w:divsChild>
                                    <w:div w:id="3509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848277">
          <w:marLeft w:val="0"/>
          <w:marRight w:val="0"/>
          <w:marTop w:val="0"/>
          <w:marBottom w:val="0"/>
          <w:divBdr>
            <w:top w:val="none" w:sz="0" w:space="0" w:color="auto"/>
            <w:left w:val="none" w:sz="0" w:space="0" w:color="auto"/>
            <w:bottom w:val="none" w:sz="0" w:space="0" w:color="auto"/>
            <w:right w:val="none" w:sz="0" w:space="0" w:color="auto"/>
          </w:divBdr>
          <w:divsChild>
            <w:div w:id="138500048">
              <w:marLeft w:val="0"/>
              <w:marRight w:val="0"/>
              <w:marTop w:val="0"/>
              <w:marBottom w:val="0"/>
              <w:divBdr>
                <w:top w:val="none" w:sz="0" w:space="0" w:color="auto"/>
                <w:left w:val="none" w:sz="0" w:space="0" w:color="auto"/>
                <w:bottom w:val="none" w:sz="0" w:space="0" w:color="auto"/>
                <w:right w:val="none" w:sz="0" w:space="0" w:color="auto"/>
              </w:divBdr>
              <w:divsChild>
                <w:div w:id="264658964">
                  <w:marLeft w:val="0"/>
                  <w:marRight w:val="0"/>
                  <w:marTop w:val="0"/>
                  <w:marBottom w:val="0"/>
                  <w:divBdr>
                    <w:top w:val="none" w:sz="0" w:space="0" w:color="auto"/>
                    <w:left w:val="none" w:sz="0" w:space="0" w:color="auto"/>
                    <w:bottom w:val="none" w:sz="0" w:space="0" w:color="auto"/>
                    <w:right w:val="none" w:sz="0" w:space="0" w:color="auto"/>
                  </w:divBdr>
                  <w:divsChild>
                    <w:div w:id="1219711179">
                      <w:marLeft w:val="0"/>
                      <w:marRight w:val="0"/>
                      <w:marTop w:val="0"/>
                      <w:marBottom w:val="0"/>
                      <w:divBdr>
                        <w:top w:val="none" w:sz="0" w:space="0" w:color="auto"/>
                        <w:left w:val="none" w:sz="0" w:space="0" w:color="auto"/>
                        <w:bottom w:val="none" w:sz="0" w:space="0" w:color="auto"/>
                        <w:right w:val="none" w:sz="0" w:space="0" w:color="auto"/>
                      </w:divBdr>
                      <w:divsChild>
                        <w:div w:id="1947499757">
                          <w:marLeft w:val="0"/>
                          <w:marRight w:val="0"/>
                          <w:marTop w:val="0"/>
                          <w:marBottom w:val="0"/>
                          <w:divBdr>
                            <w:top w:val="none" w:sz="0" w:space="0" w:color="auto"/>
                            <w:left w:val="none" w:sz="0" w:space="0" w:color="auto"/>
                            <w:bottom w:val="none" w:sz="0" w:space="0" w:color="auto"/>
                            <w:right w:val="none" w:sz="0" w:space="0" w:color="auto"/>
                          </w:divBdr>
                          <w:divsChild>
                            <w:div w:id="9997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718135">
      <w:bodyDiv w:val="1"/>
      <w:marLeft w:val="0"/>
      <w:marRight w:val="0"/>
      <w:marTop w:val="0"/>
      <w:marBottom w:val="0"/>
      <w:divBdr>
        <w:top w:val="none" w:sz="0" w:space="0" w:color="auto"/>
        <w:left w:val="none" w:sz="0" w:space="0" w:color="auto"/>
        <w:bottom w:val="none" w:sz="0" w:space="0" w:color="auto"/>
        <w:right w:val="none" w:sz="0" w:space="0" w:color="auto"/>
      </w:divBdr>
      <w:divsChild>
        <w:div w:id="1901015506">
          <w:marLeft w:val="0"/>
          <w:marRight w:val="0"/>
          <w:marTop w:val="0"/>
          <w:marBottom w:val="0"/>
          <w:divBdr>
            <w:top w:val="none" w:sz="0" w:space="0" w:color="auto"/>
            <w:left w:val="none" w:sz="0" w:space="0" w:color="auto"/>
            <w:bottom w:val="none" w:sz="0" w:space="0" w:color="auto"/>
            <w:right w:val="none" w:sz="0" w:space="0" w:color="auto"/>
          </w:divBdr>
          <w:divsChild>
            <w:div w:id="135877824">
              <w:marLeft w:val="0"/>
              <w:marRight w:val="0"/>
              <w:marTop w:val="0"/>
              <w:marBottom w:val="0"/>
              <w:divBdr>
                <w:top w:val="none" w:sz="0" w:space="0" w:color="auto"/>
                <w:left w:val="none" w:sz="0" w:space="0" w:color="auto"/>
                <w:bottom w:val="none" w:sz="0" w:space="0" w:color="auto"/>
                <w:right w:val="none" w:sz="0" w:space="0" w:color="auto"/>
              </w:divBdr>
              <w:divsChild>
                <w:div w:id="1182862989">
                  <w:marLeft w:val="0"/>
                  <w:marRight w:val="0"/>
                  <w:marTop w:val="0"/>
                  <w:marBottom w:val="0"/>
                  <w:divBdr>
                    <w:top w:val="none" w:sz="0" w:space="0" w:color="auto"/>
                    <w:left w:val="none" w:sz="0" w:space="0" w:color="auto"/>
                    <w:bottom w:val="none" w:sz="0" w:space="0" w:color="auto"/>
                    <w:right w:val="none" w:sz="0" w:space="0" w:color="auto"/>
                  </w:divBdr>
                  <w:divsChild>
                    <w:div w:id="722145533">
                      <w:marLeft w:val="0"/>
                      <w:marRight w:val="0"/>
                      <w:marTop w:val="0"/>
                      <w:marBottom w:val="0"/>
                      <w:divBdr>
                        <w:top w:val="none" w:sz="0" w:space="0" w:color="auto"/>
                        <w:left w:val="none" w:sz="0" w:space="0" w:color="auto"/>
                        <w:bottom w:val="none" w:sz="0" w:space="0" w:color="auto"/>
                        <w:right w:val="none" w:sz="0" w:space="0" w:color="auto"/>
                      </w:divBdr>
                      <w:divsChild>
                        <w:div w:id="1954048736">
                          <w:marLeft w:val="0"/>
                          <w:marRight w:val="0"/>
                          <w:marTop w:val="0"/>
                          <w:marBottom w:val="0"/>
                          <w:divBdr>
                            <w:top w:val="none" w:sz="0" w:space="0" w:color="auto"/>
                            <w:left w:val="none" w:sz="0" w:space="0" w:color="auto"/>
                            <w:bottom w:val="none" w:sz="0" w:space="0" w:color="auto"/>
                            <w:right w:val="none" w:sz="0" w:space="0" w:color="auto"/>
                          </w:divBdr>
                          <w:divsChild>
                            <w:div w:id="1623151191">
                              <w:marLeft w:val="0"/>
                              <w:marRight w:val="0"/>
                              <w:marTop w:val="0"/>
                              <w:marBottom w:val="0"/>
                              <w:divBdr>
                                <w:top w:val="none" w:sz="0" w:space="0" w:color="auto"/>
                                <w:left w:val="none" w:sz="0" w:space="0" w:color="auto"/>
                                <w:bottom w:val="none" w:sz="0" w:space="0" w:color="auto"/>
                                <w:right w:val="none" w:sz="0" w:space="0" w:color="auto"/>
                              </w:divBdr>
                              <w:divsChild>
                                <w:div w:id="1397821982">
                                  <w:marLeft w:val="0"/>
                                  <w:marRight w:val="0"/>
                                  <w:marTop w:val="0"/>
                                  <w:marBottom w:val="0"/>
                                  <w:divBdr>
                                    <w:top w:val="none" w:sz="0" w:space="0" w:color="auto"/>
                                    <w:left w:val="none" w:sz="0" w:space="0" w:color="auto"/>
                                    <w:bottom w:val="none" w:sz="0" w:space="0" w:color="auto"/>
                                    <w:right w:val="none" w:sz="0" w:space="0" w:color="auto"/>
                                  </w:divBdr>
                                  <w:divsChild>
                                    <w:div w:id="1649020804">
                                      <w:marLeft w:val="0"/>
                                      <w:marRight w:val="0"/>
                                      <w:marTop w:val="0"/>
                                      <w:marBottom w:val="0"/>
                                      <w:divBdr>
                                        <w:top w:val="none" w:sz="0" w:space="0" w:color="auto"/>
                                        <w:left w:val="none" w:sz="0" w:space="0" w:color="auto"/>
                                        <w:bottom w:val="none" w:sz="0" w:space="0" w:color="auto"/>
                                        <w:right w:val="none" w:sz="0" w:space="0" w:color="auto"/>
                                      </w:divBdr>
                                      <w:divsChild>
                                        <w:div w:id="1393701013">
                                          <w:marLeft w:val="0"/>
                                          <w:marRight w:val="0"/>
                                          <w:marTop w:val="0"/>
                                          <w:marBottom w:val="75"/>
                                          <w:divBdr>
                                            <w:top w:val="none" w:sz="0" w:space="0" w:color="auto"/>
                                            <w:left w:val="none" w:sz="0" w:space="0" w:color="auto"/>
                                            <w:bottom w:val="none" w:sz="0" w:space="0" w:color="auto"/>
                                            <w:right w:val="none" w:sz="0" w:space="0" w:color="auto"/>
                                          </w:divBdr>
                                          <w:divsChild>
                                            <w:div w:id="19173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2815">
                                  <w:marLeft w:val="0"/>
                                  <w:marRight w:val="0"/>
                                  <w:marTop w:val="0"/>
                                  <w:marBottom w:val="0"/>
                                  <w:divBdr>
                                    <w:top w:val="none" w:sz="0" w:space="0" w:color="auto"/>
                                    <w:left w:val="none" w:sz="0" w:space="0" w:color="auto"/>
                                    <w:bottom w:val="none" w:sz="0" w:space="0" w:color="auto"/>
                                    <w:right w:val="none" w:sz="0" w:space="0" w:color="auto"/>
                                  </w:divBdr>
                                  <w:divsChild>
                                    <w:div w:id="6605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824067">
                  <w:marLeft w:val="0"/>
                  <w:marRight w:val="0"/>
                  <w:marTop w:val="225"/>
                  <w:marBottom w:val="0"/>
                  <w:divBdr>
                    <w:top w:val="none" w:sz="0" w:space="0" w:color="auto"/>
                    <w:left w:val="none" w:sz="0" w:space="0" w:color="auto"/>
                    <w:bottom w:val="none" w:sz="0" w:space="0" w:color="auto"/>
                    <w:right w:val="none" w:sz="0" w:space="0" w:color="auto"/>
                  </w:divBdr>
                  <w:divsChild>
                    <w:div w:id="68314483">
                      <w:marLeft w:val="0"/>
                      <w:marRight w:val="0"/>
                      <w:marTop w:val="0"/>
                      <w:marBottom w:val="90"/>
                      <w:divBdr>
                        <w:top w:val="none" w:sz="0" w:space="0" w:color="auto"/>
                        <w:left w:val="none" w:sz="0" w:space="0" w:color="auto"/>
                        <w:bottom w:val="none" w:sz="0" w:space="0" w:color="auto"/>
                        <w:right w:val="none" w:sz="0" w:space="0" w:color="auto"/>
                      </w:divBdr>
                      <w:divsChild>
                        <w:div w:id="351230255">
                          <w:marLeft w:val="0"/>
                          <w:marRight w:val="0"/>
                          <w:marTop w:val="0"/>
                          <w:marBottom w:val="0"/>
                          <w:divBdr>
                            <w:top w:val="none" w:sz="0" w:space="0" w:color="auto"/>
                            <w:left w:val="none" w:sz="0" w:space="0" w:color="auto"/>
                            <w:bottom w:val="none" w:sz="0" w:space="0" w:color="auto"/>
                            <w:right w:val="none" w:sz="0" w:space="0" w:color="auto"/>
                          </w:divBdr>
                          <w:divsChild>
                            <w:div w:id="2042172198">
                              <w:marLeft w:val="0"/>
                              <w:marRight w:val="0"/>
                              <w:marTop w:val="0"/>
                              <w:marBottom w:val="0"/>
                              <w:divBdr>
                                <w:top w:val="none" w:sz="0" w:space="0" w:color="auto"/>
                                <w:left w:val="none" w:sz="0" w:space="0" w:color="auto"/>
                                <w:bottom w:val="none" w:sz="0" w:space="0" w:color="auto"/>
                                <w:right w:val="none" w:sz="0" w:space="0" w:color="auto"/>
                              </w:divBdr>
                              <w:divsChild>
                                <w:div w:id="662589172">
                                  <w:marLeft w:val="0"/>
                                  <w:marRight w:val="0"/>
                                  <w:marTop w:val="0"/>
                                  <w:marBottom w:val="0"/>
                                  <w:divBdr>
                                    <w:top w:val="none" w:sz="0" w:space="0" w:color="auto"/>
                                    <w:left w:val="none" w:sz="0" w:space="0" w:color="auto"/>
                                    <w:bottom w:val="none" w:sz="0" w:space="0" w:color="auto"/>
                                    <w:right w:val="none" w:sz="0" w:space="0" w:color="auto"/>
                                  </w:divBdr>
                                  <w:divsChild>
                                    <w:div w:id="135345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979252">
          <w:marLeft w:val="0"/>
          <w:marRight w:val="0"/>
          <w:marTop w:val="240"/>
          <w:marBottom w:val="0"/>
          <w:divBdr>
            <w:top w:val="none" w:sz="0" w:space="0" w:color="auto"/>
            <w:left w:val="none" w:sz="0" w:space="0" w:color="auto"/>
            <w:bottom w:val="none" w:sz="0" w:space="0" w:color="auto"/>
            <w:right w:val="none" w:sz="0" w:space="0" w:color="auto"/>
          </w:divBdr>
          <w:divsChild>
            <w:div w:id="1489708230">
              <w:marLeft w:val="0"/>
              <w:marRight w:val="0"/>
              <w:marTop w:val="0"/>
              <w:marBottom w:val="0"/>
              <w:divBdr>
                <w:top w:val="none" w:sz="0" w:space="0" w:color="auto"/>
                <w:left w:val="none" w:sz="0" w:space="0" w:color="auto"/>
                <w:bottom w:val="none" w:sz="0" w:space="0" w:color="auto"/>
                <w:right w:val="none" w:sz="0" w:space="0" w:color="auto"/>
              </w:divBdr>
              <w:divsChild>
                <w:div w:id="743188865">
                  <w:marLeft w:val="0"/>
                  <w:marRight w:val="0"/>
                  <w:marTop w:val="0"/>
                  <w:marBottom w:val="0"/>
                  <w:divBdr>
                    <w:top w:val="none" w:sz="0" w:space="0" w:color="auto"/>
                    <w:left w:val="none" w:sz="0" w:space="0" w:color="auto"/>
                    <w:bottom w:val="none" w:sz="0" w:space="0" w:color="auto"/>
                    <w:right w:val="none" w:sz="0" w:space="0" w:color="auto"/>
                  </w:divBdr>
                  <w:divsChild>
                    <w:div w:id="18943382">
                      <w:marLeft w:val="0"/>
                      <w:marRight w:val="0"/>
                      <w:marTop w:val="0"/>
                      <w:marBottom w:val="0"/>
                      <w:divBdr>
                        <w:top w:val="none" w:sz="0" w:space="0" w:color="auto"/>
                        <w:left w:val="none" w:sz="0" w:space="0" w:color="auto"/>
                        <w:bottom w:val="none" w:sz="0" w:space="0" w:color="auto"/>
                        <w:right w:val="none" w:sz="0" w:space="0" w:color="auto"/>
                      </w:divBdr>
                      <w:divsChild>
                        <w:div w:id="1665279689">
                          <w:marLeft w:val="0"/>
                          <w:marRight w:val="0"/>
                          <w:marTop w:val="0"/>
                          <w:marBottom w:val="0"/>
                          <w:divBdr>
                            <w:top w:val="none" w:sz="0" w:space="0" w:color="auto"/>
                            <w:left w:val="none" w:sz="0" w:space="0" w:color="auto"/>
                            <w:bottom w:val="none" w:sz="0" w:space="0" w:color="auto"/>
                            <w:right w:val="none" w:sz="0" w:space="0" w:color="auto"/>
                          </w:divBdr>
                          <w:divsChild>
                            <w:div w:id="1092168202">
                              <w:marLeft w:val="0"/>
                              <w:marRight w:val="0"/>
                              <w:marTop w:val="0"/>
                              <w:marBottom w:val="0"/>
                              <w:divBdr>
                                <w:top w:val="none" w:sz="0" w:space="0" w:color="auto"/>
                                <w:left w:val="none" w:sz="0" w:space="0" w:color="auto"/>
                                <w:bottom w:val="none" w:sz="0" w:space="0" w:color="auto"/>
                                <w:right w:val="none" w:sz="0" w:space="0" w:color="auto"/>
                              </w:divBdr>
                              <w:divsChild>
                                <w:div w:id="1927764433">
                                  <w:marLeft w:val="0"/>
                                  <w:marRight w:val="0"/>
                                  <w:marTop w:val="0"/>
                                  <w:marBottom w:val="0"/>
                                  <w:divBdr>
                                    <w:top w:val="none" w:sz="0" w:space="0" w:color="auto"/>
                                    <w:left w:val="none" w:sz="0" w:space="0" w:color="auto"/>
                                    <w:bottom w:val="none" w:sz="0" w:space="0" w:color="auto"/>
                                    <w:right w:val="none" w:sz="0" w:space="0" w:color="auto"/>
                                  </w:divBdr>
                                  <w:divsChild>
                                    <w:div w:id="17308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534137">
      <w:bodyDiv w:val="1"/>
      <w:marLeft w:val="0"/>
      <w:marRight w:val="0"/>
      <w:marTop w:val="0"/>
      <w:marBottom w:val="0"/>
      <w:divBdr>
        <w:top w:val="none" w:sz="0" w:space="0" w:color="auto"/>
        <w:left w:val="none" w:sz="0" w:space="0" w:color="auto"/>
        <w:bottom w:val="none" w:sz="0" w:space="0" w:color="auto"/>
        <w:right w:val="none" w:sz="0" w:space="0" w:color="auto"/>
      </w:divBdr>
      <w:divsChild>
        <w:div w:id="1099255083">
          <w:marLeft w:val="0"/>
          <w:marRight w:val="0"/>
          <w:marTop w:val="0"/>
          <w:marBottom w:val="0"/>
          <w:divBdr>
            <w:top w:val="none" w:sz="0" w:space="0" w:color="auto"/>
            <w:left w:val="none" w:sz="0" w:space="0" w:color="auto"/>
            <w:bottom w:val="none" w:sz="0" w:space="0" w:color="auto"/>
            <w:right w:val="none" w:sz="0" w:space="0" w:color="auto"/>
          </w:divBdr>
          <w:divsChild>
            <w:div w:id="862479952">
              <w:marLeft w:val="0"/>
              <w:marRight w:val="0"/>
              <w:marTop w:val="0"/>
              <w:marBottom w:val="0"/>
              <w:divBdr>
                <w:top w:val="none" w:sz="0" w:space="0" w:color="auto"/>
                <w:left w:val="none" w:sz="0" w:space="0" w:color="auto"/>
                <w:bottom w:val="none" w:sz="0" w:space="0" w:color="auto"/>
                <w:right w:val="none" w:sz="0" w:space="0" w:color="auto"/>
              </w:divBdr>
              <w:divsChild>
                <w:div w:id="1883708450">
                  <w:marLeft w:val="0"/>
                  <w:marRight w:val="0"/>
                  <w:marTop w:val="0"/>
                  <w:marBottom w:val="0"/>
                  <w:divBdr>
                    <w:top w:val="none" w:sz="0" w:space="0" w:color="auto"/>
                    <w:left w:val="none" w:sz="0" w:space="0" w:color="auto"/>
                    <w:bottom w:val="none" w:sz="0" w:space="0" w:color="auto"/>
                    <w:right w:val="none" w:sz="0" w:space="0" w:color="auto"/>
                  </w:divBdr>
                  <w:divsChild>
                    <w:div w:id="1253394373">
                      <w:marLeft w:val="0"/>
                      <w:marRight w:val="0"/>
                      <w:marTop w:val="0"/>
                      <w:marBottom w:val="0"/>
                      <w:divBdr>
                        <w:top w:val="none" w:sz="0" w:space="0" w:color="auto"/>
                        <w:left w:val="none" w:sz="0" w:space="0" w:color="auto"/>
                        <w:bottom w:val="none" w:sz="0" w:space="0" w:color="auto"/>
                        <w:right w:val="none" w:sz="0" w:space="0" w:color="auto"/>
                      </w:divBdr>
                      <w:divsChild>
                        <w:div w:id="565916250">
                          <w:marLeft w:val="0"/>
                          <w:marRight w:val="0"/>
                          <w:marTop w:val="0"/>
                          <w:marBottom w:val="0"/>
                          <w:divBdr>
                            <w:top w:val="none" w:sz="0" w:space="0" w:color="auto"/>
                            <w:left w:val="none" w:sz="0" w:space="0" w:color="auto"/>
                            <w:bottom w:val="none" w:sz="0" w:space="0" w:color="auto"/>
                            <w:right w:val="none" w:sz="0" w:space="0" w:color="auto"/>
                          </w:divBdr>
                          <w:divsChild>
                            <w:div w:id="1001814492">
                              <w:marLeft w:val="0"/>
                              <w:marRight w:val="0"/>
                              <w:marTop w:val="0"/>
                              <w:marBottom w:val="0"/>
                              <w:divBdr>
                                <w:top w:val="none" w:sz="0" w:space="0" w:color="auto"/>
                                <w:left w:val="none" w:sz="0" w:space="0" w:color="auto"/>
                                <w:bottom w:val="none" w:sz="0" w:space="0" w:color="auto"/>
                                <w:right w:val="none" w:sz="0" w:space="0" w:color="auto"/>
                              </w:divBdr>
                              <w:divsChild>
                                <w:div w:id="1825121474">
                                  <w:marLeft w:val="0"/>
                                  <w:marRight w:val="0"/>
                                  <w:marTop w:val="0"/>
                                  <w:marBottom w:val="0"/>
                                  <w:divBdr>
                                    <w:top w:val="none" w:sz="0" w:space="0" w:color="auto"/>
                                    <w:left w:val="none" w:sz="0" w:space="0" w:color="auto"/>
                                    <w:bottom w:val="none" w:sz="0" w:space="0" w:color="auto"/>
                                    <w:right w:val="none" w:sz="0" w:space="0" w:color="auto"/>
                                  </w:divBdr>
                                  <w:divsChild>
                                    <w:div w:id="1401515182">
                                      <w:marLeft w:val="0"/>
                                      <w:marRight w:val="0"/>
                                      <w:marTop w:val="0"/>
                                      <w:marBottom w:val="0"/>
                                      <w:divBdr>
                                        <w:top w:val="none" w:sz="0" w:space="0" w:color="auto"/>
                                        <w:left w:val="none" w:sz="0" w:space="0" w:color="auto"/>
                                        <w:bottom w:val="none" w:sz="0" w:space="0" w:color="auto"/>
                                        <w:right w:val="none" w:sz="0" w:space="0" w:color="auto"/>
                                      </w:divBdr>
                                      <w:divsChild>
                                        <w:div w:id="1468355512">
                                          <w:marLeft w:val="0"/>
                                          <w:marRight w:val="0"/>
                                          <w:marTop w:val="0"/>
                                          <w:marBottom w:val="75"/>
                                          <w:divBdr>
                                            <w:top w:val="none" w:sz="0" w:space="0" w:color="auto"/>
                                            <w:left w:val="none" w:sz="0" w:space="0" w:color="auto"/>
                                            <w:bottom w:val="none" w:sz="0" w:space="0" w:color="auto"/>
                                            <w:right w:val="none" w:sz="0" w:space="0" w:color="auto"/>
                                          </w:divBdr>
                                          <w:divsChild>
                                            <w:div w:id="3342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59823">
                                  <w:marLeft w:val="0"/>
                                  <w:marRight w:val="0"/>
                                  <w:marTop w:val="0"/>
                                  <w:marBottom w:val="0"/>
                                  <w:divBdr>
                                    <w:top w:val="none" w:sz="0" w:space="0" w:color="auto"/>
                                    <w:left w:val="none" w:sz="0" w:space="0" w:color="auto"/>
                                    <w:bottom w:val="none" w:sz="0" w:space="0" w:color="auto"/>
                                    <w:right w:val="none" w:sz="0" w:space="0" w:color="auto"/>
                                  </w:divBdr>
                                  <w:divsChild>
                                    <w:div w:id="8708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635076">
                  <w:marLeft w:val="0"/>
                  <w:marRight w:val="0"/>
                  <w:marTop w:val="225"/>
                  <w:marBottom w:val="0"/>
                  <w:divBdr>
                    <w:top w:val="none" w:sz="0" w:space="0" w:color="auto"/>
                    <w:left w:val="none" w:sz="0" w:space="0" w:color="auto"/>
                    <w:bottom w:val="none" w:sz="0" w:space="0" w:color="auto"/>
                    <w:right w:val="none" w:sz="0" w:space="0" w:color="auto"/>
                  </w:divBdr>
                  <w:divsChild>
                    <w:div w:id="1804303354">
                      <w:marLeft w:val="0"/>
                      <w:marRight w:val="0"/>
                      <w:marTop w:val="0"/>
                      <w:marBottom w:val="90"/>
                      <w:divBdr>
                        <w:top w:val="none" w:sz="0" w:space="0" w:color="auto"/>
                        <w:left w:val="none" w:sz="0" w:space="0" w:color="auto"/>
                        <w:bottom w:val="none" w:sz="0" w:space="0" w:color="auto"/>
                        <w:right w:val="none" w:sz="0" w:space="0" w:color="auto"/>
                      </w:divBdr>
                      <w:divsChild>
                        <w:div w:id="112409607">
                          <w:marLeft w:val="0"/>
                          <w:marRight w:val="0"/>
                          <w:marTop w:val="0"/>
                          <w:marBottom w:val="0"/>
                          <w:divBdr>
                            <w:top w:val="none" w:sz="0" w:space="0" w:color="auto"/>
                            <w:left w:val="none" w:sz="0" w:space="0" w:color="auto"/>
                            <w:bottom w:val="none" w:sz="0" w:space="0" w:color="auto"/>
                            <w:right w:val="none" w:sz="0" w:space="0" w:color="auto"/>
                          </w:divBdr>
                          <w:divsChild>
                            <w:div w:id="1285770619">
                              <w:marLeft w:val="0"/>
                              <w:marRight w:val="0"/>
                              <w:marTop w:val="0"/>
                              <w:marBottom w:val="0"/>
                              <w:divBdr>
                                <w:top w:val="none" w:sz="0" w:space="0" w:color="auto"/>
                                <w:left w:val="none" w:sz="0" w:space="0" w:color="auto"/>
                                <w:bottom w:val="none" w:sz="0" w:space="0" w:color="auto"/>
                                <w:right w:val="none" w:sz="0" w:space="0" w:color="auto"/>
                              </w:divBdr>
                              <w:divsChild>
                                <w:div w:id="891692473">
                                  <w:marLeft w:val="0"/>
                                  <w:marRight w:val="0"/>
                                  <w:marTop w:val="0"/>
                                  <w:marBottom w:val="0"/>
                                  <w:divBdr>
                                    <w:top w:val="none" w:sz="0" w:space="0" w:color="auto"/>
                                    <w:left w:val="none" w:sz="0" w:space="0" w:color="auto"/>
                                    <w:bottom w:val="none" w:sz="0" w:space="0" w:color="auto"/>
                                    <w:right w:val="none" w:sz="0" w:space="0" w:color="auto"/>
                                  </w:divBdr>
                                  <w:divsChild>
                                    <w:div w:id="16571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447510">
          <w:marLeft w:val="0"/>
          <w:marRight w:val="0"/>
          <w:marTop w:val="240"/>
          <w:marBottom w:val="0"/>
          <w:divBdr>
            <w:top w:val="none" w:sz="0" w:space="0" w:color="auto"/>
            <w:left w:val="none" w:sz="0" w:space="0" w:color="auto"/>
            <w:bottom w:val="none" w:sz="0" w:space="0" w:color="auto"/>
            <w:right w:val="none" w:sz="0" w:space="0" w:color="auto"/>
          </w:divBdr>
          <w:divsChild>
            <w:div w:id="858619842">
              <w:marLeft w:val="0"/>
              <w:marRight w:val="0"/>
              <w:marTop w:val="0"/>
              <w:marBottom w:val="0"/>
              <w:divBdr>
                <w:top w:val="none" w:sz="0" w:space="0" w:color="auto"/>
                <w:left w:val="none" w:sz="0" w:space="0" w:color="auto"/>
                <w:bottom w:val="none" w:sz="0" w:space="0" w:color="auto"/>
                <w:right w:val="none" w:sz="0" w:space="0" w:color="auto"/>
              </w:divBdr>
              <w:divsChild>
                <w:div w:id="591428054">
                  <w:marLeft w:val="0"/>
                  <w:marRight w:val="0"/>
                  <w:marTop w:val="0"/>
                  <w:marBottom w:val="0"/>
                  <w:divBdr>
                    <w:top w:val="none" w:sz="0" w:space="0" w:color="auto"/>
                    <w:left w:val="none" w:sz="0" w:space="0" w:color="auto"/>
                    <w:bottom w:val="none" w:sz="0" w:space="0" w:color="auto"/>
                    <w:right w:val="none" w:sz="0" w:space="0" w:color="auto"/>
                  </w:divBdr>
                  <w:divsChild>
                    <w:div w:id="1098136808">
                      <w:marLeft w:val="0"/>
                      <w:marRight w:val="0"/>
                      <w:marTop w:val="0"/>
                      <w:marBottom w:val="0"/>
                      <w:divBdr>
                        <w:top w:val="none" w:sz="0" w:space="0" w:color="auto"/>
                        <w:left w:val="none" w:sz="0" w:space="0" w:color="auto"/>
                        <w:bottom w:val="none" w:sz="0" w:space="0" w:color="auto"/>
                        <w:right w:val="none" w:sz="0" w:space="0" w:color="auto"/>
                      </w:divBdr>
                      <w:divsChild>
                        <w:div w:id="278070801">
                          <w:marLeft w:val="0"/>
                          <w:marRight w:val="0"/>
                          <w:marTop w:val="0"/>
                          <w:marBottom w:val="0"/>
                          <w:divBdr>
                            <w:top w:val="none" w:sz="0" w:space="0" w:color="auto"/>
                            <w:left w:val="none" w:sz="0" w:space="0" w:color="auto"/>
                            <w:bottom w:val="none" w:sz="0" w:space="0" w:color="auto"/>
                            <w:right w:val="none" w:sz="0" w:space="0" w:color="auto"/>
                          </w:divBdr>
                          <w:divsChild>
                            <w:div w:id="40835668">
                              <w:marLeft w:val="0"/>
                              <w:marRight w:val="0"/>
                              <w:marTop w:val="0"/>
                              <w:marBottom w:val="0"/>
                              <w:divBdr>
                                <w:top w:val="none" w:sz="0" w:space="0" w:color="auto"/>
                                <w:left w:val="none" w:sz="0" w:space="0" w:color="auto"/>
                                <w:bottom w:val="none" w:sz="0" w:space="0" w:color="auto"/>
                                <w:right w:val="none" w:sz="0" w:space="0" w:color="auto"/>
                              </w:divBdr>
                              <w:divsChild>
                                <w:div w:id="1615673825">
                                  <w:marLeft w:val="0"/>
                                  <w:marRight w:val="0"/>
                                  <w:marTop w:val="0"/>
                                  <w:marBottom w:val="0"/>
                                  <w:divBdr>
                                    <w:top w:val="none" w:sz="0" w:space="0" w:color="auto"/>
                                    <w:left w:val="none" w:sz="0" w:space="0" w:color="auto"/>
                                    <w:bottom w:val="none" w:sz="0" w:space="0" w:color="auto"/>
                                    <w:right w:val="none" w:sz="0" w:space="0" w:color="auto"/>
                                  </w:divBdr>
                                  <w:divsChild>
                                    <w:div w:id="1974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600826">
      <w:bodyDiv w:val="1"/>
      <w:marLeft w:val="0"/>
      <w:marRight w:val="0"/>
      <w:marTop w:val="0"/>
      <w:marBottom w:val="0"/>
      <w:divBdr>
        <w:top w:val="none" w:sz="0" w:space="0" w:color="auto"/>
        <w:left w:val="none" w:sz="0" w:space="0" w:color="auto"/>
        <w:bottom w:val="none" w:sz="0" w:space="0" w:color="auto"/>
        <w:right w:val="none" w:sz="0" w:space="0" w:color="auto"/>
      </w:divBdr>
      <w:divsChild>
        <w:div w:id="390156433">
          <w:marLeft w:val="0"/>
          <w:marRight w:val="0"/>
          <w:marTop w:val="0"/>
          <w:marBottom w:val="0"/>
          <w:divBdr>
            <w:top w:val="none" w:sz="0" w:space="0" w:color="auto"/>
            <w:left w:val="none" w:sz="0" w:space="0" w:color="auto"/>
            <w:bottom w:val="none" w:sz="0" w:space="0" w:color="auto"/>
            <w:right w:val="none" w:sz="0" w:space="0" w:color="auto"/>
          </w:divBdr>
          <w:divsChild>
            <w:div w:id="476534964">
              <w:marLeft w:val="0"/>
              <w:marRight w:val="0"/>
              <w:marTop w:val="0"/>
              <w:marBottom w:val="0"/>
              <w:divBdr>
                <w:top w:val="none" w:sz="0" w:space="0" w:color="auto"/>
                <w:left w:val="none" w:sz="0" w:space="0" w:color="auto"/>
                <w:bottom w:val="none" w:sz="0" w:space="0" w:color="auto"/>
                <w:right w:val="none" w:sz="0" w:space="0" w:color="auto"/>
              </w:divBdr>
              <w:divsChild>
                <w:div w:id="302318562">
                  <w:marLeft w:val="0"/>
                  <w:marRight w:val="0"/>
                  <w:marTop w:val="0"/>
                  <w:marBottom w:val="0"/>
                  <w:divBdr>
                    <w:top w:val="none" w:sz="0" w:space="0" w:color="auto"/>
                    <w:left w:val="none" w:sz="0" w:space="0" w:color="auto"/>
                    <w:bottom w:val="none" w:sz="0" w:space="0" w:color="auto"/>
                    <w:right w:val="none" w:sz="0" w:space="0" w:color="auto"/>
                  </w:divBdr>
                  <w:divsChild>
                    <w:div w:id="360862870">
                      <w:marLeft w:val="0"/>
                      <w:marRight w:val="0"/>
                      <w:marTop w:val="0"/>
                      <w:marBottom w:val="0"/>
                      <w:divBdr>
                        <w:top w:val="none" w:sz="0" w:space="0" w:color="auto"/>
                        <w:left w:val="none" w:sz="0" w:space="0" w:color="auto"/>
                        <w:bottom w:val="none" w:sz="0" w:space="0" w:color="auto"/>
                        <w:right w:val="none" w:sz="0" w:space="0" w:color="auto"/>
                      </w:divBdr>
                      <w:divsChild>
                        <w:div w:id="456681446">
                          <w:marLeft w:val="0"/>
                          <w:marRight w:val="0"/>
                          <w:marTop w:val="0"/>
                          <w:marBottom w:val="0"/>
                          <w:divBdr>
                            <w:top w:val="none" w:sz="0" w:space="0" w:color="auto"/>
                            <w:left w:val="none" w:sz="0" w:space="0" w:color="auto"/>
                            <w:bottom w:val="none" w:sz="0" w:space="0" w:color="auto"/>
                            <w:right w:val="none" w:sz="0" w:space="0" w:color="auto"/>
                          </w:divBdr>
                          <w:divsChild>
                            <w:div w:id="1492016278">
                              <w:marLeft w:val="0"/>
                              <w:marRight w:val="0"/>
                              <w:marTop w:val="0"/>
                              <w:marBottom w:val="0"/>
                              <w:divBdr>
                                <w:top w:val="none" w:sz="0" w:space="0" w:color="auto"/>
                                <w:left w:val="none" w:sz="0" w:space="0" w:color="auto"/>
                                <w:bottom w:val="none" w:sz="0" w:space="0" w:color="auto"/>
                                <w:right w:val="none" w:sz="0" w:space="0" w:color="auto"/>
                              </w:divBdr>
                              <w:divsChild>
                                <w:div w:id="822428361">
                                  <w:marLeft w:val="0"/>
                                  <w:marRight w:val="0"/>
                                  <w:marTop w:val="0"/>
                                  <w:marBottom w:val="0"/>
                                  <w:divBdr>
                                    <w:top w:val="none" w:sz="0" w:space="0" w:color="auto"/>
                                    <w:left w:val="none" w:sz="0" w:space="0" w:color="auto"/>
                                    <w:bottom w:val="none" w:sz="0" w:space="0" w:color="auto"/>
                                    <w:right w:val="none" w:sz="0" w:space="0" w:color="auto"/>
                                  </w:divBdr>
                                  <w:divsChild>
                                    <w:div w:id="1484850358">
                                      <w:marLeft w:val="0"/>
                                      <w:marRight w:val="0"/>
                                      <w:marTop w:val="0"/>
                                      <w:marBottom w:val="0"/>
                                      <w:divBdr>
                                        <w:top w:val="none" w:sz="0" w:space="0" w:color="auto"/>
                                        <w:left w:val="none" w:sz="0" w:space="0" w:color="auto"/>
                                        <w:bottom w:val="none" w:sz="0" w:space="0" w:color="auto"/>
                                        <w:right w:val="none" w:sz="0" w:space="0" w:color="auto"/>
                                      </w:divBdr>
                                      <w:divsChild>
                                        <w:div w:id="1173908897">
                                          <w:marLeft w:val="0"/>
                                          <w:marRight w:val="0"/>
                                          <w:marTop w:val="0"/>
                                          <w:marBottom w:val="75"/>
                                          <w:divBdr>
                                            <w:top w:val="none" w:sz="0" w:space="0" w:color="auto"/>
                                            <w:left w:val="none" w:sz="0" w:space="0" w:color="auto"/>
                                            <w:bottom w:val="none" w:sz="0" w:space="0" w:color="auto"/>
                                            <w:right w:val="none" w:sz="0" w:space="0" w:color="auto"/>
                                          </w:divBdr>
                                          <w:divsChild>
                                            <w:div w:id="192062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9909">
                                  <w:marLeft w:val="0"/>
                                  <w:marRight w:val="0"/>
                                  <w:marTop w:val="0"/>
                                  <w:marBottom w:val="0"/>
                                  <w:divBdr>
                                    <w:top w:val="none" w:sz="0" w:space="0" w:color="auto"/>
                                    <w:left w:val="none" w:sz="0" w:space="0" w:color="auto"/>
                                    <w:bottom w:val="none" w:sz="0" w:space="0" w:color="auto"/>
                                    <w:right w:val="none" w:sz="0" w:space="0" w:color="auto"/>
                                  </w:divBdr>
                                  <w:divsChild>
                                    <w:div w:id="8011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881283">
                  <w:marLeft w:val="0"/>
                  <w:marRight w:val="0"/>
                  <w:marTop w:val="225"/>
                  <w:marBottom w:val="0"/>
                  <w:divBdr>
                    <w:top w:val="none" w:sz="0" w:space="0" w:color="auto"/>
                    <w:left w:val="none" w:sz="0" w:space="0" w:color="auto"/>
                    <w:bottom w:val="none" w:sz="0" w:space="0" w:color="auto"/>
                    <w:right w:val="none" w:sz="0" w:space="0" w:color="auto"/>
                  </w:divBdr>
                  <w:divsChild>
                    <w:div w:id="1035814943">
                      <w:marLeft w:val="0"/>
                      <w:marRight w:val="0"/>
                      <w:marTop w:val="0"/>
                      <w:marBottom w:val="90"/>
                      <w:divBdr>
                        <w:top w:val="none" w:sz="0" w:space="0" w:color="auto"/>
                        <w:left w:val="none" w:sz="0" w:space="0" w:color="auto"/>
                        <w:bottom w:val="none" w:sz="0" w:space="0" w:color="auto"/>
                        <w:right w:val="none" w:sz="0" w:space="0" w:color="auto"/>
                      </w:divBdr>
                      <w:divsChild>
                        <w:div w:id="632177897">
                          <w:marLeft w:val="0"/>
                          <w:marRight w:val="0"/>
                          <w:marTop w:val="0"/>
                          <w:marBottom w:val="0"/>
                          <w:divBdr>
                            <w:top w:val="none" w:sz="0" w:space="0" w:color="auto"/>
                            <w:left w:val="none" w:sz="0" w:space="0" w:color="auto"/>
                            <w:bottom w:val="none" w:sz="0" w:space="0" w:color="auto"/>
                            <w:right w:val="none" w:sz="0" w:space="0" w:color="auto"/>
                          </w:divBdr>
                          <w:divsChild>
                            <w:div w:id="1794862852">
                              <w:marLeft w:val="0"/>
                              <w:marRight w:val="0"/>
                              <w:marTop w:val="0"/>
                              <w:marBottom w:val="0"/>
                              <w:divBdr>
                                <w:top w:val="none" w:sz="0" w:space="0" w:color="auto"/>
                                <w:left w:val="none" w:sz="0" w:space="0" w:color="auto"/>
                                <w:bottom w:val="none" w:sz="0" w:space="0" w:color="auto"/>
                                <w:right w:val="none" w:sz="0" w:space="0" w:color="auto"/>
                              </w:divBdr>
                              <w:divsChild>
                                <w:div w:id="175385526">
                                  <w:marLeft w:val="0"/>
                                  <w:marRight w:val="0"/>
                                  <w:marTop w:val="0"/>
                                  <w:marBottom w:val="0"/>
                                  <w:divBdr>
                                    <w:top w:val="none" w:sz="0" w:space="0" w:color="auto"/>
                                    <w:left w:val="none" w:sz="0" w:space="0" w:color="auto"/>
                                    <w:bottom w:val="none" w:sz="0" w:space="0" w:color="auto"/>
                                    <w:right w:val="none" w:sz="0" w:space="0" w:color="auto"/>
                                  </w:divBdr>
                                  <w:divsChild>
                                    <w:div w:id="18453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875921">
          <w:marLeft w:val="0"/>
          <w:marRight w:val="0"/>
          <w:marTop w:val="240"/>
          <w:marBottom w:val="0"/>
          <w:divBdr>
            <w:top w:val="none" w:sz="0" w:space="0" w:color="auto"/>
            <w:left w:val="none" w:sz="0" w:space="0" w:color="auto"/>
            <w:bottom w:val="none" w:sz="0" w:space="0" w:color="auto"/>
            <w:right w:val="none" w:sz="0" w:space="0" w:color="auto"/>
          </w:divBdr>
          <w:divsChild>
            <w:div w:id="1817063160">
              <w:marLeft w:val="0"/>
              <w:marRight w:val="0"/>
              <w:marTop w:val="0"/>
              <w:marBottom w:val="0"/>
              <w:divBdr>
                <w:top w:val="none" w:sz="0" w:space="0" w:color="auto"/>
                <w:left w:val="none" w:sz="0" w:space="0" w:color="auto"/>
                <w:bottom w:val="none" w:sz="0" w:space="0" w:color="auto"/>
                <w:right w:val="none" w:sz="0" w:space="0" w:color="auto"/>
              </w:divBdr>
              <w:divsChild>
                <w:div w:id="692539297">
                  <w:marLeft w:val="0"/>
                  <w:marRight w:val="0"/>
                  <w:marTop w:val="0"/>
                  <w:marBottom w:val="0"/>
                  <w:divBdr>
                    <w:top w:val="none" w:sz="0" w:space="0" w:color="auto"/>
                    <w:left w:val="none" w:sz="0" w:space="0" w:color="auto"/>
                    <w:bottom w:val="none" w:sz="0" w:space="0" w:color="auto"/>
                    <w:right w:val="none" w:sz="0" w:space="0" w:color="auto"/>
                  </w:divBdr>
                  <w:divsChild>
                    <w:div w:id="603610390">
                      <w:marLeft w:val="0"/>
                      <w:marRight w:val="0"/>
                      <w:marTop w:val="0"/>
                      <w:marBottom w:val="0"/>
                      <w:divBdr>
                        <w:top w:val="none" w:sz="0" w:space="0" w:color="auto"/>
                        <w:left w:val="none" w:sz="0" w:space="0" w:color="auto"/>
                        <w:bottom w:val="none" w:sz="0" w:space="0" w:color="auto"/>
                        <w:right w:val="none" w:sz="0" w:space="0" w:color="auto"/>
                      </w:divBdr>
                      <w:divsChild>
                        <w:div w:id="1925607276">
                          <w:marLeft w:val="0"/>
                          <w:marRight w:val="0"/>
                          <w:marTop w:val="0"/>
                          <w:marBottom w:val="0"/>
                          <w:divBdr>
                            <w:top w:val="none" w:sz="0" w:space="0" w:color="auto"/>
                            <w:left w:val="none" w:sz="0" w:space="0" w:color="auto"/>
                            <w:bottom w:val="none" w:sz="0" w:space="0" w:color="auto"/>
                            <w:right w:val="none" w:sz="0" w:space="0" w:color="auto"/>
                          </w:divBdr>
                          <w:divsChild>
                            <w:div w:id="1242527795">
                              <w:marLeft w:val="0"/>
                              <w:marRight w:val="0"/>
                              <w:marTop w:val="0"/>
                              <w:marBottom w:val="0"/>
                              <w:divBdr>
                                <w:top w:val="none" w:sz="0" w:space="0" w:color="auto"/>
                                <w:left w:val="none" w:sz="0" w:space="0" w:color="auto"/>
                                <w:bottom w:val="none" w:sz="0" w:space="0" w:color="auto"/>
                                <w:right w:val="none" w:sz="0" w:space="0" w:color="auto"/>
                              </w:divBdr>
                              <w:divsChild>
                                <w:div w:id="1794902679">
                                  <w:marLeft w:val="0"/>
                                  <w:marRight w:val="0"/>
                                  <w:marTop w:val="0"/>
                                  <w:marBottom w:val="0"/>
                                  <w:divBdr>
                                    <w:top w:val="none" w:sz="0" w:space="0" w:color="auto"/>
                                    <w:left w:val="none" w:sz="0" w:space="0" w:color="auto"/>
                                    <w:bottom w:val="none" w:sz="0" w:space="0" w:color="auto"/>
                                    <w:right w:val="none" w:sz="0" w:space="0" w:color="auto"/>
                                  </w:divBdr>
                                  <w:divsChild>
                                    <w:div w:id="14701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988477">
      <w:bodyDiv w:val="1"/>
      <w:marLeft w:val="0"/>
      <w:marRight w:val="0"/>
      <w:marTop w:val="0"/>
      <w:marBottom w:val="0"/>
      <w:divBdr>
        <w:top w:val="none" w:sz="0" w:space="0" w:color="auto"/>
        <w:left w:val="none" w:sz="0" w:space="0" w:color="auto"/>
        <w:bottom w:val="none" w:sz="0" w:space="0" w:color="auto"/>
        <w:right w:val="none" w:sz="0" w:space="0" w:color="auto"/>
      </w:divBdr>
      <w:divsChild>
        <w:div w:id="1758597003">
          <w:marLeft w:val="0"/>
          <w:marRight w:val="0"/>
          <w:marTop w:val="0"/>
          <w:marBottom w:val="0"/>
          <w:divBdr>
            <w:top w:val="none" w:sz="0" w:space="0" w:color="auto"/>
            <w:left w:val="none" w:sz="0" w:space="0" w:color="auto"/>
            <w:bottom w:val="none" w:sz="0" w:space="0" w:color="auto"/>
            <w:right w:val="none" w:sz="0" w:space="0" w:color="auto"/>
          </w:divBdr>
          <w:divsChild>
            <w:div w:id="1255939617">
              <w:marLeft w:val="0"/>
              <w:marRight w:val="0"/>
              <w:marTop w:val="0"/>
              <w:marBottom w:val="0"/>
              <w:divBdr>
                <w:top w:val="none" w:sz="0" w:space="0" w:color="auto"/>
                <w:left w:val="none" w:sz="0" w:space="0" w:color="auto"/>
                <w:bottom w:val="none" w:sz="0" w:space="0" w:color="auto"/>
                <w:right w:val="none" w:sz="0" w:space="0" w:color="auto"/>
              </w:divBdr>
              <w:divsChild>
                <w:div w:id="658003961">
                  <w:marLeft w:val="0"/>
                  <w:marRight w:val="0"/>
                  <w:marTop w:val="0"/>
                  <w:marBottom w:val="0"/>
                  <w:divBdr>
                    <w:top w:val="none" w:sz="0" w:space="0" w:color="auto"/>
                    <w:left w:val="none" w:sz="0" w:space="0" w:color="auto"/>
                    <w:bottom w:val="none" w:sz="0" w:space="0" w:color="auto"/>
                    <w:right w:val="none" w:sz="0" w:space="0" w:color="auto"/>
                  </w:divBdr>
                  <w:divsChild>
                    <w:div w:id="1792044327">
                      <w:marLeft w:val="0"/>
                      <w:marRight w:val="0"/>
                      <w:marTop w:val="0"/>
                      <w:marBottom w:val="0"/>
                      <w:divBdr>
                        <w:top w:val="none" w:sz="0" w:space="0" w:color="auto"/>
                        <w:left w:val="none" w:sz="0" w:space="0" w:color="auto"/>
                        <w:bottom w:val="none" w:sz="0" w:space="0" w:color="auto"/>
                        <w:right w:val="none" w:sz="0" w:space="0" w:color="auto"/>
                      </w:divBdr>
                      <w:divsChild>
                        <w:div w:id="1580941703">
                          <w:marLeft w:val="0"/>
                          <w:marRight w:val="0"/>
                          <w:marTop w:val="0"/>
                          <w:marBottom w:val="0"/>
                          <w:divBdr>
                            <w:top w:val="none" w:sz="0" w:space="0" w:color="auto"/>
                            <w:left w:val="none" w:sz="0" w:space="0" w:color="auto"/>
                            <w:bottom w:val="none" w:sz="0" w:space="0" w:color="auto"/>
                            <w:right w:val="none" w:sz="0" w:space="0" w:color="auto"/>
                          </w:divBdr>
                          <w:divsChild>
                            <w:div w:id="956788523">
                              <w:marLeft w:val="0"/>
                              <w:marRight w:val="0"/>
                              <w:marTop w:val="0"/>
                              <w:marBottom w:val="0"/>
                              <w:divBdr>
                                <w:top w:val="none" w:sz="0" w:space="0" w:color="auto"/>
                                <w:left w:val="none" w:sz="0" w:space="0" w:color="auto"/>
                                <w:bottom w:val="none" w:sz="0" w:space="0" w:color="auto"/>
                                <w:right w:val="none" w:sz="0" w:space="0" w:color="auto"/>
                              </w:divBdr>
                              <w:divsChild>
                                <w:div w:id="1203327811">
                                  <w:marLeft w:val="0"/>
                                  <w:marRight w:val="0"/>
                                  <w:marTop w:val="0"/>
                                  <w:marBottom w:val="0"/>
                                  <w:divBdr>
                                    <w:top w:val="none" w:sz="0" w:space="0" w:color="auto"/>
                                    <w:left w:val="none" w:sz="0" w:space="0" w:color="auto"/>
                                    <w:bottom w:val="none" w:sz="0" w:space="0" w:color="auto"/>
                                    <w:right w:val="none" w:sz="0" w:space="0" w:color="auto"/>
                                  </w:divBdr>
                                  <w:divsChild>
                                    <w:div w:id="711155287">
                                      <w:marLeft w:val="0"/>
                                      <w:marRight w:val="0"/>
                                      <w:marTop w:val="0"/>
                                      <w:marBottom w:val="0"/>
                                      <w:divBdr>
                                        <w:top w:val="none" w:sz="0" w:space="0" w:color="auto"/>
                                        <w:left w:val="none" w:sz="0" w:space="0" w:color="auto"/>
                                        <w:bottom w:val="none" w:sz="0" w:space="0" w:color="auto"/>
                                        <w:right w:val="none" w:sz="0" w:space="0" w:color="auto"/>
                                      </w:divBdr>
                                      <w:divsChild>
                                        <w:div w:id="2125999395">
                                          <w:marLeft w:val="0"/>
                                          <w:marRight w:val="0"/>
                                          <w:marTop w:val="0"/>
                                          <w:marBottom w:val="75"/>
                                          <w:divBdr>
                                            <w:top w:val="none" w:sz="0" w:space="0" w:color="auto"/>
                                            <w:left w:val="none" w:sz="0" w:space="0" w:color="auto"/>
                                            <w:bottom w:val="none" w:sz="0" w:space="0" w:color="auto"/>
                                            <w:right w:val="none" w:sz="0" w:space="0" w:color="auto"/>
                                          </w:divBdr>
                                          <w:divsChild>
                                            <w:div w:id="10140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70514">
                                  <w:marLeft w:val="0"/>
                                  <w:marRight w:val="0"/>
                                  <w:marTop w:val="0"/>
                                  <w:marBottom w:val="0"/>
                                  <w:divBdr>
                                    <w:top w:val="none" w:sz="0" w:space="0" w:color="auto"/>
                                    <w:left w:val="none" w:sz="0" w:space="0" w:color="auto"/>
                                    <w:bottom w:val="none" w:sz="0" w:space="0" w:color="auto"/>
                                    <w:right w:val="none" w:sz="0" w:space="0" w:color="auto"/>
                                  </w:divBdr>
                                  <w:divsChild>
                                    <w:div w:id="14396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863129">
                  <w:marLeft w:val="0"/>
                  <w:marRight w:val="0"/>
                  <w:marTop w:val="225"/>
                  <w:marBottom w:val="0"/>
                  <w:divBdr>
                    <w:top w:val="none" w:sz="0" w:space="0" w:color="auto"/>
                    <w:left w:val="none" w:sz="0" w:space="0" w:color="auto"/>
                    <w:bottom w:val="none" w:sz="0" w:space="0" w:color="auto"/>
                    <w:right w:val="none" w:sz="0" w:space="0" w:color="auto"/>
                  </w:divBdr>
                  <w:divsChild>
                    <w:div w:id="483011421">
                      <w:marLeft w:val="0"/>
                      <w:marRight w:val="0"/>
                      <w:marTop w:val="0"/>
                      <w:marBottom w:val="90"/>
                      <w:divBdr>
                        <w:top w:val="none" w:sz="0" w:space="0" w:color="auto"/>
                        <w:left w:val="none" w:sz="0" w:space="0" w:color="auto"/>
                        <w:bottom w:val="none" w:sz="0" w:space="0" w:color="auto"/>
                        <w:right w:val="none" w:sz="0" w:space="0" w:color="auto"/>
                      </w:divBdr>
                      <w:divsChild>
                        <w:div w:id="1188712401">
                          <w:marLeft w:val="0"/>
                          <w:marRight w:val="0"/>
                          <w:marTop w:val="0"/>
                          <w:marBottom w:val="0"/>
                          <w:divBdr>
                            <w:top w:val="none" w:sz="0" w:space="0" w:color="auto"/>
                            <w:left w:val="none" w:sz="0" w:space="0" w:color="auto"/>
                            <w:bottom w:val="none" w:sz="0" w:space="0" w:color="auto"/>
                            <w:right w:val="none" w:sz="0" w:space="0" w:color="auto"/>
                          </w:divBdr>
                          <w:divsChild>
                            <w:div w:id="2146579558">
                              <w:marLeft w:val="0"/>
                              <w:marRight w:val="0"/>
                              <w:marTop w:val="0"/>
                              <w:marBottom w:val="0"/>
                              <w:divBdr>
                                <w:top w:val="none" w:sz="0" w:space="0" w:color="auto"/>
                                <w:left w:val="none" w:sz="0" w:space="0" w:color="auto"/>
                                <w:bottom w:val="none" w:sz="0" w:space="0" w:color="auto"/>
                                <w:right w:val="none" w:sz="0" w:space="0" w:color="auto"/>
                              </w:divBdr>
                              <w:divsChild>
                                <w:div w:id="923681390">
                                  <w:marLeft w:val="0"/>
                                  <w:marRight w:val="0"/>
                                  <w:marTop w:val="0"/>
                                  <w:marBottom w:val="0"/>
                                  <w:divBdr>
                                    <w:top w:val="none" w:sz="0" w:space="0" w:color="auto"/>
                                    <w:left w:val="none" w:sz="0" w:space="0" w:color="auto"/>
                                    <w:bottom w:val="none" w:sz="0" w:space="0" w:color="auto"/>
                                    <w:right w:val="none" w:sz="0" w:space="0" w:color="auto"/>
                                  </w:divBdr>
                                  <w:divsChild>
                                    <w:div w:id="20847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9473">
          <w:marLeft w:val="0"/>
          <w:marRight w:val="0"/>
          <w:marTop w:val="240"/>
          <w:marBottom w:val="0"/>
          <w:divBdr>
            <w:top w:val="none" w:sz="0" w:space="0" w:color="auto"/>
            <w:left w:val="none" w:sz="0" w:space="0" w:color="auto"/>
            <w:bottom w:val="none" w:sz="0" w:space="0" w:color="auto"/>
            <w:right w:val="none" w:sz="0" w:space="0" w:color="auto"/>
          </w:divBdr>
          <w:divsChild>
            <w:div w:id="778992568">
              <w:marLeft w:val="0"/>
              <w:marRight w:val="0"/>
              <w:marTop w:val="0"/>
              <w:marBottom w:val="0"/>
              <w:divBdr>
                <w:top w:val="none" w:sz="0" w:space="0" w:color="auto"/>
                <w:left w:val="none" w:sz="0" w:space="0" w:color="auto"/>
                <w:bottom w:val="none" w:sz="0" w:space="0" w:color="auto"/>
                <w:right w:val="none" w:sz="0" w:space="0" w:color="auto"/>
              </w:divBdr>
              <w:divsChild>
                <w:div w:id="544296019">
                  <w:marLeft w:val="0"/>
                  <w:marRight w:val="0"/>
                  <w:marTop w:val="0"/>
                  <w:marBottom w:val="0"/>
                  <w:divBdr>
                    <w:top w:val="none" w:sz="0" w:space="0" w:color="auto"/>
                    <w:left w:val="none" w:sz="0" w:space="0" w:color="auto"/>
                    <w:bottom w:val="none" w:sz="0" w:space="0" w:color="auto"/>
                    <w:right w:val="none" w:sz="0" w:space="0" w:color="auto"/>
                  </w:divBdr>
                  <w:divsChild>
                    <w:div w:id="335961609">
                      <w:marLeft w:val="0"/>
                      <w:marRight w:val="0"/>
                      <w:marTop w:val="0"/>
                      <w:marBottom w:val="0"/>
                      <w:divBdr>
                        <w:top w:val="none" w:sz="0" w:space="0" w:color="auto"/>
                        <w:left w:val="none" w:sz="0" w:space="0" w:color="auto"/>
                        <w:bottom w:val="none" w:sz="0" w:space="0" w:color="auto"/>
                        <w:right w:val="none" w:sz="0" w:space="0" w:color="auto"/>
                      </w:divBdr>
                      <w:divsChild>
                        <w:div w:id="2096242677">
                          <w:marLeft w:val="0"/>
                          <w:marRight w:val="0"/>
                          <w:marTop w:val="0"/>
                          <w:marBottom w:val="0"/>
                          <w:divBdr>
                            <w:top w:val="none" w:sz="0" w:space="0" w:color="auto"/>
                            <w:left w:val="none" w:sz="0" w:space="0" w:color="auto"/>
                            <w:bottom w:val="none" w:sz="0" w:space="0" w:color="auto"/>
                            <w:right w:val="none" w:sz="0" w:space="0" w:color="auto"/>
                          </w:divBdr>
                          <w:divsChild>
                            <w:div w:id="1037042244">
                              <w:marLeft w:val="0"/>
                              <w:marRight w:val="0"/>
                              <w:marTop w:val="0"/>
                              <w:marBottom w:val="0"/>
                              <w:divBdr>
                                <w:top w:val="none" w:sz="0" w:space="0" w:color="auto"/>
                                <w:left w:val="none" w:sz="0" w:space="0" w:color="auto"/>
                                <w:bottom w:val="none" w:sz="0" w:space="0" w:color="auto"/>
                                <w:right w:val="none" w:sz="0" w:space="0" w:color="auto"/>
                              </w:divBdr>
                              <w:divsChild>
                                <w:div w:id="2008709944">
                                  <w:marLeft w:val="0"/>
                                  <w:marRight w:val="0"/>
                                  <w:marTop w:val="0"/>
                                  <w:marBottom w:val="0"/>
                                  <w:divBdr>
                                    <w:top w:val="none" w:sz="0" w:space="0" w:color="auto"/>
                                    <w:left w:val="none" w:sz="0" w:space="0" w:color="auto"/>
                                    <w:bottom w:val="none" w:sz="0" w:space="0" w:color="auto"/>
                                    <w:right w:val="none" w:sz="0" w:space="0" w:color="auto"/>
                                  </w:divBdr>
                                  <w:divsChild>
                                    <w:div w:id="16326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505941">
      <w:bodyDiv w:val="1"/>
      <w:marLeft w:val="0"/>
      <w:marRight w:val="0"/>
      <w:marTop w:val="0"/>
      <w:marBottom w:val="0"/>
      <w:divBdr>
        <w:top w:val="none" w:sz="0" w:space="0" w:color="auto"/>
        <w:left w:val="none" w:sz="0" w:space="0" w:color="auto"/>
        <w:bottom w:val="none" w:sz="0" w:space="0" w:color="auto"/>
        <w:right w:val="none" w:sz="0" w:space="0" w:color="auto"/>
      </w:divBdr>
      <w:divsChild>
        <w:div w:id="778721910">
          <w:marLeft w:val="0"/>
          <w:marRight w:val="0"/>
          <w:marTop w:val="0"/>
          <w:marBottom w:val="0"/>
          <w:divBdr>
            <w:top w:val="none" w:sz="0" w:space="0" w:color="auto"/>
            <w:left w:val="none" w:sz="0" w:space="0" w:color="auto"/>
            <w:bottom w:val="none" w:sz="0" w:space="0" w:color="auto"/>
            <w:right w:val="none" w:sz="0" w:space="0" w:color="auto"/>
          </w:divBdr>
          <w:divsChild>
            <w:div w:id="2097895711">
              <w:marLeft w:val="0"/>
              <w:marRight w:val="0"/>
              <w:marTop w:val="0"/>
              <w:marBottom w:val="0"/>
              <w:divBdr>
                <w:top w:val="none" w:sz="0" w:space="0" w:color="auto"/>
                <w:left w:val="none" w:sz="0" w:space="0" w:color="auto"/>
                <w:bottom w:val="none" w:sz="0" w:space="0" w:color="auto"/>
                <w:right w:val="none" w:sz="0" w:space="0" w:color="auto"/>
              </w:divBdr>
              <w:divsChild>
                <w:div w:id="1633637889">
                  <w:marLeft w:val="0"/>
                  <w:marRight w:val="0"/>
                  <w:marTop w:val="0"/>
                  <w:marBottom w:val="0"/>
                  <w:divBdr>
                    <w:top w:val="none" w:sz="0" w:space="0" w:color="auto"/>
                    <w:left w:val="none" w:sz="0" w:space="0" w:color="auto"/>
                    <w:bottom w:val="none" w:sz="0" w:space="0" w:color="auto"/>
                    <w:right w:val="none" w:sz="0" w:space="0" w:color="auto"/>
                  </w:divBdr>
                  <w:divsChild>
                    <w:div w:id="1347444829">
                      <w:marLeft w:val="0"/>
                      <w:marRight w:val="0"/>
                      <w:marTop w:val="0"/>
                      <w:marBottom w:val="0"/>
                      <w:divBdr>
                        <w:top w:val="none" w:sz="0" w:space="0" w:color="auto"/>
                        <w:left w:val="none" w:sz="0" w:space="0" w:color="auto"/>
                        <w:bottom w:val="none" w:sz="0" w:space="0" w:color="auto"/>
                        <w:right w:val="none" w:sz="0" w:space="0" w:color="auto"/>
                      </w:divBdr>
                      <w:divsChild>
                        <w:div w:id="765618222">
                          <w:marLeft w:val="0"/>
                          <w:marRight w:val="0"/>
                          <w:marTop w:val="0"/>
                          <w:marBottom w:val="0"/>
                          <w:divBdr>
                            <w:top w:val="none" w:sz="0" w:space="0" w:color="auto"/>
                            <w:left w:val="none" w:sz="0" w:space="0" w:color="auto"/>
                            <w:bottom w:val="none" w:sz="0" w:space="0" w:color="auto"/>
                            <w:right w:val="none" w:sz="0" w:space="0" w:color="auto"/>
                          </w:divBdr>
                          <w:divsChild>
                            <w:div w:id="402682906">
                              <w:marLeft w:val="0"/>
                              <w:marRight w:val="0"/>
                              <w:marTop w:val="0"/>
                              <w:marBottom w:val="0"/>
                              <w:divBdr>
                                <w:top w:val="none" w:sz="0" w:space="0" w:color="auto"/>
                                <w:left w:val="none" w:sz="0" w:space="0" w:color="auto"/>
                                <w:bottom w:val="none" w:sz="0" w:space="0" w:color="auto"/>
                                <w:right w:val="none" w:sz="0" w:space="0" w:color="auto"/>
                              </w:divBdr>
                              <w:divsChild>
                                <w:div w:id="441923408">
                                  <w:marLeft w:val="0"/>
                                  <w:marRight w:val="0"/>
                                  <w:marTop w:val="0"/>
                                  <w:marBottom w:val="0"/>
                                  <w:divBdr>
                                    <w:top w:val="none" w:sz="0" w:space="0" w:color="auto"/>
                                    <w:left w:val="none" w:sz="0" w:space="0" w:color="auto"/>
                                    <w:bottom w:val="none" w:sz="0" w:space="0" w:color="auto"/>
                                    <w:right w:val="none" w:sz="0" w:space="0" w:color="auto"/>
                                  </w:divBdr>
                                  <w:divsChild>
                                    <w:div w:id="1235436112">
                                      <w:marLeft w:val="0"/>
                                      <w:marRight w:val="0"/>
                                      <w:marTop w:val="0"/>
                                      <w:marBottom w:val="0"/>
                                      <w:divBdr>
                                        <w:top w:val="none" w:sz="0" w:space="0" w:color="auto"/>
                                        <w:left w:val="none" w:sz="0" w:space="0" w:color="auto"/>
                                        <w:bottom w:val="none" w:sz="0" w:space="0" w:color="auto"/>
                                        <w:right w:val="none" w:sz="0" w:space="0" w:color="auto"/>
                                      </w:divBdr>
                                      <w:divsChild>
                                        <w:div w:id="722676547">
                                          <w:marLeft w:val="0"/>
                                          <w:marRight w:val="0"/>
                                          <w:marTop w:val="0"/>
                                          <w:marBottom w:val="75"/>
                                          <w:divBdr>
                                            <w:top w:val="none" w:sz="0" w:space="0" w:color="auto"/>
                                            <w:left w:val="none" w:sz="0" w:space="0" w:color="auto"/>
                                            <w:bottom w:val="none" w:sz="0" w:space="0" w:color="auto"/>
                                            <w:right w:val="none" w:sz="0" w:space="0" w:color="auto"/>
                                          </w:divBdr>
                                          <w:divsChild>
                                            <w:div w:id="4377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138394">
                                  <w:marLeft w:val="0"/>
                                  <w:marRight w:val="0"/>
                                  <w:marTop w:val="0"/>
                                  <w:marBottom w:val="0"/>
                                  <w:divBdr>
                                    <w:top w:val="none" w:sz="0" w:space="0" w:color="auto"/>
                                    <w:left w:val="none" w:sz="0" w:space="0" w:color="auto"/>
                                    <w:bottom w:val="none" w:sz="0" w:space="0" w:color="auto"/>
                                    <w:right w:val="none" w:sz="0" w:space="0" w:color="auto"/>
                                  </w:divBdr>
                                  <w:divsChild>
                                    <w:div w:id="2868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944780">
                  <w:marLeft w:val="0"/>
                  <w:marRight w:val="0"/>
                  <w:marTop w:val="225"/>
                  <w:marBottom w:val="0"/>
                  <w:divBdr>
                    <w:top w:val="none" w:sz="0" w:space="0" w:color="auto"/>
                    <w:left w:val="none" w:sz="0" w:space="0" w:color="auto"/>
                    <w:bottom w:val="none" w:sz="0" w:space="0" w:color="auto"/>
                    <w:right w:val="none" w:sz="0" w:space="0" w:color="auto"/>
                  </w:divBdr>
                  <w:divsChild>
                    <w:div w:id="381558873">
                      <w:marLeft w:val="0"/>
                      <w:marRight w:val="0"/>
                      <w:marTop w:val="0"/>
                      <w:marBottom w:val="90"/>
                      <w:divBdr>
                        <w:top w:val="none" w:sz="0" w:space="0" w:color="auto"/>
                        <w:left w:val="none" w:sz="0" w:space="0" w:color="auto"/>
                        <w:bottom w:val="none" w:sz="0" w:space="0" w:color="auto"/>
                        <w:right w:val="none" w:sz="0" w:space="0" w:color="auto"/>
                      </w:divBdr>
                      <w:divsChild>
                        <w:div w:id="256332142">
                          <w:marLeft w:val="0"/>
                          <w:marRight w:val="0"/>
                          <w:marTop w:val="0"/>
                          <w:marBottom w:val="0"/>
                          <w:divBdr>
                            <w:top w:val="none" w:sz="0" w:space="0" w:color="auto"/>
                            <w:left w:val="none" w:sz="0" w:space="0" w:color="auto"/>
                            <w:bottom w:val="none" w:sz="0" w:space="0" w:color="auto"/>
                            <w:right w:val="none" w:sz="0" w:space="0" w:color="auto"/>
                          </w:divBdr>
                          <w:divsChild>
                            <w:div w:id="1453553673">
                              <w:marLeft w:val="0"/>
                              <w:marRight w:val="0"/>
                              <w:marTop w:val="0"/>
                              <w:marBottom w:val="0"/>
                              <w:divBdr>
                                <w:top w:val="none" w:sz="0" w:space="0" w:color="auto"/>
                                <w:left w:val="none" w:sz="0" w:space="0" w:color="auto"/>
                                <w:bottom w:val="none" w:sz="0" w:space="0" w:color="auto"/>
                                <w:right w:val="none" w:sz="0" w:space="0" w:color="auto"/>
                              </w:divBdr>
                              <w:divsChild>
                                <w:div w:id="2122411652">
                                  <w:marLeft w:val="0"/>
                                  <w:marRight w:val="0"/>
                                  <w:marTop w:val="0"/>
                                  <w:marBottom w:val="0"/>
                                  <w:divBdr>
                                    <w:top w:val="none" w:sz="0" w:space="0" w:color="auto"/>
                                    <w:left w:val="none" w:sz="0" w:space="0" w:color="auto"/>
                                    <w:bottom w:val="none" w:sz="0" w:space="0" w:color="auto"/>
                                    <w:right w:val="none" w:sz="0" w:space="0" w:color="auto"/>
                                  </w:divBdr>
                                  <w:divsChild>
                                    <w:div w:id="23482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334227">
          <w:marLeft w:val="0"/>
          <w:marRight w:val="0"/>
          <w:marTop w:val="240"/>
          <w:marBottom w:val="0"/>
          <w:divBdr>
            <w:top w:val="none" w:sz="0" w:space="0" w:color="auto"/>
            <w:left w:val="none" w:sz="0" w:space="0" w:color="auto"/>
            <w:bottom w:val="none" w:sz="0" w:space="0" w:color="auto"/>
            <w:right w:val="none" w:sz="0" w:space="0" w:color="auto"/>
          </w:divBdr>
          <w:divsChild>
            <w:div w:id="1891183988">
              <w:marLeft w:val="0"/>
              <w:marRight w:val="0"/>
              <w:marTop w:val="0"/>
              <w:marBottom w:val="0"/>
              <w:divBdr>
                <w:top w:val="none" w:sz="0" w:space="0" w:color="auto"/>
                <w:left w:val="none" w:sz="0" w:space="0" w:color="auto"/>
                <w:bottom w:val="none" w:sz="0" w:space="0" w:color="auto"/>
                <w:right w:val="none" w:sz="0" w:space="0" w:color="auto"/>
              </w:divBdr>
              <w:divsChild>
                <w:div w:id="827550594">
                  <w:marLeft w:val="0"/>
                  <w:marRight w:val="0"/>
                  <w:marTop w:val="0"/>
                  <w:marBottom w:val="0"/>
                  <w:divBdr>
                    <w:top w:val="none" w:sz="0" w:space="0" w:color="auto"/>
                    <w:left w:val="none" w:sz="0" w:space="0" w:color="auto"/>
                    <w:bottom w:val="none" w:sz="0" w:space="0" w:color="auto"/>
                    <w:right w:val="none" w:sz="0" w:space="0" w:color="auto"/>
                  </w:divBdr>
                  <w:divsChild>
                    <w:div w:id="691952421">
                      <w:marLeft w:val="0"/>
                      <w:marRight w:val="0"/>
                      <w:marTop w:val="0"/>
                      <w:marBottom w:val="0"/>
                      <w:divBdr>
                        <w:top w:val="none" w:sz="0" w:space="0" w:color="auto"/>
                        <w:left w:val="none" w:sz="0" w:space="0" w:color="auto"/>
                        <w:bottom w:val="none" w:sz="0" w:space="0" w:color="auto"/>
                        <w:right w:val="none" w:sz="0" w:space="0" w:color="auto"/>
                      </w:divBdr>
                      <w:divsChild>
                        <w:div w:id="1507281993">
                          <w:marLeft w:val="0"/>
                          <w:marRight w:val="0"/>
                          <w:marTop w:val="0"/>
                          <w:marBottom w:val="0"/>
                          <w:divBdr>
                            <w:top w:val="none" w:sz="0" w:space="0" w:color="auto"/>
                            <w:left w:val="none" w:sz="0" w:space="0" w:color="auto"/>
                            <w:bottom w:val="none" w:sz="0" w:space="0" w:color="auto"/>
                            <w:right w:val="none" w:sz="0" w:space="0" w:color="auto"/>
                          </w:divBdr>
                          <w:divsChild>
                            <w:div w:id="2112238034">
                              <w:marLeft w:val="0"/>
                              <w:marRight w:val="0"/>
                              <w:marTop w:val="0"/>
                              <w:marBottom w:val="0"/>
                              <w:divBdr>
                                <w:top w:val="none" w:sz="0" w:space="0" w:color="auto"/>
                                <w:left w:val="none" w:sz="0" w:space="0" w:color="auto"/>
                                <w:bottom w:val="none" w:sz="0" w:space="0" w:color="auto"/>
                                <w:right w:val="none" w:sz="0" w:space="0" w:color="auto"/>
                              </w:divBdr>
                              <w:divsChild>
                                <w:div w:id="3283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343942">
      <w:bodyDiv w:val="1"/>
      <w:marLeft w:val="0"/>
      <w:marRight w:val="0"/>
      <w:marTop w:val="0"/>
      <w:marBottom w:val="0"/>
      <w:divBdr>
        <w:top w:val="none" w:sz="0" w:space="0" w:color="auto"/>
        <w:left w:val="none" w:sz="0" w:space="0" w:color="auto"/>
        <w:bottom w:val="none" w:sz="0" w:space="0" w:color="auto"/>
        <w:right w:val="none" w:sz="0" w:space="0" w:color="auto"/>
      </w:divBdr>
      <w:divsChild>
        <w:div w:id="1528450067">
          <w:marLeft w:val="0"/>
          <w:marRight w:val="0"/>
          <w:marTop w:val="0"/>
          <w:marBottom w:val="0"/>
          <w:divBdr>
            <w:top w:val="none" w:sz="0" w:space="0" w:color="auto"/>
            <w:left w:val="none" w:sz="0" w:space="0" w:color="auto"/>
            <w:bottom w:val="none" w:sz="0" w:space="0" w:color="auto"/>
            <w:right w:val="none" w:sz="0" w:space="0" w:color="auto"/>
          </w:divBdr>
          <w:divsChild>
            <w:div w:id="1727952807">
              <w:marLeft w:val="0"/>
              <w:marRight w:val="0"/>
              <w:marTop w:val="0"/>
              <w:marBottom w:val="0"/>
              <w:divBdr>
                <w:top w:val="none" w:sz="0" w:space="0" w:color="auto"/>
                <w:left w:val="none" w:sz="0" w:space="0" w:color="auto"/>
                <w:bottom w:val="none" w:sz="0" w:space="0" w:color="auto"/>
                <w:right w:val="none" w:sz="0" w:space="0" w:color="auto"/>
              </w:divBdr>
              <w:divsChild>
                <w:div w:id="1807817324">
                  <w:marLeft w:val="0"/>
                  <w:marRight w:val="0"/>
                  <w:marTop w:val="0"/>
                  <w:marBottom w:val="0"/>
                  <w:divBdr>
                    <w:top w:val="none" w:sz="0" w:space="0" w:color="auto"/>
                    <w:left w:val="none" w:sz="0" w:space="0" w:color="auto"/>
                    <w:bottom w:val="none" w:sz="0" w:space="0" w:color="auto"/>
                    <w:right w:val="none" w:sz="0" w:space="0" w:color="auto"/>
                  </w:divBdr>
                  <w:divsChild>
                    <w:div w:id="146676043">
                      <w:marLeft w:val="0"/>
                      <w:marRight w:val="0"/>
                      <w:marTop w:val="0"/>
                      <w:marBottom w:val="0"/>
                      <w:divBdr>
                        <w:top w:val="none" w:sz="0" w:space="0" w:color="auto"/>
                        <w:left w:val="none" w:sz="0" w:space="0" w:color="auto"/>
                        <w:bottom w:val="none" w:sz="0" w:space="0" w:color="auto"/>
                        <w:right w:val="none" w:sz="0" w:space="0" w:color="auto"/>
                      </w:divBdr>
                      <w:divsChild>
                        <w:div w:id="991446618">
                          <w:marLeft w:val="0"/>
                          <w:marRight w:val="0"/>
                          <w:marTop w:val="0"/>
                          <w:marBottom w:val="0"/>
                          <w:divBdr>
                            <w:top w:val="none" w:sz="0" w:space="0" w:color="auto"/>
                            <w:left w:val="none" w:sz="0" w:space="0" w:color="auto"/>
                            <w:bottom w:val="none" w:sz="0" w:space="0" w:color="auto"/>
                            <w:right w:val="none" w:sz="0" w:space="0" w:color="auto"/>
                          </w:divBdr>
                          <w:divsChild>
                            <w:div w:id="1093934667">
                              <w:marLeft w:val="0"/>
                              <w:marRight w:val="0"/>
                              <w:marTop w:val="0"/>
                              <w:marBottom w:val="0"/>
                              <w:divBdr>
                                <w:top w:val="none" w:sz="0" w:space="0" w:color="auto"/>
                                <w:left w:val="none" w:sz="0" w:space="0" w:color="auto"/>
                                <w:bottom w:val="none" w:sz="0" w:space="0" w:color="auto"/>
                                <w:right w:val="none" w:sz="0" w:space="0" w:color="auto"/>
                              </w:divBdr>
                              <w:divsChild>
                                <w:div w:id="317923168">
                                  <w:marLeft w:val="0"/>
                                  <w:marRight w:val="0"/>
                                  <w:marTop w:val="0"/>
                                  <w:marBottom w:val="0"/>
                                  <w:divBdr>
                                    <w:top w:val="none" w:sz="0" w:space="0" w:color="auto"/>
                                    <w:left w:val="none" w:sz="0" w:space="0" w:color="auto"/>
                                    <w:bottom w:val="none" w:sz="0" w:space="0" w:color="auto"/>
                                    <w:right w:val="none" w:sz="0" w:space="0" w:color="auto"/>
                                  </w:divBdr>
                                  <w:divsChild>
                                    <w:div w:id="318769924">
                                      <w:marLeft w:val="0"/>
                                      <w:marRight w:val="0"/>
                                      <w:marTop w:val="0"/>
                                      <w:marBottom w:val="0"/>
                                      <w:divBdr>
                                        <w:top w:val="none" w:sz="0" w:space="0" w:color="auto"/>
                                        <w:left w:val="none" w:sz="0" w:space="0" w:color="auto"/>
                                        <w:bottom w:val="none" w:sz="0" w:space="0" w:color="auto"/>
                                        <w:right w:val="none" w:sz="0" w:space="0" w:color="auto"/>
                                      </w:divBdr>
                                      <w:divsChild>
                                        <w:div w:id="20014441">
                                          <w:marLeft w:val="0"/>
                                          <w:marRight w:val="0"/>
                                          <w:marTop w:val="0"/>
                                          <w:marBottom w:val="75"/>
                                          <w:divBdr>
                                            <w:top w:val="none" w:sz="0" w:space="0" w:color="auto"/>
                                            <w:left w:val="none" w:sz="0" w:space="0" w:color="auto"/>
                                            <w:bottom w:val="none" w:sz="0" w:space="0" w:color="auto"/>
                                            <w:right w:val="none" w:sz="0" w:space="0" w:color="auto"/>
                                          </w:divBdr>
                                          <w:divsChild>
                                            <w:div w:id="8939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21447">
                                  <w:marLeft w:val="0"/>
                                  <w:marRight w:val="0"/>
                                  <w:marTop w:val="0"/>
                                  <w:marBottom w:val="0"/>
                                  <w:divBdr>
                                    <w:top w:val="none" w:sz="0" w:space="0" w:color="auto"/>
                                    <w:left w:val="none" w:sz="0" w:space="0" w:color="auto"/>
                                    <w:bottom w:val="none" w:sz="0" w:space="0" w:color="auto"/>
                                    <w:right w:val="none" w:sz="0" w:space="0" w:color="auto"/>
                                  </w:divBdr>
                                  <w:divsChild>
                                    <w:div w:id="742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559238">
                  <w:marLeft w:val="0"/>
                  <w:marRight w:val="0"/>
                  <w:marTop w:val="225"/>
                  <w:marBottom w:val="0"/>
                  <w:divBdr>
                    <w:top w:val="none" w:sz="0" w:space="0" w:color="auto"/>
                    <w:left w:val="none" w:sz="0" w:space="0" w:color="auto"/>
                    <w:bottom w:val="none" w:sz="0" w:space="0" w:color="auto"/>
                    <w:right w:val="none" w:sz="0" w:space="0" w:color="auto"/>
                  </w:divBdr>
                  <w:divsChild>
                    <w:div w:id="962661361">
                      <w:marLeft w:val="0"/>
                      <w:marRight w:val="0"/>
                      <w:marTop w:val="0"/>
                      <w:marBottom w:val="90"/>
                      <w:divBdr>
                        <w:top w:val="none" w:sz="0" w:space="0" w:color="auto"/>
                        <w:left w:val="none" w:sz="0" w:space="0" w:color="auto"/>
                        <w:bottom w:val="none" w:sz="0" w:space="0" w:color="auto"/>
                        <w:right w:val="none" w:sz="0" w:space="0" w:color="auto"/>
                      </w:divBdr>
                      <w:divsChild>
                        <w:div w:id="1336568417">
                          <w:marLeft w:val="0"/>
                          <w:marRight w:val="0"/>
                          <w:marTop w:val="0"/>
                          <w:marBottom w:val="0"/>
                          <w:divBdr>
                            <w:top w:val="none" w:sz="0" w:space="0" w:color="auto"/>
                            <w:left w:val="none" w:sz="0" w:space="0" w:color="auto"/>
                            <w:bottom w:val="none" w:sz="0" w:space="0" w:color="auto"/>
                            <w:right w:val="none" w:sz="0" w:space="0" w:color="auto"/>
                          </w:divBdr>
                          <w:divsChild>
                            <w:div w:id="2136020348">
                              <w:marLeft w:val="0"/>
                              <w:marRight w:val="0"/>
                              <w:marTop w:val="0"/>
                              <w:marBottom w:val="0"/>
                              <w:divBdr>
                                <w:top w:val="none" w:sz="0" w:space="0" w:color="auto"/>
                                <w:left w:val="none" w:sz="0" w:space="0" w:color="auto"/>
                                <w:bottom w:val="none" w:sz="0" w:space="0" w:color="auto"/>
                                <w:right w:val="none" w:sz="0" w:space="0" w:color="auto"/>
                              </w:divBdr>
                              <w:divsChild>
                                <w:div w:id="2046513715">
                                  <w:marLeft w:val="0"/>
                                  <w:marRight w:val="0"/>
                                  <w:marTop w:val="0"/>
                                  <w:marBottom w:val="0"/>
                                  <w:divBdr>
                                    <w:top w:val="none" w:sz="0" w:space="0" w:color="auto"/>
                                    <w:left w:val="none" w:sz="0" w:space="0" w:color="auto"/>
                                    <w:bottom w:val="none" w:sz="0" w:space="0" w:color="auto"/>
                                    <w:right w:val="none" w:sz="0" w:space="0" w:color="auto"/>
                                  </w:divBdr>
                                  <w:divsChild>
                                    <w:div w:id="54802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861928">
          <w:marLeft w:val="0"/>
          <w:marRight w:val="0"/>
          <w:marTop w:val="240"/>
          <w:marBottom w:val="0"/>
          <w:divBdr>
            <w:top w:val="none" w:sz="0" w:space="0" w:color="auto"/>
            <w:left w:val="none" w:sz="0" w:space="0" w:color="auto"/>
            <w:bottom w:val="none" w:sz="0" w:space="0" w:color="auto"/>
            <w:right w:val="none" w:sz="0" w:space="0" w:color="auto"/>
          </w:divBdr>
          <w:divsChild>
            <w:div w:id="790706132">
              <w:marLeft w:val="0"/>
              <w:marRight w:val="0"/>
              <w:marTop w:val="0"/>
              <w:marBottom w:val="0"/>
              <w:divBdr>
                <w:top w:val="none" w:sz="0" w:space="0" w:color="auto"/>
                <w:left w:val="none" w:sz="0" w:space="0" w:color="auto"/>
                <w:bottom w:val="none" w:sz="0" w:space="0" w:color="auto"/>
                <w:right w:val="none" w:sz="0" w:space="0" w:color="auto"/>
              </w:divBdr>
              <w:divsChild>
                <w:div w:id="1550847985">
                  <w:marLeft w:val="0"/>
                  <w:marRight w:val="0"/>
                  <w:marTop w:val="0"/>
                  <w:marBottom w:val="0"/>
                  <w:divBdr>
                    <w:top w:val="none" w:sz="0" w:space="0" w:color="auto"/>
                    <w:left w:val="none" w:sz="0" w:space="0" w:color="auto"/>
                    <w:bottom w:val="none" w:sz="0" w:space="0" w:color="auto"/>
                    <w:right w:val="none" w:sz="0" w:space="0" w:color="auto"/>
                  </w:divBdr>
                  <w:divsChild>
                    <w:div w:id="102237540">
                      <w:marLeft w:val="0"/>
                      <w:marRight w:val="0"/>
                      <w:marTop w:val="0"/>
                      <w:marBottom w:val="0"/>
                      <w:divBdr>
                        <w:top w:val="none" w:sz="0" w:space="0" w:color="auto"/>
                        <w:left w:val="none" w:sz="0" w:space="0" w:color="auto"/>
                        <w:bottom w:val="none" w:sz="0" w:space="0" w:color="auto"/>
                        <w:right w:val="none" w:sz="0" w:space="0" w:color="auto"/>
                      </w:divBdr>
                      <w:divsChild>
                        <w:div w:id="2105685222">
                          <w:marLeft w:val="0"/>
                          <w:marRight w:val="0"/>
                          <w:marTop w:val="0"/>
                          <w:marBottom w:val="0"/>
                          <w:divBdr>
                            <w:top w:val="none" w:sz="0" w:space="0" w:color="auto"/>
                            <w:left w:val="none" w:sz="0" w:space="0" w:color="auto"/>
                            <w:bottom w:val="none" w:sz="0" w:space="0" w:color="auto"/>
                            <w:right w:val="none" w:sz="0" w:space="0" w:color="auto"/>
                          </w:divBdr>
                          <w:divsChild>
                            <w:div w:id="1422802168">
                              <w:marLeft w:val="0"/>
                              <w:marRight w:val="0"/>
                              <w:marTop w:val="0"/>
                              <w:marBottom w:val="0"/>
                              <w:divBdr>
                                <w:top w:val="none" w:sz="0" w:space="0" w:color="auto"/>
                                <w:left w:val="none" w:sz="0" w:space="0" w:color="auto"/>
                                <w:bottom w:val="none" w:sz="0" w:space="0" w:color="auto"/>
                                <w:right w:val="none" w:sz="0" w:space="0" w:color="auto"/>
                              </w:divBdr>
                              <w:divsChild>
                                <w:div w:id="55708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578327">
      <w:bodyDiv w:val="1"/>
      <w:marLeft w:val="0"/>
      <w:marRight w:val="0"/>
      <w:marTop w:val="0"/>
      <w:marBottom w:val="0"/>
      <w:divBdr>
        <w:top w:val="none" w:sz="0" w:space="0" w:color="auto"/>
        <w:left w:val="none" w:sz="0" w:space="0" w:color="auto"/>
        <w:bottom w:val="none" w:sz="0" w:space="0" w:color="auto"/>
        <w:right w:val="none" w:sz="0" w:space="0" w:color="auto"/>
      </w:divBdr>
      <w:divsChild>
        <w:div w:id="334965891">
          <w:marLeft w:val="0"/>
          <w:marRight w:val="0"/>
          <w:marTop w:val="0"/>
          <w:marBottom w:val="0"/>
          <w:divBdr>
            <w:top w:val="none" w:sz="0" w:space="0" w:color="auto"/>
            <w:left w:val="none" w:sz="0" w:space="0" w:color="auto"/>
            <w:bottom w:val="none" w:sz="0" w:space="0" w:color="auto"/>
            <w:right w:val="none" w:sz="0" w:space="0" w:color="auto"/>
          </w:divBdr>
          <w:divsChild>
            <w:div w:id="1726104738">
              <w:marLeft w:val="0"/>
              <w:marRight w:val="0"/>
              <w:marTop w:val="0"/>
              <w:marBottom w:val="0"/>
              <w:divBdr>
                <w:top w:val="none" w:sz="0" w:space="0" w:color="auto"/>
                <w:left w:val="none" w:sz="0" w:space="0" w:color="auto"/>
                <w:bottom w:val="none" w:sz="0" w:space="0" w:color="auto"/>
                <w:right w:val="none" w:sz="0" w:space="0" w:color="auto"/>
              </w:divBdr>
              <w:divsChild>
                <w:div w:id="1296182784">
                  <w:marLeft w:val="0"/>
                  <w:marRight w:val="0"/>
                  <w:marTop w:val="0"/>
                  <w:marBottom w:val="0"/>
                  <w:divBdr>
                    <w:top w:val="none" w:sz="0" w:space="0" w:color="auto"/>
                    <w:left w:val="none" w:sz="0" w:space="0" w:color="auto"/>
                    <w:bottom w:val="none" w:sz="0" w:space="0" w:color="auto"/>
                    <w:right w:val="none" w:sz="0" w:space="0" w:color="auto"/>
                  </w:divBdr>
                  <w:divsChild>
                    <w:div w:id="1690329317">
                      <w:marLeft w:val="0"/>
                      <w:marRight w:val="0"/>
                      <w:marTop w:val="0"/>
                      <w:marBottom w:val="0"/>
                      <w:divBdr>
                        <w:top w:val="none" w:sz="0" w:space="0" w:color="auto"/>
                        <w:left w:val="none" w:sz="0" w:space="0" w:color="auto"/>
                        <w:bottom w:val="none" w:sz="0" w:space="0" w:color="auto"/>
                        <w:right w:val="none" w:sz="0" w:space="0" w:color="auto"/>
                      </w:divBdr>
                      <w:divsChild>
                        <w:div w:id="389231519">
                          <w:marLeft w:val="0"/>
                          <w:marRight w:val="0"/>
                          <w:marTop w:val="0"/>
                          <w:marBottom w:val="0"/>
                          <w:divBdr>
                            <w:top w:val="none" w:sz="0" w:space="0" w:color="auto"/>
                            <w:left w:val="none" w:sz="0" w:space="0" w:color="auto"/>
                            <w:bottom w:val="none" w:sz="0" w:space="0" w:color="auto"/>
                            <w:right w:val="none" w:sz="0" w:space="0" w:color="auto"/>
                          </w:divBdr>
                          <w:divsChild>
                            <w:div w:id="1916548494">
                              <w:marLeft w:val="0"/>
                              <w:marRight w:val="0"/>
                              <w:marTop w:val="0"/>
                              <w:marBottom w:val="0"/>
                              <w:divBdr>
                                <w:top w:val="none" w:sz="0" w:space="0" w:color="auto"/>
                                <w:left w:val="none" w:sz="0" w:space="0" w:color="auto"/>
                                <w:bottom w:val="none" w:sz="0" w:space="0" w:color="auto"/>
                                <w:right w:val="none" w:sz="0" w:space="0" w:color="auto"/>
                              </w:divBdr>
                              <w:divsChild>
                                <w:div w:id="1893030239">
                                  <w:marLeft w:val="0"/>
                                  <w:marRight w:val="0"/>
                                  <w:marTop w:val="0"/>
                                  <w:marBottom w:val="0"/>
                                  <w:divBdr>
                                    <w:top w:val="none" w:sz="0" w:space="0" w:color="auto"/>
                                    <w:left w:val="none" w:sz="0" w:space="0" w:color="auto"/>
                                    <w:bottom w:val="none" w:sz="0" w:space="0" w:color="auto"/>
                                    <w:right w:val="none" w:sz="0" w:space="0" w:color="auto"/>
                                  </w:divBdr>
                                  <w:divsChild>
                                    <w:div w:id="143474115">
                                      <w:marLeft w:val="0"/>
                                      <w:marRight w:val="0"/>
                                      <w:marTop w:val="0"/>
                                      <w:marBottom w:val="0"/>
                                      <w:divBdr>
                                        <w:top w:val="none" w:sz="0" w:space="0" w:color="auto"/>
                                        <w:left w:val="none" w:sz="0" w:space="0" w:color="auto"/>
                                        <w:bottom w:val="none" w:sz="0" w:space="0" w:color="auto"/>
                                        <w:right w:val="none" w:sz="0" w:space="0" w:color="auto"/>
                                      </w:divBdr>
                                      <w:divsChild>
                                        <w:div w:id="1243759934">
                                          <w:marLeft w:val="0"/>
                                          <w:marRight w:val="0"/>
                                          <w:marTop w:val="0"/>
                                          <w:marBottom w:val="75"/>
                                          <w:divBdr>
                                            <w:top w:val="none" w:sz="0" w:space="0" w:color="auto"/>
                                            <w:left w:val="none" w:sz="0" w:space="0" w:color="auto"/>
                                            <w:bottom w:val="none" w:sz="0" w:space="0" w:color="auto"/>
                                            <w:right w:val="none" w:sz="0" w:space="0" w:color="auto"/>
                                          </w:divBdr>
                                          <w:divsChild>
                                            <w:div w:id="7034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50043">
                                  <w:marLeft w:val="0"/>
                                  <w:marRight w:val="0"/>
                                  <w:marTop w:val="0"/>
                                  <w:marBottom w:val="0"/>
                                  <w:divBdr>
                                    <w:top w:val="none" w:sz="0" w:space="0" w:color="auto"/>
                                    <w:left w:val="none" w:sz="0" w:space="0" w:color="auto"/>
                                    <w:bottom w:val="none" w:sz="0" w:space="0" w:color="auto"/>
                                    <w:right w:val="none" w:sz="0" w:space="0" w:color="auto"/>
                                  </w:divBdr>
                                  <w:divsChild>
                                    <w:div w:id="8688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174441">
                  <w:marLeft w:val="0"/>
                  <w:marRight w:val="0"/>
                  <w:marTop w:val="225"/>
                  <w:marBottom w:val="0"/>
                  <w:divBdr>
                    <w:top w:val="none" w:sz="0" w:space="0" w:color="auto"/>
                    <w:left w:val="none" w:sz="0" w:space="0" w:color="auto"/>
                    <w:bottom w:val="none" w:sz="0" w:space="0" w:color="auto"/>
                    <w:right w:val="none" w:sz="0" w:space="0" w:color="auto"/>
                  </w:divBdr>
                  <w:divsChild>
                    <w:div w:id="1302733658">
                      <w:marLeft w:val="0"/>
                      <w:marRight w:val="0"/>
                      <w:marTop w:val="0"/>
                      <w:marBottom w:val="90"/>
                      <w:divBdr>
                        <w:top w:val="none" w:sz="0" w:space="0" w:color="auto"/>
                        <w:left w:val="none" w:sz="0" w:space="0" w:color="auto"/>
                        <w:bottom w:val="none" w:sz="0" w:space="0" w:color="auto"/>
                        <w:right w:val="none" w:sz="0" w:space="0" w:color="auto"/>
                      </w:divBdr>
                      <w:divsChild>
                        <w:div w:id="267782874">
                          <w:marLeft w:val="0"/>
                          <w:marRight w:val="0"/>
                          <w:marTop w:val="0"/>
                          <w:marBottom w:val="0"/>
                          <w:divBdr>
                            <w:top w:val="none" w:sz="0" w:space="0" w:color="auto"/>
                            <w:left w:val="none" w:sz="0" w:space="0" w:color="auto"/>
                            <w:bottom w:val="none" w:sz="0" w:space="0" w:color="auto"/>
                            <w:right w:val="none" w:sz="0" w:space="0" w:color="auto"/>
                          </w:divBdr>
                          <w:divsChild>
                            <w:div w:id="314182380">
                              <w:marLeft w:val="0"/>
                              <w:marRight w:val="0"/>
                              <w:marTop w:val="0"/>
                              <w:marBottom w:val="0"/>
                              <w:divBdr>
                                <w:top w:val="none" w:sz="0" w:space="0" w:color="auto"/>
                                <w:left w:val="none" w:sz="0" w:space="0" w:color="auto"/>
                                <w:bottom w:val="none" w:sz="0" w:space="0" w:color="auto"/>
                                <w:right w:val="none" w:sz="0" w:space="0" w:color="auto"/>
                              </w:divBdr>
                              <w:divsChild>
                                <w:div w:id="1083141772">
                                  <w:marLeft w:val="0"/>
                                  <w:marRight w:val="0"/>
                                  <w:marTop w:val="0"/>
                                  <w:marBottom w:val="0"/>
                                  <w:divBdr>
                                    <w:top w:val="none" w:sz="0" w:space="0" w:color="auto"/>
                                    <w:left w:val="none" w:sz="0" w:space="0" w:color="auto"/>
                                    <w:bottom w:val="none" w:sz="0" w:space="0" w:color="auto"/>
                                    <w:right w:val="none" w:sz="0" w:space="0" w:color="auto"/>
                                  </w:divBdr>
                                  <w:divsChild>
                                    <w:div w:id="99025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493900">
          <w:marLeft w:val="0"/>
          <w:marRight w:val="0"/>
          <w:marTop w:val="240"/>
          <w:marBottom w:val="0"/>
          <w:divBdr>
            <w:top w:val="none" w:sz="0" w:space="0" w:color="auto"/>
            <w:left w:val="none" w:sz="0" w:space="0" w:color="auto"/>
            <w:bottom w:val="none" w:sz="0" w:space="0" w:color="auto"/>
            <w:right w:val="none" w:sz="0" w:space="0" w:color="auto"/>
          </w:divBdr>
          <w:divsChild>
            <w:div w:id="1666325985">
              <w:marLeft w:val="0"/>
              <w:marRight w:val="0"/>
              <w:marTop w:val="0"/>
              <w:marBottom w:val="0"/>
              <w:divBdr>
                <w:top w:val="none" w:sz="0" w:space="0" w:color="auto"/>
                <w:left w:val="none" w:sz="0" w:space="0" w:color="auto"/>
                <w:bottom w:val="none" w:sz="0" w:space="0" w:color="auto"/>
                <w:right w:val="none" w:sz="0" w:space="0" w:color="auto"/>
              </w:divBdr>
              <w:divsChild>
                <w:div w:id="508494624">
                  <w:marLeft w:val="0"/>
                  <w:marRight w:val="0"/>
                  <w:marTop w:val="0"/>
                  <w:marBottom w:val="0"/>
                  <w:divBdr>
                    <w:top w:val="none" w:sz="0" w:space="0" w:color="auto"/>
                    <w:left w:val="none" w:sz="0" w:space="0" w:color="auto"/>
                    <w:bottom w:val="none" w:sz="0" w:space="0" w:color="auto"/>
                    <w:right w:val="none" w:sz="0" w:space="0" w:color="auto"/>
                  </w:divBdr>
                  <w:divsChild>
                    <w:div w:id="376585992">
                      <w:marLeft w:val="0"/>
                      <w:marRight w:val="0"/>
                      <w:marTop w:val="0"/>
                      <w:marBottom w:val="0"/>
                      <w:divBdr>
                        <w:top w:val="none" w:sz="0" w:space="0" w:color="auto"/>
                        <w:left w:val="none" w:sz="0" w:space="0" w:color="auto"/>
                        <w:bottom w:val="none" w:sz="0" w:space="0" w:color="auto"/>
                        <w:right w:val="none" w:sz="0" w:space="0" w:color="auto"/>
                      </w:divBdr>
                      <w:divsChild>
                        <w:div w:id="1848789518">
                          <w:marLeft w:val="0"/>
                          <w:marRight w:val="0"/>
                          <w:marTop w:val="0"/>
                          <w:marBottom w:val="0"/>
                          <w:divBdr>
                            <w:top w:val="none" w:sz="0" w:space="0" w:color="auto"/>
                            <w:left w:val="none" w:sz="0" w:space="0" w:color="auto"/>
                            <w:bottom w:val="none" w:sz="0" w:space="0" w:color="auto"/>
                            <w:right w:val="none" w:sz="0" w:space="0" w:color="auto"/>
                          </w:divBdr>
                          <w:divsChild>
                            <w:div w:id="250701977">
                              <w:marLeft w:val="0"/>
                              <w:marRight w:val="0"/>
                              <w:marTop w:val="0"/>
                              <w:marBottom w:val="0"/>
                              <w:divBdr>
                                <w:top w:val="none" w:sz="0" w:space="0" w:color="auto"/>
                                <w:left w:val="none" w:sz="0" w:space="0" w:color="auto"/>
                                <w:bottom w:val="none" w:sz="0" w:space="0" w:color="auto"/>
                                <w:right w:val="none" w:sz="0" w:space="0" w:color="auto"/>
                              </w:divBdr>
                              <w:divsChild>
                                <w:div w:id="736977110">
                                  <w:marLeft w:val="0"/>
                                  <w:marRight w:val="0"/>
                                  <w:marTop w:val="0"/>
                                  <w:marBottom w:val="0"/>
                                  <w:divBdr>
                                    <w:top w:val="none" w:sz="0" w:space="0" w:color="auto"/>
                                    <w:left w:val="none" w:sz="0" w:space="0" w:color="auto"/>
                                    <w:bottom w:val="none" w:sz="0" w:space="0" w:color="auto"/>
                                    <w:right w:val="none" w:sz="0" w:space="0" w:color="auto"/>
                                  </w:divBdr>
                                  <w:divsChild>
                                    <w:div w:id="11684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420945">
      <w:bodyDiv w:val="1"/>
      <w:marLeft w:val="0"/>
      <w:marRight w:val="0"/>
      <w:marTop w:val="0"/>
      <w:marBottom w:val="0"/>
      <w:divBdr>
        <w:top w:val="none" w:sz="0" w:space="0" w:color="auto"/>
        <w:left w:val="none" w:sz="0" w:space="0" w:color="auto"/>
        <w:bottom w:val="none" w:sz="0" w:space="0" w:color="auto"/>
        <w:right w:val="none" w:sz="0" w:space="0" w:color="auto"/>
      </w:divBdr>
      <w:divsChild>
        <w:div w:id="168252811">
          <w:marLeft w:val="0"/>
          <w:marRight w:val="0"/>
          <w:marTop w:val="0"/>
          <w:marBottom w:val="0"/>
          <w:divBdr>
            <w:top w:val="none" w:sz="0" w:space="0" w:color="auto"/>
            <w:left w:val="none" w:sz="0" w:space="0" w:color="auto"/>
            <w:bottom w:val="none" w:sz="0" w:space="0" w:color="auto"/>
            <w:right w:val="none" w:sz="0" w:space="0" w:color="auto"/>
          </w:divBdr>
          <w:divsChild>
            <w:div w:id="437018941">
              <w:marLeft w:val="0"/>
              <w:marRight w:val="0"/>
              <w:marTop w:val="0"/>
              <w:marBottom w:val="0"/>
              <w:divBdr>
                <w:top w:val="none" w:sz="0" w:space="0" w:color="auto"/>
                <w:left w:val="none" w:sz="0" w:space="0" w:color="auto"/>
                <w:bottom w:val="none" w:sz="0" w:space="0" w:color="auto"/>
                <w:right w:val="none" w:sz="0" w:space="0" w:color="auto"/>
              </w:divBdr>
              <w:divsChild>
                <w:div w:id="14112119">
                  <w:marLeft w:val="0"/>
                  <w:marRight w:val="0"/>
                  <w:marTop w:val="0"/>
                  <w:marBottom w:val="0"/>
                  <w:divBdr>
                    <w:top w:val="none" w:sz="0" w:space="0" w:color="auto"/>
                    <w:left w:val="none" w:sz="0" w:space="0" w:color="auto"/>
                    <w:bottom w:val="none" w:sz="0" w:space="0" w:color="auto"/>
                    <w:right w:val="none" w:sz="0" w:space="0" w:color="auto"/>
                  </w:divBdr>
                  <w:divsChild>
                    <w:div w:id="2127771228">
                      <w:marLeft w:val="0"/>
                      <w:marRight w:val="0"/>
                      <w:marTop w:val="0"/>
                      <w:marBottom w:val="0"/>
                      <w:divBdr>
                        <w:top w:val="none" w:sz="0" w:space="0" w:color="auto"/>
                        <w:left w:val="none" w:sz="0" w:space="0" w:color="auto"/>
                        <w:bottom w:val="none" w:sz="0" w:space="0" w:color="auto"/>
                        <w:right w:val="none" w:sz="0" w:space="0" w:color="auto"/>
                      </w:divBdr>
                      <w:divsChild>
                        <w:div w:id="1479108228">
                          <w:marLeft w:val="0"/>
                          <w:marRight w:val="0"/>
                          <w:marTop w:val="0"/>
                          <w:marBottom w:val="0"/>
                          <w:divBdr>
                            <w:top w:val="none" w:sz="0" w:space="0" w:color="auto"/>
                            <w:left w:val="none" w:sz="0" w:space="0" w:color="auto"/>
                            <w:bottom w:val="none" w:sz="0" w:space="0" w:color="auto"/>
                            <w:right w:val="none" w:sz="0" w:space="0" w:color="auto"/>
                          </w:divBdr>
                          <w:divsChild>
                            <w:div w:id="938871751">
                              <w:marLeft w:val="0"/>
                              <w:marRight w:val="0"/>
                              <w:marTop w:val="0"/>
                              <w:marBottom w:val="0"/>
                              <w:divBdr>
                                <w:top w:val="none" w:sz="0" w:space="0" w:color="auto"/>
                                <w:left w:val="none" w:sz="0" w:space="0" w:color="auto"/>
                                <w:bottom w:val="none" w:sz="0" w:space="0" w:color="auto"/>
                                <w:right w:val="none" w:sz="0" w:space="0" w:color="auto"/>
                              </w:divBdr>
                              <w:divsChild>
                                <w:div w:id="691371566">
                                  <w:marLeft w:val="0"/>
                                  <w:marRight w:val="0"/>
                                  <w:marTop w:val="0"/>
                                  <w:marBottom w:val="0"/>
                                  <w:divBdr>
                                    <w:top w:val="none" w:sz="0" w:space="0" w:color="auto"/>
                                    <w:left w:val="none" w:sz="0" w:space="0" w:color="auto"/>
                                    <w:bottom w:val="none" w:sz="0" w:space="0" w:color="auto"/>
                                    <w:right w:val="none" w:sz="0" w:space="0" w:color="auto"/>
                                  </w:divBdr>
                                  <w:divsChild>
                                    <w:div w:id="117535279">
                                      <w:marLeft w:val="0"/>
                                      <w:marRight w:val="0"/>
                                      <w:marTop w:val="0"/>
                                      <w:marBottom w:val="0"/>
                                      <w:divBdr>
                                        <w:top w:val="none" w:sz="0" w:space="0" w:color="auto"/>
                                        <w:left w:val="none" w:sz="0" w:space="0" w:color="auto"/>
                                        <w:bottom w:val="none" w:sz="0" w:space="0" w:color="auto"/>
                                        <w:right w:val="none" w:sz="0" w:space="0" w:color="auto"/>
                                      </w:divBdr>
                                      <w:divsChild>
                                        <w:div w:id="1676180686">
                                          <w:marLeft w:val="0"/>
                                          <w:marRight w:val="0"/>
                                          <w:marTop w:val="0"/>
                                          <w:marBottom w:val="75"/>
                                          <w:divBdr>
                                            <w:top w:val="none" w:sz="0" w:space="0" w:color="auto"/>
                                            <w:left w:val="none" w:sz="0" w:space="0" w:color="auto"/>
                                            <w:bottom w:val="none" w:sz="0" w:space="0" w:color="auto"/>
                                            <w:right w:val="none" w:sz="0" w:space="0" w:color="auto"/>
                                          </w:divBdr>
                                          <w:divsChild>
                                            <w:div w:id="117592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21484">
                                  <w:marLeft w:val="0"/>
                                  <w:marRight w:val="0"/>
                                  <w:marTop w:val="0"/>
                                  <w:marBottom w:val="0"/>
                                  <w:divBdr>
                                    <w:top w:val="none" w:sz="0" w:space="0" w:color="auto"/>
                                    <w:left w:val="none" w:sz="0" w:space="0" w:color="auto"/>
                                    <w:bottom w:val="none" w:sz="0" w:space="0" w:color="auto"/>
                                    <w:right w:val="none" w:sz="0" w:space="0" w:color="auto"/>
                                  </w:divBdr>
                                  <w:divsChild>
                                    <w:div w:id="15199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55268">
                  <w:marLeft w:val="0"/>
                  <w:marRight w:val="0"/>
                  <w:marTop w:val="225"/>
                  <w:marBottom w:val="0"/>
                  <w:divBdr>
                    <w:top w:val="none" w:sz="0" w:space="0" w:color="auto"/>
                    <w:left w:val="none" w:sz="0" w:space="0" w:color="auto"/>
                    <w:bottom w:val="none" w:sz="0" w:space="0" w:color="auto"/>
                    <w:right w:val="none" w:sz="0" w:space="0" w:color="auto"/>
                  </w:divBdr>
                  <w:divsChild>
                    <w:div w:id="1711804497">
                      <w:marLeft w:val="0"/>
                      <w:marRight w:val="0"/>
                      <w:marTop w:val="0"/>
                      <w:marBottom w:val="90"/>
                      <w:divBdr>
                        <w:top w:val="none" w:sz="0" w:space="0" w:color="auto"/>
                        <w:left w:val="none" w:sz="0" w:space="0" w:color="auto"/>
                        <w:bottom w:val="none" w:sz="0" w:space="0" w:color="auto"/>
                        <w:right w:val="none" w:sz="0" w:space="0" w:color="auto"/>
                      </w:divBdr>
                      <w:divsChild>
                        <w:div w:id="470371870">
                          <w:marLeft w:val="0"/>
                          <w:marRight w:val="0"/>
                          <w:marTop w:val="0"/>
                          <w:marBottom w:val="0"/>
                          <w:divBdr>
                            <w:top w:val="none" w:sz="0" w:space="0" w:color="auto"/>
                            <w:left w:val="none" w:sz="0" w:space="0" w:color="auto"/>
                            <w:bottom w:val="none" w:sz="0" w:space="0" w:color="auto"/>
                            <w:right w:val="none" w:sz="0" w:space="0" w:color="auto"/>
                          </w:divBdr>
                          <w:divsChild>
                            <w:div w:id="2099715375">
                              <w:marLeft w:val="0"/>
                              <w:marRight w:val="0"/>
                              <w:marTop w:val="0"/>
                              <w:marBottom w:val="0"/>
                              <w:divBdr>
                                <w:top w:val="none" w:sz="0" w:space="0" w:color="auto"/>
                                <w:left w:val="none" w:sz="0" w:space="0" w:color="auto"/>
                                <w:bottom w:val="none" w:sz="0" w:space="0" w:color="auto"/>
                                <w:right w:val="none" w:sz="0" w:space="0" w:color="auto"/>
                              </w:divBdr>
                              <w:divsChild>
                                <w:div w:id="366223849">
                                  <w:marLeft w:val="0"/>
                                  <w:marRight w:val="0"/>
                                  <w:marTop w:val="0"/>
                                  <w:marBottom w:val="0"/>
                                  <w:divBdr>
                                    <w:top w:val="none" w:sz="0" w:space="0" w:color="auto"/>
                                    <w:left w:val="none" w:sz="0" w:space="0" w:color="auto"/>
                                    <w:bottom w:val="none" w:sz="0" w:space="0" w:color="auto"/>
                                    <w:right w:val="none" w:sz="0" w:space="0" w:color="auto"/>
                                  </w:divBdr>
                                  <w:divsChild>
                                    <w:div w:id="13475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51356">
          <w:marLeft w:val="0"/>
          <w:marRight w:val="0"/>
          <w:marTop w:val="240"/>
          <w:marBottom w:val="0"/>
          <w:divBdr>
            <w:top w:val="none" w:sz="0" w:space="0" w:color="auto"/>
            <w:left w:val="none" w:sz="0" w:space="0" w:color="auto"/>
            <w:bottom w:val="none" w:sz="0" w:space="0" w:color="auto"/>
            <w:right w:val="none" w:sz="0" w:space="0" w:color="auto"/>
          </w:divBdr>
          <w:divsChild>
            <w:div w:id="1350522292">
              <w:marLeft w:val="0"/>
              <w:marRight w:val="0"/>
              <w:marTop w:val="0"/>
              <w:marBottom w:val="0"/>
              <w:divBdr>
                <w:top w:val="none" w:sz="0" w:space="0" w:color="auto"/>
                <w:left w:val="none" w:sz="0" w:space="0" w:color="auto"/>
                <w:bottom w:val="none" w:sz="0" w:space="0" w:color="auto"/>
                <w:right w:val="none" w:sz="0" w:space="0" w:color="auto"/>
              </w:divBdr>
              <w:divsChild>
                <w:div w:id="972977139">
                  <w:marLeft w:val="0"/>
                  <w:marRight w:val="0"/>
                  <w:marTop w:val="0"/>
                  <w:marBottom w:val="0"/>
                  <w:divBdr>
                    <w:top w:val="none" w:sz="0" w:space="0" w:color="auto"/>
                    <w:left w:val="none" w:sz="0" w:space="0" w:color="auto"/>
                    <w:bottom w:val="none" w:sz="0" w:space="0" w:color="auto"/>
                    <w:right w:val="none" w:sz="0" w:space="0" w:color="auto"/>
                  </w:divBdr>
                  <w:divsChild>
                    <w:div w:id="1968049818">
                      <w:marLeft w:val="0"/>
                      <w:marRight w:val="0"/>
                      <w:marTop w:val="0"/>
                      <w:marBottom w:val="0"/>
                      <w:divBdr>
                        <w:top w:val="none" w:sz="0" w:space="0" w:color="auto"/>
                        <w:left w:val="none" w:sz="0" w:space="0" w:color="auto"/>
                        <w:bottom w:val="none" w:sz="0" w:space="0" w:color="auto"/>
                        <w:right w:val="none" w:sz="0" w:space="0" w:color="auto"/>
                      </w:divBdr>
                      <w:divsChild>
                        <w:div w:id="538082606">
                          <w:marLeft w:val="0"/>
                          <w:marRight w:val="0"/>
                          <w:marTop w:val="0"/>
                          <w:marBottom w:val="0"/>
                          <w:divBdr>
                            <w:top w:val="none" w:sz="0" w:space="0" w:color="auto"/>
                            <w:left w:val="none" w:sz="0" w:space="0" w:color="auto"/>
                            <w:bottom w:val="none" w:sz="0" w:space="0" w:color="auto"/>
                            <w:right w:val="none" w:sz="0" w:space="0" w:color="auto"/>
                          </w:divBdr>
                          <w:divsChild>
                            <w:div w:id="1886142896">
                              <w:marLeft w:val="0"/>
                              <w:marRight w:val="0"/>
                              <w:marTop w:val="0"/>
                              <w:marBottom w:val="0"/>
                              <w:divBdr>
                                <w:top w:val="none" w:sz="0" w:space="0" w:color="auto"/>
                                <w:left w:val="none" w:sz="0" w:space="0" w:color="auto"/>
                                <w:bottom w:val="none" w:sz="0" w:space="0" w:color="auto"/>
                                <w:right w:val="none" w:sz="0" w:space="0" w:color="auto"/>
                              </w:divBdr>
                              <w:divsChild>
                                <w:div w:id="1796606012">
                                  <w:marLeft w:val="0"/>
                                  <w:marRight w:val="0"/>
                                  <w:marTop w:val="0"/>
                                  <w:marBottom w:val="0"/>
                                  <w:divBdr>
                                    <w:top w:val="none" w:sz="0" w:space="0" w:color="auto"/>
                                    <w:left w:val="none" w:sz="0" w:space="0" w:color="auto"/>
                                    <w:bottom w:val="none" w:sz="0" w:space="0" w:color="auto"/>
                                    <w:right w:val="none" w:sz="0" w:space="0" w:color="auto"/>
                                  </w:divBdr>
                                  <w:divsChild>
                                    <w:div w:id="141875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358568">
      <w:bodyDiv w:val="1"/>
      <w:marLeft w:val="0"/>
      <w:marRight w:val="0"/>
      <w:marTop w:val="0"/>
      <w:marBottom w:val="0"/>
      <w:divBdr>
        <w:top w:val="none" w:sz="0" w:space="0" w:color="auto"/>
        <w:left w:val="none" w:sz="0" w:space="0" w:color="auto"/>
        <w:bottom w:val="none" w:sz="0" w:space="0" w:color="auto"/>
        <w:right w:val="none" w:sz="0" w:space="0" w:color="auto"/>
      </w:divBdr>
      <w:divsChild>
        <w:div w:id="1094593256">
          <w:marLeft w:val="0"/>
          <w:marRight w:val="0"/>
          <w:marTop w:val="0"/>
          <w:marBottom w:val="0"/>
          <w:divBdr>
            <w:top w:val="none" w:sz="0" w:space="0" w:color="auto"/>
            <w:left w:val="none" w:sz="0" w:space="0" w:color="auto"/>
            <w:bottom w:val="none" w:sz="0" w:space="0" w:color="auto"/>
            <w:right w:val="none" w:sz="0" w:space="0" w:color="auto"/>
          </w:divBdr>
          <w:divsChild>
            <w:div w:id="1837186641">
              <w:marLeft w:val="0"/>
              <w:marRight w:val="0"/>
              <w:marTop w:val="0"/>
              <w:marBottom w:val="0"/>
              <w:divBdr>
                <w:top w:val="none" w:sz="0" w:space="0" w:color="auto"/>
                <w:left w:val="none" w:sz="0" w:space="0" w:color="auto"/>
                <w:bottom w:val="none" w:sz="0" w:space="0" w:color="auto"/>
                <w:right w:val="none" w:sz="0" w:space="0" w:color="auto"/>
              </w:divBdr>
              <w:divsChild>
                <w:div w:id="1041590381">
                  <w:marLeft w:val="0"/>
                  <w:marRight w:val="0"/>
                  <w:marTop w:val="0"/>
                  <w:marBottom w:val="0"/>
                  <w:divBdr>
                    <w:top w:val="none" w:sz="0" w:space="0" w:color="auto"/>
                    <w:left w:val="none" w:sz="0" w:space="0" w:color="auto"/>
                    <w:bottom w:val="none" w:sz="0" w:space="0" w:color="auto"/>
                    <w:right w:val="none" w:sz="0" w:space="0" w:color="auto"/>
                  </w:divBdr>
                  <w:divsChild>
                    <w:div w:id="850491292">
                      <w:marLeft w:val="0"/>
                      <w:marRight w:val="0"/>
                      <w:marTop w:val="0"/>
                      <w:marBottom w:val="0"/>
                      <w:divBdr>
                        <w:top w:val="none" w:sz="0" w:space="0" w:color="auto"/>
                        <w:left w:val="none" w:sz="0" w:space="0" w:color="auto"/>
                        <w:bottom w:val="none" w:sz="0" w:space="0" w:color="auto"/>
                        <w:right w:val="none" w:sz="0" w:space="0" w:color="auto"/>
                      </w:divBdr>
                      <w:divsChild>
                        <w:div w:id="1082917969">
                          <w:marLeft w:val="0"/>
                          <w:marRight w:val="0"/>
                          <w:marTop w:val="0"/>
                          <w:marBottom w:val="0"/>
                          <w:divBdr>
                            <w:top w:val="none" w:sz="0" w:space="0" w:color="auto"/>
                            <w:left w:val="none" w:sz="0" w:space="0" w:color="auto"/>
                            <w:bottom w:val="none" w:sz="0" w:space="0" w:color="auto"/>
                            <w:right w:val="none" w:sz="0" w:space="0" w:color="auto"/>
                          </w:divBdr>
                          <w:divsChild>
                            <w:div w:id="146169464">
                              <w:marLeft w:val="0"/>
                              <w:marRight w:val="0"/>
                              <w:marTop w:val="0"/>
                              <w:marBottom w:val="0"/>
                              <w:divBdr>
                                <w:top w:val="none" w:sz="0" w:space="0" w:color="auto"/>
                                <w:left w:val="none" w:sz="0" w:space="0" w:color="auto"/>
                                <w:bottom w:val="none" w:sz="0" w:space="0" w:color="auto"/>
                                <w:right w:val="none" w:sz="0" w:space="0" w:color="auto"/>
                              </w:divBdr>
                              <w:divsChild>
                                <w:div w:id="229120868">
                                  <w:marLeft w:val="0"/>
                                  <w:marRight w:val="0"/>
                                  <w:marTop w:val="0"/>
                                  <w:marBottom w:val="0"/>
                                  <w:divBdr>
                                    <w:top w:val="none" w:sz="0" w:space="0" w:color="auto"/>
                                    <w:left w:val="none" w:sz="0" w:space="0" w:color="auto"/>
                                    <w:bottom w:val="none" w:sz="0" w:space="0" w:color="auto"/>
                                    <w:right w:val="none" w:sz="0" w:space="0" w:color="auto"/>
                                  </w:divBdr>
                                  <w:divsChild>
                                    <w:div w:id="1147863444">
                                      <w:marLeft w:val="0"/>
                                      <w:marRight w:val="0"/>
                                      <w:marTop w:val="0"/>
                                      <w:marBottom w:val="0"/>
                                      <w:divBdr>
                                        <w:top w:val="none" w:sz="0" w:space="0" w:color="auto"/>
                                        <w:left w:val="none" w:sz="0" w:space="0" w:color="auto"/>
                                        <w:bottom w:val="none" w:sz="0" w:space="0" w:color="auto"/>
                                        <w:right w:val="none" w:sz="0" w:space="0" w:color="auto"/>
                                      </w:divBdr>
                                      <w:divsChild>
                                        <w:div w:id="616252049">
                                          <w:marLeft w:val="0"/>
                                          <w:marRight w:val="0"/>
                                          <w:marTop w:val="0"/>
                                          <w:marBottom w:val="75"/>
                                          <w:divBdr>
                                            <w:top w:val="none" w:sz="0" w:space="0" w:color="auto"/>
                                            <w:left w:val="none" w:sz="0" w:space="0" w:color="auto"/>
                                            <w:bottom w:val="none" w:sz="0" w:space="0" w:color="auto"/>
                                            <w:right w:val="none" w:sz="0" w:space="0" w:color="auto"/>
                                          </w:divBdr>
                                          <w:divsChild>
                                            <w:div w:id="10137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340433">
                                  <w:marLeft w:val="0"/>
                                  <w:marRight w:val="0"/>
                                  <w:marTop w:val="0"/>
                                  <w:marBottom w:val="0"/>
                                  <w:divBdr>
                                    <w:top w:val="none" w:sz="0" w:space="0" w:color="auto"/>
                                    <w:left w:val="none" w:sz="0" w:space="0" w:color="auto"/>
                                    <w:bottom w:val="none" w:sz="0" w:space="0" w:color="auto"/>
                                    <w:right w:val="none" w:sz="0" w:space="0" w:color="auto"/>
                                  </w:divBdr>
                                  <w:divsChild>
                                    <w:div w:id="12898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10991">
                  <w:marLeft w:val="0"/>
                  <w:marRight w:val="0"/>
                  <w:marTop w:val="225"/>
                  <w:marBottom w:val="0"/>
                  <w:divBdr>
                    <w:top w:val="none" w:sz="0" w:space="0" w:color="auto"/>
                    <w:left w:val="none" w:sz="0" w:space="0" w:color="auto"/>
                    <w:bottom w:val="none" w:sz="0" w:space="0" w:color="auto"/>
                    <w:right w:val="none" w:sz="0" w:space="0" w:color="auto"/>
                  </w:divBdr>
                  <w:divsChild>
                    <w:div w:id="867061880">
                      <w:marLeft w:val="0"/>
                      <w:marRight w:val="0"/>
                      <w:marTop w:val="0"/>
                      <w:marBottom w:val="90"/>
                      <w:divBdr>
                        <w:top w:val="none" w:sz="0" w:space="0" w:color="auto"/>
                        <w:left w:val="none" w:sz="0" w:space="0" w:color="auto"/>
                        <w:bottom w:val="none" w:sz="0" w:space="0" w:color="auto"/>
                        <w:right w:val="none" w:sz="0" w:space="0" w:color="auto"/>
                      </w:divBdr>
                      <w:divsChild>
                        <w:div w:id="673652883">
                          <w:marLeft w:val="0"/>
                          <w:marRight w:val="0"/>
                          <w:marTop w:val="0"/>
                          <w:marBottom w:val="0"/>
                          <w:divBdr>
                            <w:top w:val="none" w:sz="0" w:space="0" w:color="auto"/>
                            <w:left w:val="none" w:sz="0" w:space="0" w:color="auto"/>
                            <w:bottom w:val="none" w:sz="0" w:space="0" w:color="auto"/>
                            <w:right w:val="none" w:sz="0" w:space="0" w:color="auto"/>
                          </w:divBdr>
                          <w:divsChild>
                            <w:div w:id="1458647581">
                              <w:marLeft w:val="0"/>
                              <w:marRight w:val="0"/>
                              <w:marTop w:val="0"/>
                              <w:marBottom w:val="0"/>
                              <w:divBdr>
                                <w:top w:val="none" w:sz="0" w:space="0" w:color="auto"/>
                                <w:left w:val="none" w:sz="0" w:space="0" w:color="auto"/>
                                <w:bottom w:val="none" w:sz="0" w:space="0" w:color="auto"/>
                                <w:right w:val="none" w:sz="0" w:space="0" w:color="auto"/>
                              </w:divBdr>
                              <w:divsChild>
                                <w:div w:id="1797988400">
                                  <w:marLeft w:val="0"/>
                                  <w:marRight w:val="0"/>
                                  <w:marTop w:val="0"/>
                                  <w:marBottom w:val="0"/>
                                  <w:divBdr>
                                    <w:top w:val="none" w:sz="0" w:space="0" w:color="auto"/>
                                    <w:left w:val="none" w:sz="0" w:space="0" w:color="auto"/>
                                    <w:bottom w:val="none" w:sz="0" w:space="0" w:color="auto"/>
                                    <w:right w:val="none" w:sz="0" w:space="0" w:color="auto"/>
                                  </w:divBdr>
                                  <w:divsChild>
                                    <w:div w:id="131695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168930">
          <w:marLeft w:val="0"/>
          <w:marRight w:val="0"/>
          <w:marTop w:val="240"/>
          <w:marBottom w:val="0"/>
          <w:divBdr>
            <w:top w:val="none" w:sz="0" w:space="0" w:color="auto"/>
            <w:left w:val="none" w:sz="0" w:space="0" w:color="auto"/>
            <w:bottom w:val="none" w:sz="0" w:space="0" w:color="auto"/>
            <w:right w:val="none" w:sz="0" w:space="0" w:color="auto"/>
          </w:divBdr>
          <w:divsChild>
            <w:div w:id="950355461">
              <w:marLeft w:val="0"/>
              <w:marRight w:val="0"/>
              <w:marTop w:val="0"/>
              <w:marBottom w:val="0"/>
              <w:divBdr>
                <w:top w:val="none" w:sz="0" w:space="0" w:color="auto"/>
                <w:left w:val="none" w:sz="0" w:space="0" w:color="auto"/>
                <w:bottom w:val="none" w:sz="0" w:space="0" w:color="auto"/>
                <w:right w:val="none" w:sz="0" w:space="0" w:color="auto"/>
              </w:divBdr>
              <w:divsChild>
                <w:div w:id="792165489">
                  <w:marLeft w:val="0"/>
                  <w:marRight w:val="0"/>
                  <w:marTop w:val="0"/>
                  <w:marBottom w:val="0"/>
                  <w:divBdr>
                    <w:top w:val="none" w:sz="0" w:space="0" w:color="auto"/>
                    <w:left w:val="none" w:sz="0" w:space="0" w:color="auto"/>
                    <w:bottom w:val="none" w:sz="0" w:space="0" w:color="auto"/>
                    <w:right w:val="none" w:sz="0" w:space="0" w:color="auto"/>
                  </w:divBdr>
                  <w:divsChild>
                    <w:div w:id="1393507493">
                      <w:marLeft w:val="0"/>
                      <w:marRight w:val="0"/>
                      <w:marTop w:val="0"/>
                      <w:marBottom w:val="0"/>
                      <w:divBdr>
                        <w:top w:val="none" w:sz="0" w:space="0" w:color="auto"/>
                        <w:left w:val="none" w:sz="0" w:space="0" w:color="auto"/>
                        <w:bottom w:val="none" w:sz="0" w:space="0" w:color="auto"/>
                        <w:right w:val="none" w:sz="0" w:space="0" w:color="auto"/>
                      </w:divBdr>
                      <w:divsChild>
                        <w:div w:id="991056554">
                          <w:marLeft w:val="0"/>
                          <w:marRight w:val="0"/>
                          <w:marTop w:val="0"/>
                          <w:marBottom w:val="0"/>
                          <w:divBdr>
                            <w:top w:val="none" w:sz="0" w:space="0" w:color="auto"/>
                            <w:left w:val="none" w:sz="0" w:space="0" w:color="auto"/>
                            <w:bottom w:val="none" w:sz="0" w:space="0" w:color="auto"/>
                            <w:right w:val="none" w:sz="0" w:space="0" w:color="auto"/>
                          </w:divBdr>
                          <w:divsChild>
                            <w:div w:id="736897819">
                              <w:marLeft w:val="0"/>
                              <w:marRight w:val="0"/>
                              <w:marTop w:val="0"/>
                              <w:marBottom w:val="0"/>
                              <w:divBdr>
                                <w:top w:val="none" w:sz="0" w:space="0" w:color="auto"/>
                                <w:left w:val="none" w:sz="0" w:space="0" w:color="auto"/>
                                <w:bottom w:val="none" w:sz="0" w:space="0" w:color="auto"/>
                                <w:right w:val="none" w:sz="0" w:space="0" w:color="auto"/>
                              </w:divBdr>
                              <w:divsChild>
                                <w:div w:id="975187348">
                                  <w:marLeft w:val="0"/>
                                  <w:marRight w:val="0"/>
                                  <w:marTop w:val="0"/>
                                  <w:marBottom w:val="0"/>
                                  <w:divBdr>
                                    <w:top w:val="none" w:sz="0" w:space="0" w:color="auto"/>
                                    <w:left w:val="none" w:sz="0" w:space="0" w:color="auto"/>
                                    <w:bottom w:val="none" w:sz="0" w:space="0" w:color="auto"/>
                                    <w:right w:val="none" w:sz="0" w:space="0" w:color="auto"/>
                                  </w:divBdr>
                                  <w:divsChild>
                                    <w:div w:id="18752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7607969">
      <w:bodyDiv w:val="1"/>
      <w:marLeft w:val="0"/>
      <w:marRight w:val="0"/>
      <w:marTop w:val="0"/>
      <w:marBottom w:val="0"/>
      <w:divBdr>
        <w:top w:val="none" w:sz="0" w:space="0" w:color="auto"/>
        <w:left w:val="none" w:sz="0" w:space="0" w:color="auto"/>
        <w:bottom w:val="none" w:sz="0" w:space="0" w:color="auto"/>
        <w:right w:val="none" w:sz="0" w:space="0" w:color="auto"/>
      </w:divBdr>
      <w:divsChild>
        <w:div w:id="2068872504">
          <w:marLeft w:val="0"/>
          <w:marRight w:val="0"/>
          <w:marTop w:val="0"/>
          <w:marBottom w:val="0"/>
          <w:divBdr>
            <w:top w:val="none" w:sz="0" w:space="0" w:color="auto"/>
            <w:left w:val="none" w:sz="0" w:space="0" w:color="auto"/>
            <w:bottom w:val="none" w:sz="0" w:space="0" w:color="auto"/>
            <w:right w:val="none" w:sz="0" w:space="0" w:color="auto"/>
          </w:divBdr>
          <w:divsChild>
            <w:div w:id="1271162030">
              <w:marLeft w:val="0"/>
              <w:marRight w:val="0"/>
              <w:marTop w:val="0"/>
              <w:marBottom w:val="0"/>
              <w:divBdr>
                <w:top w:val="none" w:sz="0" w:space="0" w:color="auto"/>
                <w:left w:val="none" w:sz="0" w:space="0" w:color="auto"/>
                <w:bottom w:val="none" w:sz="0" w:space="0" w:color="auto"/>
                <w:right w:val="none" w:sz="0" w:space="0" w:color="auto"/>
              </w:divBdr>
              <w:divsChild>
                <w:div w:id="1610696668">
                  <w:marLeft w:val="0"/>
                  <w:marRight w:val="0"/>
                  <w:marTop w:val="0"/>
                  <w:marBottom w:val="0"/>
                  <w:divBdr>
                    <w:top w:val="none" w:sz="0" w:space="0" w:color="auto"/>
                    <w:left w:val="none" w:sz="0" w:space="0" w:color="auto"/>
                    <w:bottom w:val="none" w:sz="0" w:space="0" w:color="auto"/>
                    <w:right w:val="none" w:sz="0" w:space="0" w:color="auto"/>
                  </w:divBdr>
                  <w:divsChild>
                    <w:div w:id="247270810">
                      <w:marLeft w:val="0"/>
                      <w:marRight w:val="0"/>
                      <w:marTop w:val="0"/>
                      <w:marBottom w:val="0"/>
                      <w:divBdr>
                        <w:top w:val="none" w:sz="0" w:space="0" w:color="auto"/>
                        <w:left w:val="none" w:sz="0" w:space="0" w:color="auto"/>
                        <w:bottom w:val="none" w:sz="0" w:space="0" w:color="auto"/>
                        <w:right w:val="none" w:sz="0" w:space="0" w:color="auto"/>
                      </w:divBdr>
                      <w:divsChild>
                        <w:div w:id="1051225213">
                          <w:marLeft w:val="0"/>
                          <w:marRight w:val="0"/>
                          <w:marTop w:val="0"/>
                          <w:marBottom w:val="0"/>
                          <w:divBdr>
                            <w:top w:val="none" w:sz="0" w:space="0" w:color="auto"/>
                            <w:left w:val="none" w:sz="0" w:space="0" w:color="auto"/>
                            <w:bottom w:val="none" w:sz="0" w:space="0" w:color="auto"/>
                            <w:right w:val="none" w:sz="0" w:space="0" w:color="auto"/>
                          </w:divBdr>
                          <w:divsChild>
                            <w:div w:id="2126729623">
                              <w:marLeft w:val="0"/>
                              <w:marRight w:val="0"/>
                              <w:marTop w:val="0"/>
                              <w:marBottom w:val="0"/>
                              <w:divBdr>
                                <w:top w:val="none" w:sz="0" w:space="0" w:color="auto"/>
                                <w:left w:val="none" w:sz="0" w:space="0" w:color="auto"/>
                                <w:bottom w:val="none" w:sz="0" w:space="0" w:color="auto"/>
                                <w:right w:val="none" w:sz="0" w:space="0" w:color="auto"/>
                              </w:divBdr>
                              <w:divsChild>
                                <w:div w:id="860902366">
                                  <w:marLeft w:val="0"/>
                                  <w:marRight w:val="0"/>
                                  <w:marTop w:val="0"/>
                                  <w:marBottom w:val="0"/>
                                  <w:divBdr>
                                    <w:top w:val="none" w:sz="0" w:space="0" w:color="auto"/>
                                    <w:left w:val="none" w:sz="0" w:space="0" w:color="auto"/>
                                    <w:bottom w:val="none" w:sz="0" w:space="0" w:color="auto"/>
                                    <w:right w:val="none" w:sz="0" w:space="0" w:color="auto"/>
                                  </w:divBdr>
                                  <w:divsChild>
                                    <w:div w:id="1633292948">
                                      <w:marLeft w:val="0"/>
                                      <w:marRight w:val="0"/>
                                      <w:marTop w:val="0"/>
                                      <w:marBottom w:val="0"/>
                                      <w:divBdr>
                                        <w:top w:val="none" w:sz="0" w:space="0" w:color="auto"/>
                                        <w:left w:val="none" w:sz="0" w:space="0" w:color="auto"/>
                                        <w:bottom w:val="none" w:sz="0" w:space="0" w:color="auto"/>
                                        <w:right w:val="none" w:sz="0" w:space="0" w:color="auto"/>
                                      </w:divBdr>
                                      <w:divsChild>
                                        <w:div w:id="539047852">
                                          <w:marLeft w:val="0"/>
                                          <w:marRight w:val="0"/>
                                          <w:marTop w:val="0"/>
                                          <w:marBottom w:val="75"/>
                                          <w:divBdr>
                                            <w:top w:val="none" w:sz="0" w:space="0" w:color="auto"/>
                                            <w:left w:val="none" w:sz="0" w:space="0" w:color="auto"/>
                                            <w:bottom w:val="none" w:sz="0" w:space="0" w:color="auto"/>
                                            <w:right w:val="none" w:sz="0" w:space="0" w:color="auto"/>
                                          </w:divBdr>
                                          <w:divsChild>
                                            <w:div w:id="10111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48848">
                                  <w:marLeft w:val="0"/>
                                  <w:marRight w:val="0"/>
                                  <w:marTop w:val="0"/>
                                  <w:marBottom w:val="0"/>
                                  <w:divBdr>
                                    <w:top w:val="none" w:sz="0" w:space="0" w:color="auto"/>
                                    <w:left w:val="none" w:sz="0" w:space="0" w:color="auto"/>
                                    <w:bottom w:val="none" w:sz="0" w:space="0" w:color="auto"/>
                                    <w:right w:val="none" w:sz="0" w:space="0" w:color="auto"/>
                                  </w:divBdr>
                                  <w:divsChild>
                                    <w:div w:id="5252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81189">
                  <w:marLeft w:val="0"/>
                  <w:marRight w:val="0"/>
                  <w:marTop w:val="225"/>
                  <w:marBottom w:val="0"/>
                  <w:divBdr>
                    <w:top w:val="none" w:sz="0" w:space="0" w:color="auto"/>
                    <w:left w:val="none" w:sz="0" w:space="0" w:color="auto"/>
                    <w:bottom w:val="none" w:sz="0" w:space="0" w:color="auto"/>
                    <w:right w:val="none" w:sz="0" w:space="0" w:color="auto"/>
                  </w:divBdr>
                  <w:divsChild>
                    <w:div w:id="2125999975">
                      <w:marLeft w:val="0"/>
                      <w:marRight w:val="0"/>
                      <w:marTop w:val="0"/>
                      <w:marBottom w:val="90"/>
                      <w:divBdr>
                        <w:top w:val="none" w:sz="0" w:space="0" w:color="auto"/>
                        <w:left w:val="none" w:sz="0" w:space="0" w:color="auto"/>
                        <w:bottom w:val="none" w:sz="0" w:space="0" w:color="auto"/>
                        <w:right w:val="none" w:sz="0" w:space="0" w:color="auto"/>
                      </w:divBdr>
                      <w:divsChild>
                        <w:div w:id="1510294092">
                          <w:marLeft w:val="0"/>
                          <w:marRight w:val="0"/>
                          <w:marTop w:val="0"/>
                          <w:marBottom w:val="0"/>
                          <w:divBdr>
                            <w:top w:val="none" w:sz="0" w:space="0" w:color="auto"/>
                            <w:left w:val="none" w:sz="0" w:space="0" w:color="auto"/>
                            <w:bottom w:val="none" w:sz="0" w:space="0" w:color="auto"/>
                            <w:right w:val="none" w:sz="0" w:space="0" w:color="auto"/>
                          </w:divBdr>
                          <w:divsChild>
                            <w:div w:id="83187971">
                              <w:marLeft w:val="0"/>
                              <w:marRight w:val="0"/>
                              <w:marTop w:val="0"/>
                              <w:marBottom w:val="0"/>
                              <w:divBdr>
                                <w:top w:val="none" w:sz="0" w:space="0" w:color="auto"/>
                                <w:left w:val="none" w:sz="0" w:space="0" w:color="auto"/>
                                <w:bottom w:val="none" w:sz="0" w:space="0" w:color="auto"/>
                                <w:right w:val="none" w:sz="0" w:space="0" w:color="auto"/>
                              </w:divBdr>
                              <w:divsChild>
                                <w:div w:id="2126264007">
                                  <w:marLeft w:val="0"/>
                                  <w:marRight w:val="0"/>
                                  <w:marTop w:val="0"/>
                                  <w:marBottom w:val="0"/>
                                  <w:divBdr>
                                    <w:top w:val="none" w:sz="0" w:space="0" w:color="auto"/>
                                    <w:left w:val="none" w:sz="0" w:space="0" w:color="auto"/>
                                    <w:bottom w:val="none" w:sz="0" w:space="0" w:color="auto"/>
                                    <w:right w:val="none" w:sz="0" w:space="0" w:color="auto"/>
                                  </w:divBdr>
                                  <w:divsChild>
                                    <w:div w:id="166959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555913">
          <w:marLeft w:val="0"/>
          <w:marRight w:val="0"/>
          <w:marTop w:val="240"/>
          <w:marBottom w:val="0"/>
          <w:divBdr>
            <w:top w:val="none" w:sz="0" w:space="0" w:color="auto"/>
            <w:left w:val="none" w:sz="0" w:space="0" w:color="auto"/>
            <w:bottom w:val="none" w:sz="0" w:space="0" w:color="auto"/>
            <w:right w:val="none" w:sz="0" w:space="0" w:color="auto"/>
          </w:divBdr>
          <w:divsChild>
            <w:div w:id="1620796574">
              <w:marLeft w:val="0"/>
              <w:marRight w:val="0"/>
              <w:marTop w:val="0"/>
              <w:marBottom w:val="0"/>
              <w:divBdr>
                <w:top w:val="none" w:sz="0" w:space="0" w:color="auto"/>
                <w:left w:val="none" w:sz="0" w:space="0" w:color="auto"/>
                <w:bottom w:val="none" w:sz="0" w:space="0" w:color="auto"/>
                <w:right w:val="none" w:sz="0" w:space="0" w:color="auto"/>
              </w:divBdr>
              <w:divsChild>
                <w:div w:id="52967394">
                  <w:marLeft w:val="0"/>
                  <w:marRight w:val="0"/>
                  <w:marTop w:val="0"/>
                  <w:marBottom w:val="0"/>
                  <w:divBdr>
                    <w:top w:val="none" w:sz="0" w:space="0" w:color="auto"/>
                    <w:left w:val="none" w:sz="0" w:space="0" w:color="auto"/>
                    <w:bottom w:val="none" w:sz="0" w:space="0" w:color="auto"/>
                    <w:right w:val="none" w:sz="0" w:space="0" w:color="auto"/>
                  </w:divBdr>
                  <w:divsChild>
                    <w:div w:id="1917662432">
                      <w:marLeft w:val="0"/>
                      <w:marRight w:val="0"/>
                      <w:marTop w:val="0"/>
                      <w:marBottom w:val="0"/>
                      <w:divBdr>
                        <w:top w:val="none" w:sz="0" w:space="0" w:color="auto"/>
                        <w:left w:val="none" w:sz="0" w:space="0" w:color="auto"/>
                        <w:bottom w:val="none" w:sz="0" w:space="0" w:color="auto"/>
                        <w:right w:val="none" w:sz="0" w:space="0" w:color="auto"/>
                      </w:divBdr>
                      <w:divsChild>
                        <w:div w:id="805006006">
                          <w:marLeft w:val="0"/>
                          <w:marRight w:val="0"/>
                          <w:marTop w:val="0"/>
                          <w:marBottom w:val="0"/>
                          <w:divBdr>
                            <w:top w:val="none" w:sz="0" w:space="0" w:color="auto"/>
                            <w:left w:val="none" w:sz="0" w:space="0" w:color="auto"/>
                            <w:bottom w:val="none" w:sz="0" w:space="0" w:color="auto"/>
                            <w:right w:val="none" w:sz="0" w:space="0" w:color="auto"/>
                          </w:divBdr>
                          <w:divsChild>
                            <w:div w:id="1431586772">
                              <w:marLeft w:val="0"/>
                              <w:marRight w:val="0"/>
                              <w:marTop w:val="0"/>
                              <w:marBottom w:val="0"/>
                              <w:divBdr>
                                <w:top w:val="none" w:sz="0" w:space="0" w:color="auto"/>
                                <w:left w:val="none" w:sz="0" w:space="0" w:color="auto"/>
                                <w:bottom w:val="none" w:sz="0" w:space="0" w:color="auto"/>
                                <w:right w:val="none" w:sz="0" w:space="0" w:color="auto"/>
                              </w:divBdr>
                              <w:divsChild>
                                <w:div w:id="236789914">
                                  <w:marLeft w:val="0"/>
                                  <w:marRight w:val="0"/>
                                  <w:marTop w:val="0"/>
                                  <w:marBottom w:val="0"/>
                                  <w:divBdr>
                                    <w:top w:val="none" w:sz="0" w:space="0" w:color="auto"/>
                                    <w:left w:val="none" w:sz="0" w:space="0" w:color="auto"/>
                                    <w:bottom w:val="none" w:sz="0" w:space="0" w:color="auto"/>
                                    <w:right w:val="none" w:sz="0" w:space="0" w:color="auto"/>
                                  </w:divBdr>
                                  <w:divsChild>
                                    <w:div w:id="18957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645414">
      <w:bodyDiv w:val="1"/>
      <w:marLeft w:val="0"/>
      <w:marRight w:val="0"/>
      <w:marTop w:val="0"/>
      <w:marBottom w:val="0"/>
      <w:divBdr>
        <w:top w:val="none" w:sz="0" w:space="0" w:color="auto"/>
        <w:left w:val="none" w:sz="0" w:space="0" w:color="auto"/>
        <w:bottom w:val="none" w:sz="0" w:space="0" w:color="auto"/>
        <w:right w:val="none" w:sz="0" w:space="0" w:color="auto"/>
      </w:divBdr>
      <w:divsChild>
        <w:div w:id="986082567">
          <w:marLeft w:val="0"/>
          <w:marRight w:val="0"/>
          <w:marTop w:val="0"/>
          <w:marBottom w:val="0"/>
          <w:divBdr>
            <w:top w:val="none" w:sz="0" w:space="0" w:color="auto"/>
            <w:left w:val="none" w:sz="0" w:space="0" w:color="auto"/>
            <w:bottom w:val="none" w:sz="0" w:space="0" w:color="auto"/>
            <w:right w:val="none" w:sz="0" w:space="0" w:color="auto"/>
          </w:divBdr>
          <w:divsChild>
            <w:div w:id="1871453694">
              <w:marLeft w:val="0"/>
              <w:marRight w:val="0"/>
              <w:marTop w:val="0"/>
              <w:marBottom w:val="0"/>
              <w:divBdr>
                <w:top w:val="none" w:sz="0" w:space="0" w:color="auto"/>
                <w:left w:val="none" w:sz="0" w:space="0" w:color="auto"/>
                <w:bottom w:val="none" w:sz="0" w:space="0" w:color="auto"/>
                <w:right w:val="none" w:sz="0" w:space="0" w:color="auto"/>
              </w:divBdr>
              <w:divsChild>
                <w:div w:id="1749376340">
                  <w:marLeft w:val="0"/>
                  <w:marRight w:val="0"/>
                  <w:marTop w:val="0"/>
                  <w:marBottom w:val="0"/>
                  <w:divBdr>
                    <w:top w:val="none" w:sz="0" w:space="0" w:color="auto"/>
                    <w:left w:val="none" w:sz="0" w:space="0" w:color="auto"/>
                    <w:bottom w:val="none" w:sz="0" w:space="0" w:color="auto"/>
                    <w:right w:val="none" w:sz="0" w:space="0" w:color="auto"/>
                  </w:divBdr>
                  <w:divsChild>
                    <w:div w:id="2069524157">
                      <w:marLeft w:val="0"/>
                      <w:marRight w:val="0"/>
                      <w:marTop w:val="0"/>
                      <w:marBottom w:val="0"/>
                      <w:divBdr>
                        <w:top w:val="none" w:sz="0" w:space="0" w:color="auto"/>
                        <w:left w:val="none" w:sz="0" w:space="0" w:color="auto"/>
                        <w:bottom w:val="none" w:sz="0" w:space="0" w:color="auto"/>
                        <w:right w:val="none" w:sz="0" w:space="0" w:color="auto"/>
                      </w:divBdr>
                      <w:divsChild>
                        <w:div w:id="846217117">
                          <w:marLeft w:val="0"/>
                          <w:marRight w:val="0"/>
                          <w:marTop w:val="0"/>
                          <w:marBottom w:val="0"/>
                          <w:divBdr>
                            <w:top w:val="none" w:sz="0" w:space="0" w:color="auto"/>
                            <w:left w:val="none" w:sz="0" w:space="0" w:color="auto"/>
                            <w:bottom w:val="none" w:sz="0" w:space="0" w:color="auto"/>
                            <w:right w:val="none" w:sz="0" w:space="0" w:color="auto"/>
                          </w:divBdr>
                          <w:divsChild>
                            <w:div w:id="585529764">
                              <w:marLeft w:val="0"/>
                              <w:marRight w:val="0"/>
                              <w:marTop w:val="0"/>
                              <w:marBottom w:val="0"/>
                              <w:divBdr>
                                <w:top w:val="none" w:sz="0" w:space="0" w:color="auto"/>
                                <w:left w:val="none" w:sz="0" w:space="0" w:color="auto"/>
                                <w:bottom w:val="none" w:sz="0" w:space="0" w:color="auto"/>
                                <w:right w:val="none" w:sz="0" w:space="0" w:color="auto"/>
                              </w:divBdr>
                              <w:divsChild>
                                <w:div w:id="743450161">
                                  <w:marLeft w:val="0"/>
                                  <w:marRight w:val="0"/>
                                  <w:marTop w:val="0"/>
                                  <w:marBottom w:val="0"/>
                                  <w:divBdr>
                                    <w:top w:val="none" w:sz="0" w:space="0" w:color="auto"/>
                                    <w:left w:val="none" w:sz="0" w:space="0" w:color="auto"/>
                                    <w:bottom w:val="none" w:sz="0" w:space="0" w:color="auto"/>
                                    <w:right w:val="none" w:sz="0" w:space="0" w:color="auto"/>
                                  </w:divBdr>
                                  <w:divsChild>
                                    <w:div w:id="1505826565">
                                      <w:marLeft w:val="0"/>
                                      <w:marRight w:val="0"/>
                                      <w:marTop w:val="0"/>
                                      <w:marBottom w:val="0"/>
                                      <w:divBdr>
                                        <w:top w:val="none" w:sz="0" w:space="0" w:color="auto"/>
                                        <w:left w:val="none" w:sz="0" w:space="0" w:color="auto"/>
                                        <w:bottom w:val="none" w:sz="0" w:space="0" w:color="auto"/>
                                        <w:right w:val="none" w:sz="0" w:space="0" w:color="auto"/>
                                      </w:divBdr>
                                      <w:divsChild>
                                        <w:div w:id="109008524">
                                          <w:marLeft w:val="0"/>
                                          <w:marRight w:val="0"/>
                                          <w:marTop w:val="0"/>
                                          <w:marBottom w:val="75"/>
                                          <w:divBdr>
                                            <w:top w:val="none" w:sz="0" w:space="0" w:color="auto"/>
                                            <w:left w:val="none" w:sz="0" w:space="0" w:color="auto"/>
                                            <w:bottom w:val="none" w:sz="0" w:space="0" w:color="auto"/>
                                            <w:right w:val="none" w:sz="0" w:space="0" w:color="auto"/>
                                          </w:divBdr>
                                          <w:divsChild>
                                            <w:div w:id="771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15780">
                                  <w:marLeft w:val="0"/>
                                  <w:marRight w:val="0"/>
                                  <w:marTop w:val="0"/>
                                  <w:marBottom w:val="0"/>
                                  <w:divBdr>
                                    <w:top w:val="none" w:sz="0" w:space="0" w:color="auto"/>
                                    <w:left w:val="none" w:sz="0" w:space="0" w:color="auto"/>
                                    <w:bottom w:val="none" w:sz="0" w:space="0" w:color="auto"/>
                                    <w:right w:val="none" w:sz="0" w:space="0" w:color="auto"/>
                                  </w:divBdr>
                                  <w:divsChild>
                                    <w:div w:id="1222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131278">
                  <w:marLeft w:val="0"/>
                  <w:marRight w:val="0"/>
                  <w:marTop w:val="225"/>
                  <w:marBottom w:val="0"/>
                  <w:divBdr>
                    <w:top w:val="none" w:sz="0" w:space="0" w:color="auto"/>
                    <w:left w:val="none" w:sz="0" w:space="0" w:color="auto"/>
                    <w:bottom w:val="none" w:sz="0" w:space="0" w:color="auto"/>
                    <w:right w:val="none" w:sz="0" w:space="0" w:color="auto"/>
                  </w:divBdr>
                  <w:divsChild>
                    <w:div w:id="206793774">
                      <w:marLeft w:val="0"/>
                      <w:marRight w:val="0"/>
                      <w:marTop w:val="0"/>
                      <w:marBottom w:val="90"/>
                      <w:divBdr>
                        <w:top w:val="none" w:sz="0" w:space="0" w:color="auto"/>
                        <w:left w:val="none" w:sz="0" w:space="0" w:color="auto"/>
                        <w:bottom w:val="none" w:sz="0" w:space="0" w:color="auto"/>
                        <w:right w:val="none" w:sz="0" w:space="0" w:color="auto"/>
                      </w:divBdr>
                      <w:divsChild>
                        <w:div w:id="1422481851">
                          <w:marLeft w:val="0"/>
                          <w:marRight w:val="0"/>
                          <w:marTop w:val="0"/>
                          <w:marBottom w:val="0"/>
                          <w:divBdr>
                            <w:top w:val="none" w:sz="0" w:space="0" w:color="auto"/>
                            <w:left w:val="none" w:sz="0" w:space="0" w:color="auto"/>
                            <w:bottom w:val="none" w:sz="0" w:space="0" w:color="auto"/>
                            <w:right w:val="none" w:sz="0" w:space="0" w:color="auto"/>
                          </w:divBdr>
                          <w:divsChild>
                            <w:div w:id="1687486673">
                              <w:marLeft w:val="0"/>
                              <w:marRight w:val="0"/>
                              <w:marTop w:val="0"/>
                              <w:marBottom w:val="0"/>
                              <w:divBdr>
                                <w:top w:val="none" w:sz="0" w:space="0" w:color="auto"/>
                                <w:left w:val="none" w:sz="0" w:space="0" w:color="auto"/>
                                <w:bottom w:val="none" w:sz="0" w:space="0" w:color="auto"/>
                                <w:right w:val="none" w:sz="0" w:space="0" w:color="auto"/>
                              </w:divBdr>
                              <w:divsChild>
                                <w:div w:id="1078209605">
                                  <w:marLeft w:val="0"/>
                                  <w:marRight w:val="0"/>
                                  <w:marTop w:val="0"/>
                                  <w:marBottom w:val="0"/>
                                  <w:divBdr>
                                    <w:top w:val="none" w:sz="0" w:space="0" w:color="auto"/>
                                    <w:left w:val="none" w:sz="0" w:space="0" w:color="auto"/>
                                    <w:bottom w:val="none" w:sz="0" w:space="0" w:color="auto"/>
                                    <w:right w:val="none" w:sz="0" w:space="0" w:color="auto"/>
                                  </w:divBdr>
                                  <w:divsChild>
                                    <w:div w:id="2579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052802">
          <w:marLeft w:val="0"/>
          <w:marRight w:val="0"/>
          <w:marTop w:val="240"/>
          <w:marBottom w:val="0"/>
          <w:divBdr>
            <w:top w:val="none" w:sz="0" w:space="0" w:color="auto"/>
            <w:left w:val="none" w:sz="0" w:space="0" w:color="auto"/>
            <w:bottom w:val="none" w:sz="0" w:space="0" w:color="auto"/>
            <w:right w:val="none" w:sz="0" w:space="0" w:color="auto"/>
          </w:divBdr>
          <w:divsChild>
            <w:div w:id="1519198640">
              <w:marLeft w:val="0"/>
              <w:marRight w:val="0"/>
              <w:marTop w:val="0"/>
              <w:marBottom w:val="0"/>
              <w:divBdr>
                <w:top w:val="none" w:sz="0" w:space="0" w:color="auto"/>
                <w:left w:val="none" w:sz="0" w:space="0" w:color="auto"/>
                <w:bottom w:val="none" w:sz="0" w:space="0" w:color="auto"/>
                <w:right w:val="none" w:sz="0" w:space="0" w:color="auto"/>
              </w:divBdr>
              <w:divsChild>
                <w:div w:id="441923807">
                  <w:marLeft w:val="0"/>
                  <w:marRight w:val="0"/>
                  <w:marTop w:val="0"/>
                  <w:marBottom w:val="0"/>
                  <w:divBdr>
                    <w:top w:val="none" w:sz="0" w:space="0" w:color="auto"/>
                    <w:left w:val="none" w:sz="0" w:space="0" w:color="auto"/>
                    <w:bottom w:val="none" w:sz="0" w:space="0" w:color="auto"/>
                    <w:right w:val="none" w:sz="0" w:space="0" w:color="auto"/>
                  </w:divBdr>
                  <w:divsChild>
                    <w:div w:id="14813909">
                      <w:marLeft w:val="0"/>
                      <w:marRight w:val="0"/>
                      <w:marTop w:val="0"/>
                      <w:marBottom w:val="0"/>
                      <w:divBdr>
                        <w:top w:val="none" w:sz="0" w:space="0" w:color="auto"/>
                        <w:left w:val="none" w:sz="0" w:space="0" w:color="auto"/>
                        <w:bottom w:val="none" w:sz="0" w:space="0" w:color="auto"/>
                        <w:right w:val="none" w:sz="0" w:space="0" w:color="auto"/>
                      </w:divBdr>
                      <w:divsChild>
                        <w:div w:id="1007488421">
                          <w:marLeft w:val="0"/>
                          <w:marRight w:val="0"/>
                          <w:marTop w:val="0"/>
                          <w:marBottom w:val="0"/>
                          <w:divBdr>
                            <w:top w:val="none" w:sz="0" w:space="0" w:color="auto"/>
                            <w:left w:val="none" w:sz="0" w:space="0" w:color="auto"/>
                            <w:bottom w:val="none" w:sz="0" w:space="0" w:color="auto"/>
                            <w:right w:val="none" w:sz="0" w:space="0" w:color="auto"/>
                          </w:divBdr>
                          <w:divsChild>
                            <w:div w:id="202597751">
                              <w:marLeft w:val="0"/>
                              <w:marRight w:val="0"/>
                              <w:marTop w:val="0"/>
                              <w:marBottom w:val="0"/>
                              <w:divBdr>
                                <w:top w:val="none" w:sz="0" w:space="0" w:color="auto"/>
                                <w:left w:val="none" w:sz="0" w:space="0" w:color="auto"/>
                                <w:bottom w:val="none" w:sz="0" w:space="0" w:color="auto"/>
                                <w:right w:val="none" w:sz="0" w:space="0" w:color="auto"/>
                              </w:divBdr>
                              <w:divsChild>
                                <w:div w:id="998315010">
                                  <w:marLeft w:val="0"/>
                                  <w:marRight w:val="0"/>
                                  <w:marTop w:val="0"/>
                                  <w:marBottom w:val="0"/>
                                  <w:divBdr>
                                    <w:top w:val="none" w:sz="0" w:space="0" w:color="auto"/>
                                    <w:left w:val="none" w:sz="0" w:space="0" w:color="auto"/>
                                    <w:bottom w:val="none" w:sz="0" w:space="0" w:color="auto"/>
                                    <w:right w:val="none" w:sz="0" w:space="0" w:color="auto"/>
                                  </w:divBdr>
                                  <w:divsChild>
                                    <w:div w:id="13041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433109">
      <w:bodyDiv w:val="1"/>
      <w:marLeft w:val="0"/>
      <w:marRight w:val="0"/>
      <w:marTop w:val="0"/>
      <w:marBottom w:val="0"/>
      <w:divBdr>
        <w:top w:val="none" w:sz="0" w:space="0" w:color="auto"/>
        <w:left w:val="none" w:sz="0" w:space="0" w:color="auto"/>
        <w:bottom w:val="none" w:sz="0" w:space="0" w:color="auto"/>
        <w:right w:val="none" w:sz="0" w:space="0" w:color="auto"/>
      </w:divBdr>
      <w:divsChild>
        <w:div w:id="617762154">
          <w:marLeft w:val="0"/>
          <w:marRight w:val="0"/>
          <w:marTop w:val="0"/>
          <w:marBottom w:val="0"/>
          <w:divBdr>
            <w:top w:val="none" w:sz="0" w:space="0" w:color="auto"/>
            <w:left w:val="none" w:sz="0" w:space="0" w:color="auto"/>
            <w:bottom w:val="none" w:sz="0" w:space="0" w:color="auto"/>
            <w:right w:val="none" w:sz="0" w:space="0" w:color="auto"/>
          </w:divBdr>
          <w:divsChild>
            <w:div w:id="1056395921">
              <w:marLeft w:val="0"/>
              <w:marRight w:val="0"/>
              <w:marTop w:val="0"/>
              <w:marBottom w:val="0"/>
              <w:divBdr>
                <w:top w:val="none" w:sz="0" w:space="0" w:color="auto"/>
                <w:left w:val="none" w:sz="0" w:space="0" w:color="auto"/>
                <w:bottom w:val="none" w:sz="0" w:space="0" w:color="auto"/>
                <w:right w:val="none" w:sz="0" w:space="0" w:color="auto"/>
              </w:divBdr>
              <w:divsChild>
                <w:div w:id="1357463379">
                  <w:marLeft w:val="0"/>
                  <w:marRight w:val="0"/>
                  <w:marTop w:val="0"/>
                  <w:marBottom w:val="0"/>
                  <w:divBdr>
                    <w:top w:val="none" w:sz="0" w:space="0" w:color="auto"/>
                    <w:left w:val="none" w:sz="0" w:space="0" w:color="auto"/>
                    <w:bottom w:val="none" w:sz="0" w:space="0" w:color="auto"/>
                    <w:right w:val="none" w:sz="0" w:space="0" w:color="auto"/>
                  </w:divBdr>
                  <w:divsChild>
                    <w:div w:id="1852596910">
                      <w:marLeft w:val="0"/>
                      <w:marRight w:val="0"/>
                      <w:marTop w:val="0"/>
                      <w:marBottom w:val="0"/>
                      <w:divBdr>
                        <w:top w:val="none" w:sz="0" w:space="0" w:color="auto"/>
                        <w:left w:val="none" w:sz="0" w:space="0" w:color="auto"/>
                        <w:bottom w:val="none" w:sz="0" w:space="0" w:color="auto"/>
                        <w:right w:val="none" w:sz="0" w:space="0" w:color="auto"/>
                      </w:divBdr>
                      <w:divsChild>
                        <w:div w:id="955794179">
                          <w:marLeft w:val="0"/>
                          <w:marRight w:val="0"/>
                          <w:marTop w:val="0"/>
                          <w:marBottom w:val="0"/>
                          <w:divBdr>
                            <w:top w:val="none" w:sz="0" w:space="0" w:color="auto"/>
                            <w:left w:val="none" w:sz="0" w:space="0" w:color="auto"/>
                            <w:bottom w:val="none" w:sz="0" w:space="0" w:color="auto"/>
                            <w:right w:val="none" w:sz="0" w:space="0" w:color="auto"/>
                          </w:divBdr>
                          <w:divsChild>
                            <w:div w:id="1638759964">
                              <w:marLeft w:val="0"/>
                              <w:marRight w:val="0"/>
                              <w:marTop w:val="0"/>
                              <w:marBottom w:val="0"/>
                              <w:divBdr>
                                <w:top w:val="none" w:sz="0" w:space="0" w:color="auto"/>
                                <w:left w:val="none" w:sz="0" w:space="0" w:color="auto"/>
                                <w:bottom w:val="none" w:sz="0" w:space="0" w:color="auto"/>
                                <w:right w:val="none" w:sz="0" w:space="0" w:color="auto"/>
                              </w:divBdr>
                              <w:divsChild>
                                <w:div w:id="989940280">
                                  <w:marLeft w:val="0"/>
                                  <w:marRight w:val="0"/>
                                  <w:marTop w:val="0"/>
                                  <w:marBottom w:val="0"/>
                                  <w:divBdr>
                                    <w:top w:val="none" w:sz="0" w:space="0" w:color="auto"/>
                                    <w:left w:val="none" w:sz="0" w:space="0" w:color="auto"/>
                                    <w:bottom w:val="none" w:sz="0" w:space="0" w:color="auto"/>
                                    <w:right w:val="none" w:sz="0" w:space="0" w:color="auto"/>
                                  </w:divBdr>
                                  <w:divsChild>
                                    <w:div w:id="1327318903">
                                      <w:marLeft w:val="0"/>
                                      <w:marRight w:val="0"/>
                                      <w:marTop w:val="0"/>
                                      <w:marBottom w:val="0"/>
                                      <w:divBdr>
                                        <w:top w:val="none" w:sz="0" w:space="0" w:color="auto"/>
                                        <w:left w:val="none" w:sz="0" w:space="0" w:color="auto"/>
                                        <w:bottom w:val="none" w:sz="0" w:space="0" w:color="auto"/>
                                        <w:right w:val="none" w:sz="0" w:space="0" w:color="auto"/>
                                      </w:divBdr>
                                      <w:divsChild>
                                        <w:div w:id="1271663602">
                                          <w:marLeft w:val="0"/>
                                          <w:marRight w:val="0"/>
                                          <w:marTop w:val="0"/>
                                          <w:marBottom w:val="75"/>
                                          <w:divBdr>
                                            <w:top w:val="none" w:sz="0" w:space="0" w:color="auto"/>
                                            <w:left w:val="none" w:sz="0" w:space="0" w:color="auto"/>
                                            <w:bottom w:val="none" w:sz="0" w:space="0" w:color="auto"/>
                                            <w:right w:val="none" w:sz="0" w:space="0" w:color="auto"/>
                                          </w:divBdr>
                                          <w:divsChild>
                                            <w:div w:id="11122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577396">
                                  <w:marLeft w:val="0"/>
                                  <w:marRight w:val="0"/>
                                  <w:marTop w:val="0"/>
                                  <w:marBottom w:val="0"/>
                                  <w:divBdr>
                                    <w:top w:val="none" w:sz="0" w:space="0" w:color="auto"/>
                                    <w:left w:val="none" w:sz="0" w:space="0" w:color="auto"/>
                                    <w:bottom w:val="none" w:sz="0" w:space="0" w:color="auto"/>
                                    <w:right w:val="none" w:sz="0" w:space="0" w:color="auto"/>
                                  </w:divBdr>
                                  <w:divsChild>
                                    <w:div w:id="18736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029347">
                  <w:marLeft w:val="0"/>
                  <w:marRight w:val="0"/>
                  <w:marTop w:val="225"/>
                  <w:marBottom w:val="0"/>
                  <w:divBdr>
                    <w:top w:val="none" w:sz="0" w:space="0" w:color="auto"/>
                    <w:left w:val="none" w:sz="0" w:space="0" w:color="auto"/>
                    <w:bottom w:val="none" w:sz="0" w:space="0" w:color="auto"/>
                    <w:right w:val="none" w:sz="0" w:space="0" w:color="auto"/>
                  </w:divBdr>
                  <w:divsChild>
                    <w:div w:id="304971583">
                      <w:marLeft w:val="0"/>
                      <w:marRight w:val="0"/>
                      <w:marTop w:val="0"/>
                      <w:marBottom w:val="90"/>
                      <w:divBdr>
                        <w:top w:val="none" w:sz="0" w:space="0" w:color="auto"/>
                        <w:left w:val="none" w:sz="0" w:space="0" w:color="auto"/>
                        <w:bottom w:val="none" w:sz="0" w:space="0" w:color="auto"/>
                        <w:right w:val="none" w:sz="0" w:space="0" w:color="auto"/>
                      </w:divBdr>
                      <w:divsChild>
                        <w:div w:id="180239214">
                          <w:marLeft w:val="0"/>
                          <w:marRight w:val="0"/>
                          <w:marTop w:val="0"/>
                          <w:marBottom w:val="0"/>
                          <w:divBdr>
                            <w:top w:val="none" w:sz="0" w:space="0" w:color="auto"/>
                            <w:left w:val="none" w:sz="0" w:space="0" w:color="auto"/>
                            <w:bottom w:val="none" w:sz="0" w:space="0" w:color="auto"/>
                            <w:right w:val="none" w:sz="0" w:space="0" w:color="auto"/>
                          </w:divBdr>
                          <w:divsChild>
                            <w:div w:id="881133395">
                              <w:marLeft w:val="0"/>
                              <w:marRight w:val="0"/>
                              <w:marTop w:val="0"/>
                              <w:marBottom w:val="0"/>
                              <w:divBdr>
                                <w:top w:val="none" w:sz="0" w:space="0" w:color="auto"/>
                                <w:left w:val="none" w:sz="0" w:space="0" w:color="auto"/>
                                <w:bottom w:val="none" w:sz="0" w:space="0" w:color="auto"/>
                                <w:right w:val="none" w:sz="0" w:space="0" w:color="auto"/>
                              </w:divBdr>
                              <w:divsChild>
                                <w:div w:id="1267348308">
                                  <w:marLeft w:val="0"/>
                                  <w:marRight w:val="0"/>
                                  <w:marTop w:val="0"/>
                                  <w:marBottom w:val="0"/>
                                  <w:divBdr>
                                    <w:top w:val="none" w:sz="0" w:space="0" w:color="auto"/>
                                    <w:left w:val="none" w:sz="0" w:space="0" w:color="auto"/>
                                    <w:bottom w:val="none" w:sz="0" w:space="0" w:color="auto"/>
                                    <w:right w:val="none" w:sz="0" w:space="0" w:color="auto"/>
                                  </w:divBdr>
                                  <w:divsChild>
                                    <w:div w:id="19365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306669">
          <w:marLeft w:val="0"/>
          <w:marRight w:val="0"/>
          <w:marTop w:val="240"/>
          <w:marBottom w:val="0"/>
          <w:divBdr>
            <w:top w:val="none" w:sz="0" w:space="0" w:color="auto"/>
            <w:left w:val="none" w:sz="0" w:space="0" w:color="auto"/>
            <w:bottom w:val="none" w:sz="0" w:space="0" w:color="auto"/>
            <w:right w:val="none" w:sz="0" w:space="0" w:color="auto"/>
          </w:divBdr>
          <w:divsChild>
            <w:div w:id="929310595">
              <w:marLeft w:val="0"/>
              <w:marRight w:val="0"/>
              <w:marTop w:val="0"/>
              <w:marBottom w:val="0"/>
              <w:divBdr>
                <w:top w:val="none" w:sz="0" w:space="0" w:color="auto"/>
                <w:left w:val="none" w:sz="0" w:space="0" w:color="auto"/>
                <w:bottom w:val="none" w:sz="0" w:space="0" w:color="auto"/>
                <w:right w:val="none" w:sz="0" w:space="0" w:color="auto"/>
              </w:divBdr>
              <w:divsChild>
                <w:div w:id="1124496594">
                  <w:marLeft w:val="0"/>
                  <w:marRight w:val="0"/>
                  <w:marTop w:val="0"/>
                  <w:marBottom w:val="0"/>
                  <w:divBdr>
                    <w:top w:val="none" w:sz="0" w:space="0" w:color="auto"/>
                    <w:left w:val="none" w:sz="0" w:space="0" w:color="auto"/>
                    <w:bottom w:val="none" w:sz="0" w:space="0" w:color="auto"/>
                    <w:right w:val="none" w:sz="0" w:space="0" w:color="auto"/>
                  </w:divBdr>
                  <w:divsChild>
                    <w:div w:id="1064526753">
                      <w:marLeft w:val="0"/>
                      <w:marRight w:val="0"/>
                      <w:marTop w:val="0"/>
                      <w:marBottom w:val="0"/>
                      <w:divBdr>
                        <w:top w:val="none" w:sz="0" w:space="0" w:color="auto"/>
                        <w:left w:val="none" w:sz="0" w:space="0" w:color="auto"/>
                        <w:bottom w:val="none" w:sz="0" w:space="0" w:color="auto"/>
                        <w:right w:val="none" w:sz="0" w:space="0" w:color="auto"/>
                      </w:divBdr>
                      <w:divsChild>
                        <w:div w:id="1657222920">
                          <w:marLeft w:val="0"/>
                          <w:marRight w:val="0"/>
                          <w:marTop w:val="0"/>
                          <w:marBottom w:val="0"/>
                          <w:divBdr>
                            <w:top w:val="none" w:sz="0" w:space="0" w:color="auto"/>
                            <w:left w:val="none" w:sz="0" w:space="0" w:color="auto"/>
                            <w:bottom w:val="none" w:sz="0" w:space="0" w:color="auto"/>
                            <w:right w:val="none" w:sz="0" w:space="0" w:color="auto"/>
                          </w:divBdr>
                          <w:divsChild>
                            <w:div w:id="1664579902">
                              <w:marLeft w:val="0"/>
                              <w:marRight w:val="0"/>
                              <w:marTop w:val="0"/>
                              <w:marBottom w:val="0"/>
                              <w:divBdr>
                                <w:top w:val="none" w:sz="0" w:space="0" w:color="auto"/>
                                <w:left w:val="none" w:sz="0" w:space="0" w:color="auto"/>
                                <w:bottom w:val="none" w:sz="0" w:space="0" w:color="auto"/>
                                <w:right w:val="none" w:sz="0" w:space="0" w:color="auto"/>
                              </w:divBdr>
                              <w:divsChild>
                                <w:div w:id="854225744">
                                  <w:marLeft w:val="0"/>
                                  <w:marRight w:val="0"/>
                                  <w:marTop w:val="0"/>
                                  <w:marBottom w:val="0"/>
                                  <w:divBdr>
                                    <w:top w:val="none" w:sz="0" w:space="0" w:color="auto"/>
                                    <w:left w:val="none" w:sz="0" w:space="0" w:color="auto"/>
                                    <w:bottom w:val="none" w:sz="0" w:space="0" w:color="auto"/>
                                    <w:right w:val="none" w:sz="0" w:space="0" w:color="auto"/>
                                  </w:divBdr>
                                  <w:divsChild>
                                    <w:div w:id="18776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1AD38-50CA-4A57-BF3B-1CF786DD4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9024</Words>
  <Characters>51440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 Grace, Hyojung</dc:creator>
  <cp:keywords/>
  <dc:description/>
  <cp:lastModifiedBy>Arthur Souza Rodrigues</cp:lastModifiedBy>
  <cp:revision>1</cp:revision>
  <dcterms:created xsi:type="dcterms:W3CDTF">2021-06-21T14:45:00Z</dcterms:created>
  <dcterms:modified xsi:type="dcterms:W3CDTF">2026-09-26T01:10:00Z</dcterms:modified>
</cp:coreProperties>
</file>