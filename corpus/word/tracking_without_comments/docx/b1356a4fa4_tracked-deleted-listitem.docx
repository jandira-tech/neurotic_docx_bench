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  <w:rPr>
          <w:del w:id="10" w:author="Editor" w:date="2024-01-02T12:00:00Z"/>
        </w:rPr>
      </w:pPr>
      <w:del w:id="11" w:author="Editor" w:date="2024-01-02T12:00:00Z">
        <w:r>
          <w:delText>Second item (deleted)</w:delText>
        </w:r>
      </w:del>
    </w:p>
    <w:p>
      <w:pPr>
        <w:numPr>
          <w:ilvl w:val="0"/>
          <w:numId w:val="1"/>
        </w:numPr>
      </w:pPr>
      <w:r>
        <w:t>Third item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nsid w:val="00000001"/>
    <w:multiLevelType w:val="hybridMultilevel"/>
    <w:tmpl w:val="04090001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