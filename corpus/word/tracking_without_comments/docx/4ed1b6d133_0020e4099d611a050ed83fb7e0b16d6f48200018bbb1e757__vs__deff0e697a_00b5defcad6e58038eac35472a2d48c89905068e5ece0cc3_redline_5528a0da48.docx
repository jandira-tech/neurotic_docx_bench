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2:23:00Z" w16du:dateUtc="2026-09-22T16:23:00Z"/>
          <w:rFonts w:ascii="Californian FB" w:hAnsi="Californian FB"/>
        </w:rPr>
      </w:pPr>
      <w:ins w:id="2" w:author="NAZ, Mamoona (OLDHAM MEDICAL SERVICES)" w:date="2026-09-22T12:23:00Z" w16du:dateUtc="2026-09-22T16:23: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2:23:00Z" w16du:dateUtc="2026-09-22T16:23:00Z"/>
          <w:rFonts w:ascii="Californian FB" w:hAnsi="Californian FB"/>
          <w:b/>
          <w:bCs/>
        </w:rPr>
      </w:pPr>
    </w:p>
    <w:p w14:paraId="43260A16" w14:textId="77777777" w:rsidR="006F1C2D" w:rsidRDefault="006F1C2D" w:rsidP="006F1C2D">
      <w:pPr>
        <w:jc w:val="center"/>
        <w:rPr>
          <w:ins w:id="4" w:author="NAZ, Mamoona (OLDHAM MEDICAL SERVICES)" w:date="2026-09-22T12:23:00Z" w16du:dateUtc="2026-09-22T16:23:00Z"/>
          <w:rFonts w:cstheme="minorHAnsi"/>
          <w:b/>
          <w:bCs/>
          <w:sz w:val="28"/>
          <w:szCs w:val="28"/>
          <w:u w:val="single"/>
        </w:rPr>
      </w:pPr>
      <w:ins w:id="5" w:author="NAZ, Mamoona (OLDHAM MEDICAL SERVICES)" w:date="2026-09-22T12:23:00Z" w16du:dateUtc="2026-09-22T16:23: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2:23:00Z" w16du:dateUtc="2026-09-22T16:23:00Z"/>
          <w:rFonts w:cstheme="minorHAnsi"/>
          <w:b/>
          <w:bCs/>
          <w:sz w:val="28"/>
          <w:szCs w:val="28"/>
          <w:u w:val="single"/>
        </w:rPr>
      </w:pPr>
      <w:ins w:id="7" w:author="NAZ, Mamoona (OLDHAM MEDICAL SERVICES)" w:date="2026-09-22T12:23:00Z" w16du:dateUtc="2026-09-22T16:23: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2:23:00Z" w16du:dateUtc="2026-09-22T16:23:00Z"/>
          <w:rFonts w:cstheme="minorHAnsi"/>
          <w:b/>
          <w:bCs/>
          <w:sz w:val="28"/>
          <w:szCs w:val="28"/>
          <w:u w:val="single"/>
        </w:rPr>
      </w:pPr>
    </w:p>
    <w:p w14:paraId="1E230469" w14:textId="77777777" w:rsidR="006F1C2D" w:rsidRDefault="006F1C2D" w:rsidP="006F1C2D">
      <w:pPr>
        <w:rPr>
          <w:ins w:id="9" w:author="NAZ, Mamoona (OLDHAM MEDICAL SERVICES)" w:date="2026-09-22T12:23:00Z" w16du:dateUtc="2026-09-22T16:23:00Z"/>
          <w:rFonts w:cstheme="minorHAnsi"/>
          <w:b/>
          <w:bCs/>
        </w:rPr>
      </w:pPr>
      <w:ins w:id="10" w:author="NAZ, Mamoona (OLDHAM MEDICAL SERVICES)" w:date="2026-09-22T12:23:00Z" w16du:dateUtc="2026-09-22T16:23:00Z">
        <w:r w:rsidRPr="00FA0E32">
          <w:rPr>
            <w:rFonts w:cstheme="minorHAnsi"/>
            <w:b/>
            <w:bCs/>
          </w:rPr>
          <w:t>Attendees:</w:t>
        </w:r>
      </w:ins>
    </w:p>
    <w:p w14:paraId="406CF681" w14:textId="77777777" w:rsidR="006F1C2D" w:rsidRDefault="006F1C2D" w:rsidP="006F1C2D">
      <w:pPr>
        <w:rPr>
          <w:ins w:id="11" w:author="NAZ, Mamoona (OLDHAM MEDICAL SERVICES)" w:date="2026-09-22T12:23:00Z" w16du:dateUtc="2026-09-22T16:23:00Z"/>
          <w:rFonts w:cstheme="minorHAnsi"/>
        </w:rPr>
      </w:pPr>
      <w:ins w:id="12" w:author="NAZ, Mamoona (OLDHAM MEDICAL SERVICES)" w:date="2026-09-22T12:23:00Z" w16du:dateUtc="2026-09-22T16:23: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2:23:00Z" w16du:dateUtc="2026-09-22T16:23:00Z"/>
          <w:rFonts w:cstheme="minorHAnsi"/>
        </w:rPr>
      </w:pPr>
      <w:ins w:id="14" w:author="NAZ, Mamoona (OLDHAM MEDICAL SERVICES)" w:date="2026-09-22T12:23:00Z" w16du:dateUtc="2026-09-22T16:23:00Z">
        <w:r>
          <w:rPr>
            <w:rFonts w:cstheme="minorHAnsi"/>
          </w:rPr>
          <w:t xml:space="preserve">SA – Practice Manager </w:t>
        </w:r>
      </w:ins>
    </w:p>
    <w:p w14:paraId="4B50E429" w14:textId="77777777" w:rsidR="006F1C2D" w:rsidRDefault="006F1C2D" w:rsidP="006F1C2D">
      <w:pPr>
        <w:rPr>
          <w:ins w:id="15" w:author="NAZ, Mamoona (OLDHAM MEDICAL SERVICES)" w:date="2026-09-22T12:23:00Z" w16du:dateUtc="2026-09-22T16:23:00Z"/>
          <w:rFonts w:cstheme="minorHAnsi"/>
        </w:rPr>
      </w:pPr>
    </w:p>
    <w:p w14:paraId="5F6386BB" w14:textId="77777777" w:rsidR="0008331C" w:rsidRDefault="006F1C2D" w:rsidP="0008331C">
      <w:pPr>
        <w:rPr>
          <w:ins w:id="16" w:author="NAZ, Mamoona (OLDHAM MEDICAL SERVICES)" w:date="2026-09-22T12:23:00Z" w16du:dateUtc="2026-09-22T16:23:00Z"/>
        </w:rPr>
      </w:pPr>
      <w:ins w:id="17" w:author="NAZ, Mamoona (OLDHAM MEDICAL SERVICES)" w:date="2026-09-22T12:23:00Z" w16du:dateUtc="2026-09-22T16:23: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2:23:00Z" w16du:dateUtc="2026-09-22T16:23:00Z"/>
        </w:rPr>
      </w:pPr>
      <w:ins w:id="19" w:author="NAZ, Mamoona (OLDHAM MEDICAL SERVICES)" w:date="2026-09-22T12:23:00Z" w16du:dateUtc="2026-09-22T16:23: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2:23:00Z" w16du:dateUtc="2026-09-22T16:23:00Z"/>
          <w:rFonts w:cstheme="minorHAnsi"/>
        </w:rPr>
      </w:pPr>
    </w:p>
    <w:p w14:paraId="2302B3A6" w14:textId="77777777" w:rsidR="006F1C2D" w:rsidRPr="00FA0E32" w:rsidRDefault="006F1C2D" w:rsidP="006F1C2D">
      <w:pPr>
        <w:rPr>
          <w:ins w:id="21" w:author="NAZ, Mamoona (OLDHAM MEDICAL SERVICES)" w:date="2026-09-22T12:23:00Z" w16du:dateUtc="2026-09-22T16:23:00Z"/>
          <w:rFonts w:cstheme="minorHAnsi"/>
        </w:rPr>
      </w:pPr>
    </w:p>
    <w:p w14:paraId="794DD8CD" w14:textId="77777777" w:rsidR="006F1C2D" w:rsidRDefault="006F1C2D" w:rsidP="006F1C2D">
      <w:pPr>
        <w:rPr>
          <w:ins w:id="22" w:author="NAZ, Mamoona (OLDHAM MEDICAL SERVICES)" w:date="2026-09-22T12:23:00Z" w16du:dateUtc="2026-09-22T16:23:00Z"/>
          <w:rFonts w:cstheme="minorHAnsi"/>
          <w:b/>
          <w:bCs/>
        </w:rPr>
      </w:pPr>
      <w:ins w:id="23" w:author="NAZ, Mamoona (OLDHAM MEDICAL SERVICES)" w:date="2026-09-22T12:23:00Z" w16du:dateUtc="2026-09-22T16:23:00Z">
        <w:r w:rsidRPr="00FA0E32">
          <w:rPr>
            <w:rFonts w:cstheme="minorHAnsi"/>
            <w:b/>
            <w:bCs/>
          </w:rPr>
          <w:t>Apologies:</w:t>
        </w:r>
      </w:ins>
    </w:p>
    <w:p w14:paraId="50FA62A7" w14:textId="77777777" w:rsidR="00677B90" w:rsidRDefault="00677B90" w:rsidP="006F1C2D">
      <w:pPr>
        <w:rPr>
          <w:ins w:id="24" w:author="NAZ, Mamoona (OLDHAM MEDICAL SERVICES)" w:date="2026-09-22T12:23:00Z" w16du:dateUtc="2026-09-22T16:23:00Z"/>
          <w:rFonts w:cstheme="minorHAnsi"/>
          <w:b/>
          <w:bCs/>
        </w:rPr>
      </w:pPr>
    </w:p>
    <w:p w14:paraId="27E4F2EE" w14:textId="6226EC7C" w:rsidR="00677B90" w:rsidRPr="00677B90" w:rsidRDefault="00677B90" w:rsidP="006F1C2D">
      <w:pPr>
        <w:rPr>
          <w:ins w:id="25" w:author="NAZ, Mamoona (OLDHAM MEDICAL SERVICES)" w:date="2026-09-22T12:23:00Z" w16du:dateUtc="2026-09-22T16:23:00Z"/>
          <w:rFonts w:cstheme="minorHAnsi"/>
        </w:rPr>
      </w:pPr>
      <w:ins w:id="26" w:author="NAZ, Mamoona (OLDHAM MEDICAL SERVICES)" w:date="2026-09-22T12:23:00Z" w16du:dateUtc="2026-09-22T16:23:00Z">
        <w:r>
          <w:rPr>
            <w:rFonts w:cstheme="minorHAnsi"/>
          </w:rPr>
          <w:t>CC, AK, LU, MAS, DR</w:t>
        </w:r>
      </w:ins>
    </w:p>
    <w:p w14:paraId="1282E9CD" w14:textId="77777777" w:rsidR="00A8494F" w:rsidRDefault="00A8494F">
      <w:pPr>
        <w:rPr>
          <w:ins w:id="27" w:author="NAZ, Mamoona (OLDHAM MEDICAL SERVICES)" w:date="2026-09-22T12:23:00Z" w16du:dateUtc="2026-09-22T16:23:00Z"/>
        </w:rPr>
      </w:pPr>
    </w:p>
    <w:p w14:paraId="09A61C5A" w14:textId="77777777" w:rsidR="006F1C2D" w:rsidRDefault="006F1C2D">
      <w:pPr>
        <w:rPr>
          <w:ins w:id="28" w:author="NAZ, Mamoona (OLDHAM MEDICAL SERVICES)" w:date="2026-09-22T12:23:00Z" w16du:dateUtc="2026-09-22T16:23:00Z"/>
        </w:rPr>
      </w:pPr>
    </w:p>
    <w:p w14:paraId="71B1EB70" w14:textId="6B3B9867" w:rsidR="006F1C2D" w:rsidRDefault="00FD25EC" w:rsidP="006F1C2D">
      <w:pPr>
        <w:pStyle w:val="ListParagraph"/>
        <w:numPr>
          <w:ilvl w:val="0"/>
          <w:numId w:val="7"/>
        </w:numPr>
        <w:rPr>
          <w:ins w:id="29" w:author="NAZ, Mamoona (OLDHAM MEDICAL SERVICES)" w:date="2026-09-22T12:23:00Z" w16du:dateUtc="2026-09-22T16:23:00Z"/>
        </w:rPr>
      </w:pPr>
      <w:ins w:id="30" w:author="NAZ, Mamoona (OLDHAM MEDICAL SERVICES)" w:date="2026-09-22T12:23:00Z" w16du:dateUtc="2026-09-22T16:23:00Z">
        <w:r>
          <w:t>Review of last minutes of meeting – everyone agreed no changes were needed.</w:t>
        </w:r>
      </w:ins>
    </w:p>
    <w:p w14:paraId="2F83712F" w14:textId="53312079" w:rsidR="00FF174A" w:rsidRDefault="00FF174A" w:rsidP="00FF174A">
      <w:pPr>
        <w:pStyle w:val="ListParagraph"/>
        <w:numPr>
          <w:ilvl w:val="0"/>
          <w:numId w:val="7"/>
        </w:numPr>
        <w:rPr>
          <w:ins w:id="31" w:author="NAZ, Mamoona (OLDHAM MEDICAL SERVICES)" w:date="2026-09-22T12:23:00Z" w16du:dateUtc="2026-09-22T16:23:00Z"/>
        </w:rPr>
      </w:pPr>
      <w:ins w:id="32" w:author="NAZ, Mamoona (OLDHAM MEDICAL SERVICES)" w:date="2026-09-22T12:23:00Z" w16du:dateUtc="2026-09-22T16:23:00Z">
        <w:r>
          <w:t>Meeting started at 13:</w:t>
        </w:r>
        <w:r w:rsidR="00677B90">
          <w:t>13</w:t>
        </w:r>
      </w:ins>
    </w:p>
    <w:p w14:paraId="04EF1223" w14:textId="0C5D5E3B" w:rsidR="00677B90" w:rsidRDefault="00677B90" w:rsidP="00FF174A">
      <w:pPr>
        <w:pStyle w:val="ListParagraph"/>
        <w:numPr>
          <w:ilvl w:val="0"/>
          <w:numId w:val="7"/>
        </w:numPr>
        <w:rPr>
          <w:ins w:id="33" w:author="NAZ, Mamoona (OLDHAM MEDICAL SERVICES)" w:date="2026-09-22T12:23:00Z" w16du:dateUtc="2026-09-22T16:23:00Z"/>
        </w:rPr>
      </w:pPr>
      <w:ins w:id="34" w:author="NAZ, Mamoona (OLDHAM MEDICAL SERVICES)" w:date="2026-09-22T12:23:00Z" w16du:dateUtc="2026-09-22T16:23: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7"/>
        </w:numPr>
        <w:rPr>
          <w:ins w:id="35" w:author="NAZ, Mamoona (OLDHAM MEDICAL SERVICES)" w:date="2026-09-22T12:23:00Z" w16du:dateUtc="2026-09-22T16:23:00Z"/>
        </w:rPr>
      </w:pPr>
      <w:ins w:id="36" w:author="NAZ, Mamoona (OLDHAM MEDICAL SERVICES)" w:date="2026-09-22T12:23:00Z" w16du:dateUtc="2026-09-22T16:23: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7"/>
        </w:numPr>
        <w:rPr>
          <w:ins w:id="37" w:author="NAZ, Mamoona (OLDHAM MEDICAL SERVICES)" w:date="2026-09-22T12:23:00Z" w16du:dateUtc="2026-09-22T16:23:00Z"/>
        </w:rPr>
      </w:pPr>
      <w:ins w:id="38" w:author="NAZ, Mamoona (OLDHAM MEDICAL SERVICES)" w:date="2026-09-22T12:23:00Z" w16du:dateUtc="2026-09-22T16:23: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7"/>
        </w:numPr>
        <w:rPr>
          <w:ins w:id="39" w:author="NAZ, Mamoona (OLDHAM MEDICAL SERVICES)" w:date="2026-09-22T12:23:00Z" w16du:dateUtc="2026-09-22T16:23:00Z"/>
        </w:rPr>
      </w:pPr>
      <w:ins w:id="40" w:author="NAZ, Mamoona (OLDHAM MEDICAL SERVICES)" w:date="2026-09-22T12:23:00Z" w16du:dateUtc="2026-09-22T16:23: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7"/>
        </w:numPr>
        <w:rPr>
          <w:ins w:id="41" w:author="NAZ, Mamoona (OLDHAM MEDICAL SERVICES)" w:date="2026-09-22T12:23:00Z" w16du:dateUtc="2026-09-22T16:23:00Z"/>
        </w:rPr>
      </w:pPr>
      <w:ins w:id="42" w:author="NAZ, Mamoona (OLDHAM MEDICAL SERVICES)" w:date="2026-09-22T12:23:00Z" w16du:dateUtc="2026-09-22T16:23: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7"/>
        </w:numPr>
        <w:rPr>
          <w:ins w:id="43" w:author="NAZ, Mamoona (OLDHAM MEDICAL SERVICES)" w:date="2026-09-22T12:23:00Z" w16du:dateUtc="2026-09-22T16:23:00Z"/>
        </w:rPr>
      </w:pPr>
      <w:ins w:id="44" w:author="NAZ, Mamoona (OLDHAM MEDICAL SERVICES)" w:date="2026-09-22T12:23:00Z" w16du:dateUtc="2026-09-22T16:23: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7"/>
        </w:numPr>
        <w:rPr>
          <w:ins w:id="45" w:author="NAZ, Mamoona (OLDHAM MEDICAL SERVICES)" w:date="2026-09-22T12:23:00Z" w16du:dateUtc="2026-09-22T16:23:00Z"/>
        </w:rPr>
      </w:pPr>
      <w:ins w:id="46" w:author="NAZ, Mamoona (OLDHAM MEDICAL SERVICES)" w:date="2026-09-22T12:23:00Z" w16du:dateUtc="2026-09-22T16:23: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7"/>
        </w:numPr>
        <w:rPr>
          <w:ins w:id="47" w:author="NAZ, Mamoona (OLDHAM MEDICAL SERVICES)" w:date="2026-09-22T12:23:00Z" w16du:dateUtc="2026-09-22T16:23:00Z"/>
        </w:rPr>
      </w:pPr>
      <w:ins w:id="48" w:author="NAZ, Mamoona (OLDHAM MEDICAL SERVICES)" w:date="2026-09-22T12:23:00Z" w16du:dateUtc="2026-09-22T16:23: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7"/>
        </w:numPr>
        <w:rPr>
          <w:ins w:id="49" w:author="NAZ, Mamoona (OLDHAM MEDICAL SERVICES)" w:date="2026-09-22T12:23:00Z" w16du:dateUtc="2026-09-22T16:23:00Z"/>
        </w:rPr>
      </w:pPr>
      <w:ins w:id="50" w:author="NAZ, Mamoona (OLDHAM MEDICAL SERVICES)" w:date="2026-09-22T12:23:00Z" w16du:dateUtc="2026-09-22T16:23: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7"/>
        </w:numPr>
        <w:rPr>
          <w:ins w:id="51" w:author="NAZ, Mamoona (OLDHAM MEDICAL SERVICES)" w:date="2026-09-22T12:23:00Z" w16du:dateUtc="2026-09-22T16:23:00Z"/>
        </w:rPr>
      </w:pPr>
      <w:ins w:id="52" w:author="NAZ, Mamoona (OLDHAM MEDICAL SERVICES)" w:date="2026-09-22T12:23:00Z" w16du:dateUtc="2026-09-22T16:23: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7"/>
        </w:numPr>
        <w:rPr>
          <w:ins w:id="53" w:author="NAZ, Mamoona (OLDHAM MEDICAL SERVICES)" w:date="2026-09-22T12:23:00Z" w16du:dateUtc="2026-09-22T16:23:00Z"/>
        </w:rPr>
      </w:pPr>
      <w:ins w:id="54" w:author="NAZ, Mamoona (OLDHAM MEDICAL SERVICES)" w:date="2026-09-22T12:23:00Z" w16du:dateUtc="2026-09-22T16:23:00Z">
        <w:r>
          <w:t xml:space="preserve">Also decided to display notices before they get sent out. </w:t>
        </w:r>
      </w:ins>
    </w:p>
    <w:p w14:paraId="0AD56979" w14:textId="7FA4E76F" w:rsidR="00677B90" w:rsidRDefault="00677B90" w:rsidP="00FF174A">
      <w:pPr>
        <w:pStyle w:val="ListParagraph"/>
        <w:numPr>
          <w:ilvl w:val="0"/>
          <w:numId w:val="7"/>
        </w:numPr>
        <w:rPr>
          <w:ins w:id="55" w:author="NAZ, Mamoona (OLDHAM MEDICAL SERVICES)" w:date="2026-09-22T12:23:00Z" w16du:dateUtc="2026-09-22T16:23:00Z"/>
        </w:rPr>
      </w:pPr>
      <w:ins w:id="56" w:author="NAZ, Mamoona (OLDHAM MEDICAL SERVICES)" w:date="2026-09-22T12:23:00Z" w16du:dateUtc="2026-09-22T16:23: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7"/>
        </w:numPr>
        <w:rPr>
          <w:ins w:id="57" w:author="NAZ, Mamoona (OLDHAM MEDICAL SERVICES)" w:date="2026-09-22T12:23:00Z" w16du:dateUtc="2026-09-22T16:23:00Z"/>
        </w:rPr>
      </w:pPr>
      <w:ins w:id="58" w:author="NAZ, Mamoona (OLDHAM MEDICAL SERVICES)" w:date="2026-09-22T12:23:00Z" w16du:dateUtc="2026-09-22T16:23: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7"/>
        </w:numPr>
        <w:rPr>
          <w:ins w:id="59" w:author="NAZ, Mamoona (OLDHAM MEDICAL SERVICES)" w:date="2026-09-22T12:23:00Z" w16du:dateUtc="2026-09-22T16:23:00Z"/>
        </w:rPr>
      </w:pPr>
      <w:ins w:id="60" w:author="NAZ, Mamoona (OLDHAM MEDICAL SERVICES)" w:date="2026-09-22T12:23:00Z" w16du:dateUtc="2026-09-22T16:23:00Z">
        <w:r>
          <w:t xml:space="preserve">The Practice has not yet received a confirmation date of delivery for flu jabs. </w:t>
        </w:r>
      </w:ins>
    </w:p>
    <w:p w14:paraId="0CEABE06" w14:textId="159751B6" w:rsidR="00677B90" w:rsidRDefault="00677B90" w:rsidP="00FF174A">
      <w:pPr>
        <w:pStyle w:val="ListParagraph"/>
        <w:numPr>
          <w:ilvl w:val="0"/>
          <w:numId w:val="7"/>
        </w:numPr>
        <w:rPr>
          <w:ins w:id="61" w:author="NAZ, Mamoona (OLDHAM MEDICAL SERVICES)" w:date="2026-09-22T12:23:00Z" w16du:dateUtc="2026-09-22T16:23:00Z"/>
        </w:rPr>
      </w:pPr>
      <w:ins w:id="62" w:author="NAZ, Mamoona (OLDHAM MEDICAL SERVICES)" w:date="2026-09-22T12:23:00Z" w16du:dateUtc="2026-09-22T16:23:00Z">
        <w:r>
          <w:t xml:space="preserve">Updates around the PCN clinics were shared. </w:t>
        </w:r>
      </w:ins>
    </w:p>
    <w:p w14:paraId="02B8F5B2" w14:textId="001EA95A" w:rsidR="00677B90" w:rsidRDefault="00677B90" w:rsidP="00FF174A">
      <w:pPr>
        <w:pStyle w:val="ListParagraph"/>
        <w:numPr>
          <w:ilvl w:val="0"/>
          <w:numId w:val="7"/>
        </w:numPr>
        <w:rPr>
          <w:ins w:id="63" w:author="NAZ, Mamoona (OLDHAM MEDICAL SERVICES)" w:date="2026-09-22T12:23:00Z" w16du:dateUtc="2026-09-22T16:23:00Z"/>
        </w:rPr>
      </w:pPr>
      <w:ins w:id="64" w:author="NAZ, Mamoona (OLDHAM MEDICAL SERVICES)" w:date="2026-09-22T12:23:00Z" w16du:dateUtc="2026-09-22T16:23:00Z">
        <w:r>
          <w:t xml:space="preserve">Meeting was kept brief due to summer holidays and many apologies. </w:t>
        </w:r>
      </w:ins>
    </w:p>
    <w:p w14:paraId="447CCA8D" w14:textId="3472B07F" w:rsidR="006F1C2D" w:rsidRPr="006F1C2D" w:rsidRDefault="006F1C2D" w:rsidP="006F1C2D">
      <w:pPr>
        <w:rPr>
          <w:ins w:id="65" w:author="NAZ, Mamoona (OLDHAM MEDICAL SERVICES)" w:date="2026-09-22T12:23:00Z" w16du:dateUtc="2026-09-22T16:23:00Z"/>
          <w:b/>
          <w:bCs/>
        </w:rPr>
      </w:pPr>
      <w:ins w:id="66" w:author="NAZ, Mamoona (OLDHAM MEDICAL SERVICES)" w:date="2026-09-22T12:23:00Z" w16du:dateUtc="2026-09-22T16:23: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NAZ, Mamoona (OLDHAM MEDICAL SERVICES)" w:date="2026-09-22T12:23:00Z" w16du:dateUtc="2026-09-22T16:23:00Z"/>
          <w:b/>
          <w:bCs/>
        </w:rPr>
      </w:pPr>
    </w:p>
    <w:p w14:paraId="2FFC1172" w14:textId="77777777" w:rsidR="00C42BF0" w:rsidRPr="00F51950" w:rsidRDefault="006F1C2D" w:rsidP="00C42BF0">
      <w:pPr>
        <w:ind w:left="5755"/>
        <w:rPr>
          <w:del w:id="68" w:author="NAZ, Mamoona (OLDHAM MEDICAL SERVICES)" w:date="2026-09-22T12:23:00Z" w16du:dateUtc="2026-09-22T16:23:00Z"/>
          <w:rFonts w:eastAsia="Times New Roman"/>
        </w:rPr>
      </w:pPr>
      <w:ins w:id="69" w:author="NAZ, Mamoona (OLDHAM MEDICAL SERVICES)" w:date="2026-09-22T12:23:00Z" w16du:dateUtc="2026-09-22T16:23: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0" w:author="NAZ, Mamoona (OLDHAM MEDICAL SERVICES)" w:date="2026-09-22T12:23:00Z" w16du:dateUtc="2026-09-22T16:23:00Z">
        <w:r w:rsidR="00C42BF0" w:rsidRPr="00F51950">
          <w:rPr>
            <w:rFonts w:eastAsia="Times New Roman"/>
          </w:rPr>
          <w:delText>PATVIRTINTA                                                                                                                                                                          Jonavos Jeronimo Ralio gimnazijos direktoriaus 2019 m. balandžio 16 d. įsakymu Nr. V1-91</w:delText>
        </w:r>
      </w:del>
    </w:p>
    <w:p w14:paraId="74361F79" w14:textId="77777777" w:rsidR="00C42BF0" w:rsidRPr="00F51950" w:rsidRDefault="00C42BF0" w:rsidP="00C42BF0">
      <w:pPr>
        <w:tabs>
          <w:tab w:val="left" w:pos="360"/>
        </w:tabs>
        <w:outlineLvl w:val="0"/>
        <w:rPr>
          <w:del w:id="71" w:author="NAZ, Mamoona (OLDHAM MEDICAL SERVICES)" w:date="2026-09-22T12:23:00Z" w16du:dateUtc="2026-09-22T16:23:00Z"/>
          <w:rFonts w:eastAsia="Times New Roman"/>
          <w:lang w:val="pt-PT"/>
        </w:rPr>
      </w:pPr>
    </w:p>
    <w:p w14:paraId="5B6255B9" w14:textId="77777777" w:rsidR="00C42BF0" w:rsidRPr="00F51950" w:rsidRDefault="00C42BF0" w:rsidP="00C42BF0">
      <w:pPr>
        <w:jc w:val="center"/>
        <w:rPr>
          <w:del w:id="72" w:author="NAZ, Mamoona (OLDHAM MEDICAL SERVICES)" w:date="2026-09-22T12:23:00Z" w16du:dateUtc="2026-09-22T16:23:00Z"/>
          <w:rFonts w:eastAsia="Times New Roman"/>
          <w:b/>
        </w:rPr>
      </w:pPr>
    </w:p>
    <w:p w14:paraId="667F8248" w14:textId="77777777" w:rsidR="00C42BF0" w:rsidRPr="00F51950" w:rsidRDefault="00C42BF0" w:rsidP="00C42BF0">
      <w:pPr>
        <w:tabs>
          <w:tab w:val="left" w:pos="851"/>
          <w:tab w:val="left" w:pos="1134"/>
        </w:tabs>
        <w:ind w:firstLine="567"/>
        <w:jc w:val="center"/>
        <w:rPr>
          <w:del w:id="73" w:author="NAZ, Mamoona (OLDHAM MEDICAL SERVICES)" w:date="2026-09-22T12:23:00Z" w16du:dateUtc="2026-09-22T16:23:00Z"/>
          <w:rFonts w:eastAsia="Times New Roman"/>
          <w:b/>
        </w:rPr>
      </w:pPr>
      <w:del w:id="74" w:author="NAZ, Mamoona (OLDHAM MEDICAL SERVICES)" w:date="2026-09-22T12:23:00Z" w16du:dateUtc="2026-09-22T16:23:00Z">
        <w:r w:rsidRPr="00F51950">
          <w:rPr>
            <w:rFonts w:eastAsia="Times New Roman"/>
            <w:b/>
          </w:rPr>
          <w:delText>JONAVOS JERONIMO RALIO GINMAZIJOS</w:delText>
        </w:r>
      </w:del>
    </w:p>
    <w:p w14:paraId="44B5E976" w14:textId="77777777" w:rsidR="00C42BF0" w:rsidRPr="00F51950" w:rsidRDefault="00FC2E39" w:rsidP="00C42BF0">
      <w:pPr>
        <w:tabs>
          <w:tab w:val="left" w:pos="851"/>
          <w:tab w:val="left" w:pos="1134"/>
        </w:tabs>
        <w:ind w:firstLine="567"/>
        <w:jc w:val="center"/>
        <w:rPr>
          <w:del w:id="75" w:author="NAZ, Mamoona (OLDHAM MEDICAL SERVICES)" w:date="2026-09-22T12:23:00Z" w16du:dateUtc="2026-09-22T16:23:00Z"/>
          <w:rStyle w:val="FontStyle11"/>
          <w:rFonts w:eastAsia="Times New Roman"/>
          <w:bCs w:val="0"/>
          <w:color w:val="auto"/>
          <w:sz w:val="24"/>
          <w:szCs w:val="24"/>
        </w:rPr>
      </w:pPr>
      <w:del w:id="76" w:author="NAZ, Mamoona (OLDHAM MEDICAL SERVICES)" w:date="2026-09-22T12:23:00Z" w16du:dateUtc="2026-09-22T16:23:00Z">
        <w:r>
          <w:rPr>
            <w:rFonts w:eastAsia="Times New Roman"/>
            <w:b/>
          </w:rPr>
          <w:delText>EKONOMIKOS IR VERSLUMO</w:delText>
        </w:r>
        <w:r w:rsidR="00C42BF0" w:rsidRPr="00F51950">
          <w:rPr>
            <w:rFonts w:eastAsia="Times New Roman"/>
            <w:b/>
          </w:rPr>
          <w:delText xml:space="preserve"> MOKYTOJO PAREIGYBĖS APRAŠYMAS</w:delText>
        </w:r>
      </w:del>
    </w:p>
    <w:p w14:paraId="11CA1D86" w14:textId="77777777" w:rsidR="00C42BF0" w:rsidRPr="00F51950" w:rsidRDefault="00C42BF0" w:rsidP="00C42BF0">
      <w:pPr>
        <w:pStyle w:val="Style4"/>
        <w:tabs>
          <w:tab w:val="left" w:pos="158"/>
          <w:tab w:val="left" w:pos="851"/>
          <w:tab w:val="left" w:pos="1134"/>
        </w:tabs>
        <w:ind w:firstLine="567"/>
        <w:jc w:val="center"/>
        <w:rPr>
          <w:del w:id="77" w:author="NAZ, Mamoona (OLDHAM MEDICAL SERVICES)" w:date="2026-09-22T12:23:00Z" w16du:dateUtc="2026-09-22T16:23:00Z"/>
          <w:rStyle w:val="FontStyle11"/>
          <w:sz w:val="24"/>
          <w:szCs w:val="24"/>
        </w:rPr>
      </w:pPr>
    </w:p>
    <w:p w14:paraId="11DB665D" w14:textId="77777777" w:rsidR="00C42BF0" w:rsidRPr="00F51950" w:rsidRDefault="00C42BF0" w:rsidP="00C42BF0">
      <w:pPr>
        <w:pStyle w:val="Style4"/>
        <w:tabs>
          <w:tab w:val="left" w:pos="0"/>
          <w:tab w:val="left" w:pos="709"/>
          <w:tab w:val="left" w:pos="1134"/>
        </w:tabs>
        <w:ind w:firstLine="567"/>
        <w:jc w:val="center"/>
        <w:rPr>
          <w:del w:id="78" w:author="NAZ, Mamoona (OLDHAM MEDICAL SERVICES)" w:date="2026-09-22T12:23:00Z" w16du:dateUtc="2026-09-22T16:23:00Z"/>
          <w:rStyle w:val="FontStyle11"/>
          <w:sz w:val="24"/>
          <w:szCs w:val="24"/>
        </w:rPr>
      </w:pPr>
      <w:del w:id="79" w:author="NAZ, Mamoona (OLDHAM MEDICAL SERVICES)" w:date="2026-09-22T12:23:00Z" w16du:dateUtc="2026-09-22T16:23:00Z">
        <w:r w:rsidRPr="00F51950">
          <w:rPr>
            <w:rStyle w:val="FontStyle11"/>
            <w:sz w:val="24"/>
            <w:szCs w:val="24"/>
          </w:rPr>
          <w:delText>I</w:delText>
        </w:r>
        <w:r w:rsidRPr="00F51950">
          <w:rPr>
            <w:rStyle w:val="FontStyle11"/>
            <w:sz w:val="24"/>
            <w:szCs w:val="24"/>
          </w:rPr>
          <w:tab/>
          <w:delText xml:space="preserve"> SKYRIUS</w:delText>
        </w:r>
      </w:del>
    </w:p>
    <w:p w14:paraId="28F2B89B" w14:textId="77777777" w:rsidR="00C42BF0" w:rsidRPr="00F51950" w:rsidRDefault="00C42BF0" w:rsidP="00C42BF0">
      <w:pPr>
        <w:pStyle w:val="Style3"/>
        <w:tabs>
          <w:tab w:val="left" w:pos="851"/>
          <w:tab w:val="left" w:pos="1134"/>
        </w:tabs>
        <w:spacing w:line="240" w:lineRule="auto"/>
        <w:ind w:firstLine="567"/>
        <w:rPr>
          <w:del w:id="80" w:author="NAZ, Mamoona (OLDHAM MEDICAL SERVICES)" w:date="2026-09-22T12:23:00Z" w16du:dateUtc="2026-09-22T16:23:00Z"/>
          <w:rStyle w:val="FontStyle11"/>
          <w:sz w:val="24"/>
          <w:szCs w:val="24"/>
        </w:rPr>
      </w:pPr>
      <w:del w:id="81" w:author="NAZ, Mamoona (OLDHAM MEDICAL SERVICES)" w:date="2026-09-22T12:23:00Z" w16du:dateUtc="2026-09-22T16:23:00Z">
        <w:r w:rsidRPr="00F51950">
          <w:rPr>
            <w:rStyle w:val="FontStyle11"/>
            <w:sz w:val="24"/>
            <w:szCs w:val="24"/>
          </w:rPr>
          <w:delText>PAREIGYBĖ</w:delText>
        </w:r>
      </w:del>
    </w:p>
    <w:p w14:paraId="02A0DC58" w14:textId="77777777" w:rsidR="00C42BF0" w:rsidRPr="00F51950" w:rsidRDefault="00C42BF0" w:rsidP="00C42BF0">
      <w:pPr>
        <w:pStyle w:val="Style3"/>
        <w:tabs>
          <w:tab w:val="left" w:pos="851"/>
          <w:tab w:val="left" w:pos="1134"/>
        </w:tabs>
        <w:spacing w:line="240" w:lineRule="auto"/>
        <w:ind w:firstLine="567"/>
        <w:rPr>
          <w:del w:id="82" w:author="NAZ, Mamoona (OLDHAM MEDICAL SERVICES)" w:date="2026-09-22T12:23:00Z" w16du:dateUtc="2026-09-22T16:23:00Z"/>
          <w:rStyle w:val="FontStyle11"/>
          <w:sz w:val="24"/>
          <w:szCs w:val="24"/>
        </w:rPr>
      </w:pPr>
    </w:p>
    <w:p w14:paraId="7031BAC3"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83" w:author="NAZ, Mamoona (OLDHAM MEDICAL SERVICES)" w:date="2026-09-22T12:23:00Z" w16du:dateUtc="2026-09-22T16:23:00Z"/>
          <w:rStyle w:val="FontStyle12"/>
          <w:sz w:val="24"/>
          <w:szCs w:val="24"/>
        </w:rPr>
      </w:pPr>
      <w:del w:id="84" w:author="NAZ, Mamoona (OLDHAM MEDICAL SERVICES)" w:date="2026-09-22T12:23:00Z" w16du:dateUtc="2026-09-22T16:23:00Z">
        <w:r w:rsidRPr="00F51950">
          <w:rPr>
            <w:rStyle w:val="FontStyle11"/>
            <w:sz w:val="24"/>
            <w:szCs w:val="24"/>
          </w:rPr>
          <w:delText xml:space="preserve">Pareigybės pavadinimas: </w:delText>
        </w:r>
        <w:r w:rsidRPr="00F51950">
          <w:rPr>
            <w:rStyle w:val="FontStyle12"/>
            <w:sz w:val="24"/>
            <w:szCs w:val="24"/>
          </w:rPr>
          <w:delText>Jonavos Jeronimo Ralio gimnazijo</w:delText>
        </w:r>
        <w:r w:rsidR="00900712">
          <w:rPr>
            <w:rStyle w:val="FontStyle12"/>
            <w:sz w:val="24"/>
            <w:szCs w:val="24"/>
          </w:rPr>
          <w:delText>s ekonomikos ir verslumo</w:delText>
        </w:r>
        <w:r w:rsidRPr="00F51950">
          <w:rPr>
            <w:rStyle w:val="FontStyle12"/>
            <w:sz w:val="24"/>
            <w:szCs w:val="24"/>
          </w:rPr>
          <w:delText xml:space="preserve"> mokytojas.</w:delText>
        </w:r>
      </w:del>
    </w:p>
    <w:p w14:paraId="3ED6BDC8"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85" w:author="NAZ, Mamoona (OLDHAM MEDICAL SERVICES)" w:date="2026-09-22T12:23:00Z" w16du:dateUtc="2026-09-22T16:23:00Z"/>
          <w:rStyle w:val="FontStyle12"/>
          <w:sz w:val="24"/>
          <w:szCs w:val="24"/>
        </w:rPr>
      </w:pPr>
      <w:del w:id="86" w:author="NAZ, Mamoona (OLDHAM MEDICAL SERVICES)" w:date="2026-09-22T12:23:00Z" w16du:dateUtc="2026-09-22T16:23:00Z">
        <w:r w:rsidRPr="00F51950">
          <w:rPr>
            <w:rStyle w:val="FontStyle11"/>
            <w:sz w:val="24"/>
            <w:szCs w:val="24"/>
          </w:rPr>
          <w:delText>Pareigybės grupė:</w:delText>
        </w:r>
        <w:r w:rsidRPr="00F51950">
          <w:rPr>
            <w:rStyle w:val="FontStyle12"/>
            <w:sz w:val="24"/>
            <w:szCs w:val="24"/>
          </w:rPr>
          <w:delText xml:space="preserve"> Jonavos Jeronimo Ralio gimnazijos specialistas.</w:delText>
        </w:r>
      </w:del>
    </w:p>
    <w:p w14:paraId="4F3B847C" w14:textId="77777777" w:rsidR="00C42BF0" w:rsidRPr="00F51950" w:rsidRDefault="00C42BF0" w:rsidP="00C42BF0">
      <w:pPr>
        <w:pStyle w:val="Style5"/>
        <w:numPr>
          <w:ilvl w:val="0"/>
          <w:numId w:val="1"/>
        </w:numPr>
        <w:tabs>
          <w:tab w:val="left" w:pos="725"/>
          <w:tab w:val="left" w:pos="851"/>
          <w:tab w:val="left" w:pos="1134"/>
        </w:tabs>
        <w:ind w:firstLine="567"/>
        <w:jc w:val="both"/>
        <w:rPr>
          <w:del w:id="87" w:author="NAZ, Mamoona (OLDHAM MEDICAL SERVICES)" w:date="2026-09-22T12:23:00Z" w16du:dateUtc="2026-09-22T16:23:00Z"/>
          <w:rStyle w:val="FontStyle12"/>
          <w:sz w:val="24"/>
          <w:szCs w:val="24"/>
        </w:rPr>
      </w:pPr>
      <w:del w:id="88" w:author="NAZ, Mamoona (OLDHAM MEDICAL SERVICES)" w:date="2026-09-22T12:23:00Z" w16du:dateUtc="2026-09-22T16:23:00Z">
        <w:r w:rsidRPr="00F51950">
          <w:rPr>
            <w:rStyle w:val="FontStyle11"/>
            <w:sz w:val="24"/>
            <w:szCs w:val="24"/>
          </w:rPr>
          <w:delText xml:space="preserve">Pareigybės lygis: </w:delText>
        </w:r>
        <w:r w:rsidRPr="00F51950">
          <w:rPr>
            <w:rStyle w:val="FontStyle12"/>
            <w:sz w:val="24"/>
            <w:szCs w:val="24"/>
          </w:rPr>
          <w:delText>A2.</w:delText>
        </w:r>
      </w:del>
    </w:p>
    <w:p w14:paraId="3956794A"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89" w:author="NAZ, Mamoona (OLDHAM MEDICAL SERVICES)" w:date="2026-09-22T12:23:00Z" w16du:dateUtc="2026-09-22T16:23:00Z"/>
          <w:rStyle w:val="FontStyle12"/>
          <w:sz w:val="24"/>
          <w:szCs w:val="24"/>
        </w:rPr>
      </w:pPr>
      <w:del w:id="90" w:author="NAZ, Mamoona (OLDHAM MEDICAL SERVICES)" w:date="2026-09-22T12:23:00Z" w16du:dateUtc="2026-09-22T16:23:00Z">
        <w:r w:rsidRPr="00F51950">
          <w:rPr>
            <w:rStyle w:val="FontStyle11"/>
            <w:sz w:val="24"/>
            <w:szCs w:val="24"/>
          </w:rPr>
          <w:delText xml:space="preserve">Pareigybės pavaldumas: </w:delText>
        </w:r>
        <w:r w:rsidRPr="00F51950">
          <w:rPr>
            <w:rStyle w:val="FontStyle12"/>
            <w:sz w:val="24"/>
            <w:szCs w:val="24"/>
          </w:rPr>
          <w:delText>Jonavos Jeronimo Ralio gimnazijos</w:delText>
        </w:r>
        <w:r w:rsidR="00B00FCA">
          <w:rPr>
            <w:rStyle w:val="FontStyle12"/>
            <w:sz w:val="24"/>
            <w:szCs w:val="24"/>
          </w:rPr>
          <w:delText xml:space="preserve"> ekonomikos ir verslumo</w:delText>
        </w:r>
        <w:r w:rsidRPr="00F51950">
          <w:rPr>
            <w:rStyle w:val="FontStyle12"/>
            <w:sz w:val="24"/>
            <w:szCs w:val="24"/>
          </w:rPr>
          <w:delText xml:space="preserve"> mokytojas tiesiogiai pavaldus direktoriaus pavaduotojui ugdymui.</w:delText>
        </w:r>
      </w:del>
    </w:p>
    <w:p w14:paraId="4577E978" w14:textId="77777777" w:rsidR="00C42BF0" w:rsidRPr="00F51950" w:rsidRDefault="00C42BF0" w:rsidP="00C42BF0">
      <w:pPr>
        <w:pStyle w:val="Style4"/>
        <w:tabs>
          <w:tab w:val="left" w:pos="245"/>
          <w:tab w:val="left" w:pos="851"/>
          <w:tab w:val="left" w:pos="1134"/>
        </w:tabs>
        <w:ind w:firstLine="567"/>
        <w:jc w:val="center"/>
        <w:rPr>
          <w:del w:id="91" w:author="NAZ, Mamoona (OLDHAM MEDICAL SERVICES)" w:date="2026-09-22T12:23:00Z" w16du:dateUtc="2026-09-22T16:23:00Z"/>
          <w:rStyle w:val="FontStyle11"/>
          <w:sz w:val="24"/>
          <w:szCs w:val="24"/>
        </w:rPr>
      </w:pPr>
    </w:p>
    <w:p w14:paraId="2444756A" w14:textId="77777777" w:rsidR="00C42BF0" w:rsidRPr="00F51950" w:rsidRDefault="00C42BF0" w:rsidP="00C42BF0">
      <w:pPr>
        <w:pStyle w:val="Style4"/>
        <w:tabs>
          <w:tab w:val="left" w:pos="245"/>
          <w:tab w:val="left" w:pos="851"/>
          <w:tab w:val="left" w:pos="1134"/>
        </w:tabs>
        <w:ind w:firstLine="567"/>
        <w:jc w:val="center"/>
        <w:rPr>
          <w:del w:id="92" w:author="NAZ, Mamoona (OLDHAM MEDICAL SERVICES)" w:date="2026-09-22T12:23:00Z" w16du:dateUtc="2026-09-22T16:23:00Z"/>
          <w:rStyle w:val="FontStyle11"/>
          <w:sz w:val="24"/>
          <w:szCs w:val="24"/>
        </w:rPr>
      </w:pPr>
      <w:del w:id="93" w:author="NAZ, Mamoona (OLDHAM MEDICAL SERVICES)" w:date="2026-09-22T12:23:00Z" w16du:dateUtc="2026-09-22T16:23:00Z">
        <w:r w:rsidRPr="00F51950">
          <w:rPr>
            <w:rStyle w:val="FontStyle11"/>
            <w:sz w:val="24"/>
            <w:szCs w:val="24"/>
          </w:rPr>
          <w:delText>II</w:delText>
        </w:r>
        <w:r w:rsidRPr="00F51950">
          <w:rPr>
            <w:rStyle w:val="FontStyle11"/>
            <w:sz w:val="24"/>
            <w:szCs w:val="24"/>
          </w:rPr>
          <w:tab/>
          <w:delText>SKYRIUS</w:delText>
        </w:r>
      </w:del>
    </w:p>
    <w:p w14:paraId="71592EA9" w14:textId="77777777" w:rsidR="00C42BF0" w:rsidRPr="00F51950" w:rsidRDefault="00C42BF0" w:rsidP="00C42BF0">
      <w:pPr>
        <w:pStyle w:val="Style3"/>
        <w:tabs>
          <w:tab w:val="left" w:pos="851"/>
          <w:tab w:val="left" w:pos="1134"/>
        </w:tabs>
        <w:spacing w:line="240" w:lineRule="auto"/>
        <w:ind w:firstLine="567"/>
        <w:rPr>
          <w:del w:id="94" w:author="NAZ, Mamoona (OLDHAM MEDICAL SERVICES)" w:date="2026-09-22T12:23:00Z" w16du:dateUtc="2026-09-22T16:23:00Z"/>
          <w:rStyle w:val="FontStyle11"/>
          <w:sz w:val="24"/>
          <w:szCs w:val="24"/>
        </w:rPr>
      </w:pPr>
      <w:del w:id="95" w:author="NAZ, Mamoona (OLDHAM MEDICAL SERVICES)" w:date="2026-09-22T12:23:00Z" w16du:dateUtc="2026-09-22T16:23:00Z">
        <w:r w:rsidRPr="00F51950">
          <w:rPr>
            <w:rStyle w:val="FontStyle11"/>
            <w:sz w:val="24"/>
            <w:szCs w:val="24"/>
          </w:rPr>
          <w:delText>SPECIALŪS REIKALAVIMAI ŠIAS PAREIGAS EINANČIAM MOKYTOJUI</w:delText>
        </w:r>
      </w:del>
    </w:p>
    <w:p w14:paraId="055FEA5B" w14:textId="77777777" w:rsidR="00C42BF0" w:rsidRPr="00F51950" w:rsidRDefault="00C42BF0" w:rsidP="00C42BF0">
      <w:pPr>
        <w:pStyle w:val="Style3"/>
        <w:tabs>
          <w:tab w:val="left" w:pos="851"/>
          <w:tab w:val="left" w:pos="1134"/>
        </w:tabs>
        <w:spacing w:line="240" w:lineRule="auto"/>
        <w:ind w:firstLine="567"/>
        <w:rPr>
          <w:del w:id="96" w:author="NAZ, Mamoona (OLDHAM MEDICAL SERVICES)" w:date="2026-09-22T12:23:00Z" w16du:dateUtc="2026-09-22T16:23:00Z"/>
          <w:rStyle w:val="FontStyle11"/>
          <w:sz w:val="24"/>
          <w:szCs w:val="24"/>
        </w:rPr>
      </w:pPr>
    </w:p>
    <w:p w14:paraId="4BAE5A2F"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del w:id="97" w:author="NAZ, Mamoona (OLDHAM MEDICAL SERVICES)" w:date="2026-09-22T12:23:00Z" w16du:dateUtc="2026-09-22T16:23:00Z"/>
          <w:rStyle w:val="FontStyle12"/>
          <w:sz w:val="24"/>
          <w:szCs w:val="24"/>
        </w:rPr>
      </w:pPr>
      <w:del w:id="98" w:author="NAZ, Mamoona (OLDHAM MEDICAL SERVICES)" w:date="2026-09-22T12:23:00Z" w16du:dateUtc="2026-09-22T16:23:00Z">
        <w:r w:rsidRPr="00F51950">
          <w:rPr>
            <w:rStyle w:val="FontStyle12"/>
            <w:sz w:val="24"/>
            <w:szCs w:val="24"/>
          </w:rPr>
          <w:delText>Mokytojas, einantis šias pareigas, turi atitikti šiuos specialius reikalavimus:</w:delText>
        </w:r>
      </w:del>
    </w:p>
    <w:p w14:paraId="7AC68E98"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99" w:author="NAZ, Mamoona (OLDHAM MEDICAL SERVICES)" w:date="2026-09-22T12:23:00Z" w16du:dateUtc="2026-09-22T16:23:00Z"/>
          <w:rStyle w:val="FontStyle12"/>
          <w:sz w:val="24"/>
          <w:szCs w:val="24"/>
        </w:rPr>
      </w:pPr>
      <w:del w:id="100" w:author="NAZ, Mamoona (OLDHAM MEDICAL SERVICES)" w:date="2026-09-22T12:23:00Z" w16du:dateUtc="2026-09-22T16:23:00Z">
        <w:r w:rsidRPr="00F51950">
          <w:rPr>
            <w:rStyle w:val="FontStyle12"/>
            <w:sz w:val="24"/>
            <w:szCs w:val="24"/>
          </w:rPr>
          <w:delText>turėti aukštąjį (aukštesnįjį, įgytą iki 2009 metų, ar specialųjį vidurinį, įgytą iki 1995 metų) išsilavinimą;</w:delText>
        </w:r>
      </w:del>
    </w:p>
    <w:p w14:paraId="2E594F09" w14:textId="77777777" w:rsidR="00C42BF0" w:rsidRDefault="00C42BF0" w:rsidP="00C42BF0">
      <w:pPr>
        <w:pStyle w:val="Style1"/>
        <w:numPr>
          <w:ilvl w:val="1"/>
          <w:numId w:val="1"/>
        </w:numPr>
        <w:tabs>
          <w:tab w:val="left" w:pos="851"/>
          <w:tab w:val="left" w:pos="993"/>
          <w:tab w:val="left" w:pos="1134"/>
        </w:tabs>
        <w:spacing w:line="240" w:lineRule="auto"/>
        <w:ind w:left="0" w:firstLine="567"/>
        <w:rPr>
          <w:del w:id="101" w:author="NAZ, Mamoona (OLDHAM MEDICAL SERVICES)" w:date="2026-09-22T12:23:00Z" w16du:dateUtc="2026-09-22T16:23:00Z"/>
          <w:rStyle w:val="FontStyle12"/>
          <w:sz w:val="24"/>
          <w:szCs w:val="24"/>
        </w:rPr>
      </w:pPr>
      <w:del w:id="102" w:author="NAZ, Mamoona (OLDHAM MEDICAL SERVICES)" w:date="2026-09-22T12:23:00Z" w16du:dateUtc="2026-09-22T16:23:00Z">
        <w:r w:rsidRPr="00F51950">
          <w:rPr>
            <w:rStyle w:val="FontStyle12"/>
            <w:sz w:val="24"/>
            <w:szCs w:val="24"/>
          </w:rPr>
          <w:delText>būti įgijęs pedagogo kvalifikaciją;</w:delText>
        </w:r>
      </w:del>
    </w:p>
    <w:p w14:paraId="3339E2D0" w14:textId="77777777" w:rsidR="00C42BF0" w:rsidRPr="00BA1739" w:rsidRDefault="000A0547" w:rsidP="00C42BF0">
      <w:pPr>
        <w:pStyle w:val="ListParagraph"/>
        <w:numPr>
          <w:ilvl w:val="1"/>
          <w:numId w:val="1"/>
        </w:numPr>
        <w:tabs>
          <w:tab w:val="left" w:pos="993"/>
        </w:tabs>
        <w:ind w:left="0" w:firstLine="567"/>
        <w:jc w:val="both"/>
        <w:rPr>
          <w:del w:id="103" w:author="NAZ, Mamoona (OLDHAM MEDICAL SERVICES)" w:date="2026-09-22T12:23:00Z" w16du:dateUtc="2026-09-22T16:23:00Z"/>
          <w:rStyle w:val="FontStyle12"/>
          <w:sz w:val="24"/>
          <w:szCs w:val="24"/>
        </w:rPr>
      </w:pPr>
      <w:del w:id="104" w:author="NAZ, Mamoona (OLDHAM MEDICAL SERVICES)" w:date="2026-09-22T12:23:00Z" w16du:dateUtc="2026-09-22T16:23:00Z">
        <w:r>
          <w:rPr>
            <w:rStyle w:val="FontStyle12"/>
            <w:sz w:val="24"/>
            <w:szCs w:val="24"/>
          </w:rPr>
          <w:delText xml:space="preserve">būti baigęs </w:delText>
        </w:r>
        <w:r w:rsidR="008521CC" w:rsidRPr="00BE364B">
          <w:rPr>
            <w:rStyle w:val="FontStyle13"/>
            <w:sz w:val="24"/>
            <w:szCs w:val="24"/>
          </w:rPr>
          <w:delText>ekonomikos mokytojų rengimo programą; ekonomikos programą;</w:delText>
        </w:r>
      </w:del>
    </w:p>
    <w:p w14:paraId="4EBF1789" w14:textId="77777777" w:rsidR="00C42BF0" w:rsidRPr="00F51950" w:rsidRDefault="00C42BF0" w:rsidP="00C42BF0">
      <w:pPr>
        <w:numPr>
          <w:ilvl w:val="1"/>
          <w:numId w:val="1"/>
        </w:numPr>
        <w:tabs>
          <w:tab w:val="left" w:pos="993"/>
        </w:tabs>
        <w:ind w:left="0" w:firstLine="567"/>
        <w:jc w:val="both"/>
        <w:rPr>
          <w:del w:id="105" w:author="NAZ, Mamoona (OLDHAM MEDICAL SERVICES)" w:date="2026-09-22T12:23:00Z" w16du:dateUtc="2026-09-22T16:23:00Z"/>
          <w:rStyle w:val="FontStyle12"/>
          <w:sz w:val="24"/>
          <w:szCs w:val="24"/>
        </w:rPr>
      </w:pPr>
      <w:del w:id="106" w:author="NAZ, Mamoona (OLDHAM MEDICAL SERVICES)" w:date="2026-09-22T12:23:00Z" w16du:dateUtc="2026-09-22T16:23:00Z">
        <w:r w:rsidRPr="00F51950">
          <w:rPr>
            <w:rStyle w:val="FontStyle12"/>
            <w:sz w:val="24"/>
            <w:szCs w:val="24"/>
          </w:rPr>
          <w:delTex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delText>
        </w:r>
      </w:del>
    </w:p>
    <w:p w14:paraId="13F6B1AC"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07" w:author="NAZ, Mamoona (OLDHAM MEDICAL SERVICES)" w:date="2026-09-22T12:23:00Z" w16du:dateUtc="2026-09-22T16:23:00Z"/>
          <w:rStyle w:val="FontStyle12"/>
          <w:sz w:val="24"/>
          <w:szCs w:val="24"/>
        </w:rPr>
      </w:pPr>
      <w:del w:id="108" w:author="NAZ, Mamoona (OLDHAM MEDICAL SERVICES)" w:date="2026-09-22T12:23:00Z" w16du:dateUtc="2026-09-22T16:23:00Z">
        <w:r w:rsidRPr="00F51950">
          <w:rPr>
            <w:rStyle w:val="FontStyle12"/>
            <w:sz w:val="24"/>
            <w:szCs w:val="24"/>
          </w:rPr>
          <w:delTex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delText>
        </w:r>
      </w:del>
    </w:p>
    <w:p w14:paraId="7A0AD139"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09" w:author="NAZ, Mamoona (OLDHAM MEDICAL SERVICES)" w:date="2026-09-22T12:23:00Z" w16du:dateUtc="2026-09-22T16:23:00Z"/>
          <w:rStyle w:val="FontStyle12"/>
          <w:sz w:val="24"/>
          <w:szCs w:val="24"/>
        </w:rPr>
      </w:pPr>
      <w:del w:id="110" w:author="NAZ, Mamoona (OLDHAM MEDICAL SERVICES)" w:date="2026-09-22T12:23:00Z" w16du:dateUtc="2026-09-22T16:23:00Z">
        <w:r w:rsidRPr="00F51950">
          <w:rPr>
            <w:rStyle w:val="FontStyle12"/>
            <w:sz w:val="24"/>
            <w:szCs w:val="24"/>
          </w:rPr>
          <w:delText>atitikti kitus reikalavimus, nustatytus Reikalavimų mokytojų kvalifikacijai apraše;</w:delText>
        </w:r>
      </w:del>
    </w:p>
    <w:p w14:paraId="0C096B53"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11" w:author="NAZ, Mamoona (OLDHAM MEDICAL SERVICES)" w:date="2026-09-22T12:23:00Z" w16du:dateUtc="2026-09-22T16:23:00Z"/>
          <w:rStyle w:val="FontStyle12"/>
          <w:sz w:val="24"/>
          <w:szCs w:val="24"/>
        </w:rPr>
      </w:pPr>
      <w:del w:id="112" w:author="NAZ, Mamoona (OLDHAM MEDICAL SERVICES)" w:date="2026-09-22T12:23:00Z" w16du:dateUtc="2026-09-22T16:23:00Z">
        <w:r w:rsidRPr="00F51950">
          <w:rPr>
            <w:rStyle w:val="FontStyle12"/>
            <w:sz w:val="24"/>
            <w:szCs w:val="24"/>
          </w:rPr>
          <w:delText>būti nepriekaištingos reputacijos, kaip ji apibrėžta Lietuvos Respublikos švietimo įstatyme;</w:delText>
        </w:r>
      </w:del>
    </w:p>
    <w:p w14:paraId="60670D1E"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del w:id="113" w:author="NAZ, Mamoona (OLDHAM MEDICAL SERVICES)" w:date="2026-09-22T12:23:00Z" w16du:dateUtc="2026-09-22T16:23:00Z"/>
          <w:rStyle w:val="FontStyle12"/>
          <w:sz w:val="24"/>
          <w:szCs w:val="24"/>
        </w:rPr>
      </w:pPr>
      <w:del w:id="114" w:author="NAZ, Mamoona (OLDHAM MEDICAL SERVICES)" w:date="2026-09-22T12:23:00Z" w16du:dateUtc="2026-09-22T16:23:00Z">
        <w:r w:rsidRPr="00F51950">
          <w:rPr>
            <w:rStyle w:val="FontStyle12"/>
            <w:sz w:val="24"/>
            <w:szCs w:val="24"/>
          </w:rPr>
          <w:delTex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delText>
        </w:r>
      </w:del>
    </w:p>
    <w:p w14:paraId="6C6F1A0D" w14:textId="77777777" w:rsidR="00C42BF0" w:rsidRPr="00F51950" w:rsidRDefault="00C42BF0" w:rsidP="00C42BF0">
      <w:pPr>
        <w:pStyle w:val="Style4"/>
        <w:tabs>
          <w:tab w:val="left" w:pos="341"/>
          <w:tab w:val="left" w:pos="851"/>
          <w:tab w:val="left" w:pos="1134"/>
        </w:tabs>
        <w:ind w:firstLine="567"/>
        <w:jc w:val="center"/>
        <w:rPr>
          <w:del w:id="115" w:author="NAZ, Mamoona (OLDHAM MEDICAL SERVICES)" w:date="2026-09-22T12:23:00Z" w16du:dateUtc="2026-09-22T16:23:00Z"/>
          <w:rStyle w:val="FontStyle11"/>
          <w:sz w:val="24"/>
          <w:szCs w:val="24"/>
        </w:rPr>
      </w:pPr>
    </w:p>
    <w:p w14:paraId="7D4762F9" w14:textId="77777777" w:rsidR="00C42BF0" w:rsidRPr="00F51950" w:rsidRDefault="00C42BF0" w:rsidP="00C42BF0">
      <w:pPr>
        <w:pStyle w:val="Style4"/>
        <w:tabs>
          <w:tab w:val="left" w:pos="341"/>
          <w:tab w:val="left" w:pos="851"/>
          <w:tab w:val="left" w:pos="1134"/>
        </w:tabs>
        <w:ind w:firstLine="567"/>
        <w:jc w:val="center"/>
        <w:rPr>
          <w:del w:id="116" w:author="NAZ, Mamoona (OLDHAM MEDICAL SERVICES)" w:date="2026-09-22T12:23:00Z" w16du:dateUtc="2026-09-22T16:23:00Z"/>
          <w:rStyle w:val="FontStyle11"/>
          <w:sz w:val="24"/>
          <w:szCs w:val="24"/>
        </w:rPr>
      </w:pPr>
      <w:del w:id="117" w:author="NAZ, Mamoona (OLDHAM MEDICAL SERVICES)" w:date="2026-09-22T12:23:00Z" w16du:dateUtc="2026-09-22T16:23:00Z">
        <w:r w:rsidRPr="00F51950">
          <w:rPr>
            <w:rStyle w:val="FontStyle11"/>
            <w:sz w:val="24"/>
            <w:szCs w:val="24"/>
          </w:rPr>
          <w:delText>III</w:delText>
        </w:r>
        <w:r w:rsidRPr="00F51950">
          <w:rPr>
            <w:rStyle w:val="FontStyle11"/>
            <w:sz w:val="24"/>
            <w:szCs w:val="24"/>
          </w:rPr>
          <w:tab/>
          <w:delText xml:space="preserve"> SKYRIUS</w:delText>
        </w:r>
      </w:del>
    </w:p>
    <w:p w14:paraId="36ACED35" w14:textId="77777777" w:rsidR="00C42BF0" w:rsidRPr="00F51950" w:rsidRDefault="00C42BF0" w:rsidP="00C42BF0">
      <w:pPr>
        <w:pStyle w:val="Style3"/>
        <w:tabs>
          <w:tab w:val="left" w:pos="851"/>
          <w:tab w:val="left" w:pos="1134"/>
        </w:tabs>
        <w:spacing w:line="240" w:lineRule="auto"/>
        <w:ind w:firstLine="567"/>
        <w:rPr>
          <w:del w:id="118" w:author="NAZ, Mamoona (OLDHAM MEDICAL SERVICES)" w:date="2026-09-22T12:23:00Z" w16du:dateUtc="2026-09-22T16:23:00Z"/>
          <w:rStyle w:val="FontStyle11"/>
          <w:sz w:val="24"/>
          <w:szCs w:val="24"/>
        </w:rPr>
      </w:pPr>
      <w:del w:id="119" w:author="NAZ, Mamoona (OLDHAM MEDICAL SERVICES)" w:date="2026-09-22T12:23:00Z" w16du:dateUtc="2026-09-22T16:23:00Z">
        <w:r w:rsidRPr="00F51950">
          <w:rPr>
            <w:rStyle w:val="FontStyle11"/>
            <w:sz w:val="24"/>
            <w:szCs w:val="24"/>
          </w:rPr>
          <w:delText>ŠIAS PAREIGAS EINANČIO MOKYTOJO FUNKCIJOS</w:delText>
        </w:r>
      </w:del>
    </w:p>
    <w:p w14:paraId="2314E2BF" w14:textId="77777777" w:rsidR="00C42BF0" w:rsidRPr="00F51950" w:rsidRDefault="00C42BF0" w:rsidP="00C42BF0">
      <w:pPr>
        <w:pStyle w:val="Style3"/>
        <w:tabs>
          <w:tab w:val="left" w:pos="851"/>
          <w:tab w:val="left" w:pos="1134"/>
        </w:tabs>
        <w:spacing w:line="240" w:lineRule="auto"/>
        <w:ind w:firstLine="567"/>
        <w:rPr>
          <w:del w:id="120" w:author="NAZ, Mamoona (OLDHAM MEDICAL SERVICES)" w:date="2026-09-22T12:23:00Z" w16du:dateUtc="2026-09-22T16:23:00Z"/>
          <w:rStyle w:val="FontStyle11"/>
          <w:sz w:val="24"/>
          <w:szCs w:val="24"/>
        </w:rPr>
      </w:pPr>
    </w:p>
    <w:p w14:paraId="734B80B7" w14:textId="77777777" w:rsidR="00C42BF0" w:rsidRPr="00F51950" w:rsidRDefault="00C42BF0" w:rsidP="00C42BF0">
      <w:pPr>
        <w:pStyle w:val="Style1"/>
        <w:numPr>
          <w:ilvl w:val="0"/>
          <w:numId w:val="1"/>
        </w:numPr>
        <w:tabs>
          <w:tab w:val="left" w:pos="993"/>
          <w:tab w:val="left" w:pos="1134"/>
        </w:tabs>
        <w:spacing w:line="240" w:lineRule="auto"/>
        <w:ind w:firstLine="567"/>
        <w:rPr>
          <w:del w:id="121" w:author="NAZ, Mamoona (OLDHAM MEDICAL SERVICES)" w:date="2026-09-22T12:23:00Z" w16du:dateUtc="2026-09-22T16:23:00Z"/>
          <w:rStyle w:val="FontStyle12"/>
          <w:sz w:val="24"/>
          <w:szCs w:val="24"/>
        </w:rPr>
      </w:pPr>
      <w:del w:id="122" w:author="NAZ, Mamoona (OLDHAM MEDICAL SERVICES)" w:date="2026-09-22T12:23:00Z" w16du:dateUtc="2026-09-22T16:23:00Z">
        <w:r w:rsidRPr="00F51950">
          <w:rPr>
            <w:rStyle w:val="FontStyle12"/>
            <w:sz w:val="24"/>
            <w:szCs w:val="24"/>
          </w:rPr>
          <w:delText>Šias pareigas einantis mokytojas vykdo šias funkcijas:</w:delText>
        </w:r>
      </w:del>
    </w:p>
    <w:p w14:paraId="3295E9B0"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23" w:author="NAZ, Mamoona (OLDHAM MEDICAL SERVICES)" w:date="2026-09-22T12:23:00Z" w16du:dateUtc="2026-09-22T16:23:00Z"/>
          <w:rStyle w:val="FontStyle12"/>
          <w:sz w:val="24"/>
          <w:szCs w:val="24"/>
        </w:rPr>
      </w:pPr>
      <w:del w:id="124" w:author="NAZ, Mamoona (OLDHAM MEDICAL SERVICES)" w:date="2026-09-22T12:23:00Z" w16du:dateUtc="2026-09-22T16:23:00Z">
        <w:r w:rsidRPr="00F51950">
          <w:rPr>
            <w:rStyle w:val="FontStyle12"/>
            <w:sz w:val="24"/>
            <w:szCs w:val="24"/>
          </w:rPr>
          <w:delText>ugdo mokinius paga</w:delText>
        </w:r>
        <w:r w:rsidR="00B00FCA">
          <w:rPr>
            <w:rStyle w:val="FontStyle12"/>
            <w:sz w:val="24"/>
            <w:szCs w:val="24"/>
          </w:rPr>
          <w:delText>l ekonomikos ir verslumo</w:delText>
        </w:r>
        <w:r w:rsidRPr="00F51950">
          <w:rPr>
            <w:rStyle w:val="FontStyle12"/>
            <w:sz w:val="24"/>
            <w:szCs w:val="24"/>
          </w:rPr>
          <w:delText xml:space="preserve"> bendrąją programą ir jai įgyvendinti mokyklos ugdymo planuose numatytas valandas;</w:delText>
        </w:r>
      </w:del>
    </w:p>
    <w:p w14:paraId="3C32CC7F"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25" w:author="NAZ, Mamoona (OLDHAM MEDICAL SERVICES)" w:date="2026-09-22T12:23:00Z" w16du:dateUtc="2026-09-22T16:23:00Z"/>
          <w:rStyle w:val="FontStyle12"/>
          <w:sz w:val="24"/>
          <w:szCs w:val="24"/>
        </w:rPr>
      </w:pPr>
      <w:del w:id="126" w:author="NAZ, Mamoona (OLDHAM MEDICAL SERVICES)" w:date="2026-09-22T12:23:00Z" w16du:dateUtc="2026-09-22T16:23:00Z">
        <w:r w:rsidRPr="00F51950">
          <w:rPr>
            <w:rStyle w:val="FontStyle12"/>
            <w:sz w:val="24"/>
            <w:szCs w:val="24"/>
          </w:rPr>
          <w:delText>pagal kompetenciją ugdo mokinius pagal privalomų ar pasirenkamų mokomųjų dalykų ar jų modulių programas ir skirtas valandas;</w:delText>
        </w:r>
      </w:del>
    </w:p>
    <w:p w14:paraId="03DBE986"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27" w:author="NAZ, Mamoona (OLDHAM MEDICAL SERVICES)" w:date="2026-09-22T12:23:00Z" w16du:dateUtc="2026-09-22T16:23:00Z"/>
          <w:rStyle w:val="FontStyle12"/>
          <w:sz w:val="24"/>
          <w:szCs w:val="24"/>
        </w:rPr>
      </w:pPr>
      <w:del w:id="128" w:author="NAZ, Mamoona (OLDHAM MEDICAL SERVICES)" w:date="2026-09-22T12:23:00Z" w16du:dateUtc="2026-09-22T16:23:00Z">
        <w:r w:rsidRPr="00F51950">
          <w:rPr>
            <w:rStyle w:val="FontStyle12"/>
            <w:sz w:val="24"/>
            <w:szCs w:val="24"/>
          </w:rPr>
          <w:delText>pagal kompetenciją ugdo mokinius pagal neformaliojo švietimo programas ir skirtas valandas bei valandas, skirtas ugdymosi poreikiams tenkinti bei mokymosi pagalbai teikti;</w:delText>
        </w:r>
      </w:del>
    </w:p>
    <w:p w14:paraId="269A74CD"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29" w:author="NAZ, Mamoona (OLDHAM MEDICAL SERVICES)" w:date="2026-09-22T12:23:00Z" w16du:dateUtc="2026-09-22T16:23:00Z"/>
          <w:rStyle w:val="FontStyle12"/>
          <w:sz w:val="24"/>
          <w:szCs w:val="24"/>
        </w:rPr>
      </w:pPr>
      <w:del w:id="130" w:author="NAZ, Mamoona (OLDHAM MEDICAL SERVICES)" w:date="2026-09-22T12:23:00Z" w16du:dateUtc="2026-09-22T16:23:00Z">
        <w:r w:rsidRPr="00F51950">
          <w:rPr>
            <w:rStyle w:val="FontStyle12"/>
            <w:sz w:val="24"/>
            <w:szCs w:val="24"/>
          </w:rPr>
          <w:delText>užtikrina ugdomų mokinių saugumą ugdymo veikloje;</w:delText>
        </w:r>
      </w:del>
    </w:p>
    <w:p w14:paraId="0E7F9C04"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31" w:author="NAZ, Mamoona (OLDHAM MEDICAL SERVICES)" w:date="2026-09-22T12:23:00Z" w16du:dateUtc="2026-09-22T16:23:00Z"/>
          <w:rStyle w:val="FontStyle12"/>
          <w:sz w:val="24"/>
          <w:szCs w:val="24"/>
        </w:rPr>
      </w:pPr>
      <w:del w:id="132" w:author="NAZ, Mamoona (OLDHAM MEDICAL SERVICES)" w:date="2026-09-22T12:23:00Z" w16du:dateUtc="2026-09-22T16:23:00Z">
        <w:r w:rsidRPr="00F51950">
          <w:rPr>
            <w:rStyle w:val="FontStyle12"/>
            <w:sz w:val="24"/>
            <w:szCs w:val="24"/>
          </w:rPr>
          <w:delText>veda pamokas vadovaudamasis gimnazijos direktoriaus patvirtintu tvarkaraščiu;</w:delText>
        </w:r>
      </w:del>
    </w:p>
    <w:p w14:paraId="5090FA21"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33" w:author="NAZ, Mamoona (OLDHAM MEDICAL SERVICES)" w:date="2026-09-22T12:23:00Z" w16du:dateUtc="2026-09-22T16:23:00Z"/>
          <w:rStyle w:val="FontStyle12"/>
          <w:sz w:val="24"/>
          <w:szCs w:val="24"/>
        </w:rPr>
      </w:pPr>
      <w:del w:id="134" w:author="NAZ, Mamoona (OLDHAM MEDICAL SERVICES)" w:date="2026-09-22T12:23:00Z" w16du:dateUtc="2026-09-22T16:23:00Z">
        <w:r w:rsidRPr="00F51950">
          <w:rPr>
            <w:rStyle w:val="FontStyle12"/>
            <w:sz w:val="24"/>
            <w:szCs w:val="24"/>
          </w:rPr>
          <w:delText>planuoja ugdomąją veiklą;</w:delText>
        </w:r>
      </w:del>
    </w:p>
    <w:p w14:paraId="64D89210"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35" w:author="NAZ, Mamoona (OLDHAM MEDICAL SERVICES)" w:date="2026-09-22T12:23:00Z" w16du:dateUtc="2026-09-22T16:23:00Z"/>
          <w:rStyle w:val="FontStyle12"/>
          <w:sz w:val="24"/>
          <w:szCs w:val="24"/>
        </w:rPr>
      </w:pPr>
      <w:del w:id="136" w:author="NAZ, Mamoona (OLDHAM MEDICAL SERVICES)" w:date="2026-09-22T12:23:00Z" w16du:dateUtc="2026-09-22T16:23:00Z">
        <w:r w:rsidRPr="00F51950">
          <w:rPr>
            <w:rStyle w:val="FontStyle12"/>
            <w:sz w:val="24"/>
            <w:szCs w:val="24"/>
          </w:rPr>
          <w:delText>ruošiasi pamokoms ir kitoms ugdomosioms veikloms;</w:delText>
        </w:r>
      </w:del>
    </w:p>
    <w:p w14:paraId="636853FD"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37" w:author="NAZ, Mamoona (OLDHAM MEDICAL SERVICES)" w:date="2026-09-22T12:23:00Z" w16du:dateUtc="2026-09-22T16:23:00Z"/>
          <w:rStyle w:val="FontStyle12"/>
          <w:sz w:val="24"/>
          <w:szCs w:val="24"/>
        </w:rPr>
      </w:pPr>
      <w:del w:id="138" w:author="NAZ, Mamoona (OLDHAM MEDICAL SERVICES)" w:date="2026-09-22T12:23:00Z" w16du:dateUtc="2026-09-22T16:23:00Z">
        <w:r w:rsidRPr="00F51950">
          <w:rPr>
            <w:rStyle w:val="FontStyle12"/>
            <w:sz w:val="24"/>
            <w:szCs w:val="24"/>
          </w:rPr>
          <w:delText>vertina mokinių pasiekimus, stebi, fiksuoja, analizuoja mokinio asmeninę ūgtį, informuoja apie mokymosi pažangą, pasiekimus mokinių tėvus (globėjus, rūpintojus) ir gimnazijos vadovus;</w:delText>
        </w:r>
      </w:del>
    </w:p>
    <w:p w14:paraId="346B0B7E"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39" w:author="NAZ, Mamoona (OLDHAM MEDICAL SERVICES)" w:date="2026-09-22T12:23:00Z" w16du:dateUtc="2026-09-22T16:23:00Z"/>
          <w:rStyle w:val="FontStyle12"/>
          <w:sz w:val="24"/>
          <w:szCs w:val="24"/>
        </w:rPr>
      </w:pPr>
      <w:del w:id="140" w:author="NAZ, Mamoona (OLDHAM MEDICAL SERVICES)" w:date="2026-09-22T12:23:00Z" w16du:dateUtc="2026-09-22T16:23:00Z">
        <w:r w:rsidRPr="00F51950">
          <w:rPr>
            <w:rStyle w:val="FontStyle12"/>
            <w:sz w:val="24"/>
            <w:szCs w:val="24"/>
          </w:rPr>
          <w:delText>tvarko mokinių ugdomosios veiklos apskaitos dokumentus;</w:delText>
        </w:r>
      </w:del>
    </w:p>
    <w:p w14:paraId="09A4C0E9"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41" w:author="NAZ, Mamoona (OLDHAM MEDICAL SERVICES)" w:date="2026-09-22T12:23:00Z" w16du:dateUtc="2026-09-22T16:23:00Z"/>
          <w:rStyle w:val="FontStyle12"/>
          <w:sz w:val="24"/>
          <w:szCs w:val="24"/>
        </w:rPr>
      </w:pPr>
      <w:del w:id="142" w:author="NAZ, Mamoona (OLDHAM MEDICAL SERVICES)" w:date="2026-09-22T12:23:00Z" w16du:dateUtc="2026-09-22T16:23:00Z">
        <w:r w:rsidRPr="00F51950">
          <w:rPr>
            <w:rStyle w:val="FontStyle12"/>
            <w:sz w:val="24"/>
            <w:szCs w:val="24"/>
          </w:rPr>
          <w:delText>moko mokinius namuose pagal dalyko bendrąją programą ir skirtas valandas, jeigu jiems paskirtas toks mokymas, pagal Mokinių mokymo stacionarinėje asmens sveikatos priežiūros įstaigoje ir namuose organizavimo tvarkos aprašą;</w:delText>
        </w:r>
      </w:del>
    </w:p>
    <w:p w14:paraId="10895FD9"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43" w:author="NAZ, Mamoona (OLDHAM MEDICAL SERVICES)" w:date="2026-09-22T12:23:00Z" w16du:dateUtc="2026-09-22T16:23:00Z"/>
          <w:rStyle w:val="FontStyle12"/>
          <w:sz w:val="24"/>
          <w:szCs w:val="24"/>
        </w:rPr>
      </w:pPr>
      <w:del w:id="144" w:author="NAZ, Mamoona (OLDHAM MEDICAL SERVICES)" w:date="2026-09-22T12:23:00Z" w16du:dateUtc="2026-09-22T16:23:00Z">
        <w:r w:rsidRPr="00F51950">
          <w:rPr>
            <w:rStyle w:val="FontStyle12"/>
            <w:sz w:val="24"/>
            <w:szCs w:val="24"/>
          </w:rPr>
          <w:delText>dirba su specialiųjų poreikių mokiniais, ruošia pritaikytą ar individualizuotą dalyko programą;</w:delText>
        </w:r>
      </w:del>
    </w:p>
    <w:p w14:paraId="012EB9F7"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45" w:author="NAZ, Mamoona (OLDHAM MEDICAL SERVICES)" w:date="2026-09-22T12:23:00Z" w16du:dateUtc="2026-09-22T16:23:00Z"/>
          <w:rStyle w:val="FontStyle12"/>
          <w:sz w:val="24"/>
          <w:szCs w:val="24"/>
        </w:rPr>
      </w:pPr>
      <w:del w:id="146" w:author="NAZ, Mamoona (OLDHAM MEDICAL SERVICES)" w:date="2026-09-22T12:23:00Z" w16du:dateUtc="2026-09-22T16:23:00Z">
        <w:r w:rsidRPr="00F51950">
          <w:rPr>
            <w:rStyle w:val="FontStyle12"/>
            <w:sz w:val="24"/>
            <w:szCs w:val="24"/>
          </w:rPr>
          <w:delText>imasi adekvačių priemonių, pastebėjęs ar įtaręs mokinį esant apsvaigus nuo psichiką veikiančių medžiagų, mokinio atžvilgiu taikomą psichologinę, fizinę prievartą ar įvairaus pobūdžio išnaudojimą;</w:delText>
        </w:r>
      </w:del>
    </w:p>
    <w:p w14:paraId="78A0D9B2"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47" w:author="NAZ, Mamoona (OLDHAM MEDICAL SERVICES)" w:date="2026-09-22T12:23:00Z" w16du:dateUtc="2026-09-22T16:23:00Z"/>
          <w:rStyle w:val="FontStyle12"/>
          <w:sz w:val="24"/>
          <w:szCs w:val="24"/>
        </w:rPr>
      </w:pPr>
      <w:del w:id="148" w:author="NAZ, Mamoona (OLDHAM MEDICAL SERVICES)" w:date="2026-09-22T12:23:00Z" w16du:dateUtc="2026-09-22T16:23:00Z">
        <w:r w:rsidRPr="00F51950">
          <w:rPr>
            <w:rStyle w:val="FontStyle12"/>
            <w:sz w:val="24"/>
            <w:szCs w:val="24"/>
          </w:rPr>
          <w:delText>bendradarbiauja su kitais gimnazijos pedagoginiais darbuotojais;</w:delText>
        </w:r>
      </w:del>
    </w:p>
    <w:p w14:paraId="4DCC7EDF"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49" w:author="NAZ, Mamoona (OLDHAM MEDICAL SERVICES)" w:date="2026-09-22T12:23:00Z" w16du:dateUtc="2026-09-22T16:23:00Z"/>
          <w:rStyle w:val="FontStyle12"/>
          <w:sz w:val="24"/>
          <w:szCs w:val="24"/>
        </w:rPr>
      </w:pPr>
      <w:del w:id="150" w:author="NAZ, Mamoona (OLDHAM MEDICAL SERVICES)" w:date="2026-09-22T12:23:00Z" w16du:dateUtc="2026-09-22T16:23:00Z">
        <w:r w:rsidRPr="00F51950">
          <w:rPr>
            <w:rStyle w:val="FontStyle12"/>
            <w:sz w:val="24"/>
            <w:szCs w:val="24"/>
          </w:rPr>
          <w:delText>analizuoja ir įsivertina savo pedagoginę veiklą;</w:delText>
        </w:r>
      </w:del>
    </w:p>
    <w:p w14:paraId="392C03F5"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51" w:author="NAZ, Mamoona (OLDHAM MEDICAL SERVICES)" w:date="2026-09-22T12:23:00Z" w16du:dateUtc="2026-09-22T16:23:00Z"/>
          <w:rStyle w:val="FontStyle12"/>
          <w:sz w:val="24"/>
          <w:szCs w:val="24"/>
        </w:rPr>
      </w:pPr>
      <w:del w:id="152" w:author="NAZ, Mamoona (OLDHAM MEDICAL SERVICES)" w:date="2026-09-22T12:23:00Z" w16du:dateUtc="2026-09-22T16:23:00Z">
        <w:r w:rsidRPr="00F51950">
          <w:rPr>
            <w:rStyle w:val="FontStyle12"/>
            <w:sz w:val="24"/>
            <w:szCs w:val="24"/>
          </w:rPr>
          <w:delText>tobulina profesines kompetencijas;</w:delText>
        </w:r>
      </w:del>
    </w:p>
    <w:p w14:paraId="68A0AAC3"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53" w:author="NAZ, Mamoona (OLDHAM MEDICAL SERVICES)" w:date="2026-09-22T12:23:00Z" w16du:dateUtc="2026-09-22T16:23:00Z"/>
          <w:rStyle w:val="FontStyle12"/>
          <w:sz w:val="24"/>
          <w:szCs w:val="24"/>
        </w:rPr>
      </w:pPr>
      <w:del w:id="154" w:author="NAZ, Mamoona (OLDHAM MEDICAL SERVICES)" w:date="2026-09-22T12:23:00Z" w16du:dateUtc="2026-09-22T16:23:00Z">
        <w:r w:rsidRPr="00F51950">
          <w:rPr>
            <w:rStyle w:val="FontStyle12"/>
            <w:sz w:val="24"/>
            <w:szCs w:val="24"/>
          </w:rPr>
          <w:delText>pagal savo kvalifikacinę kategoriją vykdo metodinę veiklą;</w:delText>
        </w:r>
      </w:del>
    </w:p>
    <w:p w14:paraId="76C3F618"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55" w:author="NAZ, Mamoona (OLDHAM MEDICAL SERVICES)" w:date="2026-09-22T12:23:00Z" w16du:dateUtc="2026-09-22T16:23:00Z"/>
          <w:rStyle w:val="FontStyle12"/>
          <w:sz w:val="24"/>
          <w:szCs w:val="24"/>
        </w:rPr>
      </w:pPr>
      <w:del w:id="156" w:author="NAZ, Mamoona (OLDHAM MEDICAL SERVICES)" w:date="2026-09-22T12:23:00Z" w16du:dateUtc="2026-09-22T16:23:00Z">
        <w:r w:rsidRPr="00F51950">
          <w:rPr>
            <w:rStyle w:val="FontStyle12"/>
            <w:sz w:val="24"/>
            <w:szCs w:val="24"/>
          </w:rPr>
          <w:delText>dalyvauja ir teikia pasiūlymus kuriant ir įgyvendinant gimnazijos strateginį, metinį, ugdymo planus;</w:delText>
        </w:r>
      </w:del>
    </w:p>
    <w:p w14:paraId="56C4EF34"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57" w:author="NAZ, Mamoona (OLDHAM MEDICAL SERVICES)" w:date="2026-09-22T12:23:00Z" w16du:dateUtc="2026-09-22T16:23:00Z"/>
          <w:rStyle w:val="FontStyle12"/>
          <w:sz w:val="24"/>
          <w:szCs w:val="24"/>
        </w:rPr>
      </w:pPr>
      <w:del w:id="158" w:author="NAZ, Mamoona (OLDHAM MEDICAL SERVICES)" w:date="2026-09-22T12:23:00Z" w16du:dateUtc="2026-09-22T16:23:00Z">
        <w:r w:rsidRPr="00F51950">
          <w:rPr>
            <w:rStyle w:val="FontStyle12"/>
            <w:sz w:val="24"/>
            <w:szCs w:val="24"/>
          </w:rPr>
          <w:delText>dalyvauja gimnazijos veiklos kokybės įsivertinime;</w:delText>
        </w:r>
      </w:del>
    </w:p>
    <w:p w14:paraId="5C197ABA"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59" w:author="NAZ, Mamoona (OLDHAM MEDICAL SERVICES)" w:date="2026-09-22T12:23:00Z" w16du:dateUtc="2026-09-22T16:23:00Z"/>
          <w:rStyle w:val="FontStyle12"/>
          <w:sz w:val="24"/>
          <w:szCs w:val="24"/>
        </w:rPr>
      </w:pPr>
      <w:del w:id="160" w:author="NAZ, Mamoona (OLDHAM MEDICAL SERVICES)" w:date="2026-09-22T12:23:00Z" w16du:dateUtc="2026-09-22T16:23:00Z">
        <w:r w:rsidRPr="00F51950">
          <w:rPr>
            <w:rStyle w:val="FontStyle12"/>
            <w:sz w:val="24"/>
            <w:szCs w:val="24"/>
          </w:rPr>
          <w:delText>pamokų ar pertraukų metu kilus pavojui ar jį paskelbus gimnazijoje, užtikrina esamų mokinių pasišalinimą iš pavojingos vietos į saugią;</w:delText>
        </w:r>
      </w:del>
    </w:p>
    <w:p w14:paraId="58860D6E"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61" w:author="NAZ, Mamoona (OLDHAM MEDICAL SERVICES)" w:date="2026-09-22T12:23:00Z" w16du:dateUtc="2026-09-22T16:23:00Z"/>
          <w:rStyle w:val="FontStyle12"/>
          <w:sz w:val="24"/>
          <w:szCs w:val="24"/>
        </w:rPr>
      </w:pPr>
      <w:del w:id="162" w:author="NAZ, Mamoona (OLDHAM MEDICAL SERVICES)" w:date="2026-09-22T12:23:00Z" w16du:dateUtc="2026-09-22T16:23:00Z">
        <w:r w:rsidRPr="00F51950">
          <w:rPr>
            <w:rStyle w:val="FontStyle12"/>
            <w:sz w:val="24"/>
            <w:szCs w:val="24"/>
          </w:rPr>
          <w:delText>budi pertraukų ar renginių metu vadovaudamasis gimnazijos direktoriaus patvirtintu budėjimo grafiku;</w:delText>
        </w:r>
      </w:del>
    </w:p>
    <w:p w14:paraId="29BE2954"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63" w:author="NAZ, Mamoona (OLDHAM MEDICAL SERVICES)" w:date="2026-09-22T12:23:00Z" w16du:dateUtc="2026-09-22T16:23:00Z"/>
          <w:rStyle w:val="FontStyle12"/>
          <w:sz w:val="24"/>
          <w:szCs w:val="24"/>
        </w:rPr>
      </w:pPr>
      <w:del w:id="164" w:author="NAZ, Mamoona (OLDHAM MEDICAL SERVICES)" w:date="2026-09-22T12:23:00Z" w16du:dateUtc="2026-09-22T16:23:00Z">
        <w:r w:rsidRPr="00F51950">
          <w:rPr>
            <w:rStyle w:val="FontStyle12"/>
            <w:sz w:val="24"/>
            <w:szCs w:val="24"/>
          </w:rPr>
          <w:delText>vykdo kitas veiklas gimnazijos bendruomenei vadovaudamasis su gimnazijos direktoriumi kiekvienų mokslo metų pradžioje pasirašomu atskiru susitarimu.</w:delText>
        </w:r>
      </w:del>
    </w:p>
    <w:p w14:paraId="7F44325C" w14:textId="77777777" w:rsidR="00C42BF0" w:rsidRPr="00F51950" w:rsidRDefault="00C42BF0" w:rsidP="00C42BF0">
      <w:pPr>
        <w:pStyle w:val="Style3"/>
        <w:tabs>
          <w:tab w:val="left" w:pos="851"/>
          <w:tab w:val="left" w:pos="1134"/>
        </w:tabs>
        <w:spacing w:line="240" w:lineRule="auto"/>
        <w:ind w:firstLine="567"/>
        <w:rPr>
          <w:del w:id="165" w:author="NAZ, Mamoona (OLDHAM MEDICAL SERVICES)" w:date="2026-09-22T12:23:00Z" w16du:dateUtc="2026-09-22T16:23:00Z"/>
          <w:rStyle w:val="FontStyle11"/>
          <w:sz w:val="24"/>
          <w:szCs w:val="24"/>
        </w:rPr>
      </w:pPr>
    </w:p>
    <w:p w14:paraId="764CF21F" w14:textId="77777777" w:rsidR="00C42BF0" w:rsidRPr="00F51950" w:rsidRDefault="00C42BF0" w:rsidP="00C42BF0">
      <w:pPr>
        <w:pStyle w:val="Style3"/>
        <w:tabs>
          <w:tab w:val="left" w:pos="851"/>
          <w:tab w:val="left" w:pos="1134"/>
        </w:tabs>
        <w:spacing w:line="240" w:lineRule="auto"/>
        <w:ind w:firstLine="567"/>
        <w:rPr>
          <w:del w:id="166" w:author="NAZ, Mamoona (OLDHAM MEDICAL SERVICES)" w:date="2026-09-22T12:23:00Z" w16du:dateUtc="2026-09-22T16:23:00Z"/>
          <w:rStyle w:val="FontStyle11"/>
          <w:sz w:val="24"/>
          <w:szCs w:val="24"/>
        </w:rPr>
      </w:pPr>
      <w:del w:id="167" w:author="NAZ, Mamoona (OLDHAM MEDICAL SERVICES)" w:date="2026-09-22T12:23:00Z" w16du:dateUtc="2026-09-22T16:23:00Z">
        <w:r w:rsidRPr="00F51950">
          <w:rPr>
            <w:rStyle w:val="FontStyle11"/>
            <w:sz w:val="24"/>
            <w:szCs w:val="24"/>
          </w:rPr>
          <w:delText>IV SKYRIUS</w:delText>
        </w:r>
      </w:del>
    </w:p>
    <w:p w14:paraId="00F19576" w14:textId="77777777" w:rsidR="00C42BF0" w:rsidRPr="00F51950" w:rsidRDefault="00C42BF0" w:rsidP="00C42BF0">
      <w:pPr>
        <w:pStyle w:val="Style3"/>
        <w:tabs>
          <w:tab w:val="left" w:pos="851"/>
          <w:tab w:val="left" w:pos="1134"/>
        </w:tabs>
        <w:spacing w:line="240" w:lineRule="auto"/>
        <w:ind w:firstLine="567"/>
        <w:rPr>
          <w:del w:id="168" w:author="NAZ, Mamoona (OLDHAM MEDICAL SERVICES)" w:date="2026-09-22T12:23:00Z" w16du:dateUtc="2026-09-22T16:23:00Z"/>
          <w:rStyle w:val="FontStyle11"/>
          <w:sz w:val="24"/>
          <w:szCs w:val="24"/>
        </w:rPr>
      </w:pPr>
      <w:del w:id="169" w:author="NAZ, Mamoona (OLDHAM MEDICAL SERVICES)" w:date="2026-09-22T12:23:00Z" w16du:dateUtc="2026-09-22T16:23:00Z">
        <w:r w:rsidRPr="00F51950">
          <w:rPr>
            <w:rStyle w:val="FontStyle11"/>
            <w:sz w:val="24"/>
            <w:szCs w:val="24"/>
          </w:rPr>
          <w:delText>ATSAKOMYBĖ</w:delText>
        </w:r>
      </w:del>
    </w:p>
    <w:p w14:paraId="4EFF8FA1" w14:textId="77777777" w:rsidR="00C42BF0" w:rsidRPr="00F51950" w:rsidRDefault="00C42BF0" w:rsidP="00C42BF0">
      <w:pPr>
        <w:pStyle w:val="Style3"/>
        <w:tabs>
          <w:tab w:val="left" w:pos="851"/>
          <w:tab w:val="left" w:pos="1134"/>
        </w:tabs>
        <w:spacing w:line="240" w:lineRule="auto"/>
        <w:ind w:firstLine="567"/>
        <w:rPr>
          <w:del w:id="170" w:author="NAZ, Mamoona (OLDHAM MEDICAL SERVICES)" w:date="2026-09-22T12:23:00Z" w16du:dateUtc="2026-09-22T16:23:00Z"/>
          <w:rStyle w:val="FontStyle11"/>
          <w:sz w:val="24"/>
          <w:szCs w:val="24"/>
        </w:rPr>
      </w:pPr>
    </w:p>
    <w:p w14:paraId="3D36036F" w14:textId="77777777" w:rsidR="00C42BF0" w:rsidRPr="00F51950" w:rsidRDefault="00C42BF0" w:rsidP="00C42BF0">
      <w:pPr>
        <w:pStyle w:val="Style2"/>
        <w:tabs>
          <w:tab w:val="left" w:pos="851"/>
          <w:tab w:val="left" w:pos="1134"/>
        </w:tabs>
        <w:spacing w:line="240" w:lineRule="auto"/>
        <w:ind w:firstLine="567"/>
        <w:jc w:val="both"/>
        <w:rPr>
          <w:del w:id="171" w:author="NAZ, Mamoona (OLDHAM MEDICAL SERVICES)" w:date="2026-09-22T12:23:00Z" w16du:dateUtc="2026-09-22T16:23:00Z"/>
          <w:rStyle w:val="FontStyle12"/>
          <w:sz w:val="24"/>
          <w:szCs w:val="24"/>
        </w:rPr>
      </w:pPr>
      <w:del w:id="172" w:author="NAZ, Mamoona (OLDHAM MEDICAL SERVICES)" w:date="2026-09-22T12:23:00Z" w16du:dateUtc="2026-09-22T16:23:00Z">
        <w:r w:rsidRPr="00F51950">
          <w:rPr>
            <w:rStyle w:val="FontStyle12"/>
            <w:sz w:val="24"/>
            <w:szCs w:val="24"/>
          </w:rPr>
          <w:delText>8. Jonavos Jeronimo Ralio gimnazijo</w:delText>
        </w:r>
        <w:r>
          <w:rPr>
            <w:rStyle w:val="FontStyle12"/>
            <w:sz w:val="24"/>
            <w:szCs w:val="24"/>
          </w:rPr>
          <w:delText xml:space="preserve">s </w:delText>
        </w:r>
        <w:r w:rsidR="00B00FCA">
          <w:rPr>
            <w:rStyle w:val="FontStyle12"/>
            <w:sz w:val="24"/>
            <w:szCs w:val="24"/>
          </w:rPr>
          <w:delText>ekonomikos ir verslumo</w:delText>
        </w:r>
        <w:r w:rsidRPr="00F51950">
          <w:rPr>
            <w:rStyle w:val="FontStyle12"/>
            <w:sz w:val="24"/>
            <w:szCs w:val="24"/>
          </w:rPr>
          <w:delText xml:space="preserve"> mokytojas prisiima atsakomybę už:</w:delText>
        </w:r>
      </w:del>
    </w:p>
    <w:p w14:paraId="5C2E8680"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73" w:author="NAZ, Mamoona (OLDHAM MEDICAL SERVICES)" w:date="2026-09-22T12:23:00Z" w16du:dateUtc="2026-09-22T16:23:00Z"/>
          <w:rStyle w:val="FontStyle12"/>
          <w:sz w:val="24"/>
          <w:szCs w:val="24"/>
        </w:rPr>
      </w:pPr>
      <w:del w:id="174" w:author="NAZ, Mamoona (OLDHAM MEDICAL SERVICES)" w:date="2026-09-22T12:23:00Z" w16du:dateUtc="2026-09-22T16:23:00Z">
        <w:r w:rsidRPr="00F51950">
          <w:rPr>
            <w:rStyle w:val="FontStyle12"/>
            <w:sz w:val="24"/>
            <w:szCs w:val="24"/>
          </w:rPr>
          <w:delText>tinkamą savo pareigų vykdymą;</w:delText>
        </w:r>
      </w:del>
    </w:p>
    <w:p w14:paraId="7FEAB9C8"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75" w:author="NAZ, Mamoona (OLDHAM MEDICAL SERVICES)" w:date="2026-09-22T12:23:00Z" w16du:dateUtc="2026-09-22T16:23:00Z"/>
          <w:rStyle w:val="FontStyle12"/>
          <w:sz w:val="24"/>
          <w:szCs w:val="24"/>
        </w:rPr>
      </w:pPr>
      <w:del w:id="176" w:author="NAZ, Mamoona (OLDHAM MEDICAL SERVICES)" w:date="2026-09-22T12:23:00Z" w16du:dateUtc="2026-09-22T16:23:00Z">
        <w:r w:rsidRPr="00F51950">
          <w:rPr>
            <w:rStyle w:val="FontStyle12"/>
            <w:sz w:val="24"/>
            <w:szCs w:val="24"/>
          </w:rPr>
          <w:delText>mokinių drausmę ir saugumą;</w:delText>
        </w:r>
      </w:del>
    </w:p>
    <w:p w14:paraId="6AE63353"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77" w:author="NAZ, Mamoona (OLDHAM MEDICAL SERVICES)" w:date="2026-09-22T12:23:00Z" w16du:dateUtc="2026-09-22T16:23:00Z"/>
          <w:rStyle w:val="FontStyle12"/>
          <w:sz w:val="24"/>
          <w:szCs w:val="24"/>
        </w:rPr>
      </w:pPr>
      <w:del w:id="178" w:author="NAZ, Mamoona (OLDHAM MEDICAL SERVICES)" w:date="2026-09-22T12:23:00Z" w16du:dateUtc="2026-09-22T16:23:00Z">
        <w:r w:rsidRPr="00F51950">
          <w:rPr>
            <w:rStyle w:val="FontStyle12"/>
            <w:sz w:val="24"/>
            <w:szCs w:val="24"/>
          </w:rPr>
          <w:delText>emociškai saugios mokymo(si) aplinkos gimnazijoje puoselėjimą, reagavimą į smurtą ir patyčias pagal gimnazijos nustatytą tvarką;</w:delText>
        </w:r>
      </w:del>
    </w:p>
    <w:p w14:paraId="1C4BF928"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79" w:author="NAZ, Mamoona (OLDHAM MEDICAL SERVICES)" w:date="2026-09-22T12:23:00Z" w16du:dateUtc="2026-09-22T16:23:00Z"/>
          <w:rStyle w:val="FontStyle12"/>
          <w:sz w:val="24"/>
          <w:szCs w:val="24"/>
        </w:rPr>
      </w:pPr>
      <w:del w:id="180" w:author="NAZ, Mamoona (OLDHAM MEDICAL SERVICES)" w:date="2026-09-22T12:23:00Z" w16du:dateUtc="2026-09-22T16:23:00Z">
        <w:r w:rsidRPr="00F51950">
          <w:rPr>
            <w:rStyle w:val="FontStyle12"/>
            <w:sz w:val="24"/>
            <w:szCs w:val="24"/>
          </w:rPr>
          <w:delText>duomenų apsaugą teisės aktų nustatyta tvarka;</w:delText>
        </w:r>
      </w:del>
    </w:p>
    <w:p w14:paraId="29A22CB4"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81" w:author="NAZ, Mamoona (OLDHAM MEDICAL SERVICES)" w:date="2026-09-22T12:23:00Z" w16du:dateUtc="2026-09-22T16:23:00Z"/>
          <w:rStyle w:val="FontStyle12"/>
          <w:sz w:val="24"/>
          <w:szCs w:val="24"/>
        </w:rPr>
      </w:pPr>
      <w:del w:id="182" w:author="NAZ, Mamoona (OLDHAM MEDICAL SERVICES)" w:date="2026-09-22T12:23:00Z" w16du:dateUtc="2026-09-22T16:23:00Z">
        <w:r w:rsidRPr="00F51950">
          <w:rPr>
            <w:rStyle w:val="FontStyle12"/>
            <w:sz w:val="24"/>
            <w:szCs w:val="24"/>
          </w:rPr>
          <w:delText>švaros ir tvarkos palaikymą klasėse, kuriose veda pamokas;</w:delText>
        </w:r>
      </w:del>
    </w:p>
    <w:p w14:paraId="4D99BF92"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83" w:author="NAZ, Mamoona (OLDHAM MEDICAL SERVICES)" w:date="2026-09-22T12:23:00Z" w16du:dateUtc="2026-09-22T16:23:00Z"/>
          <w:rStyle w:val="FontStyle12"/>
          <w:sz w:val="24"/>
          <w:szCs w:val="24"/>
        </w:rPr>
      </w:pPr>
      <w:del w:id="184" w:author="NAZ, Mamoona (OLDHAM MEDICAL SERVICES)" w:date="2026-09-22T12:23:00Z" w16du:dateUtc="2026-09-22T16:23:00Z">
        <w:r w:rsidRPr="00F51950">
          <w:rPr>
            <w:rStyle w:val="FontStyle12"/>
            <w:sz w:val="24"/>
            <w:szCs w:val="24"/>
          </w:rPr>
          <w:delText>tvarkingą, atsakingą įrenginių ir kitų darbo priemonių eksploataciją;</w:delText>
        </w:r>
      </w:del>
    </w:p>
    <w:p w14:paraId="1E571723"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85" w:author="NAZ, Mamoona (OLDHAM MEDICAL SERVICES)" w:date="2026-09-22T12:23:00Z" w16du:dateUtc="2026-09-22T16:23:00Z"/>
          <w:rStyle w:val="FontStyle12"/>
          <w:sz w:val="24"/>
          <w:szCs w:val="24"/>
        </w:rPr>
      </w:pPr>
      <w:del w:id="186" w:author="NAZ, Mamoona (OLDHAM MEDICAL SERVICES)" w:date="2026-09-22T12:23:00Z" w16du:dateUtc="2026-09-22T16:23:00Z">
        <w:r w:rsidRPr="00F51950">
          <w:rPr>
            <w:rStyle w:val="FontStyle12"/>
            <w:sz w:val="24"/>
            <w:szCs w:val="24"/>
          </w:rPr>
          <w:delText>teisingą darbo laiko naudojimą;</w:delText>
        </w:r>
      </w:del>
    </w:p>
    <w:p w14:paraId="0E1F5E0E" w14:textId="77777777" w:rsidR="00C42BF0" w:rsidRPr="00F51950" w:rsidRDefault="00C42BF0" w:rsidP="00C42BF0">
      <w:pPr>
        <w:pStyle w:val="Style1"/>
        <w:numPr>
          <w:ilvl w:val="1"/>
          <w:numId w:val="5"/>
        </w:numPr>
        <w:tabs>
          <w:tab w:val="left" w:pos="993"/>
          <w:tab w:val="left" w:pos="1134"/>
        </w:tabs>
        <w:spacing w:line="240" w:lineRule="auto"/>
        <w:ind w:left="0" w:firstLine="567"/>
        <w:rPr>
          <w:del w:id="187" w:author="NAZ, Mamoona (OLDHAM MEDICAL SERVICES)" w:date="2026-09-22T12:23:00Z" w16du:dateUtc="2026-09-22T16:23:00Z"/>
          <w:rStyle w:val="FontStyle12"/>
          <w:sz w:val="24"/>
          <w:szCs w:val="24"/>
        </w:rPr>
      </w:pPr>
      <w:del w:id="188" w:author="NAZ, Mamoona (OLDHAM MEDICAL SERVICES)" w:date="2026-09-22T12:23:00Z" w16du:dateUtc="2026-09-22T16:23:00Z">
        <w:r w:rsidRPr="00F51950">
          <w:rPr>
            <w:rStyle w:val="FontStyle12"/>
            <w:sz w:val="24"/>
            <w:szCs w:val="24"/>
          </w:rPr>
          <w:delText>darbo drausmės taisyklių ar nuostatų laikymąsi;</w:delText>
        </w:r>
      </w:del>
    </w:p>
    <w:p w14:paraId="6467E55F" w14:textId="77777777" w:rsidR="00C42BF0" w:rsidRPr="00F51950" w:rsidRDefault="00C42BF0" w:rsidP="00C42BF0">
      <w:pPr>
        <w:pStyle w:val="Style1"/>
        <w:numPr>
          <w:ilvl w:val="1"/>
          <w:numId w:val="6"/>
        </w:numPr>
        <w:tabs>
          <w:tab w:val="left" w:pos="993"/>
          <w:tab w:val="left" w:pos="1134"/>
        </w:tabs>
        <w:spacing w:line="240" w:lineRule="auto"/>
        <w:ind w:left="0" w:firstLine="567"/>
        <w:rPr>
          <w:del w:id="189" w:author="NAZ, Mamoona (OLDHAM MEDICAL SERVICES)" w:date="2026-09-22T12:23:00Z" w16du:dateUtc="2026-09-22T16:23:00Z"/>
          <w:rStyle w:val="FontStyle12"/>
          <w:sz w:val="24"/>
          <w:szCs w:val="24"/>
        </w:rPr>
      </w:pPr>
      <w:del w:id="190" w:author="NAZ, Mamoona (OLDHAM MEDICAL SERVICES)" w:date="2026-09-22T12:23:00Z" w16du:dateUtc="2026-09-22T16:23:00Z">
        <w:r w:rsidRPr="00F51950">
          <w:rPr>
            <w:rStyle w:val="FontStyle12"/>
            <w:sz w:val="24"/>
            <w:szCs w:val="24"/>
          </w:rPr>
          <w:delText>žalą, padarytą gimnazijai dėl savo kaltės ar neatsargumo.</w:delText>
        </w:r>
      </w:del>
    </w:p>
    <w:p w14:paraId="00D766C0" w14:textId="77777777" w:rsidR="00C42BF0" w:rsidRPr="00F51950" w:rsidRDefault="00C42BF0" w:rsidP="00C42BF0">
      <w:pPr>
        <w:jc w:val="center"/>
        <w:rPr>
          <w:del w:id="191" w:author="NAZ, Mamoona (OLDHAM MEDICAL SERVICES)" w:date="2026-09-22T12:23:00Z" w16du:dateUtc="2026-09-22T16:23:00Z"/>
          <w:rStyle w:val="FontStyle12"/>
          <w:color w:val="auto"/>
          <w:sz w:val="24"/>
          <w:szCs w:val="24"/>
        </w:rPr>
      </w:pPr>
      <w:del w:id="192" w:author="NAZ, Mamoona (OLDHAM MEDICAL SERVICES)" w:date="2026-09-22T12:23:00Z" w16du:dateUtc="2026-09-22T16:23:00Z">
        <w:r w:rsidRPr="00F51950">
          <w:rPr>
            <w:rStyle w:val="FontStyle12"/>
            <w:color w:val="auto"/>
            <w:sz w:val="24"/>
            <w:szCs w:val="24"/>
          </w:rPr>
          <w:delText>___________________</w:delText>
        </w:r>
      </w:del>
    </w:p>
    <w:p w14:paraId="628D832E" w14:textId="77777777" w:rsidR="00C42BF0" w:rsidRDefault="00C42BF0" w:rsidP="00C42BF0">
      <w:pPr>
        <w:rPr>
          <w:del w:id="193" w:author="NAZ, Mamoona (OLDHAM MEDICAL SERVICES)" w:date="2026-09-22T12:23:00Z" w16du:dateUtc="2026-09-22T16:23:00Z"/>
        </w:rPr>
      </w:pPr>
    </w:p>
    <w:p w14:paraId="69EE54BA" w14:textId="77777777" w:rsidR="00C42BF0" w:rsidRDefault="00C42BF0" w:rsidP="00C42BF0">
      <w:pPr>
        <w:rPr>
          <w:del w:id="194" w:author="NAZ, Mamoona (OLDHAM MEDICAL SERVICES)" w:date="2026-09-22T12:23:00Z" w16du:dateUtc="2026-09-22T16:23:00Z"/>
        </w:rPr>
      </w:pPr>
    </w:p>
    <w:p w14:paraId="773540C7" w14:textId="77777777" w:rsidR="006B6F7A" w:rsidRDefault="006B6F7A">
      <w:pPr>
        <w:rPr>
          <w:del w:id="195" w:author="NAZ, Mamoona (OLDHAM MEDICAL SERVICES)" w:date="2026-09-22T12:23:00Z" w16du:dateUtc="2026-09-22T16:23:00Z"/>
        </w:rPr>
      </w:pPr>
    </w:p>
    <w:p w14:paraId="510310FF" w14:textId="77777777" w:rsidR="00E12A92" w:rsidRDefault="00E12A92">
      <w:pPr>
        <w:rPr>
          <w:del w:id="196" w:author="NAZ, Mamoona (OLDHAM MEDICAL SERVICES)" w:date="2026-09-22T12:23:00Z" w16du:dateUtc="2026-09-22T16:23:00Z"/>
        </w:rPr>
      </w:pPr>
    </w:p>
    <w:p w14:paraId="7DAFE677" w14:textId="77777777" w:rsidR="00E12A92" w:rsidRDefault="00E12A92">
      <w:pPr>
        <w:rPr>
          <w:del w:id="197" w:author="NAZ, Mamoona (OLDHAM MEDICAL SERVICES)" w:date="2026-09-22T12:23:00Z" w16du:dateUtc="2026-09-22T16:23:00Z"/>
        </w:rPr>
      </w:pPr>
    </w:p>
    <w:p w14:paraId="60296FA5" w14:textId="77777777" w:rsidR="00E12A92" w:rsidRPr="00E12A92" w:rsidRDefault="00E12A92" w:rsidP="00E12A92">
      <w:pPr>
        <w:rPr>
          <w:del w:id="198" w:author="NAZ, Mamoona (OLDHAM MEDICAL SERVICES)" w:date="2026-09-22T12:23:00Z" w16du:dateUtc="2026-09-22T16:23:00Z"/>
          <w:rFonts w:eastAsia="Times New Roman"/>
        </w:rPr>
      </w:pPr>
    </w:p>
    <w:p w14:paraId="30ACF5EB" w14:textId="77777777" w:rsidR="0047247D" w:rsidRPr="0047247D" w:rsidRDefault="0047247D" w:rsidP="0047247D">
      <w:pPr>
        <w:rPr>
          <w:del w:id="199" w:author="NAZ, Mamoona (OLDHAM MEDICAL SERVICES)" w:date="2026-09-22T12:23:00Z" w16du:dateUtc="2026-09-22T16:23:00Z"/>
          <w:rFonts w:eastAsia="Times New Roman"/>
        </w:rPr>
      </w:pPr>
      <w:del w:id="200" w:author="NAZ, Mamoona (OLDHAM MEDICAL SERVICES)" w:date="2026-09-22T12:23:00Z" w16du:dateUtc="2026-09-22T16:23:00Z">
        <w:r w:rsidRPr="0047247D">
          <w:rPr>
            <w:rFonts w:eastAsia="Times New Roman"/>
          </w:rPr>
          <w:delText>SUSIPAŽINAU IR SUTINKU</w:delText>
        </w:r>
      </w:del>
    </w:p>
    <w:p w14:paraId="7662FE34" w14:textId="77777777" w:rsidR="00E12A92" w:rsidRPr="00E12A92" w:rsidRDefault="00E12A92" w:rsidP="00E12A92">
      <w:pPr>
        <w:rPr>
          <w:del w:id="201" w:author="NAZ, Mamoona (OLDHAM MEDICAL SERVICES)" w:date="2026-09-22T12:23:00Z" w16du:dateUtc="2026-09-22T16:23:00Z"/>
          <w:rFonts w:eastAsia="Times New Roman"/>
        </w:rPr>
      </w:pPr>
    </w:p>
    <w:p w14:paraId="4EBEF5D2" w14:textId="77777777" w:rsidR="00E12A92" w:rsidRPr="00E12A92" w:rsidRDefault="00E12A92" w:rsidP="00E12A92">
      <w:pPr>
        <w:rPr>
          <w:del w:id="202" w:author="NAZ, Mamoona (OLDHAM MEDICAL SERVICES)" w:date="2026-09-22T12:23:00Z" w16du:dateUtc="2026-09-22T16:23:00Z"/>
          <w:rFonts w:eastAsia="Times New Roman"/>
        </w:rPr>
      </w:pPr>
      <w:del w:id="203" w:author="NAZ, Mamoona (OLDHAM MEDICAL SERVICES)" w:date="2026-09-22T12:23:00Z" w16du:dateUtc="2026-09-22T16:23:00Z">
        <w:r w:rsidRPr="00E12A92">
          <w:rPr>
            <w:rFonts w:eastAsia="Times New Roman"/>
          </w:rPr>
          <w:delText>________________________________________      _________________</w:delText>
        </w:r>
        <w:r w:rsidRPr="00E12A92">
          <w:rPr>
            <w:rFonts w:eastAsia="Times New Roman"/>
          </w:rPr>
          <w:tab/>
          <w:delText>______________</w:delText>
        </w:r>
      </w:del>
    </w:p>
    <w:p w14:paraId="0EE9468B" w14:textId="77777777" w:rsidR="00E12A92" w:rsidRPr="006F1C2D" w:rsidRDefault="00E12A92" w:rsidP="00E12A92">
      <w:pPr>
        <w:rPr>
          <w:b/>
          <w:rPrChange w:id="204" w:author="NAZ, Mamoona (OLDHAM MEDICAL SERVICES)" w:date="2026-09-22T12:23:00Z" w16du:dateUtc="2026-09-22T16:23:00Z">
            <w:rPr/>
          </w:rPrChange>
        </w:rPr>
      </w:pPr>
      <w:del w:id="205" w:author="NAZ, Mamoona (OLDHAM MEDICAL SERVICES)" w:date="2026-09-22T12:23:00Z" w16du:dateUtc="2026-09-22T16:23:00Z">
        <w:r w:rsidRPr="00E12A92">
          <w:rPr>
            <w:rFonts w:eastAsia="Times New Roman"/>
            <w:sz w:val="20"/>
            <w:szCs w:val="20"/>
          </w:rPr>
          <w:delText xml:space="preserve">           (Vardas Pavardė)        </w:delText>
        </w:r>
        <w:r w:rsidRPr="00E12A92">
          <w:rPr>
            <w:rFonts w:eastAsia="Times New Roman"/>
            <w:sz w:val="20"/>
            <w:szCs w:val="20"/>
          </w:rPr>
          <w:tab/>
        </w:r>
        <w:r w:rsidRPr="00E12A92">
          <w:rPr>
            <w:rFonts w:eastAsia="Times New Roman"/>
            <w:sz w:val="20"/>
            <w:szCs w:val="20"/>
          </w:rPr>
          <w:tab/>
        </w:r>
        <w:r w:rsidRPr="00E12A92">
          <w:rPr>
            <w:rFonts w:eastAsia="Times New Roman"/>
            <w:sz w:val="20"/>
            <w:szCs w:val="20"/>
          </w:rPr>
          <w:tab/>
          <w:delText xml:space="preserve">                  (parašas)</w:delText>
        </w:r>
        <w:r w:rsidRPr="00E12A92">
          <w:rPr>
            <w:rFonts w:eastAsia="Times New Roman"/>
            <w:sz w:val="20"/>
            <w:szCs w:val="20"/>
          </w:rPr>
          <w:tab/>
          <w:delText xml:space="preserve">            (data)           </w:delText>
        </w:r>
      </w:del>
    </w:p>
    <w:sectPr w:rsidR="00E12A92" w:rsidRPr="006F1C2D">
      <w:headerReference w:type="default" r:id="rId8"/>
      <w:footerReference w:type="default" r:id="rId9"/>
      <w:pgSz w:w="11906" w:h="16838" w:code="0"/>
      <w:pgMar w:top="1440" w:right="1440" w:bottom="1440" w:left="1440" w:header="708" w:footer="708" w:gutter="0"/>
      <w:cols w:space="708"/>
      <w:titlePg w:val="0"/>
      <w:docGrid w:linePitch="360"/>
      <w:sectPrChange w:id="209" w:author="NAZ, Mamoona (OLDHAM MEDICAL SERVICES)" w:date="2026-09-22T12:23:00Z" w16du:dateUtc="2026-09-22T16:23:00Z">
        <w:sectPr w:rsidR="00E12A92" w:rsidRPr="006F1C2D">
          <w:pgSz w:code="9"/>
          <w:pgMar w:top="1134" w:right="567" w:bottom="1134" w:left="1701" w:header="567" w:footer="567" w:gutter="0"/>
          <w:cols w:space="1296"/>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C0DA49" w14:textId="77777777" w:rsidR="00375A08" w:rsidRDefault="00375A08" w:rsidP="007701BB">
      <w:r>
        <w:separator/>
      </w:r>
    </w:p>
  </w:endnote>
  <w:endnote w:type="continuationSeparator" w:id="0">
    <w:p w14:paraId="5DE51776" w14:textId="77777777" w:rsidR="00375A08" w:rsidRDefault="00375A08" w:rsidP="00770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A2F58" w14:textId="77777777" w:rsidR="00506902" w:rsidRDefault="00506902">
    <w:pPr>
      <w:pStyle w:val="Style4"/>
      <w:pPrChange w:id="208" w:author="NAZ, Mamoona (OLDHAM MEDICAL SERVICES)" w:date="2026-09-22T12:23:00Z" w16du:dateUtc="2026-09-22T16:2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52F295" w14:textId="77777777" w:rsidR="00375A08" w:rsidRDefault="00375A08" w:rsidP="007701BB">
      <w:r>
        <w:separator/>
      </w:r>
    </w:p>
  </w:footnote>
  <w:footnote w:type="continuationSeparator" w:id="0">
    <w:p w14:paraId="2029D105" w14:textId="77777777" w:rsidR="00375A08" w:rsidRDefault="00375A08" w:rsidP="007701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91000760"/>
      <w:docPartObj>
        <w:docPartGallery w:val="Page Numbers (Top of Page)"/>
        <w:docPartUnique/>
      </w:docPartObj>
    </w:sdtPr>
    <w:sdtEndPr/>
    <w:sdtContent>
      <w:p w14:paraId="26440064" w14:textId="77777777" w:rsidR="007701BB" w:rsidRDefault="007701BB">
        <w:pPr>
          <w:pStyle w:val="Header"/>
          <w:jc w:val="center"/>
        </w:pPr>
        <w:del w:id="206" w:author="NAZ, Mamoona (OLDHAM MEDICAL SERVICES)" w:date="2026-09-22T12:23:00Z" w16du:dateUtc="2026-09-22T16:23:00Z">
          <w:r>
            <w:fldChar w:fldCharType="begin"/>
          </w:r>
          <w:r>
            <w:delInstrText>PAGE   \* MERGEFORMAT</w:delInstrText>
          </w:r>
          <w:r>
            <w:fldChar w:fldCharType="separate"/>
          </w:r>
          <w:r w:rsidR="0047247D">
            <w:rPr>
              <w:noProof/>
            </w:rPr>
            <w:delText>3</w:delText>
          </w:r>
          <w:r>
            <w:fldChar w:fldCharType="end"/>
          </w:r>
        </w:del>
      </w:p>
    </w:sdtContent>
  </w:sdt>
  <w:p w14:paraId="19CFB128" w14:textId="77777777" w:rsidR="007701BB" w:rsidRDefault="007701BB">
    <w:pPr>
      <w:pStyle w:val="Style2"/>
      <w:pPrChange w:id="207" w:author="NAZ, Mamoona (OLDHAM MEDICAL SERVICES)" w:date="2026-09-22T12:23:00Z" w16du:dateUtc="2026-09-22T16:23: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4"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5"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6"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631909307">
    <w:abstractNumId w:val="4"/>
  </w:num>
  <w:num w:numId="2" w16cid:durableId="203173441">
    <w:abstractNumId w:val="6"/>
  </w:num>
  <w:num w:numId="3" w16cid:durableId="1757632794">
    <w:abstractNumId w:val="0"/>
  </w:num>
  <w:num w:numId="4" w16cid:durableId="1879048454">
    <w:abstractNumId w:val="3"/>
  </w:num>
  <w:num w:numId="5" w16cid:durableId="2033146010">
    <w:abstractNumId w:val="2"/>
  </w:num>
  <w:num w:numId="6" w16cid:durableId="300303633">
    <w:abstractNumId w:val="5"/>
  </w:num>
  <w:num w:numId="7" w16cid:durableId="136952678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63"/>
    <w:rsid w:val="0008331C"/>
    <w:rsid w:val="000A0547"/>
    <w:rsid w:val="000B38BF"/>
    <w:rsid w:val="0022198D"/>
    <w:rsid w:val="00254AB7"/>
    <w:rsid w:val="003577B8"/>
    <w:rsid w:val="00375A08"/>
    <w:rsid w:val="003771DF"/>
    <w:rsid w:val="0047247D"/>
    <w:rsid w:val="00506902"/>
    <w:rsid w:val="00677B90"/>
    <w:rsid w:val="006B6F7A"/>
    <w:rsid w:val="006F1C2D"/>
    <w:rsid w:val="007701BB"/>
    <w:rsid w:val="00796251"/>
    <w:rsid w:val="008521CC"/>
    <w:rsid w:val="00875E83"/>
    <w:rsid w:val="00900712"/>
    <w:rsid w:val="009337CB"/>
    <w:rsid w:val="00A8494F"/>
    <w:rsid w:val="00B00FCA"/>
    <w:rsid w:val="00BE2263"/>
    <w:rsid w:val="00BE364B"/>
    <w:rsid w:val="00C00F9D"/>
    <w:rsid w:val="00C42BF0"/>
    <w:rsid w:val="00C5680C"/>
    <w:rsid w:val="00D8517F"/>
    <w:rsid w:val="00E12A92"/>
    <w:rsid w:val="00EB76BC"/>
    <w:rsid w:val="00F26689"/>
    <w:rsid w:val="00F41C3B"/>
    <w:rsid w:val="00F977F1"/>
    <w:rsid w:val="00FC2E39"/>
    <w:rsid w:val="00FD25EC"/>
    <w:rsid w:val="00FD7208"/>
    <w:rsid w:val="00FF174A"/>
    <w:rsid w:val="00FF687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DDEA1E-417B-40B9-931E-D282902F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23:00Z">
        <w:pPr>
          <w:widowControl w:val="0"/>
          <w:autoSpaceDE w:val="0"/>
          <w:autoSpaceDN w:val="0"/>
          <w:adjustRightInd w:val="0"/>
        </w:pPr>
      </w:pPrChange>
    </w:pPr>
    <w:rPr>
      <w:rFonts w:cs="Times New Roman"/>
      <w:sz w:val="24"/>
      <w:szCs w:val="24"/>
      <w:lang w:val="en-GB"/>
      <w:rPrChange w:id="0" w:author="NAZ, Mamoona (OLDHAM MEDICAL SERVICES)" w:date="2026-09-22T12:23:00Z">
        <w:rPr>
          <w:rFonts w:eastAsiaTheme="minorEastAsia"/>
          <w:sz w:val="24"/>
          <w:szCs w:val="24"/>
          <w:lang w:val="lt-LT" w:eastAsia="lt-LT"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C42BF0"/>
    <w:pPr>
      <w:spacing w:line="317" w:lineRule="exact"/>
      <w:ind w:firstLine="432"/>
      <w:jc w:val="both"/>
    </w:pPr>
  </w:style>
  <w:style w:type="paragraph" w:customStyle="1" w:styleId="Style2">
    <w:name w:val="Style2"/>
    <w:basedOn w:val="Normal"/>
    <w:uiPriority w:val="99"/>
    <w:rsid w:val="00C42BF0"/>
    <w:pPr>
      <w:spacing w:line="278" w:lineRule="exact"/>
    </w:pPr>
  </w:style>
  <w:style w:type="paragraph" w:customStyle="1" w:styleId="Style3">
    <w:name w:val="Style3"/>
    <w:basedOn w:val="Normal"/>
    <w:uiPriority w:val="99"/>
    <w:rsid w:val="00C42BF0"/>
    <w:pPr>
      <w:spacing w:line="274" w:lineRule="exact"/>
      <w:jc w:val="center"/>
    </w:pPr>
  </w:style>
  <w:style w:type="paragraph" w:customStyle="1" w:styleId="Style4">
    <w:name w:val="Style4"/>
    <w:basedOn w:val="Normal"/>
    <w:uiPriority w:val="99"/>
    <w:rsid w:val="00C42BF0"/>
  </w:style>
  <w:style w:type="paragraph" w:customStyle="1" w:styleId="Style5">
    <w:name w:val="Style5"/>
    <w:basedOn w:val="Normal"/>
    <w:uiPriority w:val="99"/>
    <w:rsid w:val="00C42BF0"/>
  </w:style>
  <w:style w:type="character" w:customStyle="1" w:styleId="FontStyle11">
    <w:name w:val="Font Style11"/>
    <w:basedOn w:val="DefaultParagraphFont"/>
    <w:uiPriority w:val="99"/>
    <w:rsid w:val="00C42BF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C42BF0"/>
    <w:rPr>
      <w:rFonts w:ascii="Times New Roman" w:hAnsi="Times New Roman" w:cs="Times New Roman"/>
      <w:color w:val="000000"/>
      <w:sz w:val="22"/>
      <w:szCs w:val="22"/>
    </w:rPr>
  </w:style>
  <w:style w:type="paragraph" w:styleId="ListParagraph">
    <w:name w:val="List Paragraph"/>
    <w:basedOn w:val="Normal"/>
    <w:uiPriority w:val="34"/>
    <w:qFormat/>
    <w:rsid w:val="00C42BF0"/>
    <w:pPr>
      <w:ind w:left="720"/>
      <w:contextualSpacing/>
    </w:pPr>
  </w:style>
  <w:style w:type="character" w:customStyle="1" w:styleId="FontStyle13">
    <w:name w:val="Font Style13"/>
    <w:basedOn w:val="DefaultParagraphFont"/>
    <w:uiPriority w:val="99"/>
    <w:rsid w:val="008521CC"/>
    <w:rPr>
      <w:rFonts w:ascii="Times New Roman" w:hAnsi="Times New Roman" w:cs="Times New Roman"/>
      <w:color w:val="000000"/>
      <w:sz w:val="22"/>
      <w:szCs w:val="22"/>
    </w:rPr>
  </w:style>
  <w:style w:type="paragraph" w:styleId="Header">
    <w:name w:val="header"/>
    <w:basedOn w:val="Normal"/>
    <w:link w:val="HeaderChar"/>
    <w:uiPriority w:val="99"/>
    <w:unhideWhenUsed/>
    <w:rsid w:val="007701BB"/>
    <w:pPr>
      <w:tabs>
        <w:tab w:val="center" w:pos="4819"/>
        <w:tab w:val="right" w:pos="9638"/>
      </w:tabs>
    </w:pPr>
  </w:style>
  <w:style w:type="character" w:customStyle="1" w:styleId="HeaderChar">
    <w:name w:val="Header Char"/>
    <w:basedOn w:val="DefaultParagraphFont"/>
    <w:link w:val="Header"/>
    <w:uiPriority w:val="99"/>
    <w:rsid w:val="007701BB"/>
    <w:rPr>
      <w:rFonts w:ascii="Times New Roman" w:eastAsiaTheme="minorEastAsia" w:hAnsi="Times New Roman" w:cs="Times New Roman"/>
      <w:sz w:val="24"/>
      <w:szCs w:val="24"/>
      <w:lang w:eastAsia="lt-LT"/>
    </w:rPr>
  </w:style>
  <w:style w:type="paragraph" w:styleId="Footer">
    <w:name w:val="footer"/>
    <w:basedOn w:val="Normal"/>
    <w:link w:val="FooterChar"/>
    <w:uiPriority w:val="99"/>
    <w:unhideWhenUsed/>
    <w:rsid w:val="007701BB"/>
    <w:pPr>
      <w:tabs>
        <w:tab w:val="center" w:pos="4819"/>
        <w:tab w:val="right" w:pos="9638"/>
      </w:tabs>
    </w:pPr>
  </w:style>
  <w:style w:type="character" w:customStyle="1" w:styleId="FooterChar">
    <w:name w:val="Footer Char"/>
    <w:basedOn w:val="DefaultParagraphFont"/>
    <w:link w:val="Footer"/>
    <w:uiPriority w:val="99"/>
    <w:rsid w:val="007701BB"/>
    <w:rPr>
      <w:rFonts w:ascii="Times New Roman" w:eastAsiaTheme="minorEastAsia" w:hAnsi="Times New Roman" w:cs="Times New Roman"/>
      <w:sz w:val="24"/>
      <w:szCs w:val="24"/>
      <w:lang w:eastAsia="lt-LT"/>
    </w:rPr>
  </w:style>
  <w:style w:type="paragraph" w:styleId="BalloonText">
    <w:name w:val="Balloon Text"/>
    <w:basedOn w:val="Normal"/>
    <w:link w:val="BalloonTextChar"/>
    <w:uiPriority w:val="99"/>
    <w:semiHidden/>
    <w:unhideWhenUsed/>
    <w:rsid w:val="00E12A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2A92"/>
    <w:rPr>
      <w:rFonts w:ascii="Segoe UI" w:eastAsiaTheme="minorEastAsia" w:hAnsi="Segoe UI" w:cs="Segoe UI"/>
      <w:sz w:val="18"/>
      <w:szCs w:val="18"/>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94238255">
      <w:bodyDiv w:val="1"/>
      <w:marLeft w:val="0"/>
      <w:marRight w:val="0"/>
      <w:marTop w:val="0"/>
      <w:marBottom w:val="0"/>
      <w:divBdr>
        <w:top w:val="none" w:sz="0" w:space="0" w:color="auto"/>
        <w:left w:val="none" w:sz="0" w:space="0" w:color="auto"/>
        <w:bottom w:val="none" w:sz="0" w:space="0" w:color="auto"/>
        <w:right w:val="none" w:sz="0" w:space="0" w:color="auto"/>
      </w:divBdr>
    </w:div>
    <w:div w:id="146415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1247</Words>
  <Characters>7108</Characters>
  <Application>Microsoft Office Word</Application>
  <DocSecurity>0</DocSecurity>
  <Lines>59</Lines>
  <Paragraphs>16</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2019-09-16T04:48:00Z</cp:lastPrinted>
  <dcterms:created xsi:type="dcterms:W3CDTF">2019-05-02T07:01:00Z</dcterms:created>
  <dcterms:modified xsi:type="dcterms:W3CDTF">2026-09-22T16:23:00Z</dcterms:modified>
</cp:coreProperties>
</file>