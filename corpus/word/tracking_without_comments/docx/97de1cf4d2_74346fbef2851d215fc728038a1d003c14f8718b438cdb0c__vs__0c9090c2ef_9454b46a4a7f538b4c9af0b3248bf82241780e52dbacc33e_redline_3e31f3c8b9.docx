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E50E6D" w14:textId="77777777" w:rsidR="00F53ABE" w:rsidRDefault="00073654">
      <w:pPr>
        <w:spacing w:after="0"/>
        <w:jc w:val="center"/>
        <w:rPr>
          <w:ins w:id="19" w:author="Kenzie Zimmer" w:date="2026-09-25T19:59:00Z" w16du:dateUtc="2026-09-25T23:59:00Z"/>
          <w:rFonts w:ascii="Arial" w:eastAsia="Arial" w:hAnsi="Arial" w:cs="Arial"/>
          <w:b/>
          <w:sz w:val="24"/>
          <w:szCs w:val="24"/>
        </w:rPr>
      </w:pPr>
      <w:ins w:id="20" w:author="Kenzie Zimmer" w:date="2026-09-25T19:59:00Z" w16du:dateUtc="2026-09-25T23:59:00Z">
        <w:r>
          <w:rPr>
            <w:rFonts w:ascii="Arial" w:eastAsia="Arial" w:hAnsi="Arial" w:cs="Arial"/>
            <w:b/>
            <w:sz w:val="24"/>
            <w:szCs w:val="24"/>
          </w:rPr>
          <w:t>Resolution 3: Safeguarding 2SLGBTQ+ Rights</w:t>
        </w:r>
      </w:ins>
    </w:p>
    <w:p w14:paraId="5AE50E6E" w14:textId="77777777" w:rsidR="00F53ABE" w:rsidRDefault="00F53ABE">
      <w:pPr>
        <w:spacing w:after="0"/>
        <w:jc w:val="center"/>
        <w:rPr>
          <w:ins w:id="21" w:author="Kenzie Zimmer" w:date="2026-09-25T19:59:00Z" w16du:dateUtc="2026-09-25T23:59:00Z"/>
          <w:rFonts w:ascii="Arial" w:eastAsia="Arial" w:hAnsi="Arial" w:cs="Arial"/>
          <w:b/>
          <w:sz w:val="24"/>
          <w:szCs w:val="24"/>
          <w:u w:val="single"/>
        </w:rPr>
      </w:pPr>
    </w:p>
    <w:p w14:paraId="5AE50E6F" w14:textId="73373B6A" w:rsidR="00F53ABE" w:rsidRDefault="00073654">
      <w:pPr>
        <w:pBdr>
          <w:top w:val="nil"/>
          <w:left w:val="nil"/>
          <w:bottom w:val="nil"/>
          <w:right w:val="nil"/>
          <w:between w:val="nil"/>
        </w:pBdr>
        <w:spacing w:after="0"/>
        <w:rPr>
          <w:ins w:id="22" w:author="Kenzie Zimmer" w:date="2026-09-25T19:59:00Z" w16du:dateUtc="2026-09-25T23:59:00Z"/>
          <w:rFonts w:ascii="Arial" w:eastAsia="Arial" w:hAnsi="Arial" w:cs="Arial"/>
          <w:b/>
          <w:color w:val="000000"/>
          <w:sz w:val="24"/>
          <w:szCs w:val="24"/>
          <w:u w:val="single"/>
        </w:rPr>
      </w:pPr>
      <w:ins w:id="23" w:author="Kenzie Zimmer" w:date="2026-09-25T19:59:00Z" w16du:dateUtc="2026-09-25T23:59:00Z">
        <w:r>
          <w:rPr>
            <w:rFonts w:ascii="Arial" w:eastAsia="Arial" w:hAnsi="Arial" w:cs="Arial"/>
            <w:b/>
            <w:color w:val="000000"/>
            <w:sz w:val="24"/>
            <w:szCs w:val="24"/>
            <w:u w:val="single"/>
          </w:rPr>
          <w:t>National Committee Name</w:t>
        </w:r>
      </w:ins>
    </w:p>
    <w:p w14:paraId="5AE50E70" w14:textId="77777777" w:rsidR="00F53ABE" w:rsidRDefault="00073654">
      <w:pPr>
        <w:pBdr>
          <w:top w:val="nil"/>
          <w:left w:val="nil"/>
          <w:bottom w:val="nil"/>
          <w:right w:val="nil"/>
          <w:between w:val="nil"/>
        </w:pBdr>
        <w:spacing w:after="0"/>
        <w:rPr>
          <w:ins w:id="24" w:author="Kenzie Zimmer" w:date="2026-09-25T19:59:00Z" w16du:dateUtc="2026-09-25T23:59:00Z"/>
          <w:rFonts w:ascii="Arial" w:eastAsia="Arial" w:hAnsi="Arial" w:cs="Arial"/>
          <w:color w:val="000000"/>
          <w:sz w:val="24"/>
          <w:szCs w:val="24"/>
        </w:rPr>
      </w:pPr>
      <w:ins w:id="25" w:author="Kenzie Zimmer" w:date="2026-09-25T19:59:00Z" w16du:dateUtc="2026-09-25T23:59:00Z">
        <w:r>
          <w:rPr>
            <w:rFonts w:ascii="Arial" w:eastAsia="Arial" w:hAnsi="Arial" w:cs="Arial"/>
            <w:color w:val="000000"/>
            <w:sz w:val="24"/>
            <w:szCs w:val="24"/>
          </w:rPr>
          <w:t>National Advocacy Standing Committee</w:t>
        </w:r>
      </w:ins>
    </w:p>
    <w:p w14:paraId="5AE50E71" w14:textId="77777777" w:rsidR="00F53ABE" w:rsidRDefault="00F53ABE">
      <w:pPr>
        <w:pBdr>
          <w:top w:val="nil"/>
          <w:left w:val="nil"/>
          <w:bottom w:val="nil"/>
          <w:right w:val="nil"/>
          <w:between w:val="nil"/>
        </w:pBdr>
        <w:spacing w:after="0"/>
        <w:rPr>
          <w:ins w:id="26" w:author="Kenzie Zimmer" w:date="2026-09-25T19:59:00Z" w16du:dateUtc="2026-09-25T23:59:00Z"/>
          <w:rFonts w:ascii="Arial" w:eastAsia="Arial" w:hAnsi="Arial" w:cs="Arial"/>
          <w:color w:val="000000"/>
          <w:sz w:val="24"/>
          <w:szCs w:val="24"/>
        </w:rPr>
      </w:pPr>
    </w:p>
    <w:p w14:paraId="5AE50E72" w14:textId="06D76495" w:rsidR="00F53ABE" w:rsidRDefault="00073654">
      <w:pPr>
        <w:pBdr>
          <w:top w:val="nil"/>
          <w:left w:val="nil"/>
          <w:bottom w:val="nil"/>
          <w:right w:val="nil"/>
          <w:between w:val="nil"/>
        </w:pBdr>
        <w:spacing w:after="0"/>
        <w:rPr>
          <w:ins w:id="27" w:author="Kenzie Zimmer" w:date="2026-09-25T19:59:00Z" w16du:dateUtc="2026-09-25T23:59:00Z"/>
          <w:rFonts w:ascii="Arial" w:eastAsia="Arial" w:hAnsi="Arial" w:cs="Arial"/>
          <w:b/>
          <w:color w:val="000000"/>
          <w:sz w:val="24"/>
          <w:szCs w:val="24"/>
          <w:u w:val="single"/>
        </w:rPr>
      </w:pPr>
      <w:ins w:id="28" w:author="Kenzie Zimmer" w:date="2026-09-25T19:59:00Z" w16du:dateUtc="2026-09-25T23:59:00Z">
        <w:r>
          <w:rPr>
            <w:rFonts w:ascii="Arial" w:eastAsia="Arial" w:hAnsi="Arial" w:cs="Arial"/>
            <w:b/>
            <w:color w:val="000000"/>
            <w:sz w:val="24"/>
            <w:szCs w:val="24"/>
            <w:u w:val="single"/>
          </w:rPr>
          <w:t>National Committee Chair</w:t>
        </w:r>
      </w:ins>
    </w:p>
    <w:p w14:paraId="5AE50E73" w14:textId="77777777" w:rsidR="00F53ABE" w:rsidRDefault="00073654">
      <w:pPr>
        <w:pBdr>
          <w:top w:val="nil"/>
          <w:left w:val="nil"/>
          <w:bottom w:val="nil"/>
          <w:right w:val="nil"/>
          <w:between w:val="nil"/>
        </w:pBdr>
        <w:spacing w:after="0"/>
        <w:rPr>
          <w:ins w:id="29" w:author="Kenzie Zimmer" w:date="2026-09-25T19:59:00Z" w16du:dateUtc="2026-09-25T23:59:00Z"/>
          <w:rFonts w:ascii="Arial" w:eastAsia="Arial" w:hAnsi="Arial" w:cs="Arial"/>
          <w:color w:val="000000"/>
          <w:sz w:val="24"/>
          <w:szCs w:val="24"/>
        </w:rPr>
      </w:pPr>
      <w:ins w:id="30" w:author="Kenzie Zimmer" w:date="2026-09-25T19:59:00Z" w16du:dateUtc="2026-09-25T23:59:00Z">
        <w:r>
          <w:rPr>
            <w:rFonts w:ascii="Arial" w:eastAsia="Arial" w:hAnsi="Arial" w:cs="Arial"/>
            <w:color w:val="000000"/>
            <w:sz w:val="24"/>
            <w:szCs w:val="24"/>
          </w:rPr>
          <w:t>Heather Oxman, 587-228-1852, vpadvocacy@cfuw.ca</w:t>
        </w:r>
      </w:ins>
    </w:p>
    <w:p w14:paraId="5AE50E74" w14:textId="77777777" w:rsidR="00F53ABE" w:rsidRDefault="00F53ABE">
      <w:pPr>
        <w:pBdr>
          <w:top w:val="nil"/>
          <w:left w:val="nil"/>
          <w:bottom w:val="nil"/>
          <w:right w:val="nil"/>
          <w:between w:val="nil"/>
        </w:pBdr>
        <w:spacing w:after="0"/>
        <w:rPr>
          <w:ins w:id="31" w:author="Kenzie Zimmer" w:date="2026-09-25T19:59:00Z" w16du:dateUtc="2026-09-25T23:59:00Z"/>
          <w:rFonts w:ascii="Arial" w:eastAsia="Arial" w:hAnsi="Arial" w:cs="Arial"/>
          <w:color w:val="000000"/>
          <w:sz w:val="24"/>
          <w:szCs w:val="24"/>
        </w:rPr>
      </w:pPr>
    </w:p>
    <w:p w14:paraId="3D5F006B" w14:textId="77777777" w:rsidR="0020427F" w:rsidRPr="00601E8F" w:rsidRDefault="00073654" w:rsidP="00D93A69">
      <w:pPr>
        <w:spacing w:before="720" w:line="280" w:lineRule="exact"/>
        <w:jc w:val="center"/>
        <w:rPr>
          <w:del w:id="32" w:author="Kenzie Zimmer" w:date="2026-09-25T19:59:00Z" w16du:dateUtc="2026-09-25T23:59:00Z"/>
          <w:rFonts w:ascii="Arial" w:hAnsi="Arial"/>
          <w:sz w:val="20"/>
        </w:rPr>
      </w:pPr>
      <w:ins w:id="33" w:author="Kenzie Zimmer" w:date="2026-09-25T19:59:00Z" w16du:dateUtc="2026-09-25T23:59:00Z">
        <w:r>
          <w:rPr>
            <w:rFonts w:ascii="Arial" w:eastAsia="Arial" w:hAnsi="Arial" w:cs="Arial"/>
            <w:b/>
            <w:color w:val="000000"/>
            <w:sz w:val="24"/>
            <w:szCs w:val="24"/>
            <w:u w:val="single"/>
          </w:rPr>
          <w:t>Proposer</w:t>
        </w:r>
      </w:ins>
      <w:del w:id="34" w:author="Kenzie Zimmer" w:date="2026-09-25T19:59:00Z" w16du:dateUtc="2026-09-25T23:59:00Z">
        <w:r w:rsidR="0020427F" w:rsidRPr="00601E8F">
          <w:rPr>
            <w:rFonts w:ascii="Arial" w:hAnsi="Arial"/>
            <w:sz w:val="20"/>
          </w:rPr>
          <w:delText>State</w:delText>
        </w:r>
      </w:del>
      <w:r w:rsidR="0020427F">
        <w:rPr>
          <w:rFonts w:ascii="Arial" w:hAnsi="Arial"/>
          <w:b/>
          <w:color w:val="000000"/>
          <w:sz w:val="24"/>
          <w:u w:val="single"/>
          <w:rPrChange w:id="35" w:author="Kenzie Zimmer" w:date="2026-09-25T19:59:00Z" w16du:dateUtc="2026-09-25T23:59:00Z">
            <w:rPr>
              <w:rFonts w:ascii="Arial" w:hAnsi="Arial"/>
              <w:sz w:val="20"/>
            </w:rPr>
          </w:rPrChange>
        </w:rPr>
        <w:t xml:space="preserve"> of </w:t>
      </w:r>
      <w:del w:id="36" w:author="Kenzie Zimmer" w:date="2026-09-25T19:59:00Z" w16du:dateUtc="2026-09-25T23:59:00Z">
        <w:r w:rsidR="0020427F" w:rsidRPr="00601E8F">
          <w:rPr>
            <w:rFonts w:ascii="Arial" w:hAnsi="Arial"/>
            <w:sz w:val="20"/>
          </w:rPr>
          <w:delText>Illinois</w:delText>
        </w:r>
      </w:del>
    </w:p>
    <w:p w14:paraId="009FD8AD" w14:textId="77777777" w:rsidR="0020427F" w:rsidRPr="00601E8F" w:rsidRDefault="0020427F" w:rsidP="0020427F">
      <w:pPr>
        <w:spacing w:line="280" w:lineRule="exact"/>
        <w:jc w:val="center"/>
        <w:rPr>
          <w:del w:id="37" w:author="Kenzie Zimmer" w:date="2026-09-25T19:59:00Z" w16du:dateUtc="2026-09-25T23:59:00Z"/>
          <w:rFonts w:ascii="Arial" w:hAnsi="Arial"/>
          <w:sz w:val="20"/>
        </w:rPr>
      </w:pPr>
      <w:del w:id="38" w:author="Kenzie Zimmer" w:date="2026-09-25T19:59:00Z" w16du:dateUtc="2026-09-25T23:59:00Z">
        <w:r w:rsidRPr="00601E8F">
          <w:rPr>
            <w:rFonts w:ascii="Arial" w:hAnsi="Arial"/>
            <w:sz w:val="20"/>
          </w:rPr>
          <w:delText>Department of Transportation</w:delText>
        </w:r>
      </w:del>
    </w:p>
    <w:p w14:paraId="0F48031F" w14:textId="77777777" w:rsidR="0020427F" w:rsidRPr="00601E8F" w:rsidRDefault="0020427F" w:rsidP="0020427F">
      <w:pPr>
        <w:spacing w:line="280" w:lineRule="exact"/>
        <w:jc w:val="center"/>
        <w:rPr>
          <w:del w:id="39" w:author="Kenzie Zimmer" w:date="2026-09-25T19:59:00Z" w16du:dateUtc="2026-09-25T23:59:00Z"/>
          <w:rFonts w:ascii="Arial" w:hAnsi="Arial"/>
          <w:sz w:val="20"/>
        </w:rPr>
      </w:pPr>
      <w:del w:id="40" w:author="Kenzie Zimmer" w:date="2026-09-25T19:59:00Z" w16du:dateUtc="2026-09-25T23:59:00Z">
        <w:r w:rsidRPr="00601E8F">
          <w:rPr>
            <w:rFonts w:ascii="Arial" w:hAnsi="Arial"/>
            <w:sz w:val="20"/>
          </w:rPr>
          <w:delText>Bureau of Business Services</w:delText>
        </w:r>
      </w:del>
    </w:p>
    <w:p w14:paraId="58AC7E6C" w14:textId="77777777" w:rsidR="0020427F" w:rsidRDefault="0020427F" w:rsidP="00C47ED9">
      <w:pPr>
        <w:spacing w:before="240" w:after="120" w:line="280" w:lineRule="exact"/>
        <w:jc w:val="center"/>
        <w:rPr>
          <w:del w:id="41" w:author="Kenzie Zimmer" w:date="2026-09-25T19:59:00Z" w16du:dateUtc="2026-09-25T23:59:00Z"/>
          <w:rFonts w:ascii="Arial" w:hAnsi="Arial"/>
          <w:b/>
          <w:szCs w:val="24"/>
        </w:rPr>
      </w:pPr>
      <w:del w:id="42" w:author="Kenzie Zimmer" w:date="2026-09-25T19:59:00Z" w16du:dateUtc="2026-09-25T23:59:00Z">
        <w:r w:rsidRPr="00407F4B">
          <w:rPr>
            <w:rFonts w:ascii="Arial" w:hAnsi="Arial"/>
            <w:b/>
            <w:szCs w:val="24"/>
          </w:rPr>
          <w:delText>Specifications and Questionnaire for</w:delText>
        </w:r>
        <w:r w:rsidR="001E012D">
          <w:rPr>
            <w:rFonts w:ascii="Arial" w:hAnsi="Arial"/>
            <w:b/>
            <w:szCs w:val="24"/>
          </w:rPr>
          <w:delText xml:space="preserve"> </w:delText>
        </w:r>
        <w:r w:rsidR="000A4177">
          <w:rPr>
            <w:rFonts w:ascii="Arial" w:hAnsi="Arial"/>
            <w:b/>
            <w:szCs w:val="24"/>
          </w:rPr>
          <w:delText>Heavy</w:delText>
        </w:r>
        <w:r w:rsidR="001E012D">
          <w:rPr>
            <w:rFonts w:ascii="Arial" w:hAnsi="Arial"/>
            <w:b/>
            <w:szCs w:val="24"/>
          </w:rPr>
          <w:delText xml:space="preserve"> </w:delText>
        </w:r>
        <w:r w:rsidR="00C47ED9">
          <w:rPr>
            <w:rFonts w:ascii="Arial" w:hAnsi="Arial"/>
            <w:b/>
            <w:szCs w:val="24"/>
          </w:rPr>
          <w:delText>Wall Deicer Tanks</w:delText>
        </w:r>
      </w:del>
    </w:p>
    <w:p w14:paraId="6C7AE97C" w14:textId="77777777" w:rsidR="0020427F" w:rsidRPr="00EA7268" w:rsidRDefault="00134497" w:rsidP="00C47ED9">
      <w:pPr>
        <w:spacing w:before="240" w:line="240" w:lineRule="exact"/>
        <w:jc w:val="center"/>
        <w:rPr>
          <w:del w:id="43" w:author="Kenzie Zimmer" w:date="2026-09-25T19:59:00Z" w16du:dateUtc="2026-09-25T23:59:00Z"/>
          <w:rFonts w:ascii="Arial" w:hAnsi="Arial"/>
          <w:sz w:val="20"/>
        </w:rPr>
      </w:pPr>
      <w:del w:id="44" w:author="Kenzie Zimmer" w:date="2026-09-25T19:59:00Z" w16du:dateUtc="2026-09-25T23:59:00Z">
        <w:r w:rsidRPr="00EA7268">
          <w:rPr>
            <w:rFonts w:ascii="Arial" w:hAnsi="Arial"/>
            <w:sz w:val="20"/>
          </w:rPr>
          <w:delText>October 2019</w:delText>
        </w:r>
      </w:del>
    </w:p>
    <w:p w14:paraId="425C1FF3" w14:textId="77777777" w:rsidR="0020427F" w:rsidRPr="00EA7268" w:rsidRDefault="0020427F" w:rsidP="0020427F">
      <w:pPr>
        <w:tabs>
          <w:tab w:val="left" w:pos="4032"/>
        </w:tabs>
        <w:spacing w:before="220" w:line="240" w:lineRule="exact"/>
        <w:rPr>
          <w:del w:id="45" w:author="Kenzie Zimmer" w:date="2026-09-25T19:59:00Z" w16du:dateUtc="2026-09-25T23:59:00Z"/>
          <w:rFonts w:ascii="Arial" w:hAnsi="Arial"/>
          <w:sz w:val="20"/>
        </w:rPr>
      </w:pPr>
      <w:del w:id="46" w:author="Kenzie Zimmer" w:date="2026-09-25T19:59:00Z" w16du:dateUtc="2026-09-25T23:59:00Z">
        <w:r w:rsidRPr="00EA7268">
          <w:rPr>
            <w:rFonts w:ascii="Arial" w:hAnsi="Arial"/>
            <w:sz w:val="20"/>
          </w:rPr>
          <w:delText xml:space="preserve">This specification and questionnaire covers a </w:delText>
        </w:r>
        <w:r w:rsidR="000A4177" w:rsidRPr="00EA7268">
          <w:rPr>
            <w:rFonts w:ascii="Arial" w:hAnsi="Arial"/>
            <w:sz w:val="20"/>
          </w:rPr>
          <w:delText>heavy</w:delText>
        </w:r>
        <w:r w:rsidR="00C47ED9" w:rsidRPr="00EA7268">
          <w:rPr>
            <w:rFonts w:ascii="Arial" w:hAnsi="Arial"/>
            <w:sz w:val="20"/>
          </w:rPr>
          <w:delText xml:space="preserve"> walled storage </w:delText>
        </w:r>
        <w:r w:rsidRPr="00EA7268">
          <w:rPr>
            <w:rFonts w:ascii="Arial" w:hAnsi="Arial"/>
            <w:sz w:val="20"/>
          </w:rPr>
          <w:delText>tank</w:delText>
        </w:r>
        <w:r w:rsidR="00D51E56" w:rsidRPr="00EA7268">
          <w:rPr>
            <w:rFonts w:ascii="Arial" w:hAnsi="Arial"/>
            <w:sz w:val="20"/>
          </w:rPr>
          <w:delText>(s)</w:delText>
        </w:r>
        <w:r w:rsidRPr="00EA7268">
          <w:rPr>
            <w:rFonts w:ascii="Arial" w:hAnsi="Arial"/>
            <w:sz w:val="20"/>
          </w:rPr>
          <w:delText xml:space="preserve"> for use in </w:delText>
        </w:r>
        <w:r w:rsidR="00C47ED9" w:rsidRPr="00EA7268">
          <w:rPr>
            <w:rFonts w:ascii="Arial" w:hAnsi="Arial"/>
            <w:sz w:val="20"/>
          </w:rPr>
          <w:delText xml:space="preserve">storing various melting agents for use by </w:delText>
        </w:r>
        <w:r w:rsidRPr="00EA7268">
          <w:rPr>
            <w:rFonts w:ascii="Arial" w:hAnsi="Arial"/>
            <w:sz w:val="20"/>
          </w:rPr>
          <w:delText xml:space="preserve">Department of Transportation pavement maintenance operations. </w:delText>
        </w:r>
        <w:r w:rsidR="00312864" w:rsidRPr="00EA7268">
          <w:rPr>
            <w:rFonts w:ascii="Arial" w:hAnsi="Arial"/>
            <w:sz w:val="20"/>
          </w:rPr>
          <w:delText xml:space="preserve"> </w:delText>
        </w:r>
        <w:r w:rsidRPr="00EA7268">
          <w:rPr>
            <w:rFonts w:ascii="Arial" w:hAnsi="Arial"/>
            <w:sz w:val="20"/>
          </w:rPr>
          <w:delText>The Department of Transportation is specifying acceptable units by required accessories as outlined below.</w:delText>
        </w:r>
      </w:del>
    </w:p>
    <w:p w14:paraId="63428850" w14:textId="77777777" w:rsidR="0020427F" w:rsidRDefault="0020427F">
      <w:pPr>
        <w:pBdr>
          <w:top w:val="nil"/>
          <w:left w:val="nil"/>
          <w:bottom w:val="nil"/>
          <w:right w:val="nil"/>
          <w:between w:val="nil"/>
        </w:pBdr>
        <w:spacing w:after="0"/>
        <w:rPr>
          <w:rFonts w:ascii="Arial" w:hAnsi="Arial"/>
          <w:b/>
          <w:color w:val="000000"/>
          <w:sz w:val="24"/>
          <w:u w:val="single"/>
          <w:rPrChange w:id="47" w:author="Kenzie Zimmer" w:date="2026-09-25T19:59:00Z" w16du:dateUtc="2026-09-25T23:59:00Z">
            <w:rPr>
              <w:rFonts w:ascii="Arial" w:hAnsi="Arial"/>
              <w:sz w:val="20"/>
            </w:rPr>
          </w:rPrChange>
        </w:rPr>
        <w:pPrChange w:id="48" w:author="Kenzie Zimmer" w:date="2026-09-25T19:59:00Z" w16du:dateUtc="2026-09-25T23:59:00Z">
          <w:pPr>
            <w:spacing w:before="220" w:line="240" w:lineRule="exact"/>
          </w:pPr>
        </w:pPrChange>
      </w:pPr>
      <w:del w:id="49" w:author="Kenzie Zimmer" w:date="2026-09-25T19:59:00Z" w16du:dateUtc="2026-09-25T23:59:00Z">
        <w:r w:rsidRPr="00EA7268">
          <w:rPr>
            <w:rFonts w:ascii="Arial" w:hAnsi="Arial"/>
            <w:sz w:val="20"/>
          </w:rPr>
          <w:delText>E</w:delText>
        </w:r>
        <w:r w:rsidR="00CE421E" w:rsidRPr="00EA7268">
          <w:rPr>
            <w:rFonts w:ascii="Arial" w:hAnsi="Arial"/>
            <w:sz w:val="20"/>
          </w:rPr>
          <w:delText>ach bidder shall submit with</w:delText>
        </w:r>
        <w:r w:rsidRPr="00EA7268">
          <w:rPr>
            <w:rFonts w:ascii="Arial" w:hAnsi="Arial"/>
            <w:sz w:val="20"/>
          </w:rPr>
          <w:delText xml:space="preserve"> their bid </w:delText>
        </w:r>
        <w:r w:rsidRPr="00EA7268">
          <w:rPr>
            <w:rFonts w:ascii="Arial" w:hAnsi="Arial"/>
            <w:b/>
            <w:sz w:val="20"/>
          </w:rPr>
          <w:delText>two sets</w:delText>
        </w:r>
        <w:r w:rsidRPr="00EA7268">
          <w:rPr>
            <w:rFonts w:ascii="Arial" w:hAnsi="Arial"/>
            <w:sz w:val="20"/>
          </w:rPr>
          <w:delText xml:space="preserve"> of descriptive literature and specifications describing all </w:delText>
        </w:r>
      </w:del>
      <w:r>
        <w:rPr>
          <w:rFonts w:ascii="Arial" w:hAnsi="Arial"/>
          <w:b/>
          <w:color w:val="000000"/>
          <w:sz w:val="24"/>
          <w:u w:val="single"/>
          <w:rPrChange w:id="50" w:author="Kenzie Zimmer" w:date="2026-09-25T19:59:00Z" w16du:dateUtc="2026-09-25T23:59:00Z">
            <w:rPr>
              <w:rFonts w:ascii="Arial" w:hAnsi="Arial"/>
              <w:sz w:val="20"/>
            </w:rPr>
          </w:rPrChange>
        </w:rPr>
        <w:t xml:space="preserve">the </w:t>
      </w:r>
      <w:ins w:id="51" w:author="Kenzie Zimmer" w:date="2026-09-25T19:59:00Z" w16du:dateUtc="2026-09-25T23:59:00Z">
        <w:r w:rsidR="00073654">
          <w:rPr>
            <w:rFonts w:ascii="Arial" w:eastAsia="Arial" w:hAnsi="Arial" w:cs="Arial"/>
            <w:b/>
            <w:color w:val="000000"/>
            <w:sz w:val="24"/>
            <w:szCs w:val="24"/>
            <w:u w:val="single"/>
          </w:rPr>
          <w:t>Resolution</w:t>
        </w:r>
      </w:ins>
      <w:del w:id="52" w:author="Kenzie Zimmer" w:date="2026-09-25T19:59:00Z" w16du:dateUtc="2026-09-25T23:59:00Z">
        <w:r w:rsidRPr="00EA7268">
          <w:rPr>
            <w:rFonts w:ascii="Arial" w:hAnsi="Arial"/>
            <w:sz w:val="20"/>
          </w:rPr>
          <w:delText xml:space="preserve">equipment and options proposed. </w:delText>
        </w:r>
        <w:r w:rsidR="001B1760" w:rsidRPr="00EA7268">
          <w:rPr>
            <w:rFonts w:ascii="Arial" w:hAnsi="Arial"/>
            <w:sz w:val="20"/>
          </w:rPr>
          <w:delText xml:space="preserve"> </w:delText>
        </w:r>
        <w:r w:rsidRPr="00EA7268">
          <w:rPr>
            <w:rFonts w:ascii="Arial" w:hAnsi="Arial"/>
            <w:sz w:val="20"/>
          </w:rPr>
          <w:delText xml:space="preserve">This information shall be clearly marked to indicate the make, model, and accessories proposed to be furnished. </w:delText>
        </w:r>
      </w:del>
    </w:p>
    <w:p w14:paraId="5AE50E76" w14:textId="77777777" w:rsidR="00F53ABE" w:rsidRDefault="00073654">
      <w:pPr>
        <w:pBdr>
          <w:top w:val="nil"/>
          <w:left w:val="nil"/>
          <w:bottom w:val="nil"/>
          <w:right w:val="nil"/>
          <w:between w:val="nil"/>
        </w:pBdr>
        <w:spacing w:after="0"/>
        <w:rPr>
          <w:ins w:id="53" w:author="Kenzie Zimmer" w:date="2026-09-25T19:59:00Z" w16du:dateUtc="2026-09-25T23:59:00Z"/>
          <w:rFonts w:ascii="Arial" w:eastAsia="Arial" w:hAnsi="Arial" w:cs="Arial"/>
          <w:color w:val="000000"/>
          <w:sz w:val="24"/>
          <w:szCs w:val="24"/>
        </w:rPr>
      </w:pPr>
      <w:ins w:id="54" w:author="Kenzie Zimmer" w:date="2026-09-25T19:59:00Z" w16du:dateUtc="2026-09-25T23:59:00Z">
        <w:r>
          <w:rPr>
            <w:rFonts w:ascii="Arial" w:eastAsia="Arial" w:hAnsi="Arial" w:cs="Arial"/>
            <w:color w:val="000000"/>
            <w:sz w:val="24"/>
            <w:szCs w:val="24"/>
          </w:rPr>
          <w:t>Kenzie Zimmer, advocacy@cfuw-fcfdu.ca, 613-234-8252 ext. 2</w:t>
        </w:r>
      </w:ins>
    </w:p>
    <w:p w14:paraId="5AE50E77" w14:textId="77777777" w:rsidR="00F53ABE" w:rsidRDefault="00F53ABE">
      <w:pPr>
        <w:pBdr>
          <w:top w:val="nil"/>
          <w:left w:val="nil"/>
          <w:bottom w:val="nil"/>
          <w:right w:val="nil"/>
          <w:between w:val="nil"/>
        </w:pBdr>
        <w:spacing w:after="0"/>
        <w:rPr>
          <w:ins w:id="55" w:author="Kenzie Zimmer" w:date="2026-09-25T19:59:00Z" w16du:dateUtc="2026-09-25T23:59:00Z"/>
          <w:rFonts w:ascii="Arial" w:eastAsia="Arial" w:hAnsi="Arial" w:cs="Arial"/>
          <w:b/>
          <w:color w:val="000000"/>
          <w:sz w:val="24"/>
          <w:szCs w:val="24"/>
        </w:rPr>
      </w:pPr>
    </w:p>
    <w:p w14:paraId="5AE50E78" w14:textId="77777777" w:rsidR="00F53ABE" w:rsidRDefault="00073654">
      <w:pPr>
        <w:pBdr>
          <w:top w:val="nil"/>
          <w:left w:val="nil"/>
          <w:bottom w:val="nil"/>
          <w:right w:val="nil"/>
          <w:between w:val="nil"/>
        </w:pBdr>
        <w:spacing w:after="0"/>
        <w:rPr>
          <w:ins w:id="56" w:author="Kenzie Zimmer" w:date="2026-09-25T19:59:00Z" w16du:dateUtc="2026-09-25T23:59:00Z"/>
          <w:rFonts w:ascii="Arial" w:eastAsia="Arial" w:hAnsi="Arial" w:cs="Arial"/>
          <w:b/>
          <w:color w:val="000000"/>
          <w:sz w:val="24"/>
          <w:szCs w:val="24"/>
          <w:u w:val="single"/>
        </w:rPr>
      </w:pPr>
      <w:ins w:id="57" w:author="Kenzie Zimmer" w:date="2026-09-25T19:59:00Z" w16du:dateUtc="2026-09-25T23:59:00Z">
        <w:r>
          <w:rPr>
            <w:rFonts w:ascii="Arial" w:eastAsia="Arial" w:hAnsi="Arial" w:cs="Arial"/>
            <w:b/>
            <w:color w:val="000000"/>
            <w:sz w:val="24"/>
            <w:szCs w:val="24"/>
            <w:u w:val="single"/>
          </w:rPr>
          <w:t>Resolved Clauses</w:t>
        </w:r>
      </w:ins>
    </w:p>
    <w:p w14:paraId="5AE50E79" w14:textId="77777777" w:rsidR="00F53ABE" w:rsidRDefault="00073654">
      <w:pPr>
        <w:spacing w:after="0"/>
        <w:jc w:val="both"/>
        <w:rPr>
          <w:ins w:id="58" w:author="Kenzie Zimmer" w:date="2026-09-25T19:59:00Z" w16du:dateUtc="2026-09-25T23:59:00Z"/>
          <w:rFonts w:ascii="Arial" w:eastAsia="Arial" w:hAnsi="Arial" w:cs="Arial"/>
          <w:sz w:val="24"/>
          <w:szCs w:val="24"/>
        </w:rPr>
      </w:pPr>
      <w:ins w:id="59" w:author="Kenzie Zimmer" w:date="2026-09-25T19:59:00Z" w16du:dateUtc="2026-09-25T23:59:00Z">
        <w:r>
          <w:rPr>
            <w:rFonts w:ascii="Arial" w:eastAsia="Arial" w:hAnsi="Arial" w:cs="Arial"/>
            <w:b/>
            <w:sz w:val="24"/>
            <w:szCs w:val="24"/>
          </w:rPr>
          <w:t>RESOLVED,</w:t>
        </w:r>
        <w:r>
          <w:rPr>
            <w:rFonts w:ascii="Arial" w:eastAsia="Arial" w:hAnsi="Arial" w:cs="Arial"/>
            <w:sz w:val="24"/>
            <w:szCs w:val="24"/>
          </w:rPr>
          <w:t xml:space="preserve"> That CFUW commit to advancing the human rights, equality, and inclusion of 2SLGBTQ+ (Two-Spirit, Lesbian, Gay, Bisexual, Transgender, Queer) people.</w:t>
        </w:r>
      </w:ins>
    </w:p>
    <w:p w14:paraId="5AE50E7A" w14:textId="77777777" w:rsidR="00F53ABE" w:rsidRDefault="00F53ABE">
      <w:pPr>
        <w:spacing w:after="0"/>
        <w:jc w:val="both"/>
        <w:rPr>
          <w:ins w:id="60" w:author="Kenzie Zimmer" w:date="2026-09-25T19:59:00Z" w16du:dateUtc="2026-09-25T23:59:00Z"/>
          <w:rFonts w:ascii="Arial" w:eastAsia="Arial" w:hAnsi="Arial" w:cs="Arial"/>
          <w:sz w:val="24"/>
          <w:szCs w:val="24"/>
        </w:rPr>
      </w:pPr>
    </w:p>
    <w:p w14:paraId="5AE50E7B" w14:textId="77777777" w:rsidR="00F53ABE" w:rsidRDefault="00073654">
      <w:pPr>
        <w:spacing w:after="0"/>
        <w:jc w:val="both"/>
        <w:rPr>
          <w:ins w:id="61" w:author="Kenzie Zimmer" w:date="2026-09-25T19:59:00Z" w16du:dateUtc="2026-09-25T23:59:00Z"/>
          <w:rFonts w:ascii="Arial" w:eastAsia="Arial" w:hAnsi="Arial" w:cs="Arial"/>
          <w:sz w:val="24"/>
          <w:szCs w:val="24"/>
        </w:rPr>
      </w:pPr>
      <w:ins w:id="62" w:author="Kenzie Zimmer" w:date="2026-09-25T19:59:00Z" w16du:dateUtc="2026-09-25T23:59:00Z">
        <w:r>
          <w:rPr>
            <w:rFonts w:ascii="Arial" w:eastAsia="Arial" w:hAnsi="Arial" w:cs="Arial"/>
            <w:b/>
            <w:sz w:val="24"/>
            <w:szCs w:val="24"/>
          </w:rPr>
          <w:t>RESOLVED,</w:t>
        </w:r>
        <w:r>
          <w:rPr>
            <w:rFonts w:ascii="Arial" w:eastAsia="Arial" w:hAnsi="Arial" w:cs="Arial"/>
            <w:sz w:val="24"/>
            <w:szCs w:val="24"/>
          </w:rPr>
          <w:t xml:space="preserve"> That CFUW urge all levels of government to uphold the rights of 2SLGBTQ+ youth and adults, ensuring their access to healthcare, education, employment, and housing, free from discrimination and violence.</w:t>
        </w:r>
      </w:ins>
    </w:p>
    <w:p w14:paraId="5AE50E7C" w14:textId="77777777" w:rsidR="00F53ABE" w:rsidRDefault="00F53ABE">
      <w:pPr>
        <w:spacing w:after="0"/>
        <w:jc w:val="both"/>
        <w:rPr>
          <w:ins w:id="63" w:author="Kenzie Zimmer" w:date="2026-09-25T19:59:00Z" w16du:dateUtc="2026-09-25T23:59:00Z"/>
          <w:rFonts w:ascii="Arial" w:eastAsia="Arial" w:hAnsi="Arial" w:cs="Arial"/>
          <w:sz w:val="24"/>
          <w:szCs w:val="24"/>
        </w:rPr>
      </w:pPr>
    </w:p>
    <w:p w14:paraId="5AE50E7D" w14:textId="77777777" w:rsidR="00F53ABE" w:rsidRDefault="00073654">
      <w:pPr>
        <w:spacing w:after="0"/>
        <w:jc w:val="both"/>
        <w:rPr>
          <w:ins w:id="64" w:author="Kenzie Zimmer" w:date="2026-09-25T19:59:00Z" w16du:dateUtc="2026-09-25T23:59:00Z"/>
          <w:rFonts w:ascii="Arial" w:eastAsia="Arial" w:hAnsi="Arial" w:cs="Arial"/>
          <w:sz w:val="24"/>
          <w:szCs w:val="24"/>
        </w:rPr>
      </w:pPr>
      <w:ins w:id="65" w:author="Kenzie Zimmer" w:date="2026-09-25T19:59:00Z" w16du:dateUtc="2026-09-25T23:59:00Z">
        <w:r>
          <w:rPr>
            <w:rFonts w:ascii="Arial" w:eastAsia="Arial" w:hAnsi="Arial" w:cs="Arial"/>
            <w:b/>
            <w:sz w:val="24"/>
            <w:szCs w:val="24"/>
          </w:rPr>
          <w:t>RESOLVED,</w:t>
        </w:r>
        <w:r>
          <w:rPr>
            <w:rFonts w:ascii="Arial" w:eastAsia="Arial" w:hAnsi="Arial" w:cs="Arial"/>
            <w:sz w:val="24"/>
            <w:szCs w:val="24"/>
          </w:rPr>
          <w:t xml:space="preserve"> That CFUW urge all levels of government to fund programs and services that support the wellbeing of 2SLGBTQ+ people, including, but not limited to, gender-affirming and mental health care, community support services, and public campaigns to foster understanding of sexual and gender diversity. </w:t>
        </w:r>
      </w:ins>
    </w:p>
    <w:p w14:paraId="5AE50E7E" w14:textId="77777777" w:rsidR="00F53ABE" w:rsidRDefault="00F53ABE">
      <w:pPr>
        <w:spacing w:after="0"/>
        <w:jc w:val="both"/>
        <w:rPr>
          <w:ins w:id="66" w:author="Kenzie Zimmer" w:date="2026-09-25T19:59:00Z" w16du:dateUtc="2026-09-25T23:59:00Z"/>
          <w:rFonts w:ascii="Arial" w:eastAsia="Arial" w:hAnsi="Arial" w:cs="Arial"/>
          <w:sz w:val="24"/>
          <w:szCs w:val="24"/>
        </w:rPr>
      </w:pPr>
    </w:p>
    <w:p w14:paraId="5AE50E7F" w14:textId="77777777" w:rsidR="00F53ABE" w:rsidRDefault="00073654">
      <w:pPr>
        <w:spacing w:after="0"/>
        <w:jc w:val="both"/>
        <w:rPr>
          <w:ins w:id="67" w:author="Kenzie Zimmer" w:date="2026-09-25T19:59:00Z" w16du:dateUtc="2026-09-25T23:59:00Z"/>
          <w:rFonts w:ascii="Arial" w:eastAsia="Arial" w:hAnsi="Arial" w:cs="Arial"/>
          <w:sz w:val="24"/>
          <w:szCs w:val="24"/>
        </w:rPr>
      </w:pPr>
      <w:ins w:id="68" w:author="Kenzie Zimmer" w:date="2026-09-25T19:59:00Z" w16du:dateUtc="2026-09-25T23:59:00Z">
        <w:r>
          <w:rPr>
            <w:rFonts w:ascii="Arial" w:eastAsia="Arial" w:hAnsi="Arial" w:cs="Arial"/>
            <w:b/>
            <w:sz w:val="24"/>
            <w:szCs w:val="24"/>
          </w:rPr>
          <w:lastRenderedPageBreak/>
          <w:t xml:space="preserve">RESOLVED, </w:t>
        </w:r>
        <w:r>
          <w:rPr>
            <w:rFonts w:ascii="Arial" w:eastAsia="Arial" w:hAnsi="Arial" w:cs="Arial"/>
            <w:sz w:val="24"/>
            <w:szCs w:val="24"/>
          </w:rPr>
          <w:t xml:space="preserve">That CFUW urge provincial and territorial governments to implement comprehensive and mandatory sexual education curriculum that speaks to the diversity of sexual orientations and gender identities, in line with the 2019 </w:t>
        </w:r>
        <w:r>
          <w:rPr>
            <w:rFonts w:ascii="Arial" w:eastAsia="Arial" w:hAnsi="Arial" w:cs="Arial"/>
            <w:i/>
            <w:sz w:val="24"/>
            <w:szCs w:val="24"/>
          </w:rPr>
          <w:t>Canadian Guidelines for Sexual Health Education.</w:t>
        </w:r>
      </w:ins>
    </w:p>
    <w:p w14:paraId="5AE50E80" w14:textId="77777777" w:rsidR="00F53ABE" w:rsidRDefault="00F53ABE">
      <w:pPr>
        <w:spacing w:after="0"/>
        <w:rPr>
          <w:ins w:id="69" w:author="Kenzie Zimmer" w:date="2026-09-25T19:59:00Z" w16du:dateUtc="2026-09-25T23:59:00Z"/>
          <w:rFonts w:ascii="Arial" w:eastAsia="Arial" w:hAnsi="Arial" w:cs="Arial"/>
          <w:b/>
          <w:sz w:val="24"/>
          <w:szCs w:val="24"/>
          <w:u w:val="single"/>
        </w:rPr>
      </w:pPr>
    </w:p>
    <w:p w14:paraId="5AE50E81" w14:textId="77777777" w:rsidR="00F53ABE" w:rsidRDefault="00073654">
      <w:pPr>
        <w:spacing w:after="0"/>
        <w:rPr>
          <w:ins w:id="70" w:author="Kenzie Zimmer" w:date="2026-09-25T19:59:00Z" w16du:dateUtc="2026-09-25T23:59:00Z"/>
          <w:rFonts w:ascii="Arial" w:eastAsia="Arial" w:hAnsi="Arial" w:cs="Arial"/>
          <w:b/>
          <w:sz w:val="24"/>
          <w:szCs w:val="24"/>
          <w:u w:val="single"/>
        </w:rPr>
      </w:pPr>
      <w:ins w:id="71" w:author="Kenzie Zimmer" w:date="2026-09-25T19:59:00Z" w16du:dateUtc="2026-09-25T23:59:00Z">
        <w:r>
          <w:rPr>
            <w:rFonts w:ascii="Arial" w:eastAsia="Arial" w:hAnsi="Arial" w:cs="Arial"/>
            <w:b/>
            <w:sz w:val="24"/>
            <w:szCs w:val="24"/>
            <w:u w:val="single"/>
          </w:rPr>
          <w:t>Background</w:t>
        </w:r>
      </w:ins>
    </w:p>
    <w:p w14:paraId="5AE50E82" w14:textId="77777777" w:rsidR="00F53ABE" w:rsidRDefault="00073654">
      <w:pPr>
        <w:spacing w:after="0"/>
        <w:jc w:val="both"/>
        <w:rPr>
          <w:ins w:id="72" w:author="Kenzie Zimmer" w:date="2026-09-25T19:59:00Z" w16du:dateUtc="2026-09-25T23:59:00Z"/>
          <w:rFonts w:ascii="Arial" w:eastAsia="Arial" w:hAnsi="Arial" w:cs="Arial"/>
          <w:b/>
          <w:sz w:val="24"/>
          <w:szCs w:val="24"/>
        </w:rPr>
      </w:pPr>
      <w:ins w:id="73" w:author="Kenzie Zimmer" w:date="2026-09-25T19:59:00Z" w16du:dateUtc="2026-09-25T23:59:00Z">
        <w:r>
          <w:rPr>
            <w:rFonts w:ascii="Arial" w:eastAsia="Arial" w:hAnsi="Arial" w:cs="Arial"/>
            <w:b/>
            <w:sz w:val="24"/>
            <w:szCs w:val="24"/>
          </w:rPr>
          <w:t>Defining 2SLGBTQ+</w:t>
        </w:r>
      </w:ins>
    </w:p>
    <w:p w14:paraId="5AE50E83" w14:textId="77777777" w:rsidR="00F53ABE" w:rsidRDefault="00073654">
      <w:pPr>
        <w:spacing w:after="0"/>
        <w:jc w:val="both"/>
        <w:rPr>
          <w:ins w:id="74" w:author="Kenzie Zimmer" w:date="2026-09-25T19:59:00Z" w16du:dateUtc="2026-09-25T23:59:00Z"/>
          <w:rFonts w:ascii="Arial" w:eastAsia="Arial" w:hAnsi="Arial" w:cs="Arial"/>
          <w:sz w:val="24"/>
          <w:szCs w:val="24"/>
        </w:rPr>
      </w:pPr>
      <w:ins w:id="75" w:author="Kenzie Zimmer" w:date="2026-09-25T19:59:00Z" w16du:dateUtc="2026-09-25T23:59:00Z">
        <w:r>
          <w:rPr>
            <w:rFonts w:ascii="Arial" w:eastAsia="Arial" w:hAnsi="Arial" w:cs="Arial"/>
            <w:sz w:val="24"/>
            <w:szCs w:val="24"/>
          </w:rPr>
          <w:t xml:space="preserve">The terms and acronyms used to describe sexual and gender identities have evolved—and will continue to evolve—over time. The acronym in this proposed resolution reflects common practice, though the exact acronym used varies depending on the individual, organization, or institution. 2SLGBTQ+ stands for: Two-Spirit, Lesbian, Gay, Bisexual, Transgender, and Queer. The ‘+’ is inclusive of all other sexual and gender diverse identities, including non-binary. For more information about what these terms mean, please see the </w:t>
        </w:r>
        <w:r>
          <w:fldChar w:fldCharType="begin"/>
        </w:r>
        <w:r>
          <w:instrText>HYPERLINK "https://www.canada.ca/en/women-gender-equality/free-to-be-me/2slgbtqi-plus-glossary.html" \h</w:instrText>
        </w:r>
        <w:r>
          <w:fldChar w:fldCharType="separate"/>
        </w:r>
        <w:r>
          <w:rPr>
            <w:rFonts w:ascii="Arial" w:eastAsia="Arial" w:hAnsi="Arial" w:cs="Arial"/>
            <w:color w:val="000000"/>
            <w:sz w:val="24"/>
            <w:szCs w:val="24"/>
            <w:u w:val="single"/>
          </w:rPr>
          <w:t>Government of Canada’s glossary</w:t>
        </w:r>
        <w:r>
          <w:fldChar w:fldCharType="end"/>
        </w:r>
        <w:r>
          <w:rPr>
            <w:rFonts w:ascii="Arial" w:eastAsia="Arial" w:hAnsi="Arial" w:cs="Arial"/>
            <w:sz w:val="24"/>
            <w:szCs w:val="24"/>
          </w:rPr>
          <w:t>.</w:t>
        </w:r>
      </w:ins>
    </w:p>
    <w:p w14:paraId="5AE50E84" w14:textId="77777777" w:rsidR="00F53ABE" w:rsidRDefault="00F53ABE">
      <w:pPr>
        <w:spacing w:after="0"/>
        <w:jc w:val="both"/>
        <w:rPr>
          <w:ins w:id="76" w:author="Kenzie Zimmer" w:date="2026-09-25T19:59:00Z" w16du:dateUtc="2026-09-25T23:59:00Z"/>
          <w:rFonts w:ascii="Arial" w:eastAsia="Arial" w:hAnsi="Arial" w:cs="Arial"/>
          <w:sz w:val="24"/>
          <w:szCs w:val="24"/>
        </w:rPr>
      </w:pPr>
    </w:p>
    <w:p w14:paraId="5AE50E85" w14:textId="77777777" w:rsidR="00F53ABE" w:rsidRDefault="00073654">
      <w:pPr>
        <w:spacing w:after="0"/>
        <w:jc w:val="both"/>
        <w:rPr>
          <w:ins w:id="77" w:author="Kenzie Zimmer" w:date="2026-09-25T19:59:00Z" w16du:dateUtc="2026-09-25T23:59:00Z"/>
          <w:rFonts w:ascii="Arial" w:eastAsia="Arial" w:hAnsi="Arial" w:cs="Arial"/>
          <w:b/>
          <w:sz w:val="24"/>
          <w:szCs w:val="24"/>
        </w:rPr>
      </w:pPr>
      <w:ins w:id="78" w:author="Kenzie Zimmer" w:date="2026-09-25T19:59:00Z" w16du:dateUtc="2026-09-25T23:59:00Z">
        <w:r>
          <w:rPr>
            <w:rFonts w:ascii="Arial" w:eastAsia="Arial" w:hAnsi="Arial" w:cs="Arial"/>
            <w:b/>
            <w:sz w:val="24"/>
            <w:szCs w:val="24"/>
          </w:rPr>
          <w:t>Filling the Gap in CFUW’s Adopted Resolutions (Resolved Clause #1)</w:t>
        </w:r>
      </w:ins>
    </w:p>
    <w:p w14:paraId="5AE50E86" w14:textId="77777777" w:rsidR="00F53ABE" w:rsidRDefault="00073654">
      <w:pPr>
        <w:spacing w:after="0"/>
        <w:jc w:val="both"/>
        <w:rPr>
          <w:ins w:id="79" w:author="Kenzie Zimmer" w:date="2026-09-25T19:59:00Z" w16du:dateUtc="2026-09-25T23:59:00Z"/>
          <w:rFonts w:ascii="Arial" w:eastAsia="Arial" w:hAnsi="Arial" w:cs="Arial"/>
          <w:sz w:val="24"/>
          <w:szCs w:val="24"/>
        </w:rPr>
      </w:pPr>
      <w:ins w:id="80" w:author="Kenzie Zimmer" w:date="2026-09-25T19:59:00Z" w16du:dateUtc="2026-09-25T23:59:00Z">
        <w:r>
          <w:rPr>
            <w:rFonts w:ascii="Arial" w:eastAsia="Arial" w:hAnsi="Arial" w:cs="Arial"/>
            <w:sz w:val="24"/>
            <w:szCs w:val="24"/>
          </w:rPr>
          <w:t xml:space="preserve">CFUW does not currently have any adopted resolutions on 2SLGBTQ+ rights or issues. This proposed resolution aims to fill this gap by affirming that CFUW is committed to 2SLGBTQ+ equality, rights, and inclusion. It is important to recognize that the struggle for 2SLGBTQ+ rights is a part of the wider struggle for human rights which CFUW champions, and to ensure CFUW spaces are inclusive and welcoming to all. This overarching commitment is the goal of Resolved Clause #1. </w:t>
        </w:r>
      </w:ins>
    </w:p>
    <w:p w14:paraId="5AE50E87" w14:textId="77777777" w:rsidR="00F53ABE" w:rsidRDefault="00F53ABE">
      <w:pPr>
        <w:spacing w:after="0"/>
        <w:jc w:val="both"/>
        <w:rPr>
          <w:ins w:id="81" w:author="Kenzie Zimmer" w:date="2026-09-25T19:59:00Z" w16du:dateUtc="2026-09-25T23:59:00Z"/>
          <w:rFonts w:ascii="Arial" w:eastAsia="Arial" w:hAnsi="Arial" w:cs="Arial"/>
          <w:sz w:val="24"/>
          <w:szCs w:val="24"/>
        </w:rPr>
      </w:pPr>
    </w:p>
    <w:p w14:paraId="5AE50E88" w14:textId="77777777" w:rsidR="00F53ABE" w:rsidRDefault="00073654">
      <w:pPr>
        <w:spacing w:after="0"/>
        <w:jc w:val="both"/>
        <w:rPr>
          <w:ins w:id="82" w:author="Kenzie Zimmer" w:date="2026-09-25T19:59:00Z" w16du:dateUtc="2026-09-25T23:59:00Z"/>
          <w:rFonts w:ascii="Arial" w:eastAsia="Arial" w:hAnsi="Arial" w:cs="Arial"/>
          <w:b/>
          <w:sz w:val="24"/>
          <w:szCs w:val="24"/>
        </w:rPr>
      </w:pPr>
      <w:ins w:id="83" w:author="Kenzie Zimmer" w:date="2026-09-25T19:59:00Z" w16du:dateUtc="2026-09-25T23:59:00Z">
        <w:r>
          <w:rPr>
            <w:rFonts w:ascii="Arial" w:eastAsia="Arial" w:hAnsi="Arial" w:cs="Arial"/>
            <w:b/>
            <w:sz w:val="24"/>
            <w:szCs w:val="24"/>
          </w:rPr>
          <w:t>Discrimination Against 2SLGBTQ+ People (Resolved Clause #2)</w:t>
        </w:r>
      </w:ins>
    </w:p>
    <w:p w14:paraId="5AE50E89" w14:textId="77777777" w:rsidR="00F53ABE" w:rsidRDefault="00073654">
      <w:pPr>
        <w:spacing w:after="0"/>
        <w:jc w:val="both"/>
        <w:rPr>
          <w:ins w:id="84" w:author="Kenzie Zimmer" w:date="2026-09-25T19:59:00Z" w16du:dateUtc="2026-09-25T23:59:00Z"/>
          <w:rFonts w:ascii="Arial" w:eastAsia="Arial" w:hAnsi="Arial" w:cs="Arial"/>
          <w:sz w:val="24"/>
          <w:szCs w:val="24"/>
        </w:rPr>
      </w:pPr>
      <w:ins w:id="85" w:author="Kenzie Zimmer" w:date="2026-09-25T19:59:00Z" w16du:dateUtc="2026-09-25T23:59:00Z">
        <w:r>
          <w:rPr>
            <w:rFonts w:ascii="Arial" w:eastAsia="Arial" w:hAnsi="Arial" w:cs="Arial"/>
            <w:sz w:val="24"/>
            <w:szCs w:val="24"/>
          </w:rPr>
          <w:t>Although discrimination based on sexual orientation and gender identity is prohibited by the Canadian Human Rights Act, 2SLGBTQ+ individuals continue to face discrimination, violence, and hate crimes. A 2020-21 survey of 2SLGBTQ+ individuals found that over the previous five years, 39% of respondents had experienced violence due to homophobia, transphobia, biphobia, or other forms of discrimination directed at sexual orientation or gender identity (</w:t>
        </w:r>
        <w:r>
          <w:fldChar w:fldCharType="begin"/>
        </w:r>
        <w:r>
          <w:instrText>HYPERLINK "https://www.canada.ca/en/women-gender-equality/free-to-be-me/federal-2slgbtqi-plus-action-plan/survey-findings.html" \h</w:instrText>
        </w:r>
        <w:r>
          <w:fldChar w:fldCharType="separate"/>
        </w:r>
        <w:r>
          <w:rPr>
            <w:rFonts w:ascii="Arial" w:eastAsia="Arial" w:hAnsi="Arial" w:cs="Arial"/>
            <w:color w:val="000000"/>
            <w:sz w:val="24"/>
            <w:szCs w:val="24"/>
            <w:u w:val="single"/>
          </w:rPr>
          <w:t>Government of Canada</w:t>
        </w:r>
        <w:r>
          <w:fldChar w:fldCharType="end"/>
        </w:r>
        <w:r>
          <w:rPr>
            <w:rFonts w:ascii="Arial" w:eastAsia="Arial" w:hAnsi="Arial" w:cs="Arial"/>
            <w:sz w:val="24"/>
            <w:szCs w:val="24"/>
          </w:rPr>
          <w:t>, 2023). In 2023, Statistics Canada reported that hate crimes targeting sexual orientation had increased 69% from the previous year (</w:t>
        </w:r>
        <w:r>
          <w:fldChar w:fldCharType="begin"/>
        </w:r>
        <w:r>
          <w:instrText>HYPERLINK "https://www150.statcan.gc.ca/n1/daily-quotidien/240725/dq240725b-eng.htm" \h</w:instrText>
        </w:r>
        <w:r>
          <w:fldChar w:fldCharType="separate"/>
        </w:r>
        <w:r>
          <w:rPr>
            <w:rFonts w:ascii="Arial" w:eastAsia="Arial" w:hAnsi="Arial" w:cs="Arial"/>
            <w:color w:val="000000"/>
            <w:sz w:val="24"/>
            <w:szCs w:val="24"/>
            <w:u w:val="single"/>
          </w:rPr>
          <w:t>Statistics Canada</w:t>
        </w:r>
        <w:r>
          <w:fldChar w:fldCharType="end"/>
        </w:r>
        <w:r>
          <w:rPr>
            <w:rFonts w:ascii="Arial" w:eastAsia="Arial" w:hAnsi="Arial" w:cs="Arial"/>
            <w:sz w:val="24"/>
            <w:szCs w:val="24"/>
          </w:rPr>
          <w:t>, 2024). In February 2024, the Canadian Security Intelligence Service warned that the “violent threat posed by the anti-gender movement is almost certain to continue over the coming year” (</w:t>
        </w:r>
        <w:r>
          <w:fldChar w:fldCharType="begin"/>
        </w:r>
        <w:r>
          <w:instrText>HYPERLINK "https://www.cbc.ca/news/politics/csis-lgbtq-warning-violence-1.7114801" \h</w:instrText>
        </w:r>
        <w:r>
          <w:fldChar w:fldCharType="separate"/>
        </w:r>
        <w:r>
          <w:rPr>
            <w:rFonts w:ascii="Arial" w:eastAsia="Arial" w:hAnsi="Arial" w:cs="Arial"/>
            <w:color w:val="000000"/>
            <w:sz w:val="24"/>
            <w:szCs w:val="24"/>
            <w:u w:val="single"/>
          </w:rPr>
          <w:t>Tunney</w:t>
        </w:r>
        <w:r>
          <w:fldChar w:fldCharType="end"/>
        </w:r>
        <w:r>
          <w:rPr>
            <w:rFonts w:ascii="Arial" w:eastAsia="Arial" w:hAnsi="Arial" w:cs="Arial"/>
            <w:sz w:val="24"/>
            <w:szCs w:val="24"/>
          </w:rPr>
          <w:t xml:space="preserve">, 2024). </w:t>
        </w:r>
      </w:ins>
    </w:p>
    <w:p w14:paraId="5AE50E8A" w14:textId="77777777" w:rsidR="00F53ABE" w:rsidRDefault="00F53ABE">
      <w:pPr>
        <w:spacing w:after="0"/>
        <w:jc w:val="both"/>
        <w:rPr>
          <w:ins w:id="86" w:author="Kenzie Zimmer" w:date="2026-09-25T19:59:00Z" w16du:dateUtc="2026-09-25T23:59:00Z"/>
          <w:rFonts w:ascii="Arial" w:eastAsia="Arial" w:hAnsi="Arial" w:cs="Arial"/>
          <w:sz w:val="24"/>
          <w:szCs w:val="24"/>
        </w:rPr>
      </w:pPr>
    </w:p>
    <w:p w14:paraId="5AE50E8B" w14:textId="77777777" w:rsidR="00F53ABE" w:rsidRDefault="00073654">
      <w:pPr>
        <w:spacing w:after="0"/>
        <w:jc w:val="both"/>
        <w:rPr>
          <w:ins w:id="87" w:author="Kenzie Zimmer" w:date="2026-09-25T19:59:00Z" w16du:dateUtc="2026-09-25T23:59:00Z"/>
          <w:rFonts w:ascii="Arial" w:eastAsia="Arial" w:hAnsi="Arial" w:cs="Arial"/>
          <w:sz w:val="24"/>
          <w:szCs w:val="24"/>
        </w:rPr>
      </w:pPr>
      <w:ins w:id="88" w:author="Kenzie Zimmer" w:date="2026-09-25T19:59:00Z" w16du:dateUtc="2026-09-25T23:59:00Z">
        <w:r>
          <w:rPr>
            <w:rFonts w:ascii="Arial" w:eastAsia="Arial" w:hAnsi="Arial" w:cs="Arial"/>
            <w:sz w:val="24"/>
            <w:szCs w:val="24"/>
          </w:rPr>
          <w:t>2SLGBTQ+ people also continue to experience discrimination and marginalization when accessing essential services like healthcare, education, employment, and housing. Resolved Clause #2 thus urges all governments to take action on these issues and ensure 2SLGBTQ+ people’s rights are upheld.</w:t>
        </w:r>
      </w:ins>
    </w:p>
    <w:p w14:paraId="5AE50E8C" w14:textId="77777777" w:rsidR="00F53ABE" w:rsidRDefault="00F53ABE">
      <w:pPr>
        <w:spacing w:after="0"/>
        <w:jc w:val="both"/>
        <w:rPr>
          <w:ins w:id="89" w:author="Kenzie Zimmer" w:date="2026-09-25T19:59:00Z" w16du:dateUtc="2026-09-25T23:59:00Z"/>
          <w:rFonts w:ascii="Arial" w:eastAsia="Arial" w:hAnsi="Arial" w:cs="Arial"/>
          <w:sz w:val="24"/>
          <w:szCs w:val="24"/>
        </w:rPr>
      </w:pPr>
    </w:p>
    <w:p w14:paraId="5AE50E8D" w14:textId="77777777" w:rsidR="00F53ABE" w:rsidRDefault="00073654">
      <w:pPr>
        <w:spacing w:after="0"/>
        <w:jc w:val="both"/>
        <w:rPr>
          <w:ins w:id="90" w:author="Kenzie Zimmer" w:date="2026-09-25T19:59:00Z" w16du:dateUtc="2026-09-25T23:59:00Z"/>
          <w:rFonts w:ascii="Arial" w:eastAsia="Arial" w:hAnsi="Arial" w:cs="Arial"/>
          <w:b/>
          <w:sz w:val="24"/>
          <w:szCs w:val="24"/>
        </w:rPr>
      </w:pPr>
      <w:ins w:id="91" w:author="Kenzie Zimmer" w:date="2026-09-25T19:59:00Z" w16du:dateUtc="2026-09-25T23:59:00Z">
        <w:r>
          <w:rPr>
            <w:rFonts w:ascii="Arial" w:eastAsia="Arial" w:hAnsi="Arial" w:cs="Arial"/>
            <w:b/>
            <w:sz w:val="24"/>
            <w:szCs w:val="24"/>
          </w:rPr>
          <w:t>The Need for 2SLGBTQ+ Programs and Services (Resolved Clause #3)</w:t>
        </w:r>
      </w:ins>
    </w:p>
    <w:p w14:paraId="5AE50E8E" w14:textId="77777777" w:rsidR="00F53ABE" w:rsidRDefault="00073654">
      <w:pPr>
        <w:spacing w:after="0"/>
        <w:jc w:val="both"/>
        <w:rPr>
          <w:ins w:id="92" w:author="Kenzie Zimmer" w:date="2026-09-25T19:59:00Z" w16du:dateUtc="2026-09-25T23:59:00Z"/>
          <w:rFonts w:ascii="Arial" w:eastAsia="Arial" w:hAnsi="Arial" w:cs="Arial"/>
          <w:sz w:val="24"/>
          <w:szCs w:val="24"/>
        </w:rPr>
      </w:pPr>
      <w:ins w:id="93" w:author="Kenzie Zimmer" w:date="2026-09-25T19:59:00Z" w16du:dateUtc="2026-09-25T23:59:00Z">
        <w:r>
          <w:rPr>
            <w:rFonts w:ascii="Arial" w:eastAsia="Arial" w:hAnsi="Arial" w:cs="Arial"/>
            <w:sz w:val="24"/>
            <w:szCs w:val="24"/>
          </w:rPr>
          <w:t>Members of the 2SLGBTQ+ community experience higher levels of depression, anxiety, suicide, addiction, homelessness, and violence (</w:t>
        </w:r>
        <w:r>
          <w:fldChar w:fldCharType="begin"/>
        </w:r>
        <w:r>
          <w:instrText>HYPERLINK "https://campusmentalhealth.ca/toolkits/invisible-intersections/intro-to-mental-health-in-2slgbtq-communities/" \h</w:instrText>
        </w:r>
        <w:r>
          <w:fldChar w:fldCharType="separate"/>
        </w:r>
        <w:r>
          <w:rPr>
            <w:rFonts w:ascii="Arial" w:eastAsia="Arial" w:hAnsi="Arial" w:cs="Arial"/>
            <w:color w:val="000000"/>
            <w:sz w:val="24"/>
            <w:szCs w:val="24"/>
            <w:u w:val="single"/>
          </w:rPr>
          <w:t>Centre for Innovation in Campus Mental Health</w:t>
        </w:r>
        <w:r>
          <w:fldChar w:fldCharType="end"/>
        </w:r>
        <w:r>
          <w:rPr>
            <w:rFonts w:ascii="Arial" w:eastAsia="Arial" w:hAnsi="Arial" w:cs="Arial"/>
            <w:sz w:val="24"/>
            <w:szCs w:val="24"/>
          </w:rPr>
          <w:t xml:space="preserve">, n.d.; </w:t>
        </w:r>
        <w:r>
          <w:fldChar w:fldCharType="begin"/>
        </w:r>
        <w:r>
          <w:instrText>HYPERLINK "https://www.ontario.ca/files/2024-04/moh-cmoh-annual-report-2023-en-2024-04-02.pdf" \h</w:instrText>
        </w:r>
        <w:r>
          <w:fldChar w:fldCharType="separate"/>
        </w:r>
        <w:r>
          <w:rPr>
            <w:rFonts w:ascii="Arial" w:eastAsia="Arial" w:hAnsi="Arial" w:cs="Arial"/>
            <w:color w:val="000000"/>
            <w:sz w:val="24"/>
            <w:szCs w:val="24"/>
            <w:u w:val="single"/>
          </w:rPr>
          <w:t>Moore</w:t>
        </w:r>
        <w:r>
          <w:fldChar w:fldCharType="end"/>
        </w:r>
        <w:r>
          <w:rPr>
            <w:rFonts w:ascii="Arial" w:eastAsia="Arial" w:hAnsi="Arial" w:cs="Arial"/>
            <w:sz w:val="24"/>
            <w:szCs w:val="24"/>
          </w:rPr>
          <w:t xml:space="preserve">, 2024; </w:t>
        </w:r>
        <w:r>
          <w:fldChar w:fldCharType="begin"/>
        </w:r>
        <w:r>
          <w:instrText>HYPERLINK "https://www.gbvlearningnetwork.ca/our-work/issuebased_newsletters/issue-24/Issue_24.pdf" \h</w:instrText>
        </w:r>
        <w:r>
          <w:fldChar w:fldCharType="separate"/>
        </w:r>
        <w:r>
          <w:rPr>
            <w:rFonts w:ascii="Arial" w:eastAsia="Arial" w:hAnsi="Arial" w:cs="Arial"/>
            <w:color w:val="000000"/>
            <w:sz w:val="24"/>
            <w:szCs w:val="24"/>
            <w:u w:val="single"/>
          </w:rPr>
          <w:t>Learning Network</w:t>
        </w:r>
        <w:r>
          <w:fldChar w:fldCharType="end"/>
        </w:r>
        <w:r>
          <w:rPr>
            <w:rFonts w:ascii="Arial" w:eastAsia="Arial" w:hAnsi="Arial" w:cs="Arial"/>
            <w:sz w:val="24"/>
            <w:szCs w:val="24"/>
          </w:rPr>
          <w:t xml:space="preserve">, 2018). This is particularly the case for 2SLGBTQ+ individuals with other intersecting identities, such as racialized, disabled, and/or young people. </w:t>
        </w:r>
      </w:ins>
    </w:p>
    <w:p w14:paraId="5AE50E8F" w14:textId="77777777" w:rsidR="00F53ABE" w:rsidRDefault="00F53ABE">
      <w:pPr>
        <w:spacing w:after="0"/>
        <w:jc w:val="both"/>
        <w:rPr>
          <w:ins w:id="94" w:author="Kenzie Zimmer" w:date="2026-09-25T19:59:00Z" w16du:dateUtc="2026-09-25T23:59:00Z"/>
          <w:rFonts w:ascii="Arial" w:eastAsia="Arial" w:hAnsi="Arial" w:cs="Arial"/>
          <w:sz w:val="24"/>
          <w:szCs w:val="24"/>
        </w:rPr>
      </w:pPr>
    </w:p>
    <w:p w14:paraId="5AE50E90" w14:textId="77777777" w:rsidR="00F53ABE" w:rsidRDefault="00073654">
      <w:pPr>
        <w:spacing w:after="0"/>
        <w:jc w:val="both"/>
        <w:rPr>
          <w:ins w:id="95" w:author="Kenzie Zimmer" w:date="2026-09-25T19:59:00Z" w16du:dateUtc="2026-09-25T23:59:00Z"/>
          <w:rFonts w:ascii="Arial" w:eastAsia="Arial" w:hAnsi="Arial" w:cs="Arial"/>
          <w:sz w:val="24"/>
          <w:szCs w:val="24"/>
        </w:rPr>
      </w:pPr>
      <w:ins w:id="96" w:author="Kenzie Zimmer" w:date="2026-09-25T19:59:00Z" w16du:dateUtc="2026-09-25T23:59:00Z">
        <w:r>
          <w:rPr>
            <w:rFonts w:ascii="Arial" w:eastAsia="Arial" w:hAnsi="Arial" w:cs="Arial"/>
            <w:sz w:val="24"/>
            <w:szCs w:val="24"/>
          </w:rPr>
          <w:t xml:space="preserve">The unique, culturally-constructed barriers and challenges that community members face necessitate tailored programs and services that support their wellbeing. This is the focus of Resolved Clause #3. </w:t>
        </w:r>
      </w:ins>
    </w:p>
    <w:p w14:paraId="5AE50E91" w14:textId="77777777" w:rsidR="00F53ABE" w:rsidRDefault="00F53ABE">
      <w:pPr>
        <w:spacing w:after="0"/>
        <w:jc w:val="both"/>
        <w:rPr>
          <w:ins w:id="97" w:author="Kenzie Zimmer" w:date="2026-09-25T19:59:00Z" w16du:dateUtc="2026-09-25T23:59:00Z"/>
          <w:rFonts w:ascii="Arial" w:eastAsia="Arial" w:hAnsi="Arial" w:cs="Arial"/>
          <w:sz w:val="24"/>
          <w:szCs w:val="24"/>
        </w:rPr>
      </w:pPr>
    </w:p>
    <w:p w14:paraId="5AE50E92" w14:textId="77777777" w:rsidR="00F53ABE" w:rsidRDefault="00073654">
      <w:pPr>
        <w:spacing w:after="0"/>
        <w:jc w:val="both"/>
        <w:rPr>
          <w:ins w:id="98" w:author="Kenzie Zimmer" w:date="2026-09-25T19:59:00Z" w16du:dateUtc="2026-09-25T23:59:00Z"/>
          <w:rFonts w:ascii="Arial" w:eastAsia="Arial" w:hAnsi="Arial" w:cs="Arial"/>
          <w:sz w:val="24"/>
          <w:szCs w:val="24"/>
        </w:rPr>
      </w:pPr>
      <w:ins w:id="99" w:author="Kenzie Zimmer" w:date="2026-09-25T19:59:00Z" w16du:dateUtc="2026-09-25T23:59:00Z">
        <w:r>
          <w:rPr>
            <w:rFonts w:ascii="Arial" w:eastAsia="Arial" w:hAnsi="Arial" w:cs="Arial"/>
            <w:sz w:val="24"/>
            <w:szCs w:val="24"/>
          </w:rPr>
          <w:t>Transgender youth are five times more likely to think about suicide, and 7.6 times more likely to attempt it (</w:t>
        </w:r>
        <w:r>
          <w:fldChar w:fldCharType="begin"/>
        </w:r>
        <w:r>
          <w:instrText>HYPERLINK "https://doi.org/10.1503/cmaj.212054" \h</w:instrText>
        </w:r>
        <w:r>
          <w:fldChar w:fldCharType="separate"/>
        </w:r>
        <w:r>
          <w:rPr>
            <w:rFonts w:ascii="Arial" w:eastAsia="Arial" w:hAnsi="Arial" w:cs="Arial"/>
            <w:color w:val="000000"/>
            <w:sz w:val="24"/>
            <w:szCs w:val="24"/>
            <w:u w:val="single"/>
          </w:rPr>
          <w:t>Kingsbury et al.</w:t>
        </w:r>
        <w:r>
          <w:fldChar w:fldCharType="end"/>
        </w:r>
        <w:r>
          <w:rPr>
            <w:rFonts w:ascii="Arial" w:eastAsia="Arial" w:hAnsi="Arial" w:cs="Arial"/>
            <w:sz w:val="24"/>
            <w:szCs w:val="24"/>
          </w:rPr>
          <w:t>, 2022). Gender-affirming care can be a crucial aspect of supporting the health and wellbeing of transgender youth. Gender-affirming care is defined by the Canadian Paediatric Society (</w:t>
        </w:r>
        <w:r>
          <w:fldChar w:fldCharType="begin"/>
        </w:r>
        <w:r>
          <w:instrText>HYPERLINK "https://cps.ca/en/documents/position/an-affirming-approach-to-caring-for-transgender-and-gender-diverse-youth" \h</w:instrText>
        </w:r>
        <w:r>
          <w:fldChar w:fldCharType="separate"/>
        </w:r>
        <w:r>
          <w:rPr>
            <w:rFonts w:ascii="Arial" w:eastAsia="Arial" w:hAnsi="Arial" w:cs="Arial"/>
            <w:color w:val="000000"/>
            <w:sz w:val="24"/>
            <w:szCs w:val="24"/>
            <w:u w:val="single"/>
          </w:rPr>
          <w:t>2023</w:t>
        </w:r>
        <w:r>
          <w:fldChar w:fldCharType="end"/>
        </w:r>
        <w:r>
          <w:rPr>
            <w:rFonts w:ascii="Arial" w:eastAsia="Arial" w:hAnsi="Arial" w:cs="Arial"/>
            <w:sz w:val="24"/>
            <w:szCs w:val="24"/>
          </w:rPr>
          <w:t>) as “care provided to an individual to support their gender identity; this care may be medical, surgical, social, and/or psychological”. The Canadian Medical Association supports the provision of gender-affirming care:</w:t>
        </w:r>
      </w:ins>
    </w:p>
    <w:p w14:paraId="5AE50E93" w14:textId="77777777" w:rsidR="00F53ABE" w:rsidRDefault="00F53ABE">
      <w:pPr>
        <w:spacing w:after="0"/>
        <w:jc w:val="both"/>
        <w:rPr>
          <w:ins w:id="100" w:author="Kenzie Zimmer" w:date="2026-09-25T19:59:00Z" w16du:dateUtc="2026-09-25T23:59:00Z"/>
          <w:rFonts w:ascii="Arial" w:eastAsia="Arial" w:hAnsi="Arial" w:cs="Arial"/>
          <w:sz w:val="24"/>
          <w:szCs w:val="24"/>
        </w:rPr>
      </w:pPr>
    </w:p>
    <w:p w14:paraId="5AE50E94" w14:textId="77777777" w:rsidR="00F53ABE" w:rsidRDefault="00073654">
      <w:pPr>
        <w:spacing w:after="0"/>
        <w:ind w:left="720"/>
        <w:jc w:val="both"/>
        <w:rPr>
          <w:ins w:id="101" w:author="Kenzie Zimmer" w:date="2026-09-25T19:59:00Z" w16du:dateUtc="2026-09-25T23:59:00Z"/>
          <w:rFonts w:ascii="Arial" w:eastAsia="Arial" w:hAnsi="Arial" w:cs="Arial"/>
          <w:sz w:val="24"/>
          <w:szCs w:val="24"/>
        </w:rPr>
      </w:pPr>
      <w:ins w:id="102" w:author="Kenzie Zimmer" w:date="2026-09-25T19:59:00Z" w16du:dateUtc="2026-09-25T23:59:00Z">
        <w:r>
          <w:rPr>
            <w:rFonts w:ascii="Arial" w:eastAsia="Arial" w:hAnsi="Arial" w:cs="Arial"/>
            <w:sz w:val="24"/>
            <w:szCs w:val="24"/>
          </w:rPr>
          <w:t>“Ensuring children have universal access to a full range of medical care is essential for their well-being. We know that transgender youth have higher rates of mental health issues, including suicidal tendencies, due to stigma that they face. By providing comprehensive health care options, we affirm the dignity and humanity of transgender individuals, reinforcing the notion that everyone deserves access to the medical support necessary for authentic self-expression” (</w:t>
        </w:r>
        <w:r>
          <w:fldChar w:fldCharType="begin"/>
        </w:r>
        <w:r>
          <w:instrText>HYPERLINK "https://www.cma.ca/about-us/what-we-do/press-room/cma-strongly-opposes-government-efforts-restrict-access-care" \h</w:instrText>
        </w:r>
        <w:r>
          <w:fldChar w:fldCharType="separate"/>
        </w:r>
        <w:r>
          <w:rPr>
            <w:rFonts w:ascii="Arial" w:eastAsia="Arial" w:hAnsi="Arial" w:cs="Arial"/>
            <w:color w:val="000000"/>
            <w:sz w:val="24"/>
            <w:szCs w:val="24"/>
            <w:u w:val="single"/>
          </w:rPr>
          <w:t>Canadian Medical Association</w:t>
        </w:r>
        <w:r>
          <w:fldChar w:fldCharType="end"/>
        </w:r>
        <w:r>
          <w:rPr>
            <w:rFonts w:ascii="Arial" w:eastAsia="Arial" w:hAnsi="Arial" w:cs="Arial"/>
            <w:sz w:val="24"/>
            <w:szCs w:val="24"/>
          </w:rPr>
          <w:t>, 2024).</w:t>
        </w:r>
      </w:ins>
    </w:p>
    <w:p w14:paraId="5AE50E95" w14:textId="77777777" w:rsidR="00F53ABE" w:rsidRDefault="00F53ABE">
      <w:pPr>
        <w:spacing w:after="0"/>
        <w:ind w:left="720"/>
        <w:jc w:val="both"/>
        <w:rPr>
          <w:ins w:id="103" w:author="Kenzie Zimmer" w:date="2026-09-25T19:59:00Z" w16du:dateUtc="2026-09-25T23:59:00Z"/>
          <w:rFonts w:ascii="Arial" w:eastAsia="Arial" w:hAnsi="Arial" w:cs="Arial"/>
          <w:sz w:val="24"/>
          <w:szCs w:val="24"/>
        </w:rPr>
      </w:pPr>
    </w:p>
    <w:p w14:paraId="5AE50E96" w14:textId="77777777" w:rsidR="00F53ABE" w:rsidRDefault="00073654">
      <w:pPr>
        <w:spacing w:after="0"/>
        <w:jc w:val="both"/>
        <w:rPr>
          <w:ins w:id="104" w:author="Kenzie Zimmer" w:date="2026-09-25T19:59:00Z" w16du:dateUtc="2026-09-25T23:59:00Z"/>
          <w:rFonts w:ascii="Arial" w:eastAsia="Arial" w:hAnsi="Arial" w:cs="Arial"/>
          <w:sz w:val="24"/>
          <w:szCs w:val="24"/>
        </w:rPr>
      </w:pPr>
      <w:ins w:id="105" w:author="Kenzie Zimmer" w:date="2026-09-25T19:59:00Z" w16du:dateUtc="2026-09-25T23:59:00Z">
        <w:r>
          <w:rPr>
            <w:rFonts w:ascii="Arial" w:eastAsia="Arial" w:hAnsi="Arial" w:cs="Arial"/>
            <w:sz w:val="24"/>
            <w:szCs w:val="24"/>
          </w:rPr>
          <w:t xml:space="preserve">The </w:t>
        </w:r>
        <w:r>
          <w:fldChar w:fldCharType="begin"/>
        </w:r>
        <w:r>
          <w:instrText>HYPERLINK "https://cps.ca/en/documents/position/an-affirming-approach-to-caring-for-transgender-and-gender-diverse-youth" \l "ref37" \h</w:instrText>
        </w:r>
        <w:r>
          <w:fldChar w:fldCharType="separate"/>
        </w:r>
        <w:r>
          <w:rPr>
            <w:rFonts w:ascii="Arial" w:eastAsia="Arial" w:hAnsi="Arial" w:cs="Arial"/>
            <w:color w:val="000000"/>
            <w:sz w:val="24"/>
            <w:szCs w:val="24"/>
            <w:u w:val="single"/>
          </w:rPr>
          <w:t>Canadian Paediatric Society</w:t>
        </w:r>
        <w:r>
          <w:fldChar w:fldCharType="end"/>
        </w:r>
        <w:r>
          <w:rPr>
            <w:rFonts w:ascii="Arial" w:eastAsia="Arial" w:hAnsi="Arial" w:cs="Arial"/>
            <w:sz w:val="24"/>
            <w:szCs w:val="24"/>
          </w:rPr>
          <w:t xml:space="preserve"> (2023) outlines how “adolescents who have sought and received hormonal suppression as a part of a multidisciplinary approach to care report improved mental health and psychosocial functioning.</w:t>
        </w:r>
        <w:r>
          <w:rPr>
            <w:rFonts w:ascii="Arial" w:eastAsia="Arial" w:hAnsi="Arial" w:cs="Arial"/>
            <w:sz w:val="24"/>
            <w:szCs w:val="24"/>
            <w:vertAlign w:val="superscript"/>
          </w:rPr>
          <w:t xml:space="preserve"> </w:t>
        </w:r>
        <w:r>
          <w:rPr>
            <w:rFonts w:ascii="Arial" w:eastAsia="Arial" w:hAnsi="Arial" w:cs="Arial"/>
            <w:sz w:val="24"/>
            <w:szCs w:val="24"/>
          </w:rPr>
          <w:t>Access to these medications has been associated with lower odds of suicidal ideation over the life course.” Thus, gender-affirming care, and inclusive healthcare services more broadly, are lifesaving services that need to be properly funded.</w:t>
        </w:r>
      </w:ins>
    </w:p>
    <w:p w14:paraId="5AE50E97" w14:textId="77777777" w:rsidR="00F53ABE" w:rsidRDefault="00F53ABE">
      <w:pPr>
        <w:spacing w:after="0"/>
        <w:jc w:val="both"/>
        <w:rPr>
          <w:ins w:id="106" w:author="Kenzie Zimmer" w:date="2026-09-25T19:59:00Z" w16du:dateUtc="2026-09-25T23:59:00Z"/>
          <w:rFonts w:ascii="Arial" w:eastAsia="Arial" w:hAnsi="Arial" w:cs="Arial"/>
          <w:sz w:val="24"/>
          <w:szCs w:val="24"/>
        </w:rPr>
      </w:pPr>
    </w:p>
    <w:p w14:paraId="5AE50E98" w14:textId="77777777" w:rsidR="00F53ABE" w:rsidRDefault="00073654">
      <w:pPr>
        <w:spacing w:after="0"/>
        <w:jc w:val="both"/>
        <w:rPr>
          <w:ins w:id="107" w:author="Kenzie Zimmer" w:date="2026-09-25T19:59:00Z" w16du:dateUtc="2026-09-25T23:59:00Z"/>
          <w:rFonts w:ascii="Arial" w:eastAsia="Arial" w:hAnsi="Arial" w:cs="Arial"/>
          <w:sz w:val="24"/>
          <w:szCs w:val="24"/>
        </w:rPr>
      </w:pPr>
      <w:ins w:id="108" w:author="Kenzie Zimmer" w:date="2026-09-25T19:59:00Z" w16du:dateUtc="2026-09-25T23:59:00Z">
        <w:r>
          <w:rPr>
            <w:rFonts w:ascii="Arial" w:eastAsia="Arial" w:hAnsi="Arial" w:cs="Arial"/>
            <w:sz w:val="24"/>
            <w:szCs w:val="24"/>
          </w:rPr>
          <w:t xml:space="preserve">Community support services, such as drop-in centres, hotlines, social programming, counselling, and housing services, also have the potential to be lifesaving. They play a key role in combatting social isolation and providing peer support. Additionally, Resolved Clause #3 urges governments to fund public awareness campaigns about the diversity of sexual orientations and gender identities, to reduce stigma and promote acceptance of 2SLGBTQ+ communities. </w:t>
        </w:r>
      </w:ins>
    </w:p>
    <w:p w14:paraId="5AE50E99" w14:textId="77777777" w:rsidR="00F53ABE" w:rsidRDefault="00F53ABE">
      <w:pPr>
        <w:spacing w:after="0"/>
        <w:jc w:val="both"/>
        <w:rPr>
          <w:ins w:id="109" w:author="Kenzie Zimmer" w:date="2026-09-25T19:59:00Z" w16du:dateUtc="2026-09-25T23:59:00Z"/>
          <w:rFonts w:ascii="Arial" w:eastAsia="Arial" w:hAnsi="Arial" w:cs="Arial"/>
          <w:sz w:val="24"/>
          <w:szCs w:val="24"/>
        </w:rPr>
      </w:pPr>
    </w:p>
    <w:p w14:paraId="5AE50E9A" w14:textId="77777777" w:rsidR="00F53ABE" w:rsidRDefault="00073654">
      <w:pPr>
        <w:spacing w:after="0"/>
        <w:jc w:val="both"/>
        <w:rPr>
          <w:ins w:id="110" w:author="Kenzie Zimmer" w:date="2026-09-25T19:59:00Z" w16du:dateUtc="2026-09-25T23:59:00Z"/>
          <w:rFonts w:ascii="Arial" w:eastAsia="Arial" w:hAnsi="Arial" w:cs="Arial"/>
          <w:sz w:val="24"/>
          <w:szCs w:val="24"/>
        </w:rPr>
      </w:pPr>
      <w:ins w:id="111" w:author="Kenzie Zimmer" w:date="2026-09-25T19:59:00Z" w16du:dateUtc="2026-09-25T23:59:00Z">
        <w:r>
          <w:rPr>
            <w:rFonts w:ascii="Arial" w:eastAsia="Arial" w:hAnsi="Arial" w:cs="Arial"/>
            <w:sz w:val="24"/>
            <w:szCs w:val="24"/>
          </w:rPr>
          <w:t>Substantial, long-term investments in these areas will help to address the inequities faced by 2SLGBTQ+ communities and improve wellbeing and quality of life.</w:t>
        </w:r>
      </w:ins>
    </w:p>
    <w:p w14:paraId="5AE50E9B" w14:textId="77777777" w:rsidR="00F53ABE" w:rsidRDefault="00F53ABE">
      <w:pPr>
        <w:spacing w:after="0"/>
        <w:jc w:val="both"/>
        <w:rPr>
          <w:ins w:id="112" w:author="Kenzie Zimmer" w:date="2026-09-25T19:59:00Z" w16du:dateUtc="2026-09-25T23:59:00Z"/>
          <w:rFonts w:ascii="Arial" w:eastAsia="Arial" w:hAnsi="Arial" w:cs="Arial"/>
          <w:sz w:val="24"/>
          <w:szCs w:val="24"/>
        </w:rPr>
      </w:pPr>
    </w:p>
    <w:p w14:paraId="5AE50E9C" w14:textId="77777777" w:rsidR="00F53ABE" w:rsidRDefault="00073654">
      <w:pPr>
        <w:spacing w:after="0"/>
        <w:jc w:val="both"/>
        <w:rPr>
          <w:ins w:id="113" w:author="Kenzie Zimmer" w:date="2026-09-25T19:59:00Z" w16du:dateUtc="2026-09-25T23:59:00Z"/>
          <w:rFonts w:ascii="Arial" w:eastAsia="Arial" w:hAnsi="Arial" w:cs="Arial"/>
          <w:b/>
          <w:sz w:val="24"/>
          <w:szCs w:val="24"/>
        </w:rPr>
      </w:pPr>
      <w:ins w:id="114" w:author="Kenzie Zimmer" w:date="2026-09-25T19:59:00Z" w16du:dateUtc="2026-09-25T23:59:00Z">
        <w:r>
          <w:rPr>
            <w:rFonts w:ascii="Arial" w:eastAsia="Arial" w:hAnsi="Arial" w:cs="Arial"/>
            <w:b/>
            <w:sz w:val="24"/>
            <w:szCs w:val="24"/>
          </w:rPr>
          <w:t>Sexual Education Curriculum (Resolved Clause #4)</w:t>
        </w:r>
      </w:ins>
    </w:p>
    <w:p w14:paraId="5AE50E9D" w14:textId="77777777" w:rsidR="00F53ABE" w:rsidRDefault="00073654">
      <w:pPr>
        <w:spacing w:after="0"/>
        <w:jc w:val="both"/>
        <w:rPr>
          <w:ins w:id="115" w:author="Kenzie Zimmer" w:date="2026-09-25T19:59:00Z" w16du:dateUtc="2026-09-25T23:59:00Z"/>
          <w:rFonts w:ascii="Arial" w:eastAsia="Arial" w:hAnsi="Arial" w:cs="Arial"/>
          <w:sz w:val="24"/>
          <w:szCs w:val="24"/>
        </w:rPr>
      </w:pPr>
      <w:ins w:id="116" w:author="Kenzie Zimmer" w:date="2026-09-25T19:59:00Z" w16du:dateUtc="2026-09-25T23:59:00Z">
        <w:r>
          <w:rPr>
            <w:rFonts w:ascii="Arial" w:eastAsia="Arial" w:hAnsi="Arial" w:cs="Arial"/>
            <w:sz w:val="24"/>
            <w:szCs w:val="24"/>
          </w:rPr>
          <w:t xml:space="preserve">Finally, Resolved Clause #4 covers sexual education curriculum. It is important that sexual education speaks to the experiences and needs of </w:t>
        </w:r>
        <w:r>
          <w:rPr>
            <w:rFonts w:ascii="Arial" w:eastAsia="Arial" w:hAnsi="Arial" w:cs="Arial"/>
            <w:i/>
            <w:sz w:val="24"/>
            <w:szCs w:val="24"/>
          </w:rPr>
          <w:t>all</w:t>
        </w:r>
        <w:r>
          <w:rPr>
            <w:rFonts w:ascii="Arial" w:eastAsia="Arial" w:hAnsi="Arial" w:cs="Arial"/>
            <w:sz w:val="24"/>
            <w:szCs w:val="24"/>
          </w:rPr>
          <w:t xml:space="preserve"> students, to ensure they are all able to stay safe and healthy. Inclusive sexual education that teaches students about different sexual orientations and gender identities can also promote acceptance and reduce homophobic and transphobic beliefs among students (</w:t>
        </w:r>
        <w:r>
          <w:fldChar w:fldCharType="begin"/>
        </w:r>
        <w:r>
          <w:instrText>HYPERLINK "https://link.springer.com/article/10.1007/s11121-023-01517-1" \h</w:instrText>
        </w:r>
        <w:r>
          <w:fldChar w:fldCharType="separate"/>
        </w:r>
        <w:r>
          <w:rPr>
            <w:rFonts w:ascii="Arial" w:eastAsia="Arial" w:hAnsi="Arial" w:cs="Arial"/>
            <w:color w:val="000000"/>
            <w:sz w:val="24"/>
            <w:szCs w:val="24"/>
            <w:u w:val="single"/>
          </w:rPr>
          <w:t>Kesler et al.</w:t>
        </w:r>
        <w:r>
          <w:fldChar w:fldCharType="end"/>
        </w:r>
        <w:r>
          <w:rPr>
            <w:rFonts w:ascii="Arial" w:eastAsia="Arial" w:hAnsi="Arial" w:cs="Arial"/>
            <w:sz w:val="24"/>
            <w:szCs w:val="24"/>
          </w:rPr>
          <w:t xml:space="preserve">, 2023). </w:t>
        </w:r>
      </w:ins>
    </w:p>
    <w:p w14:paraId="5AE50E9E" w14:textId="77777777" w:rsidR="00F53ABE" w:rsidRDefault="00F53ABE">
      <w:pPr>
        <w:spacing w:after="0"/>
        <w:jc w:val="both"/>
        <w:rPr>
          <w:ins w:id="117" w:author="Kenzie Zimmer" w:date="2026-09-25T19:59:00Z" w16du:dateUtc="2026-09-25T23:59:00Z"/>
          <w:rFonts w:ascii="Arial" w:eastAsia="Arial" w:hAnsi="Arial" w:cs="Arial"/>
          <w:sz w:val="24"/>
          <w:szCs w:val="24"/>
        </w:rPr>
      </w:pPr>
    </w:p>
    <w:p w14:paraId="5AE50E9F" w14:textId="77777777" w:rsidR="00F53ABE" w:rsidRDefault="00073654">
      <w:pPr>
        <w:spacing w:after="0"/>
        <w:jc w:val="both"/>
        <w:rPr>
          <w:ins w:id="118" w:author="Kenzie Zimmer" w:date="2026-09-25T19:59:00Z" w16du:dateUtc="2026-09-25T23:59:00Z"/>
          <w:rFonts w:ascii="Arial" w:eastAsia="Arial" w:hAnsi="Arial" w:cs="Arial"/>
          <w:sz w:val="24"/>
          <w:szCs w:val="24"/>
        </w:rPr>
      </w:pPr>
      <w:ins w:id="119" w:author="Kenzie Zimmer" w:date="2026-09-25T19:59:00Z" w16du:dateUtc="2026-09-25T23:59:00Z">
        <w:r>
          <w:rPr>
            <w:rFonts w:ascii="Arial" w:eastAsia="Arial" w:hAnsi="Arial" w:cs="Arial"/>
            <w:sz w:val="24"/>
            <w:szCs w:val="24"/>
          </w:rPr>
          <w:t xml:space="preserve">The </w:t>
        </w:r>
        <w:r>
          <w:fldChar w:fldCharType="begin"/>
        </w:r>
        <w:r>
          <w:instrText>HYPERLINK "https://www.sieccan.org/_files/ugd/1332d5_e3ee36e39d944009956af5b86f0a5ed6.pdf" \h</w:instrText>
        </w:r>
        <w:r>
          <w:fldChar w:fldCharType="separate"/>
        </w:r>
        <w:r>
          <w:rPr>
            <w:rFonts w:ascii="Arial" w:eastAsia="Arial" w:hAnsi="Arial" w:cs="Arial"/>
            <w:color w:val="000000"/>
            <w:sz w:val="24"/>
            <w:szCs w:val="24"/>
            <w:u w:val="single"/>
          </w:rPr>
          <w:t>2019 Canadian Guidelines for Sexual Health Education</w:t>
        </w:r>
        <w:r>
          <w:fldChar w:fldCharType="end"/>
        </w:r>
        <w:r>
          <w:rPr>
            <w:rFonts w:ascii="Arial" w:eastAsia="Arial" w:hAnsi="Arial" w:cs="Arial"/>
            <w:sz w:val="24"/>
            <w:szCs w:val="24"/>
          </w:rPr>
          <w:t>, funded by the Public Health Agency of Canada, state:</w:t>
        </w:r>
      </w:ins>
    </w:p>
    <w:p w14:paraId="5AE50EA0" w14:textId="77777777" w:rsidR="00F53ABE" w:rsidRDefault="00F53ABE">
      <w:pPr>
        <w:spacing w:after="0"/>
        <w:jc w:val="both"/>
        <w:rPr>
          <w:ins w:id="120" w:author="Kenzie Zimmer" w:date="2026-09-25T19:59:00Z" w16du:dateUtc="2026-09-25T23:59:00Z"/>
          <w:rFonts w:ascii="Arial" w:eastAsia="Arial" w:hAnsi="Arial" w:cs="Arial"/>
          <w:sz w:val="24"/>
          <w:szCs w:val="24"/>
        </w:rPr>
      </w:pPr>
    </w:p>
    <w:p w14:paraId="5AE50EA1" w14:textId="77777777" w:rsidR="00F53ABE" w:rsidRDefault="00073654">
      <w:pPr>
        <w:spacing w:after="0"/>
        <w:ind w:left="720"/>
        <w:jc w:val="both"/>
        <w:rPr>
          <w:ins w:id="121" w:author="Kenzie Zimmer" w:date="2026-09-25T19:59:00Z" w16du:dateUtc="2026-09-25T23:59:00Z"/>
          <w:rFonts w:ascii="Arial" w:eastAsia="Arial" w:hAnsi="Arial" w:cs="Arial"/>
          <w:sz w:val="24"/>
          <w:szCs w:val="24"/>
        </w:rPr>
      </w:pPr>
      <w:ins w:id="122" w:author="Kenzie Zimmer" w:date="2026-09-25T19:59:00Z" w16du:dateUtc="2026-09-25T23:59:00Z">
        <w:r>
          <w:rPr>
            <w:rFonts w:ascii="Arial" w:eastAsia="Arial" w:hAnsi="Arial" w:cs="Arial"/>
            <w:sz w:val="24"/>
            <w:szCs w:val="24"/>
          </w:rPr>
          <w:t>“Sexual health education programs should be relevant to and address the learning needs of LGBTQI2SNA+ people. Sexual health education programs should encourage acceptance and respect for the diversity of sexual and gender identities that exist in the community and include the critical evaluation of discriminatory attitudes and practices.”</w:t>
        </w:r>
      </w:ins>
    </w:p>
    <w:p w14:paraId="5AE50EA2" w14:textId="77777777" w:rsidR="00F53ABE" w:rsidRDefault="00F53ABE">
      <w:pPr>
        <w:spacing w:after="0"/>
        <w:ind w:left="720"/>
        <w:jc w:val="both"/>
        <w:rPr>
          <w:ins w:id="123" w:author="Kenzie Zimmer" w:date="2026-09-25T19:59:00Z" w16du:dateUtc="2026-09-25T23:59:00Z"/>
          <w:rFonts w:ascii="Arial" w:eastAsia="Arial" w:hAnsi="Arial" w:cs="Arial"/>
          <w:sz w:val="24"/>
          <w:szCs w:val="24"/>
        </w:rPr>
      </w:pPr>
    </w:p>
    <w:p w14:paraId="5AE50EA3" w14:textId="77777777" w:rsidR="00F53ABE" w:rsidRDefault="00073654">
      <w:pPr>
        <w:spacing w:after="0"/>
        <w:jc w:val="both"/>
        <w:rPr>
          <w:ins w:id="124" w:author="Kenzie Zimmer" w:date="2026-09-25T19:59:00Z" w16du:dateUtc="2026-09-25T23:59:00Z"/>
          <w:rFonts w:ascii="Arial" w:eastAsia="Arial" w:hAnsi="Arial" w:cs="Arial"/>
          <w:sz w:val="24"/>
          <w:szCs w:val="24"/>
        </w:rPr>
      </w:pPr>
      <w:ins w:id="125" w:author="Kenzie Zimmer" w:date="2026-09-25T19:59:00Z" w16du:dateUtc="2026-09-25T23:59:00Z">
        <w:r>
          <w:rPr>
            <w:rFonts w:ascii="Arial" w:eastAsia="Arial" w:hAnsi="Arial" w:cs="Arial"/>
            <w:sz w:val="24"/>
            <w:szCs w:val="24"/>
          </w:rPr>
          <w:t xml:space="preserve">These are only guidelines, however, as provinces and territories develop their own sexual education curriculum. As a result, not all students receive comprehensive sexual education. For the health and wellbeing of 2SLGBTQ+ students, as well as the overall attainment of an inclusive, stigma-free society, it is important for provincial and territorial governments to develop </w:t>
        </w:r>
        <w:r>
          <w:rPr>
            <w:rFonts w:ascii="Arial" w:eastAsia="Arial" w:hAnsi="Arial" w:cs="Arial"/>
            <w:i/>
            <w:sz w:val="24"/>
            <w:szCs w:val="24"/>
          </w:rPr>
          <w:t xml:space="preserve">mandatory </w:t>
        </w:r>
        <w:r>
          <w:rPr>
            <w:rFonts w:ascii="Arial" w:eastAsia="Arial" w:hAnsi="Arial" w:cs="Arial"/>
            <w:sz w:val="24"/>
            <w:szCs w:val="24"/>
          </w:rPr>
          <w:t>sexual education curriculum that speaks to the diversity of sexual orientations and gender identities.</w:t>
        </w:r>
      </w:ins>
    </w:p>
    <w:p w14:paraId="5AE50EA4" w14:textId="77777777" w:rsidR="00F53ABE" w:rsidRDefault="00F53ABE">
      <w:pPr>
        <w:spacing w:after="0"/>
        <w:jc w:val="both"/>
        <w:rPr>
          <w:ins w:id="126" w:author="Kenzie Zimmer" w:date="2026-09-25T19:59:00Z" w16du:dateUtc="2026-09-25T23:59:00Z"/>
          <w:rFonts w:ascii="Arial" w:eastAsia="Arial" w:hAnsi="Arial" w:cs="Arial"/>
          <w:sz w:val="24"/>
          <w:szCs w:val="24"/>
        </w:rPr>
      </w:pPr>
    </w:p>
    <w:p w14:paraId="5AE50EA5" w14:textId="77777777" w:rsidR="00F53ABE" w:rsidRDefault="00073654">
      <w:pPr>
        <w:spacing w:after="0"/>
        <w:jc w:val="both"/>
        <w:rPr>
          <w:ins w:id="127" w:author="Kenzie Zimmer" w:date="2026-09-25T19:59:00Z" w16du:dateUtc="2026-09-25T23:59:00Z"/>
          <w:rFonts w:ascii="Arial" w:eastAsia="Arial" w:hAnsi="Arial" w:cs="Arial"/>
          <w:b/>
          <w:sz w:val="24"/>
          <w:szCs w:val="24"/>
        </w:rPr>
      </w:pPr>
      <w:ins w:id="128" w:author="Kenzie Zimmer" w:date="2026-09-25T19:59:00Z" w16du:dateUtc="2026-09-25T23:59:00Z">
        <w:r>
          <w:rPr>
            <w:rFonts w:ascii="Arial" w:eastAsia="Arial" w:hAnsi="Arial" w:cs="Arial"/>
            <w:b/>
            <w:sz w:val="24"/>
            <w:szCs w:val="24"/>
          </w:rPr>
          <w:t>Conclusion</w:t>
        </w:r>
      </w:ins>
    </w:p>
    <w:p w14:paraId="5AE50EA6" w14:textId="77777777" w:rsidR="00F53ABE" w:rsidRDefault="00073654">
      <w:pPr>
        <w:spacing w:after="0"/>
        <w:jc w:val="both"/>
        <w:rPr>
          <w:ins w:id="129" w:author="Kenzie Zimmer" w:date="2026-09-25T19:59:00Z" w16du:dateUtc="2026-09-25T23:59:00Z"/>
          <w:rFonts w:ascii="Arial" w:eastAsia="Arial" w:hAnsi="Arial" w:cs="Arial"/>
          <w:sz w:val="24"/>
          <w:szCs w:val="24"/>
        </w:rPr>
      </w:pPr>
      <w:ins w:id="130" w:author="Kenzie Zimmer" w:date="2026-09-25T19:59:00Z" w16du:dateUtc="2026-09-25T23:59:00Z">
        <w:r>
          <w:rPr>
            <w:rFonts w:ascii="Arial" w:eastAsia="Arial" w:hAnsi="Arial" w:cs="Arial"/>
            <w:sz w:val="24"/>
            <w:szCs w:val="24"/>
          </w:rPr>
          <w:t>CFUW’s mission is to achieve equality and social justice, and this mission cannot be achieved if the rights of 2SLGBTQ+ people are not upheld. While great progress has been made, Canada is not yet a place where everyone is treated with dignity, respect, and kindness regardless of gender identity and sexual orientation. We all have a role to play in changing this, and this Resolution seeks to commit CFUW to taking part. It calls upon our Clubs to be welcoming spaces, and calls upon our governments to take action to support the wellbeing of 2SLGBTQ+ communities, upholding their rights, and fostering a more inclusive society.</w:t>
        </w:r>
      </w:ins>
    </w:p>
    <w:p w14:paraId="5AE50EA7" w14:textId="77777777" w:rsidR="00F53ABE" w:rsidRDefault="00F53ABE">
      <w:pPr>
        <w:spacing w:after="0"/>
        <w:jc w:val="both"/>
        <w:rPr>
          <w:ins w:id="131" w:author="Kenzie Zimmer" w:date="2026-09-25T19:59:00Z" w16du:dateUtc="2026-09-25T23:59:00Z"/>
          <w:rFonts w:ascii="Arial" w:eastAsia="Arial" w:hAnsi="Arial" w:cs="Arial"/>
          <w:sz w:val="24"/>
          <w:szCs w:val="24"/>
        </w:rPr>
      </w:pPr>
    </w:p>
    <w:p w14:paraId="5AE50EA8" w14:textId="77777777" w:rsidR="00F53ABE" w:rsidRDefault="00073654">
      <w:pPr>
        <w:spacing w:after="0"/>
        <w:jc w:val="both"/>
        <w:rPr>
          <w:ins w:id="132" w:author="Kenzie Zimmer" w:date="2026-09-25T19:59:00Z" w16du:dateUtc="2026-09-25T23:59:00Z"/>
          <w:rFonts w:ascii="Arial" w:eastAsia="Arial" w:hAnsi="Arial" w:cs="Arial"/>
          <w:sz w:val="24"/>
          <w:szCs w:val="24"/>
        </w:rPr>
      </w:pPr>
      <w:ins w:id="133" w:author="Kenzie Zimmer" w:date="2026-09-25T19:59:00Z" w16du:dateUtc="2026-09-25T23:59:00Z">
        <w:r>
          <w:rPr>
            <w:rFonts w:ascii="Arial" w:eastAsia="Arial" w:hAnsi="Arial" w:cs="Arial"/>
            <w:b/>
            <w:sz w:val="24"/>
            <w:szCs w:val="24"/>
            <w:u w:val="single"/>
          </w:rPr>
          <w:t>Implementation</w:t>
        </w:r>
      </w:ins>
    </w:p>
    <w:p w14:paraId="5AE50EA9" w14:textId="77777777" w:rsidR="00F53ABE" w:rsidRDefault="00073654">
      <w:pPr>
        <w:spacing w:after="0"/>
        <w:rPr>
          <w:ins w:id="134" w:author="Kenzie Zimmer" w:date="2026-09-25T19:59:00Z" w16du:dateUtc="2026-09-25T23:59:00Z"/>
          <w:rFonts w:ascii="Arial" w:eastAsia="Arial" w:hAnsi="Arial" w:cs="Arial"/>
          <w:sz w:val="24"/>
          <w:szCs w:val="24"/>
        </w:rPr>
      </w:pPr>
      <w:ins w:id="135" w:author="Kenzie Zimmer" w:date="2026-09-25T19:59:00Z" w16du:dateUtc="2026-09-25T23:59:00Z">
        <w:r>
          <w:rPr>
            <w:rFonts w:ascii="Arial" w:eastAsia="Arial" w:hAnsi="Arial" w:cs="Arial"/>
            <w:sz w:val="24"/>
            <w:szCs w:val="24"/>
          </w:rPr>
          <w:t>To implement this resolution, CFUW Clubs and members can:</w:t>
        </w:r>
      </w:ins>
    </w:p>
    <w:p w14:paraId="5AE50EAA" w14:textId="77777777" w:rsidR="00F53ABE" w:rsidRDefault="00073654">
      <w:pPr>
        <w:numPr>
          <w:ilvl w:val="0"/>
          <w:numId w:val="8"/>
        </w:numPr>
        <w:pBdr>
          <w:top w:val="nil"/>
          <w:left w:val="nil"/>
          <w:bottom w:val="nil"/>
          <w:right w:val="nil"/>
          <w:between w:val="nil"/>
        </w:pBdr>
        <w:spacing w:after="0"/>
        <w:rPr>
          <w:ins w:id="136" w:author="Kenzie Zimmer" w:date="2026-09-25T19:59:00Z" w16du:dateUtc="2026-09-25T23:59:00Z"/>
          <w:rFonts w:ascii="Arial" w:eastAsia="Arial" w:hAnsi="Arial" w:cs="Arial"/>
          <w:color w:val="000000"/>
          <w:sz w:val="24"/>
          <w:szCs w:val="24"/>
        </w:rPr>
      </w:pPr>
      <w:ins w:id="137" w:author="Kenzie Zimmer" w:date="2026-09-25T19:59:00Z" w16du:dateUtc="2026-09-25T23:59:00Z">
        <w:r>
          <w:rPr>
            <w:rFonts w:ascii="Arial" w:eastAsia="Arial" w:hAnsi="Arial" w:cs="Arial"/>
            <w:color w:val="000000"/>
            <w:sz w:val="24"/>
            <w:szCs w:val="24"/>
          </w:rPr>
          <w:t>Read, watch, and listen to 2SLGBTQ+ stories and perspectives, to further their own understanding and inclusion of 2SLGBTQ+ communities.</w:t>
        </w:r>
      </w:ins>
    </w:p>
    <w:p w14:paraId="5AE50EAB" w14:textId="77777777" w:rsidR="00F53ABE" w:rsidRDefault="00073654">
      <w:pPr>
        <w:numPr>
          <w:ilvl w:val="0"/>
          <w:numId w:val="8"/>
        </w:numPr>
        <w:pBdr>
          <w:top w:val="nil"/>
          <w:left w:val="nil"/>
          <w:bottom w:val="nil"/>
          <w:right w:val="nil"/>
          <w:between w:val="nil"/>
        </w:pBdr>
        <w:spacing w:after="0"/>
        <w:rPr>
          <w:ins w:id="138" w:author="Kenzie Zimmer" w:date="2026-09-25T19:59:00Z" w16du:dateUtc="2026-09-25T23:59:00Z"/>
          <w:rFonts w:ascii="Arial" w:eastAsia="Arial" w:hAnsi="Arial" w:cs="Arial"/>
          <w:color w:val="000000"/>
          <w:sz w:val="24"/>
          <w:szCs w:val="24"/>
        </w:rPr>
      </w:pPr>
      <w:ins w:id="139" w:author="Kenzie Zimmer" w:date="2026-09-25T19:59:00Z" w16du:dateUtc="2026-09-25T23:59:00Z">
        <w:r>
          <w:rPr>
            <w:rFonts w:ascii="Arial" w:eastAsia="Arial" w:hAnsi="Arial" w:cs="Arial"/>
            <w:color w:val="000000"/>
            <w:sz w:val="24"/>
            <w:szCs w:val="24"/>
          </w:rPr>
          <w:t xml:space="preserve">Follow guides to being a 2SLGBTQ+ ally, such as </w:t>
        </w:r>
        <w:r>
          <w:fldChar w:fldCharType="begin"/>
        </w:r>
        <w:r>
          <w:instrText>HYPERLINK "https://egale.ca/awareness/tips-on-how-to-practice-lgbtqi2s-allyship/" \h</w:instrText>
        </w:r>
        <w:r>
          <w:fldChar w:fldCharType="separate"/>
        </w:r>
        <w:r>
          <w:rPr>
            <w:rFonts w:ascii="Arial" w:eastAsia="Arial" w:hAnsi="Arial" w:cs="Arial"/>
            <w:color w:val="000000"/>
            <w:sz w:val="24"/>
            <w:szCs w:val="24"/>
            <w:u w:val="single"/>
          </w:rPr>
          <w:t>this one</w:t>
        </w:r>
        <w:r>
          <w:fldChar w:fldCharType="end"/>
        </w:r>
        <w:r>
          <w:rPr>
            <w:rFonts w:ascii="Arial" w:eastAsia="Arial" w:hAnsi="Arial" w:cs="Arial"/>
            <w:color w:val="000000"/>
            <w:sz w:val="24"/>
            <w:szCs w:val="24"/>
          </w:rPr>
          <w:t>.</w:t>
        </w:r>
      </w:ins>
    </w:p>
    <w:p w14:paraId="5AE50EAC" w14:textId="77777777" w:rsidR="00F53ABE" w:rsidRDefault="00073654">
      <w:pPr>
        <w:numPr>
          <w:ilvl w:val="0"/>
          <w:numId w:val="8"/>
        </w:numPr>
        <w:pBdr>
          <w:top w:val="nil"/>
          <w:left w:val="nil"/>
          <w:bottom w:val="nil"/>
          <w:right w:val="nil"/>
          <w:between w:val="nil"/>
        </w:pBdr>
        <w:spacing w:after="0"/>
        <w:rPr>
          <w:ins w:id="140" w:author="Kenzie Zimmer" w:date="2026-09-25T19:59:00Z" w16du:dateUtc="2026-09-25T23:59:00Z"/>
          <w:rFonts w:ascii="Arial" w:eastAsia="Arial" w:hAnsi="Arial" w:cs="Arial"/>
          <w:color w:val="000000"/>
          <w:sz w:val="24"/>
          <w:szCs w:val="24"/>
        </w:rPr>
      </w:pPr>
      <w:ins w:id="141" w:author="Kenzie Zimmer" w:date="2026-09-25T19:59:00Z" w16du:dateUtc="2026-09-25T23:59:00Z">
        <w:r>
          <w:rPr>
            <w:rFonts w:ascii="Arial" w:eastAsia="Arial" w:hAnsi="Arial" w:cs="Arial"/>
            <w:color w:val="000000"/>
            <w:sz w:val="24"/>
            <w:szCs w:val="24"/>
          </w:rPr>
          <w:t xml:space="preserve">Learn about the Two Spirit identity and how colonial norms and systems have repressed Indigenous understandings of gender and sexuality, using resources such as </w:t>
        </w:r>
        <w:r>
          <w:fldChar w:fldCharType="begin"/>
        </w:r>
        <w:r>
          <w:instrText>HYPERLINK "https://www.youtube.com/watch?v=8N7JcYbdlmo&amp;list=PLlfj8DUsEAUrpiONH3-wgV5NExKS0aGY7&amp;index=4" \h</w:instrText>
        </w:r>
        <w:r>
          <w:fldChar w:fldCharType="separate"/>
        </w:r>
        <w:r>
          <w:rPr>
            <w:rFonts w:ascii="Arial" w:eastAsia="Arial" w:hAnsi="Arial" w:cs="Arial"/>
            <w:color w:val="000000"/>
            <w:sz w:val="24"/>
            <w:szCs w:val="24"/>
            <w:u w:val="single"/>
          </w:rPr>
          <w:t>this video</w:t>
        </w:r>
        <w:r>
          <w:fldChar w:fldCharType="end"/>
        </w:r>
        <w:r>
          <w:rPr>
            <w:rFonts w:ascii="Arial" w:eastAsia="Arial" w:hAnsi="Arial" w:cs="Arial"/>
            <w:color w:val="000000"/>
            <w:sz w:val="24"/>
            <w:szCs w:val="24"/>
          </w:rPr>
          <w:t xml:space="preserve">. </w:t>
        </w:r>
      </w:ins>
    </w:p>
    <w:p w14:paraId="5AE50EAD" w14:textId="77777777" w:rsidR="00F53ABE" w:rsidRDefault="00073654">
      <w:pPr>
        <w:numPr>
          <w:ilvl w:val="0"/>
          <w:numId w:val="8"/>
        </w:numPr>
        <w:pBdr>
          <w:top w:val="nil"/>
          <w:left w:val="nil"/>
          <w:bottom w:val="nil"/>
          <w:right w:val="nil"/>
          <w:between w:val="nil"/>
        </w:pBdr>
        <w:spacing w:after="0"/>
        <w:rPr>
          <w:ins w:id="142" w:author="Kenzie Zimmer" w:date="2026-09-25T19:59:00Z" w16du:dateUtc="2026-09-25T23:59:00Z"/>
          <w:rFonts w:ascii="Arial" w:eastAsia="Arial" w:hAnsi="Arial" w:cs="Arial"/>
          <w:color w:val="000000"/>
          <w:sz w:val="24"/>
          <w:szCs w:val="24"/>
        </w:rPr>
      </w:pPr>
      <w:ins w:id="143" w:author="Kenzie Zimmer" w:date="2026-09-25T19:59:00Z" w16du:dateUtc="2026-09-25T23:59:00Z">
        <w:r>
          <w:rPr>
            <w:rFonts w:ascii="Arial" w:eastAsia="Arial" w:hAnsi="Arial" w:cs="Arial"/>
            <w:color w:val="000000"/>
            <w:sz w:val="24"/>
            <w:szCs w:val="24"/>
          </w:rPr>
          <w:t>Use inclusive language and ensure everyone feels welcome to be themselves in Club spaces.</w:t>
        </w:r>
      </w:ins>
    </w:p>
    <w:p w14:paraId="5AE50EAE" w14:textId="77777777" w:rsidR="00F53ABE" w:rsidRDefault="00073654">
      <w:pPr>
        <w:numPr>
          <w:ilvl w:val="0"/>
          <w:numId w:val="8"/>
        </w:numPr>
        <w:pBdr>
          <w:top w:val="nil"/>
          <w:left w:val="nil"/>
          <w:bottom w:val="nil"/>
          <w:right w:val="nil"/>
          <w:between w:val="nil"/>
        </w:pBdr>
        <w:spacing w:after="0"/>
        <w:rPr>
          <w:ins w:id="144" w:author="Kenzie Zimmer" w:date="2026-09-25T19:59:00Z" w16du:dateUtc="2026-09-25T23:59:00Z"/>
          <w:rFonts w:ascii="Arial" w:eastAsia="Arial" w:hAnsi="Arial" w:cs="Arial"/>
          <w:color w:val="000000"/>
          <w:sz w:val="24"/>
          <w:szCs w:val="24"/>
        </w:rPr>
      </w:pPr>
      <w:ins w:id="145" w:author="Kenzie Zimmer" w:date="2026-09-25T19:59:00Z" w16du:dateUtc="2026-09-25T23:59:00Z">
        <w:r>
          <w:rPr>
            <w:rFonts w:ascii="Arial" w:eastAsia="Arial" w:hAnsi="Arial" w:cs="Arial"/>
            <w:color w:val="000000"/>
            <w:sz w:val="24"/>
            <w:szCs w:val="24"/>
          </w:rPr>
          <w:t>Host and attend presentations on topics such as gender identity, the history of the 2SLGBTQ+ rights movement, challenges faced by 2SLGBTQ+ communities, and how to practice allyship.</w:t>
        </w:r>
      </w:ins>
    </w:p>
    <w:p w14:paraId="5AE50EAF" w14:textId="77777777" w:rsidR="00F53ABE" w:rsidRDefault="00073654">
      <w:pPr>
        <w:numPr>
          <w:ilvl w:val="0"/>
          <w:numId w:val="8"/>
        </w:numPr>
        <w:pBdr>
          <w:top w:val="nil"/>
          <w:left w:val="nil"/>
          <w:bottom w:val="nil"/>
          <w:right w:val="nil"/>
          <w:between w:val="nil"/>
        </w:pBdr>
        <w:spacing w:after="0"/>
        <w:rPr>
          <w:ins w:id="146" w:author="Kenzie Zimmer" w:date="2026-09-25T19:59:00Z" w16du:dateUtc="2026-09-25T23:59:00Z"/>
          <w:rFonts w:ascii="Arial" w:eastAsia="Arial" w:hAnsi="Arial" w:cs="Arial"/>
          <w:color w:val="000000"/>
          <w:sz w:val="24"/>
          <w:szCs w:val="24"/>
        </w:rPr>
      </w:pPr>
      <w:ins w:id="147" w:author="Kenzie Zimmer" w:date="2026-09-25T19:59:00Z" w16du:dateUtc="2026-09-25T23:59:00Z">
        <w:r>
          <w:rPr>
            <w:rFonts w:ascii="Arial" w:eastAsia="Arial" w:hAnsi="Arial" w:cs="Arial"/>
            <w:color w:val="000000"/>
            <w:sz w:val="24"/>
            <w:szCs w:val="24"/>
          </w:rPr>
          <w:t>Write to local politicians urging sufficient long-term funding for programs and services that actively support the wellbeing of 2SLGBTQ+ individuals, referencing specific programs and services in your community if applicable.</w:t>
        </w:r>
      </w:ins>
    </w:p>
    <w:p w14:paraId="5AE50EB0" w14:textId="77777777" w:rsidR="00F53ABE" w:rsidRDefault="00073654">
      <w:pPr>
        <w:numPr>
          <w:ilvl w:val="0"/>
          <w:numId w:val="8"/>
        </w:numPr>
        <w:pBdr>
          <w:top w:val="nil"/>
          <w:left w:val="nil"/>
          <w:bottom w:val="nil"/>
          <w:right w:val="nil"/>
          <w:between w:val="nil"/>
        </w:pBdr>
        <w:spacing w:after="0"/>
        <w:rPr>
          <w:ins w:id="148" w:author="Kenzie Zimmer" w:date="2026-09-25T19:59:00Z" w16du:dateUtc="2026-09-25T23:59:00Z"/>
          <w:rFonts w:ascii="Arial" w:eastAsia="Arial" w:hAnsi="Arial" w:cs="Arial"/>
          <w:color w:val="000000"/>
          <w:sz w:val="24"/>
          <w:szCs w:val="24"/>
        </w:rPr>
      </w:pPr>
      <w:ins w:id="149" w:author="Kenzie Zimmer" w:date="2026-09-25T19:59:00Z" w16du:dateUtc="2026-09-25T23:59:00Z">
        <w:r>
          <w:rPr>
            <w:rFonts w:ascii="Arial" w:eastAsia="Arial" w:hAnsi="Arial" w:cs="Arial"/>
            <w:color w:val="000000"/>
            <w:sz w:val="24"/>
            <w:szCs w:val="24"/>
          </w:rPr>
          <w:t>Donate to or volunteer with 2SLGBTQ+-serving non-profit community organizations.</w:t>
        </w:r>
      </w:ins>
    </w:p>
    <w:p w14:paraId="5AE50EB1" w14:textId="77777777" w:rsidR="00F53ABE" w:rsidRDefault="00073654">
      <w:pPr>
        <w:numPr>
          <w:ilvl w:val="0"/>
          <w:numId w:val="8"/>
        </w:numPr>
        <w:pBdr>
          <w:top w:val="nil"/>
          <w:left w:val="nil"/>
          <w:bottom w:val="nil"/>
          <w:right w:val="nil"/>
          <w:between w:val="nil"/>
        </w:pBdr>
        <w:spacing w:after="0"/>
        <w:rPr>
          <w:ins w:id="150" w:author="Kenzie Zimmer" w:date="2026-09-25T19:59:00Z" w16du:dateUtc="2026-09-25T23:59:00Z"/>
          <w:rFonts w:ascii="Arial" w:eastAsia="Arial" w:hAnsi="Arial" w:cs="Arial"/>
          <w:color w:val="000000"/>
          <w:sz w:val="24"/>
          <w:szCs w:val="24"/>
        </w:rPr>
      </w:pPr>
      <w:ins w:id="151" w:author="Kenzie Zimmer" w:date="2026-09-25T19:59:00Z" w16du:dateUtc="2026-09-25T23:59:00Z">
        <w:r>
          <w:rPr>
            <w:rFonts w:ascii="Arial" w:eastAsia="Arial" w:hAnsi="Arial" w:cs="Arial"/>
            <w:color w:val="000000"/>
            <w:sz w:val="24"/>
            <w:szCs w:val="24"/>
          </w:rPr>
          <w:t>Explore awarding scholarships for 2SLGBTQ+ students.</w:t>
        </w:r>
      </w:ins>
    </w:p>
    <w:p w14:paraId="5AE50EB2" w14:textId="77777777" w:rsidR="00F53ABE" w:rsidRDefault="00073654">
      <w:pPr>
        <w:numPr>
          <w:ilvl w:val="0"/>
          <w:numId w:val="8"/>
        </w:numPr>
        <w:pBdr>
          <w:top w:val="nil"/>
          <w:left w:val="nil"/>
          <w:bottom w:val="nil"/>
          <w:right w:val="nil"/>
          <w:between w:val="nil"/>
        </w:pBdr>
        <w:spacing w:after="0"/>
        <w:rPr>
          <w:ins w:id="152" w:author="Kenzie Zimmer" w:date="2026-09-25T19:59:00Z" w16du:dateUtc="2026-09-25T23:59:00Z"/>
          <w:rFonts w:ascii="Arial" w:eastAsia="Arial" w:hAnsi="Arial" w:cs="Arial"/>
          <w:color w:val="000000"/>
          <w:sz w:val="24"/>
          <w:szCs w:val="24"/>
        </w:rPr>
      </w:pPr>
      <w:ins w:id="153" w:author="Kenzie Zimmer" w:date="2026-09-25T19:59:00Z" w16du:dateUtc="2026-09-25T23:59:00Z">
        <w:r>
          <w:rPr>
            <w:rFonts w:ascii="Arial" w:eastAsia="Arial" w:hAnsi="Arial" w:cs="Arial"/>
            <w:color w:val="000000"/>
            <w:sz w:val="24"/>
            <w:szCs w:val="24"/>
          </w:rPr>
          <w:t>Attend or participate in local Pride parades and events.</w:t>
        </w:r>
      </w:ins>
    </w:p>
    <w:p w14:paraId="5AE50EB3" w14:textId="77777777" w:rsidR="00F53ABE" w:rsidRDefault="00073654">
      <w:pPr>
        <w:numPr>
          <w:ilvl w:val="0"/>
          <w:numId w:val="8"/>
        </w:numPr>
        <w:pBdr>
          <w:top w:val="nil"/>
          <w:left w:val="nil"/>
          <w:bottom w:val="nil"/>
          <w:right w:val="nil"/>
          <w:between w:val="nil"/>
        </w:pBdr>
        <w:spacing w:after="0"/>
        <w:rPr>
          <w:ins w:id="154" w:author="Kenzie Zimmer" w:date="2026-09-25T19:59:00Z" w16du:dateUtc="2026-09-25T23:59:00Z"/>
          <w:rFonts w:ascii="Arial" w:eastAsia="Arial" w:hAnsi="Arial" w:cs="Arial"/>
          <w:color w:val="000000"/>
          <w:sz w:val="24"/>
          <w:szCs w:val="24"/>
        </w:rPr>
      </w:pPr>
      <w:ins w:id="155" w:author="Kenzie Zimmer" w:date="2026-09-25T19:59:00Z" w16du:dateUtc="2026-09-25T23:59:00Z">
        <w:r>
          <w:rPr>
            <w:rFonts w:ascii="Arial" w:eastAsia="Arial" w:hAnsi="Arial" w:cs="Arial"/>
            <w:color w:val="000000"/>
            <w:sz w:val="24"/>
            <w:szCs w:val="24"/>
          </w:rPr>
          <w:t>Write to provincial education authorities about the importance of inclusive sexual education curriculum that speaks to the diversity of sexual orientations and gender identities, particularly in provinces where such curriculum is not currently mandatory.</w:t>
        </w:r>
      </w:ins>
    </w:p>
    <w:p w14:paraId="5AE50EB4" w14:textId="77777777" w:rsidR="00F53ABE" w:rsidRDefault="00073654">
      <w:pPr>
        <w:numPr>
          <w:ilvl w:val="0"/>
          <w:numId w:val="8"/>
        </w:numPr>
        <w:pBdr>
          <w:top w:val="nil"/>
          <w:left w:val="nil"/>
          <w:bottom w:val="nil"/>
          <w:right w:val="nil"/>
          <w:between w:val="nil"/>
        </w:pBdr>
        <w:spacing w:after="0"/>
        <w:rPr>
          <w:ins w:id="156" w:author="Kenzie Zimmer" w:date="2026-09-25T19:59:00Z" w16du:dateUtc="2026-09-25T23:59:00Z"/>
          <w:rFonts w:ascii="Arial" w:eastAsia="Arial" w:hAnsi="Arial" w:cs="Arial"/>
          <w:color w:val="000000"/>
          <w:sz w:val="24"/>
          <w:szCs w:val="24"/>
        </w:rPr>
      </w:pPr>
      <w:ins w:id="157" w:author="Kenzie Zimmer" w:date="2026-09-25T19:59:00Z" w16du:dateUtc="2026-09-25T23:59:00Z">
        <w:r>
          <w:rPr>
            <w:rFonts w:ascii="Arial" w:eastAsia="Arial" w:hAnsi="Arial" w:cs="Arial"/>
            <w:color w:val="000000"/>
            <w:sz w:val="24"/>
            <w:szCs w:val="24"/>
          </w:rPr>
          <w:t xml:space="preserve">Stand up for 2SLGBTQ+ people’s rights and call out homophobic or transphobic comments. </w:t>
        </w:r>
      </w:ins>
    </w:p>
    <w:p w14:paraId="5AE50EB5" w14:textId="77777777" w:rsidR="00F53ABE" w:rsidRDefault="00073654">
      <w:pPr>
        <w:numPr>
          <w:ilvl w:val="0"/>
          <w:numId w:val="8"/>
        </w:numPr>
        <w:pBdr>
          <w:top w:val="nil"/>
          <w:left w:val="nil"/>
          <w:bottom w:val="nil"/>
          <w:right w:val="nil"/>
          <w:between w:val="nil"/>
        </w:pBdr>
        <w:spacing w:after="0"/>
        <w:rPr>
          <w:ins w:id="158" w:author="Kenzie Zimmer" w:date="2026-09-25T19:59:00Z" w16du:dateUtc="2026-09-25T23:59:00Z"/>
          <w:rFonts w:ascii="Arial" w:eastAsia="Arial" w:hAnsi="Arial" w:cs="Arial"/>
          <w:color w:val="000000"/>
          <w:sz w:val="24"/>
          <w:szCs w:val="24"/>
        </w:rPr>
      </w:pPr>
      <w:ins w:id="159" w:author="Kenzie Zimmer" w:date="2026-09-25T19:59:00Z" w16du:dateUtc="2026-09-25T23:59:00Z">
        <w:r>
          <w:rPr>
            <w:rFonts w:ascii="Arial" w:eastAsia="Arial" w:hAnsi="Arial" w:cs="Arial"/>
            <w:color w:val="000000"/>
            <w:sz w:val="24"/>
            <w:szCs w:val="24"/>
          </w:rPr>
          <w:t>Subscribe to 2SLGBTQ+ advocacy organizations’ newsletters and follow them on social media to stay up to date on their activities and participate in their campaigns.</w:t>
        </w:r>
      </w:ins>
    </w:p>
    <w:p w14:paraId="5AE50EB6" w14:textId="77777777" w:rsidR="00F53ABE" w:rsidRDefault="00073654">
      <w:pPr>
        <w:spacing w:after="0"/>
        <w:rPr>
          <w:ins w:id="160" w:author="Kenzie Zimmer" w:date="2026-09-25T19:59:00Z" w16du:dateUtc="2026-09-25T23:59:00Z"/>
          <w:rFonts w:ascii="Arial" w:eastAsia="Arial" w:hAnsi="Arial" w:cs="Arial"/>
          <w:sz w:val="24"/>
          <w:szCs w:val="24"/>
        </w:rPr>
      </w:pPr>
      <w:ins w:id="161" w:author="Kenzie Zimmer" w:date="2026-09-25T19:59:00Z" w16du:dateUtc="2026-09-25T23:59:00Z">
        <w:r>
          <w:rPr>
            <w:rFonts w:ascii="Arial" w:eastAsia="Arial" w:hAnsi="Arial" w:cs="Arial"/>
            <w:sz w:val="24"/>
            <w:szCs w:val="24"/>
          </w:rPr>
          <w:t xml:space="preserve">In provinces where transgender youth’s rights have been or may one day be curtailed, CFUW Clubs and Provincial Councils can: </w:t>
        </w:r>
      </w:ins>
    </w:p>
    <w:p w14:paraId="5AE50EB7" w14:textId="77777777" w:rsidR="00F53ABE" w:rsidRDefault="00073654">
      <w:pPr>
        <w:numPr>
          <w:ilvl w:val="0"/>
          <w:numId w:val="9"/>
        </w:numPr>
        <w:pBdr>
          <w:top w:val="nil"/>
          <w:left w:val="nil"/>
          <w:bottom w:val="nil"/>
          <w:right w:val="nil"/>
          <w:between w:val="nil"/>
        </w:pBdr>
        <w:spacing w:after="0"/>
        <w:rPr>
          <w:ins w:id="162" w:author="Kenzie Zimmer" w:date="2026-09-25T19:59:00Z" w16du:dateUtc="2026-09-25T23:59:00Z"/>
          <w:rFonts w:ascii="Arial" w:eastAsia="Arial" w:hAnsi="Arial" w:cs="Arial"/>
          <w:color w:val="000000"/>
          <w:sz w:val="24"/>
          <w:szCs w:val="24"/>
        </w:rPr>
      </w:pPr>
      <w:ins w:id="163" w:author="Kenzie Zimmer" w:date="2026-09-25T19:59:00Z" w16du:dateUtc="2026-09-25T23:59:00Z">
        <w:r>
          <w:rPr>
            <w:rFonts w:ascii="Arial" w:eastAsia="Arial" w:hAnsi="Arial" w:cs="Arial"/>
            <w:color w:val="000000"/>
            <w:sz w:val="24"/>
            <w:szCs w:val="24"/>
          </w:rPr>
          <w:t>Meet with or write to their respective provincial representatives to voice their opposition to any policies that restrict transgender youth’s rights to express their gender as they choose and access the healthcare services that their physicians feel are best for them.</w:t>
        </w:r>
      </w:ins>
    </w:p>
    <w:p w14:paraId="5AE50EB8" w14:textId="77777777" w:rsidR="00F53ABE" w:rsidRDefault="00F53ABE">
      <w:pPr>
        <w:spacing w:after="0"/>
        <w:rPr>
          <w:ins w:id="164" w:author="Kenzie Zimmer" w:date="2026-09-25T19:59:00Z" w16du:dateUtc="2026-09-25T23:59:00Z"/>
          <w:rFonts w:ascii="Arial" w:eastAsia="Arial" w:hAnsi="Arial" w:cs="Arial"/>
          <w:b/>
          <w:sz w:val="24"/>
          <w:szCs w:val="24"/>
          <w:u w:val="single"/>
        </w:rPr>
      </w:pPr>
    </w:p>
    <w:p w14:paraId="5AE50EB9" w14:textId="77777777" w:rsidR="00F53ABE" w:rsidRDefault="00073654">
      <w:pPr>
        <w:spacing w:after="0"/>
        <w:rPr>
          <w:ins w:id="165" w:author="Kenzie Zimmer" w:date="2026-09-25T19:59:00Z" w16du:dateUtc="2026-09-25T23:59:00Z"/>
          <w:rFonts w:ascii="Arial" w:eastAsia="Arial" w:hAnsi="Arial" w:cs="Arial"/>
          <w:b/>
          <w:sz w:val="24"/>
          <w:szCs w:val="24"/>
          <w:u w:val="single"/>
        </w:rPr>
      </w:pPr>
      <w:ins w:id="166" w:author="Kenzie Zimmer" w:date="2026-09-25T19:59:00Z" w16du:dateUtc="2026-09-25T23:59:00Z">
        <w:r>
          <w:rPr>
            <w:rFonts w:ascii="Arial" w:eastAsia="Arial" w:hAnsi="Arial" w:cs="Arial"/>
            <w:b/>
            <w:sz w:val="24"/>
            <w:szCs w:val="24"/>
            <w:u w:val="single"/>
          </w:rPr>
          <w:t>Bibliography</w:t>
        </w:r>
      </w:ins>
    </w:p>
    <w:p w14:paraId="5AE50EBA" w14:textId="77777777" w:rsidR="00F53ABE" w:rsidRDefault="00073654">
      <w:pPr>
        <w:spacing w:after="0"/>
        <w:rPr>
          <w:ins w:id="167" w:author="Kenzie Zimmer" w:date="2026-09-25T19:59:00Z" w16du:dateUtc="2026-09-25T23:59:00Z"/>
          <w:rFonts w:ascii="Arial" w:eastAsia="Arial" w:hAnsi="Arial" w:cs="Arial"/>
          <w:sz w:val="24"/>
          <w:szCs w:val="24"/>
        </w:rPr>
      </w:pPr>
      <w:ins w:id="168" w:author="Kenzie Zimmer" w:date="2026-09-25T19:59:00Z" w16du:dateUtc="2026-09-25T23:59:00Z">
        <w:r>
          <w:rPr>
            <w:rFonts w:ascii="Arial" w:eastAsia="Arial" w:hAnsi="Arial" w:cs="Arial"/>
            <w:sz w:val="24"/>
            <w:szCs w:val="24"/>
          </w:rPr>
          <w:t>Canadian Medical Association. (2024, February 20).</w:t>
        </w:r>
        <w:r>
          <w:rPr>
            <w:rFonts w:ascii="Arial" w:eastAsia="Arial" w:hAnsi="Arial" w:cs="Arial"/>
            <w:i/>
            <w:sz w:val="24"/>
            <w:szCs w:val="24"/>
          </w:rPr>
          <w:t xml:space="preserve"> CMA strongly opposes government efforts to restrict access to care. </w:t>
        </w:r>
        <w:r>
          <w:fldChar w:fldCharType="begin"/>
        </w:r>
        <w:r>
          <w:instrText>HYPERLINK "https://www.cma.ca/about-us/what-we-do/press-room/cma-strongly-opposes-government-efforts-restrict-access-care" \h</w:instrText>
        </w:r>
        <w:r>
          <w:fldChar w:fldCharType="separate"/>
        </w:r>
        <w:r>
          <w:rPr>
            <w:rFonts w:ascii="Arial" w:eastAsia="Arial" w:hAnsi="Arial" w:cs="Arial"/>
            <w:color w:val="000000"/>
            <w:sz w:val="24"/>
            <w:szCs w:val="24"/>
            <w:u w:val="single"/>
          </w:rPr>
          <w:t>https://www.cma.ca/about-us/what-we-do/press-room/cma-strongly-opposes-government-efforts-restrict-access-care</w:t>
        </w:r>
        <w:r>
          <w:fldChar w:fldCharType="end"/>
        </w:r>
        <w:r>
          <w:rPr>
            <w:rFonts w:ascii="Arial" w:eastAsia="Arial" w:hAnsi="Arial" w:cs="Arial"/>
            <w:sz w:val="24"/>
            <w:szCs w:val="24"/>
          </w:rPr>
          <w:t xml:space="preserve">. </w:t>
        </w:r>
      </w:ins>
    </w:p>
    <w:p w14:paraId="5AE50EBB" w14:textId="77777777" w:rsidR="00F53ABE" w:rsidRDefault="00F53ABE">
      <w:pPr>
        <w:spacing w:after="0"/>
        <w:rPr>
          <w:ins w:id="169" w:author="Kenzie Zimmer" w:date="2026-09-25T19:59:00Z" w16du:dateUtc="2026-09-25T23:59:00Z"/>
          <w:rFonts w:ascii="Arial" w:eastAsia="Arial" w:hAnsi="Arial" w:cs="Arial"/>
          <w:sz w:val="24"/>
          <w:szCs w:val="24"/>
        </w:rPr>
      </w:pPr>
    </w:p>
    <w:p w14:paraId="5AE50EBC" w14:textId="77777777" w:rsidR="00F53ABE" w:rsidRDefault="00073654">
      <w:pPr>
        <w:spacing w:after="0"/>
        <w:rPr>
          <w:ins w:id="170" w:author="Kenzie Zimmer" w:date="2026-09-25T19:59:00Z" w16du:dateUtc="2026-09-25T23:59:00Z"/>
          <w:rFonts w:ascii="Arial" w:eastAsia="Arial" w:hAnsi="Arial" w:cs="Arial"/>
          <w:sz w:val="24"/>
          <w:szCs w:val="24"/>
        </w:rPr>
      </w:pPr>
      <w:ins w:id="171" w:author="Kenzie Zimmer" w:date="2026-09-25T19:59:00Z" w16du:dateUtc="2026-09-25T23:59:00Z">
        <w:r>
          <w:rPr>
            <w:rFonts w:ascii="Arial" w:eastAsia="Arial" w:hAnsi="Arial" w:cs="Arial"/>
            <w:sz w:val="24"/>
            <w:szCs w:val="24"/>
          </w:rPr>
          <w:t xml:space="preserve">Canadian Paediatric Society. (2023, June 20). </w:t>
        </w:r>
        <w:r>
          <w:rPr>
            <w:rFonts w:ascii="Arial" w:eastAsia="Arial" w:hAnsi="Arial" w:cs="Arial"/>
            <w:i/>
            <w:sz w:val="24"/>
            <w:szCs w:val="24"/>
          </w:rPr>
          <w:t xml:space="preserve">An affirming approach to caring for transgender and gender-diverse youth. </w:t>
        </w:r>
        <w:r>
          <w:fldChar w:fldCharType="begin"/>
        </w:r>
        <w:r>
          <w:instrText>HYPERLINK "https://cps.ca/en/documents/position/an-affirming-approach-to-caring-for-transgender-and-gender-diverse-youth" \l "ref37" \h</w:instrText>
        </w:r>
        <w:r>
          <w:fldChar w:fldCharType="separate"/>
        </w:r>
        <w:r>
          <w:rPr>
            <w:rFonts w:ascii="Arial" w:eastAsia="Arial" w:hAnsi="Arial" w:cs="Arial"/>
            <w:color w:val="000000"/>
            <w:sz w:val="24"/>
            <w:szCs w:val="24"/>
            <w:u w:val="single"/>
          </w:rPr>
          <w:t>https://cps.ca/en/documents/position/an-affirming-approach-to-caring-for-transgender-and-gender-diverse-youth#ref37</w:t>
        </w:r>
        <w:r>
          <w:fldChar w:fldCharType="end"/>
        </w:r>
        <w:r>
          <w:rPr>
            <w:rFonts w:ascii="Arial" w:eastAsia="Arial" w:hAnsi="Arial" w:cs="Arial"/>
            <w:sz w:val="24"/>
            <w:szCs w:val="24"/>
          </w:rPr>
          <w:t xml:space="preserve">. </w:t>
        </w:r>
      </w:ins>
    </w:p>
    <w:p w14:paraId="5AE50EBD" w14:textId="77777777" w:rsidR="00F53ABE" w:rsidRDefault="00F53ABE">
      <w:pPr>
        <w:spacing w:after="0"/>
        <w:rPr>
          <w:ins w:id="172" w:author="Kenzie Zimmer" w:date="2026-09-25T19:59:00Z" w16du:dateUtc="2026-09-25T23:59:00Z"/>
          <w:rFonts w:ascii="Arial" w:eastAsia="Arial" w:hAnsi="Arial" w:cs="Arial"/>
          <w:sz w:val="24"/>
          <w:szCs w:val="24"/>
        </w:rPr>
      </w:pPr>
    </w:p>
    <w:p w14:paraId="5AE50EBE" w14:textId="77777777" w:rsidR="00F53ABE" w:rsidRDefault="00073654">
      <w:pPr>
        <w:spacing w:after="0"/>
        <w:rPr>
          <w:ins w:id="173" w:author="Kenzie Zimmer" w:date="2026-09-25T19:59:00Z" w16du:dateUtc="2026-09-25T23:59:00Z"/>
          <w:rFonts w:ascii="Arial" w:eastAsia="Arial" w:hAnsi="Arial" w:cs="Arial"/>
          <w:i/>
          <w:sz w:val="24"/>
          <w:szCs w:val="24"/>
        </w:rPr>
      </w:pPr>
      <w:ins w:id="174" w:author="Kenzie Zimmer" w:date="2026-09-25T19:59:00Z" w16du:dateUtc="2026-09-25T23:59:00Z">
        <w:r>
          <w:rPr>
            <w:rFonts w:ascii="Arial" w:eastAsia="Arial" w:hAnsi="Arial" w:cs="Arial"/>
            <w:sz w:val="24"/>
            <w:szCs w:val="24"/>
          </w:rPr>
          <w:t xml:space="preserve">Centre for Innovation in Campus Mental Health. (Undated). </w:t>
        </w:r>
        <w:r>
          <w:rPr>
            <w:rFonts w:ascii="Arial" w:eastAsia="Arial" w:hAnsi="Arial" w:cs="Arial"/>
            <w:i/>
            <w:sz w:val="24"/>
            <w:szCs w:val="24"/>
          </w:rPr>
          <w:t xml:space="preserve">Intro to Mental Health in 2SLGBTQ+ Communities. </w:t>
        </w:r>
        <w:r>
          <w:fldChar w:fldCharType="begin"/>
        </w:r>
        <w:r>
          <w:instrText>HYPERLINK "https://campusmentalhealth.ca/toolkits/invisible-intersections/intro-to-mental-health-in-2slgbtq-communities/" \h</w:instrText>
        </w:r>
        <w:r>
          <w:fldChar w:fldCharType="separate"/>
        </w:r>
        <w:r>
          <w:rPr>
            <w:rFonts w:ascii="Arial" w:eastAsia="Arial" w:hAnsi="Arial" w:cs="Arial"/>
            <w:color w:val="000000"/>
            <w:sz w:val="24"/>
            <w:szCs w:val="24"/>
            <w:u w:val="single"/>
          </w:rPr>
          <w:t>https://campusmentalhealth.ca/toolkits/invisible-intersections/intro-to-mental-health-in-2slgbtq-communities/</w:t>
        </w:r>
        <w:r>
          <w:fldChar w:fldCharType="end"/>
        </w:r>
        <w:r>
          <w:rPr>
            <w:rFonts w:ascii="Arial" w:eastAsia="Arial" w:hAnsi="Arial" w:cs="Arial"/>
            <w:sz w:val="24"/>
            <w:szCs w:val="24"/>
          </w:rPr>
          <w:t>.</w:t>
        </w:r>
        <w:r>
          <w:rPr>
            <w:rFonts w:ascii="Arial" w:eastAsia="Arial" w:hAnsi="Arial" w:cs="Arial"/>
            <w:i/>
            <w:sz w:val="24"/>
            <w:szCs w:val="24"/>
          </w:rPr>
          <w:t xml:space="preserve"> </w:t>
        </w:r>
      </w:ins>
    </w:p>
    <w:p w14:paraId="5AE50EBF" w14:textId="77777777" w:rsidR="00F53ABE" w:rsidRDefault="00F53ABE">
      <w:pPr>
        <w:spacing w:after="0"/>
        <w:rPr>
          <w:ins w:id="175" w:author="Kenzie Zimmer" w:date="2026-09-25T19:59:00Z" w16du:dateUtc="2026-09-25T23:59:00Z"/>
          <w:rFonts w:ascii="Arial" w:eastAsia="Arial" w:hAnsi="Arial" w:cs="Arial"/>
          <w:sz w:val="24"/>
          <w:szCs w:val="24"/>
        </w:rPr>
      </w:pPr>
    </w:p>
    <w:p w14:paraId="5AE50EC0" w14:textId="77777777" w:rsidR="00F53ABE" w:rsidRDefault="00073654">
      <w:pPr>
        <w:spacing w:after="0"/>
        <w:rPr>
          <w:ins w:id="176" w:author="Kenzie Zimmer" w:date="2026-09-25T19:59:00Z" w16du:dateUtc="2026-09-25T23:59:00Z"/>
          <w:rFonts w:ascii="Arial" w:eastAsia="Arial" w:hAnsi="Arial" w:cs="Arial"/>
          <w:sz w:val="24"/>
          <w:szCs w:val="24"/>
        </w:rPr>
      </w:pPr>
      <w:ins w:id="177" w:author="Kenzie Zimmer" w:date="2026-09-25T19:59:00Z" w16du:dateUtc="2026-09-25T23:59:00Z">
        <w:r>
          <w:rPr>
            <w:rFonts w:ascii="Arial" w:eastAsia="Arial" w:hAnsi="Arial" w:cs="Arial"/>
            <w:sz w:val="24"/>
            <w:szCs w:val="24"/>
          </w:rPr>
          <w:t xml:space="preserve">Government of Canada. (2023). </w:t>
        </w:r>
        <w:r>
          <w:rPr>
            <w:rFonts w:ascii="Arial" w:eastAsia="Arial" w:hAnsi="Arial" w:cs="Arial"/>
            <w:i/>
            <w:sz w:val="24"/>
            <w:szCs w:val="24"/>
          </w:rPr>
          <w:t xml:space="preserve">2SLGBTQI+ Action Plan Survey Findings. </w:t>
        </w:r>
        <w:r>
          <w:fldChar w:fldCharType="begin"/>
        </w:r>
        <w:r>
          <w:instrText>HYPERLINK "https://www.canada.ca/en/women-gender-equality/free-to-be-me/federal-2slgbtqi-plus-action-plan/survey-findings.html" \h</w:instrText>
        </w:r>
        <w:r>
          <w:fldChar w:fldCharType="separate"/>
        </w:r>
        <w:r>
          <w:rPr>
            <w:rFonts w:ascii="Arial" w:eastAsia="Arial" w:hAnsi="Arial" w:cs="Arial"/>
            <w:color w:val="000000"/>
            <w:sz w:val="24"/>
            <w:szCs w:val="24"/>
            <w:u w:val="single"/>
          </w:rPr>
          <w:t>https://www.canada.ca/en/women-gender-equality/free-to-be-me/federal-2slgbtqi-plus-action-plan/survey-findings.html</w:t>
        </w:r>
        <w:r>
          <w:fldChar w:fldCharType="end"/>
        </w:r>
        <w:r>
          <w:rPr>
            <w:rFonts w:ascii="Arial" w:eastAsia="Arial" w:hAnsi="Arial" w:cs="Arial"/>
            <w:sz w:val="24"/>
            <w:szCs w:val="24"/>
          </w:rPr>
          <w:t xml:space="preserve">. </w:t>
        </w:r>
      </w:ins>
    </w:p>
    <w:p w14:paraId="5AE50EC1" w14:textId="77777777" w:rsidR="00F53ABE" w:rsidRDefault="00F53ABE">
      <w:pPr>
        <w:spacing w:after="0"/>
        <w:rPr>
          <w:ins w:id="178" w:author="Kenzie Zimmer" w:date="2026-09-25T19:59:00Z" w16du:dateUtc="2026-09-25T23:59:00Z"/>
          <w:rFonts w:ascii="Arial" w:eastAsia="Arial" w:hAnsi="Arial" w:cs="Arial"/>
          <w:sz w:val="24"/>
          <w:szCs w:val="24"/>
        </w:rPr>
      </w:pPr>
    </w:p>
    <w:p w14:paraId="5AE50EC2" w14:textId="77777777" w:rsidR="00F53ABE" w:rsidRDefault="00073654">
      <w:pPr>
        <w:spacing w:after="0"/>
        <w:rPr>
          <w:ins w:id="179" w:author="Kenzie Zimmer" w:date="2026-09-25T19:59:00Z" w16du:dateUtc="2026-09-25T23:59:00Z"/>
          <w:rFonts w:ascii="Arial" w:eastAsia="Arial" w:hAnsi="Arial" w:cs="Arial"/>
          <w:sz w:val="24"/>
          <w:szCs w:val="24"/>
        </w:rPr>
      </w:pPr>
      <w:ins w:id="180" w:author="Kenzie Zimmer" w:date="2026-09-25T19:59:00Z" w16du:dateUtc="2026-09-25T23:59:00Z">
        <w:r>
          <w:rPr>
            <w:rFonts w:ascii="Arial" w:eastAsia="Arial" w:hAnsi="Arial" w:cs="Arial"/>
            <w:sz w:val="24"/>
            <w:szCs w:val="24"/>
          </w:rPr>
          <w:t xml:space="preserve">Learning Network. (2018, March). </w:t>
        </w:r>
        <w:r>
          <w:rPr>
            <w:rFonts w:ascii="Arial" w:eastAsia="Arial" w:hAnsi="Arial" w:cs="Arial"/>
            <w:i/>
            <w:sz w:val="24"/>
            <w:szCs w:val="24"/>
          </w:rPr>
          <w:t xml:space="preserve">2SLGBTQ+ Youth, Violence, and Homelessness. </w:t>
        </w:r>
        <w:r>
          <w:fldChar w:fldCharType="begin"/>
        </w:r>
        <w:r>
          <w:instrText>HYPERLINK "https://www.gbvlearningnetwork.ca/our-work/issuebased_newsletters/issue-24/Issue_24.pdf" \h</w:instrText>
        </w:r>
        <w:r>
          <w:fldChar w:fldCharType="separate"/>
        </w:r>
        <w:r>
          <w:rPr>
            <w:rFonts w:ascii="Arial" w:eastAsia="Arial" w:hAnsi="Arial" w:cs="Arial"/>
            <w:color w:val="000000"/>
            <w:sz w:val="24"/>
            <w:szCs w:val="24"/>
            <w:u w:val="single"/>
          </w:rPr>
          <w:t>https://www.gbvlearningnetwork.ca/our-work/issuebased_newsletters/issue-24/Issue_24.pdf</w:t>
        </w:r>
        <w:r>
          <w:fldChar w:fldCharType="end"/>
        </w:r>
        <w:r>
          <w:rPr>
            <w:rFonts w:ascii="Arial" w:eastAsia="Arial" w:hAnsi="Arial" w:cs="Arial"/>
            <w:sz w:val="24"/>
            <w:szCs w:val="24"/>
          </w:rPr>
          <w:t xml:space="preserve">. </w:t>
        </w:r>
      </w:ins>
    </w:p>
    <w:p w14:paraId="5AE50EC3" w14:textId="77777777" w:rsidR="00F53ABE" w:rsidRDefault="00F53ABE">
      <w:pPr>
        <w:spacing w:after="0"/>
        <w:rPr>
          <w:ins w:id="181" w:author="Kenzie Zimmer" w:date="2026-09-25T19:59:00Z" w16du:dateUtc="2026-09-25T23:59:00Z"/>
          <w:rFonts w:ascii="Arial" w:eastAsia="Arial" w:hAnsi="Arial" w:cs="Arial"/>
          <w:sz w:val="24"/>
          <w:szCs w:val="24"/>
        </w:rPr>
      </w:pPr>
    </w:p>
    <w:p w14:paraId="5AE50EC4" w14:textId="77777777" w:rsidR="00F53ABE" w:rsidRDefault="00073654">
      <w:pPr>
        <w:spacing w:after="0"/>
        <w:rPr>
          <w:ins w:id="182" w:author="Kenzie Zimmer" w:date="2026-09-25T19:59:00Z" w16du:dateUtc="2026-09-25T23:59:00Z"/>
          <w:rFonts w:ascii="Arial" w:eastAsia="Arial" w:hAnsi="Arial" w:cs="Arial"/>
          <w:i/>
          <w:sz w:val="24"/>
          <w:szCs w:val="24"/>
        </w:rPr>
      </w:pPr>
      <w:ins w:id="183" w:author="Kenzie Zimmer" w:date="2026-09-25T19:59:00Z" w16du:dateUtc="2026-09-25T23:59:00Z">
        <w:r>
          <w:rPr>
            <w:rFonts w:ascii="Arial" w:eastAsia="Arial" w:hAnsi="Arial" w:cs="Arial"/>
            <w:sz w:val="24"/>
            <w:szCs w:val="24"/>
          </w:rPr>
          <w:t xml:space="preserve">Moore, K. (2024, March). </w:t>
        </w:r>
        <w:r>
          <w:rPr>
            <w:rFonts w:ascii="Arial" w:eastAsia="Arial" w:hAnsi="Arial" w:cs="Arial"/>
            <w:i/>
            <w:sz w:val="24"/>
            <w:szCs w:val="24"/>
          </w:rPr>
          <w:t xml:space="preserve">2023 Annual Report of the Chief Medical Officer of Health of Ontario to the Legislative Assembly of Ontario. </w:t>
        </w:r>
        <w:r>
          <w:fldChar w:fldCharType="begin"/>
        </w:r>
        <w:r>
          <w:instrText>HYPERLINK "https://www.ontario.ca/files/2024-04/moh-cmoh-annual-report-2023-en-2024-04-02.pdf" \h</w:instrText>
        </w:r>
        <w:r>
          <w:fldChar w:fldCharType="separate"/>
        </w:r>
        <w:r>
          <w:rPr>
            <w:rFonts w:ascii="Arial" w:eastAsia="Arial" w:hAnsi="Arial" w:cs="Arial"/>
            <w:color w:val="000000"/>
            <w:sz w:val="24"/>
            <w:szCs w:val="24"/>
            <w:u w:val="single"/>
          </w:rPr>
          <w:t>https://www.ontario.ca/files/2024-04/moh-cmoh-annual-report-2023-en-2024-04-02.pdf</w:t>
        </w:r>
        <w:r>
          <w:fldChar w:fldCharType="end"/>
        </w:r>
        <w:r>
          <w:rPr>
            <w:rFonts w:ascii="Arial" w:eastAsia="Arial" w:hAnsi="Arial" w:cs="Arial"/>
            <w:sz w:val="24"/>
            <w:szCs w:val="24"/>
          </w:rPr>
          <w:t>.</w:t>
        </w:r>
        <w:r>
          <w:rPr>
            <w:rFonts w:ascii="Arial" w:eastAsia="Arial" w:hAnsi="Arial" w:cs="Arial"/>
            <w:i/>
            <w:sz w:val="24"/>
            <w:szCs w:val="24"/>
          </w:rPr>
          <w:t xml:space="preserve"> </w:t>
        </w:r>
      </w:ins>
    </w:p>
    <w:p w14:paraId="5AE50EC5" w14:textId="77777777" w:rsidR="00F53ABE" w:rsidRDefault="00F53ABE">
      <w:pPr>
        <w:spacing w:after="0"/>
        <w:rPr>
          <w:ins w:id="184" w:author="Kenzie Zimmer" w:date="2026-09-25T19:59:00Z" w16du:dateUtc="2026-09-25T23:59:00Z"/>
          <w:rFonts w:ascii="Arial" w:eastAsia="Arial" w:hAnsi="Arial" w:cs="Arial"/>
          <w:i/>
          <w:sz w:val="24"/>
          <w:szCs w:val="24"/>
        </w:rPr>
      </w:pPr>
    </w:p>
    <w:p w14:paraId="5AE50EC6" w14:textId="77777777" w:rsidR="00F53ABE" w:rsidRDefault="00073654">
      <w:pPr>
        <w:spacing w:after="0"/>
        <w:rPr>
          <w:ins w:id="185" w:author="Kenzie Zimmer" w:date="2026-09-25T19:59:00Z" w16du:dateUtc="2026-09-25T23:59:00Z"/>
          <w:rFonts w:ascii="Arial" w:eastAsia="Arial" w:hAnsi="Arial" w:cs="Arial"/>
          <w:i/>
          <w:sz w:val="24"/>
          <w:szCs w:val="24"/>
        </w:rPr>
      </w:pPr>
      <w:ins w:id="186" w:author="Kenzie Zimmer" w:date="2026-09-25T19:59:00Z" w16du:dateUtc="2026-09-25T23:59:00Z">
        <w:r>
          <w:rPr>
            <w:rFonts w:ascii="Arial" w:eastAsia="Arial" w:hAnsi="Arial" w:cs="Arial"/>
            <w:sz w:val="24"/>
            <w:szCs w:val="24"/>
          </w:rPr>
          <w:t xml:space="preserve">Kesler, K., Gerber, A., Laris, B., Anderson, P., Baumler, E., and Coyle, K. (2023, March 17). High School FLASH Sexual Health Education Curriculum: LGBTQ Inclusivity Strategies Reduce Homophobia and Transphobia. </w:t>
        </w:r>
        <w:r>
          <w:rPr>
            <w:rFonts w:ascii="Arial" w:eastAsia="Arial" w:hAnsi="Arial" w:cs="Arial"/>
            <w:i/>
            <w:sz w:val="24"/>
            <w:szCs w:val="24"/>
          </w:rPr>
          <w:t>Prevention Science, 24,</w:t>
        </w:r>
        <w:r>
          <w:rPr>
            <w:rFonts w:ascii="Arial" w:eastAsia="Arial" w:hAnsi="Arial" w:cs="Arial"/>
            <w:sz w:val="24"/>
            <w:szCs w:val="24"/>
          </w:rPr>
          <w:t xml:space="preserve"> 272-282</w:t>
        </w:r>
        <w:r>
          <w:rPr>
            <w:rFonts w:ascii="Arial" w:eastAsia="Arial" w:hAnsi="Arial" w:cs="Arial"/>
            <w:i/>
            <w:sz w:val="24"/>
            <w:szCs w:val="24"/>
          </w:rPr>
          <w:t xml:space="preserve">. </w:t>
        </w:r>
        <w:r>
          <w:fldChar w:fldCharType="begin"/>
        </w:r>
        <w:r>
          <w:instrText>HYPERLINK "https://link.springer.com/article/10.1007/s11121-023-01517-1" \h</w:instrText>
        </w:r>
        <w:r>
          <w:fldChar w:fldCharType="separate"/>
        </w:r>
        <w:r>
          <w:rPr>
            <w:rFonts w:ascii="Arial" w:eastAsia="Arial" w:hAnsi="Arial" w:cs="Arial"/>
            <w:color w:val="000000"/>
            <w:sz w:val="24"/>
            <w:szCs w:val="24"/>
            <w:u w:val="single"/>
          </w:rPr>
          <w:t>https://link.springer.com/article/10.1007/s11121-023-01517-1</w:t>
        </w:r>
        <w:r>
          <w:fldChar w:fldCharType="end"/>
        </w:r>
        <w:r>
          <w:rPr>
            <w:rFonts w:ascii="Arial" w:eastAsia="Arial" w:hAnsi="Arial" w:cs="Arial"/>
            <w:sz w:val="24"/>
            <w:szCs w:val="24"/>
          </w:rPr>
          <w:t>.</w:t>
        </w:r>
        <w:r>
          <w:rPr>
            <w:rFonts w:ascii="Arial" w:eastAsia="Arial" w:hAnsi="Arial" w:cs="Arial"/>
            <w:i/>
            <w:sz w:val="24"/>
            <w:szCs w:val="24"/>
          </w:rPr>
          <w:t xml:space="preserve"> </w:t>
        </w:r>
      </w:ins>
    </w:p>
    <w:p w14:paraId="5AE50EC7" w14:textId="77777777" w:rsidR="00F53ABE" w:rsidRDefault="00F53ABE">
      <w:pPr>
        <w:spacing w:after="0"/>
        <w:rPr>
          <w:ins w:id="187" w:author="Kenzie Zimmer" w:date="2026-09-25T19:59:00Z" w16du:dateUtc="2026-09-25T23:59:00Z"/>
          <w:rFonts w:ascii="Arial" w:eastAsia="Arial" w:hAnsi="Arial" w:cs="Arial"/>
          <w:sz w:val="24"/>
          <w:szCs w:val="24"/>
          <w:u w:val="single"/>
        </w:rPr>
      </w:pPr>
    </w:p>
    <w:p w14:paraId="5AE50EC8" w14:textId="77777777" w:rsidR="00F53ABE" w:rsidRDefault="00073654">
      <w:pPr>
        <w:spacing w:after="0"/>
        <w:rPr>
          <w:ins w:id="188" w:author="Kenzie Zimmer" w:date="2026-09-25T19:59:00Z" w16du:dateUtc="2026-09-25T23:59:00Z"/>
          <w:rFonts w:ascii="Arial" w:eastAsia="Arial" w:hAnsi="Arial" w:cs="Arial"/>
          <w:i/>
          <w:sz w:val="24"/>
          <w:szCs w:val="24"/>
        </w:rPr>
      </w:pPr>
      <w:ins w:id="189" w:author="Kenzie Zimmer" w:date="2026-09-25T19:59:00Z" w16du:dateUtc="2026-09-25T23:59:00Z">
        <w:r>
          <w:rPr>
            <w:rFonts w:ascii="Arial" w:eastAsia="Arial" w:hAnsi="Arial" w:cs="Arial"/>
            <w:sz w:val="24"/>
            <w:szCs w:val="24"/>
          </w:rPr>
          <w:t xml:space="preserve">Kingsbury, M., Hammond, N., Johnstone, F., &amp; Colman, I. (2022, June 6). Suicidality among sexual minority and transgender adolescents: a nationally representative population-based study of youth in Canada. </w:t>
        </w:r>
        <w:r>
          <w:rPr>
            <w:rFonts w:ascii="Arial" w:eastAsia="Arial" w:hAnsi="Arial" w:cs="Arial"/>
            <w:i/>
            <w:sz w:val="24"/>
            <w:szCs w:val="24"/>
          </w:rPr>
          <w:t xml:space="preserve">Canadian Medical Association Journal, 194(22). </w:t>
        </w:r>
        <w:r>
          <w:fldChar w:fldCharType="begin"/>
        </w:r>
        <w:r>
          <w:instrText>HYPERLINK "https://doi.org/10.1503/cmaj.212054" \h</w:instrText>
        </w:r>
        <w:r>
          <w:fldChar w:fldCharType="separate"/>
        </w:r>
        <w:r>
          <w:rPr>
            <w:rFonts w:ascii="Arial" w:eastAsia="Arial" w:hAnsi="Arial" w:cs="Arial"/>
            <w:color w:val="000000"/>
            <w:sz w:val="24"/>
            <w:szCs w:val="24"/>
            <w:u w:val="single"/>
          </w:rPr>
          <w:t>https://doi.org/10.1503/cmaj.212054</w:t>
        </w:r>
        <w:r>
          <w:fldChar w:fldCharType="end"/>
        </w:r>
        <w:r>
          <w:rPr>
            <w:rFonts w:ascii="Arial" w:eastAsia="Arial" w:hAnsi="Arial" w:cs="Arial"/>
            <w:sz w:val="24"/>
            <w:szCs w:val="24"/>
          </w:rPr>
          <w:t>.</w:t>
        </w:r>
        <w:r>
          <w:rPr>
            <w:rFonts w:ascii="Arial" w:eastAsia="Arial" w:hAnsi="Arial" w:cs="Arial"/>
            <w:i/>
            <w:sz w:val="24"/>
            <w:szCs w:val="24"/>
          </w:rPr>
          <w:t xml:space="preserve"> </w:t>
        </w:r>
      </w:ins>
    </w:p>
    <w:p w14:paraId="5AE50EC9" w14:textId="77777777" w:rsidR="00F53ABE" w:rsidRDefault="00F53ABE">
      <w:pPr>
        <w:spacing w:after="0"/>
        <w:rPr>
          <w:ins w:id="190" w:author="Kenzie Zimmer" w:date="2026-09-25T19:59:00Z" w16du:dateUtc="2026-09-25T23:59:00Z"/>
          <w:rFonts w:ascii="Arial" w:eastAsia="Arial" w:hAnsi="Arial" w:cs="Arial"/>
          <w:i/>
          <w:sz w:val="24"/>
          <w:szCs w:val="24"/>
        </w:rPr>
      </w:pPr>
    </w:p>
    <w:p w14:paraId="5AE50ECA" w14:textId="77777777" w:rsidR="00F53ABE" w:rsidRDefault="00073654">
      <w:pPr>
        <w:spacing w:after="0"/>
        <w:rPr>
          <w:ins w:id="191" w:author="Kenzie Zimmer" w:date="2026-09-25T19:59:00Z" w16du:dateUtc="2026-09-25T23:59:00Z"/>
          <w:rFonts w:ascii="Arial" w:eastAsia="Arial" w:hAnsi="Arial" w:cs="Arial"/>
          <w:sz w:val="24"/>
          <w:szCs w:val="24"/>
        </w:rPr>
      </w:pPr>
      <w:ins w:id="192" w:author="Kenzie Zimmer" w:date="2026-09-25T19:59:00Z" w16du:dateUtc="2026-09-25T23:59:00Z">
        <w:r>
          <w:rPr>
            <w:rFonts w:ascii="Arial" w:eastAsia="Arial" w:hAnsi="Arial" w:cs="Arial"/>
            <w:sz w:val="24"/>
            <w:szCs w:val="24"/>
          </w:rPr>
          <w:t xml:space="preserve">Sex Information and Education Council of Canada. (2019). </w:t>
        </w:r>
        <w:r>
          <w:rPr>
            <w:rFonts w:ascii="Arial" w:eastAsia="Arial" w:hAnsi="Arial" w:cs="Arial"/>
            <w:i/>
            <w:sz w:val="24"/>
            <w:szCs w:val="24"/>
          </w:rPr>
          <w:t xml:space="preserve">Canadian Guidelines for Sexual Health Education. </w:t>
        </w:r>
        <w:r>
          <w:fldChar w:fldCharType="begin"/>
        </w:r>
        <w:r>
          <w:instrText>HYPERLINK "https://www.sieccan.org/_files/ugd/1332d5_e3ee36e39d944009956af5b86f0a5ed6.pdf" \h</w:instrText>
        </w:r>
        <w:r>
          <w:fldChar w:fldCharType="separate"/>
        </w:r>
        <w:r>
          <w:rPr>
            <w:rFonts w:ascii="Arial" w:eastAsia="Arial" w:hAnsi="Arial" w:cs="Arial"/>
            <w:color w:val="000000"/>
            <w:sz w:val="24"/>
            <w:szCs w:val="24"/>
            <w:u w:val="single"/>
          </w:rPr>
          <w:t>https://www.sieccan.org/_files/ugd/1332d5_e3ee36e39d944009956af5b86f0a5ed6.pdf</w:t>
        </w:r>
        <w:r>
          <w:fldChar w:fldCharType="end"/>
        </w:r>
        <w:r>
          <w:rPr>
            <w:rFonts w:ascii="Arial" w:eastAsia="Arial" w:hAnsi="Arial" w:cs="Arial"/>
            <w:sz w:val="24"/>
            <w:szCs w:val="24"/>
          </w:rPr>
          <w:t xml:space="preserve">. </w:t>
        </w:r>
      </w:ins>
    </w:p>
    <w:p w14:paraId="5AE50ECB" w14:textId="77777777" w:rsidR="00F53ABE" w:rsidRDefault="00F53ABE">
      <w:pPr>
        <w:spacing w:after="0"/>
        <w:rPr>
          <w:ins w:id="193" w:author="Kenzie Zimmer" w:date="2026-09-25T19:59:00Z" w16du:dateUtc="2026-09-25T23:59:00Z"/>
          <w:rFonts w:ascii="Arial" w:eastAsia="Arial" w:hAnsi="Arial" w:cs="Arial"/>
          <w:sz w:val="24"/>
          <w:szCs w:val="24"/>
        </w:rPr>
      </w:pPr>
    </w:p>
    <w:p w14:paraId="5AE50ECC" w14:textId="77777777" w:rsidR="00F53ABE" w:rsidRDefault="00073654">
      <w:pPr>
        <w:spacing w:after="0"/>
        <w:rPr>
          <w:ins w:id="194" w:author="Kenzie Zimmer" w:date="2026-09-25T19:59:00Z" w16du:dateUtc="2026-09-25T23:59:00Z"/>
          <w:rFonts w:ascii="Arial" w:eastAsia="Arial" w:hAnsi="Arial" w:cs="Arial"/>
          <w:sz w:val="24"/>
          <w:szCs w:val="24"/>
        </w:rPr>
      </w:pPr>
      <w:ins w:id="195" w:author="Kenzie Zimmer" w:date="2026-09-25T19:59:00Z" w16du:dateUtc="2026-09-25T23:59:00Z">
        <w:r>
          <w:rPr>
            <w:rFonts w:ascii="Arial" w:eastAsia="Arial" w:hAnsi="Arial" w:cs="Arial"/>
            <w:sz w:val="24"/>
            <w:szCs w:val="24"/>
          </w:rPr>
          <w:t xml:space="preserve">Statistics Canada. (2024, July 25). </w:t>
        </w:r>
        <w:r>
          <w:rPr>
            <w:rFonts w:ascii="Arial" w:eastAsia="Arial" w:hAnsi="Arial" w:cs="Arial"/>
            <w:i/>
            <w:sz w:val="24"/>
            <w:szCs w:val="24"/>
          </w:rPr>
          <w:t xml:space="preserve">Police-Reported Crime Statistics in Canada, 2023. </w:t>
        </w:r>
        <w:r>
          <w:fldChar w:fldCharType="begin"/>
        </w:r>
        <w:r>
          <w:instrText>HYPERLINK "https://www150.statcan.gc.ca/n1/daily-quotidien/240725/dq240725b-eng.htm" \h</w:instrText>
        </w:r>
        <w:r>
          <w:fldChar w:fldCharType="separate"/>
        </w:r>
        <w:r>
          <w:rPr>
            <w:rFonts w:ascii="Arial" w:eastAsia="Arial" w:hAnsi="Arial" w:cs="Arial"/>
            <w:color w:val="000000"/>
            <w:sz w:val="24"/>
            <w:szCs w:val="24"/>
            <w:u w:val="single"/>
          </w:rPr>
          <w:t>https://www150.statcan.gc.ca/n1/daily-quotidien/240725/dq240725b-eng.htm</w:t>
        </w:r>
        <w:r>
          <w:fldChar w:fldCharType="end"/>
        </w:r>
        <w:r>
          <w:rPr>
            <w:rFonts w:ascii="Arial" w:eastAsia="Arial" w:hAnsi="Arial" w:cs="Arial"/>
            <w:sz w:val="24"/>
            <w:szCs w:val="24"/>
          </w:rPr>
          <w:t xml:space="preserve">. </w:t>
        </w:r>
      </w:ins>
    </w:p>
    <w:p w14:paraId="5AE50ECD" w14:textId="77777777" w:rsidR="00F53ABE" w:rsidRDefault="00F53ABE">
      <w:pPr>
        <w:spacing w:after="0"/>
        <w:rPr>
          <w:ins w:id="196" w:author="Kenzie Zimmer" w:date="2026-09-25T19:59:00Z" w16du:dateUtc="2026-09-25T23:59:00Z"/>
          <w:rFonts w:ascii="Arial" w:eastAsia="Arial" w:hAnsi="Arial" w:cs="Arial"/>
          <w:sz w:val="24"/>
          <w:szCs w:val="24"/>
        </w:rPr>
      </w:pPr>
    </w:p>
    <w:p w14:paraId="0A745981" w14:textId="77777777" w:rsidR="0020427F" w:rsidRPr="00EA7268" w:rsidRDefault="00073654" w:rsidP="0020427F">
      <w:pPr>
        <w:spacing w:before="220" w:line="240" w:lineRule="exact"/>
        <w:rPr>
          <w:del w:id="197" w:author="Kenzie Zimmer" w:date="2026-09-25T19:59:00Z" w16du:dateUtc="2026-09-25T23:59:00Z"/>
          <w:rFonts w:ascii="Arial" w:hAnsi="Arial"/>
          <w:sz w:val="20"/>
        </w:rPr>
      </w:pPr>
      <w:ins w:id="198" w:author="Kenzie Zimmer" w:date="2026-09-25T19:59:00Z" w16du:dateUtc="2026-09-25T23:59:00Z">
        <w:r>
          <w:rPr>
            <w:rFonts w:ascii="Arial" w:eastAsia="Arial" w:hAnsi="Arial" w:cs="Arial"/>
            <w:sz w:val="24"/>
            <w:szCs w:val="24"/>
          </w:rPr>
          <w:t xml:space="preserve">Tunney, C. (2024, February 15). CSIS warns that the 'anti-gender movement' poses a threat of 'extreme violence'. </w:t>
        </w:r>
        <w:r>
          <w:rPr>
            <w:rFonts w:ascii="Arial" w:eastAsia="Arial" w:hAnsi="Arial" w:cs="Arial"/>
            <w:i/>
            <w:sz w:val="24"/>
            <w:szCs w:val="24"/>
          </w:rPr>
          <w:t>CBC News.</w:t>
        </w:r>
        <w:r>
          <w:rPr>
            <w:rFonts w:ascii="Arial" w:eastAsia="Arial" w:hAnsi="Arial" w:cs="Arial"/>
            <w:sz w:val="24"/>
            <w:szCs w:val="24"/>
          </w:rPr>
          <w:t xml:space="preserve"> </w:t>
        </w:r>
        <w:r>
          <w:fldChar w:fldCharType="begin"/>
        </w:r>
        <w:r>
          <w:instrText>HYPERLINK "https://www.cbc.ca/news/politics/csis-lgbtq-warning-violence-1.7114801" \h</w:instrText>
        </w:r>
        <w:r>
          <w:fldChar w:fldCharType="separate"/>
        </w:r>
        <w:r>
          <w:rPr>
            <w:rFonts w:ascii="Arial" w:eastAsia="Arial" w:hAnsi="Arial" w:cs="Arial"/>
            <w:color w:val="000000"/>
            <w:sz w:val="24"/>
            <w:szCs w:val="24"/>
            <w:u w:val="single"/>
          </w:rPr>
          <w:t>https://www.cbc.ca/news/politics/csis-lgbtq-warning-violence-1.7114801</w:t>
        </w:r>
        <w:r>
          <w:fldChar w:fldCharType="end"/>
        </w:r>
        <w:r>
          <w:rPr>
            <w:rFonts w:ascii="Arial" w:eastAsia="Arial" w:hAnsi="Arial" w:cs="Arial"/>
            <w:sz w:val="24"/>
            <w:szCs w:val="24"/>
          </w:rPr>
          <w:t xml:space="preserve">. </w:t>
        </w:r>
      </w:ins>
      <w:del w:id="199" w:author="Kenzie Zimmer" w:date="2026-09-25T19:59:00Z" w16du:dateUtc="2026-09-25T23:59:00Z">
        <w:r w:rsidR="0020427F" w:rsidRPr="00EA7268">
          <w:rPr>
            <w:rFonts w:ascii="Arial" w:hAnsi="Arial"/>
            <w:sz w:val="20"/>
          </w:rPr>
          <w:delText>Bidders quoting on equipment must submit with their bid written proof of the following:</w:delText>
        </w:r>
      </w:del>
    </w:p>
    <w:p w14:paraId="2C9A67AE" w14:textId="77777777" w:rsidR="0020427F" w:rsidRPr="00EA7268" w:rsidRDefault="0020427F" w:rsidP="008F2680">
      <w:pPr>
        <w:pStyle w:val="ListParagraph"/>
        <w:numPr>
          <w:ilvl w:val="0"/>
          <w:numId w:val="4"/>
        </w:numPr>
        <w:spacing w:before="120" w:line="240" w:lineRule="exact"/>
        <w:ind w:left="900" w:hanging="450"/>
        <w:rPr>
          <w:del w:id="200" w:author="Kenzie Zimmer" w:date="2026-09-25T19:59:00Z" w16du:dateUtc="2026-09-25T23:59:00Z"/>
          <w:rFonts w:ascii="Arial" w:hAnsi="Arial"/>
          <w:sz w:val="20"/>
        </w:rPr>
      </w:pPr>
      <w:del w:id="201" w:author="Kenzie Zimmer" w:date="2026-09-25T19:59:00Z" w16du:dateUtc="2026-09-25T23:59:00Z">
        <w:r w:rsidRPr="00EA7268">
          <w:rPr>
            <w:rFonts w:ascii="Arial" w:hAnsi="Arial"/>
            <w:sz w:val="20"/>
          </w:rPr>
          <w:delText>The manufacturer of the equipment proposed has been actively involved in the manufacture of the equipment called for in the questionnaire for a period of not less than 5 years.</w:delText>
        </w:r>
      </w:del>
    </w:p>
    <w:p w14:paraId="3A88526E" w14:textId="77777777" w:rsidR="008F2680" w:rsidRPr="00EA7268" w:rsidRDefault="008F2680" w:rsidP="008F2680">
      <w:pPr>
        <w:spacing w:line="240" w:lineRule="exact"/>
        <w:ind w:left="720"/>
        <w:rPr>
          <w:del w:id="202" w:author="Kenzie Zimmer" w:date="2026-09-25T19:59:00Z" w16du:dateUtc="2026-09-25T23:59:00Z"/>
          <w:rFonts w:ascii="Arial" w:hAnsi="Arial"/>
          <w:sz w:val="6"/>
          <w:szCs w:val="6"/>
        </w:rPr>
      </w:pPr>
    </w:p>
    <w:p w14:paraId="1ACF2619" w14:textId="77777777" w:rsidR="0020427F" w:rsidRPr="00EA7268" w:rsidRDefault="0020427F" w:rsidP="008F2680">
      <w:pPr>
        <w:pStyle w:val="ListParagraph"/>
        <w:numPr>
          <w:ilvl w:val="0"/>
          <w:numId w:val="4"/>
        </w:numPr>
        <w:spacing w:line="240" w:lineRule="exact"/>
        <w:ind w:left="900" w:hanging="450"/>
        <w:rPr>
          <w:del w:id="203" w:author="Kenzie Zimmer" w:date="2026-09-25T19:59:00Z" w16du:dateUtc="2026-09-25T23:59:00Z"/>
          <w:rFonts w:ascii="Arial" w:hAnsi="Arial"/>
          <w:sz w:val="20"/>
        </w:rPr>
      </w:pPr>
      <w:del w:id="204" w:author="Kenzie Zimmer" w:date="2026-09-25T19:59:00Z" w16du:dateUtc="2026-09-25T23:59:00Z">
        <w:r w:rsidRPr="00EA7268">
          <w:rPr>
            <w:rFonts w:ascii="Arial" w:hAnsi="Arial"/>
            <w:sz w:val="20"/>
          </w:rPr>
          <w:delText>Parts and service for the equipment proposed are readily available to</w:delText>
        </w:r>
        <w:r w:rsidR="00A34439" w:rsidRPr="00EA7268">
          <w:rPr>
            <w:rFonts w:ascii="Arial" w:hAnsi="Arial"/>
            <w:sz w:val="20"/>
          </w:rPr>
          <w:delText xml:space="preserve"> the S</w:delText>
        </w:r>
        <w:r w:rsidRPr="00EA7268">
          <w:rPr>
            <w:rFonts w:ascii="Arial" w:hAnsi="Arial"/>
            <w:sz w:val="20"/>
          </w:rPr>
          <w:delText>tate of Illinois.</w:delText>
        </w:r>
      </w:del>
    </w:p>
    <w:p w14:paraId="17F54249" w14:textId="77777777" w:rsidR="0020427F" w:rsidRPr="00EA7268" w:rsidRDefault="0020427F" w:rsidP="0020427F">
      <w:pPr>
        <w:spacing w:before="220" w:line="240" w:lineRule="exact"/>
        <w:rPr>
          <w:del w:id="205" w:author="Kenzie Zimmer" w:date="2026-09-25T19:59:00Z" w16du:dateUtc="2026-09-25T23:59:00Z"/>
          <w:rFonts w:ascii="Arial" w:hAnsi="Arial"/>
          <w:sz w:val="20"/>
        </w:rPr>
      </w:pPr>
      <w:del w:id="206" w:author="Kenzie Zimmer" w:date="2026-09-25T19:59:00Z" w16du:dateUtc="2026-09-25T23:59:00Z">
        <w:r w:rsidRPr="00EA7268">
          <w:rPr>
            <w:rFonts w:ascii="Arial" w:hAnsi="Arial"/>
            <w:sz w:val="20"/>
          </w:rPr>
          <w:delText xml:space="preserve">It is the responsibility of each bidder to complete and return this questionnaire with the bid. </w:delText>
        </w:r>
      </w:del>
    </w:p>
    <w:p w14:paraId="36FC9CA6" w14:textId="77777777" w:rsidR="00D93A69" w:rsidRPr="00EA7268" w:rsidRDefault="00D93A69" w:rsidP="00D93A69">
      <w:pPr>
        <w:tabs>
          <w:tab w:val="left" w:pos="2160"/>
        </w:tabs>
        <w:spacing w:before="240" w:line="240" w:lineRule="exact"/>
        <w:rPr>
          <w:del w:id="207" w:author="Kenzie Zimmer" w:date="2026-09-25T19:59:00Z" w16du:dateUtc="2026-09-25T23:59:00Z"/>
          <w:rFonts w:ascii="Arial" w:hAnsi="Arial" w:cs="Arial"/>
          <w:b/>
          <w:sz w:val="20"/>
        </w:rPr>
      </w:pPr>
      <w:del w:id="208" w:author="Kenzie Zimmer" w:date="2026-09-25T19:59:00Z" w16du:dateUtc="2026-09-25T23:59:00Z">
        <w:r w:rsidRPr="00EA7268">
          <w:rPr>
            <w:rFonts w:ascii="Arial" w:hAnsi="Arial" w:cs="Arial"/>
            <w:b/>
            <w:sz w:val="20"/>
          </w:rPr>
          <w:delText>Unless otherwise specified, the proposed equipment shall be complete in all parts and ready for immediate use upon delivery.</w:delText>
        </w:r>
      </w:del>
    </w:p>
    <w:p w14:paraId="141253A4" w14:textId="77777777" w:rsidR="00D93A69" w:rsidRPr="00EA7268" w:rsidRDefault="00D93A69" w:rsidP="00D93A69">
      <w:pPr>
        <w:tabs>
          <w:tab w:val="left" w:pos="384"/>
          <w:tab w:val="left" w:pos="864"/>
          <w:tab w:val="left" w:pos="1344"/>
          <w:tab w:val="left" w:pos="1824"/>
          <w:tab w:val="left" w:pos="2304"/>
          <w:tab w:val="left" w:pos="2784"/>
          <w:tab w:val="left" w:pos="3264"/>
          <w:tab w:val="left" w:pos="3744"/>
          <w:tab w:val="left" w:pos="4224"/>
        </w:tabs>
        <w:spacing w:before="120"/>
        <w:rPr>
          <w:del w:id="209" w:author="Kenzie Zimmer" w:date="2026-09-25T19:59:00Z" w16du:dateUtc="2026-09-25T23:59:00Z"/>
          <w:rFonts w:ascii="Arial" w:hAnsi="Arial" w:cs="Arial"/>
          <w:b/>
          <w:sz w:val="20"/>
        </w:rPr>
      </w:pPr>
      <w:del w:id="210" w:author="Kenzie Zimmer" w:date="2026-09-25T19:59:00Z" w16du:dateUtc="2026-09-25T23:59:00Z">
        <w:r w:rsidRPr="00EA7268">
          <w:rPr>
            <w:rFonts w:ascii="Arial" w:hAnsi="Arial" w:cs="Arial"/>
            <w:b/>
            <w:sz w:val="20"/>
          </w:rPr>
          <w:delText>Bidders are advised to carefully read these specifications as changes have been made since the last solicitation issue.</w:delText>
        </w:r>
      </w:del>
    </w:p>
    <w:tbl>
      <w:tblPr>
        <w:tblW w:w="10098" w:type="dxa"/>
        <w:tblLook w:val="0000" w:firstRow="0" w:lastRow="0" w:firstColumn="0" w:lastColumn="0" w:noHBand="0" w:noVBand="0"/>
      </w:tblPr>
      <w:tblGrid>
        <w:gridCol w:w="809"/>
        <w:gridCol w:w="8"/>
        <w:gridCol w:w="353"/>
        <w:gridCol w:w="89"/>
        <w:gridCol w:w="260"/>
        <w:gridCol w:w="274"/>
        <w:gridCol w:w="6397"/>
        <w:gridCol w:w="1638"/>
        <w:gridCol w:w="90"/>
        <w:gridCol w:w="180"/>
      </w:tblGrid>
      <w:tr w:rsidR="00EA7268" w:rsidRPr="00EA7268" w14:paraId="365AE5EF" w14:textId="77777777" w:rsidTr="001D7CF6">
        <w:trPr>
          <w:trHeight w:val="288"/>
          <w:del w:id="211" w:author="Kenzie Zimmer" w:date="2026-09-25T19:59:00Z" w16du:dateUtc="2026-09-25T23:59:00Z"/>
        </w:trPr>
        <w:tc>
          <w:tcPr>
            <w:tcW w:w="10098" w:type="dxa"/>
            <w:gridSpan w:val="10"/>
          </w:tcPr>
          <w:p w14:paraId="1E1F6B0F" w14:textId="77777777" w:rsidR="00D93A69" w:rsidRPr="00EA7268" w:rsidRDefault="00D93A69" w:rsidP="00A34439">
            <w:pPr>
              <w:spacing w:before="360"/>
              <w:ind w:right="816"/>
              <w:rPr>
                <w:del w:id="212" w:author="Kenzie Zimmer" w:date="2026-09-25T19:59:00Z" w16du:dateUtc="2026-09-25T23:59:00Z"/>
                <w:rFonts w:ascii="Arial" w:hAnsi="Arial" w:cs="Arial"/>
                <w:b/>
                <w:sz w:val="20"/>
              </w:rPr>
            </w:pPr>
            <w:del w:id="213" w:author="Kenzie Zimmer" w:date="2026-09-25T19:59:00Z" w16du:dateUtc="2026-09-25T23:59:00Z">
              <w:r w:rsidRPr="00EA7268">
                <w:rPr>
                  <w:rFonts w:ascii="Arial" w:hAnsi="Arial" w:cs="Arial"/>
                  <w:b/>
                  <w:sz w:val="20"/>
                </w:rPr>
                <w:delText xml:space="preserve">Proposed </w:delText>
              </w:r>
              <w:r w:rsidR="008F2680" w:rsidRPr="00EA7268">
                <w:rPr>
                  <w:rFonts w:ascii="Arial" w:hAnsi="Arial" w:cs="Arial"/>
                  <w:b/>
                  <w:sz w:val="20"/>
                </w:rPr>
                <w:delText>w</w:delText>
              </w:r>
              <w:r w:rsidRPr="00EA7268">
                <w:rPr>
                  <w:rFonts w:ascii="Arial" w:hAnsi="Arial" w:cs="Arial"/>
                  <w:b/>
                  <w:sz w:val="20"/>
                </w:rPr>
                <w:delText xml:space="preserve">ith </w:delText>
              </w:r>
              <w:r w:rsidR="008F2680" w:rsidRPr="00EA7268">
                <w:rPr>
                  <w:rFonts w:ascii="Arial" w:hAnsi="Arial" w:cs="Arial"/>
                  <w:b/>
                  <w:sz w:val="20"/>
                </w:rPr>
                <w:delText>t</w:delText>
              </w:r>
              <w:r w:rsidRPr="00EA7268">
                <w:rPr>
                  <w:rFonts w:ascii="Arial" w:hAnsi="Arial" w:cs="Arial"/>
                  <w:b/>
                  <w:sz w:val="20"/>
                </w:rPr>
                <w:delText>his Bid:</w:delText>
              </w:r>
            </w:del>
          </w:p>
        </w:tc>
      </w:tr>
      <w:tr w:rsidR="00EA7268" w:rsidRPr="00EA7268" w14:paraId="6CE3235E" w14:textId="77777777" w:rsidTr="001D7C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3"/>
          <w:wAfter w:w="1908" w:type="dxa"/>
          <w:trHeight w:val="369"/>
          <w:del w:id="214" w:author="Kenzie Zimmer" w:date="2026-09-25T19:59:00Z" w16du:dateUtc="2026-09-25T23:59:00Z"/>
        </w:trPr>
        <w:tc>
          <w:tcPr>
            <w:tcW w:w="809" w:type="dxa"/>
            <w:tcBorders>
              <w:top w:val="nil"/>
              <w:left w:val="nil"/>
              <w:bottom w:val="nil"/>
              <w:right w:val="nil"/>
            </w:tcBorders>
            <w:vAlign w:val="bottom"/>
          </w:tcPr>
          <w:p w14:paraId="5833C03D" w14:textId="77777777" w:rsidR="00D93A69" w:rsidRPr="00EA7268" w:rsidRDefault="00D93A69" w:rsidP="00D93A69">
            <w:pPr>
              <w:rPr>
                <w:del w:id="215" w:author="Kenzie Zimmer" w:date="2026-09-25T19:59:00Z" w16du:dateUtc="2026-09-25T23:59:00Z"/>
                <w:rFonts w:ascii="Arial" w:hAnsi="Arial" w:cs="Arial"/>
                <w:sz w:val="20"/>
              </w:rPr>
            </w:pPr>
            <w:del w:id="216" w:author="Kenzie Zimmer" w:date="2026-09-25T19:59:00Z" w16du:dateUtc="2026-09-25T23:59:00Z">
              <w:r w:rsidRPr="00EA7268">
                <w:rPr>
                  <w:rFonts w:ascii="Arial" w:hAnsi="Arial" w:cs="Arial"/>
                  <w:sz w:val="20"/>
                </w:rPr>
                <w:delText>Make:</w:delText>
              </w:r>
            </w:del>
          </w:p>
        </w:tc>
        <w:bookmarkStart w:id="217" w:name="Text9"/>
        <w:tc>
          <w:tcPr>
            <w:tcW w:w="7381" w:type="dxa"/>
            <w:gridSpan w:val="6"/>
            <w:tcBorders>
              <w:top w:val="nil"/>
              <w:left w:val="nil"/>
              <w:right w:val="nil"/>
            </w:tcBorders>
            <w:vAlign w:val="bottom"/>
          </w:tcPr>
          <w:p w14:paraId="5462C9C3" w14:textId="77777777" w:rsidR="00D93A69" w:rsidRPr="00EA7268" w:rsidRDefault="00D93A69" w:rsidP="008F2680">
            <w:pPr>
              <w:spacing w:before="120"/>
              <w:rPr>
                <w:del w:id="218" w:author="Kenzie Zimmer" w:date="2026-09-25T19:59:00Z" w16du:dateUtc="2026-09-25T23:59:00Z"/>
                <w:rFonts w:ascii="Arial" w:hAnsi="Arial" w:cs="Arial"/>
                <w:sz w:val="20"/>
              </w:rPr>
            </w:pPr>
            <w:del w:id="219" w:author="Kenzie Zimmer" w:date="2026-09-25T19:59:00Z" w16du:dateUtc="2026-09-25T23:59:00Z">
              <w:r w:rsidRPr="00EA7268">
                <w:rPr>
                  <w:rFonts w:ascii="Arial" w:hAnsi="Arial" w:cs="Arial"/>
                  <w:sz w:val="20"/>
                </w:rPr>
                <w:fldChar w:fldCharType="begin">
                  <w:ffData>
                    <w:name w:val="Text9"/>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bookmarkEnd w:id="217"/>
            </w:del>
          </w:p>
        </w:tc>
      </w:tr>
      <w:tr w:rsidR="00EA7268" w:rsidRPr="00EA7268" w14:paraId="100D4160" w14:textId="77777777" w:rsidTr="001D7C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3"/>
          <w:wAfter w:w="1908" w:type="dxa"/>
          <w:trHeight w:val="350"/>
          <w:del w:id="220" w:author="Kenzie Zimmer" w:date="2026-09-25T19:59:00Z" w16du:dateUtc="2026-09-25T23:59:00Z"/>
        </w:trPr>
        <w:tc>
          <w:tcPr>
            <w:tcW w:w="817" w:type="dxa"/>
            <w:gridSpan w:val="2"/>
            <w:tcBorders>
              <w:top w:val="nil"/>
              <w:left w:val="nil"/>
              <w:bottom w:val="nil"/>
              <w:right w:val="nil"/>
            </w:tcBorders>
            <w:vAlign w:val="bottom"/>
          </w:tcPr>
          <w:p w14:paraId="60D0ABB5" w14:textId="77777777" w:rsidR="00D93A69" w:rsidRPr="00EA7268" w:rsidRDefault="00D93A69" w:rsidP="00D93A69">
            <w:pPr>
              <w:rPr>
                <w:del w:id="221" w:author="Kenzie Zimmer" w:date="2026-09-25T19:59:00Z" w16du:dateUtc="2026-09-25T23:59:00Z"/>
                <w:rFonts w:ascii="Arial" w:hAnsi="Arial" w:cs="Arial"/>
                <w:sz w:val="20"/>
              </w:rPr>
            </w:pPr>
            <w:del w:id="222" w:author="Kenzie Zimmer" w:date="2026-09-25T19:59:00Z" w16du:dateUtc="2026-09-25T23:59:00Z">
              <w:r w:rsidRPr="00EA7268">
                <w:rPr>
                  <w:rFonts w:ascii="Arial" w:hAnsi="Arial" w:cs="Arial"/>
                  <w:sz w:val="20"/>
                </w:rPr>
                <w:delText>Model:</w:delText>
              </w:r>
            </w:del>
          </w:p>
        </w:tc>
        <w:tc>
          <w:tcPr>
            <w:tcW w:w="7373" w:type="dxa"/>
            <w:gridSpan w:val="5"/>
            <w:tcBorders>
              <w:top w:val="nil"/>
              <w:left w:val="nil"/>
              <w:right w:val="nil"/>
            </w:tcBorders>
            <w:vAlign w:val="bottom"/>
          </w:tcPr>
          <w:p w14:paraId="40582196" w14:textId="77777777" w:rsidR="00D93A69" w:rsidRPr="00EA7268" w:rsidRDefault="00D93A69" w:rsidP="008F2680">
            <w:pPr>
              <w:spacing w:before="120"/>
              <w:rPr>
                <w:del w:id="223" w:author="Kenzie Zimmer" w:date="2026-09-25T19:59:00Z" w16du:dateUtc="2026-09-25T23:59:00Z"/>
                <w:rFonts w:ascii="Arial" w:hAnsi="Arial" w:cs="Arial"/>
                <w:sz w:val="20"/>
              </w:rPr>
            </w:pPr>
            <w:del w:id="224" w:author="Kenzie Zimmer" w:date="2026-09-25T19:59:00Z" w16du:dateUtc="2026-09-25T23:59:00Z">
              <w:r w:rsidRPr="00EA7268">
                <w:rPr>
                  <w:rFonts w:ascii="Arial" w:hAnsi="Arial" w:cs="Arial"/>
                  <w:sz w:val="20"/>
                </w:rPr>
                <w:fldChar w:fldCharType="begin">
                  <w:ffData>
                    <w:name w:val="Text2"/>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del>
          </w:p>
        </w:tc>
      </w:tr>
      <w:tr w:rsidR="00EA7268" w:rsidRPr="00EA7268" w14:paraId="548A7F12" w14:textId="77777777" w:rsidTr="008F268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2"/>
          <w:wAfter w:w="270" w:type="dxa"/>
          <w:trHeight w:val="350"/>
          <w:del w:id="225" w:author="Kenzie Zimmer" w:date="2026-09-25T19:59:00Z" w16du:dateUtc="2026-09-25T23:59:00Z"/>
        </w:trPr>
        <w:tc>
          <w:tcPr>
            <w:tcW w:w="1793" w:type="dxa"/>
            <w:gridSpan w:val="6"/>
            <w:tcBorders>
              <w:top w:val="nil"/>
              <w:left w:val="nil"/>
              <w:bottom w:val="nil"/>
              <w:right w:val="nil"/>
            </w:tcBorders>
            <w:vAlign w:val="bottom"/>
          </w:tcPr>
          <w:p w14:paraId="6791B718" w14:textId="77777777" w:rsidR="00D93A69" w:rsidRPr="00EA7268" w:rsidRDefault="00D93A69" w:rsidP="00D93A69">
            <w:pPr>
              <w:rPr>
                <w:del w:id="226" w:author="Kenzie Zimmer" w:date="2026-09-25T19:59:00Z" w16du:dateUtc="2026-09-25T23:59:00Z"/>
                <w:rFonts w:ascii="Arial" w:hAnsi="Arial" w:cs="Arial"/>
                <w:sz w:val="20"/>
              </w:rPr>
            </w:pPr>
            <w:del w:id="227" w:author="Kenzie Zimmer" w:date="2026-09-25T19:59:00Z" w16du:dateUtc="2026-09-25T23:59:00Z">
              <w:r w:rsidRPr="00EA7268">
                <w:rPr>
                  <w:rFonts w:ascii="Arial" w:hAnsi="Arial" w:cs="Arial"/>
                  <w:sz w:val="20"/>
                </w:rPr>
                <w:delText>Manufactured by:</w:delText>
              </w:r>
            </w:del>
          </w:p>
        </w:tc>
        <w:tc>
          <w:tcPr>
            <w:tcW w:w="8035" w:type="dxa"/>
            <w:gridSpan w:val="2"/>
            <w:tcBorders>
              <w:top w:val="nil"/>
              <w:left w:val="nil"/>
              <w:right w:val="nil"/>
            </w:tcBorders>
            <w:vAlign w:val="bottom"/>
          </w:tcPr>
          <w:p w14:paraId="5C2A0EE6" w14:textId="77777777" w:rsidR="00D93A69" w:rsidRPr="00EA7268" w:rsidRDefault="00D93A69" w:rsidP="008F2680">
            <w:pPr>
              <w:spacing w:before="120"/>
              <w:rPr>
                <w:del w:id="228" w:author="Kenzie Zimmer" w:date="2026-09-25T19:59:00Z" w16du:dateUtc="2026-09-25T23:59:00Z"/>
                <w:rFonts w:ascii="Arial" w:hAnsi="Arial" w:cs="Arial"/>
                <w:sz w:val="20"/>
              </w:rPr>
            </w:pPr>
            <w:del w:id="229" w:author="Kenzie Zimmer" w:date="2026-09-25T19:59:00Z" w16du:dateUtc="2026-09-25T23:59:00Z">
              <w:r w:rsidRPr="00EA7268">
                <w:rPr>
                  <w:rFonts w:ascii="Arial" w:hAnsi="Arial" w:cs="Arial"/>
                  <w:sz w:val="20"/>
                </w:rPr>
                <w:fldChar w:fldCharType="begin">
                  <w:ffData>
                    <w:name w:val="Text3"/>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del>
          </w:p>
        </w:tc>
      </w:tr>
      <w:tr w:rsidR="00EA7268" w:rsidRPr="00EA7268" w14:paraId="241A28A6" w14:textId="77777777" w:rsidTr="008F268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2"/>
          <w:wAfter w:w="270" w:type="dxa"/>
          <w:trHeight w:val="350"/>
          <w:del w:id="230" w:author="Kenzie Zimmer" w:date="2026-09-25T19:59:00Z" w16du:dateUtc="2026-09-25T23:59:00Z"/>
        </w:trPr>
        <w:tc>
          <w:tcPr>
            <w:tcW w:w="1170" w:type="dxa"/>
            <w:gridSpan w:val="3"/>
            <w:tcBorders>
              <w:top w:val="nil"/>
              <w:left w:val="nil"/>
              <w:bottom w:val="nil"/>
              <w:right w:val="nil"/>
            </w:tcBorders>
            <w:vAlign w:val="bottom"/>
          </w:tcPr>
          <w:p w14:paraId="6039B67F" w14:textId="77777777" w:rsidR="00D93A69" w:rsidRPr="00EA7268" w:rsidRDefault="001A1EFC" w:rsidP="00D93A69">
            <w:pPr>
              <w:rPr>
                <w:del w:id="231" w:author="Kenzie Zimmer" w:date="2026-09-25T19:59:00Z" w16du:dateUtc="2026-09-25T23:59:00Z"/>
                <w:rFonts w:ascii="Arial" w:hAnsi="Arial" w:cs="Arial"/>
                <w:sz w:val="20"/>
              </w:rPr>
            </w:pPr>
            <w:del w:id="232" w:author="Kenzie Zimmer" w:date="2026-09-25T19:59:00Z" w16du:dateUtc="2026-09-25T23:59:00Z">
              <w:r w:rsidRPr="00EA7268">
                <w:rPr>
                  <w:rFonts w:ascii="Arial" w:hAnsi="Arial" w:cs="Arial"/>
                  <w:sz w:val="20"/>
                </w:rPr>
                <w:delText>Bidder</w:delText>
              </w:r>
              <w:r w:rsidR="00D93A69" w:rsidRPr="00EA7268">
                <w:rPr>
                  <w:rFonts w:ascii="Arial" w:hAnsi="Arial" w:cs="Arial"/>
                  <w:sz w:val="20"/>
                </w:rPr>
                <w:delText>:</w:delText>
              </w:r>
            </w:del>
          </w:p>
        </w:tc>
        <w:tc>
          <w:tcPr>
            <w:tcW w:w="8658" w:type="dxa"/>
            <w:gridSpan w:val="5"/>
            <w:tcBorders>
              <w:top w:val="nil"/>
              <w:left w:val="nil"/>
              <w:right w:val="nil"/>
            </w:tcBorders>
            <w:vAlign w:val="bottom"/>
          </w:tcPr>
          <w:p w14:paraId="211B01A0" w14:textId="77777777" w:rsidR="00D93A69" w:rsidRPr="00EA7268" w:rsidRDefault="00D93A69" w:rsidP="008F2680">
            <w:pPr>
              <w:spacing w:before="120"/>
              <w:rPr>
                <w:del w:id="233" w:author="Kenzie Zimmer" w:date="2026-09-25T19:59:00Z" w16du:dateUtc="2026-09-25T23:59:00Z"/>
                <w:rFonts w:ascii="Arial" w:hAnsi="Arial" w:cs="Arial"/>
                <w:sz w:val="20"/>
              </w:rPr>
            </w:pPr>
            <w:del w:id="234" w:author="Kenzie Zimmer" w:date="2026-09-25T19:59:00Z" w16du:dateUtc="2026-09-25T23:59:00Z">
              <w:r w:rsidRPr="00EA7268">
                <w:rPr>
                  <w:rFonts w:ascii="Arial" w:hAnsi="Arial" w:cs="Arial"/>
                  <w:sz w:val="20"/>
                </w:rPr>
                <w:fldChar w:fldCharType="begin">
                  <w:ffData>
                    <w:name w:val="Text4"/>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del>
          </w:p>
        </w:tc>
      </w:tr>
      <w:tr w:rsidR="00EA7268" w:rsidRPr="00EA7268" w14:paraId="0F4C6FF2" w14:textId="77777777" w:rsidTr="008F268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Before w:val="3"/>
          <w:gridAfter w:val="1"/>
          <w:wBefore w:w="1170" w:type="dxa"/>
          <w:wAfter w:w="180" w:type="dxa"/>
          <w:trHeight w:val="350"/>
          <w:del w:id="235" w:author="Kenzie Zimmer" w:date="2026-09-25T19:59:00Z" w16du:dateUtc="2026-09-25T23:59:00Z"/>
        </w:trPr>
        <w:tc>
          <w:tcPr>
            <w:tcW w:w="8748" w:type="dxa"/>
            <w:gridSpan w:val="6"/>
            <w:tcBorders>
              <w:top w:val="nil"/>
              <w:left w:val="nil"/>
              <w:right w:val="nil"/>
            </w:tcBorders>
            <w:vAlign w:val="bottom"/>
          </w:tcPr>
          <w:p w14:paraId="1A9633C3" w14:textId="77777777" w:rsidR="00D93A69" w:rsidRPr="00EA7268" w:rsidRDefault="00D93A69" w:rsidP="008F2680">
            <w:pPr>
              <w:spacing w:before="120"/>
              <w:rPr>
                <w:del w:id="236" w:author="Kenzie Zimmer" w:date="2026-09-25T19:59:00Z" w16du:dateUtc="2026-09-25T23:59:00Z"/>
                <w:rFonts w:ascii="Arial" w:hAnsi="Arial" w:cs="Arial"/>
                <w:sz w:val="20"/>
              </w:rPr>
            </w:pPr>
            <w:del w:id="237" w:author="Kenzie Zimmer" w:date="2026-09-25T19:59:00Z" w16du:dateUtc="2026-09-25T23:59:00Z">
              <w:r w:rsidRPr="00EA7268">
                <w:rPr>
                  <w:rFonts w:ascii="Arial" w:hAnsi="Arial" w:cs="Arial"/>
                  <w:sz w:val="20"/>
                </w:rPr>
                <w:fldChar w:fldCharType="begin">
                  <w:ffData>
                    <w:name w:val="Text5"/>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del>
          </w:p>
        </w:tc>
      </w:tr>
      <w:tr w:rsidR="00EA7268" w:rsidRPr="00EA7268" w14:paraId="201BAB10" w14:textId="77777777" w:rsidTr="001D7C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3"/>
          <w:wAfter w:w="1908" w:type="dxa"/>
          <w:trHeight w:val="350"/>
          <w:del w:id="238" w:author="Kenzie Zimmer" w:date="2026-09-25T19:59:00Z" w16du:dateUtc="2026-09-25T23:59:00Z"/>
        </w:trPr>
        <w:tc>
          <w:tcPr>
            <w:tcW w:w="1519" w:type="dxa"/>
            <w:gridSpan w:val="5"/>
            <w:tcBorders>
              <w:top w:val="nil"/>
              <w:left w:val="nil"/>
              <w:bottom w:val="nil"/>
              <w:right w:val="nil"/>
            </w:tcBorders>
            <w:vAlign w:val="bottom"/>
          </w:tcPr>
          <w:p w14:paraId="026F61EC" w14:textId="77777777" w:rsidR="00D93A69" w:rsidRPr="00EA7268" w:rsidRDefault="00D93A69" w:rsidP="00D93A69">
            <w:pPr>
              <w:rPr>
                <w:del w:id="239" w:author="Kenzie Zimmer" w:date="2026-09-25T19:59:00Z" w16du:dateUtc="2026-09-25T23:59:00Z"/>
                <w:rFonts w:ascii="Arial" w:hAnsi="Arial" w:cs="Arial"/>
                <w:sz w:val="20"/>
              </w:rPr>
            </w:pPr>
            <w:del w:id="240" w:author="Kenzie Zimmer" w:date="2026-09-25T19:59:00Z" w16du:dateUtc="2026-09-25T23:59:00Z">
              <w:r w:rsidRPr="00EA7268">
                <w:rPr>
                  <w:rFonts w:ascii="Arial" w:hAnsi="Arial" w:cs="Arial"/>
                  <w:sz w:val="20"/>
                </w:rPr>
                <w:delText>Contact name:</w:delText>
              </w:r>
            </w:del>
          </w:p>
        </w:tc>
        <w:tc>
          <w:tcPr>
            <w:tcW w:w="6671" w:type="dxa"/>
            <w:gridSpan w:val="2"/>
            <w:tcBorders>
              <w:top w:val="nil"/>
              <w:left w:val="nil"/>
              <w:right w:val="nil"/>
            </w:tcBorders>
            <w:vAlign w:val="bottom"/>
          </w:tcPr>
          <w:p w14:paraId="060C4765" w14:textId="77777777" w:rsidR="00D93A69" w:rsidRPr="00EA7268" w:rsidRDefault="00D93A69" w:rsidP="008F2680">
            <w:pPr>
              <w:spacing w:before="120"/>
              <w:rPr>
                <w:del w:id="241" w:author="Kenzie Zimmer" w:date="2026-09-25T19:59:00Z" w16du:dateUtc="2026-09-25T23:59:00Z"/>
                <w:rFonts w:ascii="Arial" w:hAnsi="Arial" w:cs="Arial"/>
                <w:sz w:val="20"/>
              </w:rPr>
            </w:pPr>
            <w:del w:id="242" w:author="Kenzie Zimmer" w:date="2026-09-25T19:59:00Z" w16du:dateUtc="2026-09-25T23:59:00Z">
              <w:r w:rsidRPr="00EA7268">
                <w:rPr>
                  <w:rFonts w:ascii="Arial" w:hAnsi="Arial" w:cs="Arial"/>
                  <w:sz w:val="20"/>
                </w:rPr>
                <w:fldChar w:fldCharType="begin">
                  <w:ffData>
                    <w:name w:val="Text6"/>
                    <w:enabled/>
                    <w:calcOnExit w:val="0"/>
                    <w:textInput/>
                  </w:ffData>
                </w:fldChar>
              </w:r>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del>
          </w:p>
        </w:tc>
      </w:tr>
      <w:tr w:rsidR="00EA7268" w:rsidRPr="00EA7268" w14:paraId="4B13DF6C" w14:textId="77777777" w:rsidTr="001D7C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3"/>
          <w:wAfter w:w="1908" w:type="dxa"/>
          <w:trHeight w:val="350"/>
          <w:del w:id="243" w:author="Kenzie Zimmer" w:date="2026-09-25T19:59:00Z" w16du:dateUtc="2026-09-25T23:59:00Z"/>
        </w:trPr>
        <w:tc>
          <w:tcPr>
            <w:tcW w:w="1259" w:type="dxa"/>
            <w:gridSpan w:val="4"/>
            <w:tcBorders>
              <w:top w:val="nil"/>
              <w:left w:val="nil"/>
              <w:bottom w:val="nil"/>
              <w:right w:val="nil"/>
            </w:tcBorders>
            <w:vAlign w:val="bottom"/>
          </w:tcPr>
          <w:p w14:paraId="607E4637" w14:textId="77777777" w:rsidR="00D93A69" w:rsidRPr="00EA7268" w:rsidRDefault="00D93A69" w:rsidP="00D93A69">
            <w:pPr>
              <w:rPr>
                <w:del w:id="244" w:author="Kenzie Zimmer" w:date="2026-09-25T19:59:00Z" w16du:dateUtc="2026-09-25T23:59:00Z"/>
                <w:rFonts w:ascii="Arial" w:hAnsi="Arial" w:cs="Arial"/>
                <w:sz w:val="20"/>
              </w:rPr>
            </w:pPr>
            <w:del w:id="245" w:author="Kenzie Zimmer" w:date="2026-09-25T19:59:00Z" w16du:dateUtc="2026-09-25T23:59:00Z">
              <w:r w:rsidRPr="00EA7268">
                <w:rPr>
                  <w:rFonts w:ascii="Arial" w:hAnsi="Arial" w:cs="Arial"/>
                  <w:sz w:val="20"/>
                </w:rPr>
                <w:delText>Telephone:</w:delText>
              </w:r>
            </w:del>
          </w:p>
        </w:tc>
        <w:tc>
          <w:tcPr>
            <w:tcW w:w="6931" w:type="dxa"/>
            <w:gridSpan w:val="3"/>
            <w:tcBorders>
              <w:top w:val="nil"/>
              <w:left w:val="nil"/>
              <w:right w:val="nil"/>
            </w:tcBorders>
            <w:vAlign w:val="bottom"/>
          </w:tcPr>
          <w:p w14:paraId="67588C86" w14:textId="77777777" w:rsidR="00D93A69" w:rsidRPr="00EA7268" w:rsidRDefault="00D93A69" w:rsidP="008F2680">
            <w:pPr>
              <w:spacing w:before="120"/>
              <w:rPr>
                <w:del w:id="246" w:author="Kenzie Zimmer" w:date="2026-09-25T19:59:00Z" w16du:dateUtc="2026-09-25T23:59:00Z"/>
                <w:rFonts w:ascii="Arial" w:hAnsi="Arial" w:cs="Arial"/>
                <w:sz w:val="20"/>
              </w:rPr>
            </w:pPr>
            <w:del w:id="247" w:author="Kenzie Zimmer" w:date="2026-09-25T19:59:00Z" w16du:dateUtc="2026-09-25T23:59:00Z">
              <w:r w:rsidRPr="00EA7268">
                <w:rPr>
                  <w:rFonts w:ascii="Arial" w:hAnsi="Arial" w:cs="Arial"/>
                  <w:sz w:val="20"/>
                </w:rPr>
                <w:fldChar w:fldCharType="begin">
                  <w:ffData>
                    <w:name w:val="Text7"/>
                    <w:enabled/>
                    <w:calcOnExit w:val="0"/>
                    <w:textInput/>
                  </w:ffData>
                </w:fldChar>
              </w:r>
              <w:bookmarkStart w:id="248" w:name="Text7"/>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bookmarkEnd w:id="248"/>
            </w:del>
          </w:p>
        </w:tc>
      </w:tr>
      <w:tr w:rsidR="00553BAB" w:rsidRPr="00EA7268" w14:paraId="039280C6" w14:textId="77777777" w:rsidTr="001D7CF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3"/>
          <w:wAfter w:w="1908" w:type="dxa"/>
          <w:trHeight w:val="350"/>
          <w:del w:id="249" w:author="Kenzie Zimmer" w:date="2026-09-25T19:59:00Z" w16du:dateUtc="2026-09-25T23:59:00Z"/>
        </w:trPr>
        <w:tc>
          <w:tcPr>
            <w:tcW w:w="809" w:type="dxa"/>
            <w:tcBorders>
              <w:top w:val="nil"/>
              <w:left w:val="nil"/>
              <w:bottom w:val="nil"/>
              <w:right w:val="nil"/>
            </w:tcBorders>
            <w:vAlign w:val="bottom"/>
          </w:tcPr>
          <w:p w14:paraId="546F1DE8" w14:textId="77777777" w:rsidR="00D93A69" w:rsidRPr="00EA7268" w:rsidRDefault="00D93A69" w:rsidP="00D93A69">
            <w:pPr>
              <w:rPr>
                <w:del w:id="250" w:author="Kenzie Zimmer" w:date="2026-09-25T19:59:00Z" w16du:dateUtc="2026-09-25T23:59:00Z"/>
                <w:rFonts w:ascii="Arial" w:hAnsi="Arial" w:cs="Arial"/>
                <w:sz w:val="20"/>
              </w:rPr>
            </w:pPr>
            <w:del w:id="251" w:author="Kenzie Zimmer" w:date="2026-09-25T19:59:00Z" w16du:dateUtc="2026-09-25T23:59:00Z">
              <w:r w:rsidRPr="00EA7268">
                <w:rPr>
                  <w:rFonts w:ascii="Arial" w:hAnsi="Arial" w:cs="Arial"/>
                  <w:sz w:val="20"/>
                </w:rPr>
                <w:delText>Email:</w:delText>
              </w:r>
            </w:del>
          </w:p>
        </w:tc>
        <w:tc>
          <w:tcPr>
            <w:tcW w:w="7381" w:type="dxa"/>
            <w:gridSpan w:val="6"/>
            <w:tcBorders>
              <w:top w:val="nil"/>
              <w:left w:val="nil"/>
              <w:right w:val="nil"/>
            </w:tcBorders>
            <w:vAlign w:val="bottom"/>
          </w:tcPr>
          <w:p w14:paraId="45DB27CB" w14:textId="77777777" w:rsidR="00D93A69" w:rsidRPr="00EA7268" w:rsidRDefault="00D93A69" w:rsidP="008F2680">
            <w:pPr>
              <w:spacing w:before="120"/>
              <w:rPr>
                <w:del w:id="252" w:author="Kenzie Zimmer" w:date="2026-09-25T19:59:00Z" w16du:dateUtc="2026-09-25T23:59:00Z"/>
                <w:rFonts w:ascii="Arial" w:hAnsi="Arial" w:cs="Arial"/>
                <w:sz w:val="20"/>
              </w:rPr>
            </w:pPr>
            <w:del w:id="253" w:author="Kenzie Zimmer" w:date="2026-09-25T19:59:00Z" w16du:dateUtc="2026-09-25T23:59:00Z">
              <w:r w:rsidRPr="00EA7268">
                <w:rPr>
                  <w:rFonts w:ascii="Arial" w:hAnsi="Arial" w:cs="Arial"/>
                  <w:sz w:val="20"/>
                </w:rPr>
                <w:fldChar w:fldCharType="begin">
                  <w:ffData>
                    <w:name w:val="Text8"/>
                    <w:enabled/>
                    <w:calcOnExit w:val="0"/>
                    <w:textInput/>
                  </w:ffData>
                </w:fldChar>
              </w:r>
              <w:bookmarkStart w:id="254" w:name="Text8"/>
              <w:r w:rsidRPr="00EA7268">
                <w:rPr>
                  <w:rFonts w:ascii="Arial" w:hAnsi="Arial" w:cs="Arial"/>
                  <w:sz w:val="20"/>
                </w:rPr>
                <w:delInstrText xml:space="preserve"> FORMTEXT </w:delInstrText>
              </w:r>
              <w:r w:rsidRPr="00EA7268">
                <w:rPr>
                  <w:rFonts w:ascii="Arial" w:hAnsi="Arial" w:cs="Arial"/>
                  <w:sz w:val="20"/>
                </w:rPr>
              </w:r>
              <w:r w:rsidRPr="00EA7268">
                <w:rPr>
                  <w:rFonts w:ascii="Arial" w:hAnsi="Arial" w:cs="Arial"/>
                  <w:sz w:val="20"/>
                </w:rPr>
                <w:fldChar w:fldCharType="separate"/>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noProof/>
                  <w:sz w:val="20"/>
                </w:rPr>
                <w:delText> </w:delText>
              </w:r>
              <w:r w:rsidRPr="00EA7268">
                <w:rPr>
                  <w:rFonts w:ascii="Arial" w:hAnsi="Arial" w:cs="Arial"/>
                  <w:sz w:val="20"/>
                </w:rPr>
                <w:fldChar w:fldCharType="end"/>
              </w:r>
              <w:bookmarkEnd w:id="254"/>
            </w:del>
          </w:p>
        </w:tc>
      </w:tr>
    </w:tbl>
    <w:p w14:paraId="2662E03B" w14:textId="77777777" w:rsidR="00D93A69" w:rsidRPr="00EA7268" w:rsidRDefault="00D93A69" w:rsidP="0020427F">
      <w:pPr>
        <w:spacing w:before="220"/>
        <w:rPr>
          <w:del w:id="255" w:author="Kenzie Zimmer" w:date="2026-09-25T19:59:00Z" w16du:dateUtc="2026-09-25T23:59:00Z"/>
          <w:rFonts w:ascii="Arial" w:hAnsi="Arial"/>
          <w:sz w:val="20"/>
        </w:rPr>
      </w:pPr>
    </w:p>
    <w:p w14:paraId="3A410908" w14:textId="77777777" w:rsidR="00D93A69" w:rsidRPr="00EA7268" w:rsidRDefault="00D93A69">
      <w:pPr>
        <w:spacing w:after="200" w:line="276" w:lineRule="auto"/>
        <w:rPr>
          <w:del w:id="256" w:author="Kenzie Zimmer" w:date="2026-09-25T19:59:00Z" w16du:dateUtc="2026-09-25T23:59:00Z"/>
          <w:rFonts w:ascii="Arial" w:hAnsi="Arial"/>
          <w:sz w:val="20"/>
        </w:rPr>
      </w:pPr>
      <w:del w:id="257" w:author="Kenzie Zimmer" w:date="2026-09-25T19:59:00Z" w16du:dateUtc="2026-09-25T23:59:00Z">
        <w:r w:rsidRPr="00EA7268">
          <w:rPr>
            <w:rFonts w:ascii="Arial" w:hAnsi="Arial"/>
            <w:sz w:val="20"/>
          </w:rPr>
          <w:br w:type="page"/>
        </w:r>
      </w:del>
    </w:p>
    <w:p w14:paraId="6C044A53" w14:textId="77777777" w:rsidR="00134497" w:rsidRPr="00EA7268" w:rsidRDefault="00134497" w:rsidP="00134497">
      <w:pPr>
        <w:spacing w:after="120"/>
        <w:rPr>
          <w:del w:id="258" w:author="Kenzie Zimmer" w:date="2026-09-25T19:59:00Z" w16du:dateUtc="2026-09-25T23:59:00Z"/>
          <w:rFonts w:ascii="Arial" w:hAnsi="Arial" w:cs="Arial"/>
          <w:sz w:val="20"/>
        </w:rPr>
      </w:pPr>
    </w:p>
    <w:p w14:paraId="7BA44ADC" w14:textId="77777777" w:rsidR="00134497" w:rsidRPr="00EA7268" w:rsidRDefault="00134497" w:rsidP="00134497">
      <w:pPr>
        <w:spacing w:after="120"/>
        <w:rPr>
          <w:del w:id="259" w:author="Kenzie Zimmer" w:date="2026-09-25T19:59:00Z" w16du:dateUtc="2026-09-25T23:59:00Z"/>
          <w:rFonts w:ascii="Arial" w:hAnsi="Arial" w:cs="Arial"/>
          <w:sz w:val="20"/>
        </w:rPr>
      </w:pPr>
      <w:del w:id="260" w:author="Kenzie Zimmer" w:date="2026-09-25T19:59:00Z" w16du:dateUtc="2026-09-25T23:59:00Z">
        <w:r w:rsidRPr="00EA7268">
          <w:rPr>
            <w:rFonts w:ascii="Arial" w:hAnsi="Arial" w:cs="Arial"/>
            <w:sz w:val="20"/>
          </w:rPr>
          <w:delText>The Illinois Department of Transportation reserves the right to waive minor informalities, deficiencies or technical variances which by their nature are restrictive to a given manufacturer, if in its’ judgement, it would be in the best interest of the State to do so and it would not prejudice the rights of other bidders.</w:delText>
        </w:r>
      </w:del>
    </w:p>
    <w:p w14:paraId="68D8CBBC" w14:textId="77777777" w:rsidR="00134497" w:rsidRPr="00EA7268" w:rsidRDefault="00134497" w:rsidP="00134497">
      <w:pPr>
        <w:tabs>
          <w:tab w:val="left" w:pos="360"/>
          <w:tab w:val="left" w:pos="840"/>
          <w:tab w:val="left" w:pos="1440"/>
        </w:tabs>
        <w:spacing w:after="120"/>
        <w:rPr>
          <w:del w:id="261" w:author="Kenzie Zimmer" w:date="2026-09-25T19:59:00Z" w16du:dateUtc="2026-09-25T23:59:00Z"/>
          <w:rFonts w:ascii="Arial" w:hAnsi="Arial" w:cs="Arial"/>
          <w:sz w:val="20"/>
        </w:rPr>
      </w:pPr>
      <w:del w:id="262" w:author="Kenzie Zimmer" w:date="2026-09-25T19:59:00Z" w16du:dateUtc="2026-09-25T23:59:00Z">
        <w:r w:rsidRPr="00EA7268">
          <w:rPr>
            <w:rFonts w:ascii="Arial" w:hAnsi="Arial" w:cs="Arial"/>
            <w:sz w:val="20"/>
          </w:rPr>
          <w:delText>Serviceability will be a factor in award. Successful bidder shall either be able to provide service after purchase or shall indicate other qualified service facilities able to service equipment, within a reasonable period of time at agency locations. Bidder shall provide documentation and enumerating service locations. A Review of the bidder's ability to provide prompt parts and service to the State of Illinois and in particular to the delivery location, will be considered in determining award.</w:delText>
        </w:r>
      </w:del>
    </w:p>
    <w:p w14:paraId="600CE833" w14:textId="77777777" w:rsidR="00134497" w:rsidRPr="00EA7268" w:rsidRDefault="00134497" w:rsidP="00134497">
      <w:pPr>
        <w:rPr>
          <w:del w:id="263" w:author="Kenzie Zimmer" w:date="2026-09-25T19:59:00Z" w16du:dateUtc="2026-09-25T23:59:00Z"/>
          <w:rFonts w:ascii="Arial" w:hAnsi="Arial" w:cs="Arial"/>
          <w:sz w:val="20"/>
        </w:rPr>
      </w:pPr>
      <w:del w:id="264" w:author="Kenzie Zimmer" w:date="2026-09-25T19:59:00Z" w16du:dateUtc="2026-09-25T23:59:00Z">
        <w:r w:rsidRPr="00EA7268">
          <w:rPr>
            <w:rFonts w:ascii="Arial" w:hAnsi="Arial" w:cs="Arial"/>
            <w:sz w:val="20"/>
          </w:rPr>
          <w:delText>Bids will only be accepted from established manufacturers or their authorized dealers. Any dealer submitting a bid hereby guarantees that it is an authorized dealer of the manufacturer and that the manufacturer has agreed to supply the dealer with all quantities of products required by the dealer in fulfillment of its obligations under any resultant contract with the State. Bidder must submit authorized dealer letter upon request.</w:delText>
        </w:r>
      </w:del>
    </w:p>
    <w:p w14:paraId="6A34E4DC" w14:textId="77777777" w:rsidR="00134497" w:rsidRPr="00EA7268" w:rsidRDefault="00134497" w:rsidP="00134497">
      <w:pPr>
        <w:tabs>
          <w:tab w:val="left" w:pos="360"/>
          <w:tab w:val="left" w:pos="840"/>
          <w:tab w:val="left" w:pos="1440"/>
        </w:tabs>
        <w:spacing w:before="120" w:after="120"/>
        <w:rPr>
          <w:del w:id="265" w:author="Kenzie Zimmer" w:date="2026-09-25T19:59:00Z" w16du:dateUtc="2026-09-25T23:59:00Z"/>
          <w:rFonts w:ascii="Arial" w:hAnsi="Arial" w:cs="Arial"/>
          <w:b/>
          <w:sz w:val="20"/>
        </w:rPr>
      </w:pPr>
      <w:del w:id="266" w:author="Kenzie Zimmer" w:date="2026-09-25T19:59:00Z" w16du:dateUtc="2026-09-25T23:59:00Z">
        <w:r w:rsidRPr="00EA7268">
          <w:rPr>
            <w:rFonts w:ascii="Arial" w:hAnsi="Arial" w:cs="Arial"/>
            <w:b/>
            <w:sz w:val="20"/>
          </w:rPr>
          <w:delText>Warranty:</w:delText>
        </w:r>
      </w:del>
    </w:p>
    <w:p w14:paraId="0A3CC130" w14:textId="77777777" w:rsidR="00134497" w:rsidRPr="00EA7268" w:rsidRDefault="00134497" w:rsidP="00134497">
      <w:pPr>
        <w:tabs>
          <w:tab w:val="left" w:pos="360"/>
          <w:tab w:val="left" w:pos="840"/>
          <w:tab w:val="left" w:pos="1440"/>
        </w:tabs>
        <w:rPr>
          <w:del w:id="267" w:author="Kenzie Zimmer" w:date="2026-09-25T19:59:00Z" w16du:dateUtc="2026-09-25T23:59:00Z"/>
          <w:rFonts w:ascii="Arial" w:eastAsia="Calibri" w:hAnsi="Arial" w:cs="Arial"/>
          <w:sz w:val="20"/>
        </w:rPr>
      </w:pPr>
      <w:del w:id="268" w:author="Kenzie Zimmer" w:date="2026-09-25T19:59:00Z" w16du:dateUtc="2026-09-25T23:59:00Z">
        <w:r w:rsidRPr="00EA7268">
          <w:rPr>
            <w:rFonts w:ascii="Arial" w:hAnsi="Arial" w:cs="Arial"/>
            <w:sz w:val="20"/>
          </w:rPr>
          <w:delText xml:space="preserve">Unless otherwise specified, Manufacturers’ standard warranty shall be provided.  </w:delText>
        </w:r>
        <w:r w:rsidRPr="00EA7268">
          <w:rPr>
            <w:rFonts w:ascii="Arial" w:hAnsi="Arial" w:cs="Arial"/>
            <w:b/>
            <w:sz w:val="20"/>
          </w:rPr>
          <w:delText>Bidder shall attach copies of warranty with bid</w:delText>
        </w:r>
        <w:bookmarkStart w:id="269" w:name="_Hlk5017660"/>
        <w:r w:rsidRPr="00EA7268">
          <w:rPr>
            <w:rFonts w:ascii="Arial" w:hAnsi="Arial" w:cs="Arial"/>
            <w:b/>
            <w:sz w:val="20"/>
          </w:rPr>
          <w:delText xml:space="preserve">. </w:delText>
        </w:r>
        <w:bookmarkEnd w:id="269"/>
        <w:r w:rsidRPr="00EA7268">
          <w:rPr>
            <w:rFonts w:ascii="Arial" w:hAnsi="Arial" w:cs="Arial"/>
            <w:b/>
            <w:sz w:val="20"/>
          </w:rPr>
          <w:delText xml:space="preserve">Warranty shall commence at the Illinois Department of Transportation in-service date. </w:delText>
        </w:r>
        <w:r w:rsidRPr="00EA7268">
          <w:rPr>
            <w:rFonts w:ascii="Arial" w:eastAsia="Calibri" w:hAnsi="Arial" w:cs="Arial"/>
            <w:sz w:val="20"/>
          </w:rPr>
          <w:delText>If any equipment fails to conform to the warranties during the applicable warranty period, the Vendor or Manufacturer will adjust, repair or replace the equipment at no charge to the Department as soon as possible upon notice from the Department. Equipment shall be repaired on-site and will be performed at no additional cost to the Department.</w:delText>
        </w:r>
      </w:del>
    </w:p>
    <w:p w14:paraId="57CC0C2D" w14:textId="77777777" w:rsidR="00134497" w:rsidRPr="00EA7268" w:rsidRDefault="00134497" w:rsidP="00134497">
      <w:pPr>
        <w:tabs>
          <w:tab w:val="left" w:pos="360"/>
          <w:tab w:val="left" w:pos="840"/>
          <w:tab w:val="left" w:pos="1440"/>
        </w:tabs>
        <w:rPr>
          <w:del w:id="270" w:author="Kenzie Zimmer" w:date="2026-09-25T19:59:00Z" w16du:dateUtc="2026-09-25T23:59:00Z"/>
          <w:rFonts w:ascii="Arial" w:hAnsi="Arial" w:cs="Arial"/>
          <w:sz w:val="20"/>
        </w:rPr>
      </w:pPr>
      <w:del w:id="271" w:author="Kenzie Zimmer" w:date="2026-09-25T19:59:00Z" w16du:dateUtc="2026-09-25T23:59:00Z">
        <w:r w:rsidRPr="00EA7268">
          <w:rPr>
            <w:rFonts w:ascii="Arial" w:eastAsia="Calibri" w:hAnsi="Arial" w:cs="Arial"/>
            <w:sz w:val="20"/>
          </w:rPr>
          <w:delText>The Vendor may provide or perform warranty service at a dealer location within the Districts geographic region if on-site repair is not possible. Vendor shall facilitate pickup and delivery of equipment at Vendor's cost if warranty repair(s) are made off-site during the warranty period. The contract Vendor is responsible for any failure of their allied or sub-contractors’ fulfillment of said warranties. Failure to provide this service shall result in a “Complaint to Vendor” that could affect future bid awards.</w:delText>
        </w:r>
      </w:del>
    </w:p>
    <w:p w14:paraId="49FC0DF6" w14:textId="77777777" w:rsidR="00134497" w:rsidRPr="00EA7268" w:rsidRDefault="00134497" w:rsidP="00134497">
      <w:pPr>
        <w:spacing w:before="120" w:after="120" w:line="240" w:lineRule="exact"/>
        <w:rPr>
          <w:del w:id="272" w:author="Kenzie Zimmer" w:date="2026-09-25T19:59:00Z" w16du:dateUtc="2026-09-25T23:59:00Z"/>
          <w:rFonts w:ascii="Arial" w:hAnsi="Arial" w:cs="Arial"/>
          <w:sz w:val="20"/>
        </w:rPr>
      </w:pPr>
      <w:del w:id="273" w:author="Kenzie Zimmer" w:date="2026-09-25T19:59:00Z" w16du:dateUtc="2026-09-25T23:59:00Z">
        <w:r w:rsidRPr="00EA7268">
          <w:rPr>
            <w:rFonts w:ascii="Arial" w:hAnsi="Arial" w:cs="Arial"/>
            <w:b/>
            <w:bCs/>
            <w:sz w:val="20"/>
          </w:rPr>
          <w:delText>Delivery:</w:delText>
        </w:r>
      </w:del>
    </w:p>
    <w:p w14:paraId="65B07A9F" w14:textId="77777777" w:rsidR="00134497" w:rsidRPr="00EA7268" w:rsidRDefault="00134497" w:rsidP="00134497">
      <w:pPr>
        <w:tabs>
          <w:tab w:val="left" w:pos="576"/>
        </w:tabs>
        <w:spacing w:before="120" w:after="120" w:line="240" w:lineRule="exact"/>
        <w:rPr>
          <w:del w:id="274" w:author="Kenzie Zimmer" w:date="2026-09-25T19:59:00Z" w16du:dateUtc="2026-09-25T23:59:00Z"/>
          <w:rFonts w:ascii="Arial" w:hAnsi="Arial" w:cs="Arial"/>
          <w:sz w:val="20"/>
        </w:rPr>
      </w:pPr>
      <w:del w:id="275" w:author="Kenzie Zimmer" w:date="2026-09-25T19:59:00Z" w16du:dateUtc="2026-09-25T23:59:00Z">
        <w:r w:rsidRPr="00EA7268">
          <w:rPr>
            <w:rFonts w:ascii="Arial" w:hAnsi="Arial" w:cs="Arial"/>
            <w:sz w:val="20"/>
          </w:rPr>
          <w:delText>It will be the responsibility of the successful vendor to guarantee delivery within the quoted time and to require allied manufacturers or suppliers to complete the installation of auxiliary equipment in accordance with the quoted delivery time.</w:delText>
        </w:r>
      </w:del>
    </w:p>
    <w:p w14:paraId="3E5D00F3" w14:textId="77777777" w:rsidR="00134497" w:rsidRPr="00EA7268" w:rsidRDefault="00134497" w:rsidP="00134497">
      <w:pPr>
        <w:tabs>
          <w:tab w:val="left" w:pos="576"/>
        </w:tabs>
        <w:spacing w:before="220" w:after="220" w:line="240" w:lineRule="exact"/>
        <w:rPr>
          <w:del w:id="276" w:author="Kenzie Zimmer" w:date="2026-09-25T19:59:00Z" w16du:dateUtc="2026-09-25T23:59:00Z"/>
          <w:rFonts w:ascii="Arial" w:hAnsi="Arial" w:cs="Arial"/>
          <w:sz w:val="20"/>
        </w:rPr>
      </w:pPr>
      <w:del w:id="277" w:author="Kenzie Zimmer" w:date="2026-09-25T19:59:00Z" w16du:dateUtc="2026-09-25T23:59:00Z">
        <w:r w:rsidRPr="00EA7268">
          <w:rPr>
            <w:rFonts w:ascii="Arial" w:hAnsi="Arial" w:cs="Arial"/>
            <w:sz w:val="20"/>
          </w:rPr>
          <w:delText>Failure to comply with the quoted delivery time because of delays resulting from the inability of suppliers of allied equipment such as bodies, snowplows, spreaders, etc., may be reason to refuse to consider similar items from those suppliers on future bids.</w:delText>
        </w:r>
      </w:del>
    </w:p>
    <w:p w14:paraId="10FA464B" w14:textId="77777777" w:rsidR="00134497" w:rsidRPr="00EA7268" w:rsidRDefault="00134497" w:rsidP="00134497">
      <w:pPr>
        <w:tabs>
          <w:tab w:val="left" w:pos="576"/>
        </w:tabs>
        <w:spacing w:before="120" w:after="120" w:line="240" w:lineRule="exact"/>
        <w:rPr>
          <w:del w:id="278" w:author="Kenzie Zimmer" w:date="2026-09-25T19:59:00Z" w16du:dateUtc="2026-09-25T23:59:00Z"/>
          <w:rFonts w:ascii="Arial" w:hAnsi="Arial" w:cs="Arial"/>
          <w:sz w:val="20"/>
        </w:rPr>
      </w:pPr>
      <w:del w:id="279" w:author="Kenzie Zimmer" w:date="2026-09-25T19:59:00Z" w16du:dateUtc="2026-09-25T23:59:00Z">
        <w:r w:rsidRPr="00EA7268">
          <w:rPr>
            <w:rFonts w:ascii="Arial" w:hAnsi="Arial" w:cs="Arial"/>
            <w:sz w:val="20"/>
          </w:rPr>
          <w:delText>All equipment provided by the Vendor and the sub-contractor(s) shall be fully operational when delivery is made. Any noted defects at the time of delivery shall be addressed by Vendor in the first 30 days of in-service.</w:delText>
        </w:r>
      </w:del>
    </w:p>
    <w:p w14:paraId="6C6760D1" w14:textId="77777777" w:rsidR="00134497" w:rsidRPr="00EA7268" w:rsidRDefault="00134497" w:rsidP="00134497">
      <w:pPr>
        <w:spacing w:after="120"/>
        <w:ind w:left="144"/>
        <w:rPr>
          <w:del w:id="280" w:author="Kenzie Zimmer" w:date="2026-09-25T19:59:00Z" w16du:dateUtc="2026-09-25T23:59:00Z"/>
          <w:rFonts w:ascii="Arial" w:eastAsia="Calibri" w:hAnsi="Arial" w:cs="Arial"/>
          <w:sz w:val="20"/>
        </w:rPr>
      </w:pPr>
      <w:del w:id="281" w:author="Kenzie Zimmer" w:date="2026-09-25T19:59:00Z" w16du:dateUtc="2026-09-25T23:59:00Z">
        <w:r w:rsidRPr="00EA7268">
          <w:rPr>
            <w:rFonts w:ascii="Arial" w:eastAsia="Calibri" w:hAnsi="Arial" w:cs="Arial"/>
            <w:sz w:val="20"/>
          </w:rPr>
          <w:delText xml:space="preserve">Bidder/Vendor acknowledges the requirements above. Yes </w:delText>
        </w:r>
        <w:r w:rsidRPr="00EA7268">
          <w:rPr>
            <w:rFonts w:ascii="Arial" w:eastAsia="Calibri" w:hAnsi="Arial" w:cs="Arial"/>
            <w:sz w:val="20"/>
          </w:rPr>
          <w:fldChar w:fldCharType="begin">
            <w:ffData>
              <w:name w:val="Check1"/>
              <w:enabled/>
              <w:calcOnExit w:val="0"/>
              <w:checkBox>
                <w:sizeAuto/>
                <w:default w:val="0"/>
              </w:checkBox>
            </w:ffData>
          </w:fldChar>
        </w:r>
        <w:bookmarkStart w:id="282" w:name="Check1"/>
        <w:r w:rsidRPr="00EA7268">
          <w:rPr>
            <w:rFonts w:ascii="Arial" w:eastAsia="Calibri" w:hAnsi="Arial" w:cs="Arial"/>
            <w:sz w:val="20"/>
          </w:rPr>
          <w:delInstrText xml:space="preserve"> FORMCHECKBOX </w:delInstrText>
        </w:r>
        <w:r w:rsidRPr="00EA7268">
          <w:rPr>
            <w:rFonts w:ascii="Arial" w:eastAsia="Calibri" w:hAnsi="Arial" w:cs="Arial"/>
            <w:sz w:val="20"/>
          </w:rPr>
        </w:r>
        <w:r w:rsidRPr="00EA7268">
          <w:rPr>
            <w:rFonts w:ascii="Arial" w:eastAsia="Calibri" w:hAnsi="Arial" w:cs="Arial"/>
            <w:sz w:val="20"/>
          </w:rPr>
          <w:fldChar w:fldCharType="separate"/>
        </w:r>
        <w:r w:rsidRPr="00EA7268">
          <w:rPr>
            <w:rFonts w:ascii="Arial" w:eastAsia="Calibri" w:hAnsi="Arial" w:cs="Arial"/>
            <w:sz w:val="20"/>
          </w:rPr>
          <w:fldChar w:fldCharType="end"/>
        </w:r>
        <w:bookmarkEnd w:id="282"/>
        <w:r w:rsidRPr="00EA7268">
          <w:rPr>
            <w:rFonts w:ascii="Arial" w:eastAsia="Calibri" w:hAnsi="Arial" w:cs="Arial"/>
            <w:sz w:val="20"/>
          </w:rPr>
          <w:delText xml:space="preserve">     No </w:delText>
        </w:r>
        <w:r w:rsidRPr="00EA7268">
          <w:rPr>
            <w:rFonts w:ascii="Arial" w:eastAsia="Calibri" w:hAnsi="Arial" w:cs="Arial"/>
            <w:sz w:val="20"/>
          </w:rPr>
          <w:fldChar w:fldCharType="begin">
            <w:ffData>
              <w:name w:val="Check2"/>
              <w:enabled/>
              <w:calcOnExit w:val="0"/>
              <w:checkBox>
                <w:sizeAuto/>
                <w:default w:val="0"/>
              </w:checkBox>
            </w:ffData>
          </w:fldChar>
        </w:r>
        <w:bookmarkStart w:id="283" w:name="Check2"/>
        <w:r w:rsidRPr="00EA7268">
          <w:rPr>
            <w:rFonts w:ascii="Arial" w:eastAsia="Calibri" w:hAnsi="Arial" w:cs="Arial"/>
            <w:sz w:val="20"/>
          </w:rPr>
          <w:delInstrText xml:space="preserve"> FORMCHECKBOX </w:delInstrText>
        </w:r>
        <w:r w:rsidRPr="00EA7268">
          <w:rPr>
            <w:rFonts w:ascii="Arial" w:eastAsia="Calibri" w:hAnsi="Arial" w:cs="Arial"/>
            <w:sz w:val="20"/>
          </w:rPr>
        </w:r>
        <w:r w:rsidRPr="00EA7268">
          <w:rPr>
            <w:rFonts w:ascii="Arial" w:eastAsia="Calibri" w:hAnsi="Arial" w:cs="Arial"/>
            <w:sz w:val="20"/>
          </w:rPr>
          <w:fldChar w:fldCharType="separate"/>
        </w:r>
        <w:r w:rsidRPr="00EA7268">
          <w:rPr>
            <w:rFonts w:ascii="Arial" w:eastAsia="Calibri" w:hAnsi="Arial" w:cs="Arial"/>
            <w:sz w:val="20"/>
          </w:rPr>
          <w:fldChar w:fldCharType="end"/>
        </w:r>
        <w:bookmarkEnd w:id="283"/>
        <w:r w:rsidRPr="00EA7268">
          <w:rPr>
            <w:rFonts w:ascii="Arial" w:eastAsia="Calibri" w:hAnsi="Arial" w:cs="Arial"/>
            <w:sz w:val="20"/>
          </w:rPr>
          <w:delText xml:space="preserve"> </w:delText>
        </w:r>
      </w:del>
    </w:p>
    <w:tbl>
      <w:tblPr>
        <w:tblStyle w:val="TableGrid"/>
        <w:tblW w:w="0" w:type="auto"/>
        <w:tblInd w:w="144" w:type="dxa"/>
        <w:tblLook w:val="04A0" w:firstRow="1" w:lastRow="0" w:firstColumn="1" w:lastColumn="0" w:noHBand="0" w:noVBand="1"/>
      </w:tblPr>
      <w:tblGrid>
        <w:gridCol w:w="2466"/>
        <w:gridCol w:w="2154"/>
        <w:gridCol w:w="996"/>
        <w:gridCol w:w="1710"/>
      </w:tblGrid>
      <w:tr w:rsidR="00EA7268" w:rsidRPr="00EA7268" w14:paraId="6F24740F" w14:textId="77777777" w:rsidTr="004F331D">
        <w:trPr>
          <w:del w:id="284" w:author="Kenzie Zimmer" w:date="2026-09-25T19:59:00Z" w16du:dateUtc="2026-09-25T23:59:00Z"/>
        </w:trPr>
        <w:tc>
          <w:tcPr>
            <w:tcW w:w="2466" w:type="dxa"/>
            <w:tcBorders>
              <w:top w:val="nil"/>
              <w:left w:val="nil"/>
              <w:bottom w:val="nil"/>
              <w:right w:val="nil"/>
            </w:tcBorders>
          </w:tcPr>
          <w:p w14:paraId="54FA2D42" w14:textId="77777777" w:rsidR="00134497" w:rsidRPr="00EA7268" w:rsidRDefault="00134497" w:rsidP="004F331D">
            <w:pPr>
              <w:rPr>
                <w:del w:id="285" w:author="Kenzie Zimmer" w:date="2026-09-25T19:59:00Z" w16du:dateUtc="2026-09-25T23:59:00Z"/>
                <w:rFonts w:ascii="Arial" w:eastAsia="Calibri" w:hAnsi="Arial" w:cs="Arial"/>
              </w:rPr>
            </w:pPr>
            <w:del w:id="286" w:author="Kenzie Zimmer" w:date="2026-09-25T19:59:00Z" w16du:dateUtc="2026-09-25T23:59:00Z">
              <w:r w:rsidRPr="00EA7268">
                <w:rPr>
                  <w:rFonts w:ascii="Arial" w:eastAsia="Calibri" w:hAnsi="Arial" w:cs="Arial"/>
                </w:rPr>
                <w:delText>Bidder/Vendor Initials:</w:delText>
              </w:r>
            </w:del>
          </w:p>
        </w:tc>
        <w:tc>
          <w:tcPr>
            <w:tcW w:w="2154" w:type="dxa"/>
            <w:tcBorders>
              <w:top w:val="nil"/>
              <w:left w:val="nil"/>
              <w:right w:val="nil"/>
            </w:tcBorders>
          </w:tcPr>
          <w:p w14:paraId="1CA71638" w14:textId="77777777" w:rsidR="00134497" w:rsidRPr="00EA7268" w:rsidRDefault="00134497" w:rsidP="004F331D">
            <w:pPr>
              <w:rPr>
                <w:del w:id="287" w:author="Kenzie Zimmer" w:date="2026-09-25T19:59:00Z" w16du:dateUtc="2026-09-25T23:59:00Z"/>
                <w:rFonts w:ascii="Arial" w:eastAsia="Calibri" w:hAnsi="Arial" w:cs="Arial"/>
              </w:rPr>
            </w:pPr>
            <w:del w:id="288" w:author="Kenzie Zimmer" w:date="2026-09-25T19:59:00Z" w16du:dateUtc="2026-09-25T23:59:00Z">
              <w:r w:rsidRPr="00EA7268">
                <w:rPr>
                  <w:rFonts w:ascii="Arial" w:eastAsia="Calibri" w:hAnsi="Arial" w:cs="Arial"/>
                </w:rPr>
                <w:fldChar w:fldCharType="begin">
                  <w:ffData>
                    <w:name w:val="Text1"/>
                    <w:enabled/>
                    <w:calcOnExit w:val="0"/>
                    <w:textInput/>
                  </w:ffData>
                </w:fldChar>
              </w:r>
              <w:bookmarkStart w:id="289" w:name="Text1"/>
              <w:r w:rsidRPr="00EA7268">
                <w:rPr>
                  <w:rFonts w:ascii="Arial" w:eastAsia="Calibri" w:hAnsi="Arial" w:cs="Arial"/>
                </w:rPr>
                <w:delInstrText xml:space="preserve"> FORMTEXT </w:delInstrText>
              </w:r>
              <w:r w:rsidRPr="00EA7268">
                <w:rPr>
                  <w:rFonts w:ascii="Arial" w:eastAsia="Calibri" w:hAnsi="Arial" w:cs="Arial"/>
                </w:rPr>
              </w:r>
              <w:r w:rsidRPr="00EA7268">
                <w:rPr>
                  <w:rFonts w:ascii="Arial" w:eastAsia="Calibri" w:hAnsi="Arial" w:cs="Arial"/>
                </w:rPr>
                <w:fldChar w:fldCharType="separate"/>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rPr>
                <w:fldChar w:fldCharType="end"/>
              </w:r>
              <w:bookmarkEnd w:id="289"/>
            </w:del>
          </w:p>
        </w:tc>
        <w:tc>
          <w:tcPr>
            <w:tcW w:w="996" w:type="dxa"/>
            <w:tcBorders>
              <w:top w:val="nil"/>
              <w:left w:val="nil"/>
              <w:bottom w:val="nil"/>
              <w:right w:val="nil"/>
            </w:tcBorders>
          </w:tcPr>
          <w:p w14:paraId="510C22A2" w14:textId="77777777" w:rsidR="00134497" w:rsidRPr="00EA7268" w:rsidRDefault="00134497" w:rsidP="004F331D">
            <w:pPr>
              <w:rPr>
                <w:del w:id="290" w:author="Kenzie Zimmer" w:date="2026-09-25T19:59:00Z" w16du:dateUtc="2026-09-25T23:59:00Z"/>
                <w:rFonts w:ascii="Arial" w:eastAsia="Calibri" w:hAnsi="Arial" w:cs="Arial"/>
              </w:rPr>
            </w:pPr>
            <w:del w:id="291" w:author="Kenzie Zimmer" w:date="2026-09-25T19:59:00Z" w16du:dateUtc="2026-09-25T23:59:00Z">
              <w:r w:rsidRPr="00EA7268">
                <w:rPr>
                  <w:rFonts w:ascii="Arial" w:eastAsia="Calibri" w:hAnsi="Arial" w:cs="Arial"/>
                </w:rPr>
                <w:delText>Date:</w:delText>
              </w:r>
            </w:del>
          </w:p>
        </w:tc>
        <w:tc>
          <w:tcPr>
            <w:tcW w:w="1710" w:type="dxa"/>
            <w:tcBorders>
              <w:top w:val="nil"/>
              <w:left w:val="nil"/>
              <w:right w:val="nil"/>
            </w:tcBorders>
          </w:tcPr>
          <w:p w14:paraId="599974D8" w14:textId="77777777" w:rsidR="00134497" w:rsidRPr="00EA7268" w:rsidRDefault="00134497" w:rsidP="004F331D">
            <w:pPr>
              <w:rPr>
                <w:del w:id="292" w:author="Kenzie Zimmer" w:date="2026-09-25T19:59:00Z" w16du:dateUtc="2026-09-25T23:59:00Z"/>
                <w:rFonts w:ascii="Arial" w:eastAsia="Calibri" w:hAnsi="Arial" w:cs="Arial"/>
              </w:rPr>
            </w:pPr>
            <w:del w:id="293" w:author="Kenzie Zimmer" w:date="2026-09-25T19:59:00Z" w16du:dateUtc="2026-09-25T23:59:00Z">
              <w:r w:rsidRPr="00EA7268">
                <w:rPr>
                  <w:rFonts w:ascii="Arial" w:eastAsia="Calibri" w:hAnsi="Arial" w:cs="Arial"/>
                </w:rPr>
                <w:fldChar w:fldCharType="begin">
                  <w:ffData>
                    <w:name w:val="Text2"/>
                    <w:enabled/>
                    <w:calcOnExit w:val="0"/>
                    <w:textInput/>
                  </w:ffData>
                </w:fldChar>
              </w:r>
              <w:bookmarkStart w:id="294" w:name="Text2"/>
              <w:r w:rsidRPr="00EA7268">
                <w:rPr>
                  <w:rFonts w:ascii="Arial" w:eastAsia="Calibri" w:hAnsi="Arial" w:cs="Arial"/>
                </w:rPr>
                <w:delInstrText xml:space="preserve"> FORMTEXT </w:delInstrText>
              </w:r>
              <w:r w:rsidRPr="00EA7268">
                <w:rPr>
                  <w:rFonts w:ascii="Arial" w:eastAsia="Calibri" w:hAnsi="Arial" w:cs="Arial"/>
                </w:rPr>
              </w:r>
              <w:r w:rsidRPr="00EA7268">
                <w:rPr>
                  <w:rFonts w:ascii="Arial" w:eastAsia="Calibri" w:hAnsi="Arial" w:cs="Arial"/>
                </w:rPr>
                <w:fldChar w:fldCharType="separate"/>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noProof/>
                </w:rPr>
                <w:delText> </w:delText>
              </w:r>
              <w:r w:rsidRPr="00EA7268">
                <w:rPr>
                  <w:rFonts w:ascii="Arial" w:eastAsia="Calibri" w:hAnsi="Arial" w:cs="Arial"/>
                </w:rPr>
                <w:fldChar w:fldCharType="end"/>
              </w:r>
              <w:bookmarkEnd w:id="294"/>
            </w:del>
          </w:p>
        </w:tc>
      </w:tr>
    </w:tbl>
    <w:p w14:paraId="64854B5F" w14:textId="77777777" w:rsidR="00134497" w:rsidRPr="00EA7268" w:rsidRDefault="00134497" w:rsidP="00134497">
      <w:pPr>
        <w:spacing w:before="120"/>
        <w:rPr>
          <w:del w:id="295" w:author="Kenzie Zimmer" w:date="2026-09-25T19:59:00Z" w16du:dateUtc="2026-09-25T23:59:00Z"/>
          <w:rFonts w:ascii="Arial" w:hAnsi="Arial" w:cs="Arial"/>
          <w:b/>
          <w:i/>
          <w:sz w:val="20"/>
        </w:rPr>
      </w:pPr>
      <w:bookmarkStart w:id="296" w:name="_Hlk6921532"/>
      <w:del w:id="297" w:author="Kenzie Zimmer" w:date="2026-09-25T19:59:00Z" w16du:dateUtc="2026-09-25T23:59:00Z">
        <w:r w:rsidRPr="00EA7268">
          <w:rPr>
            <w:rFonts w:ascii="Arial" w:hAnsi="Arial" w:cs="Arial"/>
            <w:b/>
            <w:sz w:val="20"/>
          </w:rPr>
          <w:delText>Note: If the equipment proposed exceeds the minimums called for in the specification please do not mark NO. Mark YES and explain with a short comment on how it exceeds.</w:delText>
        </w:r>
        <w:bookmarkEnd w:id="296"/>
      </w:del>
    </w:p>
    <w:p w14:paraId="68A97950" w14:textId="77777777" w:rsidR="00134497" w:rsidRPr="00EA7268" w:rsidRDefault="00134497" w:rsidP="00134497">
      <w:pPr>
        <w:tabs>
          <w:tab w:val="left" w:pos="480"/>
          <w:tab w:val="left" w:pos="1080"/>
          <w:tab w:val="left" w:pos="1680"/>
          <w:tab w:val="left" w:pos="2280"/>
          <w:tab w:val="left" w:pos="2880"/>
          <w:tab w:val="left" w:pos="3480"/>
          <w:tab w:val="left" w:pos="4080"/>
          <w:tab w:val="left" w:pos="4680"/>
          <w:tab w:val="left" w:pos="5280"/>
        </w:tabs>
        <w:ind w:right="-264"/>
        <w:rPr>
          <w:del w:id="298" w:author="Kenzie Zimmer" w:date="2026-09-25T19:59:00Z" w16du:dateUtc="2026-09-25T23:59:00Z"/>
          <w:rFonts w:ascii="Arial" w:hAnsi="Arial" w:cs="Arial"/>
          <w:sz w:val="20"/>
        </w:rPr>
      </w:pPr>
    </w:p>
    <w:p w14:paraId="489FF14A" w14:textId="77777777" w:rsidR="00134497" w:rsidRPr="00EA7268" w:rsidRDefault="00134497" w:rsidP="00134497">
      <w:pPr>
        <w:spacing w:after="200" w:line="276" w:lineRule="auto"/>
        <w:rPr>
          <w:del w:id="299" w:author="Kenzie Zimmer" w:date="2026-09-25T19:59:00Z" w16du:dateUtc="2026-09-25T23:59:00Z"/>
          <w:rFonts w:ascii="Arial" w:hAnsi="Arial" w:cs="Arial"/>
          <w:sz w:val="20"/>
        </w:rPr>
      </w:pPr>
      <w:del w:id="300" w:author="Kenzie Zimmer" w:date="2026-09-25T19:59:00Z" w16du:dateUtc="2026-09-25T23:59:00Z">
        <w:r w:rsidRPr="00EA7268">
          <w:rPr>
            <w:rFonts w:ascii="Arial" w:hAnsi="Arial" w:cs="Arial"/>
            <w:sz w:val="20"/>
          </w:rPr>
          <w:br w:type="page"/>
        </w:r>
      </w:del>
    </w:p>
    <w:p w14:paraId="3AF88E0F" w14:textId="77777777" w:rsidR="0020427F" w:rsidRPr="00EA7268" w:rsidRDefault="0020427F" w:rsidP="0020427F">
      <w:pPr>
        <w:spacing w:before="120" w:after="120"/>
        <w:rPr>
          <w:del w:id="301" w:author="Kenzie Zimmer" w:date="2026-09-25T19:59:00Z" w16du:dateUtc="2026-09-25T23:59:00Z"/>
          <w:rFonts w:ascii="Arial" w:hAnsi="Arial"/>
          <w:b/>
          <w:szCs w:val="24"/>
        </w:rPr>
      </w:pPr>
      <w:del w:id="302" w:author="Kenzie Zimmer" w:date="2026-09-25T19:59:00Z" w16du:dateUtc="2026-09-25T23:59:00Z">
        <w:r w:rsidRPr="00EA7268">
          <w:rPr>
            <w:rFonts w:ascii="Arial" w:hAnsi="Arial"/>
            <w:b/>
            <w:szCs w:val="24"/>
          </w:rPr>
          <w:delText>Tank</w:delText>
        </w:r>
        <w:r w:rsidR="006258B8" w:rsidRPr="00EA7268">
          <w:rPr>
            <w:rFonts w:ascii="Arial" w:hAnsi="Arial"/>
            <w:b/>
            <w:szCs w:val="24"/>
          </w:rPr>
          <w:delText>(s)</w:delText>
        </w:r>
        <w:r w:rsidRPr="00EA7268">
          <w:rPr>
            <w:rFonts w:ascii="Arial" w:hAnsi="Arial"/>
            <w:b/>
            <w:szCs w:val="24"/>
          </w:rPr>
          <w:delText>:</w:delText>
        </w:r>
      </w:del>
    </w:p>
    <w:p w14:paraId="6C6E97AF" w14:textId="77777777" w:rsidR="0020427F" w:rsidRPr="00EA7268" w:rsidRDefault="0020427F" w:rsidP="0020427F">
      <w:pPr>
        <w:spacing w:before="120" w:after="120"/>
        <w:rPr>
          <w:del w:id="303" w:author="Kenzie Zimmer" w:date="2026-09-25T19:59:00Z" w16du:dateUtc="2026-09-25T23:59:00Z"/>
          <w:rFonts w:ascii="Arial" w:hAnsi="Arial"/>
          <w:sz w:val="20"/>
        </w:rPr>
      </w:pPr>
      <w:del w:id="304" w:author="Kenzie Zimmer" w:date="2026-09-25T19:59:00Z" w16du:dateUtc="2026-09-25T23:59:00Z">
        <w:r w:rsidRPr="00EA7268">
          <w:rPr>
            <w:rFonts w:ascii="Arial" w:hAnsi="Arial"/>
            <w:sz w:val="20"/>
          </w:rPr>
          <w:delText>The tank</w:delText>
        </w:r>
        <w:r w:rsidR="005D3C5C" w:rsidRPr="00EA7268">
          <w:rPr>
            <w:rFonts w:ascii="Arial" w:hAnsi="Arial"/>
            <w:sz w:val="20"/>
          </w:rPr>
          <w:delText>(s)</w:delText>
        </w:r>
        <w:r w:rsidR="00C47ED9" w:rsidRPr="00EA7268">
          <w:rPr>
            <w:rFonts w:ascii="Arial" w:hAnsi="Arial"/>
            <w:sz w:val="20"/>
          </w:rPr>
          <w:delText xml:space="preserve"> shall be used to store a variety of melting agents designed for the winter maintenance of highways</w:delText>
        </w:r>
        <w:r w:rsidRPr="00EA7268">
          <w:rPr>
            <w:rFonts w:ascii="Arial" w:hAnsi="Arial"/>
            <w:sz w:val="20"/>
          </w:rPr>
          <w:delText>.</w:delText>
        </w:r>
        <w:r w:rsidR="00C47ED9" w:rsidRPr="00EA7268">
          <w:rPr>
            <w:rFonts w:ascii="Arial" w:hAnsi="Arial"/>
            <w:sz w:val="20"/>
          </w:rPr>
          <w:delText xml:space="preserve">  These</w:delText>
        </w:r>
        <w:r w:rsidR="006258B8" w:rsidRPr="00EA7268">
          <w:rPr>
            <w:rFonts w:ascii="Arial" w:hAnsi="Arial"/>
            <w:sz w:val="20"/>
          </w:rPr>
          <w:delText xml:space="preserve"> agents</w:delText>
        </w:r>
        <w:r w:rsidR="00C47ED9" w:rsidRPr="00EA7268">
          <w:rPr>
            <w:rFonts w:ascii="Arial" w:hAnsi="Arial"/>
            <w:sz w:val="20"/>
          </w:rPr>
          <w:delText xml:space="preserve"> will include but not be limited to Liquid Magnesium, Calcium Chloride, Beet Juice, or Liquid Salt Brine.  The tank</w:delText>
        </w:r>
        <w:r w:rsidR="006258B8" w:rsidRPr="00EA7268">
          <w:rPr>
            <w:rFonts w:ascii="Arial" w:hAnsi="Arial"/>
            <w:sz w:val="20"/>
          </w:rPr>
          <w:delText>(s)</w:delText>
        </w:r>
        <w:r w:rsidR="00C47ED9" w:rsidRPr="00EA7268">
          <w:rPr>
            <w:rFonts w:ascii="Arial" w:hAnsi="Arial"/>
            <w:sz w:val="20"/>
          </w:rPr>
          <w:delText xml:space="preserve"> must be capable of safely containing liquids weighing up to and including </w:delText>
        </w:r>
        <w:r w:rsidR="000A4177" w:rsidRPr="00EA7268">
          <w:rPr>
            <w:rFonts w:ascii="Arial" w:hAnsi="Arial"/>
            <w:sz w:val="20"/>
          </w:rPr>
          <w:delText>16</w:delText>
        </w:r>
        <w:r w:rsidR="00C47ED9" w:rsidRPr="00EA7268">
          <w:rPr>
            <w:rFonts w:ascii="Arial" w:hAnsi="Arial"/>
            <w:sz w:val="20"/>
          </w:rPr>
          <w:delText xml:space="preserve"> pounds per gallon, in the capacities requested.</w:delText>
        </w:r>
      </w:del>
    </w:p>
    <w:p w14:paraId="69BE044A" w14:textId="77777777" w:rsidR="0020427F" w:rsidRPr="00EA7268" w:rsidRDefault="0020427F" w:rsidP="0020427F">
      <w:pPr>
        <w:spacing w:before="120" w:after="120" w:line="240" w:lineRule="exact"/>
        <w:rPr>
          <w:del w:id="305" w:author="Kenzie Zimmer" w:date="2026-09-25T19:59:00Z" w16du:dateUtc="2026-09-25T23:59:00Z"/>
          <w:rFonts w:ascii="Arial" w:hAnsi="Arial"/>
          <w:b/>
          <w:i/>
          <w:sz w:val="20"/>
        </w:rPr>
      </w:pPr>
      <w:del w:id="306" w:author="Kenzie Zimmer" w:date="2026-09-25T19:59:00Z" w16du:dateUtc="2026-09-25T23:59:00Z">
        <w:r w:rsidRPr="00EA7268">
          <w:rPr>
            <w:rFonts w:ascii="Arial" w:hAnsi="Arial"/>
            <w:b/>
            <w:i/>
            <w:sz w:val="20"/>
          </w:rPr>
          <w:delText xml:space="preserve">The following accessories and options shall be included with the </w:delText>
        </w:r>
        <w:r w:rsidR="000A4177" w:rsidRPr="00EA7268">
          <w:rPr>
            <w:rFonts w:ascii="Arial" w:hAnsi="Arial"/>
            <w:b/>
            <w:i/>
            <w:sz w:val="20"/>
          </w:rPr>
          <w:delText>Heavy</w:delText>
        </w:r>
        <w:r w:rsidR="003476A6" w:rsidRPr="00EA7268">
          <w:rPr>
            <w:rFonts w:ascii="Arial" w:hAnsi="Arial"/>
            <w:b/>
            <w:i/>
            <w:sz w:val="20"/>
          </w:rPr>
          <w:delText xml:space="preserve"> Walled Tanks</w:delText>
        </w:r>
        <w:r w:rsidRPr="00EA7268">
          <w:rPr>
            <w:rFonts w:ascii="Arial" w:hAnsi="Arial"/>
            <w:b/>
            <w:i/>
            <w:sz w:val="20"/>
          </w:rPr>
          <w:delText>:</w:delText>
        </w:r>
      </w:del>
    </w:p>
    <w:p w14:paraId="39B7847E" w14:textId="77777777" w:rsidR="00157B6F" w:rsidRPr="00EA7268" w:rsidRDefault="00157B6F" w:rsidP="0020427F">
      <w:pPr>
        <w:spacing w:before="120" w:after="120"/>
        <w:rPr>
          <w:del w:id="307" w:author="Kenzie Zimmer" w:date="2026-09-25T19:59:00Z" w16du:dateUtc="2026-09-25T23:59:00Z"/>
          <w:rFonts w:ascii="Arial" w:hAnsi="Arial"/>
          <w:sz w:val="20"/>
        </w:rPr>
      </w:pPr>
      <w:del w:id="308" w:author="Kenzie Zimmer" w:date="2026-09-25T19:59:00Z" w16du:dateUtc="2026-09-25T23:59:00Z">
        <w:r w:rsidRPr="00EA7268">
          <w:rPr>
            <w:rFonts w:ascii="Arial" w:hAnsi="Arial"/>
            <w:sz w:val="20"/>
          </w:rPr>
          <w:delText xml:space="preserve">The sizes of the tanks </w:delText>
        </w:r>
        <w:r w:rsidR="002C5FB9" w:rsidRPr="00EA7268">
          <w:rPr>
            <w:rFonts w:ascii="Arial" w:hAnsi="Arial"/>
            <w:sz w:val="20"/>
          </w:rPr>
          <w:delText>will be requested in the bid.  Each tank shall be delivered to the address in the bid.  The tank sizes are as follows:</w:delText>
        </w:r>
      </w:del>
    </w:p>
    <w:p w14:paraId="5062A80B" w14:textId="24B14213" w:rsidR="00956820" w:rsidRPr="00EA7268" w:rsidRDefault="00956820" w:rsidP="00956820">
      <w:pPr>
        <w:pStyle w:val="ListParagraph"/>
        <w:numPr>
          <w:ilvl w:val="0"/>
          <w:numId w:val="7"/>
        </w:numPr>
        <w:rPr>
          <w:del w:id="309" w:author="Kenzie Zimmer" w:date="2026-09-25T19:59:00Z" w16du:dateUtc="2026-09-25T23:59:00Z"/>
          <w:rFonts w:ascii="Arial" w:hAnsi="Arial"/>
          <w:sz w:val="20"/>
        </w:rPr>
      </w:pPr>
      <w:del w:id="310" w:author="Kenzie Zimmer" w:date="2026-09-25T19:59:00Z" w16du:dateUtc="2026-09-25T23:59:00Z">
        <w:r w:rsidRPr="00EA7268">
          <w:rPr>
            <w:rFonts w:ascii="Arial" w:hAnsi="Arial"/>
            <w:sz w:val="20"/>
          </w:rPr>
          <w:delText xml:space="preserve">  6,</w:delText>
        </w:r>
        <w:r w:rsidR="0093331D">
          <w:rPr>
            <w:rFonts w:ascii="Arial" w:hAnsi="Arial"/>
            <w:sz w:val="20"/>
          </w:rPr>
          <w:delText>0</w:delText>
        </w:r>
        <w:r w:rsidRPr="00EA7268">
          <w:rPr>
            <w:rFonts w:ascii="Arial" w:hAnsi="Arial"/>
            <w:sz w:val="20"/>
          </w:rPr>
          <w:delText>00 gallon 1</w:delText>
        </w:r>
        <w:r w:rsidR="0093331D">
          <w:rPr>
            <w:rFonts w:ascii="Arial" w:hAnsi="Arial"/>
            <w:sz w:val="20"/>
          </w:rPr>
          <w:delText>02</w:delText>
        </w:r>
        <w:r w:rsidRPr="00EA7268">
          <w:rPr>
            <w:rFonts w:ascii="Arial" w:hAnsi="Arial"/>
            <w:sz w:val="20"/>
          </w:rPr>
          <w:delText>” diameter x 1</w:delText>
        </w:r>
        <w:r w:rsidR="0093331D">
          <w:rPr>
            <w:rFonts w:ascii="Arial" w:hAnsi="Arial"/>
            <w:sz w:val="20"/>
          </w:rPr>
          <w:delText>82</w:delText>
        </w:r>
        <w:r w:rsidRPr="00EA7268">
          <w:rPr>
            <w:rFonts w:ascii="Arial" w:hAnsi="Arial"/>
            <w:sz w:val="20"/>
          </w:rPr>
          <w:delText>” high</w:delText>
        </w:r>
        <w:r w:rsidR="0093331D">
          <w:rPr>
            <w:rFonts w:ascii="Arial" w:hAnsi="Arial"/>
            <w:sz w:val="20"/>
          </w:rPr>
          <w:delText xml:space="preserve"> (approx.)</w:delText>
        </w:r>
      </w:del>
    </w:p>
    <w:p w14:paraId="73D598C4" w14:textId="3F40A65F" w:rsidR="00956820" w:rsidRPr="00EA7268" w:rsidRDefault="00956820" w:rsidP="002C5FB9">
      <w:pPr>
        <w:pStyle w:val="ListParagraph"/>
        <w:numPr>
          <w:ilvl w:val="0"/>
          <w:numId w:val="7"/>
        </w:numPr>
        <w:rPr>
          <w:del w:id="311" w:author="Kenzie Zimmer" w:date="2026-09-25T19:59:00Z" w16du:dateUtc="2026-09-25T23:59:00Z"/>
          <w:rFonts w:ascii="Arial" w:hAnsi="Arial"/>
          <w:sz w:val="20"/>
        </w:rPr>
      </w:pPr>
      <w:del w:id="312" w:author="Kenzie Zimmer" w:date="2026-09-25T19:59:00Z" w16du:dateUtc="2026-09-25T23:59:00Z">
        <w:r w:rsidRPr="00EA7268">
          <w:rPr>
            <w:rFonts w:ascii="Arial" w:hAnsi="Arial"/>
            <w:sz w:val="20"/>
          </w:rPr>
          <w:delText>10,000 gallon 141” diameter x 160” high</w:delText>
        </w:r>
        <w:r w:rsidR="0093331D">
          <w:rPr>
            <w:rFonts w:ascii="Arial" w:hAnsi="Arial"/>
            <w:sz w:val="20"/>
          </w:rPr>
          <w:delText xml:space="preserve"> (approx.)</w:delText>
        </w:r>
      </w:del>
    </w:p>
    <w:p w14:paraId="6452912F" w14:textId="00BC0378" w:rsidR="00157B6F" w:rsidRPr="00EA7268" w:rsidRDefault="000A4177" w:rsidP="00157B6F">
      <w:pPr>
        <w:numPr>
          <w:ilvl w:val="0"/>
          <w:numId w:val="5"/>
        </w:numPr>
        <w:tabs>
          <w:tab w:val="clear" w:pos="720"/>
          <w:tab w:val="num" w:pos="1440"/>
        </w:tabs>
        <w:ind w:left="1440"/>
        <w:rPr>
          <w:del w:id="313" w:author="Kenzie Zimmer" w:date="2026-09-25T19:59:00Z" w16du:dateUtc="2026-09-25T23:59:00Z"/>
          <w:rFonts w:ascii="Arial" w:hAnsi="Arial" w:cs="Arial"/>
          <w:sz w:val="20"/>
        </w:rPr>
      </w:pPr>
      <w:del w:id="314" w:author="Kenzie Zimmer" w:date="2026-09-25T19:59:00Z" w16du:dateUtc="2026-09-25T23:59:00Z">
        <w:r w:rsidRPr="00EA7268">
          <w:rPr>
            <w:rFonts w:ascii="Arial" w:hAnsi="Arial" w:cs="Arial"/>
            <w:sz w:val="20"/>
          </w:rPr>
          <w:delText>1</w:delText>
        </w:r>
        <w:r w:rsidR="00157B6F" w:rsidRPr="00EA7268">
          <w:rPr>
            <w:rFonts w:ascii="Arial" w:hAnsi="Arial" w:cs="Arial"/>
            <w:sz w:val="20"/>
          </w:rPr>
          <w:delText>5</w:delText>
        </w:r>
        <w:r w:rsidRPr="00EA7268">
          <w:rPr>
            <w:rFonts w:ascii="Arial" w:hAnsi="Arial" w:cs="Arial"/>
            <w:sz w:val="20"/>
          </w:rPr>
          <w:delText>,0</w:delText>
        </w:r>
        <w:r w:rsidR="00157B6F" w:rsidRPr="00EA7268">
          <w:rPr>
            <w:rFonts w:ascii="Arial" w:hAnsi="Arial" w:cs="Arial"/>
            <w:sz w:val="20"/>
          </w:rPr>
          <w:delText xml:space="preserve">00 gallon </w:delText>
        </w:r>
        <w:r w:rsidRPr="00EA7268">
          <w:rPr>
            <w:rFonts w:ascii="Arial" w:hAnsi="Arial" w:cs="Arial"/>
            <w:sz w:val="20"/>
          </w:rPr>
          <w:delText>165</w:delText>
        </w:r>
        <w:r w:rsidR="00157B6F" w:rsidRPr="00EA7268">
          <w:rPr>
            <w:rFonts w:ascii="Arial" w:hAnsi="Arial" w:cs="Arial"/>
            <w:sz w:val="20"/>
          </w:rPr>
          <w:delText>″ diameter x 1</w:delText>
        </w:r>
        <w:r w:rsidRPr="00EA7268">
          <w:rPr>
            <w:rFonts w:ascii="Arial" w:hAnsi="Arial" w:cs="Arial"/>
            <w:sz w:val="20"/>
          </w:rPr>
          <w:delText>86</w:delText>
        </w:r>
        <w:r w:rsidR="00157B6F" w:rsidRPr="00EA7268">
          <w:rPr>
            <w:rFonts w:ascii="Arial" w:hAnsi="Arial" w:cs="Arial"/>
            <w:sz w:val="20"/>
          </w:rPr>
          <w:delText>″ high</w:delText>
        </w:r>
        <w:r w:rsidR="0093331D">
          <w:rPr>
            <w:rFonts w:ascii="Arial" w:hAnsi="Arial" w:cs="Arial"/>
            <w:sz w:val="20"/>
          </w:rPr>
          <w:delText xml:space="preserve"> (approx.)</w:delText>
        </w:r>
      </w:del>
    </w:p>
    <w:p w14:paraId="4E98AD30" w14:textId="3FD87CBE" w:rsidR="00157B6F" w:rsidRPr="00EA7268" w:rsidRDefault="000A4177" w:rsidP="00157B6F">
      <w:pPr>
        <w:numPr>
          <w:ilvl w:val="0"/>
          <w:numId w:val="5"/>
        </w:numPr>
        <w:tabs>
          <w:tab w:val="clear" w:pos="720"/>
          <w:tab w:val="num" w:pos="1440"/>
        </w:tabs>
        <w:ind w:left="1440"/>
        <w:rPr>
          <w:del w:id="315" w:author="Kenzie Zimmer" w:date="2026-09-25T19:59:00Z" w16du:dateUtc="2026-09-25T23:59:00Z"/>
          <w:rFonts w:ascii="Arial" w:hAnsi="Arial" w:cs="Arial"/>
          <w:sz w:val="20"/>
        </w:rPr>
      </w:pPr>
      <w:del w:id="316" w:author="Kenzie Zimmer" w:date="2026-09-25T19:59:00Z" w16du:dateUtc="2026-09-25T23:59:00Z">
        <w:r w:rsidRPr="00EA7268">
          <w:rPr>
            <w:rFonts w:ascii="Arial" w:hAnsi="Arial" w:cs="Arial"/>
            <w:sz w:val="20"/>
          </w:rPr>
          <w:delText>20</w:delText>
        </w:r>
        <w:r w:rsidR="00157B6F" w:rsidRPr="00EA7268">
          <w:rPr>
            <w:rFonts w:ascii="Arial" w:hAnsi="Arial" w:cs="Arial"/>
            <w:sz w:val="20"/>
          </w:rPr>
          <w:delText xml:space="preserve">,000 gallon </w:delText>
        </w:r>
        <w:r w:rsidRPr="00EA7268">
          <w:rPr>
            <w:rFonts w:ascii="Arial" w:hAnsi="Arial" w:cs="Arial"/>
            <w:sz w:val="20"/>
          </w:rPr>
          <w:delText>185</w:delText>
        </w:r>
        <w:r w:rsidR="00157B6F" w:rsidRPr="00EA7268">
          <w:rPr>
            <w:rFonts w:ascii="Arial" w:hAnsi="Arial" w:cs="Arial"/>
            <w:sz w:val="20"/>
          </w:rPr>
          <w:delText xml:space="preserve">″ diameter x </w:delText>
        </w:r>
        <w:r w:rsidRPr="00EA7268">
          <w:rPr>
            <w:rFonts w:ascii="Arial" w:hAnsi="Arial" w:cs="Arial"/>
            <w:sz w:val="20"/>
          </w:rPr>
          <w:delText>2</w:delText>
        </w:r>
        <w:r w:rsidR="00157B6F" w:rsidRPr="00EA7268">
          <w:rPr>
            <w:rFonts w:ascii="Arial" w:hAnsi="Arial" w:cs="Arial"/>
            <w:sz w:val="20"/>
          </w:rPr>
          <w:delText>42″ high</w:delText>
        </w:r>
        <w:r w:rsidR="0093331D">
          <w:rPr>
            <w:rFonts w:ascii="Arial" w:hAnsi="Arial" w:cs="Arial"/>
            <w:sz w:val="20"/>
          </w:rPr>
          <w:delText xml:space="preserve"> (approx.)</w:delText>
        </w:r>
      </w:del>
    </w:p>
    <w:p w14:paraId="5238E09B" w14:textId="77777777" w:rsidR="00157B6F" w:rsidRPr="00EA7268" w:rsidRDefault="00157B6F" w:rsidP="00157B6F">
      <w:pPr>
        <w:spacing w:before="120"/>
        <w:ind w:left="1080"/>
        <w:rPr>
          <w:del w:id="317" w:author="Kenzie Zimmer" w:date="2026-09-25T19:59:00Z" w16du:dateUtc="2026-09-25T23:59:00Z"/>
          <w:rFonts w:ascii="Arial" w:hAnsi="Arial"/>
          <w:sz w:val="20"/>
        </w:rPr>
      </w:pPr>
      <w:del w:id="318"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tbl>
      <w:tblPr>
        <w:tblW w:w="0" w:type="auto"/>
        <w:tblLook w:val="04A0" w:firstRow="1" w:lastRow="0" w:firstColumn="1" w:lastColumn="0" w:noHBand="0" w:noVBand="1"/>
      </w:tblPr>
      <w:tblGrid>
        <w:gridCol w:w="1609"/>
        <w:gridCol w:w="7751"/>
      </w:tblGrid>
      <w:tr w:rsidR="00EA7268" w:rsidRPr="00EA7268" w14:paraId="3C8ACF0D" w14:textId="77777777" w:rsidTr="00157B6F">
        <w:trPr>
          <w:trHeight w:val="432"/>
          <w:del w:id="319" w:author="Kenzie Zimmer" w:date="2026-09-25T19:59:00Z" w16du:dateUtc="2026-09-25T23:59:00Z"/>
        </w:trPr>
        <w:tc>
          <w:tcPr>
            <w:tcW w:w="1638" w:type="dxa"/>
            <w:vAlign w:val="bottom"/>
          </w:tcPr>
          <w:p w14:paraId="6B0D6FCD" w14:textId="77777777" w:rsidR="00157B6F" w:rsidRPr="00EA7268" w:rsidRDefault="00157B6F" w:rsidP="002C5FB9">
            <w:pPr>
              <w:spacing w:before="120"/>
              <w:rPr>
                <w:del w:id="320" w:author="Kenzie Zimmer" w:date="2026-09-25T19:59:00Z" w16du:dateUtc="2026-09-25T23:59:00Z"/>
                <w:rFonts w:ascii="Arial" w:hAnsi="Arial"/>
                <w:sz w:val="20"/>
              </w:rPr>
            </w:pPr>
            <w:del w:id="321" w:author="Kenzie Zimmer" w:date="2026-09-25T19:59:00Z" w16du:dateUtc="2026-09-25T23:59:00Z">
              <w:r w:rsidRPr="00EA7268">
                <w:rPr>
                  <w:rFonts w:ascii="Arial" w:hAnsi="Arial"/>
                  <w:sz w:val="20"/>
                </w:rPr>
                <w:delText>If No describe:</w:delText>
              </w:r>
            </w:del>
          </w:p>
        </w:tc>
        <w:tc>
          <w:tcPr>
            <w:tcW w:w="8100" w:type="dxa"/>
            <w:tcBorders>
              <w:bottom w:val="single" w:sz="4" w:space="0" w:color="auto"/>
            </w:tcBorders>
            <w:vAlign w:val="bottom"/>
          </w:tcPr>
          <w:p w14:paraId="7D86EEF9" w14:textId="77777777" w:rsidR="00157B6F" w:rsidRPr="00EA7268" w:rsidRDefault="00157B6F" w:rsidP="002C5FB9">
            <w:pPr>
              <w:spacing w:before="120"/>
              <w:rPr>
                <w:del w:id="322" w:author="Kenzie Zimmer" w:date="2026-09-25T19:59:00Z" w16du:dateUtc="2026-09-25T23:59:00Z"/>
                <w:rFonts w:ascii="Arial" w:hAnsi="Arial"/>
                <w:sz w:val="20"/>
              </w:rPr>
            </w:pPr>
            <w:del w:id="323"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175D8031" w14:textId="77777777" w:rsidTr="002C5FB9">
        <w:trPr>
          <w:trHeight w:val="432"/>
          <w:del w:id="324" w:author="Kenzie Zimmer" w:date="2026-09-25T19:59:00Z" w16du:dateUtc="2026-09-25T23:59:00Z"/>
        </w:trPr>
        <w:tc>
          <w:tcPr>
            <w:tcW w:w="9738" w:type="dxa"/>
            <w:gridSpan w:val="2"/>
            <w:tcBorders>
              <w:bottom w:val="single" w:sz="4" w:space="0" w:color="auto"/>
            </w:tcBorders>
            <w:vAlign w:val="bottom"/>
          </w:tcPr>
          <w:p w14:paraId="343604A8" w14:textId="77777777" w:rsidR="00157B6F" w:rsidRPr="00EA7268" w:rsidRDefault="00157B6F" w:rsidP="002C5FB9">
            <w:pPr>
              <w:spacing w:before="120"/>
              <w:rPr>
                <w:del w:id="325" w:author="Kenzie Zimmer" w:date="2026-09-25T19:59:00Z" w16du:dateUtc="2026-09-25T23:59:00Z"/>
                <w:rFonts w:ascii="Arial" w:hAnsi="Arial"/>
                <w:sz w:val="20"/>
              </w:rPr>
            </w:pPr>
            <w:del w:id="326"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4ED90733" w14:textId="77777777" w:rsidTr="00157B6F">
        <w:trPr>
          <w:trHeight w:val="432"/>
          <w:del w:id="327" w:author="Kenzie Zimmer" w:date="2026-09-25T19:59:00Z" w16du:dateUtc="2026-09-25T23:59:00Z"/>
        </w:trPr>
        <w:tc>
          <w:tcPr>
            <w:tcW w:w="9738" w:type="dxa"/>
            <w:gridSpan w:val="2"/>
            <w:tcBorders>
              <w:bottom w:val="single" w:sz="4" w:space="0" w:color="auto"/>
            </w:tcBorders>
            <w:vAlign w:val="bottom"/>
          </w:tcPr>
          <w:p w14:paraId="790BA580" w14:textId="77777777" w:rsidR="00157B6F" w:rsidRPr="00EA7268" w:rsidRDefault="00157B6F" w:rsidP="002C5FB9">
            <w:pPr>
              <w:spacing w:before="120"/>
              <w:rPr>
                <w:del w:id="328" w:author="Kenzie Zimmer" w:date="2026-09-25T19:59:00Z" w16du:dateUtc="2026-09-25T23:59:00Z"/>
                <w:rFonts w:ascii="Arial" w:hAnsi="Arial"/>
                <w:sz w:val="20"/>
              </w:rPr>
            </w:pPr>
            <w:del w:id="329"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sz w:val="20"/>
                </w:rPr>
                <w:delText> </w:delText>
              </w:r>
              <w:r w:rsidRPr="00EA7268">
                <w:rPr>
                  <w:rFonts w:ascii="Arial" w:hAnsi="Arial"/>
                  <w:sz w:val="20"/>
                </w:rPr>
                <w:delText> </w:delText>
              </w:r>
              <w:r w:rsidRPr="00EA7268">
                <w:rPr>
                  <w:rFonts w:ascii="Arial" w:hAnsi="Arial"/>
                  <w:sz w:val="20"/>
                </w:rPr>
                <w:delText> </w:delText>
              </w:r>
              <w:r w:rsidRPr="00EA7268">
                <w:rPr>
                  <w:rFonts w:ascii="Arial" w:hAnsi="Arial"/>
                  <w:sz w:val="20"/>
                </w:rPr>
                <w:delText> </w:delText>
              </w:r>
              <w:r w:rsidRPr="00EA7268">
                <w:rPr>
                  <w:rFonts w:ascii="Arial" w:hAnsi="Arial"/>
                  <w:sz w:val="20"/>
                </w:rPr>
                <w:delText> </w:delText>
              </w:r>
              <w:r w:rsidRPr="00EA7268">
                <w:rPr>
                  <w:rFonts w:ascii="Arial" w:hAnsi="Arial"/>
                  <w:sz w:val="20"/>
                </w:rPr>
                <w:fldChar w:fldCharType="end"/>
              </w:r>
            </w:del>
          </w:p>
        </w:tc>
      </w:tr>
    </w:tbl>
    <w:p w14:paraId="76F61859" w14:textId="77777777" w:rsidR="00B34671" w:rsidRPr="00EA7268" w:rsidRDefault="0020427F" w:rsidP="0020427F">
      <w:pPr>
        <w:spacing w:before="120" w:after="120"/>
        <w:rPr>
          <w:del w:id="330" w:author="Kenzie Zimmer" w:date="2026-09-25T19:59:00Z" w16du:dateUtc="2026-09-25T23:59:00Z"/>
          <w:rFonts w:ascii="Arial" w:hAnsi="Arial"/>
          <w:sz w:val="20"/>
        </w:rPr>
      </w:pPr>
      <w:del w:id="331" w:author="Kenzie Zimmer" w:date="2026-09-25T19:59:00Z" w16du:dateUtc="2026-09-25T23:59:00Z">
        <w:r w:rsidRPr="00EA7268">
          <w:rPr>
            <w:rFonts w:ascii="Arial" w:hAnsi="Arial"/>
            <w:sz w:val="20"/>
          </w:rPr>
          <w:delText>The tank</w:delText>
        </w:r>
        <w:r w:rsidR="00B34671" w:rsidRPr="00EA7268">
          <w:rPr>
            <w:rFonts w:ascii="Arial" w:hAnsi="Arial"/>
            <w:sz w:val="20"/>
          </w:rPr>
          <w:delText xml:space="preserve">(s) </w:delText>
        </w:r>
        <w:r w:rsidRPr="00EA7268">
          <w:rPr>
            <w:rFonts w:ascii="Arial" w:hAnsi="Arial"/>
            <w:sz w:val="20"/>
          </w:rPr>
          <w:delText xml:space="preserve">shall be </w:delText>
        </w:r>
        <w:r w:rsidR="000A4177" w:rsidRPr="00EA7268">
          <w:rPr>
            <w:rFonts w:ascii="Arial" w:hAnsi="Arial"/>
            <w:sz w:val="20"/>
          </w:rPr>
          <w:delText>heavy</w:delText>
        </w:r>
        <w:r w:rsidR="00B34671" w:rsidRPr="00EA7268">
          <w:rPr>
            <w:rFonts w:ascii="Arial" w:hAnsi="Arial"/>
            <w:sz w:val="20"/>
          </w:rPr>
          <w:delText xml:space="preserve"> wall constructed.  The tanks shall be furnished from a single supplier</w:delText>
        </w:r>
        <w:r w:rsidR="00D51E56" w:rsidRPr="00EA7268">
          <w:rPr>
            <w:rFonts w:ascii="Arial" w:hAnsi="Arial"/>
            <w:sz w:val="20"/>
          </w:rPr>
          <w:delText xml:space="preserve"> and shall be</w:delText>
        </w:r>
        <w:r w:rsidR="00B34671" w:rsidRPr="00EA7268">
          <w:rPr>
            <w:rFonts w:ascii="Arial" w:hAnsi="Arial"/>
            <w:sz w:val="20"/>
          </w:rPr>
          <w:delText xml:space="preserve"> equal or superior to </w:delText>
        </w:r>
        <w:r w:rsidR="000A4177" w:rsidRPr="00EA7268">
          <w:rPr>
            <w:rFonts w:ascii="Arial" w:hAnsi="Arial"/>
            <w:sz w:val="20"/>
          </w:rPr>
          <w:delText>Norwesco Vertical Storage Tanks in their Heavy-duty blue</w:delText>
        </w:r>
        <w:r w:rsidR="00B34671" w:rsidRPr="00EA7268">
          <w:rPr>
            <w:rFonts w:ascii="Arial" w:hAnsi="Arial"/>
            <w:sz w:val="20"/>
          </w:rPr>
          <w:delText xml:space="preserve"> tank series.</w:delText>
        </w:r>
        <w:r w:rsidR="00E30A6E" w:rsidRPr="00EA7268">
          <w:rPr>
            <w:rFonts w:ascii="Arial" w:hAnsi="Arial"/>
            <w:sz w:val="20"/>
          </w:rPr>
          <w:delText xml:space="preserve">  Other products from other manufacturers will be considered </w:delText>
        </w:r>
        <w:r w:rsidR="00FA2603" w:rsidRPr="00EA7268">
          <w:rPr>
            <w:rFonts w:ascii="Arial" w:hAnsi="Arial"/>
            <w:sz w:val="20"/>
          </w:rPr>
          <w:delText>but they must be equal to or exceed these qualities.</w:delText>
        </w:r>
      </w:del>
    </w:p>
    <w:p w14:paraId="5A1112F4" w14:textId="77777777" w:rsidR="00B34671" w:rsidRPr="00EA7268" w:rsidRDefault="00B34671" w:rsidP="00B34671">
      <w:pPr>
        <w:spacing w:before="120" w:after="120"/>
        <w:ind w:left="720"/>
        <w:rPr>
          <w:del w:id="332" w:author="Kenzie Zimmer" w:date="2026-09-25T19:59:00Z" w16du:dateUtc="2026-09-25T23:59:00Z"/>
          <w:rFonts w:ascii="Arial" w:hAnsi="Arial"/>
          <w:sz w:val="20"/>
        </w:rPr>
      </w:pPr>
      <w:del w:id="333"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tbl>
      <w:tblPr>
        <w:tblW w:w="0" w:type="auto"/>
        <w:tblLook w:val="04A0" w:firstRow="1" w:lastRow="0" w:firstColumn="1" w:lastColumn="0" w:noHBand="0" w:noVBand="1"/>
      </w:tblPr>
      <w:tblGrid>
        <w:gridCol w:w="1953"/>
        <w:gridCol w:w="7407"/>
      </w:tblGrid>
      <w:tr w:rsidR="00EA7268" w:rsidRPr="00EA7268" w14:paraId="71EBDC05" w14:textId="77777777" w:rsidTr="002C5FB9">
        <w:trPr>
          <w:trHeight w:val="432"/>
          <w:del w:id="334" w:author="Kenzie Zimmer" w:date="2026-09-25T19:59:00Z" w16du:dateUtc="2026-09-25T23:59:00Z"/>
        </w:trPr>
        <w:tc>
          <w:tcPr>
            <w:tcW w:w="1998" w:type="dxa"/>
            <w:vAlign w:val="bottom"/>
          </w:tcPr>
          <w:p w14:paraId="5C1107F6" w14:textId="77777777" w:rsidR="002C5FB9" w:rsidRPr="00EA7268" w:rsidRDefault="002C5FB9" w:rsidP="002C5FB9">
            <w:pPr>
              <w:spacing w:before="120"/>
              <w:rPr>
                <w:del w:id="335" w:author="Kenzie Zimmer" w:date="2026-09-25T19:59:00Z" w16du:dateUtc="2026-09-25T23:59:00Z"/>
                <w:rFonts w:ascii="Arial" w:hAnsi="Arial"/>
                <w:sz w:val="20"/>
              </w:rPr>
            </w:pPr>
            <w:del w:id="336" w:author="Kenzie Zimmer" w:date="2026-09-25T19:59:00Z" w16du:dateUtc="2026-09-25T23:59:00Z">
              <w:r w:rsidRPr="00EA7268">
                <w:rPr>
                  <w:rFonts w:ascii="Arial" w:hAnsi="Arial"/>
                  <w:sz w:val="20"/>
                </w:rPr>
                <w:delText>Tank manufacturer:</w:delText>
              </w:r>
            </w:del>
          </w:p>
        </w:tc>
        <w:tc>
          <w:tcPr>
            <w:tcW w:w="8002" w:type="dxa"/>
            <w:tcBorders>
              <w:bottom w:val="single" w:sz="4" w:space="0" w:color="auto"/>
            </w:tcBorders>
            <w:vAlign w:val="bottom"/>
          </w:tcPr>
          <w:p w14:paraId="146B42BC" w14:textId="77777777" w:rsidR="002C5FB9" w:rsidRPr="00EA7268" w:rsidRDefault="002C5FB9" w:rsidP="002C5FB9">
            <w:pPr>
              <w:spacing w:before="120"/>
              <w:rPr>
                <w:del w:id="337" w:author="Kenzie Zimmer" w:date="2026-09-25T19:59:00Z" w16du:dateUtc="2026-09-25T23:59:00Z"/>
                <w:rFonts w:ascii="Arial" w:hAnsi="Arial"/>
                <w:sz w:val="20"/>
              </w:rPr>
            </w:pPr>
            <w:del w:id="338"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2CC4200E" w14:textId="77777777" w:rsidTr="002C5FB9">
        <w:trPr>
          <w:trHeight w:val="432"/>
          <w:del w:id="339" w:author="Kenzie Zimmer" w:date="2026-09-25T19:59:00Z" w16du:dateUtc="2026-09-25T23:59:00Z"/>
        </w:trPr>
        <w:tc>
          <w:tcPr>
            <w:tcW w:w="10000" w:type="dxa"/>
            <w:gridSpan w:val="2"/>
            <w:tcBorders>
              <w:bottom w:val="single" w:sz="4" w:space="0" w:color="auto"/>
            </w:tcBorders>
            <w:vAlign w:val="bottom"/>
          </w:tcPr>
          <w:p w14:paraId="00648EBA" w14:textId="77777777" w:rsidR="002C5FB9" w:rsidRPr="00EA7268" w:rsidRDefault="002C5FB9" w:rsidP="002C5FB9">
            <w:pPr>
              <w:spacing w:before="120"/>
              <w:rPr>
                <w:del w:id="340" w:author="Kenzie Zimmer" w:date="2026-09-25T19:59:00Z" w16du:dateUtc="2026-09-25T23:59:00Z"/>
                <w:rFonts w:ascii="Arial" w:hAnsi="Arial"/>
                <w:sz w:val="20"/>
              </w:rPr>
            </w:pPr>
            <w:del w:id="341"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bl>
    <w:p w14:paraId="7B0E928C" w14:textId="77777777" w:rsidR="00157B6F" w:rsidRPr="00EA7268" w:rsidRDefault="00157B6F" w:rsidP="00D51E56">
      <w:pPr>
        <w:spacing w:before="120"/>
        <w:rPr>
          <w:del w:id="342" w:author="Kenzie Zimmer" w:date="2026-09-25T19:59:00Z" w16du:dateUtc="2026-09-25T23:59:00Z"/>
          <w:rFonts w:ascii="Arial" w:hAnsi="Arial" w:cs="Arial"/>
          <w:sz w:val="20"/>
        </w:rPr>
      </w:pPr>
      <w:del w:id="343" w:author="Kenzie Zimmer" w:date="2026-09-25T19:59:00Z" w16du:dateUtc="2026-09-25T23:59:00Z">
        <w:r w:rsidRPr="00EA7268">
          <w:rPr>
            <w:rFonts w:ascii="Arial" w:hAnsi="Arial" w:cs="Arial"/>
            <w:sz w:val="20"/>
          </w:rPr>
          <w:delText>Tiedown assembly (if required) shall be manufacture of galvanized steel, utilize tank’s molded-in top dome lugs (eight) and be compliant to IBC 2012 &amp; CBC 2013 standards.</w:delText>
        </w:r>
      </w:del>
    </w:p>
    <w:p w14:paraId="79190ECD" w14:textId="77777777" w:rsidR="00157B6F" w:rsidRPr="00EA7268" w:rsidRDefault="00157B6F" w:rsidP="00157B6F">
      <w:pPr>
        <w:spacing w:before="120" w:after="120"/>
        <w:ind w:left="720"/>
        <w:rPr>
          <w:del w:id="344" w:author="Kenzie Zimmer" w:date="2026-09-25T19:59:00Z" w16du:dateUtc="2026-09-25T23:59:00Z"/>
          <w:rFonts w:ascii="Arial" w:hAnsi="Arial"/>
          <w:sz w:val="20"/>
        </w:rPr>
      </w:pPr>
      <w:del w:id="345"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5159B7BF" w14:textId="77777777" w:rsidR="00B34671" w:rsidRPr="00EA7268" w:rsidRDefault="00E911B6" w:rsidP="0020427F">
      <w:pPr>
        <w:spacing w:before="120" w:after="120"/>
        <w:rPr>
          <w:del w:id="346" w:author="Kenzie Zimmer" w:date="2026-09-25T19:59:00Z" w16du:dateUtc="2026-09-25T23:59:00Z"/>
          <w:rFonts w:ascii="Arial" w:hAnsi="Arial"/>
          <w:sz w:val="20"/>
        </w:rPr>
      </w:pPr>
      <w:del w:id="347" w:author="Kenzie Zimmer" w:date="2026-09-25T19:59:00Z" w16du:dateUtc="2026-09-25T23:59:00Z">
        <w:r w:rsidRPr="00EA7268">
          <w:rPr>
            <w:rFonts w:ascii="Arial" w:hAnsi="Arial"/>
            <w:sz w:val="20"/>
          </w:rPr>
          <w:delText xml:space="preserve">Each tank shall be equipped with the following </w:delText>
        </w:r>
        <w:r w:rsidR="00592975" w:rsidRPr="00EA7268">
          <w:rPr>
            <w:rFonts w:ascii="Arial" w:hAnsi="Arial"/>
            <w:sz w:val="20"/>
          </w:rPr>
          <w:delText>ports and fittings:</w:delText>
        </w:r>
      </w:del>
    </w:p>
    <w:p w14:paraId="79EAFC2A" w14:textId="77777777" w:rsidR="00683434" w:rsidRPr="00EA7268" w:rsidRDefault="00592975" w:rsidP="00592975">
      <w:pPr>
        <w:pStyle w:val="ListParagraph"/>
        <w:numPr>
          <w:ilvl w:val="0"/>
          <w:numId w:val="6"/>
        </w:numPr>
        <w:spacing w:before="120" w:after="120"/>
        <w:rPr>
          <w:del w:id="348" w:author="Kenzie Zimmer" w:date="2026-09-25T19:59:00Z" w16du:dateUtc="2026-09-25T23:59:00Z"/>
          <w:rFonts w:ascii="Arial" w:hAnsi="Arial"/>
          <w:sz w:val="20"/>
        </w:rPr>
      </w:pPr>
      <w:del w:id="349" w:author="Kenzie Zimmer" w:date="2026-09-25T19:59:00Z" w16du:dateUtc="2026-09-25T23:59:00Z">
        <w:r w:rsidRPr="00EA7268">
          <w:rPr>
            <w:rFonts w:ascii="Arial" w:hAnsi="Arial"/>
            <w:sz w:val="20"/>
          </w:rPr>
          <w:delText xml:space="preserve">Manhole in the top, </w:delText>
        </w:r>
        <w:r w:rsidR="00DB7B52" w:rsidRPr="00EA7268">
          <w:rPr>
            <w:rFonts w:ascii="Arial" w:hAnsi="Arial"/>
            <w:sz w:val="20"/>
          </w:rPr>
          <w:delText xml:space="preserve">with replaceable </w:delText>
        </w:r>
        <w:r w:rsidRPr="00EA7268">
          <w:rPr>
            <w:rFonts w:ascii="Arial" w:hAnsi="Arial"/>
            <w:sz w:val="20"/>
          </w:rPr>
          <w:delText>gasket</w:delText>
        </w:r>
        <w:r w:rsidR="00DB7B52" w:rsidRPr="00EA7268">
          <w:rPr>
            <w:rFonts w:ascii="Arial" w:hAnsi="Arial"/>
            <w:sz w:val="20"/>
          </w:rPr>
          <w:delText>,</w:delText>
        </w:r>
        <w:r w:rsidRPr="00EA7268">
          <w:rPr>
            <w:rFonts w:ascii="Arial" w:hAnsi="Arial"/>
            <w:sz w:val="20"/>
          </w:rPr>
          <w:delText xml:space="preserve"> and secured</w:delText>
        </w:r>
        <w:r w:rsidR="00DB7B52" w:rsidRPr="00EA7268">
          <w:rPr>
            <w:rFonts w:ascii="Arial" w:hAnsi="Arial"/>
            <w:sz w:val="20"/>
          </w:rPr>
          <w:delText xml:space="preserve">, approximate diameter </w:delText>
        </w:r>
        <w:r w:rsidR="00956820" w:rsidRPr="00EA7268">
          <w:rPr>
            <w:rFonts w:ascii="Arial" w:hAnsi="Arial"/>
            <w:sz w:val="20"/>
          </w:rPr>
          <w:delText>16</w:delText>
        </w:r>
        <w:r w:rsidR="00DB7B52" w:rsidRPr="00EA7268">
          <w:rPr>
            <w:rFonts w:ascii="Arial" w:hAnsi="Arial"/>
            <w:sz w:val="20"/>
          </w:rPr>
          <w:delText>”</w:delText>
        </w:r>
        <w:r w:rsidR="00E934B8" w:rsidRPr="00EA7268">
          <w:rPr>
            <w:rFonts w:ascii="Arial" w:hAnsi="Arial"/>
            <w:sz w:val="20"/>
          </w:rPr>
          <w:delText xml:space="preserve"> -24”</w:delText>
        </w:r>
        <w:r w:rsidR="00956820" w:rsidRPr="00EA7268">
          <w:rPr>
            <w:rFonts w:ascii="Arial" w:hAnsi="Arial"/>
            <w:sz w:val="20"/>
          </w:rPr>
          <w:delText xml:space="preserve"> (depending on the capacity of the tank)</w:delText>
        </w:r>
      </w:del>
    </w:p>
    <w:p w14:paraId="46D8D909" w14:textId="77777777" w:rsidR="00592975" w:rsidRPr="00EA7268" w:rsidRDefault="00592975" w:rsidP="00592975">
      <w:pPr>
        <w:pStyle w:val="ListParagraph"/>
        <w:numPr>
          <w:ilvl w:val="0"/>
          <w:numId w:val="6"/>
        </w:numPr>
        <w:spacing w:before="120" w:after="120"/>
        <w:rPr>
          <w:del w:id="350" w:author="Kenzie Zimmer" w:date="2026-09-25T19:59:00Z" w16du:dateUtc="2026-09-25T23:59:00Z"/>
          <w:rFonts w:ascii="Arial" w:hAnsi="Arial"/>
          <w:sz w:val="20"/>
        </w:rPr>
      </w:pPr>
      <w:del w:id="351" w:author="Kenzie Zimmer" w:date="2026-09-25T19:59:00Z" w16du:dateUtc="2026-09-25T23:59:00Z">
        <w:r w:rsidRPr="00EA7268">
          <w:rPr>
            <w:rFonts w:ascii="Arial" w:hAnsi="Arial"/>
            <w:sz w:val="20"/>
          </w:rPr>
          <w:delText>On the side of the tank, approximately 10” above the bottom of the tank</w:delText>
        </w:r>
        <w:r w:rsidR="00C30570" w:rsidRPr="00EA7268">
          <w:rPr>
            <w:rFonts w:ascii="Arial" w:hAnsi="Arial"/>
            <w:sz w:val="20"/>
          </w:rPr>
          <w:delText xml:space="preserve"> (tee fitting) w/tube.</w:delText>
        </w:r>
        <w:r w:rsidR="00DB7B52" w:rsidRPr="00EA7268">
          <w:rPr>
            <w:rFonts w:ascii="Arial" w:hAnsi="Arial"/>
            <w:sz w:val="20"/>
          </w:rPr>
          <w:delText xml:space="preserve">  This must also accept </w:delText>
        </w:r>
        <w:r w:rsidR="00E934B8" w:rsidRPr="00EA7268">
          <w:rPr>
            <w:rFonts w:ascii="Arial" w:hAnsi="Arial"/>
            <w:sz w:val="20"/>
          </w:rPr>
          <w:delText>3</w:delText>
        </w:r>
        <w:r w:rsidR="00DB7B52" w:rsidRPr="00EA7268">
          <w:rPr>
            <w:rFonts w:ascii="Arial" w:hAnsi="Arial"/>
            <w:sz w:val="20"/>
          </w:rPr>
          <w:delText>” full port cam-lock fittings.</w:delText>
        </w:r>
      </w:del>
    </w:p>
    <w:p w14:paraId="080AF8D4" w14:textId="77777777" w:rsidR="00FE5AA7" w:rsidRPr="00EA7268" w:rsidRDefault="00FE5AA7" w:rsidP="00FE5AA7">
      <w:pPr>
        <w:pStyle w:val="ListParagraph"/>
        <w:numPr>
          <w:ilvl w:val="0"/>
          <w:numId w:val="6"/>
        </w:numPr>
        <w:spacing w:before="120" w:after="120"/>
        <w:rPr>
          <w:del w:id="352" w:author="Kenzie Zimmer" w:date="2026-09-25T19:59:00Z" w16du:dateUtc="2026-09-25T23:59:00Z"/>
          <w:rFonts w:ascii="Arial" w:hAnsi="Arial"/>
          <w:sz w:val="20"/>
        </w:rPr>
      </w:pPr>
      <w:del w:id="353" w:author="Kenzie Zimmer" w:date="2026-09-25T19:59:00Z" w16du:dateUtc="2026-09-25T23:59:00Z">
        <w:r w:rsidRPr="00EA7268">
          <w:rPr>
            <w:rFonts w:ascii="Arial" w:hAnsi="Arial"/>
            <w:sz w:val="20"/>
          </w:rPr>
          <w:delText>On the side of the tank, approximately 30” above the fitting listed above tank (tee fitting) w/tube.  This must also accept 3” full port cam-lock fittings.</w:delText>
        </w:r>
      </w:del>
    </w:p>
    <w:p w14:paraId="27F8863A" w14:textId="77777777" w:rsidR="00C30570" w:rsidRPr="00EA7268" w:rsidRDefault="00C30570" w:rsidP="00C30570">
      <w:pPr>
        <w:spacing w:before="120" w:after="120"/>
        <w:ind w:left="720"/>
        <w:rPr>
          <w:del w:id="354" w:author="Kenzie Zimmer" w:date="2026-09-25T19:59:00Z" w16du:dateUtc="2026-09-25T23:59:00Z"/>
          <w:rFonts w:ascii="Arial" w:hAnsi="Arial"/>
          <w:sz w:val="20"/>
        </w:rPr>
      </w:pPr>
      <w:del w:id="355"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tbl>
      <w:tblPr>
        <w:tblW w:w="0" w:type="auto"/>
        <w:tblLook w:val="04A0" w:firstRow="1" w:lastRow="0" w:firstColumn="1" w:lastColumn="0" w:noHBand="0" w:noVBand="1"/>
      </w:tblPr>
      <w:tblGrid>
        <w:gridCol w:w="1951"/>
        <w:gridCol w:w="7409"/>
      </w:tblGrid>
      <w:tr w:rsidR="00EA7268" w:rsidRPr="00EA7268" w14:paraId="0AED9249" w14:textId="77777777" w:rsidTr="00DB7B52">
        <w:trPr>
          <w:trHeight w:val="432"/>
          <w:del w:id="356" w:author="Kenzie Zimmer" w:date="2026-09-25T19:59:00Z" w16du:dateUtc="2026-09-25T23:59:00Z"/>
        </w:trPr>
        <w:tc>
          <w:tcPr>
            <w:tcW w:w="1998" w:type="dxa"/>
            <w:vAlign w:val="bottom"/>
          </w:tcPr>
          <w:p w14:paraId="0442352B" w14:textId="77777777" w:rsidR="00C30570" w:rsidRPr="00EA7268" w:rsidRDefault="00C30570" w:rsidP="002C5FB9">
            <w:pPr>
              <w:spacing w:before="120"/>
              <w:rPr>
                <w:del w:id="357" w:author="Kenzie Zimmer" w:date="2026-09-25T19:59:00Z" w16du:dateUtc="2026-09-25T23:59:00Z"/>
                <w:rFonts w:ascii="Arial" w:hAnsi="Arial"/>
                <w:sz w:val="20"/>
              </w:rPr>
            </w:pPr>
            <w:del w:id="358" w:author="Kenzie Zimmer" w:date="2026-09-25T19:59:00Z" w16du:dateUtc="2026-09-25T23:59:00Z">
              <w:r w:rsidRPr="00EA7268">
                <w:rPr>
                  <w:rFonts w:ascii="Arial" w:hAnsi="Arial"/>
                  <w:sz w:val="20"/>
                </w:rPr>
                <w:delText>Describe</w:delText>
              </w:r>
              <w:r w:rsidR="00DB7B52" w:rsidRPr="00EA7268">
                <w:rPr>
                  <w:rFonts w:ascii="Arial" w:hAnsi="Arial"/>
                  <w:sz w:val="20"/>
                </w:rPr>
                <w:delText xml:space="preserve"> if different</w:delText>
              </w:r>
              <w:r w:rsidRPr="00EA7268">
                <w:rPr>
                  <w:rFonts w:ascii="Arial" w:hAnsi="Arial"/>
                  <w:sz w:val="20"/>
                </w:rPr>
                <w:delText>:</w:delText>
              </w:r>
            </w:del>
          </w:p>
        </w:tc>
        <w:tc>
          <w:tcPr>
            <w:tcW w:w="7740" w:type="dxa"/>
            <w:tcBorders>
              <w:bottom w:val="single" w:sz="4" w:space="0" w:color="auto"/>
            </w:tcBorders>
            <w:vAlign w:val="bottom"/>
          </w:tcPr>
          <w:p w14:paraId="7AFE5AC8" w14:textId="77777777" w:rsidR="00C30570" w:rsidRPr="00EA7268" w:rsidRDefault="00C30570" w:rsidP="002C5FB9">
            <w:pPr>
              <w:spacing w:before="120"/>
              <w:rPr>
                <w:del w:id="359" w:author="Kenzie Zimmer" w:date="2026-09-25T19:59:00Z" w16du:dateUtc="2026-09-25T23:59:00Z"/>
                <w:rFonts w:ascii="Arial" w:hAnsi="Arial"/>
                <w:sz w:val="20"/>
              </w:rPr>
            </w:pPr>
            <w:del w:id="360"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5D835357" w14:textId="77777777" w:rsidTr="002C5FB9">
        <w:trPr>
          <w:trHeight w:val="432"/>
          <w:del w:id="361" w:author="Kenzie Zimmer" w:date="2026-09-25T19:59:00Z" w16du:dateUtc="2026-09-25T23:59:00Z"/>
        </w:trPr>
        <w:tc>
          <w:tcPr>
            <w:tcW w:w="9738" w:type="dxa"/>
            <w:gridSpan w:val="2"/>
            <w:tcBorders>
              <w:bottom w:val="single" w:sz="4" w:space="0" w:color="auto"/>
            </w:tcBorders>
            <w:vAlign w:val="bottom"/>
          </w:tcPr>
          <w:p w14:paraId="5711B616" w14:textId="77777777" w:rsidR="00C30570" w:rsidRPr="00EA7268" w:rsidRDefault="00C30570" w:rsidP="002C5FB9">
            <w:pPr>
              <w:spacing w:before="120"/>
              <w:rPr>
                <w:del w:id="362" w:author="Kenzie Zimmer" w:date="2026-09-25T19:59:00Z" w16du:dateUtc="2026-09-25T23:59:00Z"/>
                <w:rFonts w:ascii="Arial" w:hAnsi="Arial"/>
                <w:sz w:val="20"/>
              </w:rPr>
            </w:pPr>
            <w:del w:id="363"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bl>
    <w:p w14:paraId="12211949" w14:textId="77777777" w:rsidR="00956820" w:rsidRPr="00EA7268" w:rsidRDefault="00956820" w:rsidP="00610FF5">
      <w:pPr>
        <w:spacing w:before="120" w:line="240" w:lineRule="exact"/>
        <w:rPr>
          <w:del w:id="364" w:author="Kenzie Zimmer" w:date="2026-09-25T19:59:00Z" w16du:dateUtc="2026-09-25T23:59:00Z"/>
          <w:rFonts w:ascii="Arial" w:hAnsi="Arial"/>
          <w:sz w:val="20"/>
        </w:rPr>
      </w:pPr>
    </w:p>
    <w:p w14:paraId="1AD3AF7B" w14:textId="77777777" w:rsidR="00956820" w:rsidRPr="00EA7268" w:rsidRDefault="00956820">
      <w:pPr>
        <w:spacing w:after="200" w:line="276" w:lineRule="auto"/>
        <w:rPr>
          <w:del w:id="365" w:author="Kenzie Zimmer" w:date="2026-09-25T19:59:00Z" w16du:dateUtc="2026-09-25T23:59:00Z"/>
          <w:rFonts w:ascii="Arial" w:hAnsi="Arial"/>
          <w:sz w:val="20"/>
        </w:rPr>
      </w:pPr>
      <w:del w:id="366" w:author="Kenzie Zimmer" w:date="2026-09-25T19:59:00Z" w16du:dateUtc="2026-09-25T23:59:00Z">
        <w:r w:rsidRPr="00EA7268">
          <w:rPr>
            <w:rFonts w:ascii="Arial" w:hAnsi="Arial"/>
            <w:sz w:val="20"/>
          </w:rPr>
          <w:br w:type="page"/>
        </w:r>
      </w:del>
    </w:p>
    <w:p w14:paraId="45FFD0BC" w14:textId="77777777" w:rsidR="00E934B8" w:rsidRPr="00EA7268" w:rsidRDefault="00610FF5" w:rsidP="00610FF5">
      <w:pPr>
        <w:spacing w:before="120" w:line="240" w:lineRule="exact"/>
        <w:rPr>
          <w:del w:id="367" w:author="Kenzie Zimmer" w:date="2026-09-25T19:59:00Z" w16du:dateUtc="2026-09-25T23:59:00Z"/>
          <w:rFonts w:ascii="Arial" w:hAnsi="Arial"/>
          <w:szCs w:val="24"/>
        </w:rPr>
      </w:pPr>
      <w:del w:id="368" w:author="Kenzie Zimmer" w:date="2026-09-25T19:59:00Z" w16du:dateUtc="2026-09-25T23:59:00Z">
        <w:r w:rsidRPr="00EA7268">
          <w:rPr>
            <w:rFonts w:ascii="Arial" w:hAnsi="Arial"/>
            <w:sz w:val="20"/>
          </w:rPr>
          <w:delText>The tank(s) must be capable of safely containing liquids weighing up to and including 16 pounds per gallon, in the capacities requested.</w:delText>
        </w:r>
      </w:del>
    </w:p>
    <w:p w14:paraId="01F787FB" w14:textId="77777777" w:rsidR="00610FF5" w:rsidRPr="00EA7268" w:rsidRDefault="00610FF5" w:rsidP="00956820">
      <w:pPr>
        <w:spacing w:before="120"/>
        <w:ind w:left="720"/>
        <w:rPr>
          <w:del w:id="369" w:author="Kenzie Zimmer" w:date="2026-09-25T19:59:00Z" w16du:dateUtc="2026-09-25T23:59:00Z"/>
          <w:rFonts w:ascii="Arial" w:hAnsi="Arial"/>
          <w:sz w:val="20"/>
        </w:rPr>
      </w:pPr>
      <w:del w:id="370"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tbl>
      <w:tblPr>
        <w:tblW w:w="0" w:type="auto"/>
        <w:tblLook w:val="04A0" w:firstRow="1" w:lastRow="0" w:firstColumn="1" w:lastColumn="0" w:noHBand="0" w:noVBand="1"/>
      </w:tblPr>
      <w:tblGrid>
        <w:gridCol w:w="2037"/>
        <w:gridCol w:w="7323"/>
      </w:tblGrid>
      <w:tr w:rsidR="00EA7268" w:rsidRPr="00EA7268" w14:paraId="40D062F7" w14:textId="77777777" w:rsidTr="00610FF5">
        <w:trPr>
          <w:trHeight w:val="432"/>
          <w:del w:id="371" w:author="Kenzie Zimmer" w:date="2026-09-25T19:59:00Z" w16du:dateUtc="2026-09-25T23:59:00Z"/>
        </w:trPr>
        <w:tc>
          <w:tcPr>
            <w:tcW w:w="2088" w:type="dxa"/>
            <w:vAlign w:val="bottom"/>
          </w:tcPr>
          <w:p w14:paraId="102846D5" w14:textId="77777777" w:rsidR="00610FF5" w:rsidRPr="00EA7268" w:rsidRDefault="00610FF5" w:rsidP="00F556B8">
            <w:pPr>
              <w:spacing w:before="120"/>
              <w:rPr>
                <w:del w:id="372" w:author="Kenzie Zimmer" w:date="2026-09-25T19:59:00Z" w16du:dateUtc="2026-09-25T23:59:00Z"/>
                <w:rFonts w:ascii="Arial" w:hAnsi="Arial"/>
                <w:sz w:val="20"/>
              </w:rPr>
            </w:pPr>
            <w:del w:id="373" w:author="Kenzie Zimmer" w:date="2026-09-25T19:59:00Z" w16du:dateUtc="2026-09-25T23:59:00Z">
              <w:r w:rsidRPr="00EA7268">
                <w:rPr>
                  <w:rFonts w:ascii="Arial" w:hAnsi="Arial"/>
                  <w:sz w:val="20"/>
                </w:rPr>
                <w:delText>Describe tank rating:</w:delText>
              </w:r>
            </w:del>
          </w:p>
        </w:tc>
        <w:tc>
          <w:tcPr>
            <w:tcW w:w="7650" w:type="dxa"/>
            <w:tcBorders>
              <w:bottom w:val="single" w:sz="4" w:space="0" w:color="auto"/>
            </w:tcBorders>
            <w:vAlign w:val="bottom"/>
          </w:tcPr>
          <w:p w14:paraId="74321805" w14:textId="77777777" w:rsidR="00610FF5" w:rsidRPr="00EA7268" w:rsidRDefault="00610FF5" w:rsidP="00F556B8">
            <w:pPr>
              <w:spacing w:before="120"/>
              <w:rPr>
                <w:del w:id="374" w:author="Kenzie Zimmer" w:date="2026-09-25T19:59:00Z" w16du:dateUtc="2026-09-25T23:59:00Z"/>
                <w:rFonts w:ascii="Arial" w:hAnsi="Arial"/>
                <w:sz w:val="20"/>
              </w:rPr>
            </w:pPr>
            <w:del w:id="375"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3B94FE44" w14:textId="77777777" w:rsidTr="00F556B8">
        <w:trPr>
          <w:trHeight w:val="432"/>
          <w:del w:id="376" w:author="Kenzie Zimmer" w:date="2026-09-25T19:59:00Z" w16du:dateUtc="2026-09-25T23:59:00Z"/>
        </w:trPr>
        <w:tc>
          <w:tcPr>
            <w:tcW w:w="9738" w:type="dxa"/>
            <w:gridSpan w:val="2"/>
            <w:tcBorders>
              <w:bottom w:val="single" w:sz="4" w:space="0" w:color="auto"/>
            </w:tcBorders>
            <w:vAlign w:val="bottom"/>
          </w:tcPr>
          <w:p w14:paraId="15716DFB" w14:textId="77777777" w:rsidR="00610FF5" w:rsidRPr="00EA7268" w:rsidRDefault="00610FF5" w:rsidP="00F556B8">
            <w:pPr>
              <w:spacing w:before="120"/>
              <w:rPr>
                <w:del w:id="377" w:author="Kenzie Zimmer" w:date="2026-09-25T19:59:00Z" w16du:dateUtc="2026-09-25T23:59:00Z"/>
                <w:rFonts w:ascii="Arial" w:hAnsi="Arial"/>
                <w:sz w:val="20"/>
              </w:rPr>
            </w:pPr>
            <w:del w:id="378"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bl>
    <w:p w14:paraId="5DEB4680" w14:textId="77777777" w:rsidR="0020427F" w:rsidRPr="00EA7268" w:rsidRDefault="00BC2BC9" w:rsidP="00C30570">
      <w:pPr>
        <w:spacing w:before="240" w:line="240" w:lineRule="exact"/>
        <w:rPr>
          <w:del w:id="379" w:author="Kenzie Zimmer" w:date="2026-09-25T19:59:00Z" w16du:dateUtc="2026-09-25T23:59:00Z"/>
          <w:rFonts w:ascii="Arial" w:hAnsi="Arial"/>
          <w:b/>
          <w:szCs w:val="24"/>
        </w:rPr>
      </w:pPr>
      <w:del w:id="380" w:author="Kenzie Zimmer" w:date="2026-09-25T19:59:00Z" w16du:dateUtc="2026-09-25T23:59:00Z">
        <w:r w:rsidRPr="00EA7268">
          <w:rPr>
            <w:rFonts w:ascii="Arial" w:hAnsi="Arial"/>
            <w:b/>
            <w:szCs w:val="24"/>
          </w:rPr>
          <w:delText>Delivery</w:delText>
        </w:r>
        <w:r w:rsidR="0020427F" w:rsidRPr="00EA7268">
          <w:rPr>
            <w:rFonts w:ascii="Arial" w:hAnsi="Arial"/>
            <w:b/>
            <w:szCs w:val="24"/>
          </w:rPr>
          <w:delText>:</w:delText>
        </w:r>
      </w:del>
    </w:p>
    <w:p w14:paraId="25FC8780" w14:textId="77777777" w:rsidR="001F44A8" w:rsidRPr="00EA7268" w:rsidRDefault="001F44A8" w:rsidP="001F44A8">
      <w:pPr>
        <w:tabs>
          <w:tab w:val="left" w:pos="600"/>
          <w:tab w:val="left" w:pos="960"/>
        </w:tabs>
        <w:spacing w:before="120" w:after="120"/>
        <w:rPr>
          <w:del w:id="381" w:author="Kenzie Zimmer" w:date="2026-09-25T19:59:00Z" w16du:dateUtc="2026-09-25T23:59:00Z"/>
          <w:rFonts w:ascii="Arial" w:hAnsi="Arial" w:cs="Arial"/>
          <w:sz w:val="20"/>
        </w:rPr>
      </w:pPr>
      <w:del w:id="382" w:author="Kenzie Zimmer" w:date="2026-09-25T19:59:00Z" w16du:dateUtc="2026-09-25T23:59:00Z">
        <w:r w:rsidRPr="00EA7268">
          <w:rPr>
            <w:rFonts w:ascii="Arial" w:hAnsi="Arial" w:cs="Arial"/>
            <w:sz w:val="20"/>
          </w:rPr>
          <w:delText>Th</w:delText>
        </w:r>
        <w:r w:rsidR="00D51E56" w:rsidRPr="00EA7268">
          <w:rPr>
            <w:rFonts w:ascii="Arial" w:hAnsi="Arial" w:cs="Arial"/>
            <w:sz w:val="20"/>
          </w:rPr>
          <w:delText>e</w:delText>
        </w:r>
        <w:r w:rsidRPr="00EA7268">
          <w:rPr>
            <w:rFonts w:ascii="Arial" w:hAnsi="Arial" w:cs="Arial"/>
            <w:sz w:val="20"/>
          </w:rPr>
          <w:delText xml:space="preserve"> </w:delText>
        </w:r>
        <w:r w:rsidR="00D51E56" w:rsidRPr="00EA7268">
          <w:rPr>
            <w:rFonts w:ascii="Arial" w:hAnsi="Arial" w:cs="Arial"/>
            <w:sz w:val="20"/>
          </w:rPr>
          <w:delText>tank</w:delText>
        </w:r>
        <w:r w:rsidR="005809C8" w:rsidRPr="00EA7268">
          <w:rPr>
            <w:rFonts w:ascii="Arial" w:hAnsi="Arial" w:cs="Arial"/>
            <w:sz w:val="20"/>
          </w:rPr>
          <w:delText>(</w:delText>
        </w:r>
        <w:r w:rsidR="00D51E56" w:rsidRPr="00EA7268">
          <w:rPr>
            <w:rFonts w:ascii="Arial" w:hAnsi="Arial" w:cs="Arial"/>
            <w:sz w:val="20"/>
          </w:rPr>
          <w:delText>s</w:delText>
        </w:r>
        <w:r w:rsidR="005809C8" w:rsidRPr="00EA7268">
          <w:rPr>
            <w:rFonts w:ascii="Arial" w:hAnsi="Arial" w:cs="Arial"/>
            <w:sz w:val="20"/>
          </w:rPr>
          <w:delText>)</w:delText>
        </w:r>
        <w:r w:rsidRPr="00EA7268">
          <w:rPr>
            <w:rFonts w:ascii="Arial" w:hAnsi="Arial" w:cs="Arial"/>
            <w:sz w:val="20"/>
          </w:rPr>
          <w:delText xml:space="preserve"> </w:delText>
        </w:r>
        <w:r w:rsidR="005809C8" w:rsidRPr="00EA7268">
          <w:rPr>
            <w:rFonts w:ascii="Arial" w:hAnsi="Arial" w:cs="Arial"/>
            <w:sz w:val="20"/>
          </w:rPr>
          <w:delText>shall</w:delText>
        </w:r>
        <w:r w:rsidRPr="00EA7268">
          <w:rPr>
            <w:rFonts w:ascii="Arial" w:hAnsi="Arial" w:cs="Arial"/>
            <w:sz w:val="20"/>
          </w:rPr>
          <w:delText xml:space="preserve"> be delivered in first-class condition with acceptance subject to Department of Transportation inspection and approval</w:delText>
        </w:r>
        <w:r w:rsidR="00BC2BC9" w:rsidRPr="00EA7268">
          <w:rPr>
            <w:rFonts w:ascii="Arial" w:hAnsi="Arial" w:cs="Arial"/>
            <w:sz w:val="20"/>
          </w:rPr>
          <w:delText>.</w:delText>
        </w:r>
      </w:del>
    </w:p>
    <w:p w14:paraId="63E6FBA9" w14:textId="77777777" w:rsidR="001F44A8" w:rsidRPr="00EA7268" w:rsidRDefault="001F44A8" w:rsidP="001F44A8">
      <w:pPr>
        <w:spacing w:before="120" w:after="120"/>
        <w:ind w:left="720"/>
        <w:rPr>
          <w:del w:id="383" w:author="Kenzie Zimmer" w:date="2026-09-25T19:59:00Z" w16du:dateUtc="2026-09-25T23:59:00Z"/>
          <w:rFonts w:ascii="Arial" w:hAnsi="Arial"/>
          <w:sz w:val="20"/>
        </w:rPr>
      </w:pPr>
      <w:del w:id="384"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2F516B25" w14:textId="77777777" w:rsidR="001F44A8" w:rsidRPr="00EA7268" w:rsidRDefault="001F44A8" w:rsidP="001F44A8">
      <w:pPr>
        <w:spacing w:line="240" w:lineRule="exact"/>
        <w:rPr>
          <w:del w:id="385" w:author="Kenzie Zimmer" w:date="2026-09-25T19:59:00Z" w16du:dateUtc="2026-09-25T23:59:00Z"/>
          <w:rFonts w:ascii="Arial" w:hAnsi="Arial" w:cs="Arial"/>
          <w:sz w:val="20"/>
        </w:rPr>
      </w:pPr>
      <w:del w:id="386" w:author="Kenzie Zimmer" w:date="2026-09-25T19:59:00Z" w16du:dateUtc="2026-09-25T23:59:00Z">
        <w:r w:rsidRPr="00EA7268">
          <w:rPr>
            <w:rFonts w:ascii="Arial" w:hAnsi="Arial" w:cs="Arial"/>
            <w:sz w:val="20"/>
          </w:rPr>
          <w:delText xml:space="preserve">The </w:delText>
        </w:r>
        <w:r w:rsidR="00D51E56" w:rsidRPr="00EA7268">
          <w:rPr>
            <w:rFonts w:ascii="Arial" w:hAnsi="Arial" w:cs="Arial"/>
            <w:sz w:val="20"/>
          </w:rPr>
          <w:delText>tanks</w:delText>
        </w:r>
        <w:r w:rsidRPr="00EA7268">
          <w:rPr>
            <w:rFonts w:ascii="Arial" w:hAnsi="Arial" w:cs="Arial"/>
            <w:sz w:val="20"/>
          </w:rPr>
          <w:delText xml:space="preserve"> shall be delivered and ready for operation.</w:delText>
        </w:r>
      </w:del>
    </w:p>
    <w:p w14:paraId="618841BB" w14:textId="77777777" w:rsidR="001F44A8" w:rsidRPr="00EA7268" w:rsidRDefault="001F44A8" w:rsidP="001F44A8">
      <w:pPr>
        <w:spacing w:before="120" w:after="120"/>
        <w:ind w:left="720"/>
        <w:rPr>
          <w:del w:id="387" w:author="Kenzie Zimmer" w:date="2026-09-25T19:59:00Z" w16du:dateUtc="2026-09-25T23:59:00Z"/>
          <w:rFonts w:ascii="Arial" w:hAnsi="Arial"/>
          <w:sz w:val="20"/>
        </w:rPr>
      </w:pPr>
      <w:del w:id="388"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434E943A" w14:textId="77777777" w:rsidR="0020427F" w:rsidRPr="00EA7268" w:rsidRDefault="0020427F" w:rsidP="0020427F">
      <w:pPr>
        <w:spacing w:line="240" w:lineRule="exact"/>
        <w:rPr>
          <w:del w:id="389" w:author="Kenzie Zimmer" w:date="2026-09-25T19:59:00Z" w16du:dateUtc="2026-09-25T23:59:00Z"/>
          <w:rFonts w:ascii="Arial" w:hAnsi="Arial"/>
          <w:sz w:val="20"/>
        </w:rPr>
      </w:pPr>
      <w:del w:id="390" w:author="Kenzie Zimmer" w:date="2026-09-25T19:59:00Z" w16du:dateUtc="2026-09-25T23:59:00Z">
        <w:r w:rsidRPr="00EA7268">
          <w:rPr>
            <w:rFonts w:ascii="Arial" w:hAnsi="Arial"/>
            <w:sz w:val="20"/>
          </w:rPr>
          <w:delText>Two (2) copies of all operators’ manuals, parts lists, electrical schematics, and warranty information shall be provided at time of delivery.</w:delText>
        </w:r>
      </w:del>
    </w:p>
    <w:p w14:paraId="38994120" w14:textId="77777777" w:rsidR="0020427F" w:rsidRPr="00EA7268" w:rsidRDefault="0020427F" w:rsidP="0084625C">
      <w:pPr>
        <w:spacing w:before="120"/>
        <w:ind w:left="720"/>
        <w:rPr>
          <w:del w:id="391" w:author="Kenzie Zimmer" w:date="2026-09-25T19:59:00Z" w16du:dateUtc="2026-09-25T23:59:00Z"/>
          <w:rFonts w:ascii="Arial" w:hAnsi="Arial"/>
          <w:sz w:val="20"/>
        </w:rPr>
      </w:pPr>
      <w:del w:id="392"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6A642A1C" w14:textId="77777777" w:rsidR="0084625C" w:rsidRPr="00EA7268" w:rsidRDefault="0084625C" w:rsidP="005809C8">
      <w:pPr>
        <w:spacing w:before="120" w:after="120"/>
        <w:rPr>
          <w:del w:id="393" w:author="Kenzie Zimmer" w:date="2026-09-25T19:59:00Z" w16du:dateUtc="2026-09-25T23:59:00Z"/>
          <w:rFonts w:ascii="Arial" w:hAnsi="Arial" w:cs="Arial"/>
          <w:sz w:val="20"/>
        </w:rPr>
      </w:pPr>
      <w:del w:id="394" w:author="Kenzie Zimmer" w:date="2026-09-25T19:59:00Z" w16du:dateUtc="2026-09-25T23:59:00Z">
        <w:r w:rsidRPr="00EA7268">
          <w:rPr>
            <w:rFonts w:ascii="Arial" w:hAnsi="Arial" w:cs="Arial"/>
            <w:b/>
            <w:i/>
            <w:sz w:val="20"/>
          </w:rPr>
          <w:delText>Note:</w:delText>
        </w:r>
        <w:r w:rsidRPr="00EA7268">
          <w:rPr>
            <w:rFonts w:ascii="Arial" w:hAnsi="Arial" w:cs="Arial"/>
            <w:sz w:val="20"/>
          </w:rPr>
          <w:delText xml:space="preserve">  The manuals, parts lists, and service or shop manuals listed above may be furnished on </w:delText>
        </w:r>
        <w:r w:rsidR="005809C8" w:rsidRPr="00EA7268">
          <w:rPr>
            <w:rFonts w:ascii="Arial" w:hAnsi="Arial" w:cs="Arial"/>
            <w:sz w:val="20"/>
          </w:rPr>
          <w:delText>CD/</w:delText>
        </w:r>
        <w:r w:rsidRPr="00EA7268">
          <w:rPr>
            <w:rFonts w:ascii="Arial" w:hAnsi="Arial" w:cs="Arial"/>
            <w:sz w:val="20"/>
          </w:rPr>
          <w:delText>DVD</w:delText>
        </w:r>
        <w:r w:rsidR="005809C8" w:rsidRPr="00EA7268">
          <w:rPr>
            <w:rFonts w:ascii="Arial" w:hAnsi="Arial" w:cs="Arial"/>
            <w:sz w:val="20"/>
          </w:rPr>
          <w:delText xml:space="preserve"> or flash drive</w:delText>
        </w:r>
        <w:r w:rsidRPr="00EA7268">
          <w:rPr>
            <w:rFonts w:ascii="Arial" w:hAnsi="Arial" w:cs="Arial"/>
            <w:sz w:val="20"/>
          </w:rPr>
          <w:delText xml:space="preserve"> in lieu of paper.</w:delText>
        </w:r>
      </w:del>
    </w:p>
    <w:p w14:paraId="1FB06AEF" w14:textId="77777777" w:rsidR="0020427F" w:rsidRPr="00EA7268" w:rsidRDefault="0020427F" w:rsidP="0020427F">
      <w:pPr>
        <w:spacing w:line="240" w:lineRule="exact"/>
        <w:rPr>
          <w:del w:id="395" w:author="Kenzie Zimmer" w:date="2026-09-25T19:59:00Z" w16du:dateUtc="2026-09-25T23:59:00Z"/>
          <w:rFonts w:ascii="Arial" w:hAnsi="Arial"/>
          <w:sz w:val="20"/>
        </w:rPr>
      </w:pPr>
      <w:del w:id="396" w:author="Kenzie Zimmer" w:date="2026-09-25T19:59:00Z" w16du:dateUtc="2026-09-25T23:59:00Z">
        <w:r w:rsidRPr="00EA7268">
          <w:rPr>
            <w:rFonts w:ascii="Arial" w:hAnsi="Arial"/>
            <w:sz w:val="20"/>
          </w:rPr>
          <w:delText>Standard tool kits or special tools required for service or maintenance shall be provided.</w:delText>
        </w:r>
      </w:del>
    </w:p>
    <w:p w14:paraId="4E0328D7" w14:textId="77777777" w:rsidR="0020427F" w:rsidRPr="00EA7268" w:rsidRDefault="0020427F" w:rsidP="0020427F">
      <w:pPr>
        <w:spacing w:before="120" w:after="120"/>
        <w:ind w:left="720"/>
        <w:rPr>
          <w:del w:id="397" w:author="Kenzie Zimmer" w:date="2026-09-25T19:59:00Z" w16du:dateUtc="2026-09-25T23:59:00Z"/>
          <w:rFonts w:ascii="Arial" w:hAnsi="Arial"/>
          <w:sz w:val="20"/>
        </w:rPr>
      </w:pPr>
      <w:del w:id="398"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r w:rsidR="0021361A" w:rsidRPr="00EA7268">
          <w:rPr>
            <w:rFonts w:ascii="Arial" w:hAnsi="Arial"/>
            <w:sz w:val="20"/>
          </w:rPr>
          <w:delText xml:space="preserve">      </w:delText>
        </w:r>
        <w:r w:rsidR="0021361A" w:rsidRPr="00EA7268">
          <w:rPr>
            <w:rFonts w:ascii="Arial" w:hAnsi="Arial"/>
            <w:sz w:val="20"/>
          </w:rPr>
          <w:fldChar w:fldCharType="begin">
            <w:ffData>
              <w:name w:val="Check3"/>
              <w:enabled/>
              <w:calcOnExit w:val="0"/>
              <w:checkBox>
                <w:sizeAuto/>
                <w:default w:val="0"/>
              </w:checkBox>
            </w:ffData>
          </w:fldChar>
        </w:r>
        <w:bookmarkStart w:id="399" w:name="Check3"/>
        <w:r w:rsidR="0021361A" w:rsidRPr="00EA7268">
          <w:rPr>
            <w:rFonts w:ascii="Arial" w:hAnsi="Arial"/>
            <w:sz w:val="20"/>
          </w:rPr>
          <w:delInstrText xml:space="preserve"> FORMCHECKBOX </w:delInstrText>
        </w:r>
        <w:r w:rsidR="0021361A" w:rsidRPr="00EA7268">
          <w:rPr>
            <w:rFonts w:ascii="Arial" w:hAnsi="Arial"/>
            <w:sz w:val="20"/>
          </w:rPr>
        </w:r>
        <w:r w:rsidR="0021361A" w:rsidRPr="00EA7268">
          <w:rPr>
            <w:rFonts w:ascii="Arial" w:hAnsi="Arial"/>
            <w:sz w:val="20"/>
          </w:rPr>
          <w:fldChar w:fldCharType="separate"/>
        </w:r>
        <w:r w:rsidR="0021361A" w:rsidRPr="00EA7268">
          <w:rPr>
            <w:rFonts w:ascii="Arial" w:hAnsi="Arial"/>
            <w:sz w:val="20"/>
          </w:rPr>
          <w:fldChar w:fldCharType="end"/>
        </w:r>
        <w:bookmarkEnd w:id="399"/>
        <w:r w:rsidR="0021361A" w:rsidRPr="00EA7268">
          <w:rPr>
            <w:rFonts w:ascii="Arial" w:hAnsi="Arial"/>
            <w:sz w:val="20"/>
          </w:rPr>
          <w:delText xml:space="preserve"> Not Required</w:delText>
        </w:r>
      </w:del>
    </w:p>
    <w:p w14:paraId="6A42AE06" w14:textId="77777777" w:rsidR="0020427F" w:rsidRPr="00EA7268" w:rsidRDefault="0020427F" w:rsidP="00F44796">
      <w:pPr>
        <w:spacing w:before="120" w:after="120"/>
        <w:rPr>
          <w:del w:id="400" w:author="Kenzie Zimmer" w:date="2026-09-25T19:59:00Z" w16du:dateUtc="2026-09-25T23:59:00Z"/>
          <w:rFonts w:ascii="Arial" w:hAnsi="Arial"/>
          <w:b/>
          <w:szCs w:val="24"/>
        </w:rPr>
      </w:pPr>
      <w:del w:id="401" w:author="Kenzie Zimmer" w:date="2026-09-25T19:59:00Z" w16du:dateUtc="2026-09-25T23:59:00Z">
        <w:r w:rsidRPr="00EA7268">
          <w:rPr>
            <w:rFonts w:ascii="Arial" w:hAnsi="Arial"/>
            <w:b/>
            <w:szCs w:val="24"/>
          </w:rPr>
          <w:delText>Requirements Covering Items Detailed Above:</w:delText>
        </w:r>
      </w:del>
    </w:p>
    <w:p w14:paraId="1B1B07EE" w14:textId="77777777" w:rsidR="0020427F" w:rsidRPr="00EA7268" w:rsidRDefault="0020427F" w:rsidP="0020427F">
      <w:pPr>
        <w:spacing w:line="240" w:lineRule="exact"/>
        <w:rPr>
          <w:del w:id="402" w:author="Kenzie Zimmer" w:date="2026-09-25T19:59:00Z" w16du:dateUtc="2026-09-25T23:59:00Z"/>
          <w:rFonts w:ascii="Arial" w:hAnsi="Arial"/>
          <w:sz w:val="20"/>
        </w:rPr>
      </w:pPr>
      <w:del w:id="403" w:author="Kenzie Zimmer" w:date="2026-09-25T19:59:00Z" w16du:dateUtc="2026-09-25T23:59:00Z">
        <w:r w:rsidRPr="00EA7268">
          <w:rPr>
            <w:rFonts w:ascii="Arial" w:hAnsi="Arial"/>
            <w:sz w:val="20"/>
          </w:rPr>
          <w:delText>All equipment cataloged as standard</w:delText>
        </w:r>
        <w:r w:rsidR="00A34A85" w:rsidRPr="00EA7268">
          <w:rPr>
            <w:rFonts w:ascii="Arial" w:hAnsi="Arial"/>
            <w:sz w:val="20"/>
          </w:rPr>
          <w:delText xml:space="preserve"> or safety related</w:delText>
        </w:r>
        <w:r w:rsidRPr="00EA7268">
          <w:rPr>
            <w:rFonts w:ascii="Arial" w:hAnsi="Arial"/>
            <w:sz w:val="20"/>
          </w:rPr>
          <w:delText xml:space="preserve"> shall be furnished and in place and shall be included in the purchase price of the unit. Any parts, tools, and/or accessories not specifically called for but required for proper operation shall be provided.</w:delText>
        </w:r>
      </w:del>
    </w:p>
    <w:p w14:paraId="770BF094" w14:textId="77777777" w:rsidR="0020427F" w:rsidRPr="00EA7268" w:rsidRDefault="0020427F" w:rsidP="0020427F">
      <w:pPr>
        <w:spacing w:before="120" w:after="120"/>
        <w:ind w:left="720"/>
        <w:rPr>
          <w:del w:id="404" w:author="Kenzie Zimmer" w:date="2026-09-25T19:59:00Z" w16du:dateUtc="2026-09-25T23:59:00Z"/>
          <w:rFonts w:ascii="Arial" w:hAnsi="Arial"/>
          <w:sz w:val="20"/>
        </w:rPr>
      </w:pPr>
      <w:del w:id="405"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201943AC" w14:textId="77777777" w:rsidR="00F44796" w:rsidRPr="00EA7268" w:rsidRDefault="00F44796" w:rsidP="00F44796">
      <w:pPr>
        <w:spacing w:before="120" w:line="240" w:lineRule="exact"/>
        <w:rPr>
          <w:del w:id="406" w:author="Kenzie Zimmer" w:date="2026-09-25T19:59:00Z" w16du:dateUtc="2026-09-25T23:59:00Z"/>
          <w:rFonts w:ascii="Arial" w:hAnsi="Arial"/>
          <w:sz w:val="20"/>
        </w:rPr>
      </w:pPr>
      <w:del w:id="407" w:author="Kenzie Zimmer" w:date="2026-09-25T19:59:00Z" w16du:dateUtc="2026-09-25T23:59:00Z">
        <w:r w:rsidRPr="00EA7268">
          <w:rPr>
            <w:rFonts w:ascii="Arial" w:hAnsi="Arial"/>
            <w:sz w:val="20"/>
          </w:rPr>
          <w:delText>Since the continuous operation of this equipment is of the utmost importance and generally of an emergency nature, it is necessary that the successful bidder be in a position to render prompt parts and service within the State of Illinois.</w:delText>
        </w:r>
      </w:del>
    </w:p>
    <w:tbl>
      <w:tblPr>
        <w:tblW w:w="0" w:type="auto"/>
        <w:tblLook w:val="04A0" w:firstRow="1" w:lastRow="0" w:firstColumn="1" w:lastColumn="0" w:noHBand="0" w:noVBand="1"/>
      </w:tblPr>
      <w:tblGrid>
        <w:gridCol w:w="2633"/>
        <w:gridCol w:w="6727"/>
      </w:tblGrid>
      <w:tr w:rsidR="00EA7268" w:rsidRPr="00EA7268" w14:paraId="55DBDA46" w14:textId="77777777" w:rsidTr="00D51E56">
        <w:trPr>
          <w:trHeight w:val="432"/>
          <w:del w:id="408" w:author="Kenzie Zimmer" w:date="2026-09-25T19:59:00Z" w16du:dateUtc="2026-09-25T23:59:00Z"/>
        </w:trPr>
        <w:tc>
          <w:tcPr>
            <w:tcW w:w="2718" w:type="dxa"/>
            <w:vAlign w:val="bottom"/>
          </w:tcPr>
          <w:p w14:paraId="0445D22A" w14:textId="77777777" w:rsidR="00F44796" w:rsidRPr="00EA7268" w:rsidRDefault="00F44796" w:rsidP="00D51E56">
            <w:pPr>
              <w:spacing w:before="120"/>
              <w:rPr>
                <w:del w:id="409" w:author="Kenzie Zimmer" w:date="2026-09-25T19:59:00Z" w16du:dateUtc="2026-09-25T23:59:00Z"/>
                <w:rFonts w:ascii="Arial" w:hAnsi="Arial"/>
                <w:sz w:val="20"/>
              </w:rPr>
            </w:pPr>
            <w:del w:id="410" w:author="Kenzie Zimmer" w:date="2026-09-25T19:59:00Z" w16du:dateUtc="2026-09-25T23:59:00Z">
              <w:r w:rsidRPr="00EA7268">
                <w:rPr>
                  <w:rFonts w:ascii="Arial" w:hAnsi="Arial"/>
                  <w:sz w:val="20"/>
                </w:rPr>
                <w:delText>List sources for service:</w:delText>
              </w:r>
            </w:del>
          </w:p>
        </w:tc>
        <w:tc>
          <w:tcPr>
            <w:tcW w:w="7020" w:type="dxa"/>
            <w:tcBorders>
              <w:bottom w:val="single" w:sz="4" w:space="0" w:color="auto"/>
            </w:tcBorders>
            <w:vAlign w:val="bottom"/>
          </w:tcPr>
          <w:p w14:paraId="059C3CF9" w14:textId="77777777" w:rsidR="00F44796" w:rsidRPr="00EA7268" w:rsidRDefault="00F44796" w:rsidP="00D51E56">
            <w:pPr>
              <w:spacing w:before="120"/>
              <w:rPr>
                <w:del w:id="411" w:author="Kenzie Zimmer" w:date="2026-09-25T19:59:00Z" w16du:dateUtc="2026-09-25T23:59:00Z"/>
                <w:rFonts w:ascii="Arial" w:hAnsi="Arial"/>
                <w:sz w:val="20"/>
              </w:rPr>
            </w:pPr>
            <w:del w:id="412"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48345770" w14:textId="77777777" w:rsidTr="00741D5C">
        <w:trPr>
          <w:trHeight w:val="432"/>
          <w:del w:id="413" w:author="Kenzie Zimmer" w:date="2026-09-25T19:59:00Z" w16du:dateUtc="2026-09-25T23:59:00Z"/>
        </w:trPr>
        <w:tc>
          <w:tcPr>
            <w:tcW w:w="9738" w:type="dxa"/>
            <w:gridSpan w:val="2"/>
            <w:tcBorders>
              <w:bottom w:val="single" w:sz="4" w:space="0" w:color="auto"/>
            </w:tcBorders>
            <w:vAlign w:val="bottom"/>
          </w:tcPr>
          <w:p w14:paraId="6E5183A6" w14:textId="77777777" w:rsidR="00F44796" w:rsidRPr="00EA7268" w:rsidRDefault="00F44796" w:rsidP="00A312EA">
            <w:pPr>
              <w:spacing w:before="120"/>
              <w:rPr>
                <w:del w:id="414" w:author="Kenzie Zimmer" w:date="2026-09-25T19:59:00Z" w16du:dateUtc="2026-09-25T23:59:00Z"/>
                <w:rFonts w:ascii="Arial" w:hAnsi="Arial"/>
                <w:sz w:val="20"/>
              </w:rPr>
            </w:pPr>
            <w:del w:id="415"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bl>
    <w:p w14:paraId="1B0B3F54" w14:textId="77777777" w:rsidR="00F44796" w:rsidRPr="00EA7268" w:rsidRDefault="00F44796" w:rsidP="00D51E56">
      <w:pPr>
        <w:spacing w:before="120" w:line="240" w:lineRule="exact"/>
        <w:rPr>
          <w:del w:id="416" w:author="Kenzie Zimmer" w:date="2026-09-25T19:59:00Z" w16du:dateUtc="2026-09-25T23:59:00Z"/>
          <w:rFonts w:ascii="Arial" w:hAnsi="Arial"/>
          <w:sz w:val="20"/>
        </w:rPr>
      </w:pPr>
      <w:del w:id="417" w:author="Kenzie Zimmer" w:date="2026-09-25T19:59:00Z" w16du:dateUtc="2026-09-25T23:59:00Z">
        <w:r w:rsidRPr="00EA7268">
          <w:rPr>
            <w:rFonts w:ascii="Arial" w:hAnsi="Arial"/>
            <w:sz w:val="20"/>
          </w:rPr>
          <w:delText>The vendor or manufacture</w:delText>
        </w:r>
        <w:r w:rsidR="003D1DAD" w:rsidRPr="00EA7268">
          <w:rPr>
            <w:rFonts w:ascii="Arial" w:hAnsi="Arial"/>
            <w:sz w:val="20"/>
          </w:rPr>
          <w:delText>r of the unit which is</w:delText>
        </w:r>
        <w:r w:rsidRPr="00EA7268">
          <w:rPr>
            <w:rFonts w:ascii="Arial" w:hAnsi="Arial"/>
            <w:sz w:val="20"/>
          </w:rPr>
          <w:delText xml:space="preserve"> considered for award shall, at the request of the State of Illinois, demonstrate this or similar equipment within the receiving District in the State of Illinois and in the presence of authorized state personnel to prove out any features in question.</w:delText>
        </w:r>
      </w:del>
    </w:p>
    <w:p w14:paraId="1989329D" w14:textId="77777777" w:rsidR="00F44796" w:rsidRPr="00EA7268" w:rsidRDefault="00F44796" w:rsidP="00F44796">
      <w:pPr>
        <w:spacing w:before="120"/>
        <w:ind w:left="720"/>
        <w:rPr>
          <w:del w:id="418" w:author="Kenzie Zimmer" w:date="2026-09-25T19:59:00Z" w16du:dateUtc="2026-09-25T23:59:00Z"/>
          <w:rFonts w:ascii="Arial" w:hAnsi="Arial"/>
          <w:sz w:val="20"/>
        </w:rPr>
      </w:pPr>
      <w:del w:id="419"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p w14:paraId="3F67743F" w14:textId="77777777" w:rsidR="00E934B8" w:rsidRPr="00EA7268" w:rsidRDefault="00E934B8">
      <w:pPr>
        <w:spacing w:after="200" w:line="276" w:lineRule="auto"/>
        <w:rPr>
          <w:del w:id="420" w:author="Kenzie Zimmer" w:date="2026-09-25T19:59:00Z" w16du:dateUtc="2026-09-25T23:59:00Z"/>
          <w:rFonts w:ascii="Arial" w:hAnsi="Arial"/>
          <w:b/>
          <w:szCs w:val="24"/>
        </w:rPr>
      </w:pPr>
      <w:del w:id="421" w:author="Kenzie Zimmer" w:date="2026-09-25T19:59:00Z" w16du:dateUtc="2026-09-25T23:59:00Z">
        <w:r w:rsidRPr="00EA7268">
          <w:rPr>
            <w:rFonts w:ascii="Arial" w:hAnsi="Arial"/>
            <w:b/>
            <w:szCs w:val="24"/>
          </w:rPr>
          <w:br w:type="page"/>
        </w:r>
      </w:del>
    </w:p>
    <w:p w14:paraId="7EE36C1A" w14:textId="77777777" w:rsidR="0020427F" w:rsidRPr="00EA7268" w:rsidRDefault="0020427F" w:rsidP="005D3C5C">
      <w:pPr>
        <w:spacing w:before="120" w:line="240" w:lineRule="exact"/>
        <w:rPr>
          <w:del w:id="422" w:author="Kenzie Zimmer" w:date="2026-09-25T19:59:00Z" w16du:dateUtc="2026-09-25T23:59:00Z"/>
          <w:rFonts w:ascii="Arial" w:hAnsi="Arial"/>
          <w:b/>
          <w:szCs w:val="24"/>
        </w:rPr>
      </w:pPr>
      <w:del w:id="423" w:author="Kenzie Zimmer" w:date="2026-09-25T19:59:00Z" w16du:dateUtc="2026-09-25T23:59:00Z">
        <w:r w:rsidRPr="00EA7268">
          <w:rPr>
            <w:rFonts w:ascii="Arial" w:hAnsi="Arial"/>
            <w:b/>
            <w:szCs w:val="24"/>
          </w:rPr>
          <w:delText>Warranties, Coverage and Duration:</w:delText>
        </w:r>
      </w:del>
    </w:p>
    <w:p w14:paraId="75B70BC4" w14:textId="77777777" w:rsidR="0020427F" w:rsidRPr="00EA7268" w:rsidRDefault="0020427F" w:rsidP="0020427F">
      <w:pPr>
        <w:spacing w:before="120" w:line="240" w:lineRule="exact"/>
        <w:rPr>
          <w:del w:id="424" w:author="Kenzie Zimmer" w:date="2026-09-25T19:59:00Z" w16du:dateUtc="2026-09-25T23:59:00Z"/>
          <w:rFonts w:ascii="Arial" w:hAnsi="Arial"/>
          <w:sz w:val="20"/>
        </w:rPr>
      </w:pPr>
      <w:del w:id="425" w:author="Kenzie Zimmer" w:date="2026-09-25T19:59:00Z" w16du:dateUtc="2026-09-25T23:59:00Z">
        <w:r w:rsidRPr="00EA7268">
          <w:rPr>
            <w:rFonts w:ascii="Arial" w:hAnsi="Arial"/>
            <w:sz w:val="20"/>
          </w:rPr>
          <w:delText xml:space="preserve">Full coverage warranty on all components for a minimum 12 months from date put in service shall be provided. Attach a copy of warranty with the bid. </w:delText>
        </w:r>
      </w:del>
    </w:p>
    <w:p w14:paraId="0A4B54D1" w14:textId="77777777" w:rsidR="0020427F" w:rsidRPr="00EA7268" w:rsidRDefault="0020427F" w:rsidP="0020427F">
      <w:pPr>
        <w:spacing w:before="120"/>
        <w:ind w:left="720"/>
        <w:rPr>
          <w:del w:id="426" w:author="Kenzie Zimmer" w:date="2026-09-25T19:59:00Z" w16du:dateUtc="2026-09-25T23:59:00Z"/>
          <w:rFonts w:ascii="Arial" w:hAnsi="Arial"/>
          <w:sz w:val="20"/>
        </w:rPr>
      </w:pPr>
      <w:del w:id="427" w:author="Kenzie Zimmer" w:date="2026-09-25T19:59:00Z" w16du:dateUtc="2026-09-25T23:59:00Z">
        <w:r w:rsidRPr="00EA7268">
          <w:rPr>
            <w:rFonts w:ascii="Arial" w:hAnsi="Arial"/>
            <w:sz w:val="20"/>
          </w:rPr>
          <w:delText xml:space="preserve">Complies:  </w:delText>
        </w:r>
        <w:r w:rsidRPr="00EA7268">
          <w:rPr>
            <w:rFonts w:ascii="Arial" w:hAnsi="Arial"/>
            <w:sz w:val="20"/>
          </w:rPr>
          <w:fldChar w:fldCharType="begin">
            <w:ffData>
              <w:name w:val="Check1"/>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Yes</w:delText>
        </w:r>
        <w:r w:rsidRPr="00EA7268">
          <w:rPr>
            <w:rFonts w:ascii="Arial" w:hAnsi="Arial"/>
            <w:sz w:val="20"/>
          </w:rPr>
          <w:tab/>
        </w:r>
        <w:r w:rsidRPr="00EA7268">
          <w:rPr>
            <w:rFonts w:ascii="Arial" w:hAnsi="Arial"/>
            <w:sz w:val="20"/>
          </w:rPr>
          <w:fldChar w:fldCharType="begin">
            <w:ffData>
              <w:name w:val="Check2"/>
              <w:enabled/>
              <w:calcOnExit w:val="0"/>
              <w:checkBox>
                <w:sizeAuto/>
                <w:default w:val="0"/>
              </w:checkBox>
            </w:ffData>
          </w:fldChar>
        </w:r>
        <w:r w:rsidRPr="00EA7268">
          <w:rPr>
            <w:rFonts w:ascii="Arial" w:hAnsi="Arial"/>
            <w:sz w:val="20"/>
          </w:rPr>
          <w:delInstrText xml:space="preserve"> FORMCHECKBOX </w:delInstrText>
        </w:r>
        <w:r w:rsidRPr="00EA7268">
          <w:rPr>
            <w:rFonts w:ascii="Arial" w:hAnsi="Arial"/>
            <w:sz w:val="20"/>
          </w:rPr>
        </w:r>
        <w:r w:rsidRPr="00EA7268">
          <w:rPr>
            <w:rFonts w:ascii="Arial" w:hAnsi="Arial"/>
            <w:sz w:val="20"/>
          </w:rPr>
          <w:fldChar w:fldCharType="separate"/>
        </w:r>
        <w:r w:rsidRPr="00EA7268">
          <w:rPr>
            <w:rFonts w:ascii="Arial" w:hAnsi="Arial"/>
            <w:sz w:val="20"/>
          </w:rPr>
          <w:fldChar w:fldCharType="end"/>
        </w:r>
        <w:r w:rsidRPr="00EA7268">
          <w:rPr>
            <w:rFonts w:ascii="Arial" w:hAnsi="Arial"/>
            <w:sz w:val="20"/>
          </w:rPr>
          <w:delText xml:space="preserve"> No </w:delText>
        </w:r>
      </w:del>
    </w:p>
    <w:tbl>
      <w:tblPr>
        <w:tblW w:w="0" w:type="auto"/>
        <w:tblLook w:val="04A0" w:firstRow="1" w:lastRow="0" w:firstColumn="1" w:lastColumn="0" w:noHBand="0" w:noVBand="1"/>
      </w:tblPr>
      <w:tblGrid>
        <w:gridCol w:w="2124"/>
        <w:gridCol w:w="686"/>
        <w:gridCol w:w="6550"/>
      </w:tblGrid>
      <w:tr w:rsidR="00EA7268" w:rsidRPr="00EA7268" w14:paraId="633DA391" w14:textId="77777777" w:rsidTr="00456D12">
        <w:trPr>
          <w:trHeight w:val="432"/>
          <w:del w:id="428" w:author="Kenzie Zimmer" w:date="2026-09-25T19:59:00Z" w16du:dateUtc="2026-09-25T23:59:00Z"/>
        </w:trPr>
        <w:tc>
          <w:tcPr>
            <w:tcW w:w="2178" w:type="dxa"/>
            <w:vAlign w:val="bottom"/>
          </w:tcPr>
          <w:p w14:paraId="07019E16" w14:textId="77777777" w:rsidR="0020427F" w:rsidRPr="00EA7268" w:rsidRDefault="0020427F" w:rsidP="001D7CF6">
            <w:pPr>
              <w:rPr>
                <w:del w:id="429" w:author="Kenzie Zimmer" w:date="2026-09-25T19:59:00Z" w16du:dateUtc="2026-09-25T23:59:00Z"/>
                <w:rFonts w:ascii="Arial" w:hAnsi="Arial"/>
                <w:sz w:val="20"/>
              </w:rPr>
            </w:pPr>
            <w:del w:id="430" w:author="Kenzie Zimmer" w:date="2026-09-25T19:59:00Z" w16du:dateUtc="2026-09-25T23:59:00Z">
              <w:r w:rsidRPr="00EA7268">
                <w:rPr>
                  <w:rFonts w:ascii="Arial" w:hAnsi="Arial"/>
                  <w:sz w:val="20"/>
                </w:rPr>
                <w:delText>Describe warranty:</w:delText>
              </w:r>
            </w:del>
          </w:p>
        </w:tc>
        <w:tc>
          <w:tcPr>
            <w:tcW w:w="7560" w:type="dxa"/>
            <w:gridSpan w:val="2"/>
            <w:tcBorders>
              <w:bottom w:val="single" w:sz="4" w:space="0" w:color="auto"/>
            </w:tcBorders>
            <w:vAlign w:val="bottom"/>
          </w:tcPr>
          <w:p w14:paraId="641A6265" w14:textId="77777777" w:rsidR="0020427F" w:rsidRPr="00EA7268" w:rsidRDefault="0020427F" w:rsidP="00A312EA">
            <w:pPr>
              <w:spacing w:before="120"/>
              <w:rPr>
                <w:del w:id="431" w:author="Kenzie Zimmer" w:date="2026-09-25T19:59:00Z" w16du:dateUtc="2026-09-25T23:59:00Z"/>
                <w:rFonts w:ascii="Arial" w:hAnsi="Arial"/>
                <w:sz w:val="20"/>
              </w:rPr>
            </w:pPr>
            <w:del w:id="432"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24A61EA2" w14:textId="77777777" w:rsidTr="00456D12">
        <w:trPr>
          <w:trHeight w:val="432"/>
          <w:del w:id="433" w:author="Kenzie Zimmer" w:date="2026-09-25T19:59:00Z" w16du:dateUtc="2026-09-25T23:59:00Z"/>
        </w:trPr>
        <w:tc>
          <w:tcPr>
            <w:tcW w:w="9738" w:type="dxa"/>
            <w:gridSpan w:val="3"/>
            <w:tcBorders>
              <w:bottom w:val="single" w:sz="4" w:space="0" w:color="auto"/>
            </w:tcBorders>
            <w:vAlign w:val="bottom"/>
          </w:tcPr>
          <w:p w14:paraId="4EB8DA93" w14:textId="77777777" w:rsidR="0020427F" w:rsidRPr="00EA7268" w:rsidRDefault="0020427F" w:rsidP="00A312EA">
            <w:pPr>
              <w:spacing w:before="120"/>
              <w:rPr>
                <w:del w:id="434" w:author="Kenzie Zimmer" w:date="2026-09-25T19:59:00Z" w16du:dateUtc="2026-09-25T23:59:00Z"/>
                <w:rFonts w:ascii="Arial" w:hAnsi="Arial"/>
                <w:sz w:val="20"/>
              </w:rPr>
            </w:pPr>
            <w:del w:id="435"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05DDAAA3" w14:textId="77777777" w:rsidTr="00E8400E">
        <w:trPr>
          <w:trHeight w:val="432"/>
          <w:del w:id="436" w:author="Kenzie Zimmer" w:date="2026-09-25T19:59:00Z" w16du:dateUtc="2026-09-25T23:59:00Z"/>
        </w:trPr>
        <w:tc>
          <w:tcPr>
            <w:tcW w:w="2898" w:type="dxa"/>
            <w:gridSpan w:val="2"/>
            <w:vAlign w:val="bottom"/>
          </w:tcPr>
          <w:p w14:paraId="13F1EF8A" w14:textId="77777777" w:rsidR="0020427F" w:rsidRPr="00EA7268" w:rsidRDefault="0020427F" w:rsidP="001D7CF6">
            <w:pPr>
              <w:rPr>
                <w:del w:id="437" w:author="Kenzie Zimmer" w:date="2026-09-25T19:59:00Z" w16du:dateUtc="2026-09-25T23:59:00Z"/>
                <w:rFonts w:ascii="Arial" w:hAnsi="Arial"/>
                <w:sz w:val="20"/>
              </w:rPr>
            </w:pPr>
            <w:del w:id="438" w:author="Kenzie Zimmer" w:date="2026-09-25T19:59:00Z" w16du:dateUtc="2026-09-25T23:59:00Z">
              <w:r w:rsidRPr="00EA7268">
                <w:rPr>
                  <w:rFonts w:ascii="Arial" w:hAnsi="Arial"/>
                  <w:sz w:val="20"/>
                </w:rPr>
                <w:delText>If No to any portion, explain:</w:delText>
              </w:r>
            </w:del>
          </w:p>
        </w:tc>
        <w:tc>
          <w:tcPr>
            <w:tcW w:w="6840" w:type="dxa"/>
            <w:tcBorders>
              <w:bottom w:val="single" w:sz="4" w:space="0" w:color="auto"/>
            </w:tcBorders>
            <w:vAlign w:val="bottom"/>
          </w:tcPr>
          <w:p w14:paraId="437F4DEF" w14:textId="77777777" w:rsidR="0020427F" w:rsidRPr="00EA7268" w:rsidRDefault="0020427F" w:rsidP="00A312EA">
            <w:pPr>
              <w:spacing w:before="120"/>
              <w:rPr>
                <w:del w:id="439" w:author="Kenzie Zimmer" w:date="2026-09-25T19:59:00Z" w16du:dateUtc="2026-09-25T23:59:00Z"/>
                <w:rFonts w:ascii="Arial" w:hAnsi="Arial"/>
                <w:sz w:val="20"/>
              </w:rPr>
            </w:pPr>
            <w:del w:id="440" w:author="Kenzie Zimmer" w:date="2026-09-25T19:59:00Z" w16du:dateUtc="2026-09-25T23:59:00Z">
              <w:r w:rsidRPr="00EA7268">
                <w:rPr>
                  <w:rFonts w:ascii="Arial" w:hAnsi="Arial"/>
                  <w:sz w:val="20"/>
                </w:rPr>
                <w:fldChar w:fldCharType="begin">
                  <w:ffData>
                    <w:name w:val="Text1"/>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1019072F" w14:textId="77777777" w:rsidTr="00CB4852">
        <w:trPr>
          <w:trHeight w:val="432"/>
          <w:del w:id="441" w:author="Kenzie Zimmer" w:date="2026-09-25T19:59:00Z" w16du:dateUtc="2026-09-25T23:59:00Z"/>
        </w:trPr>
        <w:tc>
          <w:tcPr>
            <w:tcW w:w="9738" w:type="dxa"/>
            <w:gridSpan w:val="3"/>
            <w:tcBorders>
              <w:bottom w:val="single" w:sz="4" w:space="0" w:color="auto"/>
            </w:tcBorders>
            <w:vAlign w:val="bottom"/>
          </w:tcPr>
          <w:p w14:paraId="23E7D668" w14:textId="77777777" w:rsidR="0020427F" w:rsidRPr="00EA7268" w:rsidRDefault="0020427F" w:rsidP="00A312EA">
            <w:pPr>
              <w:spacing w:before="120"/>
              <w:rPr>
                <w:del w:id="442" w:author="Kenzie Zimmer" w:date="2026-09-25T19:59:00Z" w16du:dateUtc="2026-09-25T23:59:00Z"/>
                <w:rFonts w:ascii="Arial" w:hAnsi="Arial"/>
                <w:sz w:val="20"/>
              </w:rPr>
            </w:pPr>
            <w:del w:id="443"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r w:rsidR="00EA7268" w:rsidRPr="00EA7268" w14:paraId="39CE8FCE" w14:textId="77777777" w:rsidTr="00CB4852">
        <w:trPr>
          <w:trHeight w:val="432"/>
          <w:del w:id="444" w:author="Kenzie Zimmer" w:date="2026-09-25T19:59:00Z" w16du:dateUtc="2026-09-25T23:59:00Z"/>
        </w:trPr>
        <w:tc>
          <w:tcPr>
            <w:tcW w:w="9738" w:type="dxa"/>
            <w:gridSpan w:val="3"/>
            <w:tcBorders>
              <w:top w:val="single" w:sz="4" w:space="0" w:color="auto"/>
              <w:bottom w:val="single" w:sz="4" w:space="0" w:color="auto"/>
            </w:tcBorders>
            <w:vAlign w:val="bottom"/>
          </w:tcPr>
          <w:p w14:paraId="2B3560C8" w14:textId="77777777" w:rsidR="0020427F" w:rsidRPr="00EA7268" w:rsidRDefault="00CB4852" w:rsidP="00A312EA">
            <w:pPr>
              <w:spacing w:before="120"/>
              <w:rPr>
                <w:del w:id="445" w:author="Kenzie Zimmer" w:date="2026-09-25T19:59:00Z" w16du:dateUtc="2026-09-25T23:59:00Z"/>
                <w:rFonts w:ascii="Arial" w:hAnsi="Arial"/>
                <w:sz w:val="20"/>
              </w:rPr>
            </w:pPr>
            <w:del w:id="446" w:author="Kenzie Zimmer" w:date="2026-09-25T19:59:00Z" w16du:dateUtc="2026-09-25T23:59:00Z">
              <w:r w:rsidRPr="00EA7268">
                <w:rPr>
                  <w:rFonts w:ascii="Arial" w:hAnsi="Arial"/>
                  <w:sz w:val="20"/>
                </w:rPr>
                <w:fldChar w:fldCharType="begin">
                  <w:ffData>
                    <w:name w:val="Text10"/>
                    <w:enabled/>
                    <w:calcOnExit w:val="0"/>
                    <w:textInput/>
                  </w:ffData>
                </w:fldChar>
              </w:r>
              <w:bookmarkStart w:id="447" w:name="Text10"/>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bookmarkEnd w:id="447"/>
            </w:del>
          </w:p>
        </w:tc>
      </w:tr>
      <w:tr w:rsidR="00EA7268" w:rsidRPr="00EA7268" w14:paraId="094DF237" w14:textId="77777777" w:rsidTr="00CB4852">
        <w:trPr>
          <w:trHeight w:val="432"/>
          <w:del w:id="448" w:author="Kenzie Zimmer" w:date="2026-09-25T19:59:00Z" w16du:dateUtc="2026-09-25T23:59:00Z"/>
        </w:trPr>
        <w:tc>
          <w:tcPr>
            <w:tcW w:w="9738" w:type="dxa"/>
            <w:gridSpan w:val="3"/>
            <w:tcBorders>
              <w:top w:val="single" w:sz="4" w:space="0" w:color="auto"/>
              <w:bottom w:val="single" w:sz="4" w:space="0" w:color="auto"/>
            </w:tcBorders>
            <w:vAlign w:val="bottom"/>
          </w:tcPr>
          <w:p w14:paraId="446F9FB0" w14:textId="77777777" w:rsidR="00CB4852" w:rsidRPr="00EA7268" w:rsidRDefault="00CB4852" w:rsidP="00A312EA">
            <w:pPr>
              <w:spacing w:before="120"/>
              <w:rPr>
                <w:del w:id="449" w:author="Kenzie Zimmer" w:date="2026-09-25T19:59:00Z" w16du:dateUtc="2026-09-25T23:59:00Z"/>
                <w:rFonts w:ascii="Arial" w:hAnsi="Arial"/>
                <w:sz w:val="20"/>
              </w:rPr>
            </w:pPr>
            <w:del w:id="450" w:author="Kenzie Zimmer" w:date="2026-09-25T19:59:00Z" w16du:dateUtc="2026-09-25T23:59:00Z">
              <w:r w:rsidRPr="00EA7268">
                <w:rPr>
                  <w:rFonts w:ascii="Arial" w:hAnsi="Arial"/>
                  <w:sz w:val="20"/>
                </w:rPr>
                <w:fldChar w:fldCharType="begin">
                  <w:ffData>
                    <w:name w:val="Text3"/>
                    <w:enabled/>
                    <w:calcOnExit w:val="0"/>
                    <w:textInput/>
                  </w:ffData>
                </w:fldChar>
              </w:r>
              <w:r w:rsidRPr="00EA7268">
                <w:rPr>
                  <w:rFonts w:ascii="Arial" w:hAnsi="Arial"/>
                  <w:sz w:val="20"/>
                </w:rPr>
                <w:delInstrText xml:space="preserve"> FORMTEXT </w:delInstrText>
              </w:r>
              <w:r w:rsidRPr="00EA7268">
                <w:rPr>
                  <w:rFonts w:ascii="Arial" w:hAnsi="Arial"/>
                  <w:sz w:val="20"/>
                </w:rPr>
              </w:r>
              <w:r w:rsidRPr="00EA7268">
                <w:rPr>
                  <w:rFonts w:ascii="Arial" w:hAnsi="Arial"/>
                  <w:sz w:val="20"/>
                </w:rPr>
                <w:fldChar w:fldCharType="separate"/>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noProof/>
                  <w:sz w:val="20"/>
                </w:rPr>
                <w:delText> </w:delText>
              </w:r>
              <w:r w:rsidRPr="00EA7268">
                <w:rPr>
                  <w:rFonts w:ascii="Arial" w:hAnsi="Arial"/>
                  <w:sz w:val="20"/>
                </w:rPr>
                <w:fldChar w:fldCharType="end"/>
              </w:r>
            </w:del>
          </w:p>
        </w:tc>
      </w:tr>
    </w:tbl>
    <w:p w14:paraId="0E51E234" w14:textId="77777777" w:rsidR="0020427F" w:rsidRPr="00EA7268" w:rsidRDefault="0020427F" w:rsidP="0084625C">
      <w:pPr>
        <w:tabs>
          <w:tab w:val="left" w:pos="576"/>
        </w:tabs>
        <w:spacing w:before="120" w:line="240" w:lineRule="exact"/>
        <w:rPr>
          <w:del w:id="451" w:author="Kenzie Zimmer" w:date="2026-09-25T19:59:00Z" w16du:dateUtc="2026-09-25T23:59:00Z"/>
          <w:rFonts w:ascii="Arial" w:hAnsi="Arial"/>
          <w:b/>
          <w:szCs w:val="24"/>
        </w:rPr>
      </w:pPr>
      <w:del w:id="452" w:author="Kenzie Zimmer" w:date="2026-09-25T19:59:00Z" w16du:dateUtc="2026-09-25T23:59:00Z">
        <w:r w:rsidRPr="00EA7268">
          <w:rPr>
            <w:rFonts w:ascii="Arial" w:hAnsi="Arial"/>
            <w:b/>
            <w:szCs w:val="24"/>
          </w:rPr>
          <w:delText>Bid Package:</w:delText>
        </w:r>
      </w:del>
    </w:p>
    <w:p w14:paraId="765F9D89" w14:textId="77777777" w:rsidR="00F5528E" w:rsidRPr="00EA7268" w:rsidRDefault="00F5528E" w:rsidP="00F5528E">
      <w:pPr>
        <w:spacing w:before="120"/>
        <w:rPr>
          <w:del w:id="453" w:author="Kenzie Zimmer" w:date="2026-09-25T19:59:00Z" w16du:dateUtc="2026-09-25T23:59:00Z"/>
          <w:rFonts w:ascii="Arial" w:eastAsia="Calibri" w:hAnsi="Arial" w:cs="Arial"/>
          <w:sz w:val="20"/>
        </w:rPr>
      </w:pPr>
      <w:del w:id="454" w:author="Kenzie Zimmer" w:date="2026-09-25T19:59:00Z" w16du:dateUtc="2026-09-25T23:59:00Z">
        <w:r w:rsidRPr="00EA7268">
          <w:rPr>
            <w:rFonts w:ascii="Arial" w:eastAsia="Calibri" w:hAnsi="Arial" w:cs="Arial"/>
            <w:sz w:val="20"/>
          </w:rPr>
          <w:delText>If not quoting in BidBuy, bidders will need to send two copies of each of the following with their bid response.</w:delText>
        </w:r>
      </w:del>
    </w:p>
    <w:p w14:paraId="4D2B76E5" w14:textId="77777777" w:rsidR="00F5528E" w:rsidRPr="00EA7268" w:rsidRDefault="00F5528E" w:rsidP="00F5528E">
      <w:pPr>
        <w:ind w:left="720"/>
        <w:rPr>
          <w:del w:id="455" w:author="Kenzie Zimmer" w:date="2026-09-25T19:59:00Z" w16du:dateUtc="2026-09-25T23:59:00Z"/>
          <w:rFonts w:ascii="Arial" w:eastAsia="Calibri" w:hAnsi="Arial" w:cs="Arial"/>
          <w:sz w:val="20"/>
        </w:rPr>
      </w:pPr>
      <w:del w:id="456" w:author="Kenzie Zimmer" w:date="2026-09-25T19:59:00Z" w16du:dateUtc="2026-09-25T23:59:00Z">
        <w:r w:rsidRPr="00EA7268">
          <w:rPr>
            <w:rFonts w:ascii="Arial" w:eastAsia="Calibri" w:hAnsi="Arial" w:cs="Arial"/>
            <w:sz w:val="20"/>
          </w:rPr>
          <w:delText>a) Specification Questionnaire</w:delText>
        </w:r>
      </w:del>
    </w:p>
    <w:p w14:paraId="177D1F36" w14:textId="77777777" w:rsidR="00F5528E" w:rsidRPr="00EA7268" w:rsidRDefault="00F5528E" w:rsidP="00F5528E">
      <w:pPr>
        <w:ind w:left="720"/>
        <w:rPr>
          <w:del w:id="457" w:author="Kenzie Zimmer" w:date="2026-09-25T19:59:00Z" w16du:dateUtc="2026-09-25T23:59:00Z"/>
          <w:rFonts w:ascii="Arial" w:eastAsia="Calibri" w:hAnsi="Arial" w:cs="Arial"/>
          <w:sz w:val="20"/>
        </w:rPr>
      </w:pPr>
      <w:del w:id="458" w:author="Kenzie Zimmer" w:date="2026-09-25T19:59:00Z" w16du:dateUtc="2026-09-25T23:59:00Z">
        <w:r w:rsidRPr="00EA7268">
          <w:rPr>
            <w:rFonts w:ascii="Arial" w:eastAsia="Calibri" w:hAnsi="Arial" w:cs="Arial"/>
            <w:sz w:val="20"/>
          </w:rPr>
          <w:delText>b) Descriptive Literature</w:delText>
        </w:r>
      </w:del>
    </w:p>
    <w:p w14:paraId="3623234C" w14:textId="77777777" w:rsidR="001D7CF6" w:rsidRDefault="001D7CF6" w:rsidP="007A6D65">
      <w:pPr>
        <w:spacing w:after="0"/>
        <w:rPr>
          <w:rFonts w:ascii="Arial" w:hAnsi="Arial"/>
          <w:sz w:val="24"/>
          <w:rPrChange w:id="459" w:author="Kenzie Zimmer" w:date="2026-09-25T19:59:00Z" w16du:dateUtc="2026-09-25T23:59:00Z">
            <w:rPr/>
          </w:rPrChange>
        </w:rPr>
      </w:pPr>
    </w:p>
    <w:sectPr w:rsidR="001D7CF6">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val="0"/>
      <w:docGrid w:linePitch="0"/>
      <w:sectPrChange w:id="474" w:author="Kenzie Zimmer" w:date="2026-09-25T19:59:00Z" w16du:dateUtc="2026-09-25T23:59:00Z">
        <w:sectPr w:rsidR="001D7CF6">
          <w:pgMar w:top="1080" w:right="936" w:bottom="864" w:left="1296" w:header="432" w:footer="720" w:gutter="0"/>
          <w:pgNumType w:start="0"/>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E3B10" w14:textId="77777777" w:rsidR="00B71E3C" w:rsidRDefault="00B71E3C" w:rsidP="0035361C">
      <w:pPr>
        <w:spacing w:after="0" w:line="240" w:lineRule="auto"/>
        <w:pPrChange w:id="17" w:author="Kenzie Zimmer" w:date="2026-09-25T19:59:00Z" w16du:dateUtc="2026-09-25T23:59:00Z">
          <w:pPr/>
        </w:pPrChange>
      </w:pPr>
      <w:r>
        <w:separator/>
      </w:r>
    </w:p>
  </w:endnote>
  <w:endnote w:type="continuationSeparator" w:id="0">
    <w:p w14:paraId="00776D96" w14:textId="77777777" w:rsidR="00B71E3C" w:rsidRDefault="00B71E3C" w:rsidP="0035361C">
      <w:pPr>
        <w:spacing w:after="0" w:line="240" w:lineRule="auto"/>
        <w:pPrChange w:id="18" w:author="Kenzie Zimmer" w:date="2026-09-25T19:59:00Z" w16du:dateUtc="2026-09-25T23:5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2036009"/>
      <w:docPartObj>
        <w:docPartGallery w:val="Page Numbers (Bottom of Page)"/>
        <w:docPartUnique/>
      </w:docPartObj>
    </w:sdtPr>
    <w:sdtEndPr>
      <w:rPr>
        <w:rFonts w:ascii="Arial" w:hAnsi="Arial" w:cs="Arial"/>
        <w:sz w:val="20"/>
      </w:rPr>
    </w:sdtEndPr>
    <w:sdtContent>
      <w:sdt>
        <w:sdtPr>
          <w:rPr>
            <w:rFonts w:ascii="Arial" w:hAnsi="Arial" w:cs="Arial"/>
            <w:sz w:val="20"/>
          </w:rPr>
          <w:id w:val="-1998799735"/>
          <w:docPartObj>
            <w:docPartGallery w:val="Page Numbers (Top of Page)"/>
            <w:docPartUnique/>
          </w:docPartObj>
        </w:sdtPr>
        <w:sdtEndPr/>
        <w:sdtContent>
          <w:p w14:paraId="506C8DB7" w14:textId="77777777" w:rsidR="002C5FB9" w:rsidRDefault="002C5FB9">
            <w:pPr>
              <w:pStyle w:val="IntenseReference"/>
              <w:rPr>
                <w:rPrChange w:id="465" w:author="Kenzie Zimmer" w:date="2026-09-25T19:59:00Z" w16du:dateUtc="2026-09-25T23:59:00Z">
                  <w:rPr>
                    <w:rFonts w:ascii="Arial" w:hAnsi="Arial" w:cs="Arial"/>
                    <w:sz w:val="20"/>
                  </w:rPr>
                </w:rPrChange>
              </w:rPr>
              <w:pPrChange w:id="466" w:author="Kenzie Zimmer" w:date="2026-09-25T19:59:00Z" w16du:dateUtc="2026-09-25T23:59:00Z">
                <w:pPr>
                  <w:pStyle w:val="Footer"/>
                  <w:jc w:val="center"/>
                </w:pPr>
              </w:pPrChange>
            </w:pPr>
            <w:del w:id="467" w:author="Kenzie Zimmer" w:date="2026-09-25T19:59:00Z" w16du:dateUtc="2026-09-25T23:59:00Z">
              <w:r w:rsidRPr="00B22B66">
                <w:rPr>
                  <w:rFonts w:ascii="Arial" w:hAnsi="Arial" w:cs="Arial"/>
                  <w:sz w:val="20"/>
                </w:rPr>
                <w:delText xml:space="preserve">Page </w:delText>
              </w:r>
              <w:r w:rsidRPr="00B22B66">
                <w:rPr>
                  <w:rFonts w:ascii="Arial" w:hAnsi="Arial" w:cs="Arial"/>
                  <w:bCs/>
                  <w:sz w:val="20"/>
                </w:rPr>
                <w:fldChar w:fldCharType="begin"/>
              </w:r>
              <w:r w:rsidRPr="00B22B66">
                <w:rPr>
                  <w:rFonts w:ascii="Arial" w:hAnsi="Arial" w:cs="Arial"/>
                  <w:bCs/>
                  <w:sz w:val="20"/>
                </w:rPr>
                <w:delInstrText xml:space="preserve"> PAGE </w:delInstrText>
              </w:r>
              <w:r w:rsidRPr="00B22B66">
                <w:rPr>
                  <w:rFonts w:ascii="Arial" w:hAnsi="Arial" w:cs="Arial"/>
                  <w:bCs/>
                  <w:sz w:val="20"/>
                </w:rPr>
                <w:fldChar w:fldCharType="separate"/>
              </w:r>
              <w:r w:rsidR="00956820">
                <w:rPr>
                  <w:rFonts w:ascii="Arial" w:hAnsi="Arial" w:cs="Arial"/>
                  <w:bCs/>
                  <w:noProof/>
                  <w:sz w:val="20"/>
                </w:rPr>
                <w:delText>4</w:delText>
              </w:r>
              <w:r w:rsidRPr="00B22B66">
                <w:rPr>
                  <w:rFonts w:ascii="Arial" w:hAnsi="Arial" w:cs="Arial"/>
                  <w:bCs/>
                  <w:sz w:val="20"/>
                </w:rPr>
                <w:fldChar w:fldCharType="end"/>
              </w:r>
              <w:r w:rsidRPr="00B22B66">
                <w:rPr>
                  <w:rFonts w:ascii="Arial" w:hAnsi="Arial" w:cs="Arial"/>
                  <w:sz w:val="20"/>
                </w:rPr>
                <w:delText xml:space="preserve"> of </w:delText>
              </w:r>
              <w:r w:rsidRPr="00B22B66">
                <w:rPr>
                  <w:rFonts w:ascii="Arial" w:hAnsi="Arial" w:cs="Arial"/>
                  <w:bCs/>
                  <w:sz w:val="20"/>
                </w:rPr>
                <w:fldChar w:fldCharType="begin"/>
              </w:r>
              <w:r w:rsidRPr="00B22B66">
                <w:rPr>
                  <w:rFonts w:ascii="Arial" w:hAnsi="Arial" w:cs="Arial"/>
                  <w:bCs/>
                  <w:sz w:val="20"/>
                </w:rPr>
                <w:delInstrText xml:space="preserve"> NUMPAGES  </w:delInstrText>
              </w:r>
              <w:r w:rsidRPr="00B22B66">
                <w:rPr>
                  <w:rFonts w:ascii="Arial" w:hAnsi="Arial" w:cs="Arial"/>
                  <w:bCs/>
                  <w:sz w:val="20"/>
                </w:rPr>
                <w:fldChar w:fldCharType="separate"/>
              </w:r>
              <w:r w:rsidR="00956820">
                <w:rPr>
                  <w:rFonts w:ascii="Arial" w:hAnsi="Arial" w:cs="Arial"/>
                  <w:bCs/>
                  <w:noProof/>
                  <w:sz w:val="20"/>
                </w:rPr>
                <w:delText>4</w:delText>
              </w:r>
              <w:r w:rsidRPr="00B22B66">
                <w:rPr>
                  <w:rFonts w:ascii="Arial" w:hAnsi="Arial" w:cs="Arial"/>
                  <w:bCs/>
                  <w:sz w:val="20"/>
                </w:rPr>
                <w:fldChar w:fldCharType="end"/>
              </w:r>
            </w:del>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Arial" w:hAnsi="Arial" w:cs="Arial"/>
        <w:sz w:val="20"/>
      </w:rPr>
      <w:id w:val="212778231"/>
      <w:docPartObj>
        <w:docPartGallery w:val="Page Numbers (Bottom of Page)"/>
        <w:docPartUnique/>
      </w:docPartObj>
    </w:sdtPr>
    <w:sdtEndPr/>
    <w:sdtContent>
      <w:sdt>
        <w:sdtPr>
          <w:rPr>
            <w:rFonts w:ascii="Arial" w:hAnsi="Arial" w:cs="Arial"/>
            <w:sz w:val="20"/>
          </w:rPr>
          <w:id w:val="-1669238322"/>
          <w:docPartObj>
            <w:docPartGallery w:val="Page Numbers (Top of Page)"/>
            <w:docPartUnique/>
          </w:docPartObj>
        </w:sdtPr>
        <w:sdtEndPr/>
        <w:sdtContent>
          <w:p w14:paraId="16A060E2" w14:textId="77777777" w:rsidR="002C5FB9" w:rsidRDefault="002C5FB9">
            <w:pPr>
              <w:pStyle w:val="IntenseReference"/>
              <w:rPr>
                <w:rPrChange w:id="471" w:author="Kenzie Zimmer" w:date="2026-09-25T19:59:00Z" w16du:dateUtc="2026-09-25T23:59:00Z">
                  <w:rPr>
                    <w:rFonts w:ascii="Arial" w:hAnsi="Arial" w:cs="Arial"/>
                    <w:sz w:val="20"/>
                  </w:rPr>
                </w:rPrChange>
              </w:rPr>
              <w:pPrChange w:id="472" w:author="Kenzie Zimmer" w:date="2026-09-25T19:59:00Z" w16du:dateUtc="2026-09-25T23:59:00Z">
                <w:pPr>
                  <w:pStyle w:val="Footer"/>
                  <w:jc w:val="center"/>
                </w:pPr>
              </w:pPrChange>
            </w:pPr>
            <w:del w:id="473" w:author="Kenzie Zimmer" w:date="2026-09-25T19:59:00Z" w16du:dateUtc="2026-09-25T23:59:00Z">
              <w:r w:rsidRPr="00B22B66">
                <w:rPr>
                  <w:rFonts w:ascii="Arial" w:hAnsi="Arial" w:cs="Arial"/>
                  <w:sz w:val="20"/>
                </w:rPr>
                <w:delText xml:space="preserve">Page </w:delText>
              </w:r>
              <w:r w:rsidRPr="00B22B66">
                <w:rPr>
                  <w:rFonts w:ascii="Arial" w:hAnsi="Arial" w:cs="Arial"/>
                  <w:bCs/>
                  <w:sz w:val="20"/>
                </w:rPr>
                <w:fldChar w:fldCharType="begin"/>
              </w:r>
              <w:r w:rsidRPr="00B22B66">
                <w:rPr>
                  <w:rFonts w:ascii="Arial" w:hAnsi="Arial" w:cs="Arial"/>
                  <w:bCs/>
                  <w:sz w:val="20"/>
                </w:rPr>
                <w:delInstrText xml:space="preserve"> PAGE </w:delInstrText>
              </w:r>
              <w:r w:rsidRPr="00B22B66">
                <w:rPr>
                  <w:rFonts w:ascii="Arial" w:hAnsi="Arial" w:cs="Arial"/>
                  <w:bCs/>
                  <w:sz w:val="20"/>
                </w:rPr>
                <w:fldChar w:fldCharType="separate"/>
              </w:r>
              <w:r w:rsidR="00956820">
                <w:rPr>
                  <w:rFonts w:ascii="Arial" w:hAnsi="Arial" w:cs="Arial"/>
                  <w:bCs/>
                  <w:noProof/>
                  <w:sz w:val="20"/>
                </w:rPr>
                <w:delText>1</w:delText>
              </w:r>
              <w:r w:rsidRPr="00B22B66">
                <w:rPr>
                  <w:rFonts w:ascii="Arial" w:hAnsi="Arial" w:cs="Arial"/>
                  <w:bCs/>
                  <w:sz w:val="20"/>
                </w:rPr>
                <w:fldChar w:fldCharType="end"/>
              </w:r>
              <w:r w:rsidRPr="00B22B66">
                <w:rPr>
                  <w:rFonts w:ascii="Arial" w:hAnsi="Arial" w:cs="Arial"/>
                  <w:sz w:val="20"/>
                </w:rPr>
                <w:delText xml:space="preserve"> of </w:delText>
              </w:r>
              <w:r w:rsidRPr="00B22B66">
                <w:rPr>
                  <w:rFonts w:ascii="Arial" w:hAnsi="Arial" w:cs="Arial"/>
                  <w:bCs/>
                  <w:sz w:val="20"/>
                </w:rPr>
                <w:fldChar w:fldCharType="begin"/>
              </w:r>
              <w:r w:rsidRPr="00B22B66">
                <w:rPr>
                  <w:rFonts w:ascii="Arial" w:hAnsi="Arial" w:cs="Arial"/>
                  <w:bCs/>
                  <w:sz w:val="20"/>
                </w:rPr>
                <w:delInstrText xml:space="preserve"> NUMPAGES  </w:delInstrText>
              </w:r>
              <w:r w:rsidRPr="00B22B66">
                <w:rPr>
                  <w:rFonts w:ascii="Arial" w:hAnsi="Arial" w:cs="Arial"/>
                  <w:bCs/>
                  <w:sz w:val="20"/>
                </w:rPr>
                <w:fldChar w:fldCharType="separate"/>
              </w:r>
              <w:r w:rsidR="00956820">
                <w:rPr>
                  <w:rFonts w:ascii="Arial" w:hAnsi="Arial" w:cs="Arial"/>
                  <w:bCs/>
                  <w:noProof/>
                  <w:sz w:val="20"/>
                </w:rPr>
                <w:delText>4</w:delText>
              </w:r>
              <w:r w:rsidRPr="00B22B66">
                <w:rPr>
                  <w:rFonts w:ascii="Arial" w:hAnsi="Arial" w:cs="Arial"/>
                  <w:bCs/>
                  <w:sz w:val="20"/>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8CB298" w14:textId="77777777" w:rsidR="00B71E3C" w:rsidRDefault="00B71E3C" w:rsidP="0035361C">
      <w:pPr>
        <w:spacing w:after="0" w:line="240" w:lineRule="auto"/>
        <w:pPrChange w:id="15" w:author="Kenzie Zimmer" w:date="2026-09-25T19:59:00Z" w16du:dateUtc="2026-09-25T23:59:00Z">
          <w:pPr/>
        </w:pPrChange>
      </w:pPr>
      <w:r>
        <w:separator/>
      </w:r>
    </w:p>
  </w:footnote>
  <w:footnote w:type="continuationSeparator" w:id="0">
    <w:p w14:paraId="7B05046C" w14:textId="77777777" w:rsidR="00B71E3C" w:rsidRDefault="00B71E3C" w:rsidP="0035361C">
      <w:pPr>
        <w:spacing w:after="0" w:line="240" w:lineRule="auto"/>
        <w:pPrChange w:id="16" w:author="Kenzie Zimmer" w:date="2026-09-25T19:59:00Z" w16du:dateUtc="2026-09-25T23:5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DFBCA" w14:textId="77777777" w:rsidR="002C5FB9" w:rsidRPr="00AC5A98" w:rsidRDefault="000A4177" w:rsidP="001C2F81">
    <w:pPr>
      <w:jc w:val="right"/>
      <w:rPr>
        <w:del w:id="460" w:author="Kenzie Zimmer" w:date="2026-09-25T19:59:00Z" w16du:dateUtc="2026-09-25T23:59:00Z"/>
        <w:rFonts w:ascii="Arial" w:hAnsi="Arial" w:cs="Arial"/>
        <w:sz w:val="20"/>
      </w:rPr>
    </w:pPr>
    <w:del w:id="461" w:author="Kenzie Zimmer" w:date="2026-09-25T19:59:00Z" w16du:dateUtc="2026-09-25T23:59:00Z">
      <w:r>
        <w:rPr>
          <w:rFonts w:ascii="Arial" w:hAnsi="Arial" w:cs="Arial"/>
          <w:sz w:val="20"/>
        </w:rPr>
        <w:delText>Specification No. 572-60-04</w:delText>
      </w:r>
    </w:del>
  </w:p>
  <w:p w14:paraId="1C8164C7" w14:textId="77777777" w:rsidR="002C5FB9" w:rsidRDefault="002C5FB9">
    <w:pPr>
      <w:pStyle w:val="IntenseQuote"/>
      <w:rPr>
        <w:rPrChange w:id="462" w:author="Kenzie Zimmer" w:date="2026-09-25T19:59:00Z" w16du:dateUtc="2026-09-25T23:59:00Z">
          <w:rPr>
            <w:rFonts w:ascii="Arial" w:hAnsi="Arial"/>
            <w:b/>
            <w:sz w:val="20"/>
          </w:rPr>
        </w:rPrChange>
      </w:rPr>
      <w:pPrChange w:id="463" w:author="Kenzie Zimmer" w:date="2026-09-25T19:59:00Z" w16du:dateUtc="2026-09-25T23:59:00Z">
        <w:pPr>
          <w:spacing w:before="240" w:after="360" w:line="280" w:lineRule="exact"/>
          <w:jc w:val="center"/>
        </w:pPr>
      </w:pPrChange>
    </w:pPr>
    <w:del w:id="464" w:author="Kenzie Zimmer" w:date="2026-09-25T19:59:00Z" w16du:dateUtc="2026-09-25T23:59:00Z">
      <w:r w:rsidRPr="00C10B50">
        <w:rPr>
          <w:rFonts w:ascii="Arial" w:hAnsi="Arial"/>
          <w:b/>
          <w:sz w:val="20"/>
        </w:rPr>
        <w:delText>Specifications and Questionna</w:delText>
      </w:r>
      <w:r>
        <w:rPr>
          <w:rFonts w:ascii="Arial" w:hAnsi="Arial"/>
          <w:b/>
          <w:sz w:val="20"/>
        </w:rPr>
        <w:delText xml:space="preserve">ire for </w:delText>
      </w:r>
      <w:r w:rsidR="000A4177">
        <w:rPr>
          <w:rFonts w:ascii="Arial" w:hAnsi="Arial"/>
          <w:b/>
          <w:sz w:val="20"/>
        </w:rPr>
        <w:delText>Heavy</w:delText>
      </w:r>
      <w:r>
        <w:rPr>
          <w:rFonts w:ascii="Arial" w:hAnsi="Arial"/>
          <w:b/>
          <w:sz w:val="20"/>
        </w:rPr>
        <w:delText xml:space="preserve"> Wall Deicer Tanks</w:delText>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B544C" w14:textId="77777777" w:rsidR="002C5FB9" w:rsidRPr="00AC5A98" w:rsidRDefault="000A4177" w:rsidP="00AC5A98">
    <w:pPr>
      <w:jc w:val="right"/>
      <w:rPr>
        <w:del w:id="468" w:author="Kenzie Zimmer" w:date="2026-09-25T19:59:00Z" w16du:dateUtc="2026-09-25T23:59:00Z"/>
        <w:rFonts w:ascii="Arial" w:hAnsi="Arial" w:cs="Arial"/>
        <w:sz w:val="20"/>
      </w:rPr>
    </w:pPr>
    <w:del w:id="469" w:author="Kenzie Zimmer" w:date="2026-09-25T19:59:00Z" w16du:dateUtc="2026-09-25T23:59:00Z">
      <w:r>
        <w:rPr>
          <w:rFonts w:ascii="Arial" w:hAnsi="Arial" w:cs="Arial"/>
          <w:sz w:val="20"/>
        </w:rPr>
        <w:delText>Specification No. 572-60-04</w:delText>
      </w:r>
    </w:del>
  </w:p>
  <w:p w14:paraId="7A7DE69C" w14:textId="77777777" w:rsidR="002C5FB9" w:rsidRPr="00610C74" w:rsidRDefault="002C5FB9">
    <w:pPr>
      <w:pStyle w:val="IntenseQuote"/>
      <w:pPrChange w:id="470" w:author="Kenzie Zimmer" w:date="2026-09-25T19:59:00Z" w16du:dateUtc="2026-09-25T23:5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44808"/>
    <w:multiLevelType w:val="hybridMultilevel"/>
    <w:tmpl w:val="39F6E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84E69"/>
    <w:multiLevelType w:val="hybridMultilevel"/>
    <w:tmpl w:val="8CECA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0444E7"/>
    <w:multiLevelType w:val="multilevel"/>
    <w:tmpl w:val="0E203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961776"/>
    <w:multiLevelType w:val="hybridMultilevel"/>
    <w:tmpl w:val="9606E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784968"/>
    <w:multiLevelType w:val="hybridMultilevel"/>
    <w:tmpl w:val="F7620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F8E3A89"/>
    <w:multiLevelType w:val="multilevel"/>
    <w:tmpl w:val="B9D23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DE422A"/>
    <w:multiLevelType w:val="hybridMultilevel"/>
    <w:tmpl w:val="E3D05B32"/>
    <w:lvl w:ilvl="0" w:tplc="18B4F42C">
      <w:start w:val="1"/>
      <w:numFmt w:val="lowerLetter"/>
      <w:lvlText w:val="%1)"/>
      <w:lvlJc w:val="left"/>
      <w:pPr>
        <w:tabs>
          <w:tab w:val="num" w:pos="2070"/>
        </w:tabs>
        <w:ind w:left="207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7" w15:restartNumberingAfterBreak="0">
    <w:nsid w:val="70181B5B"/>
    <w:multiLevelType w:val="singleLevel"/>
    <w:tmpl w:val="464AFAEE"/>
    <w:lvl w:ilvl="0">
      <w:start w:val="1"/>
      <w:numFmt w:val="decimal"/>
      <w:lvlText w:val="%1."/>
      <w:legacy w:legacy="1" w:legacySpace="0" w:legacyIndent="360"/>
      <w:lvlJc w:val="left"/>
      <w:pPr>
        <w:ind w:left="1080" w:hanging="360"/>
      </w:pPr>
    </w:lvl>
  </w:abstractNum>
  <w:num w:numId="1" w16cid:durableId="1230770165">
    <w:abstractNumId w:val="7"/>
    <w:lvlOverride w:ilvl="0">
      <w:lvl w:ilvl="0">
        <w:start w:val="1"/>
        <w:numFmt w:val="decimal"/>
        <w:lvlText w:val="%1."/>
        <w:legacy w:legacy="1" w:legacySpace="0" w:legacyIndent="360"/>
        <w:lvlJc w:val="left"/>
        <w:pPr>
          <w:ind w:left="1080" w:hanging="360"/>
        </w:pPr>
      </w:lvl>
    </w:lvlOverride>
  </w:num>
  <w:num w:numId="2" w16cid:durableId="453405901">
    <w:abstractNumId w:val="7"/>
    <w:lvlOverride w:ilvl="0">
      <w:lvl w:ilvl="0">
        <w:start w:val="1"/>
        <w:numFmt w:val="decimal"/>
        <w:lvlText w:val="%1."/>
        <w:legacy w:legacy="1" w:legacySpace="0" w:legacyIndent="360"/>
        <w:lvlJc w:val="left"/>
        <w:pPr>
          <w:ind w:left="1080" w:hanging="360"/>
        </w:pPr>
      </w:lvl>
    </w:lvlOverride>
  </w:num>
  <w:num w:numId="3" w16cid:durableId="548616999">
    <w:abstractNumId w:val="6"/>
  </w:num>
  <w:num w:numId="4" w16cid:durableId="2035383445">
    <w:abstractNumId w:val="4"/>
  </w:num>
  <w:num w:numId="5" w16cid:durableId="208959157">
    <w:abstractNumId w:val="0"/>
  </w:num>
  <w:num w:numId="6" w16cid:durableId="1245719847">
    <w:abstractNumId w:val="3"/>
  </w:num>
  <w:num w:numId="7" w16cid:durableId="1474178417">
    <w:abstractNumId w:val="1"/>
  </w:num>
  <w:num w:numId="8" w16cid:durableId="2034569710">
    <w:abstractNumId w:val="5"/>
  </w:num>
  <w:num w:numId="9" w16cid:durableId="19651168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7F"/>
    <w:rsid w:val="00000025"/>
    <w:rsid w:val="00001BC9"/>
    <w:rsid w:val="00007CD2"/>
    <w:rsid w:val="00014C9C"/>
    <w:rsid w:val="00047BAA"/>
    <w:rsid w:val="00057C03"/>
    <w:rsid w:val="00060EEB"/>
    <w:rsid w:val="00073654"/>
    <w:rsid w:val="000A4177"/>
    <w:rsid w:val="000B4CF8"/>
    <w:rsid w:val="000B6140"/>
    <w:rsid w:val="000E2C59"/>
    <w:rsid w:val="00134497"/>
    <w:rsid w:val="001400FD"/>
    <w:rsid w:val="00157B6F"/>
    <w:rsid w:val="001876B0"/>
    <w:rsid w:val="00195B27"/>
    <w:rsid w:val="001A1EFC"/>
    <w:rsid w:val="001B1760"/>
    <w:rsid w:val="001C2F81"/>
    <w:rsid w:val="001D7CF6"/>
    <w:rsid w:val="001E012D"/>
    <w:rsid w:val="001F1974"/>
    <w:rsid w:val="001F44A8"/>
    <w:rsid w:val="0020427F"/>
    <w:rsid w:val="0021361A"/>
    <w:rsid w:val="00220832"/>
    <w:rsid w:val="00254071"/>
    <w:rsid w:val="00270E9E"/>
    <w:rsid w:val="002912E0"/>
    <w:rsid w:val="002916D8"/>
    <w:rsid w:val="00292860"/>
    <w:rsid w:val="002C14F5"/>
    <w:rsid w:val="002C5FB9"/>
    <w:rsid w:val="002E46F5"/>
    <w:rsid w:val="002F1DDD"/>
    <w:rsid w:val="00312864"/>
    <w:rsid w:val="003129FA"/>
    <w:rsid w:val="003476A6"/>
    <w:rsid w:val="0035361C"/>
    <w:rsid w:val="00380A5D"/>
    <w:rsid w:val="003C7D50"/>
    <w:rsid w:val="003D1DAD"/>
    <w:rsid w:val="003D3464"/>
    <w:rsid w:val="003E3C6B"/>
    <w:rsid w:val="003F7663"/>
    <w:rsid w:val="00407F4B"/>
    <w:rsid w:val="00410EE5"/>
    <w:rsid w:val="00417CA9"/>
    <w:rsid w:val="00421382"/>
    <w:rsid w:val="00427AE5"/>
    <w:rsid w:val="00443EE1"/>
    <w:rsid w:val="00456D12"/>
    <w:rsid w:val="004A5CDA"/>
    <w:rsid w:val="004E281C"/>
    <w:rsid w:val="004F6A43"/>
    <w:rsid w:val="005033F7"/>
    <w:rsid w:val="00517877"/>
    <w:rsid w:val="00546417"/>
    <w:rsid w:val="00553BAB"/>
    <w:rsid w:val="00556052"/>
    <w:rsid w:val="00576EBA"/>
    <w:rsid w:val="005809C8"/>
    <w:rsid w:val="00592975"/>
    <w:rsid w:val="005B40BC"/>
    <w:rsid w:val="005B6249"/>
    <w:rsid w:val="005C4A92"/>
    <w:rsid w:val="005D3C5C"/>
    <w:rsid w:val="005D62AE"/>
    <w:rsid w:val="005E33BB"/>
    <w:rsid w:val="005F6EF1"/>
    <w:rsid w:val="00601E8F"/>
    <w:rsid w:val="00602B93"/>
    <w:rsid w:val="00610C74"/>
    <w:rsid w:val="00610FF5"/>
    <w:rsid w:val="006258B8"/>
    <w:rsid w:val="006534E9"/>
    <w:rsid w:val="006602ED"/>
    <w:rsid w:val="00675442"/>
    <w:rsid w:val="00676C19"/>
    <w:rsid w:val="00683434"/>
    <w:rsid w:val="006A7705"/>
    <w:rsid w:val="006B23AA"/>
    <w:rsid w:val="006E2AB4"/>
    <w:rsid w:val="006E46C1"/>
    <w:rsid w:val="00701884"/>
    <w:rsid w:val="00724FAB"/>
    <w:rsid w:val="00741D5C"/>
    <w:rsid w:val="00756DAD"/>
    <w:rsid w:val="00765648"/>
    <w:rsid w:val="00765AAA"/>
    <w:rsid w:val="00786C5A"/>
    <w:rsid w:val="007A1B9C"/>
    <w:rsid w:val="007A6D65"/>
    <w:rsid w:val="007E16B7"/>
    <w:rsid w:val="007E5722"/>
    <w:rsid w:val="007E7441"/>
    <w:rsid w:val="007F6D39"/>
    <w:rsid w:val="008113DA"/>
    <w:rsid w:val="008124BD"/>
    <w:rsid w:val="0084625C"/>
    <w:rsid w:val="00896B02"/>
    <w:rsid w:val="008B098E"/>
    <w:rsid w:val="008F2680"/>
    <w:rsid w:val="00922A20"/>
    <w:rsid w:val="0093331D"/>
    <w:rsid w:val="00956820"/>
    <w:rsid w:val="009A1252"/>
    <w:rsid w:val="009B09D0"/>
    <w:rsid w:val="00A04B13"/>
    <w:rsid w:val="00A07804"/>
    <w:rsid w:val="00A26EF6"/>
    <w:rsid w:val="00A312EA"/>
    <w:rsid w:val="00A34439"/>
    <w:rsid w:val="00A34A85"/>
    <w:rsid w:val="00A76287"/>
    <w:rsid w:val="00AA43F9"/>
    <w:rsid w:val="00AA62B8"/>
    <w:rsid w:val="00AC3BB9"/>
    <w:rsid w:val="00AC5A98"/>
    <w:rsid w:val="00AC7EAD"/>
    <w:rsid w:val="00B041DE"/>
    <w:rsid w:val="00B10133"/>
    <w:rsid w:val="00B22B66"/>
    <w:rsid w:val="00B34671"/>
    <w:rsid w:val="00B450D9"/>
    <w:rsid w:val="00B675FF"/>
    <w:rsid w:val="00B71E3C"/>
    <w:rsid w:val="00B80FFA"/>
    <w:rsid w:val="00B82959"/>
    <w:rsid w:val="00B83F02"/>
    <w:rsid w:val="00B97621"/>
    <w:rsid w:val="00BA21EF"/>
    <w:rsid w:val="00BB5C31"/>
    <w:rsid w:val="00BC2BC9"/>
    <w:rsid w:val="00C062AB"/>
    <w:rsid w:val="00C24199"/>
    <w:rsid w:val="00C261CA"/>
    <w:rsid w:val="00C30570"/>
    <w:rsid w:val="00C45456"/>
    <w:rsid w:val="00C47ED9"/>
    <w:rsid w:val="00C55213"/>
    <w:rsid w:val="00C608D0"/>
    <w:rsid w:val="00C94E0C"/>
    <w:rsid w:val="00C96D2D"/>
    <w:rsid w:val="00CA727B"/>
    <w:rsid w:val="00CB4852"/>
    <w:rsid w:val="00CD011D"/>
    <w:rsid w:val="00CE421E"/>
    <w:rsid w:val="00CF121A"/>
    <w:rsid w:val="00D04AA3"/>
    <w:rsid w:val="00D055C2"/>
    <w:rsid w:val="00D51E56"/>
    <w:rsid w:val="00D93A69"/>
    <w:rsid w:val="00DB7B52"/>
    <w:rsid w:val="00DC2546"/>
    <w:rsid w:val="00E30A6E"/>
    <w:rsid w:val="00E40F26"/>
    <w:rsid w:val="00E5538F"/>
    <w:rsid w:val="00E8400E"/>
    <w:rsid w:val="00E911B6"/>
    <w:rsid w:val="00E934B8"/>
    <w:rsid w:val="00E93912"/>
    <w:rsid w:val="00EA4569"/>
    <w:rsid w:val="00EA7268"/>
    <w:rsid w:val="00EC7021"/>
    <w:rsid w:val="00F44796"/>
    <w:rsid w:val="00F53ABE"/>
    <w:rsid w:val="00F5528E"/>
    <w:rsid w:val="00F621FD"/>
    <w:rsid w:val="00F97D2F"/>
    <w:rsid w:val="00FA2603"/>
    <w:rsid w:val="00FA43B6"/>
    <w:rsid w:val="00FA4EBA"/>
    <w:rsid w:val="00FC6286"/>
    <w:rsid w:val="00FC6EFF"/>
    <w:rsid w:val="00FD6515"/>
    <w:rsid w:val="00FE5AA7"/>
    <w:rsid w:val="00FE6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343EC"/>
  <w15:docId w15:val="{15B062C6-7215-4F51-A7E0-922B937D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A49"/>
    <w:pPr>
      <w:spacing w:after="160" w:line="259" w:lineRule="auto"/>
      <w:pPrChange w:id="0" w:author="Kenzie Zimmer" w:date="2026-09-25T19:59:00Z">
        <w:pPr/>
      </w:pPrChange>
    </w:pPr>
    <w:rPr>
      <w:rFonts w:ascii="Aptos" w:eastAsia="Aptos" w:hAnsi="Aptos" w:cs="Aptos"/>
      <w:lang w:eastAsia="en-CA"/>
      <w:rPrChange w:id="0" w:author="Kenzie Zimmer" w:date="2026-09-25T19:59:00Z">
        <w:rPr>
          <w:rFonts w:ascii="Helvetica" w:hAnsi="Helvetica"/>
          <w:sz w:val="24"/>
          <w:lang w:val="en-US" w:eastAsia="en-US" w:bidi="ar-SA"/>
        </w:rPr>
      </w:rPrChange>
    </w:rPr>
  </w:style>
  <w:style w:type="paragraph" w:styleId="Heading1">
    <w:name w:val="heading 1"/>
    <w:basedOn w:val="Normal"/>
    <w:next w:val="Normal"/>
    <w:link w:val="Heading1Char"/>
    <w:uiPriority w:val="9"/>
    <w:qFormat/>
    <w:rsid w:val="00B21DF0"/>
    <w:pPr>
      <w:keepNext/>
      <w:keepLines/>
      <w:spacing w:before="360" w:after="80"/>
      <w:outlineLvl w:val="0"/>
      <w:pPrChange w:id="1" w:author="Kenzie Zimmer" w:date="2026-09-25T19:59:00Z">
        <w:pPr>
          <w:keepNext/>
          <w:keepLines/>
          <w:spacing w:before="360" w:after="80" w:line="259" w:lineRule="auto"/>
          <w:outlineLvl w:val="0"/>
        </w:pPr>
      </w:pPrChange>
    </w:pPr>
    <w:rPr>
      <w:rFonts w:asciiTheme="majorHAnsi" w:eastAsiaTheme="majorEastAsia" w:hAnsiTheme="majorHAnsi" w:cstheme="majorBidi"/>
      <w:color w:val="365F91" w:themeColor="accent1" w:themeShade="BF"/>
      <w:sz w:val="40"/>
      <w:szCs w:val="40"/>
      <w:rPrChange w:id="1" w:author="Kenzie Zimmer" w:date="2026-09-25T19:59:00Z">
        <w:rPr>
          <w:rFonts w:asciiTheme="majorHAnsi" w:eastAsiaTheme="majorEastAsia" w:hAnsiTheme="majorHAnsi" w:cstheme="majorBidi"/>
          <w:color w:val="365F91" w:themeColor="accent1" w:themeShade="BF"/>
          <w:sz w:val="40"/>
          <w:szCs w:val="40"/>
          <w:lang w:val="en-US" w:eastAsia="en-CA" w:bidi="ar-SA"/>
        </w:rPr>
      </w:rPrChange>
    </w:rPr>
  </w:style>
  <w:style w:type="paragraph" w:styleId="Heading2">
    <w:name w:val="heading 2"/>
    <w:basedOn w:val="Normal"/>
    <w:next w:val="Normal"/>
    <w:link w:val="Heading2Char"/>
    <w:uiPriority w:val="9"/>
    <w:semiHidden/>
    <w:unhideWhenUsed/>
    <w:qFormat/>
    <w:rsid w:val="00B21DF0"/>
    <w:pPr>
      <w:keepNext/>
      <w:keepLines/>
      <w:spacing w:before="160" w:after="80"/>
      <w:outlineLvl w:val="1"/>
      <w:pPrChange w:id="2" w:author="Kenzie Zimmer" w:date="2026-09-25T19:59:00Z">
        <w:pPr>
          <w:keepNext/>
          <w:keepLines/>
          <w:spacing w:before="160" w:after="80" w:line="259" w:lineRule="auto"/>
          <w:outlineLvl w:val="1"/>
        </w:pPr>
      </w:pPrChange>
    </w:pPr>
    <w:rPr>
      <w:rFonts w:asciiTheme="majorHAnsi" w:eastAsiaTheme="majorEastAsia" w:hAnsiTheme="majorHAnsi" w:cstheme="majorBidi"/>
      <w:color w:val="365F91" w:themeColor="accent1" w:themeShade="BF"/>
      <w:sz w:val="32"/>
      <w:szCs w:val="32"/>
      <w:rPrChange w:id="2" w:author="Kenzie Zimmer" w:date="2026-09-25T19:59:00Z">
        <w:rPr>
          <w:rFonts w:asciiTheme="majorHAnsi" w:eastAsiaTheme="majorEastAsia" w:hAnsiTheme="majorHAnsi" w:cstheme="majorBidi"/>
          <w:color w:val="365F91" w:themeColor="accent1" w:themeShade="BF"/>
          <w:sz w:val="32"/>
          <w:szCs w:val="32"/>
          <w:lang w:val="en-US" w:eastAsia="en-CA" w:bidi="ar-SA"/>
        </w:rPr>
      </w:rPrChange>
    </w:rPr>
  </w:style>
  <w:style w:type="paragraph" w:styleId="Heading3">
    <w:name w:val="heading 3"/>
    <w:basedOn w:val="Normal"/>
    <w:next w:val="Normal"/>
    <w:link w:val="Heading3Char"/>
    <w:uiPriority w:val="9"/>
    <w:semiHidden/>
    <w:unhideWhenUsed/>
    <w:qFormat/>
    <w:rsid w:val="00B21DF0"/>
    <w:pPr>
      <w:keepNext/>
      <w:keepLines/>
      <w:spacing w:before="160" w:after="80"/>
      <w:outlineLvl w:val="2"/>
      <w:pPrChange w:id="3" w:author="Kenzie Zimmer" w:date="2026-09-25T19:59:00Z">
        <w:pPr>
          <w:keepNext/>
          <w:keepLines/>
          <w:spacing w:before="160" w:after="80" w:line="259" w:lineRule="auto"/>
          <w:outlineLvl w:val="2"/>
        </w:pPr>
      </w:pPrChange>
    </w:pPr>
    <w:rPr>
      <w:rFonts w:eastAsiaTheme="majorEastAsia" w:cstheme="majorBidi"/>
      <w:color w:val="365F91" w:themeColor="accent1" w:themeShade="BF"/>
      <w:sz w:val="28"/>
      <w:szCs w:val="28"/>
      <w:rPrChange w:id="3" w:author="Kenzie Zimmer" w:date="2026-09-25T19:59:00Z">
        <w:rPr>
          <w:rFonts w:ascii="Aptos" w:eastAsiaTheme="majorEastAsia" w:hAnsi="Aptos" w:cstheme="majorBidi"/>
          <w:color w:val="365F91" w:themeColor="accent1" w:themeShade="BF"/>
          <w:sz w:val="28"/>
          <w:szCs w:val="28"/>
          <w:lang w:val="en-US" w:eastAsia="en-CA" w:bidi="ar-SA"/>
        </w:rPr>
      </w:rPrChange>
    </w:rPr>
  </w:style>
  <w:style w:type="paragraph" w:styleId="Heading4">
    <w:name w:val="heading 4"/>
    <w:basedOn w:val="Normal"/>
    <w:next w:val="Normal"/>
    <w:link w:val="Heading4Char"/>
    <w:uiPriority w:val="9"/>
    <w:semiHidden/>
    <w:unhideWhenUsed/>
    <w:qFormat/>
    <w:rsid w:val="00B21DF0"/>
    <w:pPr>
      <w:keepNext/>
      <w:keepLines/>
      <w:spacing w:before="80" w:after="40"/>
      <w:outlineLvl w:val="3"/>
      <w:pPrChange w:id="4" w:author="Kenzie Zimmer" w:date="2026-09-25T19:59:00Z">
        <w:pPr>
          <w:keepNext/>
          <w:keepLines/>
          <w:spacing w:before="80" w:after="40" w:line="259" w:lineRule="auto"/>
          <w:outlineLvl w:val="3"/>
        </w:pPr>
      </w:pPrChange>
    </w:pPr>
    <w:rPr>
      <w:rFonts w:eastAsiaTheme="majorEastAsia" w:cstheme="majorBidi"/>
      <w:i/>
      <w:iCs/>
      <w:color w:val="365F91" w:themeColor="accent1" w:themeShade="BF"/>
      <w:rPrChange w:id="4" w:author="Kenzie Zimmer" w:date="2026-09-25T19:59:00Z">
        <w:rPr>
          <w:rFonts w:ascii="Aptos" w:eastAsiaTheme="majorEastAsia" w:hAnsi="Aptos" w:cstheme="majorBidi"/>
          <w:i/>
          <w:iCs/>
          <w:color w:val="365F91" w:themeColor="accent1" w:themeShade="BF"/>
          <w:sz w:val="22"/>
          <w:szCs w:val="22"/>
          <w:lang w:val="en-US" w:eastAsia="en-CA" w:bidi="ar-SA"/>
        </w:rPr>
      </w:rPrChange>
    </w:rPr>
  </w:style>
  <w:style w:type="paragraph" w:styleId="Heading5">
    <w:name w:val="heading 5"/>
    <w:basedOn w:val="Normal"/>
    <w:next w:val="Normal"/>
    <w:link w:val="Heading5Char"/>
    <w:uiPriority w:val="9"/>
    <w:semiHidden/>
    <w:unhideWhenUsed/>
    <w:qFormat/>
    <w:rsid w:val="00B21DF0"/>
    <w:pPr>
      <w:keepNext/>
      <w:keepLines/>
      <w:spacing w:before="80" w:after="40"/>
      <w:outlineLvl w:val="4"/>
      <w:pPrChange w:id="5" w:author="Kenzie Zimmer" w:date="2026-09-25T19:59:00Z">
        <w:pPr>
          <w:keepNext/>
          <w:keepLines/>
          <w:spacing w:before="80" w:after="40" w:line="259" w:lineRule="auto"/>
          <w:outlineLvl w:val="4"/>
        </w:pPr>
      </w:pPrChange>
    </w:pPr>
    <w:rPr>
      <w:rFonts w:eastAsiaTheme="majorEastAsia" w:cstheme="majorBidi"/>
      <w:color w:val="365F91" w:themeColor="accent1" w:themeShade="BF"/>
      <w:rPrChange w:id="5" w:author="Kenzie Zimmer" w:date="2026-09-25T19:59:00Z">
        <w:rPr>
          <w:rFonts w:ascii="Aptos" w:eastAsiaTheme="majorEastAsia" w:hAnsi="Aptos" w:cstheme="majorBidi"/>
          <w:color w:val="365F91" w:themeColor="accent1" w:themeShade="BF"/>
          <w:sz w:val="22"/>
          <w:szCs w:val="22"/>
          <w:lang w:val="en-US" w:eastAsia="en-CA" w:bidi="ar-SA"/>
        </w:rPr>
      </w:rPrChange>
    </w:rPr>
  </w:style>
  <w:style w:type="paragraph" w:styleId="Heading6">
    <w:name w:val="heading 6"/>
    <w:basedOn w:val="Normal"/>
    <w:next w:val="Normal"/>
    <w:link w:val="Heading6Char"/>
    <w:uiPriority w:val="9"/>
    <w:semiHidden/>
    <w:unhideWhenUsed/>
    <w:qFormat/>
    <w:rsid w:val="00B21DF0"/>
    <w:pPr>
      <w:keepNext/>
      <w:keepLines/>
      <w:spacing w:before="40" w:after="0"/>
      <w:outlineLvl w:val="5"/>
      <w:pPrChange w:id="6" w:author="Kenzie Zimmer" w:date="2026-09-25T19:59:00Z">
        <w:pPr>
          <w:keepNext/>
          <w:keepLines/>
          <w:spacing w:before="40" w:after="160" w:line="259" w:lineRule="auto"/>
          <w:outlineLvl w:val="5"/>
        </w:pPr>
      </w:pPrChange>
    </w:pPr>
    <w:rPr>
      <w:rFonts w:eastAsiaTheme="majorEastAsia" w:cstheme="majorBidi"/>
      <w:i/>
      <w:iCs/>
      <w:color w:val="595959" w:themeColor="text1" w:themeTint="A6"/>
      <w:rPrChange w:id="6" w:author="Kenzie Zimmer" w:date="2026-09-25T19:59:00Z">
        <w:rPr>
          <w:rFonts w:ascii="Aptos" w:eastAsiaTheme="majorEastAsia" w:hAnsi="Aptos" w:cstheme="majorBidi"/>
          <w:i/>
          <w:iCs/>
          <w:color w:val="595959" w:themeColor="text1" w:themeTint="A6"/>
          <w:sz w:val="22"/>
          <w:szCs w:val="22"/>
          <w:lang w:val="en-US" w:eastAsia="en-CA" w:bidi="ar-SA"/>
        </w:rPr>
      </w:rPrChange>
    </w:rPr>
  </w:style>
  <w:style w:type="paragraph" w:styleId="Heading7">
    <w:name w:val="heading 7"/>
    <w:basedOn w:val="Normal"/>
    <w:next w:val="Normal"/>
    <w:link w:val="Heading7Char"/>
    <w:uiPriority w:val="9"/>
    <w:semiHidden/>
    <w:unhideWhenUsed/>
    <w:qFormat/>
    <w:rsid w:val="00B21DF0"/>
    <w:pPr>
      <w:keepNext/>
      <w:keepLines/>
      <w:spacing w:before="40" w:after="0"/>
      <w:outlineLvl w:val="6"/>
      <w:pPrChange w:id="7" w:author="Kenzie Zimmer" w:date="2026-09-25T19:59:00Z">
        <w:pPr>
          <w:keepNext/>
          <w:keepLines/>
          <w:spacing w:before="40" w:after="160" w:line="259" w:lineRule="auto"/>
          <w:outlineLvl w:val="6"/>
        </w:pPr>
      </w:pPrChange>
    </w:pPr>
    <w:rPr>
      <w:rFonts w:eastAsiaTheme="majorEastAsia" w:cstheme="majorBidi"/>
      <w:color w:val="595959" w:themeColor="text1" w:themeTint="A6"/>
      <w:rPrChange w:id="7" w:author="Kenzie Zimmer" w:date="2026-09-25T19:59:00Z">
        <w:rPr>
          <w:rFonts w:ascii="Aptos" w:eastAsiaTheme="majorEastAsia" w:hAnsi="Aptos" w:cstheme="majorBidi"/>
          <w:color w:val="595959" w:themeColor="text1" w:themeTint="A6"/>
          <w:sz w:val="22"/>
          <w:szCs w:val="22"/>
          <w:lang w:val="en-US" w:eastAsia="en-CA" w:bidi="ar-SA"/>
        </w:rPr>
      </w:rPrChange>
    </w:rPr>
  </w:style>
  <w:style w:type="paragraph" w:styleId="Heading8">
    <w:name w:val="heading 8"/>
    <w:basedOn w:val="Normal"/>
    <w:next w:val="Normal"/>
    <w:link w:val="Heading8Char"/>
    <w:uiPriority w:val="9"/>
    <w:semiHidden/>
    <w:unhideWhenUsed/>
    <w:qFormat/>
    <w:rsid w:val="00B21DF0"/>
    <w:pPr>
      <w:keepNext/>
      <w:keepLines/>
      <w:spacing w:after="0"/>
      <w:outlineLvl w:val="7"/>
      <w:pPrChange w:id="8" w:author="Kenzie Zimmer" w:date="2026-09-25T19:59:00Z">
        <w:pPr>
          <w:keepNext/>
          <w:keepLines/>
          <w:spacing w:after="160" w:line="259" w:lineRule="auto"/>
          <w:outlineLvl w:val="7"/>
        </w:pPr>
      </w:pPrChange>
    </w:pPr>
    <w:rPr>
      <w:rFonts w:eastAsiaTheme="majorEastAsia" w:cstheme="majorBidi"/>
      <w:i/>
      <w:iCs/>
      <w:color w:val="272727" w:themeColor="text1" w:themeTint="D8"/>
      <w:rPrChange w:id="8" w:author="Kenzie Zimmer" w:date="2026-09-25T19:59:00Z">
        <w:rPr>
          <w:rFonts w:ascii="Aptos" w:eastAsiaTheme="majorEastAsia" w:hAnsi="Aptos" w:cstheme="majorBidi"/>
          <w:i/>
          <w:iCs/>
          <w:color w:val="272727" w:themeColor="text1" w:themeTint="D8"/>
          <w:sz w:val="22"/>
          <w:szCs w:val="22"/>
          <w:lang w:val="en-US" w:eastAsia="en-CA" w:bidi="ar-SA"/>
        </w:rPr>
      </w:rPrChange>
    </w:rPr>
  </w:style>
  <w:style w:type="paragraph" w:styleId="Heading9">
    <w:name w:val="heading 9"/>
    <w:basedOn w:val="Normal"/>
    <w:next w:val="Normal"/>
    <w:link w:val="Heading9Char"/>
    <w:uiPriority w:val="9"/>
    <w:semiHidden/>
    <w:unhideWhenUsed/>
    <w:qFormat/>
    <w:rsid w:val="00B21DF0"/>
    <w:pPr>
      <w:keepNext/>
      <w:keepLines/>
      <w:spacing w:after="0"/>
      <w:outlineLvl w:val="8"/>
      <w:pPrChange w:id="9" w:author="Kenzie Zimmer" w:date="2026-09-25T19:59:00Z">
        <w:pPr>
          <w:keepNext/>
          <w:keepLines/>
          <w:spacing w:after="160" w:line="259" w:lineRule="auto"/>
          <w:outlineLvl w:val="8"/>
        </w:pPr>
      </w:pPrChange>
    </w:pPr>
    <w:rPr>
      <w:rFonts w:eastAsiaTheme="majorEastAsia" w:cstheme="majorBidi"/>
      <w:color w:val="272727" w:themeColor="text1" w:themeTint="D8"/>
      <w:rPrChange w:id="9" w:author="Kenzie Zimmer" w:date="2026-09-25T19:59:00Z">
        <w:rPr>
          <w:rFonts w:ascii="Aptos" w:eastAsiaTheme="majorEastAsia" w:hAnsi="Aptos" w:cstheme="majorBidi"/>
          <w:color w:val="272727" w:themeColor="text1" w:themeTint="D8"/>
          <w:sz w:val="22"/>
          <w:szCs w:val="22"/>
          <w:lang w:val="en-US" w:eastAsia="en-CA"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DDD"/>
    <w:pPr>
      <w:tabs>
        <w:tab w:val="center" w:pos="4680"/>
        <w:tab w:val="right" w:pos="9360"/>
      </w:tabs>
    </w:pPr>
  </w:style>
  <w:style w:type="character" w:customStyle="1" w:styleId="HeaderChar">
    <w:name w:val="Header Char"/>
    <w:basedOn w:val="DefaultParagraphFont"/>
    <w:link w:val="Header"/>
    <w:uiPriority w:val="99"/>
    <w:rsid w:val="002F1DDD"/>
    <w:rPr>
      <w:rFonts w:ascii="Helvetica" w:eastAsia="Times New Roman" w:hAnsi="Helvetica" w:cs="Times New Roman"/>
      <w:sz w:val="24"/>
      <w:szCs w:val="20"/>
    </w:rPr>
  </w:style>
  <w:style w:type="paragraph" w:styleId="Footer">
    <w:name w:val="footer"/>
    <w:basedOn w:val="Normal"/>
    <w:link w:val="FooterChar"/>
    <w:uiPriority w:val="99"/>
    <w:unhideWhenUsed/>
    <w:rsid w:val="002F1DDD"/>
    <w:pPr>
      <w:tabs>
        <w:tab w:val="center" w:pos="4680"/>
        <w:tab w:val="right" w:pos="9360"/>
      </w:tabs>
    </w:pPr>
  </w:style>
  <w:style w:type="character" w:customStyle="1" w:styleId="FooterChar">
    <w:name w:val="Footer Char"/>
    <w:basedOn w:val="DefaultParagraphFont"/>
    <w:link w:val="Footer"/>
    <w:uiPriority w:val="99"/>
    <w:rsid w:val="002F1DDD"/>
    <w:rPr>
      <w:rFonts w:ascii="Helvetica" w:eastAsia="Times New Roman" w:hAnsi="Helvetica" w:cs="Times New Roman"/>
      <w:sz w:val="24"/>
      <w:szCs w:val="20"/>
    </w:rPr>
  </w:style>
  <w:style w:type="paragraph" w:styleId="BalloonText">
    <w:name w:val="Balloon Text"/>
    <w:basedOn w:val="Normal"/>
    <w:link w:val="BalloonTextChar"/>
    <w:uiPriority w:val="99"/>
    <w:semiHidden/>
    <w:unhideWhenUsed/>
    <w:rsid w:val="00FC6EFF"/>
    <w:rPr>
      <w:rFonts w:ascii="Tahoma" w:hAnsi="Tahoma" w:cs="Tahoma"/>
      <w:sz w:val="16"/>
      <w:szCs w:val="16"/>
    </w:rPr>
  </w:style>
  <w:style w:type="character" w:customStyle="1" w:styleId="BalloonTextChar">
    <w:name w:val="Balloon Text Char"/>
    <w:basedOn w:val="DefaultParagraphFont"/>
    <w:link w:val="BalloonText"/>
    <w:uiPriority w:val="99"/>
    <w:semiHidden/>
    <w:rsid w:val="00FC6EFF"/>
    <w:rPr>
      <w:rFonts w:ascii="Tahoma" w:eastAsia="Times New Roman" w:hAnsi="Tahoma" w:cs="Tahoma"/>
      <w:sz w:val="16"/>
      <w:szCs w:val="16"/>
    </w:rPr>
  </w:style>
  <w:style w:type="paragraph" w:styleId="ListParagraph">
    <w:name w:val="List Paragraph"/>
    <w:basedOn w:val="Normal"/>
    <w:uiPriority w:val="34"/>
    <w:qFormat/>
    <w:rsid w:val="008F2680"/>
    <w:pPr>
      <w:ind w:left="720"/>
      <w:contextualSpacing/>
    </w:pPr>
  </w:style>
  <w:style w:type="table" w:styleId="TableGrid">
    <w:name w:val="Table Grid"/>
    <w:basedOn w:val="TableNormal"/>
    <w:uiPriority w:val="39"/>
    <w:rsid w:val="00134497"/>
    <w:pPr>
      <w:spacing w:after="0" w:line="240" w:lineRule="auto"/>
    </w:pPr>
    <w:rPr>
      <w:rFonts w:ascii="Arial" w:eastAsia="Times New Roman" w:hAnsi="Arial"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9"/>
    <w:rsid w:val="007A6D65"/>
    <w:rPr>
      <w:rFonts w:asciiTheme="majorHAnsi" w:eastAsiaTheme="majorEastAsia" w:hAnsiTheme="majorHAnsi" w:cstheme="majorBidi"/>
      <w:color w:val="365F91" w:themeColor="accent1" w:themeShade="BF"/>
      <w:sz w:val="40"/>
      <w:szCs w:val="40"/>
      <w:lang w:eastAsia="en-CA"/>
    </w:rPr>
  </w:style>
  <w:style w:type="character" w:customStyle="1" w:styleId="Heading2Char">
    <w:name w:val="Heading 2 Char"/>
    <w:basedOn w:val="DefaultParagraphFont"/>
    <w:link w:val="Heading2"/>
    <w:uiPriority w:val="9"/>
    <w:semiHidden/>
    <w:rsid w:val="007A6D65"/>
    <w:rPr>
      <w:rFonts w:asciiTheme="majorHAnsi" w:eastAsiaTheme="majorEastAsia" w:hAnsiTheme="majorHAnsi" w:cstheme="majorBidi"/>
      <w:color w:val="365F91" w:themeColor="accent1" w:themeShade="BF"/>
      <w:sz w:val="32"/>
      <w:szCs w:val="32"/>
      <w:lang w:eastAsia="en-CA"/>
    </w:rPr>
  </w:style>
  <w:style w:type="character" w:customStyle="1" w:styleId="Heading3Char">
    <w:name w:val="Heading 3 Char"/>
    <w:basedOn w:val="DefaultParagraphFont"/>
    <w:link w:val="Heading3"/>
    <w:uiPriority w:val="9"/>
    <w:semiHidden/>
    <w:rsid w:val="007A6D65"/>
    <w:rPr>
      <w:rFonts w:ascii="Aptos" w:eastAsiaTheme="majorEastAsia" w:hAnsi="Aptos" w:cstheme="majorBidi"/>
      <w:color w:val="365F91" w:themeColor="accent1" w:themeShade="BF"/>
      <w:sz w:val="28"/>
      <w:szCs w:val="28"/>
      <w:lang w:eastAsia="en-CA"/>
    </w:rPr>
  </w:style>
  <w:style w:type="character" w:customStyle="1" w:styleId="Heading4Char">
    <w:name w:val="Heading 4 Char"/>
    <w:basedOn w:val="DefaultParagraphFont"/>
    <w:link w:val="Heading4"/>
    <w:uiPriority w:val="9"/>
    <w:semiHidden/>
    <w:rsid w:val="007A6D65"/>
    <w:rPr>
      <w:rFonts w:ascii="Aptos" w:eastAsiaTheme="majorEastAsia" w:hAnsi="Aptos" w:cstheme="majorBidi"/>
      <w:i/>
      <w:iCs/>
      <w:color w:val="365F91" w:themeColor="accent1" w:themeShade="BF"/>
      <w:lang w:eastAsia="en-CA"/>
    </w:rPr>
  </w:style>
  <w:style w:type="character" w:customStyle="1" w:styleId="Heading5Char">
    <w:name w:val="Heading 5 Char"/>
    <w:basedOn w:val="DefaultParagraphFont"/>
    <w:link w:val="Heading5"/>
    <w:uiPriority w:val="9"/>
    <w:semiHidden/>
    <w:rsid w:val="007A6D65"/>
    <w:rPr>
      <w:rFonts w:ascii="Aptos" w:eastAsiaTheme="majorEastAsia" w:hAnsi="Aptos" w:cstheme="majorBidi"/>
      <w:color w:val="365F91" w:themeColor="accent1" w:themeShade="BF"/>
      <w:lang w:eastAsia="en-CA"/>
    </w:rPr>
  </w:style>
  <w:style w:type="character" w:customStyle="1" w:styleId="Heading6Char">
    <w:name w:val="Heading 6 Char"/>
    <w:basedOn w:val="DefaultParagraphFont"/>
    <w:link w:val="Heading6"/>
    <w:uiPriority w:val="9"/>
    <w:semiHidden/>
    <w:rsid w:val="007A6D65"/>
    <w:rPr>
      <w:rFonts w:ascii="Aptos" w:eastAsiaTheme="majorEastAsia" w:hAnsi="Aptos" w:cstheme="majorBidi"/>
      <w:i/>
      <w:iCs/>
      <w:color w:val="595959" w:themeColor="text1" w:themeTint="A6"/>
      <w:lang w:eastAsia="en-CA"/>
    </w:rPr>
  </w:style>
  <w:style w:type="character" w:customStyle="1" w:styleId="Heading7Char">
    <w:name w:val="Heading 7 Char"/>
    <w:basedOn w:val="DefaultParagraphFont"/>
    <w:link w:val="Heading7"/>
    <w:uiPriority w:val="9"/>
    <w:semiHidden/>
    <w:rsid w:val="007A6D65"/>
    <w:rPr>
      <w:rFonts w:ascii="Aptos" w:eastAsiaTheme="majorEastAsia" w:hAnsi="Aptos" w:cstheme="majorBidi"/>
      <w:color w:val="595959" w:themeColor="text1" w:themeTint="A6"/>
      <w:lang w:eastAsia="en-CA"/>
    </w:rPr>
  </w:style>
  <w:style w:type="character" w:customStyle="1" w:styleId="Heading8Char">
    <w:name w:val="Heading 8 Char"/>
    <w:basedOn w:val="DefaultParagraphFont"/>
    <w:link w:val="Heading8"/>
    <w:uiPriority w:val="9"/>
    <w:semiHidden/>
    <w:rsid w:val="007A6D65"/>
    <w:rPr>
      <w:rFonts w:ascii="Aptos" w:eastAsiaTheme="majorEastAsia" w:hAnsi="Aptos" w:cstheme="majorBidi"/>
      <w:i/>
      <w:iCs/>
      <w:color w:val="272727" w:themeColor="text1" w:themeTint="D8"/>
      <w:lang w:eastAsia="en-CA"/>
    </w:rPr>
  </w:style>
  <w:style w:type="character" w:customStyle="1" w:styleId="Heading9Char">
    <w:name w:val="Heading 9 Char"/>
    <w:basedOn w:val="DefaultParagraphFont"/>
    <w:link w:val="Heading9"/>
    <w:uiPriority w:val="9"/>
    <w:semiHidden/>
    <w:rsid w:val="007A6D65"/>
    <w:rPr>
      <w:rFonts w:ascii="Aptos" w:eastAsiaTheme="majorEastAsia" w:hAnsi="Aptos" w:cstheme="majorBidi"/>
      <w:color w:val="272727" w:themeColor="text1" w:themeTint="D8"/>
      <w:lang w:eastAsia="en-CA"/>
    </w:rPr>
  </w:style>
  <w:style w:type="paragraph" w:styleId="Title">
    <w:name w:val="Title"/>
    <w:basedOn w:val="Normal"/>
    <w:next w:val="Normal"/>
    <w:link w:val="TitleChar"/>
    <w:uiPriority w:val="10"/>
    <w:qFormat/>
    <w:rsid w:val="00B21DF0"/>
    <w:pPr>
      <w:spacing w:after="80" w:line="240" w:lineRule="auto"/>
      <w:contextualSpacing/>
      <w:pPrChange w:id="10" w:author="Kenzie Zimmer" w:date="2026-09-25T19:59:00Z">
        <w:pPr>
          <w:spacing w:after="80" w:line="259" w:lineRule="auto"/>
          <w:contextualSpacing/>
        </w:pPr>
      </w:pPrChange>
    </w:pPr>
    <w:rPr>
      <w:rFonts w:asciiTheme="majorHAnsi" w:eastAsiaTheme="majorEastAsia" w:hAnsiTheme="majorHAnsi" w:cstheme="majorBidi"/>
      <w:spacing w:val="-10"/>
      <w:kern w:val="28"/>
      <w:sz w:val="56"/>
      <w:szCs w:val="56"/>
      <w:rPrChange w:id="10" w:author="Kenzie Zimmer" w:date="2026-09-25T19:59:00Z">
        <w:rPr>
          <w:rFonts w:asciiTheme="majorHAnsi" w:eastAsiaTheme="majorEastAsia" w:hAnsiTheme="majorHAnsi" w:cstheme="majorBidi"/>
          <w:spacing w:val="-10"/>
          <w:kern w:val="28"/>
          <w:sz w:val="56"/>
          <w:szCs w:val="56"/>
          <w:lang w:val="en-US" w:eastAsia="en-CA" w:bidi="ar-SA"/>
        </w:rPr>
      </w:rPrChange>
    </w:rPr>
  </w:style>
  <w:style w:type="character" w:customStyle="1" w:styleId="TitleChar">
    <w:name w:val="Title Char"/>
    <w:basedOn w:val="DefaultParagraphFont"/>
    <w:link w:val="Title"/>
    <w:uiPriority w:val="10"/>
    <w:rsid w:val="007A6D65"/>
    <w:rPr>
      <w:rFonts w:asciiTheme="majorHAnsi" w:eastAsiaTheme="majorEastAsia" w:hAnsiTheme="majorHAnsi" w:cstheme="majorBidi"/>
      <w:spacing w:val="-10"/>
      <w:kern w:val="28"/>
      <w:sz w:val="56"/>
      <w:szCs w:val="56"/>
      <w:lang w:eastAsia="en-CA"/>
    </w:rPr>
  </w:style>
  <w:style w:type="paragraph" w:styleId="Subtitle">
    <w:name w:val="Subtitle"/>
    <w:basedOn w:val="Normal"/>
    <w:next w:val="Normal"/>
    <w:link w:val="SubtitleChar"/>
    <w:uiPriority w:val="11"/>
    <w:qFormat/>
    <w:pPr>
      <w:pPrChange w:id="11" w:author="Kenzie Zimmer" w:date="2026-09-25T19:59:00Z">
        <w:pPr>
          <w:spacing w:after="160" w:line="259" w:lineRule="auto"/>
        </w:pPr>
      </w:pPrChange>
    </w:pPr>
    <w:rPr>
      <w:color w:val="595959"/>
      <w:sz w:val="28"/>
      <w:szCs w:val="28"/>
      <w:rPrChange w:id="11" w:author="Kenzie Zimmer" w:date="2026-09-25T19:59:00Z">
        <w:rPr>
          <w:rFonts w:ascii="Aptos" w:eastAsia="Aptos" w:hAnsi="Aptos" w:cs="Aptos"/>
          <w:color w:val="595959"/>
          <w:sz w:val="28"/>
          <w:szCs w:val="28"/>
          <w:lang w:val="en-US" w:eastAsia="en-CA" w:bidi="ar-SA"/>
        </w:rPr>
      </w:rPrChange>
    </w:rPr>
  </w:style>
  <w:style w:type="character" w:customStyle="1" w:styleId="SubtitleChar">
    <w:name w:val="Subtitle Char"/>
    <w:basedOn w:val="DefaultParagraphFont"/>
    <w:link w:val="Subtitle"/>
    <w:uiPriority w:val="11"/>
    <w:rsid w:val="007A6D65"/>
    <w:rPr>
      <w:rFonts w:ascii="Aptos" w:eastAsia="Aptos" w:hAnsi="Aptos" w:cs="Aptos"/>
      <w:color w:val="595959"/>
      <w:sz w:val="28"/>
      <w:szCs w:val="28"/>
      <w:lang w:eastAsia="en-CA"/>
    </w:rPr>
  </w:style>
  <w:style w:type="paragraph" w:styleId="Quote">
    <w:name w:val="Quote"/>
    <w:basedOn w:val="Normal"/>
    <w:next w:val="Normal"/>
    <w:link w:val="QuoteChar"/>
    <w:uiPriority w:val="29"/>
    <w:qFormat/>
    <w:rsid w:val="00B21DF0"/>
    <w:pPr>
      <w:spacing w:before="160"/>
      <w:jc w:val="center"/>
      <w:pPrChange w:id="12" w:author="Kenzie Zimmer" w:date="2026-09-25T19:59:00Z">
        <w:pPr>
          <w:spacing w:before="160" w:after="160" w:line="259" w:lineRule="auto"/>
          <w:jc w:val="center"/>
        </w:pPr>
      </w:pPrChange>
    </w:pPr>
    <w:rPr>
      <w:i/>
      <w:iCs/>
      <w:color w:val="404040" w:themeColor="text1" w:themeTint="BF"/>
      <w:rPrChange w:id="12" w:author="Kenzie Zimmer" w:date="2026-09-25T19:59:00Z">
        <w:rPr>
          <w:rFonts w:ascii="Aptos" w:eastAsia="Aptos" w:hAnsi="Aptos" w:cs="Aptos"/>
          <w:i/>
          <w:iCs/>
          <w:color w:val="404040" w:themeColor="text1" w:themeTint="BF"/>
          <w:sz w:val="22"/>
          <w:szCs w:val="22"/>
          <w:lang w:val="en-US" w:eastAsia="en-CA" w:bidi="ar-SA"/>
        </w:rPr>
      </w:rPrChange>
    </w:rPr>
  </w:style>
  <w:style w:type="character" w:customStyle="1" w:styleId="QuoteChar">
    <w:name w:val="Quote Char"/>
    <w:basedOn w:val="DefaultParagraphFont"/>
    <w:link w:val="Quote"/>
    <w:uiPriority w:val="29"/>
    <w:rsid w:val="007A6D65"/>
    <w:rPr>
      <w:rFonts w:ascii="Aptos" w:eastAsia="Aptos" w:hAnsi="Aptos" w:cs="Aptos"/>
      <w:i/>
      <w:iCs/>
      <w:color w:val="404040" w:themeColor="text1" w:themeTint="BF"/>
      <w:lang w:eastAsia="en-CA"/>
    </w:rPr>
  </w:style>
  <w:style w:type="character" w:styleId="IntenseEmphasis">
    <w:name w:val="Intense Emphasis"/>
    <w:basedOn w:val="DefaultParagraphFont"/>
    <w:uiPriority w:val="21"/>
    <w:qFormat/>
    <w:rsid w:val="007A6D65"/>
    <w:rPr>
      <w:i/>
      <w:iCs/>
      <w:color w:val="365F91" w:themeColor="accent1" w:themeShade="BF"/>
    </w:rPr>
  </w:style>
  <w:style w:type="paragraph" w:styleId="IntenseQuote">
    <w:name w:val="Intense Quote"/>
    <w:basedOn w:val="Normal"/>
    <w:next w:val="Normal"/>
    <w:link w:val="IntenseQuoteChar"/>
    <w:uiPriority w:val="30"/>
    <w:qFormat/>
    <w:rsid w:val="00B21DF0"/>
    <w:pPr>
      <w:pBdr>
        <w:top w:val="single" w:sz="4" w:space="10" w:color="365F91" w:themeColor="accent1" w:themeShade="BF"/>
        <w:bottom w:val="single" w:sz="4" w:space="10" w:color="365F91" w:themeColor="accent1" w:themeShade="BF"/>
      </w:pBdr>
      <w:spacing w:before="360" w:after="360"/>
      <w:ind w:left="864" w:right="864"/>
      <w:jc w:val="center"/>
      <w:pPrChange w:id="13" w:author="Kenzie Zimmer" w:date="2026-09-25T19:59:00Z">
        <w:pPr>
          <w:pBdr>
            <w:top w:val="single" w:sz="4" w:space="10" w:color="365F91" w:themeColor="accent1" w:themeShade="BF"/>
            <w:bottom w:val="single" w:sz="4" w:space="10" w:color="365F91" w:themeColor="accent1" w:themeShade="BF"/>
          </w:pBdr>
          <w:spacing w:before="360" w:after="360" w:line="259" w:lineRule="auto"/>
          <w:ind w:left="864" w:right="864"/>
          <w:jc w:val="center"/>
        </w:pPr>
      </w:pPrChange>
    </w:pPr>
    <w:rPr>
      <w:i/>
      <w:iCs/>
      <w:color w:val="365F91" w:themeColor="accent1" w:themeShade="BF"/>
      <w:rPrChange w:id="13" w:author="Kenzie Zimmer" w:date="2026-09-25T19:59:00Z">
        <w:rPr>
          <w:rFonts w:ascii="Aptos" w:eastAsia="Aptos" w:hAnsi="Aptos" w:cs="Aptos"/>
          <w:i/>
          <w:iCs/>
          <w:color w:val="365F91" w:themeColor="accent1" w:themeShade="BF"/>
          <w:sz w:val="22"/>
          <w:szCs w:val="22"/>
          <w:lang w:val="en-US" w:eastAsia="en-CA" w:bidi="ar-SA"/>
        </w:rPr>
      </w:rPrChange>
    </w:rPr>
  </w:style>
  <w:style w:type="character" w:customStyle="1" w:styleId="IntenseQuoteChar">
    <w:name w:val="Intense Quote Char"/>
    <w:basedOn w:val="DefaultParagraphFont"/>
    <w:link w:val="IntenseQuote"/>
    <w:uiPriority w:val="30"/>
    <w:rsid w:val="007A6D65"/>
    <w:rPr>
      <w:rFonts w:ascii="Aptos" w:eastAsia="Aptos" w:hAnsi="Aptos" w:cs="Aptos"/>
      <w:i/>
      <w:iCs/>
      <w:color w:val="365F91" w:themeColor="accent1" w:themeShade="BF"/>
      <w:lang w:eastAsia="en-CA"/>
    </w:rPr>
  </w:style>
  <w:style w:type="character" w:styleId="IntenseReference">
    <w:name w:val="Intense Reference"/>
    <w:basedOn w:val="DefaultParagraphFont"/>
    <w:uiPriority w:val="32"/>
    <w:qFormat/>
    <w:rsid w:val="007A6D65"/>
    <w:rPr>
      <w:b/>
      <w:bCs/>
      <w:smallCaps/>
      <w:color w:val="365F91" w:themeColor="accent1" w:themeShade="BF"/>
      <w:spacing w:val="5"/>
    </w:rPr>
  </w:style>
  <w:style w:type="character" w:styleId="Hyperlink">
    <w:name w:val="Hyperlink"/>
    <w:basedOn w:val="DefaultParagraphFont"/>
    <w:uiPriority w:val="99"/>
    <w:unhideWhenUsed/>
    <w:rsid w:val="007A6D65"/>
    <w:rPr>
      <w:color w:val="0000FF" w:themeColor="hyperlink"/>
      <w:u w:val="single"/>
    </w:rPr>
  </w:style>
  <w:style w:type="character" w:styleId="UnresolvedMention">
    <w:name w:val="Unresolved Mention"/>
    <w:basedOn w:val="DefaultParagraphFont"/>
    <w:uiPriority w:val="99"/>
    <w:semiHidden/>
    <w:unhideWhenUsed/>
    <w:rsid w:val="007A6D65"/>
    <w:rPr>
      <w:color w:val="605E5C"/>
      <w:shd w:val="clear" w:color="auto" w:fill="E1DFDD"/>
    </w:rPr>
  </w:style>
  <w:style w:type="character" w:styleId="FollowedHyperlink">
    <w:name w:val="FollowedHyperlink"/>
    <w:basedOn w:val="DefaultParagraphFont"/>
    <w:uiPriority w:val="99"/>
    <w:semiHidden/>
    <w:unhideWhenUsed/>
    <w:rsid w:val="007A6D65"/>
    <w:rPr>
      <w:color w:val="800080" w:themeColor="followedHyperlink"/>
      <w:u w:val="single"/>
    </w:rPr>
  </w:style>
  <w:style w:type="paragraph" w:customStyle="1" w:styleId="Body">
    <w:name w:val="Body"/>
    <w:rsid w:val="007C7F23"/>
    <w:pPr>
      <w:pBdr>
        <w:top w:val="nil"/>
        <w:left w:val="nil"/>
        <w:bottom w:val="nil"/>
        <w:right w:val="nil"/>
        <w:between w:val="nil"/>
        <w:bar w:val="nil"/>
      </w:pBdr>
      <w:spacing w:after="0" w:line="259" w:lineRule="auto"/>
      <w:pPrChange w:id="14" w:author="Kenzie Zimmer" w:date="2026-09-25T19:59:00Z">
        <w:pPr>
          <w:pBdr>
            <w:top w:val="nil"/>
            <w:left w:val="nil"/>
            <w:bottom w:val="nil"/>
            <w:right w:val="nil"/>
            <w:between w:val="nil"/>
            <w:bar w:val="nil"/>
          </w:pBdr>
          <w:spacing w:line="259" w:lineRule="auto"/>
        </w:pPr>
      </w:pPrChange>
    </w:pPr>
    <w:rPr>
      <w:rFonts w:ascii="Arial" w:eastAsia="Arial Unicode MS" w:hAnsi="Arial" w:cs="Arial Unicode MS"/>
      <w:color w:val="000000"/>
      <w:kern w:val="2"/>
      <w:sz w:val="24"/>
      <w:szCs w:val="24"/>
      <w:u w:color="000000"/>
      <w:bdr w:val="nil"/>
      <w:lang w:eastAsia="en-CA"/>
      <w14:textOutline w14:w="0" w14:cap="flat" w14:cmpd="sng" w14:algn="ctr">
        <w14:noFill/>
        <w14:prstDash w14:val="solid"/>
        <w14:bevel/>
      </w14:textOutline>
      <w:rPrChange w:id="14" w:author="Kenzie Zimmer" w:date="2026-09-25T19:59:00Z">
        <w:rPr>
          <w:rFonts w:ascii="Arial" w:eastAsia="Arial Unicode MS" w:hAnsi="Arial" w:cs="Arial Unicode MS"/>
          <w:color w:val="000000"/>
          <w:kern w:val="2"/>
          <w:sz w:val="24"/>
          <w:szCs w:val="24"/>
          <w:u w:color="000000"/>
          <w:bdr w:val="nil"/>
          <w:lang w:val="en-US" w:eastAsia="en-CA" w:bidi="ar-SA"/>
          <w14:textOutline w14:w="0" w14:cap="flat" w14:cmpd="sng" w14:algn="ctr">
            <w14:noFill/>
            <w14:prstDash w14:val="solid"/>
            <w14:bevel/>
          </w14:textOutline>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fc19a2-30d0-40fc-8421-87850a53f100">
      <Terms xmlns="http://schemas.microsoft.com/office/infopath/2007/PartnerControls"/>
    </lcf76f155ced4ddcb4097134ff3c332f>
    <TaxCatchAll xmlns="baf3a759-1152-4a3e-b49d-00f6bc558501"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fDj6hrYroR8ONLl1f9YawgYA==">CgMxLjA4AGosChRzdWdnZXN0Lnh4OGhrZWY5OWcwdxIUQ0ZVVyBOYXRpb25hbCBPZmZpY2VyITFuSHFsUVNZX0NLRS1xT1k1UGRyWkE1WFR6UzdZcHdFTQ==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59F1B1CA4FC5874E8E6186208E63A80F" ma:contentTypeVersion="18" ma:contentTypeDescription="Create a new document." ma:contentTypeScope="" ma:versionID="0da36f762a94c4cb82b131d9c90d972b">
  <xsd:schema xmlns:xsd="http://www.w3.org/2001/XMLSchema" xmlns:xs="http://www.w3.org/2001/XMLSchema" xmlns:p="http://schemas.microsoft.com/office/2006/metadata/properties" xmlns:ns2="93fc19a2-30d0-40fc-8421-87850a53f100" xmlns:ns3="baf3a759-1152-4a3e-b49d-00f6bc558501" targetNamespace="http://schemas.microsoft.com/office/2006/metadata/properties" ma:root="true" ma:fieldsID="6f9dd206f83f1af0d80a3d26153c05a2" ns2:_="" ns3:_="">
    <xsd:import namespace="93fc19a2-30d0-40fc-8421-87850a53f100"/>
    <xsd:import namespace="baf3a759-1152-4a3e-b49d-00f6bc5585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c19a2-30d0-40fc-8421-87850a53f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610f4a-715f-4845-b988-b9029bd828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f3a759-1152-4a3e-b49d-00f6bc55850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e8e7b5-59d8-480f-8ab0-dbf81523b5bc}" ma:internalName="TaxCatchAll" ma:showField="CatchAllData" ma:web="baf3a759-1152-4a3e-b49d-00f6bc5585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2285FA-B780-40D3-9CAC-109F2EE37D55}">
  <ds:schemaRefs>
    <ds:schemaRef ds:uri="http://schemas.openxmlformats.org/officeDocument/2006/bibliography"/>
  </ds:schemaRefs>
</ds:datastoreItem>
</file>

<file path=customXml/itemProps2.xml><?xml version="1.0" encoding="utf-8"?>
<ds:datastoreItem xmlns:ds="http://schemas.openxmlformats.org/officeDocument/2006/customXml" ds:itemID="{1C1905B2-8BC2-40D9-9804-290C2D55EE7F}">
  <ds:schemaRefs>
    <ds:schemaRef ds:uri="http://schemas.microsoft.com/sharepoint/v3/contenttype/forms"/>
  </ds:schemaRefs>
</ds:datastoreItem>
</file>

<file path=customXml/itemProps3.xml><?xml version="1.0" encoding="utf-8"?>
<ds:datastoreItem xmlns:ds="http://schemas.openxmlformats.org/officeDocument/2006/customXml" ds:itemID="{3D7B07BE-AF44-4536-B2F8-CEA2152E71F9}">
  <ds:schemaRefs>
    <ds:schemaRef ds:uri="http://schemas.microsoft.com/office/2006/metadata/properties"/>
    <ds:schemaRef ds:uri="http://schemas.microsoft.com/office/infopath/2007/PartnerControls"/>
    <ds:schemaRef ds:uri="93fc19a2-30d0-40fc-8421-87850a53f100"/>
    <ds:schemaRef ds:uri="baf3a759-1152-4a3e-b49d-00f6bc558501"/>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7615783-274C-4AF8-AEA7-928920459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c19a2-30d0-40fc-8421-87850a53f100"/>
    <ds:schemaRef ds:uri="baf3a759-1152-4a3e-b49d-00f6bc558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3822</Words>
  <Characters>21790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faugustc</dc:creator>
  <cp:lastModifiedBy>Arthur Souza Rodrigues</cp:lastModifiedBy>
  <cp:revision>1</cp:revision>
  <cp:lastPrinted>2019-12-19T19:19:00Z</cp:lastPrinted>
  <dcterms:created xsi:type="dcterms:W3CDTF">2019-12-19T19:20:00Z</dcterms:created>
  <dcterms:modified xsi:type="dcterms:W3CDTF">2026-09-25T23:59:00Z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0x01010059F1B1CA4FC5874E8E6186208E63A80F</vt:lpwstr>
  </property>
  <property fmtid="{D5CDD505-2E9C-101B-9397-08002B2CF9AE}" pid="3" name="MediaServiceImageTags">
    <vt:lpwstr/>
  </property>
</Properties>
</file>