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75CB53" w14:textId="77777777" w:rsidR="00D46904" w:rsidRDefault="00A5391B" w:rsidP="00A5391B">
      <w:pPr>
        <w:jc w:val="center"/>
        <w:rPr>
          <w:ins w:id="0" w:author="mary.inoue@fap.local" w:date="2026-09-22T12:26:00Z" w16du:dateUtc="2026-09-22T16:26:00Z"/>
          <w:rFonts w:ascii="Arial" w:hAnsi="Arial" w:cs="Arial"/>
          <w:b/>
          <w:sz w:val="28"/>
          <w:szCs w:val="28"/>
        </w:rPr>
      </w:pPr>
      <w:ins w:id="1" w:author="mary.inoue@fap.local" w:date="2026-09-22T12:26:00Z" w16du:dateUtc="2026-09-22T16:26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305EF5F" w14:textId="77777777" w:rsidR="00EB0E11" w:rsidRDefault="00EB0E11" w:rsidP="00A5391B">
      <w:pPr>
        <w:jc w:val="center"/>
        <w:rPr>
          <w:ins w:id="2" w:author="mary.inoue@fap.local" w:date="2026-09-22T12:26:00Z" w16du:dateUtc="2026-09-22T16:26:00Z"/>
          <w:rFonts w:ascii="Arial" w:hAnsi="Arial" w:cs="Arial"/>
          <w:b/>
          <w:sz w:val="28"/>
          <w:szCs w:val="28"/>
        </w:rPr>
      </w:pPr>
    </w:p>
    <w:p w14:paraId="15BCB62D" w14:textId="77777777" w:rsidR="00EB0E11" w:rsidRPr="00AC2557" w:rsidRDefault="00EB0E11" w:rsidP="00EB0E11">
      <w:pPr>
        <w:rPr>
          <w:ins w:id="3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4" w:author="mary.inoue@fap.local" w:date="2026-09-22T12:26:00Z" w16du:dateUtc="2026-09-22T16:26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03A5ABB4" w14:textId="77777777" w:rsidR="00A5391B" w:rsidRDefault="00A5391B" w:rsidP="00A5391B">
      <w:pPr>
        <w:jc w:val="center"/>
        <w:rPr>
          <w:ins w:id="5" w:author="mary.inoue@fap.local" w:date="2026-09-22T12:26:00Z" w16du:dateUtc="2026-09-22T16:26:00Z"/>
          <w:rFonts w:ascii="Arial" w:hAnsi="Arial" w:cs="Arial"/>
          <w:b/>
          <w:sz w:val="28"/>
          <w:szCs w:val="28"/>
        </w:rPr>
      </w:pPr>
    </w:p>
    <w:p w14:paraId="05B8CA3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7" w:author="mary.inoue@fap.local" w:date="2026-09-22T12:26:00Z" w16du:dateUtc="2026-09-22T16:26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1D32982B" w14:textId="77777777" w:rsidR="00132F7D" w:rsidRDefault="00132F7D" w:rsidP="00A5391B">
      <w:pPr>
        <w:jc w:val="center"/>
        <w:rPr>
          <w:ins w:id="8" w:author="mary.inoue@fap.local" w:date="2026-09-22T12:26:00Z" w16du:dateUtc="2026-09-22T16:26:00Z"/>
          <w:rFonts w:ascii="Arial" w:hAnsi="Arial" w:cs="Arial"/>
          <w:b/>
          <w:sz w:val="28"/>
          <w:szCs w:val="28"/>
        </w:rPr>
      </w:pPr>
    </w:p>
    <w:p w14:paraId="39046A96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7979C279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4F268ED2" w14:textId="77777777" w:rsidR="00A5391B" w:rsidRDefault="00A5391B" w:rsidP="00A5391B">
      <w:pPr>
        <w:rPr>
          <w:ins w:id="12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3" w:author="mary.inoue@fap.local" w:date="2026-09-22T12:26:00Z" w16du:dateUtc="2026-09-22T16:26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1541F9AA" w14:textId="77777777" w:rsidR="00EB0E11" w:rsidRDefault="00EB0E11" w:rsidP="00A5391B">
      <w:pPr>
        <w:rPr>
          <w:ins w:id="1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5" w:author="mary.inoue@fap.local" w:date="2026-09-22T12:26:00Z" w16du:dateUtc="2026-09-22T16:26:00Z">
        <w:r>
          <w:rPr>
            <w:rFonts w:ascii="Arial" w:hAnsi="Arial" w:cs="Arial"/>
            <w:sz w:val="24"/>
            <w:szCs w:val="24"/>
          </w:rPr>
          <w:tab/>
        </w:r>
      </w:ins>
    </w:p>
    <w:p w14:paraId="1F13AD66" w14:textId="77777777" w:rsidR="0065070B" w:rsidRPr="00345AD1" w:rsidRDefault="0065070B" w:rsidP="0065070B">
      <w:pPr>
        <w:pStyle w:val="Default"/>
        <w:rPr>
          <w:ins w:id="16" w:author="mary.inoue@fap.local" w:date="2026-09-22T12:26:00Z" w16du:dateUtc="2026-09-22T16:26:00Z"/>
        </w:rPr>
      </w:pPr>
      <w:ins w:id="17" w:author="mary.inoue@fap.local" w:date="2026-09-22T12:26:00Z" w16du:dateUtc="2026-09-22T16:26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0EFF633" w14:textId="77777777" w:rsidR="0065070B" w:rsidRDefault="0065070B" w:rsidP="00A5391B">
      <w:pPr>
        <w:rPr>
          <w:ins w:id="18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20C4DBB2" w14:textId="77777777" w:rsidR="00640AED" w:rsidRPr="00345AD1" w:rsidRDefault="00640AED" w:rsidP="00640AED">
      <w:pPr>
        <w:pStyle w:val="Default"/>
        <w:rPr>
          <w:ins w:id="19" w:author="mary.inoue@fap.local" w:date="2026-09-22T12:26:00Z" w16du:dateUtc="2026-09-22T16:26:00Z"/>
        </w:rPr>
      </w:pPr>
      <w:ins w:id="20" w:author="mary.inoue@fap.local" w:date="2026-09-22T12:26:00Z" w16du:dateUtc="2026-09-22T16:26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3B2CF4FC" w14:textId="77777777" w:rsidR="00640AED" w:rsidRPr="00345AD1" w:rsidRDefault="00640AED" w:rsidP="00640AED">
      <w:pPr>
        <w:rPr>
          <w:ins w:id="21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46BF3FAA" w14:textId="77777777" w:rsidR="00C9492A" w:rsidRDefault="00C9492A" w:rsidP="00C9492A">
      <w:pPr>
        <w:rPr>
          <w:ins w:id="22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3" w:author="mary.inoue@fap.local" w:date="2026-09-22T12:26:00Z" w16du:dateUtc="2026-09-22T16:26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31FA279D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64CE771E" w14:textId="77777777" w:rsidR="00C9492A" w:rsidRDefault="00C9492A" w:rsidP="00C9492A">
      <w:pPr>
        <w:rPr>
          <w:ins w:id="2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FBCA5DE" w14:textId="77777777" w:rsidR="00A5391B" w:rsidRDefault="00A5391B" w:rsidP="00A5391B">
      <w:pPr>
        <w:rPr>
          <w:ins w:id="27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8" w:author="mary.inoue@fap.local" w:date="2026-09-22T12:26:00Z" w16du:dateUtc="2026-09-22T16:26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63342C09" w14:textId="77777777" w:rsidR="00EB0E11" w:rsidRPr="002D0CC2" w:rsidRDefault="00EB0E11" w:rsidP="00EB0E11">
      <w:pPr>
        <w:rPr>
          <w:ins w:id="2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30" w:author="mary.inoue@fap.local" w:date="2026-09-22T12:26:00Z" w16du:dateUtc="2026-09-22T16:26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638A2ECF" w14:textId="77777777" w:rsidR="00EB0E11" w:rsidRDefault="00EB0E11" w:rsidP="00A5391B">
      <w:pPr>
        <w:rPr>
          <w:ins w:id="31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4732975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7AE58E4B" w14:textId="77777777" w:rsidR="00C9492A" w:rsidRDefault="00C9492A" w:rsidP="00C9492A">
      <w:pPr>
        <w:rPr>
          <w:ins w:id="34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390C656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36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lastRenderedPageBreak/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7415AB14" w14:textId="77777777" w:rsidR="00C9492A" w:rsidRDefault="00C9492A" w:rsidP="00C9492A">
      <w:pPr>
        <w:rPr>
          <w:ins w:id="3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E51164C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39" w:author="mary.inoue@fap.local" w:date="2026-09-22T12:26:00Z" w16du:dateUtc="2026-09-22T16:26:00Z">
        <w:r w:rsidRPr="00345AD1">
          <w:rPr>
            <w:rFonts w:ascii="Arial" w:hAnsi="Arial" w:cs="Arial"/>
            <w:sz w:val="24"/>
            <w:szCs w:val="24"/>
          </w:rPr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07D1615E" w14:textId="77777777" w:rsidR="002D511D" w:rsidRDefault="002D511D" w:rsidP="002D511D">
      <w:pPr>
        <w:rPr>
          <w:ins w:id="40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690FB17" w14:textId="77777777" w:rsidR="00F11D9F" w:rsidRDefault="00F11D9F" w:rsidP="00F11D9F">
      <w:pPr>
        <w:rPr>
          <w:ins w:id="41" w:author="mary.inoue@fap.local" w:date="2026-09-22T12:26:00Z" w16du:dateUtc="2026-09-22T16:26:00Z"/>
          <w:rFonts w:ascii="Arial" w:hAnsi="Arial" w:cs="Arial"/>
          <w:b/>
        </w:rPr>
      </w:pPr>
      <w:ins w:id="42" w:author="mary.inoue@fap.local" w:date="2026-09-22T12:26:00Z" w16du:dateUtc="2026-09-22T16:26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02FD4DB8" w14:textId="77777777" w:rsidR="00F11D9F" w:rsidRPr="00F11D9F" w:rsidRDefault="00F11D9F" w:rsidP="00F11D9F">
      <w:pPr>
        <w:rPr>
          <w:ins w:id="43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44" w:author="mary.inoue@fap.local" w:date="2026-09-22T12:26:00Z" w16du:dateUtc="2026-09-22T16:26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4A9B2D56" w14:textId="77777777" w:rsidR="00F11D9F" w:rsidRDefault="00F11D9F" w:rsidP="00F11D9F">
      <w:pPr>
        <w:rPr>
          <w:ins w:id="45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E271D80" w14:textId="77777777" w:rsidR="00F11D9F" w:rsidRDefault="00F11D9F" w:rsidP="002D511D">
      <w:pPr>
        <w:rPr>
          <w:ins w:id="4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DA39F7F" w14:textId="77777777" w:rsidR="00A5391B" w:rsidRDefault="002D22E0" w:rsidP="00A5391B">
      <w:pPr>
        <w:rPr>
          <w:ins w:id="47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48" w:author="mary.inoue@fap.local" w:date="2026-09-22T12:26:00Z" w16du:dateUtc="2026-09-22T16:26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092ACFD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A741298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61FA207E" w14:textId="77777777" w:rsidR="008C61C6" w:rsidRPr="00791921" w:rsidRDefault="008C61C6" w:rsidP="008C61C6">
      <w:pPr>
        <w:rPr>
          <w:ins w:id="52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53" w:author="mary.inoue@fap.local" w:date="2026-09-22T12:26:00Z" w16du:dateUtc="2026-09-22T16:26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53BD625B" w14:textId="77777777" w:rsidR="001F3B9E" w:rsidRDefault="001F3B9E" w:rsidP="00A5391B">
      <w:pPr>
        <w:rPr>
          <w:ins w:id="54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23731C12" w14:textId="77777777" w:rsidR="001F3B9E" w:rsidRDefault="001F3B9E" w:rsidP="00A5391B">
      <w:pPr>
        <w:rPr>
          <w:ins w:id="55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12089E4E" w14:textId="77777777" w:rsidR="00DC250C" w:rsidRDefault="00DC250C" w:rsidP="00A5391B">
      <w:pPr>
        <w:rPr>
          <w:ins w:id="5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57" w:author="mary.inoue@fap.local" w:date="2026-09-22T12:26:00Z" w16du:dateUtc="2026-09-22T16:26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6FADDFEA" w14:textId="77777777" w:rsidR="008C61C6" w:rsidRPr="002D0CC2" w:rsidRDefault="008C61C6" w:rsidP="008C61C6">
      <w:pPr>
        <w:rPr>
          <w:ins w:id="5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59" w:author="mary.inoue@fap.local" w:date="2026-09-22T12:26:00Z" w16du:dateUtc="2026-09-22T16:26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7C73FC14" w14:textId="77777777" w:rsidR="003E02AD" w:rsidRDefault="003E02AD" w:rsidP="003E02AD">
      <w:pPr>
        <w:rPr>
          <w:ins w:id="60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89A9703" w14:textId="77777777" w:rsidR="003E02AD" w:rsidRDefault="003E02AD" w:rsidP="003E02AD">
      <w:pPr>
        <w:rPr>
          <w:ins w:id="61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62" w:author="mary.inoue@fap.local" w:date="2026-09-22T12:26:00Z" w16du:dateUtc="2026-09-22T16:26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2D9FF86D" w14:textId="77777777" w:rsidR="008C61C6" w:rsidRDefault="008C61C6" w:rsidP="00A5391B">
      <w:pPr>
        <w:rPr>
          <w:ins w:id="6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D0A391F" w14:textId="77777777" w:rsidR="00AF3743" w:rsidRDefault="00AF3743" w:rsidP="00AF3743">
      <w:pPr>
        <w:pStyle w:val="Default"/>
        <w:rPr>
          <w:ins w:id="64" w:author="mary.inoue@fap.local" w:date="2026-09-22T12:26:00Z" w16du:dateUtc="2026-09-22T16:26:00Z"/>
          <w:rFonts w:ascii="ArialMT" w:hAnsi="ArialMT" w:cs="ArialMT"/>
        </w:rPr>
      </w:pPr>
      <w:ins w:id="65" w:author="mary.inoue@fap.local" w:date="2026-09-22T12:26:00Z" w16du:dateUtc="2026-09-22T16:26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3C3E5E10" w14:textId="77777777" w:rsidR="00AF3743" w:rsidRDefault="00AF3743" w:rsidP="00A5391B">
      <w:pPr>
        <w:rPr>
          <w:ins w:id="6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FAB52C5" w14:textId="77777777" w:rsidR="00500EF8" w:rsidRPr="00500EF8" w:rsidRDefault="00500EF8" w:rsidP="00A5391B">
      <w:pPr>
        <w:rPr>
          <w:ins w:id="67" w:author="mary.inoue@fap.local" w:date="2026-09-22T12:26:00Z" w16du:dateUtc="2026-09-22T16:26:00Z"/>
          <w:rFonts w:ascii="Arial" w:hAnsi="Arial" w:cs="Arial"/>
          <w:sz w:val="24"/>
          <w:szCs w:val="24"/>
          <w:lang w:val="en-US"/>
        </w:rPr>
      </w:pPr>
      <w:ins w:id="68" w:author="mary.inoue@fap.local" w:date="2026-09-22T12:26:00Z" w16du:dateUtc="2026-09-22T16:26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2A9329EE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6ABC6B8C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5976BCC3" w14:textId="77777777" w:rsidR="005120F2" w:rsidRPr="000759E6" w:rsidRDefault="005120F2" w:rsidP="005120F2">
      <w:pPr>
        <w:rPr>
          <w:ins w:id="72" w:author="mary.inoue@fap.local" w:date="2026-09-22T12:26:00Z" w16du:dateUtc="2026-09-22T16:26:00Z"/>
          <w:rFonts w:ascii="Arial" w:hAnsi="Arial" w:cs="Arial"/>
          <w:sz w:val="24"/>
          <w:szCs w:val="24"/>
          <w:lang w:val="en-US"/>
        </w:rPr>
      </w:pPr>
      <w:ins w:id="73" w:author="mary.inoue@fap.local" w:date="2026-09-22T12:26:00Z" w16du:dateUtc="2026-09-22T16:26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3B347C0D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6787D82F" w14:textId="77777777" w:rsidR="009C4CE8" w:rsidRPr="00345AD1" w:rsidRDefault="009C4CE8" w:rsidP="009C4CE8">
      <w:pPr>
        <w:pStyle w:val="Default"/>
        <w:rPr>
          <w:ins w:id="75" w:author="mary.inoue@fap.local" w:date="2026-09-22T12:26:00Z" w16du:dateUtc="2026-09-22T16:26:00Z"/>
          <w:rFonts w:ascii="ArialMT" w:hAnsi="ArialMT" w:cs="ArialMT"/>
        </w:rPr>
      </w:pPr>
    </w:p>
    <w:p w14:paraId="617D7EA1" w14:textId="77777777" w:rsidR="009C4CE8" w:rsidRDefault="009C4CE8" w:rsidP="009C4CE8">
      <w:pPr>
        <w:pStyle w:val="Default"/>
        <w:rPr>
          <w:ins w:id="76" w:author="mary.inoue@fap.local" w:date="2026-09-22T12:26:00Z" w16du:dateUtc="2026-09-22T16:26:00Z"/>
          <w:rFonts w:ascii="ArialMT" w:hAnsi="ArialMT" w:cs="ArialMT"/>
        </w:rPr>
      </w:pPr>
    </w:p>
    <w:p w14:paraId="266FD47C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78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2B376567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0739D76B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81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5109E3C9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03746D8A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84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249B009B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6972F9FF" w14:textId="77777777" w:rsidR="004B4464" w:rsidRPr="000759E6" w:rsidRDefault="004B4464" w:rsidP="004B4464">
      <w:pPr>
        <w:rPr>
          <w:ins w:id="8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87" w:author="mary.inoue@fap.local" w:date="2026-09-22T12:26:00Z" w16du:dateUtc="2026-09-22T16:26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7AED949C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076B10DF" w14:textId="77777777" w:rsidR="009C4CE8" w:rsidRDefault="009C4CE8" w:rsidP="00A5391B">
      <w:pPr>
        <w:rPr>
          <w:ins w:id="89" w:author="mary.inoue@fap.local" w:date="2026-09-22T12:26:00Z" w16du:dateUtc="2026-09-22T16:26:00Z"/>
          <w:rFonts w:ascii="Arial" w:hAnsi="Arial" w:cs="Arial"/>
          <w:sz w:val="24"/>
          <w:szCs w:val="24"/>
          <w:lang w:val="en-US"/>
        </w:rPr>
      </w:pPr>
    </w:p>
    <w:p w14:paraId="3172F994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26:00Z" w16du:dateUtc="2026-09-22T16:26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22DD6FF2" w14:textId="77777777" w:rsidR="00AA2126" w:rsidRDefault="00AA2126" w:rsidP="00A5391B">
      <w:pPr>
        <w:rPr>
          <w:ins w:id="92" w:author="mary.inoue@fap.local" w:date="2026-09-22T12:26:00Z" w16du:dateUtc="2026-09-22T16:26:00Z"/>
          <w:rFonts w:ascii="Arial" w:hAnsi="Arial" w:cs="Arial"/>
          <w:sz w:val="24"/>
          <w:szCs w:val="24"/>
          <w:lang w:val="en-US"/>
        </w:rPr>
      </w:pPr>
    </w:p>
    <w:p w14:paraId="241C4DD7" w14:textId="77777777" w:rsidR="00DC250C" w:rsidRDefault="00500EF8" w:rsidP="00A5391B">
      <w:pPr>
        <w:rPr>
          <w:ins w:id="93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94" w:author="mary.inoue@fap.local" w:date="2026-09-22T12:26:00Z" w16du:dateUtc="2026-09-22T16:26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6CE2EA0C" w14:textId="77777777" w:rsidR="00ED46E8" w:rsidRPr="002D0762" w:rsidRDefault="00ED46E8" w:rsidP="00ED46E8">
      <w:pPr>
        <w:rPr>
          <w:ins w:id="95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96" w:author="mary.inoue@fap.local" w:date="2026-09-22T12:26:00Z" w16du:dateUtc="2026-09-22T16:26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5839D05C" w14:textId="77777777" w:rsidR="00ED46E8" w:rsidRPr="00500EF8" w:rsidRDefault="00ED46E8" w:rsidP="00A5391B">
      <w:pPr>
        <w:rPr>
          <w:ins w:id="9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CFB38F5" w14:textId="77777777" w:rsidR="00DC250C" w:rsidRDefault="005B3636" w:rsidP="00A5391B">
      <w:pPr>
        <w:rPr>
          <w:ins w:id="9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99" w:author="mary.inoue@fap.local" w:date="2026-09-22T12:26:00Z" w16du:dateUtc="2026-09-22T16:26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0CC4D930" w14:textId="77777777" w:rsidR="00E0284E" w:rsidRPr="00674D51" w:rsidRDefault="00E0284E" w:rsidP="00A5391B">
      <w:pPr>
        <w:rPr>
          <w:ins w:id="100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01" w:author="mary.inoue@fap.local" w:date="2026-09-22T12:26:00Z" w16du:dateUtc="2026-09-22T16:26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76CCB32B" w14:textId="77777777" w:rsidR="00AA2126" w:rsidRDefault="00AA2126" w:rsidP="00AA2126">
      <w:pPr>
        <w:pStyle w:val="Default"/>
        <w:rPr>
          <w:ins w:id="102" w:author="mary.inoue@fap.local" w:date="2026-09-22T12:26:00Z" w16du:dateUtc="2026-09-22T16:26:00Z"/>
        </w:rPr>
      </w:pPr>
      <w:ins w:id="103" w:author="mary.inoue@fap.local" w:date="2026-09-22T12:26:00Z" w16du:dateUtc="2026-09-22T16:26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26026352" w14:textId="77777777" w:rsidR="000172AA" w:rsidRDefault="000172AA" w:rsidP="00AA2126">
      <w:pPr>
        <w:pStyle w:val="Default"/>
        <w:rPr>
          <w:ins w:id="104" w:author="mary.inoue@fap.local" w:date="2026-09-22T12:26:00Z" w16du:dateUtc="2026-09-22T16:26:00Z"/>
        </w:rPr>
      </w:pPr>
    </w:p>
    <w:p w14:paraId="44A90D71" w14:textId="77777777" w:rsidR="000172AA" w:rsidRDefault="000172AA" w:rsidP="000172AA">
      <w:pPr>
        <w:rPr>
          <w:ins w:id="105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06" w:author="mary.inoue@fap.local" w:date="2026-09-22T12:26:00Z" w16du:dateUtc="2026-09-22T16:26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24757AEC" w14:textId="77777777" w:rsidR="000172AA" w:rsidRDefault="000172AA" w:rsidP="00AA2126">
      <w:pPr>
        <w:pStyle w:val="Default"/>
        <w:rPr>
          <w:ins w:id="107" w:author="mary.inoue@fap.local" w:date="2026-09-22T12:26:00Z" w16du:dateUtc="2026-09-22T16:26:00Z"/>
        </w:rPr>
      </w:pPr>
    </w:p>
    <w:p w14:paraId="49F98587" w14:textId="77777777" w:rsidR="00AA2126" w:rsidRPr="00345AD1" w:rsidRDefault="00AA2126" w:rsidP="00AA2126">
      <w:pPr>
        <w:pStyle w:val="Default"/>
        <w:rPr>
          <w:ins w:id="108" w:author="mary.inoue@fap.local" w:date="2026-09-22T12:26:00Z" w16du:dateUtc="2026-09-22T16:26:00Z"/>
        </w:rPr>
      </w:pPr>
    </w:p>
    <w:p w14:paraId="04846510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6625C232" w14:textId="77777777" w:rsidR="00AA2126" w:rsidRDefault="00AA2126" w:rsidP="00A5391B">
      <w:pPr>
        <w:rPr>
          <w:ins w:id="111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197D885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26:00Z" w16du:dateUtc="2026-09-22T16:26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495A56C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29C02926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26:00Z" w16du:dateUtc="2026-09-22T16:26:00Z"/>
          <w:rFonts w:ascii="Arial" w:hAnsi="Arial" w:cs="Arial"/>
          <w:b/>
          <w:sz w:val="24"/>
          <w:szCs w:val="24"/>
        </w:rPr>
      </w:pPr>
      <w:ins w:id="116" w:author="mary.inoue@fap.local" w:date="2026-09-22T12:26:00Z" w16du:dateUtc="2026-09-22T16:26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4BF75F43" w14:textId="77777777" w:rsidR="00C01CF0" w:rsidRDefault="00C01CF0" w:rsidP="00A5391B">
      <w:pPr>
        <w:rPr>
          <w:ins w:id="11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C0E599D" w14:textId="77777777" w:rsidR="00E0284E" w:rsidRPr="006A49C0" w:rsidRDefault="006A49C0" w:rsidP="00A5391B">
      <w:pPr>
        <w:rPr>
          <w:ins w:id="11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19" w:author="mary.inoue@fap.local" w:date="2026-09-22T12:26:00Z" w16du:dateUtc="2026-09-22T16:26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7D90D8CA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38D9A7DB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122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11095ABF" w14:textId="77777777" w:rsidR="006575DD" w:rsidRDefault="006575DD" w:rsidP="006575DD">
      <w:pPr>
        <w:rPr>
          <w:ins w:id="123" w:author="mary.inoue@fap.local" w:date="2026-09-22T12:26:00Z" w16du:dateUtc="2026-09-22T16:26:00Z"/>
          <w:rFonts w:ascii="Arial" w:hAnsi="Arial" w:cs="Arial"/>
          <w:b/>
          <w:sz w:val="24"/>
          <w:szCs w:val="24"/>
        </w:rPr>
      </w:pPr>
    </w:p>
    <w:p w14:paraId="2EEB113A" w14:textId="77777777" w:rsidR="006A49C0" w:rsidRDefault="006575DD" w:rsidP="00A5391B">
      <w:pPr>
        <w:rPr>
          <w:ins w:id="124" w:author="mary.inoue@fap.local" w:date="2026-09-22T12:26:00Z" w16du:dateUtc="2026-09-22T16:26:00Z"/>
          <w:rFonts w:ascii="Arial" w:hAnsi="Arial" w:cs="Arial"/>
          <w:b/>
          <w:sz w:val="24"/>
          <w:szCs w:val="24"/>
        </w:rPr>
      </w:pPr>
      <w:ins w:id="125" w:author="mary.inoue@fap.local" w:date="2026-09-22T12:26:00Z" w16du:dateUtc="2026-09-22T16:26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0B00AE9F" w14:textId="77777777" w:rsidR="004D03FD" w:rsidRDefault="004D03FD" w:rsidP="00A5391B">
      <w:pPr>
        <w:rPr>
          <w:ins w:id="12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27" w:author="mary.inoue@fap.local" w:date="2026-09-22T12:26:00Z" w16du:dateUtc="2026-09-22T16:26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3437C75B" w14:textId="77777777" w:rsidR="005B2275" w:rsidRDefault="005B2275" w:rsidP="00A5391B">
      <w:pPr>
        <w:rPr>
          <w:ins w:id="128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AE7AD5F" w14:textId="77777777" w:rsidR="005B2275" w:rsidRPr="00FD6C0D" w:rsidRDefault="005B2275" w:rsidP="005B2275">
      <w:pPr>
        <w:rPr>
          <w:ins w:id="12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30" w:author="mary.inoue@fap.local" w:date="2026-09-22T12:26:00Z" w16du:dateUtc="2026-09-22T16:26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04F30203" w14:textId="77777777" w:rsidR="005B2275" w:rsidRPr="004D03FD" w:rsidRDefault="005B2275" w:rsidP="00A5391B">
      <w:pPr>
        <w:rPr>
          <w:ins w:id="131" w:author="mary.inoue@fap.local" w:date="2026-09-22T12:26:00Z" w16du:dateUtc="2026-09-22T16:26:00Z"/>
          <w:rFonts w:ascii="Arial" w:hAnsi="Arial" w:cs="Arial"/>
          <w:b/>
          <w:sz w:val="24"/>
          <w:szCs w:val="24"/>
        </w:rPr>
      </w:pPr>
    </w:p>
    <w:p w14:paraId="79A0E129" w14:textId="77777777" w:rsidR="00C43956" w:rsidRDefault="00C43956" w:rsidP="00C43956">
      <w:pPr>
        <w:rPr>
          <w:ins w:id="132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33" w:author="mary.inoue@fap.local" w:date="2026-09-22T12:26:00Z" w16du:dateUtc="2026-09-22T16:26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2BEAEB51" w14:textId="77777777" w:rsidR="00A54CA6" w:rsidRPr="00C6444F" w:rsidRDefault="00A54CA6" w:rsidP="00A54CA6">
      <w:pPr>
        <w:rPr>
          <w:ins w:id="13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35" w:author="mary.inoue@fap.local" w:date="2026-09-22T12:26:00Z" w16du:dateUtc="2026-09-22T16:26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6E523AD8" w14:textId="77777777" w:rsidR="00A54CA6" w:rsidRDefault="00A54CA6" w:rsidP="00A54CA6">
      <w:pPr>
        <w:rPr>
          <w:ins w:id="13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3A8680D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138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4EACB707" w14:textId="77777777" w:rsidR="00C43956" w:rsidRDefault="00C43956" w:rsidP="00A5391B">
      <w:pPr>
        <w:rPr>
          <w:ins w:id="139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2F66E7E" w14:textId="77777777" w:rsidR="00ED407E" w:rsidRPr="00345AD1" w:rsidRDefault="00ED407E" w:rsidP="00ED407E">
      <w:pPr>
        <w:pStyle w:val="Default"/>
        <w:rPr>
          <w:ins w:id="140" w:author="mary.inoue@fap.local" w:date="2026-09-22T12:26:00Z" w16du:dateUtc="2026-09-22T16:26:00Z"/>
        </w:rPr>
      </w:pPr>
      <w:ins w:id="141" w:author="mary.inoue@fap.local" w:date="2026-09-22T12:26:00Z" w16du:dateUtc="2026-09-22T16:26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52F9C7A4" w14:textId="77777777" w:rsidR="00ED407E" w:rsidRDefault="00ED407E" w:rsidP="00A5391B">
      <w:pPr>
        <w:rPr>
          <w:ins w:id="142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36CBFAF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144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0E028600" w14:textId="77777777" w:rsidR="00AE71D2" w:rsidRDefault="00AE71D2" w:rsidP="00A5391B">
      <w:pPr>
        <w:rPr>
          <w:ins w:id="145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11DB7748" w14:textId="77777777" w:rsidR="00901CD7" w:rsidRDefault="00AE71D2" w:rsidP="00A5391B">
      <w:pPr>
        <w:rPr>
          <w:ins w:id="146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2B7BD15C" w14:textId="77777777" w:rsidR="00D64C4F" w:rsidRPr="00345AD1" w:rsidRDefault="00D64C4F" w:rsidP="00D64C4F">
      <w:pPr>
        <w:pStyle w:val="Default"/>
        <w:rPr>
          <w:ins w:id="148" w:author="mary.inoue@fap.local" w:date="2026-09-22T12:26:00Z" w16du:dateUtc="2026-09-22T16:26:00Z"/>
        </w:rPr>
      </w:pPr>
      <w:ins w:id="149" w:author="mary.inoue@fap.local" w:date="2026-09-22T12:26:00Z" w16du:dateUtc="2026-09-22T16:26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81B85D8" w14:textId="77777777" w:rsidR="00D64C4F" w:rsidRDefault="00D64C4F" w:rsidP="00A5391B">
      <w:pPr>
        <w:rPr>
          <w:ins w:id="150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2EA9DFC" w14:textId="77777777" w:rsidR="00D1508E" w:rsidRDefault="00D1508E" w:rsidP="00D1508E">
      <w:pPr>
        <w:pStyle w:val="Default"/>
        <w:rPr>
          <w:ins w:id="151" w:author="mary.inoue@fap.local" w:date="2026-09-22T12:26:00Z" w16du:dateUtc="2026-09-22T16:26:00Z"/>
        </w:rPr>
      </w:pPr>
      <w:ins w:id="152" w:author="mary.inoue@fap.local" w:date="2026-09-22T12:26:00Z" w16du:dateUtc="2026-09-22T16:26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5DBBC9AD" w14:textId="77777777" w:rsidR="00D1508E" w:rsidRDefault="00D1508E" w:rsidP="00A5391B">
      <w:pPr>
        <w:rPr>
          <w:ins w:id="15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834D8BA" w14:textId="77777777" w:rsidR="00C43956" w:rsidRDefault="00C43956" w:rsidP="00A5391B">
      <w:pPr>
        <w:rPr>
          <w:ins w:id="154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E6B1A1B" w14:textId="77777777" w:rsidR="00425F7C" w:rsidRPr="009B31F7" w:rsidRDefault="009B31F7" w:rsidP="00A5391B">
      <w:pPr>
        <w:rPr>
          <w:ins w:id="155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56" w:author="mary.inoue@fap.local" w:date="2026-09-22T12:26:00Z" w16du:dateUtc="2026-09-22T16:26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1DD5630A" w14:textId="77777777" w:rsidR="00425F7C" w:rsidRDefault="00C549DE" w:rsidP="00A5391B">
      <w:pPr>
        <w:rPr>
          <w:ins w:id="157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58" w:author="mary.inoue@fap.local" w:date="2026-09-22T12:26:00Z" w16du:dateUtc="2026-09-22T16:26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E453965" w14:textId="77777777" w:rsidR="0040121F" w:rsidRDefault="0040121F" w:rsidP="0040121F">
      <w:pPr>
        <w:rPr>
          <w:ins w:id="15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60" w:author="mary.inoue@fap.local" w:date="2026-09-22T12:26:00Z" w16du:dateUtc="2026-09-22T16:26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60B7AB76" w14:textId="77777777" w:rsidR="00A2270B" w:rsidRPr="00AF56D5" w:rsidRDefault="00A2270B" w:rsidP="00A2270B">
      <w:pPr>
        <w:rPr>
          <w:ins w:id="161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62" w:author="mary.inoue@fap.local" w:date="2026-09-22T12:26:00Z" w16du:dateUtc="2026-09-22T16:26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0139AA8F" w14:textId="77777777" w:rsidR="00E45383" w:rsidRDefault="00E45383" w:rsidP="00E45383">
      <w:pPr>
        <w:rPr>
          <w:ins w:id="16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1C50D784" w14:textId="77777777" w:rsidR="00395556" w:rsidRPr="000642ED" w:rsidRDefault="00395556" w:rsidP="00395556">
      <w:pPr>
        <w:rPr>
          <w:ins w:id="16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65" w:author="mary.inoue@fap.local" w:date="2026-09-22T12:26:00Z" w16du:dateUtc="2026-09-22T16:26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646892D5" w14:textId="77777777" w:rsidR="0040121F" w:rsidRDefault="0040121F" w:rsidP="0040121F">
      <w:pPr>
        <w:rPr>
          <w:ins w:id="16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1AD5DD58" w14:textId="77777777" w:rsidR="00395556" w:rsidRDefault="00395556" w:rsidP="00E45383">
      <w:pPr>
        <w:rPr>
          <w:ins w:id="16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199940AE" w14:textId="77777777" w:rsidR="00E45383" w:rsidRPr="0050434A" w:rsidRDefault="00E45383" w:rsidP="00E45383">
      <w:pPr>
        <w:rPr>
          <w:ins w:id="16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69" w:author="mary.inoue@fap.local" w:date="2026-09-22T12:26:00Z" w16du:dateUtc="2026-09-22T16:26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2753002B" w14:textId="77777777" w:rsidR="00723985" w:rsidRDefault="00723985" w:rsidP="00723985">
      <w:pPr>
        <w:pStyle w:val="Default"/>
        <w:rPr>
          <w:ins w:id="170" w:author="mary.inoue@fap.local" w:date="2026-09-22T12:26:00Z" w16du:dateUtc="2026-09-22T16:26:00Z"/>
        </w:rPr>
      </w:pPr>
    </w:p>
    <w:p w14:paraId="363A4ADD" w14:textId="77777777" w:rsidR="00EB44BF" w:rsidRPr="008D7954" w:rsidRDefault="00EB44BF" w:rsidP="00EB44BF">
      <w:pPr>
        <w:rPr>
          <w:ins w:id="171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72" w:author="mary.inoue@fap.local" w:date="2026-09-22T12:26:00Z" w16du:dateUtc="2026-09-22T16:26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7556C092" w14:textId="77777777" w:rsidR="00E45383" w:rsidRDefault="00E45383" w:rsidP="00723985">
      <w:pPr>
        <w:pStyle w:val="Default"/>
        <w:rPr>
          <w:ins w:id="173" w:author="mary.inoue@fap.local" w:date="2026-09-22T12:26:00Z" w16du:dateUtc="2026-09-22T16:26:00Z"/>
        </w:rPr>
      </w:pPr>
    </w:p>
    <w:p w14:paraId="1C269B66" w14:textId="77777777" w:rsidR="00723985" w:rsidRPr="00345AD1" w:rsidRDefault="00723985" w:rsidP="00723985">
      <w:pPr>
        <w:pStyle w:val="Default"/>
        <w:rPr>
          <w:ins w:id="174" w:author="mary.inoue@fap.local" w:date="2026-09-22T12:26:00Z" w16du:dateUtc="2026-09-22T16:26:00Z"/>
        </w:rPr>
      </w:pPr>
      <w:ins w:id="175" w:author="mary.inoue@fap.local" w:date="2026-09-22T12:26:00Z" w16du:dateUtc="2026-09-22T16:26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1024635C" w14:textId="77777777" w:rsidR="00723985" w:rsidRDefault="00723985" w:rsidP="00A5391B">
      <w:pPr>
        <w:rPr>
          <w:ins w:id="17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F0488F3" w14:textId="77777777" w:rsidR="00B30730" w:rsidRPr="00345AD1" w:rsidRDefault="00B30730" w:rsidP="00B30730">
      <w:pPr>
        <w:pStyle w:val="Default"/>
        <w:rPr>
          <w:ins w:id="177" w:author="mary.inoue@fap.local" w:date="2026-09-22T12:26:00Z" w16du:dateUtc="2026-09-22T16:26:00Z"/>
        </w:rPr>
      </w:pPr>
      <w:ins w:id="178" w:author="mary.inoue@fap.local" w:date="2026-09-22T12:26:00Z" w16du:dateUtc="2026-09-22T16:26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4C06CBE3" w14:textId="77777777" w:rsidR="00B30730" w:rsidRDefault="00B30730" w:rsidP="00A5391B">
      <w:pPr>
        <w:rPr>
          <w:ins w:id="179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BC895BD" w14:textId="77777777" w:rsidR="00723985" w:rsidRDefault="00723985" w:rsidP="00A5391B">
      <w:pPr>
        <w:rPr>
          <w:ins w:id="180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19253813" w14:textId="77777777" w:rsidR="00723985" w:rsidRDefault="00723985" w:rsidP="00A5391B">
      <w:pPr>
        <w:rPr>
          <w:ins w:id="181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43E4DE29" w14:textId="77777777" w:rsidR="00BC4C01" w:rsidRPr="00BC4C01" w:rsidRDefault="00BC4C01" w:rsidP="00A5391B">
      <w:pPr>
        <w:rPr>
          <w:ins w:id="182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83" w:author="mary.inoue@fap.local" w:date="2026-09-22T12:26:00Z" w16du:dateUtc="2026-09-22T16:26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3E2B99A5" w14:textId="77777777" w:rsidR="00B23618" w:rsidRDefault="00B23618" w:rsidP="00B23618">
      <w:pPr>
        <w:rPr>
          <w:ins w:id="18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85" w:author="mary.inoue@fap.local" w:date="2026-09-22T12:26:00Z" w16du:dateUtc="2026-09-22T16:26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29B2251C" w14:textId="77777777" w:rsidR="00B23618" w:rsidRDefault="00B23618" w:rsidP="00A5391B">
      <w:pPr>
        <w:rPr>
          <w:ins w:id="18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24678AB" w14:textId="77777777" w:rsidR="00B23618" w:rsidRDefault="00B23618" w:rsidP="00A5391B">
      <w:pPr>
        <w:rPr>
          <w:ins w:id="18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48FF543" w14:textId="77777777" w:rsidR="006D73AD" w:rsidRDefault="006F5CEB" w:rsidP="00A5391B">
      <w:pPr>
        <w:rPr>
          <w:ins w:id="18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89" w:author="mary.inoue@fap.local" w:date="2026-09-22T12:26:00Z" w16du:dateUtc="2026-09-22T16:26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31C0ED92" w14:textId="77777777" w:rsidR="00B23618" w:rsidRPr="003A0E43" w:rsidRDefault="00B23618" w:rsidP="00B23618">
      <w:pPr>
        <w:rPr>
          <w:ins w:id="190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91" w:author="mary.inoue@fap.local" w:date="2026-09-22T12:26:00Z" w16du:dateUtc="2026-09-22T16:26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5166D8E6" w14:textId="77777777" w:rsidR="00B30730" w:rsidRDefault="00B30730" w:rsidP="00A5391B">
      <w:pPr>
        <w:rPr>
          <w:ins w:id="192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19BC7BE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194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004ABC36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4E232494" w14:textId="77777777" w:rsidR="00B23618" w:rsidRDefault="00B23618" w:rsidP="00B23618">
      <w:pPr>
        <w:rPr>
          <w:ins w:id="19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97" w:author="mary.inoue@fap.local" w:date="2026-09-22T12:26:00Z" w16du:dateUtc="2026-09-22T16:26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353F2E1D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53D8E96C" w14:textId="77777777" w:rsidR="00B23618" w:rsidRPr="00345AD1" w:rsidRDefault="00B23618" w:rsidP="00B23618">
      <w:pPr>
        <w:pStyle w:val="Default"/>
        <w:rPr>
          <w:ins w:id="200" w:author="mary.inoue@fap.local" w:date="2026-09-22T12:26:00Z" w16du:dateUtc="2026-09-22T16:26:00Z"/>
        </w:rPr>
      </w:pPr>
      <w:ins w:id="201" w:author="mary.inoue@fap.local" w:date="2026-09-22T12:26:00Z" w16du:dateUtc="2026-09-22T16:26:00Z">
        <w:r w:rsidRPr="00345AD1">
          <w:t xml:space="preserve"> </w:t>
        </w:r>
      </w:ins>
    </w:p>
    <w:p w14:paraId="437FBABD" w14:textId="77777777" w:rsidR="00B23618" w:rsidRDefault="00B23618" w:rsidP="00B23618">
      <w:pPr>
        <w:rPr>
          <w:ins w:id="202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162BAAB9" w14:textId="77777777" w:rsidR="00B23618" w:rsidRDefault="00B23618" w:rsidP="00B23618">
      <w:pPr>
        <w:rPr>
          <w:ins w:id="20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24412851" w14:textId="77777777" w:rsidR="00B23618" w:rsidRDefault="00B23618" w:rsidP="00B23618">
      <w:pPr>
        <w:rPr>
          <w:ins w:id="20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05" w:author="mary.inoue@fap.local" w:date="2026-09-22T12:26:00Z" w16du:dateUtc="2026-09-22T16:26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72B46C3C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0EA93E93" w14:textId="77777777" w:rsidR="00B30730" w:rsidRDefault="00B30730" w:rsidP="00A5391B">
      <w:pPr>
        <w:rPr>
          <w:ins w:id="20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DD23BC9" w14:textId="77777777" w:rsidR="00D1600A" w:rsidRPr="00345AD1" w:rsidRDefault="00D1600A" w:rsidP="00D1600A">
      <w:pPr>
        <w:pStyle w:val="Default"/>
        <w:rPr>
          <w:ins w:id="208" w:author="mary.inoue@fap.local" w:date="2026-09-22T12:26:00Z" w16du:dateUtc="2026-09-22T16:26:00Z"/>
        </w:rPr>
      </w:pPr>
      <w:ins w:id="209" w:author="mary.inoue@fap.local" w:date="2026-09-22T12:26:00Z" w16du:dateUtc="2026-09-22T16:26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54C5234" w14:textId="77777777" w:rsidR="004175E5" w:rsidRDefault="004175E5" w:rsidP="00A5391B">
      <w:pPr>
        <w:rPr>
          <w:ins w:id="210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BFA79F7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26:00Z" w16du:dateUtc="2026-09-22T16:26:00Z"/>
          <w:rFonts w:ascii="Arial" w:hAnsi="Arial" w:cs="Arial"/>
          <w:b/>
          <w:sz w:val="24"/>
          <w:szCs w:val="24"/>
        </w:rPr>
      </w:pPr>
      <w:ins w:id="212" w:author="mary.inoue@fap.local" w:date="2026-09-22T12:26:00Z" w16du:dateUtc="2026-09-22T16:26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0325FA36" w14:textId="77777777" w:rsidR="00F33C0F" w:rsidRDefault="00F33C0F" w:rsidP="00A5391B">
      <w:pPr>
        <w:rPr>
          <w:ins w:id="21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2FC984C" w14:textId="77777777" w:rsidR="00D60738" w:rsidRDefault="00D60738" w:rsidP="00A5391B">
      <w:pPr>
        <w:rPr>
          <w:ins w:id="21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15" w:author="mary.inoue@fap.local" w:date="2026-09-22T12:26:00Z" w16du:dateUtc="2026-09-22T16:26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0F6B7BAC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17" w:author="mary.inoue@fap.local" w:date="2026-09-22T12:26:00Z" w16du:dateUtc="2026-09-22T16:26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29743AB8" w14:textId="77777777" w:rsidR="00A24980" w:rsidRPr="00D60738" w:rsidRDefault="00A24980" w:rsidP="00A5391B">
      <w:pPr>
        <w:rPr>
          <w:ins w:id="218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AFD7863" w14:textId="77777777" w:rsidR="00163BDD" w:rsidRDefault="00163BDD" w:rsidP="00A5391B">
      <w:pPr>
        <w:rPr>
          <w:ins w:id="21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20" w:author="mary.inoue@fap.local" w:date="2026-09-22T12:26:00Z" w16du:dateUtc="2026-09-22T16:26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19005C1D" w14:textId="77777777" w:rsidR="00B23618" w:rsidRDefault="00B23618" w:rsidP="00A5391B">
      <w:pPr>
        <w:rPr>
          <w:ins w:id="221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DDA7876" w14:textId="77777777" w:rsidR="00B23618" w:rsidRDefault="00B23618" w:rsidP="00B23618">
      <w:pPr>
        <w:rPr>
          <w:ins w:id="222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14C1BFD" w14:textId="77777777" w:rsidR="00B23618" w:rsidRDefault="00B23618" w:rsidP="00A5391B">
      <w:pPr>
        <w:rPr>
          <w:ins w:id="22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FDA7992" w14:textId="77777777" w:rsidR="00094AC5" w:rsidRDefault="00094AC5" w:rsidP="00094AC5">
      <w:pPr>
        <w:pStyle w:val="Default"/>
        <w:rPr>
          <w:ins w:id="224" w:author="mary.inoue@fap.local" w:date="2026-09-22T12:26:00Z" w16du:dateUtc="2026-09-22T16:26:00Z"/>
        </w:rPr>
      </w:pPr>
      <w:ins w:id="225" w:author="mary.inoue@fap.local" w:date="2026-09-22T12:26:00Z" w16du:dateUtc="2026-09-22T16:26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B76CCE0" w14:textId="77777777" w:rsidR="00B23618" w:rsidRDefault="00B23618" w:rsidP="00B23618">
      <w:pPr>
        <w:rPr>
          <w:ins w:id="22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79E95D2" w14:textId="77777777" w:rsidR="00B23618" w:rsidRPr="003268AD" w:rsidRDefault="00B23618" w:rsidP="00B23618">
      <w:pPr>
        <w:rPr>
          <w:ins w:id="227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28" w:author="mary.inoue@fap.local" w:date="2026-09-22T12:26:00Z" w16du:dateUtc="2026-09-22T16:26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19E6A170" w14:textId="77777777" w:rsidR="00B23618" w:rsidRPr="005B78AA" w:rsidRDefault="00B23618" w:rsidP="00B23618">
      <w:pPr>
        <w:rPr>
          <w:ins w:id="22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30" w:author="mary.inoue@fap.local" w:date="2026-09-22T12:26:00Z" w16du:dateUtc="2026-09-22T16:2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3FCBFAD0" w14:textId="77777777" w:rsidR="00B23618" w:rsidRPr="00345AD1" w:rsidRDefault="00B23618" w:rsidP="00094AC5">
      <w:pPr>
        <w:pStyle w:val="Default"/>
        <w:rPr>
          <w:ins w:id="231" w:author="mary.inoue@fap.local" w:date="2026-09-22T12:26:00Z" w16du:dateUtc="2026-09-22T16:26:00Z"/>
        </w:rPr>
      </w:pPr>
    </w:p>
    <w:p w14:paraId="0F61CF16" w14:textId="77777777" w:rsidR="00094AC5" w:rsidRDefault="00094AC5" w:rsidP="00094AC5">
      <w:pPr>
        <w:pStyle w:val="Default"/>
        <w:rPr>
          <w:ins w:id="232" w:author="mary.inoue@fap.local" w:date="2026-09-22T12:26:00Z" w16du:dateUtc="2026-09-22T16:26:00Z"/>
        </w:rPr>
      </w:pPr>
    </w:p>
    <w:p w14:paraId="36524A72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0DFECDE2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032D221C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758238D4" w14:textId="77777777" w:rsidR="00094AC5" w:rsidRPr="00163BDD" w:rsidRDefault="00094AC5" w:rsidP="00A5391B">
      <w:pPr>
        <w:rPr>
          <w:ins w:id="238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1FCB00C0" w14:textId="77777777" w:rsidR="00A5391B" w:rsidRPr="00A5391B" w:rsidRDefault="00A5391B" w:rsidP="00A5391B">
      <w:pPr>
        <w:rPr>
          <w:ins w:id="23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40" w:author="mary.inoue@fap.local" w:date="2026-09-22T12:26:00Z" w16du:dateUtc="2026-09-22T16:26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49E8872A" w14:textId="77777777" w:rsidR="002C247D" w:rsidRDefault="002C247D" w:rsidP="002C247D">
      <w:pPr>
        <w:rPr>
          <w:ins w:id="241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42" w:author="mary.inoue@fap.local" w:date="2026-09-22T12:26:00Z" w16du:dateUtc="2026-09-22T16:26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78961FAF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244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324A7D14" w14:textId="77777777" w:rsidR="00BB7F95" w:rsidRDefault="00BB7F95" w:rsidP="002C247D">
      <w:pPr>
        <w:rPr>
          <w:ins w:id="245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EAD2F85" w14:textId="77777777" w:rsidR="00BB7F95" w:rsidRDefault="00BB7F95" w:rsidP="002C247D">
      <w:pPr>
        <w:rPr>
          <w:ins w:id="24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504F78F" w14:textId="77777777" w:rsidR="00BB7F95" w:rsidRDefault="00BB7F95" w:rsidP="002C247D">
      <w:pPr>
        <w:rPr>
          <w:ins w:id="24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2A99CE31" w14:textId="77777777" w:rsidR="00140891" w:rsidRDefault="00140891" w:rsidP="002C247D">
      <w:pPr>
        <w:rPr>
          <w:ins w:id="24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49" w:author="mary.inoue@fap.local" w:date="2026-09-22T12:26:00Z" w16du:dateUtc="2026-09-22T16:26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6987EBD7" w14:textId="77777777" w:rsidR="00B23618" w:rsidRPr="005B78AA" w:rsidRDefault="00B23618" w:rsidP="00B23618">
      <w:pPr>
        <w:rPr>
          <w:ins w:id="250" w:author="mary.inoue@fap.local" w:date="2026-09-22T12:26:00Z" w16du:dateUtc="2026-09-22T16:26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26:00Z" w16du:dateUtc="2026-09-22T16:2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1E6F803B" w14:textId="77777777" w:rsidR="00B23618" w:rsidRPr="00140891" w:rsidRDefault="00B23618" w:rsidP="002C247D">
      <w:pPr>
        <w:rPr>
          <w:ins w:id="25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6972B34" w14:textId="77777777" w:rsidR="00140891" w:rsidRDefault="00140891" w:rsidP="002C247D">
      <w:pPr>
        <w:rPr>
          <w:ins w:id="25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55" w:author="mary.inoue@fap.local" w:date="2026-09-22T12:26:00Z" w16du:dateUtc="2026-09-22T16:26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60614693" w14:textId="77777777" w:rsidR="00064320" w:rsidRDefault="00064320" w:rsidP="00064320">
      <w:pPr>
        <w:pStyle w:val="Default"/>
        <w:rPr>
          <w:ins w:id="256" w:author="mary.inoue@fap.local" w:date="2026-09-22T12:26:00Z" w16du:dateUtc="2026-09-22T16:26:00Z"/>
        </w:rPr>
      </w:pPr>
    </w:p>
    <w:p w14:paraId="0EDD69B2" w14:textId="77777777" w:rsidR="00064320" w:rsidRPr="00345AD1" w:rsidRDefault="00064320" w:rsidP="00064320">
      <w:pPr>
        <w:pStyle w:val="Default"/>
        <w:rPr>
          <w:ins w:id="257" w:author="mary.inoue@fap.local" w:date="2026-09-22T12:26:00Z" w16du:dateUtc="2026-09-22T16:26:00Z"/>
        </w:rPr>
      </w:pPr>
      <w:ins w:id="258" w:author="mary.inoue@fap.local" w:date="2026-09-22T12:26:00Z" w16du:dateUtc="2026-09-22T16:26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5F2C818B" w14:textId="77777777" w:rsidR="00064320" w:rsidRDefault="00064320" w:rsidP="00064320">
      <w:pPr>
        <w:pStyle w:val="Default"/>
        <w:rPr>
          <w:ins w:id="259" w:author="mary.inoue@fap.local" w:date="2026-09-22T12:26:00Z" w16du:dateUtc="2026-09-22T16:26:00Z"/>
        </w:rPr>
      </w:pPr>
    </w:p>
    <w:p w14:paraId="49728DF5" w14:textId="77777777" w:rsidR="00064320" w:rsidRPr="008A41B7" w:rsidRDefault="008A41B7" w:rsidP="002C247D">
      <w:pPr>
        <w:rPr>
          <w:ins w:id="260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61" w:author="mary.inoue@fap.local" w:date="2026-09-22T12:26:00Z" w16du:dateUtc="2026-09-22T16:26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4ABCCF63" w14:textId="77777777" w:rsidR="00064320" w:rsidRDefault="00064320" w:rsidP="002C247D">
      <w:pPr>
        <w:rPr>
          <w:ins w:id="262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486CEB92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15961B61" w14:textId="77777777" w:rsidR="00706622" w:rsidRPr="00345AD1" w:rsidRDefault="00706622" w:rsidP="00706622">
      <w:pPr>
        <w:pStyle w:val="Default"/>
        <w:rPr>
          <w:ins w:id="265" w:author="mary.inoue@fap.local" w:date="2026-09-22T12:26:00Z" w16du:dateUtc="2026-09-22T16:26:00Z"/>
        </w:rPr>
      </w:pPr>
    </w:p>
    <w:p w14:paraId="3AA51BD3" w14:textId="77777777" w:rsidR="00494500" w:rsidRDefault="00494500" w:rsidP="00494500">
      <w:pPr>
        <w:pStyle w:val="Default"/>
        <w:rPr>
          <w:ins w:id="266" w:author="mary.inoue@fap.local" w:date="2026-09-22T12:26:00Z" w16du:dateUtc="2026-09-22T16:26:00Z"/>
        </w:rPr>
      </w:pPr>
      <w:ins w:id="267" w:author="mary.inoue@fap.local" w:date="2026-09-22T12:26:00Z" w16du:dateUtc="2026-09-22T16:26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6B294158" w14:textId="77777777" w:rsidR="005201FD" w:rsidRDefault="005201FD" w:rsidP="00494500">
      <w:pPr>
        <w:pStyle w:val="Default"/>
        <w:rPr>
          <w:ins w:id="268" w:author="mary.inoue@fap.local" w:date="2026-09-22T12:26:00Z" w16du:dateUtc="2026-09-22T16:26:00Z"/>
        </w:rPr>
      </w:pPr>
    </w:p>
    <w:p w14:paraId="28BCC90D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70" w:author="mary.inoue@fap.local" w:date="2026-09-22T12:26:00Z" w16du:dateUtc="2026-09-22T16:26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6D79C9C4" w14:textId="77777777" w:rsidR="005201FD" w:rsidRPr="00345AD1" w:rsidRDefault="005201FD" w:rsidP="00494500">
      <w:pPr>
        <w:pStyle w:val="Default"/>
        <w:rPr>
          <w:ins w:id="271" w:author="mary.inoue@fap.local" w:date="2026-09-22T12:26:00Z" w16du:dateUtc="2026-09-22T16:26:00Z"/>
        </w:rPr>
      </w:pPr>
    </w:p>
    <w:p w14:paraId="743E606E" w14:textId="77777777" w:rsidR="00BD6490" w:rsidRPr="00345AD1" w:rsidRDefault="00BD6490" w:rsidP="00BD6490">
      <w:pPr>
        <w:pStyle w:val="Default"/>
        <w:rPr>
          <w:ins w:id="272" w:author="mary.inoue@fap.local" w:date="2026-09-22T12:26:00Z" w16du:dateUtc="2026-09-22T16:26:00Z"/>
        </w:rPr>
      </w:pPr>
      <w:ins w:id="273" w:author="mary.inoue@fap.local" w:date="2026-09-22T12:26:00Z" w16du:dateUtc="2026-09-22T16:26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1806624F" w14:textId="77777777" w:rsidR="00064320" w:rsidRDefault="00064320" w:rsidP="002C247D">
      <w:pPr>
        <w:rPr>
          <w:ins w:id="274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47F63E66" w14:textId="77777777" w:rsidR="00B9482B" w:rsidRDefault="00B9482B" w:rsidP="002C247D">
      <w:pPr>
        <w:rPr>
          <w:ins w:id="275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76" w:author="mary.inoue@fap.local" w:date="2026-09-22T12:26:00Z" w16du:dateUtc="2026-09-22T16:26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4CC4B6C1" w14:textId="77777777" w:rsidR="00B9482B" w:rsidRDefault="00B9482B" w:rsidP="002C247D">
      <w:pPr>
        <w:rPr>
          <w:ins w:id="277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78" w:author="mary.inoue@fap.local" w:date="2026-09-22T12:26:00Z" w16du:dateUtc="2026-09-22T16:26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31A3F2F0" w14:textId="77777777" w:rsidR="009801CD" w:rsidRDefault="009801CD" w:rsidP="002C247D">
      <w:pPr>
        <w:rPr>
          <w:ins w:id="27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80" w:author="mary.inoue@fap.local" w:date="2026-09-22T12:26:00Z" w16du:dateUtc="2026-09-22T16:26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79ABBF72" w14:textId="77777777" w:rsidR="00C10C2A" w:rsidRPr="00345AD1" w:rsidRDefault="00C10C2A" w:rsidP="00C10C2A">
      <w:pPr>
        <w:pStyle w:val="Default"/>
        <w:rPr>
          <w:ins w:id="281" w:author="mary.inoue@fap.local" w:date="2026-09-22T12:26:00Z" w16du:dateUtc="2026-09-22T16:26:00Z"/>
        </w:rPr>
      </w:pPr>
      <w:ins w:id="282" w:author="mary.inoue@fap.local" w:date="2026-09-22T12:26:00Z" w16du:dateUtc="2026-09-22T16:26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4CDC6596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6AC1D5F7" w14:textId="77777777" w:rsidR="0082340D" w:rsidRDefault="00B23618" w:rsidP="0082340D">
      <w:pPr>
        <w:jc w:val="center"/>
        <w:rPr>
          <w:del w:id="284" w:author="mary.inoue@fap.local" w:date="2026-09-22T12:26:00Z" w16du:dateUtc="2026-09-22T16:26:00Z"/>
          <w:b/>
          <w:bCs/>
          <w:color w:val="800000"/>
          <w:sz w:val="36"/>
          <w:szCs w:val="36"/>
        </w:rPr>
      </w:pPr>
      <w:ins w:id="285" w:author="mary.inoue@fap.local" w:date="2026-09-22T12:26:00Z" w16du:dateUtc="2026-09-22T16:26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  <w:del w:id="286" w:author="mary.inoue@fap.local" w:date="2026-09-22T12:26:00Z" w16du:dateUtc="2026-09-22T16:26:00Z">
        <w:r w:rsidR="0082340D">
          <w:rPr>
            <w:noProof/>
            <w:lang w:eastAsia="fr-CA"/>
          </w:rPr>
          <w:drawing>
            <wp:anchor distT="0" distB="0" distL="114300" distR="114300" simplePos="0" relativeHeight="251659264" behindDoc="1" locked="0" layoutInCell="1" allowOverlap="1" wp14:anchorId="522AD1C5" wp14:editId="4FBE5BC4">
              <wp:simplePos x="0" y="0"/>
              <wp:positionH relativeFrom="margin">
                <wp:posOffset>220345</wp:posOffset>
              </wp:positionH>
              <wp:positionV relativeFrom="paragraph">
                <wp:posOffset>-541655</wp:posOffset>
              </wp:positionV>
              <wp:extent cx="1933575" cy="2502273"/>
              <wp:effectExtent l="0" t="0" r="0" b="0"/>
              <wp:wrapNone/>
              <wp:docPr id="21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 21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5022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</w:p>
    <w:tbl>
      <w:tblPr>
        <w:tblW w:w="73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2"/>
        <w:gridCol w:w="783"/>
      </w:tblGrid>
      <w:tr w:rsidR="0082340D" w:rsidRPr="00087FEC" w14:paraId="379D73FF" w14:textId="77777777" w:rsidTr="00FC2011">
        <w:trPr>
          <w:trHeight w:val="15"/>
          <w:jc w:val="center"/>
          <w:del w:id="287" w:author="mary.inoue@fap.loca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293A4517" w14:textId="0ACAB4E1" w:rsidR="0082340D" w:rsidRPr="00C03292" w:rsidRDefault="00C03292" w:rsidP="00FC2011">
            <w:pPr>
              <w:spacing w:after="0" w:line="240" w:lineRule="auto"/>
              <w:jc w:val="center"/>
              <w:rPr>
                <w:del w:id="288" w:author="mary.inoue@fap.local" w:date="2026-09-22T12:26:00Z" w16du:dateUtc="2026-09-22T16:26:00Z"/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CA"/>
              </w:rPr>
            </w:pPr>
            <w:del w:id="289" w:author="mary.inoue@fap.local" w:date="2026-09-22T12:26:00Z" w16du:dateUtc="2026-09-22T16:26:00Z">
              <w:r w:rsidRPr="00C03292">
                <w:rPr>
                  <w:rFonts w:ascii="Arial" w:eastAsia="Arial" w:hAnsi="Arial" w:cs="Arial"/>
                  <w:b/>
                  <w:bCs/>
                  <w:i/>
                  <w:iCs/>
                  <w:color w:val="FF0000"/>
                  <w:sz w:val="50"/>
                  <w:szCs w:val="50"/>
                </w:rPr>
                <w:delText>Bars Round Here</w:delText>
              </w:r>
            </w:del>
          </w:p>
        </w:tc>
        <w:tc>
          <w:tcPr>
            <w:tcW w:w="783" w:type="dxa"/>
            <w:vMerge w:val="restart"/>
            <w:vAlign w:val="center"/>
            <w:hideMark/>
          </w:tcPr>
          <w:p w14:paraId="3B794D76" w14:textId="77777777" w:rsidR="0082340D" w:rsidRPr="00087FEC" w:rsidRDefault="0082340D" w:rsidP="00FC2011">
            <w:pPr>
              <w:spacing w:before="100" w:beforeAutospacing="1" w:after="100" w:afterAutospacing="1" w:line="240" w:lineRule="auto"/>
              <w:rPr>
                <w:del w:id="290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B40CC0" w14:paraId="0237D708" w14:textId="77777777" w:rsidTr="00FC2011">
        <w:trPr>
          <w:trHeight w:val="150"/>
          <w:jc w:val="center"/>
          <w:del w:id="291" w:author="mary.inoue@fap.loca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2E77C618" w14:textId="3039BDBF" w:rsidR="0082340D" w:rsidRPr="007B0905" w:rsidRDefault="007B0905" w:rsidP="00FC2011">
            <w:pPr>
              <w:spacing w:after="0" w:line="240" w:lineRule="auto"/>
              <w:jc w:val="center"/>
              <w:rPr>
                <w:del w:id="292" w:author="mary.inoue@fap.loca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val="es-ES" w:eastAsia="fr-CA"/>
              </w:rPr>
            </w:pPr>
            <w:del w:id="293" w:author="mary.inoue@fap.local" w:date="2026-09-22T12:26:00Z" w16du:dateUtc="2026-09-22T16:26:00Z">
              <w:r w:rsidRPr="007B0905">
                <w:rPr>
                  <w:color w:val="FF0000"/>
                  <w:sz w:val="20"/>
                  <w:szCs w:val="20"/>
                  <w:lang w:val="es-ES"/>
                </w:rPr>
                <w:delText>Dan Albro (USA) &amp; Kelly Albro (USA)</w:delText>
              </w:r>
              <w:r w:rsidR="0082340D" w:rsidRPr="007B0905">
                <w:rPr>
                  <w:b/>
                  <w:bCs/>
                  <w:i/>
                  <w:iCs/>
                  <w:color w:val="FF0000"/>
                  <w:sz w:val="20"/>
                  <w:szCs w:val="20"/>
                  <w:lang w:val="es-ES"/>
                </w:rPr>
                <w:delText> ( 2020 )</w:delText>
              </w:r>
            </w:del>
          </w:p>
        </w:tc>
        <w:tc>
          <w:tcPr>
            <w:tcW w:w="0" w:type="auto"/>
            <w:vMerge/>
            <w:vAlign w:val="center"/>
            <w:hideMark/>
          </w:tcPr>
          <w:p w14:paraId="43F752FF" w14:textId="77777777" w:rsidR="0082340D" w:rsidRPr="007B0905" w:rsidRDefault="0082340D" w:rsidP="00FC2011">
            <w:pPr>
              <w:spacing w:after="0" w:line="240" w:lineRule="auto"/>
              <w:rPr>
                <w:del w:id="294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val="es-ES" w:eastAsia="fr-CA"/>
              </w:rPr>
            </w:pPr>
          </w:p>
        </w:tc>
      </w:tr>
      <w:tr w:rsidR="0082340D" w:rsidRPr="00087FEC" w14:paraId="36CB7DA9" w14:textId="77777777" w:rsidTr="00FC2011">
        <w:trPr>
          <w:trHeight w:val="150"/>
          <w:jc w:val="center"/>
          <w:del w:id="295" w:author="mary.inoue@fap.loca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334111F1" w14:textId="163C2435" w:rsidR="0082340D" w:rsidRPr="00087FEC" w:rsidRDefault="0082340D" w:rsidP="00FC2011">
            <w:pPr>
              <w:spacing w:after="0" w:line="240" w:lineRule="auto"/>
              <w:jc w:val="center"/>
              <w:rPr>
                <w:del w:id="296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del w:id="297" w:author="mary.inoue@fap.local" w:date="2026-09-22T12:26:00Z" w16du:dateUtc="2026-09-22T16:26:00Z">
              <w:r>
                <w:rPr>
                  <w:sz w:val="20"/>
                  <w:szCs w:val="20"/>
                </w:rPr>
                <w:delText xml:space="preserve">Danse de partenaire    Intermédiaire    </w:delText>
              </w:r>
              <w:r w:rsidR="007B0905">
                <w:rPr>
                  <w:sz w:val="20"/>
                  <w:szCs w:val="20"/>
                </w:rPr>
                <w:delText>48</w:delText>
              </w:r>
              <w:r>
                <w:rPr>
                  <w:sz w:val="20"/>
                  <w:szCs w:val="20"/>
                </w:rPr>
                <w:delText xml:space="preserve"> comptes</w:delText>
              </w:r>
            </w:del>
          </w:p>
        </w:tc>
        <w:tc>
          <w:tcPr>
            <w:tcW w:w="0" w:type="auto"/>
            <w:vMerge/>
            <w:vAlign w:val="center"/>
            <w:hideMark/>
          </w:tcPr>
          <w:p w14:paraId="625A21B1" w14:textId="77777777" w:rsidR="0082340D" w:rsidRPr="00087FEC" w:rsidRDefault="0082340D" w:rsidP="00FC2011">
            <w:pPr>
              <w:spacing w:after="0" w:line="240" w:lineRule="auto"/>
              <w:rPr>
                <w:del w:id="298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5D13D7" w14:paraId="54F6254E" w14:textId="77777777" w:rsidTr="00FC2011">
        <w:trPr>
          <w:trHeight w:val="150"/>
          <w:jc w:val="center"/>
          <w:del w:id="299" w:author="mary.inoue@fap.loca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37A087A0" w14:textId="689FEB66" w:rsidR="0082340D" w:rsidRPr="005D13D7" w:rsidRDefault="0082340D" w:rsidP="00FC2011">
            <w:pPr>
              <w:spacing w:after="0" w:line="240" w:lineRule="auto"/>
              <w:jc w:val="center"/>
              <w:rPr>
                <w:del w:id="300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val="en-CA" w:eastAsia="fr-CA"/>
              </w:rPr>
            </w:pPr>
            <w:del w:id="301" w:author="mary.inoue@fap.local" w:date="2026-09-22T12:26:00Z" w16du:dateUtc="2026-09-22T16:26:00Z">
              <w:r w:rsidRPr="005D13D7">
                <w:rPr>
                  <w:sz w:val="20"/>
                  <w:szCs w:val="20"/>
                  <w:lang w:val="en-CA"/>
                </w:rPr>
                <w:delText xml:space="preserve">Position </w:delText>
              </w:r>
              <w:r w:rsidR="005D13D7" w:rsidRPr="005D13D7">
                <w:rPr>
                  <w:sz w:val="20"/>
                  <w:szCs w:val="20"/>
                  <w:lang w:val="en-CA"/>
                </w:rPr>
                <w:delText xml:space="preserve">Double Hand Hold </w:delText>
              </w:r>
              <w:r w:rsidR="005D13D7">
                <w:rPr>
                  <w:sz w:val="20"/>
                  <w:szCs w:val="20"/>
                  <w:lang w:val="en-CA"/>
                </w:rPr>
                <w:delText>L</w:delText>
              </w:r>
              <w:r w:rsidR="005D13D7" w:rsidRPr="005D13D7">
                <w:rPr>
                  <w:sz w:val="20"/>
                  <w:szCs w:val="20"/>
                  <w:lang w:val="en-CA"/>
                </w:rPr>
                <w:delText>ui O</w:delText>
              </w:r>
              <w:r w:rsidRPr="005D13D7">
                <w:rPr>
                  <w:sz w:val="20"/>
                  <w:szCs w:val="20"/>
                  <w:lang w:val="en-CA"/>
                </w:rPr>
                <w:delText>LOD</w:delText>
              </w:r>
              <w:r w:rsidR="005D13D7">
                <w:rPr>
                  <w:sz w:val="20"/>
                  <w:szCs w:val="20"/>
                  <w:lang w:val="en-CA"/>
                </w:rPr>
                <w:delText>, Elle ILOD</w:delText>
              </w:r>
            </w:del>
          </w:p>
        </w:tc>
        <w:tc>
          <w:tcPr>
            <w:tcW w:w="0" w:type="auto"/>
            <w:vAlign w:val="center"/>
            <w:hideMark/>
          </w:tcPr>
          <w:p w14:paraId="247FC6B0" w14:textId="77777777" w:rsidR="0082340D" w:rsidRPr="005D13D7" w:rsidRDefault="0082340D" w:rsidP="00FC2011">
            <w:pPr>
              <w:spacing w:after="0" w:line="240" w:lineRule="auto"/>
              <w:rPr>
                <w:del w:id="302" w:author="mary.inoue@fap.loca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val="en-CA" w:eastAsia="fr-CA"/>
              </w:rPr>
            </w:pPr>
          </w:p>
        </w:tc>
      </w:tr>
      <w:tr w:rsidR="0082340D" w:rsidRPr="00087FEC" w14:paraId="7E3E23CB" w14:textId="77777777" w:rsidTr="00FC2011">
        <w:trPr>
          <w:trHeight w:val="150"/>
          <w:jc w:val="center"/>
          <w:del w:id="303" w:author="mary.inoue@fap.loca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0201F33D" w14:textId="2F5FD7B2" w:rsidR="0082340D" w:rsidRPr="007B0905" w:rsidRDefault="0082340D" w:rsidP="00FC2011">
            <w:pPr>
              <w:spacing w:after="0" w:line="240" w:lineRule="auto"/>
              <w:jc w:val="center"/>
              <w:rPr>
                <w:del w:id="304" w:author="mary.inoue@fap.local" w:date="2026-09-22T12:26:00Z" w16du:dateUtc="2026-09-22T16:26:00Z"/>
                <w:rFonts w:eastAsia="Times New Roman" w:cstheme="minorHAnsi"/>
                <w:sz w:val="20"/>
                <w:szCs w:val="20"/>
                <w:lang w:eastAsia="fr-CA"/>
              </w:rPr>
            </w:pPr>
            <w:del w:id="305" w:author="mary.inoue@fap.local" w:date="2026-09-22T12:26:00Z" w16du:dateUtc="2026-09-22T16:26:00Z">
              <w:r w:rsidRPr="007B0905">
                <w:rPr>
                  <w:rFonts w:cstheme="minorHAnsi"/>
                  <w:sz w:val="20"/>
                  <w:szCs w:val="20"/>
                </w:rPr>
                <w:delText xml:space="preserve">Les pas de l'homme et de la femme sont de type </w:delText>
              </w:r>
              <w:r w:rsidR="00510729">
                <w:rPr>
                  <w:rFonts w:cstheme="minorHAnsi"/>
                  <w:sz w:val="20"/>
                  <w:szCs w:val="20"/>
                </w:rPr>
                <w:delText>opposés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sauf, si indiqué</w:delText>
              </w:r>
            </w:del>
          </w:p>
        </w:tc>
        <w:tc>
          <w:tcPr>
            <w:tcW w:w="783" w:type="dxa"/>
            <w:vAlign w:val="center"/>
            <w:hideMark/>
          </w:tcPr>
          <w:p w14:paraId="1FDD0CBB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306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B40CC0" w14:paraId="1758B1E4" w14:textId="77777777" w:rsidTr="00FC2011">
        <w:trPr>
          <w:trHeight w:val="150"/>
          <w:jc w:val="center"/>
          <w:del w:id="307" w:author="mary.inoue@fap.loca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30F02CFD" w14:textId="38D24BAD" w:rsidR="0082340D" w:rsidRPr="007B0905" w:rsidRDefault="0082340D" w:rsidP="00FC2011">
            <w:pPr>
              <w:spacing w:after="0" w:line="240" w:lineRule="auto"/>
              <w:jc w:val="center"/>
              <w:rPr>
                <w:del w:id="308" w:author="mary.inoue@fap.local" w:date="2026-09-22T12:26:00Z" w16du:dateUtc="2026-09-22T16:26:00Z"/>
                <w:rFonts w:eastAsia="Times New Roman" w:cstheme="minorHAnsi"/>
                <w:sz w:val="20"/>
                <w:szCs w:val="20"/>
                <w:lang w:val="en-CA" w:eastAsia="fr-CA"/>
              </w:rPr>
            </w:pPr>
            <w:del w:id="309" w:author="mary.inoue@fap.local" w:date="2026-09-22T12:26:00Z" w16du:dateUtc="2026-09-22T16:26:00Z">
              <w:r w:rsidRPr="007B0905">
                <w:rPr>
                  <w:rFonts w:cstheme="minorHAnsi"/>
                  <w:sz w:val="20"/>
                  <w:szCs w:val="20"/>
                  <w:lang w:val="en-CA"/>
                </w:rPr>
                <w:delText>Musique : </w:delText>
              </w:r>
              <w:r w:rsidR="007B0905" w:rsidRPr="007B0905">
                <w:rPr>
                  <w:rFonts w:cstheme="minorHAnsi"/>
                  <w:sz w:val="20"/>
                  <w:szCs w:val="20"/>
                  <w:lang w:val="en-CA"/>
                </w:rPr>
                <w:delText>Bar Round Here - The Cadillac Three</w:delText>
              </w:r>
            </w:del>
          </w:p>
        </w:tc>
        <w:tc>
          <w:tcPr>
            <w:tcW w:w="783" w:type="dxa"/>
            <w:vAlign w:val="center"/>
            <w:hideMark/>
          </w:tcPr>
          <w:p w14:paraId="08FAC4B3" w14:textId="77777777" w:rsidR="0082340D" w:rsidRPr="00826A28" w:rsidRDefault="0082340D" w:rsidP="00FC2011">
            <w:pPr>
              <w:spacing w:after="0" w:line="240" w:lineRule="auto"/>
              <w:jc w:val="center"/>
              <w:rPr>
                <w:del w:id="310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val="en-CA" w:eastAsia="fr-CA"/>
              </w:rPr>
            </w:pPr>
          </w:p>
        </w:tc>
      </w:tr>
      <w:tr w:rsidR="0082340D" w:rsidRPr="00826A28" w14:paraId="65A8A0CD" w14:textId="77777777" w:rsidTr="00FC2011">
        <w:trPr>
          <w:trHeight w:val="150"/>
          <w:jc w:val="center"/>
          <w:del w:id="311" w:author="mary.inoue@fap.loca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40AD2768" w14:textId="1B9AB8C9" w:rsidR="0082340D" w:rsidRPr="007B0905" w:rsidRDefault="0082340D" w:rsidP="00FC2011">
            <w:pPr>
              <w:spacing w:after="0" w:line="240" w:lineRule="auto"/>
              <w:jc w:val="center"/>
              <w:rPr>
                <w:del w:id="312" w:author="mary.inoue@fap.local" w:date="2026-09-22T12:26:00Z" w16du:dateUtc="2026-09-22T16:26:00Z"/>
                <w:rFonts w:eastAsia="Times New Roman" w:cstheme="minorHAnsi"/>
                <w:sz w:val="20"/>
                <w:szCs w:val="20"/>
                <w:lang w:eastAsia="fr-CA"/>
              </w:rPr>
            </w:pPr>
            <w:del w:id="313" w:author="mary.inoue@fap.local" w:date="2026-09-22T12:26:00Z" w16du:dateUtc="2026-09-22T16:26:00Z">
              <w:r w:rsidRPr="007B0905">
                <w:rPr>
                  <w:rFonts w:cstheme="minorHAnsi"/>
                  <w:sz w:val="20"/>
                  <w:szCs w:val="20"/>
                </w:rPr>
                <w:delText>Intro de</w:delText>
              </w:r>
              <w:r w:rsidR="007F7635">
                <w:rPr>
                  <w:rFonts w:cstheme="minorHAnsi"/>
                  <w:sz w:val="20"/>
                  <w:szCs w:val="20"/>
                </w:rPr>
                <w:delText>: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</w:delText>
              </w:r>
              <w:r w:rsidR="007F7635">
                <w:rPr>
                  <w:rFonts w:cstheme="minorHAnsi"/>
                  <w:sz w:val="20"/>
                  <w:szCs w:val="20"/>
                </w:rPr>
                <w:delText>4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comptes</w:delText>
              </w:r>
              <w:r w:rsidR="007F7635">
                <w:rPr>
                  <w:rFonts w:cstheme="minorHAnsi"/>
                  <w:sz w:val="20"/>
                  <w:szCs w:val="20"/>
                </w:rPr>
                <w:delText xml:space="preserve"> à partir du mot Thirsty</w:delText>
              </w:r>
            </w:del>
          </w:p>
        </w:tc>
        <w:tc>
          <w:tcPr>
            <w:tcW w:w="0" w:type="auto"/>
            <w:vAlign w:val="center"/>
            <w:hideMark/>
          </w:tcPr>
          <w:p w14:paraId="4DCDA7BB" w14:textId="77777777" w:rsidR="0082340D" w:rsidRPr="00826A28" w:rsidRDefault="0082340D" w:rsidP="00FC2011">
            <w:pPr>
              <w:spacing w:after="0" w:line="240" w:lineRule="auto"/>
              <w:rPr>
                <w:del w:id="314" w:author="mary.inoue@fap.loca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71B8BD14" w14:textId="77777777" w:rsidTr="00FC2011">
        <w:trPr>
          <w:trHeight w:val="150"/>
          <w:jc w:val="center"/>
          <w:del w:id="315" w:author="mary.inoue@fap.loca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112DB995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316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22354C31" w14:textId="77777777" w:rsidR="0082340D" w:rsidRPr="00087FEC" w:rsidRDefault="0082340D" w:rsidP="00FC2011">
            <w:pPr>
              <w:spacing w:after="0" w:line="240" w:lineRule="auto"/>
              <w:rPr>
                <w:del w:id="317" w:author="mary.inoue@fap.loca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44BF02DD" w14:textId="77777777" w:rsidTr="00FC2011">
        <w:trPr>
          <w:trHeight w:val="150"/>
          <w:jc w:val="center"/>
          <w:del w:id="318" w:author="mary.inoue@fap.local" w:date="2026-09-22T12:26:00Z" w16du:dateUtc="2026-09-22T16:26:00Z"/>
        </w:trPr>
        <w:tc>
          <w:tcPr>
            <w:tcW w:w="6522" w:type="dxa"/>
            <w:vAlign w:val="center"/>
          </w:tcPr>
          <w:p w14:paraId="573A9AD4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319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7E52ACE0" w14:textId="77777777" w:rsidR="0082340D" w:rsidRPr="00087FEC" w:rsidRDefault="0082340D" w:rsidP="00FC2011">
            <w:pPr>
              <w:spacing w:after="0" w:line="240" w:lineRule="auto"/>
              <w:rPr>
                <w:del w:id="320" w:author="mary.inoue@fap.loca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39DF52A5" w14:textId="77777777" w:rsidTr="00FC2011">
        <w:trPr>
          <w:trHeight w:val="15"/>
          <w:jc w:val="center"/>
          <w:del w:id="321" w:author="mary.inoue@fap.local" w:date="2026-09-22T12:26:00Z" w16du:dateUtc="2026-09-22T16:26:00Z"/>
        </w:trPr>
        <w:tc>
          <w:tcPr>
            <w:tcW w:w="6522" w:type="dxa"/>
            <w:vAlign w:val="center"/>
          </w:tcPr>
          <w:p w14:paraId="6EDDAAEE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322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48F353B6" w14:textId="77777777" w:rsidR="0082340D" w:rsidRPr="00087FEC" w:rsidRDefault="0082340D" w:rsidP="00FC2011">
            <w:pPr>
              <w:spacing w:after="0" w:line="240" w:lineRule="auto"/>
              <w:rPr>
                <w:del w:id="323" w:author="mary.inoue@fap.loca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6168E604" w14:textId="77777777" w:rsidTr="00FC2011">
        <w:trPr>
          <w:trHeight w:val="15"/>
          <w:jc w:val="center"/>
          <w:del w:id="324" w:author="mary.inoue@fap.local" w:date="2026-09-22T12:26:00Z" w16du:dateUtc="2026-09-22T16:26:00Z"/>
        </w:trPr>
        <w:tc>
          <w:tcPr>
            <w:tcW w:w="6522" w:type="dxa"/>
            <w:vAlign w:val="center"/>
            <w:hideMark/>
          </w:tcPr>
          <w:p w14:paraId="47726280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325" w:author="mary.inoue@fap.local" w:date="2026-09-22T12:26:00Z" w16du:dateUtc="2026-09-22T16:26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0A39AB2F" w14:textId="77777777" w:rsidR="0082340D" w:rsidRPr="00087FEC" w:rsidRDefault="0082340D" w:rsidP="00FC2011">
            <w:pPr>
              <w:spacing w:after="0" w:line="240" w:lineRule="auto"/>
              <w:rPr>
                <w:del w:id="326" w:author="mary.inoue@fap.local" w:date="2026-09-22T12:26:00Z" w16du:dateUtc="2026-09-22T16:26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</w:tbl>
    <w:p w14:paraId="104D0D49" w14:textId="5CE9911F" w:rsidR="0082340D" w:rsidRPr="00683182" w:rsidRDefault="0082340D" w:rsidP="00D9626C">
      <w:pPr>
        <w:spacing w:after="0" w:line="240" w:lineRule="auto"/>
        <w:rPr>
          <w:del w:id="327" w:author="mary.inoue@fap.local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328" w:author="mary.inoue@fap.local" w:date="2026-09-22T12:26:00Z" w16du:dateUtc="2026-09-22T16:26:00Z">
        <w:r w:rsidRPr="007F7635">
          <w:rPr>
            <w:rFonts w:ascii="Arial" w:hAnsi="Arial" w:cs="Arial"/>
            <w:b/>
            <w:bCs/>
            <w:color w:val="000000"/>
          </w:rPr>
          <w:tab/>
        </w:r>
        <w:r w:rsidR="009C1FFC"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</w:delText>
        </w:r>
        <w:r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    </w:delText>
        </w:r>
        <w:r w:rsidR="009C1FFC"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1-8      </w:delText>
        </w:r>
        <w:r w:rsidR="000F2E25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Shuffle Side, Rock Back, Replace, Weave L</w:delText>
        </w:r>
        <w:r w:rsidR="009C1FFC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eft</w:delText>
        </w:r>
      </w:del>
    </w:p>
    <w:p w14:paraId="34396A42" w14:textId="5795C28B" w:rsidR="002301FB" w:rsidRPr="00683182" w:rsidRDefault="0082340D" w:rsidP="00D9626C">
      <w:pPr>
        <w:spacing w:after="0" w:line="240" w:lineRule="auto"/>
        <w:rPr>
          <w:del w:id="329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330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  </w:delText>
        </w:r>
        <w:r w:rsidR="002301FB"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</w:delText>
        </w:r>
        <w:r w:rsidR="002301FB" w:rsidRPr="00683182">
          <w:rPr>
            <w:rFonts w:ascii="Arial" w:hAnsi="Arial" w:cs="Arial"/>
            <w:sz w:val="20"/>
            <w:szCs w:val="20"/>
          </w:rPr>
          <w:delText>1-2     H</w:delText>
        </w:r>
        <w:r w:rsidR="000F2E25" w:rsidRPr="00683182">
          <w:rPr>
            <w:rFonts w:ascii="Arial" w:hAnsi="Arial" w:cs="Arial"/>
            <w:sz w:val="20"/>
            <w:szCs w:val="20"/>
          </w:rPr>
          <w:delText>: Chassé vers la droite PD,PG,PD</w:delText>
        </w:r>
      </w:del>
    </w:p>
    <w:p w14:paraId="7ADBEDAC" w14:textId="1D09AA39" w:rsidR="002301FB" w:rsidRPr="00683182" w:rsidRDefault="002301FB" w:rsidP="00D9626C">
      <w:pPr>
        <w:spacing w:after="0" w:line="240" w:lineRule="auto"/>
        <w:rPr>
          <w:del w:id="331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32" w:author="mary.inoue@fap.loca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 : </w:delText>
        </w:r>
        <w:r w:rsidR="000F2E25" w:rsidRPr="00683182">
          <w:rPr>
            <w:rFonts w:ascii="Arial" w:hAnsi="Arial" w:cs="Arial"/>
            <w:color w:val="FF0000"/>
            <w:sz w:val="20"/>
            <w:szCs w:val="20"/>
          </w:rPr>
          <w:delText>Chassé vers la gauche PG,PD,PG</w:delText>
        </w:r>
      </w:del>
    </w:p>
    <w:p w14:paraId="6239D725" w14:textId="58C442ED" w:rsidR="002301FB" w:rsidRPr="00683182" w:rsidRDefault="002301FB" w:rsidP="00D9626C">
      <w:pPr>
        <w:spacing w:after="0" w:line="240" w:lineRule="auto"/>
        <w:rPr>
          <w:del w:id="333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334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3&amp;4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 : </w:delText>
        </w:r>
        <w:r w:rsidR="000F2E25" w:rsidRPr="00683182">
          <w:rPr>
            <w:rFonts w:ascii="Arial" w:hAnsi="Arial" w:cs="Arial"/>
            <w:sz w:val="20"/>
            <w:szCs w:val="20"/>
          </w:rPr>
          <w:delText>Rock du PG arrière, Retour sur le PD</w:delText>
        </w:r>
      </w:del>
    </w:p>
    <w:p w14:paraId="5FFF836D" w14:textId="00D3E99B" w:rsidR="002301FB" w:rsidRPr="00683182" w:rsidRDefault="002301FB" w:rsidP="00D9626C">
      <w:pPr>
        <w:spacing w:after="0" w:line="240" w:lineRule="auto"/>
        <w:rPr>
          <w:del w:id="335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36" w:author="mary.inoue@fap.loca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 : </w:delText>
        </w:r>
        <w:r w:rsidR="000F2E25" w:rsidRPr="00683182">
          <w:rPr>
            <w:rFonts w:ascii="Arial" w:hAnsi="Arial" w:cs="Arial"/>
            <w:color w:val="FF0000"/>
            <w:sz w:val="20"/>
            <w:szCs w:val="20"/>
          </w:rPr>
          <w:delText>Rock du PD arrière, Retour sur le PG</w:delText>
        </w:r>
      </w:del>
    </w:p>
    <w:p w14:paraId="0C6ACCD1" w14:textId="00288F6E" w:rsidR="002301FB" w:rsidRPr="00683182" w:rsidRDefault="002301FB" w:rsidP="00D9626C">
      <w:pPr>
        <w:spacing w:after="0" w:line="240" w:lineRule="auto"/>
        <w:rPr>
          <w:del w:id="337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338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4A48C4" w:rsidRPr="00683182">
          <w:rPr>
            <w:rFonts w:ascii="Arial" w:hAnsi="Arial" w:cs="Arial"/>
            <w:sz w:val="20"/>
            <w:szCs w:val="20"/>
          </w:rPr>
          <w:delText>5-8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 </w:delText>
        </w:r>
        <w:r w:rsidRPr="00683182">
          <w:rPr>
            <w:rFonts w:ascii="Arial" w:hAnsi="Arial" w:cs="Arial"/>
            <w:sz w:val="20"/>
            <w:szCs w:val="20"/>
          </w:rPr>
          <w:delText xml:space="preserve">H : </w:delText>
        </w:r>
        <w:r w:rsidR="00B81D2E" w:rsidRPr="00683182">
          <w:rPr>
            <w:rFonts w:ascii="Arial" w:hAnsi="Arial" w:cs="Arial"/>
            <w:sz w:val="20"/>
            <w:szCs w:val="20"/>
          </w:rPr>
          <w:delText>PG à gauche</w:delText>
        </w:r>
        <w:r w:rsidR="00936881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81D2E" w:rsidRPr="00683182">
          <w:rPr>
            <w:rFonts w:ascii="Arial" w:hAnsi="Arial" w:cs="Arial"/>
            <w:sz w:val="20"/>
            <w:szCs w:val="20"/>
          </w:rPr>
          <w:delText>Croisé le PD derrière le PG</w:delText>
        </w:r>
        <w:r w:rsidR="004A48C4" w:rsidRPr="00683182">
          <w:rPr>
            <w:rFonts w:ascii="Arial" w:hAnsi="Arial" w:cs="Arial"/>
            <w:sz w:val="20"/>
            <w:szCs w:val="20"/>
          </w:rPr>
          <w:delText>,</w:delText>
        </w:r>
        <w:r w:rsidR="00936881" w:rsidRPr="00683182">
          <w:rPr>
            <w:rFonts w:ascii="Arial" w:hAnsi="Arial" w:cs="Arial"/>
            <w:sz w:val="20"/>
            <w:szCs w:val="20"/>
          </w:rPr>
          <w:delText xml:space="preserve"> PG à gauche, Croisé le PD devant le PG</w:delText>
        </w:r>
      </w:del>
    </w:p>
    <w:p w14:paraId="78402585" w14:textId="2F13230A" w:rsidR="002301FB" w:rsidRPr="00683182" w:rsidRDefault="002301FB" w:rsidP="00D9626C">
      <w:pPr>
        <w:spacing w:after="0" w:line="240" w:lineRule="auto"/>
        <w:rPr>
          <w:del w:id="339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40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 : </w:delText>
        </w:r>
        <w:r w:rsidR="00936881" w:rsidRPr="00683182">
          <w:rPr>
            <w:rFonts w:ascii="Arial" w:hAnsi="Arial" w:cs="Arial"/>
            <w:color w:val="FF0000"/>
            <w:sz w:val="20"/>
            <w:szCs w:val="20"/>
          </w:rPr>
          <w:delText>PD à droite, Croisé le PG derrière le PD, PD à droite, Croisé le PG devant le PD</w:delText>
        </w:r>
      </w:del>
    </w:p>
    <w:p w14:paraId="1BC3765D" w14:textId="4FEC56FA" w:rsidR="0082340D" w:rsidRPr="00683182" w:rsidRDefault="0082340D" w:rsidP="002301FB">
      <w:pPr>
        <w:spacing w:after="0"/>
        <w:rPr>
          <w:del w:id="341" w:author="mary.inoue@fap.local" w:date="2026-09-22T12:26:00Z" w16du:dateUtc="2026-09-22T16:26:00Z"/>
          <w:rFonts w:ascii="Arial" w:hAnsi="Arial" w:cs="Arial"/>
          <w:sz w:val="20"/>
          <w:szCs w:val="20"/>
        </w:rPr>
      </w:pPr>
    </w:p>
    <w:p w14:paraId="34A0817D" w14:textId="7259BB8C" w:rsidR="0082340D" w:rsidRPr="00683182" w:rsidRDefault="0082340D" w:rsidP="0082340D">
      <w:pPr>
        <w:spacing w:after="0"/>
        <w:rPr>
          <w:del w:id="342" w:author="mary.inoue@fap.local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343" w:author="mary.inoue@fap.local" w:date="2026-09-22T12:26:00Z" w16du:dateUtc="2026-09-22T16:26:00Z">
        <w:r w:rsidRPr="00683182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683182">
          <w:rPr>
            <w:rFonts w:ascii="Arial" w:hAnsi="Arial" w:cs="Arial"/>
            <w:b/>
            <w:sz w:val="20"/>
            <w:szCs w:val="20"/>
            <w:lang w:val="en-US"/>
          </w:rPr>
          <w:delText xml:space="preserve">9-16   </w:delText>
        </w:r>
        <w:r w:rsidR="00E73598"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  </w:delText>
        </w:r>
        <w:r w:rsidR="00386C25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Shuffle Side, Rock Back, Replace, Step Together, Twist, Twist, Turn hook</w:delText>
        </w:r>
      </w:del>
    </w:p>
    <w:p w14:paraId="380DEFDF" w14:textId="013C8FDF" w:rsidR="002301FB" w:rsidRPr="00683182" w:rsidRDefault="002301FB" w:rsidP="00D9626C">
      <w:pPr>
        <w:spacing w:after="0" w:line="240" w:lineRule="auto"/>
        <w:rPr>
          <w:del w:id="344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345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1-2     H: </w:delText>
        </w:r>
        <w:r w:rsidR="00D9626C" w:rsidRPr="00683182">
          <w:rPr>
            <w:rFonts w:ascii="Arial" w:hAnsi="Arial" w:cs="Arial"/>
            <w:sz w:val="20"/>
            <w:szCs w:val="20"/>
          </w:rPr>
          <w:delText>Chassé vers la gauche PG,PD,PG</w:delText>
        </w:r>
      </w:del>
    </w:p>
    <w:p w14:paraId="09B8081F" w14:textId="7A56473C" w:rsidR="002301FB" w:rsidRPr="00683182" w:rsidRDefault="002301FB" w:rsidP="00D9626C">
      <w:pPr>
        <w:spacing w:after="0" w:line="240" w:lineRule="auto"/>
        <w:rPr>
          <w:del w:id="346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47" w:author="mary.inoue@fap.loca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D9626C" w:rsidRPr="00683182">
          <w:rPr>
            <w:rFonts w:ascii="Arial" w:hAnsi="Arial" w:cs="Arial"/>
            <w:color w:val="FF0000"/>
            <w:sz w:val="20"/>
            <w:szCs w:val="20"/>
          </w:rPr>
          <w:delText>Chassé vers la droite PD,PG,PD</w:delText>
        </w:r>
      </w:del>
    </w:p>
    <w:p w14:paraId="5AF7CEEB" w14:textId="03220024" w:rsidR="005E6A17" w:rsidRPr="00683182" w:rsidRDefault="005E6A17" w:rsidP="00D9626C">
      <w:pPr>
        <w:spacing w:after="0" w:line="240" w:lineRule="auto"/>
        <w:rPr>
          <w:del w:id="348" w:author="mary.inoue@fap.local" w:date="2026-09-22T12:26:00Z" w16du:dateUtc="2026-09-22T16:26:00Z"/>
          <w:rFonts w:ascii="Arial" w:hAnsi="Arial" w:cs="Arial"/>
          <w:sz w:val="14"/>
          <w:szCs w:val="14"/>
        </w:rPr>
      </w:pPr>
      <w:del w:id="349" w:author="mary.inoue@fap.local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 Lâcher la main droite de l’homme et la main gauche de la femme</w:delText>
        </w:r>
      </w:del>
    </w:p>
    <w:p w14:paraId="741C3306" w14:textId="0C33F354" w:rsidR="002301FB" w:rsidRPr="00683182" w:rsidRDefault="002301FB" w:rsidP="002301FB">
      <w:pPr>
        <w:spacing w:after="0"/>
        <w:rPr>
          <w:del w:id="350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351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3</w:delText>
        </w:r>
        <w:r w:rsidR="000B5674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4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H: </w:delText>
        </w:r>
        <w:r w:rsidR="00D0098D" w:rsidRPr="00683182">
          <w:rPr>
            <w:rFonts w:ascii="Arial" w:hAnsi="Arial" w:cs="Arial"/>
            <w:sz w:val="20"/>
            <w:szCs w:val="20"/>
          </w:rPr>
          <w:delText>Rock arrière du PD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D0098D" w:rsidRPr="00683182">
          <w:rPr>
            <w:rFonts w:ascii="Arial" w:hAnsi="Arial" w:cs="Arial"/>
            <w:sz w:val="20"/>
            <w:szCs w:val="20"/>
          </w:rPr>
          <w:delText>Retour sur le PG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 (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le corps </w:delText>
        </w:r>
        <w:r w:rsidR="00D0098D" w:rsidRPr="00683182">
          <w:rPr>
            <w:rFonts w:ascii="Arial" w:hAnsi="Arial" w:cs="Arial"/>
            <w:sz w:val="20"/>
            <w:szCs w:val="20"/>
          </w:rPr>
          <w:delText>en diagonal à droite</w:delText>
        </w:r>
        <w:r w:rsidR="000B5674" w:rsidRPr="00683182">
          <w:rPr>
            <w:rFonts w:ascii="Arial" w:hAnsi="Arial" w:cs="Arial"/>
            <w:sz w:val="20"/>
            <w:szCs w:val="20"/>
          </w:rPr>
          <w:delText>)</w:delText>
        </w:r>
      </w:del>
    </w:p>
    <w:p w14:paraId="78DE5BFF" w14:textId="400AA453" w:rsidR="002301FB" w:rsidRPr="00683182" w:rsidRDefault="002301FB" w:rsidP="002301FB">
      <w:pPr>
        <w:spacing w:after="0"/>
        <w:rPr>
          <w:del w:id="352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53" w:author="mary.inoue@fap.loca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</w:delText>
        </w:r>
        <w:r w:rsidR="00683182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F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 xml:space="preserve">: Rock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arrière 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>du PG, Retour sur le PD (</w:delText>
        </w:r>
        <w:r w:rsidR="00E6715B" w:rsidRPr="00683182">
          <w:rPr>
            <w:rFonts w:ascii="Arial" w:hAnsi="Arial" w:cs="Arial"/>
            <w:color w:val="FF0000"/>
            <w:sz w:val="20"/>
            <w:szCs w:val="20"/>
          </w:rPr>
          <w:delText xml:space="preserve">le corps 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>en diagonal à gauche)</w:delText>
        </w:r>
      </w:del>
    </w:p>
    <w:p w14:paraId="5BA394F6" w14:textId="3C5424D9" w:rsidR="005E6A17" w:rsidRPr="00683182" w:rsidRDefault="005E6A17" w:rsidP="002301FB">
      <w:pPr>
        <w:spacing w:after="0"/>
        <w:rPr>
          <w:del w:id="354" w:author="mary.inoue@fap.local" w:date="2026-09-22T12:26:00Z" w16du:dateUtc="2026-09-22T16:26:00Z"/>
          <w:rFonts w:ascii="Arial" w:hAnsi="Arial" w:cs="Arial"/>
          <w:sz w:val="14"/>
          <w:szCs w:val="14"/>
        </w:rPr>
      </w:pPr>
      <w:del w:id="355" w:author="mary.inoue@fap.local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Au compte 6 reprendre les deux mains</w:delText>
        </w:r>
      </w:del>
    </w:p>
    <w:p w14:paraId="29B3E3B7" w14:textId="2173D8B2" w:rsidR="00E73598" w:rsidRPr="00683182" w:rsidRDefault="002301FB" w:rsidP="00FC5AFC">
      <w:pPr>
        <w:spacing w:after="0" w:line="240" w:lineRule="auto"/>
        <w:rPr>
          <w:del w:id="356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357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5-</w:delText>
        </w:r>
        <w:r w:rsidR="00E6715B" w:rsidRPr="00683182">
          <w:rPr>
            <w:rFonts w:ascii="Arial" w:hAnsi="Arial" w:cs="Arial"/>
            <w:sz w:val="20"/>
            <w:szCs w:val="20"/>
          </w:rPr>
          <w:delText>7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FC5AFC" w:rsidRPr="00683182">
          <w:rPr>
            <w:rFonts w:ascii="Arial" w:hAnsi="Arial" w:cs="Arial"/>
            <w:sz w:val="20"/>
            <w:szCs w:val="20"/>
          </w:rPr>
          <w:delText>L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e corps en diagonal, Stomp PD à côté du PG, </w:delText>
        </w:r>
        <w:r w:rsidR="00405331" w:rsidRPr="00683182">
          <w:rPr>
            <w:rFonts w:ascii="Arial" w:hAnsi="Arial" w:cs="Arial"/>
            <w:sz w:val="20"/>
            <w:szCs w:val="20"/>
          </w:rPr>
          <w:delText>Twist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talons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 xml:space="preserve">à droite, </w:delText>
        </w:r>
        <w:r w:rsidR="00FC5AFC" w:rsidRPr="00683182">
          <w:rPr>
            <w:rFonts w:ascii="Arial" w:hAnsi="Arial" w:cs="Arial"/>
            <w:sz w:val="20"/>
            <w:szCs w:val="20"/>
          </w:rPr>
          <w:delText>T</w:delText>
        </w:r>
        <w:r w:rsidR="00405331" w:rsidRPr="00683182">
          <w:rPr>
            <w:rFonts w:ascii="Arial" w:hAnsi="Arial" w:cs="Arial"/>
            <w:sz w:val="20"/>
            <w:szCs w:val="20"/>
          </w:rPr>
          <w:delText>wist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pointes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à droite</w:delText>
        </w:r>
      </w:del>
    </w:p>
    <w:p w14:paraId="057C385B" w14:textId="744CF223" w:rsidR="002301FB" w:rsidRPr="00683182" w:rsidRDefault="00E6715B" w:rsidP="00E73598">
      <w:pPr>
        <w:spacing w:after="0"/>
        <w:rPr>
          <w:del w:id="358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59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  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 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F: </w:delText>
        </w:r>
        <w:r w:rsidR="00FC5AFC" w:rsidRPr="00683182">
          <w:rPr>
            <w:rFonts w:ascii="Arial" w:hAnsi="Arial" w:cs="Arial"/>
            <w:color w:val="FF0000"/>
            <w:sz w:val="20"/>
            <w:szCs w:val="20"/>
          </w:rPr>
          <w:delText>Le corps en diagonal, Stomp PG à côté du PD, Twist talons à gauche, Twist pointes à gauche</w:delText>
        </w:r>
      </w:del>
    </w:p>
    <w:p w14:paraId="34366A93" w14:textId="32B6B8FA" w:rsidR="00DC473C" w:rsidRPr="00683182" w:rsidRDefault="005E6A17" w:rsidP="00E73598">
      <w:pPr>
        <w:spacing w:after="0"/>
        <w:rPr>
          <w:del w:id="360" w:author="mary.inoue@fap.local" w:date="2026-09-22T12:26:00Z" w16du:dateUtc="2026-09-22T16:26:00Z"/>
          <w:rFonts w:ascii="Arial" w:hAnsi="Arial" w:cs="Arial"/>
          <w:sz w:val="14"/>
          <w:szCs w:val="14"/>
        </w:rPr>
      </w:pPr>
      <w:del w:id="361" w:author="mary.inoue@fap.local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 Lâcher la main gauche de l’homme et la main droite de la femme</w:delText>
        </w:r>
      </w:del>
    </w:p>
    <w:p w14:paraId="098AB222" w14:textId="46F221E0" w:rsidR="002301FB" w:rsidRPr="005C2995" w:rsidRDefault="002301FB" w:rsidP="002301FB">
      <w:pPr>
        <w:spacing w:after="0"/>
        <w:rPr>
          <w:del w:id="362" w:author="mary.inoue@fap.local" w:date="2026-09-22T12:26:00Z" w16du:dateUtc="2026-09-22T16:26:00Z"/>
          <w:rFonts w:ascii="Arial" w:hAnsi="Arial" w:cs="Arial"/>
          <w:sz w:val="16"/>
          <w:szCs w:val="16"/>
        </w:rPr>
      </w:pPr>
      <w:del w:id="363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8    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09524B" w:rsidRPr="00683182">
          <w:rPr>
            <w:rFonts w:ascii="Arial" w:hAnsi="Arial" w:cs="Arial"/>
            <w:sz w:val="20"/>
            <w:szCs w:val="20"/>
          </w:rPr>
          <w:delText>Twist talons à droite tournant ¼ tour à gauche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09524B" w:rsidRPr="00683182">
          <w:rPr>
            <w:rFonts w:ascii="Arial" w:hAnsi="Arial" w:cs="Arial"/>
            <w:sz w:val="20"/>
            <w:szCs w:val="20"/>
          </w:rPr>
          <w:delText xml:space="preserve">en levant </w:delText>
        </w:r>
        <w:r w:rsidR="00901D71" w:rsidRPr="00683182">
          <w:rPr>
            <w:rFonts w:ascii="Arial" w:hAnsi="Arial" w:cs="Arial"/>
            <w:sz w:val="20"/>
            <w:szCs w:val="20"/>
          </w:rPr>
          <w:delText>le genou gauche légèrement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901D71" w:rsidRPr="005C2995">
          <w:rPr>
            <w:rFonts w:ascii="Arial" w:hAnsi="Arial" w:cs="Arial"/>
            <w:sz w:val="16"/>
            <w:szCs w:val="16"/>
          </w:rPr>
          <w:delText>LOD</w:delText>
        </w:r>
      </w:del>
    </w:p>
    <w:p w14:paraId="5B5A2873" w14:textId="520A5D46" w:rsidR="00901D71" w:rsidRPr="00683182" w:rsidRDefault="002301FB" w:rsidP="00901D71">
      <w:pPr>
        <w:spacing w:after="0"/>
        <w:rPr>
          <w:del w:id="364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65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901D71" w:rsidRPr="00683182">
          <w:rPr>
            <w:rFonts w:ascii="Arial" w:hAnsi="Arial" w:cs="Arial"/>
            <w:color w:val="FF0000"/>
            <w:sz w:val="20"/>
            <w:szCs w:val="20"/>
          </w:rPr>
          <w:delText xml:space="preserve">Twist talons à gauche tournant ¼ tour à droite en levant le genou droit légèrement </w:delText>
        </w:r>
        <w:r w:rsidR="005C2995" w:rsidRPr="005C2995">
          <w:rPr>
            <w:rFonts w:ascii="Arial" w:hAnsi="Arial" w:cs="Arial"/>
            <w:color w:val="FF0000"/>
            <w:sz w:val="16"/>
            <w:szCs w:val="16"/>
          </w:rPr>
          <w:delText>LOD</w:delText>
        </w:r>
      </w:del>
    </w:p>
    <w:p w14:paraId="78597925" w14:textId="2CCE984C" w:rsidR="0082340D" w:rsidRPr="00683182" w:rsidRDefault="0082340D" w:rsidP="0082340D">
      <w:pPr>
        <w:spacing w:after="0"/>
        <w:rPr>
          <w:del w:id="366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B897F4C" w14:textId="57A67443" w:rsidR="0082340D" w:rsidRPr="00683182" w:rsidRDefault="0082340D" w:rsidP="0082340D">
      <w:pPr>
        <w:spacing w:after="0"/>
        <w:rPr>
          <w:del w:id="367" w:author="mary.inoue@fap.local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368" w:author="mary.inoue@fap.local" w:date="2026-09-22T12:26:00Z" w16du:dateUtc="2026-09-22T16:26:00Z">
        <w:r w:rsidRPr="00683182">
          <w:rPr>
            <w:rFonts w:ascii="Arial" w:hAnsi="Arial" w:cs="Arial"/>
            <w:b/>
            <w:sz w:val="20"/>
            <w:szCs w:val="20"/>
          </w:rPr>
          <w:delText xml:space="preserve">                 </w:delText>
        </w:r>
        <w:r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17-24  </w:delText>
        </w:r>
        <w:r w:rsidR="004A45BF"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  </w:delText>
        </w:r>
        <w:r w:rsidR="004A45BF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Step, Lock, Step, Brush, Step ½ Pivot, Step ¼ pivot</w:delText>
        </w:r>
      </w:del>
    </w:p>
    <w:p w14:paraId="647FD934" w14:textId="118767E5" w:rsidR="002301FB" w:rsidRPr="00683182" w:rsidRDefault="002301FB" w:rsidP="001B5B1F">
      <w:pPr>
        <w:spacing w:after="0" w:line="240" w:lineRule="auto"/>
        <w:rPr>
          <w:del w:id="369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370" w:author="mary.inoue@fap.local" w:date="2026-09-22T12:26:00Z" w16du:dateUtc="2026-09-22T16:26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1-2     H : </w:delText>
        </w:r>
        <w:r w:rsidR="001B5B1F" w:rsidRPr="00683182">
          <w:rPr>
            <w:rFonts w:ascii="Arial" w:hAnsi="Arial" w:cs="Arial"/>
            <w:sz w:val="20"/>
            <w:szCs w:val="20"/>
          </w:rPr>
          <w:delText>PG devant, Croiser le PD derrière le PG</w:delText>
        </w:r>
      </w:del>
    </w:p>
    <w:p w14:paraId="17BC7DB4" w14:textId="1E393D87" w:rsidR="002301FB" w:rsidRPr="00683182" w:rsidRDefault="002301FB" w:rsidP="001B5B1F">
      <w:pPr>
        <w:spacing w:after="0" w:line="240" w:lineRule="auto"/>
        <w:rPr>
          <w:del w:id="371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72" w:author="mary.inoue@fap.loca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</w:delText>
        </w:r>
        <w:r w:rsidR="00683182" w:rsidRPr="00683182">
          <w:rPr>
            <w:rFonts w:ascii="Arial" w:hAnsi="Arial" w:cs="Arial"/>
            <w:color w:val="FF0000"/>
            <w:sz w:val="20"/>
            <w:szCs w:val="20"/>
          </w:rPr>
          <w:delText>F</w:delText>
        </w:r>
        <w:r w:rsidR="00683182">
          <w:rPr>
            <w:rFonts w:ascii="Arial" w:hAnsi="Arial" w:cs="Arial"/>
            <w:color w:val="FF0000"/>
            <w:sz w:val="20"/>
            <w:szCs w:val="20"/>
          </w:rPr>
          <w:delText>:</w:delText>
        </w:r>
        <w:r w:rsidR="00683182" w:rsidRPr="00683182">
          <w:rPr>
            <w:rFonts w:ascii="Arial" w:hAnsi="Arial" w:cs="Arial"/>
            <w:color w:val="FF0000"/>
            <w:sz w:val="20"/>
            <w:szCs w:val="20"/>
          </w:rPr>
          <w:delText xml:space="preserve"> PD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 xml:space="preserve"> devant, Croiser PG derrière le PD</w:delText>
        </w:r>
      </w:del>
    </w:p>
    <w:p w14:paraId="352F25C1" w14:textId="14FA1BB8" w:rsidR="002301FB" w:rsidRPr="00683182" w:rsidRDefault="002301FB" w:rsidP="002301FB">
      <w:pPr>
        <w:spacing w:after="0"/>
        <w:rPr>
          <w:del w:id="373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374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3</w:delText>
        </w:r>
        <w:r w:rsidR="00B54D79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4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H: </w:delText>
        </w:r>
        <w:r w:rsidR="00B54D79" w:rsidRPr="00683182">
          <w:rPr>
            <w:rFonts w:ascii="Arial" w:hAnsi="Arial" w:cs="Arial"/>
            <w:sz w:val="20"/>
            <w:szCs w:val="20"/>
          </w:rPr>
          <w:delText>PG devant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54D79" w:rsidRPr="00683182">
          <w:rPr>
            <w:rFonts w:ascii="Arial" w:hAnsi="Arial" w:cs="Arial"/>
            <w:sz w:val="20"/>
            <w:szCs w:val="20"/>
          </w:rPr>
          <w:delText>Brosser  PD devant</w:delText>
        </w:r>
      </w:del>
    </w:p>
    <w:p w14:paraId="6CC81BE7" w14:textId="5A0613BF" w:rsidR="002301FB" w:rsidRPr="00683182" w:rsidRDefault="002301FB" w:rsidP="002301FB">
      <w:pPr>
        <w:spacing w:after="0"/>
        <w:rPr>
          <w:del w:id="375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76" w:author="mary.inoue@fap.loca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>PD devant, Brosser PG devant</w:delText>
        </w:r>
      </w:del>
    </w:p>
    <w:p w14:paraId="66998F67" w14:textId="36305F2D" w:rsidR="00596A1F" w:rsidRPr="00683182" w:rsidRDefault="00596A1F" w:rsidP="002301FB">
      <w:pPr>
        <w:spacing w:after="0"/>
        <w:rPr>
          <w:del w:id="377" w:author="mary.inoue@fap.local" w:date="2026-09-22T12:26:00Z" w16du:dateUtc="2026-09-22T16:26:00Z"/>
          <w:rFonts w:ascii="Arial" w:hAnsi="Arial" w:cs="Arial"/>
          <w:color w:val="FF0000"/>
          <w:sz w:val="14"/>
          <w:szCs w:val="14"/>
        </w:rPr>
      </w:pPr>
      <w:del w:id="378" w:author="mary.inoue@fap.local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</w:delText>
        </w:r>
        <w:r w:rsidR="00683182">
          <w:rPr>
            <w:rFonts w:ascii="Arial" w:hAnsi="Arial" w:cs="Arial"/>
            <w:sz w:val="14"/>
            <w:szCs w:val="14"/>
          </w:rPr>
          <w:delText xml:space="preserve"> </w:delText>
        </w:r>
        <w:r w:rsidRPr="00683182">
          <w:rPr>
            <w:rFonts w:ascii="Arial" w:hAnsi="Arial" w:cs="Arial"/>
            <w:sz w:val="14"/>
            <w:szCs w:val="14"/>
          </w:rPr>
          <w:delText xml:space="preserve"> Sur le compte 6 lâcher la main droite de l’homme et la main gauche de la femme  </w:delText>
        </w:r>
      </w:del>
    </w:p>
    <w:p w14:paraId="4069A1BB" w14:textId="68FF6283" w:rsidR="001B5B1F" w:rsidRPr="00683182" w:rsidRDefault="002301FB" w:rsidP="002301FB">
      <w:pPr>
        <w:spacing w:after="0"/>
        <w:rPr>
          <w:del w:id="379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80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5-6     </w:delText>
        </w:r>
        <w:r w:rsidR="001B5B1F" w:rsidRPr="00683182">
          <w:rPr>
            <w:rFonts w:ascii="Arial" w:hAnsi="Arial" w:cs="Arial"/>
            <w:sz w:val="20"/>
            <w:szCs w:val="20"/>
          </w:rPr>
          <w:delText>H: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 PD devant, P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ivot ½ </w:delText>
        </w:r>
        <w:r w:rsidR="00B54D79" w:rsidRPr="00683182">
          <w:rPr>
            <w:rFonts w:ascii="Arial" w:hAnsi="Arial" w:cs="Arial"/>
            <w:sz w:val="20"/>
            <w:szCs w:val="20"/>
          </w:rPr>
          <w:delText>tour à gauche poids sur PG</w:delText>
        </w:r>
        <w:r w:rsidR="001B5B1F" w:rsidRPr="00683182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</w:del>
    </w:p>
    <w:p w14:paraId="53E34F00" w14:textId="09EE09F9" w:rsidR="002301FB" w:rsidRPr="00683182" w:rsidRDefault="001B5B1F" w:rsidP="002301FB">
      <w:pPr>
        <w:spacing w:after="0"/>
        <w:rPr>
          <w:del w:id="381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382" w:author="mary.inoue@fap.local" w:date="2026-09-22T12:26:00Z" w16du:dateUtc="2026-09-22T16:26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>PG devant, Pivot ½ tour à droite poids sur PD</w:delText>
        </w:r>
      </w:del>
    </w:p>
    <w:p w14:paraId="525A83FF" w14:textId="7E4721F1" w:rsidR="002301FB" w:rsidRPr="00683182" w:rsidRDefault="002301FB" w:rsidP="002301FB">
      <w:pPr>
        <w:spacing w:after="0"/>
        <w:rPr>
          <w:del w:id="383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384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   7</w:delText>
        </w:r>
        <w:r w:rsidR="00B54D79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8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B54D79" w:rsidRPr="00683182">
          <w:rPr>
            <w:rFonts w:ascii="Arial" w:hAnsi="Arial" w:cs="Arial"/>
            <w:sz w:val="20"/>
            <w:szCs w:val="20"/>
          </w:rPr>
          <w:delText>PD devant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54D79" w:rsidRPr="00683182">
          <w:rPr>
            <w:rFonts w:ascii="Arial" w:hAnsi="Arial" w:cs="Arial"/>
            <w:sz w:val="20"/>
            <w:szCs w:val="20"/>
          </w:rPr>
          <w:delText>P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ivot ¼ </w:delText>
        </w:r>
        <w:r w:rsidR="00B54D79" w:rsidRPr="00683182">
          <w:rPr>
            <w:rFonts w:ascii="Arial" w:hAnsi="Arial" w:cs="Arial"/>
            <w:sz w:val="20"/>
            <w:szCs w:val="20"/>
          </w:rPr>
          <w:delText>de tour à gauche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B54D79" w:rsidRPr="00683182">
          <w:rPr>
            <w:rFonts w:ascii="Arial" w:hAnsi="Arial" w:cs="Arial"/>
            <w:sz w:val="20"/>
            <w:szCs w:val="20"/>
          </w:rPr>
          <w:delText>poids sur PG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B5B1F" w:rsidRPr="00DB6838">
          <w:rPr>
            <w:rFonts w:ascii="Arial" w:hAnsi="Arial" w:cs="Arial"/>
            <w:sz w:val="16"/>
            <w:szCs w:val="16"/>
          </w:rPr>
          <w:delText>OLOD</w:delText>
        </w:r>
      </w:del>
    </w:p>
    <w:p w14:paraId="7586B509" w14:textId="6E8E1141" w:rsidR="002301FB" w:rsidRPr="00683182" w:rsidRDefault="002301FB" w:rsidP="002301FB">
      <w:pPr>
        <w:spacing w:after="0"/>
        <w:rPr>
          <w:del w:id="385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386" w:author="mary.inoue@fap.local" w:date="2026-09-22T12:26:00Z" w16du:dateUtc="2026-09-22T16:26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812C41" w:rsidRPr="00683182">
          <w:rPr>
            <w:rFonts w:ascii="Arial" w:hAnsi="Arial" w:cs="Arial"/>
            <w:color w:val="FF0000"/>
            <w:sz w:val="20"/>
            <w:szCs w:val="20"/>
          </w:rPr>
          <w:delText xml:space="preserve">PG devant, Pivot ¼ tour à droite poids sur </w:delText>
        </w:r>
        <w:r w:rsidR="00DB6838" w:rsidRPr="00683182">
          <w:rPr>
            <w:rFonts w:ascii="Arial" w:hAnsi="Arial" w:cs="Arial"/>
            <w:color w:val="FF0000"/>
            <w:sz w:val="20"/>
            <w:szCs w:val="20"/>
          </w:rPr>
          <w:delText xml:space="preserve">PD </w:delText>
        </w:r>
        <w:r w:rsidR="00DB6838" w:rsidRPr="005C2995">
          <w:rPr>
            <w:rFonts w:ascii="Arial" w:hAnsi="Arial" w:cs="Arial"/>
            <w:color w:val="FF0000"/>
            <w:sz w:val="16"/>
            <w:szCs w:val="16"/>
          </w:rPr>
          <w:delText>ILOD</w:delText>
        </w:r>
      </w:del>
    </w:p>
    <w:p w14:paraId="56968334" w14:textId="67343EF3" w:rsidR="003768CC" w:rsidRPr="00683182" w:rsidRDefault="003768CC" w:rsidP="002301FB">
      <w:pPr>
        <w:spacing w:after="0"/>
        <w:rPr>
          <w:del w:id="387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5A5FE10B" w14:textId="2B494B00" w:rsidR="003768CC" w:rsidRPr="00683182" w:rsidRDefault="003768CC" w:rsidP="002301FB">
      <w:pPr>
        <w:spacing w:after="0"/>
        <w:rPr>
          <w:del w:id="388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35CEF6F9" w14:textId="5FE57C3B" w:rsidR="003768CC" w:rsidRPr="00683182" w:rsidRDefault="003768CC" w:rsidP="002301FB">
      <w:pPr>
        <w:spacing w:after="0"/>
        <w:rPr>
          <w:del w:id="389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01DBD21B" w14:textId="69181426" w:rsidR="003768CC" w:rsidRPr="00683182" w:rsidRDefault="003768CC" w:rsidP="002301FB">
      <w:pPr>
        <w:spacing w:after="0"/>
        <w:rPr>
          <w:del w:id="390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5BC9D471" w14:textId="68E7CD56" w:rsidR="003768CC" w:rsidRPr="00683182" w:rsidRDefault="003768CC" w:rsidP="002301FB">
      <w:pPr>
        <w:spacing w:after="0"/>
        <w:rPr>
          <w:del w:id="391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FBD57BA" w14:textId="3DDB3B3C" w:rsidR="003768CC" w:rsidRPr="00683182" w:rsidRDefault="003768CC" w:rsidP="002301FB">
      <w:pPr>
        <w:spacing w:after="0"/>
        <w:rPr>
          <w:del w:id="392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E7C3D46" w14:textId="1F475D0E" w:rsidR="003768CC" w:rsidRPr="00683182" w:rsidRDefault="003768CC" w:rsidP="002301FB">
      <w:pPr>
        <w:spacing w:after="0"/>
        <w:rPr>
          <w:del w:id="393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0FC9A586" w14:textId="77777777" w:rsidR="003768CC" w:rsidRPr="00683182" w:rsidRDefault="003768CC" w:rsidP="002301FB">
      <w:pPr>
        <w:spacing w:after="0"/>
        <w:rPr>
          <w:del w:id="394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01B18DB0" w14:textId="77777777" w:rsidR="0082340D" w:rsidRPr="00683182" w:rsidRDefault="0082340D" w:rsidP="0082340D">
      <w:pPr>
        <w:spacing w:after="0"/>
        <w:rPr>
          <w:del w:id="395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</w:p>
    <w:p w14:paraId="13954021" w14:textId="551D80B8" w:rsidR="0082340D" w:rsidRPr="00576B90" w:rsidRDefault="0082340D" w:rsidP="003768CC">
      <w:pPr>
        <w:spacing w:after="0" w:line="240" w:lineRule="auto"/>
        <w:rPr>
          <w:del w:id="396" w:author="mary.inoue@fap.local" w:date="2026-09-22T12:26:00Z" w16du:dateUtc="2026-09-22T16:26:00Z"/>
          <w:rFonts w:ascii="Arial" w:hAnsi="Arial" w:cs="Arial"/>
          <w:b/>
          <w:bCs/>
          <w:sz w:val="20"/>
          <w:szCs w:val="20"/>
          <w:lang w:val="en-CA"/>
        </w:rPr>
      </w:pPr>
      <w:del w:id="397" w:author="mary.inoue@fap.local" w:date="2026-09-22T12:26:00Z" w16du:dateUtc="2026-09-22T16:26:00Z">
        <w:r w:rsidRPr="003968E8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>25-</w:delText>
        </w:r>
        <w:r w:rsidR="00683182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32  </w:delText>
        </w:r>
        <w:r w:rsid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="00683182" w:rsidRPr="00576B90">
          <w:rPr>
            <w:rFonts w:ascii="Arial" w:hAnsi="Arial" w:cs="Arial"/>
            <w:b/>
            <w:sz w:val="20"/>
            <w:szCs w:val="20"/>
            <w:lang w:val="en-CA"/>
          </w:rPr>
          <w:delText>H</w:delText>
        </w:r>
        <w:r w:rsidR="0023387C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: </w:delText>
        </w:r>
        <w:r w:rsidR="0023387C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Two Struts, Rock, Replace, Step, Hold (LADY ½ TURN RIGHT ON 7)</w:delText>
        </w:r>
      </w:del>
    </w:p>
    <w:p w14:paraId="40376D3C" w14:textId="585878C2" w:rsidR="008634B6" w:rsidRPr="00576B90" w:rsidRDefault="008634B6" w:rsidP="008634B6">
      <w:pPr>
        <w:spacing w:after="0" w:line="240" w:lineRule="auto"/>
        <w:rPr>
          <w:del w:id="398" w:author="mary.inoue@fap.local" w:date="2026-09-22T12:26:00Z" w16du:dateUtc="2026-09-22T16:26:00Z"/>
          <w:rFonts w:ascii="Arial" w:hAnsi="Arial" w:cs="Arial"/>
          <w:b/>
          <w:bCs/>
          <w:color w:val="C00000"/>
          <w:sz w:val="20"/>
          <w:szCs w:val="20"/>
          <w:lang w:val="en-CA"/>
        </w:rPr>
      </w:pPr>
      <w:del w:id="399" w:author="mary.inoue@fap.local" w:date="2026-09-22T12:26:00Z" w16du:dateUtc="2026-09-22T16:26:00Z">
        <w:r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                             F:  Two Struts, Back Rock, Replace, </w:delText>
        </w:r>
        <w:r w:rsidR="000D59A4"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½ Turn</w:delText>
        </w:r>
        <w:r w:rsidR="00E5128C"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Back, Hold</w:delText>
        </w:r>
      </w:del>
    </w:p>
    <w:p w14:paraId="40945CAC" w14:textId="79AAA3E8" w:rsidR="008634B6" w:rsidRPr="00576B90" w:rsidRDefault="008634B6" w:rsidP="008634B6">
      <w:pPr>
        <w:spacing w:after="0" w:line="240" w:lineRule="auto"/>
        <w:rPr>
          <w:del w:id="400" w:author="mary.inoue@fap.local" w:date="2026-09-22T12:26:00Z" w16du:dateUtc="2026-09-22T16:26:00Z"/>
          <w:rFonts w:ascii="Arial" w:hAnsi="Arial" w:cs="Arial"/>
          <w:sz w:val="14"/>
          <w:szCs w:val="14"/>
        </w:rPr>
      </w:pPr>
      <w:del w:id="401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  <w:lang w:val="en-CA"/>
          </w:rPr>
          <w:delText xml:space="preserve">                              </w:delText>
        </w:r>
        <w:r w:rsidRPr="00576B90">
          <w:rPr>
            <w:rFonts w:ascii="Arial" w:hAnsi="Arial" w:cs="Arial"/>
            <w:sz w:val="14"/>
            <w:szCs w:val="14"/>
          </w:rPr>
          <w:delText xml:space="preserve">Double hand </w:delText>
        </w:r>
        <w:r w:rsidR="00576B90">
          <w:rPr>
            <w:rFonts w:ascii="Arial" w:hAnsi="Arial" w:cs="Arial"/>
            <w:sz w:val="14"/>
            <w:szCs w:val="14"/>
          </w:rPr>
          <w:delText>h</w:delText>
        </w:r>
        <w:r w:rsidRPr="00576B90">
          <w:rPr>
            <w:rFonts w:ascii="Arial" w:hAnsi="Arial" w:cs="Arial"/>
            <w:sz w:val="14"/>
            <w:szCs w:val="14"/>
          </w:rPr>
          <w:delText>old</w:delText>
        </w:r>
      </w:del>
    </w:p>
    <w:p w14:paraId="27AE13D2" w14:textId="4F58F838" w:rsidR="002301FB" w:rsidRPr="00576B90" w:rsidRDefault="0082340D" w:rsidP="003768CC">
      <w:pPr>
        <w:spacing w:after="0" w:line="240" w:lineRule="auto"/>
        <w:rPr>
          <w:del w:id="402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03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2301FB" w:rsidRPr="00576B90">
          <w:rPr>
            <w:rFonts w:ascii="Arial" w:hAnsi="Arial" w:cs="Arial"/>
            <w:sz w:val="20"/>
            <w:szCs w:val="20"/>
          </w:rPr>
          <w:delText xml:space="preserve">1-2     H: </w:delText>
        </w:r>
        <w:r w:rsidR="003768CC" w:rsidRPr="00576B90">
          <w:rPr>
            <w:rFonts w:ascii="Arial" w:hAnsi="Arial" w:cs="Arial"/>
            <w:sz w:val="20"/>
            <w:szCs w:val="20"/>
          </w:rPr>
          <w:delText>Pointe du PD devant, Déposer talon du PD</w:delText>
        </w:r>
      </w:del>
    </w:p>
    <w:p w14:paraId="5C3B39A7" w14:textId="23376219" w:rsidR="002301FB" w:rsidRPr="00576B90" w:rsidRDefault="002301FB" w:rsidP="003768CC">
      <w:pPr>
        <w:spacing w:after="0" w:line="240" w:lineRule="auto"/>
        <w:rPr>
          <w:del w:id="404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405" w:author="mary.inoue@fap.loca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F: </w:delText>
        </w:r>
        <w:r w:rsidR="003768CC" w:rsidRPr="00576B90">
          <w:rPr>
            <w:rFonts w:ascii="Arial" w:hAnsi="Arial" w:cs="Arial"/>
            <w:color w:val="FF0000"/>
            <w:sz w:val="20"/>
            <w:szCs w:val="20"/>
          </w:rPr>
          <w:delText xml:space="preserve">Pointe du </w:delText>
        </w:r>
        <w:r w:rsidR="003A7423" w:rsidRPr="00576B90">
          <w:rPr>
            <w:rFonts w:ascii="Arial" w:hAnsi="Arial" w:cs="Arial"/>
            <w:color w:val="FF0000"/>
            <w:sz w:val="20"/>
            <w:szCs w:val="20"/>
          </w:rPr>
          <w:delText xml:space="preserve">PG 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>arrière</w:delText>
        </w:r>
        <w:r w:rsidR="003A7423" w:rsidRPr="00576B90">
          <w:rPr>
            <w:rFonts w:ascii="Arial" w:hAnsi="Arial" w:cs="Arial"/>
            <w:color w:val="FF0000"/>
            <w:sz w:val="20"/>
            <w:szCs w:val="20"/>
          </w:rPr>
          <w:delText>, Déposer talon du PG</w:delText>
        </w:r>
      </w:del>
    </w:p>
    <w:p w14:paraId="671F97C1" w14:textId="1EBB2630" w:rsidR="002301FB" w:rsidRPr="00576B90" w:rsidRDefault="002301FB" w:rsidP="003768CC">
      <w:pPr>
        <w:spacing w:after="0" w:line="240" w:lineRule="auto"/>
        <w:rPr>
          <w:del w:id="406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07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3</w:delText>
        </w:r>
        <w:r w:rsidR="003768C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 </w:delText>
        </w:r>
        <w:r w:rsidR="00B4550A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>H</w:delText>
        </w:r>
        <w:r w:rsidR="00B4550A" w:rsidRPr="00576B90">
          <w:rPr>
            <w:rFonts w:ascii="Arial" w:hAnsi="Arial" w:cs="Arial"/>
            <w:sz w:val="20"/>
            <w:szCs w:val="20"/>
          </w:rPr>
          <w:delText>:</w:delText>
        </w:r>
        <w:r w:rsidRPr="00576B90">
          <w:rPr>
            <w:rFonts w:ascii="Arial" w:hAnsi="Arial" w:cs="Arial"/>
            <w:sz w:val="20"/>
            <w:szCs w:val="20"/>
          </w:rPr>
          <w:delText> </w:delText>
        </w:r>
        <w:r w:rsidR="00B4550A" w:rsidRPr="00576B90">
          <w:rPr>
            <w:rFonts w:ascii="Arial" w:hAnsi="Arial" w:cs="Arial"/>
            <w:sz w:val="20"/>
            <w:szCs w:val="20"/>
          </w:rPr>
          <w:delText>Pointe du PG devant, Déposer talon du PG</w:delText>
        </w:r>
      </w:del>
    </w:p>
    <w:p w14:paraId="42271141" w14:textId="393C0A03" w:rsidR="00B4550A" w:rsidRPr="00576B90" w:rsidRDefault="002301FB" w:rsidP="003768CC">
      <w:pPr>
        <w:spacing w:after="0" w:line="240" w:lineRule="auto"/>
        <w:rPr>
          <w:del w:id="408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09" w:author="mary.inoue@fap.loca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F: </w:delText>
        </w:r>
        <w:r w:rsidR="00B4550A" w:rsidRPr="00576B90">
          <w:rPr>
            <w:rFonts w:ascii="Arial" w:hAnsi="Arial" w:cs="Arial"/>
            <w:color w:val="C00000"/>
            <w:sz w:val="20"/>
            <w:szCs w:val="20"/>
          </w:rPr>
          <w:delText>Pointe du PD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 xml:space="preserve"> arrière</w:delText>
        </w:r>
        <w:r w:rsidR="00B4550A" w:rsidRPr="00576B90">
          <w:rPr>
            <w:rFonts w:ascii="Arial" w:hAnsi="Arial" w:cs="Arial"/>
            <w:color w:val="C00000"/>
            <w:sz w:val="20"/>
            <w:szCs w:val="20"/>
          </w:rPr>
          <w:delText xml:space="preserve"> Déposer talon du PD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   </w:delText>
        </w:r>
      </w:del>
    </w:p>
    <w:p w14:paraId="7AEB5754" w14:textId="0E193432" w:rsidR="003768CC" w:rsidRPr="00576B90" w:rsidRDefault="002301FB" w:rsidP="003768CC">
      <w:pPr>
        <w:spacing w:after="0" w:line="240" w:lineRule="auto"/>
        <w:rPr>
          <w:del w:id="410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11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</w:delText>
        </w:r>
        <w:r w:rsidR="005213BB" w:rsidRPr="00576B90">
          <w:rPr>
            <w:rFonts w:ascii="Arial" w:hAnsi="Arial" w:cs="Arial"/>
            <w:sz w:val="20"/>
            <w:szCs w:val="20"/>
          </w:rPr>
          <w:delText xml:space="preserve">   </w:delText>
        </w:r>
        <w:r w:rsidRPr="00576B90">
          <w:rPr>
            <w:rFonts w:ascii="Arial" w:hAnsi="Arial" w:cs="Arial"/>
            <w:sz w:val="20"/>
            <w:szCs w:val="20"/>
          </w:rPr>
          <w:delText xml:space="preserve">  5-6   </w:delText>
        </w:r>
        <w:r w:rsidR="00DC2A7D" w:rsidRPr="00576B90">
          <w:rPr>
            <w:rFonts w:ascii="Arial" w:hAnsi="Arial" w:cs="Arial"/>
            <w:sz w:val="20"/>
            <w:szCs w:val="20"/>
          </w:rPr>
          <w:delText xml:space="preserve">  H: Rock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="00DC2A7D" w:rsidRPr="00576B90">
          <w:rPr>
            <w:rFonts w:ascii="Arial" w:hAnsi="Arial" w:cs="Arial"/>
            <w:sz w:val="20"/>
            <w:szCs w:val="20"/>
          </w:rPr>
          <w:delText>du PD avant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DC2A7D" w:rsidRPr="00576B90">
          <w:rPr>
            <w:rFonts w:ascii="Arial" w:hAnsi="Arial" w:cs="Arial"/>
            <w:sz w:val="20"/>
            <w:szCs w:val="20"/>
          </w:rPr>
          <w:delText>Retour sur le PG</w:delText>
        </w:r>
      </w:del>
    </w:p>
    <w:p w14:paraId="0BA1D073" w14:textId="38899BAF" w:rsidR="0059251D" w:rsidRPr="00576B90" w:rsidRDefault="003768CC" w:rsidP="003768CC">
      <w:pPr>
        <w:spacing w:after="0" w:line="240" w:lineRule="auto"/>
        <w:rPr>
          <w:del w:id="412" w:author="mary.inoue@fap.local" w:date="2026-09-22T12:26:00Z" w16du:dateUtc="2026-09-22T16:26:00Z"/>
          <w:rFonts w:ascii="Arial" w:hAnsi="Arial" w:cs="Arial"/>
          <w:color w:val="C00000"/>
          <w:sz w:val="20"/>
          <w:szCs w:val="20"/>
        </w:rPr>
      </w:pPr>
      <w:del w:id="413" w:author="mary.inoue@fap.local" w:date="2026-09-22T12:26:00Z" w16du:dateUtc="2026-09-22T16:26:00Z"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                              F: </w:delText>
        </w:r>
        <w:r w:rsidR="00DC2A7D" w:rsidRPr="00576B90">
          <w:rPr>
            <w:rFonts w:ascii="Arial" w:hAnsi="Arial" w:cs="Arial"/>
            <w:color w:val="C00000"/>
            <w:sz w:val="20"/>
            <w:szCs w:val="20"/>
          </w:rPr>
          <w:delText>Rock du PG arrière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, </w:delText>
        </w:r>
        <w:r w:rsidR="00DC2A7D" w:rsidRPr="00576B90">
          <w:rPr>
            <w:rFonts w:ascii="Arial" w:hAnsi="Arial" w:cs="Arial"/>
            <w:color w:val="C00000"/>
            <w:sz w:val="20"/>
            <w:szCs w:val="20"/>
          </w:rPr>
          <w:delText>Retour sur le PD</w:delText>
        </w:r>
      </w:del>
    </w:p>
    <w:p w14:paraId="214052AB" w14:textId="6DEC24AC" w:rsidR="002301FB" w:rsidRPr="00576B90" w:rsidRDefault="0059251D" w:rsidP="003768CC">
      <w:pPr>
        <w:spacing w:after="0" w:line="240" w:lineRule="auto"/>
        <w:rPr>
          <w:del w:id="414" w:author="mary.inoue@fap.local" w:date="2026-09-22T12:26:00Z" w16du:dateUtc="2026-09-22T16:26:00Z"/>
          <w:rFonts w:ascii="Arial" w:hAnsi="Arial" w:cs="Arial"/>
          <w:sz w:val="14"/>
          <w:szCs w:val="14"/>
        </w:rPr>
      </w:pPr>
      <w:del w:id="415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576B90">
          <w:rPr>
            <w:rFonts w:ascii="Arial" w:hAnsi="Arial" w:cs="Arial"/>
            <w:sz w:val="20"/>
            <w:szCs w:val="20"/>
          </w:rPr>
          <w:delText xml:space="preserve">   </w:delText>
        </w:r>
        <w:r w:rsidRPr="00576B90">
          <w:rPr>
            <w:rFonts w:ascii="Arial" w:hAnsi="Arial" w:cs="Arial"/>
            <w:sz w:val="20"/>
            <w:szCs w:val="20"/>
          </w:rPr>
          <w:delText xml:space="preserve">       </w:delText>
        </w:r>
        <w:r w:rsidRPr="00576B90">
          <w:rPr>
            <w:rFonts w:ascii="Arial" w:hAnsi="Arial" w:cs="Arial"/>
            <w:sz w:val="14"/>
            <w:szCs w:val="14"/>
          </w:rPr>
          <w:delText xml:space="preserve"> La femme passe sous le bras droit de l’homme et son bras gauche</w:delText>
        </w:r>
        <w:r w:rsidR="00F675EC" w:rsidRPr="00576B90">
          <w:rPr>
            <w:rFonts w:ascii="Arial" w:hAnsi="Arial" w:cs="Arial"/>
            <w:sz w:val="14"/>
            <w:szCs w:val="14"/>
          </w:rPr>
          <w:delText xml:space="preserve"> position wrap</w:delText>
        </w:r>
      </w:del>
    </w:p>
    <w:p w14:paraId="3BB01D39" w14:textId="077457BE" w:rsidR="002301FB" w:rsidRPr="00576B90" w:rsidRDefault="002301FB" w:rsidP="003768CC">
      <w:pPr>
        <w:spacing w:after="0" w:line="240" w:lineRule="auto"/>
        <w:rPr>
          <w:del w:id="416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17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7</w:delText>
        </w:r>
        <w:r w:rsidR="003768C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8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H: </w:delText>
        </w:r>
        <w:r w:rsidR="00794CB5" w:rsidRPr="00576B90">
          <w:rPr>
            <w:rFonts w:ascii="Arial" w:hAnsi="Arial" w:cs="Arial"/>
            <w:sz w:val="20"/>
            <w:szCs w:val="20"/>
          </w:rPr>
          <w:delText>Rock du PD arrière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794CB5" w:rsidRPr="00576B90">
          <w:rPr>
            <w:rFonts w:ascii="Arial" w:hAnsi="Arial" w:cs="Arial"/>
            <w:sz w:val="20"/>
            <w:szCs w:val="20"/>
          </w:rPr>
          <w:delText>Pause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 </w:delText>
        </w:r>
      </w:del>
    </w:p>
    <w:p w14:paraId="58FF4D5D" w14:textId="4FC40CBF" w:rsidR="008634B6" w:rsidRPr="00576B90" w:rsidRDefault="002301FB" w:rsidP="008634B6">
      <w:pPr>
        <w:rPr>
          <w:del w:id="418" w:author="mary.inoue@fap.local" w:date="2026-09-22T12:26:00Z" w16du:dateUtc="2026-09-22T16:26:00Z"/>
          <w:rFonts w:ascii="Arial" w:hAnsi="Arial" w:cs="Arial"/>
          <w:color w:val="C00000"/>
          <w:sz w:val="20"/>
          <w:szCs w:val="20"/>
        </w:rPr>
      </w:pPr>
      <w:del w:id="419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>F</w:delText>
        </w:r>
        <w:r w:rsidR="00683182" w:rsidRPr="00576B90">
          <w:rPr>
            <w:rFonts w:ascii="Arial" w:hAnsi="Arial" w:cs="Arial"/>
            <w:color w:val="FF0000"/>
            <w:sz w:val="20"/>
            <w:szCs w:val="20"/>
          </w:rPr>
          <w:delText>: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="00576B90" w:rsidRPr="00576B90">
          <w:rPr>
            <w:rFonts w:ascii="Arial" w:hAnsi="Arial" w:cs="Arial"/>
            <w:color w:val="C00000"/>
            <w:sz w:val="20"/>
            <w:szCs w:val="20"/>
          </w:rPr>
          <w:delText>½ tour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 xml:space="preserve"> à droite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>PG arrière,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>Pause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3768CC" w:rsidRPr="005C2995">
          <w:rPr>
            <w:rFonts w:ascii="Arial" w:hAnsi="Arial" w:cs="Arial"/>
            <w:color w:val="C00000"/>
            <w:sz w:val="16"/>
            <w:szCs w:val="16"/>
          </w:rPr>
          <w:delText>OLOD</w:delText>
        </w:r>
      </w:del>
    </w:p>
    <w:p w14:paraId="6A4C3009" w14:textId="61180CE9" w:rsidR="00E5128C" w:rsidRPr="00576B90" w:rsidRDefault="0082340D" w:rsidP="00E9509F">
      <w:pPr>
        <w:spacing w:after="0"/>
        <w:rPr>
          <w:del w:id="420" w:author="mary.inoue@fap.local" w:date="2026-09-22T12:26:00Z" w16du:dateUtc="2026-09-22T16:26:00Z"/>
          <w:rFonts w:ascii="Arial" w:hAnsi="Arial" w:cs="Arial"/>
          <w:b/>
          <w:bCs/>
          <w:sz w:val="20"/>
          <w:szCs w:val="20"/>
          <w:lang w:val="en-CA"/>
        </w:rPr>
      </w:pPr>
      <w:del w:id="421" w:author="mary.inoue@fap.local" w:date="2026-09-22T12:26:00Z" w16du:dateUtc="2026-09-22T16:26:00Z">
        <w:r w:rsidRPr="00B40CC0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33-40 </w:delText>
        </w:r>
        <w:r w:rsid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="00E5128C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H: </w:delText>
        </w:r>
        <w:r w:rsidR="00982C75">
          <w:rPr>
            <w:rFonts w:ascii="Arial" w:hAnsi="Arial" w:cs="Arial"/>
            <w:b/>
            <w:sz w:val="20"/>
            <w:szCs w:val="20"/>
            <w:lang w:val="en-CA"/>
          </w:rPr>
          <w:delText xml:space="preserve">Back </w:delText>
        </w:r>
        <w:r w:rsidR="00E5128C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 xml:space="preserve">Rock, Replace, Step, Hold, Rock, Replace, Step, Hold </w:delText>
        </w:r>
      </w:del>
    </w:p>
    <w:p w14:paraId="3D4793D0" w14:textId="0F837B71" w:rsidR="00F675EC" w:rsidRPr="00576B90" w:rsidRDefault="00F675EC" w:rsidP="00E9509F">
      <w:pPr>
        <w:spacing w:after="0"/>
        <w:rPr>
          <w:del w:id="422" w:author="mary.inoue@fap.local" w:date="2026-09-22T12:26:00Z" w16du:dateUtc="2026-09-22T16:26:00Z"/>
          <w:rFonts w:ascii="Arial" w:hAnsi="Arial" w:cs="Arial"/>
          <w:b/>
          <w:bCs/>
          <w:sz w:val="20"/>
          <w:szCs w:val="20"/>
          <w:lang w:val="en-CA"/>
        </w:rPr>
      </w:pPr>
      <w:del w:id="423" w:author="mary.inoue@fap.local" w:date="2026-09-22T12:26:00Z" w16du:dateUtc="2026-09-22T16:26:00Z">
        <w:r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                             </w:delText>
        </w:r>
        <w:r w:rsidRP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F:  Back Rock, Replace, ½ Turn Back, Hold</w:delText>
        </w:r>
        <w:r w:rsidR="00982C75" w:rsidRP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,</w:delText>
        </w:r>
        <w:r w:rsid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Back Rock, Replace, Step, Hold</w:delText>
        </w:r>
      </w:del>
    </w:p>
    <w:p w14:paraId="70C2EAB5" w14:textId="67177399" w:rsidR="00E9509F" w:rsidRPr="00576B90" w:rsidRDefault="0082340D" w:rsidP="00E9509F">
      <w:pPr>
        <w:spacing w:after="0"/>
        <w:rPr>
          <w:del w:id="424" w:author="mary.inoue@fap.local" w:date="2026-09-22T12:26:00Z" w16du:dateUtc="2026-09-22T16:26:00Z"/>
          <w:rFonts w:ascii="Arial" w:hAnsi="Arial" w:cs="Arial"/>
          <w:b/>
          <w:bCs/>
          <w:sz w:val="20"/>
          <w:szCs w:val="20"/>
        </w:rPr>
      </w:pPr>
      <w:del w:id="425" w:author="mary.inoue@fap.local" w:date="2026-09-22T12:26:00Z" w16du:dateUtc="2026-09-22T16:26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="00E9509F" w:rsidRPr="00576B90">
          <w:rPr>
            <w:rFonts w:ascii="Arial" w:hAnsi="Arial" w:cs="Arial"/>
            <w:sz w:val="20"/>
            <w:szCs w:val="20"/>
          </w:rPr>
          <w:delText xml:space="preserve">1-2    H: 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Rock </w:delText>
        </w:r>
        <w:r w:rsidR="007D77D8" w:rsidRPr="00576B90">
          <w:rPr>
            <w:rFonts w:ascii="Arial" w:hAnsi="Arial" w:cs="Arial"/>
            <w:sz w:val="20"/>
            <w:szCs w:val="20"/>
          </w:rPr>
          <w:delText xml:space="preserve">arrière 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du PG </w:delText>
        </w:r>
        <w:r w:rsidR="007D77D8" w:rsidRPr="00576B90">
          <w:rPr>
            <w:rFonts w:ascii="Arial" w:hAnsi="Arial" w:cs="Arial"/>
            <w:sz w:val="20"/>
            <w:szCs w:val="20"/>
          </w:rPr>
          <w:delText>en attrapant la femme dans son bras gauche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7D77D8" w:rsidRPr="00576B90">
          <w:rPr>
            <w:rFonts w:ascii="Arial" w:hAnsi="Arial" w:cs="Arial"/>
            <w:sz w:val="20"/>
            <w:szCs w:val="20"/>
          </w:rPr>
          <w:delText>Retour sur le PD</w:delText>
        </w:r>
      </w:del>
    </w:p>
    <w:p w14:paraId="00B32867" w14:textId="09BA9F22" w:rsidR="00E9509F" w:rsidRPr="00576B90" w:rsidRDefault="00E9509F" w:rsidP="00E9509F">
      <w:pPr>
        <w:spacing w:after="0"/>
        <w:rPr>
          <w:del w:id="426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427" w:author="mary.inoue@fap.loca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7D77D8" w:rsidRPr="00576B90">
          <w:rPr>
            <w:rFonts w:ascii="Arial" w:hAnsi="Arial" w:cs="Arial"/>
            <w:color w:val="FF0000"/>
            <w:sz w:val="20"/>
            <w:szCs w:val="20"/>
          </w:rPr>
          <w:delText>Rock arrière du PD en penchant dans le bras gauche de l’homme,</w:delText>
        </w:r>
        <w:r w:rsidR="00BB641F" w:rsidRPr="00576B90">
          <w:rPr>
            <w:rFonts w:ascii="Arial" w:hAnsi="Arial" w:cs="Arial"/>
            <w:color w:val="FF0000"/>
            <w:sz w:val="20"/>
            <w:szCs w:val="20"/>
          </w:rPr>
          <w:delText xml:space="preserve"> Retour sur le PG</w:delText>
        </w:r>
      </w:del>
    </w:p>
    <w:p w14:paraId="7C957CAC" w14:textId="64220EFD" w:rsidR="00DE39DE" w:rsidRPr="00576B90" w:rsidRDefault="00DE39DE" w:rsidP="00E9509F">
      <w:pPr>
        <w:spacing w:after="0"/>
        <w:rPr>
          <w:del w:id="428" w:author="mary.inoue@fap.local" w:date="2026-09-22T12:26:00Z" w16du:dateUtc="2026-09-22T16:26:00Z"/>
          <w:rFonts w:ascii="Arial" w:hAnsi="Arial" w:cs="Arial"/>
          <w:color w:val="FF0000"/>
          <w:sz w:val="14"/>
          <w:szCs w:val="14"/>
        </w:rPr>
      </w:pPr>
      <w:del w:id="429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 </w:delText>
        </w:r>
        <w:r w:rsidRPr="00576B90">
          <w:rPr>
            <w:rFonts w:ascii="Arial" w:hAnsi="Arial" w:cs="Arial"/>
            <w:sz w:val="14"/>
            <w:szCs w:val="14"/>
          </w:rPr>
          <w:delText>La femme passe dessous le bras</w:delText>
        </w:r>
        <w:r w:rsidR="004B6B36" w:rsidRPr="00576B90">
          <w:rPr>
            <w:rFonts w:ascii="Arial" w:hAnsi="Arial" w:cs="Arial"/>
            <w:sz w:val="14"/>
            <w:szCs w:val="14"/>
          </w:rPr>
          <w:delText xml:space="preserve"> droit de l’homme et son bras gauche</w:delText>
        </w:r>
      </w:del>
    </w:p>
    <w:p w14:paraId="79278714" w14:textId="57779A11" w:rsidR="00BB641F" w:rsidRPr="00576B90" w:rsidRDefault="00E9509F" w:rsidP="00E9509F">
      <w:pPr>
        <w:spacing w:after="0"/>
        <w:rPr>
          <w:del w:id="430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31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3</w:delText>
        </w:r>
        <w:r w:rsidR="00F675E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</w:delText>
        </w:r>
        <w:r w:rsidR="006802FD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 H: </w:delText>
        </w:r>
        <w:r w:rsidR="006802FD" w:rsidRPr="00576B90">
          <w:rPr>
            <w:rFonts w:ascii="Arial" w:hAnsi="Arial" w:cs="Arial"/>
            <w:sz w:val="20"/>
            <w:szCs w:val="20"/>
          </w:rPr>
          <w:delText>PG devant</w:delText>
        </w:r>
        <w:r w:rsidR="00BB641F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6802FD" w:rsidRPr="00576B90">
          <w:rPr>
            <w:rFonts w:ascii="Arial" w:hAnsi="Arial" w:cs="Arial"/>
            <w:sz w:val="20"/>
            <w:szCs w:val="20"/>
          </w:rPr>
          <w:delText>Pause</w:delText>
        </w:r>
      </w:del>
    </w:p>
    <w:p w14:paraId="4D0189B5" w14:textId="00D80492" w:rsidR="00E9509F" w:rsidRPr="00576B90" w:rsidRDefault="00E9509F" w:rsidP="00E9509F">
      <w:pPr>
        <w:spacing w:after="0"/>
        <w:rPr>
          <w:del w:id="432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433" w:author="mary.inoue@fap.loca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</w:delText>
        </w:r>
        <w:r w:rsidR="00683182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6802FD" w:rsidRPr="00576B90">
          <w:rPr>
            <w:rFonts w:ascii="Arial" w:hAnsi="Arial" w:cs="Arial"/>
            <w:color w:val="C00000"/>
            <w:sz w:val="20"/>
            <w:szCs w:val="20"/>
          </w:rPr>
          <w:delText xml:space="preserve">½ à gauche PD devant, Pause </w:delText>
        </w:r>
        <w:r w:rsidR="006802FD" w:rsidRPr="005C2995">
          <w:rPr>
            <w:rFonts w:ascii="Arial" w:hAnsi="Arial" w:cs="Arial"/>
            <w:color w:val="C00000"/>
            <w:sz w:val="16"/>
            <w:szCs w:val="16"/>
          </w:rPr>
          <w:delText>ILOD</w:delText>
        </w:r>
      </w:del>
    </w:p>
    <w:p w14:paraId="4F0CB441" w14:textId="189440EE" w:rsidR="00E9509F" w:rsidRPr="00576B90" w:rsidRDefault="00E9509F" w:rsidP="00E9509F">
      <w:pPr>
        <w:spacing w:after="0"/>
        <w:rPr>
          <w:del w:id="434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35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5-6     </w:delText>
        </w:r>
        <w:r w:rsidR="004B6B36" w:rsidRPr="00576B90">
          <w:rPr>
            <w:rFonts w:ascii="Arial" w:hAnsi="Arial" w:cs="Arial"/>
            <w:sz w:val="20"/>
            <w:szCs w:val="20"/>
          </w:rPr>
          <w:delText xml:space="preserve"> H: Rock avant du PD, Retour sur le PG</w:delText>
        </w:r>
      </w:del>
    </w:p>
    <w:p w14:paraId="2B87E28F" w14:textId="7402F330" w:rsidR="004B6B36" w:rsidRPr="00576B90" w:rsidRDefault="004B6B36" w:rsidP="00E9509F">
      <w:pPr>
        <w:spacing w:after="0"/>
        <w:rPr>
          <w:del w:id="436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37" w:author="mary.inoue@fap.loca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>Rock arrière du PG, Retour sur le PD</w:delText>
        </w:r>
      </w:del>
    </w:p>
    <w:p w14:paraId="356BF0BD" w14:textId="77F2133C" w:rsidR="00E9509F" w:rsidRPr="00576B90" w:rsidRDefault="00E9509F" w:rsidP="00E9509F">
      <w:pPr>
        <w:spacing w:after="0"/>
        <w:rPr>
          <w:del w:id="438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39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7</w:delText>
        </w:r>
        <w:r w:rsidR="00F675E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8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H: </w:delText>
        </w:r>
        <w:r w:rsidR="004B6B36" w:rsidRPr="00576B90">
          <w:rPr>
            <w:rFonts w:ascii="Arial" w:hAnsi="Arial" w:cs="Arial"/>
            <w:sz w:val="20"/>
            <w:szCs w:val="20"/>
          </w:rPr>
          <w:delText xml:space="preserve">PD à côté du PG, Pause </w:delText>
        </w:r>
      </w:del>
    </w:p>
    <w:p w14:paraId="08FF554F" w14:textId="5531D69C" w:rsidR="00E9509F" w:rsidRPr="00576B90" w:rsidRDefault="00E9509F" w:rsidP="00E9509F">
      <w:pPr>
        <w:spacing w:after="0"/>
        <w:rPr>
          <w:del w:id="440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441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4B6B36" w:rsidRPr="00576B90">
          <w:rPr>
            <w:rFonts w:ascii="Arial" w:hAnsi="Arial" w:cs="Arial"/>
            <w:color w:val="FF0000"/>
            <w:sz w:val="20"/>
            <w:szCs w:val="20"/>
          </w:rPr>
          <w:delText>PG à côté du PD, Pause</w:delText>
        </w:r>
      </w:del>
    </w:p>
    <w:p w14:paraId="3D7E9F56" w14:textId="46787896" w:rsidR="0082340D" w:rsidRPr="00576B90" w:rsidRDefault="0082340D" w:rsidP="00E9509F">
      <w:pPr>
        <w:spacing w:after="0"/>
        <w:rPr>
          <w:del w:id="442" w:author="mary.inoue@fap.local" w:date="2026-09-22T12:26:00Z" w16du:dateUtc="2026-09-22T16:26:00Z"/>
          <w:rFonts w:ascii="Arial" w:hAnsi="Arial" w:cs="Arial"/>
          <w:sz w:val="20"/>
          <w:szCs w:val="20"/>
        </w:rPr>
      </w:pPr>
    </w:p>
    <w:p w14:paraId="3DB36F4C" w14:textId="53FABD02" w:rsidR="0082340D" w:rsidRPr="00576B90" w:rsidRDefault="00683182" w:rsidP="00683182">
      <w:pPr>
        <w:spacing w:after="0"/>
        <w:rPr>
          <w:del w:id="443" w:author="mary.inoue@fap.local" w:date="2026-09-22T12:26:00Z" w16du:dateUtc="2026-09-22T16:26:00Z"/>
          <w:rFonts w:ascii="Arial" w:hAnsi="Arial" w:cs="Arial"/>
          <w:b/>
          <w:sz w:val="20"/>
          <w:szCs w:val="20"/>
          <w:lang w:val="en-CA"/>
        </w:rPr>
      </w:pPr>
      <w:del w:id="444" w:author="mary.inoue@fap.local" w:date="2026-09-22T12:26:00Z" w16du:dateUtc="2026-09-22T16:26:00Z">
        <w:r w:rsidRPr="00576B90">
          <w:rPr>
            <w:rFonts w:ascii="Arial" w:hAnsi="Arial" w:cs="Arial"/>
            <w:b/>
            <w:sz w:val="20"/>
            <w:szCs w:val="20"/>
          </w:rPr>
          <w:delText xml:space="preserve">                   </w:delText>
        </w:r>
        <w:r w:rsidR="0082340D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41-48  </w:delText>
        </w:r>
        <w:r w:rsidR="007150A9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Strut Side, Cross Strut, Rock Side, Replace ¼ Turn, Shuffl</w:delText>
        </w:r>
        <w:r w:rsidR="005158F0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e</w:delText>
        </w:r>
        <w:r w:rsidR="007150A9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 xml:space="preserve"> Fwd</w:delText>
        </w:r>
      </w:del>
    </w:p>
    <w:p w14:paraId="40B439D2" w14:textId="54776A69" w:rsidR="00E9509F" w:rsidRPr="00576B90" w:rsidRDefault="00802764" w:rsidP="00E9509F">
      <w:pPr>
        <w:spacing w:after="0"/>
        <w:rPr>
          <w:del w:id="445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46" w:author="mary.inoue@fap.local" w:date="2026-09-22T12:26:00Z" w16du:dateUtc="2026-09-22T16:26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 </w:delText>
        </w:r>
        <w:r w:rsidR="00E9509F" w:rsidRPr="00576B90">
          <w:rPr>
            <w:rFonts w:ascii="Arial" w:hAnsi="Arial" w:cs="Arial"/>
            <w:sz w:val="20"/>
            <w:szCs w:val="20"/>
          </w:rPr>
          <w:delText xml:space="preserve">1-2     H: </w:delText>
        </w:r>
        <w:r w:rsidR="00B32627" w:rsidRPr="00576B90">
          <w:rPr>
            <w:rFonts w:ascii="Arial" w:hAnsi="Arial" w:cs="Arial"/>
            <w:sz w:val="20"/>
            <w:szCs w:val="20"/>
          </w:rPr>
          <w:delText xml:space="preserve"> Pointe du PG </w:delText>
        </w:r>
        <w:r w:rsidR="00DE3064" w:rsidRPr="00576B90">
          <w:rPr>
            <w:rFonts w:ascii="Arial" w:hAnsi="Arial" w:cs="Arial"/>
            <w:sz w:val="20"/>
            <w:szCs w:val="20"/>
          </w:rPr>
          <w:delText>à gauche, Déposer talon G</w:delText>
        </w:r>
      </w:del>
    </w:p>
    <w:p w14:paraId="5D1AF525" w14:textId="043A25C6" w:rsidR="00E9509F" w:rsidRPr="00576B90" w:rsidRDefault="00E9509F" w:rsidP="00E9509F">
      <w:pPr>
        <w:spacing w:after="0"/>
        <w:rPr>
          <w:del w:id="447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448" w:author="mary.inoue@fap.loca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</w:delText>
        </w:r>
        <w:r w:rsidR="00DE3064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F: </w:delText>
        </w:r>
        <w:r w:rsidR="00DE3064" w:rsidRPr="00576B90">
          <w:rPr>
            <w:rFonts w:ascii="Arial" w:hAnsi="Arial" w:cs="Arial"/>
            <w:color w:val="FF0000"/>
            <w:sz w:val="20"/>
            <w:szCs w:val="20"/>
          </w:rPr>
          <w:delText>Pointe du PD à droite, Déposer talon D</w:delText>
        </w:r>
      </w:del>
    </w:p>
    <w:p w14:paraId="35AE7999" w14:textId="45C7D86C" w:rsidR="00B44E87" w:rsidRPr="00576B90" w:rsidRDefault="00E9509F" w:rsidP="00E9509F">
      <w:pPr>
        <w:spacing w:after="0"/>
        <w:rPr>
          <w:del w:id="449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50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B44E87"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Pr="00576B90">
          <w:rPr>
            <w:rFonts w:ascii="Arial" w:hAnsi="Arial" w:cs="Arial"/>
            <w:sz w:val="20"/>
            <w:szCs w:val="20"/>
          </w:rPr>
          <w:delText>3</w:delText>
        </w:r>
        <w:r w:rsidR="00B44E87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 H: </w:delText>
        </w:r>
        <w:r w:rsidR="00B44E87" w:rsidRPr="00576B90">
          <w:rPr>
            <w:rFonts w:ascii="Arial" w:hAnsi="Arial" w:cs="Arial"/>
            <w:sz w:val="20"/>
            <w:szCs w:val="20"/>
          </w:rPr>
          <w:delText>Croiser pointe du PD devant PG, Déposer talon D</w:delText>
        </w:r>
      </w:del>
    </w:p>
    <w:p w14:paraId="78EC3D06" w14:textId="1EC6899E" w:rsidR="00E9509F" w:rsidRPr="00576B90" w:rsidRDefault="00E9509F" w:rsidP="00E9509F">
      <w:pPr>
        <w:spacing w:after="0"/>
        <w:rPr>
          <w:del w:id="451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452" w:author="mary.inoue@fap.loca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44E87" w:rsidRPr="00576B90">
          <w:rPr>
            <w:rFonts w:ascii="Arial" w:hAnsi="Arial" w:cs="Arial"/>
            <w:color w:val="FF0000"/>
            <w:sz w:val="20"/>
            <w:szCs w:val="20"/>
          </w:rPr>
          <w:delText>Croiser pointe du PG devant PG, Déposer talon G</w:delText>
        </w:r>
      </w:del>
    </w:p>
    <w:p w14:paraId="6B8491B8" w14:textId="755E449D" w:rsidR="004D504B" w:rsidRPr="00576B90" w:rsidRDefault="004D504B" w:rsidP="00E9509F">
      <w:pPr>
        <w:spacing w:after="0"/>
        <w:rPr>
          <w:del w:id="453" w:author="mary.inoue@fap.local" w:date="2026-09-22T12:26:00Z" w16du:dateUtc="2026-09-22T16:26:00Z"/>
          <w:rFonts w:ascii="Arial" w:hAnsi="Arial" w:cs="Arial"/>
          <w:sz w:val="14"/>
          <w:szCs w:val="14"/>
        </w:rPr>
      </w:pPr>
      <w:del w:id="454" w:author="mary.inoue@fap.local" w:date="2026-09-22T12:26:00Z" w16du:dateUtc="2026-09-22T16:26:00Z">
        <w:r w:rsidRPr="00576B90">
          <w:rPr>
            <w:rFonts w:ascii="Arial" w:hAnsi="Arial" w:cs="Arial"/>
            <w:sz w:val="14"/>
            <w:szCs w:val="14"/>
          </w:rPr>
          <w:delText xml:space="preserve">                                           Lâcher la main droite de l’homme et la main gauche de la femme</w:delText>
        </w:r>
      </w:del>
    </w:p>
    <w:p w14:paraId="524E76B2" w14:textId="1D11F089" w:rsidR="00F52F45" w:rsidRPr="00576B90" w:rsidRDefault="00E9509F" w:rsidP="00000BDE">
      <w:pPr>
        <w:spacing w:after="0"/>
        <w:rPr>
          <w:del w:id="455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56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5-6     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 H: </w:delText>
        </w:r>
        <w:r w:rsidR="00F52F45" w:rsidRPr="00576B90">
          <w:rPr>
            <w:rFonts w:ascii="Arial" w:hAnsi="Arial" w:cs="Arial"/>
            <w:sz w:val="20"/>
            <w:szCs w:val="20"/>
          </w:rPr>
          <w:delText>Rock du PG à gauche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, Retour sur le PD en tournant ¼ tour à droite </w:delText>
        </w:r>
        <w:r w:rsidR="001A68D4" w:rsidRPr="005C2995">
          <w:rPr>
            <w:rFonts w:ascii="Arial" w:hAnsi="Arial" w:cs="Arial"/>
            <w:sz w:val="16"/>
            <w:szCs w:val="16"/>
          </w:rPr>
          <w:delText>R</w:delText>
        </w:r>
        <w:r w:rsidR="00000BDE" w:rsidRPr="005C2995">
          <w:rPr>
            <w:rFonts w:ascii="Arial" w:hAnsi="Arial" w:cs="Arial"/>
            <w:sz w:val="16"/>
            <w:szCs w:val="16"/>
          </w:rPr>
          <w:delText>LOD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="00F52F45" w:rsidRPr="00576B90">
          <w:rPr>
            <w:rFonts w:ascii="Arial" w:hAnsi="Arial" w:cs="Arial"/>
            <w:sz w:val="20"/>
            <w:szCs w:val="20"/>
          </w:rPr>
          <w:delText xml:space="preserve"> </w:delText>
        </w:r>
      </w:del>
    </w:p>
    <w:p w14:paraId="19EDF6A9" w14:textId="370317D3" w:rsidR="00E9509F" w:rsidRPr="00576B90" w:rsidRDefault="00000BDE" w:rsidP="00E9509F">
      <w:pPr>
        <w:spacing w:after="0"/>
        <w:rPr>
          <w:del w:id="457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458" w:author="mary.inoue@fap.local" w:date="2026-09-22T12:26:00Z" w16du:dateUtc="2026-09-22T16:26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</w:delText>
        </w:r>
        <w:r w:rsid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>F: Rock du PD à droite, Retour sur le PG en tournant ¼ tour à gauche</w:delText>
        </w:r>
        <w:r w:rsidR="005C2995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="005C2995" w:rsidRPr="005C2995">
          <w:rPr>
            <w:rFonts w:ascii="Arial" w:hAnsi="Arial" w:cs="Arial"/>
            <w:color w:val="FF0000"/>
            <w:sz w:val="16"/>
            <w:szCs w:val="16"/>
          </w:rPr>
          <w:delText>RLOD</w:delText>
        </w:r>
      </w:del>
    </w:p>
    <w:p w14:paraId="5A919377" w14:textId="05D23C47" w:rsidR="004D504B" w:rsidRPr="00576B90" w:rsidRDefault="004D504B" w:rsidP="00E9509F">
      <w:pPr>
        <w:spacing w:after="0"/>
        <w:rPr>
          <w:del w:id="459" w:author="mary.inoue@fap.local" w:date="2026-09-22T12:26:00Z" w16du:dateUtc="2026-09-22T16:26:00Z"/>
          <w:rFonts w:ascii="Arial" w:hAnsi="Arial" w:cs="Arial"/>
          <w:sz w:val="14"/>
          <w:szCs w:val="14"/>
        </w:rPr>
      </w:pPr>
      <w:del w:id="460" w:author="mary.inoue@fap.local" w:date="2026-09-22T12:26:00Z" w16du:dateUtc="2026-09-22T16:26:00Z">
        <w:r w:rsidRPr="00576B90">
          <w:rPr>
            <w:rFonts w:ascii="Arial" w:hAnsi="Arial" w:cs="Arial"/>
            <w:sz w:val="14"/>
            <w:szCs w:val="14"/>
          </w:rPr>
          <w:delText xml:space="preserve">                                          </w:delText>
        </w:r>
        <w:r w:rsidR="008F73F2" w:rsidRPr="00576B90">
          <w:rPr>
            <w:rFonts w:ascii="Arial" w:hAnsi="Arial" w:cs="Arial"/>
            <w:sz w:val="14"/>
            <w:szCs w:val="14"/>
          </w:rPr>
          <w:delText xml:space="preserve">  </w:delText>
        </w:r>
        <w:r w:rsidRPr="00576B90">
          <w:rPr>
            <w:rFonts w:ascii="Arial" w:hAnsi="Arial" w:cs="Arial"/>
            <w:sz w:val="14"/>
            <w:szCs w:val="14"/>
          </w:rPr>
          <w:delText xml:space="preserve"> Reprendre la position double hand hold</w:delText>
        </w:r>
      </w:del>
    </w:p>
    <w:p w14:paraId="70F4C257" w14:textId="419A38D5" w:rsidR="004500BF" w:rsidRPr="00576B90" w:rsidRDefault="00E9509F" w:rsidP="00C2105A">
      <w:pPr>
        <w:spacing w:after="0"/>
        <w:ind w:left="1701" w:hanging="1701"/>
        <w:rPr>
          <w:del w:id="461" w:author="mary.inoue@fap.local" w:date="2026-09-22T12:26:00Z" w16du:dateUtc="2026-09-22T16:26:00Z"/>
          <w:rFonts w:ascii="Arial" w:hAnsi="Arial" w:cs="Arial"/>
          <w:sz w:val="20"/>
          <w:szCs w:val="20"/>
        </w:rPr>
      </w:pPr>
      <w:del w:id="462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7&amp;8</w:delText>
        </w:r>
        <w:r w:rsidR="00C2105A" w:rsidRPr="00576B90">
          <w:rPr>
            <w:rFonts w:ascii="Arial" w:hAnsi="Arial" w:cs="Arial"/>
            <w:sz w:val="20"/>
            <w:szCs w:val="20"/>
          </w:rPr>
          <w:delText>&amp;</w:delText>
        </w:r>
        <w:r w:rsidRPr="00576B90">
          <w:rPr>
            <w:rFonts w:ascii="Arial" w:hAnsi="Arial" w:cs="Arial"/>
            <w:sz w:val="20"/>
            <w:szCs w:val="20"/>
          </w:rPr>
          <w:delText xml:space="preserve">   H: </w:delText>
        </w:r>
        <w:r w:rsidR="001A68D4" w:rsidRPr="00576B90">
          <w:rPr>
            <w:rFonts w:ascii="Arial" w:hAnsi="Arial" w:cs="Arial"/>
            <w:sz w:val="20"/>
            <w:szCs w:val="20"/>
          </w:rPr>
          <w:delText xml:space="preserve">Shuffle avant PG,PD,PG, ¼ tour à gauche </w:delText>
        </w:r>
        <w:r w:rsidR="001A68D4" w:rsidRPr="005C2995">
          <w:rPr>
            <w:rFonts w:ascii="Arial" w:hAnsi="Arial" w:cs="Arial"/>
            <w:sz w:val="16"/>
            <w:szCs w:val="16"/>
          </w:rPr>
          <w:delText>OLOD</w:delText>
        </w:r>
      </w:del>
    </w:p>
    <w:p w14:paraId="30765AC6" w14:textId="54831354" w:rsidR="00E9509F" w:rsidRPr="00576B90" w:rsidRDefault="00E9509F" w:rsidP="00683182">
      <w:pPr>
        <w:spacing w:after="0"/>
        <w:ind w:left="-284" w:firstLine="284"/>
        <w:rPr>
          <w:del w:id="463" w:author="mary.inoue@fap.local" w:date="2026-09-22T12:26:00Z" w16du:dateUtc="2026-09-22T16:26:00Z"/>
          <w:rFonts w:ascii="Arial" w:hAnsi="Arial" w:cs="Arial"/>
          <w:color w:val="FF0000"/>
          <w:sz w:val="20"/>
          <w:szCs w:val="20"/>
        </w:rPr>
      </w:pPr>
      <w:del w:id="464" w:author="mary.inoue@fap.local" w:date="2026-09-22T12:26:00Z" w16du:dateUtc="2026-09-22T16:26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C2105A"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Shuffle avant </w:delText>
        </w:r>
        <w:r w:rsidR="004500BF" w:rsidRPr="00576B90">
          <w:rPr>
            <w:rFonts w:ascii="Arial" w:hAnsi="Arial" w:cs="Arial"/>
            <w:color w:val="FF0000"/>
            <w:sz w:val="20"/>
            <w:szCs w:val="20"/>
          </w:rPr>
          <w:delText xml:space="preserve">PD,PG,PD, ¼ tour à droite </w:delText>
        </w:r>
        <w:r w:rsidR="004500BF" w:rsidRPr="005C2995">
          <w:rPr>
            <w:rFonts w:ascii="Arial" w:hAnsi="Arial" w:cs="Arial"/>
            <w:color w:val="FF0000"/>
            <w:sz w:val="16"/>
            <w:szCs w:val="16"/>
          </w:rPr>
          <w:delText>ILOD</w:delText>
        </w:r>
      </w:del>
    </w:p>
    <w:p w14:paraId="5DFF854B" w14:textId="77777777" w:rsidR="004D504B" w:rsidRPr="00345AD1" w:rsidRDefault="004D504B" w:rsidP="00C10C2A">
      <w:pPr>
        <w:autoSpaceDE w:val="0"/>
        <w:autoSpaceDN w:val="0"/>
        <w:adjustRightInd w:val="0"/>
        <w:spacing w:after="0" w:line="240" w:lineRule="auto"/>
        <w:rPr>
          <w:rFonts w:ascii="ArialMT" w:hAnsi="ArialMT"/>
          <w:sz w:val="24"/>
          <w:rPrChange w:id="465" w:author="mary.inoue@fap.local" w:date="2026-09-22T12:26:00Z" w16du:dateUtc="2026-09-22T16:26:00Z">
            <w:rPr>
              <w:rFonts w:ascii="Arial" w:hAnsi="Arial" w:cs="Arial"/>
              <w:color w:val="FF0000"/>
              <w:sz w:val="20"/>
              <w:szCs w:val="20"/>
            </w:rPr>
          </w:rPrChange>
        </w:rPr>
        <w:pPrChange w:id="466" w:author="mary.inoue@fap.local" w:date="2026-09-22T12:26:00Z" w16du:dateUtc="2026-09-22T16:26:00Z">
          <w:pPr>
            <w:spacing w:after="0"/>
            <w:ind w:left="1701" w:hanging="1701"/>
          </w:pPr>
        </w:pPrChange>
      </w:pPr>
    </w:p>
    <w:p w14:paraId="7642251D" w14:textId="77777777" w:rsidR="0082340D" w:rsidRPr="009801CD" w:rsidRDefault="0082340D" w:rsidP="002C247D">
      <w:pPr>
        <w:rPr>
          <w:rFonts w:ascii="Arial" w:hAnsi="Arial"/>
          <w:sz w:val="24"/>
          <w:rPrChange w:id="467" w:author="mary.inoue@fap.local" w:date="2026-09-22T12:26:00Z" w16du:dateUtc="2026-09-22T16:26:00Z">
            <w:rPr>
              <w:rFonts w:ascii="Arial" w:hAnsi="Arial" w:cs="Arial"/>
              <w:sz w:val="20"/>
              <w:szCs w:val="20"/>
            </w:rPr>
          </w:rPrChange>
        </w:rPr>
        <w:pPrChange w:id="468" w:author="mary.inoue@fap.local" w:date="2026-09-22T12:26:00Z" w16du:dateUtc="2026-09-22T16:26:00Z">
          <w:pPr>
            <w:spacing w:after="0"/>
            <w:ind w:left="1276" w:hanging="142"/>
          </w:pPr>
        </w:pPrChange>
      </w:pPr>
    </w:p>
    <w:p w14:paraId="75FC3F0A" w14:textId="6618E269" w:rsidR="000C5E20" w:rsidRDefault="000C5E20" w:rsidP="00A5391B">
      <w:pPr>
        <w:jc w:val="center"/>
        <w:rPr>
          <w:rPrChange w:id="469" w:author="mary.inoue@fap.local" w:date="2026-09-22T12:26:00Z" w16du:dateUtc="2026-09-22T16:26:00Z">
            <w:rPr>
              <w:rFonts w:ascii="Arial" w:hAnsi="Arial" w:cs="Arial"/>
              <w:sz w:val="20"/>
              <w:szCs w:val="20"/>
            </w:rPr>
          </w:rPrChange>
        </w:rPr>
        <w:pPrChange w:id="470" w:author="mary.inoue@fap.local" w:date="2026-09-22T12:26:00Z" w16du:dateUtc="2026-09-22T16:26:00Z">
          <w:pPr>
            <w:spacing w:after="0"/>
          </w:pPr>
        </w:pPrChange>
      </w:pPr>
    </w:p>
    <w:sectPr w:rsidR="000C5E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  <w:sectPrChange w:id="479" w:author="mary.inoue@fap.local" w:date="2026-09-22T12:26:00Z" w16du:dateUtc="2026-09-22T16:26:00Z">
        <w:sectPr w:rsidR="000C5E20">
          <w:pgSz w:w="12240" w:h="15840"/>
          <w:pgMar w:top="425" w:right="567" w:bottom="720" w:left="567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0FB16C" w14:textId="77777777" w:rsidR="00FF778B" w:rsidRDefault="00FF778B" w:rsidP="008D40E7">
      <w:pPr>
        <w:spacing w:after="0" w:line="240" w:lineRule="auto"/>
      </w:pPr>
      <w:r>
        <w:separator/>
      </w:r>
    </w:p>
  </w:endnote>
  <w:endnote w:type="continuationSeparator" w:id="0">
    <w:p w14:paraId="58612F0A" w14:textId="77777777" w:rsidR="00FF778B" w:rsidRDefault="00FF778B" w:rsidP="008D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A8167" w14:textId="77777777" w:rsidR="008D40E7" w:rsidRDefault="008D40E7">
    <w:pPr>
      <w:pStyle w:val="HeaderChar"/>
      <w:pPrChange w:id="473" w:author="mary.inoue@fap.local" w:date="2026-09-22T12:26:00Z" w16du:dateUtc="2026-09-22T16:26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B9833" w14:textId="19D3466D" w:rsidR="002F51A7" w:rsidRPr="002F51A7" w:rsidRDefault="002F51A7" w:rsidP="002F51A7">
    <w:pPr>
      <w:pStyle w:val="Footer"/>
      <w:jc w:val="center"/>
      <w:rPr>
        <w:del w:id="474" w:author="mary.inoue@fap.local" w:date="2026-09-22T12:26:00Z" w16du:dateUtc="2026-09-22T16:26:00Z"/>
        <w:rFonts w:ascii="Arial" w:hAnsi="Arial" w:cs="Arial"/>
        <w:b/>
        <w:bCs/>
        <w:i/>
        <w:iCs/>
      </w:rPr>
    </w:pPr>
    <w:del w:id="475" w:author="mary.inoue@fap.local" w:date="2026-09-22T12:26:00Z" w16du:dateUtc="2026-09-22T16:26:00Z">
      <w:r w:rsidRPr="002F51A7">
        <w:rPr>
          <w:rFonts w:ascii="Arial" w:hAnsi="Arial" w:cs="Arial"/>
          <w:b/>
          <w:bCs/>
          <w:i/>
          <w:iCs/>
        </w:rPr>
        <w:delText>mccountrydancers.com</w:delText>
      </w:r>
    </w:del>
  </w:p>
  <w:p w14:paraId="62A2C4F1" w14:textId="77777777" w:rsidR="008D40E7" w:rsidRDefault="008D40E7">
    <w:pPr>
      <w:pStyle w:val="HeaderChar"/>
      <w:pPrChange w:id="476" w:author="mary.inoue@fap.local" w:date="2026-09-22T12:26:00Z" w16du:dateUtc="2026-09-22T16:26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1C3B0B" w14:textId="77777777" w:rsidR="008D40E7" w:rsidRDefault="008D40E7">
    <w:pPr>
      <w:pStyle w:val="HeaderChar"/>
      <w:pPrChange w:id="478" w:author="mary.inoue@fap.local" w:date="2026-09-22T12:26:00Z" w16du:dateUtc="2026-09-22T16:2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9B2BC6" w14:textId="77777777" w:rsidR="00FF778B" w:rsidRDefault="00FF778B" w:rsidP="008D40E7">
      <w:pPr>
        <w:spacing w:after="0" w:line="240" w:lineRule="auto"/>
      </w:pPr>
      <w:r>
        <w:separator/>
      </w:r>
    </w:p>
  </w:footnote>
  <w:footnote w:type="continuationSeparator" w:id="0">
    <w:p w14:paraId="6F24DD45" w14:textId="77777777" w:rsidR="00FF778B" w:rsidRDefault="00FF778B" w:rsidP="008D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BBD3E" w14:textId="1B52DCCB" w:rsidR="008D40E7" w:rsidRDefault="008D40E7">
    <w:pPr>
      <w:pStyle w:val="HTMLPreformattedChar"/>
      <w:pPrChange w:id="471" w:author="mary.inoue@fap.local" w:date="2026-09-22T12:26:00Z" w16du:dateUtc="2026-09-22T16:26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1627C8" w14:textId="54ED2AD7" w:rsidR="008D40E7" w:rsidRDefault="008D40E7">
    <w:pPr>
      <w:pStyle w:val="HTMLPreformattedChar"/>
      <w:pPrChange w:id="472" w:author="mary.inoue@fap.local" w:date="2026-09-22T12:26:00Z" w16du:dateUtc="2026-09-22T16:26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B68DD" w14:textId="041E5942" w:rsidR="008D40E7" w:rsidRDefault="008D40E7">
    <w:pPr>
      <w:pStyle w:val="HTMLPreformattedChar"/>
      <w:pPrChange w:id="477" w:author="mary.inoue@fap.local" w:date="2026-09-22T12:26:00Z" w16du:dateUtc="2026-09-22T16:26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F9"/>
    <w:rsid w:val="00000BDE"/>
    <w:rsid w:val="00003819"/>
    <w:rsid w:val="00010265"/>
    <w:rsid w:val="00012746"/>
    <w:rsid w:val="000172AA"/>
    <w:rsid w:val="00017DCF"/>
    <w:rsid w:val="00050B78"/>
    <w:rsid w:val="00064320"/>
    <w:rsid w:val="00067842"/>
    <w:rsid w:val="00080FA5"/>
    <w:rsid w:val="00087FEC"/>
    <w:rsid w:val="000911F9"/>
    <w:rsid w:val="00094AC5"/>
    <w:rsid w:val="0009524B"/>
    <w:rsid w:val="000B5674"/>
    <w:rsid w:val="000C282A"/>
    <w:rsid w:val="000C5E20"/>
    <w:rsid w:val="000D57FE"/>
    <w:rsid w:val="000D59A4"/>
    <w:rsid w:val="000F2E25"/>
    <w:rsid w:val="001028C7"/>
    <w:rsid w:val="00111FBD"/>
    <w:rsid w:val="0011266B"/>
    <w:rsid w:val="00112A43"/>
    <w:rsid w:val="001130C2"/>
    <w:rsid w:val="0011318C"/>
    <w:rsid w:val="00132F7D"/>
    <w:rsid w:val="00135B98"/>
    <w:rsid w:val="00140891"/>
    <w:rsid w:val="00143D15"/>
    <w:rsid w:val="00155120"/>
    <w:rsid w:val="0016219C"/>
    <w:rsid w:val="00163BDD"/>
    <w:rsid w:val="00175A8B"/>
    <w:rsid w:val="00186B6B"/>
    <w:rsid w:val="001A189A"/>
    <w:rsid w:val="001A2D10"/>
    <w:rsid w:val="001A4F2F"/>
    <w:rsid w:val="001A68D4"/>
    <w:rsid w:val="001B5B1F"/>
    <w:rsid w:val="001E0D5E"/>
    <w:rsid w:val="001E2FAA"/>
    <w:rsid w:val="001F3B9E"/>
    <w:rsid w:val="001F70D6"/>
    <w:rsid w:val="00204991"/>
    <w:rsid w:val="002172CF"/>
    <w:rsid w:val="00225C67"/>
    <w:rsid w:val="002301FB"/>
    <w:rsid w:val="00230A4D"/>
    <w:rsid w:val="0023387C"/>
    <w:rsid w:val="00255F8E"/>
    <w:rsid w:val="00283D21"/>
    <w:rsid w:val="0029602C"/>
    <w:rsid w:val="002C247D"/>
    <w:rsid w:val="002D22E0"/>
    <w:rsid w:val="002D511D"/>
    <w:rsid w:val="002F51A7"/>
    <w:rsid w:val="002F5F03"/>
    <w:rsid w:val="00305D59"/>
    <w:rsid w:val="00316617"/>
    <w:rsid w:val="00317804"/>
    <w:rsid w:val="00320ECA"/>
    <w:rsid w:val="00322915"/>
    <w:rsid w:val="00340B81"/>
    <w:rsid w:val="00344DDF"/>
    <w:rsid w:val="003549BE"/>
    <w:rsid w:val="003768CC"/>
    <w:rsid w:val="00381BED"/>
    <w:rsid w:val="00386C25"/>
    <w:rsid w:val="00395556"/>
    <w:rsid w:val="003968E8"/>
    <w:rsid w:val="003A321A"/>
    <w:rsid w:val="003A4DAB"/>
    <w:rsid w:val="003A7423"/>
    <w:rsid w:val="003B661A"/>
    <w:rsid w:val="003E02AD"/>
    <w:rsid w:val="003F0B7F"/>
    <w:rsid w:val="003F456A"/>
    <w:rsid w:val="0040121F"/>
    <w:rsid w:val="00404F0C"/>
    <w:rsid w:val="00405331"/>
    <w:rsid w:val="004107AD"/>
    <w:rsid w:val="00415E85"/>
    <w:rsid w:val="004175E5"/>
    <w:rsid w:val="004243B3"/>
    <w:rsid w:val="00425F7C"/>
    <w:rsid w:val="004500BF"/>
    <w:rsid w:val="00460097"/>
    <w:rsid w:val="0046194C"/>
    <w:rsid w:val="0046472F"/>
    <w:rsid w:val="00484A6A"/>
    <w:rsid w:val="00494500"/>
    <w:rsid w:val="004A082E"/>
    <w:rsid w:val="004A156E"/>
    <w:rsid w:val="004A45BF"/>
    <w:rsid w:val="004A48C4"/>
    <w:rsid w:val="004B0BC3"/>
    <w:rsid w:val="004B4464"/>
    <w:rsid w:val="004B6B36"/>
    <w:rsid w:val="004C312C"/>
    <w:rsid w:val="004D03FD"/>
    <w:rsid w:val="004D504B"/>
    <w:rsid w:val="004D7E92"/>
    <w:rsid w:val="004F4439"/>
    <w:rsid w:val="00500EF8"/>
    <w:rsid w:val="005067B4"/>
    <w:rsid w:val="00510729"/>
    <w:rsid w:val="0051167C"/>
    <w:rsid w:val="00511E50"/>
    <w:rsid w:val="005120F2"/>
    <w:rsid w:val="00512390"/>
    <w:rsid w:val="005158F0"/>
    <w:rsid w:val="00517B65"/>
    <w:rsid w:val="005201FD"/>
    <w:rsid w:val="005213BB"/>
    <w:rsid w:val="00570227"/>
    <w:rsid w:val="00576B90"/>
    <w:rsid w:val="005911BE"/>
    <w:rsid w:val="0059251D"/>
    <w:rsid w:val="0059345A"/>
    <w:rsid w:val="00596A1F"/>
    <w:rsid w:val="005B2275"/>
    <w:rsid w:val="005B3636"/>
    <w:rsid w:val="005C2995"/>
    <w:rsid w:val="005C3975"/>
    <w:rsid w:val="005C77D5"/>
    <w:rsid w:val="005D0FA1"/>
    <w:rsid w:val="005D13D7"/>
    <w:rsid w:val="005D18E7"/>
    <w:rsid w:val="005D34E8"/>
    <w:rsid w:val="005E516A"/>
    <w:rsid w:val="005E6A17"/>
    <w:rsid w:val="005F441A"/>
    <w:rsid w:val="005F7A6D"/>
    <w:rsid w:val="00624C98"/>
    <w:rsid w:val="00633D0A"/>
    <w:rsid w:val="00640AED"/>
    <w:rsid w:val="00642803"/>
    <w:rsid w:val="006460BA"/>
    <w:rsid w:val="0065070B"/>
    <w:rsid w:val="006575DD"/>
    <w:rsid w:val="006660FD"/>
    <w:rsid w:val="006745B0"/>
    <w:rsid w:val="00674D51"/>
    <w:rsid w:val="0067663D"/>
    <w:rsid w:val="006772F6"/>
    <w:rsid w:val="006802FD"/>
    <w:rsid w:val="00683182"/>
    <w:rsid w:val="006A49C0"/>
    <w:rsid w:val="006C18B5"/>
    <w:rsid w:val="006C77BF"/>
    <w:rsid w:val="006D6C85"/>
    <w:rsid w:val="006D73AD"/>
    <w:rsid w:val="006E1F76"/>
    <w:rsid w:val="006E5C25"/>
    <w:rsid w:val="006F5CEB"/>
    <w:rsid w:val="006F6170"/>
    <w:rsid w:val="00706622"/>
    <w:rsid w:val="007150A9"/>
    <w:rsid w:val="00723985"/>
    <w:rsid w:val="007506CD"/>
    <w:rsid w:val="0078699B"/>
    <w:rsid w:val="00794CB5"/>
    <w:rsid w:val="007A1E42"/>
    <w:rsid w:val="007A7C94"/>
    <w:rsid w:val="007B0905"/>
    <w:rsid w:val="007D77D8"/>
    <w:rsid w:val="007F7635"/>
    <w:rsid w:val="00800A00"/>
    <w:rsid w:val="00802764"/>
    <w:rsid w:val="00804D3B"/>
    <w:rsid w:val="00805776"/>
    <w:rsid w:val="008117B8"/>
    <w:rsid w:val="00812C41"/>
    <w:rsid w:val="008148DB"/>
    <w:rsid w:val="0082340D"/>
    <w:rsid w:val="008238B0"/>
    <w:rsid w:val="00826A28"/>
    <w:rsid w:val="00841F15"/>
    <w:rsid w:val="0084205D"/>
    <w:rsid w:val="00842B70"/>
    <w:rsid w:val="00854B75"/>
    <w:rsid w:val="008634B6"/>
    <w:rsid w:val="00865B2E"/>
    <w:rsid w:val="00870893"/>
    <w:rsid w:val="00875E83"/>
    <w:rsid w:val="0088054E"/>
    <w:rsid w:val="00890013"/>
    <w:rsid w:val="00895074"/>
    <w:rsid w:val="008A41B7"/>
    <w:rsid w:val="008A43DD"/>
    <w:rsid w:val="008B32D2"/>
    <w:rsid w:val="008B7A9B"/>
    <w:rsid w:val="008C61C6"/>
    <w:rsid w:val="008D0EF2"/>
    <w:rsid w:val="008D40E7"/>
    <w:rsid w:val="008E03F8"/>
    <w:rsid w:val="008E0C29"/>
    <w:rsid w:val="008F3351"/>
    <w:rsid w:val="008F73F2"/>
    <w:rsid w:val="00901CD7"/>
    <w:rsid w:val="00901D71"/>
    <w:rsid w:val="00923219"/>
    <w:rsid w:val="009263D0"/>
    <w:rsid w:val="00936881"/>
    <w:rsid w:val="00936889"/>
    <w:rsid w:val="00943624"/>
    <w:rsid w:val="00944EC8"/>
    <w:rsid w:val="00946242"/>
    <w:rsid w:val="009623F8"/>
    <w:rsid w:val="009801CD"/>
    <w:rsid w:val="009810E1"/>
    <w:rsid w:val="00982C75"/>
    <w:rsid w:val="00990B40"/>
    <w:rsid w:val="00991874"/>
    <w:rsid w:val="009A1B99"/>
    <w:rsid w:val="009B2D49"/>
    <w:rsid w:val="009B31F7"/>
    <w:rsid w:val="009C148A"/>
    <w:rsid w:val="009C1FFC"/>
    <w:rsid w:val="009C4CE8"/>
    <w:rsid w:val="009D08E1"/>
    <w:rsid w:val="009E59CE"/>
    <w:rsid w:val="009E670C"/>
    <w:rsid w:val="00A2270B"/>
    <w:rsid w:val="00A24980"/>
    <w:rsid w:val="00A2574A"/>
    <w:rsid w:val="00A5391B"/>
    <w:rsid w:val="00A54CA6"/>
    <w:rsid w:val="00A62A93"/>
    <w:rsid w:val="00A714E4"/>
    <w:rsid w:val="00A80BB9"/>
    <w:rsid w:val="00AA1EFB"/>
    <w:rsid w:val="00AA2126"/>
    <w:rsid w:val="00AA255A"/>
    <w:rsid w:val="00AA5B6B"/>
    <w:rsid w:val="00AB1999"/>
    <w:rsid w:val="00AC341D"/>
    <w:rsid w:val="00AD596C"/>
    <w:rsid w:val="00AE2217"/>
    <w:rsid w:val="00AE71D2"/>
    <w:rsid w:val="00AF3262"/>
    <w:rsid w:val="00AF3743"/>
    <w:rsid w:val="00B1402B"/>
    <w:rsid w:val="00B2032A"/>
    <w:rsid w:val="00B23618"/>
    <w:rsid w:val="00B30730"/>
    <w:rsid w:val="00B32627"/>
    <w:rsid w:val="00B35B46"/>
    <w:rsid w:val="00B40CC0"/>
    <w:rsid w:val="00B42B5A"/>
    <w:rsid w:val="00B44E87"/>
    <w:rsid w:val="00B4550A"/>
    <w:rsid w:val="00B47253"/>
    <w:rsid w:val="00B5003B"/>
    <w:rsid w:val="00B5004E"/>
    <w:rsid w:val="00B5439F"/>
    <w:rsid w:val="00B54D79"/>
    <w:rsid w:val="00B55FE9"/>
    <w:rsid w:val="00B63413"/>
    <w:rsid w:val="00B80A44"/>
    <w:rsid w:val="00B81D2E"/>
    <w:rsid w:val="00B92746"/>
    <w:rsid w:val="00B9482B"/>
    <w:rsid w:val="00B95DF1"/>
    <w:rsid w:val="00BB5C71"/>
    <w:rsid w:val="00BB641F"/>
    <w:rsid w:val="00BB7F95"/>
    <w:rsid w:val="00BC0433"/>
    <w:rsid w:val="00BC4C01"/>
    <w:rsid w:val="00BC575B"/>
    <w:rsid w:val="00BD6490"/>
    <w:rsid w:val="00BF1CF1"/>
    <w:rsid w:val="00C01CF0"/>
    <w:rsid w:val="00C03292"/>
    <w:rsid w:val="00C10C2A"/>
    <w:rsid w:val="00C2105A"/>
    <w:rsid w:val="00C2781C"/>
    <w:rsid w:val="00C278B8"/>
    <w:rsid w:val="00C43956"/>
    <w:rsid w:val="00C44A78"/>
    <w:rsid w:val="00C524A3"/>
    <w:rsid w:val="00C549DE"/>
    <w:rsid w:val="00C55BFE"/>
    <w:rsid w:val="00C87362"/>
    <w:rsid w:val="00C9492A"/>
    <w:rsid w:val="00C94D42"/>
    <w:rsid w:val="00C9679E"/>
    <w:rsid w:val="00CA2FC5"/>
    <w:rsid w:val="00CA5114"/>
    <w:rsid w:val="00CB33FA"/>
    <w:rsid w:val="00CC09B5"/>
    <w:rsid w:val="00CC3BBA"/>
    <w:rsid w:val="00CD503E"/>
    <w:rsid w:val="00CE2F87"/>
    <w:rsid w:val="00CF3040"/>
    <w:rsid w:val="00D0098D"/>
    <w:rsid w:val="00D0476D"/>
    <w:rsid w:val="00D05314"/>
    <w:rsid w:val="00D05459"/>
    <w:rsid w:val="00D05DEE"/>
    <w:rsid w:val="00D1508E"/>
    <w:rsid w:val="00D1600A"/>
    <w:rsid w:val="00D30253"/>
    <w:rsid w:val="00D33D6F"/>
    <w:rsid w:val="00D43BAA"/>
    <w:rsid w:val="00D46904"/>
    <w:rsid w:val="00D470A5"/>
    <w:rsid w:val="00D54BBE"/>
    <w:rsid w:val="00D5545D"/>
    <w:rsid w:val="00D60738"/>
    <w:rsid w:val="00D63120"/>
    <w:rsid w:val="00D64AD1"/>
    <w:rsid w:val="00D64C4F"/>
    <w:rsid w:val="00D730A1"/>
    <w:rsid w:val="00D848AF"/>
    <w:rsid w:val="00D9626C"/>
    <w:rsid w:val="00DB6838"/>
    <w:rsid w:val="00DB6FA0"/>
    <w:rsid w:val="00DC1EF2"/>
    <w:rsid w:val="00DC250C"/>
    <w:rsid w:val="00DC2A7D"/>
    <w:rsid w:val="00DC473C"/>
    <w:rsid w:val="00DC6D8C"/>
    <w:rsid w:val="00DD22FB"/>
    <w:rsid w:val="00DE3064"/>
    <w:rsid w:val="00DE34BE"/>
    <w:rsid w:val="00DE39DE"/>
    <w:rsid w:val="00DF5ABD"/>
    <w:rsid w:val="00E0284E"/>
    <w:rsid w:val="00E20013"/>
    <w:rsid w:val="00E4121A"/>
    <w:rsid w:val="00E45383"/>
    <w:rsid w:val="00E5128C"/>
    <w:rsid w:val="00E65967"/>
    <w:rsid w:val="00E6715B"/>
    <w:rsid w:val="00E73598"/>
    <w:rsid w:val="00E9509F"/>
    <w:rsid w:val="00EA1103"/>
    <w:rsid w:val="00EB0E11"/>
    <w:rsid w:val="00EB44BF"/>
    <w:rsid w:val="00EB78F9"/>
    <w:rsid w:val="00EC7E78"/>
    <w:rsid w:val="00ED0CDB"/>
    <w:rsid w:val="00ED407E"/>
    <w:rsid w:val="00ED46E8"/>
    <w:rsid w:val="00ED7F9C"/>
    <w:rsid w:val="00EE3D5D"/>
    <w:rsid w:val="00EF4034"/>
    <w:rsid w:val="00F00D2C"/>
    <w:rsid w:val="00F02D35"/>
    <w:rsid w:val="00F11D9F"/>
    <w:rsid w:val="00F25428"/>
    <w:rsid w:val="00F26239"/>
    <w:rsid w:val="00F33C0F"/>
    <w:rsid w:val="00F34A82"/>
    <w:rsid w:val="00F52364"/>
    <w:rsid w:val="00F52F45"/>
    <w:rsid w:val="00F65E9A"/>
    <w:rsid w:val="00F675EC"/>
    <w:rsid w:val="00F73F37"/>
    <w:rsid w:val="00F82D43"/>
    <w:rsid w:val="00F87E44"/>
    <w:rsid w:val="00F91D6F"/>
    <w:rsid w:val="00FA4EF9"/>
    <w:rsid w:val="00FA692E"/>
    <w:rsid w:val="00FB0A05"/>
    <w:rsid w:val="00FB0EDF"/>
    <w:rsid w:val="00FB76A2"/>
    <w:rsid w:val="00FC5AFC"/>
    <w:rsid w:val="00FE0354"/>
    <w:rsid w:val="00FE47B3"/>
    <w:rsid w:val="00FE5E28"/>
    <w:rsid w:val="00FF107B"/>
    <w:rsid w:val="00FF65D7"/>
    <w:rsid w:val="00F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8C950"/>
  <w15:docId w15:val="{0CAC3E37-18B9-4A3B-8051-1E378A0D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09F"/>
  </w:style>
  <w:style w:type="paragraph" w:styleId="Heading1">
    <w:name w:val="heading 1"/>
    <w:basedOn w:val="Normal"/>
    <w:next w:val="Normal"/>
    <w:link w:val="Heading1Char"/>
    <w:uiPriority w:val="9"/>
    <w:qFormat/>
    <w:rsid w:val="00786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05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5DEE"/>
    <w:rPr>
      <w:rFonts w:ascii="Courier New" w:eastAsia="Times New Roman" w:hAnsi="Courier New" w:cs="Courier New"/>
      <w:sz w:val="20"/>
      <w:szCs w:val="20"/>
      <w:lang w:eastAsia="fr-CA"/>
    </w:rPr>
  </w:style>
  <w:style w:type="paragraph" w:styleId="Header">
    <w:name w:val="header"/>
    <w:basedOn w:val="Normal"/>
    <w:link w:val="HeaderChar"/>
    <w:uiPriority w:val="99"/>
    <w:unhideWhenUsed/>
    <w:rsid w:val="008D40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0E7"/>
  </w:style>
  <w:style w:type="paragraph" w:styleId="Footer">
    <w:name w:val="footer"/>
    <w:basedOn w:val="Normal"/>
    <w:link w:val="FooterChar"/>
    <w:uiPriority w:val="99"/>
    <w:unhideWhenUsed/>
    <w:rsid w:val="008D40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0E7"/>
  </w:style>
  <w:style w:type="paragraph" w:styleId="NormalWeb">
    <w:name w:val="Normal (Web)"/>
    <w:basedOn w:val="Normal"/>
    <w:uiPriority w:val="99"/>
    <w:semiHidden/>
    <w:unhideWhenUsed/>
    <w:rsid w:val="00464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Heading1Char">
    <w:name w:val="Heading 1 Char"/>
    <w:basedOn w:val="DefaultParagraphFont"/>
    <w:link w:val="Heading1"/>
    <w:uiPriority w:val="9"/>
    <w:rsid w:val="007869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desc">
    <w:name w:val="desc"/>
    <w:basedOn w:val="DefaultParagraphFont"/>
    <w:rsid w:val="0078699B"/>
  </w:style>
  <w:style w:type="character" w:customStyle="1" w:styleId="ssb">
    <w:name w:val="ssb"/>
    <w:basedOn w:val="DefaultParagraphFont"/>
    <w:rsid w:val="0078699B"/>
  </w:style>
  <w:style w:type="character" w:styleId="Hyperlink">
    <w:name w:val="Hyperlink"/>
    <w:basedOn w:val="DefaultParagraphFont"/>
    <w:uiPriority w:val="99"/>
    <w:semiHidden/>
    <w:unhideWhenUsed/>
    <w:rsid w:val="008B7A9B"/>
    <w:rPr>
      <w:color w:val="0000FF"/>
      <w:u w:val="single"/>
    </w:rPr>
  </w:style>
  <w:style w:type="character" w:customStyle="1" w:styleId="aucun">
    <w:name w:val="aucun"/>
    <w:basedOn w:val="DefaultParagraphFont"/>
    <w:rsid w:val="00826A28"/>
  </w:style>
  <w:style w:type="paragraph" w:customStyle="1" w:styleId="Default">
    <w:name w:val="Default"/>
    <w:rsid w:val="005D0F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0" w:color="5B005C"/>
                <w:right w:val="none" w:sz="0" w:space="0" w:color="auto"/>
              </w:divBdr>
            </w:div>
          </w:divsChild>
        </w:div>
      </w:divsChild>
    </w:div>
    <w:div w:id="845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CC2E3-BE84-4751-A6E6-5B4D1E464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2260</Words>
  <Characters>12888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Poirier</dc:creator>
  <cp:keywords/>
  <dc:description/>
  <cp:lastModifiedBy>Arthur Souza Rodrigues</cp:lastModifiedBy>
  <cp:revision>1</cp:revision>
  <cp:lastPrinted>2021-11-26T20:14:00Z</cp:lastPrinted>
  <dcterms:created xsi:type="dcterms:W3CDTF">2021-11-26T14:50:00Z</dcterms:created>
  <dcterms:modified xsi:type="dcterms:W3CDTF">2026-09-22T16:26:00Z</dcterms:modified>
</cp:coreProperties>
</file>