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B887D006">
      <w:pPr>
        <w:spacing w:line="276"/>
      </w:pPr>
      <w:r>
        <w:t>Inventory List</w:t>
      </w:r>
    </w:p>
    <w:p w14:paraId="D281A34E">
      <w:r>
        <w:t>Item</w:t>
      </w:r>
      <w:r>
        <w:tab/>
      </w:r>
      <w:r>
        <w:t>Qty</w:t>
      </w:r>
      <w:r>
        <w:tab/>
      </w:r>
      <w:r>
        <w:t>Price</w:t>
      </w:r>
      <w:r>
        <w:tab/>
      </w:r>
      <w:r>
        <w:t>Lapt</w:t>
      </w:r>
      <w:del w:id="1778776725745" w:author="Online User" w:date="2026-05-14T20:27:49.581Z">
        <w:r>
          <w:delText xml:space="preserve">op </w:delText>
        </w:r>
      </w:del>
      <w:ins w:id="1778776725746" w:author="Online User" w:date="2026-05-14T20:27:49.706Z">
        <w:r>
          <w:t>MacBook</w:t>
        </w:r>
      </w:ins>
      <w:r>
        <w:t>Pro 15</w:t>
      </w:r>
      <w:r>
        <w:tab/>
      </w:r>
      <w:r>
        <w:t>10</w:t>
      </w:r>
      <w:r>
        <w:tab/>
      </w:r>
      <w:r>
        <w:t>$1,200</w:t>
      </w:r>
      <w:r>
        <w:tab/>
      </w:r>
      <w:r>
        <w:t>Wireless Mouse</w:t>
      </w:r>
      <w:r>
        <w:tab/>
      </w:r>
      <w:r>
        <w:t>50</w:t>
      </w:r>
      <w:r>
        <w:tab/>
      </w:r>
      <w:r>
        <w:t>$25</w:t>
      </w:r>
      <w:r>
        <w:tab/>
      </w:r>
      <w:r>
        <w:t>USB-C Hub</w:t>
      </w:r>
      <w:r>
        <w:tab/>
      </w:r>
      <w:r>
        <w:t>30</w:t>
      </w:r>
      <w:r>
        <w:tab/>
      </w:r>
      <w:r>
        <w:t>$45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2026-05-14T20:27:57.298Z</dcterms:created>
  <dcterms:modified xsi:type="dcterms:W3CDTF">2026-05-14T20:27:57.348Z</dcterms:modified>
</cp:coreProperties>
</file>