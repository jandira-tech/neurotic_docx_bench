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34E65D" w14:textId="77777777" w:rsidR="00707476" w:rsidRPr="00707476" w:rsidRDefault="00DA22B4">
      <w:pPr>
        <w:rPr>
          <w:del w:id="10" w:author="Nick Bernal" w:date="2026-09-26T15:21:00Z" w16du:dateUtc="2026-09-26T19:21:00Z"/>
          <w:rFonts w:ascii="Arial" w:hAnsi="Arial" w:cs="Arial"/>
          <w:sz w:val="32"/>
          <w:szCs w:val="32"/>
        </w:rPr>
      </w:pPr>
      <w:ins w:id="11" w:author="Nick Bernal" w:date="2026-09-26T15:21:00Z" w16du:dateUtc="2026-09-26T19:21:00Z">
        <w:r>
          <w:t>Simple text</w:t>
        </w:r>
        <w:r>
          <w:rPr>
            <w:rStyle w:val="FootnoteReference"/>
          </w:rPr>
          <w:footnoteReference w:id="1"/>
        </w:r>
        <w:r>
          <w:t xml:space="preserve"> with footnotes </w:t>
        </w:r>
        <w:r>
          <w:rPr>
            <w:rStyle w:val="FootnoteReference"/>
          </w:rPr>
          <w:footnoteReference w:id="2"/>
        </w:r>
      </w:ins>
      <w:del w:id="32" w:author="Nick Bernal" w:date="2026-09-26T15:21:00Z" w16du:dateUtc="2026-09-26T19:21:00Z">
        <w:r w:rsidR="004F01DB" w:rsidRPr="00707476">
          <w:rPr>
            <w:rFonts w:ascii="Arial" w:hAnsi="Arial" w:cs="Arial"/>
            <w:sz w:val="32"/>
            <w:szCs w:val="32"/>
          </w:rPr>
          <w:delText>This is a document with</w:delText>
        </w:r>
        <w:r w:rsidR="00707476" w:rsidRPr="00707476">
          <w:rPr>
            <w:rFonts w:ascii="Arial" w:hAnsi="Arial" w:cs="Arial"/>
            <w:sz w:val="32"/>
            <w:szCs w:val="32"/>
          </w:rPr>
          <w:delText>:</w:delText>
        </w:r>
      </w:del>
    </w:p>
    <w:p w14:paraId="3A50CEC0" w14:textId="33B35BAC" w:rsidR="00707476" w:rsidRPr="00707476" w:rsidRDefault="004F01DB" w:rsidP="00707476">
      <w:pPr>
        <w:pStyle w:val="ListParagraph"/>
        <w:numPr>
          <w:ilvl w:val="0"/>
          <w:numId w:val="2"/>
        </w:numPr>
        <w:rPr>
          <w:del w:id="33" w:author="Nick Bernal" w:date="2026-09-26T15:21:00Z" w16du:dateUtc="2026-09-26T19:21:00Z"/>
          <w:rFonts w:cs="Arial"/>
          <w:sz w:val="32"/>
          <w:szCs w:val="32"/>
        </w:rPr>
      </w:pPr>
      <w:del w:id="34" w:author="Nick Bernal" w:date="2026-09-26T15:21:00Z" w16du:dateUtc="2026-09-26T19:21:00Z">
        <w:r w:rsidRPr="00707476">
          <w:rPr>
            <w:rFonts w:cs="Arial"/>
            <w:sz w:val="32"/>
            <w:szCs w:val="32"/>
          </w:rPr>
          <w:delText>normal headers and footers</w:delText>
        </w:r>
        <w:r w:rsidR="00707476" w:rsidRPr="00707476">
          <w:rPr>
            <w:rFonts w:cs="Arial"/>
            <w:sz w:val="32"/>
            <w:szCs w:val="32"/>
          </w:rPr>
          <w:delText xml:space="preserve"> defined</w:delText>
        </w:r>
        <w:r w:rsidR="006645EC">
          <w:rPr>
            <w:rFonts w:cs="Arial"/>
            <w:sz w:val="32"/>
            <w:szCs w:val="32"/>
          </w:rPr>
          <w:delText xml:space="preserve"> - ON</w:delText>
        </w:r>
      </w:del>
    </w:p>
    <w:p w14:paraId="478BE5DD" w14:textId="388D1132" w:rsidR="00707476" w:rsidRPr="00707476" w:rsidRDefault="00707476" w:rsidP="00707476">
      <w:pPr>
        <w:pStyle w:val="ListParagraph"/>
        <w:numPr>
          <w:ilvl w:val="0"/>
          <w:numId w:val="2"/>
        </w:numPr>
        <w:rPr>
          <w:del w:id="35" w:author="Nick Bernal" w:date="2026-09-26T15:21:00Z" w16du:dateUtc="2026-09-26T19:21:00Z"/>
          <w:rFonts w:cs="Arial"/>
          <w:sz w:val="32"/>
          <w:szCs w:val="32"/>
        </w:rPr>
      </w:pPr>
      <w:del w:id="36" w:author="Nick Bernal" w:date="2026-09-26T15:21:00Z" w16du:dateUtc="2026-09-26T19:21:00Z">
        <w:r w:rsidRPr="00707476">
          <w:rPr>
            <w:rFonts w:cs="Arial"/>
            <w:sz w:val="32"/>
            <w:szCs w:val="32"/>
          </w:rPr>
          <w:delText>odd/even headers and footers defined</w:delText>
        </w:r>
        <w:r w:rsidR="006645EC">
          <w:rPr>
            <w:rFonts w:cs="Arial"/>
            <w:sz w:val="32"/>
            <w:szCs w:val="32"/>
          </w:rPr>
          <w:delText xml:space="preserve"> - ON</w:delText>
        </w:r>
      </w:del>
    </w:p>
    <w:p w14:paraId="50705045" w14:textId="37E00D75" w:rsidR="00707476" w:rsidRPr="00707476" w:rsidRDefault="00707476" w:rsidP="00707476">
      <w:pPr>
        <w:pStyle w:val="ListParagraph"/>
        <w:numPr>
          <w:ilvl w:val="0"/>
          <w:numId w:val="2"/>
        </w:numPr>
        <w:rPr>
          <w:del w:id="37" w:author="Nick Bernal" w:date="2026-09-26T15:21:00Z" w16du:dateUtc="2026-09-26T19:21:00Z"/>
          <w:rFonts w:cs="Arial"/>
          <w:sz w:val="32"/>
          <w:szCs w:val="32"/>
        </w:rPr>
      </w:pPr>
      <w:del w:id="38" w:author="Nick Bernal" w:date="2026-09-26T15:21:00Z" w16du:dateUtc="2026-09-26T19:21:00Z">
        <w:r w:rsidRPr="00707476">
          <w:rPr>
            <w:rFonts w:cs="Arial"/>
            <w:sz w:val="32"/>
            <w:szCs w:val="32"/>
          </w:rPr>
          <w:delText>first page header and footer defined</w:delText>
        </w:r>
        <w:r w:rsidR="006645EC">
          <w:rPr>
            <w:rFonts w:cs="Arial"/>
            <w:sz w:val="32"/>
            <w:szCs w:val="32"/>
          </w:rPr>
          <w:delText xml:space="preserve"> - ON</w:delText>
        </w:r>
      </w:del>
    </w:p>
    <w:p w14:paraId="2B412BFF" w14:textId="77777777" w:rsidR="004F01DB" w:rsidRDefault="004F01DB">
      <w:pPr>
        <w:rPr>
          <w:del w:id="39" w:author="Nick Bernal" w:date="2026-09-26T15:21:00Z" w16du:dateUtc="2026-09-26T19:21:00Z"/>
        </w:rPr>
      </w:pPr>
    </w:p>
    <w:p w14:paraId="00CD8ECF" w14:textId="77777777" w:rsidR="004F01DB" w:rsidRDefault="004F01DB" w:rsidP="004F01DB">
      <w:pPr>
        <w:rPr>
          <w:del w:id="40" w:author="Nick Bernal" w:date="2026-09-26T15:21:00Z" w16du:dateUtc="2026-09-26T19:21:00Z"/>
        </w:rPr>
      </w:pPr>
      <w:del w:id="41" w:author="Nick Bernal" w:date="2026-09-26T15:21:00Z" w16du:dateUtc="2026-09-26T19:21: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68EC38CB" w14:textId="77777777" w:rsidR="004F01DB" w:rsidRDefault="004F01DB" w:rsidP="004F01DB">
      <w:pPr>
        <w:rPr>
          <w:del w:id="42" w:author="Nick Bernal" w:date="2026-09-26T15:21:00Z" w16du:dateUtc="2026-09-26T19:21:00Z"/>
        </w:rPr>
      </w:pPr>
    </w:p>
    <w:p w14:paraId="494BBA49" w14:textId="77777777" w:rsidR="004F01DB" w:rsidRDefault="004F01DB" w:rsidP="004F01DB">
      <w:pPr>
        <w:rPr>
          <w:del w:id="43" w:author="Nick Bernal" w:date="2026-09-26T15:21:00Z" w16du:dateUtc="2026-09-26T19:21:00Z"/>
        </w:rPr>
      </w:pPr>
      <w:del w:id="44" w:author="Nick Bernal" w:date="2026-09-26T15:21:00Z" w16du:dateUtc="2026-09-26T19:21: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79364F18" w14:textId="77777777" w:rsidR="004F01DB" w:rsidRDefault="004F01DB" w:rsidP="004F01DB">
      <w:pPr>
        <w:rPr>
          <w:del w:id="45" w:author="Nick Bernal" w:date="2026-09-26T15:21:00Z" w16du:dateUtc="2026-09-26T19:21:00Z"/>
        </w:rPr>
      </w:pPr>
    </w:p>
    <w:p w14:paraId="33853DFC" w14:textId="77777777" w:rsidR="004F01DB" w:rsidRDefault="004F01DB" w:rsidP="004F01DB">
      <w:pPr>
        <w:rPr>
          <w:del w:id="46" w:author="Nick Bernal" w:date="2026-09-26T15:21:00Z" w16du:dateUtc="2026-09-26T19:21:00Z"/>
        </w:rPr>
      </w:pPr>
      <w:del w:id="47" w:author="Nick Bernal" w:date="2026-09-26T15:21:00Z" w16du:dateUtc="2026-09-26T19:21: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19A7C68A" w14:textId="77777777" w:rsidR="004F01DB" w:rsidRDefault="004F01DB" w:rsidP="004F01DB">
      <w:pPr>
        <w:rPr>
          <w:del w:id="48" w:author="Nick Bernal" w:date="2026-09-26T15:21:00Z" w16du:dateUtc="2026-09-26T19:21:00Z"/>
        </w:rPr>
      </w:pPr>
    </w:p>
    <w:p w14:paraId="54785561" w14:textId="77777777" w:rsidR="004F01DB" w:rsidRDefault="004F01DB" w:rsidP="004F01DB">
      <w:pPr>
        <w:rPr>
          <w:del w:id="49" w:author="Nick Bernal" w:date="2026-09-26T15:21:00Z" w16du:dateUtc="2026-09-26T19:21:00Z"/>
        </w:rPr>
      </w:pPr>
      <w:del w:id="50" w:author="Nick Bernal" w:date="2026-09-26T15:21:00Z" w16du:dateUtc="2026-09-26T19:21:00Z">
        <w:r>
          <w:delText xml:space="preserve">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w:delText>
        </w:r>
        <w:r>
          <w:lastRenderedPageBreak/>
          <w:delText>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27703B63" w14:textId="77777777" w:rsidR="004F01DB" w:rsidRDefault="004F01DB" w:rsidP="004F01DB">
      <w:pPr>
        <w:rPr>
          <w:del w:id="51" w:author="Nick Bernal" w:date="2026-09-26T15:21:00Z" w16du:dateUtc="2026-09-26T19:21:00Z"/>
        </w:rPr>
      </w:pPr>
    </w:p>
    <w:p w14:paraId="17A313F1" w14:textId="77777777" w:rsidR="004F01DB" w:rsidRDefault="004F01DB" w:rsidP="004F01DB">
      <w:pPr>
        <w:rPr>
          <w:del w:id="52" w:author="Nick Bernal" w:date="2026-09-26T15:21:00Z" w16du:dateUtc="2026-09-26T19:21:00Z"/>
        </w:rPr>
      </w:pPr>
      <w:del w:id="53" w:author="Nick Bernal" w:date="2026-09-26T15:21:00Z" w16du:dateUtc="2026-09-26T19:21:00Z">
        <w:r>
          <w:delText>The patent license would not permit the full notice is found. One line to give attribution in the following disclaimer. Redistributions in binary form and its documentation for any purpose with or without fee is required.</w:delText>
        </w:r>
      </w:del>
    </w:p>
    <w:p w14:paraId="6640C942" w14:textId="77777777" w:rsidR="004F01DB" w:rsidRDefault="004F01DB" w:rsidP="004F01DB">
      <w:pPr>
        <w:rPr>
          <w:del w:id="54" w:author="Nick Bernal" w:date="2026-09-26T15:21:00Z" w16du:dateUtc="2026-09-26T19:21:00Z"/>
        </w:rPr>
      </w:pPr>
    </w:p>
    <w:p w14:paraId="5E75D878" w14:textId="77777777" w:rsidR="004F01DB" w:rsidRDefault="004F01DB" w:rsidP="004F01DB">
      <w:pPr>
        <w:rPr>
          <w:del w:id="55" w:author="Nick Bernal" w:date="2026-09-26T15:21:00Z" w16du:dateUtc="2026-09-26T19:21:00Z"/>
        </w:rPr>
      </w:pPr>
      <w:del w:id="56" w:author="Nick Bernal" w:date="2026-09-26T15:21:00Z" w16du:dateUtc="2026-09-26T19:21: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69FE5838" w14:textId="77777777" w:rsidR="004F01DB" w:rsidRDefault="004F01DB" w:rsidP="004F01DB">
      <w:pPr>
        <w:rPr>
          <w:del w:id="57" w:author="Nick Bernal" w:date="2026-09-26T15:21:00Z" w16du:dateUtc="2026-09-26T19:21:00Z"/>
        </w:rPr>
      </w:pPr>
    </w:p>
    <w:p w14:paraId="5D8B5A5F" w14:textId="77777777" w:rsidR="004F01DB" w:rsidRDefault="004F01DB" w:rsidP="004F01DB">
      <w:pPr>
        <w:rPr>
          <w:del w:id="58" w:author="Nick Bernal" w:date="2026-09-26T15:21:00Z" w16du:dateUtc="2026-09-26T19:21:00Z"/>
        </w:rPr>
      </w:pPr>
      <w:del w:id="59" w:author="Nick Bernal" w:date="2026-09-26T15:21:00Z" w16du:dateUtc="2026-09-26T19:21: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4616DC48" w14:textId="77777777" w:rsidR="004F01DB" w:rsidRDefault="004F01DB" w:rsidP="004F01DB">
      <w:pPr>
        <w:rPr>
          <w:del w:id="60" w:author="Nick Bernal" w:date="2026-09-26T15:21:00Z" w16du:dateUtc="2026-09-26T19:21:00Z"/>
        </w:rPr>
      </w:pPr>
    </w:p>
    <w:p w14:paraId="760D93F7" w14:textId="77777777" w:rsidR="004F01DB" w:rsidRDefault="004F01DB" w:rsidP="004F01DB">
      <w:pPr>
        <w:rPr>
          <w:del w:id="61" w:author="Nick Bernal" w:date="2026-09-26T15:21:00Z" w16du:dateUtc="2026-09-26T19:21:00Z"/>
        </w:rPr>
      </w:pPr>
      <w:del w:id="62" w:author="Nick Bernal" w:date="2026-09-26T15:21:00Z" w16du:dateUtc="2026-09-26T19:21: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01F25475" w14:textId="77777777" w:rsidR="004F01DB" w:rsidRDefault="004F01DB" w:rsidP="004F01DB">
      <w:pPr>
        <w:rPr>
          <w:del w:id="63" w:author="Nick Bernal" w:date="2026-09-26T15:21:00Z" w16du:dateUtc="2026-09-26T19:21:00Z"/>
        </w:rPr>
      </w:pPr>
    </w:p>
    <w:p w14:paraId="489ECB5E" w14:textId="77777777" w:rsidR="004F01DB" w:rsidRDefault="004F01DB" w:rsidP="004F01DB">
      <w:pPr>
        <w:rPr>
          <w:del w:id="64" w:author="Nick Bernal" w:date="2026-09-26T15:21:00Z" w16du:dateUtc="2026-09-26T19:21:00Z"/>
        </w:rPr>
      </w:pPr>
      <w:del w:id="65" w:author="Nick Bernal" w:date="2026-09-26T15:21:00Z" w16du:dateUtc="2026-09-26T19:21: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EECBE34" w14:textId="77777777" w:rsidR="004F01DB" w:rsidRDefault="004F01DB" w:rsidP="004F01DB">
      <w:pPr>
        <w:rPr>
          <w:del w:id="66" w:author="Nick Bernal" w:date="2026-09-26T15:21:00Z" w16du:dateUtc="2026-09-26T19:21:00Z"/>
        </w:rPr>
      </w:pPr>
    </w:p>
    <w:p w14:paraId="2B498E55" w14:textId="77777777" w:rsidR="004F01DB" w:rsidRDefault="004F01DB" w:rsidP="004F01DB">
      <w:pPr>
        <w:rPr>
          <w:del w:id="67" w:author="Nick Bernal" w:date="2026-09-26T15:21:00Z" w16du:dateUtc="2026-09-26T19:21:00Z"/>
        </w:rPr>
      </w:pPr>
      <w:del w:id="68" w:author="Nick Bernal" w:date="2026-09-26T15:21:00Z" w16du:dateUtc="2026-09-26T19:21: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3FE62A9F" w14:textId="77777777" w:rsidR="004F01DB" w:rsidRDefault="004F01DB" w:rsidP="004F01DB">
      <w:pPr>
        <w:rPr>
          <w:del w:id="69" w:author="Nick Bernal" w:date="2026-09-26T15:21:00Z" w16du:dateUtc="2026-09-26T19:21:00Z"/>
        </w:rPr>
      </w:pPr>
    </w:p>
    <w:p w14:paraId="7BFDE422" w14:textId="77777777" w:rsidR="004F01DB" w:rsidRDefault="004F01DB" w:rsidP="004F01DB">
      <w:pPr>
        <w:rPr>
          <w:del w:id="70" w:author="Nick Bernal" w:date="2026-09-26T15:21:00Z" w16du:dateUtc="2026-09-26T19:21:00Z"/>
        </w:rPr>
      </w:pPr>
      <w:del w:id="71" w:author="Nick Bernal" w:date="2026-09-26T15:21:00Z" w16du:dateUtc="2026-09-26T19:21: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5625EC67" w14:textId="77777777" w:rsidR="004F01DB" w:rsidRDefault="004F01DB" w:rsidP="004F01DB">
      <w:pPr>
        <w:rPr>
          <w:del w:id="72" w:author="Nick Bernal" w:date="2026-09-26T15:21:00Z" w16du:dateUtc="2026-09-26T19:21:00Z"/>
        </w:rPr>
      </w:pPr>
    </w:p>
    <w:p w14:paraId="07EB1598" w14:textId="77777777" w:rsidR="004F01DB" w:rsidRDefault="004F01DB" w:rsidP="004F01DB">
      <w:pPr>
        <w:rPr>
          <w:del w:id="73" w:author="Nick Bernal" w:date="2026-09-26T15:21:00Z" w16du:dateUtc="2026-09-26T19:21:00Z"/>
        </w:rPr>
      </w:pPr>
      <w:del w:id="74" w:author="Nick Bernal" w:date="2026-09-26T15:21:00Z" w16du:dateUtc="2026-09-26T19:21: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60A82A74" w14:textId="77777777" w:rsidR="004F01DB" w:rsidRDefault="004F01DB" w:rsidP="004F01DB">
      <w:pPr>
        <w:rPr>
          <w:del w:id="75" w:author="Nick Bernal" w:date="2026-09-26T15:21:00Z" w16du:dateUtc="2026-09-26T19:21:00Z"/>
        </w:rPr>
      </w:pPr>
    </w:p>
    <w:p w14:paraId="3971476F" w14:textId="2E7193DC" w:rsidR="004F01DB" w:rsidRDefault="004F01DB" w:rsidP="004F01DB">
      <w:pPr>
        <w:rPr>
          <w:del w:id="76" w:author="Nick Bernal" w:date="2026-09-26T15:21:00Z" w16du:dateUtc="2026-09-26T19:21:00Z"/>
        </w:rPr>
      </w:pPr>
      <w:del w:id="77" w:author="Nick Bernal" w:date="2026-09-26T15:21:00Z" w16du:dateUtc="2026-09-26T19:21: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44888E06" w14:textId="77777777" w:rsidR="004F01DB" w:rsidRDefault="004F01DB" w:rsidP="004F01DB">
      <w:pPr>
        <w:rPr>
          <w:del w:id="78" w:author="Nick Bernal" w:date="2026-09-26T15:21:00Z" w16du:dateUtc="2026-09-26T19:21:00Z"/>
        </w:rPr>
      </w:pPr>
    </w:p>
    <w:p w14:paraId="7C18433F" w14:textId="77777777" w:rsidR="004F01DB" w:rsidRDefault="004F01DB" w:rsidP="004F01DB">
      <w:pPr>
        <w:rPr>
          <w:del w:id="79" w:author="Nick Bernal" w:date="2026-09-26T15:21:00Z" w16du:dateUtc="2026-09-26T19:21:00Z"/>
        </w:rPr>
      </w:pPr>
      <w:del w:id="80" w:author="Nick Bernal" w:date="2026-09-26T15:21:00Z" w16du:dateUtc="2026-09-26T19:21: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49D8B38F" w14:textId="77777777" w:rsidR="004F01DB" w:rsidRDefault="004F01DB" w:rsidP="004F01DB">
      <w:pPr>
        <w:rPr>
          <w:del w:id="81" w:author="Nick Bernal" w:date="2026-09-26T15:21:00Z" w16du:dateUtc="2026-09-26T19:21:00Z"/>
        </w:rPr>
      </w:pPr>
    </w:p>
    <w:p w14:paraId="196D4F8A" w14:textId="77777777" w:rsidR="004F01DB" w:rsidRDefault="004F01DB" w:rsidP="004F01DB">
      <w:pPr>
        <w:rPr>
          <w:del w:id="82" w:author="Nick Bernal" w:date="2026-09-26T15:21:00Z" w16du:dateUtc="2026-09-26T19:21:00Z"/>
        </w:rPr>
      </w:pPr>
      <w:del w:id="83" w:author="Nick Bernal" w:date="2026-09-26T15:21:00Z" w16du:dateUtc="2026-09-26T19:21: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11912BC4" w14:textId="77777777" w:rsidR="004F01DB" w:rsidRDefault="004F01DB" w:rsidP="004F01DB">
      <w:pPr>
        <w:rPr>
          <w:del w:id="84" w:author="Nick Bernal" w:date="2026-09-26T15:21:00Z" w16du:dateUtc="2026-09-26T19:21:00Z"/>
        </w:rPr>
      </w:pPr>
    </w:p>
    <w:p w14:paraId="0948AE63" w14:textId="77777777" w:rsidR="004F01DB" w:rsidRDefault="004F01DB" w:rsidP="004F01DB">
      <w:pPr>
        <w:rPr>
          <w:del w:id="85" w:author="Nick Bernal" w:date="2026-09-26T15:21:00Z" w16du:dateUtc="2026-09-26T19:21:00Z"/>
        </w:rPr>
      </w:pPr>
      <w:del w:id="86" w:author="Nick Bernal" w:date="2026-09-26T15:21:00Z" w16du:dateUtc="2026-09-26T19:21: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4456B793" w14:textId="77777777" w:rsidR="004F01DB" w:rsidRDefault="004F01DB" w:rsidP="004F01DB">
      <w:pPr>
        <w:rPr>
          <w:del w:id="87" w:author="Nick Bernal" w:date="2026-09-26T15:21:00Z" w16du:dateUtc="2026-09-26T19:21:00Z"/>
        </w:rPr>
      </w:pPr>
    </w:p>
    <w:p w14:paraId="4DCD514D" w14:textId="77777777" w:rsidR="004F01DB" w:rsidRDefault="004F01DB" w:rsidP="004F01DB">
      <w:pPr>
        <w:rPr>
          <w:del w:id="88" w:author="Nick Bernal" w:date="2026-09-26T15:21:00Z" w16du:dateUtc="2026-09-26T19:21:00Z"/>
        </w:rPr>
      </w:pPr>
      <w:del w:id="89" w:author="Nick Bernal" w:date="2026-09-26T15:21:00Z" w16du:dateUtc="2026-09-26T19:21: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58B4DB13" w14:textId="77777777" w:rsidR="004F01DB" w:rsidRDefault="004F01DB" w:rsidP="004F01DB">
      <w:pPr>
        <w:rPr>
          <w:del w:id="90" w:author="Nick Bernal" w:date="2026-09-26T15:21:00Z" w16du:dateUtc="2026-09-26T19:21:00Z"/>
        </w:rPr>
      </w:pPr>
    </w:p>
    <w:p w14:paraId="2D455B85" w14:textId="77777777" w:rsidR="004F01DB" w:rsidRDefault="004F01DB" w:rsidP="004F01DB">
      <w:pPr>
        <w:rPr>
          <w:del w:id="91" w:author="Nick Bernal" w:date="2026-09-26T15:21:00Z" w16du:dateUtc="2026-09-26T19:21:00Z"/>
        </w:rPr>
      </w:pPr>
      <w:del w:id="92" w:author="Nick Bernal" w:date="2026-09-26T15:21:00Z" w16du:dateUtc="2026-09-26T19:21:00Z">
        <w:r>
          <w:delText>The patent license would not permit the full notice is found. One line to give attribution in the following disclaimer. Redistributions in binary form and its documentation for any purpose with or without fee is required.</w:delText>
        </w:r>
      </w:del>
    </w:p>
    <w:p w14:paraId="58D4BB35" w14:textId="77777777" w:rsidR="004F01DB" w:rsidRDefault="004F01DB" w:rsidP="004F01DB">
      <w:pPr>
        <w:rPr>
          <w:del w:id="93" w:author="Nick Bernal" w:date="2026-09-26T15:21:00Z" w16du:dateUtc="2026-09-26T19:21:00Z"/>
        </w:rPr>
      </w:pPr>
    </w:p>
    <w:p w14:paraId="741EBB70" w14:textId="77777777" w:rsidR="004F01DB" w:rsidRDefault="004F01DB" w:rsidP="004F01DB">
      <w:pPr>
        <w:rPr>
          <w:del w:id="94" w:author="Nick Bernal" w:date="2026-09-26T15:21:00Z" w16du:dateUtc="2026-09-26T19:21:00Z"/>
        </w:rPr>
      </w:pPr>
      <w:del w:id="95" w:author="Nick Bernal" w:date="2026-09-26T15:21:00Z" w16du:dateUtc="2026-09-26T19:21: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5A09BA10" w14:textId="77777777" w:rsidR="004F01DB" w:rsidRDefault="004F01DB" w:rsidP="004F01DB">
      <w:pPr>
        <w:rPr>
          <w:del w:id="96" w:author="Nick Bernal" w:date="2026-09-26T15:21:00Z" w16du:dateUtc="2026-09-26T19:21:00Z"/>
        </w:rPr>
      </w:pPr>
    </w:p>
    <w:p w14:paraId="4233D3C0" w14:textId="77777777" w:rsidR="004F01DB" w:rsidRDefault="004F01DB" w:rsidP="004F01DB">
      <w:pPr>
        <w:rPr>
          <w:del w:id="97" w:author="Nick Bernal" w:date="2026-09-26T15:21:00Z" w16du:dateUtc="2026-09-26T19:21:00Z"/>
        </w:rPr>
      </w:pPr>
      <w:del w:id="98" w:author="Nick Bernal" w:date="2026-09-26T15:21:00Z" w16du:dateUtc="2026-09-26T19:21: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594F41B8" w14:textId="77777777" w:rsidR="004F01DB" w:rsidRDefault="004F01DB" w:rsidP="004F01DB">
      <w:pPr>
        <w:rPr>
          <w:del w:id="99" w:author="Nick Bernal" w:date="2026-09-26T15:21:00Z" w16du:dateUtc="2026-09-26T19:21:00Z"/>
        </w:rPr>
      </w:pPr>
    </w:p>
    <w:p w14:paraId="509908EF" w14:textId="77777777" w:rsidR="004F01DB" w:rsidRDefault="004F01DB" w:rsidP="004F01DB">
      <w:pPr>
        <w:rPr>
          <w:del w:id="100" w:author="Nick Bernal" w:date="2026-09-26T15:21:00Z" w16du:dateUtc="2026-09-26T19:21:00Z"/>
        </w:rPr>
      </w:pPr>
      <w:del w:id="101" w:author="Nick Bernal" w:date="2026-09-26T15:21:00Z" w16du:dateUtc="2026-09-26T19:21: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19F8918B" w14:textId="77777777" w:rsidR="004F01DB" w:rsidRDefault="004F01DB" w:rsidP="004F01DB">
      <w:pPr>
        <w:rPr>
          <w:del w:id="102" w:author="Nick Bernal" w:date="2026-09-26T15:21:00Z" w16du:dateUtc="2026-09-26T19:21:00Z"/>
        </w:rPr>
      </w:pPr>
    </w:p>
    <w:p w14:paraId="6FF4375E" w14:textId="77777777" w:rsidR="004F01DB" w:rsidRDefault="004F01DB" w:rsidP="004F01DB">
      <w:pPr>
        <w:rPr>
          <w:del w:id="103" w:author="Nick Bernal" w:date="2026-09-26T15:21:00Z" w16du:dateUtc="2026-09-26T19:21:00Z"/>
        </w:rPr>
      </w:pPr>
      <w:del w:id="104" w:author="Nick Bernal" w:date="2026-09-26T15:21:00Z" w16du:dateUtc="2026-09-26T19:21: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6FD01FF" w14:textId="77777777" w:rsidR="004F01DB" w:rsidRDefault="004F01DB" w:rsidP="004F01DB">
      <w:pPr>
        <w:rPr>
          <w:del w:id="105" w:author="Nick Bernal" w:date="2026-09-26T15:21:00Z" w16du:dateUtc="2026-09-26T19:21:00Z"/>
        </w:rPr>
      </w:pPr>
    </w:p>
    <w:p w14:paraId="334235E1" w14:textId="77777777" w:rsidR="004F01DB" w:rsidRDefault="004F01DB" w:rsidP="004F01DB">
      <w:pPr>
        <w:rPr>
          <w:del w:id="106" w:author="Nick Bernal" w:date="2026-09-26T15:21:00Z" w16du:dateUtc="2026-09-26T19:21:00Z"/>
        </w:rPr>
      </w:pPr>
      <w:del w:id="107" w:author="Nick Bernal" w:date="2026-09-26T15:21:00Z" w16du:dateUtc="2026-09-26T19:21: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0E19D2F5" w14:textId="77777777" w:rsidR="004F01DB" w:rsidRDefault="004F01DB" w:rsidP="004F01DB">
      <w:pPr>
        <w:rPr>
          <w:del w:id="108" w:author="Nick Bernal" w:date="2026-09-26T15:21:00Z" w16du:dateUtc="2026-09-26T19:21:00Z"/>
        </w:rPr>
      </w:pPr>
    </w:p>
    <w:p w14:paraId="0FBEA8CB" w14:textId="77777777" w:rsidR="004F01DB" w:rsidRDefault="004F01DB" w:rsidP="004F01DB">
      <w:pPr>
        <w:rPr>
          <w:del w:id="109" w:author="Nick Bernal" w:date="2026-09-26T15:21:00Z" w16du:dateUtc="2026-09-26T19:21:00Z"/>
        </w:rPr>
      </w:pPr>
      <w:del w:id="110" w:author="Nick Bernal" w:date="2026-09-26T15:21:00Z" w16du:dateUtc="2026-09-26T19:21: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205E3888" w14:textId="77777777" w:rsidR="004F01DB" w:rsidRDefault="004F01DB" w:rsidP="004F01DB">
      <w:pPr>
        <w:rPr>
          <w:del w:id="111" w:author="Nick Bernal" w:date="2026-09-26T15:21:00Z" w16du:dateUtc="2026-09-26T19:21:00Z"/>
        </w:rPr>
      </w:pPr>
    </w:p>
    <w:p w14:paraId="59AB8981" w14:textId="77777777" w:rsidR="004F01DB" w:rsidRDefault="004F01DB" w:rsidP="004F01DB">
      <w:pPr>
        <w:rPr>
          <w:del w:id="112" w:author="Nick Bernal" w:date="2026-09-26T15:21:00Z" w16du:dateUtc="2026-09-26T19:21:00Z"/>
        </w:rPr>
      </w:pPr>
      <w:del w:id="113" w:author="Nick Bernal" w:date="2026-09-26T15:21:00Z" w16du:dateUtc="2026-09-26T19:21: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24C6FA5F" w14:textId="77777777" w:rsidR="004F01DB" w:rsidRDefault="004F01DB" w:rsidP="004F01DB">
      <w:pPr>
        <w:rPr>
          <w:del w:id="114" w:author="Nick Bernal" w:date="2026-09-26T15:21:00Z" w16du:dateUtc="2026-09-26T19:21:00Z"/>
        </w:rPr>
      </w:pPr>
    </w:p>
    <w:p w14:paraId="0901CD5E" w14:textId="007FE68F" w:rsidR="004F01DB" w:rsidRDefault="004F01DB" w:rsidP="004F01DB">
      <w:pPr>
        <w:rPr>
          <w:del w:id="115" w:author="Nick Bernal" w:date="2026-09-26T15:21:00Z" w16du:dateUtc="2026-09-26T19:21:00Z"/>
        </w:rPr>
      </w:pPr>
      <w:del w:id="116" w:author="Nick Bernal" w:date="2026-09-26T15:21:00Z" w16du:dateUtc="2026-09-26T19:21: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6F588029" w14:textId="77777777" w:rsidR="004F01DB" w:rsidRDefault="004F01DB" w:rsidP="004F01DB">
      <w:pPr>
        <w:rPr>
          <w:del w:id="117" w:author="Nick Bernal" w:date="2026-09-26T15:21:00Z" w16du:dateUtc="2026-09-26T19:21:00Z"/>
        </w:rPr>
      </w:pPr>
    </w:p>
    <w:p w14:paraId="32F3FB69" w14:textId="77777777" w:rsidR="004F01DB" w:rsidRDefault="004F01DB" w:rsidP="004F01DB">
      <w:pPr>
        <w:rPr>
          <w:del w:id="118" w:author="Nick Bernal" w:date="2026-09-26T15:21:00Z" w16du:dateUtc="2026-09-26T19:21:00Z"/>
        </w:rPr>
      </w:pPr>
      <w:del w:id="119" w:author="Nick Bernal" w:date="2026-09-26T15:21:00Z" w16du:dateUtc="2026-09-26T19:21: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5500A849" w14:textId="77777777" w:rsidR="004F01DB" w:rsidRDefault="004F01DB" w:rsidP="004F01DB">
      <w:pPr>
        <w:rPr>
          <w:del w:id="120" w:author="Nick Bernal" w:date="2026-09-26T15:21:00Z" w16du:dateUtc="2026-09-26T19:21:00Z"/>
        </w:rPr>
      </w:pPr>
    </w:p>
    <w:p w14:paraId="1544DAC1" w14:textId="77777777" w:rsidR="004F01DB" w:rsidRDefault="004F01DB" w:rsidP="004F01DB">
      <w:pPr>
        <w:rPr>
          <w:del w:id="121" w:author="Nick Bernal" w:date="2026-09-26T15:21:00Z" w16du:dateUtc="2026-09-26T19:21:00Z"/>
        </w:rPr>
      </w:pPr>
      <w:del w:id="122" w:author="Nick Bernal" w:date="2026-09-26T15:21:00Z" w16du:dateUtc="2026-09-26T19:21: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0D88D69D" w14:textId="77777777" w:rsidR="004F01DB" w:rsidRDefault="004F01DB" w:rsidP="004F01DB">
      <w:pPr>
        <w:rPr>
          <w:del w:id="123" w:author="Nick Bernal" w:date="2026-09-26T15:21:00Z" w16du:dateUtc="2026-09-26T19:21:00Z"/>
        </w:rPr>
      </w:pPr>
    </w:p>
    <w:p w14:paraId="559DF6DD" w14:textId="77777777" w:rsidR="004F01DB" w:rsidRDefault="004F01DB" w:rsidP="004F01DB">
      <w:pPr>
        <w:rPr>
          <w:del w:id="124" w:author="Nick Bernal" w:date="2026-09-26T15:21:00Z" w16du:dateUtc="2026-09-26T19:21:00Z"/>
        </w:rPr>
      </w:pPr>
      <w:del w:id="125" w:author="Nick Bernal" w:date="2026-09-26T15:21:00Z" w16du:dateUtc="2026-09-26T19:21: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28144E1C" w14:textId="77777777" w:rsidR="004F01DB" w:rsidRDefault="004F01DB" w:rsidP="004F01DB">
      <w:pPr>
        <w:rPr>
          <w:del w:id="126" w:author="Nick Bernal" w:date="2026-09-26T15:21:00Z" w16du:dateUtc="2026-09-26T19:21:00Z"/>
        </w:rPr>
      </w:pPr>
    </w:p>
    <w:p w14:paraId="2E054923" w14:textId="77777777" w:rsidR="004F01DB" w:rsidRDefault="004F01DB" w:rsidP="004F01DB">
      <w:pPr>
        <w:rPr>
          <w:del w:id="127" w:author="Nick Bernal" w:date="2026-09-26T15:21:00Z" w16du:dateUtc="2026-09-26T19:21:00Z"/>
        </w:rPr>
      </w:pPr>
      <w:del w:id="128" w:author="Nick Bernal" w:date="2026-09-26T15:21:00Z" w16du:dateUtc="2026-09-26T19:21: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1BD389B3" w14:textId="77777777" w:rsidR="004F01DB" w:rsidRDefault="004F01DB" w:rsidP="004F01DB">
      <w:pPr>
        <w:rPr>
          <w:del w:id="129" w:author="Nick Bernal" w:date="2026-09-26T15:21:00Z" w16du:dateUtc="2026-09-26T19:21:00Z"/>
        </w:rPr>
      </w:pPr>
    </w:p>
    <w:p w14:paraId="1D566488" w14:textId="77777777" w:rsidR="004F01DB" w:rsidRDefault="004F01DB" w:rsidP="004F01DB">
      <w:pPr>
        <w:rPr>
          <w:del w:id="130" w:author="Nick Bernal" w:date="2026-09-26T15:21:00Z" w16du:dateUtc="2026-09-26T19:21:00Z"/>
        </w:rPr>
      </w:pPr>
      <w:del w:id="131" w:author="Nick Bernal" w:date="2026-09-26T15:21:00Z" w16du:dateUtc="2026-09-26T19:21:00Z">
        <w:r>
          <w:delText>The patent license would not permit the full notice is found. One line to give attribution in the following disclaimer. Redistributions in binary form and its documentation for any purpose with or without fee is required.</w:delText>
        </w:r>
      </w:del>
    </w:p>
    <w:p w14:paraId="165B7A58" w14:textId="77777777" w:rsidR="004F01DB" w:rsidRDefault="004F01DB" w:rsidP="004F01DB">
      <w:pPr>
        <w:rPr>
          <w:del w:id="132" w:author="Nick Bernal" w:date="2026-09-26T15:21:00Z" w16du:dateUtc="2026-09-26T19:21:00Z"/>
        </w:rPr>
      </w:pPr>
    </w:p>
    <w:p w14:paraId="4E7139A4" w14:textId="77777777" w:rsidR="004F01DB" w:rsidRDefault="004F01DB" w:rsidP="004F01DB">
      <w:pPr>
        <w:rPr>
          <w:del w:id="133" w:author="Nick Bernal" w:date="2026-09-26T15:21:00Z" w16du:dateUtc="2026-09-26T19:21:00Z"/>
        </w:rPr>
      </w:pPr>
      <w:del w:id="134" w:author="Nick Bernal" w:date="2026-09-26T15:21:00Z" w16du:dateUtc="2026-09-26T19:21: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68BD20D7" w14:textId="77777777" w:rsidR="004F01DB" w:rsidRDefault="004F01DB" w:rsidP="004F01DB">
      <w:pPr>
        <w:rPr>
          <w:del w:id="135" w:author="Nick Bernal" w:date="2026-09-26T15:21:00Z" w16du:dateUtc="2026-09-26T19:21:00Z"/>
        </w:rPr>
      </w:pPr>
    </w:p>
    <w:p w14:paraId="3AA1D742" w14:textId="77777777" w:rsidR="004F01DB" w:rsidRDefault="004F01DB" w:rsidP="004F01DB">
      <w:pPr>
        <w:rPr>
          <w:del w:id="136" w:author="Nick Bernal" w:date="2026-09-26T15:21:00Z" w16du:dateUtc="2026-09-26T19:21:00Z"/>
        </w:rPr>
      </w:pPr>
      <w:del w:id="137" w:author="Nick Bernal" w:date="2026-09-26T15:21:00Z" w16du:dateUtc="2026-09-26T19:21: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6DCBE22E" w14:textId="77777777" w:rsidR="004F01DB" w:rsidRDefault="004F01DB" w:rsidP="004F01DB">
      <w:pPr>
        <w:rPr>
          <w:del w:id="138" w:author="Nick Bernal" w:date="2026-09-26T15:21:00Z" w16du:dateUtc="2026-09-26T19:21:00Z"/>
        </w:rPr>
      </w:pPr>
    </w:p>
    <w:p w14:paraId="41B0EB6F" w14:textId="77777777" w:rsidR="004F01DB" w:rsidRDefault="004F01DB" w:rsidP="004F01DB">
      <w:pPr>
        <w:rPr>
          <w:del w:id="139" w:author="Nick Bernal" w:date="2026-09-26T15:21:00Z" w16du:dateUtc="2026-09-26T19:21:00Z"/>
        </w:rPr>
      </w:pPr>
      <w:del w:id="140" w:author="Nick Bernal" w:date="2026-09-26T15:21:00Z" w16du:dateUtc="2026-09-26T19:21: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3B44CA61" w14:textId="77777777" w:rsidR="004F01DB" w:rsidRDefault="004F01DB" w:rsidP="004F01DB">
      <w:pPr>
        <w:rPr>
          <w:del w:id="141" w:author="Nick Bernal" w:date="2026-09-26T15:21:00Z" w16du:dateUtc="2026-09-26T19:21:00Z"/>
        </w:rPr>
      </w:pPr>
    </w:p>
    <w:p w14:paraId="5914C8E6" w14:textId="77777777" w:rsidR="004F01DB" w:rsidRDefault="004F01DB" w:rsidP="004F01DB">
      <w:pPr>
        <w:rPr>
          <w:del w:id="142" w:author="Nick Bernal" w:date="2026-09-26T15:21:00Z" w16du:dateUtc="2026-09-26T19:21:00Z"/>
        </w:rPr>
      </w:pPr>
      <w:del w:id="143" w:author="Nick Bernal" w:date="2026-09-26T15:21:00Z" w16du:dateUtc="2026-09-26T19:21: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D6BFB58" w14:textId="77777777" w:rsidR="004F01DB" w:rsidRDefault="004F01DB" w:rsidP="004F01DB">
      <w:pPr>
        <w:rPr>
          <w:del w:id="144" w:author="Nick Bernal" w:date="2026-09-26T15:21:00Z" w16du:dateUtc="2026-09-26T19:21:00Z"/>
        </w:rPr>
      </w:pPr>
    </w:p>
    <w:p w14:paraId="02962601" w14:textId="77777777" w:rsidR="004F01DB" w:rsidRDefault="004F01DB" w:rsidP="004F01DB">
      <w:pPr>
        <w:rPr>
          <w:del w:id="145" w:author="Nick Bernal" w:date="2026-09-26T15:21:00Z" w16du:dateUtc="2026-09-26T19:21:00Z"/>
        </w:rPr>
      </w:pPr>
      <w:del w:id="146" w:author="Nick Bernal" w:date="2026-09-26T15:21:00Z" w16du:dateUtc="2026-09-26T19:21: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553CAF55" w14:textId="77777777" w:rsidR="004F01DB" w:rsidRDefault="004F01DB" w:rsidP="004F01DB">
      <w:pPr>
        <w:rPr>
          <w:del w:id="147" w:author="Nick Bernal" w:date="2026-09-26T15:21:00Z" w16du:dateUtc="2026-09-26T19:21:00Z"/>
        </w:rPr>
      </w:pPr>
    </w:p>
    <w:p w14:paraId="141F27DA" w14:textId="77777777" w:rsidR="004F01DB" w:rsidRDefault="004F01DB" w:rsidP="004F01DB">
      <w:pPr>
        <w:rPr>
          <w:del w:id="148" w:author="Nick Bernal" w:date="2026-09-26T15:21:00Z" w16du:dateUtc="2026-09-26T19:21:00Z"/>
        </w:rPr>
      </w:pPr>
      <w:del w:id="149" w:author="Nick Bernal" w:date="2026-09-26T15:21:00Z" w16du:dateUtc="2026-09-26T19:21: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0A4883C1" w14:textId="77777777" w:rsidR="004F01DB" w:rsidRDefault="004F01DB" w:rsidP="004F01DB">
      <w:pPr>
        <w:rPr>
          <w:del w:id="150" w:author="Nick Bernal" w:date="2026-09-26T15:21:00Z" w16du:dateUtc="2026-09-26T19:21:00Z"/>
        </w:rPr>
      </w:pPr>
    </w:p>
    <w:p w14:paraId="1AF34760" w14:textId="77777777" w:rsidR="004F01DB" w:rsidRDefault="004F01DB" w:rsidP="004F01DB">
      <w:pPr>
        <w:rPr>
          <w:del w:id="151" w:author="Nick Bernal" w:date="2026-09-26T15:21:00Z" w16du:dateUtc="2026-09-26T19:21:00Z"/>
        </w:rPr>
      </w:pPr>
      <w:del w:id="152" w:author="Nick Bernal" w:date="2026-09-26T15:21:00Z" w16du:dateUtc="2026-09-26T19:21: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0205F390" w14:textId="77777777" w:rsidR="004F01DB" w:rsidRDefault="004F01DB" w:rsidP="004F01DB">
      <w:pPr>
        <w:rPr>
          <w:del w:id="153" w:author="Nick Bernal" w:date="2026-09-26T15:21:00Z" w16du:dateUtc="2026-09-26T19:21:00Z"/>
        </w:rPr>
      </w:pPr>
    </w:p>
    <w:p w14:paraId="0A20D19C" w14:textId="395D8BF1" w:rsidR="004F01DB" w:rsidRDefault="004F01DB" w:rsidP="004F01DB">
      <w:pPr>
        <w:rPr>
          <w:del w:id="154" w:author="Nick Bernal" w:date="2026-09-26T15:21:00Z" w16du:dateUtc="2026-09-26T19:21:00Z"/>
        </w:rPr>
      </w:pPr>
      <w:del w:id="155" w:author="Nick Bernal" w:date="2026-09-26T15:21:00Z" w16du:dateUtc="2026-09-26T19:21: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0EF72AA3" w14:textId="77777777" w:rsidR="004F01DB" w:rsidRDefault="004F01DB" w:rsidP="004F01DB">
      <w:pPr>
        <w:rPr>
          <w:del w:id="156" w:author="Nick Bernal" w:date="2026-09-26T15:21:00Z" w16du:dateUtc="2026-09-26T19:21:00Z"/>
        </w:rPr>
      </w:pPr>
    </w:p>
    <w:p w14:paraId="6103222C" w14:textId="77777777" w:rsidR="004F01DB" w:rsidRDefault="004F01DB" w:rsidP="004F01DB">
      <w:pPr>
        <w:rPr>
          <w:del w:id="157" w:author="Nick Bernal" w:date="2026-09-26T15:21:00Z" w16du:dateUtc="2026-09-26T19:21:00Z"/>
        </w:rPr>
      </w:pPr>
      <w:del w:id="158" w:author="Nick Bernal" w:date="2026-09-26T15:21:00Z" w16du:dateUtc="2026-09-26T19:21: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5042EB71" w14:textId="77777777" w:rsidR="004F01DB" w:rsidRDefault="004F01DB" w:rsidP="004F01DB">
      <w:pPr>
        <w:rPr>
          <w:del w:id="159" w:author="Nick Bernal" w:date="2026-09-26T15:21:00Z" w16du:dateUtc="2026-09-26T19:21:00Z"/>
        </w:rPr>
      </w:pPr>
    </w:p>
    <w:p w14:paraId="324F38C0" w14:textId="77777777" w:rsidR="004F01DB" w:rsidRDefault="004F01DB" w:rsidP="004F01DB">
      <w:pPr>
        <w:rPr>
          <w:del w:id="160" w:author="Nick Bernal" w:date="2026-09-26T15:21:00Z" w16du:dateUtc="2026-09-26T19:21:00Z"/>
        </w:rPr>
      </w:pPr>
      <w:del w:id="161" w:author="Nick Bernal" w:date="2026-09-26T15:21:00Z" w16du:dateUtc="2026-09-26T19:21: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2440EA67" w14:textId="77777777" w:rsidR="004F01DB" w:rsidRDefault="004F01DB" w:rsidP="004F01DB">
      <w:pPr>
        <w:rPr>
          <w:del w:id="162" w:author="Nick Bernal" w:date="2026-09-26T15:21:00Z" w16du:dateUtc="2026-09-26T19:21:00Z"/>
        </w:rPr>
      </w:pPr>
    </w:p>
    <w:p w14:paraId="696D4449" w14:textId="77777777" w:rsidR="004F01DB" w:rsidRDefault="004F01DB" w:rsidP="004F01DB">
      <w:pPr>
        <w:rPr>
          <w:del w:id="163" w:author="Nick Bernal" w:date="2026-09-26T15:21:00Z" w16du:dateUtc="2026-09-26T19:21:00Z"/>
        </w:rPr>
      </w:pPr>
      <w:del w:id="164" w:author="Nick Bernal" w:date="2026-09-26T15:21:00Z" w16du:dateUtc="2026-09-26T19:21: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1FE1A0AE" w14:textId="77777777" w:rsidR="004F01DB" w:rsidRDefault="004F01DB" w:rsidP="004F01DB">
      <w:pPr>
        <w:rPr>
          <w:del w:id="165" w:author="Nick Bernal" w:date="2026-09-26T15:21:00Z" w16du:dateUtc="2026-09-26T19:21:00Z"/>
        </w:rPr>
      </w:pPr>
    </w:p>
    <w:p w14:paraId="2DDDE5DD" w14:textId="77777777" w:rsidR="004F01DB" w:rsidRDefault="004F01DB" w:rsidP="004F01DB">
      <w:pPr>
        <w:rPr>
          <w:del w:id="166" w:author="Nick Bernal" w:date="2026-09-26T15:21:00Z" w16du:dateUtc="2026-09-26T19:21:00Z"/>
        </w:rPr>
      </w:pPr>
      <w:del w:id="167" w:author="Nick Bernal" w:date="2026-09-26T15:21:00Z" w16du:dateUtc="2026-09-26T19:21: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34C82108" w14:textId="77777777" w:rsidR="004F01DB" w:rsidRDefault="004F01DB" w:rsidP="004F01DB">
      <w:pPr>
        <w:rPr>
          <w:del w:id="168" w:author="Nick Bernal" w:date="2026-09-26T15:21:00Z" w16du:dateUtc="2026-09-26T19:21:00Z"/>
        </w:rPr>
      </w:pPr>
    </w:p>
    <w:p w14:paraId="7CA81043" w14:textId="77777777" w:rsidR="004F01DB" w:rsidRDefault="004F01DB" w:rsidP="004F01DB">
      <w:pPr>
        <w:rPr>
          <w:del w:id="169" w:author="Nick Bernal" w:date="2026-09-26T15:21:00Z" w16du:dateUtc="2026-09-26T19:21:00Z"/>
        </w:rPr>
      </w:pPr>
      <w:del w:id="170" w:author="Nick Bernal" w:date="2026-09-26T15:21:00Z" w16du:dateUtc="2026-09-26T19:21:00Z">
        <w:r>
          <w:delText>The patent license would not permit the full notice is found. One line to give attribution in the following disclaimer. Redistributions in binary form and its documentation for any purpose with or without fee is required.</w:delText>
        </w:r>
      </w:del>
    </w:p>
    <w:p w14:paraId="5684CACE" w14:textId="77777777" w:rsidR="004F01DB" w:rsidRDefault="004F01DB" w:rsidP="004F01DB">
      <w:pPr>
        <w:rPr>
          <w:del w:id="171" w:author="Nick Bernal" w:date="2026-09-26T15:21:00Z" w16du:dateUtc="2026-09-26T19:21:00Z"/>
        </w:rPr>
      </w:pPr>
    </w:p>
    <w:p w14:paraId="3F653367" w14:textId="77777777" w:rsidR="004F01DB" w:rsidRDefault="004F01DB" w:rsidP="004F01DB">
      <w:pPr>
        <w:rPr>
          <w:del w:id="172" w:author="Nick Bernal" w:date="2026-09-26T15:21:00Z" w16du:dateUtc="2026-09-26T19:21:00Z"/>
        </w:rPr>
      </w:pPr>
      <w:del w:id="173" w:author="Nick Bernal" w:date="2026-09-26T15:21:00Z" w16du:dateUtc="2026-09-26T19:21: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2871C5D8" w14:textId="77777777" w:rsidR="004F01DB" w:rsidRDefault="004F01DB" w:rsidP="004F01DB">
      <w:pPr>
        <w:rPr>
          <w:del w:id="174" w:author="Nick Bernal" w:date="2026-09-26T15:21:00Z" w16du:dateUtc="2026-09-26T19:21:00Z"/>
        </w:rPr>
      </w:pPr>
    </w:p>
    <w:p w14:paraId="2FBFB7A0" w14:textId="77777777" w:rsidR="004F01DB" w:rsidRDefault="004F01DB" w:rsidP="004F01DB">
      <w:pPr>
        <w:rPr>
          <w:del w:id="175" w:author="Nick Bernal" w:date="2026-09-26T15:21:00Z" w16du:dateUtc="2026-09-26T19:21:00Z"/>
        </w:rPr>
      </w:pPr>
      <w:del w:id="176" w:author="Nick Bernal" w:date="2026-09-26T15:21:00Z" w16du:dateUtc="2026-09-26T19:21: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68F44BE4" w14:textId="77777777" w:rsidR="004F01DB" w:rsidRDefault="004F01DB" w:rsidP="004F01DB">
      <w:pPr>
        <w:rPr>
          <w:del w:id="177" w:author="Nick Bernal" w:date="2026-09-26T15:21:00Z" w16du:dateUtc="2026-09-26T19:21:00Z"/>
        </w:rPr>
      </w:pPr>
    </w:p>
    <w:p w14:paraId="7F1050B3" w14:textId="77777777" w:rsidR="004F01DB" w:rsidRDefault="004F01DB" w:rsidP="004F01DB">
      <w:pPr>
        <w:rPr>
          <w:del w:id="178" w:author="Nick Bernal" w:date="2026-09-26T15:21:00Z" w16du:dateUtc="2026-09-26T19:21:00Z"/>
        </w:rPr>
      </w:pPr>
      <w:del w:id="179" w:author="Nick Bernal" w:date="2026-09-26T15:21:00Z" w16du:dateUtc="2026-09-26T19:21: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2FF4F24B" w14:textId="77777777" w:rsidR="004F01DB" w:rsidRDefault="004F01DB" w:rsidP="004F01DB">
      <w:pPr>
        <w:rPr>
          <w:del w:id="180" w:author="Nick Bernal" w:date="2026-09-26T15:21:00Z" w16du:dateUtc="2026-09-26T19:21:00Z"/>
        </w:rPr>
      </w:pPr>
    </w:p>
    <w:p w14:paraId="62FFE61C" w14:textId="77777777" w:rsidR="004F01DB" w:rsidRDefault="004F01DB" w:rsidP="004F01DB">
      <w:pPr>
        <w:rPr>
          <w:del w:id="181" w:author="Nick Bernal" w:date="2026-09-26T15:21:00Z" w16du:dateUtc="2026-09-26T19:21:00Z"/>
        </w:rPr>
      </w:pPr>
      <w:del w:id="182" w:author="Nick Bernal" w:date="2026-09-26T15:21:00Z" w16du:dateUtc="2026-09-26T19:21: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E2BA93A" w14:textId="77777777" w:rsidR="004F01DB" w:rsidRDefault="004F01DB" w:rsidP="004F01DB">
      <w:pPr>
        <w:rPr>
          <w:del w:id="183" w:author="Nick Bernal" w:date="2026-09-26T15:21:00Z" w16du:dateUtc="2026-09-26T19:21:00Z"/>
        </w:rPr>
      </w:pPr>
    </w:p>
    <w:p w14:paraId="3C07BC82" w14:textId="77777777" w:rsidR="004F01DB" w:rsidRDefault="004F01DB" w:rsidP="004F01DB">
      <w:pPr>
        <w:rPr>
          <w:del w:id="184" w:author="Nick Bernal" w:date="2026-09-26T15:21:00Z" w16du:dateUtc="2026-09-26T19:21:00Z"/>
        </w:rPr>
      </w:pPr>
      <w:del w:id="185" w:author="Nick Bernal" w:date="2026-09-26T15:21:00Z" w16du:dateUtc="2026-09-26T19:21: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0FD7A80A" w14:textId="77777777" w:rsidR="004F01DB" w:rsidRDefault="004F01DB" w:rsidP="004F01DB">
      <w:pPr>
        <w:rPr>
          <w:del w:id="186" w:author="Nick Bernal" w:date="2026-09-26T15:21:00Z" w16du:dateUtc="2026-09-26T19:21:00Z"/>
        </w:rPr>
      </w:pPr>
    </w:p>
    <w:p w14:paraId="5F562ED2" w14:textId="77777777" w:rsidR="004F01DB" w:rsidRDefault="004F01DB" w:rsidP="004F01DB">
      <w:pPr>
        <w:rPr>
          <w:del w:id="187" w:author="Nick Bernal" w:date="2026-09-26T15:21:00Z" w16du:dateUtc="2026-09-26T19:21:00Z"/>
        </w:rPr>
      </w:pPr>
      <w:del w:id="188" w:author="Nick Bernal" w:date="2026-09-26T15:21:00Z" w16du:dateUtc="2026-09-26T19:21: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084F080F" w14:textId="77777777" w:rsidR="004F01DB" w:rsidRDefault="004F01DB" w:rsidP="004F01DB">
      <w:pPr>
        <w:rPr>
          <w:del w:id="189" w:author="Nick Bernal" w:date="2026-09-26T15:21:00Z" w16du:dateUtc="2026-09-26T19:21:00Z"/>
        </w:rPr>
      </w:pPr>
    </w:p>
    <w:p w14:paraId="5AF4CBCA" w14:textId="77777777" w:rsidR="004F01DB" w:rsidRDefault="004F01DB" w:rsidP="004F01DB">
      <w:pPr>
        <w:rPr>
          <w:del w:id="190" w:author="Nick Bernal" w:date="2026-09-26T15:21:00Z" w16du:dateUtc="2026-09-26T19:21:00Z"/>
        </w:rPr>
      </w:pPr>
      <w:del w:id="191" w:author="Nick Bernal" w:date="2026-09-26T15:21:00Z" w16du:dateUtc="2026-09-26T19:21: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7C3AE1E4" w14:textId="77777777" w:rsidR="004F01DB" w:rsidRDefault="004F01DB" w:rsidP="004F01DB">
      <w:pPr>
        <w:rPr>
          <w:del w:id="192" w:author="Nick Bernal" w:date="2026-09-26T15:21:00Z" w16du:dateUtc="2026-09-26T19:21:00Z"/>
        </w:rPr>
      </w:pPr>
    </w:p>
    <w:p w14:paraId="0AFA2C07" w14:textId="79F8DC0A" w:rsidR="004F01DB" w:rsidRDefault="004F01DB" w:rsidP="004F01DB">
      <w:pPr>
        <w:rPr>
          <w:del w:id="193" w:author="Nick Bernal" w:date="2026-09-26T15:21:00Z" w16du:dateUtc="2026-09-26T19:21:00Z"/>
        </w:rPr>
      </w:pPr>
      <w:del w:id="194" w:author="Nick Bernal" w:date="2026-09-26T15:21:00Z" w16du:dateUtc="2026-09-26T19:21: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75DFB3B9" w14:textId="77777777" w:rsidR="004F01DB" w:rsidRDefault="004F01DB">
      <w:pPr>
        <w:rPr>
          <w:del w:id="195" w:author="Nick Bernal" w:date="2026-09-26T15:21:00Z" w16du:dateUtc="2026-09-26T19:21:00Z"/>
        </w:rPr>
      </w:pPr>
    </w:p>
    <w:p w14:paraId="435C6295" w14:textId="77777777" w:rsidR="004F01DB" w:rsidRDefault="004F01DB"/>
    <w:sectPr w:rsidR="004F01D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val="0"/>
      <w:docGrid w:linePitch="360"/>
      <w:sectPrChange w:id="222" w:author="Nick Bernal" w:date="2026-09-26T15:21:00Z" w16du:dateUtc="2026-09-26T19:21:00Z">
        <w:sectPr w:rsidR="004F01DB">
          <w:pgMar w:top="1440" w:right="1440" w:bottom="1440" w:left="1440" w:header="720" w:footer="720" w:gutter="0"/>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556CBF" w14:textId="77777777" w:rsidR="00417F06" w:rsidRDefault="00417F06" w:rsidP="004F01DB">
      <w:r>
        <w:separator/>
      </w:r>
    </w:p>
  </w:endnote>
  <w:endnote w:type="continuationSeparator" w:id="0">
    <w:p w14:paraId="21A2BDFF" w14:textId="77777777" w:rsidR="00417F06" w:rsidRDefault="00417F06" w:rsidP="004F0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Times New Roman (Body CS)">
    <w:altName w:val="Times New Roman"/>
    <w:panose1 w:val="020B0604020202020204"/>
    <w:charset w:val="00"/>
    <w:family w:val="roman"/>
    <w:notTrueType/>
    <w:pitch w:val="default"/>
  </w:font>
  <w:font w:name="Times">
    <w:altName w:val="Times New Roman"/>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90605988"/>
      <w:docPartObj>
        <w:docPartGallery w:val="Page Numbers (Bottom of Page)"/>
        <w:docPartUnique/>
      </w:docPartObj>
    </w:sdtPr>
    <w:sdtEndPr>
      <w:rPr>
        <w:rStyle w:val="PageNumber"/>
      </w:rPr>
    </w:sdtEndPr>
    <w:sdtContent>
      <w:p w14:paraId="6C7F7C44" w14:textId="1F65A397" w:rsidR="004F01DB" w:rsidRDefault="004F01DB" w:rsidP="00DB1E75">
        <w:pPr>
          <w:pStyle w:val="Footer"/>
          <w:framePr w:wrap="none" w:vAnchor="text" w:hAnchor="margin" w:y="1"/>
          <w:rPr>
            <w:del w:id="205" w:author="Nick Bernal" w:date="2026-09-26T15:21:00Z" w16du:dateUtc="2026-09-26T19:21:00Z"/>
            <w:rStyle w:val="PageNumber"/>
          </w:rPr>
        </w:pPr>
        <w:del w:id="206" w:author="Nick Bernal" w:date="2026-09-26T15:21:00Z" w16du:dateUtc="2026-09-26T19:21:00Z">
          <w:r>
            <w:rPr>
              <w:rStyle w:val="PageNumber"/>
            </w:rPr>
            <w:fldChar w:fldCharType="begin"/>
          </w:r>
          <w:r>
            <w:rPr>
              <w:rStyle w:val="PageNumber"/>
            </w:rPr>
            <w:delInstrText xml:space="preserve"> PAGE </w:delInstrText>
          </w:r>
          <w:r>
            <w:rPr>
              <w:rStyle w:val="PageNumber"/>
            </w:rPr>
            <w:fldChar w:fldCharType="separate"/>
          </w:r>
          <w:r w:rsidR="00EC5A74">
            <w:rPr>
              <w:rStyle w:val="PageNumber"/>
              <w:noProof/>
            </w:rPr>
            <w:delText>2</w:delText>
          </w:r>
          <w:r>
            <w:rPr>
              <w:rStyle w:val="PageNumber"/>
            </w:rPr>
            <w:fldChar w:fldCharType="end"/>
          </w:r>
        </w:del>
      </w:p>
    </w:sdtContent>
  </w:sdt>
  <w:p w14:paraId="7060B59D" w14:textId="0260E07D" w:rsidR="004F01DB" w:rsidRDefault="00EC5A74">
    <w:pPr>
      <w:pStyle w:val="FootnoteTextChar"/>
      <w:pPrChange w:id="207" w:author="Nick Bernal" w:date="2026-09-26T15:21:00Z" w16du:dateUtc="2026-09-26T19:21:00Z">
        <w:pPr>
          <w:pStyle w:val="Footer"/>
          <w:ind w:firstLine="360"/>
        </w:pPr>
      </w:pPrChange>
    </w:pPr>
    <w:del w:id="208" w:author="Nick Bernal" w:date="2026-09-26T15:21:00Z" w16du:dateUtc="2026-09-26T19:21:00Z">
      <w:r>
        <w:delText>Even</w:delText>
      </w:r>
      <w:r w:rsidRPr="00EC5A74">
        <w:delText xml:space="preserve"> page </w:delText>
      </w:r>
      <w:r>
        <w:delText>footer</w:delText>
      </w:r>
      <w:r w:rsidRPr="00EC5A74">
        <w:delText>, page numbers at the right</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83641756"/>
      <w:docPartObj>
        <w:docPartGallery w:val="Page Numbers (Bottom of Page)"/>
        <w:docPartUnique/>
      </w:docPartObj>
    </w:sdtPr>
    <w:sdtEndPr>
      <w:rPr>
        <w:rStyle w:val="PageNumber"/>
      </w:rPr>
    </w:sdtEndPr>
    <w:sdtContent>
      <w:p w14:paraId="26F2B702" w14:textId="6F522414" w:rsidR="004F01DB" w:rsidRDefault="004F01DB" w:rsidP="00DB1E75">
        <w:pPr>
          <w:pStyle w:val="Footer"/>
          <w:framePr w:wrap="none" w:vAnchor="text" w:hAnchor="margin" w:y="1"/>
          <w:rPr>
            <w:del w:id="209" w:author="Nick Bernal" w:date="2026-09-26T15:21:00Z" w16du:dateUtc="2026-09-26T19:21:00Z"/>
            <w:rStyle w:val="PageNumber"/>
          </w:rPr>
        </w:pPr>
        <w:del w:id="210" w:author="Nick Bernal" w:date="2026-09-26T15:21:00Z" w16du:dateUtc="2026-09-26T19:21: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465D1018" w14:textId="1DD938F6" w:rsidR="004F01DB" w:rsidRDefault="00EC5A74" w:rsidP="004F01DB">
    <w:pPr>
      <w:pStyle w:val="Header"/>
      <w:ind w:right="360" w:firstLine="360"/>
      <w:rPr>
        <w:del w:id="211" w:author="Nick Bernal" w:date="2026-09-26T15:21:00Z" w16du:dateUtc="2026-09-26T19:21:00Z"/>
      </w:rPr>
    </w:pPr>
    <w:del w:id="212" w:author="Nick Bernal" w:date="2026-09-26T15:21:00Z" w16du:dateUtc="2026-09-26T19:21:00Z">
      <w:r>
        <w:delText>Odd page</w:delText>
      </w:r>
      <w:r w:rsidR="004F01DB">
        <w:delText xml:space="preserve"> footer, page numbers at the left</w:delText>
      </w:r>
    </w:del>
  </w:p>
  <w:p w14:paraId="0C7BE5CC" w14:textId="77777777" w:rsidR="004F01DB" w:rsidRDefault="004F01DB">
    <w:pPr>
      <w:pStyle w:val="FootnoteTextChar"/>
      <w:pPrChange w:id="213" w:author="Nick Bernal" w:date="2026-09-26T15:21:00Z" w16du:dateUtc="2026-09-26T19:21:00Z">
        <w:pPr>
          <w:pStyle w:val="Footer"/>
        </w:pPr>
      </w:pPrChan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0563839"/>
      <w:docPartObj>
        <w:docPartGallery w:val="Page Numbers (Bottom of Page)"/>
        <w:docPartUnique/>
      </w:docPartObj>
    </w:sdtPr>
    <w:sdtEndPr>
      <w:rPr>
        <w:rStyle w:val="PageNumber"/>
      </w:rPr>
    </w:sdtEndPr>
    <w:sdtContent>
      <w:p w14:paraId="019200D2" w14:textId="6CBCE0B9" w:rsidR="00DE684C" w:rsidRDefault="00DE684C" w:rsidP="00DB1E75">
        <w:pPr>
          <w:pStyle w:val="Footer"/>
          <w:framePr w:wrap="none" w:vAnchor="text" w:hAnchor="margin" w:y="1"/>
          <w:rPr>
            <w:del w:id="218" w:author="Nick Bernal" w:date="2026-09-26T15:21:00Z" w16du:dateUtc="2026-09-26T19:21:00Z"/>
            <w:rStyle w:val="PageNumber"/>
          </w:rPr>
        </w:pPr>
        <w:del w:id="219" w:author="Nick Bernal" w:date="2026-09-26T15:21:00Z" w16du:dateUtc="2026-09-26T19:21: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5684CEE0" w14:textId="090A6CE2" w:rsidR="00EC5A74" w:rsidRDefault="00DE684C">
    <w:pPr>
      <w:pStyle w:val="FootnoteTextChar"/>
      <w:pPrChange w:id="220" w:author="Nick Bernal" w:date="2026-09-26T15:21:00Z" w16du:dateUtc="2026-09-26T19:21:00Z">
        <w:pPr>
          <w:pStyle w:val="Footer"/>
          <w:ind w:firstLine="360"/>
        </w:pPr>
      </w:pPrChange>
    </w:pPr>
    <w:del w:id="221" w:author="Nick Bernal" w:date="2026-09-26T15:21:00Z" w16du:dateUtc="2026-09-26T19:21:00Z">
      <w:r>
        <w:delText>This Is my first page footer, page numbers at the left</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E54D8E" w14:textId="77777777" w:rsidR="00417F06" w:rsidRDefault="00417F06" w:rsidP="004F01DB">
      <w:r>
        <w:separator/>
      </w:r>
    </w:p>
  </w:footnote>
  <w:footnote w:type="continuationSeparator" w:id="0">
    <w:p w14:paraId="701CED4C" w14:textId="77777777" w:rsidR="00417F06" w:rsidRDefault="00417F06" w:rsidP="004F01DB">
      <w:r>
        <w:continuationSeparator/>
      </w:r>
    </w:p>
  </w:footnote>
  <w:footnote w:id="1">
    <w:p w14:paraId="085458EE" w14:textId="51F08CA7" w:rsidR="00DA22B4" w:rsidRDefault="00DA22B4">
      <w:pPr>
        <w:pStyle w:val="FootnoteText"/>
      </w:pPr>
      <w:ins w:id="12" w:author="Nick Bernal" w:date="2026-09-26T15:21:00Z" w16du:dateUtc="2026-09-26T19:21:00Z">
        <w:r>
          <w:rPr>
            <w:rStyle w:val="FootnoteReference"/>
          </w:rPr>
          <w:footnoteRef/>
        </w:r>
        <w:r>
          <w:t xml:space="preserve"> This is a simple footnote</w:t>
        </w:r>
      </w:ins>
    </w:p>
  </w:footnote>
  <w:footnote w:id="2">
    <w:p w14:paraId="78E82317" w14:textId="77777777" w:rsidR="00DA22B4" w:rsidRDefault="00DA22B4">
      <w:pPr>
        <w:pStyle w:val="FootnoteText"/>
        <w:rPr>
          <w:ins w:id="13" w:author="Nick Bernal" w:date="2026-09-26T15:21:00Z" w16du:dateUtc="2026-09-26T19:21:00Z"/>
        </w:rPr>
      </w:pPr>
      <w:ins w:id="14" w:author="Nick Bernal" w:date="2026-09-26T15:21:00Z" w16du:dateUtc="2026-09-26T19:21:00Z">
        <w:r>
          <w:rPr>
            <w:rStyle w:val="FootnoteReference"/>
          </w:rPr>
          <w:footnoteRef/>
        </w:r>
        <w:r>
          <w:t xml:space="preserve"> A longer one with a table </w:t>
        </w:r>
      </w:ins>
    </w:p>
    <w:p w14:paraId="698E4B39" w14:textId="77777777" w:rsidR="00DA22B4" w:rsidRDefault="00DA22B4">
      <w:pPr>
        <w:pStyle w:val="FootnoteText"/>
        <w:rPr>
          <w:ins w:id="15" w:author="Nick Bernal" w:date="2026-09-26T15:21:00Z" w16du:dateUtc="2026-09-26T19:21:00Z"/>
        </w:rPr>
      </w:pPr>
    </w:p>
    <w:tbl>
      <w:tblPr>
        <w:tblStyle w:val="TableGrid"/>
        <w:tblW w:w="0" w:type="auto"/>
        <w:tblLook w:val="04A0" w:firstRow="1" w:lastRow="0" w:firstColumn="1" w:lastColumn="0" w:noHBand="0" w:noVBand="1"/>
      </w:tblPr>
      <w:tblGrid>
        <w:gridCol w:w="3116"/>
        <w:gridCol w:w="3117"/>
        <w:gridCol w:w="3117"/>
      </w:tblGrid>
      <w:tr w:rsidR="00DA22B4" w14:paraId="047FCC33" w14:textId="77777777" w:rsidTr="00DA22B4">
        <w:trPr>
          <w:ins w:id="16" w:author="Nick Bernal" w:date="2026-09-26T15:21:00Z" w16du:dateUtc="2026-09-26T19:21:00Z"/>
        </w:trPr>
        <w:tc>
          <w:tcPr>
            <w:tcW w:w="3116" w:type="dxa"/>
          </w:tcPr>
          <w:p w14:paraId="7800854F" w14:textId="132F530C" w:rsidR="00DA22B4" w:rsidRDefault="00DA22B4">
            <w:pPr>
              <w:pStyle w:val="FootnoteText"/>
              <w:rPr>
                <w:ins w:id="17" w:author="Nick Bernal" w:date="2026-09-26T15:21:00Z" w16du:dateUtc="2026-09-26T19:21:00Z"/>
              </w:rPr>
            </w:pPr>
            <w:ins w:id="18" w:author="Nick Bernal" w:date="2026-09-26T15:21:00Z" w16du:dateUtc="2026-09-26T19:21:00Z">
              <w:r>
                <w:t>a</w:t>
              </w:r>
            </w:ins>
          </w:p>
        </w:tc>
        <w:tc>
          <w:tcPr>
            <w:tcW w:w="3117" w:type="dxa"/>
          </w:tcPr>
          <w:p w14:paraId="47070F2D" w14:textId="1991BA8B" w:rsidR="00DA22B4" w:rsidRDefault="00DA22B4">
            <w:pPr>
              <w:pStyle w:val="FootnoteText"/>
              <w:rPr>
                <w:ins w:id="19" w:author="Nick Bernal" w:date="2026-09-26T15:21:00Z" w16du:dateUtc="2026-09-26T19:21:00Z"/>
              </w:rPr>
            </w:pPr>
            <w:ins w:id="20" w:author="Nick Bernal" w:date="2026-09-26T15:21:00Z" w16du:dateUtc="2026-09-26T19:21:00Z">
              <w:r>
                <w:t>b</w:t>
              </w:r>
            </w:ins>
          </w:p>
        </w:tc>
        <w:tc>
          <w:tcPr>
            <w:tcW w:w="3117" w:type="dxa"/>
          </w:tcPr>
          <w:p w14:paraId="74DE0557" w14:textId="06AE2F68" w:rsidR="00DA22B4" w:rsidRDefault="00DA22B4">
            <w:pPr>
              <w:pStyle w:val="FootnoteText"/>
              <w:rPr>
                <w:ins w:id="21" w:author="Nick Bernal" w:date="2026-09-26T15:21:00Z" w16du:dateUtc="2026-09-26T19:21:00Z"/>
              </w:rPr>
            </w:pPr>
            <w:ins w:id="22" w:author="Nick Bernal" w:date="2026-09-26T15:21:00Z" w16du:dateUtc="2026-09-26T19:21:00Z">
              <w:r>
                <w:t>c</w:t>
              </w:r>
            </w:ins>
          </w:p>
        </w:tc>
      </w:tr>
      <w:tr w:rsidR="00DA22B4" w14:paraId="5A9B2DBD" w14:textId="77777777" w:rsidTr="00DA22B4">
        <w:trPr>
          <w:ins w:id="23" w:author="Nick Bernal" w:date="2026-09-26T15:21:00Z" w16du:dateUtc="2026-09-26T19:21:00Z"/>
        </w:trPr>
        <w:tc>
          <w:tcPr>
            <w:tcW w:w="3116" w:type="dxa"/>
          </w:tcPr>
          <w:p w14:paraId="35C98217" w14:textId="635D5224" w:rsidR="00DA22B4" w:rsidRDefault="00DA22B4">
            <w:pPr>
              <w:pStyle w:val="FootnoteText"/>
              <w:rPr>
                <w:ins w:id="24" w:author="Nick Bernal" w:date="2026-09-26T15:21:00Z" w16du:dateUtc="2026-09-26T19:21:00Z"/>
              </w:rPr>
            </w:pPr>
            <w:ins w:id="25" w:author="Nick Bernal" w:date="2026-09-26T15:21:00Z" w16du:dateUtc="2026-09-26T19:21:00Z">
              <w:r>
                <w:t>d</w:t>
              </w:r>
            </w:ins>
          </w:p>
        </w:tc>
        <w:tc>
          <w:tcPr>
            <w:tcW w:w="3117" w:type="dxa"/>
          </w:tcPr>
          <w:p w14:paraId="0E9083BA" w14:textId="0E25131C" w:rsidR="00DA22B4" w:rsidRDefault="00DA22B4">
            <w:pPr>
              <w:pStyle w:val="FootnoteText"/>
              <w:rPr>
                <w:ins w:id="26" w:author="Nick Bernal" w:date="2026-09-26T15:21:00Z" w16du:dateUtc="2026-09-26T19:21:00Z"/>
              </w:rPr>
            </w:pPr>
            <w:ins w:id="27" w:author="Nick Bernal" w:date="2026-09-26T15:21:00Z" w16du:dateUtc="2026-09-26T19:21:00Z">
              <w:r>
                <w:t>e</w:t>
              </w:r>
            </w:ins>
          </w:p>
        </w:tc>
        <w:tc>
          <w:tcPr>
            <w:tcW w:w="3117" w:type="dxa"/>
          </w:tcPr>
          <w:p w14:paraId="591A221A" w14:textId="059CD815" w:rsidR="00DA22B4" w:rsidRDefault="00DA22B4">
            <w:pPr>
              <w:pStyle w:val="FootnoteText"/>
              <w:rPr>
                <w:ins w:id="28" w:author="Nick Bernal" w:date="2026-09-26T15:21:00Z" w16du:dateUtc="2026-09-26T19:21:00Z"/>
              </w:rPr>
            </w:pPr>
            <w:ins w:id="29" w:author="Nick Bernal" w:date="2026-09-26T15:21:00Z" w16du:dateUtc="2026-09-26T19:21:00Z">
              <w:r>
                <w:t>F</w:t>
              </w:r>
            </w:ins>
          </w:p>
        </w:tc>
      </w:tr>
    </w:tbl>
    <w:p w14:paraId="7BC67194" w14:textId="48AB910B" w:rsidR="00DA22B4" w:rsidRDefault="00DA22B4">
      <w:pPr>
        <w:pStyle w:val="FootnoteText"/>
        <w:rPr>
          <w:ins w:id="30" w:author="Nick Bernal" w:date="2026-09-26T15:21:00Z" w16du:dateUtc="2026-09-26T19:21:00Z"/>
        </w:rPr>
      </w:pPr>
    </w:p>
    <w:p w14:paraId="4C31ADE8" w14:textId="4FA70B4A" w:rsidR="00DA22B4" w:rsidRDefault="00DA22B4">
      <w:pPr>
        <w:pStyle w:val="FootnoteText"/>
      </w:pPr>
      <w:ins w:id="31" w:author="Nick Bernal" w:date="2026-09-26T15:21:00Z" w16du:dateUtc="2026-09-26T19:21:00Z">
        <w:r>
          <w:t>And multi-paragraph content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42929878"/>
      <w:docPartObj>
        <w:docPartGallery w:val="Page Numbers (Top of Page)"/>
        <w:docPartUnique/>
      </w:docPartObj>
    </w:sdtPr>
    <w:sdtEndPr>
      <w:rPr>
        <w:rStyle w:val="PageNumber"/>
      </w:rPr>
    </w:sdtEndPr>
    <w:sdtContent>
      <w:p w14:paraId="318B5C34" w14:textId="4D8C6E05" w:rsidR="004F01DB" w:rsidRDefault="004F01DB" w:rsidP="00DB1E75">
        <w:pPr>
          <w:pStyle w:val="Header"/>
          <w:framePr w:wrap="none" w:vAnchor="text" w:hAnchor="margin" w:xAlign="right" w:y="1"/>
          <w:rPr>
            <w:del w:id="196" w:author="Nick Bernal" w:date="2026-09-26T15:21:00Z" w16du:dateUtc="2026-09-26T19:21:00Z"/>
            <w:rStyle w:val="PageNumber"/>
          </w:rPr>
        </w:pPr>
        <w:del w:id="197" w:author="Nick Bernal" w:date="2026-09-26T15:21:00Z" w16du:dateUtc="2026-09-26T19:21:00Z">
          <w:r>
            <w:rPr>
              <w:rStyle w:val="PageNumber"/>
            </w:rPr>
            <w:fldChar w:fldCharType="begin"/>
          </w:r>
          <w:r>
            <w:rPr>
              <w:rStyle w:val="PageNumber"/>
            </w:rPr>
            <w:delInstrText xml:space="preserve"> PAGE </w:delInstrText>
          </w:r>
          <w:r>
            <w:rPr>
              <w:rStyle w:val="PageNumber"/>
            </w:rPr>
            <w:fldChar w:fldCharType="separate"/>
          </w:r>
          <w:r w:rsidR="00EC5A74">
            <w:rPr>
              <w:rStyle w:val="PageNumber"/>
              <w:noProof/>
            </w:rPr>
            <w:delText>2</w:delText>
          </w:r>
          <w:r>
            <w:rPr>
              <w:rStyle w:val="PageNumber"/>
            </w:rPr>
            <w:fldChar w:fldCharType="end"/>
          </w:r>
        </w:del>
      </w:p>
    </w:sdtContent>
  </w:sdt>
  <w:p w14:paraId="7007BFCC" w14:textId="4116A132" w:rsidR="00EC5A74" w:rsidRDefault="00EC5A74" w:rsidP="00EC5A74">
    <w:pPr>
      <w:pStyle w:val="Header"/>
      <w:ind w:right="360"/>
      <w:rPr>
        <w:del w:id="198" w:author="Nick Bernal" w:date="2026-09-26T15:21:00Z" w16du:dateUtc="2026-09-26T19:21:00Z"/>
      </w:rPr>
    </w:pPr>
    <w:del w:id="199" w:author="Nick Bernal" w:date="2026-09-26T15:21:00Z" w16du:dateUtc="2026-09-26T19:21:00Z">
      <w:r>
        <w:delText>Even page header, page numbers at the right</w:delText>
      </w:r>
    </w:del>
  </w:p>
  <w:p w14:paraId="50724051" w14:textId="77777777" w:rsidR="004F01DB" w:rsidRDefault="004F01DB">
    <w:pPr>
      <w:pStyle w:val="PageNumber"/>
      <w:pPrChange w:id="200" w:author="Nick Bernal" w:date="2026-09-26T15:21:00Z" w16du:dateUtc="2026-09-26T19:21:00Z">
        <w:pPr>
          <w:pStyle w:val="Header"/>
          <w:ind w:right="360"/>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37587406"/>
      <w:docPartObj>
        <w:docPartGallery w:val="Page Numbers (Top of Page)"/>
        <w:docPartUnique/>
      </w:docPartObj>
    </w:sdtPr>
    <w:sdtEndPr>
      <w:rPr>
        <w:rStyle w:val="PageNumber"/>
      </w:rPr>
    </w:sdtEndPr>
    <w:sdtContent>
      <w:p w14:paraId="7830A194" w14:textId="331C17BE" w:rsidR="004F01DB" w:rsidRDefault="004F01DB" w:rsidP="00DB1E75">
        <w:pPr>
          <w:pStyle w:val="Header"/>
          <w:framePr w:wrap="none" w:vAnchor="text" w:hAnchor="margin" w:xAlign="right" w:y="1"/>
          <w:rPr>
            <w:del w:id="201" w:author="Nick Bernal" w:date="2026-09-26T15:21:00Z" w16du:dateUtc="2026-09-26T19:21:00Z"/>
            <w:rStyle w:val="PageNumber"/>
          </w:rPr>
        </w:pPr>
        <w:del w:id="202" w:author="Nick Bernal" w:date="2026-09-26T15:21:00Z" w16du:dateUtc="2026-09-26T19:21: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6B3750AD" w14:textId="640DD2F5" w:rsidR="004F01DB" w:rsidRDefault="00EC5A74">
    <w:pPr>
      <w:pStyle w:val="PageNumber"/>
      <w:pPrChange w:id="203" w:author="Nick Bernal" w:date="2026-09-26T15:21:00Z" w16du:dateUtc="2026-09-26T19:21:00Z">
        <w:pPr>
          <w:pStyle w:val="Header"/>
          <w:ind w:right="360"/>
        </w:pPr>
      </w:pPrChange>
    </w:pPr>
    <w:del w:id="204" w:author="Nick Bernal" w:date="2026-09-26T15:21:00Z" w16du:dateUtc="2026-09-26T19:21:00Z">
      <w:r>
        <w:delText>Odd page</w:delText>
      </w:r>
      <w:r w:rsidR="004F01DB">
        <w:delText xml:space="preserve"> header, page numbers at the right</w:delText>
      </w:r>
    </w:del>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2999381"/>
      <w:docPartObj>
        <w:docPartGallery w:val="Page Numbers (Top of Page)"/>
        <w:docPartUnique/>
      </w:docPartObj>
    </w:sdtPr>
    <w:sdtEndPr>
      <w:rPr>
        <w:rStyle w:val="PageNumber"/>
      </w:rPr>
    </w:sdtEndPr>
    <w:sdtContent>
      <w:p w14:paraId="2B39D585" w14:textId="4C2D8EAF" w:rsidR="00DE684C" w:rsidRDefault="00DE684C" w:rsidP="00DB1E75">
        <w:pPr>
          <w:pStyle w:val="Header"/>
          <w:framePr w:wrap="none" w:vAnchor="text" w:hAnchor="margin" w:xAlign="right" w:y="1"/>
          <w:rPr>
            <w:del w:id="214" w:author="Nick Bernal" w:date="2026-09-26T15:21:00Z" w16du:dateUtc="2026-09-26T19:21:00Z"/>
            <w:rStyle w:val="PageNumber"/>
          </w:rPr>
        </w:pPr>
        <w:del w:id="215" w:author="Nick Bernal" w:date="2026-09-26T15:21:00Z" w16du:dateUtc="2026-09-26T19:21: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3F25A517" w14:textId="337F6143" w:rsidR="00EC5A74" w:rsidRDefault="00DE684C">
    <w:pPr>
      <w:pStyle w:val="PageNumber"/>
      <w:pPrChange w:id="216" w:author="Nick Bernal" w:date="2026-09-26T15:21:00Z" w16du:dateUtc="2026-09-26T19:21:00Z">
        <w:pPr>
          <w:pStyle w:val="Header"/>
          <w:ind w:right="360"/>
        </w:pPr>
      </w:pPrChange>
    </w:pPr>
    <w:del w:id="217" w:author="Nick Bernal" w:date="2026-09-26T15:21:00Z" w16du:dateUtc="2026-09-26T19:21:00Z">
      <w:r>
        <w:delText>This is my first page header, page numbers at the right</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1427B2D"/>
    <w:multiLevelType w:val="hybridMultilevel"/>
    <w:tmpl w:val="73FE5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426929">
    <w:abstractNumId w:val="1"/>
  </w:num>
  <w:num w:numId="2" w16cid:durableId="79324990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ick Bernal">
    <w15:presenceInfo w15:providerId="Windows Live" w15:userId="9a812e40746bcab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bordersDoNotSurroundHeader/>
  <w:bordersDoNotSurroundFooter/>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DB"/>
    <w:rsid w:val="00093352"/>
    <w:rsid w:val="000D6AE6"/>
    <w:rsid w:val="00175309"/>
    <w:rsid w:val="001C5D54"/>
    <w:rsid w:val="00206959"/>
    <w:rsid w:val="00360F1B"/>
    <w:rsid w:val="003C095A"/>
    <w:rsid w:val="003C1D14"/>
    <w:rsid w:val="003C58BC"/>
    <w:rsid w:val="00417F06"/>
    <w:rsid w:val="004F01DB"/>
    <w:rsid w:val="006645EC"/>
    <w:rsid w:val="00707476"/>
    <w:rsid w:val="00756C39"/>
    <w:rsid w:val="00903368"/>
    <w:rsid w:val="00931F1A"/>
    <w:rsid w:val="00953F2E"/>
    <w:rsid w:val="00A152CE"/>
    <w:rsid w:val="00A22C64"/>
    <w:rsid w:val="00AF4127"/>
    <w:rsid w:val="00BA5503"/>
    <w:rsid w:val="00BB67E7"/>
    <w:rsid w:val="00C8779C"/>
    <w:rsid w:val="00D0705C"/>
    <w:rsid w:val="00D84805"/>
    <w:rsid w:val="00DA22B4"/>
    <w:rsid w:val="00DE684C"/>
    <w:rsid w:val="00DF1890"/>
    <w:rsid w:val="00EC5A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1895E4C"/>
  <w15:chartTrackingRefBased/>
  <w15:docId w15:val="{0F905935-FC8A-DC4B-ABB0-D2D3C970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22B4"/>
    <w:pPr>
      <w:keepNext/>
      <w:keepLines/>
      <w:spacing w:before="160" w:after="80"/>
      <w:outlineLvl w:val="2"/>
      <w:pPrChange w:id="0" w:author="Nick Bernal" w:date="2026-09-26T15:21:00Z">
        <w:pPr>
          <w:keepNext/>
          <w:keepLines/>
          <w:spacing w:before="160" w:after="80"/>
          <w:outlineLvl w:val="2"/>
        </w:pPr>
      </w:pPrChange>
    </w:pPr>
    <w:rPr>
      <w:rFonts w:eastAsiaTheme="majorEastAsia" w:cstheme="majorBidi"/>
      <w:color w:val="0F4761" w:themeColor="accent1" w:themeShade="BF"/>
      <w:sz w:val="28"/>
      <w:szCs w:val="28"/>
      <w:rPrChange w:id="0" w:author="Nick Bernal" w:date="2026-09-26T15:21:00Z">
        <w:rPr>
          <w:rFonts w:asciiTheme="minorHAnsi" w:eastAsiaTheme="majorEastAsia" w:hAnsiTheme="minorHAnsi" w:cstheme="majorBidi"/>
          <w:color w:val="0F476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DA22B4"/>
    <w:pPr>
      <w:keepNext/>
      <w:keepLines/>
      <w:spacing w:before="80" w:after="40"/>
      <w:outlineLvl w:val="3"/>
      <w:pPrChange w:id="1" w:author="Nick Bernal" w:date="2026-09-26T15:21:00Z">
        <w:pPr>
          <w:keepNext/>
          <w:keepLines/>
          <w:spacing w:before="80" w:after="40"/>
          <w:outlineLvl w:val="3"/>
        </w:pPr>
      </w:pPrChange>
    </w:pPr>
    <w:rPr>
      <w:rFonts w:eastAsiaTheme="majorEastAsia" w:cstheme="majorBidi"/>
      <w:i/>
      <w:iCs/>
      <w:color w:val="0F4761" w:themeColor="accent1" w:themeShade="BF"/>
      <w:rPrChange w:id="1" w:author="Nick Bernal" w:date="2026-09-26T15:21:00Z">
        <w:rPr>
          <w:rFonts w:asciiTheme="minorHAnsi" w:eastAsiaTheme="majorEastAsia" w:hAnsiTheme="minorHAnsi" w:cstheme="majorBidi"/>
          <w:i/>
          <w:iCs/>
          <w:color w:val="0F4761"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DA22B4"/>
    <w:pPr>
      <w:keepNext/>
      <w:keepLines/>
      <w:spacing w:before="80" w:after="40"/>
      <w:outlineLvl w:val="4"/>
      <w:pPrChange w:id="2" w:author="Nick Bernal" w:date="2026-09-26T15:21:00Z">
        <w:pPr>
          <w:keepNext/>
          <w:keepLines/>
          <w:spacing w:before="80" w:after="40"/>
          <w:outlineLvl w:val="4"/>
        </w:pPr>
      </w:pPrChange>
    </w:pPr>
    <w:rPr>
      <w:rFonts w:eastAsiaTheme="majorEastAsia" w:cstheme="majorBidi"/>
      <w:color w:val="0F4761" w:themeColor="accent1" w:themeShade="BF"/>
      <w:rPrChange w:id="2" w:author="Nick Bernal" w:date="2026-09-26T15:21:00Z">
        <w:rPr>
          <w:rFonts w:asciiTheme="minorHAnsi" w:eastAsiaTheme="majorEastAsia" w:hAnsiTheme="minorHAnsi" w:cstheme="majorBidi"/>
          <w:color w:val="0F4761"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DA22B4"/>
    <w:pPr>
      <w:keepNext/>
      <w:keepLines/>
      <w:spacing w:before="40"/>
      <w:outlineLvl w:val="5"/>
      <w:pPrChange w:id="3" w:author="Nick Bernal" w:date="2026-09-26T15:21:00Z">
        <w:pPr>
          <w:keepNext/>
          <w:keepLines/>
          <w:spacing w:before="40"/>
          <w:outlineLvl w:val="5"/>
        </w:pPr>
      </w:pPrChange>
    </w:pPr>
    <w:rPr>
      <w:rFonts w:eastAsiaTheme="majorEastAsia" w:cstheme="majorBidi"/>
      <w:i/>
      <w:iCs/>
      <w:color w:val="595959" w:themeColor="text1" w:themeTint="A6"/>
      <w:rPrChange w:id="3" w:author="Nick Bernal" w:date="2026-09-26T15:21:00Z">
        <w:rPr>
          <w:rFonts w:asciiTheme="minorHAnsi" w:eastAsiaTheme="majorEastAsia" w:hAnsiTheme="minorHAnsi"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DA22B4"/>
    <w:pPr>
      <w:keepNext/>
      <w:keepLines/>
      <w:spacing w:before="40"/>
      <w:outlineLvl w:val="6"/>
      <w:pPrChange w:id="4" w:author="Nick Bernal" w:date="2026-09-26T15:21:00Z">
        <w:pPr>
          <w:keepNext/>
          <w:keepLines/>
          <w:spacing w:before="40"/>
          <w:outlineLvl w:val="6"/>
        </w:pPr>
      </w:pPrChange>
    </w:pPr>
    <w:rPr>
      <w:rFonts w:eastAsiaTheme="majorEastAsia" w:cstheme="majorBidi"/>
      <w:color w:val="595959" w:themeColor="text1" w:themeTint="A6"/>
      <w:rPrChange w:id="4" w:author="Nick Bernal" w:date="2026-09-26T15:21:00Z">
        <w:rPr>
          <w:rFonts w:asciiTheme="minorHAnsi" w:eastAsiaTheme="majorEastAsia" w:hAnsiTheme="minorHAnsi"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DA22B4"/>
    <w:pPr>
      <w:keepNext/>
      <w:keepLines/>
      <w:outlineLvl w:val="7"/>
      <w:pPrChange w:id="5" w:author="Nick Bernal" w:date="2026-09-26T15:21:00Z">
        <w:pPr>
          <w:keepNext/>
          <w:keepLines/>
          <w:outlineLvl w:val="7"/>
        </w:pPr>
      </w:pPrChange>
    </w:pPr>
    <w:rPr>
      <w:rFonts w:eastAsiaTheme="majorEastAsia" w:cstheme="majorBidi"/>
      <w:i/>
      <w:iCs/>
      <w:color w:val="272727" w:themeColor="text1" w:themeTint="D8"/>
      <w:rPrChange w:id="5" w:author="Nick Bernal" w:date="2026-09-26T15:21:00Z">
        <w:rPr>
          <w:rFonts w:asciiTheme="minorHAnsi" w:eastAsiaTheme="majorEastAsia" w:hAnsiTheme="minorHAnsi"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DA22B4"/>
    <w:pPr>
      <w:keepNext/>
      <w:keepLines/>
      <w:outlineLvl w:val="8"/>
      <w:pPrChange w:id="6" w:author="Nick Bernal" w:date="2026-09-26T15:21:00Z">
        <w:pPr>
          <w:keepNext/>
          <w:keepLines/>
          <w:outlineLvl w:val="8"/>
        </w:pPr>
      </w:pPrChange>
    </w:pPr>
    <w:rPr>
      <w:rFonts w:eastAsiaTheme="majorEastAsia" w:cstheme="majorBidi"/>
      <w:color w:val="272727" w:themeColor="text1" w:themeTint="D8"/>
      <w:rPrChange w:id="6" w:author="Nick Bernal" w:date="2026-09-26T15:21:00Z">
        <w:rPr>
          <w:rFonts w:asciiTheme="minorHAnsi" w:eastAsiaTheme="majorEastAsia" w:hAnsiTheme="minorHAnsi"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22B4"/>
    <w:pPr>
      <w:ind w:left="720"/>
      <w:contextualSpacing/>
      <w:pPrChange w:id="7" w:author="Nick Bernal" w:date="2026-09-26T15:21:00Z">
        <w:pPr>
          <w:spacing w:after="120" w:line="264" w:lineRule="auto"/>
        </w:pPr>
      </w:pPrChange>
    </w:pPr>
    <w:rPr>
      <w:rFonts w:ascii="Arial" w:hAnsi="Arial" w:cs="Times New Roman (Body CS)"/>
      <w:rPrChange w:id="7" w:author="Nick Bernal" w:date="2026-09-26T15:21:00Z">
        <w:rPr>
          <w:rFonts w:ascii="Times" w:eastAsia="Times" w:hAnsi="Times"/>
          <w:sz w:val="23"/>
          <w:szCs w:val="23"/>
          <w:lang w:val="en-US" w:eastAsia="en-US" w:bidi="ar-SA"/>
        </w:rPr>
      </w:rPrChange>
    </w:rPr>
  </w:style>
  <w:style w:type="character" w:customStyle="1" w:styleId="Heading1Char">
    <w:name w:val="Heading 1 Char"/>
    <w:basedOn w:val="DefaultParagraphFont"/>
    <w:link w:val="Heading1"/>
    <w:uiPriority w:val="9"/>
    <w:rsid w:val="004F0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DB"/>
    <w:rPr>
      <w:rFonts w:eastAsiaTheme="majorEastAsia" w:cstheme="majorBidi"/>
      <w:color w:val="272727" w:themeColor="text1" w:themeTint="D8"/>
    </w:rPr>
  </w:style>
  <w:style w:type="paragraph" w:styleId="Title">
    <w:name w:val="Title"/>
    <w:basedOn w:val="Normal"/>
    <w:next w:val="Normal"/>
    <w:link w:val="TitleChar"/>
    <w:uiPriority w:val="10"/>
    <w:qFormat/>
    <w:rsid w:val="004F01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2B4"/>
    <w:pPr>
      <w:numPr>
        <w:ilvl w:val="1"/>
      </w:numPr>
      <w:spacing w:after="160"/>
      <w:pPrChange w:id="8" w:author="Nick Bernal" w:date="2026-09-26T15:21:00Z">
        <w:pPr>
          <w:numPr>
            <w:ilvl w:val="1"/>
          </w:numPr>
          <w:spacing w:after="160"/>
        </w:pPr>
      </w:pPrChange>
    </w:pPr>
    <w:rPr>
      <w:rFonts w:eastAsiaTheme="majorEastAsia" w:cstheme="majorBidi"/>
      <w:color w:val="595959" w:themeColor="text1" w:themeTint="A6"/>
      <w:spacing w:val="15"/>
      <w:sz w:val="28"/>
      <w:szCs w:val="28"/>
      <w:rPrChange w:id="8" w:author="Nick Bernal" w:date="2026-09-26T15:21:00Z">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4F0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1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01DB"/>
    <w:rPr>
      <w:i/>
      <w:iCs/>
      <w:color w:val="404040" w:themeColor="text1" w:themeTint="BF"/>
    </w:rPr>
  </w:style>
  <w:style w:type="character" w:styleId="IntenseEmphasis">
    <w:name w:val="Intense Emphasis"/>
    <w:basedOn w:val="DefaultParagraphFont"/>
    <w:uiPriority w:val="21"/>
    <w:qFormat/>
    <w:rsid w:val="004F01DB"/>
    <w:rPr>
      <w:i/>
      <w:iCs/>
      <w:color w:val="0F4761" w:themeColor="accent1" w:themeShade="BF"/>
    </w:rPr>
  </w:style>
  <w:style w:type="paragraph" w:styleId="IntenseQuote">
    <w:name w:val="Intense Quote"/>
    <w:basedOn w:val="Normal"/>
    <w:next w:val="Normal"/>
    <w:link w:val="IntenseQuoteChar"/>
    <w:uiPriority w:val="30"/>
    <w:qFormat/>
    <w:rsid w:val="004F0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DB"/>
    <w:rPr>
      <w:i/>
      <w:iCs/>
      <w:color w:val="0F4761" w:themeColor="accent1" w:themeShade="BF"/>
    </w:rPr>
  </w:style>
  <w:style w:type="character" w:styleId="IntenseReference">
    <w:name w:val="Intense Reference"/>
    <w:basedOn w:val="DefaultParagraphFont"/>
    <w:uiPriority w:val="32"/>
    <w:qFormat/>
    <w:rsid w:val="004F01DB"/>
    <w:rPr>
      <w:b/>
      <w:bCs/>
      <w:smallCaps/>
      <w:color w:val="0F4761" w:themeColor="accent1" w:themeShade="BF"/>
      <w:spacing w:val="5"/>
    </w:rPr>
  </w:style>
  <w:style w:type="paragraph" w:styleId="Header">
    <w:name w:val="header"/>
    <w:basedOn w:val="Normal"/>
    <w:link w:val="HeaderChar"/>
    <w:uiPriority w:val="99"/>
    <w:unhideWhenUsed/>
    <w:rsid w:val="004F01DB"/>
    <w:pPr>
      <w:tabs>
        <w:tab w:val="center" w:pos="4680"/>
        <w:tab w:val="right" w:pos="9360"/>
      </w:tabs>
    </w:pPr>
  </w:style>
  <w:style w:type="character" w:customStyle="1" w:styleId="HeaderChar">
    <w:name w:val="Header Char"/>
    <w:basedOn w:val="DefaultParagraphFont"/>
    <w:link w:val="Header"/>
    <w:uiPriority w:val="99"/>
    <w:rsid w:val="004F01DB"/>
  </w:style>
  <w:style w:type="paragraph" w:styleId="Footer">
    <w:name w:val="footer"/>
    <w:basedOn w:val="Normal"/>
    <w:link w:val="FooterChar"/>
    <w:uiPriority w:val="99"/>
    <w:unhideWhenUsed/>
    <w:rsid w:val="004F01DB"/>
    <w:pPr>
      <w:tabs>
        <w:tab w:val="center" w:pos="4680"/>
        <w:tab w:val="right" w:pos="9360"/>
      </w:tabs>
    </w:pPr>
  </w:style>
  <w:style w:type="character" w:customStyle="1" w:styleId="FooterChar">
    <w:name w:val="Footer Char"/>
    <w:basedOn w:val="DefaultParagraphFont"/>
    <w:link w:val="Footer"/>
    <w:uiPriority w:val="99"/>
    <w:rsid w:val="004F01DB"/>
  </w:style>
  <w:style w:type="character" w:styleId="PageNumber">
    <w:name w:val="page number"/>
    <w:basedOn w:val="DefaultParagraphFont"/>
    <w:uiPriority w:val="99"/>
    <w:semiHidden/>
    <w:unhideWhenUsed/>
    <w:rsid w:val="004F01DB"/>
  </w:style>
  <w:style w:type="paragraph" w:styleId="FootnoteText">
    <w:name w:val="footnote text"/>
    <w:basedOn w:val="Normal"/>
    <w:link w:val="FootnoteTextChar"/>
    <w:uiPriority w:val="99"/>
    <w:semiHidden/>
    <w:unhideWhenUsed/>
    <w:rsid w:val="00DA22B4"/>
    <w:pPr>
      <w:pPrChange w:id="9" w:author="Nick Bernal" w:date="2026-09-26T15:21:00Z">
        <w:pPr/>
      </w:pPrChange>
    </w:pPr>
    <w:rPr>
      <w:rFonts w:ascii="Arial" w:hAnsi="Arial" w:cs="Times New Roman (Body CS)"/>
      <w:sz w:val="20"/>
      <w:szCs w:val="20"/>
      <w:rPrChange w:id="9" w:author="Nick Bernal" w:date="2026-09-26T15:21:00Z">
        <w:rPr>
          <w:rFonts w:ascii="Arial" w:eastAsiaTheme="minorHAnsi" w:hAnsi="Arial" w:cs="Times New Roman (Body CS)"/>
          <w:kern w:val="2"/>
          <w:lang w:val="en-US" w:eastAsia="en-US" w:bidi="ar-SA"/>
          <w14:ligatures w14:val="standardContextual"/>
        </w:rPr>
      </w:rPrChange>
    </w:rPr>
  </w:style>
  <w:style w:type="character" w:customStyle="1" w:styleId="FootnoteTextChar">
    <w:name w:val="Footnote Text Char"/>
    <w:basedOn w:val="DefaultParagraphFont"/>
    <w:link w:val="FootnoteText"/>
    <w:uiPriority w:val="99"/>
    <w:semiHidden/>
    <w:rsid w:val="00DF1890"/>
    <w:rPr>
      <w:rFonts w:ascii="Arial" w:hAnsi="Arial" w:cs="Times New Roman (Body CS)"/>
      <w:sz w:val="20"/>
      <w:szCs w:val="20"/>
    </w:rPr>
  </w:style>
  <w:style w:type="character" w:styleId="FootnoteReference">
    <w:name w:val="footnote reference"/>
    <w:basedOn w:val="DefaultParagraphFont"/>
    <w:uiPriority w:val="99"/>
    <w:semiHidden/>
    <w:unhideWhenUsed/>
    <w:rsid w:val="00DF1890"/>
    <w:rPr>
      <w:vertAlign w:val="superscript"/>
    </w:rPr>
  </w:style>
  <w:style w:type="table" w:styleId="TableGrid">
    <w:name w:val="Table Grid"/>
    <w:basedOn w:val="TableNormal"/>
    <w:uiPriority w:val="39"/>
    <w:rsid w:val="00DF1890"/>
    <w:rPr>
      <w:rFonts w:ascii="Arial" w:hAnsi="Arial" w:cs="Times New Roman (Body 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B28ED-A882-1244-87CD-B604694DE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5456</Words>
  <Characters>31104</Characters>
  <Application>Microsoft Office Word</Application>
  <DocSecurity>0</DocSecurity>
  <Lines>259</Lines>
  <Paragraphs>72</Paragraphs>
  <ScaleCrop>false</ScaleCrop>
  <Company/>
  <LinksUpToDate>false</LinksUpToDate>
  <CharactersWithSpaces>36488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Jones</dc:creator>
  <cp:keywords/>
  <dc:description/>
  <cp:lastModifiedBy>Arthur Souza Rodrigues</cp:lastModifiedBy>
  <cp:revision>1</cp:revision>
  <dcterms:created xsi:type="dcterms:W3CDTF">2025-11-04T03:56:00Z</dcterms:created>
  <dcterms:modified xsi:type="dcterms:W3CDTF">2026-09-26T19:21:00Z</dcterms:modified>
</cp:coreProperties>
</file>