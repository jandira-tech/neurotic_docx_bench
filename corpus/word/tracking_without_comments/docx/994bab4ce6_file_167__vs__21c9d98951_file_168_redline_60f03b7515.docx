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6B39BA" w14:textId="77777777" w:rsidR="00880357" w:rsidRDefault="00880357">
      <w:pPr>
        <w:rPr>
          <w:rFonts w:ascii="Arial" w:hAnsi="Arial"/>
          <w:b/>
          <w:sz w:val="32"/>
          <w:rPrChange w:id="0" w:author="Arthur Souza Rodrigues" w:date="2026-07-10T21:51:00Z" w16du:dateUtc="2026-07-11T01:51:00Z"/>
        </w:rPr>
      </w:pPr>
      <w:r>
        <w:rPr>
          <w:rFonts w:ascii="Arial" w:hAnsi="Arial"/>
          <w:b/>
          <w:sz w:val="32"/>
          <w:rPrChange w:id="1" w:author="Arthur Souza Rodrigues" w:date="2026-07-10T21:51:00Z" w16du:dateUtc="2026-07-11T01:51:00Z"/>
        </w:rPr>
        <w:t>file_</w:t>
      </w:r>
      <w:ins w:id="2" w:author="Arthur Souza Rodrigues" w:date="2026-07-10T21:51:00Z" w16du:dateUtc="2026-07-11T01:51:00Z">
        <w:r>
          <w:rPr>
            <w:rFonts w:ascii="Arial" w:hAnsi="Arial" w:cs="Arial"/>
            <w:b/>
            <w:bCs/>
            <w:sz w:val="32"/>
            <w:szCs w:val="32"/>
          </w:rPr>
          <w:t>168</w:t>
        </w:r>
      </w:ins>
      <w:del w:id="3" w:author="Arthur Souza Rodrigues" w:date="2026-07-10T21:51:00Z" w16du:dateUtc="2026-07-11T01:51:00Z">
        <w:r>
          <w:delText>167</w:delText>
        </w:r>
      </w:del>
      <w:r>
        <w:rPr>
          <w:rFonts w:ascii="Arial" w:hAnsi="Arial"/>
          <w:b/>
          <w:sz w:val="32"/>
          <w:rPrChange w:id="4" w:author="Arthur Souza Rodrigues" w:date="2026-07-10T21:51:00Z" w16du:dateUtc="2026-07-11T01:51:00Z"/>
        </w:rPr>
        <w:t>.docx</w:t>
      </w:r>
    </w:p>
    <w:p w14:paraId="53E19F0C" w14:textId="16CD678C" w:rsidR="005209F8" w:rsidRDefault="00AA3DD1">
      <w:pPr>
        <w:rPr>
          <w:ins w:id="5" w:author="Arthur Souza Rodrigues" w:date="2026-07-10T21:51:00Z" w16du:dateUtc="2026-07-11T01:51:00Z"/>
        </w:rPr>
      </w:pPr>
      <w:ins w:id="6" w:author="Arthur Souza Rodrigues" w:date="2026-07-10T21:51:00Z" w16du:dateUtc="2026-07-11T01:51:00Z">
        <w:r>
          <w:rPr>
            <w:rFonts w:ascii="Arial" w:hAnsi="Arial" w:cs="Arial"/>
            <w:b/>
            <w:bCs/>
            <w:sz w:val="32"/>
            <w:szCs w:val="32"/>
          </w:rPr>
          <w:t>Heading 2 Style Demo</w:t>
        </w:r>
      </w:ins>
    </w:p>
    <w:p w14:paraId="119F61A2" w14:textId="77777777" w:rsidR="005209F8" w:rsidRDefault="00AA3DD1">
      <w:pPr>
        <w:spacing w:before="360" w:after="80" w:line="240" w:lineRule="auto"/>
        <w:rPr>
          <w:ins w:id="7" w:author="Arthur Souza Rodrigues" w:date="2026-07-10T21:51:00Z" w16du:dateUtc="2026-07-11T01:51:00Z"/>
        </w:rPr>
      </w:pPr>
      <w:ins w:id="8" w:author="Arthur Souza Rodrigues" w:date="2026-07-10T21:51:00Z" w16du:dateUtc="2026-07-11T01:51:00Z">
        <w:r>
          <w:rPr>
            <w:rFonts w:ascii="Arial" w:hAnsi="Arial" w:cs="Arial"/>
            <w:b/>
            <w:bCs/>
            <w:sz w:val="32"/>
            <w:szCs w:val="32"/>
          </w:rPr>
          <w:t>This document demonstrates Heading 2 paragraph style.</w:t>
        </w:r>
      </w:ins>
    </w:p>
    <w:p w14:paraId="6DCFF905" w14:textId="45E5BC07" w:rsidR="006E6456" w:rsidRDefault="00AA3DD1">
      <w:pPr>
        <w:rPr>
          <w:del w:id="9" w:author="Arthur Souza Rodrigues" w:date="2026-07-10T21:51:00Z" w16du:dateUtc="2026-07-11T01:51:00Z"/>
        </w:rPr>
      </w:pPr>
      <w:ins w:id="10" w:author="Arthur Souza Rodrigues" w:date="2026-07-10T21:51:00Z" w16du:dateUtc="2026-07-11T01:51:00Z">
        <w:r>
          <w:rPr>
            <w:rFonts w:ascii="Arial" w:hAnsi="Arial" w:cs="Arial"/>
            <w:b/>
            <w:bCs/>
            <w:sz w:val="32"/>
            <w:szCs w:val="32"/>
          </w:rPr>
          <w:t>Subsection Title</w:t>
        </w:r>
      </w:ins>
      <w:del w:id="11" w:author="Arthur Souza Rodrigues" w:date="2026-07-10T21:51:00Z" w16du:dateUtc="2026-07-11T01:51:00Z">
        <w:r>
          <w:delText>24</w:delText>
        </w:r>
      </w:del>
    </w:p>
    <w:p w14:paraId="5E912E20" w14:textId="77777777" w:rsidR="006E6456" w:rsidRDefault="006E6456">
      <w:pPr>
        <w:spacing w:before="360" w:after="80" w:line="240" w:lineRule="auto"/>
        <w:pPrChange w:id="12" w:author="Arthur Souza Rodrigues" w:date="2026-07-10T21:51:00Z" w16du:dateUtc="2026-07-11T01:51:00Z"/>
      </w:pPr>
    </w:p>
    <w:sectPr w:rsidR="006E645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6456"/>
    <w:rsid w:val="003120FD"/>
    <w:rsid w:val="005209F8"/>
    <w:rsid w:val="00696D4B"/>
    <w:rsid w:val="006E6456"/>
    <w:rsid w:val="00880357"/>
    <w:rsid w:val="00D53FE7"/>
    <w:rsid w:val="00DC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D49C0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2026-05-14T17:07:00Z</dcterms:created>
  <dcterms:modified xsi:type="dcterms:W3CDTF">2026-07-11T01:51:00Z</dcterms:modified>
</cp:coreProperties>
</file>