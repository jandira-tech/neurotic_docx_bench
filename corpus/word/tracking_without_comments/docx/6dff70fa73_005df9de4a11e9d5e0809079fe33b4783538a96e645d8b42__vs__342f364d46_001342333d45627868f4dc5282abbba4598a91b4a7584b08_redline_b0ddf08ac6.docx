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37E6A" w14:textId="77777777" w:rsidR="00C34EFE" w:rsidRPr="00854C26" w:rsidRDefault="00854C26" w:rsidP="0061350B">
      <w:pPr>
        <w:spacing w:before="360" w:after="240" w:line="240" w:lineRule="auto"/>
        <w:jc w:val="center"/>
        <w:rPr>
          <w:ins w:id="4" w:author="Pribil-Kövesdy Döníz" w:date="2026-09-22T12:32:00Z" w16du:dateUtc="2026-09-22T16:32:00Z"/>
          <w:rFonts w:cstheme="minorHAnsi"/>
          <w:b/>
          <w:smallCaps/>
          <w:sz w:val="32"/>
          <w:szCs w:val="32"/>
        </w:rPr>
      </w:pPr>
      <w:ins w:id="5" w:author="Pribil-Kövesdy Döníz" w:date="2026-09-22T12:32:00Z" w16du:dateUtc="2026-09-22T16:3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D95857F" w14:textId="77777777" w:rsidR="00854C26" w:rsidRPr="00854C26" w:rsidRDefault="00854C26" w:rsidP="0061350B">
      <w:pPr>
        <w:spacing w:before="360" w:after="300" w:line="240" w:lineRule="auto"/>
        <w:rPr>
          <w:ins w:id="6" w:author="Pribil-Kövesdy Döníz" w:date="2026-09-22T12:32:00Z" w16du:dateUtc="2026-09-22T16:32:00Z"/>
          <w:sz w:val="28"/>
          <w:szCs w:val="28"/>
        </w:rPr>
      </w:pPr>
      <w:ins w:id="7" w:author="Pribil-Kövesdy Döníz" w:date="2026-09-22T12:32:00Z" w16du:dateUtc="2026-09-22T16:3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0DCE77DC" w14:textId="77777777" w:rsidTr="00AD06DF">
        <w:trPr>
          <w:ins w:id="8" w:author="Pribil-Kövesdy Döníz" w:date="2026-09-22T12:32:00Z" w16du:dateUtc="2026-09-22T16:32:00Z"/>
        </w:trPr>
        <w:tc>
          <w:tcPr>
            <w:tcW w:w="2802" w:type="dxa"/>
          </w:tcPr>
          <w:p w14:paraId="3C2F1C93" w14:textId="77777777" w:rsidR="00854C26" w:rsidRDefault="00854C26" w:rsidP="00391C9E">
            <w:pPr>
              <w:rPr>
                <w:ins w:id="9" w:author="Pribil-Kövesdy Döníz" w:date="2026-09-22T12:32:00Z" w16du:dateUtc="2026-09-22T16:32:00Z"/>
              </w:rPr>
            </w:pPr>
            <w:ins w:id="10" w:author="Pribil-Kövesdy Döníz" w:date="2026-09-22T12:32:00Z" w16du:dateUtc="2026-09-22T16:32:00Z">
              <w:r>
                <w:t>Név</w:t>
              </w:r>
            </w:ins>
          </w:p>
        </w:tc>
        <w:tc>
          <w:tcPr>
            <w:tcW w:w="11340" w:type="dxa"/>
          </w:tcPr>
          <w:p w14:paraId="7667F928" w14:textId="77777777" w:rsidR="00854C26" w:rsidRDefault="00854C26" w:rsidP="00391C9E">
            <w:pPr>
              <w:rPr>
                <w:ins w:id="11" w:author="Pribil-Kövesdy Döníz" w:date="2026-09-22T12:32:00Z" w16du:dateUtc="2026-09-22T16:32:00Z"/>
              </w:rPr>
            </w:pPr>
          </w:p>
        </w:tc>
      </w:tr>
      <w:tr w:rsidR="00854C26" w14:paraId="4EF9996C" w14:textId="77777777" w:rsidTr="00AD06DF">
        <w:trPr>
          <w:ins w:id="12" w:author="Pribil-Kövesdy Döníz" w:date="2026-09-22T12:32:00Z" w16du:dateUtc="2026-09-22T16:32:00Z"/>
        </w:trPr>
        <w:tc>
          <w:tcPr>
            <w:tcW w:w="2802" w:type="dxa"/>
          </w:tcPr>
          <w:p w14:paraId="44D8DDDB" w14:textId="77777777" w:rsidR="00854C26" w:rsidRDefault="00F520F7" w:rsidP="00F520F7">
            <w:pPr>
              <w:rPr>
                <w:ins w:id="13" w:author="Pribil-Kövesdy Döníz" w:date="2026-09-22T12:32:00Z" w16du:dateUtc="2026-09-22T16:32:00Z"/>
              </w:rPr>
            </w:pPr>
            <w:ins w:id="14" w:author="Pribil-Kövesdy Döníz" w:date="2026-09-22T12:32:00Z" w16du:dateUtc="2026-09-22T16:32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4EC3F778" w14:textId="77777777" w:rsidR="00854C26" w:rsidRDefault="00854C26" w:rsidP="00391C9E">
            <w:pPr>
              <w:rPr>
                <w:ins w:id="15" w:author="Pribil-Kövesdy Döníz" w:date="2026-09-22T12:32:00Z" w16du:dateUtc="2026-09-22T16:32:00Z"/>
              </w:rPr>
            </w:pPr>
          </w:p>
        </w:tc>
      </w:tr>
    </w:tbl>
    <w:p w14:paraId="587FB47A" w14:textId="77777777" w:rsidR="00854C26" w:rsidRPr="00854C26" w:rsidRDefault="00854C26" w:rsidP="0061350B">
      <w:pPr>
        <w:spacing w:before="360" w:line="240" w:lineRule="auto"/>
        <w:rPr>
          <w:ins w:id="16" w:author="Pribil-Kövesdy Döníz" w:date="2026-09-22T12:32:00Z" w16du:dateUtc="2026-09-22T16:32:00Z"/>
          <w:sz w:val="28"/>
          <w:szCs w:val="28"/>
        </w:rPr>
      </w:pPr>
      <w:ins w:id="17" w:author="Pribil-Kövesdy Döníz" w:date="2026-09-22T12:32:00Z" w16du:dateUtc="2026-09-22T16:3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3DFEF9F9" w14:textId="77777777" w:rsidTr="0061350B">
        <w:trPr>
          <w:trHeight w:val="1168"/>
          <w:ins w:id="18" w:author="Pribil-Kövesdy Döníz" w:date="2026-09-22T12:32:00Z" w16du:dateUtc="2026-09-22T16:32:00Z"/>
        </w:trPr>
        <w:tc>
          <w:tcPr>
            <w:tcW w:w="2802" w:type="dxa"/>
          </w:tcPr>
          <w:p w14:paraId="363B89E8" w14:textId="77777777" w:rsidR="00854C26" w:rsidRDefault="00A236F9" w:rsidP="00391C9E">
            <w:pPr>
              <w:rPr>
                <w:ins w:id="19" w:author="Pribil-Kövesdy Döníz" w:date="2026-09-22T12:32:00Z" w16du:dateUtc="2026-09-22T16:32:00Z"/>
              </w:rPr>
            </w:pPr>
            <w:ins w:id="20" w:author="Pribil-Kövesdy Döníz" w:date="2026-09-22T12:32:00Z" w16du:dateUtc="2026-09-22T16:32:00Z">
              <w:r>
                <w:t>Mobilitás típusa</w:t>
              </w:r>
            </w:ins>
          </w:p>
          <w:p w14:paraId="25265E1A" w14:textId="77777777" w:rsidR="00A236F9" w:rsidRDefault="00A236F9" w:rsidP="00391C9E">
            <w:pPr>
              <w:rPr>
                <w:ins w:id="21" w:author="Pribil-Kövesdy Döníz" w:date="2026-09-22T12:32:00Z" w16du:dateUtc="2026-09-22T16:32:00Z"/>
              </w:rPr>
            </w:pPr>
            <w:ins w:id="22" w:author="Pribil-Kövesdy Döníz" w:date="2026-09-22T12:32:00Z" w16du:dateUtc="2026-09-22T16:3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BF4D699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3" w:author="Pribil-Kövesdy Döníz" w:date="2026-09-22T12:32:00Z" w16du:dateUtc="2026-09-22T16:32:00Z"/>
              </w:rPr>
            </w:pPr>
            <w:ins w:id="24" w:author="Pribil-Kövesdy Döníz" w:date="2026-09-22T12:32:00Z" w16du:dateUtc="2026-09-22T16:32:00Z">
              <w:r>
                <w:t>szakmai továbbképzés</w:t>
              </w:r>
            </w:ins>
          </w:p>
          <w:p w14:paraId="0AD98C8B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5" w:author="Pribil-Kövesdy Döníz" w:date="2026-09-22T12:32:00Z" w16du:dateUtc="2026-09-22T16:32:00Z"/>
              </w:rPr>
            </w:pPr>
            <w:ins w:id="26" w:author="Pribil-Kövesdy Döníz" w:date="2026-09-22T12:32:00Z" w16du:dateUtc="2026-09-22T16:32:00Z">
              <w:r>
                <w:t>nyelvtanfolyam</w:t>
              </w:r>
            </w:ins>
          </w:p>
          <w:p w14:paraId="56F1659F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7" w:author="Pribil-Kövesdy Döníz" w:date="2026-09-22T12:32:00Z" w16du:dateUtc="2026-09-22T16:32:00Z"/>
              </w:rPr>
            </w:pPr>
            <w:ins w:id="28" w:author="Pribil-Kövesdy Döníz" w:date="2026-09-22T12:32:00Z" w16du:dateUtc="2026-09-22T16:3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5D4564A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9" w:author="Pribil-Kövesdy Döníz" w:date="2026-09-22T12:32:00Z" w16du:dateUtc="2026-09-22T16:32:00Z"/>
              </w:rPr>
            </w:pPr>
            <w:ins w:id="30" w:author="Pribil-Kövesdy Döníz" w:date="2026-09-22T12:32:00Z" w16du:dateUtc="2026-09-22T16:32:00Z">
              <w:r>
                <w:t>oktatási tevékenység</w:t>
              </w:r>
            </w:ins>
          </w:p>
        </w:tc>
      </w:tr>
      <w:tr w:rsidR="00A236F9" w14:paraId="3AC87ED5" w14:textId="77777777" w:rsidTr="00AD06DF">
        <w:trPr>
          <w:ins w:id="31" w:author="Pribil-Kövesdy Döníz" w:date="2026-09-22T12:32:00Z" w16du:dateUtc="2026-09-22T16:32:00Z"/>
        </w:trPr>
        <w:tc>
          <w:tcPr>
            <w:tcW w:w="2802" w:type="dxa"/>
          </w:tcPr>
          <w:p w14:paraId="79C89BEC" w14:textId="77777777" w:rsidR="00A236F9" w:rsidRDefault="00A236F9" w:rsidP="00391C9E">
            <w:pPr>
              <w:rPr>
                <w:ins w:id="32" w:author="Pribil-Kövesdy Döníz" w:date="2026-09-22T12:32:00Z" w16du:dateUtc="2026-09-22T16:32:00Z"/>
              </w:rPr>
            </w:pPr>
            <w:ins w:id="33" w:author="Pribil-Kövesdy Döníz" w:date="2026-09-22T12:32:00Z" w16du:dateUtc="2026-09-22T16:32:00Z">
              <w:r>
                <w:t>Továbbképzés címe</w:t>
              </w:r>
            </w:ins>
          </w:p>
          <w:p w14:paraId="20129E1A" w14:textId="77777777" w:rsidR="00A236F9" w:rsidRDefault="00A236F9" w:rsidP="00391C9E">
            <w:pPr>
              <w:rPr>
                <w:ins w:id="34" w:author="Pribil-Kövesdy Döníz" w:date="2026-09-22T12:32:00Z" w16du:dateUtc="2026-09-22T16:32:00Z"/>
              </w:rPr>
            </w:pPr>
            <w:ins w:id="35" w:author="Pribil-Kövesdy Döníz" w:date="2026-09-22T12:32:00Z" w16du:dateUtc="2026-09-22T16:32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5481E8B" w14:textId="77777777" w:rsidR="00A236F9" w:rsidRDefault="00A236F9" w:rsidP="00391C9E">
            <w:pPr>
              <w:rPr>
                <w:ins w:id="36" w:author="Pribil-Kövesdy Döníz" w:date="2026-09-22T12:32:00Z" w16du:dateUtc="2026-09-22T16:32:00Z"/>
              </w:rPr>
            </w:pPr>
          </w:p>
        </w:tc>
      </w:tr>
      <w:tr w:rsidR="00A236F9" w14:paraId="484F6716" w14:textId="77777777" w:rsidTr="0061350B">
        <w:trPr>
          <w:trHeight w:val="428"/>
          <w:ins w:id="37" w:author="Pribil-Kövesdy Döníz" w:date="2026-09-22T12:32:00Z" w16du:dateUtc="2026-09-22T16:32:00Z"/>
        </w:trPr>
        <w:tc>
          <w:tcPr>
            <w:tcW w:w="2802" w:type="dxa"/>
          </w:tcPr>
          <w:p w14:paraId="38B67E08" w14:textId="77777777" w:rsidR="00A236F9" w:rsidRDefault="00A236F9" w:rsidP="00391C9E">
            <w:pPr>
              <w:rPr>
                <w:ins w:id="38" w:author="Pribil-Kövesdy Döníz" w:date="2026-09-22T12:32:00Z" w16du:dateUtc="2026-09-22T16:32:00Z"/>
              </w:rPr>
            </w:pPr>
            <w:ins w:id="39" w:author="Pribil-Kövesdy Döníz" w:date="2026-09-22T12:32:00Z" w16du:dateUtc="2026-09-22T16:32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C0DCBC7" w14:textId="77777777" w:rsidR="005E7FFD" w:rsidRDefault="005E7FFD" w:rsidP="00391C9E">
            <w:pPr>
              <w:rPr>
                <w:ins w:id="40" w:author="Pribil-Kövesdy Döníz" w:date="2026-09-22T12:32:00Z" w16du:dateUtc="2026-09-22T16:32:00Z"/>
              </w:rPr>
            </w:pPr>
          </w:p>
        </w:tc>
      </w:tr>
      <w:tr w:rsidR="005E7FFD" w14:paraId="4F18FE9C" w14:textId="77777777" w:rsidTr="0061350B">
        <w:trPr>
          <w:trHeight w:val="703"/>
          <w:ins w:id="41" w:author="Pribil-Kövesdy Döníz" w:date="2026-09-22T12:32:00Z" w16du:dateUtc="2026-09-22T16:32:00Z"/>
        </w:trPr>
        <w:tc>
          <w:tcPr>
            <w:tcW w:w="2802" w:type="dxa"/>
          </w:tcPr>
          <w:p w14:paraId="29329002" w14:textId="77777777" w:rsidR="005E7FFD" w:rsidRDefault="005E7FFD" w:rsidP="00391C9E">
            <w:pPr>
              <w:rPr>
                <w:ins w:id="42" w:author="Pribil-Kövesdy Döníz" w:date="2026-09-22T12:32:00Z" w16du:dateUtc="2026-09-22T16:32:00Z"/>
              </w:rPr>
            </w:pPr>
            <w:ins w:id="43" w:author="Pribil-Kövesdy Döníz" w:date="2026-09-22T12:32:00Z" w16du:dateUtc="2026-09-22T16:32:00Z">
              <w:r>
                <w:t>Fogadó intézmény típusa</w:t>
              </w:r>
            </w:ins>
          </w:p>
          <w:p w14:paraId="13CB6E7A" w14:textId="77777777" w:rsidR="005E7FFD" w:rsidRDefault="005E7FFD" w:rsidP="00391C9E">
            <w:pPr>
              <w:rPr>
                <w:ins w:id="44" w:author="Pribil-Kövesdy Döníz" w:date="2026-09-22T12:32:00Z" w16du:dateUtc="2026-09-22T16:32:00Z"/>
              </w:rPr>
            </w:pPr>
            <w:ins w:id="45" w:author="Pribil-Kövesdy Döníz" w:date="2026-09-22T12:32:00Z" w16du:dateUtc="2026-09-22T16:3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E59F850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6" w:author="Pribil-Kövesdy Döníz" w:date="2026-09-22T12:32:00Z" w16du:dateUtc="2026-09-22T16:32:00Z"/>
              </w:rPr>
            </w:pPr>
            <w:ins w:id="47" w:author="Pribil-Kövesdy Döníz" w:date="2026-09-22T12:32:00Z" w16du:dateUtc="2026-09-22T16:32:00Z">
              <w:r>
                <w:t>oktatási intézmény</w:t>
              </w:r>
            </w:ins>
          </w:p>
          <w:p w14:paraId="5C980587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8" w:author="Pribil-Kövesdy Döníz" w:date="2026-09-22T12:32:00Z" w16du:dateUtc="2026-09-22T16:32:00Z"/>
              </w:rPr>
            </w:pPr>
            <w:ins w:id="49" w:author="Pribil-Kövesdy Döníz" w:date="2026-09-22T12:32:00Z" w16du:dateUtc="2026-09-22T16:32:00Z">
              <w:r>
                <w:t>továbbképző intézmény</w:t>
              </w:r>
            </w:ins>
          </w:p>
        </w:tc>
      </w:tr>
      <w:tr w:rsidR="00A236F9" w14:paraId="26E7ABEE" w14:textId="77777777" w:rsidTr="00AD06DF">
        <w:trPr>
          <w:ins w:id="50" w:author="Pribil-Kövesdy Döníz" w:date="2026-09-22T12:32:00Z" w16du:dateUtc="2026-09-22T16:32:00Z"/>
        </w:trPr>
        <w:tc>
          <w:tcPr>
            <w:tcW w:w="2802" w:type="dxa"/>
          </w:tcPr>
          <w:p w14:paraId="0CEC7619" w14:textId="77777777" w:rsidR="00A236F9" w:rsidRDefault="00A236F9" w:rsidP="00391C9E">
            <w:pPr>
              <w:rPr>
                <w:ins w:id="51" w:author="Pribil-Kövesdy Döníz" w:date="2026-09-22T12:32:00Z" w16du:dateUtc="2026-09-22T16:32:00Z"/>
              </w:rPr>
            </w:pPr>
            <w:ins w:id="52" w:author="Pribil-Kövesdy Döníz" w:date="2026-09-22T12:32:00Z" w16du:dateUtc="2026-09-22T16:32:00Z">
              <w:r>
                <w:t>Fogadó ország</w:t>
              </w:r>
            </w:ins>
          </w:p>
        </w:tc>
        <w:tc>
          <w:tcPr>
            <w:tcW w:w="11340" w:type="dxa"/>
          </w:tcPr>
          <w:p w14:paraId="667B653C" w14:textId="77777777" w:rsidR="00A236F9" w:rsidRDefault="00A236F9" w:rsidP="00391C9E">
            <w:pPr>
              <w:rPr>
                <w:ins w:id="53" w:author="Pribil-Kövesdy Döníz" w:date="2026-09-22T12:32:00Z" w16du:dateUtc="2026-09-22T16:32:00Z"/>
              </w:rPr>
            </w:pPr>
          </w:p>
        </w:tc>
      </w:tr>
      <w:tr w:rsidR="00A236F9" w14:paraId="4F32CE49" w14:textId="77777777" w:rsidTr="00AD06DF">
        <w:trPr>
          <w:ins w:id="54" w:author="Pribil-Kövesdy Döníz" w:date="2026-09-22T12:32:00Z" w16du:dateUtc="2026-09-22T16:32:00Z"/>
        </w:trPr>
        <w:tc>
          <w:tcPr>
            <w:tcW w:w="2802" w:type="dxa"/>
          </w:tcPr>
          <w:p w14:paraId="20BB89FA" w14:textId="77777777" w:rsidR="00A236F9" w:rsidRDefault="00A236F9" w:rsidP="00391C9E">
            <w:pPr>
              <w:rPr>
                <w:ins w:id="55" w:author="Pribil-Kövesdy Döníz" w:date="2026-09-22T12:32:00Z" w16du:dateUtc="2026-09-22T16:32:00Z"/>
              </w:rPr>
            </w:pPr>
            <w:ins w:id="56" w:author="Pribil-Kövesdy Döníz" w:date="2026-09-22T12:32:00Z" w16du:dateUtc="2026-09-22T16:32:00Z">
              <w:r>
                <w:t>Munkanyelv</w:t>
              </w:r>
            </w:ins>
          </w:p>
        </w:tc>
        <w:tc>
          <w:tcPr>
            <w:tcW w:w="11340" w:type="dxa"/>
          </w:tcPr>
          <w:p w14:paraId="55A8FE5B" w14:textId="77777777" w:rsidR="00A236F9" w:rsidRDefault="00A236F9" w:rsidP="00391C9E">
            <w:pPr>
              <w:rPr>
                <w:ins w:id="57" w:author="Pribil-Kövesdy Döníz" w:date="2026-09-22T12:32:00Z" w16du:dateUtc="2026-09-22T16:32:00Z"/>
              </w:rPr>
            </w:pPr>
          </w:p>
        </w:tc>
      </w:tr>
      <w:tr w:rsidR="00A236F9" w14:paraId="0472B66F" w14:textId="77777777" w:rsidTr="00AD06DF">
        <w:trPr>
          <w:ins w:id="58" w:author="Pribil-Kövesdy Döníz" w:date="2026-09-22T12:32:00Z" w16du:dateUtc="2026-09-22T16:32:00Z"/>
        </w:trPr>
        <w:tc>
          <w:tcPr>
            <w:tcW w:w="2802" w:type="dxa"/>
          </w:tcPr>
          <w:p w14:paraId="6B20AF91" w14:textId="77777777" w:rsidR="00A236F9" w:rsidRDefault="00A236F9" w:rsidP="00391C9E">
            <w:pPr>
              <w:rPr>
                <w:ins w:id="59" w:author="Pribil-Kövesdy Döníz" w:date="2026-09-22T12:32:00Z" w16du:dateUtc="2026-09-22T16:32:00Z"/>
              </w:rPr>
            </w:pPr>
            <w:ins w:id="60" w:author="Pribil-Kövesdy Döníz" w:date="2026-09-22T12:32:00Z" w16du:dateUtc="2026-09-22T16:32:00Z">
              <w:r>
                <w:t>Mobilitás időtartama</w:t>
              </w:r>
            </w:ins>
          </w:p>
          <w:p w14:paraId="5FFC40D7" w14:textId="77777777" w:rsidR="00A236F9" w:rsidRDefault="00A236F9" w:rsidP="00AD06DF">
            <w:pPr>
              <w:rPr>
                <w:ins w:id="61" w:author="Pribil-Kövesdy Döníz" w:date="2026-09-22T12:32:00Z" w16du:dateUtc="2026-09-22T16:32:00Z"/>
              </w:rPr>
            </w:pPr>
            <w:ins w:id="62" w:author="Pribil-Kövesdy Döníz" w:date="2026-09-22T12:32:00Z" w16du:dateUtc="2026-09-22T16:3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6B5058FC" w14:textId="77777777" w:rsidR="00A236F9" w:rsidRDefault="00A236F9" w:rsidP="0061350B">
            <w:pPr>
              <w:ind w:firstLine="882"/>
              <w:rPr>
                <w:ins w:id="63" w:author="Pribil-Kövesdy Döníz" w:date="2026-09-22T12:32:00Z" w16du:dateUtc="2026-09-22T16:32:00Z"/>
              </w:rPr>
            </w:pPr>
            <w:ins w:id="64" w:author="Pribil-Kövesdy Döníz" w:date="2026-09-22T12:32:00Z" w16du:dateUtc="2026-09-22T16:32:00Z">
              <w:r>
                <w:t>nap</w:t>
              </w:r>
            </w:ins>
          </w:p>
        </w:tc>
      </w:tr>
    </w:tbl>
    <w:p w14:paraId="3FCD6F9B" w14:textId="77777777" w:rsidR="0061350B" w:rsidRDefault="0061350B">
      <w:pPr>
        <w:rPr>
          <w:ins w:id="65" w:author="Pribil-Kövesdy Döníz" w:date="2026-09-22T12:32:00Z" w16du:dateUtc="2026-09-22T16:32:00Z"/>
          <w:sz w:val="28"/>
          <w:szCs w:val="28"/>
          <w:highlight w:val="lightGray"/>
        </w:rPr>
      </w:pPr>
      <w:ins w:id="66" w:author="Pribil-Kövesdy Döníz" w:date="2026-09-22T12:32:00Z" w16du:dateUtc="2026-09-22T16:32:00Z">
        <w:r>
          <w:rPr>
            <w:sz w:val="28"/>
            <w:szCs w:val="28"/>
            <w:highlight w:val="lightGray"/>
          </w:rPr>
          <w:br w:type="page"/>
        </w:r>
      </w:ins>
    </w:p>
    <w:p w14:paraId="473F5863" w14:textId="77777777" w:rsidR="007A6560" w:rsidRPr="007C10F6" w:rsidRDefault="007C10F6" w:rsidP="007C10F6">
      <w:pPr>
        <w:spacing w:line="240" w:lineRule="auto"/>
        <w:rPr>
          <w:ins w:id="67" w:author="Pribil-Kövesdy Döníz" w:date="2026-09-22T12:32:00Z" w16du:dateUtc="2026-09-22T16:32:00Z"/>
          <w:sz w:val="28"/>
          <w:szCs w:val="28"/>
        </w:rPr>
      </w:pPr>
      <w:ins w:id="68" w:author="Pribil-Kövesdy Döníz" w:date="2026-09-22T12:32:00Z" w16du:dateUtc="2026-09-22T16:32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2C349BF3" w14:textId="77777777" w:rsidTr="007A6560">
        <w:trPr>
          <w:ins w:id="69" w:author="Pribil-Kövesdy Döníz" w:date="2026-09-22T12:32:00Z" w16du:dateUtc="2026-09-22T16:32:00Z"/>
        </w:trPr>
        <w:tc>
          <w:tcPr>
            <w:tcW w:w="4714" w:type="dxa"/>
          </w:tcPr>
          <w:p w14:paraId="642EA7F4" w14:textId="77777777" w:rsidR="007A6560" w:rsidRPr="004B3A33" w:rsidRDefault="007A6560" w:rsidP="007A6560">
            <w:pPr>
              <w:rPr>
                <w:ins w:id="70" w:author="Pribil-Kövesdy Döníz" w:date="2026-09-22T12:32:00Z" w16du:dateUtc="2026-09-22T16:32:00Z"/>
                <w:b/>
                <w:bCs/>
              </w:rPr>
            </w:pPr>
            <w:ins w:id="71" w:author="Pribil-Kövesdy Döníz" w:date="2026-09-22T12:32:00Z" w16du:dateUtc="2026-09-22T16:3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CEE1B3F" w14:textId="77777777" w:rsidR="007A6560" w:rsidRPr="00AD06DF" w:rsidRDefault="007A6560" w:rsidP="007A6560">
            <w:pPr>
              <w:rPr>
                <w:ins w:id="72" w:author="Pribil-Kövesdy Döníz" w:date="2026-09-22T12:32:00Z" w16du:dateUtc="2026-09-22T16:32:00Z"/>
              </w:rPr>
            </w:pPr>
            <w:ins w:id="73" w:author="Pribil-Kövesdy Döníz" w:date="2026-09-22T12:32:00Z" w16du:dateUtc="2026-09-22T16:3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05983767" w14:textId="77777777" w:rsidR="007A6560" w:rsidRPr="004B3A33" w:rsidRDefault="007A6560" w:rsidP="007A6560">
            <w:pPr>
              <w:rPr>
                <w:ins w:id="74" w:author="Pribil-Kövesdy Döníz" w:date="2026-09-22T12:32:00Z" w16du:dateUtc="2026-09-22T16:32:00Z"/>
                <w:b/>
                <w:bCs/>
              </w:rPr>
            </w:pPr>
            <w:ins w:id="75" w:author="Pribil-Kövesdy Döníz" w:date="2026-09-22T12:32:00Z" w16du:dateUtc="2026-09-22T16:3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B92131B" w14:textId="77777777" w:rsidR="007A6560" w:rsidRPr="00AD06DF" w:rsidRDefault="007A6560" w:rsidP="004B3A33">
            <w:pPr>
              <w:rPr>
                <w:ins w:id="76" w:author="Pribil-Kövesdy Döníz" w:date="2026-09-22T12:32:00Z" w16du:dateUtc="2026-09-22T16:32:00Z"/>
              </w:rPr>
            </w:pPr>
            <w:ins w:id="77" w:author="Pribil-Kövesdy Döníz" w:date="2026-09-22T12:32:00Z" w16du:dateUtc="2026-09-22T16:3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DF3BE7C" w14:textId="77777777" w:rsidR="004B3A33" w:rsidRDefault="007A6560" w:rsidP="007A6560">
            <w:pPr>
              <w:rPr>
                <w:ins w:id="78" w:author="Pribil-Kövesdy Döníz" w:date="2026-09-22T12:32:00Z" w16du:dateUtc="2026-09-22T16:32:00Z"/>
              </w:rPr>
            </w:pPr>
            <w:ins w:id="79" w:author="Pribil-Kövesdy Döníz" w:date="2026-09-22T12:32:00Z" w16du:dateUtc="2026-09-22T16:3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3ADF866B" w14:textId="77777777" w:rsidR="007A6560" w:rsidRPr="00AD06DF" w:rsidRDefault="004B3A33" w:rsidP="007A6560">
            <w:pPr>
              <w:rPr>
                <w:ins w:id="80" w:author="Pribil-Kövesdy Döníz" w:date="2026-09-22T12:32:00Z" w16du:dateUtc="2026-09-22T16:32:00Z"/>
              </w:rPr>
            </w:pPr>
            <w:ins w:id="81" w:author="Pribil-Kövesdy Döníz" w:date="2026-09-22T12:32:00Z" w16du:dateUtc="2026-09-22T16:3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4178BE94" w14:textId="77777777" w:rsidTr="007C10F6">
        <w:trPr>
          <w:trHeight w:val="2994"/>
          <w:ins w:id="82" w:author="Pribil-Kövesdy Döníz" w:date="2026-09-22T12:32:00Z" w16du:dateUtc="2026-09-22T16:32:00Z"/>
        </w:trPr>
        <w:tc>
          <w:tcPr>
            <w:tcW w:w="4714" w:type="dxa"/>
          </w:tcPr>
          <w:p w14:paraId="794F9463" w14:textId="77777777" w:rsidR="007A6560" w:rsidRDefault="007A6560" w:rsidP="00391C9E">
            <w:pPr>
              <w:rPr>
                <w:ins w:id="83" w:author="Pribil-Kövesdy Döníz" w:date="2026-09-22T12:32:00Z" w16du:dateUtc="2026-09-22T16:32:00Z"/>
              </w:rPr>
            </w:pPr>
          </w:p>
        </w:tc>
        <w:tc>
          <w:tcPr>
            <w:tcW w:w="4715" w:type="dxa"/>
          </w:tcPr>
          <w:p w14:paraId="7CFC955E" w14:textId="77777777" w:rsidR="007A6560" w:rsidRDefault="007A6560" w:rsidP="00391C9E">
            <w:pPr>
              <w:rPr>
                <w:ins w:id="84" w:author="Pribil-Kövesdy Döníz" w:date="2026-09-22T12:32:00Z" w16du:dateUtc="2026-09-22T16:32:00Z"/>
              </w:rPr>
            </w:pPr>
          </w:p>
        </w:tc>
        <w:tc>
          <w:tcPr>
            <w:tcW w:w="4715" w:type="dxa"/>
          </w:tcPr>
          <w:p w14:paraId="00FB3DA6" w14:textId="77777777" w:rsidR="007A6560" w:rsidRDefault="007A6560" w:rsidP="00391C9E">
            <w:pPr>
              <w:rPr>
                <w:ins w:id="85" w:author="Pribil-Kövesdy Döníz" w:date="2026-09-22T12:32:00Z" w16du:dateUtc="2026-09-22T16:32:00Z"/>
              </w:rPr>
            </w:pPr>
          </w:p>
        </w:tc>
      </w:tr>
    </w:tbl>
    <w:p w14:paraId="5034133A" w14:textId="77777777" w:rsidR="00686BE4" w:rsidRPr="00AD06DF" w:rsidRDefault="004B3A33" w:rsidP="00391C9E">
      <w:pPr>
        <w:spacing w:line="240" w:lineRule="auto"/>
        <w:rPr>
          <w:ins w:id="86" w:author="Pribil-Kövesdy Döníz" w:date="2026-09-22T12:32:00Z" w16du:dateUtc="2026-09-22T16:32:00Z"/>
        </w:rPr>
      </w:pPr>
      <w:ins w:id="87" w:author="Pribil-Kövesdy Döníz" w:date="2026-09-22T12:32:00Z" w16du:dateUtc="2026-09-22T16:3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8D266BE" w14:textId="77777777" w:rsidR="005E7FFD" w:rsidRDefault="005E7FFD" w:rsidP="00391C9E">
      <w:pPr>
        <w:spacing w:line="240" w:lineRule="auto"/>
        <w:rPr>
          <w:ins w:id="88" w:author="Pribil-Kövesdy Döníz" w:date="2026-09-22T12:32:00Z" w16du:dateUtc="2026-09-22T16:32:00Z"/>
        </w:rPr>
      </w:pPr>
      <w:ins w:id="89" w:author="Pribil-Kövesdy Döníz" w:date="2026-09-22T12:32:00Z" w16du:dateUtc="2026-09-22T16:3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6C04602E" w14:textId="77777777" w:rsidTr="0061350B">
        <w:trPr>
          <w:trHeight w:val="2835"/>
          <w:ins w:id="90" w:author="Pribil-Kövesdy Döníz" w:date="2026-09-22T12:32:00Z" w16du:dateUtc="2026-09-22T16:32:00Z"/>
        </w:trPr>
        <w:tc>
          <w:tcPr>
            <w:tcW w:w="14142" w:type="dxa"/>
          </w:tcPr>
          <w:p w14:paraId="3ABC7C96" w14:textId="77777777" w:rsidR="005E7FFD" w:rsidRDefault="005E7FFD" w:rsidP="0061350B">
            <w:pPr>
              <w:rPr>
                <w:ins w:id="91" w:author="Pribil-Kövesdy Döníz" w:date="2026-09-22T12:32:00Z" w16du:dateUtc="2026-09-22T16:32:00Z"/>
              </w:rPr>
            </w:pPr>
          </w:p>
        </w:tc>
      </w:tr>
    </w:tbl>
    <w:p w14:paraId="7EEAAECE" w14:textId="77777777" w:rsidR="00391C9E" w:rsidRDefault="00646D28" w:rsidP="00391C9E">
      <w:pPr>
        <w:spacing w:before="120" w:after="0" w:line="240" w:lineRule="auto"/>
        <w:rPr>
          <w:ins w:id="92" w:author="Pribil-Kövesdy Döníz" w:date="2026-09-22T12:32:00Z" w16du:dateUtc="2026-09-22T16:32:00Z"/>
          <w:sz w:val="28"/>
          <w:szCs w:val="28"/>
          <w:highlight w:val="lightGray"/>
        </w:rPr>
      </w:pPr>
      <w:ins w:id="93" w:author="Pribil-Kövesdy Döníz" w:date="2026-09-22T12:32:00Z" w16du:dateUtc="2026-09-22T16:3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0C411CD6" w14:textId="77777777" w:rsidR="00391C9E" w:rsidRDefault="00391C9E" w:rsidP="00391C9E">
      <w:pPr>
        <w:spacing w:before="120" w:after="0" w:line="240" w:lineRule="auto"/>
        <w:rPr>
          <w:ins w:id="94" w:author="Pribil-Kövesdy Döníz" w:date="2026-09-22T12:32:00Z" w16du:dateUtc="2026-09-22T16:32:00Z"/>
        </w:rPr>
      </w:pPr>
      <w:ins w:id="95" w:author="Pribil-Kövesdy Döníz" w:date="2026-09-22T12:32:00Z" w16du:dateUtc="2026-09-22T16:3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328A583A" w14:textId="77777777" w:rsidTr="003C2C83">
        <w:trPr>
          <w:trHeight w:val="1701"/>
          <w:ins w:id="96" w:author="Pribil-Kövesdy Döníz" w:date="2026-09-22T12:32:00Z" w16du:dateUtc="2026-09-22T16:32:00Z"/>
        </w:trPr>
        <w:tc>
          <w:tcPr>
            <w:tcW w:w="14142" w:type="dxa"/>
          </w:tcPr>
          <w:p w14:paraId="38FBE4EE" w14:textId="77777777" w:rsidR="00391C9E" w:rsidRDefault="00391C9E" w:rsidP="0061350B">
            <w:pPr>
              <w:spacing w:before="120"/>
              <w:rPr>
                <w:ins w:id="97" w:author="Pribil-Kövesdy Döníz" w:date="2026-09-22T12:32:00Z" w16du:dateUtc="2026-09-22T16:32:00Z"/>
              </w:rPr>
            </w:pPr>
          </w:p>
        </w:tc>
      </w:tr>
    </w:tbl>
    <w:p w14:paraId="006773C7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8" w:author="Pribil-Kövesdy Döníz" w:date="2026-09-22T12:32:00Z" w16du:dateUtc="2026-09-22T16:32:00Z"/>
          <w:sz w:val="28"/>
          <w:szCs w:val="28"/>
        </w:rPr>
      </w:pPr>
      <w:ins w:id="99" w:author="Pribil-Kövesdy Döníz" w:date="2026-09-22T12:32:00Z" w16du:dateUtc="2026-09-22T16:3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765C761F" w14:textId="77777777" w:rsidR="00157235" w:rsidRDefault="003C2C83" w:rsidP="00157235">
      <w:pPr>
        <w:rPr>
          <w:del w:id="100" w:author="Pribil-Kövesdy Döníz" w:date="2026-09-22T12:32:00Z" w16du:dateUtc="2026-09-22T16:32:00Z"/>
        </w:rPr>
      </w:pPr>
      <w:ins w:id="101" w:author="Pribil-Kövesdy Döníz" w:date="2026-09-22T12:32:00Z" w16du:dateUtc="2026-09-22T16:3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542C7FA4" w14:textId="77777777" w:rsidR="009D7114" w:rsidRPr="003C2C83" w:rsidRDefault="00157235" w:rsidP="003C2C83">
      <w:pPr>
        <w:tabs>
          <w:tab w:val="left" w:pos="11340"/>
        </w:tabs>
        <w:spacing w:after="0" w:line="240" w:lineRule="auto"/>
        <w:rPr>
          <w:sz w:val="28"/>
          <w:rPrChange w:id="102" w:author="Pribil-Kövesdy Döníz" w:date="2026-09-22T12:32:00Z" w16du:dateUtc="2026-09-22T16:32:00Z">
            <w:rPr>
              <w:sz w:val="24"/>
              <w:szCs w:val="24"/>
            </w:rPr>
          </w:rPrChange>
        </w:rPr>
        <w:pPrChange w:id="103" w:author="Pribil-Kövesdy Döníz" w:date="2026-09-22T12:32:00Z" w16du:dateUtc="2026-09-22T16:32:00Z">
          <w:pPr/>
        </w:pPrChange>
      </w:pPr>
      <w:del w:id="104" w:author="Pribil-Kövesdy Döníz" w:date="2026-09-22T12:32:00Z" w16du:dateUtc="2026-09-22T16:32:00Z">
        <w:r w:rsidRPr="00157235">
          <w:rPr>
            <w:sz w:val="24"/>
            <w:szCs w:val="24"/>
          </w:rPr>
          <w:br/>
          <w:delText>DICKER Joël, Un animal sauvage</w:delText>
        </w:r>
        <w:r w:rsidRPr="00157235">
          <w:rPr>
            <w:sz w:val="24"/>
            <w:szCs w:val="24"/>
          </w:rPr>
          <w:br/>
          <w:delText>JAAP Andrée, Une ombre plus pâle</w:delText>
        </w:r>
        <w:r w:rsidRPr="00157235">
          <w:rPr>
            <w:sz w:val="24"/>
            <w:szCs w:val="24"/>
          </w:rPr>
          <w:br/>
          <w:delText>VAREILLE Marie, La dernière allumette</w:delText>
        </w:r>
        <w:r w:rsidRPr="00157235">
          <w:rPr>
            <w:sz w:val="24"/>
            <w:szCs w:val="24"/>
          </w:rPr>
          <w:br/>
          <w:delText>LACKBERG Camilla, Le nid du coucou</w:delText>
        </w:r>
      </w:del>
    </w:p>
    <w:sectPr w:rsidR="009D7114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08" w:author="Pribil-Kövesdy Döníz" w:date="2026-09-22T12:32:00Z" w16du:dateUtc="2026-09-22T16:32:00Z">
        <w:sectPr w:rsidR="009D7114" w:rsidRPr="003C2C83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BC295D" w14:textId="77777777" w:rsidR="00C34EFE" w:rsidRDefault="00C34EFE" w:rsidP="005F78CE">
      <w:pPr>
        <w:spacing w:after="0" w:line="240" w:lineRule="auto"/>
      </w:pPr>
      <w:r>
        <w:separator/>
      </w:r>
    </w:p>
  </w:endnote>
  <w:endnote w:type="continuationSeparator" w:id="0">
    <w:p w14:paraId="3FB03D12" w14:textId="77777777" w:rsidR="00C34EFE" w:rsidRDefault="00C34EFE" w:rsidP="005F7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A10585" w14:textId="77777777" w:rsidR="005F78CE" w:rsidRDefault="005F7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F9C9BD" w14:textId="77777777" w:rsidR="00C34EFE" w:rsidRDefault="00C34EFE" w:rsidP="005F78CE">
      <w:pPr>
        <w:spacing w:after="0" w:line="240" w:lineRule="auto"/>
      </w:pPr>
      <w:r>
        <w:separator/>
      </w:r>
    </w:p>
  </w:footnote>
  <w:footnote w:type="continuationSeparator" w:id="0">
    <w:p w14:paraId="5596D361" w14:textId="77777777" w:rsidR="00C34EFE" w:rsidRDefault="00C34EFE" w:rsidP="005F7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8EF895" w14:textId="77777777" w:rsidR="005F78CE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05" w:author="Pribil-Kövesdy Döníz" w:date="2026-09-22T12:32:00Z" w16du:dateUtc="2026-09-22T16:32:00Z">
          <w:rPr/>
        </w:rPrChange>
      </w:rPr>
      <w:pPrChange w:id="106" w:author="Pribil-Kövesdy Döníz" w:date="2026-09-22T12:32:00Z" w16du:dateUtc="2026-09-22T16:32:00Z">
        <w:pPr>
          <w:pStyle w:val="Header"/>
        </w:pPr>
      </w:pPrChange>
    </w:pPr>
    <w:ins w:id="107" w:author="Pribil-Kövesdy Döníz" w:date="2026-09-22T12:32:00Z" w16du:dateUtc="2026-09-22T16:3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934560">
    <w:abstractNumId w:val="1"/>
  </w:num>
  <w:num w:numId="2" w16cid:durableId="1395665912">
    <w:abstractNumId w:val="2"/>
  </w:num>
  <w:num w:numId="3" w16cid:durableId="20127519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157235"/>
    <w:rsid w:val="002E38FF"/>
    <w:rsid w:val="00391C9E"/>
    <w:rsid w:val="003C2C83"/>
    <w:rsid w:val="00440F44"/>
    <w:rsid w:val="004B3A33"/>
    <w:rsid w:val="005E7FFD"/>
    <w:rsid w:val="005F78CE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77748"/>
    <w:rsid w:val="008B7245"/>
    <w:rsid w:val="009B6F17"/>
    <w:rsid w:val="009D7114"/>
    <w:rsid w:val="00A1440D"/>
    <w:rsid w:val="00A236F9"/>
    <w:rsid w:val="00AD06DF"/>
    <w:rsid w:val="00C34EFE"/>
    <w:rsid w:val="00D00E2D"/>
    <w:rsid w:val="00D12036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46FE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8CE"/>
    <w:pPr>
      <w:spacing w:after="0" w:line="240" w:lineRule="auto"/>
    </w:pPr>
    <w:rPr>
      <w:kern w:val="0"/>
      <w:lang w:val="hu-H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0" w:author="Pribil-Kövesdy Döníz" w:date="2026-09-22T12:32:00Z">
        <w:pPr>
          <w:spacing w:after="200" w:line="276" w:lineRule="auto"/>
          <w:ind w:left="720"/>
          <w:contextualSpacing/>
        </w:pPr>
      </w:pPrChange>
    </w:pPr>
    <w:rPr>
      <w:kern w:val="0"/>
      <w:lang w:val="hu-HU"/>
      <w14:ligatures w14:val="none"/>
      <w:rPrChange w:id="0" w:author="Pribil-Kövesdy Döníz" w:date="2026-09-22T12:3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1" w:author="Pribil-Kövesdy Döníz" w:date="2026-09-22T12:32:00Z">
        <w:pPr/>
      </w:pPrChange>
    </w:pPr>
    <w:rPr>
      <w:rFonts w:ascii="Tahoma" w:hAnsi="Tahoma" w:cs="Tahoma"/>
      <w:kern w:val="0"/>
      <w:sz w:val="16"/>
      <w:szCs w:val="16"/>
      <w:lang w:val="hu-HU"/>
      <w14:ligatures w14:val="none"/>
      <w:rPrChange w:id="1" w:author="Pribil-Kövesdy Döníz" w:date="2026-09-22T12:32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8CE"/>
    <w:rPr>
      <w:rFonts w:ascii="Tahoma" w:hAnsi="Tahoma" w:cs="Tahoma"/>
      <w:kern w:val="0"/>
      <w:sz w:val="16"/>
      <w:szCs w:val="16"/>
      <w:lang w:val="hu-HU"/>
      <w14:ligatures w14:val="none"/>
    </w:rPr>
  </w:style>
  <w:style w:type="character" w:styleId="Hyperlink">
    <w:name w:val="Hyperlink"/>
    <w:basedOn w:val="DefaultParagraphFont"/>
    <w:uiPriority w:val="99"/>
    <w:unhideWhenUsed/>
    <w:rsid w:val="005F78C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32:00Z">
        <w:pPr>
          <w:tabs>
            <w:tab w:val="center" w:pos="4536"/>
            <w:tab w:val="right" w:pos="9072"/>
          </w:tabs>
        </w:pPr>
      </w:pPrChange>
    </w:pPr>
    <w:rPr>
      <w:kern w:val="0"/>
      <w:lang w:val="hu-HU"/>
      <w14:ligatures w14:val="none"/>
      <w:rPrChange w:id="2" w:author="Pribil-Kövesdy Döníz" w:date="2026-09-22T12:3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F78CE"/>
    <w:rPr>
      <w:kern w:val="0"/>
      <w:lang w:val="hu-H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32:00Z">
        <w:pPr>
          <w:tabs>
            <w:tab w:val="center" w:pos="4536"/>
            <w:tab w:val="right" w:pos="9072"/>
          </w:tabs>
        </w:pPr>
      </w:pPrChange>
    </w:pPr>
    <w:rPr>
      <w:kern w:val="0"/>
      <w:lang w:val="hu-HU"/>
      <w14:ligatures w14:val="none"/>
      <w:rPrChange w:id="3" w:author="Pribil-Kövesdy Döníz" w:date="2026-09-22T12:3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F78CE"/>
    <w:rPr>
      <w:kern w:val="0"/>
      <w:lang w:val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1</cp:revision>
  <dcterms:created xsi:type="dcterms:W3CDTF">2024-10-11T10:29:00Z</dcterms:created>
  <dcterms:modified xsi:type="dcterms:W3CDTF">2026-09-22T16:32:00Z</dcterms:modified>
</cp:coreProperties>
</file>