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74110F" w14:textId="77777777" w:rsidR="00EB270A" w:rsidRDefault="00D515DD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rPr>
            <w:rFonts w:ascii="Roboto, sans-serif" w:hAnsi="Roboto, sans-serif" w:cs="Roboto, sans-serif"/>
          </w:rPr>
          <w:t>Roboto Font Demo</w:t>
        </w:r>
      </w:ins>
    </w:p>
    <w:p w14:paraId="32BF58B9" w14:textId="77777777" w:rsidR="00EB270A" w:rsidRDefault="00D515DD">
      <w:pPr>
        <w:rPr>
          <w:ins w:id="2" w:author="Comparison" w:date="2026-07-05T01:30:00Z" w16du:dateUtc="2026-07-05T05:30:00Z"/>
        </w:rPr>
      </w:pPr>
      <w:ins w:id="3" w:author="Comparison" w:date="2026-07-05T01:30:00Z" w16du:dateUtc="2026-07-05T05:30:00Z">
        <w:r>
          <w:rPr>
            <w:rFonts w:ascii="Roboto, sans-serif" w:hAnsi="Roboto, sans-serif" w:cs="Roboto, sans-serif"/>
          </w:rPr>
          <w:t>This document demonstrates the Roboto font family.</w:t>
        </w:r>
      </w:ins>
    </w:p>
    <w:p w14:paraId="26761923" w14:textId="77777777" w:rsidR="00775A19" w:rsidRDefault="00D515DD">
      <w:pPr>
        <w:rPr>
          <w:del w:id="4" w:author="Comparison" w:date="2026-07-05T01:30:00Z" w16du:dateUtc="2026-07-05T05:30:00Z"/>
        </w:rPr>
      </w:pPr>
      <w:ins w:id="5" w:author="Comparison" w:date="2026-07-05T01:30:00Z" w16du:dateUtc="2026-07-05T05:30:00Z">
        <w:r>
          <w:rPr>
            <w:rFonts w:ascii="Roboto, sans-serif" w:hAnsi="Roboto, sans-serif" w:cs="Roboto, sans-serif"/>
          </w:rPr>
          <w:t>Roboto is a modern geometric sans-serif typeface by Google.</w:t>
        </w:r>
      </w:ins>
      <w:del w:id="6" w:author="Comparison" w:date="2026-07-05T01:30:00Z" w16du:dateUtc="2026-07-05T05:30:00Z">
        <w:r>
          <w:delText>Risk Assessment - Product Launch</w:delText>
        </w:r>
      </w:del>
    </w:p>
    <w:p w14:paraId="1BAF1E9C" w14:textId="77777777" w:rsidR="00775A19" w:rsidRDefault="00D515DD">
      <w:pPr>
        <w:rPr>
          <w:del w:id="7" w:author="Comparison" w:date="2026-07-05T01:30:00Z" w16du:dateUtc="2026-07-05T05:30:00Z"/>
        </w:rPr>
      </w:pPr>
      <w:del w:id="8" w:author="Comparison" w:date="2026-07-05T01:30:00Z" w16du:dateUtc="2026-07-05T05:30:00Z">
        <w:r>
          <w:delText>Project: New CRM System</w:delText>
        </w:r>
      </w:del>
    </w:p>
    <w:p w14:paraId="2835FC0F" w14:textId="77777777" w:rsidR="00775A19" w:rsidRDefault="00D515DD">
      <w:pPr>
        <w:rPr>
          <w:del w:id="9" w:author="Comparison" w:date="2026-07-05T01:30:00Z" w16du:dateUtc="2026-07-05T05:30:00Z"/>
        </w:rPr>
      </w:pPr>
      <w:del w:id="10" w:author="Comparison" w:date="2026-07-05T01:30:00Z" w16du:dateUtc="2026-07-05T05:30:00Z">
        <w:r>
          <w:delText>High Risk: Data migration errors</w:delText>
        </w:r>
      </w:del>
    </w:p>
    <w:p w14:paraId="3A13A22E" w14:textId="77777777" w:rsidR="00775A19" w:rsidRDefault="00D515DD">
      <w:pPr>
        <w:rPr>
          <w:del w:id="11" w:author="Comparison" w:date="2026-07-05T01:30:00Z" w16du:dateUtc="2026-07-05T05:30:00Z"/>
        </w:rPr>
      </w:pPr>
      <w:del w:id="12" w:author="Comparison" w:date="2026-07-05T01:30:00Z" w16du:dateUtc="2026-07-05T05:30:00Z">
        <w:r>
          <w:delText>Medium Risk: User adoption rate</w:delText>
        </w:r>
      </w:del>
    </w:p>
    <w:p w14:paraId="1E418EED" w14:textId="77777777" w:rsidR="00775A19" w:rsidRDefault="00D515DD">
      <w:pPr>
        <w:rPr>
          <w:del w:id="13" w:author="Comparison" w:date="2026-07-05T01:30:00Z" w16du:dateUtc="2026-07-05T05:30:00Z"/>
        </w:rPr>
      </w:pPr>
      <w:del w:id="14" w:author="Comparison" w:date="2026-07-05T01:30:00Z" w16du:dateUtc="2026-07-05T05:30:00Z">
        <w:r>
          <w:delText>Low Risk: Integration delays</w:delText>
        </w:r>
      </w:del>
    </w:p>
    <w:p w14:paraId="5414CB8D" w14:textId="77777777" w:rsidR="00775A19" w:rsidRDefault="00D515DD">
      <w:pPr>
        <w:rPr>
          <w:del w:id="15" w:author="Comparison" w:date="2026-07-05T01:30:00Z" w16du:dateUtc="2026-07-05T05:30:00Z"/>
        </w:rPr>
      </w:pPr>
      <w:del w:id="16" w:author="Comparison" w:date="2026-07-05T01:30:00Z" w16du:dateUtc="2026-07-05T05:30:00Z">
        <w:r>
          <w:delText>Mitigation Plan: Phased rollou</w:delText>
        </w:r>
        <w:r>
          <w:delText xml:space="preserve"> with testing</w:delText>
        </w:r>
        <w:r>
          <w:delText>t</w:delText>
        </w:r>
      </w:del>
    </w:p>
    <w:p w14:paraId="3CD1B591" w14:textId="77777777" w:rsidR="00775A19" w:rsidRDefault="00D515DD">
      <w:pPr>
        <w:rPr>
          <w:del w:id="17" w:author="Comparison" w:date="2026-07-05T01:30:00Z" w16du:dateUtc="2026-07-05T05:30:00Z"/>
        </w:rPr>
      </w:pPr>
      <w:del w:id="18" w:author="Comparison" w:date="2026-07-05T01:30:00Z" w16du:dateUtc="2026-07-05T05:30:00Z">
        <w:r>
          <w:delText>Owner: IT Department</w:delText>
        </w:r>
      </w:del>
    </w:p>
    <w:p w14:paraId="542F513E" w14:textId="77777777" w:rsidR="00775A19" w:rsidRDefault="00D515DD">
      <w:del w:id="19" w:author="Comparison" w:date="2026-07-05T01:30:00Z" w16du:dateUtc="2026-07-05T05:30:00Z">
        <w:r>
          <w:delText>Review Date: March 15, 2026</w:delText>
        </w:r>
      </w:del>
    </w:p>
    <w:sectPr w:rsidR="00775A1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A19"/>
    <w:rsid w:val="000D205B"/>
    <w:rsid w:val="00775A19"/>
    <w:rsid w:val="00AF3EAD"/>
    <w:rsid w:val="00BF0F5F"/>
    <w:rsid w:val="00D515DD"/>
    <w:rsid w:val="00EB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1476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2026-07-05T05:30:00Z</dcterms:modified>
</cp:coreProperties>
</file>