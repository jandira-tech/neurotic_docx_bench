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601374" w14:textId="77777777" w:rsidR="00DE0A42" w:rsidRDefault="00404FC0" w:rsidP="00404FC0">
      <w:pPr>
        <w:pStyle w:val="Heading1"/>
        <w:rPr>
          <w:del w:id="10" w:author="Nick Bernal" w:date="2026-09-26T15:16:00Z" w16du:dateUtc="2026-09-26T19:16:00Z"/>
        </w:rPr>
      </w:pPr>
      <w:del w:id="11" w:author="Nick Bernal" w:date="2026-09-26T15:16:00Z" w16du:dateUtc="2026-09-26T19:16:00Z">
        <w:r>
          <w:delText>SD-2672 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012BE962" w14:textId="77777777" w:rsidTr="00404FC0">
        <w:trPr>
          <w:del w:id="12" w:author="Nick Bernal" w:date="2026-09-26T15:16:00Z" w16du:dateUtc="2026-09-26T19:16:00Z"/>
        </w:trPr>
        <w:tc>
          <w:tcPr>
            <w:tcW w:w="3120" w:type="dxa"/>
          </w:tcPr>
          <w:p w14:paraId="03D71F9D" w14:textId="77777777" w:rsidR="00404FC0" w:rsidRDefault="00404FC0" w:rsidP="00404FC0">
            <w:pPr>
              <w:rPr>
                <w:del w:id="13" w:author="Nick Bernal" w:date="2026-09-26T15:16:00Z" w16du:dateUtc="2026-09-26T19:16:00Z"/>
              </w:rPr>
            </w:pPr>
            <w:del w:id="14" w:author="Nick Bernal" w:date="2026-09-26T15:16:00Z" w16du:dateUtc="2026-09-26T19:16:00Z">
              <w:r>
                <w:delText>r0c0</w:delText>
              </w:r>
            </w:del>
          </w:p>
        </w:tc>
        <w:tc>
          <w:tcPr>
            <w:tcW w:w="3120" w:type="dxa"/>
          </w:tcPr>
          <w:p w14:paraId="6EE46EAC" w14:textId="77777777" w:rsidR="00404FC0" w:rsidRDefault="00404FC0" w:rsidP="00404FC0">
            <w:pPr>
              <w:rPr>
                <w:del w:id="15" w:author="Nick Bernal" w:date="2026-09-26T15:16:00Z" w16du:dateUtc="2026-09-26T19:16:00Z"/>
              </w:rPr>
            </w:pPr>
            <w:del w:id="16" w:author="Nick Bernal" w:date="2026-09-26T15:16:00Z" w16du:dateUtc="2026-09-26T19:16:00Z">
              <w:r>
                <w:delText>r0c1</w:delText>
              </w:r>
            </w:del>
          </w:p>
        </w:tc>
        <w:tc>
          <w:tcPr>
            <w:tcW w:w="3120" w:type="dxa"/>
          </w:tcPr>
          <w:p w14:paraId="4C76B5DE" w14:textId="77777777" w:rsidR="00404FC0" w:rsidRDefault="00404FC0" w:rsidP="00404FC0">
            <w:pPr>
              <w:rPr>
                <w:del w:id="17" w:author="Nick Bernal" w:date="2026-09-26T15:16:00Z" w16du:dateUtc="2026-09-26T19:16:00Z"/>
              </w:rPr>
            </w:pPr>
            <w:del w:id="18" w:author="Nick Bernal" w:date="2026-09-26T15:16:00Z" w16du:dateUtc="2026-09-26T19:16:00Z">
              <w:r>
                <w:delText>r0c2</w:delText>
              </w:r>
            </w:del>
          </w:p>
        </w:tc>
      </w:tr>
      <w:tr w:rsidR="00404FC0" w14:paraId="196E7C4B" w14:textId="77777777" w:rsidTr="00404FC0">
        <w:trPr>
          <w:del w:id="19" w:author="Nick Bernal" w:date="2026-09-26T15:16:00Z" w16du:dateUtc="2026-09-26T19:16:00Z"/>
        </w:trPr>
        <w:tc>
          <w:tcPr>
            <w:tcW w:w="3120" w:type="dxa"/>
          </w:tcPr>
          <w:p w14:paraId="0CA4FF04" w14:textId="77777777" w:rsidR="00404FC0" w:rsidRDefault="00404FC0" w:rsidP="00404FC0">
            <w:pPr>
              <w:rPr>
                <w:del w:id="20" w:author="Nick Bernal" w:date="2026-09-26T15:16:00Z" w16du:dateUtc="2026-09-26T19:16:00Z"/>
              </w:rPr>
            </w:pPr>
          </w:p>
          <w:p w14:paraId="30D7E897" w14:textId="77777777" w:rsidR="00404FC0" w:rsidRDefault="00404FC0" w:rsidP="00404FC0">
            <w:pPr>
              <w:rPr>
                <w:del w:id="21" w:author="Nick Bernal" w:date="2026-09-26T15:16:00Z" w16du:dateUtc="2026-09-26T19:16:00Z"/>
              </w:rPr>
            </w:pPr>
            <w:del w:id="22" w:author="Nick Bernal" w:date="2026-09-26T15:16:00Z" w16du:dateUtc="2026-09-26T19:16:00Z">
              <w:r>
                <w:delText>r1c0</w:delText>
              </w:r>
            </w:del>
          </w:p>
        </w:tc>
        <w:tc>
          <w:tcPr>
            <w:tcW w:w="2000" w:type="dxa"/>
          </w:tcPr>
          <w:p w14:paraId="6602A74E" w14:textId="77777777" w:rsidR="00AE6061" w:rsidRDefault="00EE6EEB">
            <w:pPr>
              <w:rPr>
                <w:del w:id="23" w:author="Nick Bernal" w:date="2026-09-26T15:16:00Z" w16du:dateUtc="2026-09-26T19:16:00Z"/>
              </w:rPr>
            </w:pPr>
            <w:del w:id="24" w:author="Nick Bernal" w:date="2026-09-26T15:16:00Z" w16du:dateUtc="2026-09-26T19:16:00Z">
              <w:r>
                <w:delText>before-nested</w:delText>
              </w:r>
            </w:del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AE6061" w14:paraId="579906E6" w14:textId="77777777">
              <w:trPr>
                <w:del w:id="25" w:author="Nick Bernal" w:date="2026-09-26T15:16:00Z" w16du:dateUtc="2026-09-26T19:16:00Z"/>
              </w:trPr>
              <w:tc>
                <w:tcPr>
                  <w:tcW w:w="1000" w:type="dxa"/>
                </w:tcPr>
                <w:p w14:paraId="0ED9579C" w14:textId="77777777" w:rsidR="00AE6061" w:rsidRDefault="00EE6EEB">
                  <w:pPr>
                    <w:rPr>
                      <w:del w:id="26" w:author="Nick Bernal" w:date="2026-09-26T15:16:00Z" w16du:dateUtc="2026-09-26T19:16:00Z"/>
                    </w:rPr>
                  </w:pPr>
                  <w:del w:id="27" w:author="Nick Bernal" w:date="2026-09-26T15:16:00Z" w16du:dateUtc="2026-09-26T19:16:00Z">
                    <w:r>
                      <w:delText>nested-a</w:delText>
                    </w:r>
                  </w:del>
                </w:p>
              </w:tc>
              <w:tc>
                <w:tcPr>
                  <w:tcW w:w="1000" w:type="dxa"/>
                </w:tcPr>
                <w:p w14:paraId="4302A5A2" w14:textId="77777777" w:rsidR="00AE6061" w:rsidRDefault="00EE6EEB">
                  <w:pPr>
                    <w:rPr>
                      <w:del w:id="28" w:author="Nick Bernal" w:date="2026-09-26T15:16:00Z" w16du:dateUtc="2026-09-26T19:16:00Z"/>
                    </w:rPr>
                  </w:pPr>
                  <w:del w:id="29" w:author="Nick Bernal" w:date="2026-09-26T15:16:00Z" w16du:dateUtc="2026-09-26T19:16:00Z">
                    <w:r>
                      <w:delText>nested-b</w:delText>
                    </w:r>
                  </w:del>
                </w:p>
              </w:tc>
            </w:tr>
            <w:tr w:rsidR="00AE6061" w14:paraId="27F2BEDC" w14:textId="77777777">
              <w:trPr>
                <w:del w:id="30" w:author="Nick Bernal" w:date="2026-09-26T15:16:00Z" w16du:dateUtc="2026-09-26T19:16:00Z"/>
              </w:trPr>
              <w:tc>
                <w:tcPr>
                  <w:tcW w:w="1000" w:type="dxa"/>
                </w:tcPr>
                <w:p w14:paraId="24AA9799" w14:textId="77777777" w:rsidR="00AE6061" w:rsidRDefault="00EE6EEB">
                  <w:pPr>
                    <w:rPr>
                      <w:del w:id="31" w:author="Nick Bernal" w:date="2026-09-26T15:16:00Z" w16du:dateUtc="2026-09-26T19:16:00Z"/>
                    </w:rPr>
                  </w:pPr>
                  <w:del w:id="32" w:author="Nick Bernal" w:date="2026-09-26T15:16:00Z" w16du:dateUtc="2026-09-26T19:16:00Z">
                    <w:r>
                      <w:delText>nested-c</w:delText>
                    </w:r>
                  </w:del>
                </w:p>
              </w:tc>
              <w:tc>
                <w:tcPr>
                  <w:tcW w:w="1000" w:type="dxa"/>
                </w:tcPr>
                <w:p w14:paraId="3F868D97" w14:textId="77777777" w:rsidR="00AE6061" w:rsidRDefault="00EE6EEB">
                  <w:pPr>
                    <w:rPr>
                      <w:del w:id="33" w:author="Nick Bernal" w:date="2026-09-26T15:16:00Z" w16du:dateUtc="2026-09-26T19:16:00Z"/>
                    </w:rPr>
                  </w:pPr>
                  <w:del w:id="34" w:author="Nick Bernal" w:date="2026-09-26T15:16:00Z" w16du:dateUtc="2026-09-26T19:16:00Z">
                    <w:r>
                      <w:delText>nested-d</w:delText>
                    </w:r>
                  </w:del>
                </w:p>
              </w:tc>
            </w:tr>
          </w:tbl>
          <w:p w14:paraId="2690D211" w14:textId="77777777" w:rsidR="00AE6061" w:rsidRDefault="00EE6EEB">
            <w:pPr>
              <w:rPr>
                <w:del w:id="35" w:author="Nick Bernal" w:date="2026-09-26T15:16:00Z" w16du:dateUtc="2026-09-26T19:16:00Z"/>
              </w:rPr>
            </w:pPr>
            <w:del w:id="36" w:author="Nick Bernal" w:date="2026-09-26T15:16:00Z" w16du:dateUtc="2026-09-26T19:16:00Z">
              <w:r>
                <w:delText>after-nested</w:delText>
              </w:r>
            </w:del>
          </w:p>
        </w:tc>
        <w:tc>
          <w:tcPr>
            <w:tcW w:w="3120" w:type="dxa"/>
          </w:tcPr>
          <w:p w14:paraId="1CD7AF58" w14:textId="77777777" w:rsidR="00404FC0" w:rsidRDefault="00404FC0" w:rsidP="00404FC0">
            <w:pPr>
              <w:rPr>
                <w:del w:id="37" w:author="Nick Bernal" w:date="2026-09-26T15:16:00Z" w16du:dateUtc="2026-09-26T19:16:00Z"/>
              </w:rPr>
            </w:pPr>
            <w:del w:id="38" w:author="Nick Bernal" w:date="2026-09-26T15:16:00Z" w16du:dateUtc="2026-09-26T19:16:00Z">
              <w:r>
                <w:delText>r1c2</w:delText>
              </w:r>
            </w:del>
          </w:p>
        </w:tc>
      </w:tr>
      <w:tr w:rsidR="00404FC0" w14:paraId="116C7E8E" w14:textId="77777777" w:rsidTr="00404FC0">
        <w:trPr>
          <w:del w:id="39" w:author="Nick Bernal" w:date="2026-09-26T15:16:00Z" w16du:dateUtc="2026-09-26T19:16:00Z"/>
        </w:trPr>
        <w:tc>
          <w:tcPr>
            <w:tcW w:w="3120" w:type="dxa"/>
          </w:tcPr>
          <w:p w14:paraId="3EA2FB00" w14:textId="77777777" w:rsidR="00404FC0" w:rsidRDefault="00404FC0" w:rsidP="00404FC0">
            <w:pPr>
              <w:rPr>
                <w:del w:id="40" w:author="Nick Bernal" w:date="2026-09-26T15:16:00Z" w16du:dateUtc="2026-09-26T19:16:00Z"/>
              </w:rPr>
            </w:pPr>
            <w:del w:id="41" w:author="Nick Bernal" w:date="2026-09-26T15:16:00Z" w16du:dateUtc="2026-09-26T19:16:00Z">
              <w:r>
                <w:delText>r2c0</w:delText>
              </w:r>
            </w:del>
          </w:p>
        </w:tc>
        <w:tc>
          <w:tcPr>
            <w:tcW w:w="3120" w:type="dxa"/>
          </w:tcPr>
          <w:p w14:paraId="0D83F9DB" w14:textId="77777777" w:rsidR="00404FC0" w:rsidRDefault="00404FC0" w:rsidP="00404FC0">
            <w:pPr>
              <w:rPr>
                <w:del w:id="42" w:author="Nick Bernal" w:date="2026-09-26T15:16:00Z" w16du:dateUtc="2026-09-26T19:16:00Z"/>
              </w:rPr>
            </w:pPr>
            <w:del w:id="43" w:author="Nick Bernal" w:date="2026-09-26T15:16:00Z" w16du:dateUtc="2026-09-26T19:16:00Z">
              <w:r>
                <w:delText>r2c1</w:delText>
              </w:r>
            </w:del>
          </w:p>
        </w:tc>
        <w:tc>
          <w:tcPr>
            <w:tcW w:w="3120" w:type="dxa"/>
          </w:tcPr>
          <w:p w14:paraId="1B150BA5" w14:textId="77777777" w:rsidR="00404FC0" w:rsidRDefault="00404FC0" w:rsidP="00404FC0">
            <w:pPr>
              <w:rPr>
                <w:del w:id="44" w:author="Nick Bernal" w:date="2026-09-26T15:16:00Z" w16du:dateUtc="2026-09-26T19:16:00Z"/>
              </w:rPr>
            </w:pPr>
            <w:del w:id="45" w:author="Nick Bernal" w:date="2026-09-26T15:16:00Z" w16du:dateUtc="2026-09-26T19:16:00Z">
              <w:r>
                <w:delText>r2c2</w:delText>
              </w:r>
            </w:del>
          </w:p>
        </w:tc>
      </w:tr>
    </w:tbl>
    <w:p w14:paraId="0A3FB740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360F1B"/>
    <w:rsid w:val="003C1D14"/>
    <w:rsid w:val="003C58BC"/>
    <w:rsid w:val="00404FC0"/>
    <w:rsid w:val="005E14E1"/>
    <w:rsid w:val="00744453"/>
    <w:rsid w:val="00931F1A"/>
    <w:rsid w:val="00960ED7"/>
    <w:rsid w:val="00AE6061"/>
    <w:rsid w:val="00AF4127"/>
    <w:rsid w:val="00DE0A42"/>
    <w:rsid w:val="00E83F25"/>
    <w:rsid w:val="00F8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8E94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25"/>
    <w:pPr>
      <w:keepNext/>
      <w:keepLines/>
      <w:spacing w:before="160" w:after="80" w:line="240" w:lineRule="auto"/>
      <w:outlineLvl w:val="2"/>
      <w:pPrChange w:id="0" w:author="Nick Bernal" w:date="2026-09-26T15:16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0" w:author="Nick Bernal" w:date="2026-09-26T15:1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25"/>
    <w:pPr>
      <w:keepNext/>
      <w:keepLines/>
      <w:spacing w:before="80" w:after="40" w:line="240" w:lineRule="auto"/>
      <w:outlineLvl w:val="3"/>
      <w:pPrChange w:id="1" w:author="Nick Bernal" w:date="2026-09-26T15:16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1" w:author="Nick Bernal" w:date="2026-09-26T15:16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25"/>
    <w:pPr>
      <w:keepNext/>
      <w:keepLines/>
      <w:spacing w:before="80" w:after="40" w:line="240" w:lineRule="auto"/>
      <w:outlineLvl w:val="4"/>
      <w:pPrChange w:id="2" w:author="Nick Bernal" w:date="2026-09-26T15:16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2" w:author="Nick Bernal" w:date="2026-09-26T15:16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25"/>
    <w:pPr>
      <w:keepNext/>
      <w:keepLines/>
      <w:spacing w:before="40" w:after="0" w:line="240" w:lineRule="auto"/>
      <w:outlineLvl w:val="5"/>
      <w:pPrChange w:id="3" w:author="Nick Bernal" w:date="2026-09-26T15:16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Nick Bernal" w:date="2026-09-26T15:1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25"/>
    <w:pPr>
      <w:keepNext/>
      <w:keepLines/>
      <w:spacing w:before="40" w:after="0" w:line="240" w:lineRule="auto"/>
      <w:outlineLvl w:val="6"/>
      <w:pPrChange w:id="4" w:author="Nick Bernal" w:date="2026-09-26T15:16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Nick Bernal" w:date="2026-09-26T15:1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25"/>
    <w:pPr>
      <w:keepNext/>
      <w:keepLines/>
      <w:spacing w:after="0" w:line="240" w:lineRule="auto"/>
      <w:outlineLvl w:val="7"/>
      <w:pPrChange w:id="5" w:author="Nick Bernal" w:date="2026-09-26T15:16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Nick Bernal" w:date="2026-09-26T15:1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25"/>
    <w:pPr>
      <w:keepNext/>
      <w:keepLines/>
      <w:spacing w:after="0" w:line="240" w:lineRule="auto"/>
      <w:outlineLvl w:val="8"/>
      <w:pPrChange w:id="6" w:author="Nick Bernal" w:date="2026-09-26T15:16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Nick Bernal" w:date="2026-09-26T15:1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25"/>
    <w:pPr>
      <w:spacing w:after="80" w:line="240" w:lineRule="auto"/>
      <w:contextualSpacing/>
      <w:pPrChange w:id="7" w:author="Nick Bernal" w:date="2026-09-26T15:1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Nick Bernal" w:date="2026-09-26T15:1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25"/>
    <w:pPr>
      <w:numPr>
        <w:ilvl w:val="1"/>
      </w:numPr>
      <w:spacing w:line="240" w:lineRule="auto"/>
      <w:pPrChange w:id="8" w:author="Nick Bernal" w:date="2026-09-26T15:16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8" w:author="Nick Bernal" w:date="2026-09-26T15:1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25"/>
    <w:pPr>
      <w:spacing w:before="160" w:line="240" w:lineRule="auto"/>
      <w:jc w:val="center"/>
      <w:pPrChange w:id="9" w:author="Nick Bernal" w:date="2026-09-26T15:16:00Z">
        <w:pPr>
          <w:spacing w:before="160" w:after="160" w:line="278" w:lineRule="auto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rPrChange w:id="9" w:author="Nick Bernal" w:date="2026-09-26T15:16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2026-09-26T19:16:00Z</dcterms:modified>
</cp:coreProperties>
</file>