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A84" w14:textId="791A2A7D" w:rsidR="00E46DBD" w:rsidRDefault="00E46DBD" w:rsidP="00801E77">
      <w:pPr>
        <w:rPr>
          <w:ins w:id="10" w:author="Author" w:date="2026-08-03T22:29:00Z" w16du:dateUtc="2026-08-04T02:29:00Z"/>
        </w:rPr>
      </w:pPr>
    </w:p>
    <w:p w14:paraId="50795848" w14:textId="2FE3A7A7" w:rsidR="00E46DBD" w:rsidRDefault="00E46DBD" w:rsidP="00E46DBD">
      <w:pPr>
        <w:jc w:val="both"/>
        <w:rPr>
          <w:ins w:id="11" w:author="Author" w:date="2026-08-03T22:29:00Z" w16du:dateUtc="2026-08-04T02:29:00Z"/>
        </w:rPr>
      </w:pPr>
      <w:ins w:id="12" w:author="Author" w:date="2026-08-03T22:29:00Z" w16du:dateUtc="2026-08-04T02:29:00Z">
        <w:r>
          <w:tab/>
          <w:t>14.9</w:t>
        </w:r>
        <w:r>
          <w:tab/>
        </w:r>
        <w:r>
          <w:rPr>
            <w:u w:val="single"/>
          </w:rPr>
          <w:t>Entire Agreement</w:t>
        </w:r>
        <w:r>
          <w:t xml:space="preserve"> – </w:t>
        </w:r>
        <w:r w:rsidR="00D11058">
          <w:t>p1</w:t>
        </w:r>
      </w:ins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ins w:id="13" w:author="Author" w:date="2026-08-03T22:29:00Z" w16du:dateUtc="2026-08-04T02:29:00Z"/>
        </w:rPr>
      </w:pPr>
      <w:ins w:id="14" w:author="Author" w:date="2026-08-03T22:29:00Z" w16du:dateUtc="2026-08-04T02:29:00Z">
        <w:r>
          <w:tab/>
          <w:t>14.10</w:t>
        </w:r>
        <w:r>
          <w:tab/>
        </w:r>
        <w:r>
          <w:rPr>
            <w:u w:val="single"/>
          </w:rPr>
          <w:t>Legal Fees</w:t>
        </w:r>
        <w:r>
          <w:t xml:space="preserve">.  </w:t>
        </w:r>
        <w:r w:rsidR="00D11058">
          <w:t>P2</w:t>
        </w:r>
      </w:ins>
    </w:p>
    <w:p w14:paraId="68D2053C" w14:textId="7BAEB5B4" w:rsidR="00120A95" w:rsidRPr="00605D1A" w:rsidRDefault="00E46DBD" w:rsidP="004F6ACA">
      <w:pPr>
        <w:numPr>
          <w:ilvl w:val="0"/>
          <w:numId w:val="20"/>
        </w:numPr>
        <w:jc w:val="both"/>
        <w:rPr>
          <w:del w:id="15" w:author="Author" w:date="2026-08-03T22:29:00Z" w16du:dateUtc="2026-08-04T02:29:00Z"/>
          <w:sz w:val="22"/>
          <w:szCs w:val="22"/>
        </w:rPr>
      </w:pPr>
      <w:ins w:id="16" w:author="Author" w:date="2026-08-03T22:29:00Z" w16du:dateUtc="2026-08-04T02:29:00Z">
        <w:r>
          <w:tab/>
          <w:t>14.11</w:t>
        </w:r>
        <w:r>
          <w:tab/>
        </w:r>
        <w:r>
          <w:rPr>
            <w:u w:val="single"/>
          </w:rPr>
          <w:t>Survival of Terms</w:t>
        </w:r>
        <w:r w:rsidR="00D11058">
          <w:rPr>
            <w:u w:val="single"/>
          </w:rPr>
          <w:t xml:space="preserve"> </w:t>
        </w:r>
        <w:r w:rsidR="00D11058">
          <w:t>p3</w:t>
        </w:r>
      </w:ins>
      <w:del w:id="17" w:author="Author" w:date="2026-08-03T22:29:00Z" w16du:dateUtc="2026-08-04T02:29:00Z">
        <w:r w:rsidR="00326E4E">
          <w:rPr>
            <w:sz w:val="22"/>
            <w:szCs w:val="22"/>
            <w:u w:val="single"/>
          </w:rPr>
          <w:delText>Item 1</w:delText>
        </w:r>
        <w:r w:rsidR="0083066B">
          <w:rPr>
            <w:sz w:val="22"/>
            <w:szCs w:val="22"/>
          </w:rPr>
          <w:delText xml:space="preserve">.  </w:delText>
        </w:r>
        <w:r w:rsidR="00326E4E">
          <w:rPr>
            <w:sz w:val="22"/>
            <w:szCs w:val="22"/>
          </w:rPr>
          <w:delText>Text 1</w:delText>
        </w:r>
        <w:r w:rsidR="00EF3430" w:rsidRPr="00605D1A">
          <w:rPr>
            <w:sz w:val="22"/>
            <w:szCs w:val="22"/>
          </w:rPr>
          <w:delText>.</w:delText>
        </w:r>
      </w:del>
    </w:p>
    <w:p w14:paraId="5C1FBC6A" w14:textId="77777777" w:rsidR="0099472B" w:rsidRPr="00605D1A" w:rsidRDefault="0099472B" w:rsidP="004F6ACA">
      <w:pPr>
        <w:jc w:val="both"/>
        <w:rPr>
          <w:del w:id="18" w:author="Author" w:date="2026-08-03T22:29:00Z" w16du:dateUtc="2026-08-04T02:29:00Z"/>
          <w:sz w:val="22"/>
          <w:szCs w:val="22"/>
        </w:rPr>
      </w:pPr>
    </w:p>
    <w:p w14:paraId="488C24BF" w14:textId="74809FD9" w:rsidR="00C05DD0" w:rsidRPr="00605D1A" w:rsidRDefault="009E69C4" w:rsidP="004F6ACA">
      <w:pPr>
        <w:numPr>
          <w:ilvl w:val="0"/>
          <w:numId w:val="20"/>
        </w:numPr>
        <w:jc w:val="both"/>
        <w:rPr>
          <w:del w:id="19" w:author="Author" w:date="2026-08-03T22:29:00Z" w16du:dateUtc="2026-08-04T02:29:00Z"/>
          <w:sz w:val="22"/>
          <w:szCs w:val="22"/>
        </w:rPr>
      </w:pPr>
      <w:del w:id="20" w:author="Author" w:date="2026-08-03T22:29:00Z" w16du:dateUtc="2026-08-04T02:29:00Z">
        <w:r>
          <w:rPr>
            <w:sz w:val="22"/>
            <w:szCs w:val="22"/>
            <w:u w:val="single"/>
          </w:rPr>
          <w:delText>Item 2</w:delText>
        </w:r>
        <w:r w:rsidR="00EA69D0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2</w:delText>
        </w:r>
      </w:del>
    </w:p>
    <w:p w14:paraId="16C4AA31" w14:textId="77777777" w:rsidR="00B93E39" w:rsidRPr="00605D1A" w:rsidRDefault="00B93E39" w:rsidP="004F6ACA">
      <w:pPr>
        <w:jc w:val="both"/>
        <w:rPr>
          <w:del w:id="21" w:author="Author" w:date="2026-08-03T22:29:00Z" w16du:dateUtc="2026-08-04T02:29:00Z"/>
          <w:sz w:val="22"/>
          <w:szCs w:val="22"/>
        </w:rPr>
      </w:pPr>
    </w:p>
    <w:p w14:paraId="11C1C736" w14:textId="0BD73AD5" w:rsidR="00B93E39" w:rsidRPr="00605D1A" w:rsidRDefault="009E69C4" w:rsidP="004F6ACA">
      <w:pPr>
        <w:pStyle w:val="PD1L1"/>
        <w:numPr>
          <w:ilvl w:val="0"/>
          <w:numId w:val="20"/>
        </w:numPr>
        <w:jc w:val="both"/>
        <w:rPr>
          <w:del w:id="22" w:author="Author" w:date="2026-08-03T22:29:00Z" w16du:dateUtc="2026-08-04T02:29:00Z"/>
          <w:sz w:val="22"/>
          <w:szCs w:val="22"/>
          <w:u w:val="single"/>
        </w:rPr>
      </w:pPr>
      <w:del w:id="23" w:author="Author" w:date="2026-08-03T22:29:00Z" w16du:dateUtc="2026-08-04T02:29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83066B" w:rsidRDefault="009E69C4" w:rsidP="004F6ACA">
      <w:pPr>
        <w:pStyle w:val="PD1L2"/>
        <w:numPr>
          <w:ilvl w:val="1"/>
          <w:numId w:val="20"/>
        </w:numPr>
        <w:jc w:val="both"/>
        <w:rPr>
          <w:del w:id="24" w:author="Author" w:date="2026-08-03T22:29:00Z" w16du:dateUtc="2026-08-04T02:29:00Z"/>
          <w:sz w:val="22"/>
          <w:szCs w:val="22"/>
        </w:rPr>
      </w:pPr>
      <w:del w:id="25" w:author="Author" w:date="2026-08-03T22:29:00Z" w16du:dateUtc="2026-08-04T02:29:00Z">
        <w:r>
          <w:rPr>
            <w:sz w:val="22"/>
            <w:szCs w:val="22"/>
            <w:u w:val="single"/>
          </w:rPr>
          <w:delText>Sub a</w:delText>
        </w:r>
        <w:r w:rsidR="00C4269E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023DA37B" w14:textId="13488D93" w:rsidR="00B93E39" w:rsidRPr="00605D1A" w:rsidRDefault="009E69C4" w:rsidP="004F6ACA">
      <w:pPr>
        <w:pStyle w:val="PD1L2"/>
        <w:numPr>
          <w:ilvl w:val="1"/>
          <w:numId w:val="20"/>
        </w:numPr>
        <w:jc w:val="both"/>
        <w:rPr>
          <w:del w:id="26" w:author="Author" w:date="2026-08-03T22:29:00Z" w16du:dateUtc="2026-08-04T02:29:00Z"/>
          <w:sz w:val="22"/>
          <w:szCs w:val="22"/>
        </w:rPr>
      </w:pPr>
      <w:del w:id="27" w:author="Author" w:date="2026-08-03T22:29:00Z" w16du:dateUtc="2026-08-04T02:29:00Z">
        <w:r>
          <w:rPr>
            <w:sz w:val="22"/>
            <w:szCs w:val="22"/>
            <w:u w:val="single"/>
          </w:rPr>
          <w:delText>Sub b</w:delText>
        </w:r>
        <w:r w:rsidR="00B93E39" w:rsidRPr="00605D1A">
          <w:rPr>
            <w:sz w:val="22"/>
            <w:szCs w:val="22"/>
          </w:rPr>
          <w:delText xml:space="preserve">. </w:delText>
        </w:r>
      </w:del>
    </w:p>
    <w:p w14:paraId="130AC856" w14:textId="64B1193F" w:rsidR="0083066B" w:rsidRPr="00605D1A" w:rsidRDefault="009E69C4" w:rsidP="004F6ACA">
      <w:pPr>
        <w:numPr>
          <w:ilvl w:val="0"/>
          <w:numId w:val="20"/>
        </w:numPr>
        <w:jc w:val="both"/>
        <w:rPr>
          <w:del w:id="28" w:author="Author" w:date="2026-08-03T22:29:00Z" w16du:dateUtc="2026-08-04T02:29:00Z"/>
          <w:sz w:val="22"/>
          <w:szCs w:val="22"/>
        </w:rPr>
      </w:pPr>
      <w:del w:id="29" w:author="Author" w:date="2026-08-03T22:29:00Z" w16du:dateUtc="2026-08-04T02:29:00Z">
        <w:r>
          <w:rPr>
            <w:sz w:val="22"/>
            <w:szCs w:val="22"/>
            <w:u w:val="single"/>
          </w:rPr>
          <w:delText>First shown item</w:delText>
        </w:r>
        <w:r w:rsidR="0083066B" w:rsidRPr="00605D1A">
          <w:rPr>
            <w:sz w:val="22"/>
            <w:szCs w:val="22"/>
          </w:rPr>
          <w:delText xml:space="preserve">. </w:delText>
        </w:r>
        <w:r w:rsidR="00701A5A">
          <w:rPr>
            <w:sz w:val="22"/>
            <w:szCs w:val="22"/>
          </w:rPr>
          <w:delText xml:space="preserve">  </w:delText>
        </w:r>
        <w:r>
          <w:rPr>
            <w:sz w:val="22"/>
            <w:szCs w:val="22"/>
          </w:rPr>
          <w:delText>Text</w:delText>
        </w:r>
      </w:del>
    </w:p>
    <w:p w14:paraId="1FB43E45" w14:textId="77777777" w:rsidR="0083066B" w:rsidRPr="0083066B" w:rsidRDefault="0083066B" w:rsidP="004F6ACA">
      <w:pPr>
        <w:ind w:left="360"/>
        <w:jc w:val="both"/>
        <w:rPr>
          <w:del w:id="30" w:author="Author" w:date="2026-08-03T22:29:00Z" w16du:dateUtc="2026-08-04T02:29:00Z"/>
          <w:sz w:val="22"/>
          <w:szCs w:val="22"/>
        </w:rPr>
      </w:pPr>
    </w:p>
    <w:p w14:paraId="60C5AB4A" w14:textId="02F8D0C1" w:rsidR="009E69C4" w:rsidRDefault="009E69C4" w:rsidP="004F6ACA">
      <w:pPr>
        <w:numPr>
          <w:ilvl w:val="0"/>
          <w:numId w:val="20"/>
        </w:numPr>
        <w:jc w:val="both"/>
        <w:rPr>
          <w:del w:id="31" w:author="Author" w:date="2026-08-03T22:29:00Z" w16du:dateUtc="2026-08-04T02:29:00Z"/>
          <w:sz w:val="22"/>
          <w:szCs w:val="22"/>
        </w:rPr>
      </w:pPr>
      <w:del w:id="32" w:author="Author" w:date="2026-08-03T22:29:00Z" w16du:dateUtc="2026-08-04T02:29:00Z">
        <w:r>
          <w:rPr>
            <w:sz w:val="22"/>
            <w:szCs w:val="22"/>
            <w:u w:val="single"/>
          </w:rPr>
          <w:delText>Shown 2</w:delText>
        </w:r>
        <w:r w:rsidR="00120A95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151F3456" w14:textId="684DBB74" w:rsidR="00B77F32" w:rsidRPr="004F6ACA" w:rsidRDefault="00B77F32" w:rsidP="004F6ACA">
      <w:pPr>
        <w:pStyle w:val="StandardL1"/>
        <w:numPr>
          <w:ilvl w:val="0"/>
          <w:numId w:val="0"/>
        </w:numPr>
        <w:rPr>
          <w:rPrChange w:id="33" w:author="Author" w:date="2026-08-03T22:29:00Z" w16du:dateUtc="2026-08-04T02:29:00Z">
            <w:rPr>
              <w:sz w:val="22"/>
              <w:szCs w:val="22"/>
            </w:rPr>
          </w:rPrChange>
        </w:rPr>
        <w:pPrChange w:id="34" w:author="Author" w:date="2026-08-03T22:29:00Z" w16du:dateUtc="2026-08-04T02:29:00Z">
          <w:pPr/>
        </w:pPrChange>
      </w:pPr>
    </w:p>
    <w:sectPr w:rsidR="00B77F32" w:rsidRPr="004F6ACA" w:rsidSect="004F6A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0"/>
      <w:pgMar w:top="1440" w:right="1440" w:bottom="1440" w:left="1440" w:header="720" w:footer="720" w:gutter="0"/>
      <w:cols w:space="720"/>
      <w:noEndnote w:val="0"/>
      <w:titlePg w:val="0"/>
      <w:sectPrChange w:id="39" w:author="Author" w:date="2026-08-03T22:29:00Z" w16du:dateUtc="2026-08-04T02:29:00Z">
        <w:sectPr w:rsidR="00B77F32" w:rsidRPr="004F6ACA" w:rsidSect="004F6ACA">
          <w:pgSz w:code="1"/>
          <w:pgMar w:top="1440" w:right="1440" w:bottom="1440" w:left="1440" w:header="720" w:footer="720" w:gutter="0"/>
          <w:cols w:space="0"/>
          <w:noEndnote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71DCB" w14:textId="77777777" w:rsidR="005C1FA5" w:rsidRDefault="005C1FA5">
      <w:r>
        <w:separator/>
      </w:r>
    </w:p>
  </w:endnote>
  <w:endnote w:type="continuationSeparator" w:id="0">
    <w:p w14:paraId="5D9537E4" w14:textId="77777777" w:rsidR="005C1FA5" w:rsidRDefault="005C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7F7C" w14:textId="77777777" w:rsidR="00A30FC9" w:rsidRPr="00EA69D0" w:rsidRDefault="00A30FC9" w:rsidP="004F6ACA">
    <w:pPr>
      <w:pStyle w:val="Footer"/>
      <w:pPrChange w:id="37" w:author="Author" w:date="2026-08-03T22:29:00Z" w16du:dateUtc="2026-08-04T02:29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C8A1" w14:textId="77777777" w:rsidR="00A30FC9" w:rsidRPr="00EA69D0" w:rsidRDefault="00A30FC9" w:rsidP="004F6ACA">
    <w:pPr>
      <w:pStyle w:val="Footer"/>
      <w:pPrChange w:id="38" w:author="Author" w:date="2026-08-03T22:29:00Z" w16du:dateUtc="2026-08-04T02:29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0D7CA" w14:textId="77777777" w:rsidR="005C1FA5" w:rsidRDefault="005C1FA5">
      <w:r>
        <w:separator/>
      </w:r>
    </w:p>
  </w:footnote>
  <w:footnote w:type="continuationSeparator" w:id="0">
    <w:p w14:paraId="39AEF412" w14:textId="77777777" w:rsidR="005C1FA5" w:rsidRDefault="005C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9F10" w14:textId="77777777" w:rsidR="00A30FC9" w:rsidRDefault="00A3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86E7" w14:textId="77777777" w:rsidR="00A30FC9" w:rsidRPr="004F6ACA" w:rsidRDefault="00A30FC9" w:rsidP="004F6ACA">
    <w:pPr>
      <w:pStyle w:val="Header"/>
      <w:rPr>
        <w:rPrChange w:id="35" w:author="Author" w:date="2026-08-03T22:29:00Z" w16du:dateUtc="2026-08-04T02:29:00Z">
          <w:rPr>
            <w:b/>
            <w:u w:val="single"/>
          </w:rPr>
        </w:rPrChange>
      </w:rPr>
      <w:pPrChange w:id="36" w:author="Author" w:date="2026-08-03T22:29:00Z" w16du:dateUtc="2026-08-04T02:29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8754" w14:textId="77777777" w:rsidR="00A30FC9" w:rsidRDefault="00A30F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  <w:num w:numId="25" w16cid:durableId="13076604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1059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63C82"/>
    <w:rsid w:val="000843F3"/>
    <w:rsid w:val="00086DA1"/>
    <w:rsid w:val="00097F38"/>
    <w:rsid w:val="000A0A13"/>
    <w:rsid w:val="000A567A"/>
    <w:rsid w:val="000B0B41"/>
    <w:rsid w:val="000B70E9"/>
    <w:rsid w:val="000C2DB6"/>
    <w:rsid w:val="000E3ADB"/>
    <w:rsid w:val="000E4E88"/>
    <w:rsid w:val="000F3C5A"/>
    <w:rsid w:val="000F48B4"/>
    <w:rsid w:val="000F508E"/>
    <w:rsid w:val="001035F7"/>
    <w:rsid w:val="00103AEF"/>
    <w:rsid w:val="00112B11"/>
    <w:rsid w:val="00115F62"/>
    <w:rsid w:val="00120A95"/>
    <w:rsid w:val="00120DC8"/>
    <w:rsid w:val="001212E0"/>
    <w:rsid w:val="00122D35"/>
    <w:rsid w:val="001243E4"/>
    <w:rsid w:val="00134FDE"/>
    <w:rsid w:val="00135EDA"/>
    <w:rsid w:val="00140D69"/>
    <w:rsid w:val="00142562"/>
    <w:rsid w:val="0014513B"/>
    <w:rsid w:val="00150A09"/>
    <w:rsid w:val="00153B52"/>
    <w:rsid w:val="00153C77"/>
    <w:rsid w:val="00163FF4"/>
    <w:rsid w:val="0016676E"/>
    <w:rsid w:val="0017352C"/>
    <w:rsid w:val="001842CB"/>
    <w:rsid w:val="00187DC0"/>
    <w:rsid w:val="00196809"/>
    <w:rsid w:val="001A0362"/>
    <w:rsid w:val="001B3951"/>
    <w:rsid w:val="001B6B1C"/>
    <w:rsid w:val="001C19C1"/>
    <w:rsid w:val="001C36E3"/>
    <w:rsid w:val="001D15DC"/>
    <w:rsid w:val="001D1D94"/>
    <w:rsid w:val="001D32B7"/>
    <w:rsid w:val="001D5F2F"/>
    <w:rsid w:val="001D629C"/>
    <w:rsid w:val="001D6DD7"/>
    <w:rsid w:val="001E3946"/>
    <w:rsid w:val="001E4DD1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25108"/>
    <w:rsid w:val="00234518"/>
    <w:rsid w:val="002376DB"/>
    <w:rsid w:val="002424E1"/>
    <w:rsid w:val="00260D1C"/>
    <w:rsid w:val="00262D89"/>
    <w:rsid w:val="00263704"/>
    <w:rsid w:val="00263BDF"/>
    <w:rsid w:val="0026483F"/>
    <w:rsid w:val="002765C0"/>
    <w:rsid w:val="00276B18"/>
    <w:rsid w:val="00280EDD"/>
    <w:rsid w:val="0028597A"/>
    <w:rsid w:val="00293D76"/>
    <w:rsid w:val="00294D2B"/>
    <w:rsid w:val="00297699"/>
    <w:rsid w:val="002A2EBF"/>
    <w:rsid w:val="002B1218"/>
    <w:rsid w:val="002B1448"/>
    <w:rsid w:val="002B5067"/>
    <w:rsid w:val="002C2E26"/>
    <w:rsid w:val="002C703E"/>
    <w:rsid w:val="002D1EC5"/>
    <w:rsid w:val="002D4B74"/>
    <w:rsid w:val="002D7DF1"/>
    <w:rsid w:val="002E3C9B"/>
    <w:rsid w:val="002E65D8"/>
    <w:rsid w:val="002F17C5"/>
    <w:rsid w:val="002F3D8F"/>
    <w:rsid w:val="002F3E0E"/>
    <w:rsid w:val="002F475B"/>
    <w:rsid w:val="002F6708"/>
    <w:rsid w:val="002F788F"/>
    <w:rsid w:val="003139A7"/>
    <w:rsid w:val="00313CF5"/>
    <w:rsid w:val="00315874"/>
    <w:rsid w:val="00322A24"/>
    <w:rsid w:val="00324388"/>
    <w:rsid w:val="00326E4E"/>
    <w:rsid w:val="003314B7"/>
    <w:rsid w:val="00345358"/>
    <w:rsid w:val="00351629"/>
    <w:rsid w:val="0035392A"/>
    <w:rsid w:val="00355C66"/>
    <w:rsid w:val="003561A8"/>
    <w:rsid w:val="0036046D"/>
    <w:rsid w:val="00360BC7"/>
    <w:rsid w:val="003632C1"/>
    <w:rsid w:val="00363AA6"/>
    <w:rsid w:val="00363C48"/>
    <w:rsid w:val="00364BB2"/>
    <w:rsid w:val="003774DA"/>
    <w:rsid w:val="00377AB4"/>
    <w:rsid w:val="00382F02"/>
    <w:rsid w:val="00384D55"/>
    <w:rsid w:val="00394DF3"/>
    <w:rsid w:val="00395756"/>
    <w:rsid w:val="003A1EE0"/>
    <w:rsid w:val="003A1F79"/>
    <w:rsid w:val="003A2F2C"/>
    <w:rsid w:val="003B15B4"/>
    <w:rsid w:val="003B189B"/>
    <w:rsid w:val="003B2ADF"/>
    <w:rsid w:val="003B4FBB"/>
    <w:rsid w:val="003B55EC"/>
    <w:rsid w:val="003B74D7"/>
    <w:rsid w:val="003B75D1"/>
    <w:rsid w:val="003C03E1"/>
    <w:rsid w:val="003D5E8A"/>
    <w:rsid w:val="003D6D3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53D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4F6ACA"/>
    <w:rsid w:val="0050372F"/>
    <w:rsid w:val="005149AB"/>
    <w:rsid w:val="005178F7"/>
    <w:rsid w:val="005255B2"/>
    <w:rsid w:val="0053018B"/>
    <w:rsid w:val="00541C4B"/>
    <w:rsid w:val="00544E05"/>
    <w:rsid w:val="00545008"/>
    <w:rsid w:val="005458B8"/>
    <w:rsid w:val="0054598C"/>
    <w:rsid w:val="005470EF"/>
    <w:rsid w:val="005503C2"/>
    <w:rsid w:val="00551093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C1FA5"/>
    <w:rsid w:val="005D7267"/>
    <w:rsid w:val="005E2EFF"/>
    <w:rsid w:val="005E3FE8"/>
    <w:rsid w:val="005E5504"/>
    <w:rsid w:val="005F5A01"/>
    <w:rsid w:val="006013E1"/>
    <w:rsid w:val="0060577C"/>
    <w:rsid w:val="00605D1A"/>
    <w:rsid w:val="0061286E"/>
    <w:rsid w:val="0061400E"/>
    <w:rsid w:val="00620BB4"/>
    <w:rsid w:val="00622042"/>
    <w:rsid w:val="00624602"/>
    <w:rsid w:val="00627DF0"/>
    <w:rsid w:val="006379BD"/>
    <w:rsid w:val="00645967"/>
    <w:rsid w:val="006523A7"/>
    <w:rsid w:val="00664D7A"/>
    <w:rsid w:val="006670D1"/>
    <w:rsid w:val="006844A4"/>
    <w:rsid w:val="00685EDD"/>
    <w:rsid w:val="006918C5"/>
    <w:rsid w:val="00693F87"/>
    <w:rsid w:val="006B3A7C"/>
    <w:rsid w:val="006C4791"/>
    <w:rsid w:val="006C6DE2"/>
    <w:rsid w:val="006D0003"/>
    <w:rsid w:val="006D6903"/>
    <w:rsid w:val="006D7C11"/>
    <w:rsid w:val="006E6081"/>
    <w:rsid w:val="006F0447"/>
    <w:rsid w:val="006F5E18"/>
    <w:rsid w:val="00701A5A"/>
    <w:rsid w:val="00703B4E"/>
    <w:rsid w:val="0070642A"/>
    <w:rsid w:val="007100A9"/>
    <w:rsid w:val="00712B09"/>
    <w:rsid w:val="00713B58"/>
    <w:rsid w:val="00713C02"/>
    <w:rsid w:val="007203DC"/>
    <w:rsid w:val="00724695"/>
    <w:rsid w:val="00724781"/>
    <w:rsid w:val="007260B4"/>
    <w:rsid w:val="007263A4"/>
    <w:rsid w:val="0073100D"/>
    <w:rsid w:val="007335F2"/>
    <w:rsid w:val="00735D6D"/>
    <w:rsid w:val="0074089D"/>
    <w:rsid w:val="007439D3"/>
    <w:rsid w:val="00747332"/>
    <w:rsid w:val="00747D84"/>
    <w:rsid w:val="00750E3C"/>
    <w:rsid w:val="00753892"/>
    <w:rsid w:val="00756E64"/>
    <w:rsid w:val="00760A92"/>
    <w:rsid w:val="00763E15"/>
    <w:rsid w:val="00764815"/>
    <w:rsid w:val="00766E3C"/>
    <w:rsid w:val="007741E5"/>
    <w:rsid w:val="00775FFB"/>
    <w:rsid w:val="00781296"/>
    <w:rsid w:val="007816D3"/>
    <w:rsid w:val="00783D2C"/>
    <w:rsid w:val="007928D4"/>
    <w:rsid w:val="007A35F3"/>
    <w:rsid w:val="007A645E"/>
    <w:rsid w:val="007B0CD4"/>
    <w:rsid w:val="007B38AA"/>
    <w:rsid w:val="007C5E70"/>
    <w:rsid w:val="007C6330"/>
    <w:rsid w:val="007D0239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1E77"/>
    <w:rsid w:val="00802E83"/>
    <w:rsid w:val="00812F0D"/>
    <w:rsid w:val="00817571"/>
    <w:rsid w:val="00823056"/>
    <w:rsid w:val="00823381"/>
    <w:rsid w:val="008269BE"/>
    <w:rsid w:val="00827471"/>
    <w:rsid w:val="0083066B"/>
    <w:rsid w:val="00831695"/>
    <w:rsid w:val="008322B6"/>
    <w:rsid w:val="008355F8"/>
    <w:rsid w:val="00836422"/>
    <w:rsid w:val="008374C4"/>
    <w:rsid w:val="00837A81"/>
    <w:rsid w:val="008459CE"/>
    <w:rsid w:val="00851852"/>
    <w:rsid w:val="00855A3B"/>
    <w:rsid w:val="00857F64"/>
    <w:rsid w:val="008601A7"/>
    <w:rsid w:val="008607FE"/>
    <w:rsid w:val="00862DBA"/>
    <w:rsid w:val="00864ACB"/>
    <w:rsid w:val="0087276A"/>
    <w:rsid w:val="008740BE"/>
    <w:rsid w:val="008743CD"/>
    <w:rsid w:val="00876416"/>
    <w:rsid w:val="00882DA7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8F2C37"/>
    <w:rsid w:val="009067EF"/>
    <w:rsid w:val="00906B9E"/>
    <w:rsid w:val="00911ABF"/>
    <w:rsid w:val="0091301D"/>
    <w:rsid w:val="009170E4"/>
    <w:rsid w:val="00917272"/>
    <w:rsid w:val="00920E22"/>
    <w:rsid w:val="00921534"/>
    <w:rsid w:val="009263E2"/>
    <w:rsid w:val="009307C8"/>
    <w:rsid w:val="00932510"/>
    <w:rsid w:val="009365CB"/>
    <w:rsid w:val="00937852"/>
    <w:rsid w:val="00937C0D"/>
    <w:rsid w:val="00941400"/>
    <w:rsid w:val="0094354C"/>
    <w:rsid w:val="009458D8"/>
    <w:rsid w:val="00946065"/>
    <w:rsid w:val="00953DB4"/>
    <w:rsid w:val="00966AA7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A757C"/>
    <w:rsid w:val="009C0513"/>
    <w:rsid w:val="009E081F"/>
    <w:rsid w:val="009E69C4"/>
    <w:rsid w:val="009F2C74"/>
    <w:rsid w:val="009F4F48"/>
    <w:rsid w:val="009F5840"/>
    <w:rsid w:val="00A02C1F"/>
    <w:rsid w:val="00A031D2"/>
    <w:rsid w:val="00A10C42"/>
    <w:rsid w:val="00A14959"/>
    <w:rsid w:val="00A16521"/>
    <w:rsid w:val="00A23366"/>
    <w:rsid w:val="00A27CB8"/>
    <w:rsid w:val="00A30FC9"/>
    <w:rsid w:val="00A31698"/>
    <w:rsid w:val="00A32AEB"/>
    <w:rsid w:val="00A330DB"/>
    <w:rsid w:val="00A37D4F"/>
    <w:rsid w:val="00A45622"/>
    <w:rsid w:val="00A45809"/>
    <w:rsid w:val="00A5016C"/>
    <w:rsid w:val="00A52370"/>
    <w:rsid w:val="00A54FD7"/>
    <w:rsid w:val="00A551C5"/>
    <w:rsid w:val="00A62DDB"/>
    <w:rsid w:val="00A649FF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C7E40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54FAC"/>
    <w:rsid w:val="00B661B8"/>
    <w:rsid w:val="00B67B67"/>
    <w:rsid w:val="00B70688"/>
    <w:rsid w:val="00B76DBF"/>
    <w:rsid w:val="00B77F32"/>
    <w:rsid w:val="00B85450"/>
    <w:rsid w:val="00B93E39"/>
    <w:rsid w:val="00BA714D"/>
    <w:rsid w:val="00BB256C"/>
    <w:rsid w:val="00BB4B94"/>
    <w:rsid w:val="00BB5C46"/>
    <w:rsid w:val="00BB62F4"/>
    <w:rsid w:val="00BC6784"/>
    <w:rsid w:val="00BD035C"/>
    <w:rsid w:val="00BD2100"/>
    <w:rsid w:val="00BD226D"/>
    <w:rsid w:val="00BD31C6"/>
    <w:rsid w:val="00BE4133"/>
    <w:rsid w:val="00BF6BF9"/>
    <w:rsid w:val="00BF748A"/>
    <w:rsid w:val="00BF7929"/>
    <w:rsid w:val="00C02EDE"/>
    <w:rsid w:val="00C04812"/>
    <w:rsid w:val="00C05DD0"/>
    <w:rsid w:val="00C10874"/>
    <w:rsid w:val="00C10927"/>
    <w:rsid w:val="00C129F7"/>
    <w:rsid w:val="00C163B9"/>
    <w:rsid w:val="00C23CDC"/>
    <w:rsid w:val="00C268A1"/>
    <w:rsid w:val="00C32D6F"/>
    <w:rsid w:val="00C32FE4"/>
    <w:rsid w:val="00C33DFC"/>
    <w:rsid w:val="00C4110B"/>
    <w:rsid w:val="00C4269E"/>
    <w:rsid w:val="00C50A0E"/>
    <w:rsid w:val="00C553FD"/>
    <w:rsid w:val="00C56EF4"/>
    <w:rsid w:val="00C62034"/>
    <w:rsid w:val="00C630F1"/>
    <w:rsid w:val="00C676BD"/>
    <w:rsid w:val="00C707E7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1F66"/>
    <w:rsid w:val="00D02B15"/>
    <w:rsid w:val="00D0336E"/>
    <w:rsid w:val="00D03DE3"/>
    <w:rsid w:val="00D07FBF"/>
    <w:rsid w:val="00D11058"/>
    <w:rsid w:val="00D130AD"/>
    <w:rsid w:val="00D16E9D"/>
    <w:rsid w:val="00D1753E"/>
    <w:rsid w:val="00D22054"/>
    <w:rsid w:val="00D23EF5"/>
    <w:rsid w:val="00D25FAC"/>
    <w:rsid w:val="00D277E6"/>
    <w:rsid w:val="00D30137"/>
    <w:rsid w:val="00D32F50"/>
    <w:rsid w:val="00D33B5A"/>
    <w:rsid w:val="00D4710A"/>
    <w:rsid w:val="00D57651"/>
    <w:rsid w:val="00D63D4C"/>
    <w:rsid w:val="00D672CF"/>
    <w:rsid w:val="00D6790F"/>
    <w:rsid w:val="00D9344D"/>
    <w:rsid w:val="00DA2806"/>
    <w:rsid w:val="00DB191B"/>
    <w:rsid w:val="00DB7942"/>
    <w:rsid w:val="00DC52CC"/>
    <w:rsid w:val="00DD6F65"/>
    <w:rsid w:val="00DE05C8"/>
    <w:rsid w:val="00DE2408"/>
    <w:rsid w:val="00DE5C6B"/>
    <w:rsid w:val="00DE79EC"/>
    <w:rsid w:val="00DE7BCE"/>
    <w:rsid w:val="00DF7AF7"/>
    <w:rsid w:val="00E03E05"/>
    <w:rsid w:val="00E051D5"/>
    <w:rsid w:val="00E10870"/>
    <w:rsid w:val="00E110A8"/>
    <w:rsid w:val="00E1165D"/>
    <w:rsid w:val="00E166F1"/>
    <w:rsid w:val="00E2084D"/>
    <w:rsid w:val="00E26868"/>
    <w:rsid w:val="00E33349"/>
    <w:rsid w:val="00E370DC"/>
    <w:rsid w:val="00E40ACF"/>
    <w:rsid w:val="00E41D5F"/>
    <w:rsid w:val="00E41D79"/>
    <w:rsid w:val="00E46DBD"/>
    <w:rsid w:val="00E4704A"/>
    <w:rsid w:val="00E51AEF"/>
    <w:rsid w:val="00E5419B"/>
    <w:rsid w:val="00E62964"/>
    <w:rsid w:val="00E65431"/>
    <w:rsid w:val="00E774F9"/>
    <w:rsid w:val="00E80CDE"/>
    <w:rsid w:val="00E8557E"/>
    <w:rsid w:val="00E86327"/>
    <w:rsid w:val="00E87151"/>
    <w:rsid w:val="00E93B78"/>
    <w:rsid w:val="00E97A60"/>
    <w:rsid w:val="00EA2045"/>
    <w:rsid w:val="00EA637E"/>
    <w:rsid w:val="00EA69D0"/>
    <w:rsid w:val="00EA74E7"/>
    <w:rsid w:val="00EA7F68"/>
    <w:rsid w:val="00EB054A"/>
    <w:rsid w:val="00EB3CC3"/>
    <w:rsid w:val="00EC0977"/>
    <w:rsid w:val="00EC226F"/>
    <w:rsid w:val="00EC33B4"/>
    <w:rsid w:val="00EC62C7"/>
    <w:rsid w:val="00ED017F"/>
    <w:rsid w:val="00ED3A25"/>
    <w:rsid w:val="00ED63EE"/>
    <w:rsid w:val="00EF0C05"/>
    <w:rsid w:val="00EF3430"/>
    <w:rsid w:val="00F06905"/>
    <w:rsid w:val="00F113B3"/>
    <w:rsid w:val="00F14881"/>
    <w:rsid w:val="00F23D71"/>
    <w:rsid w:val="00F24F77"/>
    <w:rsid w:val="00F36CD5"/>
    <w:rsid w:val="00F479FB"/>
    <w:rsid w:val="00F57C7B"/>
    <w:rsid w:val="00F6010B"/>
    <w:rsid w:val="00F61AE4"/>
    <w:rsid w:val="00F63010"/>
    <w:rsid w:val="00F751D0"/>
    <w:rsid w:val="00F77255"/>
    <w:rsid w:val="00F779CE"/>
    <w:rsid w:val="00F81959"/>
    <w:rsid w:val="00F82CFB"/>
    <w:rsid w:val="00F90FC1"/>
    <w:rsid w:val="00F91DD6"/>
    <w:rsid w:val="00F9211A"/>
    <w:rsid w:val="00FA477E"/>
    <w:rsid w:val="00FB1843"/>
    <w:rsid w:val="00FB3E11"/>
    <w:rsid w:val="00FB4D59"/>
    <w:rsid w:val="00FB7220"/>
    <w:rsid w:val="00FC0FA9"/>
    <w:rsid w:val="00FC6336"/>
    <w:rsid w:val="00FD4B5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u w:val="single"/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  <w:pPrChange w:id="0" w:author="Author" w:date="2026-08-03T22:29:00Z">
        <w:pPr>
          <w:tabs>
            <w:tab w:val="center" w:pos="4320"/>
            <w:tab w:val="right" w:pos="8640"/>
          </w:tabs>
        </w:pPr>
      </w:pPrChange>
    </w:pPr>
    <w:rPr>
      <w:szCs w:val="20"/>
      <w:rPrChange w:id="0" w:author="Author" w:date="2026-08-03T22:29:00Z">
        <w:rPr>
          <w:rFonts w:ascii="Arial" w:hAnsi="Arial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link w:val="Header"/>
    <w:rsid w:val="00A330DB"/>
    <w:rPr>
      <w:sz w:val="24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rsid w:val="00EA69D0"/>
    <w:rPr>
      <w:sz w:val="24"/>
      <w:szCs w:val="24"/>
      <w:u w:val="single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72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25"/>
      </w:numPr>
      <w:spacing w:after="240"/>
      <w:jc w:val="both"/>
      <w:outlineLvl w:val="0"/>
      <w:pPrChange w:id="1" w:author="Author" w:date="2026-08-03T22:29:00Z">
        <w:pPr>
          <w:numPr>
            <w:numId w:val="25"/>
          </w:numPr>
          <w:tabs>
            <w:tab w:val="num" w:pos="360"/>
          </w:tabs>
          <w:spacing w:after="240"/>
          <w:jc w:val="both"/>
          <w:outlineLvl w:val="0"/>
        </w:pPr>
      </w:pPrChange>
    </w:pPr>
    <w:rPr>
      <w:szCs w:val="20"/>
      <w:rPrChange w:id="1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  <w:pPrChange w:id="2" w:author="Author" w:date="2026-08-03T22:29:00Z">
        <w:pPr>
          <w:numPr>
            <w:ilvl w:val="1"/>
            <w:numId w:val="25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2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  <w:pPrChange w:id="3" w:author="Author" w:date="2026-08-03T22:29:00Z">
        <w:pPr>
          <w:numPr>
            <w:ilvl w:val="2"/>
            <w:numId w:val="25"/>
          </w:numPr>
          <w:tabs>
            <w:tab w:val="num" w:pos="2160"/>
          </w:tabs>
          <w:spacing w:after="240"/>
          <w:ind w:firstLine="1440"/>
          <w:jc w:val="both"/>
          <w:outlineLvl w:val="2"/>
        </w:pPr>
      </w:pPrChange>
    </w:pPr>
    <w:rPr>
      <w:rPrChange w:id="3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  <w:pPrChange w:id="4" w:author="Author" w:date="2026-08-03T22:29:00Z">
        <w:pPr>
          <w:numPr>
            <w:ilvl w:val="3"/>
            <w:numId w:val="25"/>
          </w:numPr>
          <w:tabs>
            <w:tab w:val="num" w:pos="2880"/>
          </w:tabs>
          <w:spacing w:after="240"/>
          <w:ind w:firstLine="2160"/>
          <w:jc w:val="both"/>
          <w:outlineLvl w:val="3"/>
        </w:pPr>
      </w:pPrChange>
    </w:pPr>
    <w:rPr>
      <w:rPrChange w:id="4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  <w:pPrChange w:id="5" w:author="Author" w:date="2026-08-03T22:29:00Z">
        <w:pPr>
          <w:numPr>
            <w:ilvl w:val="4"/>
            <w:numId w:val="25"/>
          </w:numPr>
          <w:tabs>
            <w:tab w:val="num" w:pos="3600"/>
          </w:tabs>
          <w:spacing w:after="240"/>
          <w:ind w:firstLine="2880"/>
          <w:jc w:val="both"/>
          <w:outlineLvl w:val="4"/>
        </w:pPr>
      </w:pPrChange>
    </w:pPr>
    <w:rPr>
      <w:rPrChange w:id="5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  <w:pPrChange w:id="6" w:author="Author" w:date="2026-08-03T22:29:00Z">
        <w:pPr>
          <w:numPr>
            <w:ilvl w:val="5"/>
            <w:numId w:val="25"/>
          </w:numPr>
          <w:tabs>
            <w:tab w:val="num" w:pos="4320"/>
          </w:tabs>
          <w:spacing w:after="240"/>
          <w:ind w:firstLine="3600"/>
          <w:jc w:val="both"/>
          <w:outlineLvl w:val="5"/>
        </w:pPr>
      </w:pPrChange>
    </w:pPr>
    <w:rPr>
      <w:rPrChange w:id="6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  <w:pPrChange w:id="7" w:author="Author" w:date="2026-08-03T22:29:00Z">
        <w:pPr>
          <w:numPr>
            <w:ilvl w:val="6"/>
            <w:numId w:val="25"/>
          </w:numPr>
          <w:tabs>
            <w:tab w:val="num" w:pos="5040"/>
          </w:tabs>
          <w:spacing w:after="240"/>
          <w:ind w:firstLine="4320"/>
          <w:jc w:val="both"/>
          <w:outlineLvl w:val="6"/>
        </w:pPr>
      </w:pPrChange>
    </w:pPr>
    <w:rPr>
      <w:rPrChange w:id="7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  <w:pPrChange w:id="8" w:author="Author" w:date="2026-08-03T22:29:00Z">
        <w:pPr>
          <w:numPr>
            <w:ilvl w:val="7"/>
            <w:numId w:val="25"/>
          </w:numPr>
          <w:tabs>
            <w:tab w:val="num" w:pos="5760"/>
          </w:tabs>
          <w:spacing w:after="240"/>
          <w:ind w:firstLine="5040"/>
          <w:jc w:val="both"/>
          <w:outlineLvl w:val="7"/>
        </w:pPr>
      </w:pPrChange>
    </w:pPr>
    <w:rPr>
      <w:rPrChange w:id="8" w:author="Author" w:date="2026-08-03T22:29:00Z">
        <w:rPr>
          <w:sz w:val="24"/>
          <w:lang w:val="en-US" w:eastAsia="en-US" w:bidi="ar-SA"/>
        </w:rPr>
      </w:rPrChange>
    </w:r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  <w:pPrChange w:id="9" w:author="Author" w:date="2026-08-03T22:29:00Z">
        <w:pPr>
          <w:numPr>
            <w:ilvl w:val="8"/>
            <w:numId w:val="25"/>
          </w:numPr>
          <w:tabs>
            <w:tab w:val="num" w:pos="6480"/>
          </w:tabs>
          <w:spacing w:after="240"/>
          <w:ind w:firstLine="5760"/>
          <w:jc w:val="both"/>
          <w:outlineLvl w:val="8"/>
        </w:pPr>
      </w:pPrChange>
    </w:pPr>
    <w:rPr>
      <w:rPrChange w:id="9" w:author="Author" w:date="2026-08-03T22:29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2026-08-04T02:29:00Z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