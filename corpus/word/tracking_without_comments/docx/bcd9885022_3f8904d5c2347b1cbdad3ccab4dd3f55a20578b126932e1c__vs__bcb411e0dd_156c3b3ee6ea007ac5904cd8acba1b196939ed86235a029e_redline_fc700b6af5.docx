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8640" w:type="dxa"/>
        <w:tblInd w:w="108" w:type="dxa"/>
        <w:tblLayout w:type="fixed"/>
        <w:tblLook w:val="01E0" w:firstRow="1" w:lastRow="1" w:firstColumn="1" w:lastColumn="1" w:noHBand="0" w:noVBand="0"/>
      </w:tblPr>
      <w:tblGrid>
        <w:gridCol w:w="8640"/>
      </w:tblGrid>
      <w:tr w:rsidR="002B7FC8" w:rsidRPr="0003525D" w14:paraId="5A4DE250" w14:textId="77777777">
        <w:trPr>
          <w:ins w:id="8" w:author="azita zahiri" w:date="2026-09-25T21:10:00Z" w16du:dateUtc="2026-09-26T01:10:00Z"/>
        </w:trPr>
        <w:tc>
          <w:tcPr>
            <w:tcW w:w="8640" w:type="dxa"/>
          </w:tcPr>
          <w:p w14:paraId="5A4DE24F" w14:textId="0C2CB5AF" w:rsidR="002B7FC8" w:rsidRPr="00242808" w:rsidRDefault="009A5110" w:rsidP="00E36AD7">
            <w:pPr>
              <w:jc w:val="both"/>
              <w:rPr>
                <w:ins w:id="9" w:author="azita zahiri" w:date="2026-09-25T21:10:00Z" w16du:dateUtc="2026-09-26T01:10:00Z"/>
                <w:rFonts w:ascii="Arial" w:hAnsi="Arial" w:cs="Arial"/>
                <w:sz w:val="22"/>
                <w:szCs w:val="22"/>
              </w:rPr>
            </w:pPr>
            <w:ins w:id="10" w:author="azita zahiri" w:date="2026-09-25T21:10:00Z" w16du:dateUtc="2026-09-26T01:10:00Z">
              <w:r w:rsidRPr="009A5110">
                <w:rPr>
                  <w:rFonts w:ascii="Arial" w:hAnsi="Arial" w:cs="Arial"/>
                  <w:b/>
                  <w:sz w:val="22"/>
                  <w:szCs w:val="22"/>
                </w:rPr>
                <w:t>Promoting workplace safety in research on workers’ unsafe behaviours in Iran</w:t>
              </w:r>
            </w:ins>
          </w:p>
        </w:tc>
      </w:tr>
      <w:tr w:rsidR="002B7FC8" w:rsidRPr="0003525D" w14:paraId="5A4DE264" w14:textId="77777777" w:rsidTr="00D71EFE">
        <w:trPr>
          <w:trHeight w:val="7663"/>
          <w:ins w:id="11" w:author="azita zahiri" w:date="2026-09-25T21:10:00Z" w16du:dateUtc="2026-09-26T01:10:00Z"/>
        </w:trPr>
        <w:tc>
          <w:tcPr>
            <w:tcW w:w="8640" w:type="dxa"/>
          </w:tcPr>
          <w:p w14:paraId="00582CB2" w14:textId="5C7AE669" w:rsidR="009A5110" w:rsidRDefault="004B7D91" w:rsidP="00017D3D">
            <w:pPr>
              <w:jc w:val="both"/>
              <w:rPr>
                <w:ins w:id="12" w:author="azita zahiri" w:date="2026-09-25T21:10:00Z" w16du:dateUtc="2026-09-26T01:10:00Z"/>
                <w:rFonts w:ascii="Arial" w:hAnsi="Arial" w:cs="Arial"/>
                <w:b/>
                <w:sz w:val="22"/>
                <w:szCs w:val="22"/>
              </w:rPr>
            </w:pPr>
            <w:ins w:id="13" w:author="azita zahiri" w:date="2026-09-25T21:10:00Z" w16du:dateUtc="2026-09-26T01:10:00Z">
              <w:r>
                <w:rPr>
                  <w:rFonts w:ascii="Arial" w:hAnsi="Arial" w:cs="Arial"/>
                  <w:b/>
                  <w:sz w:val="22"/>
                  <w:szCs w:val="22"/>
                </w:rPr>
                <w:t>Background/Objectives</w:t>
              </w:r>
            </w:ins>
          </w:p>
          <w:p w14:paraId="71E629AD" w14:textId="77777777" w:rsidR="00017D3D" w:rsidRDefault="00017D3D" w:rsidP="00017D3D">
            <w:pPr>
              <w:jc w:val="both"/>
              <w:rPr>
                <w:ins w:id="14" w:author="azita zahiri" w:date="2026-09-25T21:10:00Z" w16du:dateUtc="2026-09-26T01:10:00Z"/>
                <w:rFonts w:ascii="Arial" w:hAnsi="Arial" w:cs="Arial"/>
                <w:b/>
                <w:sz w:val="22"/>
                <w:szCs w:val="22"/>
              </w:rPr>
            </w:pPr>
          </w:p>
          <w:p w14:paraId="5A4DE256" w14:textId="1DDBA109" w:rsidR="00DA7A71" w:rsidRDefault="00445D79" w:rsidP="00E36AD7">
            <w:pPr>
              <w:jc w:val="both"/>
              <w:rPr>
                <w:ins w:id="15" w:author="azita zahiri" w:date="2026-09-25T21:10:00Z" w16du:dateUtc="2026-09-26T01:10:00Z"/>
                <w:rFonts w:ascii="Arial" w:hAnsi="Arial" w:cs="Arial"/>
                <w:sz w:val="22"/>
                <w:szCs w:val="22"/>
              </w:rPr>
            </w:pPr>
            <w:ins w:id="16" w:author="azita zahiri" w:date="2026-09-25T21:10:00Z" w16du:dateUtc="2026-09-26T01:10:00Z">
              <w:r w:rsidRPr="00445D79">
                <w:rPr>
                  <w:rFonts w:ascii="Arial" w:hAnsi="Arial" w:cs="Arial"/>
                  <w:sz w:val="22"/>
                  <w:szCs w:val="22"/>
                </w:rPr>
                <w:t>Accidents and injuries have been a regular occurrence in the petrochemical industries, because of the particular conditions dependent on its nature, over the last decade. Major occupational accidents that occur in this industry frequently result in significant financial and social losses. In this context, workers’ unsafe behaviours are the main causes of work-related accidents and injuries. The first step to promote safe behaviours and reduce accidents and losses in petrochemical industries is identification of the influencing factors associated with workers’ unsafe behaviours. The aim of this study was to (a) explore participants’ perceptions of workplace safety; and (b) to identify the factors that impede safe behaviours by workers.</w:t>
              </w:r>
            </w:ins>
          </w:p>
          <w:p w14:paraId="5A4DE257" w14:textId="77777777" w:rsidR="00DA7A71" w:rsidRDefault="00DA7A71" w:rsidP="00E36AD7">
            <w:pPr>
              <w:jc w:val="both"/>
              <w:rPr>
                <w:ins w:id="17" w:author="azita zahiri" w:date="2026-09-25T21:10:00Z" w16du:dateUtc="2026-09-26T01:10:00Z"/>
                <w:rFonts w:ascii="Arial" w:hAnsi="Arial" w:cs="Arial"/>
                <w:sz w:val="22"/>
                <w:szCs w:val="22"/>
              </w:rPr>
            </w:pPr>
          </w:p>
          <w:p w14:paraId="5A4DE258" w14:textId="5C68803A" w:rsidR="00DA7A71" w:rsidRDefault="004B7D91" w:rsidP="00E36AD7">
            <w:pPr>
              <w:jc w:val="both"/>
              <w:rPr>
                <w:ins w:id="18" w:author="azita zahiri" w:date="2026-09-25T21:10:00Z" w16du:dateUtc="2026-09-26T01:10:00Z"/>
                <w:rFonts w:ascii="Arial" w:hAnsi="Arial" w:cs="Arial"/>
                <w:b/>
                <w:sz w:val="22"/>
                <w:szCs w:val="22"/>
              </w:rPr>
            </w:pPr>
            <w:ins w:id="19" w:author="azita zahiri" w:date="2026-09-25T21:10:00Z" w16du:dateUtc="2026-09-26T01:10:00Z">
              <w:r>
                <w:rPr>
                  <w:rFonts w:ascii="Arial" w:hAnsi="Arial" w:cs="Arial"/>
                  <w:b/>
                  <w:sz w:val="22"/>
                  <w:szCs w:val="22"/>
                </w:rPr>
                <w:t>Methods</w:t>
              </w:r>
            </w:ins>
          </w:p>
          <w:p w14:paraId="5A4DE25A" w14:textId="77777777" w:rsidR="00DA7A71" w:rsidRDefault="00DA7A71" w:rsidP="00E36AD7">
            <w:pPr>
              <w:jc w:val="both"/>
              <w:rPr>
                <w:ins w:id="20" w:author="azita zahiri" w:date="2026-09-25T21:10:00Z" w16du:dateUtc="2026-09-26T01:10:00Z"/>
                <w:rFonts w:ascii="Arial" w:hAnsi="Arial" w:cs="Arial"/>
                <w:b/>
                <w:sz w:val="22"/>
                <w:szCs w:val="22"/>
              </w:rPr>
            </w:pPr>
          </w:p>
          <w:p w14:paraId="5A4DE25B" w14:textId="0A1FB42D" w:rsidR="00DA7A71" w:rsidRPr="005276D0" w:rsidRDefault="00445D79" w:rsidP="005276D0">
            <w:pPr>
              <w:jc w:val="both"/>
              <w:rPr>
                <w:ins w:id="21" w:author="azita zahiri" w:date="2026-09-25T21:10:00Z" w16du:dateUtc="2026-09-26T01:10:00Z"/>
                <w:rFonts w:ascii="Arial" w:hAnsi="Arial" w:cs="Arial"/>
                <w:sz w:val="22"/>
                <w:szCs w:val="22"/>
              </w:rPr>
            </w:pPr>
            <w:ins w:id="22" w:author="azita zahiri" w:date="2026-09-25T21:10:00Z" w16du:dateUtc="2026-09-26T01:10:00Z">
              <w:r w:rsidRPr="00445D79">
                <w:rPr>
                  <w:rFonts w:ascii="Arial" w:hAnsi="Arial" w:cs="Arial"/>
                  <w:sz w:val="22"/>
                  <w:szCs w:val="22"/>
                </w:rPr>
                <w:t>A</w:t>
              </w:r>
              <w:r w:rsidR="005276D0">
                <w:rPr>
                  <w:rFonts w:ascii="Arial" w:hAnsi="Arial" w:cs="Arial"/>
                  <w:sz w:val="22"/>
                  <w:szCs w:val="22"/>
                </w:rPr>
                <w:t xml:space="preserve"> </w:t>
              </w:r>
              <w:r w:rsidRPr="00445D79">
                <w:rPr>
                  <w:rFonts w:ascii="Arial" w:hAnsi="Arial" w:cs="Arial"/>
                  <w:sz w:val="22"/>
                  <w:szCs w:val="22"/>
                </w:rPr>
                <w:t>qualitative study was conducted and reported according to analysis steps as described by Graneheim and Lundman for qualitative research. Eighteen participants were recruited using purposive and snowball sampling techniques, from petrochemical industry in Iran. Individual face-to-face semi-structured interviews were conducted to gain in-depth understanding of factors acting as a barrier for workers' safe behaviours and transcribed in Persian and then translated into English. Conventional content analysis was performed.</w:t>
              </w:r>
            </w:ins>
          </w:p>
          <w:p w14:paraId="5A4DE25C" w14:textId="77777777" w:rsidR="00DA7A71" w:rsidRDefault="00DA7A71" w:rsidP="00E36AD7">
            <w:pPr>
              <w:jc w:val="both"/>
              <w:rPr>
                <w:ins w:id="23" w:author="azita zahiri" w:date="2026-09-25T21:10:00Z" w16du:dateUtc="2026-09-26T01:10:00Z"/>
                <w:rFonts w:ascii="Arial" w:hAnsi="Arial" w:cs="Arial"/>
                <w:b/>
                <w:sz w:val="22"/>
                <w:szCs w:val="22"/>
              </w:rPr>
            </w:pPr>
          </w:p>
          <w:p w14:paraId="5A4DE25D" w14:textId="6252EBE7" w:rsidR="00DA7A71" w:rsidRDefault="004B7D91" w:rsidP="00E36AD7">
            <w:pPr>
              <w:jc w:val="both"/>
              <w:rPr>
                <w:ins w:id="24" w:author="azita zahiri" w:date="2026-09-25T21:10:00Z" w16du:dateUtc="2026-09-26T01:10:00Z"/>
                <w:rFonts w:ascii="Arial" w:hAnsi="Arial" w:cs="Arial"/>
                <w:b/>
                <w:sz w:val="22"/>
                <w:szCs w:val="22"/>
              </w:rPr>
            </w:pPr>
            <w:ins w:id="25" w:author="azita zahiri" w:date="2026-09-25T21:10:00Z" w16du:dateUtc="2026-09-26T01:10:00Z">
              <w:r>
                <w:rPr>
                  <w:rFonts w:ascii="Arial" w:hAnsi="Arial" w:cs="Arial"/>
                  <w:b/>
                  <w:sz w:val="22"/>
                  <w:szCs w:val="22"/>
                </w:rPr>
                <w:t>Results</w:t>
              </w:r>
            </w:ins>
          </w:p>
          <w:p w14:paraId="2230F09C" w14:textId="4A8B5588" w:rsidR="004B7D91" w:rsidRDefault="004B7D91" w:rsidP="00E36AD7">
            <w:pPr>
              <w:jc w:val="both"/>
              <w:rPr>
                <w:ins w:id="26" w:author="azita zahiri" w:date="2026-09-25T21:10:00Z" w16du:dateUtc="2026-09-26T01:10:00Z"/>
                <w:rFonts w:ascii="Arial" w:hAnsi="Arial" w:cs="Arial"/>
                <w:b/>
                <w:sz w:val="22"/>
                <w:szCs w:val="22"/>
              </w:rPr>
            </w:pPr>
          </w:p>
          <w:p w14:paraId="089DEF63" w14:textId="1C193B8E" w:rsidR="004B7D91" w:rsidRDefault="00445D79" w:rsidP="00445D79">
            <w:pPr>
              <w:jc w:val="both"/>
              <w:rPr>
                <w:ins w:id="27" w:author="azita zahiri" w:date="2026-09-25T21:10:00Z" w16du:dateUtc="2026-09-26T01:10:00Z"/>
                <w:rFonts w:asciiTheme="minorBidi" w:hAnsiTheme="minorBidi" w:cstheme="minorBidi"/>
                <w:sz w:val="22"/>
                <w:szCs w:val="22"/>
              </w:rPr>
            </w:pPr>
            <w:ins w:id="28" w:author="azita zahiri" w:date="2026-09-25T21:10:00Z" w16du:dateUtc="2026-09-26T01:10:00Z">
              <w:r w:rsidRPr="001B40FF">
                <w:rPr>
                  <w:rFonts w:asciiTheme="minorBidi" w:hAnsiTheme="minorBidi" w:cstheme="minorBidi"/>
                  <w:sz w:val="22"/>
                  <w:szCs w:val="22"/>
                </w:rPr>
                <w:t xml:space="preserve">Main themes emerging from the interviews were: (i) poor direct safety management and supervision; (ii) unsafe workplace conditions; (iii) workers' perceptions, skills and training; and (iv) broader organisational factors. They give insights into the effective measures which managers can implement to improve safe behaviours. </w:t>
              </w:r>
            </w:ins>
          </w:p>
          <w:p w14:paraId="0F0E88DD" w14:textId="77777777" w:rsidR="00445D79" w:rsidRDefault="00445D79" w:rsidP="00445D79">
            <w:pPr>
              <w:jc w:val="both"/>
              <w:rPr>
                <w:ins w:id="29" w:author="azita zahiri" w:date="2026-09-25T21:10:00Z" w16du:dateUtc="2026-09-26T01:10:00Z"/>
                <w:rFonts w:ascii="Arial" w:hAnsi="Arial" w:cs="Arial"/>
                <w:b/>
                <w:sz w:val="22"/>
                <w:szCs w:val="22"/>
              </w:rPr>
            </w:pPr>
          </w:p>
          <w:p w14:paraId="3AD6967B" w14:textId="48C9C656" w:rsidR="004B7D91" w:rsidRDefault="004B7D91" w:rsidP="00E36AD7">
            <w:pPr>
              <w:jc w:val="both"/>
              <w:rPr>
                <w:ins w:id="30" w:author="azita zahiri" w:date="2026-09-25T21:10:00Z" w16du:dateUtc="2026-09-26T01:10:00Z"/>
                <w:rFonts w:ascii="Arial" w:hAnsi="Arial" w:cs="Arial"/>
                <w:b/>
                <w:sz w:val="22"/>
                <w:szCs w:val="22"/>
              </w:rPr>
            </w:pPr>
            <w:ins w:id="31" w:author="azita zahiri" w:date="2026-09-25T21:10:00Z" w16du:dateUtc="2026-09-26T01:10:00Z">
              <w:r>
                <w:rPr>
                  <w:rFonts w:ascii="Arial" w:hAnsi="Arial" w:cs="Arial"/>
                  <w:b/>
                  <w:sz w:val="22"/>
                  <w:szCs w:val="22"/>
                </w:rPr>
                <w:t>Discussion</w:t>
              </w:r>
            </w:ins>
          </w:p>
          <w:p w14:paraId="7FCAB6EB" w14:textId="77777777" w:rsidR="006337AF" w:rsidRDefault="006337AF" w:rsidP="00E36AD7">
            <w:pPr>
              <w:jc w:val="both"/>
              <w:rPr>
                <w:ins w:id="32" w:author="azita zahiri" w:date="2026-09-25T21:10:00Z" w16du:dateUtc="2026-09-26T01:10:00Z"/>
                <w:rFonts w:ascii="Arial" w:hAnsi="Arial" w:cs="Arial"/>
                <w:b/>
                <w:sz w:val="22"/>
                <w:szCs w:val="22"/>
              </w:rPr>
            </w:pPr>
          </w:p>
          <w:p w14:paraId="702B50DB" w14:textId="77777777" w:rsidR="006337AF" w:rsidRPr="006337AF" w:rsidRDefault="006337AF" w:rsidP="006337AF">
            <w:pPr>
              <w:jc w:val="both"/>
              <w:rPr>
                <w:ins w:id="33" w:author="azita zahiri" w:date="2026-09-25T21:10:00Z" w16du:dateUtc="2026-09-26T01:10:00Z"/>
                <w:rFonts w:asciiTheme="minorBidi" w:hAnsiTheme="minorBidi" w:cstheme="minorBidi"/>
                <w:sz w:val="22"/>
                <w:szCs w:val="22"/>
              </w:rPr>
            </w:pPr>
            <w:ins w:id="34" w:author="azita zahiri" w:date="2026-09-25T21:10:00Z" w16du:dateUtc="2026-09-26T01:10:00Z">
              <w:r w:rsidRPr="006337AF">
                <w:rPr>
                  <w:rFonts w:asciiTheme="minorBidi" w:hAnsiTheme="minorBidi" w:cstheme="minorBidi"/>
                  <w:sz w:val="22"/>
                  <w:szCs w:val="22"/>
                </w:rPr>
                <w:t>These measures can eliminate the risk of work accidents and improve safety in other parts of the world where these are issues for workers.</w:t>
              </w:r>
            </w:ins>
          </w:p>
          <w:p w14:paraId="24B8CD62" w14:textId="60ABE0DF" w:rsidR="004B7D91" w:rsidRDefault="004B7D91" w:rsidP="00E36AD7">
            <w:pPr>
              <w:jc w:val="both"/>
              <w:rPr>
                <w:ins w:id="35" w:author="azita zahiri" w:date="2026-09-25T21:10:00Z" w16du:dateUtc="2026-09-26T01:10:00Z"/>
                <w:rFonts w:ascii="Arial" w:hAnsi="Arial" w:cs="Arial"/>
                <w:b/>
                <w:sz w:val="22"/>
                <w:szCs w:val="22"/>
              </w:rPr>
            </w:pPr>
          </w:p>
          <w:p w14:paraId="3CDEB4A9" w14:textId="5B83C8DE" w:rsidR="004B7D91" w:rsidRDefault="004B7D91" w:rsidP="00E36AD7">
            <w:pPr>
              <w:jc w:val="both"/>
              <w:rPr>
                <w:ins w:id="36" w:author="azita zahiri" w:date="2026-09-25T21:10:00Z" w16du:dateUtc="2026-09-26T01:10:00Z"/>
                <w:rFonts w:ascii="Arial" w:hAnsi="Arial" w:cs="Arial"/>
                <w:b/>
                <w:sz w:val="22"/>
                <w:szCs w:val="22"/>
              </w:rPr>
            </w:pPr>
            <w:ins w:id="37" w:author="azita zahiri" w:date="2026-09-25T21:10:00Z" w16du:dateUtc="2026-09-26T01:10:00Z">
              <w:r>
                <w:rPr>
                  <w:rFonts w:ascii="Arial" w:hAnsi="Arial" w:cs="Arial"/>
                  <w:b/>
                  <w:sz w:val="22"/>
                  <w:szCs w:val="22"/>
                </w:rPr>
                <w:t>Keywords</w:t>
              </w:r>
            </w:ins>
          </w:p>
          <w:p w14:paraId="5A4DE260" w14:textId="04384C95" w:rsidR="00DA7A71" w:rsidRDefault="00DA7A71" w:rsidP="00E36AD7">
            <w:pPr>
              <w:jc w:val="both"/>
              <w:rPr>
                <w:ins w:id="38" w:author="azita zahiri" w:date="2026-09-25T21:10:00Z" w16du:dateUtc="2026-09-26T01:10:00Z"/>
                <w:rFonts w:ascii="Arial" w:hAnsi="Arial" w:cs="Arial"/>
                <w:b/>
                <w:sz w:val="22"/>
                <w:szCs w:val="22"/>
              </w:rPr>
            </w:pPr>
          </w:p>
          <w:p w14:paraId="6E8F3E1B" w14:textId="395D8C4E" w:rsidR="006337AF" w:rsidRPr="006337AF" w:rsidRDefault="006337AF" w:rsidP="006337AF">
            <w:pPr>
              <w:spacing w:after="200"/>
              <w:jc w:val="both"/>
              <w:rPr>
                <w:ins w:id="39" w:author="azita zahiri" w:date="2026-09-25T21:10:00Z" w16du:dateUtc="2026-09-26T01:10:00Z"/>
                <w:rFonts w:asciiTheme="minorBidi" w:eastAsiaTheme="minorHAnsi" w:hAnsiTheme="minorBidi" w:cstheme="minorBidi"/>
                <w:sz w:val="22"/>
                <w:szCs w:val="22"/>
                <w:lang w:val="en-US"/>
              </w:rPr>
            </w:pPr>
            <w:ins w:id="40" w:author="azita zahiri" w:date="2026-09-25T21:10:00Z" w16du:dateUtc="2026-09-26T01:10:00Z">
              <w:r>
                <w:rPr>
                  <w:rFonts w:asciiTheme="minorBidi" w:eastAsiaTheme="minorHAnsi" w:hAnsiTheme="minorBidi" w:cstheme="minorBidi"/>
                  <w:sz w:val="22"/>
                  <w:szCs w:val="22"/>
                  <w:lang w:val="en"/>
                </w:rPr>
                <w:t>Uns</w:t>
              </w:r>
              <w:r w:rsidRPr="006337AF">
                <w:rPr>
                  <w:rFonts w:asciiTheme="minorBidi" w:eastAsiaTheme="minorHAnsi" w:hAnsiTheme="minorBidi" w:cstheme="minorBidi"/>
                  <w:sz w:val="22"/>
                  <w:szCs w:val="22"/>
                  <w:lang w:val="en"/>
                </w:rPr>
                <w:t>afe</w:t>
              </w:r>
              <w:r w:rsidR="005276D0">
                <w:rPr>
                  <w:rFonts w:asciiTheme="minorBidi" w:eastAsiaTheme="minorHAnsi" w:hAnsiTheme="minorBidi" w:cstheme="minorBidi"/>
                  <w:sz w:val="22"/>
                  <w:szCs w:val="22"/>
                  <w:lang w:val="en"/>
                </w:rPr>
                <w:t xml:space="preserve"> </w:t>
              </w:r>
              <w:r w:rsidRPr="006337AF">
                <w:rPr>
                  <w:rFonts w:asciiTheme="minorBidi" w:eastAsiaTheme="minorHAnsi" w:hAnsiTheme="minorBidi" w:cstheme="minorBidi"/>
                  <w:sz w:val="22"/>
                  <w:szCs w:val="22"/>
                  <w:lang w:val="en"/>
                </w:rPr>
                <w:t xml:space="preserve">behaviours, Workplace </w:t>
              </w:r>
              <w:r>
                <w:rPr>
                  <w:rFonts w:asciiTheme="minorBidi" w:eastAsiaTheme="minorHAnsi" w:hAnsiTheme="minorBidi" w:cstheme="minorBidi"/>
                  <w:sz w:val="22"/>
                  <w:szCs w:val="22"/>
                  <w:lang w:val="en"/>
                </w:rPr>
                <w:t>safety</w:t>
              </w:r>
              <w:r w:rsidRPr="006337AF">
                <w:rPr>
                  <w:rFonts w:asciiTheme="minorBidi" w:eastAsiaTheme="minorHAnsi" w:hAnsiTheme="minorBidi" w:cstheme="minorBidi"/>
                  <w:sz w:val="22"/>
                  <w:szCs w:val="22"/>
                  <w:lang w:val="en"/>
                </w:rPr>
                <w:t>, Petrochemical industry, Workers</w:t>
              </w:r>
            </w:ins>
          </w:p>
          <w:p w14:paraId="6D854E6E" w14:textId="77777777" w:rsidR="00234EAA" w:rsidRDefault="00234EAA" w:rsidP="00E36AD7">
            <w:pPr>
              <w:jc w:val="both"/>
              <w:rPr>
                <w:ins w:id="41" w:author="azita zahiri" w:date="2026-09-25T21:10:00Z" w16du:dateUtc="2026-09-26T01:10:00Z"/>
                <w:rFonts w:ascii="Arial" w:hAnsi="Arial" w:cs="Arial"/>
                <w:b/>
                <w:sz w:val="22"/>
                <w:szCs w:val="22"/>
              </w:rPr>
            </w:pPr>
          </w:p>
          <w:p w14:paraId="5A4DE261" w14:textId="675A1840" w:rsidR="00DA7A71" w:rsidRDefault="00DA7A71" w:rsidP="00E36AD7">
            <w:pPr>
              <w:jc w:val="both"/>
              <w:rPr>
                <w:ins w:id="42" w:author="azita zahiri" w:date="2026-09-25T21:10:00Z" w16du:dateUtc="2026-09-26T01:10:00Z"/>
                <w:rFonts w:ascii="Arial" w:hAnsi="Arial" w:cs="Arial"/>
                <w:b/>
                <w:sz w:val="22"/>
                <w:szCs w:val="22"/>
              </w:rPr>
            </w:pPr>
          </w:p>
          <w:p w14:paraId="5A4DE262" w14:textId="76239C87" w:rsidR="00DA7A71" w:rsidRDefault="00DA7A71" w:rsidP="00E36AD7">
            <w:pPr>
              <w:jc w:val="both"/>
              <w:rPr>
                <w:ins w:id="43" w:author="azita zahiri" w:date="2026-09-25T21:10:00Z" w16du:dateUtc="2026-09-26T01:10:00Z"/>
                <w:rFonts w:ascii="Arial" w:hAnsi="Arial" w:cs="Arial"/>
                <w:b/>
                <w:sz w:val="22"/>
                <w:szCs w:val="22"/>
              </w:rPr>
            </w:pPr>
          </w:p>
          <w:p w14:paraId="5A4DE263" w14:textId="3A181901" w:rsidR="00DA7A71" w:rsidRPr="00DA7A71" w:rsidRDefault="00DA7A71" w:rsidP="00E36AD7">
            <w:pPr>
              <w:jc w:val="both"/>
              <w:rPr>
                <w:ins w:id="44" w:author="azita zahiri" w:date="2026-09-25T21:10:00Z" w16du:dateUtc="2026-09-26T01:10:00Z"/>
                <w:rFonts w:ascii="Arial" w:hAnsi="Arial" w:cs="Arial"/>
                <w:bCs/>
                <w:sz w:val="22"/>
                <w:szCs w:val="22"/>
              </w:rPr>
            </w:pPr>
          </w:p>
        </w:tc>
      </w:tr>
    </w:tbl>
    <w:p w14:paraId="1BDC28A4" w14:textId="1137BCCD" w:rsidR="00C23E11" w:rsidRDefault="00974761">
      <w:pPr>
        <w:rPr>
          <w:del w:id="45" w:author="azita zahiri" w:date="2026-09-25T21:10:00Z" w16du:dateUtc="2026-09-26T01:10:00Z"/>
        </w:rPr>
      </w:pPr>
      <w:del w:id="46" w:author="azita zahiri" w:date="2026-09-25T21:10:00Z" w16du:dateUtc="2026-09-26T01:10:00Z">
        <w:r>
          <w:rPr>
            <w:noProof/>
          </w:rPr>
          <w:lastRenderedPageBreak/>
          <w:drawing>
            <wp:inline distT="0" distB="0" distL="0" distR="0" wp14:anchorId="637DF4D8" wp14:editId="26DB1AB8">
              <wp:extent cx="5760720" cy="2668905"/>
              <wp:effectExtent l="0" t="0" r="0" b="0"/>
              <wp:docPr id="1" name="Bildobjekt 1" descr="En bild som visar linje, text, Graf,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descr="En bild som visar linje, text, Graf, skärmbild&#10;&#10;Automatiskt genererad beskrivning"/>
                      <pic:cNvPicPr/>
                    </pic:nvPicPr>
                    <pic:blipFill>
                      <a:blip r:embed="rId7">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del>
    </w:p>
    <w:p w14:paraId="2252CD28" w14:textId="71D4D96A" w:rsidR="00974761" w:rsidRPr="001B4858" w:rsidRDefault="001B4858">
      <w:pPr>
        <w:rPr>
          <w:del w:id="47" w:author="azita zahiri" w:date="2026-09-25T21:10:00Z" w16du:dateUtc="2026-09-26T01:10:00Z"/>
          <w:b/>
          <w:bCs/>
        </w:rPr>
      </w:pPr>
      <w:del w:id="48" w:author="azita zahiri" w:date="2026-09-25T21:10:00Z" w16du:dateUtc="2026-09-26T01:10:00Z">
        <w:r w:rsidRPr="001B4858">
          <w:rPr>
            <w:b/>
            <w:bCs/>
          </w:rPr>
          <w:delText>Fig</w:delText>
        </w:r>
        <w:r w:rsidR="00974761" w:rsidRPr="001B4858">
          <w:rPr>
            <w:b/>
            <w:bCs/>
          </w:rPr>
          <w:delText xml:space="preserve"> 1. The item characteristic curve of item CI4 (</w:delText>
        </w:r>
        <w:r w:rsidR="00974761" w:rsidRPr="001B4858">
          <w:rPr>
            <w:b/>
            <w:bCs/>
            <w:i/>
            <w:iCs/>
          </w:rPr>
          <w:delText>When I’m working, I have trouble concentrating</w:delText>
        </w:r>
        <w:r w:rsidR="00974761" w:rsidRPr="001B4858">
          <w:rPr>
            <w:b/>
            <w:bCs/>
          </w:rPr>
          <w:delText>) for younger (up to median age of 42) and older (over median age of 42) participant</w:delText>
        </w:r>
        <w:r w:rsidR="00FD2FB5" w:rsidRPr="001B4858">
          <w:rPr>
            <w:b/>
            <w:bCs/>
          </w:rPr>
          <w:delText>s</w:delText>
        </w:r>
        <w:r w:rsidR="00974761" w:rsidRPr="001B4858">
          <w:rPr>
            <w:b/>
            <w:bCs/>
          </w:rPr>
          <w:delText xml:space="preserve"> in a sample from Austria (n=1054).</w:delText>
        </w:r>
      </w:del>
    </w:p>
    <w:p w14:paraId="1A471E2A" w14:textId="4585BE8A" w:rsidR="00CB02C9" w:rsidRDefault="00CB02C9">
      <w:pPr>
        <w:rPr>
          <w:del w:id="49" w:author="azita zahiri" w:date="2026-09-25T21:10:00Z" w16du:dateUtc="2026-09-26T01:10:00Z"/>
        </w:rPr>
      </w:pPr>
      <w:del w:id="50" w:author="azita zahiri" w:date="2026-09-25T21:10:00Z" w16du:dateUtc="2026-09-26T01:10:00Z">
        <w:r>
          <w:br w:type="page"/>
        </w:r>
      </w:del>
    </w:p>
    <w:p w14:paraId="36EB9E62" w14:textId="77777777" w:rsidR="00CB02C9" w:rsidRDefault="00CB02C9">
      <w:pPr>
        <w:rPr>
          <w:del w:id="51" w:author="azita zahiri" w:date="2026-09-25T21:10:00Z" w16du:dateUtc="2026-09-26T01:10:00Z"/>
        </w:rPr>
      </w:pPr>
    </w:p>
    <w:p w14:paraId="4AB6AFD4" w14:textId="773DDC15" w:rsidR="00CB02C9" w:rsidRDefault="00CB02C9">
      <w:pPr>
        <w:rPr>
          <w:del w:id="52" w:author="azita zahiri" w:date="2026-09-25T21:10:00Z" w16du:dateUtc="2026-09-26T01:10:00Z"/>
        </w:rPr>
      </w:pPr>
      <w:del w:id="53" w:author="azita zahiri" w:date="2026-09-25T21:10:00Z" w16du:dateUtc="2026-09-26T01:10:00Z">
        <w:r>
          <w:rPr>
            <w:noProof/>
          </w:rPr>
          <w:drawing>
            <wp:inline distT="0" distB="0" distL="0" distR="0" wp14:anchorId="7C90C998" wp14:editId="22A6E221">
              <wp:extent cx="5760720" cy="2668905"/>
              <wp:effectExtent l="0" t="0" r="0" b="0"/>
              <wp:docPr id="2" name="Bildobjekt 2" descr="En bild som visar linje, text, Graf,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objekt 2" descr="En bild som visar linje, text, Graf, skärmbild&#10;&#10;Automatiskt genererad beskrivning"/>
                      <pic:cNvPicPr/>
                    </pic:nvPicPr>
                    <pic:blipFill>
                      <a:blip r:embed="rId8">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del>
    </w:p>
    <w:p w14:paraId="723525DE" w14:textId="32EE55AC" w:rsidR="00CB02C9" w:rsidRPr="001B4858" w:rsidRDefault="001B4858" w:rsidP="00CB02C9">
      <w:pPr>
        <w:rPr>
          <w:del w:id="54" w:author="azita zahiri" w:date="2026-09-25T21:10:00Z" w16du:dateUtc="2026-09-26T01:10:00Z"/>
          <w:b/>
          <w:bCs/>
        </w:rPr>
      </w:pPr>
      <w:del w:id="55" w:author="azita zahiri" w:date="2026-09-25T21:10:00Z" w16du:dateUtc="2026-09-26T01:10:00Z">
        <w:r w:rsidRPr="001B4858">
          <w:rPr>
            <w:b/>
            <w:bCs/>
          </w:rPr>
          <w:delText>Fig</w:delText>
        </w:r>
        <w:r w:rsidR="00CB02C9" w:rsidRPr="001B4858">
          <w:rPr>
            <w:b/>
            <w:bCs/>
          </w:rPr>
          <w:delText xml:space="preserve"> 2. The item characteristic curve of item CI4 (</w:delText>
        </w:r>
        <w:r w:rsidR="00CB02C9" w:rsidRPr="001B4858">
          <w:rPr>
            <w:b/>
            <w:bCs/>
            <w:i/>
            <w:iCs/>
          </w:rPr>
          <w:delText>When I’m working, I have trouble concentrating</w:delText>
        </w:r>
        <w:r w:rsidR="00CB02C9" w:rsidRPr="001B4858">
          <w:rPr>
            <w:b/>
            <w:bCs/>
          </w:rPr>
          <w:delText>) for younger (up to median age of 42) and older (over median age of 42) participant</w:delText>
        </w:r>
        <w:r w:rsidR="00FD2FB5" w:rsidRPr="001B4858">
          <w:rPr>
            <w:b/>
            <w:bCs/>
          </w:rPr>
          <w:delText>s</w:delText>
        </w:r>
        <w:r w:rsidR="00CB02C9" w:rsidRPr="001B4858">
          <w:rPr>
            <w:b/>
            <w:bCs/>
          </w:rPr>
          <w:delText xml:space="preserve"> in a sample from Germany (n=1073).</w:delText>
        </w:r>
      </w:del>
    </w:p>
    <w:p w14:paraId="354349FF" w14:textId="3D6C6236" w:rsidR="00CB02C9" w:rsidRDefault="00CB02C9">
      <w:pPr>
        <w:rPr>
          <w:del w:id="56" w:author="azita zahiri" w:date="2026-09-25T21:10:00Z" w16du:dateUtc="2026-09-26T01:10:00Z"/>
        </w:rPr>
      </w:pPr>
      <w:del w:id="57" w:author="azita zahiri" w:date="2026-09-25T21:10:00Z" w16du:dateUtc="2026-09-26T01:10:00Z">
        <w:r>
          <w:br w:type="page"/>
        </w:r>
      </w:del>
    </w:p>
    <w:p w14:paraId="0200889D" w14:textId="77777777" w:rsidR="00CB02C9" w:rsidRDefault="00CB02C9" w:rsidP="00CB02C9">
      <w:pPr>
        <w:rPr>
          <w:del w:id="58" w:author="azita zahiri" w:date="2026-09-25T21:10:00Z" w16du:dateUtc="2026-09-26T01:10:00Z"/>
        </w:rPr>
      </w:pPr>
    </w:p>
    <w:p w14:paraId="05412C74" w14:textId="00AC0B7C" w:rsidR="00CB02C9" w:rsidRDefault="00CB02C9" w:rsidP="00CB02C9">
      <w:pPr>
        <w:rPr>
          <w:del w:id="59" w:author="azita zahiri" w:date="2026-09-25T21:10:00Z" w16du:dateUtc="2026-09-26T01:10:00Z"/>
        </w:rPr>
      </w:pPr>
      <w:del w:id="60" w:author="azita zahiri" w:date="2026-09-25T21:10:00Z" w16du:dateUtc="2026-09-26T01:10:00Z">
        <w:r>
          <w:rPr>
            <w:noProof/>
          </w:rPr>
          <w:drawing>
            <wp:inline distT="0" distB="0" distL="0" distR="0" wp14:anchorId="63414460" wp14:editId="6C3A8929">
              <wp:extent cx="5760720" cy="2668905"/>
              <wp:effectExtent l="0" t="0" r="0" b="0"/>
              <wp:docPr id="3" name="Bildobjekt 3" descr="En bild som visar linje, text, Graf,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descr="En bild som visar linje, text, Graf, diagram&#10;&#10;Automatiskt genererad beskrivning"/>
                      <pic:cNvPicPr/>
                    </pic:nvPicPr>
                    <pic:blipFill>
                      <a:blip r:embed="rId9">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del>
    </w:p>
    <w:p w14:paraId="1B311881" w14:textId="0C73507D" w:rsidR="00CB02C9" w:rsidRPr="001B4858" w:rsidRDefault="001B4858">
      <w:pPr>
        <w:rPr>
          <w:del w:id="61" w:author="azita zahiri" w:date="2026-09-25T21:10:00Z" w16du:dateUtc="2026-09-26T01:10:00Z"/>
          <w:b/>
          <w:bCs/>
        </w:rPr>
      </w:pPr>
      <w:del w:id="62" w:author="azita zahiri" w:date="2026-09-25T21:10:00Z" w16du:dateUtc="2026-09-26T01:10:00Z">
        <w:r w:rsidRPr="001B4858">
          <w:rPr>
            <w:b/>
            <w:bCs/>
          </w:rPr>
          <w:delText>Fig</w:delText>
        </w:r>
        <w:r w:rsidR="00CB02C9" w:rsidRPr="001B4858">
          <w:rPr>
            <w:b/>
            <w:bCs/>
          </w:rPr>
          <w:delText xml:space="preserve"> 3. The item characteristic curve of item MD1 (I struggle to find any enthusiasm for my work) for women and men in a sample from Germany (n=1073).</w:delText>
        </w:r>
      </w:del>
    </w:p>
    <w:p w14:paraId="55E1B5FC" w14:textId="4F0F679A" w:rsidR="003E2394" w:rsidRDefault="003E2394">
      <w:pPr>
        <w:rPr>
          <w:del w:id="63" w:author="azita zahiri" w:date="2026-09-25T21:10:00Z" w16du:dateUtc="2026-09-26T01:10:00Z"/>
        </w:rPr>
      </w:pPr>
      <w:del w:id="64" w:author="azita zahiri" w:date="2026-09-25T21:10:00Z" w16du:dateUtc="2026-09-26T01:10:00Z">
        <w:r>
          <w:br w:type="page"/>
        </w:r>
      </w:del>
    </w:p>
    <w:p w14:paraId="1D065DBB" w14:textId="5636DDB0" w:rsidR="003E2394" w:rsidRDefault="002C4374">
      <w:pPr>
        <w:rPr>
          <w:del w:id="65" w:author="azita zahiri" w:date="2026-09-25T21:10:00Z" w16du:dateUtc="2026-09-26T01:10:00Z"/>
        </w:rPr>
      </w:pPr>
      <w:del w:id="66" w:author="azita zahiri" w:date="2026-09-25T21:10:00Z" w16du:dateUtc="2026-09-26T01:10:00Z">
        <w:r>
          <w:rPr>
            <w:noProof/>
          </w:rPr>
          <w:drawing>
            <wp:inline distT="0" distB="0" distL="0" distR="0" wp14:anchorId="5CD801E5" wp14:editId="3CB0659C">
              <wp:extent cx="5760720" cy="2668905"/>
              <wp:effectExtent l="0" t="0" r="0" b="0"/>
              <wp:docPr id="4" name="Bildobjekt 4" descr="En bild som visar text, linje, Graf,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descr="En bild som visar text, linje, Graf, diagram&#10;&#10;Automatiskt genererad beskrivning"/>
                      <pic:cNvPicPr/>
                    </pic:nvPicPr>
                    <pic:blipFill>
                      <a:blip r:embed="rId10">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del>
    </w:p>
    <w:p w14:paraId="44DA94B2" w14:textId="39EC0C1A" w:rsidR="002C4374" w:rsidRPr="001B4858" w:rsidRDefault="001B4858">
      <w:pPr>
        <w:rPr>
          <w:del w:id="67" w:author="azita zahiri" w:date="2026-09-25T21:10:00Z" w16du:dateUtc="2026-09-26T01:10:00Z"/>
          <w:b/>
          <w:bCs/>
        </w:rPr>
      </w:pPr>
      <w:del w:id="68" w:author="azita zahiri" w:date="2026-09-25T21:10:00Z" w16du:dateUtc="2026-09-26T01:10:00Z">
        <w:r w:rsidRPr="001B4858">
          <w:rPr>
            <w:b/>
            <w:bCs/>
          </w:rPr>
          <w:delText>Fig</w:delText>
        </w:r>
        <w:r w:rsidR="002C4374" w:rsidRPr="001B4858">
          <w:rPr>
            <w:b/>
            <w:bCs/>
          </w:rPr>
          <w:delText xml:space="preserve"> 4. The item characteristic curve of item EX1 (</w:delText>
        </w:r>
        <w:r w:rsidR="002C4374" w:rsidRPr="001B4858">
          <w:rPr>
            <w:b/>
            <w:bCs/>
            <w:i/>
            <w:iCs/>
          </w:rPr>
          <w:delText>At work, I feel mentally exhausted</w:delText>
        </w:r>
        <w:r w:rsidR="002C4374" w:rsidRPr="001B4858">
          <w:rPr>
            <w:b/>
            <w:bCs/>
          </w:rPr>
          <w:delText>) for women and men in a sample from Check Republic (n=964).</w:delText>
        </w:r>
      </w:del>
    </w:p>
    <w:p w14:paraId="2ECF64BB" w14:textId="65581CFE" w:rsidR="002C4374" w:rsidRDefault="002C4374">
      <w:pPr>
        <w:rPr>
          <w:del w:id="69" w:author="azita zahiri" w:date="2026-09-25T21:10:00Z" w16du:dateUtc="2026-09-26T01:10:00Z"/>
        </w:rPr>
      </w:pPr>
      <w:del w:id="70" w:author="azita zahiri" w:date="2026-09-25T21:10:00Z" w16du:dateUtc="2026-09-26T01:10:00Z">
        <w:r>
          <w:br w:type="page"/>
        </w:r>
      </w:del>
    </w:p>
    <w:p w14:paraId="005D2BEC" w14:textId="4395E354" w:rsidR="002C4374" w:rsidRDefault="00333D56">
      <w:pPr>
        <w:rPr>
          <w:del w:id="71" w:author="azita zahiri" w:date="2026-09-25T21:10:00Z" w16du:dateUtc="2026-09-26T01:10:00Z"/>
        </w:rPr>
      </w:pPr>
      <w:del w:id="72" w:author="azita zahiri" w:date="2026-09-25T21:10:00Z" w16du:dateUtc="2026-09-26T01:10:00Z">
        <w:r>
          <w:rPr>
            <w:noProof/>
          </w:rPr>
          <w:drawing>
            <wp:inline distT="0" distB="0" distL="0" distR="0" wp14:anchorId="6FCBA586" wp14:editId="085F1ADA">
              <wp:extent cx="5760720" cy="2668905"/>
              <wp:effectExtent l="0" t="0" r="0" b="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objekt 5"/>
                      <pic:cNvPicPr/>
                    </pic:nvPicPr>
                    <pic:blipFill>
                      <a:blip r:embed="rId11">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del>
    </w:p>
    <w:p w14:paraId="128A5A01" w14:textId="1DCFE72E" w:rsidR="00333D56" w:rsidRPr="001B4858" w:rsidRDefault="001B4858" w:rsidP="00333D56">
      <w:pPr>
        <w:rPr>
          <w:del w:id="73" w:author="azita zahiri" w:date="2026-09-25T21:10:00Z" w16du:dateUtc="2026-09-26T01:10:00Z"/>
          <w:b/>
          <w:bCs/>
        </w:rPr>
      </w:pPr>
      <w:del w:id="74" w:author="azita zahiri" w:date="2026-09-25T21:10:00Z" w16du:dateUtc="2026-09-26T01:10:00Z">
        <w:r w:rsidRPr="001B4858">
          <w:rPr>
            <w:b/>
            <w:bCs/>
          </w:rPr>
          <w:delText>Fig</w:delText>
        </w:r>
        <w:r w:rsidR="00333D56" w:rsidRPr="001B4858">
          <w:rPr>
            <w:b/>
            <w:bCs/>
          </w:rPr>
          <w:delText xml:space="preserve"> 5. The item characteristic curve of item MD1 (I struggle to find any enthusiasm for my work) for women and men in a sample from Czech Republic (n=964).</w:delText>
        </w:r>
      </w:del>
    </w:p>
    <w:p w14:paraId="683EE7F4" w14:textId="03C96D02" w:rsidR="002774ED" w:rsidRDefault="002774ED">
      <w:pPr>
        <w:rPr>
          <w:del w:id="75" w:author="azita zahiri" w:date="2026-09-25T21:10:00Z" w16du:dateUtc="2026-09-26T01:10:00Z"/>
        </w:rPr>
      </w:pPr>
      <w:del w:id="76" w:author="azita zahiri" w:date="2026-09-25T21:10:00Z" w16du:dateUtc="2026-09-26T01:10:00Z">
        <w:r>
          <w:br w:type="page"/>
        </w:r>
      </w:del>
    </w:p>
    <w:p w14:paraId="61679574" w14:textId="4FF9134C" w:rsidR="00333D56" w:rsidRDefault="002774ED">
      <w:pPr>
        <w:rPr>
          <w:del w:id="77" w:author="azita zahiri" w:date="2026-09-25T21:10:00Z" w16du:dateUtc="2026-09-26T01:10:00Z"/>
        </w:rPr>
      </w:pPr>
      <w:del w:id="78" w:author="azita zahiri" w:date="2026-09-25T21:10:00Z" w16du:dateUtc="2026-09-26T01:10:00Z">
        <w:r>
          <w:rPr>
            <w:noProof/>
          </w:rPr>
          <w:drawing>
            <wp:inline distT="0" distB="0" distL="0" distR="0" wp14:anchorId="3DD82F7A" wp14:editId="66651C3C">
              <wp:extent cx="5760720" cy="2668905"/>
              <wp:effectExtent l="0" t="0" r="0" b="0"/>
              <wp:docPr id="6" name="Bildobjekt 6" descr="En bild som visar text, linje, Graf,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objekt 6" descr="En bild som visar text, linje, Graf, skärmbild&#10;&#10;Automatiskt genererad beskrivning"/>
                      <pic:cNvPicPr/>
                    </pic:nvPicPr>
                    <pic:blipFill>
                      <a:blip r:embed="rId12">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del>
    </w:p>
    <w:p w14:paraId="642532DE" w14:textId="19F9898F" w:rsidR="002774ED" w:rsidRPr="001B4858" w:rsidRDefault="001B4858" w:rsidP="002774ED">
      <w:pPr>
        <w:rPr>
          <w:del w:id="79" w:author="azita zahiri" w:date="2026-09-25T21:10:00Z" w16du:dateUtc="2026-09-26T01:10:00Z"/>
          <w:b/>
          <w:bCs/>
        </w:rPr>
      </w:pPr>
      <w:del w:id="80" w:author="azita zahiri" w:date="2026-09-25T21:10:00Z" w16du:dateUtc="2026-09-26T01:10:00Z">
        <w:r w:rsidRPr="001B4858">
          <w:rPr>
            <w:b/>
            <w:bCs/>
          </w:rPr>
          <w:delText>Fig</w:delText>
        </w:r>
        <w:r w:rsidR="002774ED" w:rsidRPr="001B4858">
          <w:rPr>
            <w:b/>
            <w:bCs/>
          </w:rPr>
          <w:delText xml:space="preserve"> 6. The item characteristic curve of item EX1 (</w:delText>
        </w:r>
        <w:r w:rsidR="002774ED" w:rsidRPr="001B4858">
          <w:rPr>
            <w:b/>
            <w:bCs/>
            <w:i/>
            <w:iCs/>
          </w:rPr>
          <w:delText>At work, I feel mentally exhausted</w:delText>
        </w:r>
        <w:r w:rsidR="002774ED" w:rsidRPr="001B4858">
          <w:rPr>
            <w:b/>
            <w:bCs/>
          </w:rPr>
          <w:delText>) for younger (up to median age of 42) and older (over median age of 42) participant</w:delText>
        </w:r>
        <w:r w:rsidR="00FD2FB5" w:rsidRPr="001B4858">
          <w:rPr>
            <w:b/>
            <w:bCs/>
          </w:rPr>
          <w:delText>s</w:delText>
        </w:r>
        <w:r w:rsidR="002774ED" w:rsidRPr="001B4858">
          <w:rPr>
            <w:b/>
            <w:bCs/>
          </w:rPr>
          <w:delText xml:space="preserve"> in a sample from Check Republic (n=964).</w:delText>
        </w:r>
      </w:del>
    </w:p>
    <w:p w14:paraId="10D3B4B0" w14:textId="77777777" w:rsidR="00550449" w:rsidRDefault="00222F4D">
      <w:pPr>
        <w:rPr>
          <w:del w:id="81" w:author="azita zahiri" w:date="2026-09-25T21:10:00Z" w16du:dateUtc="2026-09-26T01:10:00Z"/>
        </w:rPr>
      </w:pPr>
      <w:del w:id="82" w:author="azita zahiri" w:date="2026-09-25T21:10:00Z" w16du:dateUtc="2026-09-26T01:10:00Z">
        <w:r>
          <w:br w:type="page"/>
        </w:r>
      </w:del>
    </w:p>
    <w:p w14:paraId="0B9E466F" w14:textId="77777777" w:rsidR="00550449" w:rsidRDefault="00550449">
      <w:pPr>
        <w:rPr>
          <w:del w:id="83" w:author="azita zahiri" w:date="2026-09-25T21:10:00Z" w16du:dateUtc="2026-09-26T01:10:00Z"/>
        </w:rPr>
      </w:pPr>
      <w:del w:id="84" w:author="azita zahiri" w:date="2026-09-25T21:10:00Z" w16du:dateUtc="2026-09-26T01:10:00Z">
        <w:r>
          <w:rPr>
            <w:noProof/>
          </w:rPr>
          <w:drawing>
            <wp:inline distT="0" distB="0" distL="0" distR="0" wp14:anchorId="652BEA4A" wp14:editId="2F8F40D2">
              <wp:extent cx="5760720" cy="2668905"/>
              <wp:effectExtent l="0" t="0" r="0" b="0"/>
              <wp:docPr id="9" name="Bildobjekt 9" descr="En bild som visar text, linje, Graf,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objekt 9" descr="En bild som visar text, linje, Graf, skärmbild&#10;&#10;Automatiskt genererad beskrivning"/>
                      <pic:cNvPicPr/>
                    </pic:nvPicPr>
                    <pic:blipFill>
                      <a:blip r:embed="rId13">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del>
    </w:p>
    <w:p w14:paraId="714A7500" w14:textId="5ED9657D" w:rsidR="00550449" w:rsidRPr="001B4858" w:rsidRDefault="001B4858">
      <w:pPr>
        <w:rPr>
          <w:del w:id="85" w:author="azita zahiri" w:date="2026-09-25T21:10:00Z" w16du:dateUtc="2026-09-26T01:10:00Z"/>
          <w:b/>
          <w:bCs/>
        </w:rPr>
      </w:pPr>
      <w:del w:id="86" w:author="azita zahiri" w:date="2026-09-25T21:10:00Z" w16du:dateUtc="2026-09-26T01:10:00Z">
        <w:r w:rsidRPr="001B4858">
          <w:rPr>
            <w:b/>
            <w:bCs/>
          </w:rPr>
          <w:delText>Fig</w:delText>
        </w:r>
        <w:r w:rsidR="00550449" w:rsidRPr="001B4858">
          <w:rPr>
            <w:b/>
            <w:bCs/>
          </w:rPr>
          <w:delText xml:space="preserve"> 7. The item characteristic curve of item MD1 (I struggle to find any enthusiasm for my work) for younger (up to median age of 42) and older (over median age of 42) participants in a sample from Czech Republic (n=964).</w:delText>
        </w:r>
      </w:del>
    </w:p>
    <w:p w14:paraId="21661ADC" w14:textId="75770011" w:rsidR="00550449" w:rsidRDefault="00550449">
      <w:pPr>
        <w:rPr>
          <w:del w:id="87" w:author="azita zahiri" w:date="2026-09-25T21:10:00Z" w16du:dateUtc="2026-09-26T01:10:00Z"/>
        </w:rPr>
      </w:pPr>
      <w:del w:id="88" w:author="azita zahiri" w:date="2026-09-25T21:10:00Z" w16du:dateUtc="2026-09-26T01:10:00Z">
        <w:r>
          <w:br w:type="page"/>
        </w:r>
      </w:del>
    </w:p>
    <w:p w14:paraId="347D167B" w14:textId="77777777" w:rsidR="00222F4D" w:rsidRDefault="00222F4D">
      <w:pPr>
        <w:rPr>
          <w:del w:id="89" w:author="azita zahiri" w:date="2026-09-25T21:10:00Z" w16du:dateUtc="2026-09-26T01:10:00Z"/>
        </w:rPr>
      </w:pPr>
    </w:p>
    <w:p w14:paraId="1F313D69" w14:textId="4BF17BFE" w:rsidR="002774ED" w:rsidRDefault="00222F4D">
      <w:pPr>
        <w:rPr>
          <w:del w:id="90" w:author="azita zahiri" w:date="2026-09-25T21:10:00Z" w16du:dateUtc="2026-09-26T01:10:00Z"/>
        </w:rPr>
      </w:pPr>
      <w:del w:id="91" w:author="azita zahiri" w:date="2026-09-25T21:10:00Z" w16du:dateUtc="2026-09-26T01:10:00Z">
        <w:r>
          <w:rPr>
            <w:noProof/>
          </w:rPr>
          <w:drawing>
            <wp:inline distT="0" distB="0" distL="0" distR="0" wp14:anchorId="4CC4D9A0" wp14:editId="7519FAD6">
              <wp:extent cx="5760720" cy="2668905"/>
              <wp:effectExtent l="0" t="0" r="0" b="0"/>
              <wp:docPr id="7" name="Bildobjekt 7" descr="En bild som visar linje, text, Graf,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objekt 7" descr="En bild som visar linje, text, Graf, diagram&#10;&#10;Automatiskt genererad beskrivning"/>
                      <pic:cNvPicPr/>
                    </pic:nvPicPr>
                    <pic:blipFill>
                      <a:blip r:embed="rId14">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del>
    </w:p>
    <w:p w14:paraId="0A2EABC6" w14:textId="7E021C77" w:rsidR="00222F4D" w:rsidRPr="001B4858" w:rsidRDefault="001B4858">
      <w:pPr>
        <w:rPr>
          <w:del w:id="92" w:author="azita zahiri" w:date="2026-09-25T21:10:00Z" w16du:dateUtc="2026-09-26T01:10:00Z"/>
          <w:b/>
          <w:bCs/>
        </w:rPr>
      </w:pPr>
      <w:del w:id="93" w:author="azita zahiri" w:date="2026-09-25T21:10:00Z" w16du:dateUtc="2026-09-26T01:10:00Z">
        <w:r w:rsidRPr="001B4858">
          <w:rPr>
            <w:b/>
            <w:bCs/>
          </w:rPr>
          <w:delText>Fig</w:delText>
        </w:r>
        <w:r w:rsidR="00222F4D" w:rsidRPr="001B4858">
          <w:rPr>
            <w:b/>
            <w:bCs/>
          </w:rPr>
          <w:delText xml:space="preserve"> </w:delText>
        </w:r>
        <w:r w:rsidR="00550449" w:rsidRPr="001B4858">
          <w:rPr>
            <w:b/>
            <w:bCs/>
          </w:rPr>
          <w:delText>8</w:delText>
        </w:r>
        <w:r w:rsidR="00222F4D" w:rsidRPr="001B4858">
          <w:rPr>
            <w:b/>
            <w:bCs/>
          </w:rPr>
          <w:delText>. The item characteristic curve of item EX1 (</w:delText>
        </w:r>
        <w:r w:rsidR="00222F4D" w:rsidRPr="001B4858">
          <w:rPr>
            <w:b/>
            <w:bCs/>
            <w:i/>
            <w:iCs/>
          </w:rPr>
          <w:delText>At work, I feel mentally exhausted</w:delText>
        </w:r>
        <w:r w:rsidR="00222F4D" w:rsidRPr="001B4858">
          <w:rPr>
            <w:b/>
            <w:bCs/>
          </w:rPr>
          <w:delText>) for women and men in a sample from Japan (n=1028).</w:delText>
        </w:r>
      </w:del>
    </w:p>
    <w:p w14:paraId="59E50A8D" w14:textId="42D2A288" w:rsidR="00E02939" w:rsidRDefault="00E02939">
      <w:pPr>
        <w:rPr>
          <w:del w:id="94" w:author="azita zahiri" w:date="2026-09-25T21:10:00Z" w16du:dateUtc="2026-09-26T01:10:00Z"/>
        </w:rPr>
      </w:pPr>
      <w:del w:id="95" w:author="azita zahiri" w:date="2026-09-25T21:10:00Z" w16du:dateUtc="2026-09-26T01:10:00Z">
        <w:r>
          <w:br w:type="page"/>
        </w:r>
      </w:del>
    </w:p>
    <w:p w14:paraId="25B2170C" w14:textId="15E11F38" w:rsidR="00E02939" w:rsidRDefault="00E02939">
      <w:pPr>
        <w:rPr>
          <w:del w:id="96" w:author="azita zahiri" w:date="2026-09-25T21:10:00Z" w16du:dateUtc="2026-09-26T01:10:00Z"/>
        </w:rPr>
      </w:pPr>
      <w:del w:id="97" w:author="azita zahiri" w:date="2026-09-25T21:10:00Z" w16du:dateUtc="2026-09-26T01:10:00Z">
        <w:r>
          <w:rPr>
            <w:noProof/>
          </w:rPr>
          <w:drawing>
            <wp:inline distT="0" distB="0" distL="0" distR="0" wp14:anchorId="795562B2" wp14:editId="34E02466">
              <wp:extent cx="5760720" cy="2668905"/>
              <wp:effectExtent l="0" t="0" r="0" b="0"/>
              <wp:docPr id="8" name="Bildobjekt 8" descr="En bild som visar linje, text, Graf,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objekt 8" descr="En bild som visar linje, text, Graf, skärmbild&#10;&#10;Automatiskt genererad beskrivning"/>
                      <pic:cNvPicPr/>
                    </pic:nvPicPr>
                    <pic:blipFill>
                      <a:blip r:embed="rId15">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del>
    </w:p>
    <w:p w14:paraId="32E149ED" w14:textId="68013693" w:rsidR="00E02939" w:rsidRPr="001B4858" w:rsidRDefault="001B4858" w:rsidP="00E02939">
      <w:pPr>
        <w:rPr>
          <w:del w:id="98" w:author="azita zahiri" w:date="2026-09-25T21:10:00Z" w16du:dateUtc="2026-09-26T01:10:00Z"/>
          <w:b/>
          <w:bCs/>
        </w:rPr>
      </w:pPr>
      <w:del w:id="99" w:author="azita zahiri" w:date="2026-09-25T21:10:00Z" w16du:dateUtc="2026-09-26T01:10:00Z">
        <w:r w:rsidRPr="001B4858">
          <w:rPr>
            <w:b/>
            <w:bCs/>
          </w:rPr>
          <w:delText>Fig</w:delText>
        </w:r>
        <w:r w:rsidR="00E02939" w:rsidRPr="001B4858">
          <w:rPr>
            <w:b/>
            <w:bCs/>
          </w:rPr>
          <w:delText xml:space="preserve"> 9. The item characteristic curve of item CI4 (</w:delText>
        </w:r>
        <w:r w:rsidR="00E02939" w:rsidRPr="001B4858">
          <w:rPr>
            <w:b/>
            <w:bCs/>
            <w:i/>
            <w:iCs/>
          </w:rPr>
          <w:delText>When I’m working, I have trouble concentrating</w:delText>
        </w:r>
        <w:r w:rsidR="00E02939" w:rsidRPr="001B4858">
          <w:rPr>
            <w:b/>
            <w:bCs/>
          </w:rPr>
          <w:delText>) for participants in different countries (NL=</w:delText>
        </w:r>
        <w:r w:rsidR="00E02939" w:rsidRPr="001B4858">
          <w:rPr>
            <w:b/>
            <w:bCs/>
            <w:lang w:val="en-US"/>
          </w:rPr>
          <w:delText xml:space="preserve"> Netherlands</w:delText>
        </w:r>
        <w:r w:rsidR="00E02939" w:rsidRPr="001B4858">
          <w:rPr>
            <w:b/>
            <w:bCs/>
          </w:rPr>
          <w:delText>, FL= Belgium, Flanders, GE=Germany, AU=Austria, FI=Finland, IR=Ireland, JA=Japan, CZE= Czech Republic) in a sample including 100 randomly selected participant from each country (n=800).</w:delText>
        </w:r>
      </w:del>
    </w:p>
    <w:p w14:paraId="787769BA" w14:textId="601110A3" w:rsidR="000118E8" w:rsidRDefault="000118E8">
      <w:pPr>
        <w:rPr>
          <w:del w:id="100" w:author="azita zahiri" w:date="2026-09-25T21:10:00Z" w16du:dateUtc="2026-09-26T01:10:00Z"/>
        </w:rPr>
      </w:pPr>
      <w:del w:id="101" w:author="azita zahiri" w:date="2026-09-25T21:10:00Z" w16du:dateUtc="2026-09-26T01:10:00Z">
        <w:r>
          <w:br w:type="page"/>
        </w:r>
      </w:del>
    </w:p>
    <w:p w14:paraId="09B82A3D" w14:textId="2AED633A" w:rsidR="00E02939" w:rsidRDefault="000118E8">
      <w:pPr>
        <w:rPr>
          <w:del w:id="102" w:author="azita zahiri" w:date="2026-09-25T21:10:00Z" w16du:dateUtc="2026-09-26T01:10:00Z"/>
        </w:rPr>
      </w:pPr>
      <w:del w:id="103" w:author="azita zahiri" w:date="2026-09-25T21:10:00Z" w16du:dateUtc="2026-09-26T01:10:00Z">
        <w:r>
          <w:rPr>
            <w:noProof/>
          </w:rPr>
          <w:drawing>
            <wp:inline distT="0" distB="0" distL="0" distR="0" wp14:anchorId="4DA2D2DB" wp14:editId="27B58D6C">
              <wp:extent cx="5760720" cy="2668905"/>
              <wp:effectExtent l="0" t="0" r="0" b="0"/>
              <wp:docPr id="10" name="Bildobjekt 10" descr="En bild som visar linje, text, Graf,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objekt 10" descr="En bild som visar linje, text, Graf, skärmbild&#10;&#10;Automatiskt genererad beskrivning"/>
                      <pic:cNvPicPr/>
                    </pic:nvPicPr>
                    <pic:blipFill>
                      <a:blip r:embed="rId16">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del>
    </w:p>
    <w:p w14:paraId="74CDFDC9" w14:textId="7DD389DA" w:rsidR="000118E8" w:rsidRPr="001B4858" w:rsidRDefault="001B4858" w:rsidP="000118E8">
      <w:pPr>
        <w:rPr>
          <w:del w:id="104" w:author="azita zahiri" w:date="2026-09-25T21:10:00Z" w16du:dateUtc="2026-09-26T01:10:00Z"/>
          <w:b/>
          <w:bCs/>
        </w:rPr>
      </w:pPr>
      <w:del w:id="105" w:author="azita zahiri" w:date="2026-09-25T21:10:00Z" w16du:dateUtc="2026-09-26T01:10:00Z">
        <w:r w:rsidRPr="001B4858">
          <w:rPr>
            <w:b/>
            <w:bCs/>
          </w:rPr>
          <w:delText>Fig</w:delText>
        </w:r>
        <w:r w:rsidR="000118E8" w:rsidRPr="001B4858">
          <w:rPr>
            <w:b/>
            <w:bCs/>
          </w:rPr>
          <w:delText xml:space="preserve"> 10. The item characteristic curve of item CI4 (</w:delText>
        </w:r>
        <w:r w:rsidR="000118E8" w:rsidRPr="001B4858">
          <w:rPr>
            <w:b/>
            <w:bCs/>
            <w:i/>
            <w:iCs/>
          </w:rPr>
          <w:delText>When I’m working, I have trouble concentrating</w:delText>
        </w:r>
        <w:r w:rsidR="000118E8" w:rsidRPr="001B4858">
          <w:rPr>
            <w:b/>
            <w:bCs/>
          </w:rPr>
          <w:delText>) younger (under the median age) and older (above the median age) participants in a sample including 100 randomly selected participant from following countries</w:delText>
        </w:r>
        <w:r w:rsidR="000118E8" w:rsidRPr="001B4858">
          <w:rPr>
            <w:b/>
            <w:bCs/>
            <w:lang w:val="en-US"/>
          </w:rPr>
          <w:delText xml:space="preserve"> Netherlands</w:delText>
        </w:r>
        <w:r w:rsidR="000118E8" w:rsidRPr="001B4858">
          <w:rPr>
            <w:b/>
            <w:bCs/>
          </w:rPr>
          <w:delText>, Belgium, Flanders, Germany, Austria, Finland, Ireland, Japan, Czech Republic) (n=800).</w:delText>
        </w:r>
      </w:del>
    </w:p>
    <w:p w14:paraId="70046CC7" w14:textId="77777777" w:rsidR="000118E8" w:rsidRPr="00993F61" w:rsidRDefault="000118E8"/>
    <w:sectPr w:rsidR="000118E8" w:rsidRPr="00993F61">
      <w:pgSz w:w="12240" w:h="15840"/>
      <w:pgMar w:top="1440" w:right="1800" w:bottom="1440" w:left="1800" w:header="708" w:footer="708" w:gutter="0"/>
      <w:cols w:space="708"/>
      <w:docGrid w:linePitch="360"/>
      <w:sectPrChange w:id="106" w:author="azita zahiri" w:date="2026-09-25T21:10:00Z" w16du:dateUtc="2026-09-26T01:10:00Z">
        <w:sectPr w:rsidR="000118E8" w:rsidRPr="00993F61">
          <w:pgSz w:w="11906" w:h="16838"/>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761"/>
    <w:rsid w:val="000118E8"/>
    <w:rsid w:val="00017D3D"/>
    <w:rsid w:val="00026E39"/>
    <w:rsid w:val="0003525D"/>
    <w:rsid w:val="00077988"/>
    <w:rsid w:val="0008349E"/>
    <w:rsid w:val="000C05CE"/>
    <w:rsid w:val="001049D0"/>
    <w:rsid w:val="00131D1E"/>
    <w:rsid w:val="001B4858"/>
    <w:rsid w:val="001C3A37"/>
    <w:rsid w:val="00211765"/>
    <w:rsid w:val="00222F4D"/>
    <w:rsid w:val="00230B21"/>
    <w:rsid w:val="00234EAA"/>
    <w:rsid w:val="00242808"/>
    <w:rsid w:val="002774ED"/>
    <w:rsid w:val="00294265"/>
    <w:rsid w:val="002B7FC8"/>
    <w:rsid w:val="002C4374"/>
    <w:rsid w:val="002E54E7"/>
    <w:rsid w:val="002F34DB"/>
    <w:rsid w:val="00317FFE"/>
    <w:rsid w:val="00333D56"/>
    <w:rsid w:val="00363AF7"/>
    <w:rsid w:val="003A6236"/>
    <w:rsid w:val="003B15A7"/>
    <w:rsid w:val="003E2394"/>
    <w:rsid w:val="003F596D"/>
    <w:rsid w:val="00445D79"/>
    <w:rsid w:val="00490208"/>
    <w:rsid w:val="004B5B95"/>
    <w:rsid w:val="004B7D91"/>
    <w:rsid w:val="004C45A1"/>
    <w:rsid w:val="004E345D"/>
    <w:rsid w:val="005276D0"/>
    <w:rsid w:val="00550449"/>
    <w:rsid w:val="00564331"/>
    <w:rsid w:val="00590824"/>
    <w:rsid w:val="005F7DC7"/>
    <w:rsid w:val="006337AF"/>
    <w:rsid w:val="006605DB"/>
    <w:rsid w:val="00663BFF"/>
    <w:rsid w:val="006C6E32"/>
    <w:rsid w:val="006F2FA7"/>
    <w:rsid w:val="0070252B"/>
    <w:rsid w:val="00714C46"/>
    <w:rsid w:val="007A2A9C"/>
    <w:rsid w:val="007E61BA"/>
    <w:rsid w:val="0082392D"/>
    <w:rsid w:val="008874BF"/>
    <w:rsid w:val="008C05AC"/>
    <w:rsid w:val="008C05C1"/>
    <w:rsid w:val="00932377"/>
    <w:rsid w:val="009579B1"/>
    <w:rsid w:val="00974761"/>
    <w:rsid w:val="00993F61"/>
    <w:rsid w:val="009A5110"/>
    <w:rsid w:val="009B7881"/>
    <w:rsid w:val="00A112C8"/>
    <w:rsid w:val="00A1780F"/>
    <w:rsid w:val="00AA1598"/>
    <w:rsid w:val="00AA5B46"/>
    <w:rsid w:val="00AB42C9"/>
    <w:rsid w:val="00B12CD1"/>
    <w:rsid w:val="00B20967"/>
    <w:rsid w:val="00B766BF"/>
    <w:rsid w:val="00BC5CBE"/>
    <w:rsid w:val="00BE441C"/>
    <w:rsid w:val="00C211D2"/>
    <w:rsid w:val="00C23E11"/>
    <w:rsid w:val="00C73E89"/>
    <w:rsid w:val="00C84789"/>
    <w:rsid w:val="00C978A6"/>
    <w:rsid w:val="00CA0DE6"/>
    <w:rsid w:val="00CB02C9"/>
    <w:rsid w:val="00CB2597"/>
    <w:rsid w:val="00CC5CF2"/>
    <w:rsid w:val="00CD0335"/>
    <w:rsid w:val="00CE496D"/>
    <w:rsid w:val="00CE5D57"/>
    <w:rsid w:val="00D71EFE"/>
    <w:rsid w:val="00DA45EE"/>
    <w:rsid w:val="00DA7A71"/>
    <w:rsid w:val="00DC2C64"/>
    <w:rsid w:val="00DE6D44"/>
    <w:rsid w:val="00E02939"/>
    <w:rsid w:val="00E0479B"/>
    <w:rsid w:val="00E36AD7"/>
    <w:rsid w:val="00E379B4"/>
    <w:rsid w:val="00E458B1"/>
    <w:rsid w:val="00EC75DC"/>
    <w:rsid w:val="00F16B61"/>
    <w:rsid w:val="00F407AD"/>
    <w:rsid w:val="00F81B97"/>
    <w:rsid w:val="00F86A0C"/>
    <w:rsid w:val="00FB626D"/>
    <w:rsid w:val="00FD2FB5"/>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FACD1"/>
  <w15:chartTrackingRefBased/>
  <w15:docId w15:val="{42464759-326E-470C-BD31-E8A5C3106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5CE"/>
    <w:pPr>
      <w:spacing w:after="0" w:line="240" w:lineRule="auto"/>
      <w:pPrChange w:id="0" w:author="azita zahiri" w:date="2026-09-25T21:10:00Z">
        <w:pPr>
          <w:spacing w:after="160" w:line="259" w:lineRule="auto"/>
        </w:pPr>
      </w:pPrChange>
    </w:pPr>
    <w:rPr>
      <w:rFonts w:ascii="Times New Roman" w:eastAsia="Times New Roman" w:hAnsi="Times New Roman" w:cs="Times New Roman"/>
      <w:sz w:val="24"/>
      <w:szCs w:val="24"/>
      <w:rPrChange w:id="0" w:author="azita zahiri" w:date="2026-09-25T21:10:00Z">
        <w:rPr>
          <w:rFonts w:asciiTheme="minorHAnsi" w:eastAsiaTheme="minorHAnsi" w:hAnsiTheme="minorHAnsi" w:cstheme="minorBidi"/>
          <w:sz w:val="22"/>
          <w:szCs w:val="22"/>
          <w:lang w:val="sv-SE"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C05CE"/>
    <w:pPr>
      <w:widowControl w:val="0"/>
      <w:tabs>
        <w:tab w:val="left" w:pos="204"/>
      </w:tabs>
      <w:autoSpaceDE w:val="0"/>
      <w:autoSpaceDN w:val="0"/>
      <w:adjustRightInd w:val="0"/>
      <w:spacing w:line="419" w:lineRule="exact"/>
      <w:jc w:val="both"/>
      <w:pPrChange w:id="1" w:author="azita zahiri" w:date="2026-09-25T21:10:00Z">
        <w:pPr>
          <w:widowControl w:val="0"/>
          <w:tabs>
            <w:tab w:val="left" w:pos="204"/>
          </w:tabs>
          <w:autoSpaceDE w:val="0"/>
          <w:autoSpaceDN w:val="0"/>
          <w:adjustRightInd w:val="0"/>
          <w:spacing w:line="419" w:lineRule="exact"/>
          <w:jc w:val="both"/>
        </w:pPr>
      </w:pPrChange>
    </w:pPr>
    <w:rPr>
      <w:rFonts w:ascii="Arial" w:hAnsi="Arial"/>
      <w:b/>
      <w:lang w:val="en-AU"/>
      <w:rPrChange w:id="1" w:author="azita zahiri" w:date="2026-09-25T21:10:00Z">
        <w:rPr>
          <w:rFonts w:ascii="Arial" w:hAnsi="Arial"/>
          <w:b/>
          <w:sz w:val="24"/>
          <w:szCs w:val="24"/>
          <w:lang w:val="en-AU" w:eastAsia="en-US" w:bidi="ar-SA"/>
        </w:rPr>
      </w:rPrChange>
    </w:rPr>
  </w:style>
  <w:style w:type="character" w:customStyle="1" w:styleId="BodyTextChar">
    <w:name w:val="Body Text Char"/>
    <w:basedOn w:val="DefaultParagraphFont"/>
    <w:link w:val="BodyText"/>
    <w:rsid w:val="00993F61"/>
    <w:rPr>
      <w:rFonts w:ascii="Arial" w:eastAsia="Times New Roman" w:hAnsi="Arial" w:cs="Times New Roman"/>
      <w:b/>
      <w:sz w:val="24"/>
      <w:szCs w:val="24"/>
      <w:lang w:val="en-AU"/>
    </w:rPr>
  </w:style>
  <w:style w:type="paragraph" w:styleId="BodyTextIndent">
    <w:name w:val="Body Text Indent"/>
    <w:basedOn w:val="Normal"/>
    <w:link w:val="BodyTextIndentChar"/>
    <w:rsid w:val="000C05CE"/>
    <w:pPr>
      <w:spacing w:after="120"/>
      <w:ind w:left="283"/>
      <w:pPrChange w:id="2" w:author="azita zahiri" w:date="2026-09-25T21:10:00Z">
        <w:pPr>
          <w:spacing w:after="120"/>
          <w:ind w:left="283"/>
        </w:pPr>
      </w:pPrChange>
    </w:pPr>
    <w:rPr>
      <w:sz w:val="20"/>
      <w:szCs w:val="20"/>
      <w:lang w:val="en-US"/>
      <w:rPrChange w:id="2" w:author="azita zahiri" w:date="2026-09-25T21:10:00Z">
        <w:rPr>
          <w:lang w:val="en-US" w:eastAsia="en-US" w:bidi="ar-SA"/>
        </w:rPr>
      </w:rPrChange>
    </w:rPr>
  </w:style>
  <w:style w:type="character" w:customStyle="1" w:styleId="BodyTextIndentChar">
    <w:name w:val="Body Text Indent Char"/>
    <w:basedOn w:val="DefaultParagraphFont"/>
    <w:link w:val="BodyTextIndent"/>
    <w:rsid w:val="00993F61"/>
    <w:rPr>
      <w:rFonts w:ascii="Times New Roman" w:eastAsia="Times New Roman" w:hAnsi="Times New Roman" w:cs="Times New Roman"/>
      <w:sz w:val="20"/>
      <w:szCs w:val="20"/>
      <w:lang w:val="en-US"/>
    </w:rPr>
  </w:style>
  <w:style w:type="table" w:styleId="TableGrid">
    <w:name w:val="Table Grid"/>
    <w:basedOn w:val="TableNormal"/>
    <w:rsid w:val="00993F61"/>
    <w:pPr>
      <w:spacing w:after="0" w:line="240" w:lineRule="auto"/>
    </w:pPr>
    <w:rPr>
      <w:rFonts w:ascii="Times New Roman" w:eastAsia="Times New Roman" w:hAnsi="Times New Roman" w:cs="Times New Roman"/>
      <w:sz w:val="20"/>
      <w:szCs w:val="20"/>
      <w:lang w:val="en-NZ"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next w:val="Normal"/>
    <w:autoRedefine/>
    <w:rsid w:val="004C45A1"/>
    <w:pPr>
      <w:autoSpaceDE w:val="0"/>
      <w:autoSpaceDN w:val="0"/>
      <w:pPrChange w:id="3" w:author="azita zahiri" w:date="2026-09-25T21:10:00Z">
        <w:pPr>
          <w:autoSpaceDE w:val="0"/>
          <w:autoSpaceDN w:val="0"/>
        </w:pPr>
      </w:pPrChange>
    </w:pPr>
    <w:rPr>
      <w:bCs/>
      <w:lang w:val="en-AU"/>
      <w:rPrChange w:id="3" w:author="azita zahiri" w:date="2026-09-25T21:10:00Z">
        <w:rPr>
          <w:bCs/>
          <w:sz w:val="24"/>
          <w:szCs w:val="24"/>
          <w:lang w:val="en-AU" w:eastAsia="en-US" w:bidi="ar-SA"/>
        </w:rPr>
      </w:rPrChange>
    </w:rPr>
  </w:style>
  <w:style w:type="paragraph" w:customStyle="1" w:styleId="address">
    <w:name w:val="address"/>
    <w:basedOn w:val="Normal"/>
    <w:next w:val="Normal"/>
    <w:rsid w:val="004C45A1"/>
    <w:pPr>
      <w:autoSpaceDE w:val="0"/>
      <w:autoSpaceDN w:val="0"/>
      <w:pPrChange w:id="4" w:author="azita zahiri" w:date="2026-09-25T21:10:00Z">
        <w:pPr>
          <w:autoSpaceDE w:val="0"/>
          <w:autoSpaceDN w:val="0"/>
        </w:pPr>
      </w:pPrChange>
    </w:pPr>
    <w:rPr>
      <w:sz w:val="18"/>
      <w:szCs w:val="22"/>
      <w:lang w:val="en-AU"/>
      <w:rPrChange w:id="4" w:author="azita zahiri" w:date="2026-09-25T21:10:00Z">
        <w:rPr>
          <w:sz w:val="18"/>
          <w:szCs w:val="24"/>
          <w:lang w:val="en-AU" w:eastAsia="en-US" w:bidi="ar-SA"/>
        </w:rPr>
      </w:rPrChange>
    </w:rPr>
  </w:style>
  <w:style w:type="paragraph" w:styleId="Title">
    <w:name w:val="Title"/>
    <w:basedOn w:val="Normal"/>
    <w:next w:val="Normal"/>
    <w:link w:val="TitleChar"/>
    <w:autoRedefine/>
    <w:qFormat/>
    <w:rsid w:val="004C45A1"/>
    <w:pPr>
      <w:autoSpaceDE w:val="0"/>
      <w:autoSpaceDN w:val="0"/>
      <w:outlineLvl w:val="0"/>
      <w:pPrChange w:id="5" w:author="azita zahiri" w:date="2026-09-25T21:10:00Z">
        <w:pPr>
          <w:autoSpaceDE w:val="0"/>
          <w:autoSpaceDN w:val="0"/>
          <w:outlineLvl w:val="0"/>
        </w:pPr>
      </w:pPrChange>
    </w:pPr>
    <w:rPr>
      <w:b/>
      <w:spacing w:val="-6"/>
      <w:kern w:val="28"/>
      <w:lang w:val="en-AU"/>
      <w:rPrChange w:id="5" w:author="azita zahiri" w:date="2026-09-25T21:10:00Z">
        <w:rPr>
          <w:b/>
          <w:spacing w:val="-6"/>
          <w:kern w:val="28"/>
          <w:sz w:val="24"/>
          <w:szCs w:val="24"/>
          <w:lang w:val="en-AU" w:eastAsia="en-US" w:bidi="ar-SA"/>
        </w:rPr>
      </w:rPrChange>
    </w:rPr>
  </w:style>
  <w:style w:type="character" w:customStyle="1" w:styleId="TitleChar">
    <w:name w:val="Title Char"/>
    <w:basedOn w:val="DefaultParagraphFont"/>
    <w:link w:val="Title"/>
    <w:rsid w:val="00993F61"/>
    <w:rPr>
      <w:rFonts w:ascii="Times New Roman" w:eastAsia="Times New Roman" w:hAnsi="Times New Roman" w:cs="Times New Roman"/>
      <w:b/>
      <w:spacing w:val="-6"/>
      <w:kern w:val="28"/>
      <w:sz w:val="24"/>
      <w:szCs w:val="24"/>
      <w:lang w:val="en-AU"/>
    </w:rPr>
  </w:style>
  <w:style w:type="paragraph" w:styleId="NormalWeb">
    <w:name w:val="Normal (Web)"/>
    <w:basedOn w:val="Normal"/>
    <w:uiPriority w:val="99"/>
    <w:unhideWhenUsed/>
    <w:rsid w:val="00230B21"/>
    <w:pPr>
      <w:spacing w:before="100" w:beforeAutospacing="1" w:after="100" w:afterAutospacing="1"/>
      <w:pPrChange w:id="6" w:author="azita zahiri" w:date="2026-09-25T21:10:00Z">
        <w:pPr>
          <w:spacing w:before="100" w:beforeAutospacing="1" w:after="100" w:afterAutospacing="1"/>
        </w:pPr>
      </w:pPrChange>
    </w:pPr>
    <w:rPr>
      <w:rFonts w:ascii="Times" w:eastAsiaTheme="minorEastAsia" w:hAnsi="Times"/>
      <w:sz w:val="20"/>
      <w:szCs w:val="20"/>
      <w:lang w:val="en-AU"/>
      <w:rPrChange w:id="6" w:author="azita zahiri" w:date="2026-09-25T21:10:00Z">
        <w:rPr>
          <w:rFonts w:ascii="Times" w:eastAsiaTheme="minorEastAsia" w:hAnsi="Times"/>
          <w:lang w:val="en-AU" w:eastAsia="en-US" w:bidi="ar-SA"/>
        </w:rPr>
      </w:rPrChange>
    </w:rPr>
  </w:style>
  <w:style w:type="paragraph" w:customStyle="1" w:styleId="Body">
    <w:name w:val="Body"/>
    <w:uiPriority w:val="99"/>
    <w:rsid w:val="00932377"/>
    <w:pPr>
      <w:spacing w:after="0" w:line="240" w:lineRule="auto"/>
      <w:pPrChange w:id="7" w:author="azita zahiri" w:date="2026-09-25T21:10:00Z">
        <w:pPr/>
      </w:pPrChange>
    </w:pPr>
    <w:rPr>
      <w:rFonts w:ascii="Helvetica" w:eastAsia="Arial Unicode MS" w:hAnsi="Arial Unicode MS" w:cs="Arial Unicode MS"/>
      <w:color w:val="000000"/>
      <w:lang w:val="en-AU" w:eastAsia="en-AU"/>
      <w:rPrChange w:id="7" w:author="azita zahiri" w:date="2026-09-25T21:10:00Z">
        <w:rPr>
          <w:rFonts w:ascii="Helvetica" w:eastAsia="Arial Unicode MS" w:hAnsi="Arial Unicode MS" w:cs="Arial Unicode MS"/>
          <w:color w:val="000000"/>
          <w:sz w:val="22"/>
          <w:szCs w:val="22"/>
          <w:lang w:val="en-AU" w:eastAsia="en-AU"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607103">
      <w:bodyDiv w:val="1"/>
      <w:marLeft w:val="0"/>
      <w:marRight w:val="0"/>
      <w:marTop w:val="0"/>
      <w:marBottom w:val="0"/>
      <w:divBdr>
        <w:top w:val="none" w:sz="0" w:space="0" w:color="auto"/>
        <w:left w:val="none" w:sz="0" w:space="0" w:color="auto"/>
        <w:bottom w:val="none" w:sz="0" w:space="0" w:color="auto"/>
        <w:right w:val="none" w:sz="0" w:space="0" w:color="auto"/>
      </w:divBdr>
    </w:div>
    <w:div w:id="452141979">
      <w:bodyDiv w:val="1"/>
      <w:marLeft w:val="0"/>
      <w:marRight w:val="0"/>
      <w:marTop w:val="0"/>
      <w:marBottom w:val="0"/>
      <w:divBdr>
        <w:top w:val="none" w:sz="0" w:space="0" w:color="auto"/>
        <w:left w:val="none" w:sz="0" w:space="0" w:color="auto"/>
        <w:bottom w:val="none" w:sz="0" w:space="0" w:color="auto"/>
        <w:right w:val="none" w:sz="0" w:space="0" w:color="auto"/>
      </w:divBdr>
    </w:div>
    <w:div w:id="1045954943">
      <w:bodyDiv w:val="1"/>
      <w:marLeft w:val="0"/>
      <w:marRight w:val="0"/>
      <w:marTop w:val="0"/>
      <w:marBottom w:val="0"/>
      <w:divBdr>
        <w:top w:val="none" w:sz="0" w:space="0" w:color="auto"/>
        <w:left w:val="none" w:sz="0" w:space="0" w:color="auto"/>
        <w:bottom w:val="none" w:sz="0" w:space="0" w:color="auto"/>
        <w:right w:val="none" w:sz="0" w:space="0" w:color="auto"/>
      </w:divBdr>
    </w:div>
    <w:div w:id="1211267163">
      <w:bodyDiv w:val="1"/>
      <w:marLeft w:val="0"/>
      <w:marRight w:val="0"/>
      <w:marTop w:val="0"/>
      <w:marBottom w:val="0"/>
      <w:divBdr>
        <w:top w:val="none" w:sz="0" w:space="0" w:color="auto"/>
        <w:left w:val="none" w:sz="0" w:space="0" w:color="auto"/>
        <w:bottom w:val="none" w:sz="0" w:space="0" w:color="auto"/>
        <w:right w:val="none" w:sz="0" w:space="0" w:color="auto"/>
      </w:divBdr>
    </w:div>
    <w:div w:id="2054842981">
      <w:bodyDiv w:val="1"/>
      <w:marLeft w:val="0"/>
      <w:marRight w:val="0"/>
      <w:marTop w:val="0"/>
      <w:marBottom w:val="0"/>
      <w:divBdr>
        <w:top w:val="none" w:sz="0" w:space="0" w:color="auto"/>
        <w:left w:val="none" w:sz="0" w:space="0" w:color="auto"/>
        <w:bottom w:val="none" w:sz="0" w:space="0" w:color="auto"/>
        <w:right w:val="none" w:sz="0" w:space="0" w:color="auto"/>
      </w:divBdr>
    </w:div>
    <w:div w:id="214481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4DB0B76CE105D459F58063C0D0B3831" ma:contentTypeVersion="8" ma:contentTypeDescription="Create a new document." ma:contentTypeScope="" ma:versionID="efe19204e6b5c119b62b88d6d91d1f42">
  <xsd:schema xmlns:xsd="http://www.w3.org/2001/XMLSchema" xmlns:xs="http://www.w3.org/2001/XMLSchema" xmlns:p="http://schemas.microsoft.com/office/2006/metadata/properties" xmlns:ns2="6911e96c-4cc4-42d5-8e43-f93924cf6a05" xmlns:ns3="9c8a2b7b-0bee-4c48-b0a6-23db8982d3bc" targetNamespace="http://schemas.microsoft.com/office/2006/metadata/properties" ma:root="true" ma:fieldsID="397a7d01447ff7f61bcfcbd82a446996" ns2:_="" ns3:_="">
    <xsd:import namespace="6911e96c-4cc4-42d5-8e43-f93924cf6a05"/>
    <xsd:import namespace="9c8a2b7b-0bee-4c48-b0a6-23db8982d3b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11e96c-4cc4-42d5-8e43-f93924cf6a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8a2b7b-0bee-4c48-b0a6-23db8982d3b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9ABAC3-01E4-451F-A64B-B1FA0674289B}">
  <ds:schemaRefs>
    <ds:schemaRef ds:uri="http://schemas.microsoft.com/sharepoint/v3/contenttype/forms"/>
  </ds:schemaRefs>
</ds:datastoreItem>
</file>

<file path=customXml/itemProps2.xml><?xml version="1.0" encoding="utf-8"?>
<ds:datastoreItem xmlns:ds="http://schemas.openxmlformats.org/officeDocument/2006/customXml" ds:itemID="{98E73DA3-73E0-43F4-9980-89255A6268B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CBA305-D6DE-402C-9727-2D94310D6D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11e96c-4cc4-42d5-8e43-f93924cf6a05"/>
    <ds:schemaRef ds:uri="9c8a2b7b-0bee-4c48-b0a6-23db8982d3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619</Words>
  <Characters>3532</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Emina Hadzibajramovic</dc:creator>
  <cp:keywords/>
  <dc:description/>
  <cp:lastModifiedBy>Arthur Souza Rodrigues</cp:lastModifiedBy>
  <cp:revision>1</cp:revision>
  <dcterms:created xsi:type="dcterms:W3CDTF">2023-12-10T14:27:00Z</dcterms:created>
  <dcterms:modified xsi:type="dcterms:W3CDTF">2026-09-26T01:10:00Z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0x01010004DB0B76CE105D459F58063C0D0B3831</vt:lpwstr>
  </property>
</Properties>
</file>