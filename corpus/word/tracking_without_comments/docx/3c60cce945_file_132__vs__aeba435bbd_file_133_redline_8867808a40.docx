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3CF01" w14:textId="77777777" w:rsidR="00944BFE" w:rsidRDefault="00944BFE">
      <w:r>
        <w:t>file_</w:t>
      </w:r>
      <w:ins w:id="0" w:author="Arthur Souza Rodrigues" w:date="2026-09-26T14:53:00Z" w16du:dateUtc="2026-09-26T18:53:00Z">
        <w:r w:rsidR="00D54BA0">
          <w:t>133</w:t>
        </w:r>
      </w:ins>
      <w:del w:id="1" w:author="Arthur Souza Rodrigues" w:date="2026-09-26T14:53:00Z" w16du:dateUtc="2026-09-26T18:53:00Z">
        <w:r>
          <w:delText>132</w:delText>
        </w:r>
      </w:del>
      <w:r>
        <w:t>.docx</w:t>
      </w:r>
    </w:p>
    <w:p w14:paraId="3AA7A1E4" w14:textId="519957A5" w:rsidR="007667EF" w:rsidRDefault="00191EBB">
      <w:pPr>
        <w:rPr>
          <w:ins w:id="2" w:author="Arthur Souza Rodrigues" w:date="2026-09-26T14:53:00Z" w16du:dateUtc="2026-09-26T18:53:00Z"/>
        </w:rPr>
      </w:pPr>
      <w:ins w:id="3" w:author="Arthur Souza Rodrigues" w:date="2026-09-26T14:53:00Z" w16du:dateUtc="2026-09-26T18:53:00Z">
        <w:r>
          <w:t>Project Plan</w:t>
        </w:r>
      </w:ins>
    </w:p>
    <w:p w14:paraId="4BFA7E98" w14:textId="77777777" w:rsidR="007667EF" w:rsidRDefault="00191EBB">
      <w:pPr>
        <w:rPr>
          <w:ins w:id="4" w:author="Arthur Souza Rodrigues" w:date="2026-09-26T14:53:00Z" w16du:dateUtc="2026-09-26T18:53:00Z"/>
        </w:rPr>
      </w:pPr>
      <w:ins w:id="5" w:author="Arthur Souza Rodrigues" w:date="2026-09-26T14:53:00Z" w16du:dateUtc="2026-09-26T18:53:00Z">
        <w:r>
          <w:t>Date: February 1, 2026</w:t>
        </w:r>
      </w:ins>
    </w:p>
    <w:p w14:paraId="63D77418" w14:textId="77777777" w:rsidR="007667EF" w:rsidRDefault="00191EBB">
      <w:pPr>
        <w:rPr>
          <w:ins w:id="6" w:author="Arthur Souza Rodrigues" w:date="2026-09-26T14:53:00Z" w16du:dateUtc="2026-09-26T18:53:00Z"/>
        </w:rPr>
      </w:pPr>
      <w:ins w:id="7" w:author="Arthur Souza Rodrigues" w:date="2026-09-26T14:53:00Z" w16du:dateUtc="2026-09-26T18:53:00Z">
        <w:r>
          <w:t>Phase 1: Researc</w:t>
        </w:r>
        <w:r>
          <w:t xml:space="preserve"> and Analysis</w:t>
        </w:r>
        <w:r>
          <w:t>h</w:t>
        </w:r>
      </w:ins>
    </w:p>
    <w:p w14:paraId="5B8DA59E" w14:textId="77777777" w:rsidR="007667EF" w:rsidRDefault="00191EBB">
      <w:pPr>
        <w:rPr>
          <w:ins w:id="8" w:author="Arthur Souza Rodrigues" w:date="2026-09-26T14:53:00Z" w16du:dateUtc="2026-09-26T18:53:00Z"/>
        </w:rPr>
      </w:pPr>
      <w:ins w:id="9" w:author="Arthur Souza Rodrigues" w:date="2026-09-26T14:53:00Z" w16du:dateUtc="2026-09-26T18:53:00Z">
        <w:r>
          <w:t>Phase 2: Development</w:t>
        </w:r>
      </w:ins>
    </w:p>
    <w:p w14:paraId="641783A0" w14:textId="77777777" w:rsidR="007667EF" w:rsidRDefault="00191EBB">
      <w:pPr>
        <w:rPr>
          <w:ins w:id="10" w:author="Arthur Souza Rodrigues" w:date="2026-09-26T14:53:00Z" w16du:dateUtc="2026-09-26T18:53:00Z"/>
        </w:rPr>
      </w:pPr>
      <w:ins w:id="11" w:author="Arthur Souza Rodrigues" w:date="2026-09-26T14:53:00Z" w16du:dateUtc="2026-09-26T18:53:00Z">
        <w:r>
          <w:t>Phase 3: Testing</w:t>
        </w:r>
      </w:ins>
    </w:p>
    <w:p w14:paraId="75217A2C" w14:textId="77777777" w:rsidR="007667EF" w:rsidRDefault="00191EBB">
      <w:pPr>
        <w:rPr>
          <w:ins w:id="12" w:author="Arthur Souza Rodrigues" w:date="2026-09-26T14:53:00Z" w16du:dateUtc="2026-09-26T18:53:00Z"/>
        </w:rPr>
      </w:pPr>
      <w:ins w:id="13" w:author="Arthur Souza Rodrigues" w:date="2026-09-26T14:53:00Z" w16du:dateUtc="2026-09-26T18:53:00Z">
        <w:r>
          <w:t>Phase 4: Deployment</w:t>
        </w:r>
      </w:ins>
    </w:p>
    <w:p w14:paraId="50336BB0" w14:textId="5F54E075" w:rsidR="00894F2B" w:rsidRDefault="00191EBB">
      <w:pPr>
        <w:rPr>
          <w:del w:id="14" w:author="Arthur Souza Rodrigues" w:date="2026-09-26T14:53:00Z" w16du:dateUtc="2026-09-26T18:53:00Z"/>
        </w:rPr>
      </w:pPr>
      <w:ins w:id="15" w:author="Arthur Souza Rodrigues" w:date="2026-09-26T14:53:00Z" w16du:dateUtc="2026-09-26T18:53:00Z">
        <w:r>
          <w:t>Deadline: March 31, 2026</w:t>
        </w:r>
      </w:ins>
      <w:del w:id="16" w:author="Arthur Souza Rodrigues" w:date="2026-09-26T14:53:00Z" w16du:dateUtc="2026-09-26T18:53:00Z">
        <w:r>
          <w:delText>Justify Alignment Demo</w:delText>
        </w:r>
      </w:del>
    </w:p>
    <w:p w14:paraId="5FB70C43" w14:textId="77777777" w:rsidR="00894F2B" w:rsidRDefault="00191EBB">
      <w:pPr>
        <w:rPr>
          <w:del w:id="17" w:author="Arthur Souza Rodrigues" w:date="2026-09-26T14:53:00Z" w16du:dateUtc="2026-09-26T18:53:00Z"/>
        </w:rPr>
      </w:pPr>
      <w:del w:id="18" w:author="Arthur Souza Rodrigues" w:date="2026-09-26T14:53:00Z" w16du:dateUtc="2026-09-26T18:53:00Z">
        <w:r>
          <w:delText>This document demonstrates justified text alignment.</w:delText>
        </w:r>
      </w:del>
    </w:p>
    <w:p w14:paraId="0C5E5191" w14:textId="77777777" w:rsidR="00894F2B" w:rsidRDefault="00191EBB">
      <w:pPr>
        <w:jc w:val="center"/>
        <w:pPrChange w:id="19" w:author="Arthur Souza Rodrigues" w:date="2026-09-26T14:53:00Z" w16du:dateUtc="2026-09-26T18:53:00Z">
          <w:pPr/>
        </w:pPrChange>
      </w:pPr>
      <w:del w:id="20" w:author="Arthur Souza Rodrigues" w:date="2026-09-26T14:53:00Z" w16du:dateUtc="2026-09-26T18:53:00Z">
        <w:r>
          <w:delText>Justified text spreads evenly across the full width of the line.</w:delText>
        </w:r>
      </w:del>
    </w:p>
    <w:sectPr w:rsidR="00894F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F2B"/>
    <w:rsid w:val="002C747C"/>
    <w:rsid w:val="002F5B90"/>
    <w:rsid w:val="007667EF"/>
    <w:rsid w:val="00894F2B"/>
    <w:rsid w:val="00944BFE"/>
    <w:rsid w:val="00C5697C"/>
    <w:rsid w:val="00D53FE7"/>
    <w:rsid w:val="00D5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C63D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2026-09-26T18:53:00Z</dcterms:modified>
</cp:coreProperties>
</file>