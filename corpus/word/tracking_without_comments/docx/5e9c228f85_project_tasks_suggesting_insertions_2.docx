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mc:Ignorable="w14 w15 wp14">
  <w:body>
    <w:p w14:paraId="3F9066E6">
      <w:pPr>
        <w:spacing w:line="276"/>
      </w:pPr>
      <w:r>
        <w:t>Project Tasks</w:t>
      </w:r>
    </w:p>
    <w:p w14:paraId="F03CA03A">
      <w:r>
        <w:t>Task</w:t>
      </w:r>
      <w:r>
        <w:tab/>
      </w:r>
      <w:r>
        <w:t>Owner</w:t>
      </w:r>
      <w:r>
        <w:tab/>
      </w:r>
      <w:r>
        <w:t>Status</w:t>
      </w:r>
      <w:r>
        <w:tab/>
      </w:r>
      <w:r>
        <w:t>Design UI</w:t>
      </w:r>
      <w:r>
        <w:tab/>
      </w:r>
      <w:r>
        <w:t>Alice</w:t>
      </w:r>
      <w:r>
        <w:tab/>
      </w:r>
      <w:r>
        <w:t>In Pr</w:t>
      </w:r>
      <w:ins w:id="1778776725744" w:author="Online User" w:date="2026-05-14T20:27:19.803Z">
        <w:r>
          <w:t xml:space="preserve"> (Week 2)</w:t>
        </w:r>
      </w:ins>
      <w:r>
        <w:t>ogress</w:t>
      </w:r>
      <w:r>
        <w:tab/>
      </w:r>
      <w:r>
        <w:t>Write Tests</w:t>
      </w:r>
      <w:r>
        <w:tab/>
      </w:r>
      <w:r>
        <w:t>Bob</w:t>
      </w:r>
      <w:r>
        <w:tab/>
      </w:r>
      <w:r>
        <w:t>Pend</w:t>
      </w:r>
      <w:ins w:id="1778776725743" w:author="Online User" w:date="2026-05-14T20:27:19.376Z">
        <w:r>
          <w:t xml:space="preserve"> - High Priority</w:t>
        </w:r>
      </w:ins>
      <w:r>
        <w:t>ing</w:t>
      </w:r>
      <w:r>
        <w:tab/>
      </w:r>
      <w:r>
        <w:t>Deploy API</w:t>
      </w:r>
      <w:r>
        <w:tab/>
      </w:r>
      <w:r>
        <w:t>Carol</w:t>
      </w:r>
      <w:r>
        <w:tab/>
      </w:r>
      <w:r>
        <w:t>Done</w:t>
      </w:r>
    </w:p>
    <w:sectPr>
      <w:type w:val="nextPage"/>
      <w:pgSz w:w="12240" w:h="15840"/>
      <w:pgMar w:top="1440" w:right="1440" w:bottom="1440" w:left="1440" w:header="720" w:footer="720" w:gutter="0"/>
      <w:cols w:space="720" w:equalWidth="1"/>
      <w:vAlign w:val="top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200" w:line="276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>
  <Application>EigenPal DOCX Editor</Application>
  <AppVersion>1.0.0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EigenPal DOCX Editor</dc:creator>
  <dcterms:created xsi:type="dcterms:W3CDTF">2026-05-14T20:27:28.972Z</dcterms:created>
  <dcterms:modified xsi:type="dcterms:W3CDTF">2026-05-14T20:27:29.009Z</dcterms:modified>
</cp:coreProperties>
</file>