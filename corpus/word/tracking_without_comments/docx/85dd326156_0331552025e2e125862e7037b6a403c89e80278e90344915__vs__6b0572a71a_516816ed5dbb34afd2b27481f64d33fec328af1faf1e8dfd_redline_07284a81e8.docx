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CE19B2" w14:textId="38EAF548" w:rsidR="0059476E" w:rsidRDefault="000F6628" w:rsidP="00897322">
      <w:pPr>
        <w:widowControl w:val="0"/>
        <w:jc w:val="center"/>
        <w:rPr>
          <w:ins w:id="6" w:author="Donna Hales" w:date="2026-09-25T21:06:00Z" w16du:dateUtc="2026-09-26T01:06:00Z"/>
        </w:rPr>
      </w:pPr>
      <w:ins w:id="7" w:author="Donna Hales" w:date="2026-09-25T21:06:00Z" w16du:dateUtc="2026-09-26T01:06:00Z">
        <w:r>
          <w:rPr>
            <w:noProof/>
          </w:rPr>
          <w:drawing>
            <wp:inline distT="0" distB="0" distL="0" distR="0" wp14:anchorId="246030AF" wp14:editId="161C1952">
              <wp:extent cx="2695575" cy="1056751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95575" cy="10567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9BC8027" w14:textId="77777777" w:rsidR="0059476E" w:rsidRDefault="0059476E">
      <w:pPr>
        <w:widowControl w:val="0"/>
        <w:rPr>
          <w:ins w:id="8" w:author="Donna Hales" w:date="2026-09-25T21:06:00Z" w16du:dateUtc="2026-09-26T01:06:00Z"/>
          <w:sz w:val="32"/>
          <w:szCs w:val="32"/>
        </w:rPr>
      </w:pPr>
    </w:p>
    <w:p w14:paraId="2F8D44BE" w14:textId="77777777" w:rsidR="0059476E" w:rsidRDefault="0059476E">
      <w:pPr>
        <w:widowControl w:val="0"/>
        <w:rPr>
          <w:ins w:id="9" w:author="Donna Hales" w:date="2026-09-25T21:06:00Z" w16du:dateUtc="2026-09-26T01:06:00Z"/>
          <w:sz w:val="32"/>
          <w:szCs w:val="32"/>
        </w:rPr>
      </w:pPr>
    </w:p>
    <w:p w14:paraId="73DDB31B" w14:textId="77777777" w:rsidR="0059476E" w:rsidRDefault="0059476E">
      <w:pPr>
        <w:widowControl w:val="0"/>
        <w:rPr>
          <w:ins w:id="10" w:author="Donna Hales" w:date="2026-09-25T21:06:00Z" w16du:dateUtc="2026-09-26T01:06:00Z"/>
          <w:sz w:val="32"/>
          <w:szCs w:val="32"/>
        </w:rPr>
      </w:pPr>
    </w:p>
    <w:p w14:paraId="2C0B42BB" w14:textId="77777777" w:rsidR="0059476E" w:rsidRDefault="0059476E">
      <w:pPr>
        <w:widowControl w:val="0"/>
        <w:rPr>
          <w:ins w:id="11" w:author="Donna Hales" w:date="2026-09-25T21:06:00Z" w16du:dateUtc="2026-09-26T01:06:00Z"/>
          <w:sz w:val="32"/>
          <w:szCs w:val="32"/>
        </w:rPr>
      </w:pPr>
    </w:p>
    <w:p w14:paraId="470BCF35" w14:textId="77777777" w:rsidR="0059476E" w:rsidRDefault="00787F20">
      <w:pPr>
        <w:widowControl w:val="0"/>
        <w:tabs>
          <w:tab w:val="center" w:pos="4680"/>
        </w:tabs>
        <w:jc w:val="both"/>
        <w:rPr>
          <w:ins w:id="12" w:author="Donna Hales" w:date="2026-09-25T21:06:00Z" w16du:dateUtc="2026-09-26T01:06:00Z"/>
        </w:rPr>
      </w:pPr>
      <w:ins w:id="13" w:author="Donna Hales" w:date="2026-09-25T21:06:00Z" w16du:dateUtc="2026-09-26T01:06:00Z">
        <w:r>
          <w:rPr>
            <w:sz w:val="32"/>
            <w:szCs w:val="32"/>
          </w:rPr>
          <w:tab/>
        </w:r>
        <w:r>
          <w:rPr>
            <w:b/>
            <w:sz w:val="36"/>
            <w:szCs w:val="36"/>
          </w:rPr>
          <w:t>NOTICE</w:t>
        </w:r>
      </w:ins>
    </w:p>
    <w:p w14:paraId="2B1904D7" w14:textId="77777777" w:rsidR="0059476E" w:rsidRDefault="0059476E">
      <w:pPr>
        <w:widowControl w:val="0"/>
        <w:jc w:val="both"/>
        <w:rPr>
          <w:ins w:id="14" w:author="Donna Hales" w:date="2026-09-25T21:06:00Z" w16du:dateUtc="2026-09-26T01:06:00Z"/>
          <w:b/>
          <w:sz w:val="36"/>
          <w:szCs w:val="36"/>
        </w:rPr>
      </w:pPr>
    </w:p>
    <w:p w14:paraId="70B4FFE0" w14:textId="3A4FF4CF" w:rsidR="0059476E" w:rsidRDefault="00787F20" w:rsidP="00A32505">
      <w:pPr>
        <w:widowControl w:val="0"/>
        <w:tabs>
          <w:tab w:val="center" w:pos="4680"/>
        </w:tabs>
        <w:jc w:val="both"/>
        <w:rPr>
          <w:ins w:id="15" w:author="Donna Hales" w:date="2026-09-25T21:06:00Z" w16du:dateUtc="2026-09-26T01:06:00Z"/>
          <w:b/>
          <w:sz w:val="36"/>
          <w:szCs w:val="36"/>
        </w:rPr>
      </w:pPr>
      <w:ins w:id="16" w:author="Donna Hales" w:date="2026-09-25T21:06:00Z" w16du:dateUtc="2026-09-26T01:06:00Z">
        <w:r>
          <w:rPr>
            <w:b/>
            <w:sz w:val="36"/>
            <w:szCs w:val="36"/>
          </w:rPr>
          <w:tab/>
          <w:t>MISSISSIPPI BOARD OF EDUCATION</w:t>
        </w:r>
      </w:ins>
    </w:p>
    <w:p w14:paraId="3E1B993E" w14:textId="77777777" w:rsidR="001679DD" w:rsidRDefault="001679DD" w:rsidP="00A32505">
      <w:pPr>
        <w:widowControl w:val="0"/>
        <w:tabs>
          <w:tab w:val="center" w:pos="4680"/>
        </w:tabs>
        <w:jc w:val="both"/>
        <w:rPr>
          <w:ins w:id="17" w:author="Donna Hales" w:date="2026-09-25T21:06:00Z" w16du:dateUtc="2026-09-26T01:06:00Z"/>
          <w:b/>
          <w:sz w:val="36"/>
          <w:szCs w:val="36"/>
        </w:rPr>
      </w:pPr>
    </w:p>
    <w:p w14:paraId="6AC92464" w14:textId="07EC35C9" w:rsidR="0059476E" w:rsidRDefault="0092409A" w:rsidP="004E175C">
      <w:pPr>
        <w:widowControl w:val="0"/>
        <w:tabs>
          <w:tab w:val="center" w:pos="4680"/>
        </w:tabs>
        <w:jc w:val="center"/>
        <w:rPr>
          <w:ins w:id="18" w:author="Donna Hales" w:date="2026-09-25T21:06:00Z" w16du:dateUtc="2026-09-26T01:06:00Z"/>
          <w:b/>
          <w:sz w:val="36"/>
          <w:szCs w:val="36"/>
        </w:rPr>
      </w:pPr>
      <w:ins w:id="19" w:author="Donna Hales" w:date="2026-09-25T21:06:00Z" w16du:dateUtc="2026-09-26T01:06:00Z">
        <w:r>
          <w:rPr>
            <w:b/>
            <w:sz w:val="36"/>
            <w:szCs w:val="36"/>
          </w:rPr>
          <w:t>Educator Quality</w:t>
        </w:r>
        <w:r w:rsidR="001A7557">
          <w:rPr>
            <w:b/>
            <w:sz w:val="36"/>
            <w:szCs w:val="36"/>
          </w:rPr>
          <w:t xml:space="preserve"> </w:t>
        </w:r>
        <w:r w:rsidR="00787F20">
          <w:rPr>
            <w:b/>
            <w:sz w:val="36"/>
            <w:szCs w:val="36"/>
          </w:rPr>
          <w:t>Subcommittee Meeting</w:t>
        </w:r>
      </w:ins>
    </w:p>
    <w:p w14:paraId="4185FF72" w14:textId="77777777" w:rsidR="0059476E" w:rsidRDefault="0059476E">
      <w:pPr>
        <w:widowControl w:val="0"/>
        <w:rPr>
          <w:ins w:id="20" w:author="Donna Hales" w:date="2026-09-25T21:06:00Z" w16du:dateUtc="2026-09-26T01:06:00Z"/>
          <w:sz w:val="32"/>
          <w:szCs w:val="32"/>
        </w:rPr>
      </w:pPr>
    </w:p>
    <w:p w14:paraId="407B05CD" w14:textId="6CC66889" w:rsidR="00892AB7" w:rsidRDefault="001D40D3" w:rsidP="00892AB7">
      <w:pPr>
        <w:jc w:val="both"/>
        <w:rPr>
          <w:ins w:id="21" w:author="Donna Hales" w:date="2026-09-25T21:06:00Z" w16du:dateUtc="2026-09-26T01:06:00Z"/>
          <w:sz w:val="32"/>
          <w:szCs w:val="32"/>
        </w:rPr>
      </w:pPr>
      <w:ins w:id="22" w:author="Donna Hales" w:date="2026-09-25T21:06:00Z" w16du:dateUtc="2026-09-26T01:06:00Z">
        <w:r>
          <w:rPr>
            <w:sz w:val="32"/>
            <w:szCs w:val="32"/>
          </w:rPr>
          <w:t xml:space="preserve">The members of the </w:t>
        </w:r>
        <w:r w:rsidR="0092409A">
          <w:rPr>
            <w:sz w:val="32"/>
            <w:szCs w:val="32"/>
          </w:rPr>
          <w:t xml:space="preserve">Educator Quality </w:t>
        </w:r>
        <w:r>
          <w:rPr>
            <w:sz w:val="32"/>
            <w:szCs w:val="32"/>
          </w:rPr>
          <w:t>Subcommittee of the Mississippi Board of Education will meet on T</w:t>
        </w:r>
        <w:r w:rsidR="00393E29">
          <w:rPr>
            <w:sz w:val="32"/>
            <w:szCs w:val="32"/>
          </w:rPr>
          <w:t>ues</w:t>
        </w:r>
        <w:r>
          <w:rPr>
            <w:sz w:val="32"/>
            <w:szCs w:val="32"/>
          </w:rPr>
          <w:t xml:space="preserve">day, </w:t>
        </w:r>
        <w:r w:rsidR="001679DD">
          <w:rPr>
            <w:sz w:val="32"/>
            <w:szCs w:val="32"/>
          </w:rPr>
          <w:t>October 1</w:t>
        </w:r>
        <w:r w:rsidR="00393E29">
          <w:rPr>
            <w:sz w:val="32"/>
            <w:szCs w:val="32"/>
          </w:rPr>
          <w:t>5</w:t>
        </w:r>
        <w:r w:rsidR="001679DD">
          <w:rPr>
            <w:sz w:val="32"/>
            <w:szCs w:val="32"/>
          </w:rPr>
          <w:t xml:space="preserve">, 2024 </w:t>
        </w:r>
        <w:r w:rsidR="00393E29">
          <w:rPr>
            <w:sz w:val="32"/>
            <w:szCs w:val="32"/>
          </w:rPr>
          <w:t>vi</w:t>
        </w:r>
        <w:r w:rsidR="002F117B">
          <w:rPr>
            <w:sz w:val="32"/>
            <w:szCs w:val="32"/>
          </w:rPr>
          <w:t>a TEAMS</w:t>
        </w:r>
        <w:r w:rsidR="00393E29">
          <w:rPr>
            <w:sz w:val="32"/>
            <w:szCs w:val="32"/>
          </w:rPr>
          <w:t xml:space="preserve"> and </w:t>
        </w:r>
        <w:r w:rsidR="001679DD">
          <w:rPr>
            <w:sz w:val="32"/>
            <w:szCs w:val="32"/>
          </w:rPr>
          <w:t xml:space="preserve">in </w:t>
        </w:r>
        <w:r w:rsidR="00252800">
          <w:rPr>
            <w:sz w:val="32"/>
            <w:szCs w:val="32"/>
          </w:rPr>
          <w:t xml:space="preserve">Suite </w:t>
        </w:r>
        <w:r w:rsidR="00393E29">
          <w:rPr>
            <w:sz w:val="32"/>
            <w:szCs w:val="32"/>
          </w:rPr>
          <w:t xml:space="preserve">311 </w:t>
        </w:r>
        <w:r w:rsidR="00F06FAE">
          <w:rPr>
            <w:sz w:val="32"/>
            <w:szCs w:val="32"/>
          </w:rPr>
          <w:t>at t</w:t>
        </w:r>
        <w:r w:rsidR="00E978C6">
          <w:rPr>
            <w:sz w:val="32"/>
            <w:szCs w:val="32"/>
          </w:rPr>
          <w:t xml:space="preserve">he </w:t>
        </w:r>
        <w:r w:rsidR="00F06FAE">
          <w:rPr>
            <w:sz w:val="32"/>
            <w:szCs w:val="32"/>
          </w:rPr>
          <w:t xml:space="preserve">Mississippi Department of Education, </w:t>
        </w:r>
        <w:r w:rsidR="00E978C6">
          <w:rPr>
            <w:sz w:val="32"/>
            <w:szCs w:val="32"/>
          </w:rPr>
          <w:t>359 North West Street, Jackson, Mississippi</w:t>
        </w:r>
        <w:r w:rsidR="00016944">
          <w:rPr>
            <w:sz w:val="32"/>
            <w:szCs w:val="32"/>
          </w:rPr>
          <w:t xml:space="preserve"> at </w:t>
        </w:r>
        <w:r w:rsidR="00DB1C43">
          <w:rPr>
            <w:sz w:val="32"/>
            <w:szCs w:val="32"/>
          </w:rPr>
          <w:t>3</w:t>
        </w:r>
        <w:r w:rsidR="00016944">
          <w:rPr>
            <w:sz w:val="32"/>
            <w:szCs w:val="32"/>
          </w:rPr>
          <w:t xml:space="preserve">:00 </w:t>
        </w:r>
        <w:r w:rsidR="00DB1C43">
          <w:rPr>
            <w:sz w:val="32"/>
            <w:szCs w:val="32"/>
          </w:rPr>
          <w:t>p</w:t>
        </w:r>
        <w:r w:rsidR="00016944">
          <w:rPr>
            <w:sz w:val="32"/>
            <w:szCs w:val="32"/>
          </w:rPr>
          <w:t>.m. to discu</w:t>
        </w:r>
        <w:r w:rsidR="004E175C">
          <w:rPr>
            <w:sz w:val="32"/>
            <w:szCs w:val="32"/>
          </w:rPr>
          <w:t>ss educator misconduct evaluations.</w:t>
        </w:r>
      </w:ins>
    </w:p>
    <w:p w14:paraId="4A9A639C" w14:textId="77777777" w:rsidR="00892AB7" w:rsidRDefault="00892AB7" w:rsidP="00892AB7">
      <w:pPr>
        <w:jc w:val="both"/>
        <w:rPr>
          <w:ins w:id="23" w:author="Donna Hales" w:date="2026-09-25T21:06:00Z" w16du:dateUtc="2026-09-26T01:06:00Z"/>
          <w:b/>
          <w:i/>
          <w:sz w:val="28"/>
          <w:szCs w:val="28"/>
        </w:rPr>
      </w:pPr>
    </w:p>
    <w:p w14:paraId="1FEC4538" w14:textId="77777777" w:rsidR="0059476E" w:rsidRDefault="0059476E">
      <w:pPr>
        <w:widowControl w:val="0"/>
        <w:spacing w:line="480" w:lineRule="auto"/>
        <w:rPr>
          <w:ins w:id="24" w:author="Donna Hales" w:date="2026-09-25T21:06:00Z" w16du:dateUtc="2026-09-26T01:06:00Z"/>
          <w:sz w:val="32"/>
          <w:szCs w:val="32"/>
        </w:rPr>
      </w:pPr>
    </w:p>
    <w:p w14:paraId="46283E40" w14:textId="77777777" w:rsidR="0059476E" w:rsidRDefault="0059476E">
      <w:pPr>
        <w:widowControl w:val="0"/>
        <w:spacing w:line="480" w:lineRule="auto"/>
        <w:rPr>
          <w:ins w:id="25" w:author="Donna Hales" w:date="2026-09-25T21:06:00Z" w16du:dateUtc="2026-09-26T01:06:00Z"/>
          <w:sz w:val="32"/>
          <w:szCs w:val="32"/>
        </w:rPr>
      </w:pPr>
    </w:p>
    <w:p w14:paraId="0D8B2C87" w14:textId="77777777" w:rsidR="00694781" w:rsidRPr="00FC3451" w:rsidRDefault="00CF1890" w:rsidP="002071E8">
      <w:pPr>
        <w:spacing w:line="480" w:lineRule="exact"/>
        <w:jc w:val="center"/>
        <w:rPr>
          <w:del w:id="26" w:author="Donna Hales" w:date="2026-09-25T21:06:00Z" w16du:dateUtc="2026-09-26T01:06:00Z"/>
          <w:rFonts w:eastAsia="DFKai-SB"/>
          <w:b/>
          <w:sz w:val="32"/>
          <w:szCs w:val="28"/>
        </w:rPr>
      </w:pPr>
      <w:ins w:id="27" w:author="Donna Hales" w:date="2026-09-25T21:06:00Z" w16du:dateUtc="2026-09-26T01:06:00Z">
        <w:r>
          <w:t xml:space="preserve">Posted: </w:t>
        </w:r>
        <w:r w:rsidR="00016944">
          <w:t>October</w:t>
        </w:r>
        <w:r w:rsidR="00C3485F">
          <w:t xml:space="preserve"> </w:t>
        </w:r>
        <w:r w:rsidR="004E175C">
          <w:t>3</w:t>
        </w:r>
        <w:r w:rsidR="006C1F2D">
          <w:t xml:space="preserve">, </w:t>
        </w:r>
        <w:r w:rsidR="006671FC">
          <w:t>202</w:t>
        </w:r>
        <w:r w:rsidR="008E65BD">
          <w:t>4</w:t>
        </w:r>
      </w:ins>
      <w:del w:id="28" w:author="Donna Hales" w:date="2026-09-25T21:06:00Z" w16du:dateUtc="2026-09-26T01:06:00Z">
        <w:r w:rsidR="00694781">
          <w:rPr>
            <w:rFonts w:eastAsia="DFKai-SB" w:hint="eastAsia"/>
            <w:b/>
            <w:sz w:val="32"/>
            <w:szCs w:val="28"/>
          </w:rPr>
          <w:delText>A</w:delText>
        </w:r>
        <w:r w:rsidR="00694781">
          <w:rPr>
            <w:rFonts w:eastAsia="DFKai-SB"/>
            <w:b/>
            <w:sz w:val="32"/>
            <w:szCs w:val="28"/>
          </w:rPr>
          <w:delText>ppendix 2</w:delText>
        </w:r>
        <w:r w:rsidR="003F7985">
          <w:rPr>
            <w:rFonts w:eastAsia="DFKai-SB"/>
            <w:b/>
            <w:sz w:val="32"/>
            <w:szCs w:val="28"/>
          </w:rPr>
          <w:delText xml:space="preserve">: </w:delText>
        </w:r>
        <w:r w:rsidR="00694781">
          <w:rPr>
            <w:rFonts w:eastAsia="DFKai-SB"/>
            <w:b/>
            <w:sz w:val="32"/>
            <w:szCs w:val="28"/>
          </w:rPr>
          <w:delText>Adjustments to the Reserve Requirement Ratios</w:delText>
        </w:r>
        <w:r w:rsidR="002071E8" w:rsidRPr="00FC3451">
          <w:rPr>
            <w:rFonts w:eastAsia="DFKai-SB" w:hint="eastAsia"/>
            <w:b/>
            <w:sz w:val="32"/>
            <w:szCs w:val="28"/>
          </w:rPr>
          <w:delText xml:space="preserve"> </w:delText>
        </w:r>
        <w:r w:rsidR="00694781" w:rsidRPr="00FC3451">
          <w:rPr>
            <w:rFonts w:eastAsia="DFKai-SB" w:hint="eastAsia"/>
            <w:b/>
            <w:sz w:val="32"/>
            <w:szCs w:val="28"/>
          </w:rPr>
          <w:delText>(</w:delText>
        </w:r>
        <w:r w:rsidR="002071E8">
          <w:rPr>
            <w:rFonts w:eastAsia="DFKai-SB" w:hint="eastAsia"/>
            <w:b/>
            <w:sz w:val="32"/>
            <w:szCs w:val="28"/>
          </w:rPr>
          <w:delText>E</w:delText>
        </w:r>
        <w:r w:rsidR="002071E8">
          <w:rPr>
            <w:rFonts w:eastAsia="DFKai-SB"/>
            <w:b/>
            <w:sz w:val="32"/>
            <w:szCs w:val="28"/>
          </w:rPr>
          <w:delText>ffective July 1, 2024</w:delText>
        </w:r>
        <w:r w:rsidR="00694781" w:rsidRPr="00FC3451">
          <w:rPr>
            <w:rFonts w:eastAsia="DFKai-SB" w:hint="eastAsia"/>
            <w:b/>
            <w:sz w:val="32"/>
            <w:szCs w:val="28"/>
          </w:rPr>
          <w:delText>)</w:delText>
        </w:r>
      </w:del>
    </w:p>
    <w:p w14:paraId="2F37F6BC" w14:textId="77777777" w:rsidR="00694781" w:rsidRPr="00FC3451" w:rsidRDefault="00694781" w:rsidP="00694781">
      <w:pPr>
        <w:snapToGrid w:val="0"/>
        <w:spacing w:line="400" w:lineRule="exact"/>
        <w:jc w:val="right"/>
        <w:rPr>
          <w:del w:id="29" w:author="Donna Hales" w:date="2026-09-25T21:06:00Z" w16du:dateUtc="2026-09-26T01:06:00Z"/>
          <w:rFonts w:ascii="Helvetica" w:hAnsi="Helvetica" w:cs="Helvetica"/>
          <w:color w:val="444444"/>
        </w:rPr>
      </w:pPr>
    </w:p>
    <w:p w14:paraId="11014CE9" w14:textId="77777777" w:rsidR="00694781" w:rsidRPr="002071E8" w:rsidRDefault="00694781" w:rsidP="002071E8">
      <w:pPr>
        <w:wordWrap w:val="0"/>
        <w:snapToGrid w:val="0"/>
        <w:spacing w:afterLines="50" w:after="120" w:line="400" w:lineRule="exact"/>
        <w:jc w:val="right"/>
        <w:rPr>
          <w:del w:id="30" w:author="Donna Hales" w:date="2026-09-25T21:06:00Z" w16du:dateUtc="2026-09-26T01:06:00Z"/>
          <w:rFonts w:eastAsia="DFKai-SB"/>
          <w:sz w:val="22"/>
        </w:rPr>
      </w:pPr>
      <w:del w:id="31" w:author="Donna Hales" w:date="2026-09-25T21:06:00Z" w16du:dateUtc="2026-09-26T01:06:00Z">
        <w:r w:rsidRPr="00FC3451">
          <w:rPr>
            <w:rFonts w:ascii="DFKai-SB" w:eastAsia="DFKai-SB" w:hAnsi="DFKai-SB" w:cs="PMingLiU"/>
            <w:sz w:val="20"/>
          </w:rPr>
          <w:delText>                                                         </w:delText>
        </w:r>
        <w:r w:rsidR="002071E8" w:rsidRPr="002071E8">
          <w:rPr>
            <w:rFonts w:eastAsia="DFKai-SB"/>
            <w:sz w:val="22"/>
          </w:rPr>
          <w:delText xml:space="preserve">Unit: </w:delText>
        </w:r>
        <w:r w:rsidR="00F71076">
          <w:rPr>
            <w:rFonts w:eastAsia="DFKai-SB"/>
            <w:sz w:val="22"/>
          </w:rPr>
          <w:delText xml:space="preserve">%  </w:delText>
        </w:r>
      </w:del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列表資料"/>
      </w:tblPr>
      <w:tblGrid>
        <w:gridCol w:w="4815"/>
        <w:gridCol w:w="2126"/>
        <w:gridCol w:w="2126"/>
      </w:tblGrid>
      <w:tr w:rsidR="00694781" w:rsidRPr="00FC3451" w14:paraId="68DF37C0" w14:textId="77777777" w:rsidTr="000417A1">
        <w:trPr>
          <w:del w:id="32" w:author="Donna Hales" w:date="2026-09-25T21:06:00Z" w16du:dateUtc="2026-09-26T01:06:00Z"/>
        </w:trPr>
        <w:tc>
          <w:tcPr>
            <w:tcW w:w="48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04C79" w14:textId="77777777" w:rsidR="00694781" w:rsidRPr="00EF26B6" w:rsidRDefault="002071E8" w:rsidP="000417A1">
            <w:pPr>
              <w:jc w:val="center"/>
              <w:rPr>
                <w:del w:id="33" w:author="Donna Hales" w:date="2026-09-25T21:06:00Z" w16du:dateUtc="2026-09-26T01:06:00Z"/>
                <w:rFonts w:eastAsia="DFKai-SB"/>
                <w:b/>
                <w:sz w:val="26"/>
                <w:szCs w:val="26"/>
              </w:rPr>
            </w:pPr>
            <w:del w:id="34" w:author="Donna Hales" w:date="2026-09-25T21:06:00Z" w16du:dateUtc="2026-09-26T01:06:00Z">
              <w:r w:rsidRPr="00EF26B6">
                <w:rPr>
                  <w:rFonts w:eastAsia="DFKai-SB" w:hint="eastAsia"/>
                  <w:b/>
                  <w:sz w:val="26"/>
                  <w:szCs w:val="26"/>
                </w:rPr>
                <w:delText>T</w:delText>
              </w:r>
              <w:r w:rsidRPr="00EF26B6">
                <w:rPr>
                  <w:rFonts w:eastAsia="DFKai-SB"/>
                  <w:b/>
                  <w:sz w:val="26"/>
                  <w:szCs w:val="26"/>
                </w:rPr>
                <w:delText>ype of Deposit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2C940" w14:textId="77777777" w:rsidR="00694781" w:rsidRPr="00EF26B6" w:rsidRDefault="002071E8" w:rsidP="000417A1">
            <w:pPr>
              <w:jc w:val="center"/>
              <w:rPr>
                <w:del w:id="35" w:author="Donna Hales" w:date="2026-09-25T21:06:00Z" w16du:dateUtc="2026-09-26T01:06:00Z"/>
                <w:rFonts w:eastAsia="DFKai-SB"/>
                <w:b/>
                <w:sz w:val="26"/>
                <w:szCs w:val="26"/>
              </w:rPr>
            </w:pPr>
            <w:del w:id="36" w:author="Donna Hales" w:date="2026-09-25T21:06:00Z" w16du:dateUtc="2026-09-26T01:06:00Z">
              <w:r w:rsidRPr="00EF26B6">
                <w:rPr>
                  <w:rFonts w:eastAsia="DFKai-SB" w:hint="eastAsia"/>
                  <w:b/>
                  <w:sz w:val="26"/>
                  <w:szCs w:val="26"/>
                </w:rPr>
                <w:delText>C</w:delText>
              </w:r>
              <w:r w:rsidRPr="00EF26B6">
                <w:rPr>
                  <w:rFonts w:eastAsia="DFKai-SB"/>
                  <w:b/>
                  <w:sz w:val="26"/>
                  <w:szCs w:val="26"/>
                </w:rPr>
                <w:delText>urrent Ratio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F6980" w14:textId="77777777" w:rsidR="00694781" w:rsidRPr="00EF26B6" w:rsidRDefault="002071E8" w:rsidP="000417A1">
            <w:pPr>
              <w:jc w:val="center"/>
              <w:rPr>
                <w:del w:id="37" w:author="Donna Hales" w:date="2026-09-25T21:06:00Z" w16du:dateUtc="2026-09-26T01:06:00Z"/>
                <w:rFonts w:eastAsia="DFKai-SB"/>
                <w:b/>
                <w:sz w:val="26"/>
                <w:szCs w:val="26"/>
              </w:rPr>
            </w:pPr>
            <w:del w:id="38" w:author="Donna Hales" w:date="2026-09-25T21:06:00Z" w16du:dateUtc="2026-09-26T01:06:00Z">
              <w:r w:rsidRPr="00EF26B6">
                <w:rPr>
                  <w:rFonts w:eastAsia="DFKai-SB" w:hint="eastAsia"/>
                  <w:b/>
                  <w:sz w:val="26"/>
                  <w:szCs w:val="26"/>
                </w:rPr>
                <w:delText>N</w:delText>
              </w:r>
              <w:r w:rsidRPr="00EF26B6">
                <w:rPr>
                  <w:rFonts w:eastAsia="DFKai-SB"/>
                  <w:b/>
                  <w:sz w:val="26"/>
                  <w:szCs w:val="26"/>
                </w:rPr>
                <w:delText>ew Ratio</w:delText>
              </w:r>
            </w:del>
          </w:p>
        </w:tc>
      </w:tr>
      <w:tr w:rsidR="004D2725" w:rsidRPr="00FC3451" w14:paraId="217B4405" w14:textId="77777777" w:rsidTr="00EF26B6">
        <w:trPr>
          <w:del w:id="39" w:author="Donna Hales" w:date="2026-09-25T21:06:00Z" w16du:dateUtc="2026-09-26T01:06:00Z"/>
        </w:trPr>
        <w:tc>
          <w:tcPr>
            <w:tcW w:w="48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AC24D" w14:textId="77777777" w:rsidR="004D2725" w:rsidRPr="00FC3451" w:rsidRDefault="004D2725" w:rsidP="004D2725">
            <w:pPr>
              <w:rPr>
                <w:del w:id="40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41" w:author="Donna Hales" w:date="2026-09-25T21:06:00Z" w16du:dateUtc="2026-09-26T01:06:00Z">
              <w:r>
                <w:rPr>
                  <w:rFonts w:eastAsia="DFKai-SB" w:hint="eastAsia"/>
                  <w:sz w:val="26"/>
                  <w:szCs w:val="26"/>
                </w:rPr>
                <w:delText>C</w:delText>
              </w:r>
              <w:r>
                <w:rPr>
                  <w:rFonts w:eastAsia="DFKai-SB"/>
                  <w:sz w:val="26"/>
                  <w:szCs w:val="26"/>
                </w:rPr>
                <w:delText xml:space="preserve">hecking </w:delText>
              </w:r>
              <w:r>
                <w:rPr>
                  <w:rFonts w:eastAsia="DFKai-SB" w:hint="eastAsia"/>
                  <w:sz w:val="26"/>
                  <w:szCs w:val="26"/>
                </w:rPr>
                <w:delText>Ac</w:delText>
              </w:r>
              <w:r>
                <w:rPr>
                  <w:rFonts w:eastAsia="DFKai-SB"/>
                  <w:sz w:val="26"/>
                  <w:szCs w:val="26"/>
                </w:rPr>
                <w:delText>counts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CDFFC" w14:textId="77777777" w:rsidR="004D2725" w:rsidRPr="00FC3451" w:rsidRDefault="004D2725" w:rsidP="004D2725">
            <w:pPr>
              <w:ind w:rightChars="250" w:right="600"/>
              <w:jc w:val="right"/>
              <w:rPr>
                <w:del w:id="42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43" w:author="Donna Hales" w:date="2026-09-25T21:06:00Z" w16du:dateUtc="2026-09-26T01:06:00Z">
              <w:r w:rsidRPr="00FC3451">
                <w:rPr>
                  <w:rFonts w:eastAsia="DFKai-SB"/>
                  <w:sz w:val="26"/>
                  <w:szCs w:val="26"/>
                </w:rPr>
                <w:delText>11.250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9A27B" w14:textId="77777777" w:rsidR="004D2725" w:rsidRPr="00F2778A" w:rsidRDefault="004D2725" w:rsidP="00E60A6B">
            <w:pPr>
              <w:ind w:rightChars="250" w:right="600"/>
              <w:jc w:val="right"/>
              <w:rPr>
                <w:del w:id="44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45" w:author="Donna Hales" w:date="2026-09-25T21:06:00Z" w16du:dateUtc="2026-09-26T01:06:00Z">
              <w:r w:rsidRPr="00F2778A">
                <w:rPr>
                  <w:rFonts w:eastAsia="DFKai-SB"/>
                  <w:sz w:val="26"/>
                  <w:szCs w:val="26"/>
                </w:rPr>
                <w:delText>11.</w:delText>
              </w:r>
              <w:r w:rsidR="00E60A6B" w:rsidRPr="00F2778A">
                <w:rPr>
                  <w:rFonts w:eastAsia="DFKai-SB"/>
                  <w:sz w:val="26"/>
                  <w:szCs w:val="26"/>
                </w:rPr>
                <w:delText>50</w:delText>
              </w:r>
              <w:r w:rsidRPr="00F2778A">
                <w:rPr>
                  <w:rFonts w:eastAsia="DFKai-SB"/>
                  <w:sz w:val="26"/>
                  <w:szCs w:val="26"/>
                </w:rPr>
                <w:delText>0</w:delText>
              </w:r>
            </w:del>
          </w:p>
        </w:tc>
      </w:tr>
      <w:tr w:rsidR="004D2725" w:rsidRPr="00FC3451" w14:paraId="3757761D" w14:textId="77777777" w:rsidTr="00EF26B6">
        <w:trPr>
          <w:del w:id="46" w:author="Donna Hales" w:date="2026-09-25T21:06:00Z" w16du:dateUtc="2026-09-26T01:06:00Z"/>
        </w:trPr>
        <w:tc>
          <w:tcPr>
            <w:tcW w:w="48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D268C" w14:textId="77777777" w:rsidR="004D2725" w:rsidRPr="00FC3451" w:rsidRDefault="004D2725" w:rsidP="004D2725">
            <w:pPr>
              <w:rPr>
                <w:del w:id="47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48" w:author="Donna Hales" w:date="2026-09-25T21:06:00Z" w16du:dateUtc="2026-09-26T01:06:00Z">
              <w:r>
                <w:rPr>
                  <w:rFonts w:eastAsia="DFKai-SB" w:hint="eastAsia"/>
                  <w:sz w:val="26"/>
                  <w:szCs w:val="26"/>
                </w:rPr>
                <w:delText>P</w:delText>
              </w:r>
              <w:r>
                <w:rPr>
                  <w:rFonts w:eastAsia="DFKai-SB"/>
                  <w:sz w:val="26"/>
                  <w:szCs w:val="26"/>
                </w:rPr>
                <w:delText>assbook Deposits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C7B35" w14:textId="77777777" w:rsidR="004D2725" w:rsidRPr="00FC3451" w:rsidRDefault="004D2725" w:rsidP="004D2725">
            <w:pPr>
              <w:ind w:rightChars="250" w:right="600"/>
              <w:jc w:val="right"/>
              <w:rPr>
                <w:del w:id="49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50" w:author="Donna Hales" w:date="2026-09-25T21:06:00Z" w16du:dateUtc="2026-09-26T01:06:00Z">
              <w:r w:rsidRPr="00FC3451">
                <w:rPr>
                  <w:rFonts w:eastAsia="DFKai-SB"/>
                  <w:sz w:val="26"/>
                  <w:szCs w:val="26"/>
                </w:rPr>
                <w:delText>10.275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FA2DB" w14:textId="77777777" w:rsidR="004D2725" w:rsidRPr="00F2778A" w:rsidRDefault="004D2725" w:rsidP="00E60A6B">
            <w:pPr>
              <w:ind w:rightChars="250" w:right="600"/>
              <w:jc w:val="right"/>
              <w:rPr>
                <w:del w:id="51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52" w:author="Donna Hales" w:date="2026-09-25T21:06:00Z" w16du:dateUtc="2026-09-26T01:06:00Z">
              <w:r w:rsidRPr="00F2778A">
                <w:rPr>
                  <w:rFonts w:eastAsia="DFKai-SB"/>
                  <w:sz w:val="26"/>
                  <w:szCs w:val="26"/>
                </w:rPr>
                <w:delText>10.</w:delText>
              </w:r>
              <w:r w:rsidR="00E60A6B" w:rsidRPr="00F2778A">
                <w:rPr>
                  <w:rFonts w:eastAsia="DFKai-SB"/>
                  <w:sz w:val="26"/>
                  <w:szCs w:val="26"/>
                </w:rPr>
                <w:delText>52</w:delText>
              </w:r>
              <w:r w:rsidRPr="00F2778A">
                <w:rPr>
                  <w:rFonts w:eastAsia="DFKai-SB"/>
                  <w:sz w:val="26"/>
                  <w:szCs w:val="26"/>
                </w:rPr>
                <w:delText>5</w:delText>
              </w:r>
            </w:del>
          </w:p>
        </w:tc>
      </w:tr>
      <w:tr w:rsidR="004D2725" w:rsidRPr="00FC3451" w14:paraId="2D08A1B3" w14:textId="77777777" w:rsidTr="00EF26B6">
        <w:trPr>
          <w:del w:id="53" w:author="Donna Hales" w:date="2026-09-25T21:06:00Z" w16du:dateUtc="2026-09-26T01:06:00Z"/>
        </w:trPr>
        <w:tc>
          <w:tcPr>
            <w:tcW w:w="48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B061C" w14:textId="77777777" w:rsidR="004D2725" w:rsidRPr="00FC3451" w:rsidRDefault="004D2725" w:rsidP="004D2725">
            <w:pPr>
              <w:rPr>
                <w:del w:id="54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55" w:author="Donna Hales" w:date="2026-09-25T21:06:00Z" w16du:dateUtc="2026-09-26T01:06:00Z">
              <w:r>
                <w:rPr>
                  <w:rFonts w:eastAsia="DFKai-SB" w:hint="eastAsia"/>
                  <w:sz w:val="26"/>
                  <w:szCs w:val="26"/>
                </w:rPr>
                <w:lastRenderedPageBreak/>
                <w:delText>P</w:delText>
              </w:r>
              <w:r>
                <w:rPr>
                  <w:rFonts w:eastAsia="DFKai-SB"/>
                  <w:sz w:val="26"/>
                  <w:szCs w:val="26"/>
                </w:rPr>
                <w:delText>assbook Savings Deposits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63645" w14:textId="77777777" w:rsidR="004D2725" w:rsidRPr="00FC3451" w:rsidRDefault="004D2725" w:rsidP="004D2725">
            <w:pPr>
              <w:ind w:rightChars="250" w:right="600"/>
              <w:jc w:val="right"/>
              <w:rPr>
                <w:del w:id="56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57" w:author="Donna Hales" w:date="2026-09-25T21:06:00Z" w16du:dateUtc="2026-09-26T01:06:00Z">
              <w:r w:rsidRPr="00FC3451">
                <w:rPr>
                  <w:rFonts w:eastAsia="DFKai-SB"/>
                  <w:sz w:val="26"/>
                  <w:szCs w:val="26"/>
                </w:rPr>
                <w:delText>6.000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C9D3A" w14:textId="77777777" w:rsidR="004D2725" w:rsidRPr="00F2778A" w:rsidRDefault="004D2725" w:rsidP="00E60A6B">
            <w:pPr>
              <w:ind w:rightChars="250" w:right="600"/>
              <w:jc w:val="right"/>
              <w:rPr>
                <w:del w:id="58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59" w:author="Donna Hales" w:date="2026-09-25T21:06:00Z" w16du:dateUtc="2026-09-26T01:06:00Z">
              <w:r w:rsidRPr="00F2778A">
                <w:rPr>
                  <w:rFonts w:eastAsia="DFKai-SB"/>
                  <w:sz w:val="26"/>
                  <w:szCs w:val="26"/>
                </w:rPr>
                <w:delText>6.</w:delText>
              </w:r>
              <w:r w:rsidR="00E60A6B" w:rsidRPr="00F2778A">
                <w:rPr>
                  <w:rFonts w:eastAsia="DFKai-SB"/>
                  <w:sz w:val="26"/>
                  <w:szCs w:val="26"/>
                </w:rPr>
                <w:delText>25</w:delText>
              </w:r>
              <w:r w:rsidRPr="00F2778A">
                <w:rPr>
                  <w:rFonts w:eastAsia="DFKai-SB"/>
                  <w:sz w:val="26"/>
                  <w:szCs w:val="26"/>
                </w:rPr>
                <w:delText>0</w:delText>
              </w:r>
            </w:del>
          </w:p>
        </w:tc>
      </w:tr>
      <w:tr w:rsidR="004D2725" w:rsidRPr="00FC3451" w14:paraId="65129AD0" w14:textId="77777777" w:rsidTr="00EF26B6">
        <w:trPr>
          <w:del w:id="60" w:author="Donna Hales" w:date="2026-09-25T21:06:00Z" w16du:dateUtc="2026-09-26T01:06:00Z"/>
        </w:trPr>
        <w:tc>
          <w:tcPr>
            <w:tcW w:w="48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00B85" w14:textId="77777777" w:rsidR="004D2725" w:rsidRPr="00FC3451" w:rsidRDefault="004D2725" w:rsidP="004D2725">
            <w:pPr>
              <w:rPr>
                <w:del w:id="61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62" w:author="Donna Hales" w:date="2026-09-25T21:06:00Z" w16du:dateUtc="2026-09-26T01:06:00Z">
              <w:r>
                <w:rPr>
                  <w:rFonts w:eastAsia="DFKai-SB"/>
                  <w:sz w:val="26"/>
                  <w:szCs w:val="26"/>
                </w:rPr>
                <w:delText>Time Savings Deposits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6CFB3" w14:textId="77777777" w:rsidR="004D2725" w:rsidRPr="00FC3451" w:rsidRDefault="004D2725" w:rsidP="004D2725">
            <w:pPr>
              <w:ind w:rightChars="250" w:right="600"/>
              <w:jc w:val="right"/>
              <w:rPr>
                <w:del w:id="63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64" w:author="Donna Hales" w:date="2026-09-25T21:06:00Z" w16du:dateUtc="2026-09-26T01:06:00Z">
              <w:r w:rsidRPr="00FC3451">
                <w:rPr>
                  <w:rFonts w:eastAsia="DFKai-SB"/>
                  <w:sz w:val="26"/>
                  <w:szCs w:val="26"/>
                </w:rPr>
                <w:delText>4.500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ACC76" w14:textId="77777777" w:rsidR="004D2725" w:rsidRPr="00F2778A" w:rsidRDefault="004D2725" w:rsidP="00E60A6B">
            <w:pPr>
              <w:ind w:rightChars="250" w:right="600"/>
              <w:jc w:val="right"/>
              <w:rPr>
                <w:del w:id="65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66" w:author="Donna Hales" w:date="2026-09-25T21:06:00Z" w16du:dateUtc="2026-09-26T01:06:00Z">
              <w:r w:rsidRPr="00F2778A">
                <w:rPr>
                  <w:rFonts w:eastAsia="DFKai-SB"/>
                  <w:sz w:val="26"/>
                  <w:szCs w:val="26"/>
                </w:rPr>
                <w:delText>4.</w:delText>
              </w:r>
              <w:r w:rsidR="00E60A6B" w:rsidRPr="00F2778A">
                <w:rPr>
                  <w:rFonts w:eastAsia="DFKai-SB"/>
                  <w:sz w:val="26"/>
                  <w:szCs w:val="26"/>
                </w:rPr>
                <w:delText>75</w:delText>
              </w:r>
              <w:r w:rsidRPr="00F2778A">
                <w:rPr>
                  <w:rFonts w:eastAsia="DFKai-SB"/>
                  <w:sz w:val="26"/>
                  <w:szCs w:val="26"/>
                </w:rPr>
                <w:delText>0</w:delText>
              </w:r>
            </w:del>
          </w:p>
        </w:tc>
      </w:tr>
      <w:tr w:rsidR="004D2725" w:rsidRPr="00FC3451" w14:paraId="23028CC3" w14:textId="77777777" w:rsidTr="00EF26B6">
        <w:trPr>
          <w:del w:id="67" w:author="Donna Hales" w:date="2026-09-25T21:06:00Z" w16du:dateUtc="2026-09-26T01:06:00Z"/>
        </w:trPr>
        <w:tc>
          <w:tcPr>
            <w:tcW w:w="48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A1680" w14:textId="77777777" w:rsidR="004D2725" w:rsidRPr="00FC3451" w:rsidRDefault="004D2725" w:rsidP="004D2725">
            <w:pPr>
              <w:rPr>
                <w:del w:id="68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69" w:author="Donna Hales" w:date="2026-09-25T21:06:00Z" w16du:dateUtc="2026-09-26T01:06:00Z">
              <w:r>
                <w:rPr>
                  <w:rFonts w:eastAsia="DFKai-SB"/>
                  <w:sz w:val="26"/>
                  <w:szCs w:val="26"/>
                </w:rPr>
                <w:delText>Time Deposits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DE66C" w14:textId="77777777" w:rsidR="004D2725" w:rsidRPr="00FC3451" w:rsidRDefault="004D2725" w:rsidP="004D2725">
            <w:pPr>
              <w:ind w:rightChars="250" w:right="600"/>
              <w:jc w:val="right"/>
              <w:rPr>
                <w:del w:id="70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71" w:author="Donna Hales" w:date="2026-09-25T21:06:00Z" w16du:dateUtc="2026-09-26T01:06:00Z">
              <w:r w:rsidRPr="00FC3451">
                <w:rPr>
                  <w:rFonts w:eastAsia="DFKai-SB"/>
                  <w:sz w:val="26"/>
                  <w:szCs w:val="26"/>
                </w:rPr>
                <w:delText>5.500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D805E" w14:textId="77777777" w:rsidR="004D2725" w:rsidRPr="00F2778A" w:rsidRDefault="004D2725" w:rsidP="00E60A6B">
            <w:pPr>
              <w:ind w:rightChars="250" w:right="600"/>
              <w:jc w:val="right"/>
              <w:rPr>
                <w:del w:id="72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73" w:author="Donna Hales" w:date="2026-09-25T21:06:00Z" w16du:dateUtc="2026-09-26T01:06:00Z">
              <w:r w:rsidRPr="00F2778A">
                <w:rPr>
                  <w:rFonts w:eastAsia="DFKai-SB"/>
                  <w:sz w:val="26"/>
                  <w:szCs w:val="26"/>
                </w:rPr>
                <w:delText>5.</w:delText>
              </w:r>
              <w:r w:rsidR="00E60A6B" w:rsidRPr="00F2778A">
                <w:rPr>
                  <w:rFonts w:eastAsia="DFKai-SB"/>
                  <w:sz w:val="26"/>
                  <w:szCs w:val="26"/>
                </w:rPr>
                <w:delText>75</w:delText>
              </w:r>
              <w:r w:rsidRPr="00F2778A">
                <w:rPr>
                  <w:rFonts w:eastAsia="DFKai-SB"/>
                  <w:sz w:val="26"/>
                  <w:szCs w:val="26"/>
                </w:rPr>
                <w:delText>0</w:delText>
              </w:r>
            </w:del>
          </w:p>
        </w:tc>
      </w:tr>
      <w:tr w:rsidR="004D2725" w:rsidRPr="00FC3451" w14:paraId="57C394F1" w14:textId="77777777" w:rsidTr="00EF26B6">
        <w:trPr>
          <w:trHeight w:val="25"/>
          <w:del w:id="74" w:author="Donna Hales" w:date="2026-09-25T21:06:00Z" w16du:dateUtc="2026-09-26T01:06:00Z"/>
        </w:trPr>
        <w:tc>
          <w:tcPr>
            <w:tcW w:w="48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EDCEC" w14:textId="77777777" w:rsidR="004D2725" w:rsidRPr="00FC3451" w:rsidRDefault="004D2725" w:rsidP="004D2725">
            <w:pPr>
              <w:rPr>
                <w:del w:id="75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76" w:author="Donna Hales" w:date="2026-09-25T21:06:00Z" w16du:dateUtc="2026-09-26T01:06:00Z">
              <w:r>
                <w:rPr>
                  <w:rFonts w:eastAsia="DFKai-SB" w:hint="eastAsia"/>
                  <w:sz w:val="26"/>
                  <w:szCs w:val="26"/>
                </w:rPr>
                <w:delText>P</w:delText>
              </w:r>
              <w:r>
                <w:rPr>
                  <w:rFonts w:eastAsia="DFKai-SB"/>
                  <w:sz w:val="26"/>
                  <w:szCs w:val="26"/>
                </w:rPr>
                <w:delText xml:space="preserve">rincipal (in NT Dollars) Received by Banks from the Sale of Structured Products 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E1989" w14:textId="77777777" w:rsidR="004D2725" w:rsidRPr="00FC3451" w:rsidRDefault="004D2725" w:rsidP="004D2725">
            <w:pPr>
              <w:ind w:rightChars="250" w:right="600"/>
              <w:jc w:val="right"/>
              <w:rPr>
                <w:del w:id="77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78" w:author="Donna Hales" w:date="2026-09-25T21:06:00Z" w16du:dateUtc="2026-09-26T01:06:00Z">
              <w:r w:rsidRPr="00FC3451">
                <w:rPr>
                  <w:rFonts w:eastAsia="DFKai-SB"/>
                  <w:sz w:val="26"/>
                  <w:szCs w:val="26"/>
                </w:rPr>
                <w:delText>5.500</w:delText>
              </w:r>
            </w:del>
          </w:p>
        </w:tc>
        <w:tc>
          <w:tcPr>
            <w:tcW w:w="2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66168" w14:textId="77777777" w:rsidR="004D2725" w:rsidRPr="00F2778A" w:rsidRDefault="004D2725" w:rsidP="00E60A6B">
            <w:pPr>
              <w:ind w:rightChars="250" w:right="600"/>
              <w:jc w:val="right"/>
              <w:rPr>
                <w:del w:id="79" w:author="Donna Hales" w:date="2026-09-25T21:06:00Z" w16du:dateUtc="2026-09-26T01:06:00Z"/>
                <w:rFonts w:eastAsia="DFKai-SB"/>
                <w:sz w:val="26"/>
                <w:szCs w:val="26"/>
              </w:rPr>
            </w:pPr>
            <w:del w:id="80" w:author="Donna Hales" w:date="2026-09-25T21:06:00Z" w16du:dateUtc="2026-09-26T01:06:00Z">
              <w:r w:rsidRPr="00F2778A">
                <w:rPr>
                  <w:rFonts w:eastAsia="DFKai-SB"/>
                  <w:sz w:val="26"/>
                  <w:szCs w:val="26"/>
                </w:rPr>
                <w:delText>5.</w:delText>
              </w:r>
              <w:r w:rsidR="00E60A6B" w:rsidRPr="00F2778A">
                <w:rPr>
                  <w:rFonts w:eastAsia="DFKai-SB"/>
                  <w:sz w:val="26"/>
                  <w:szCs w:val="26"/>
                </w:rPr>
                <w:delText>75</w:delText>
              </w:r>
              <w:r w:rsidRPr="00F2778A">
                <w:rPr>
                  <w:rFonts w:eastAsia="DFKai-SB"/>
                  <w:sz w:val="26"/>
                  <w:szCs w:val="26"/>
                </w:rPr>
                <w:delText>0</w:delText>
              </w:r>
            </w:del>
          </w:p>
        </w:tc>
      </w:tr>
    </w:tbl>
    <w:p w14:paraId="0535CA4E" w14:textId="77777777" w:rsidR="00694781" w:rsidRDefault="00694781" w:rsidP="00892AB7">
      <w:pPr>
        <w:widowControl w:val="0"/>
        <w:spacing w:line="480" w:lineRule="auto"/>
        <w:rPr>
          <w:rFonts w:eastAsia="DFKai-SB"/>
          <w:rPrChange w:id="81" w:author="Donna Hales" w:date="2026-09-25T21:06:00Z" w16du:dateUtc="2026-09-26T01:06:00Z">
            <w:rPr>
              <w:rFonts w:eastAsia="DFKai-SB"/>
              <w:b/>
              <w:kern w:val="0"/>
              <w:sz w:val="32"/>
              <w:szCs w:val="20"/>
            </w:rPr>
          </w:rPrChange>
        </w:rPr>
        <w:pPrChange w:id="82" w:author="Donna Hales" w:date="2026-09-25T21:06:00Z" w16du:dateUtc="2026-09-26T01:06:00Z">
          <w:pPr>
            <w:widowControl/>
            <w:snapToGrid w:val="0"/>
            <w:contextualSpacing/>
            <w:jc w:val="center"/>
          </w:pPr>
        </w:pPrChange>
      </w:pPr>
    </w:p>
    <w:p w14:paraId="7B9EC343" w14:textId="77777777" w:rsidR="00694781" w:rsidRDefault="00694781">
      <w:pPr>
        <w:rPr>
          <w:rFonts w:eastAsia="DFKai-SB"/>
          <w:rPrChange w:id="83" w:author="Donna Hales" w:date="2026-09-25T21:06:00Z" w16du:dateUtc="2026-09-26T01:06:00Z">
            <w:rPr>
              <w:rFonts w:eastAsia="DFKai-SB"/>
              <w:spacing w:val="-2"/>
              <w:sz w:val="28"/>
              <w:szCs w:val="28"/>
            </w:rPr>
          </w:rPrChange>
        </w:rPr>
        <w:pPrChange w:id="84" w:author="Donna Hales" w:date="2026-09-25T21:06:00Z" w16du:dateUtc="2026-09-26T01:06:00Z">
          <w:pPr>
            <w:spacing w:afterLines="50" w:after="180" w:line="400" w:lineRule="exact"/>
            <w:ind w:left="552" w:hangingChars="200" w:hanging="552"/>
            <w:jc w:val="both"/>
          </w:pPr>
        </w:pPrChange>
      </w:pPr>
    </w:p>
    <w:p w14:paraId="14B5D2A2" w14:textId="77777777" w:rsidR="0040342F" w:rsidRDefault="0040342F"/>
    <w:sectPr w:rsidR="0040342F" w:rsidSect="005970D0">
      <w:headerReference w:type="default" r:id="rId10"/>
      <w:footerReference w:type="default" r:id="rId11"/>
      <w:pgSz w:w="12240" w:h="15840"/>
      <w:pgMar w:top="1440" w:right="1152" w:bottom="1440" w:left="1152" w:header="720" w:footer="720" w:gutter="0"/>
      <w:cols w:space="720"/>
      <w:docGrid w:type="default" w:linePitch="0"/>
      <w:sectPrChange w:id="85" w:author="Donna Hales" w:date="2026-09-25T21:06:00Z" w16du:dateUtc="2026-09-26T01:06:00Z">
        <w:sectPr w:rsidR="0040342F" w:rsidSect="005970D0">
          <w:pgSz w:w="11906" w:h="16838"/>
          <w:pgMar w:top="1440" w:right="849" w:bottom="1440" w:left="1800" w:header="851" w:footer="992" w:gutter="0"/>
          <w:cols w:space="425"/>
          <w:docGrid w:type="lines"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D06EE7" w14:textId="77777777" w:rsidR="00D77188" w:rsidRDefault="00D77188" w:rsidP="00F71076">
      <w:r>
        <w:separator/>
      </w:r>
    </w:p>
  </w:endnote>
  <w:endnote w:type="continuationSeparator" w:id="0">
    <w:p w14:paraId="5CE3ABB4" w14:textId="77777777" w:rsidR="00D77188" w:rsidRDefault="00D77188" w:rsidP="00F71076">
      <w:r>
        <w:continuationSeparator/>
      </w:r>
    </w:p>
  </w:endnote>
  <w:endnote w:type="continuationNotice" w:id="1">
    <w:p w14:paraId="7EAB2764" w14:textId="77777777" w:rsidR="00D77188" w:rsidRDefault="00D771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72BC8B" w14:textId="77777777" w:rsidR="00A52F88" w:rsidRDefault="00A52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C10FCB" w14:textId="77777777" w:rsidR="00D77188" w:rsidRDefault="00D77188" w:rsidP="00F71076">
      <w:r w:rsidRPr="0059476E">
        <w:rPr>
          <w:color w:val="000000"/>
          <w:rPrChange w:id="5" w:author="Donna Hales" w:date="2026-09-25T21:06:00Z" w16du:dateUtc="2026-09-26T01:06:00Z">
            <w:rPr/>
          </w:rPrChange>
        </w:rPr>
        <w:separator/>
      </w:r>
    </w:p>
  </w:footnote>
  <w:footnote w:type="continuationSeparator" w:id="0">
    <w:p w14:paraId="61B5FBB3" w14:textId="77777777" w:rsidR="00D77188" w:rsidRDefault="00D77188" w:rsidP="00F71076">
      <w:r>
        <w:continuationSeparator/>
      </w:r>
    </w:p>
  </w:footnote>
  <w:footnote w:type="continuationNotice" w:id="1">
    <w:p w14:paraId="366A01A1" w14:textId="77777777" w:rsidR="00D77188" w:rsidRDefault="00D771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DB98DD" w14:textId="77777777" w:rsidR="00A52F88" w:rsidRDefault="00A52F8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781"/>
    <w:rsid w:val="00016944"/>
    <w:rsid w:val="00050C3D"/>
    <w:rsid w:val="00062D92"/>
    <w:rsid w:val="0006579E"/>
    <w:rsid w:val="00066A35"/>
    <w:rsid w:val="00066AB5"/>
    <w:rsid w:val="00084B7D"/>
    <w:rsid w:val="0009583A"/>
    <w:rsid w:val="00096A0B"/>
    <w:rsid w:val="000A2C62"/>
    <w:rsid w:val="000B1A89"/>
    <w:rsid w:val="000C48F2"/>
    <w:rsid w:val="000C6691"/>
    <w:rsid w:val="000E67F0"/>
    <w:rsid w:val="000F6628"/>
    <w:rsid w:val="00123D2F"/>
    <w:rsid w:val="001240D4"/>
    <w:rsid w:val="00134467"/>
    <w:rsid w:val="00137DCB"/>
    <w:rsid w:val="001462BE"/>
    <w:rsid w:val="00146FE4"/>
    <w:rsid w:val="0015323C"/>
    <w:rsid w:val="001679DD"/>
    <w:rsid w:val="00177AC0"/>
    <w:rsid w:val="001855CC"/>
    <w:rsid w:val="0019194D"/>
    <w:rsid w:val="00195C45"/>
    <w:rsid w:val="001A3C17"/>
    <w:rsid w:val="001A7557"/>
    <w:rsid w:val="001B2AE7"/>
    <w:rsid w:val="001B5671"/>
    <w:rsid w:val="001C0470"/>
    <w:rsid w:val="001C50B5"/>
    <w:rsid w:val="001C5DE5"/>
    <w:rsid w:val="001D0640"/>
    <w:rsid w:val="001D40D3"/>
    <w:rsid w:val="001D7A52"/>
    <w:rsid w:val="001F1ABB"/>
    <w:rsid w:val="001F278A"/>
    <w:rsid w:val="00202AE9"/>
    <w:rsid w:val="002056EF"/>
    <w:rsid w:val="00205DD9"/>
    <w:rsid w:val="002071E8"/>
    <w:rsid w:val="00210CEA"/>
    <w:rsid w:val="00217FCB"/>
    <w:rsid w:val="00221885"/>
    <w:rsid w:val="0023062F"/>
    <w:rsid w:val="00243B32"/>
    <w:rsid w:val="00250D71"/>
    <w:rsid w:val="00252800"/>
    <w:rsid w:val="002674B2"/>
    <w:rsid w:val="00284424"/>
    <w:rsid w:val="00284BE4"/>
    <w:rsid w:val="00290090"/>
    <w:rsid w:val="002A5E40"/>
    <w:rsid w:val="002A6301"/>
    <w:rsid w:val="002B3E9F"/>
    <w:rsid w:val="002B57F1"/>
    <w:rsid w:val="002D4608"/>
    <w:rsid w:val="002F117B"/>
    <w:rsid w:val="002F29F2"/>
    <w:rsid w:val="00317CE3"/>
    <w:rsid w:val="00321DC5"/>
    <w:rsid w:val="003530BD"/>
    <w:rsid w:val="00353655"/>
    <w:rsid w:val="003669F2"/>
    <w:rsid w:val="00374B0A"/>
    <w:rsid w:val="00380257"/>
    <w:rsid w:val="00384C34"/>
    <w:rsid w:val="00393E29"/>
    <w:rsid w:val="003A6BCD"/>
    <w:rsid w:val="003E218C"/>
    <w:rsid w:val="003F281E"/>
    <w:rsid w:val="003F7985"/>
    <w:rsid w:val="0040342F"/>
    <w:rsid w:val="00405E41"/>
    <w:rsid w:val="00410DA3"/>
    <w:rsid w:val="00427D04"/>
    <w:rsid w:val="00461D88"/>
    <w:rsid w:val="0047198A"/>
    <w:rsid w:val="0047305A"/>
    <w:rsid w:val="00482495"/>
    <w:rsid w:val="004A187C"/>
    <w:rsid w:val="004A5BE4"/>
    <w:rsid w:val="004B0750"/>
    <w:rsid w:val="004B39E8"/>
    <w:rsid w:val="004B453D"/>
    <w:rsid w:val="004D2725"/>
    <w:rsid w:val="004E175C"/>
    <w:rsid w:val="004E2523"/>
    <w:rsid w:val="004E51F2"/>
    <w:rsid w:val="004E7C81"/>
    <w:rsid w:val="004F5F5A"/>
    <w:rsid w:val="00501637"/>
    <w:rsid w:val="00504BE4"/>
    <w:rsid w:val="0051009F"/>
    <w:rsid w:val="00514542"/>
    <w:rsid w:val="0058075C"/>
    <w:rsid w:val="0059476E"/>
    <w:rsid w:val="005970D0"/>
    <w:rsid w:val="005A01E7"/>
    <w:rsid w:val="005D3A98"/>
    <w:rsid w:val="006038C2"/>
    <w:rsid w:val="00620A10"/>
    <w:rsid w:val="00627A30"/>
    <w:rsid w:val="00635E2E"/>
    <w:rsid w:val="006559C8"/>
    <w:rsid w:val="006665FC"/>
    <w:rsid w:val="006671FC"/>
    <w:rsid w:val="006722D7"/>
    <w:rsid w:val="00694781"/>
    <w:rsid w:val="006A08C3"/>
    <w:rsid w:val="006C1F2D"/>
    <w:rsid w:val="006D61C9"/>
    <w:rsid w:val="006F2FA7"/>
    <w:rsid w:val="00707F4E"/>
    <w:rsid w:val="007123B4"/>
    <w:rsid w:val="007123D5"/>
    <w:rsid w:val="00713E71"/>
    <w:rsid w:val="007255C4"/>
    <w:rsid w:val="007319CF"/>
    <w:rsid w:val="00736662"/>
    <w:rsid w:val="00737545"/>
    <w:rsid w:val="007405D0"/>
    <w:rsid w:val="00751373"/>
    <w:rsid w:val="00763504"/>
    <w:rsid w:val="00767CF9"/>
    <w:rsid w:val="00781464"/>
    <w:rsid w:val="007843B6"/>
    <w:rsid w:val="00787F20"/>
    <w:rsid w:val="007938ED"/>
    <w:rsid w:val="007B416A"/>
    <w:rsid w:val="007B4F32"/>
    <w:rsid w:val="007D28BB"/>
    <w:rsid w:val="007D76A1"/>
    <w:rsid w:val="00827668"/>
    <w:rsid w:val="0083029F"/>
    <w:rsid w:val="008506ED"/>
    <w:rsid w:val="008734B3"/>
    <w:rsid w:val="00886641"/>
    <w:rsid w:val="008911F2"/>
    <w:rsid w:val="00892AB7"/>
    <w:rsid w:val="00897322"/>
    <w:rsid w:val="008B5D5A"/>
    <w:rsid w:val="008C08EF"/>
    <w:rsid w:val="008D6AD4"/>
    <w:rsid w:val="008E0806"/>
    <w:rsid w:val="008E3BEC"/>
    <w:rsid w:val="008E65BD"/>
    <w:rsid w:val="008F4DE0"/>
    <w:rsid w:val="00905D55"/>
    <w:rsid w:val="0091615A"/>
    <w:rsid w:val="0092409A"/>
    <w:rsid w:val="009440AE"/>
    <w:rsid w:val="009541A2"/>
    <w:rsid w:val="0097143B"/>
    <w:rsid w:val="009816BD"/>
    <w:rsid w:val="00995168"/>
    <w:rsid w:val="00995F36"/>
    <w:rsid w:val="009A75ED"/>
    <w:rsid w:val="009B3DE5"/>
    <w:rsid w:val="009B6633"/>
    <w:rsid w:val="009B6FC1"/>
    <w:rsid w:val="009C3A9E"/>
    <w:rsid w:val="009C4974"/>
    <w:rsid w:val="009C7AD1"/>
    <w:rsid w:val="009D0FD4"/>
    <w:rsid w:val="009D561E"/>
    <w:rsid w:val="009E24A8"/>
    <w:rsid w:val="009E464E"/>
    <w:rsid w:val="00A10731"/>
    <w:rsid w:val="00A20A7F"/>
    <w:rsid w:val="00A32505"/>
    <w:rsid w:val="00A41A6A"/>
    <w:rsid w:val="00A460A7"/>
    <w:rsid w:val="00A52F88"/>
    <w:rsid w:val="00AA4BA9"/>
    <w:rsid w:val="00AA6A15"/>
    <w:rsid w:val="00AF2340"/>
    <w:rsid w:val="00B026EE"/>
    <w:rsid w:val="00B13A2B"/>
    <w:rsid w:val="00B2357B"/>
    <w:rsid w:val="00B3735A"/>
    <w:rsid w:val="00B55F4C"/>
    <w:rsid w:val="00B73410"/>
    <w:rsid w:val="00B85969"/>
    <w:rsid w:val="00BB0929"/>
    <w:rsid w:val="00BB0C6D"/>
    <w:rsid w:val="00BB4254"/>
    <w:rsid w:val="00BB7602"/>
    <w:rsid w:val="00BC0A1C"/>
    <w:rsid w:val="00BD4A5D"/>
    <w:rsid w:val="00BE242E"/>
    <w:rsid w:val="00C14C2C"/>
    <w:rsid w:val="00C17D54"/>
    <w:rsid w:val="00C326F1"/>
    <w:rsid w:val="00C3485F"/>
    <w:rsid w:val="00C51FFB"/>
    <w:rsid w:val="00C652B1"/>
    <w:rsid w:val="00C66DD8"/>
    <w:rsid w:val="00C75B17"/>
    <w:rsid w:val="00CA28A1"/>
    <w:rsid w:val="00CA4565"/>
    <w:rsid w:val="00CE403E"/>
    <w:rsid w:val="00CF1890"/>
    <w:rsid w:val="00CF4456"/>
    <w:rsid w:val="00D05B5D"/>
    <w:rsid w:val="00D11E8F"/>
    <w:rsid w:val="00D20C49"/>
    <w:rsid w:val="00D77188"/>
    <w:rsid w:val="00D84EA9"/>
    <w:rsid w:val="00DA10B6"/>
    <w:rsid w:val="00DB07A5"/>
    <w:rsid w:val="00DB1C43"/>
    <w:rsid w:val="00DD7525"/>
    <w:rsid w:val="00E06DAD"/>
    <w:rsid w:val="00E32696"/>
    <w:rsid w:val="00E32A72"/>
    <w:rsid w:val="00E60A6B"/>
    <w:rsid w:val="00E71675"/>
    <w:rsid w:val="00E978C6"/>
    <w:rsid w:val="00EC41DC"/>
    <w:rsid w:val="00EE3AB6"/>
    <w:rsid w:val="00EE6B75"/>
    <w:rsid w:val="00EE7CEA"/>
    <w:rsid w:val="00EF0255"/>
    <w:rsid w:val="00EF26B6"/>
    <w:rsid w:val="00F02A3D"/>
    <w:rsid w:val="00F02D2B"/>
    <w:rsid w:val="00F03794"/>
    <w:rsid w:val="00F06FAE"/>
    <w:rsid w:val="00F1080B"/>
    <w:rsid w:val="00F16778"/>
    <w:rsid w:val="00F2778A"/>
    <w:rsid w:val="00F359AE"/>
    <w:rsid w:val="00F37FB1"/>
    <w:rsid w:val="00F6286E"/>
    <w:rsid w:val="00F7063C"/>
    <w:rsid w:val="00F71076"/>
    <w:rsid w:val="00F73E7F"/>
    <w:rsid w:val="00F7508B"/>
    <w:rsid w:val="00F77196"/>
    <w:rsid w:val="00F86C01"/>
    <w:rsid w:val="00FA024D"/>
    <w:rsid w:val="00FE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5B07A"/>
  <w15:chartTrackingRefBased/>
  <w15:docId w15:val="{D46078FE-7851-481D-8812-700E4454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9476E"/>
    <w:pPr>
      <w:suppressAutoHyphens/>
      <w:autoSpaceDN w:val="0"/>
      <w:textAlignment w:val="baseline"/>
      <w:pPrChange w:id="0" w:author="Donna Hales" w:date="2026-09-25T21:06:00Z">
        <w:pPr>
          <w:widowControl w:val="0"/>
        </w:pPr>
      </w:pPrChange>
    </w:pPr>
    <w:rPr>
      <w:rFonts w:ascii="Times New Roman" w:eastAsia="Times New Roman" w:hAnsi="Times New Roman" w:cs="Times New Roman"/>
      <w:kern w:val="0"/>
      <w:szCs w:val="24"/>
      <w:lang w:eastAsia="en-US"/>
      <w:rPrChange w:id="0" w:author="Donna Hales" w:date="2026-09-25T21:06:00Z">
        <w:rPr>
          <w:rFonts w:eastAsia="PMingLiU"/>
          <w:kern w:val="2"/>
          <w:sz w:val="24"/>
          <w:szCs w:val="24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892AB7"/>
    <w:pPr>
      <w:keepNext/>
      <w:suppressAutoHyphens w:val="0"/>
      <w:autoSpaceDN/>
      <w:spacing w:before="240" w:after="60"/>
      <w:jc w:val="center"/>
      <w:textAlignment w:val="auto"/>
      <w:outlineLvl w:val="0"/>
      <w:pPrChange w:id="1" w:author="Donna Hales" w:date="2026-09-25T21:06:00Z">
        <w:pPr>
          <w:keepNext/>
          <w:suppressAutoHyphens/>
          <w:autoSpaceDN w:val="0"/>
          <w:spacing w:before="240" w:after="60"/>
          <w:jc w:val="center"/>
          <w:textAlignment w:val="baseline"/>
          <w:outlineLvl w:val="0"/>
        </w:pPr>
      </w:pPrChange>
    </w:pPr>
    <w:rPr>
      <w:rFonts w:ascii="Arial" w:hAnsi="Arial" w:cs="Arial"/>
      <w:b/>
      <w:bCs/>
      <w:i/>
      <w:kern w:val="32"/>
      <w:sz w:val="32"/>
      <w:szCs w:val="32"/>
      <w:rPrChange w:id="1" w:author="Donna Hales" w:date="2026-09-25T21:06:00Z">
        <w:rPr>
          <w:rFonts w:ascii="Arial" w:hAnsi="Arial" w:cs="Arial"/>
          <w:b/>
          <w:bCs/>
          <w:i/>
          <w:kern w:val="32"/>
          <w:sz w:val="32"/>
          <w:szCs w:val="3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D92"/>
    <w:pPr>
      <w:tabs>
        <w:tab w:val="center" w:pos="4680"/>
        <w:tab w:val="right" w:pos="9360"/>
      </w:tabs>
      <w:pPrChange w:id="2" w:author="Donna Hales" w:date="2026-09-25T21:06:00Z">
        <w:pPr>
          <w:tabs>
            <w:tab w:val="center" w:pos="4153"/>
            <w:tab w:val="right" w:pos="8306"/>
          </w:tabs>
          <w:suppressAutoHyphens/>
          <w:autoSpaceDN w:val="0"/>
          <w:snapToGrid w:val="0"/>
          <w:textAlignment w:val="baseline"/>
        </w:pPr>
      </w:pPrChange>
    </w:pPr>
    <w:rPr>
      <w:rPrChange w:id="2" w:author="Donna Hales" w:date="2026-09-25T21:06:00Z">
        <w:rPr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71076"/>
    <w:rPr>
      <w:rFonts w:ascii="Times New Roman" w:eastAsia="Times New Roman" w:hAnsi="Times New Roman" w:cs="Times New Roman"/>
      <w:kern w:val="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62D92"/>
    <w:pPr>
      <w:tabs>
        <w:tab w:val="center" w:pos="4680"/>
        <w:tab w:val="right" w:pos="9360"/>
      </w:tabs>
      <w:pPrChange w:id="3" w:author="Donna Hales" w:date="2026-09-25T21:06:00Z">
        <w:pPr>
          <w:tabs>
            <w:tab w:val="center" w:pos="4153"/>
            <w:tab w:val="right" w:pos="8306"/>
          </w:tabs>
          <w:suppressAutoHyphens/>
          <w:autoSpaceDN w:val="0"/>
          <w:snapToGrid w:val="0"/>
          <w:textAlignment w:val="baseline"/>
        </w:pPr>
      </w:pPrChange>
    </w:pPr>
    <w:rPr>
      <w:rPrChange w:id="3" w:author="Donna Hales" w:date="2026-09-25T21:06:00Z">
        <w:rPr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71076"/>
    <w:rPr>
      <w:rFonts w:ascii="Times New Roman" w:eastAsia="Times New Roman" w:hAnsi="Times New Roman" w:cs="Times New Roman"/>
      <w:kern w:val="0"/>
      <w:szCs w:val="24"/>
      <w:lang w:eastAsia="en-US"/>
    </w:rPr>
  </w:style>
  <w:style w:type="paragraph" w:styleId="BalloonText">
    <w:name w:val="Balloon Text"/>
    <w:basedOn w:val="Normal"/>
    <w:link w:val="BalloonTextChar"/>
    <w:rsid w:val="0059476E"/>
    <w:pPr>
      <w:pPrChange w:id="4" w:author="Donna Hales" w:date="2026-09-25T21:06:00Z">
        <w:pPr>
          <w:suppressAutoHyphens/>
          <w:autoSpaceDN w:val="0"/>
          <w:textAlignment w:val="baseline"/>
        </w:pPr>
      </w:pPrChange>
    </w:pPr>
    <w:rPr>
      <w:rFonts w:ascii="Tahoma" w:hAnsi="Tahoma" w:cs="Tahoma"/>
      <w:sz w:val="16"/>
      <w:szCs w:val="16"/>
      <w:rPrChange w:id="4" w:author="Donna Hales" w:date="2026-09-25T21:06:00Z">
        <w:rPr>
          <w:rFonts w:asciiTheme="majorHAnsi" w:eastAsiaTheme="majorEastAsia" w:hAnsiTheme="majorHAnsi" w:cstheme="majorBid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4D2725"/>
    <w:rPr>
      <w:rFonts w:ascii="Tahoma" w:eastAsia="Times New Roman" w:hAnsi="Tahoma" w:cs="Tahoma"/>
      <w:kern w:val="0"/>
      <w:sz w:val="16"/>
      <w:szCs w:val="16"/>
      <w:lang w:eastAsia="en-US"/>
    </w:rPr>
  </w:style>
  <w:style w:type="character" w:customStyle="1" w:styleId="Heading1Char">
    <w:name w:val="Heading 1 Char"/>
    <w:basedOn w:val="DefaultParagraphFont"/>
    <w:link w:val="Heading1"/>
    <w:rsid w:val="00A52F88"/>
    <w:rPr>
      <w:rFonts w:ascii="Arial" w:eastAsia="Times New Roman" w:hAnsi="Arial" w:cs="Arial"/>
      <w:b/>
      <w:bCs/>
      <w:i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57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996132828CD747902BF49461E062A4" ma:contentTypeVersion="1" ma:contentTypeDescription="Create a new document." ma:contentTypeScope="" ma:versionID="3be55502faf9702a83c0f545e21c415c">
  <xsd:schema xmlns:xsd="http://www.w3.org/2001/XMLSchema" xmlns:xs="http://www.w3.org/2001/XMLSchema" xmlns:p="http://schemas.microsoft.com/office/2006/metadata/properties" xmlns:ns2="67917952-cdb2-4ce1-aa47-1282c2826fd5" targetNamespace="http://schemas.microsoft.com/office/2006/metadata/properties" ma:root="true" ma:fieldsID="d20308aa44d58cd39e06469fe5df283a" ns2:_="">
    <xsd:import namespace="67917952-cdb2-4ce1-aa47-1282c2826fd5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7952-cdb2-4ce1-aa47-1282c2826f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2F9596-44E9-4BFE-9BE4-87077E94F5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4157AB-7381-4F02-9071-D909E13C2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917952-cdb2-4ce1-aa47-1282c2826f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13AE54-123E-4B77-8BC2-12D2F121A4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739</Characters>
  <Application>Microsoft Office Word</Application>
  <DocSecurity>0</DocSecurity>
  <Lines>6</Lines>
  <Paragraphs>1</Paragraphs>
  <ScaleCrop>false</ScaleCrop>
  <Company>cbc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CBC</dc:creator>
  <cp:keywords/>
  <dc:description/>
  <cp:lastModifiedBy>Arthur Souza Rodrigues</cp:lastModifiedBy>
  <cp:revision>1</cp:revision>
  <cp:lastPrinted>2024-06-13T08:59:00Z</cp:lastPrinted>
  <dcterms:created xsi:type="dcterms:W3CDTF">2024-06-13T03:33:00Z</dcterms:created>
  <dcterms:modified xsi:type="dcterms:W3CDTF">2026-09-26T01:06:00Z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0x0101008F996132828CD747902BF49461E062A4</vt:lpwstr>
  </property>
</Properties>
</file>