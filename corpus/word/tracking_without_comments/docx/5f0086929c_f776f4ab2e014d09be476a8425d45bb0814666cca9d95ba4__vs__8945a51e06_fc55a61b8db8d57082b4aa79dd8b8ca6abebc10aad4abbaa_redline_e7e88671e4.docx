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7DA3EA4" w14:textId="6551A45C" w:rsidR="00301109" w:rsidRPr="00301109" w:rsidRDefault="00301109" w:rsidP="00047B76">
      <w:pPr>
        <w:tabs>
          <w:tab w:val="right" w:pos="9600"/>
        </w:tabs>
        <w:spacing w:after="0" w:line="269" w:lineRule="auto"/>
        <w:ind w:left="-425"/>
        <w:rPr>
          <w:ins w:id="3" w:author="Renata Kotsia" w:date="2026-09-25T20:09:00Z" w16du:dateUtc="2026-09-26T00:09:00Z"/>
          <w:b/>
          <w:sz w:val="28"/>
        </w:rPr>
      </w:pPr>
      <w:ins w:id="4" w:author="Renata Kotsia" w:date="2026-09-25T20:09:00Z" w16du:dateUtc="2026-09-26T00:09:00Z">
        <w:r w:rsidRPr="00336BCE">
          <w:rPr>
            <w:b/>
            <w:sz w:val="28"/>
            <w:szCs w:val="28"/>
          </w:rPr>
          <w:t xml:space="preserve">ISUOG </w:t>
        </w:r>
        <w:r w:rsidR="00047B76">
          <w:rPr>
            <w:b/>
            <w:sz w:val="28"/>
            <w:szCs w:val="28"/>
          </w:rPr>
          <w:t>Editor-in-Chief</w:t>
        </w:r>
        <w:r w:rsidR="00DA7A06">
          <w:rPr>
            <w:b/>
            <w:sz w:val="28"/>
            <w:szCs w:val="28"/>
          </w:rPr>
          <w:t xml:space="preserve"> </w:t>
        </w:r>
        <w:r w:rsidR="00DA7A06" w:rsidRPr="00336BCE">
          <w:rPr>
            <w:b/>
            <w:sz w:val="28"/>
            <w:szCs w:val="28"/>
          </w:rPr>
          <w:t>Application</w:t>
        </w:r>
        <w:r w:rsidRPr="00336BCE">
          <w:rPr>
            <w:b/>
            <w:sz w:val="28"/>
            <w:szCs w:val="28"/>
          </w:rPr>
          <w:t xml:space="preserve"> </w:t>
        </w:r>
        <w:r w:rsidR="00DA7A06">
          <w:rPr>
            <w:b/>
            <w:sz w:val="28"/>
            <w:szCs w:val="28"/>
          </w:rPr>
          <w:t>F</w:t>
        </w:r>
        <w:r w:rsidRPr="00336BCE">
          <w:rPr>
            <w:b/>
            <w:sz w:val="28"/>
            <w:szCs w:val="28"/>
          </w:rPr>
          <w:t>orm</w:t>
        </w:r>
        <w:r>
          <w:rPr>
            <w:b/>
            <w:sz w:val="28"/>
          </w:rPr>
          <w:tab/>
        </w:r>
      </w:ins>
    </w:p>
    <w:p w14:paraId="3AA209F9" w14:textId="2EB6C232" w:rsidR="00FC58C6" w:rsidRDefault="00301109" w:rsidP="00047B76">
      <w:pPr>
        <w:spacing w:after="0" w:line="269" w:lineRule="auto"/>
        <w:ind w:left="-425"/>
        <w:rPr>
          <w:ins w:id="5" w:author="Renata Kotsia" w:date="2026-09-25T20:09:00Z" w16du:dateUtc="2026-09-26T00:09:00Z"/>
          <w:sz w:val="18"/>
          <w:szCs w:val="18"/>
        </w:rPr>
      </w:pPr>
      <w:ins w:id="6" w:author="Renata Kotsia" w:date="2026-09-25T20:09:00Z" w16du:dateUtc="2026-09-26T00:09:00Z">
        <w:r w:rsidRPr="004C6361">
          <w:rPr>
            <w:sz w:val="18"/>
            <w:szCs w:val="18"/>
          </w:rPr>
          <w:t xml:space="preserve">If you are interested in applying </w:t>
        </w:r>
        <w:r w:rsidR="0000301D">
          <w:rPr>
            <w:sz w:val="18"/>
            <w:szCs w:val="18"/>
          </w:rPr>
          <w:t>for</w:t>
        </w:r>
        <w:r w:rsidRPr="004C6361">
          <w:rPr>
            <w:sz w:val="18"/>
            <w:szCs w:val="18"/>
          </w:rPr>
          <w:t xml:space="preserve"> </w:t>
        </w:r>
        <w:r w:rsidR="00047B76">
          <w:rPr>
            <w:sz w:val="18"/>
            <w:szCs w:val="18"/>
          </w:rPr>
          <w:t>the UOG Editor-in-Chief</w:t>
        </w:r>
        <w:r w:rsidR="0000301D">
          <w:rPr>
            <w:sz w:val="18"/>
            <w:szCs w:val="18"/>
          </w:rPr>
          <w:t xml:space="preserve"> position</w:t>
        </w:r>
        <w:r w:rsidRPr="004C6361">
          <w:rPr>
            <w:sz w:val="18"/>
            <w:szCs w:val="18"/>
          </w:rPr>
          <w:t xml:space="preserve">, please </w:t>
        </w:r>
        <w:r w:rsidR="00047B76">
          <w:rPr>
            <w:sz w:val="18"/>
            <w:szCs w:val="18"/>
          </w:rPr>
          <w:t xml:space="preserve">complete </w:t>
        </w:r>
        <w:r w:rsidRPr="004C6361">
          <w:rPr>
            <w:sz w:val="18"/>
            <w:szCs w:val="18"/>
          </w:rPr>
          <w:t>the application form</w:t>
        </w:r>
        <w:r w:rsidR="00047B76">
          <w:rPr>
            <w:sz w:val="18"/>
            <w:szCs w:val="18"/>
          </w:rPr>
          <w:t xml:space="preserve"> below</w:t>
        </w:r>
        <w:r w:rsidRPr="004C6361">
          <w:rPr>
            <w:sz w:val="18"/>
            <w:szCs w:val="18"/>
          </w:rPr>
          <w:t xml:space="preserve"> and submit it, along with your CV</w:t>
        </w:r>
        <w:r w:rsidR="00047B76">
          <w:rPr>
            <w:sz w:val="18"/>
            <w:szCs w:val="18"/>
          </w:rPr>
          <w:t xml:space="preserve"> and cover letter (expression of interest)</w:t>
        </w:r>
        <w:r w:rsidRPr="004C6361">
          <w:rPr>
            <w:sz w:val="18"/>
            <w:szCs w:val="18"/>
          </w:rPr>
          <w:t>,</w:t>
        </w:r>
        <w:r w:rsidR="00047B76">
          <w:rPr>
            <w:sz w:val="18"/>
            <w:szCs w:val="18"/>
          </w:rPr>
          <w:t xml:space="preserve"> to</w:t>
        </w:r>
        <w:r w:rsidR="00DA7A06" w:rsidRPr="004C6361">
          <w:rPr>
            <w:sz w:val="18"/>
            <w:szCs w:val="18"/>
          </w:rPr>
          <w:t xml:space="preserve"> </w:t>
        </w:r>
        <w:r w:rsidR="0000301D">
          <w:rPr>
            <w:sz w:val="18"/>
            <w:szCs w:val="18"/>
          </w:rPr>
          <w:t xml:space="preserve">Renata Kotsia </w:t>
        </w:r>
        <w:r w:rsidR="00FC58C6" w:rsidRPr="004C6361">
          <w:rPr>
            <w:sz w:val="18"/>
            <w:szCs w:val="18"/>
          </w:rPr>
          <w:t xml:space="preserve">at </w:t>
        </w:r>
        <w:r w:rsidR="0000301D">
          <w:fldChar w:fldCharType="begin"/>
        </w:r>
        <w:r w:rsidR="0000301D">
          <w:instrText>HYPERLINK "mailto:eic@isuog.org"</w:instrText>
        </w:r>
        <w:r w:rsidR="0000301D">
          <w:fldChar w:fldCharType="separate"/>
        </w:r>
        <w:r w:rsidR="0000301D" w:rsidRPr="00A108E8">
          <w:rPr>
            <w:rStyle w:val="Hyperlink"/>
            <w:sz w:val="18"/>
            <w:szCs w:val="18"/>
          </w:rPr>
          <w:t>eic@isuog.org</w:t>
        </w:r>
        <w:r w:rsidR="0000301D">
          <w:fldChar w:fldCharType="end"/>
        </w:r>
        <w:r w:rsidRPr="004C6361">
          <w:rPr>
            <w:sz w:val="18"/>
            <w:szCs w:val="18"/>
          </w:rPr>
          <w:t xml:space="preserve">. </w:t>
        </w:r>
      </w:ins>
    </w:p>
    <w:p w14:paraId="19545DCC" w14:textId="549F1028" w:rsidR="00047B76" w:rsidRDefault="00047B76" w:rsidP="00047B76">
      <w:pPr>
        <w:spacing w:after="0" w:line="269" w:lineRule="auto"/>
        <w:ind w:left="-425"/>
        <w:rPr>
          <w:ins w:id="7" w:author="Renata Kotsia" w:date="2026-09-25T20:09:00Z" w16du:dateUtc="2026-09-26T00:09:00Z"/>
          <w:sz w:val="18"/>
          <w:szCs w:val="18"/>
        </w:rPr>
      </w:pPr>
    </w:p>
    <w:p w14:paraId="753BBF72" w14:textId="1599E910" w:rsidR="00047B76" w:rsidRPr="00047B76" w:rsidRDefault="00047B76" w:rsidP="00047B76">
      <w:pPr>
        <w:spacing w:after="0" w:line="269" w:lineRule="auto"/>
        <w:ind w:left="-425"/>
        <w:rPr>
          <w:ins w:id="8" w:author="Renata Kotsia" w:date="2026-09-25T20:09:00Z" w16du:dateUtc="2026-09-26T00:09:00Z"/>
          <w:b/>
          <w:i/>
          <w:color w:val="FF0000"/>
          <w:sz w:val="18"/>
          <w:szCs w:val="18"/>
          <w:u w:val="single"/>
        </w:rPr>
      </w:pPr>
      <w:ins w:id="9" w:author="Renata Kotsia" w:date="2026-09-25T20:09:00Z" w16du:dateUtc="2026-09-26T00:09:00Z">
        <w:r w:rsidRPr="00047B76">
          <w:rPr>
            <w:b/>
            <w:i/>
            <w:color w:val="FF0000"/>
            <w:sz w:val="18"/>
            <w:szCs w:val="18"/>
            <w:u w:val="single"/>
          </w:rPr>
          <w:t xml:space="preserve">Deadline for </w:t>
        </w:r>
        <w:r w:rsidR="0000301D">
          <w:rPr>
            <w:b/>
            <w:i/>
            <w:color w:val="FF0000"/>
            <w:sz w:val="18"/>
            <w:szCs w:val="18"/>
            <w:u w:val="single"/>
          </w:rPr>
          <w:t xml:space="preserve">receipt of </w:t>
        </w:r>
        <w:r w:rsidRPr="00047B76">
          <w:rPr>
            <w:b/>
            <w:i/>
            <w:color w:val="FF0000"/>
            <w:sz w:val="18"/>
            <w:szCs w:val="18"/>
            <w:u w:val="single"/>
          </w:rPr>
          <w:t>all document</w:t>
        </w:r>
        <w:r w:rsidR="0000301D">
          <w:rPr>
            <w:b/>
            <w:i/>
            <w:color w:val="FF0000"/>
            <w:sz w:val="18"/>
            <w:szCs w:val="18"/>
            <w:u w:val="single"/>
          </w:rPr>
          <w:t>s</w:t>
        </w:r>
        <w:r w:rsidRPr="00047B76">
          <w:rPr>
            <w:b/>
            <w:i/>
            <w:color w:val="FF0000"/>
            <w:sz w:val="18"/>
            <w:szCs w:val="18"/>
            <w:u w:val="single"/>
          </w:rPr>
          <w:t xml:space="preserve">: </w:t>
        </w:r>
        <w:r w:rsidR="004B225A" w:rsidRPr="004B225A">
          <w:rPr>
            <w:b/>
            <w:i/>
            <w:color w:val="FF0000"/>
            <w:sz w:val="18"/>
            <w:szCs w:val="18"/>
            <w:u w:val="single"/>
          </w:rPr>
          <w:t>Monday 11 August</w:t>
        </w:r>
        <w:r w:rsidR="00255BA7">
          <w:rPr>
            <w:b/>
            <w:i/>
            <w:color w:val="FF0000"/>
            <w:sz w:val="18"/>
            <w:szCs w:val="18"/>
            <w:u w:val="single"/>
          </w:rPr>
          <w:t xml:space="preserve"> 2025</w:t>
        </w:r>
        <w:r w:rsidR="004B225A" w:rsidRPr="004B225A">
          <w:rPr>
            <w:b/>
            <w:i/>
            <w:color w:val="FF0000"/>
            <w:sz w:val="18"/>
            <w:szCs w:val="18"/>
            <w:u w:val="single"/>
          </w:rPr>
          <w:t>, 5:00 PM (London UK time).</w:t>
        </w:r>
      </w:ins>
    </w:p>
    <w:p w14:paraId="75655A9D" w14:textId="77777777" w:rsidR="00FC58C6" w:rsidRPr="004C6361" w:rsidRDefault="00FC58C6" w:rsidP="004C6361">
      <w:pPr>
        <w:spacing w:after="0" w:line="269" w:lineRule="auto"/>
        <w:ind w:left="-426"/>
        <w:rPr>
          <w:ins w:id="10" w:author="Renata Kotsia" w:date="2026-09-25T20:09:00Z" w16du:dateUtc="2026-09-26T00:09:00Z"/>
          <w:b/>
          <w:i/>
          <w:color w:val="FF0000"/>
          <w:sz w:val="10"/>
          <w:szCs w:val="10"/>
          <w:u w:val="single"/>
        </w:rPr>
      </w:pPr>
    </w:p>
    <w:p w14:paraId="0AFF5AAC" w14:textId="77777777" w:rsidR="0076109C" w:rsidRPr="0076109C" w:rsidRDefault="0076109C" w:rsidP="0076109C">
      <w:pPr>
        <w:rPr>
          <w:del w:id="11" w:author="Renata Kotsia" w:date="2026-09-25T20:09:00Z" w16du:dateUtc="2026-09-26T00:09:00Z"/>
          <w:rFonts w:ascii="Calibri" w:eastAsia="Calibri" w:hAnsi="Calibri" w:cs="Calibri"/>
          <w:color w:val="000000"/>
        </w:rPr>
      </w:pPr>
    </w:p>
    <w:p w14:paraId="01463541" w14:textId="77777777" w:rsidR="0076109C" w:rsidRPr="0076109C" w:rsidRDefault="0076109C" w:rsidP="0076109C">
      <w:pPr>
        <w:rPr>
          <w:del w:id="12" w:author="Renata Kotsia" w:date="2026-09-25T20:09:00Z" w16du:dateUtc="2026-09-26T00:09:00Z"/>
          <w:rFonts w:ascii="Calibri" w:eastAsia="Calibri" w:hAnsi="Calibri" w:cs="Calibri"/>
          <w:color w:val="000000"/>
        </w:rPr>
      </w:pPr>
      <w:del w:id="13" w:author="Renata Kotsia" w:date="2026-09-25T20:09:00Z" w16du:dateUtc="2026-09-26T00:09:00Z">
        <w:r w:rsidRPr="0076109C">
          <w:rPr>
            <w:rFonts w:ascii="Calibri" w:eastAsia="Calibri" w:hAnsi="Calibri" w:cs="Calibri"/>
            <w:noProof/>
            <w:color w:val="000000"/>
          </w:rPr>
          <w:drawing>
            <wp:anchor distT="0" distB="0" distL="114300" distR="114300" simplePos="0" relativeHeight="251660288" behindDoc="0" locked="0" layoutInCell="1" allowOverlap="0" wp14:anchorId="49F4740F" wp14:editId="42154D40">
              <wp:simplePos x="0" y="0"/>
              <wp:positionH relativeFrom="margin">
                <wp:align>left</wp:align>
              </wp:positionH>
              <wp:positionV relativeFrom="margin">
                <wp:posOffset>289560</wp:posOffset>
              </wp:positionV>
              <wp:extent cx="853440" cy="784860"/>
              <wp:effectExtent l="0" t="0" r="3810" b="0"/>
              <wp:wrapSquare wrapText="bothSides"/>
              <wp:docPr id="347" name="Picture 347"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347" name="Picture 347" descr="Text&#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853440" cy="784860"/>
                      </a:xfrm>
                      <a:prstGeom prst="rect">
                        <a:avLst/>
                      </a:prstGeom>
                    </pic:spPr>
                  </pic:pic>
                </a:graphicData>
              </a:graphic>
              <wp14:sizeRelH relativeFrom="margin">
                <wp14:pctWidth>0</wp14:pctWidth>
              </wp14:sizeRelH>
              <wp14:sizeRelV relativeFrom="margin">
                <wp14:pctHeight>0</wp14:pctHeight>
              </wp14:sizeRelV>
            </wp:anchor>
          </w:drawing>
        </w:r>
      </w:del>
    </w:p>
    <w:tbl>
      <w:tblPr>
        <w:tblW w:w="9924" w:type="dxa"/>
        <w:tblInd w:w="-449" w:type="dxa"/>
        <w:tblBorders>
          <w:top w:val="single" w:sz="18" w:space="0" w:color="auto"/>
          <w:left w:val="single" w:sz="18" w:space="0" w:color="auto"/>
          <w:bottom w:val="single" w:sz="18" w:space="0" w:color="auto"/>
          <w:right w:val="single" w:sz="18" w:space="0" w:color="auto"/>
        </w:tblBorders>
        <w:tblLook w:val="01E0" w:firstRow="1" w:lastRow="1" w:firstColumn="1" w:lastColumn="1" w:noHBand="0" w:noVBand="0"/>
        <w:tblPrChange w:id="14" w:author="Renata Kotsia" w:date="2026-09-25T20:09:00Z" w16du:dateUtc="2026-09-26T00:09:00Z">
          <w:tblPr>
            <w:tblStyle w:val="TableGrid"/>
            <w:tblpPr w:vertAnchor="text" w:tblpX="10146" w:tblpY="-482"/>
            <w:tblOverlap w:val="never"/>
            <w:tblW w:w="1327" w:type="dxa"/>
            <w:tblInd w:w="0" w:type="dxa"/>
            <w:tblCellMar>
              <w:top w:w="126" w:type="dxa"/>
              <w:left w:w="115" w:type="dxa"/>
              <w:right w:w="115" w:type="dxa"/>
            </w:tblCellMar>
            <w:tblLook w:val="04A0" w:firstRow="1" w:lastRow="0" w:firstColumn="1" w:lastColumn="0" w:noHBand="0" w:noVBand="1"/>
          </w:tblPr>
        </w:tblPrChange>
      </w:tblPr>
      <w:tblGrid>
        <w:gridCol w:w="2141"/>
        <w:gridCol w:w="2764"/>
        <w:gridCol w:w="1904"/>
        <w:gridCol w:w="1336"/>
        <w:gridCol w:w="1779"/>
        <w:tblGridChange w:id="15">
          <w:tblGrid>
            <w:gridCol w:w="434"/>
            <w:gridCol w:w="663"/>
            <w:gridCol w:w="664"/>
            <w:gridCol w:w="380"/>
            <w:gridCol w:w="2764"/>
            <w:gridCol w:w="1904"/>
            <w:gridCol w:w="1336"/>
            <w:gridCol w:w="1779"/>
          </w:tblGrid>
        </w:tblGridChange>
      </w:tblGrid>
      <w:tr w:rsidR="0076109C" w:rsidRPr="0076109C" w14:paraId="2906F978" w14:textId="6CA2735B" w:rsidTr="004C6361">
        <w:trPr>
          <w:trHeight w:val="493"/>
          <w:trPrChange w:id="16" w:author="Renata Kotsia" w:date="2026-09-25T20:09:00Z" w16du:dateUtc="2026-09-26T00:09:00Z">
            <w:trPr>
              <w:gridBefore w:val="1"/>
              <w:gridAfter w:val="5"/>
              <w:trHeight w:val="1325"/>
            </w:trPr>
          </w:trPrChange>
        </w:trPr>
        <w:tc>
          <w:tcPr>
            <w:tcW w:w="2411" w:type="dxa"/>
            <w:tcBorders>
              <w:top w:val="single" w:sz="18" w:space="0" w:color="auto"/>
              <w:bottom w:val="single" w:sz="2" w:space="0" w:color="auto"/>
              <w:right w:val="single" w:sz="2" w:space="0" w:color="auto"/>
            </w:tcBorders>
            <w:shd w:val="clear" w:color="auto" w:fill="D9D9D9"/>
            <w:vAlign w:val="center"/>
            <w:tcPrChange w:id="17" w:author="Renata Kotsia" w:date="2026-09-25T20:09:00Z" w16du:dateUtc="2026-09-26T00:09:00Z">
              <w:tcPr>
                <w:tcW w:w="1327" w:type="dxa"/>
                <w:tcBorders>
                  <w:top w:val="single" w:sz="6" w:space="0" w:color="000000"/>
                  <w:left w:val="single" w:sz="6" w:space="0" w:color="000000"/>
                  <w:bottom w:val="single" w:sz="6" w:space="0" w:color="000000"/>
                  <w:right w:val="single" w:sz="6" w:space="0" w:color="000000"/>
                </w:tcBorders>
                <w:shd w:val="clear" w:color="auto" w:fill="FFFFFF"/>
              </w:tcPr>
            </w:tcPrChange>
          </w:tcPr>
          <w:p w14:paraId="7D75BE00" w14:textId="77777777" w:rsidR="0076109C" w:rsidRPr="00FC58C6" w:rsidRDefault="00301109" w:rsidP="00B94029">
            <w:pPr>
              <w:rPr>
                <w:b/>
                <w:sz w:val="18"/>
                <w:rPrChange w:id="18" w:author="Renata Kotsia" w:date="2026-09-25T20:09:00Z" w16du:dateUtc="2026-09-26T00:09:00Z">
                  <w:rPr>
                    <w:rFonts w:ascii="Calibri" w:eastAsia="Calibri" w:hAnsi="Calibri" w:cs="Calibri"/>
                    <w:color w:val="000000"/>
                  </w:rPr>
                </w:rPrChange>
              </w:rPr>
              <w:pPrChange w:id="19" w:author="Renata Kotsia" w:date="2026-09-25T20:09:00Z" w16du:dateUtc="2026-09-26T00:09:00Z">
                <w:pPr>
                  <w:framePr w:wrap="around" w:vAnchor="text" w:hAnchor="text" w:x="10146" w:y="-482"/>
                  <w:suppressOverlap/>
                  <w:jc w:val="center"/>
                </w:pPr>
              </w:pPrChange>
            </w:pPr>
            <w:ins w:id="20" w:author="Renata Kotsia" w:date="2026-09-25T20:09:00Z" w16du:dateUtc="2026-09-26T00:09:00Z">
              <w:r w:rsidRPr="00FC58C6">
                <w:rPr>
                  <w:b/>
                  <w:sz w:val="18"/>
                  <w:szCs w:val="18"/>
                </w:rPr>
                <w:t>Name</w:t>
              </w:r>
            </w:ins>
            <w:del w:id="21" w:author="Renata Kotsia" w:date="2026-09-25T20:09:00Z" w16du:dateUtc="2026-09-26T00:09:00Z">
              <w:r w:rsidR="0076109C" w:rsidRPr="0076109C">
                <w:rPr>
                  <w:rFonts w:ascii="Times New Roman" w:eastAsia="Times New Roman" w:hAnsi="Times New Roman" w:cs="Times New Roman"/>
                  <w:color w:val="000000"/>
                  <w:sz w:val="24"/>
                </w:rPr>
                <w:delText xml:space="preserve">Approved Car # </w:delText>
              </w:r>
            </w:del>
          </w:p>
        </w:tc>
        <w:tc>
          <w:tcPr>
            <w:tcW w:w="7513" w:type="dxa"/>
            <w:gridSpan w:val="4"/>
            <w:tcBorders>
              <w:top w:val="single" w:sz="18" w:space="0" w:color="auto"/>
              <w:left w:val="single" w:sz="2" w:space="0" w:color="auto"/>
              <w:bottom w:val="single" w:sz="2" w:space="0" w:color="auto"/>
            </w:tcBorders>
            <w:vAlign w:val="center"/>
            <w:tcPrChange w:id="22" w:author="Renata Kotsia" w:date="2026-09-25T20:09:00Z" w16du:dateUtc="2026-09-26T00:09:00Z">
              <w:tcPr>
                <w:tcW w:w="7513" w:type="dxa"/>
                <w:tcBorders>
                  <w:top w:val="single" w:sz="18" w:space="0" w:color="auto"/>
                  <w:left w:val="single" w:sz="2" w:space="0" w:color="auto"/>
                  <w:bottom w:val="single" w:sz="2" w:space="0" w:color="auto"/>
                </w:tcBorders>
              </w:tcPr>
            </w:tcPrChange>
          </w:tcPr>
          <w:p w14:paraId="2E9061AF" w14:textId="77777777" w:rsidR="00301109" w:rsidRPr="00FC58C6" w:rsidRDefault="00301109" w:rsidP="00962A2C">
            <w:pPr>
              <w:rPr>
                <w:rFonts w:ascii="Arial" w:hAnsi="Arial" w:cs="Arial"/>
                <w:sz w:val="18"/>
                <w:szCs w:val="18"/>
                <w:lang w:val="en-GB"/>
              </w:rPr>
            </w:pPr>
            <w:ins w:id="23" w:author="Renata Kotsia" w:date="2026-09-25T20:09:00Z" w16du:dateUtc="2026-09-26T00:09:00Z">
              <w:r w:rsidRPr="00FC58C6">
                <w:rPr>
                  <w:sz w:val="18"/>
                  <w:szCs w:val="18"/>
                </w:rPr>
                <w:fldChar w:fldCharType="begin">
                  <w:ffData>
                    <w:name w:val="Text1"/>
                    <w:enabled/>
                    <w:calcOnExit w:val="0"/>
                    <w:textInput/>
                  </w:ffData>
                </w:fldChar>
              </w:r>
              <w:r w:rsidRPr="00FC58C6">
                <w:rPr>
                  <w:sz w:val="18"/>
                  <w:szCs w:val="18"/>
                </w:rPr>
                <w:instrText xml:space="preserve"> FORMTEXT </w:instrText>
              </w:r>
              <w:r w:rsidRPr="00FC58C6">
                <w:rPr>
                  <w:sz w:val="18"/>
                  <w:szCs w:val="18"/>
                </w:rPr>
              </w:r>
              <w:r w:rsidRPr="00FC58C6">
                <w:rPr>
                  <w:sz w:val="18"/>
                  <w:szCs w:val="18"/>
                </w:rPr>
                <w:fldChar w:fldCharType="separate"/>
              </w:r>
              <w:r w:rsidRPr="00FC58C6">
                <w:rPr>
                  <w:sz w:val="18"/>
                  <w:szCs w:val="18"/>
                </w:rPr>
                <w:t> </w:t>
              </w:r>
              <w:r w:rsidRPr="00FC58C6">
                <w:rPr>
                  <w:sz w:val="18"/>
                  <w:szCs w:val="18"/>
                </w:rPr>
                <w:t> </w:t>
              </w:r>
              <w:r w:rsidRPr="00FC58C6">
                <w:rPr>
                  <w:sz w:val="18"/>
                  <w:szCs w:val="18"/>
                </w:rPr>
                <w:t> </w:t>
              </w:r>
              <w:r w:rsidRPr="00FC58C6">
                <w:rPr>
                  <w:sz w:val="18"/>
                  <w:szCs w:val="18"/>
                </w:rPr>
                <w:t> </w:t>
              </w:r>
              <w:r w:rsidRPr="00FC58C6">
                <w:rPr>
                  <w:sz w:val="18"/>
                  <w:szCs w:val="18"/>
                </w:rPr>
                <w:t> </w:t>
              </w:r>
              <w:r w:rsidRPr="00FC58C6">
                <w:rPr>
                  <w:sz w:val="18"/>
                  <w:szCs w:val="18"/>
                </w:rPr>
                <w:fldChar w:fldCharType="end"/>
              </w:r>
            </w:ins>
          </w:p>
        </w:tc>
      </w:tr>
      <w:tr w:rsidR="00DA7A06" w:rsidRPr="00163139" w14:paraId="3661C19D" w14:textId="77777777" w:rsidTr="004C6361">
        <w:trPr>
          <w:trHeight w:val="565"/>
          <w:ins w:id="24" w:author="Renata Kotsia" w:date="2026-09-25T20:09:00Z" w16du:dateUtc="2026-09-26T00:09:00Z"/>
        </w:trPr>
        <w:tc>
          <w:tcPr>
            <w:tcW w:w="2411" w:type="dxa"/>
            <w:tcBorders>
              <w:top w:val="single" w:sz="2" w:space="0" w:color="auto"/>
              <w:bottom w:val="single" w:sz="2" w:space="0" w:color="auto"/>
              <w:right w:val="single" w:sz="2" w:space="0" w:color="auto"/>
            </w:tcBorders>
            <w:shd w:val="clear" w:color="auto" w:fill="D9D9D9"/>
            <w:vAlign w:val="center"/>
          </w:tcPr>
          <w:p w14:paraId="6DD56BFF" w14:textId="77777777" w:rsidR="00301109" w:rsidRPr="00FC58C6" w:rsidRDefault="00301109" w:rsidP="00D34C43">
            <w:pPr>
              <w:rPr>
                <w:ins w:id="25" w:author="Renata Kotsia" w:date="2026-09-25T20:09:00Z" w16du:dateUtc="2026-09-26T00:09:00Z"/>
                <w:b/>
                <w:sz w:val="18"/>
                <w:szCs w:val="18"/>
              </w:rPr>
            </w:pPr>
            <w:ins w:id="26" w:author="Renata Kotsia" w:date="2026-09-25T20:09:00Z" w16du:dateUtc="2026-09-26T00:09:00Z">
              <w:r w:rsidRPr="00FC58C6">
                <w:rPr>
                  <w:b/>
                  <w:sz w:val="18"/>
                  <w:szCs w:val="18"/>
                </w:rPr>
                <w:t>Email address</w:t>
              </w:r>
            </w:ins>
          </w:p>
        </w:tc>
        <w:tc>
          <w:tcPr>
            <w:tcW w:w="7513" w:type="dxa"/>
            <w:gridSpan w:val="4"/>
            <w:tcBorders>
              <w:top w:val="single" w:sz="2" w:space="0" w:color="auto"/>
              <w:left w:val="single" w:sz="2" w:space="0" w:color="auto"/>
              <w:bottom w:val="single" w:sz="2" w:space="0" w:color="auto"/>
            </w:tcBorders>
            <w:vAlign w:val="center"/>
          </w:tcPr>
          <w:p w14:paraId="2F9D08A7" w14:textId="77777777" w:rsidR="00301109" w:rsidRPr="00FC58C6" w:rsidRDefault="00301109" w:rsidP="00D34C43">
            <w:pPr>
              <w:rPr>
                <w:ins w:id="27" w:author="Renata Kotsia" w:date="2026-09-25T20:09:00Z" w16du:dateUtc="2026-09-26T00:09:00Z"/>
                <w:sz w:val="18"/>
                <w:szCs w:val="18"/>
              </w:rPr>
            </w:pPr>
            <w:ins w:id="28" w:author="Renata Kotsia" w:date="2026-09-25T20:09:00Z" w16du:dateUtc="2026-09-26T00:09:00Z">
              <w:r w:rsidRPr="00FC58C6">
                <w:rPr>
                  <w:sz w:val="18"/>
                  <w:szCs w:val="18"/>
                </w:rPr>
                <w:fldChar w:fldCharType="begin">
                  <w:ffData>
                    <w:name w:val="Text1"/>
                    <w:enabled/>
                    <w:calcOnExit w:val="0"/>
                    <w:textInput/>
                  </w:ffData>
                </w:fldChar>
              </w:r>
              <w:r w:rsidRPr="00FC58C6">
                <w:rPr>
                  <w:sz w:val="18"/>
                  <w:szCs w:val="18"/>
                </w:rPr>
                <w:instrText xml:space="preserve"> FORMTEXT </w:instrText>
              </w:r>
              <w:r w:rsidRPr="00FC58C6">
                <w:rPr>
                  <w:sz w:val="18"/>
                  <w:szCs w:val="18"/>
                </w:rPr>
              </w:r>
              <w:r w:rsidRPr="00FC58C6">
                <w:rPr>
                  <w:sz w:val="18"/>
                  <w:szCs w:val="18"/>
                </w:rPr>
                <w:fldChar w:fldCharType="separate"/>
              </w:r>
              <w:r w:rsidRPr="00FC58C6">
                <w:rPr>
                  <w:sz w:val="18"/>
                  <w:szCs w:val="18"/>
                </w:rPr>
                <w:t> </w:t>
              </w:r>
              <w:r w:rsidRPr="00FC58C6">
                <w:rPr>
                  <w:sz w:val="18"/>
                  <w:szCs w:val="18"/>
                </w:rPr>
                <w:t> </w:t>
              </w:r>
              <w:r w:rsidRPr="00FC58C6">
                <w:rPr>
                  <w:sz w:val="18"/>
                  <w:szCs w:val="18"/>
                </w:rPr>
                <w:t> </w:t>
              </w:r>
              <w:r w:rsidRPr="00FC58C6">
                <w:rPr>
                  <w:sz w:val="18"/>
                  <w:szCs w:val="18"/>
                </w:rPr>
                <w:t> </w:t>
              </w:r>
              <w:r w:rsidRPr="00FC58C6">
                <w:rPr>
                  <w:sz w:val="18"/>
                  <w:szCs w:val="18"/>
                </w:rPr>
                <w:t> </w:t>
              </w:r>
              <w:r w:rsidRPr="00FC58C6">
                <w:rPr>
                  <w:sz w:val="18"/>
                  <w:szCs w:val="18"/>
                </w:rPr>
                <w:fldChar w:fldCharType="end"/>
              </w:r>
            </w:ins>
          </w:p>
        </w:tc>
      </w:tr>
      <w:tr w:rsidR="00DA7A06" w:rsidRPr="00163139" w14:paraId="7674E37B" w14:textId="77777777" w:rsidTr="004C6361">
        <w:trPr>
          <w:trHeight w:val="417"/>
          <w:ins w:id="29" w:author="Renata Kotsia" w:date="2026-09-25T20:09:00Z" w16du:dateUtc="2026-09-26T00:09:00Z"/>
        </w:trPr>
        <w:tc>
          <w:tcPr>
            <w:tcW w:w="2411" w:type="dxa"/>
            <w:tcBorders>
              <w:top w:val="single" w:sz="2" w:space="0" w:color="auto"/>
              <w:bottom w:val="single" w:sz="2" w:space="0" w:color="auto"/>
              <w:right w:val="single" w:sz="2" w:space="0" w:color="auto"/>
            </w:tcBorders>
            <w:shd w:val="clear" w:color="auto" w:fill="D9D9D9"/>
            <w:vAlign w:val="center"/>
          </w:tcPr>
          <w:p w14:paraId="5F4D80CB" w14:textId="77777777" w:rsidR="00301109" w:rsidRPr="00FC58C6" w:rsidRDefault="00301109" w:rsidP="00D34C43">
            <w:pPr>
              <w:rPr>
                <w:ins w:id="30" w:author="Renata Kotsia" w:date="2026-09-25T20:09:00Z" w16du:dateUtc="2026-09-26T00:09:00Z"/>
                <w:b/>
                <w:sz w:val="18"/>
                <w:szCs w:val="18"/>
              </w:rPr>
            </w:pPr>
            <w:ins w:id="31" w:author="Renata Kotsia" w:date="2026-09-25T20:09:00Z" w16du:dateUtc="2026-09-26T00:09:00Z">
              <w:r w:rsidRPr="00FC58C6">
                <w:rPr>
                  <w:b/>
                  <w:sz w:val="18"/>
                  <w:szCs w:val="18"/>
                </w:rPr>
                <w:t>Country</w:t>
              </w:r>
            </w:ins>
          </w:p>
        </w:tc>
        <w:tc>
          <w:tcPr>
            <w:tcW w:w="7513" w:type="dxa"/>
            <w:gridSpan w:val="4"/>
            <w:tcBorders>
              <w:top w:val="single" w:sz="2" w:space="0" w:color="auto"/>
              <w:left w:val="single" w:sz="2" w:space="0" w:color="auto"/>
              <w:bottom w:val="single" w:sz="2" w:space="0" w:color="auto"/>
            </w:tcBorders>
            <w:vAlign w:val="center"/>
          </w:tcPr>
          <w:p w14:paraId="3B52E701" w14:textId="77777777" w:rsidR="00301109" w:rsidRPr="00FC58C6" w:rsidRDefault="00301109" w:rsidP="00D34C43">
            <w:pPr>
              <w:rPr>
                <w:ins w:id="32" w:author="Renata Kotsia" w:date="2026-09-25T20:09:00Z" w16du:dateUtc="2026-09-26T00:09:00Z"/>
                <w:sz w:val="18"/>
                <w:szCs w:val="18"/>
              </w:rPr>
            </w:pPr>
            <w:ins w:id="33" w:author="Renata Kotsia" w:date="2026-09-25T20:09:00Z" w16du:dateUtc="2026-09-26T00:09:00Z">
              <w:r w:rsidRPr="00FC58C6">
                <w:rPr>
                  <w:sz w:val="18"/>
                  <w:szCs w:val="18"/>
                </w:rPr>
                <w:fldChar w:fldCharType="begin">
                  <w:ffData>
                    <w:name w:val="Text1"/>
                    <w:enabled/>
                    <w:calcOnExit w:val="0"/>
                    <w:textInput/>
                  </w:ffData>
                </w:fldChar>
              </w:r>
              <w:r w:rsidRPr="00FC58C6">
                <w:rPr>
                  <w:sz w:val="18"/>
                  <w:szCs w:val="18"/>
                </w:rPr>
                <w:instrText xml:space="preserve"> FORMTEXT </w:instrText>
              </w:r>
              <w:r w:rsidRPr="00FC58C6">
                <w:rPr>
                  <w:sz w:val="18"/>
                  <w:szCs w:val="18"/>
                </w:rPr>
              </w:r>
              <w:r w:rsidRPr="00FC58C6">
                <w:rPr>
                  <w:sz w:val="18"/>
                  <w:szCs w:val="18"/>
                </w:rPr>
                <w:fldChar w:fldCharType="separate"/>
              </w:r>
              <w:r w:rsidRPr="00FC58C6">
                <w:rPr>
                  <w:noProof/>
                  <w:sz w:val="18"/>
                  <w:szCs w:val="18"/>
                </w:rPr>
                <w:t> </w:t>
              </w:r>
              <w:r w:rsidRPr="00FC58C6">
                <w:rPr>
                  <w:noProof/>
                  <w:sz w:val="18"/>
                  <w:szCs w:val="18"/>
                </w:rPr>
                <w:t> </w:t>
              </w:r>
              <w:r w:rsidRPr="00FC58C6">
                <w:rPr>
                  <w:noProof/>
                  <w:sz w:val="18"/>
                  <w:szCs w:val="18"/>
                </w:rPr>
                <w:t> </w:t>
              </w:r>
              <w:r w:rsidRPr="00FC58C6">
                <w:rPr>
                  <w:noProof/>
                  <w:sz w:val="18"/>
                  <w:szCs w:val="18"/>
                </w:rPr>
                <w:t> </w:t>
              </w:r>
              <w:r w:rsidRPr="00FC58C6">
                <w:rPr>
                  <w:noProof/>
                  <w:sz w:val="18"/>
                  <w:szCs w:val="18"/>
                </w:rPr>
                <w:t> </w:t>
              </w:r>
              <w:r w:rsidRPr="00FC58C6">
                <w:rPr>
                  <w:sz w:val="18"/>
                  <w:szCs w:val="18"/>
                </w:rPr>
                <w:fldChar w:fldCharType="end"/>
              </w:r>
            </w:ins>
          </w:p>
        </w:tc>
      </w:tr>
      <w:tr w:rsidR="00DA7A06" w:rsidRPr="00163139" w14:paraId="76610EAC" w14:textId="77777777" w:rsidTr="004C6361">
        <w:trPr>
          <w:trHeight w:val="543"/>
          <w:ins w:id="34" w:author="Renata Kotsia" w:date="2026-09-25T20:09:00Z" w16du:dateUtc="2026-09-26T00:09:00Z"/>
        </w:trPr>
        <w:tc>
          <w:tcPr>
            <w:tcW w:w="2411" w:type="dxa"/>
            <w:tcBorders>
              <w:top w:val="single" w:sz="2" w:space="0" w:color="auto"/>
              <w:bottom w:val="single" w:sz="18" w:space="0" w:color="auto"/>
              <w:right w:val="single" w:sz="2" w:space="0" w:color="auto"/>
            </w:tcBorders>
            <w:shd w:val="clear" w:color="auto" w:fill="D9D9D9"/>
            <w:vAlign w:val="center"/>
          </w:tcPr>
          <w:p w14:paraId="7D47E8E1" w14:textId="77777777" w:rsidR="00301109" w:rsidRPr="00FC58C6" w:rsidRDefault="00301109" w:rsidP="00047B76">
            <w:pPr>
              <w:rPr>
                <w:ins w:id="35" w:author="Renata Kotsia" w:date="2026-09-25T20:09:00Z" w16du:dateUtc="2026-09-26T00:09:00Z"/>
                <w:b/>
                <w:sz w:val="18"/>
                <w:szCs w:val="18"/>
              </w:rPr>
            </w:pPr>
            <w:ins w:id="36" w:author="Renata Kotsia" w:date="2026-09-25T20:09:00Z" w16du:dateUtc="2026-09-26T00:09:00Z">
              <w:r w:rsidRPr="00FC58C6">
                <w:rPr>
                  <w:b/>
                  <w:sz w:val="18"/>
                  <w:szCs w:val="18"/>
                </w:rPr>
                <w:t>ISUOG Member Number</w:t>
              </w:r>
              <w:r w:rsidR="006611EA">
                <w:rPr>
                  <w:b/>
                  <w:sz w:val="18"/>
                  <w:szCs w:val="18"/>
                </w:rPr>
                <w:t xml:space="preserve"> (if applicable)</w:t>
              </w:r>
              <w:r w:rsidR="00F70D1D">
                <w:rPr>
                  <w:b/>
                  <w:sz w:val="18"/>
                  <w:szCs w:val="18"/>
                </w:rPr>
                <w:t xml:space="preserve"> </w:t>
              </w:r>
            </w:ins>
          </w:p>
        </w:tc>
        <w:tc>
          <w:tcPr>
            <w:tcW w:w="7513" w:type="dxa"/>
            <w:gridSpan w:val="4"/>
            <w:tcBorders>
              <w:top w:val="single" w:sz="2" w:space="0" w:color="auto"/>
              <w:left w:val="single" w:sz="2" w:space="0" w:color="auto"/>
              <w:bottom w:val="single" w:sz="18" w:space="0" w:color="auto"/>
            </w:tcBorders>
            <w:vAlign w:val="center"/>
          </w:tcPr>
          <w:p w14:paraId="4ABE020A" w14:textId="77777777" w:rsidR="00301109" w:rsidRPr="00FC58C6" w:rsidRDefault="00301109" w:rsidP="00481A7D">
            <w:pPr>
              <w:rPr>
                <w:ins w:id="37" w:author="Renata Kotsia" w:date="2026-09-25T20:09:00Z" w16du:dateUtc="2026-09-26T00:09:00Z"/>
                <w:sz w:val="18"/>
                <w:szCs w:val="18"/>
              </w:rPr>
            </w:pPr>
            <w:ins w:id="38" w:author="Renata Kotsia" w:date="2026-09-25T20:09:00Z" w16du:dateUtc="2026-09-26T00:09:00Z">
              <w:r w:rsidRPr="00FC58C6">
                <w:rPr>
                  <w:sz w:val="18"/>
                  <w:szCs w:val="18"/>
                </w:rPr>
                <w:fldChar w:fldCharType="begin">
                  <w:ffData>
                    <w:name w:val="Text1"/>
                    <w:enabled/>
                    <w:calcOnExit w:val="0"/>
                    <w:textInput/>
                  </w:ffData>
                </w:fldChar>
              </w:r>
              <w:r w:rsidRPr="00FC58C6">
                <w:rPr>
                  <w:sz w:val="18"/>
                  <w:szCs w:val="18"/>
                </w:rPr>
                <w:instrText xml:space="preserve"> FORMTEXT </w:instrText>
              </w:r>
              <w:r w:rsidRPr="00FC58C6">
                <w:rPr>
                  <w:sz w:val="18"/>
                  <w:szCs w:val="18"/>
                </w:rPr>
              </w:r>
              <w:r w:rsidRPr="00FC58C6">
                <w:rPr>
                  <w:sz w:val="18"/>
                  <w:szCs w:val="18"/>
                </w:rPr>
                <w:fldChar w:fldCharType="separate"/>
              </w:r>
              <w:r w:rsidRPr="00FC58C6">
                <w:rPr>
                  <w:noProof/>
                  <w:sz w:val="18"/>
                  <w:szCs w:val="18"/>
                </w:rPr>
                <w:t> </w:t>
              </w:r>
              <w:r w:rsidRPr="00FC58C6">
                <w:rPr>
                  <w:noProof/>
                  <w:sz w:val="18"/>
                  <w:szCs w:val="18"/>
                </w:rPr>
                <w:t> </w:t>
              </w:r>
              <w:r w:rsidRPr="00FC58C6">
                <w:rPr>
                  <w:noProof/>
                  <w:sz w:val="18"/>
                  <w:szCs w:val="18"/>
                </w:rPr>
                <w:t> </w:t>
              </w:r>
              <w:r w:rsidRPr="00FC58C6">
                <w:rPr>
                  <w:noProof/>
                  <w:sz w:val="18"/>
                  <w:szCs w:val="18"/>
                </w:rPr>
                <w:t> </w:t>
              </w:r>
              <w:r w:rsidRPr="00FC58C6">
                <w:rPr>
                  <w:noProof/>
                  <w:sz w:val="18"/>
                  <w:szCs w:val="18"/>
                </w:rPr>
                <w:t> </w:t>
              </w:r>
              <w:r w:rsidRPr="00FC58C6">
                <w:rPr>
                  <w:sz w:val="18"/>
                  <w:szCs w:val="18"/>
                </w:rPr>
                <w:fldChar w:fldCharType="end"/>
              </w:r>
            </w:ins>
          </w:p>
        </w:tc>
      </w:tr>
      <w:tr w:rsidR="00E01A43" w:rsidRPr="00163139" w14:paraId="1B351E04" w14:textId="77777777" w:rsidTr="00F67B9F">
        <w:trPr>
          <w:trHeight w:val="537"/>
          <w:ins w:id="39" w:author="Renata Kotsia" w:date="2026-09-25T20:09:00Z" w16du:dateUtc="2026-09-26T00:09:00Z"/>
        </w:trPr>
        <w:tc>
          <w:tcPr>
            <w:tcW w:w="2411" w:type="dxa"/>
            <w:vMerge w:val="restart"/>
            <w:tcBorders>
              <w:top w:val="single" w:sz="18" w:space="0" w:color="auto"/>
              <w:bottom w:val="single" w:sz="2" w:space="0" w:color="auto"/>
              <w:right w:val="single" w:sz="2" w:space="0" w:color="auto"/>
            </w:tcBorders>
            <w:shd w:val="clear" w:color="auto" w:fill="D9D9D9"/>
            <w:vAlign w:val="center"/>
          </w:tcPr>
          <w:p w14:paraId="047CE2E9" w14:textId="77777777" w:rsidR="00E01A43" w:rsidRPr="00FC58C6" w:rsidRDefault="00E01A43" w:rsidP="00E52F8D">
            <w:pPr>
              <w:rPr>
                <w:ins w:id="40" w:author="Renata Kotsia" w:date="2026-09-25T20:09:00Z" w16du:dateUtc="2026-09-26T00:09:00Z"/>
                <w:b/>
                <w:sz w:val="18"/>
                <w:szCs w:val="18"/>
              </w:rPr>
            </w:pPr>
            <w:ins w:id="41" w:author="Renata Kotsia" w:date="2026-09-25T20:09:00Z" w16du:dateUtc="2026-09-26T00:09:00Z">
              <w:r w:rsidRPr="00FC58C6">
                <w:rPr>
                  <w:b/>
                  <w:sz w:val="18"/>
                  <w:szCs w:val="18"/>
                </w:rPr>
                <w:t>What is your profession?</w:t>
              </w:r>
              <w:r>
                <w:rPr>
                  <w:b/>
                  <w:sz w:val="18"/>
                  <w:szCs w:val="18"/>
                </w:rPr>
                <w:t xml:space="preserve"> </w:t>
              </w:r>
              <w:r w:rsidRPr="004C6361">
                <w:rPr>
                  <w:i/>
                  <w:sz w:val="18"/>
                  <w:szCs w:val="18"/>
                </w:rPr>
                <w:t>(please tick all that apply)</w:t>
              </w:r>
            </w:ins>
          </w:p>
        </w:tc>
        <w:tc>
          <w:tcPr>
            <w:tcW w:w="2410" w:type="dxa"/>
            <w:tcBorders>
              <w:top w:val="single" w:sz="18" w:space="0" w:color="auto"/>
              <w:left w:val="single" w:sz="2" w:space="0" w:color="auto"/>
              <w:bottom w:val="single" w:sz="2" w:space="0" w:color="auto"/>
              <w:right w:val="single" w:sz="2" w:space="0" w:color="auto"/>
            </w:tcBorders>
            <w:vAlign w:val="center"/>
          </w:tcPr>
          <w:p w14:paraId="4619B2E0" w14:textId="77777777" w:rsidR="00E01A43" w:rsidRPr="00FC58C6" w:rsidRDefault="00E01A43" w:rsidP="00C13A1A">
            <w:pPr>
              <w:rPr>
                <w:ins w:id="42" w:author="Renata Kotsia" w:date="2026-09-25T20:09:00Z" w16du:dateUtc="2026-09-26T00:09:00Z"/>
                <w:sz w:val="18"/>
                <w:szCs w:val="18"/>
              </w:rPr>
            </w:pPr>
            <w:ins w:id="43" w:author="Renata Kotsia" w:date="2026-09-25T20:09:00Z" w16du:dateUtc="2026-09-26T00:09:00Z">
              <w:r w:rsidRPr="00FC58C6">
                <w:rPr>
                  <w:sz w:val="18"/>
                  <w:szCs w:val="18"/>
                </w:rPr>
                <w:fldChar w:fldCharType="begin">
                  <w:ffData>
                    <w:name w:val="Check1"/>
                    <w:enabled/>
                    <w:calcOnExit w:val="0"/>
                    <w:checkBox>
                      <w:sizeAuto/>
                      <w:default w:val="0"/>
                    </w:checkBox>
                  </w:ffData>
                </w:fldChar>
              </w:r>
              <w:r w:rsidRPr="00FC58C6">
                <w:rPr>
                  <w:sz w:val="18"/>
                  <w:szCs w:val="18"/>
                </w:rPr>
                <w:instrText xml:space="preserve"> FORMCHECKBOX </w:instrText>
              </w:r>
              <w:r w:rsidRPr="00FC58C6">
                <w:rPr>
                  <w:sz w:val="18"/>
                  <w:szCs w:val="18"/>
                </w:rPr>
              </w:r>
              <w:r w:rsidRPr="00FC58C6">
                <w:rPr>
                  <w:sz w:val="18"/>
                  <w:szCs w:val="18"/>
                </w:rPr>
                <w:fldChar w:fldCharType="separate"/>
              </w:r>
              <w:r w:rsidRPr="00FC58C6">
                <w:rPr>
                  <w:sz w:val="18"/>
                  <w:szCs w:val="18"/>
                </w:rPr>
                <w:fldChar w:fldCharType="end"/>
              </w:r>
              <w:r w:rsidRPr="00FC58C6">
                <w:rPr>
                  <w:sz w:val="18"/>
                  <w:szCs w:val="18"/>
                </w:rPr>
                <w:t xml:space="preserve"> Cardiologist</w:t>
              </w:r>
            </w:ins>
          </w:p>
        </w:tc>
        <w:tc>
          <w:tcPr>
            <w:tcW w:w="2268" w:type="dxa"/>
            <w:tcBorders>
              <w:top w:val="single" w:sz="18" w:space="0" w:color="auto"/>
              <w:left w:val="single" w:sz="2" w:space="0" w:color="auto"/>
              <w:bottom w:val="single" w:sz="2" w:space="0" w:color="auto"/>
              <w:right w:val="single" w:sz="2" w:space="0" w:color="auto"/>
            </w:tcBorders>
            <w:vAlign w:val="center"/>
          </w:tcPr>
          <w:p w14:paraId="62F017FC" w14:textId="77777777" w:rsidR="00E01A43" w:rsidRPr="00FC58C6" w:rsidRDefault="00E01A43" w:rsidP="00C13A1A">
            <w:pPr>
              <w:rPr>
                <w:ins w:id="44" w:author="Renata Kotsia" w:date="2026-09-25T20:09:00Z" w16du:dateUtc="2026-09-26T00:09:00Z"/>
                <w:sz w:val="18"/>
                <w:szCs w:val="18"/>
              </w:rPr>
            </w:pPr>
            <w:ins w:id="45" w:author="Renata Kotsia" w:date="2026-09-25T20:09:00Z" w16du:dateUtc="2026-09-26T00:09:00Z">
              <w:r w:rsidRPr="00FC58C6">
                <w:rPr>
                  <w:sz w:val="18"/>
                  <w:szCs w:val="18"/>
                </w:rPr>
                <w:fldChar w:fldCharType="begin">
                  <w:ffData>
                    <w:name w:val="Check1"/>
                    <w:enabled/>
                    <w:calcOnExit w:val="0"/>
                    <w:checkBox>
                      <w:sizeAuto/>
                      <w:default w:val="0"/>
                    </w:checkBox>
                  </w:ffData>
                </w:fldChar>
              </w:r>
              <w:r w:rsidRPr="00FC58C6">
                <w:rPr>
                  <w:sz w:val="18"/>
                  <w:szCs w:val="18"/>
                </w:rPr>
                <w:instrText xml:space="preserve"> FORMCHECKBOX </w:instrText>
              </w:r>
              <w:r w:rsidRPr="00FC58C6">
                <w:rPr>
                  <w:sz w:val="18"/>
                  <w:szCs w:val="18"/>
                </w:rPr>
              </w:r>
              <w:r w:rsidRPr="00FC58C6">
                <w:rPr>
                  <w:sz w:val="18"/>
                  <w:szCs w:val="18"/>
                </w:rPr>
                <w:fldChar w:fldCharType="separate"/>
              </w:r>
              <w:r w:rsidRPr="00FC58C6">
                <w:rPr>
                  <w:sz w:val="18"/>
                  <w:szCs w:val="18"/>
                </w:rPr>
                <w:fldChar w:fldCharType="end"/>
              </w:r>
              <w:r w:rsidRPr="00FC58C6">
                <w:rPr>
                  <w:sz w:val="18"/>
                  <w:szCs w:val="18"/>
                </w:rPr>
                <w:t xml:space="preserve"> Medical doctor   </w:t>
              </w:r>
            </w:ins>
          </w:p>
        </w:tc>
        <w:tc>
          <w:tcPr>
            <w:tcW w:w="2835" w:type="dxa"/>
            <w:gridSpan w:val="2"/>
            <w:tcBorders>
              <w:top w:val="single" w:sz="18" w:space="0" w:color="auto"/>
              <w:left w:val="single" w:sz="2" w:space="0" w:color="auto"/>
              <w:bottom w:val="single" w:sz="2" w:space="0" w:color="auto"/>
            </w:tcBorders>
            <w:vAlign w:val="center"/>
          </w:tcPr>
          <w:p w14:paraId="2FD50BDE" w14:textId="77777777" w:rsidR="00E01A43" w:rsidRPr="00FC58C6" w:rsidRDefault="00E01A43" w:rsidP="00C13A1A">
            <w:pPr>
              <w:rPr>
                <w:ins w:id="46" w:author="Renata Kotsia" w:date="2026-09-25T20:09:00Z" w16du:dateUtc="2026-09-26T00:09:00Z"/>
                <w:sz w:val="18"/>
                <w:szCs w:val="18"/>
              </w:rPr>
            </w:pPr>
            <w:ins w:id="47" w:author="Renata Kotsia" w:date="2026-09-25T20:09:00Z" w16du:dateUtc="2026-09-26T00:09:00Z">
              <w:r w:rsidRPr="00FC58C6">
                <w:rPr>
                  <w:sz w:val="18"/>
                  <w:szCs w:val="18"/>
                </w:rPr>
                <w:fldChar w:fldCharType="begin">
                  <w:ffData>
                    <w:name w:val="Check1"/>
                    <w:enabled/>
                    <w:calcOnExit w:val="0"/>
                    <w:checkBox>
                      <w:sizeAuto/>
                      <w:default w:val="0"/>
                    </w:checkBox>
                  </w:ffData>
                </w:fldChar>
              </w:r>
              <w:r w:rsidRPr="00FC58C6">
                <w:rPr>
                  <w:sz w:val="18"/>
                  <w:szCs w:val="18"/>
                </w:rPr>
                <w:instrText xml:space="preserve"> FORMCHECKBOX </w:instrText>
              </w:r>
              <w:r w:rsidRPr="00FC58C6">
                <w:rPr>
                  <w:sz w:val="18"/>
                  <w:szCs w:val="18"/>
                </w:rPr>
              </w:r>
              <w:r w:rsidRPr="00FC58C6">
                <w:rPr>
                  <w:sz w:val="18"/>
                  <w:szCs w:val="18"/>
                </w:rPr>
                <w:fldChar w:fldCharType="separate"/>
              </w:r>
              <w:r w:rsidRPr="00FC58C6">
                <w:rPr>
                  <w:sz w:val="18"/>
                  <w:szCs w:val="18"/>
                </w:rPr>
                <w:fldChar w:fldCharType="end"/>
              </w:r>
              <w:r w:rsidRPr="00FC58C6">
                <w:rPr>
                  <w:sz w:val="18"/>
                  <w:szCs w:val="18"/>
                </w:rPr>
                <w:t xml:space="preserve"> Scientist</w:t>
              </w:r>
            </w:ins>
          </w:p>
        </w:tc>
      </w:tr>
      <w:tr w:rsidR="00E01A43" w:rsidRPr="00163139" w14:paraId="51F1E212" w14:textId="77777777" w:rsidTr="00F67B9F">
        <w:trPr>
          <w:trHeight w:val="536"/>
          <w:ins w:id="48" w:author="Renata Kotsia" w:date="2026-09-25T20:09:00Z" w16du:dateUtc="2026-09-26T00:09:00Z"/>
        </w:trPr>
        <w:tc>
          <w:tcPr>
            <w:tcW w:w="2411" w:type="dxa"/>
            <w:vMerge/>
            <w:tcBorders>
              <w:top w:val="single" w:sz="2" w:space="0" w:color="auto"/>
              <w:bottom w:val="single" w:sz="2" w:space="0" w:color="auto"/>
              <w:right w:val="single" w:sz="2" w:space="0" w:color="auto"/>
            </w:tcBorders>
            <w:shd w:val="clear" w:color="auto" w:fill="D9D9D9"/>
            <w:vAlign w:val="center"/>
          </w:tcPr>
          <w:p w14:paraId="5FCD352D" w14:textId="77777777" w:rsidR="00E01A43" w:rsidRPr="00FC58C6" w:rsidRDefault="00E01A43" w:rsidP="00E52F8D">
            <w:pPr>
              <w:rPr>
                <w:ins w:id="49" w:author="Renata Kotsia" w:date="2026-09-25T20:09:00Z" w16du:dateUtc="2026-09-26T00:09:00Z"/>
                <w:b/>
                <w:sz w:val="18"/>
                <w:szCs w:val="18"/>
              </w:rPr>
            </w:pPr>
          </w:p>
        </w:tc>
        <w:tc>
          <w:tcPr>
            <w:tcW w:w="2410" w:type="dxa"/>
            <w:tcBorders>
              <w:top w:val="single" w:sz="2" w:space="0" w:color="auto"/>
              <w:left w:val="single" w:sz="2" w:space="0" w:color="auto"/>
              <w:bottom w:val="single" w:sz="2" w:space="0" w:color="auto"/>
              <w:right w:val="single" w:sz="2" w:space="0" w:color="auto"/>
            </w:tcBorders>
            <w:vAlign w:val="center"/>
          </w:tcPr>
          <w:p w14:paraId="5E7DE240" w14:textId="77777777" w:rsidR="00E01A43" w:rsidRPr="00FC58C6" w:rsidRDefault="00E01A43" w:rsidP="00C13A1A">
            <w:pPr>
              <w:rPr>
                <w:ins w:id="50" w:author="Renata Kotsia" w:date="2026-09-25T20:09:00Z" w16du:dateUtc="2026-09-26T00:09:00Z"/>
                <w:sz w:val="18"/>
                <w:szCs w:val="18"/>
              </w:rPr>
            </w:pPr>
            <w:ins w:id="51" w:author="Renata Kotsia" w:date="2026-09-25T20:09:00Z" w16du:dateUtc="2026-09-26T00:09:00Z">
              <w:r w:rsidRPr="00FC58C6">
                <w:rPr>
                  <w:sz w:val="18"/>
                  <w:szCs w:val="18"/>
                </w:rPr>
                <w:fldChar w:fldCharType="begin">
                  <w:ffData>
                    <w:name w:val="Check1"/>
                    <w:enabled/>
                    <w:calcOnExit w:val="0"/>
                    <w:checkBox>
                      <w:sizeAuto/>
                      <w:default w:val="0"/>
                    </w:checkBox>
                  </w:ffData>
                </w:fldChar>
              </w:r>
              <w:r w:rsidRPr="00FC58C6">
                <w:rPr>
                  <w:sz w:val="18"/>
                  <w:szCs w:val="18"/>
                </w:rPr>
                <w:instrText xml:space="preserve"> FORMCHECKBOX </w:instrText>
              </w:r>
              <w:r w:rsidRPr="00FC58C6">
                <w:rPr>
                  <w:sz w:val="18"/>
                  <w:szCs w:val="18"/>
                </w:rPr>
              </w:r>
              <w:r w:rsidRPr="00FC58C6">
                <w:rPr>
                  <w:sz w:val="18"/>
                  <w:szCs w:val="18"/>
                </w:rPr>
                <w:fldChar w:fldCharType="separate"/>
              </w:r>
              <w:r w:rsidRPr="00FC58C6">
                <w:rPr>
                  <w:sz w:val="18"/>
                  <w:szCs w:val="18"/>
                </w:rPr>
                <w:fldChar w:fldCharType="end"/>
              </w:r>
              <w:r w:rsidRPr="00FC58C6">
                <w:rPr>
                  <w:sz w:val="18"/>
                  <w:szCs w:val="18"/>
                </w:rPr>
                <w:t xml:space="preserve"> Fetal medicine specialist</w:t>
              </w:r>
            </w:ins>
          </w:p>
        </w:tc>
        <w:tc>
          <w:tcPr>
            <w:tcW w:w="2268" w:type="dxa"/>
            <w:tcBorders>
              <w:top w:val="single" w:sz="2" w:space="0" w:color="auto"/>
              <w:left w:val="single" w:sz="2" w:space="0" w:color="auto"/>
              <w:bottom w:val="single" w:sz="2" w:space="0" w:color="auto"/>
              <w:right w:val="single" w:sz="2" w:space="0" w:color="auto"/>
            </w:tcBorders>
            <w:vAlign w:val="center"/>
          </w:tcPr>
          <w:p w14:paraId="1E5DA877" w14:textId="77777777" w:rsidR="00E01A43" w:rsidRPr="00FC58C6" w:rsidRDefault="00E01A43" w:rsidP="00C13A1A">
            <w:pPr>
              <w:rPr>
                <w:ins w:id="52" w:author="Renata Kotsia" w:date="2026-09-25T20:09:00Z" w16du:dateUtc="2026-09-26T00:09:00Z"/>
                <w:sz w:val="18"/>
                <w:szCs w:val="18"/>
              </w:rPr>
            </w:pPr>
            <w:ins w:id="53" w:author="Renata Kotsia" w:date="2026-09-25T20:09:00Z" w16du:dateUtc="2026-09-26T00:09:00Z">
              <w:r w:rsidRPr="00FC58C6">
                <w:rPr>
                  <w:sz w:val="18"/>
                  <w:szCs w:val="18"/>
                </w:rPr>
                <w:fldChar w:fldCharType="begin">
                  <w:ffData>
                    <w:name w:val="Check1"/>
                    <w:enabled/>
                    <w:calcOnExit w:val="0"/>
                    <w:checkBox>
                      <w:sizeAuto/>
                      <w:default w:val="0"/>
                    </w:checkBox>
                  </w:ffData>
                </w:fldChar>
              </w:r>
              <w:r w:rsidRPr="00FC58C6">
                <w:rPr>
                  <w:sz w:val="18"/>
                  <w:szCs w:val="18"/>
                </w:rPr>
                <w:instrText xml:space="preserve"> FORMCHECKBOX </w:instrText>
              </w:r>
              <w:r w:rsidRPr="00FC58C6">
                <w:rPr>
                  <w:sz w:val="18"/>
                  <w:szCs w:val="18"/>
                </w:rPr>
              </w:r>
              <w:r w:rsidRPr="00FC58C6">
                <w:rPr>
                  <w:sz w:val="18"/>
                  <w:szCs w:val="18"/>
                </w:rPr>
                <w:fldChar w:fldCharType="separate"/>
              </w:r>
              <w:r w:rsidRPr="00FC58C6">
                <w:rPr>
                  <w:sz w:val="18"/>
                  <w:szCs w:val="18"/>
                </w:rPr>
                <w:fldChar w:fldCharType="end"/>
              </w:r>
              <w:r w:rsidRPr="00FC58C6">
                <w:rPr>
                  <w:sz w:val="18"/>
                  <w:szCs w:val="18"/>
                </w:rPr>
                <w:t xml:space="preserve"> Obstetrician</w:t>
              </w:r>
            </w:ins>
          </w:p>
        </w:tc>
        <w:tc>
          <w:tcPr>
            <w:tcW w:w="2835" w:type="dxa"/>
            <w:gridSpan w:val="2"/>
            <w:tcBorders>
              <w:top w:val="single" w:sz="2" w:space="0" w:color="auto"/>
              <w:left w:val="single" w:sz="2" w:space="0" w:color="auto"/>
              <w:bottom w:val="single" w:sz="2" w:space="0" w:color="auto"/>
            </w:tcBorders>
            <w:vAlign w:val="center"/>
          </w:tcPr>
          <w:p w14:paraId="0A149056" w14:textId="77777777" w:rsidR="00E01A43" w:rsidRPr="00FC58C6" w:rsidRDefault="00E01A43" w:rsidP="00C13A1A">
            <w:pPr>
              <w:rPr>
                <w:ins w:id="54" w:author="Renata Kotsia" w:date="2026-09-25T20:09:00Z" w16du:dateUtc="2026-09-26T00:09:00Z"/>
                <w:sz w:val="18"/>
                <w:szCs w:val="18"/>
              </w:rPr>
            </w:pPr>
            <w:ins w:id="55" w:author="Renata Kotsia" w:date="2026-09-25T20:09:00Z" w16du:dateUtc="2026-09-26T00:09:00Z">
              <w:r w:rsidRPr="00FC58C6">
                <w:rPr>
                  <w:sz w:val="18"/>
                  <w:szCs w:val="18"/>
                </w:rPr>
                <w:fldChar w:fldCharType="begin">
                  <w:ffData>
                    <w:name w:val="Check1"/>
                    <w:enabled/>
                    <w:calcOnExit w:val="0"/>
                    <w:checkBox>
                      <w:sizeAuto/>
                      <w:default w:val="0"/>
                    </w:checkBox>
                  </w:ffData>
                </w:fldChar>
              </w:r>
              <w:r w:rsidRPr="00FC58C6">
                <w:rPr>
                  <w:sz w:val="18"/>
                  <w:szCs w:val="18"/>
                </w:rPr>
                <w:instrText xml:space="preserve"> FORMCHECKBOX </w:instrText>
              </w:r>
              <w:r w:rsidRPr="00FC58C6">
                <w:rPr>
                  <w:sz w:val="18"/>
                  <w:szCs w:val="18"/>
                </w:rPr>
              </w:r>
              <w:r w:rsidRPr="00FC58C6">
                <w:rPr>
                  <w:sz w:val="18"/>
                  <w:szCs w:val="18"/>
                </w:rPr>
                <w:fldChar w:fldCharType="separate"/>
              </w:r>
              <w:r w:rsidRPr="00FC58C6">
                <w:rPr>
                  <w:sz w:val="18"/>
                  <w:szCs w:val="18"/>
                </w:rPr>
                <w:fldChar w:fldCharType="end"/>
              </w:r>
              <w:r w:rsidRPr="00FC58C6">
                <w:rPr>
                  <w:sz w:val="18"/>
                  <w:szCs w:val="18"/>
                </w:rPr>
                <w:t xml:space="preserve"> Sonographer</w:t>
              </w:r>
            </w:ins>
          </w:p>
        </w:tc>
      </w:tr>
      <w:tr w:rsidR="00E01A43" w:rsidRPr="00163139" w14:paraId="60097926" w14:textId="77777777" w:rsidTr="00F67B9F">
        <w:trPr>
          <w:trHeight w:val="536"/>
          <w:ins w:id="56" w:author="Renata Kotsia" w:date="2026-09-25T20:09:00Z" w16du:dateUtc="2026-09-26T00:09:00Z"/>
        </w:trPr>
        <w:tc>
          <w:tcPr>
            <w:tcW w:w="2411" w:type="dxa"/>
            <w:vMerge/>
            <w:tcBorders>
              <w:top w:val="single" w:sz="2" w:space="0" w:color="auto"/>
              <w:bottom w:val="single" w:sz="2" w:space="0" w:color="auto"/>
              <w:right w:val="single" w:sz="2" w:space="0" w:color="auto"/>
            </w:tcBorders>
            <w:shd w:val="clear" w:color="auto" w:fill="D9D9D9"/>
            <w:vAlign w:val="center"/>
          </w:tcPr>
          <w:p w14:paraId="477ABA89" w14:textId="77777777" w:rsidR="00E01A43" w:rsidRPr="00FC58C6" w:rsidRDefault="00E01A43" w:rsidP="00E52F8D">
            <w:pPr>
              <w:rPr>
                <w:ins w:id="57" w:author="Renata Kotsia" w:date="2026-09-25T20:09:00Z" w16du:dateUtc="2026-09-26T00:09:00Z"/>
                <w:b/>
                <w:sz w:val="18"/>
                <w:szCs w:val="18"/>
              </w:rPr>
            </w:pPr>
          </w:p>
        </w:tc>
        <w:tc>
          <w:tcPr>
            <w:tcW w:w="2410" w:type="dxa"/>
            <w:tcBorders>
              <w:top w:val="single" w:sz="2" w:space="0" w:color="auto"/>
              <w:left w:val="single" w:sz="2" w:space="0" w:color="auto"/>
              <w:bottom w:val="single" w:sz="2" w:space="0" w:color="auto"/>
              <w:right w:val="single" w:sz="2" w:space="0" w:color="auto"/>
            </w:tcBorders>
            <w:vAlign w:val="center"/>
          </w:tcPr>
          <w:p w14:paraId="4A52E61F" w14:textId="77777777" w:rsidR="00E01A43" w:rsidRPr="00FC58C6" w:rsidRDefault="00E01A43" w:rsidP="00C13A1A">
            <w:pPr>
              <w:rPr>
                <w:ins w:id="58" w:author="Renata Kotsia" w:date="2026-09-25T20:09:00Z" w16du:dateUtc="2026-09-26T00:09:00Z"/>
                <w:sz w:val="18"/>
                <w:szCs w:val="18"/>
              </w:rPr>
            </w:pPr>
            <w:ins w:id="59" w:author="Renata Kotsia" w:date="2026-09-25T20:09:00Z" w16du:dateUtc="2026-09-26T00:09:00Z">
              <w:r w:rsidRPr="00FC58C6">
                <w:rPr>
                  <w:sz w:val="18"/>
                  <w:szCs w:val="18"/>
                </w:rPr>
                <w:fldChar w:fldCharType="begin">
                  <w:ffData>
                    <w:name w:val="Check1"/>
                    <w:enabled/>
                    <w:calcOnExit w:val="0"/>
                    <w:checkBox>
                      <w:sizeAuto/>
                      <w:default w:val="0"/>
                    </w:checkBox>
                  </w:ffData>
                </w:fldChar>
              </w:r>
              <w:r w:rsidRPr="00FC58C6">
                <w:rPr>
                  <w:sz w:val="18"/>
                  <w:szCs w:val="18"/>
                </w:rPr>
                <w:instrText xml:space="preserve"> FORMCHECKBOX </w:instrText>
              </w:r>
              <w:r w:rsidRPr="00FC58C6">
                <w:rPr>
                  <w:sz w:val="18"/>
                  <w:szCs w:val="18"/>
                </w:rPr>
              </w:r>
              <w:r w:rsidRPr="00FC58C6">
                <w:rPr>
                  <w:sz w:val="18"/>
                  <w:szCs w:val="18"/>
                </w:rPr>
                <w:fldChar w:fldCharType="separate"/>
              </w:r>
              <w:r w:rsidRPr="00FC58C6">
                <w:rPr>
                  <w:sz w:val="18"/>
                  <w:szCs w:val="18"/>
                </w:rPr>
                <w:fldChar w:fldCharType="end"/>
              </w:r>
              <w:r w:rsidRPr="00FC58C6">
                <w:rPr>
                  <w:sz w:val="18"/>
                  <w:szCs w:val="18"/>
                </w:rPr>
                <w:t xml:space="preserve"> Geneticist</w:t>
              </w:r>
            </w:ins>
          </w:p>
        </w:tc>
        <w:tc>
          <w:tcPr>
            <w:tcW w:w="2268" w:type="dxa"/>
            <w:tcBorders>
              <w:top w:val="single" w:sz="2" w:space="0" w:color="auto"/>
              <w:left w:val="single" w:sz="2" w:space="0" w:color="auto"/>
              <w:bottom w:val="single" w:sz="2" w:space="0" w:color="auto"/>
              <w:right w:val="single" w:sz="2" w:space="0" w:color="auto"/>
            </w:tcBorders>
            <w:vAlign w:val="center"/>
          </w:tcPr>
          <w:p w14:paraId="6953109F" w14:textId="77777777" w:rsidR="00E01A43" w:rsidRPr="00FC58C6" w:rsidRDefault="00E01A43" w:rsidP="00C13A1A">
            <w:pPr>
              <w:rPr>
                <w:ins w:id="60" w:author="Renata Kotsia" w:date="2026-09-25T20:09:00Z" w16du:dateUtc="2026-09-26T00:09:00Z"/>
                <w:sz w:val="18"/>
                <w:szCs w:val="18"/>
              </w:rPr>
            </w:pPr>
            <w:ins w:id="61" w:author="Renata Kotsia" w:date="2026-09-25T20:09:00Z" w16du:dateUtc="2026-09-26T00:09:00Z">
              <w:r w:rsidRPr="00FC58C6">
                <w:rPr>
                  <w:sz w:val="18"/>
                  <w:szCs w:val="18"/>
                </w:rPr>
                <w:fldChar w:fldCharType="begin">
                  <w:ffData>
                    <w:name w:val="Check1"/>
                    <w:enabled/>
                    <w:calcOnExit w:val="0"/>
                    <w:checkBox>
                      <w:sizeAuto/>
                      <w:default w:val="0"/>
                    </w:checkBox>
                  </w:ffData>
                </w:fldChar>
              </w:r>
              <w:r w:rsidRPr="00FC58C6">
                <w:rPr>
                  <w:sz w:val="18"/>
                  <w:szCs w:val="18"/>
                </w:rPr>
                <w:instrText xml:space="preserve"> FORMCHECKBOX </w:instrText>
              </w:r>
              <w:r w:rsidRPr="00FC58C6">
                <w:rPr>
                  <w:sz w:val="18"/>
                  <w:szCs w:val="18"/>
                </w:rPr>
              </w:r>
              <w:r w:rsidRPr="00FC58C6">
                <w:rPr>
                  <w:sz w:val="18"/>
                  <w:szCs w:val="18"/>
                </w:rPr>
                <w:fldChar w:fldCharType="separate"/>
              </w:r>
              <w:r w:rsidRPr="00FC58C6">
                <w:rPr>
                  <w:sz w:val="18"/>
                  <w:szCs w:val="18"/>
                </w:rPr>
                <w:fldChar w:fldCharType="end"/>
              </w:r>
              <w:r w:rsidRPr="00FC58C6">
                <w:rPr>
                  <w:sz w:val="18"/>
                  <w:szCs w:val="18"/>
                </w:rPr>
                <w:t xml:space="preserve"> Radiographer</w:t>
              </w:r>
            </w:ins>
          </w:p>
        </w:tc>
        <w:tc>
          <w:tcPr>
            <w:tcW w:w="2835" w:type="dxa"/>
            <w:gridSpan w:val="2"/>
            <w:tcBorders>
              <w:top w:val="single" w:sz="2" w:space="0" w:color="auto"/>
              <w:left w:val="single" w:sz="2" w:space="0" w:color="auto"/>
              <w:bottom w:val="single" w:sz="2" w:space="0" w:color="auto"/>
            </w:tcBorders>
            <w:vAlign w:val="center"/>
          </w:tcPr>
          <w:p w14:paraId="32B18A0A" w14:textId="77777777" w:rsidR="00E01A43" w:rsidRPr="00FC58C6" w:rsidRDefault="00E01A43" w:rsidP="00C13A1A">
            <w:pPr>
              <w:rPr>
                <w:ins w:id="62" w:author="Renata Kotsia" w:date="2026-09-25T20:09:00Z" w16du:dateUtc="2026-09-26T00:09:00Z"/>
                <w:sz w:val="18"/>
                <w:szCs w:val="18"/>
              </w:rPr>
            </w:pPr>
            <w:ins w:id="63" w:author="Renata Kotsia" w:date="2026-09-25T20:09:00Z" w16du:dateUtc="2026-09-26T00:09:00Z">
              <w:r w:rsidRPr="00FC58C6">
                <w:rPr>
                  <w:sz w:val="18"/>
                  <w:szCs w:val="18"/>
                </w:rPr>
                <w:fldChar w:fldCharType="begin">
                  <w:ffData>
                    <w:name w:val="Check1"/>
                    <w:enabled/>
                    <w:calcOnExit w:val="0"/>
                    <w:checkBox>
                      <w:sizeAuto/>
                      <w:default w:val="0"/>
                    </w:checkBox>
                  </w:ffData>
                </w:fldChar>
              </w:r>
              <w:r w:rsidRPr="00FC58C6">
                <w:rPr>
                  <w:sz w:val="18"/>
                  <w:szCs w:val="18"/>
                </w:rPr>
                <w:instrText xml:space="preserve"> FORMCHECKBOX </w:instrText>
              </w:r>
              <w:r w:rsidRPr="00FC58C6">
                <w:rPr>
                  <w:sz w:val="18"/>
                  <w:szCs w:val="18"/>
                </w:rPr>
              </w:r>
              <w:r w:rsidRPr="00FC58C6">
                <w:rPr>
                  <w:sz w:val="18"/>
                  <w:szCs w:val="18"/>
                </w:rPr>
                <w:fldChar w:fldCharType="separate"/>
              </w:r>
              <w:r w:rsidRPr="00FC58C6">
                <w:rPr>
                  <w:sz w:val="18"/>
                  <w:szCs w:val="18"/>
                </w:rPr>
                <w:fldChar w:fldCharType="end"/>
              </w:r>
              <w:r w:rsidRPr="00FC58C6">
                <w:rPr>
                  <w:sz w:val="18"/>
                  <w:szCs w:val="18"/>
                </w:rPr>
                <w:t xml:space="preserve"> Sonologist</w:t>
              </w:r>
            </w:ins>
          </w:p>
        </w:tc>
      </w:tr>
      <w:tr w:rsidR="00E01A43" w:rsidRPr="00163139" w14:paraId="1DAC05ED" w14:textId="77777777" w:rsidTr="00F67B9F">
        <w:trPr>
          <w:trHeight w:val="536"/>
          <w:ins w:id="64" w:author="Renata Kotsia" w:date="2026-09-25T20:09:00Z" w16du:dateUtc="2026-09-26T00:09:00Z"/>
        </w:trPr>
        <w:tc>
          <w:tcPr>
            <w:tcW w:w="2411" w:type="dxa"/>
            <w:vMerge/>
            <w:tcBorders>
              <w:top w:val="single" w:sz="2" w:space="0" w:color="auto"/>
              <w:bottom w:val="single" w:sz="18" w:space="0" w:color="auto"/>
              <w:right w:val="single" w:sz="2" w:space="0" w:color="auto"/>
            </w:tcBorders>
            <w:shd w:val="clear" w:color="auto" w:fill="D9D9D9"/>
            <w:vAlign w:val="center"/>
          </w:tcPr>
          <w:p w14:paraId="667986A3" w14:textId="77777777" w:rsidR="00E01A43" w:rsidRPr="00FC58C6" w:rsidRDefault="00E01A43" w:rsidP="00E52F8D">
            <w:pPr>
              <w:rPr>
                <w:ins w:id="65" w:author="Renata Kotsia" w:date="2026-09-25T20:09:00Z" w16du:dateUtc="2026-09-26T00:09:00Z"/>
                <w:b/>
                <w:sz w:val="18"/>
                <w:szCs w:val="18"/>
              </w:rPr>
            </w:pPr>
          </w:p>
        </w:tc>
        <w:tc>
          <w:tcPr>
            <w:tcW w:w="2410" w:type="dxa"/>
            <w:tcBorders>
              <w:top w:val="single" w:sz="2" w:space="0" w:color="auto"/>
              <w:left w:val="single" w:sz="2" w:space="0" w:color="auto"/>
              <w:bottom w:val="single" w:sz="18" w:space="0" w:color="auto"/>
              <w:right w:val="single" w:sz="2" w:space="0" w:color="auto"/>
            </w:tcBorders>
            <w:vAlign w:val="center"/>
          </w:tcPr>
          <w:p w14:paraId="5F2F0144" w14:textId="77777777" w:rsidR="00E01A43" w:rsidRPr="00FC58C6" w:rsidRDefault="00E01A43" w:rsidP="00C13A1A">
            <w:pPr>
              <w:rPr>
                <w:ins w:id="66" w:author="Renata Kotsia" w:date="2026-09-25T20:09:00Z" w16du:dateUtc="2026-09-26T00:09:00Z"/>
                <w:sz w:val="18"/>
                <w:szCs w:val="18"/>
              </w:rPr>
            </w:pPr>
            <w:ins w:id="67" w:author="Renata Kotsia" w:date="2026-09-25T20:09:00Z" w16du:dateUtc="2026-09-26T00:09:00Z">
              <w:r w:rsidRPr="00FC58C6">
                <w:rPr>
                  <w:sz w:val="18"/>
                  <w:szCs w:val="18"/>
                </w:rPr>
                <w:fldChar w:fldCharType="begin">
                  <w:ffData>
                    <w:name w:val="Check1"/>
                    <w:enabled/>
                    <w:calcOnExit w:val="0"/>
                    <w:checkBox>
                      <w:sizeAuto/>
                      <w:default w:val="0"/>
                    </w:checkBox>
                  </w:ffData>
                </w:fldChar>
              </w:r>
              <w:r w:rsidRPr="00FC58C6">
                <w:rPr>
                  <w:sz w:val="18"/>
                  <w:szCs w:val="18"/>
                </w:rPr>
                <w:instrText xml:space="preserve"> FORMCHECKBOX </w:instrText>
              </w:r>
              <w:r w:rsidRPr="00FC58C6">
                <w:rPr>
                  <w:sz w:val="18"/>
                  <w:szCs w:val="18"/>
                </w:rPr>
              </w:r>
              <w:r w:rsidRPr="00FC58C6">
                <w:rPr>
                  <w:sz w:val="18"/>
                  <w:szCs w:val="18"/>
                </w:rPr>
                <w:fldChar w:fldCharType="separate"/>
              </w:r>
              <w:r w:rsidRPr="00FC58C6">
                <w:rPr>
                  <w:sz w:val="18"/>
                  <w:szCs w:val="18"/>
                </w:rPr>
                <w:fldChar w:fldCharType="end"/>
              </w:r>
              <w:r w:rsidRPr="00FC58C6">
                <w:rPr>
                  <w:sz w:val="18"/>
                  <w:szCs w:val="18"/>
                </w:rPr>
                <w:t xml:space="preserve"> Gynecologist</w:t>
              </w:r>
            </w:ins>
          </w:p>
        </w:tc>
        <w:tc>
          <w:tcPr>
            <w:tcW w:w="2268" w:type="dxa"/>
            <w:tcBorders>
              <w:top w:val="single" w:sz="2" w:space="0" w:color="auto"/>
              <w:left w:val="single" w:sz="2" w:space="0" w:color="auto"/>
              <w:bottom w:val="single" w:sz="18" w:space="0" w:color="auto"/>
              <w:right w:val="single" w:sz="2" w:space="0" w:color="auto"/>
            </w:tcBorders>
            <w:vAlign w:val="center"/>
          </w:tcPr>
          <w:p w14:paraId="295076AE" w14:textId="77777777" w:rsidR="00E01A43" w:rsidRPr="00FC58C6" w:rsidRDefault="00E01A43" w:rsidP="00C13A1A">
            <w:pPr>
              <w:rPr>
                <w:ins w:id="68" w:author="Renata Kotsia" w:date="2026-09-25T20:09:00Z" w16du:dateUtc="2026-09-26T00:09:00Z"/>
                <w:sz w:val="18"/>
                <w:szCs w:val="18"/>
              </w:rPr>
            </w:pPr>
            <w:ins w:id="69" w:author="Renata Kotsia" w:date="2026-09-25T20:09:00Z" w16du:dateUtc="2026-09-26T00:09:00Z">
              <w:r w:rsidRPr="00FC58C6">
                <w:rPr>
                  <w:sz w:val="18"/>
                  <w:szCs w:val="18"/>
                </w:rPr>
                <w:fldChar w:fldCharType="begin">
                  <w:ffData>
                    <w:name w:val="Check1"/>
                    <w:enabled/>
                    <w:calcOnExit w:val="0"/>
                    <w:checkBox>
                      <w:sizeAuto/>
                      <w:default w:val="0"/>
                    </w:checkBox>
                  </w:ffData>
                </w:fldChar>
              </w:r>
              <w:r w:rsidRPr="00FC58C6">
                <w:rPr>
                  <w:sz w:val="18"/>
                  <w:szCs w:val="18"/>
                </w:rPr>
                <w:instrText xml:space="preserve"> FORMCHECKBOX </w:instrText>
              </w:r>
              <w:r w:rsidRPr="00FC58C6">
                <w:rPr>
                  <w:sz w:val="18"/>
                  <w:szCs w:val="18"/>
                </w:rPr>
              </w:r>
              <w:r w:rsidRPr="00FC58C6">
                <w:rPr>
                  <w:sz w:val="18"/>
                  <w:szCs w:val="18"/>
                </w:rPr>
                <w:fldChar w:fldCharType="separate"/>
              </w:r>
              <w:r w:rsidRPr="00FC58C6">
                <w:rPr>
                  <w:sz w:val="18"/>
                  <w:szCs w:val="18"/>
                </w:rPr>
                <w:fldChar w:fldCharType="end"/>
              </w:r>
              <w:r w:rsidRPr="00FC58C6">
                <w:rPr>
                  <w:sz w:val="18"/>
                  <w:szCs w:val="18"/>
                </w:rPr>
                <w:t xml:space="preserve"> Radiologist</w:t>
              </w:r>
            </w:ins>
          </w:p>
        </w:tc>
        <w:tc>
          <w:tcPr>
            <w:tcW w:w="2835" w:type="dxa"/>
            <w:gridSpan w:val="2"/>
            <w:tcBorders>
              <w:top w:val="single" w:sz="2" w:space="0" w:color="auto"/>
              <w:left w:val="single" w:sz="2" w:space="0" w:color="auto"/>
              <w:bottom w:val="single" w:sz="18" w:space="0" w:color="auto"/>
            </w:tcBorders>
            <w:vAlign w:val="center"/>
          </w:tcPr>
          <w:p w14:paraId="0EE5B70C" w14:textId="77777777" w:rsidR="00E01A43" w:rsidRPr="00FC58C6" w:rsidRDefault="00E01A43" w:rsidP="00F67B9F">
            <w:pPr>
              <w:rPr>
                <w:ins w:id="70" w:author="Renata Kotsia" w:date="2026-09-25T20:09:00Z" w16du:dateUtc="2026-09-26T00:09:00Z"/>
                <w:sz w:val="18"/>
                <w:szCs w:val="18"/>
              </w:rPr>
            </w:pPr>
            <w:ins w:id="71" w:author="Renata Kotsia" w:date="2026-09-25T20:09:00Z" w16du:dateUtc="2026-09-26T00:09:00Z">
              <w:r w:rsidRPr="00FC58C6">
                <w:rPr>
                  <w:sz w:val="18"/>
                  <w:szCs w:val="18"/>
                </w:rPr>
                <w:fldChar w:fldCharType="begin">
                  <w:ffData>
                    <w:name w:val="Check1"/>
                    <w:enabled/>
                    <w:calcOnExit w:val="0"/>
                    <w:checkBox>
                      <w:sizeAuto/>
                      <w:default w:val="0"/>
                    </w:checkBox>
                  </w:ffData>
                </w:fldChar>
              </w:r>
              <w:r w:rsidRPr="00FC58C6">
                <w:rPr>
                  <w:sz w:val="18"/>
                  <w:szCs w:val="18"/>
                </w:rPr>
                <w:instrText xml:space="preserve"> FORMCHECKBOX </w:instrText>
              </w:r>
              <w:r w:rsidRPr="00FC58C6">
                <w:rPr>
                  <w:sz w:val="18"/>
                  <w:szCs w:val="18"/>
                </w:rPr>
              </w:r>
              <w:r w:rsidRPr="00FC58C6">
                <w:rPr>
                  <w:sz w:val="18"/>
                  <w:szCs w:val="18"/>
                </w:rPr>
                <w:fldChar w:fldCharType="separate"/>
              </w:r>
              <w:r w:rsidRPr="00FC58C6">
                <w:rPr>
                  <w:sz w:val="18"/>
                  <w:szCs w:val="18"/>
                </w:rPr>
                <w:fldChar w:fldCharType="end"/>
              </w:r>
              <w:r w:rsidRPr="00FC58C6">
                <w:rPr>
                  <w:sz w:val="18"/>
                  <w:szCs w:val="18"/>
                </w:rPr>
                <w:t xml:space="preserve"> Other</w:t>
              </w:r>
              <w:r w:rsidR="00F67B9F">
                <w:rPr>
                  <w:sz w:val="18"/>
                  <w:szCs w:val="18"/>
                </w:rPr>
                <w:t xml:space="preserve">: </w:t>
              </w:r>
              <w:r w:rsidRPr="00FC58C6">
                <w:rPr>
                  <w:sz w:val="18"/>
                  <w:szCs w:val="18"/>
                </w:rPr>
                <w:fldChar w:fldCharType="begin">
                  <w:ffData>
                    <w:name w:val="Text1"/>
                    <w:enabled/>
                    <w:calcOnExit w:val="0"/>
                    <w:textInput/>
                  </w:ffData>
                </w:fldChar>
              </w:r>
              <w:r w:rsidRPr="00FC58C6">
                <w:rPr>
                  <w:sz w:val="18"/>
                  <w:szCs w:val="18"/>
                </w:rPr>
                <w:instrText xml:space="preserve"> FORMTEXT </w:instrText>
              </w:r>
              <w:r w:rsidRPr="00FC58C6">
                <w:rPr>
                  <w:sz w:val="18"/>
                  <w:szCs w:val="18"/>
                </w:rPr>
              </w:r>
              <w:r w:rsidRPr="00FC58C6">
                <w:rPr>
                  <w:sz w:val="18"/>
                  <w:szCs w:val="18"/>
                </w:rPr>
                <w:fldChar w:fldCharType="separate"/>
              </w:r>
              <w:r w:rsidRPr="00FC58C6">
                <w:rPr>
                  <w:sz w:val="18"/>
                  <w:szCs w:val="18"/>
                </w:rPr>
                <w:t> </w:t>
              </w:r>
              <w:r w:rsidRPr="00FC58C6">
                <w:rPr>
                  <w:sz w:val="18"/>
                  <w:szCs w:val="18"/>
                </w:rPr>
                <w:t> </w:t>
              </w:r>
              <w:r w:rsidRPr="00FC58C6">
                <w:rPr>
                  <w:sz w:val="18"/>
                  <w:szCs w:val="18"/>
                </w:rPr>
                <w:t> </w:t>
              </w:r>
              <w:r w:rsidRPr="00FC58C6">
                <w:rPr>
                  <w:sz w:val="18"/>
                  <w:szCs w:val="18"/>
                </w:rPr>
                <w:t> </w:t>
              </w:r>
              <w:r w:rsidRPr="00FC58C6">
                <w:rPr>
                  <w:sz w:val="18"/>
                  <w:szCs w:val="18"/>
                </w:rPr>
                <w:t> </w:t>
              </w:r>
              <w:r w:rsidRPr="00FC58C6">
                <w:rPr>
                  <w:sz w:val="18"/>
                  <w:szCs w:val="18"/>
                </w:rPr>
                <w:fldChar w:fldCharType="end"/>
              </w:r>
            </w:ins>
          </w:p>
        </w:tc>
      </w:tr>
      <w:tr w:rsidR="00F67B9F" w:rsidRPr="00163139" w14:paraId="3EA16D2B" w14:textId="77777777" w:rsidTr="00F67B9F">
        <w:trPr>
          <w:trHeight w:val="536"/>
          <w:ins w:id="72" w:author="Renata Kotsia" w:date="2026-09-25T20:09:00Z" w16du:dateUtc="2026-09-26T00:09:00Z"/>
        </w:trPr>
        <w:tc>
          <w:tcPr>
            <w:tcW w:w="2411" w:type="dxa"/>
            <w:tcBorders>
              <w:top w:val="single" w:sz="18" w:space="0" w:color="auto"/>
              <w:bottom w:val="single" w:sz="18" w:space="0" w:color="auto"/>
              <w:right w:val="single" w:sz="2" w:space="0" w:color="auto"/>
            </w:tcBorders>
            <w:shd w:val="clear" w:color="auto" w:fill="D9D9D9"/>
            <w:vAlign w:val="center"/>
          </w:tcPr>
          <w:p w14:paraId="6B6C2245" w14:textId="77777777" w:rsidR="00F67B9F" w:rsidRPr="00FC58C6" w:rsidRDefault="00F67B9F" w:rsidP="00E52F8D">
            <w:pPr>
              <w:rPr>
                <w:ins w:id="73" w:author="Renata Kotsia" w:date="2026-09-25T20:09:00Z" w16du:dateUtc="2026-09-26T00:09:00Z"/>
                <w:b/>
                <w:sz w:val="18"/>
                <w:szCs w:val="18"/>
              </w:rPr>
            </w:pPr>
            <w:ins w:id="74" w:author="Renata Kotsia" w:date="2026-09-25T20:09:00Z" w16du:dateUtc="2026-09-26T00:09:00Z">
              <w:r w:rsidRPr="00FC58C6">
                <w:rPr>
                  <w:b/>
                  <w:sz w:val="18"/>
                  <w:szCs w:val="18"/>
                </w:rPr>
                <w:t>What is your qualification status?</w:t>
              </w:r>
            </w:ins>
          </w:p>
        </w:tc>
        <w:tc>
          <w:tcPr>
            <w:tcW w:w="2410" w:type="dxa"/>
            <w:tcBorders>
              <w:top w:val="single" w:sz="18" w:space="0" w:color="auto"/>
              <w:left w:val="single" w:sz="2" w:space="0" w:color="auto"/>
              <w:bottom w:val="single" w:sz="18" w:space="0" w:color="auto"/>
              <w:right w:val="single" w:sz="2" w:space="0" w:color="auto"/>
            </w:tcBorders>
            <w:vAlign w:val="center"/>
          </w:tcPr>
          <w:p w14:paraId="2E6BB4B8" w14:textId="77777777" w:rsidR="00F67B9F" w:rsidRPr="00FC58C6" w:rsidRDefault="00F67B9F" w:rsidP="00C13A1A">
            <w:pPr>
              <w:rPr>
                <w:ins w:id="75" w:author="Renata Kotsia" w:date="2026-09-25T20:09:00Z" w16du:dateUtc="2026-09-26T00:09:00Z"/>
                <w:sz w:val="18"/>
                <w:szCs w:val="18"/>
              </w:rPr>
            </w:pPr>
            <w:ins w:id="76" w:author="Renata Kotsia" w:date="2026-09-25T20:09:00Z" w16du:dateUtc="2026-09-26T00:09:00Z">
              <w:r w:rsidRPr="00FC58C6">
                <w:rPr>
                  <w:sz w:val="18"/>
                  <w:szCs w:val="18"/>
                </w:rPr>
                <w:fldChar w:fldCharType="begin">
                  <w:ffData>
                    <w:name w:val="Check1"/>
                    <w:enabled/>
                    <w:calcOnExit w:val="0"/>
                    <w:checkBox>
                      <w:sizeAuto/>
                      <w:default w:val="0"/>
                    </w:checkBox>
                  </w:ffData>
                </w:fldChar>
              </w:r>
              <w:r w:rsidRPr="00FC58C6">
                <w:rPr>
                  <w:sz w:val="18"/>
                  <w:szCs w:val="18"/>
                </w:rPr>
                <w:instrText xml:space="preserve"> FORMCHECKBOX </w:instrText>
              </w:r>
              <w:r w:rsidRPr="00FC58C6">
                <w:rPr>
                  <w:sz w:val="18"/>
                  <w:szCs w:val="18"/>
                </w:rPr>
              </w:r>
              <w:r w:rsidRPr="00FC58C6">
                <w:rPr>
                  <w:sz w:val="18"/>
                  <w:szCs w:val="18"/>
                </w:rPr>
                <w:fldChar w:fldCharType="separate"/>
              </w:r>
              <w:r w:rsidRPr="00FC58C6">
                <w:rPr>
                  <w:sz w:val="18"/>
                  <w:szCs w:val="18"/>
                </w:rPr>
                <w:fldChar w:fldCharType="end"/>
              </w:r>
              <w:r w:rsidRPr="00FC58C6">
                <w:rPr>
                  <w:sz w:val="18"/>
                  <w:szCs w:val="18"/>
                </w:rPr>
                <w:t xml:space="preserve"> Fully qualified doctor</w:t>
              </w:r>
            </w:ins>
          </w:p>
        </w:tc>
        <w:tc>
          <w:tcPr>
            <w:tcW w:w="2268" w:type="dxa"/>
            <w:tcBorders>
              <w:top w:val="single" w:sz="18" w:space="0" w:color="auto"/>
              <w:left w:val="single" w:sz="2" w:space="0" w:color="auto"/>
              <w:bottom w:val="single" w:sz="18" w:space="0" w:color="auto"/>
              <w:right w:val="single" w:sz="2" w:space="0" w:color="auto"/>
            </w:tcBorders>
            <w:vAlign w:val="center"/>
          </w:tcPr>
          <w:p w14:paraId="7500AFDC" w14:textId="77777777" w:rsidR="00F67B9F" w:rsidRPr="00FC58C6" w:rsidRDefault="00F67B9F" w:rsidP="00C13A1A">
            <w:pPr>
              <w:rPr>
                <w:ins w:id="77" w:author="Renata Kotsia" w:date="2026-09-25T20:09:00Z" w16du:dateUtc="2026-09-26T00:09:00Z"/>
                <w:sz w:val="18"/>
                <w:szCs w:val="18"/>
              </w:rPr>
            </w:pPr>
            <w:ins w:id="78" w:author="Renata Kotsia" w:date="2026-09-25T20:09:00Z" w16du:dateUtc="2026-09-26T00:09:00Z">
              <w:r w:rsidRPr="00FC58C6">
                <w:rPr>
                  <w:sz w:val="18"/>
                  <w:szCs w:val="18"/>
                </w:rPr>
                <w:fldChar w:fldCharType="begin">
                  <w:ffData>
                    <w:name w:val="Check3"/>
                    <w:enabled/>
                    <w:calcOnExit w:val="0"/>
                    <w:checkBox>
                      <w:sizeAuto/>
                      <w:default w:val="0"/>
                    </w:checkBox>
                  </w:ffData>
                </w:fldChar>
              </w:r>
              <w:r w:rsidRPr="00FC58C6">
                <w:rPr>
                  <w:sz w:val="18"/>
                  <w:szCs w:val="18"/>
                </w:rPr>
                <w:instrText xml:space="preserve"> FORMCHECKBOX </w:instrText>
              </w:r>
              <w:r w:rsidRPr="00FC58C6">
                <w:rPr>
                  <w:sz w:val="18"/>
                  <w:szCs w:val="18"/>
                </w:rPr>
              </w:r>
              <w:r w:rsidRPr="00FC58C6">
                <w:rPr>
                  <w:sz w:val="18"/>
                  <w:szCs w:val="18"/>
                </w:rPr>
                <w:fldChar w:fldCharType="separate"/>
              </w:r>
              <w:r w:rsidRPr="00FC58C6">
                <w:rPr>
                  <w:sz w:val="18"/>
                  <w:szCs w:val="18"/>
                </w:rPr>
                <w:fldChar w:fldCharType="end"/>
              </w:r>
              <w:r w:rsidRPr="00FC58C6">
                <w:rPr>
                  <w:sz w:val="18"/>
                  <w:szCs w:val="18"/>
                </w:rPr>
                <w:t xml:space="preserve"> Specialist consultant</w:t>
              </w:r>
            </w:ins>
          </w:p>
        </w:tc>
        <w:tc>
          <w:tcPr>
            <w:tcW w:w="2835" w:type="dxa"/>
            <w:gridSpan w:val="2"/>
            <w:tcBorders>
              <w:top w:val="single" w:sz="18" w:space="0" w:color="auto"/>
              <w:left w:val="single" w:sz="2" w:space="0" w:color="auto"/>
              <w:bottom w:val="single" w:sz="18" w:space="0" w:color="auto"/>
            </w:tcBorders>
            <w:vAlign w:val="center"/>
          </w:tcPr>
          <w:p w14:paraId="366793E4" w14:textId="77777777" w:rsidR="00F67B9F" w:rsidRPr="00FC58C6" w:rsidRDefault="00F67B9F" w:rsidP="00C13A1A">
            <w:pPr>
              <w:rPr>
                <w:ins w:id="79" w:author="Renata Kotsia" w:date="2026-09-25T20:09:00Z" w16du:dateUtc="2026-09-26T00:09:00Z"/>
                <w:sz w:val="18"/>
                <w:szCs w:val="18"/>
              </w:rPr>
            </w:pPr>
            <w:ins w:id="80" w:author="Renata Kotsia" w:date="2026-09-25T20:09:00Z" w16du:dateUtc="2026-09-26T00:09:00Z">
              <w:r w:rsidRPr="00FC58C6">
                <w:rPr>
                  <w:sz w:val="18"/>
                  <w:szCs w:val="18"/>
                </w:rPr>
                <w:fldChar w:fldCharType="begin">
                  <w:ffData>
                    <w:name w:val="Check7"/>
                    <w:enabled/>
                    <w:calcOnExit w:val="0"/>
                    <w:checkBox>
                      <w:sizeAuto/>
                      <w:default w:val="0"/>
                    </w:checkBox>
                  </w:ffData>
                </w:fldChar>
              </w:r>
              <w:r w:rsidRPr="00FC58C6">
                <w:rPr>
                  <w:sz w:val="18"/>
                  <w:szCs w:val="18"/>
                </w:rPr>
                <w:instrText xml:space="preserve"> FORMCHECKBOX </w:instrText>
              </w:r>
              <w:r w:rsidRPr="00FC58C6">
                <w:rPr>
                  <w:sz w:val="18"/>
                  <w:szCs w:val="18"/>
                </w:rPr>
              </w:r>
              <w:r w:rsidRPr="00FC58C6">
                <w:rPr>
                  <w:sz w:val="18"/>
                  <w:szCs w:val="18"/>
                </w:rPr>
                <w:fldChar w:fldCharType="separate"/>
              </w:r>
              <w:r w:rsidRPr="00FC58C6">
                <w:rPr>
                  <w:sz w:val="18"/>
                  <w:szCs w:val="18"/>
                </w:rPr>
                <w:fldChar w:fldCharType="end"/>
              </w:r>
              <w:r w:rsidRPr="00FC58C6">
                <w:rPr>
                  <w:sz w:val="18"/>
                  <w:szCs w:val="18"/>
                </w:rPr>
                <w:t xml:space="preserve"> Other: </w:t>
              </w:r>
              <w:r w:rsidRPr="00FC58C6">
                <w:rPr>
                  <w:sz w:val="18"/>
                  <w:szCs w:val="18"/>
                </w:rPr>
                <w:fldChar w:fldCharType="begin">
                  <w:ffData>
                    <w:name w:val="Text1"/>
                    <w:enabled/>
                    <w:calcOnExit w:val="0"/>
                    <w:textInput/>
                  </w:ffData>
                </w:fldChar>
              </w:r>
              <w:r w:rsidRPr="00FC58C6">
                <w:rPr>
                  <w:sz w:val="18"/>
                  <w:szCs w:val="18"/>
                </w:rPr>
                <w:instrText xml:space="preserve"> FORMTEXT </w:instrText>
              </w:r>
              <w:r w:rsidRPr="00FC58C6">
                <w:rPr>
                  <w:sz w:val="18"/>
                  <w:szCs w:val="18"/>
                </w:rPr>
              </w:r>
              <w:r w:rsidRPr="00FC58C6">
                <w:rPr>
                  <w:sz w:val="18"/>
                  <w:szCs w:val="18"/>
                </w:rPr>
                <w:fldChar w:fldCharType="separate"/>
              </w:r>
              <w:r w:rsidRPr="00FC58C6">
                <w:rPr>
                  <w:sz w:val="18"/>
                  <w:szCs w:val="18"/>
                </w:rPr>
                <w:t> </w:t>
              </w:r>
              <w:r w:rsidRPr="00FC58C6">
                <w:rPr>
                  <w:sz w:val="18"/>
                  <w:szCs w:val="18"/>
                </w:rPr>
                <w:t> </w:t>
              </w:r>
              <w:r w:rsidRPr="00FC58C6">
                <w:rPr>
                  <w:sz w:val="18"/>
                  <w:szCs w:val="18"/>
                </w:rPr>
                <w:t> </w:t>
              </w:r>
              <w:r w:rsidRPr="00FC58C6">
                <w:rPr>
                  <w:sz w:val="18"/>
                  <w:szCs w:val="18"/>
                </w:rPr>
                <w:t> </w:t>
              </w:r>
              <w:r w:rsidRPr="00FC58C6">
                <w:rPr>
                  <w:sz w:val="18"/>
                  <w:szCs w:val="18"/>
                </w:rPr>
                <w:t> </w:t>
              </w:r>
              <w:r w:rsidRPr="00FC58C6">
                <w:rPr>
                  <w:sz w:val="18"/>
                  <w:szCs w:val="18"/>
                </w:rPr>
                <w:fldChar w:fldCharType="end"/>
              </w:r>
            </w:ins>
          </w:p>
        </w:tc>
      </w:tr>
      <w:tr w:rsidR="00DA7A06" w:rsidRPr="00163139" w14:paraId="42877F09" w14:textId="77777777" w:rsidTr="004C6361">
        <w:trPr>
          <w:trHeight w:val="536"/>
          <w:ins w:id="81" w:author="Renata Kotsia" w:date="2026-09-25T20:09:00Z" w16du:dateUtc="2026-09-26T00:09:00Z"/>
        </w:trPr>
        <w:tc>
          <w:tcPr>
            <w:tcW w:w="2411" w:type="dxa"/>
            <w:vMerge w:val="restart"/>
            <w:tcBorders>
              <w:top w:val="single" w:sz="18" w:space="0" w:color="auto"/>
              <w:bottom w:val="single" w:sz="2" w:space="0" w:color="auto"/>
              <w:right w:val="single" w:sz="2" w:space="0" w:color="auto"/>
            </w:tcBorders>
            <w:shd w:val="clear" w:color="auto" w:fill="D9D9D9"/>
            <w:vAlign w:val="center"/>
          </w:tcPr>
          <w:p w14:paraId="51E5CE35" w14:textId="77777777" w:rsidR="00301109" w:rsidRPr="00FC58C6" w:rsidRDefault="00301109" w:rsidP="00D34C43">
            <w:pPr>
              <w:rPr>
                <w:ins w:id="82" w:author="Renata Kotsia" w:date="2026-09-25T20:09:00Z" w16du:dateUtc="2026-09-26T00:09:00Z"/>
                <w:b/>
                <w:sz w:val="18"/>
                <w:szCs w:val="18"/>
              </w:rPr>
            </w:pPr>
            <w:ins w:id="83" w:author="Renata Kotsia" w:date="2026-09-25T20:09:00Z" w16du:dateUtc="2026-09-26T00:09:00Z">
              <w:r w:rsidRPr="00FC58C6">
                <w:rPr>
                  <w:b/>
                  <w:sz w:val="18"/>
                  <w:szCs w:val="18"/>
                </w:rPr>
                <w:t>What is your speciality area of interest?</w:t>
              </w:r>
            </w:ins>
          </w:p>
        </w:tc>
        <w:tc>
          <w:tcPr>
            <w:tcW w:w="1919" w:type="dxa"/>
            <w:tcBorders>
              <w:top w:val="single" w:sz="18" w:space="0" w:color="auto"/>
              <w:left w:val="single" w:sz="2" w:space="0" w:color="auto"/>
              <w:bottom w:val="single" w:sz="2" w:space="0" w:color="auto"/>
              <w:right w:val="single" w:sz="2" w:space="0" w:color="auto"/>
            </w:tcBorders>
            <w:vAlign w:val="center"/>
          </w:tcPr>
          <w:p w14:paraId="78249AF2" w14:textId="77777777" w:rsidR="00301109" w:rsidRPr="00FC58C6" w:rsidRDefault="00301109" w:rsidP="00C13A1A">
            <w:pPr>
              <w:rPr>
                <w:ins w:id="84" w:author="Renata Kotsia" w:date="2026-09-25T20:09:00Z" w16du:dateUtc="2026-09-26T00:09:00Z"/>
                <w:sz w:val="18"/>
                <w:szCs w:val="18"/>
              </w:rPr>
            </w:pPr>
            <w:ins w:id="85" w:author="Renata Kotsia" w:date="2026-09-25T20:09:00Z" w16du:dateUtc="2026-09-26T00:09:00Z">
              <w:r w:rsidRPr="00FC58C6">
                <w:rPr>
                  <w:sz w:val="18"/>
                  <w:szCs w:val="18"/>
                </w:rPr>
                <w:fldChar w:fldCharType="begin">
                  <w:ffData>
                    <w:name w:val="Check1"/>
                    <w:enabled/>
                    <w:calcOnExit w:val="0"/>
                    <w:checkBox>
                      <w:sizeAuto/>
                      <w:default w:val="0"/>
                    </w:checkBox>
                  </w:ffData>
                </w:fldChar>
              </w:r>
              <w:r w:rsidRPr="00FC58C6">
                <w:rPr>
                  <w:sz w:val="18"/>
                  <w:szCs w:val="18"/>
                </w:rPr>
                <w:instrText xml:space="preserve"> FORMCHECKBOX </w:instrText>
              </w:r>
              <w:r w:rsidRPr="00FC58C6">
                <w:rPr>
                  <w:sz w:val="18"/>
                  <w:szCs w:val="18"/>
                </w:rPr>
              </w:r>
              <w:r w:rsidRPr="00FC58C6">
                <w:rPr>
                  <w:sz w:val="18"/>
                  <w:szCs w:val="18"/>
                </w:rPr>
                <w:fldChar w:fldCharType="separate"/>
              </w:r>
              <w:r w:rsidRPr="00FC58C6">
                <w:rPr>
                  <w:sz w:val="18"/>
                  <w:szCs w:val="18"/>
                </w:rPr>
                <w:fldChar w:fldCharType="end"/>
              </w:r>
              <w:r w:rsidRPr="00FC58C6">
                <w:rPr>
                  <w:sz w:val="18"/>
                  <w:szCs w:val="18"/>
                </w:rPr>
                <w:t xml:space="preserve"> Obstetrics</w:t>
              </w:r>
            </w:ins>
          </w:p>
        </w:tc>
        <w:tc>
          <w:tcPr>
            <w:tcW w:w="1680" w:type="dxa"/>
            <w:tcBorders>
              <w:top w:val="single" w:sz="18" w:space="0" w:color="auto"/>
              <w:left w:val="single" w:sz="2" w:space="0" w:color="auto"/>
              <w:bottom w:val="single" w:sz="2" w:space="0" w:color="auto"/>
              <w:right w:val="single" w:sz="2" w:space="0" w:color="auto"/>
            </w:tcBorders>
            <w:vAlign w:val="center"/>
          </w:tcPr>
          <w:p w14:paraId="2F5931FF" w14:textId="77777777" w:rsidR="00301109" w:rsidRPr="00FC58C6" w:rsidRDefault="00301109" w:rsidP="00C13A1A">
            <w:pPr>
              <w:rPr>
                <w:ins w:id="86" w:author="Renata Kotsia" w:date="2026-09-25T20:09:00Z" w16du:dateUtc="2026-09-26T00:09:00Z"/>
                <w:sz w:val="18"/>
                <w:szCs w:val="18"/>
              </w:rPr>
            </w:pPr>
            <w:ins w:id="87" w:author="Renata Kotsia" w:date="2026-09-25T20:09:00Z" w16du:dateUtc="2026-09-26T00:09:00Z">
              <w:r w:rsidRPr="00FC58C6">
                <w:rPr>
                  <w:sz w:val="18"/>
                  <w:szCs w:val="18"/>
                </w:rPr>
                <w:fldChar w:fldCharType="begin">
                  <w:ffData>
                    <w:name w:val="Check1"/>
                    <w:enabled/>
                    <w:calcOnExit w:val="0"/>
                    <w:checkBox>
                      <w:sizeAuto/>
                      <w:default w:val="0"/>
                    </w:checkBox>
                  </w:ffData>
                </w:fldChar>
              </w:r>
              <w:r w:rsidRPr="00FC58C6">
                <w:rPr>
                  <w:sz w:val="18"/>
                  <w:szCs w:val="18"/>
                </w:rPr>
                <w:instrText xml:space="preserve"> FORMCHECKBOX </w:instrText>
              </w:r>
              <w:r w:rsidRPr="00FC58C6">
                <w:rPr>
                  <w:sz w:val="18"/>
                  <w:szCs w:val="18"/>
                </w:rPr>
              </w:r>
              <w:r w:rsidRPr="00FC58C6">
                <w:rPr>
                  <w:sz w:val="18"/>
                  <w:szCs w:val="18"/>
                </w:rPr>
                <w:fldChar w:fldCharType="separate"/>
              </w:r>
              <w:r w:rsidRPr="00FC58C6">
                <w:rPr>
                  <w:sz w:val="18"/>
                  <w:szCs w:val="18"/>
                </w:rPr>
                <w:fldChar w:fldCharType="end"/>
              </w:r>
              <w:r w:rsidRPr="00FC58C6">
                <w:rPr>
                  <w:sz w:val="18"/>
                  <w:szCs w:val="18"/>
                </w:rPr>
                <w:t xml:space="preserve"> Gynecology</w:t>
              </w:r>
            </w:ins>
          </w:p>
        </w:tc>
        <w:tc>
          <w:tcPr>
            <w:tcW w:w="1716" w:type="dxa"/>
            <w:tcBorders>
              <w:top w:val="single" w:sz="18" w:space="0" w:color="auto"/>
              <w:left w:val="single" w:sz="2" w:space="0" w:color="auto"/>
              <w:bottom w:val="single" w:sz="2" w:space="0" w:color="auto"/>
              <w:right w:val="single" w:sz="2" w:space="0" w:color="auto"/>
            </w:tcBorders>
            <w:vAlign w:val="center"/>
          </w:tcPr>
          <w:p w14:paraId="0BDFD5B0" w14:textId="77777777" w:rsidR="00301109" w:rsidRPr="00FC58C6" w:rsidRDefault="00301109" w:rsidP="00C13A1A">
            <w:pPr>
              <w:rPr>
                <w:ins w:id="88" w:author="Renata Kotsia" w:date="2026-09-25T20:09:00Z" w16du:dateUtc="2026-09-26T00:09:00Z"/>
                <w:sz w:val="18"/>
                <w:szCs w:val="18"/>
              </w:rPr>
            </w:pPr>
            <w:ins w:id="89" w:author="Renata Kotsia" w:date="2026-09-25T20:09:00Z" w16du:dateUtc="2026-09-26T00:09:00Z">
              <w:r w:rsidRPr="00FC58C6">
                <w:rPr>
                  <w:sz w:val="18"/>
                  <w:szCs w:val="18"/>
                </w:rPr>
                <w:fldChar w:fldCharType="begin">
                  <w:ffData>
                    <w:name w:val="Check1"/>
                    <w:enabled/>
                    <w:calcOnExit w:val="0"/>
                    <w:checkBox>
                      <w:sizeAuto/>
                      <w:default w:val="0"/>
                    </w:checkBox>
                  </w:ffData>
                </w:fldChar>
              </w:r>
              <w:r w:rsidRPr="00FC58C6">
                <w:rPr>
                  <w:sz w:val="18"/>
                  <w:szCs w:val="18"/>
                </w:rPr>
                <w:instrText xml:space="preserve"> FORMCHECKBOX </w:instrText>
              </w:r>
              <w:r w:rsidRPr="00FC58C6">
                <w:rPr>
                  <w:sz w:val="18"/>
                  <w:szCs w:val="18"/>
                </w:rPr>
              </w:r>
              <w:r w:rsidRPr="00FC58C6">
                <w:rPr>
                  <w:sz w:val="18"/>
                  <w:szCs w:val="18"/>
                </w:rPr>
                <w:fldChar w:fldCharType="separate"/>
              </w:r>
              <w:r w:rsidRPr="00FC58C6">
                <w:rPr>
                  <w:sz w:val="18"/>
                  <w:szCs w:val="18"/>
                </w:rPr>
                <w:fldChar w:fldCharType="end"/>
              </w:r>
              <w:r w:rsidRPr="00FC58C6">
                <w:rPr>
                  <w:sz w:val="18"/>
                  <w:szCs w:val="18"/>
                </w:rPr>
                <w:t xml:space="preserve"> MFM</w:t>
              </w:r>
            </w:ins>
          </w:p>
        </w:tc>
        <w:tc>
          <w:tcPr>
            <w:tcW w:w="2198" w:type="dxa"/>
            <w:tcBorders>
              <w:top w:val="single" w:sz="18" w:space="0" w:color="auto"/>
              <w:left w:val="single" w:sz="2" w:space="0" w:color="auto"/>
              <w:bottom w:val="single" w:sz="2" w:space="0" w:color="auto"/>
            </w:tcBorders>
            <w:vAlign w:val="center"/>
          </w:tcPr>
          <w:p w14:paraId="25157072" w14:textId="77777777" w:rsidR="00301109" w:rsidRPr="00FC58C6" w:rsidRDefault="00301109" w:rsidP="00C13A1A">
            <w:pPr>
              <w:rPr>
                <w:ins w:id="90" w:author="Renata Kotsia" w:date="2026-09-25T20:09:00Z" w16du:dateUtc="2026-09-26T00:09:00Z"/>
                <w:sz w:val="18"/>
                <w:szCs w:val="18"/>
              </w:rPr>
            </w:pPr>
            <w:ins w:id="91" w:author="Renata Kotsia" w:date="2026-09-25T20:09:00Z" w16du:dateUtc="2026-09-26T00:09:00Z">
              <w:r w:rsidRPr="00FC58C6">
                <w:rPr>
                  <w:sz w:val="18"/>
                  <w:szCs w:val="18"/>
                </w:rPr>
                <w:fldChar w:fldCharType="begin">
                  <w:ffData>
                    <w:name w:val="Check1"/>
                    <w:enabled/>
                    <w:calcOnExit w:val="0"/>
                    <w:checkBox>
                      <w:sizeAuto/>
                      <w:default w:val="0"/>
                    </w:checkBox>
                  </w:ffData>
                </w:fldChar>
              </w:r>
              <w:r w:rsidRPr="00FC58C6">
                <w:rPr>
                  <w:sz w:val="18"/>
                  <w:szCs w:val="18"/>
                </w:rPr>
                <w:instrText xml:space="preserve"> FORMCHECKBOX </w:instrText>
              </w:r>
              <w:r w:rsidRPr="00FC58C6">
                <w:rPr>
                  <w:sz w:val="18"/>
                  <w:szCs w:val="18"/>
                </w:rPr>
              </w:r>
              <w:r w:rsidRPr="00FC58C6">
                <w:rPr>
                  <w:sz w:val="18"/>
                  <w:szCs w:val="18"/>
                </w:rPr>
                <w:fldChar w:fldCharType="separate"/>
              </w:r>
              <w:r w:rsidRPr="00FC58C6">
                <w:rPr>
                  <w:sz w:val="18"/>
                  <w:szCs w:val="18"/>
                </w:rPr>
                <w:fldChar w:fldCharType="end"/>
              </w:r>
              <w:r w:rsidRPr="00FC58C6">
                <w:rPr>
                  <w:sz w:val="18"/>
                  <w:szCs w:val="18"/>
                </w:rPr>
                <w:t xml:space="preserve"> Fetal echo / cardiology</w:t>
              </w:r>
            </w:ins>
          </w:p>
        </w:tc>
      </w:tr>
      <w:tr w:rsidR="00DA7A06" w:rsidRPr="00163139" w14:paraId="5BA268AE" w14:textId="77777777" w:rsidTr="004C6361">
        <w:trPr>
          <w:trHeight w:val="536"/>
          <w:ins w:id="92" w:author="Renata Kotsia" w:date="2026-09-25T20:09:00Z" w16du:dateUtc="2026-09-26T00:09:00Z"/>
        </w:trPr>
        <w:tc>
          <w:tcPr>
            <w:tcW w:w="2411" w:type="dxa"/>
            <w:vMerge/>
            <w:tcBorders>
              <w:top w:val="single" w:sz="2" w:space="0" w:color="auto"/>
              <w:bottom w:val="single" w:sz="18" w:space="0" w:color="auto"/>
              <w:right w:val="single" w:sz="2" w:space="0" w:color="auto"/>
            </w:tcBorders>
            <w:shd w:val="clear" w:color="auto" w:fill="D9D9D9"/>
            <w:vAlign w:val="center"/>
          </w:tcPr>
          <w:p w14:paraId="632149E5" w14:textId="77777777" w:rsidR="00301109" w:rsidRPr="00FC58C6" w:rsidRDefault="00301109" w:rsidP="00E52F8D">
            <w:pPr>
              <w:rPr>
                <w:ins w:id="93" w:author="Renata Kotsia" w:date="2026-09-25T20:09:00Z" w16du:dateUtc="2026-09-26T00:09:00Z"/>
                <w:b/>
                <w:sz w:val="18"/>
                <w:szCs w:val="18"/>
              </w:rPr>
            </w:pPr>
          </w:p>
        </w:tc>
        <w:tc>
          <w:tcPr>
            <w:tcW w:w="7513" w:type="dxa"/>
            <w:gridSpan w:val="4"/>
            <w:tcBorders>
              <w:top w:val="single" w:sz="2" w:space="0" w:color="auto"/>
              <w:left w:val="single" w:sz="2" w:space="0" w:color="auto"/>
              <w:bottom w:val="single" w:sz="18" w:space="0" w:color="auto"/>
            </w:tcBorders>
            <w:vAlign w:val="center"/>
          </w:tcPr>
          <w:p w14:paraId="0F1CB6ED" w14:textId="77777777" w:rsidR="00301109" w:rsidRPr="00FC58C6" w:rsidRDefault="00301109" w:rsidP="00C13A1A">
            <w:pPr>
              <w:rPr>
                <w:ins w:id="94" w:author="Renata Kotsia" w:date="2026-09-25T20:09:00Z" w16du:dateUtc="2026-09-26T00:09:00Z"/>
                <w:sz w:val="18"/>
                <w:szCs w:val="18"/>
              </w:rPr>
            </w:pPr>
            <w:ins w:id="95" w:author="Renata Kotsia" w:date="2026-09-25T20:09:00Z" w16du:dateUtc="2026-09-26T00:09:00Z">
              <w:r w:rsidRPr="00FC58C6">
                <w:rPr>
                  <w:sz w:val="18"/>
                  <w:szCs w:val="18"/>
                </w:rPr>
                <w:fldChar w:fldCharType="begin">
                  <w:ffData>
                    <w:name w:val="Check7"/>
                    <w:enabled/>
                    <w:calcOnExit w:val="0"/>
                    <w:checkBox>
                      <w:sizeAuto/>
                      <w:default w:val="0"/>
                      <w:checked w:val="0"/>
                    </w:checkBox>
                  </w:ffData>
                </w:fldChar>
              </w:r>
              <w:r w:rsidRPr="00FC58C6">
                <w:rPr>
                  <w:sz w:val="18"/>
                  <w:szCs w:val="18"/>
                </w:rPr>
                <w:instrText xml:space="preserve"> FORMCHECKBOX </w:instrText>
              </w:r>
              <w:r w:rsidRPr="00FC58C6">
                <w:rPr>
                  <w:sz w:val="18"/>
                  <w:szCs w:val="18"/>
                </w:rPr>
              </w:r>
              <w:r w:rsidRPr="00FC58C6">
                <w:rPr>
                  <w:sz w:val="18"/>
                  <w:szCs w:val="18"/>
                </w:rPr>
                <w:fldChar w:fldCharType="separate"/>
              </w:r>
              <w:r w:rsidRPr="00FC58C6">
                <w:rPr>
                  <w:sz w:val="18"/>
                  <w:szCs w:val="18"/>
                </w:rPr>
                <w:fldChar w:fldCharType="end"/>
              </w:r>
              <w:r w:rsidRPr="00FC58C6">
                <w:rPr>
                  <w:sz w:val="18"/>
                  <w:szCs w:val="18"/>
                </w:rPr>
                <w:t xml:space="preserve"> Other</w:t>
              </w:r>
              <w:r w:rsidR="004C6361">
                <w:rPr>
                  <w:sz w:val="18"/>
                  <w:szCs w:val="18"/>
                </w:rPr>
                <w:t xml:space="preserve"> (e.g. MRI)</w:t>
              </w:r>
              <w:r w:rsidRPr="00FC58C6">
                <w:rPr>
                  <w:sz w:val="18"/>
                  <w:szCs w:val="18"/>
                </w:rPr>
                <w:t xml:space="preserve">: </w:t>
              </w:r>
              <w:r w:rsidRPr="00FC58C6">
                <w:rPr>
                  <w:sz w:val="18"/>
                  <w:szCs w:val="18"/>
                </w:rPr>
                <w:fldChar w:fldCharType="begin">
                  <w:ffData>
                    <w:name w:val="Text1"/>
                    <w:enabled/>
                    <w:calcOnExit w:val="0"/>
                    <w:textInput/>
                  </w:ffData>
                </w:fldChar>
              </w:r>
              <w:r w:rsidRPr="00FC58C6">
                <w:rPr>
                  <w:sz w:val="18"/>
                  <w:szCs w:val="18"/>
                </w:rPr>
                <w:instrText xml:space="preserve"> FORMTEXT </w:instrText>
              </w:r>
              <w:r w:rsidRPr="00FC58C6">
                <w:rPr>
                  <w:sz w:val="18"/>
                  <w:szCs w:val="18"/>
                </w:rPr>
              </w:r>
              <w:r w:rsidRPr="00FC58C6">
                <w:rPr>
                  <w:sz w:val="18"/>
                  <w:szCs w:val="18"/>
                </w:rPr>
                <w:fldChar w:fldCharType="separate"/>
              </w:r>
              <w:r w:rsidRPr="00FC58C6">
                <w:rPr>
                  <w:sz w:val="18"/>
                  <w:szCs w:val="18"/>
                </w:rPr>
                <w:t> </w:t>
              </w:r>
              <w:r w:rsidRPr="00FC58C6">
                <w:rPr>
                  <w:sz w:val="18"/>
                  <w:szCs w:val="18"/>
                </w:rPr>
                <w:t> </w:t>
              </w:r>
              <w:r w:rsidRPr="00FC58C6">
                <w:rPr>
                  <w:sz w:val="18"/>
                  <w:szCs w:val="18"/>
                </w:rPr>
                <w:t> </w:t>
              </w:r>
              <w:r w:rsidRPr="00FC58C6">
                <w:rPr>
                  <w:sz w:val="18"/>
                  <w:szCs w:val="18"/>
                </w:rPr>
                <w:t> </w:t>
              </w:r>
              <w:r w:rsidRPr="00FC58C6">
                <w:rPr>
                  <w:sz w:val="18"/>
                  <w:szCs w:val="18"/>
                </w:rPr>
                <w:t> </w:t>
              </w:r>
              <w:r w:rsidRPr="00FC58C6">
                <w:rPr>
                  <w:sz w:val="18"/>
                  <w:szCs w:val="18"/>
                </w:rPr>
                <w:fldChar w:fldCharType="end"/>
              </w:r>
            </w:ins>
          </w:p>
        </w:tc>
      </w:tr>
      <w:tr w:rsidR="00DA7A06" w:rsidRPr="00163139" w14:paraId="2860A32E" w14:textId="77777777" w:rsidTr="004C6361">
        <w:trPr>
          <w:trHeight w:val="1667"/>
          <w:ins w:id="96" w:author="Renata Kotsia" w:date="2026-09-25T20:09:00Z" w16du:dateUtc="2026-09-26T00:09:00Z"/>
        </w:trPr>
        <w:tc>
          <w:tcPr>
            <w:tcW w:w="2411" w:type="dxa"/>
            <w:tcBorders>
              <w:top w:val="single" w:sz="18" w:space="0" w:color="auto"/>
              <w:bottom w:val="single" w:sz="2" w:space="0" w:color="auto"/>
              <w:right w:val="single" w:sz="2" w:space="0" w:color="auto"/>
            </w:tcBorders>
            <w:shd w:val="clear" w:color="auto" w:fill="D9D9D9"/>
            <w:vAlign w:val="center"/>
          </w:tcPr>
          <w:p w14:paraId="0096B91A" w14:textId="77777777" w:rsidR="00301109" w:rsidRPr="00FC58C6" w:rsidRDefault="00301109" w:rsidP="00047B76">
            <w:pPr>
              <w:rPr>
                <w:ins w:id="97" w:author="Renata Kotsia" w:date="2026-09-25T20:09:00Z" w16du:dateUtc="2026-09-26T00:09:00Z"/>
                <w:b/>
                <w:sz w:val="18"/>
                <w:szCs w:val="18"/>
              </w:rPr>
            </w:pPr>
            <w:ins w:id="98" w:author="Renata Kotsia" w:date="2026-09-25T20:09:00Z" w16du:dateUtc="2026-09-26T00:09:00Z">
              <w:r w:rsidRPr="00FC58C6">
                <w:rPr>
                  <w:b/>
                  <w:sz w:val="18"/>
                  <w:szCs w:val="18"/>
                </w:rPr>
                <w:t>Please give a personal statement outlining why you wish to be</w:t>
              </w:r>
              <w:r w:rsidR="00DA7A06">
                <w:rPr>
                  <w:b/>
                  <w:sz w:val="18"/>
                  <w:szCs w:val="18"/>
                </w:rPr>
                <w:t xml:space="preserve">come </w:t>
              </w:r>
              <w:r w:rsidR="00047B76">
                <w:rPr>
                  <w:b/>
                  <w:sz w:val="18"/>
                  <w:szCs w:val="18"/>
                </w:rPr>
                <w:t>Editor-in-Chief</w:t>
              </w:r>
              <w:r w:rsidR="00212A45">
                <w:rPr>
                  <w:b/>
                  <w:sz w:val="18"/>
                  <w:szCs w:val="18"/>
                </w:rPr>
                <w:t xml:space="preserve"> of UOG</w:t>
              </w:r>
              <w:r w:rsidR="00DA7A06">
                <w:rPr>
                  <w:b/>
                  <w:sz w:val="18"/>
                  <w:szCs w:val="18"/>
                </w:rPr>
                <w:t>.</w:t>
              </w:r>
              <w:r w:rsidRPr="00FC58C6">
                <w:rPr>
                  <w:b/>
                  <w:sz w:val="18"/>
                  <w:szCs w:val="18"/>
                </w:rPr>
                <w:t xml:space="preserve"> </w:t>
              </w:r>
            </w:ins>
          </w:p>
        </w:tc>
        <w:tc>
          <w:tcPr>
            <w:tcW w:w="7513" w:type="dxa"/>
            <w:gridSpan w:val="4"/>
            <w:tcBorders>
              <w:top w:val="single" w:sz="18" w:space="0" w:color="auto"/>
              <w:left w:val="single" w:sz="2" w:space="0" w:color="auto"/>
              <w:bottom w:val="single" w:sz="2" w:space="0" w:color="auto"/>
            </w:tcBorders>
          </w:tcPr>
          <w:p w14:paraId="3147BE6A" w14:textId="77777777" w:rsidR="00301109" w:rsidRPr="00FC58C6" w:rsidRDefault="00301109" w:rsidP="00533349">
            <w:pPr>
              <w:rPr>
                <w:ins w:id="99" w:author="Renata Kotsia" w:date="2026-09-25T20:09:00Z" w16du:dateUtc="2026-09-26T00:09:00Z"/>
                <w:sz w:val="18"/>
                <w:szCs w:val="18"/>
              </w:rPr>
            </w:pPr>
            <w:ins w:id="100" w:author="Renata Kotsia" w:date="2026-09-25T20:09:00Z" w16du:dateUtc="2026-09-26T00:09:00Z">
              <w:r w:rsidRPr="00FC58C6">
                <w:rPr>
                  <w:sz w:val="18"/>
                  <w:szCs w:val="18"/>
                </w:rPr>
                <w:fldChar w:fldCharType="begin">
                  <w:ffData>
                    <w:name w:val="Text1"/>
                    <w:enabled/>
                    <w:calcOnExit w:val="0"/>
                    <w:textInput/>
                  </w:ffData>
                </w:fldChar>
              </w:r>
              <w:r w:rsidRPr="00FC58C6">
                <w:rPr>
                  <w:sz w:val="18"/>
                  <w:szCs w:val="18"/>
                </w:rPr>
                <w:instrText xml:space="preserve"> FORMTEXT </w:instrText>
              </w:r>
              <w:r w:rsidRPr="00FC58C6">
                <w:rPr>
                  <w:sz w:val="18"/>
                  <w:szCs w:val="18"/>
                </w:rPr>
              </w:r>
              <w:r w:rsidRPr="00FC58C6">
                <w:rPr>
                  <w:sz w:val="18"/>
                  <w:szCs w:val="18"/>
                </w:rPr>
                <w:fldChar w:fldCharType="separate"/>
              </w:r>
              <w:r w:rsidRPr="00FC58C6">
                <w:rPr>
                  <w:sz w:val="18"/>
                  <w:szCs w:val="18"/>
                </w:rPr>
                <w:t> </w:t>
              </w:r>
              <w:r w:rsidRPr="00FC58C6">
                <w:rPr>
                  <w:sz w:val="18"/>
                  <w:szCs w:val="18"/>
                </w:rPr>
                <w:t> </w:t>
              </w:r>
              <w:r w:rsidRPr="00FC58C6">
                <w:rPr>
                  <w:sz w:val="18"/>
                  <w:szCs w:val="18"/>
                </w:rPr>
                <w:t> </w:t>
              </w:r>
              <w:r w:rsidRPr="00FC58C6">
                <w:rPr>
                  <w:sz w:val="18"/>
                  <w:szCs w:val="18"/>
                </w:rPr>
                <w:t> </w:t>
              </w:r>
              <w:r w:rsidRPr="00FC58C6">
                <w:rPr>
                  <w:sz w:val="18"/>
                  <w:szCs w:val="18"/>
                </w:rPr>
                <w:t> </w:t>
              </w:r>
              <w:r w:rsidRPr="00FC58C6">
                <w:rPr>
                  <w:sz w:val="18"/>
                  <w:szCs w:val="18"/>
                </w:rPr>
                <w:fldChar w:fldCharType="end"/>
              </w:r>
            </w:ins>
          </w:p>
        </w:tc>
      </w:tr>
      <w:tr w:rsidR="00DA7A06" w:rsidRPr="00163139" w14:paraId="4A08E5FB" w14:textId="77777777" w:rsidTr="004C6361">
        <w:trPr>
          <w:trHeight w:val="1549"/>
          <w:ins w:id="101" w:author="Renata Kotsia" w:date="2026-09-25T20:09:00Z" w16du:dateUtc="2026-09-26T00:09:00Z"/>
        </w:trPr>
        <w:tc>
          <w:tcPr>
            <w:tcW w:w="2411" w:type="dxa"/>
            <w:tcBorders>
              <w:top w:val="single" w:sz="2" w:space="0" w:color="auto"/>
              <w:bottom w:val="single" w:sz="2" w:space="0" w:color="auto"/>
              <w:right w:val="single" w:sz="2" w:space="0" w:color="auto"/>
            </w:tcBorders>
            <w:shd w:val="clear" w:color="auto" w:fill="D9D9D9"/>
            <w:vAlign w:val="center"/>
          </w:tcPr>
          <w:p w14:paraId="1E60E34F" w14:textId="77777777" w:rsidR="00047B76" w:rsidRPr="00047B76" w:rsidRDefault="00047B76" w:rsidP="00047B76">
            <w:pPr>
              <w:rPr>
                <w:ins w:id="102" w:author="Renata Kotsia" w:date="2026-09-25T20:09:00Z" w16du:dateUtc="2026-09-26T00:09:00Z"/>
                <w:b/>
                <w:sz w:val="4"/>
                <w:szCs w:val="4"/>
              </w:rPr>
            </w:pPr>
          </w:p>
          <w:p w14:paraId="05FD0364" w14:textId="77777777" w:rsidR="00301109" w:rsidRPr="00FC58C6" w:rsidRDefault="00301109" w:rsidP="00047B76">
            <w:pPr>
              <w:rPr>
                <w:ins w:id="103" w:author="Renata Kotsia" w:date="2026-09-25T20:09:00Z" w16du:dateUtc="2026-09-26T00:09:00Z"/>
                <w:b/>
                <w:sz w:val="18"/>
                <w:szCs w:val="18"/>
              </w:rPr>
            </w:pPr>
            <w:ins w:id="104" w:author="Renata Kotsia" w:date="2026-09-25T20:09:00Z" w16du:dateUtc="2026-09-26T00:09:00Z">
              <w:r w:rsidRPr="00FC58C6">
                <w:rPr>
                  <w:b/>
                  <w:sz w:val="18"/>
                  <w:szCs w:val="18"/>
                </w:rPr>
                <w:t xml:space="preserve">With reference to the role and </w:t>
              </w:r>
              <w:r w:rsidR="00DA7A06">
                <w:rPr>
                  <w:b/>
                  <w:sz w:val="18"/>
                  <w:szCs w:val="18"/>
                </w:rPr>
                <w:t xml:space="preserve">responsibilities outlined in the </w:t>
              </w:r>
              <w:r w:rsidR="00047B76">
                <w:rPr>
                  <w:b/>
                  <w:sz w:val="18"/>
                  <w:szCs w:val="18"/>
                </w:rPr>
                <w:t>job description</w:t>
              </w:r>
              <w:r w:rsidRPr="00FC58C6">
                <w:rPr>
                  <w:b/>
                  <w:sz w:val="18"/>
                  <w:szCs w:val="18"/>
                </w:rPr>
                <w:t xml:space="preserve">, please specify </w:t>
              </w:r>
              <w:r w:rsidR="00DA7A06">
                <w:rPr>
                  <w:b/>
                  <w:sz w:val="18"/>
                  <w:szCs w:val="18"/>
                </w:rPr>
                <w:t xml:space="preserve">how you fulfil the eligibility criteria, and </w:t>
              </w:r>
              <w:r w:rsidRPr="00FC58C6">
                <w:rPr>
                  <w:b/>
                  <w:sz w:val="18"/>
                  <w:szCs w:val="18"/>
                </w:rPr>
                <w:t xml:space="preserve">what experience and/or knowledge you have that will benefit the </w:t>
              </w:r>
              <w:r w:rsidR="00DA7A06">
                <w:rPr>
                  <w:b/>
                  <w:sz w:val="18"/>
                  <w:szCs w:val="18"/>
                </w:rPr>
                <w:t xml:space="preserve">role of </w:t>
              </w:r>
              <w:r w:rsidR="00047B76">
                <w:rPr>
                  <w:b/>
                  <w:sz w:val="18"/>
                  <w:szCs w:val="18"/>
                </w:rPr>
                <w:t>the Editor-in-Chief</w:t>
              </w:r>
              <w:r w:rsidR="00212A45">
                <w:rPr>
                  <w:b/>
                  <w:sz w:val="18"/>
                  <w:szCs w:val="18"/>
                </w:rPr>
                <w:t>.</w:t>
              </w:r>
            </w:ins>
          </w:p>
        </w:tc>
        <w:tc>
          <w:tcPr>
            <w:tcW w:w="7513" w:type="dxa"/>
            <w:gridSpan w:val="4"/>
            <w:tcBorders>
              <w:top w:val="single" w:sz="2" w:space="0" w:color="auto"/>
              <w:left w:val="single" w:sz="2" w:space="0" w:color="auto"/>
              <w:bottom w:val="single" w:sz="2" w:space="0" w:color="auto"/>
            </w:tcBorders>
          </w:tcPr>
          <w:p w14:paraId="5677B934" w14:textId="77777777" w:rsidR="00301109" w:rsidRPr="00163139" w:rsidRDefault="004C6361" w:rsidP="00533349">
            <w:pPr>
              <w:rPr>
                <w:ins w:id="105" w:author="Renata Kotsia" w:date="2026-09-25T20:09:00Z" w16du:dateUtc="2026-09-26T00:09:00Z"/>
              </w:rPr>
            </w:pPr>
            <w:ins w:id="106" w:author="Renata Kotsia" w:date="2026-09-25T20:09:00Z" w16du:dateUtc="2026-09-26T00:09:00Z">
              <w:r w:rsidRPr="00FC58C6">
                <w:rPr>
                  <w:sz w:val="18"/>
                  <w:szCs w:val="18"/>
                </w:rPr>
                <w:fldChar w:fldCharType="begin">
                  <w:ffData>
                    <w:name w:val="Text1"/>
                    <w:enabled/>
                    <w:calcOnExit w:val="0"/>
                    <w:textInput/>
                  </w:ffData>
                </w:fldChar>
              </w:r>
              <w:r w:rsidRPr="00FC58C6">
                <w:rPr>
                  <w:sz w:val="18"/>
                  <w:szCs w:val="18"/>
                </w:rPr>
                <w:instrText xml:space="preserve"> FORMTEXT </w:instrText>
              </w:r>
              <w:r w:rsidRPr="00FC58C6">
                <w:rPr>
                  <w:sz w:val="18"/>
                  <w:szCs w:val="18"/>
                </w:rPr>
              </w:r>
              <w:r w:rsidRPr="00FC58C6">
                <w:rPr>
                  <w:sz w:val="18"/>
                  <w:szCs w:val="18"/>
                </w:rPr>
                <w:fldChar w:fldCharType="separate"/>
              </w:r>
              <w:r w:rsidRPr="00FC58C6">
                <w:rPr>
                  <w:sz w:val="18"/>
                  <w:szCs w:val="18"/>
                </w:rPr>
                <w:t> </w:t>
              </w:r>
              <w:r w:rsidRPr="00FC58C6">
                <w:rPr>
                  <w:sz w:val="18"/>
                  <w:szCs w:val="18"/>
                </w:rPr>
                <w:t> </w:t>
              </w:r>
              <w:r w:rsidRPr="00FC58C6">
                <w:rPr>
                  <w:sz w:val="18"/>
                  <w:szCs w:val="18"/>
                </w:rPr>
                <w:t> </w:t>
              </w:r>
              <w:r w:rsidRPr="00FC58C6">
                <w:rPr>
                  <w:sz w:val="18"/>
                  <w:szCs w:val="18"/>
                </w:rPr>
                <w:t> </w:t>
              </w:r>
              <w:r w:rsidRPr="00FC58C6">
                <w:rPr>
                  <w:sz w:val="18"/>
                  <w:szCs w:val="18"/>
                </w:rPr>
                <w:t> </w:t>
              </w:r>
              <w:r w:rsidRPr="00FC58C6">
                <w:rPr>
                  <w:sz w:val="18"/>
                  <w:szCs w:val="18"/>
                </w:rPr>
                <w:fldChar w:fldCharType="end"/>
              </w:r>
            </w:ins>
          </w:p>
        </w:tc>
      </w:tr>
      <w:tr w:rsidR="00DA7A06" w:rsidRPr="00FC58C6" w14:paraId="7DF50259" w14:textId="77777777" w:rsidTr="004C6361">
        <w:trPr>
          <w:trHeight w:val="547"/>
          <w:ins w:id="107" w:author="Renata Kotsia" w:date="2026-09-25T20:09:00Z" w16du:dateUtc="2026-09-26T00:09:00Z"/>
        </w:trPr>
        <w:tc>
          <w:tcPr>
            <w:tcW w:w="2411" w:type="dxa"/>
            <w:vMerge w:val="restart"/>
            <w:tcBorders>
              <w:top w:val="single" w:sz="2" w:space="0" w:color="auto"/>
              <w:bottom w:val="single" w:sz="2" w:space="0" w:color="auto"/>
              <w:right w:val="single" w:sz="2" w:space="0" w:color="auto"/>
            </w:tcBorders>
            <w:shd w:val="clear" w:color="auto" w:fill="D9D9D9"/>
            <w:vAlign w:val="center"/>
          </w:tcPr>
          <w:p w14:paraId="526BA77F" w14:textId="77777777" w:rsidR="00301109" w:rsidRPr="00FC58C6" w:rsidRDefault="00301109" w:rsidP="004B4D2B">
            <w:pPr>
              <w:rPr>
                <w:ins w:id="108" w:author="Renata Kotsia" w:date="2026-09-25T20:09:00Z" w16du:dateUtc="2026-09-26T00:09:00Z"/>
                <w:b/>
                <w:sz w:val="18"/>
                <w:szCs w:val="18"/>
              </w:rPr>
            </w:pPr>
            <w:ins w:id="109" w:author="Renata Kotsia" w:date="2026-09-25T20:09:00Z" w16du:dateUtc="2026-09-26T00:09:00Z">
              <w:r w:rsidRPr="00FC58C6">
                <w:rPr>
                  <w:b/>
                  <w:sz w:val="18"/>
                  <w:szCs w:val="18"/>
                </w:rPr>
                <w:t>Technical reference</w:t>
              </w:r>
            </w:ins>
          </w:p>
        </w:tc>
        <w:tc>
          <w:tcPr>
            <w:tcW w:w="7513" w:type="dxa"/>
            <w:gridSpan w:val="4"/>
            <w:tcBorders>
              <w:top w:val="single" w:sz="2" w:space="0" w:color="auto"/>
              <w:left w:val="single" w:sz="2" w:space="0" w:color="auto"/>
              <w:bottom w:val="single" w:sz="2" w:space="0" w:color="auto"/>
            </w:tcBorders>
          </w:tcPr>
          <w:p w14:paraId="0705A0C3" w14:textId="77777777" w:rsidR="00301109" w:rsidRPr="00FC58C6" w:rsidRDefault="009A2516" w:rsidP="00047B76">
            <w:pPr>
              <w:rPr>
                <w:ins w:id="110" w:author="Renata Kotsia" w:date="2026-09-25T20:09:00Z" w16du:dateUtc="2026-09-26T00:09:00Z"/>
                <w:i/>
                <w:sz w:val="18"/>
                <w:szCs w:val="18"/>
              </w:rPr>
            </w:pPr>
            <w:ins w:id="111" w:author="Renata Kotsia" w:date="2026-09-25T20:09:00Z" w16du:dateUtc="2026-09-26T00:09:00Z">
              <w:r>
                <w:rPr>
                  <w:i/>
                  <w:color w:val="FF0000"/>
                  <w:sz w:val="18"/>
                  <w:szCs w:val="18"/>
                </w:rPr>
                <w:t>Please note that y</w:t>
              </w:r>
              <w:r w:rsidR="00301109" w:rsidRPr="009A2516">
                <w:rPr>
                  <w:i/>
                  <w:color w:val="FF0000"/>
                  <w:sz w:val="18"/>
                  <w:szCs w:val="18"/>
                </w:rPr>
                <w:t xml:space="preserve">our technical reference </w:t>
              </w:r>
              <w:r w:rsidR="00047B76">
                <w:rPr>
                  <w:i/>
                  <w:color w:val="FF0000"/>
                  <w:sz w:val="18"/>
                  <w:szCs w:val="18"/>
                </w:rPr>
                <w:t xml:space="preserve">should be </w:t>
              </w:r>
              <w:r w:rsidR="00301109" w:rsidRPr="009A2516">
                <w:rPr>
                  <w:i/>
                  <w:color w:val="FF0000"/>
                  <w:sz w:val="18"/>
                  <w:szCs w:val="18"/>
                </w:rPr>
                <w:t xml:space="preserve">a </w:t>
              </w:r>
              <w:r>
                <w:rPr>
                  <w:i/>
                  <w:color w:val="FF0000"/>
                  <w:sz w:val="18"/>
                  <w:szCs w:val="18"/>
                </w:rPr>
                <w:t xml:space="preserve">current </w:t>
              </w:r>
              <w:r w:rsidR="00301109" w:rsidRPr="009A2516">
                <w:rPr>
                  <w:i/>
                  <w:color w:val="FF0000"/>
                  <w:sz w:val="18"/>
                  <w:szCs w:val="18"/>
                </w:rPr>
                <w:t xml:space="preserve">member of ISUOG suitable to comment on your qualifications and skills relating to the mission of this </w:t>
              </w:r>
              <w:r w:rsidR="00047B76">
                <w:rPr>
                  <w:i/>
                  <w:color w:val="FF0000"/>
                  <w:sz w:val="18"/>
                  <w:szCs w:val="18"/>
                </w:rPr>
                <w:t>position</w:t>
              </w:r>
              <w:r w:rsidRPr="009A2516">
                <w:rPr>
                  <w:i/>
                  <w:color w:val="FF0000"/>
                  <w:sz w:val="18"/>
                  <w:szCs w:val="18"/>
                </w:rPr>
                <w:t>.</w:t>
              </w:r>
            </w:ins>
          </w:p>
        </w:tc>
      </w:tr>
      <w:tr w:rsidR="00DA7A06" w:rsidRPr="00FC58C6" w14:paraId="19B3EEDB" w14:textId="77777777" w:rsidTr="004C6361">
        <w:trPr>
          <w:trHeight w:val="772"/>
          <w:ins w:id="112" w:author="Renata Kotsia" w:date="2026-09-25T20:09:00Z" w16du:dateUtc="2026-09-26T00:09:00Z"/>
        </w:trPr>
        <w:tc>
          <w:tcPr>
            <w:tcW w:w="2411" w:type="dxa"/>
            <w:vMerge/>
            <w:tcBorders>
              <w:top w:val="single" w:sz="2" w:space="0" w:color="auto"/>
              <w:bottom w:val="single" w:sz="18" w:space="0" w:color="auto"/>
              <w:right w:val="single" w:sz="2" w:space="0" w:color="auto"/>
            </w:tcBorders>
            <w:shd w:val="clear" w:color="auto" w:fill="D9D9D9"/>
            <w:vAlign w:val="center"/>
          </w:tcPr>
          <w:p w14:paraId="3B68024C" w14:textId="77777777" w:rsidR="00301109" w:rsidRPr="00FC58C6" w:rsidRDefault="00301109" w:rsidP="004B4D2B">
            <w:pPr>
              <w:rPr>
                <w:ins w:id="113" w:author="Renata Kotsia" w:date="2026-09-25T20:09:00Z" w16du:dateUtc="2026-09-26T00:09:00Z"/>
                <w:b/>
                <w:sz w:val="18"/>
                <w:szCs w:val="18"/>
              </w:rPr>
            </w:pPr>
          </w:p>
        </w:tc>
        <w:tc>
          <w:tcPr>
            <w:tcW w:w="3599" w:type="dxa"/>
            <w:tcBorders>
              <w:top w:val="single" w:sz="2" w:space="0" w:color="auto"/>
              <w:left w:val="single" w:sz="2" w:space="0" w:color="auto"/>
              <w:bottom w:val="single" w:sz="18" w:space="0" w:color="auto"/>
              <w:right w:val="single" w:sz="2" w:space="0" w:color="auto"/>
            </w:tcBorders>
            <w:vAlign w:val="center"/>
          </w:tcPr>
          <w:p w14:paraId="202D0217" w14:textId="77777777" w:rsidR="00301109" w:rsidRPr="00FC58C6" w:rsidRDefault="00301109" w:rsidP="00945610">
            <w:pPr>
              <w:rPr>
                <w:ins w:id="114" w:author="Renata Kotsia" w:date="2026-09-25T20:09:00Z" w16du:dateUtc="2026-09-26T00:09:00Z"/>
                <w:sz w:val="18"/>
                <w:szCs w:val="18"/>
              </w:rPr>
            </w:pPr>
            <w:ins w:id="115" w:author="Renata Kotsia" w:date="2026-09-25T20:09:00Z" w16du:dateUtc="2026-09-26T00:09:00Z">
              <w:r w:rsidRPr="00FC58C6">
                <w:rPr>
                  <w:sz w:val="18"/>
                  <w:szCs w:val="18"/>
                </w:rPr>
                <w:t xml:space="preserve">Name: </w:t>
              </w:r>
            </w:ins>
          </w:p>
          <w:p w14:paraId="79B5F615" w14:textId="77777777" w:rsidR="00301109" w:rsidRPr="00FC58C6" w:rsidRDefault="00301109" w:rsidP="00945610">
            <w:pPr>
              <w:rPr>
                <w:ins w:id="116" w:author="Renata Kotsia" w:date="2026-09-25T20:09:00Z" w16du:dateUtc="2026-09-26T00:09:00Z"/>
                <w:sz w:val="18"/>
                <w:szCs w:val="18"/>
              </w:rPr>
            </w:pPr>
            <w:ins w:id="117" w:author="Renata Kotsia" w:date="2026-09-25T20:09:00Z" w16du:dateUtc="2026-09-26T00:09:00Z">
              <w:r w:rsidRPr="00FC58C6">
                <w:rPr>
                  <w:sz w:val="18"/>
                  <w:szCs w:val="18"/>
                </w:rPr>
                <w:fldChar w:fldCharType="begin">
                  <w:ffData>
                    <w:name w:val="Text1"/>
                    <w:enabled/>
                    <w:calcOnExit w:val="0"/>
                    <w:textInput/>
                  </w:ffData>
                </w:fldChar>
              </w:r>
              <w:r w:rsidRPr="00FC58C6">
                <w:rPr>
                  <w:sz w:val="18"/>
                  <w:szCs w:val="18"/>
                </w:rPr>
                <w:instrText xml:space="preserve"> FORMTEXT </w:instrText>
              </w:r>
              <w:r w:rsidRPr="00FC58C6">
                <w:rPr>
                  <w:sz w:val="18"/>
                  <w:szCs w:val="18"/>
                </w:rPr>
              </w:r>
              <w:r w:rsidRPr="00FC58C6">
                <w:rPr>
                  <w:sz w:val="18"/>
                  <w:szCs w:val="18"/>
                </w:rPr>
                <w:fldChar w:fldCharType="separate"/>
              </w:r>
              <w:r w:rsidRPr="00FC58C6">
                <w:rPr>
                  <w:noProof/>
                  <w:sz w:val="18"/>
                  <w:szCs w:val="18"/>
                </w:rPr>
                <w:t> </w:t>
              </w:r>
              <w:r w:rsidRPr="00FC58C6">
                <w:rPr>
                  <w:noProof/>
                  <w:sz w:val="18"/>
                  <w:szCs w:val="18"/>
                </w:rPr>
                <w:t> </w:t>
              </w:r>
              <w:r w:rsidRPr="00FC58C6">
                <w:rPr>
                  <w:noProof/>
                  <w:sz w:val="18"/>
                  <w:szCs w:val="18"/>
                </w:rPr>
                <w:t> </w:t>
              </w:r>
              <w:r w:rsidRPr="00FC58C6">
                <w:rPr>
                  <w:noProof/>
                  <w:sz w:val="18"/>
                  <w:szCs w:val="18"/>
                </w:rPr>
                <w:t> </w:t>
              </w:r>
              <w:r w:rsidRPr="00FC58C6">
                <w:rPr>
                  <w:noProof/>
                  <w:sz w:val="18"/>
                  <w:szCs w:val="18"/>
                </w:rPr>
                <w:t> </w:t>
              </w:r>
              <w:r w:rsidRPr="00FC58C6">
                <w:rPr>
                  <w:sz w:val="18"/>
                  <w:szCs w:val="18"/>
                </w:rPr>
                <w:fldChar w:fldCharType="end"/>
              </w:r>
            </w:ins>
          </w:p>
        </w:tc>
        <w:tc>
          <w:tcPr>
            <w:tcW w:w="3914" w:type="dxa"/>
            <w:gridSpan w:val="3"/>
            <w:tcBorders>
              <w:top w:val="single" w:sz="2" w:space="0" w:color="auto"/>
              <w:left w:val="single" w:sz="2" w:space="0" w:color="auto"/>
              <w:bottom w:val="single" w:sz="18" w:space="0" w:color="auto"/>
            </w:tcBorders>
            <w:vAlign w:val="center"/>
          </w:tcPr>
          <w:p w14:paraId="54AE79A4" w14:textId="77777777" w:rsidR="00301109" w:rsidRPr="00FC58C6" w:rsidRDefault="00301109" w:rsidP="00945610">
            <w:pPr>
              <w:rPr>
                <w:ins w:id="118" w:author="Renata Kotsia" w:date="2026-09-25T20:09:00Z" w16du:dateUtc="2026-09-26T00:09:00Z"/>
                <w:sz w:val="18"/>
                <w:szCs w:val="18"/>
              </w:rPr>
            </w:pPr>
            <w:ins w:id="119" w:author="Renata Kotsia" w:date="2026-09-25T20:09:00Z" w16du:dateUtc="2026-09-26T00:09:00Z">
              <w:r w:rsidRPr="00FC58C6">
                <w:rPr>
                  <w:sz w:val="18"/>
                  <w:szCs w:val="18"/>
                </w:rPr>
                <w:t xml:space="preserve">Email address: </w:t>
              </w:r>
            </w:ins>
          </w:p>
          <w:p w14:paraId="447D65B7" w14:textId="77777777" w:rsidR="00301109" w:rsidRPr="00FC58C6" w:rsidRDefault="00301109" w:rsidP="00945610">
            <w:pPr>
              <w:rPr>
                <w:ins w:id="120" w:author="Renata Kotsia" w:date="2026-09-25T20:09:00Z" w16du:dateUtc="2026-09-26T00:09:00Z"/>
                <w:sz w:val="18"/>
                <w:szCs w:val="18"/>
              </w:rPr>
            </w:pPr>
            <w:ins w:id="121" w:author="Renata Kotsia" w:date="2026-09-25T20:09:00Z" w16du:dateUtc="2026-09-26T00:09:00Z">
              <w:r w:rsidRPr="00FC58C6">
                <w:rPr>
                  <w:sz w:val="18"/>
                  <w:szCs w:val="18"/>
                </w:rPr>
                <w:fldChar w:fldCharType="begin">
                  <w:ffData>
                    <w:name w:val="Text1"/>
                    <w:enabled/>
                    <w:calcOnExit w:val="0"/>
                    <w:textInput/>
                  </w:ffData>
                </w:fldChar>
              </w:r>
              <w:r w:rsidRPr="00FC58C6">
                <w:rPr>
                  <w:sz w:val="18"/>
                  <w:szCs w:val="18"/>
                </w:rPr>
                <w:instrText xml:space="preserve"> FORMTEXT </w:instrText>
              </w:r>
              <w:r w:rsidRPr="00FC58C6">
                <w:rPr>
                  <w:sz w:val="18"/>
                  <w:szCs w:val="18"/>
                </w:rPr>
              </w:r>
              <w:r w:rsidRPr="00FC58C6">
                <w:rPr>
                  <w:sz w:val="18"/>
                  <w:szCs w:val="18"/>
                </w:rPr>
                <w:fldChar w:fldCharType="separate"/>
              </w:r>
              <w:r w:rsidRPr="00FC58C6">
                <w:rPr>
                  <w:noProof/>
                  <w:sz w:val="18"/>
                  <w:szCs w:val="18"/>
                </w:rPr>
                <w:t> </w:t>
              </w:r>
              <w:r w:rsidRPr="00FC58C6">
                <w:rPr>
                  <w:noProof/>
                  <w:sz w:val="18"/>
                  <w:szCs w:val="18"/>
                </w:rPr>
                <w:t> </w:t>
              </w:r>
              <w:r w:rsidRPr="00FC58C6">
                <w:rPr>
                  <w:noProof/>
                  <w:sz w:val="18"/>
                  <w:szCs w:val="18"/>
                </w:rPr>
                <w:t> </w:t>
              </w:r>
              <w:r w:rsidRPr="00FC58C6">
                <w:rPr>
                  <w:noProof/>
                  <w:sz w:val="18"/>
                  <w:szCs w:val="18"/>
                </w:rPr>
                <w:t> </w:t>
              </w:r>
              <w:r w:rsidRPr="00FC58C6">
                <w:rPr>
                  <w:noProof/>
                  <w:sz w:val="18"/>
                  <w:szCs w:val="18"/>
                </w:rPr>
                <w:t> </w:t>
              </w:r>
              <w:r w:rsidRPr="00FC58C6">
                <w:rPr>
                  <w:sz w:val="18"/>
                  <w:szCs w:val="18"/>
                </w:rPr>
                <w:fldChar w:fldCharType="end"/>
              </w:r>
            </w:ins>
          </w:p>
        </w:tc>
      </w:tr>
    </w:tbl>
    <w:p w14:paraId="0B9D2C2A" w14:textId="32CA80E7" w:rsidR="0076109C" w:rsidRPr="0076109C" w:rsidRDefault="0076109C" w:rsidP="0076109C">
      <w:pPr>
        <w:spacing w:after="0"/>
        <w:ind w:left="1212" w:right="31"/>
        <w:rPr>
          <w:del w:id="122" w:author="Renata Kotsia" w:date="2026-09-25T20:09:00Z" w16du:dateUtc="2026-09-26T00:09:00Z"/>
          <w:rFonts w:ascii="Calibri" w:eastAsia="Calibri" w:hAnsi="Calibri" w:cs="Calibri"/>
          <w:color w:val="000000"/>
        </w:rPr>
      </w:pPr>
      <w:del w:id="123" w:author="Renata Kotsia" w:date="2026-09-25T20:09:00Z" w16du:dateUtc="2026-09-26T00:09:00Z">
        <w:r w:rsidRPr="0076109C">
          <w:rPr>
            <w:rFonts w:ascii="Times New Roman" w:eastAsia="Times New Roman" w:hAnsi="Times New Roman" w:cs="Times New Roman"/>
            <w:b/>
            <w:color w:val="000000"/>
            <w:sz w:val="48"/>
          </w:rPr>
          <w:delText xml:space="preserve">                 VCTS 202</w:delText>
        </w:r>
        <w:r w:rsidR="00F71709">
          <w:rPr>
            <w:rFonts w:ascii="Times New Roman" w:eastAsia="Times New Roman" w:hAnsi="Times New Roman" w:cs="Times New Roman"/>
            <w:b/>
            <w:color w:val="000000"/>
            <w:sz w:val="48"/>
          </w:rPr>
          <w:delText>5</w:delText>
        </w:r>
        <w:r w:rsidRPr="0076109C">
          <w:rPr>
            <w:rFonts w:ascii="Times New Roman" w:eastAsia="Times New Roman" w:hAnsi="Times New Roman" w:cs="Times New Roman"/>
            <w:b/>
            <w:color w:val="000000"/>
            <w:sz w:val="48"/>
          </w:rPr>
          <w:delText xml:space="preserve"> Registration               </w:delText>
        </w:r>
      </w:del>
    </w:p>
    <w:p w14:paraId="27B40A3F" w14:textId="77777777" w:rsidR="0076109C" w:rsidRPr="0076109C" w:rsidRDefault="0076109C" w:rsidP="0076109C">
      <w:pPr>
        <w:spacing w:after="127"/>
        <w:ind w:left="4950" w:right="31"/>
        <w:rPr>
          <w:del w:id="124" w:author="Renata Kotsia" w:date="2026-09-25T20:09:00Z" w16du:dateUtc="2026-09-26T00:09:00Z"/>
          <w:rFonts w:ascii="Calibri" w:eastAsia="Calibri" w:hAnsi="Calibri" w:cs="Calibri"/>
          <w:color w:val="000000"/>
          <w:sz w:val="8"/>
          <w:szCs w:val="8"/>
        </w:rPr>
      </w:pPr>
      <w:del w:id="125" w:author="Renata Kotsia" w:date="2026-09-25T20:09:00Z" w16du:dateUtc="2026-09-26T00:09:00Z">
        <w:r w:rsidRPr="0076109C">
          <w:rPr>
            <w:rFonts w:ascii="Times New Roman" w:eastAsia="Times New Roman" w:hAnsi="Times New Roman" w:cs="Times New Roman"/>
            <w:b/>
            <w:color w:val="000000"/>
            <w:sz w:val="12"/>
          </w:rPr>
          <w:delText xml:space="preserve"> </w:delText>
        </w:r>
      </w:del>
    </w:p>
    <w:p w14:paraId="40F9D533" w14:textId="77777777" w:rsidR="0076109C" w:rsidRPr="0076109C" w:rsidRDefault="0076109C" w:rsidP="0076109C">
      <w:pPr>
        <w:keepNext/>
        <w:keepLines/>
        <w:spacing w:after="0"/>
        <w:ind w:left="720" w:right="31" w:hanging="10"/>
        <w:outlineLvl w:val="0"/>
        <w:rPr>
          <w:del w:id="126" w:author="Renata Kotsia" w:date="2026-09-25T20:09:00Z" w16du:dateUtc="2026-09-26T00:09:00Z"/>
          <w:rFonts w:ascii="Times New Roman" w:eastAsia="Times New Roman" w:hAnsi="Times New Roman" w:cs="Times New Roman"/>
          <w:b/>
          <w:color w:val="000000"/>
        </w:rPr>
      </w:pPr>
      <w:del w:id="127" w:author="Renata Kotsia" w:date="2026-09-25T20:09:00Z" w16du:dateUtc="2026-09-26T00:09:00Z">
        <w:r w:rsidRPr="0076109C">
          <w:rPr>
            <w:rFonts w:ascii="Times New Roman" w:eastAsia="Times New Roman" w:hAnsi="Times New Roman" w:cs="Times New Roman"/>
            <w:b/>
            <w:color w:val="000000"/>
          </w:rPr>
          <w:delText xml:space="preserve">                             THIS FORM MUST BE FILLED OUT BEFORE ALLOWED TO RACE </w:delText>
        </w:r>
      </w:del>
    </w:p>
    <w:p w14:paraId="4B74D5DA" w14:textId="77777777" w:rsidR="0076109C" w:rsidRPr="0076109C" w:rsidRDefault="0076109C" w:rsidP="0076109C">
      <w:pPr>
        <w:rPr>
          <w:del w:id="128" w:author="Renata Kotsia" w:date="2026-09-25T20:09:00Z" w16du:dateUtc="2026-09-26T00:09:00Z"/>
          <w:rFonts w:ascii="Calibri" w:eastAsia="Calibri" w:hAnsi="Calibri" w:cs="Calibri"/>
          <w:color w:val="000000"/>
          <w:sz w:val="8"/>
          <w:szCs w:val="8"/>
        </w:rPr>
      </w:pPr>
    </w:p>
    <w:p w14:paraId="5C3CDB3E" w14:textId="5DE3365C" w:rsidR="0076109C" w:rsidRPr="00274D8E" w:rsidRDefault="0076109C" w:rsidP="0076109C">
      <w:pPr>
        <w:spacing w:after="0"/>
        <w:ind w:right="2"/>
        <w:jc w:val="center"/>
        <w:rPr>
          <w:del w:id="129" w:author="Renata Kotsia" w:date="2026-09-25T20:09:00Z" w16du:dateUtc="2026-09-26T00:09:00Z"/>
          <w:rFonts w:ascii="Calibri" w:eastAsia="Calibri" w:hAnsi="Calibri" w:cs="Calibri"/>
          <w:b/>
          <w:bCs/>
          <w:color w:val="FF3300"/>
        </w:rPr>
      </w:pPr>
      <w:del w:id="130" w:author="Renata Kotsia" w:date="2026-09-25T20:09:00Z" w16du:dateUtc="2026-09-26T00:09:00Z">
        <w:r w:rsidRPr="00274D8E">
          <w:rPr>
            <w:rFonts w:ascii="Calibri" w:eastAsia="Calibri" w:hAnsi="Calibri" w:cs="Calibri"/>
            <w:b/>
            <w:bCs/>
            <w:color w:val="FF3300"/>
          </w:rPr>
          <w:delText>____$3</w:delText>
        </w:r>
        <w:r w:rsidR="00D243E0" w:rsidRPr="00274D8E">
          <w:rPr>
            <w:rFonts w:ascii="Calibri" w:eastAsia="Calibri" w:hAnsi="Calibri" w:cs="Calibri"/>
            <w:b/>
            <w:bCs/>
            <w:color w:val="FF3300"/>
          </w:rPr>
          <w:delText>5</w:delText>
        </w:r>
        <w:r w:rsidRPr="00274D8E">
          <w:rPr>
            <w:rFonts w:ascii="Calibri" w:eastAsia="Calibri" w:hAnsi="Calibri" w:cs="Calibri"/>
            <w:b/>
            <w:bCs/>
            <w:color w:val="FF3300"/>
          </w:rPr>
          <w:delText xml:space="preserve"> - Per Single Race</w:delText>
        </w:r>
      </w:del>
    </w:p>
    <w:p w14:paraId="13AC4D05" w14:textId="77777777" w:rsidR="001F48A0" w:rsidRPr="006248D1" w:rsidRDefault="001F48A0" w:rsidP="0076109C">
      <w:pPr>
        <w:spacing w:after="0"/>
        <w:ind w:right="2"/>
        <w:jc w:val="center"/>
        <w:rPr>
          <w:del w:id="131" w:author="Renata Kotsia" w:date="2026-09-25T20:09:00Z" w16du:dateUtc="2026-09-26T00:09:00Z"/>
          <w:rFonts w:ascii="Calibri" w:eastAsia="Calibri" w:hAnsi="Calibri" w:cs="Calibri"/>
          <w:color w:val="FF0000"/>
          <w:sz w:val="8"/>
          <w:szCs w:val="8"/>
        </w:rPr>
      </w:pPr>
    </w:p>
    <w:p w14:paraId="7D953EAE" w14:textId="657F0ED0" w:rsidR="0076109C" w:rsidRPr="00274D8E" w:rsidRDefault="001F48A0" w:rsidP="001F48A0">
      <w:pPr>
        <w:spacing w:after="0"/>
        <w:ind w:right="2"/>
        <w:rPr>
          <w:del w:id="132" w:author="Renata Kotsia" w:date="2026-09-25T20:09:00Z" w16du:dateUtc="2026-09-26T00:09:00Z"/>
          <w:rFonts w:ascii="Calibri" w:eastAsia="Calibri" w:hAnsi="Calibri" w:cs="Calibri"/>
          <w:sz w:val="28"/>
          <w:szCs w:val="28"/>
        </w:rPr>
      </w:pPr>
      <w:del w:id="133" w:author="Renata Kotsia" w:date="2026-09-25T20:09:00Z" w16du:dateUtc="2026-09-26T00:09:00Z">
        <w:r w:rsidRPr="00274D8E">
          <w:rPr>
            <w:rFonts w:ascii="Calibri" w:eastAsia="Calibri" w:hAnsi="Calibri" w:cs="Calibri"/>
            <w:sz w:val="12"/>
            <w:szCs w:val="12"/>
          </w:rPr>
          <w:delText xml:space="preserve">                                                                                                                </w:delText>
        </w:r>
        <w:r w:rsidR="0076109C" w:rsidRPr="00274D8E">
          <w:rPr>
            <w:rFonts w:ascii="Calibri" w:eastAsia="Calibri" w:hAnsi="Calibri" w:cs="Calibri"/>
          </w:rPr>
          <w:delText xml:space="preserve">  </w:delText>
        </w:r>
        <w:r w:rsidR="0076109C" w:rsidRPr="00274D8E">
          <w:rPr>
            <w:rFonts w:ascii="Calibri" w:eastAsia="Calibri" w:hAnsi="Calibri" w:cs="Calibri"/>
            <w:sz w:val="28"/>
            <w:szCs w:val="28"/>
          </w:rPr>
          <w:delText>_______ $1</w:delText>
        </w:r>
        <w:r w:rsidRPr="00274D8E">
          <w:rPr>
            <w:rFonts w:ascii="Calibri" w:eastAsia="Calibri" w:hAnsi="Calibri" w:cs="Calibri"/>
            <w:sz w:val="28"/>
            <w:szCs w:val="28"/>
          </w:rPr>
          <w:delText>50</w:delText>
        </w:r>
        <w:r w:rsidR="0076109C" w:rsidRPr="00274D8E">
          <w:rPr>
            <w:rFonts w:ascii="Calibri" w:eastAsia="Calibri" w:hAnsi="Calibri" w:cs="Calibri"/>
            <w:sz w:val="28"/>
            <w:szCs w:val="28"/>
          </w:rPr>
          <w:delText xml:space="preserve"> SEASON  </w:delText>
        </w:r>
        <w:r w:rsidRPr="00274D8E">
          <w:rPr>
            <w:rFonts w:ascii="Calibri" w:eastAsia="Calibri" w:hAnsi="Calibri" w:cs="Calibri"/>
            <w:sz w:val="28"/>
            <w:szCs w:val="28"/>
          </w:rPr>
          <w:delText xml:space="preserve"> ______$175 after </w:delText>
        </w:r>
        <w:r w:rsidR="007E074A">
          <w:rPr>
            <w:rFonts w:ascii="Calibri" w:eastAsia="Calibri" w:hAnsi="Calibri" w:cs="Calibri"/>
            <w:sz w:val="28"/>
            <w:szCs w:val="28"/>
          </w:rPr>
          <w:delText>March 1</w:delText>
        </w:r>
        <w:r w:rsidR="007E074A" w:rsidRPr="004C1691">
          <w:rPr>
            <w:rFonts w:ascii="Calibri" w:eastAsia="Calibri" w:hAnsi="Calibri" w:cs="Calibri"/>
            <w:sz w:val="28"/>
            <w:szCs w:val="28"/>
            <w:vertAlign w:val="superscript"/>
          </w:rPr>
          <w:delText>st</w:delText>
        </w:r>
        <w:r w:rsidR="004C1691">
          <w:rPr>
            <w:rFonts w:ascii="Calibri" w:eastAsia="Calibri" w:hAnsi="Calibri" w:cs="Calibri"/>
            <w:sz w:val="28"/>
            <w:szCs w:val="28"/>
          </w:rPr>
          <w:delText xml:space="preserve"> </w:delText>
        </w:r>
      </w:del>
    </w:p>
    <w:p w14:paraId="16D17E9B" w14:textId="77777777" w:rsidR="003676B4" w:rsidRPr="006248D1" w:rsidRDefault="003676B4" w:rsidP="0076109C">
      <w:pPr>
        <w:spacing w:after="0"/>
        <w:ind w:right="2"/>
        <w:rPr>
          <w:del w:id="134" w:author="Renata Kotsia" w:date="2026-09-25T20:09:00Z" w16du:dateUtc="2026-09-26T00:09:00Z"/>
          <w:rFonts w:ascii="Calibri" w:eastAsia="Calibri" w:hAnsi="Calibri" w:cs="Calibri"/>
          <w:color w:val="FF0000"/>
          <w:sz w:val="8"/>
          <w:szCs w:val="8"/>
        </w:rPr>
      </w:pPr>
    </w:p>
    <w:p w14:paraId="184F02F3" w14:textId="5A906D69" w:rsidR="001F48A0" w:rsidRPr="00274D8E" w:rsidRDefault="0076109C" w:rsidP="001F48A0">
      <w:pPr>
        <w:spacing w:after="0"/>
        <w:ind w:right="2"/>
        <w:jc w:val="center"/>
        <w:rPr>
          <w:del w:id="135" w:author="Renata Kotsia" w:date="2026-09-25T20:09:00Z" w16du:dateUtc="2026-09-26T00:09:00Z"/>
          <w:rFonts w:ascii="Calibri" w:eastAsia="Calibri" w:hAnsi="Calibri" w:cs="Calibri"/>
          <w:color w:val="FF3300"/>
          <w:sz w:val="24"/>
          <w:szCs w:val="24"/>
        </w:rPr>
      </w:pPr>
      <w:del w:id="136" w:author="Renata Kotsia" w:date="2026-09-25T20:09:00Z" w16du:dateUtc="2026-09-26T00:09:00Z">
        <w:r w:rsidRPr="00274D8E">
          <w:rPr>
            <w:rFonts w:ascii="Calibri" w:eastAsia="Calibri" w:hAnsi="Calibri" w:cs="Calibri"/>
            <w:color w:val="FF3300"/>
            <w:sz w:val="24"/>
            <w:szCs w:val="24"/>
          </w:rPr>
          <w:delText xml:space="preserve">____ Running D&amp;J Sales B4 </w:delText>
        </w:r>
        <w:r w:rsidR="0003482B" w:rsidRPr="00274D8E">
          <w:rPr>
            <w:rFonts w:ascii="Calibri" w:eastAsia="Calibri" w:hAnsi="Calibri" w:cs="Calibri"/>
            <w:color w:val="FF3300"/>
            <w:sz w:val="24"/>
            <w:szCs w:val="24"/>
          </w:rPr>
          <w:delText>Miniseries</w:delText>
        </w:r>
        <w:r w:rsidRPr="00274D8E">
          <w:rPr>
            <w:rFonts w:ascii="Calibri" w:eastAsia="Calibri" w:hAnsi="Calibri" w:cs="Calibri"/>
            <w:color w:val="FF3300"/>
            <w:sz w:val="24"/>
            <w:szCs w:val="24"/>
          </w:rPr>
          <w:delText xml:space="preserve">   </w:delText>
        </w:r>
        <w:r w:rsidR="00FE303A" w:rsidRPr="00274D8E">
          <w:rPr>
            <w:rFonts w:ascii="Calibri" w:eastAsia="Calibri" w:hAnsi="Calibri" w:cs="Calibri"/>
            <w:color w:val="FF3300"/>
            <w:sz w:val="24"/>
            <w:szCs w:val="24"/>
          </w:rPr>
          <w:delText xml:space="preserve">     </w:delText>
        </w:r>
        <w:r w:rsidRPr="00274D8E">
          <w:rPr>
            <w:rFonts w:ascii="Calibri" w:eastAsia="Calibri" w:hAnsi="Calibri" w:cs="Calibri"/>
            <w:color w:val="FF3300"/>
            <w:sz w:val="24"/>
            <w:szCs w:val="24"/>
          </w:rPr>
          <w:delText xml:space="preserve">  ___ Running for ROOKIE of the YEAR</w:delText>
        </w:r>
      </w:del>
    </w:p>
    <w:p w14:paraId="19E36158" w14:textId="77777777" w:rsidR="001F48A0" w:rsidRPr="006248D1" w:rsidRDefault="001F48A0" w:rsidP="001F48A0">
      <w:pPr>
        <w:spacing w:after="0"/>
        <w:ind w:right="2"/>
        <w:jc w:val="center"/>
        <w:rPr>
          <w:del w:id="137" w:author="Renata Kotsia" w:date="2026-09-25T20:09:00Z" w16du:dateUtc="2026-09-26T00:09:00Z"/>
          <w:rFonts w:ascii="Calibri" w:eastAsia="Calibri" w:hAnsi="Calibri" w:cs="Calibri"/>
          <w:color w:val="FF3300"/>
          <w:sz w:val="8"/>
          <w:szCs w:val="8"/>
        </w:rPr>
      </w:pPr>
    </w:p>
    <w:p w14:paraId="144E435B" w14:textId="6B3780FF" w:rsidR="001F48A0" w:rsidRPr="00274D8E" w:rsidRDefault="001F2901" w:rsidP="001F48A0">
      <w:pPr>
        <w:spacing w:after="0"/>
        <w:ind w:right="2"/>
        <w:jc w:val="center"/>
        <w:rPr>
          <w:del w:id="138" w:author="Renata Kotsia" w:date="2026-09-25T20:09:00Z" w16du:dateUtc="2026-09-26T00:09:00Z"/>
          <w:rFonts w:ascii="Calibri" w:eastAsia="Calibri" w:hAnsi="Calibri" w:cs="Calibri"/>
          <w:color w:val="FF3300"/>
          <w:sz w:val="24"/>
          <w:szCs w:val="24"/>
        </w:rPr>
      </w:pPr>
      <w:del w:id="139" w:author="Renata Kotsia" w:date="2026-09-25T20:09:00Z" w16du:dateUtc="2026-09-26T00:09:00Z">
        <w:r w:rsidRPr="00274D8E">
          <w:rPr>
            <w:rFonts w:ascii="Calibri" w:eastAsia="Calibri" w:hAnsi="Calibri" w:cs="Calibri"/>
            <w:color w:val="FF3300"/>
            <w:sz w:val="24"/>
            <w:szCs w:val="24"/>
          </w:rPr>
          <w:delText>____Running for Senior Championship</w:delText>
        </w:r>
        <w:r w:rsidR="001F48A0" w:rsidRPr="00274D8E">
          <w:rPr>
            <w:rFonts w:ascii="Calibri" w:eastAsia="Calibri" w:hAnsi="Calibri" w:cs="Calibri"/>
            <w:color w:val="FF3300"/>
            <w:sz w:val="24"/>
            <w:szCs w:val="24"/>
          </w:rPr>
          <w:delText xml:space="preserve">    </w:delText>
        </w:r>
      </w:del>
    </w:p>
    <w:p w14:paraId="7ECA0ADA" w14:textId="77777777" w:rsidR="001F48A0" w:rsidRPr="006248D1" w:rsidRDefault="001F48A0" w:rsidP="0076109C">
      <w:pPr>
        <w:spacing w:after="0"/>
        <w:ind w:right="2"/>
        <w:rPr>
          <w:del w:id="140" w:author="Renata Kotsia" w:date="2026-09-25T20:09:00Z" w16du:dateUtc="2026-09-26T00:09:00Z"/>
          <w:rFonts w:ascii="Calibri" w:eastAsia="Calibri" w:hAnsi="Calibri" w:cs="Calibri"/>
          <w:color w:val="FF3300"/>
          <w:sz w:val="20"/>
          <w:szCs w:val="20"/>
        </w:rPr>
      </w:pPr>
    </w:p>
    <w:p w14:paraId="729A8E37" w14:textId="7C150D8A" w:rsidR="0076109C" w:rsidRPr="0076109C" w:rsidRDefault="0076109C" w:rsidP="0076109C">
      <w:pPr>
        <w:spacing w:after="0"/>
        <w:ind w:right="1"/>
        <w:jc w:val="center"/>
        <w:rPr>
          <w:del w:id="141" w:author="Renata Kotsia" w:date="2026-09-25T20:09:00Z" w16du:dateUtc="2026-09-26T00:09:00Z"/>
          <w:rFonts w:ascii="Times New Roman" w:eastAsia="Times New Roman" w:hAnsi="Times New Roman" w:cs="Times New Roman"/>
          <w:b/>
          <w:i/>
          <w:color w:val="000000"/>
          <w:sz w:val="26"/>
        </w:rPr>
      </w:pPr>
      <w:del w:id="142" w:author="Renata Kotsia" w:date="2026-09-25T20:09:00Z" w16du:dateUtc="2026-09-26T00:09:00Z">
        <w:r w:rsidRPr="0076109C">
          <w:rPr>
            <w:rFonts w:ascii="Times New Roman" w:eastAsia="Times New Roman" w:hAnsi="Times New Roman" w:cs="Times New Roman"/>
            <w:b/>
            <w:i/>
            <w:color w:val="000000"/>
            <w:sz w:val="26"/>
            <w:u w:val="single" w:color="000000"/>
          </w:rPr>
          <w:delText>You MUST pay the $1</w:delText>
        </w:r>
        <w:r w:rsidR="00A22EED">
          <w:rPr>
            <w:rFonts w:ascii="Times New Roman" w:eastAsia="Times New Roman" w:hAnsi="Times New Roman" w:cs="Times New Roman"/>
            <w:b/>
            <w:i/>
            <w:color w:val="000000"/>
            <w:sz w:val="26"/>
            <w:u w:val="single" w:color="000000"/>
          </w:rPr>
          <w:delText>50</w:delText>
        </w:r>
        <w:r w:rsidRPr="0076109C">
          <w:rPr>
            <w:rFonts w:ascii="Times New Roman" w:eastAsia="Times New Roman" w:hAnsi="Times New Roman" w:cs="Times New Roman"/>
            <w:b/>
            <w:i/>
            <w:color w:val="000000"/>
            <w:sz w:val="26"/>
            <w:u w:val="single" w:color="000000"/>
          </w:rPr>
          <w:delText xml:space="preserve"> in one payment to get season registration price if not, it is a per race basis.</w:delText>
        </w:r>
        <w:r w:rsidRPr="0076109C">
          <w:rPr>
            <w:rFonts w:ascii="Times New Roman" w:eastAsia="Times New Roman" w:hAnsi="Times New Roman" w:cs="Times New Roman"/>
            <w:b/>
            <w:i/>
            <w:color w:val="000000"/>
            <w:sz w:val="26"/>
          </w:rPr>
          <w:delText xml:space="preserve"> </w:delText>
        </w:r>
      </w:del>
    </w:p>
    <w:p w14:paraId="2E4EC533" w14:textId="77777777" w:rsidR="0076109C" w:rsidRPr="0076109C" w:rsidRDefault="0076109C" w:rsidP="0076109C">
      <w:pPr>
        <w:spacing w:after="0"/>
        <w:ind w:right="1"/>
        <w:rPr>
          <w:del w:id="143" w:author="Renata Kotsia" w:date="2026-09-25T20:09:00Z" w16du:dateUtc="2026-09-26T00:09:00Z"/>
          <w:rFonts w:ascii="Calibri" w:eastAsia="Calibri" w:hAnsi="Calibri" w:cs="Calibri"/>
          <w:color w:val="000000"/>
          <w:sz w:val="12"/>
          <w:szCs w:val="12"/>
        </w:rPr>
      </w:pPr>
    </w:p>
    <w:p w14:paraId="1EEFFAB0" w14:textId="77777777" w:rsidR="0076109C" w:rsidRPr="0076109C" w:rsidRDefault="0076109C" w:rsidP="0076109C">
      <w:pPr>
        <w:spacing w:after="0"/>
        <w:ind w:left="44"/>
        <w:jc w:val="center"/>
        <w:rPr>
          <w:del w:id="144" w:author="Renata Kotsia" w:date="2026-09-25T20:09:00Z" w16du:dateUtc="2026-09-26T00:09:00Z"/>
          <w:rFonts w:ascii="Calibri" w:eastAsia="Calibri" w:hAnsi="Calibri" w:cs="Calibri"/>
          <w:color w:val="000000"/>
          <w:sz w:val="32"/>
          <w:szCs w:val="32"/>
        </w:rPr>
      </w:pPr>
      <w:del w:id="145" w:author="Renata Kotsia" w:date="2026-09-25T20:09:00Z" w16du:dateUtc="2026-09-26T00:09:00Z">
        <w:r w:rsidRPr="0076109C">
          <w:rPr>
            <w:rFonts w:ascii="Times New Roman" w:eastAsia="Times New Roman" w:hAnsi="Times New Roman" w:cs="Times New Roman"/>
            <w:b/>
            <w:color w:val="000000"/>
            <w:sz w:val="32"/>
            <w:szCs w:val="32"/>
          </w:rPr>
          <w:delText xml:space="preserve"> </w:delText>
        </w:r>
        <w:r w:rsidRPr="0076109C">
          <w:rPr>
            <w:rFonts w:ascii="Calibri" w:eastAsia="Calibri" w:hAnsi="Calibri" w:cs="Calibri"/>
            <w:color w:val="000000"/>
            <w:sz w:val="32"/>
            <w:szCs w:val="32"/>
            <w:shd w:val="clear" w:color="auto" w:fill="FFFF00"/>
          </w:rPr>
          <w:delText>Car #: 1</w:delText>
        </w:r>
        <w:r w:rsidRPr="0076109C">
          <w:rPr>
            <w:rFonts w:ascii="Calibri" w:eastAsia="Calibri" w:hAnsi="Calibri" w:cs="Calibri"/>
            <w:color w:val="000000"/>
            <w:sz w:val="32"/>
            <w:szCs w:val="32"/>
            <w:shd w:val="clear" w:color="auto" w:fill="FFFF00"/>
            <w:vertAlign w:val="superscript"/>
          </w:rPr>
          <w:delText>st</w:delText>
        </w:r>
        <w:r w:rsidRPr="0076109C">
          <w:rPr>
            <w:rFonts w:ascii="Calibri" w:eastAsia="Calibri" w:hAnsi="Calibri" w:cs="Calibri"/>
            <w:color w:val="000000"/>
            <w:sz w:val="32"/>
            <w:szCs w:val="32"/>
            <w:shd w:val="clear" w:color="auto" w:fill="FFFF00"/>
          </w:rPr>
          <w:delText xml:space="preserve"> Choice ______ 2</w:delText>
        </w:r>
        <w:r w:rsidRPr="0076109C">
          <w:rPr>
            <w:rFonts w:ascii="Calibri" w:eastAsia="Calibri" w:hAnsi="Calibri" w:cs="Calibri"/>
            <w:color w:val="000000"/>
            <w:sz w:val="32"/>
            <w:szCs w:val="32"/>
            <w:shd w:val="clear" w:color="auto" w:fill="FFFF00"/>
            <w:vertAlign w:val="superscript"/>
          </w:rPr>
          <w:delText>nd</w:delText>
        </w:r>
        <w:r w:rsidRPr="0076109C">
          <w:rPr>
            <w:rFonts w:ascii="Calibri" w:eastAsia="Calibri" w:hAnsi="Calibri" w:cs="Calibri"/>
            <w:color w:val="000000"/>
            <w:sz w:val="32"/>
            <w:szCs w:val="32"/>
            <w:shd w:val="clear" w:color="auto" w:fill="FFFF00"/>
          </w:rPr>
          <w:delText xml:space="preserve"> Choice ______ 3</w:delText>
        </w:r>
        <w:r w:rsidRPr="0076109C">
          <w:rPr>
            <w:rFonts w:ascii="Calibri" w:eastAsia="Calibri" w:hAnsi="Calibri" w:cs="Calibri"/>
            <w:color w:val="000000"/>
            <w:sz w:val="32"/>
            <w:szCs w:val="32"/>
            <w:shd w:val="clear" w:color="auto" w:fill="FFFF00"/>
            <w:vertAlign w:val="superscript"/>
          </w:rPr>
          <w:delText>rd</w:delText>
        </w:r>
        <w:r w:rsidRPr="0076109C">
          <w:rPr>
            <w:rFonts w:ascii="Calibri" w:eastAsia="Calibri" w:hAnsi="Calibri" w:cs="Calibri"/>
            <w:color w:val="000000"/>
            <w:sz w:val="32"/>
            <w:szCs w:val="32"/>
            <w:shd w:val="clear" w:color="auto" w:fill="FFFF00"/>
          </w:rPr>
          <w:delText xml:space="preserve"> Choice ______</w:delText>
        </w:r>
        <w:r w:rsidRPr="0076109C">
          <w:rPr>
            <w:rFonts w:ascii="Calibri" w:eastAsia="Calibri" w:hAnsi="Calibri" w:cs="Calibri"/>
            <w:color w:val="000000"/>
            <w:sz w:val="32"/>
            <w:szCs w:val="32"/>
          </w:rPr>
          <w:delText xml:space="preserve"> </w:delText>
        </w:r>
      </w:del>
    </w:p>
    <w:p w14:paraId="7770FE83" w14:textId="77777777" w:rsidR="0076109C" w:rsidRPr="0076109C" w:rsidRDefault="0076109C" w:rsidP="0076109C">
      <w:pPr>
        <w:spacing w:after="91"/>
        <w:ind w:left="53"/>
        <w:jc w:val="center"/>
        <w:rPr>
          <w:del w:id="146" w:author="Renata Kotsia" w:date="2026-09-25T20:09:00Z" w16du:dateUtc="2026-09-26T00:09:00Z"/>
          <w:rFonts w:ascii="Calibri" w:eastAsia="Calibri" w:hAnsi="Calibri" w:cs="Calibri"/>
          <w:color w:val="000000"/>
          <w:sz w:val="8"/>
          <w:szCs w:val="8"/>
        </w:rPr>
      </w:pPr>
    </w:p>
    <w:p w14:paraId="0112808D" w14:textId="46008417" w:rsidR="0076109C" w:rsidRPr="0076109C" w:rsidRDefault="0076109C" w:rsidP="0076109C">
      <w:pPr>
        <w:keepNext/>
        <w:keepLines/>
        <w:spacing w:after="0"/>
        <w:outlineLvl w:val="1"/>
        <w:rPr>
          <w:del w:id="147" w:author="Renata Kotsia" w:date="2026-09-25T20:09:00Z" w16du:dateUtc="2026-09-26T00:09:00Z"/>
          <w:rFonts w:ascii="Times New Roman" w:eastAsia="Times New Roman" w:hAnsi="Times New Roman" w:cs="Times New Roman"/>
          <w:b/>
          <w:color w:val="000000"/>
          <w:sz w:val="20"/>
          <w:szCs w:val="20"/>
          <w:u w:val="single"/>
          <w:shd w:val="clear" w:color="auto" w:fill="FFFFFF"/>
        </w:rPr>
      </w:pPr>
      <w:del w:id="148" w:author="Renata Kotsia" w:date="2026-09-25T20:09:00Z" w16du:dateUtc="2026-09-26T00:09:00Z">
        <w:r w:rsidRPr="0076109C">
          <w:rPr>
            <w:rFonts w:ascii="Times New Roman" w:eastAsia="Times New Roman" w:hAnsi="Times New Roman" w:cs="Times New Roman"/>
            <w:b/>
            <w:color w:val="000000"/>
            <w:sz w:val="24"/>
            <w:szCs w:val="24"/>
            <w:u w:val="single"/>
            <w:shd w:val="clear" w:color="auto" w:fill="FFFFFF"/>
          </w:rPr>
          <w:delText>______________________________________________________________________________________________</w:delText>
        </w:r>
      </w:del>
    </w:p>
    <w:p w14:paraId="3DDA5A78" w14:textId="77777777" w:rsidR="0076109C" w:rsidRPr="0076109C" w:rsidRDefault="0076109C" w:rsidP="0076109C">
      <w:pPr>
        <w:spacing w:after="88"/>
        <w:rPr>
          <w:del w:id="149" w:author="Renata Kotsia" w:date="2026-09-25T20:09:00Z" w16du:dateUtc="2026-09-26T00:09:00Z"/>
          <w:rFonts w:ascii="Times New Roman" w:eastAsia="Times New Roman" w:hAnsi="Times New Roman" w:cs="Times New Roman"/>
          <w:b/>
          <w:color w:val="000000"/>
          <w:sz w:val="12"/>
          <w:szCs w:val="12"/>
        </w:rPr>
      </w:pPr>
    </w:p>
    <w:p w14:paraId="7CCD7EBD" w14:textId="77777777" w:rsidR="0076109C" w:rsidRPr="0076109C" w:rsidRDefault="0076109C" w:rsidP="0076109C">
      <w:pPr>
        <w:spacing w:after="88"/>
        <w:rPr>
          <w:del w:id="150" w:author="Renata Kotsia" w:date="2026-09-25T20:09:00Z" w16du:dateUtc="2026-09-26T00:09:00Z"/>
          <w:rFonts w:ascii="Calibri" w:eastAsia="Calibri" w:hAnsi="Calibri" w:cs="Calibri"/>
          <w:color w:val="000000"/>
        </w:rPr>
      </w:pPr>
      <w:del w:id="151" w:author="Renata Kotsia" w:date="2026-09-25T20:09:00Z" w16du:dateUtc="2026-09-26T00:09:00Z">
        <w:r w:rsidRPr="0076109C">
          <w:rPr>
            <w:rFonts w:ascii="Times New Roman" w:eastAsia="Times New Roman" w:hAnsi="Times New Roman" w:cs="Times New Roman"/>
            <w:b/>
            <w:color w:val="000000"/>
            <w:sz w:val="16"/>
          </w:rPr>
          <w:delText xml:space="preserve"> </w:delText>
        </w:r>
        <w:r w:rsidRPr="0003482B">
          <w:rPr>
            <w:rFonts w:ascii="Times New Roman" w:eastAsia="Times New Roman" w:hAnsi="Times New Roman" w:cs="Times New Roman"/>
            <w:b/>
          </w:rPr>
          <w:delText>DRIVER'S NAME</w:delText>
        </w:r>
        <w:r w:rsidRPr="0076109C">
          <w:rPr>
            <w:rFonts w:ascii="Times New Roman" w:eastAsia="Times New Roman" w:hAnsi="Times New Roman" w:cs="Times New Roman"/>
            <w:b/>
            <w:color w:val="000000"/>
          </w:rPr>
          <w:delText>: _______________________________________________ SSN/Fed I.D. #: ____________________</w:delText>
        </w:r>
        <w:r w:rsidRPr="0076109C">
          <w:rPr>
            <w:rFonts w:ascii="Times New Roman" w:eastAsia="Times New Roman" w:hAnsi="Times New Roman" w:cs="Times New Roman"/>
            <w:color w:val="000000"/>
          </w:rPr>
          <w:delText xml:space="preserve"> </w:delText>
        </w:r>
      </w:del>
    </w:p>
    <w:p w14:paraId="72841976" w14:textId="207307D0" w:rsidR="0076109C" w:rsidRPr="0076109C" w:rsidRDefault="0076109C" w:rsidP="0076109C">
      <w:pPr>
        <w:spacing w:after="88"/>
        <w:rPr>
          <w:del w:id="152" w:author="Renata Kotsia" w:date="2026-09-25T20:09:00Z" w16du:dateUtc="2026-09-26T00:09:00Z"/>
          <w:rFonts w:ascii="Calibri" w:eastAsia="Calibri" w:hAnsi="Calibri" w:cs="Calibri"/>
          <w:color w:val="000000"/>
        </w:rPr>
      </w:pPr>
      <w:del w:id="153" w:author="Renata Kotsia" w:date="2026-09-25T20:09:00Z" w16du:dateUtc="2026-09-26T00:09:00Z">
        <w:r w:rsidRPr="0076109C">
          <w:rPr>
            <w:rFonts w:ascii="Times New Roman" w:eastAsia="Times New Roman" w:hAnsi="Times New Roman" w:cs="Times New Roman"/>
            <w:b/>
            <w:color w:val="000000"/>
            <w:sz w:val="16"/>
          </w:rPr>
          <w:delText xml:space="preserve"> </w:delText>
        </w:r>
        <w:r w:rsidRPr="0076109C">
          <w:rPr>
            <w:rFonts w:ascii="Times New Roman" w:eastAsia="Times New Roman" w:hAnsi="Times New Roman" w:cs="Times New Roman"/>
            <w:b/>
            <w:color w:val="000000"/>
          </w:rPr>
          <w:delText>A</w:delText>
        </w:r>
        <w:r w:rsidR="00681D84">
          <w:rPr>
            <w:rFonts w:ascii="Times New Roman" w:eastAsia="Times New Roman" w:hAnsi="Times New Roman" w:cs="Times New Roman"/>
            <w:b/>
            <w:color w:val="000000"/>
          </w:rPr>
          <w:delText>ddress</w:delText>
        </w:r>
        <w:r w:rsidRPr="0076109C">
          <w:rPr>
            <w:rFonts w:ascii="Times New Roman" w:eastAsia="Times New Roman" w:hAnsi="Times New Roman" w:cs="Times New Roman"/>
            <w:b/>
            <w:color w:val="000000"/>
          </w:rPr>
          <w:delText>: ______________________________________________________ P</w:delText>
        </w:r>
        <w:r w:rsidR="00681D84">
          <w:rPr>
            <w:rFonts w:ascii="Times New Roman" w:eastAsia="Times New Roman" w:hAnsi="Times New Roman" w:cs="Times New Roman"/>
            <w:b/>
            <w:color w:val="000000"/>
          </w:rPr>
          <w:delText>hone</w:delText>
        </w:r>
        <w:r w:rsidRPr="0076109C">
          <w:rPr>
            <w:rFonts w:ascii="Times New Roman" w:eastAsia="Times New Roman" w:hAnsi="Times New Roman" w:cs="Times New Roman"/>
            <w:b/>
            <w:color w:val="000000"/>
          </w:rPr>
          <w:delText xml:space="preserve">: __________________________ </w:delText>
        </w:r>
      </w:del>
    </w:p>
    <w:p w14:paraId="50D1A6FF" w14:textId="64E46A56" w:rsidR="0076109C" w:rsidRPr="0076109C" w:rsidRDefault="0076109C" w:rsidP="0076109C">
      <w:pPr>
        <w:spacing w:after="25"/>
        <w:rPr>
          <w:del w:id="154" w:author="Renata Kotsia" w:date="2026-09-25T20:09:00Z" w16du:dateUtc="2026-09-26T00:09:00Z"/>
          <w:rFonts w:ascii="Times New Roman" w:eastAsia="Times New Roman" w:hAnsi="Times New Roman" w:cs="Times New Roman"/>
          <w:b/>
          <w:color w:val="000000"/>
        </w:rPr>
      </w:pPr>
      <w:del w:id="155" w:author="Renata Kotsia" w:date="2026-09-25T20:09:00Z" w16du:dateUtc="2026-09-26T00:09:00Z">
        <w:r w:rsidRPr="0076109C">
          <w:rPr>
            <w:rFonts w:ascii="Times New Roman" w:eastAsia="Times New Roman" w:hAnsi="Times New Roman" w:cs="Times New Roman"/>
            <w:b/>
            <w:color w:val="000000"/>
          </w:rPr>
          <w:delText xml:space="preserve"> City/State/Zip: ________________________________________________________ Date of Birth: ____</w:delText>
        </w:r>
        <w:r w:rsidR="00681D84">
          <w:rPr>
            <w:rFonts w:ascii="Times New Roman" w:eastAsia="Times New Roman" w:hAnsi="Times New Roman" w:cs="Times New Roman"/>
            <w:b/>
            <w:color w:val="000000"/>
          </w:rPr>
          <w:delText>_/</w:delText>
        </w:r>
        <w:r w:rsidRPr="0076109C">
          <w:rPr>
            <w:rFonts w:ascii="Times New Roman" w:eastAsia="Times New Roman" w:hAnsi="Times New Roman" w:cs="Times New Roman"/>
            <w:b/>
            <w:color w:val="000000"/>
          </w:rPr>
          <w:delText>______</w:delText>
        </w:r>
        <w:r w:rsidR="00681D84">
          <w:rPr>
            <w:rFonts w:ascii="Times New Roman" w:eastAsia="Times New Roman" w:hAnsi="Times New Roman" w:cs="Times New Roman"/>
            <w:b/>
            <w:color w:val="000000"/>
          </w:rPr>
          <w:delText>/</w:delText>
        </w:r>
        <w:r w:rsidRPr="0076109C">
          <w:rPr>
            <w:rFonts w:ascii="Times New Roman" w:eastAsia="Times New Roman" w:hAnsi="Times New Roman" w:cs="Times New Roman"/>
            <w:b/>
            <w:color w:val="000000"/>
          </w:rPr>
          <w:delText>_____</w:delText>
        </w:r>
      </w:del>
    </w:p>
    <w:p w14:paraId="16006A78" w14:textId="77777777" w:rsidR="0076109C" w:rsidRPr="0076109C" w:rsidRDefault="0076109C" w:rsidP="0076109C">
      <w:pPr>
        <w:spacing w:after="25"/>
        <w:rPr>
          <w:del w:id="156" w:author="Renata Kotsia" w:date="2026-09-25T20:09:00Z" w16du:dateUtc="2026-09-26T00:09:00Z"/>
          <w:rFonts w:ascii="Times New Roman" w:eastAsia="Times New Roman" w:hAnsi="Times New Roman" w:cs="Times New Roman"/>
          <w:b/>
          <w:color w:val="000000"/>
          <w:sz w:val="12"/>
          <w:szCs w:val="12"/>
        </w:rPr>
      </w:pPr>
    </w:p>
    <w:p w14:paraId="29012B4D" w14:textId="2BE6FEFF" w:rsidR="0076109C" w:rsidRPr="0076109C" w:rsidRDefault="0076109C" w:rsidP="0076109C">
      <w:pPr>
        <w:spacing w:after="25"/>
        <w:rPr>
          <w:del w:id="157" w:author="Renata Kotsia" w:date="2026-09-25T20:09:00Z" w16du:dateUtc="2026-09-26T00:09:00Z"/>
          <w:rFonts w:ascii="Calibri" w:eastAsia="Calibri" w:hAnsi="Calibri" w:cs="Calibri"/>
          <w:color w:val="000000"/>
        </w:rPr>
      </w:pPr>
      <w:del w:id="158" w:author="Renata Kotsia" w:date="2026-09-25T20:09:00Z" w16du:dateUtc="2026-09-26T00:09:00Z">
        <w:r w:rsidRPr="0076109C">
          <w:rPr>
            <w:rFonts w:ascii="Times New Roman" w:eastAsia="Times New Roman" w:hAnsi="Times New Roman" w:cs="Times New Roman"/>
            <w:b/>
            <w:color w:val="000000"/>
          </w:rPr>
          <w:delText xml:space="preserve"> E</w:delText>
        </w:r>
        <w:r w:rsidR="00681D84">
          <w:rPr>
            <w:rFonts w:ascii="Times New Roman" w:eastAsia="Times New Roman" w:hAnsi="Times New Roman" w:cs="Times New Roman"/>
            <w:b/>
            <w:color w:val="000000"/>
          </w:rPr>
          <w:delText>mergency Name &amp; Contact</w:delText>
        </w:r>
        <w:r w:rsidRPr="0076109C">
          <w:rPr>
            <w:rFonts w:ascii="Times New Roman" w:eastAsia="Times New Roman" w:hAnsi="Times New Roman" w:cs="Times New Roman"/>
            <w:b/>
            <w:color w:val="000000"/>
          </w:rPr>
          <w:delText xml:space="preserve"> #:  ________________________________________________________________ </w:delText>
        </w:r>
      </w:del>
    </w:p>
    <w:p w14:paraId="2CE6FB2C" w14:textId="77777777" w:rsidR="0076109C" w:rsidRPr="0076109C" w:rsidRDefault="0076109C" w:rsidP="0076109C">
      <w:pPr>
        <w:spacing w:after="25"/>
        <w:rPr>
          <w:del w:id="159" w:author="Renata Kotsia" w:date="2026-09-25T20:09:00Z" w16du:dateUtc="2026-09-26T00:09:00Z"/>
          <w:rFonts w:ascii="Calibri" w:eastAsia="Calibri" w:hAnsi="Calibri" w:cs="Calibri"/>
          <w:color w:val="000000"/>
          <w:sz w:val="8"/>
          <w:szCs w:val="8"/>
        </w:rPr>
      </w:pPr>
    </w:p>
    <w:p w14:paraId="343E846D" w14:textId="2F84FBE2" w:rsidR="0076109C" w:rsidRPr="0076109C" w:rsidRDefault="00681D84" w:rsidP="0076109C">
      <w:pPr>
        <w:spacing w:after="109"/>
        <w:rPr>
          <w:del w:id="160" w:author="Renata Kotsia" w:date="2026-09-25T20:09:00Z" w16du:dateUtc="2026-09-26T00:09:00Z"/>
          <w:rFonts w:ascii="Times New Roman" w:eastAsia="Times New Roman" w:hAnsi="Times New Roman" w:cs="Times New Roman"/>
          <w:b/>
          <w:color w:val="000000"/>
        </w:rPr>
      </w:pPr>
      <w:del w:id="161" w:author="Renata Kotsia" w:date="2026-09-25T20:09:00Z" w16du:dateUtc="2026-09-26T00:09:00Z">
        <w:r>
          <w:rPr>
            <w:rFonts w:ascii="Times New Roman" w:eastAsia="Times New Roman" w:hAnsi="Times New Roman" w:cs="Times New Roman"/>
            <w:b/>
            <w:color w:val="000000"/>
          </w:rPr>
          <w:delText xml:space="preserve"> </w:delText>
        </w:r>
        <w:r w:rsidR="0076109C" w:rsidRPr="0076109C">
          <w:rPr>
            <w:rFonts w:ascii="Times New Roman" w:eastAsia="Times New Roman" w:hAnsi="Times New Roman" w:cs="Times New Roman"/>
            <w:b/>
            <w:color w:val="000000"/>
          </w:rPr>
          <w:delText xml:space="preserve">Primary </w:delText>
        </w:r>
        <w:r w:rsidR="00480948" w:rsidRPr="0076109C">
          <w:rPr>
            <w:rFonts w:ascii="Times New Roman" w:eastAsia="Times New Roman" w:hAnsi="Times New Roman" w:cs="Times New Roman"/>
            <w:b/>
            <w:color w:val="000000"/>
          </w:rPr>
          <w:delText>Sponsor: _</w:delText>
        </w:r>
        <w:r w:rsidR="0076109C" w:rsidRPr="0076109C">
          <w:rPr>
            <w:rFonts w:ascii="Times New Roman" w:eastAsia="Times New Roman" w:hAnsi="Times New Roman" w:cs="Times New Roman"/>
            <w:b/>
            <w:color w:val="000000"/>
          </w:rPr>
          <w:delText>____________________________________________________________________________________</w:delText>
        </w:r>
      </w:del>
    </w:p>
    <w:p w14:paraId="5D6B2156" w14:textId="1BBFDACE" w:rsidR="0076109C" w:rsidRPr="0076109C" w:rsidRDefault="0003482B" w:rsidP="0076109C">
      <w:pPr>
        <w:spacing w:after="109"/>
        <w:rPr>
          <w:del w:id="162" w:author="Renata Kotsia" w:date="2026-09-25T20:09:00Z" w16du:dateUtc="2026-09-26T00:09:00Z"/>
          <w:rFonts w:ascii="Calibri" w:eastAsia="Calibri" w:hAnsi="Calibri" w:cs="Calibri"/>
          <w:color w:val="000000"/>
          <w:sz w:val="20"/>
          <w:szCs w:val="20"/>
        </w:rPr>
      </w:pPr>
      <w:del w:id="163" w:author="Renata Kotsia" w:date="2026-09-25T20:09:00Z" w16du:dateUtc="2026-09-26T00:09:00Z">
        <w:r w:rsidRPr="0076109C">
          <w:rPr>
            <w:rFonts w:ascii="Calibri" w:eastAsia="Calibri" w:hAnsi="Calibri" w:cs="Calibri"/>
            <w:noProof/>
            <w:color w:val="000000"/>
            <w:sz w:val="20"/>
            <w:szCs w:val="20"/>
          </w:rPr>
          <mc:AlternateContent>
            <mc:Choice Requires="wpg">
              <w:drawing>
                <wp:anchor distT="0" distB="0" distL="114300" distR="114300" simplePos="0" relativeHeight="251659264" behindDoc="1" locked="0" layoutInCell="1" allowOverlap="1" wp14:anchorId="46415602" wp14:editId="5030E272">
                  <wp:simplePos x="0" y="0"/>
                  <wp:positionH relativeFrom="margin">
                    <wp:align>right</wp:align>
                  </wp:positionH>
                  <wp:positionV relativeFrom="paragraph">
                    <wp:posOffset>5080</wp:posOffset>
                  </wp:positionV>
                  <wp:extent cx="7307580" cy="1133475"/>
                  <wp:effectExtent l="0" t="0" r="7620" b="9525"/>
                  <wp:wrapNone/>
                  <wp:docPr id="2421" name="Group 2421"/>
                  <wp:cNvGraphicFramePr/>
                  <a:graphic xmlns:a="http://schemas.openxmlformats.org/drawingml/2006/main">
                    <a:graphicData uri="http://schemas.microsoft.com/office/word/2010/wordprocessingGroup">
                      <wpg:wgp>
                        <wpg:cNvGrpSpPr/>
                        <wpg:grpSpPr>
                          <a:xfrm>
                            <a:off x="0" y="0"/>
                            <a:ext cx="7307580" cy="1133475"/>
                            <a:chOff x="0" y="175259"/>
                            <a:chExt cx="7353046" cy="542544"/>
                          </a:xfrm>
                        </wpg:grpSpPr>
                        <wps:wsp>
                          <wps:cNvPr id="2803" name="Shape 2803"/>
                          <wps:cNvSpPr/>
                          <wps:spPr>
                            <a:xfrm>
                              <a:off x="0" y="175259"/>
                              <a:ext cx="7353046" cy="100585"/>
                            </a:xfrm>
                            <a:custGeom>
                              <a:avLst/>
                              <a:gdLst/>
                              <a:ahLst/>
                              <a:cxnLst/>
                              <a:rect l="0" t="0" r="0" b="0"/>
                              <a:pathLst>
                                <a:path w="7353046" h="100584">
                                  <a:moveTo>
                                    <a:pt x="0" y="0"/>
                                  </a:moveTo>
                                  <a:lnTo>
                                    <a:pt x="7353046" y="0"/>
                                  </a:lnTo>
                                  <a:lnTo>
                                    <a:pt x="7353046" y="100584"/>
                                  </a:lnTo>
                                  <a:lnTo>
                                    <a:pt x="0" y="100584"/>
                                  </a:lnTo>
                                  <a:lnTo>
                                    <a:pt x="0" y="0"/>
                                  </a:lnTo>
                                </a:path>
                              </a:pathLst>
                            </a:custGeom>
                            <a:solidFill>
                              <a:srgbClr val="FFFFFF"/>
                            </a:solidFill>
                            <a:ln w="0" cap="flat">
                              <a:noFill/>
                              <a:miter lim="127000"/>
                            </a:ln>
                            <a:effectLst/>
                          </wps:spPr>
                          <wps:bodyPr/>
                        </wps:wsp>
                        <wps:wsp>
                          <wps:cNvPr id="2804" name="Shape 2804"/>
                          <wps:cNvSpPr/>
                          <wps:spPr>
                            <a:xfrm>
                              <a:off x="0" y="275844"/>
                              <a:ext cx="7353046" cy="18288"/>
                            </a:xfrm>
                            <a:custGeom>
                              <a:avLst/>
                              <a:gdLst/>
                              <a:ahLst/>
                              <a:cxnLst/>
                              <a:rect l="0" t="0" r="0" b="0"/>
                              <a:pathLst>
                                <a:path w="7353046" h="18288">
                                  <a:moveTo>
                                    <a:pt x="0" y="0"/>
                                  </a:moveTo>
                                  <a:lnTo>
                                    <a:pt x="7353046" y="0"/>
                                  </a:lnTo>
                                  <a:lnTo>
                                    <a:pt x="7353046" y="18288"/>
                                  </a:lnTo>
                                  <a:lnTo>
                                    <a:pt x="0" y="18288"/>
                                  </a:lnTo>
                                  <a:lnTo>
                                    <a:pt x="0" y="0"/>
                                  </a:lnTo>
                                </a:path>
                              </a:pathLst>
                            </a:custGeom>
                            <a:solidFill>
                              <a:srgbClr val="000000"/>
                            </a:solidFill>
                            <a:ln w="0" cap="flat">
                              <a:noFill/>
                              <a:miter lim="127000"/>
                            </a:ln>
                            <a:effectLst/>
                          </wps:spPr>
                          <wps:bodyPr/>
                        </wps:wsp>
                        <wps:wsp>
                          <wps:cNvPr id="2807" name="Shape 2807"/>
                          <wps:cNvSpPr/>
                          <wps:spPr>
                            <a:xfrm>
                              <a:off x="0" y="600456"/>
                              <a:ext cx="7353046" cy="117347"/>
                            </a:xfrm>
                            <a:custGeom>
                              <a:avLst/>
                              <a:gdLst/>
                              <a:ahLst/>
                              <a:cxnLst/>
                              <a:rect l="0" t="0" r="0" b="0"/>
                              <a:pathLst>
                                <a:path w="7353046" h="117348">
                                  <a:moveTo>
                                    <a:pt x="0" y="0"/>
                                  </a:moveTo>
                                  <a:lnTo>
                                    <a:pt x="7353046" y="0"/>
                                  </a:lnTo>
                                  <a:lnTo>
                                    <a:pt x="7353046" y="117348"/>
                                  </a:lnTo>
                                  <a:lnTo>
                                    <a:pt x="0" y="117348"/>
                                  </a:lnTo>
                                  <a:lnTo>
                                    <a:pt x="0" y="0"/>
                                  </a:lnTo>
                                </a:path>
                              </a:pathLst>
                            </a:custGeom>
                            <a:solidFill>
                              <a:srgbClr val="FFFFFF"/>
                            </a:solidFill>
                            <a:ln w="0" cap="flat">
                              <a:noFill/>
                              <a:miter lim="127000"/>
                            </a:ln>
                            <a:effectLst/>
                          </wps:spPr>
                          <wps:bodyPr/>
                        </wps:wsp>
                      </wpg:wgp>
                    </a:graphicData>
                  </a:graphic>
                  <wp14:sizeRelH relativeFrom="margin">
                    <wp14:pctWidth>0</wp14:pctWidth>
                  </wp14:sizeRelH>
                  <wp14:sizeRelV relativeFrom="margin">
                    <wp14:pctHeight>0</wp14:pctHeight>
                  </wp14:sizeRelV>
                </wp:anchor>
              </w:drawing>
            </mc:Choice>
            <mc:Fallback>
              <w:pict>
                <v:group w14:anchorId="2D02A4C4" id="Group 2421" o:spid="_x0000_s1026" style="position:absolute;margin-left:524.2pt;margin-top:.4pt;width:575.4pt;height:89.25pt;z-index:-251657216;mso-position-horizontal:right;mso-position-horizontal-relative:margin;mso-width-relative:margin;mso-height-relative:margin" coordorigin=",1752" coordsize="73530,5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">
                  <v:shape id="Shape 2803" o:spid="_x0000_s1027" style="position:absolute;top:1752;width:73530;height:1006;visibility:visible;mso-wrap-style:square;v-text-anchor:top" coordsize="7353046,100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" path="m,l7353046,r,100584l,100584,,e" stroked="f" strokeweight="0">
                    <v:stroke miterlimit="83231f" joinstyle="miter"/>
                    <v:path arrowok="t" textboxrect="0,0,7353046,100584"/>
                  </v:shape>
                  <v:shape id="Shape 2804" o:spid="_x0000_s1028" style="position:absolute;top:2758;width:73530;height:183;visibility:visible;mso-wrap-style:square;v-text-anchor:top" coordsize="735304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" path="m,l7353046,r,18288l,18288,,e" fillcolor="black" stroked="f" strokeweight="0">
                    <v:stroke miterlimit="83231f" joinstyle="miter"/>
                    <v:path arrowok="t" textboxrect="0,0,7353046,18288"/>
                  </v:shape>
                  <v:shape id="Shape 2807" o:spid="_x0000_s1029" style="position:absolute;top:6004;width:73530;height:1174;visibility:visible;mso-wrap-style:square;v-text-anchor:top" coordsize="7353046,117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" path="m,l7353046,r,117348l,117348,,e" stroked="f" strokeweight="0">
                    <v:stroke miterlimit="83231f" joinstyle="miter"/>
                    <v:path arrowok="t" textboxrect="0,0,7353046,117348"/>
                  </v:shape>
                  <w10:wrap anchorx="margin"/>
                </v:group>
              </w:pict>
            </mc:Fallback>
          </mc:AlternateContent>
        </w:r>
        <w:r w:rsidR="0076109C" w:rsidRPr="0076109C">
          <w:rPr>
            <w:rFonts w:ascii="Times New Roman" w:eastAsia="Times New Roman" w:hAnsi="Times New Roman" w:cs="Times New Roman"/>
            <w:b/>
            <w:color w:val="000000"/>
            <w:sz w:val="20"/>
            <w:szCs w:val="20"/>
          </w:rPr>
          <w:delText xml:space="preserve"> </w:delText>
        </w:r>
        <w:r w:rsidR="0076109C" w:rsidRPr="0076109C">
          <w:rPr>
            <w:rFonts w:ascii="Times New Roman" w:eastAsia="Times New Roman" w:hAnsi="Times New Roman" w:cs="Times New Roman"/>
            <w:color w:val="000000"/>
            <w:sz w:val="20"/>
            <w:szCs w:val="20"/>
          </w:rPr>
          <w:delText xml:space="preserve"> </w:delText>
        </w:r>
      </w:del>
    </w:p>
    <w:p w14:paraId="7781B4C3" w14:textId="4604E020" w:rsidR="00480948" w:rsidRPr="0003482B" w:rsidRDefault="00480948" w:rsidP="00480948">
      <w:pPr>
        <w:spacing w:after="99"/>
        <w:ind w:left="4"/>
        <w:jc w:val="center"/>
        <w:rPr>
          <w:del w:id="164" w:author="Renata Kotsia" w:date="2026-09-25T20:09:00Z" w16du:dateUtc="2026-09-26T00:09:00Z"/>
          <w:rFonts w:ascii="Calibri" w:eastAsia="Calibri" w:hAnsi="Calibri" w:cs="Calibri"/>
          <w:color w:val="000000"/>
          <w:sz w:val="16"/>
          <w:szCs w:val="16"/>
        </w:rPr>
      </w:pPr>
      <w:del w:id="165" w:author="Renata Kotsia" w:date="2026-09-25T20:09:00Z" w16du:dateUtc="2026-09-26T00:09:00Z">
        <w:r w:rsidRPr="0076109C">
          <w:rPr>
            <w:rFonts w:ascii="Times New Roman" w:eastAsia="Times New Roman" w:hAnsi="Times New Roman" w:cs="Times New Roman"/>
            <w:b/>
            <w:color w:val="000000"/>
            <w:sz w:val="26"/>
          </w:rPr>
          <w:delText xml:space="preserve"> </w:delText>
        </w:r>
      </w:del>
    </w:p>
    <w:p w14:paraId="71EAD4FA" w14:textId="59C4BD43" w:rsidR="0076109C" w:rsidRDefault="00681D84" w:rsidP="0003482B">
      <w:pPr>
        <w:spacing w:after="109"/>
        <w:jc w:val="center"/>
        <w:rPr>
          <w:del w:id="166" w:author="Renata Kotsia" w:date="2026-09-25T20:09:00Z" w16du:dateUtc="2026-09-26T00:09:00Z"/>
          <w:rFonts w:ascii="Times New Roman" w:eastAsia="Times New Roman" w:hAnsi="Times New Roman" w:cs="Times New Roman"/>
          <w:b/>
          <w:color w:val="FF0000"/>
          <w:sz w:val="24"/>
          <w:szCs w:val="24"/>
        </w:rPr>
      </w:pPr>
      <w:del w:id="167" w:author="Renata Kotsia" w:date="2026-09-25T20:09:00Z" w16du:dateUtc="2026-09-26T00:09:00Z">
        <w:r>
          <w:rPr>
            <w:rFonts w:ascii="Times New Roman" w:eastAsia="Times New Roman" w:hAnsi="Times New Roman" w:cs="Times New Roman"/>
            <w:b/>
            <w:color w:val="FF0000"/>
            <w:sz w:val="24"/>
            <w:szCs w:val="24"/>
            <w:highlight w:val="yellow"/>
          </w:rPr>
          <w:delText xml:space="preserve">TAX INFORMATION FOR </w:delText>
        </w:r>
        <w:r w:rsidR="00480948">
          <w:rPr>
            <w:rFonts w:ascii="Times New Roman" w:eastAsia="Times New Roman" w:hAnsi="Times New Roman" w:cs="Times New Roman"/>
            <w:b/>
            <w:color w:val="FF0000"/>
            <w:sz w:val="24"/>
            <w:szCs w:val="24"/>
            <w:highlight w:val="yellow"/>
          </w:rPr>
          <w:delText xml:space="preserve">EARNINGS AND 1099 </w:delText>
        </w:r>
        <w:r w:rsidR="00480948" w:rsidRPr="00480948">
          <w:rPr>
            <w:rFonts w:ascii="Times New Roman" w:eastAsia="Times New Roman" w:hAnsi="Times New Roman" w:cs="Times New Roman"/>
            <w:b/>
            <w:color w:val="FF0000"/>
            <w:sz w:val="24"/>
            <w:szCs w:val="24"/>
            <w:highlight w:val="yellow"/>
          </w:rPr>
          <w:delText>FORM IF DIFFERENT THAN ABOVE</w:delText>
        </w:r>
      </w:del>
    </w:p>
    <w:p w14:paraId="577C9DC5" w14:textId="77777777" w:rsidR="0003482B" w:rsidRPr="006248D1" w:rsidRDefault="0003482B" w:rsidP="0003482B">
      <w:pPr>
        <w:spacing w:after="109"/>
        <w:jc w:val="center"/>
        <w:rPr>
          <w:del w:id="168" w:author="Renata Kotsia" w:date="2026-09-25T20:09:00Z" w16du:dateUtc="2026-09-26T00:09:00Z"/>
          <w:rFonts w:ascii="Calibri" w:eastAsia="Calibri" w:hAnsi="Calibri" w:cs="Calibri"/>
          <w:color w:val="000000"/>
          <w:sz w:val="8"/>
          <w:szCs w:val="8"/>
        </w:rPr>
      </w:pPr>
    </w:p>
    <w:p w14:paraId="58F97ADF" w14:textId="37829CC4" w:rsidR="0076109C" w:rsidRPr="0076109C" w:rsidRDefault="0076109C" w:rsidP="0076109C">
      <w:pPr>
        <w:spacing w:after="88"/>
        <w:rPr>
          <w:del w:id="169" w:author="Renata Kotsia" w:date="2026-09-25T20:09:00Z" w16du:dateUtc="2026-09-26T00:09:00Z"/>
          <w:rFonts w:ascii="Calibri" w:eastAsia="Calibri" w:hAnsi="Calibri" w:cs="Calibri"/>
          <w:color w:val="000000"/>
        </w:rPr>
      </w:pPr>
      <w:del w:id="170" w:author="Renata Kotsia" w:date="2026-09-25T20:09:00Z" w16du:dateUtc="2026-09-26T00:09:00Z">
        <w:r w:rsidRPr="0076109C">
          <w:rPr>
            <w:rFonts w:ascii="Times New Roman" w:eastAsia="Times New Roman" w:hAnsi="Times New Roman" w:cs="Times New Roman"/>
            <w:b/>
            <w:color w:val="FF0000"/>
            <w:sz w:val="16"/>
          </w:rPr>
          <w:delText xml:space="preserve"> </w:delText>
        </w:r>
        <w:r w:rsidRPr="0003482B">
          <w:rPr>
            <w:rFonts w:ascii="Times New Roman" w:eastAsia="Times New Roman" w:hAnsi="Times New Roman" w:cs="Times New Roman"/>
            <w:b/>
          </w:rPr>
          <w:delText>NAME</w:delText>
        </w:r>
        <w:r w:rsidRPr="0076109C">
          <w:rPr>
            <w:rFonts w:ascii="Times New Roman" w:eastAsia="Times New Roman" w:hAnsi="Times New Roman" w:cs="Times New Roman"/>
            <w:b/>
            <w:color w:val="000000"/>
          </w:rPr>
          <w:delText>: ________________________________________________</w:delText>
        </w:r>
        <w:r w:rsidR="00480948">
          <w:rPr>
            <w:rFonts w:ascii="Times New Roman" w:eastAsia="Times New Roman" w:hAnsi="Times New Roman" w:cs="Times New Roman"/>
            <w:b/>
            <w:color w:val="000000"/>
          </w:rPr>
          <w:delText xml:space="preserve">__________ </w:delText>
        </w:r>
        <w:r w:rsidRPr="0076109C">
          <w:rPr>
            <w:rFonts w:ascii="Times New Roman" w:eastAsia="Times New Roman" w:hAnsi="Times New Roman" w:cs="Times New Roman"/>
            <w:b/>
            <w:color w:val="000000"/>
          </w:rPr>
          <w:delText>SSN/Fed I.D. #: ____________________</w:delText>
        </w:r>
        <w:r w:rsidRPr="0076109C">
          <w:rPr>
            <w:rFonts w:ascii="Times New Roman" w:eastAsia="Times New Roman" w:hAnsi="Times New Roman" w:cs="Times New Roman"/>
            <w:color w:val="000000"/>
          </w:rPr>
          <w:delText xml:space="preserve"> </w:delText>
        </w:r>
      </w:del>
    </w:p>
    <w:p w14:paraId="75EBA72F" w14:textId="5D02D509" w:rsidR="0076109C" w:rsidRPr="0076109C" w:rsidRDefault="0076109C" w:rsidP="0076109C">
      <w:pPr>
        <w:spacing w:after="88"/>
        <w:rPr>
          <w:del w:id="171" w:author="Renata Kotsia" w:date="2026-09-25T20:09:00Z" w16du:dateUtc="2026-09-26T00:09:00Z"/>
          <w:rFonts w:ascii="Calibri" w:eastAsia="Calibri" w:hAnsi="Calibri" w:cs="Calibri"/>
          <w:color w:val="000000"/>
        </w:rPr>
      </w:pPr>
      <w:del w:id="172" w:author="Renata Kotsia" w:date="2026-09-25T20:09:00Z" w16du:dateUtc="2026-09-26T00:09:00Z">
        <w:r w:rsidRPr="0076109C">
          <w:rPr>
            <w:rFonts w:ascii="Times New Roman" w:eastAsia="Times New Roman" w:hAnsi="Times New Roman" w:cs="Times New Roman"/>
            <w:b/>
            <w:color w:val="000000"/>
            <w:sz w:val="16"/>
          </w:rPr>
          <w:delText xml:space="preserve"> </w:delText>
        </w:r>
        <w:r w:rsidRPr="0076109C">
          <w:rPr>
            <w:rFonts w:ascii="Times New Roman" w:eastAsia="Times New Roman" w:hAnsi="Times New Roman" w:cs="Times New Roman"/>
            <w:b/>
            <w:color w:val="000000"/>
          </w:rPr>
          <w:delText>A</w:delText>
        </w:r>
        <w:r w:rsidR="00480948">
          <w:rPr>
            <w:rFonts w:ascii="Times New Roman" w:eastAsia="Times New Roman" w:hAnsi="Times New Roman" w:cs="Times New Roman"/>
            <w:b/>
            <w:color w:val="000000"/>
          </w:rPr>
          <w:delText>ddress</w:delText>
        </w:r>
        <w:r w:rsidRPr="0076109C">
          <w:rPr>
            <w:rFonts w:ascii="Times New Roman" w:eastAsia="Times New Roman" w:hAnsi="Times New Roman" w:cs="Times New Roman"/>
            <w:b/>
            <w:color w:val="000000"/>
          </w:rPr>
          <w:delText>: _______________________________________________________</w:delText>
        </w:r>
        <w:r w:rsidR="00480948">
          <w:rPr>
            <w:rFonts w:ascii="Times New Roman" w:eastAsia="Times New Roman" w:hAnsi="Times New Roman" w:cs="Times New Roman"/>
            <w:b/>
            <w:color w:val="000000"/>
          </w:rPr>
          <w:delText>__</w:delText>
        </w:r>
        <w:r w:rsidRPr="0076109C">
          <w:rPr>
            <w:rFonts w:ascii="Times New Roman" w:eastAsia="Times New Roman" w:hAnsi="Times New Roman" w:cs="Times New Roman"/>
            <w:b/>
            <w:color w:val="000000"/>
          </w:rPr>
          <w:delText xml:space="preserve"> Phone: ___________________________ </w:delText>
        </w:r>
      </w:del>
    </w:p>
    <w:p w14:paraId="6C799EAC" w14:textId="2490C8CD" w:rsidR="0076109C" w:rsidRPr="0076109C" w:rsidRDefault="0076109C" w:rsidP="0076109C">
      <w:pPr>
        <w:spacing w:after="88"/>
        <w:rPr>
          <w:del w:id="173" w:author="Renata Kotsia" w:date="2026-09-25T20:09:00Z" w16du:dateUtc="2026-09-26T00:09:00Z"/>
          <w:rFonts w:ascii="Calibri" w:eastAsia="Calibri" w:hAnsi="Calibri" w:cs="Calibri"/>
          <w:color w:val="000000"/>
        </w:rPr>
      </w:pPr>
      <w:del w:id="174" w:author="Renata Kotsia" w:date="2026-09-25T20:09:00Z" w16du:dateUtc="2026-09-26T00:09:00Z">
        <w:r w:rsidRPr="0076109C">
          <w:rPr>
            <w:rFonts w:ascii="Times New Roman" w:eastAsia="Times New Roman" w:hAnsi="Times New Roman" w:cs="Times New Roman"/>
            <w:b/>
            <w:color w:val="000000"/>
            <w:sz w:val="16"/>
          </w:rPr>
          <w:delText xml:space="preserve"> </w:delText>
        </w:r>
        <w:r w:rsidRPr="0076109C">
          <w:rPr>
            <w:rFonts w:ascii="Times New Roman" w:eastAsia="Times New Roman" w:hAnsi="Times New Roman" w:cs="Times New Roman"/>
            <w:b/>
            <w:color w:val="000000"/>
          </w:rPr>
          <w:delText>City/State/Zip: ____________________________________________________ Date of Birth: ______</w:delText>
        </w:r>
        <w:r w:rsidR="00480948">
          <w:rPr>
            <w:rFonts w:ascii="Times New Roman" w:eastAsia="Times New Roman" w:hAnsi="Times New Roman" w:cs="Times New Roman"/>
            <w:b/>
            <w:color w:val="000000"/>
          </w:rPr>
          <w:delText>/</w:delText>
        </w:r>
        <w:r w:rsidRPr="0076109C">
          <w:rPr>
            <w:rFonts w:ascii="Times New Roman" w:eastAsia="Times New Roman" w:hAnsi="Times New Roman" w:cs="Times New Roman"/>
            <w:b/>
            <w:color w:val="000000"/>
          </w:rPr>
          <w:delText>________</w:delText>
        </w:r>
        <w:r w:rsidR="00480948">
          <w:rPr>
            <w:rFonts w:ascii="Times New Roman" w:eastAsia="Times New Roman" w:hAnsi="Times New Roman" w:cs="Times New Roman"/>
            <w:b/>
            <w:color w:val="000000"/>
          </w:rPr>
          <w:delText>/</w:delText>
        </w:r>
        <w:r w:rsidRPr="0076109C">
          <w:rPr>
            <w:rFonts w:ascii="Times New Roman" w:eastAsia="Times New Roman" w:hAnsi="Times New Roman" w:cs="Times New Roman"/>
            <w:b/>
            <w:color w:val="000000"/>
          </w:rPr>
          <w:delText xml:space="preserve">_______ </w:delText>
        </w:r>
      </w:del>
    </w:p>
    <w:p w14:paraId="10C91C35" w14:textId="44DCAB5B" w:rsidR="0076109C" w:rsidRPr="0076109C" w:rsidRDefault="006248D1" w:rsidP="006248D1">
      <w:pPr>
        <w:spacing w:after="28" w:line="249" w:lineRule="auto"/>
        <w:ind w:left="-5" w:hanging="10"/>
        <w:rPr>
          <w:del w:id="175" w:author="Renata Kotsia" w:date="2026-09-25T20:09:00Z" w16du:dateUtc="2026-09-26T00:09:00Z"/>
          <w:rFonts w:ascii="Times New Roman" w:eastAsia="Times New Roman" w:hAnsi="Times New Roman" w:cs="Times New Roman"/>
          <w:b/>
          <w:color w:val="000000"/>
          <w:sz w:val="12"/>
          <w:szCs w:val="12"/>
        </w:rPr>
      </w:pPr>
      <w:del w:id="176" w:author="Renata Kotsia" w:date="2026-09-25T20:09:00Z" w16du:dateUtc="2026-09-26T00:09:00Z">
        <w:r w:rsidRPr="0076109C">
          <w:rPr>
            <w:rFonts w:ascii="Calibri" w:eastAsia="Calibri" w:hAnsi="Calibri" w:cs="Calibri"/>
            <w:noProof/>
            <w:color w:val="000000"/>
            <w:sz w:val="20"/>
            <w:szCs w:val="20"/>
          </w:rPr>
          <mc:AlternateContent>
            <mc:Choice Requires="wpg">
              <w:drawing>
                <wp:anchor distT="0" distB="0" distL="114300" distR="114300" simplePos="0" relativeHeight="251664384" behindDoc="1" locked="0" layoutInCell="1" allowOverlap="1" wp14:anchorId="60A6A004" wp14:editId="7355B11C">
                  <wp:simplePos x="0" y="0"/>
                  <wp:positionH relativeFrom="margin">
                    <wp:posOffset>0</wp:posOffset>
                  </wp:positionH>
                  <wp:positionV relativeFrom="paragraph">
                    <wp:posOffset>-635</wp:posOffset>
                  </wp:positionV>
                  <wp:extent cx="7307580" cy="1133475"/>
                  <wp:effectExtent l="0" t="0" r="7620" b="9525"/>
                  <wp:wrapNone/>
                  <wp:docPr id="1384712772" name="Group 1384712772"/>
                  <wp:cNvGraphicFramePr/>
                  <a:graphic xmlns:a="http://schemas.openxmlformats.org/drawingml/2006/main">
                    <a:graphicData uri="http://schemas.microsoft.com/office/word/2010/wordprocessingGroup">
                      <wpg:wgp>
                        <wpg:cNvGrpSpPr/>
                        <wpg:grpSpPr>
                          <a:xfrm>
                            <a:off x="0" y="0"/>
                            <a:ext cx="7307580" cy="1133475"/>
                            <a:chOff x="0" y="175259"/>
                            <a:chExt cx="7353046" cy="542544"/>
                          </a:xfrm>
                        </wpg:grpSpPr>
                        <wps:wsp>
                          <wps:cNvPr id="1447428695" name="Shape 2803"/>
                          <wps:cNvSpPr/>
                          <wps:spPr>
                            <a:xfrm>
                              <a:off x="0" y="175259"/>
                              <a:ext cx="7353046" cy="100585"/>
                            </a:xfrm>
                            <a:custGeom>
                              <a:avLst/>
                              <a:gdLst/>
                              <a:ahLst/>
                              <a:cxnLst/>
                              <a:rect l="0" t="0" r="0" b="0"/>
                              <a:pathLst>
                                <a:path w="7353046" h="100584">
                                  <a:moveTo>
                                    <a:pt x="0" y="0"/>
                                  </a:moveTo>
                                  <a:lnTo>
                                    <a:pt x="7353046" y="0"/>
                                  </a:lnTo>
                                  <a:lnTo>
                                    <a:pt x="7353046" y="100584"/>
                                  </a:lnTo>
                                  <a:lnTo>
                                    <a:pt x="0" y="100584"/>
                                  </a:lnTo>
                                  <a:lnTo>
                                    <a:pt x="0" y="0"/>
                                  </a:lnTo>
                                </a:path>
                              </a:pathLst>
                            </a:custGeom>
                            <a:solidFill>
                              <a:srgbClr val="FFFFFF"/>
                            </a:solidFill>
                            <a:ln w="0" cap="flat">
                              <a:noFill/>
                              <a:miter lim="127000"/>
                            </a:ln>
                            <a:effectLst/>
                          </wps:spPr>
                          <wps:bodyPr/>
                        </wps:wsp>
                        <wps:wsp>
                          <wps:cNvPr id="1838656561" name="Shape 2804"/>
                          <wps:cNvSpPr/>
                          <wps:spPr>
                            <a:xfrm>
                              <a:off x="0" y="275844"/>
                              <a:ext cx="7353046" cy="18288"/>
                            </a:xfrm>
                            <a:custGeom>
                              <a:avLst/>
                              <a:gdLst/>
                              <a:ahLst/>
                              <a:cxnLst/>
                              <a:rect l="0" t="0" r="0" b="0"/>
                              <a:pathLst>
                                <a:path w="7353046" h="18288">
                                  <a:moveTo>
                                    <a:pt x="0" y="0"/>
                                  </a:moveTo>
                                  <a:lnTo>
                                    <a:pt x="7353046" y="0"/>
                                  </a:lnTo>
                                  <a:lnTo>
                                    <a:pt x="7353046" y="18288"/>
                                  </a:lnTo>
                                  <a:lnTo>
                                    <a:pt x="0" y="18288"/>
                                  </a:lnTo>
                                  <a:lnTo>
                                    <a:pt x="0" y="0"/>
                                  </a:lnTo>
                                </a:path>
                              </a:pathLst>
                            </a:custGeom>
                            <a:solidFill>
                              <a:srgbClr val="000000"/>
                            </a:solidFill>
                            <a:ln w="0" cap="flat">
                              <a:noFill/>
                              <a:miter lim="127000"/>
                            </a:ln>
                            <a:effectLst/>
                          </wps:spPr>
                          <wps:bodyPr/>
                        </wps:wsp>
                        <wps:wsp>
                          <wps:cNvPr id="1564601190" name="Shape 2807"/>
                          <wps:cNvSpPr/>
                          <wps:spPr>
                            <a:xfrm>
                              <a:off x="0" y="600456"/>
                              <a:ext cx="7353046" cy="117347"/>
                            </a:xfrm>
                            <a:custGeom>
                              <a:avLst/>
                              <a:gdLst/>
                              <a:ahLst/>
                              <a:cxnLst/>
                              <a:rect l="0" t="0" r="0" b="0"/>
                              <a:pathLst>
                                <a:path w="7353046" h="117348">
                                  <a:moveTo>
                                    <a:pt x="0" y="0"/>
                                  </a:moveTo>
                                  <a:lnTo>
                                    <a:pt x="7353046" y="0"/>
                                  </a:lnTo>
                                  <a:lnTo>
                                    <a:pt x="7353046" y="117348"/>
                                  </a:lnTo>
                                  <a:lnTo>
                                    <a:pt x="0" y="117348"/>
                                  </a:lnTo>
                                  <a:lnTo>
                                    <a:pt x="0" y="0"/>
                                  </a:lnTo>
                                </a:path>
                              </a:pathLst>
                            </a:custGeom>
                            <a:solidFill>
                              <a:srgbClr val="FFFFFF"/>
                            </a:solidFill>
                            <a:ln w="0" cap="flat">
                              <a:noFill/>
                              <a:miter lim="127000"/>
                            </a:ln>
                            <a:effectLst/>
                          </wps:spPr>
                          <wps:bodyPr/>
                        </wps:wsp>
                      </wpg:wgp>
                    </a:graphicData>
                  </a:graphic>
                  <wp14:sizeRelH relativeFrom="margin">
                    <wp14:pctWidth>0</wp14:pctWidth>
                  </wp14:sizeRelH>
                  <wp14:sizeRelV relativeFrom="margin">
                    <wp14:pctHeight>0</wp14:pctHeight>
                  </wp14:sizeRelV>
                </wp:anchor>
              </w:drawing>
            </mc:Choice>
            <mc:Fallback>
              <w:pict>
                <v:group w14:anchorId="03E937D0" id="Group 1384712772" o:spid="_x0000_s1026" style="position:absolute;margin-left:0;margin-top:-.05pt;width:575.4pt;height:89.25pt;z-index:-251652096;mso-position-horizontal-relative:margin;mso-width-relative:margin;mso-height-relative:margin" coordorigin=",1752" coordsize="73530,5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">
                  <v:shape id="Shape 2803" o:spid="_x0000_s1027" style="position:absolute;top:1752;width:73530;height:1006;visibility:visible;mso-wrap-style:square;v-text-anchor:top" coordsize="7353046,100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" path="m,l7353046,r,100584l,100584,,e" stroked="f" strokeweight="0">
                    <v:stroke miterlimit="83231f" joinstyle="miter"/>
                    <v:path arrowok="t" textboxrect="0,0,7353046,100584"/>
                  </v:shape>
                  <v:shape id="Shape 2804" o:spid="_x0000_s1028" style="position:absolute;top:2758;width:73530;height:183;visibility:visible;mso-wrap-style:square;v-text-anchor:top" coordsize="735304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" path="m,l7353046,r,18288l,18288,,e" fillcolor="black" stroked="f" strokeweight="0">
                    <v:stroke miterlimit="83231f" joinstyle="miter"/>
                    <v:path arrowok="t" textboxrect="0,0,7353046,18288"/>
                  </v:shape>
                  <v:shape id="Shape 2807" o:spid="_x0000_s1029" style="position:absolute;top:6004;width:73530;height:1174;visibility:visible;mso-wrap-style:square;v-text-anchor:top" coordsize="7353046,117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" path="m,l7353046,r,117348l,117348,,e" stroked="f" strokeweight="0">
                    <v:stroke miterlimit="83231f" joinstyle="miter"/>
                    <v:path arrowok="t" textboxrect="0,0,7353046,117348"/>
                  </v:shape>
                  <w10:wrap anchorx="margin"/>
                </v:group>
              </w:pict>
            </mc:Fallback>
          </mc:AlternateContent>
        </w:r>
      </w:del>
    </w:p>
    <w:p w14:paraId="7995100E" w14:textId="77777777" w:rsidR="006248D1" w:rsidRDefault="006248D1" w:rsidP="0076109C">
      <w:pPr>
        <w:spacing w:after="28" w:line="249" w:lineRule="auto"/>
        <w:ind w:left="-5" w:hanging="10"/>
        <w:rPr>
          <w:del w:id="177" w:author="Renata Kotsia" w:date="2026-09-25T20:09:00Z" w16du:dateUtc="2026-09-26T00:09:00Z"/>
          <w:rFonts w:ascii="Times New Roman" w:eastAsia="Times New Roman" w:hAnsi="Times New Roman" w:cs="Times New Roman"/>
          <w:b/>
          <w:color w:val="000000"/>
          <w:sz w:val="16"/>
          <w:szCs w:val="16"/>
        </w:rPr>
      </w:pPr>
    </w:p>
    <w:p w14:paraId="0397FA41" w14:textId="77777777" w:rsidR="006248D1" w:rsidRDefault="006248D1" w:rsidP="0076109C">
      <w:pPr>
        <w:spacing w:after="28" w:line="249" w:lineRule="auto"/>
        <w:ind w:left="-5" w:hanging="10"/>
        <w:rPr>
          <w:del w:id="178" w:author="Renata Kotsia" w:date="2026-09-25T20:09:00Z" w16du:dateUtc="2026-09-26T00:09:00Z"/>
          <w:rFonts w:ascii="Times New Roman" w:eastAsia="Times New Roman" w:hAnsi="Times New Roman" w:cs="Times New Roman"/>
          <w:b/>
          <w:color w:val="000000"/>
          <w:sz w:val="16"/>
          <w:szCs w:val="16"/>
        </w:rPr>
      </w:pPr>
    </w:p>
    <w:p w14:paraId="0E4BCA24" w14:textId="28430302" w:rsidR="0076109C" w:rsidRPr="007556DB" w:rsidRDefault="0076109C" w:rsidP="0076109C">
      <w:pPr>
        <w:spacing w:after="28" w:line="249" w:lineRule="auto"/>
        <w:ind w:left="-5" w:hanging="10"/>
        <w:rPr>
          <w:del w:id="179" w:author="Renata Kotsia" w:date="2026-09-25T20:09:00Z" w16du:dateUtc="2026-09-26T00:09:00Z"/>
          <w:rFonts w:ascii="Calibri" w:eastAsia="Calibri" w:hAnsi="Calibri" w:cs="Calibri"/>
          <w:bCs/>
          <w:color w:val="000000"/>
          <w:sz w:val="16"/>
          <w:szCs w:val="16"/>
        </w:rPr>
      </w:pPr>
      <w:del w:id="180" w:author="Renata Kotsia" w:date="2026-09-25T20:09:00Z" w16du:dateUtc="2026-09-26T00:09:00Z">
        <w:r w:rsidRPr="007556DB">
          <w:rPr>
            <w:rFonts w:ascii="Calibri" w:eastAsia="Calibri" w:hAnsi="Calibri" w:cs="Calibri"/>
            <w:bCs/>
            <w:noProof/>
            <w:color w:val="000000"/>
            <w:sz w:val="16"/>
            <w:szCs w:val="16"/>
            <w:highlight w:val="yellow"/>
          </w:rPr>
          <mc:AlternateContent>
            <mc:Choice Requires="wpg">
              <w:drawing>
                <wp:anchor distT="0" distB="0" distL="114300" distR="114300" simplePos="0" relativeHeight="251661312" behindDoc="1" locked="0" layoutInCell="1" allowOverlap="1" wp14:anchorId="72F5F93B" wp14:editId="61674FB5">
                  <wp:simplePos x="0" y="0"/>
                  <wp:positionH relativeFrom="column">
                    <wp:posOffset>434340</wp:posOffset>
                  </wp:positionH>
                  <wp:positionV relativeFrom="paragraph">
                    <wp:posOffset>116205</wp:posOffset>
                  </wp:positionV>
                  <wp:extent cx="7352665" cy="238760"/>
                  <wp:effectExtent l="0" t="0" r="635" b="8890"/>
                  <wp:wrapNone/>
                  <wp:docPr id="2422" name="Group 2422"/>
                  <wp:cNvGraphicFramePr/>
                  <a:graphic xmlns:a="http://schemas.openxmlformats.org/drawingml/2006/main">
                    <a:graphicData uri="http://schemas.microsoft.com/office/word/2010/wordprocessingGroup">
                      <wpg:wgp>
                        <wpg:cNvGrpSpPr/>
                        <wpg:grpSpPr>
                          <a:xfrm>
                            <a:off x="0" y="0"/>
                            <a:ext cx="7352665" cy="238760"/>
                            <a:chOff x="0" y="169164"/>
                            <a:chExt cx="7353046" cy="239268"/>
                          </a:xfrm>
                        </wpg:grpSpPr>
                        <wps:wsp>
                          <wps:cNvPr id="2815" name="Shape 2815"/>
                          <wps:cNvSpPr/>
                          <wps:spPr>
                            <a:xfrm>
                              <a:off x="0" y="175260"/>
                              <a:ext cx="7353046" cy="233172"/>
                            </a:xfrm>
                            <a:custGeom>
                              <a:avLst/>
                              <a:gdLst/>
                              <a:ahLst/>
                              <a:cxnLst/>
                              <a:rect l="0" t="0" r="0" b="0"/>
                              <a:pathLst>
                                <a:path w="7353046" h="233172">
                                  <a:moveTo>
                                    <a:pt x="0" y="0"/>
                                  </a:moveTo>
                                  <a:lnTo>
                                    <a:pt x="7353046" y="0"/>
                                  </a:lnTo>
                                  <a:lnTo>
                                    <a:pt x="7353046" y="233172"/>
                                  </a:lnTo>
                                  <a:lnTo>
                                    <a:pt x="0" y="233172"/>
                                  </a:lnTo>
                                  <a:lnTo>
                                    <a:pt x="0" y="0"/>
                                  </a:lnTo>
                                </a:path>
                              </a:pathLst>
                            </a:custGeom>
                            <a:solidFill>
                              <a:srgbClr val="FFFFFF"/>
                            </a:solidFill>
                            <a:ln w="0" cap="flat">
                              <a:noFill/>
                              <a:miter lim="127000"/>
                            </a:ln>
                            <a:effectLst/>
                          </wps:spPr>
                          <wps:bodyPr/>
                        </wps:wsp>
                        <wps:wsp>
                          <wps:cNvPr id="2816" name="Shape 2816"/>
                          <wps:cNvSpPr/>
                          <wps:spPr>
                            <a:xfrm>
                              <a:off x="18288" y="169164"/>
                              <a:ext cx="7214362" cy="239268"/>
                            </a:xfrm>
                            <a:custGeom>
                              <a:avLst/>
                              <a:gdLst/>
                              <a:ahLst/>
                              <a:cxnLst/>
                              <a:rect l="0" t="0" r="0" b="0"/>
                              <a:pathLst>
                                <a:path w="7214362" h="239268">
                                  <a:moveTo>
                                    <a:pt x="0" y="0"/>
                                  </a:moveTo>
                                  <a:lnTo>
                                    <a:pt x="7214362" y="0"/>
                                  </a:lnTo>
                                  <a:lnTo>
                                    <a:pt x="7214362" y="239268"/>
                                  </a:lnTo>
                                  <a:lnTo>
                                    <a:pt x="0" y="239268"/>
                                  </a:lnTo>
                                  <a:lnTo>
                                    <a:pt x="0" y="0"/>
                                  </a:lnTo>
                                </a:path>
                              </a:pathLst>
                            </a:custGeom>
                            <a:solidFill>
                              <a:srgbClr val="FFFFFF"/>
                            </a:solidFill>
                            <a:ln w="0" cap="flat">
                              <a:noFill/>
                              <a:miter lim="127000"/>
                            </a:ln>
                            <a:effectLst/>
                          </wps:spPr>
                          <wps:bodyPr/>
                        </wps:wsp>
                      </wpg:wgp>
                    </a:graphicData>
                  </a:graphic>
                  <wp14:sizeRelV relativeFrom="margin">
                    <wp14:pctHeight>0</wp14:pctHeight>
                  </wp14:sizeRelV>
                </wp:anchor>
              </w:drawing>
            </mc:Choice>
            <mc:Fallback>
              <w:pict>
                <v:group w14:anchorId="557BF1A4" id="Group 2422" o:spid="_x0000_s1026" style="position:absolute;margin-left:34.2pt;margin-top:9.15pt;width:578.95pt;height:18.8pt;z-index:-251655168;mso-height-relative:margin" coordorigin=",1691" coordsize="73530,23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">
                  <v:shape id="Shape 2815" o:spid="_x0000_s1027" style="position:absolute;top:1752;width:73530;height:2332;visibility:visible;mso-wrap-style:square;v-text-anchor:top" coordsize="7353046,233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" path="m,l7353046,r,233172l,233172,,e" stroked="f" strokeweight="0">
                    <v:stroke miterlimit="83231f" joinstyle="miter"/>
                    <v:path arrowok="t" textboxrect="0,0,7353046,233172"/>
                  </v:shape>
                  <v:shape id="Shape 2816" o:spid="_x0000_s1028" style="position:absolute;left:182;top:1691;width:72144;height:2393;visibility:visible;mso-wrap-style:square;v-text-anchor:top" coordsize="7214362,2392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" path="m,l7214362,r,239268l,239268,,e" stroked="f" strokeweight="0">
                    <v:stroke miterlimit="83231f" joinstyle="miter"/>
                    <v:path arrowok="t" textboxrect="0,0,7214362,239268"/>
                  </v:shape>
                </v:group>
              </w:pict>
            </mc:Fallback>
          </mc:AlternateContent>
        </w:r>
        <w:r w:rsidRPr="007556DB">
          <w:rPr>
            <w:rFonts w:ascii="Times New Roman" w:eastAsia="Times New Roman" w:hAnsi="Times New Roman" w:cs="Times New Roman"/>
            <w:bCs/>
            <w:color w:val="000000"/>
            <w:sz w:val="16"/>
            <w:szCs w:val="16"/>
          </w:rPr>
          <w:delText xml:space="preserve">*If </w:delText>
        </w:r>
        <w:r w:rsidR="007556DB" w:rsidRPr="007556DB">
          <w:rPr>
            <w:rFonts w:ascii="Times New Roman" w:eastAsia="Times New Roman" w:hAnsi="Times New Roman" w:cs="Times New Roman"/>
            <w:bCs/>
            <w:color w:val="000000"/>
            <w:sz w:val="16"/>
            <w:szCs w:val="16"/>
          </w:rPr>
          <w:delText>the driver</w:delText>
        </w:r>
        <w:r w:rsidRPr="007556DB">
          <w:rPr>
            <w:rFonts w:ascii="Times New Roman" w:eastAsia="Times New Roman" w:hAnsi="Times New Roman" w:cs="Times New Roman"/>
            <w:bCs/>
            <w:color w:val="000000"/>
            <w:sz w:val="16"/>
            <w:szCs w:val="16"/>
          </w:rPr>
          <w:delText xml:space="preserve"> is under 18 years of age, </w:delText>
        </w:r>
        <w:r w:rsidR="007556DB" w:rsidRPr="007556DB">
          <w:rPr>
            <w:rFonts w:ascii="Times New Roman" w:eastAsia="Times New Roman" w:hAnsi="Times New Roman" w:cs="Times New Roman"/>
            <w:bCs/>
            <w:color w:val="000000"/>
            <w:sz w:val="16"/>
            <w:szCs w:val="16"/>
          </w:rPr>
          <w:delText>the driver</w:delText>
        </w:r>
        <w:r w:rsidRPr="007556DB">
          <w:rPr>
            <w:rFonts w:ascii="Times New Roman" w:eastAsia="Times New Roman" w:hAnsi="Times New Roman" w:cs="Times New Roman"/>
            <w:bCs/>
            <w:color w:val="000000"/>
            <w:sz w:val="16"/>
            <w:szCs w:val="16"/>
          </w:rPr>
          <w:delText xml:space="preserve"> MUST have a minor participant form on file which must be signed by both parents and/or a legal guardian.  Minor Participant Form MUST be on file BEFORE any minor can drive with Vores Compact Touring Series. </w:delText>
        </w:r>
      </w:del>
    </w:p>
    <w:p w14:paraId="0C9672FD" w14:textId="2F2235C6" w:rsidR="0076109C" w:rsidRPr="007556DB" w:rsidRDefault="0076109C" w:rsidP="0076109C">
      <w:pPr>
        <w:spacing w:after="22"/>
        <w:rPr>
          <w:del w:id="181" w:author="Renata Kotsia" w:date="2026-09-25T20:09:00Z" w16du:dateUtc="2026-09-26T00:09:00Z"/>
          <w:rFonts w:ascii="Calibri" w:eastAsia="Calibri" w:hAnsi="Calibri" w:cs="Calibri"/>
          <w:bCs/>
          <w:color w:val="000000"/>
          <w:sz w:val="16"/>
          <w:szCs w:val="16"/>
        </w:rPr>
      </w:pPr>
      <w:del w:id="182" w:author="Renata Kotsia" w:date="2026-09-25T20:09:00Z" w16du:dateUtc="2026-09-26T00:09:00Z">
        <w:r w:rsidRPr="007556DB">
          <w:rPr>
            <w:rFonts w:ascii="Times New Roman" w:eastAsia="Times New Roman" w:hAnsi="Times New Roman" w:cs="Times New Roman"/>
            <w:bCs/>
            <w:color w:val="000000"/>
            <w:sz w:val="16"/>
            <w:szCs w:val="16"/>
          </w:rPr>
          <w:delText xml:space="preserve">I agree to purchase a pit pass and competitor insurance before entering the pit area or engaging </w:delText>
        </w:r>
        <w:r w:rsidR="007556DB" w:rsidRPr="007556DB">
          <w:rPr>
            <w:rFonts w:ascii="Times New Roman" w:eastAsia="Times New Roman" w:hAnsi="Times New Roman" w:cs="Times New Roman"/>
            <w:bCs/>
            <w:color w:val="000000"/>
            <w:sz w:val="16"/>
            <w:szCs w:val="16"/>
          </w:rPr>
          <w:delText>in</w:delText>
        </w:r>
        <w:r w:rsidRPr="007556DB">
          <w:rPr>
            <w:rFonts w:ascii="Times New Roman" w:eastAsia="Times New Roman" w:hAnsi="Times New Roman" w:cs="Times New Roman"/>
            <w:bCs/>
            <w:color w:val="000000"/>
            <w:sz w:val="16"/>
            <w:szCs w:val="16"/>
          </w:rPr>
          <w:delText xml:space="preserve"> competition and in consideration of the foregoing.  I do hereby release, remise, and forever discharge VCTS, and all officers, directors, agents, employees, the </w:delText>
        </w:r>
        <w:r w:rsidR="007556DB" w:rsidRPr="007556DB">
          <w:rPr>
            <w:rFonts w:ascii="Times New Roman" w:eastAsia="Times New Roman" w:hAnsi="Times New Roman" w:cs="Times New Roman"/>
            <w:bCs/>
            <w:color w:val="000000"/>
            <w:sz w:val="16"/>
            <w:szCs w:val="16"/>
          </w:rPr>
          <w:delText>owners,</w:delText>
        </w:r>
        <w:r w:rsidRPr="007556DB">
          <w:rPr>
            <w:rFonts w:ascii="Times New Roman" w:eastAsia="Times New Roman" w:hAnsi="Times New Roman" w:cs="Times New Roman"/>
            <w:bCs/>
            <w:color w:val="000000"/>
            <w:sz w:val="16"/>
            <w:szCs w:val="16"/>
          </w:rPr>
          <w:delText xml:space="preserve"> and leases of premised of which events are conducted, the owners, sponsors, and manufacturers of all racing equipment upon the premises, from all liability claims. Actions and possible cause of action whatsoever that may occur to me or my heirs, next of kin, and personal representatives from every and any loss, damage, and injury (including death) that may be sustained by my person and/or property while in route into and out of premises of a sanctioned racing event or any premised where VCTS events are presented. </w:delText>
        </w:r>
      </w:del>
    </w:p>
    <w:p w14:paraId="02C61853" w14:textId="77777777" w:rsidR="0076109C" w:rsidRPr="007556DB" w:rsidRDefault="0076109C" w:rsidP="0076109C">
      <w:pPr>
        <w:spacing w:after="20"/>
        <w:rPr>
          <w:del w:id="183" w:author="Renata Kotsia" w:date="2026-09-25T20:09:00Z" w16du:dateUtc="2026-09-26T00:09:00Z"/>
          <w:rFonts w:ascii="Calibri" w:eastAsia="Calibri" w:hAnsi="Calibri" w:cs="Calibri"/>
          <w:i/>
          <w:iCs/>
          <w:color w:val="000000"/>
          <w:sz w:val="18"/>
          <w:szCs w:val="18"/>
        </w:rPr>
      </w:pPr>
      <w:del w:id="184" w:author="Renata Kotsia" w:date="2026-09-25T20:09:00Z" w16du:dateUtc="2026-09-26T00:09:00Z">
        <w:r w:rsidRPr="007556DB">
          <w:rPr>
            <w:rFonts w:ascii="Times New Roman" w:eastAsia="Times New Roman" w:hAnsi="Times New Roman" w:cs="Times New Roman"/>
            <w:b/>
            <w:i/>
            <w:iCs/>
            <w:color w:val="000000"/>
            <w:sz w:val="18"/>
            <w:szCs w:val="18"/>
          </w:rPr>
          <w:delText xml:space="preserve">I have read and fully understand this waiver and release of liability and indemnity agreement, and I know and understand my signature on this application form operates as a complete release of VCTS, together with its officers. Directors, officials, </w:delText>
        </w:r>
      </w:del>
    </w:p>
    <w:p w14:paraId="049FD56A" w14:textId="77777777" w:rsidR="0076109C" w:rsidRPr="007556DB" w:rsidRDefault="0076109C" w:rsidP="0076109C">
      <w:pPr>
        <w:spacing w:after="28" w:line="249" w:lineRule="auto"/>
        <w:ind w:left="-5" w:hanging="10"/>
        <w:rPr>
          <w:del w:id="185" w:author="Renata Kotsia" w:date="2026-09-25T20:09:00Z" w16du:dateUtc="2026-09-26T00:09:00Z"/>
          <w:rFonts w:ascii="Calibri" w:eastAsia="Calibri" w:hAnsi="Calibri" w:cs="Calibri"/>
          <w:i/>
          <w:iCs/>
          <w:color w:val="000000"/>
          <w:sz w:val="18"/>
          <w:szCs w:val="18"/>
        </w:rPr>
      </w:pPr>
      <w:del w:id="186" w:author="Renata Kotsia" w:date="2026-09-25T20:09:00Z" w16du:dateUtc="2026-09-26T00:09:00Z">
        <w:r w:rsidRPr="007556DB">
          <w:rPr>
            <w:rFonts w:ascii="Times New Roman" w:eastAsia="Times New Roman" w:hAnsi="Times New Roman" w:cs="Times New Roman"/>
            <w:b/>
            <w:i/>
            <w:iCs/>
            <w:color w:val="000000"/>
            <w:sz w:val="18"/>
            <w:szCs w:val="18"/>
          </w:rPr>
          <w:delText>representatives, agents, sponsors, and employees from any and all liability, including negligence, and I freely and willingly consent to this waiver and release of liability and indemnity agreement. No refund unless event is canceled for single race registrations.</w:delText>
        </w:r>
      </w:del>
    </w:p>
    <w:p w14:paraId="02CAEBE7" w14:textId="77777777" w:rsidR="0076109C" w:rsidRPr="007556DB" w:rsidRDefault="0076109C" w:rsidP="0076109C">
      <w:pPr>
        <w:spacing w:after="21"/>
        <w:rPr>
          <w:del w:id="187" w:author="Renata Kotsia" w:date="2026-09-25T20:09:00Z" w16du:dateUtc="2026-09-26T00:09:00Z"/>
          <w:rFonts w:ascii="Calibri" w:eastAsia="Calibri" w:hAnsi="Calibri" w:cs="Calibri"/>
          <w:i/>
          <w:iCs/>
          <w:color w:val="000000"/>
          <w:sz w:val="18"/>
          <w:szCs w:val="18"/>
        </w:rPr>
      </w:pPr>
      <w:del w:id="188" w:author="Renata Kotsia" w:date="2026-09-25T20:09:00Z" w16du:dateUtc="2026-09-26T00:09:00Z">
        <w:r w:rsidRPr="007556DB">
          <w:rPr>
            <w:rFonts w:ascii="Times New Roman" w:eastAsia="Times New Roman" w:hAnsi="Times New Roman" w:cs="Times New Roman"/>
            <w:b/>
            <w:i/>
            <w:iCs/>
            <w:color w:val="000000"/>
            <w:sz w:val="18"/>
            <w:szCs w:val="18"/>
          </w:rPr>
          <w:delText xml:space="preserve">By signing this registration form below, you are acknowledging you have read and fully understand VCTS rules, and you are 100% legal and understand the penalties if you are not. </w:delText>
        </w:r>
      </w:del>
    </w:p>
    <w:p w14:paraId="3DC89D5A" w14:textId="77777777" w:rsidR="0076109C" w:rsidRPr="0076109C" w:rsidRDefault="0076109C" w:rsidP="0076109C">
      <w:pPr>
        <w:spacing w:after="4" w:line="249" w:lineRule="auto"/>
        <w:ind w:left="-5" w:hanging="10"/>
        <w:rPr>
          <w:del w:id="189" w:author="Renata Kotsia" w:date="2026-09-25T20:09:00Z" w16du:dateUtc="2026-09-26T00:09:00Z"/>
          <w:rFonts w:ascii="Calibri" w:eastAsia="Calibri" w:hAnsi="Calibri" w:cs="Calibri"/>
          <w:color w:val="000000"/>
          <w:sz w:val="12"/>
          <w:szCs w:val="12"/>
        </w:rPr>
      </w:pPr>
    </w:p>
    <w:p w14:paraId="5449693B" w14:textId="77777777" w:rsidR="0076109C" w:rsidRPr="0076109C" w:rsidRDefault="0076109C" w:rsidP="006248D1">
      <w:pPr>
        <w:spacing w:after="178"/>
        <w:jc w:val="center"/>
        <w:rPr>
          <w:del w:id="190" w:author="Renata Kotsia" w:date="2026-09-25T20:09:00Z" w16du:dateUtc="2026-09-26T00:09:00Z"/>
          <w:rFonts w:ascii="Times New Roman" w:eastAsia="Times New Roman" w:hAnsi="Times New Roman" w:cs="Times New Roman"/>
          <w:b/>
          <w:color w:val="000000"/>
          <w:sz w:val="24"/>
          <w:szCs w:val="24"/>
          <w:highlight w:val="yellow"/>
        </w:rPr>
      </w:pPr>
      <w:del w:id="191" w:author="Renata Kotsia" w:date="2026-09-25T20:09:00Z" w16du:dateUtc="2026-09-26T00:09:00Z">
        <w:r w:rsidRPr="0076109C">
          <w:rPr>
            <w:rFonts w:ascii="Times New Roman" w:eastAsia="Times New Roman" w:hAnsi="Times New Roman" w:cs="Times New Roman"/>
            <w:b/>
            <w:color w:val="FF0000"/>
            <w:sz w:val="24"/>
            <w:szCs w:val="24"/>
            <w:highlight w:val="yellow"/>
          </w:rPr>
          <w:delText>Driver Signature:____________________________________________________   Date:_________________</w:delText>
        </w:r>
      </w:del>
    </w:p>
    <w:p w14:paraId="61784C53" w14:textId="78685153" w:rsidR="0076109C" w:rsidRPr="0076109C" w:rsidRDefault="0076109C" w:rsidP="006248D1">
      <w:pPr>
        <w:spacing w:after="178"/>
        <w:rPr>
          <w:del w:id="192" w:author="Renata Kotsia" w:date="2026-09-25T20:09:00Z" w16du:dateUtc="2026-09-26T00:09:00Z"/>
          <w:rFonts w:ascii="Times New Roman" w:eastAsia="Times New Roman" w:hAnsi="Times New Roman" w:cs="Times New Roman"/>
          <w:b/>
          <w:i/>
          <w:iCs/>
          <w:color w:val="FF0000"/>
          <w:sz w:val="16"/>
          <w:szCs w:val="16"/>
          <w:u w:val="single"/>
        </w:rPr>
      </w:pPr>
      <w:del w:id="193" w:author="Renata Kotsia" w:date="2026-09-25T20:09:00Z" w16du:dateUtc="2026-09-26T00:09:00Z">
        <w:r w:rsidRPr="0076109C">
          <w:rPr>
            <w:rFonts w:ascii="Times New Roman" w:eastAsia="Times New Roman" w:hAnsi="Times New Roman" w:cs="Times New Roman"/>
            <w:b/>
            <w:color w:val="000000"/>
            <w:sz w:val="18"/>
            <w:highlight w:val="yellow"/>
          </w:rPr>
          <w:delText xml:space="preserve"> </w:delText>
        </w:r>
      </w:del>
    </w:p>
    <w:p w14:paraId="5F14F32D" w14:textId="77777777" w:rsidR="0076109C" w:rsidRPr="0076109C" w:rsidRDefault="0076109C" w:rsidP="0076109C">
      <w:pPr>
        <w:spacing w:after="27"/>
        <w:rPr>
          <w:del w:id="194" w:author="Renata Kotsia" w:date="2026-09-25T20:09:00Z" w16du:dateUtc="2026-09-26T00:09:00Z"/>
          <w:rFonts w:ascii="Calibri" w:eastAsia="Calibri" w:hAnsi="Calibri" w:cs="Calibri"/>
          <w:b/>
          <w:i/>
          <w:iCs/>
          <w:color w:val="FF0000"/>
          <w:sz w:val="24"/>
          <w:szCs w:val="24"/>
          <w:u w:val="single"/>
        </w:rPr>
      </w:pPr>
      <w:del w:id="195" w:author="Renata Kotsia" w:date="2026-09-25T20:09:00Z" w16du:dateUtc="2026-09-26T00:09:00Z">
        <w:r w:rsidRPr="0076109C">
          <w:rPr>
            <w:rFonts w:ascii="Times New Roman" w:eastAsia="Times New Roman" w:hAnsi="Times New Roman" w:cs="Times New Roman"/>
            <w:b/>
            <w:i/>
            <w:iCs/>
            <w:color w:val="FF0000"/>
            <w:sz w:val="24"/>
            <w:szCs w:val="24"/>
            <w:u w:val="single"/>
          </w:rPr>
          <w:delText>THIS AREA FOR VCTS USE ONLY PLEASE</w:delText>
        </w:r>
      </w:del>
    </w:p>
    <w:p w14:paraId="41C1FC2F" w14:textId="77777777" w:rsidR="0076109C" w:rsidRPr="0076109C" w:rsidRDefault="0076109C" w:rsidP="0076109C">
      <w:pPr>
        <w:spacing w:after="0"/>
        <w:rPr>
          <w:del w:id="196" w:author="Renata Kotsia" w:date="2026-09-25T20:09:00Z" w16du:dateUtc="2026-09-26T00:09:00Z"/>
          <w:rFonts w:ascii="Times New Roman" w:eastAsia="Times New Roman" w:hAnsi="Times New Roman" w:cs="Times New Roman"/>
          <w:color w:val="000000"/>
          <w:sz w:val="28"/>
        </w:rPr>
      </w:pPr>
      <w:del w:id="197" w:author="Renata Kotsia" w:date="2026-09-25T20:09:00Z" w16du:dateUtc="2026-09-26T00:09:00Z">
        <w:r w:rsidRPr="0076109C">
          <w:rPr>
            <w:rFonts w:ascii="Times New Roman" w:eastAsia="Times New Roman" w:hAnsi="Times New Roman" w:cs="Times New Roman"/>
            <w:color w:val="000000"/>
            <w:sz w:val="28"/>
          </w:rPr>
          <w:delText>Date Paid: __/__/__   Cash: _____ Check #: ________ CC/Debit: ____ MO#: ________________</w:delText>
        </w:r>
      </w:del>
    </w:p>
    <w:p w14:paraId="5A6851CC" w14:textId="77777777" w:rsidR="0076109C" w:rsidRPr="00FC58C6" w:rsidRDefault="0076109C">
      <w:pPr>
        <w:rPr>
          <w:sz w:val="18"/>
          <w:rPrChange w:id="198" w:author="Renata Kotsia" w:date="2026-09-25T20:09:00Z" w16du:dateUtc="2026-09-26T00:09:00Z">
            <w:rPr/>
          </w:rPrChange>
        </w:rPr>
      </w:pPr>
    </w:p>
    <w:sectPr w:rsidR="0076109C" w:rsidRPr="00FC58C6" w:rsidSect="004C6361">
      <w:headerReference w:type="default" r:id="rId10"/>
      <w:footerReference w:type="default" r:id="rId11"/>
      <w:pgSz w:w="11906" w:h="16838" w:code="0"/>
      <w:pgMar w:top="1440" w:right="1440" w:bottom="284" w:left="1440" w:header="708" w:footer="708" w:gutter="0"/>
      <w:cols w:space="708"/>
      <w:docGrid w:linePitch="360"/>
      <w:sectPrChange w:id="202" w:author="Renata Kotsia" w:date="2026-09-25T20:09:00Z" w16du:dateUtc="2026-09-26T00:09:00Z">
        <w:sectPr w:rsidR="0076109C" w:rsidRPr="00FC58C6" w:rsidSect="004C6361">
          <w:pgSz w:w="12240" w:h="15840" w:code="1"/>
          <w:pgMar w:top="144" w:right="360" w:bottom="144" w:left="360" w:header="720" w:footer="720" w:gutter="0"/>
          <w:cols w:space="720"/>
          <w:docGrid w:linePitch="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64CA10C" w14:textId="77777777" w:rsidR="006B5AF1" w:rsidRDefault="006B5AF1" w:rsidP="00FF606A">
      <w:pPr>
        <w:spacing w:after="0" w:line="240" w:lineRule="auto"/>
      </w:pPr>
      <w:r>
        <w:separator/>
      </w:r>
    </w:p>
  </w:endnote>
  <w:endnote w:type="continuationSeparator" w:id="0">
    <w:p w14:paraId="2508B40A" w14:textId="77777777" w:rsidR="006B5AF1" w:rsidRDefault="006B5AF1" w:rsidP="00FF60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5002EFF" w:usb1="C000E47F" w:usb2="0000002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A972DE" w14:textId="77777777" w:rsidR="00FF606A" w:rsidRDefault="00FF60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723B99C" w14:textId="77777777" w:rsidR="006B5AF1" w:rsidRDefault="006B5AF1" w:rsidP="00FF606A">
      <w:pPr>
        <w:spacing w:after="0" w:line="240" w:lineRule="auto"/>
      </w:pPr>
      <w:r>
        <w:separator/>
      </w:r>
    </w:p>
  </w:footnote>
  <w:footnote w:type="continuationSeparator" w:id="0">
    <w:p w14:paraId="1BFAFD88" w14:textId="77777777" w:rsidR="006B5AF1" w:rsidRDefault="006B5AF1" w:rsidP="00FF60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66A49B" w14:textId="40EADBDA" w:rsidR="006611EA" w:rsidRDefault="006B5AF1" w:rsidP="004C6361">
    <w:pPr>
      <w:pStyle w:val="Header"/>
      <w:ind w:left="-426"/>
      <w:rPr>
        <w:ins w:id="199" w:author="Renata Kotsia" w:date="2026-09-25T20:09:00Z" w16du:dateUtc="2026-09-26T00:09:00Z"/>
        <w:b/>
        <w:color w:val="808080"/>
        <w:sz w:val="16"/>
      </w:rPr>
    </w:pPr>
    <w:ins w:id="200" w:author="Renata Kotsia" w:date="2026-09-25T20:09:00Z" w16du:dateUtc="2026-09-26T00:09:00Z">
      <w:r>
        <w:rPr>
          <w:noProof/>
        </w:rPr>
        <w:pict w14:anchorId="6ED47A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alt="" style="position:absolute;left:0;text-align:left;margin-left:378.9pt;margin-top:-10.8pt;width:95.1pt;height:32.25pt;z-index:251659264;mso-wrap-edited:f;mso-width-percent:0;mso-height-percent:0;mso-width-percent:0;mso-height-percent:0">
            <v:imagedata r:id="rId1" o:title="ISUOG_tiny" cropright="7015f"/>
          </v:shape>
        </w:pict>
      </w:r>
      <w:r w:rsidR="00047B76">
        <w:rPr>
          <w:b/>
          <w:color w:val="808080"/>
          <w:sz w:val="16"/>
        </w:rPr>
        <w:t>U</w:t>
      </w:r>
      <w:r w:rsidR="00301109">
        <w:rPr>
          <w:b/>
          <w:color w:val="808080"/>
          <w:sz w:val="16"/>
        </w:rPr>
        <w:t xml:space="preserve">OG </w:t>
      </w:r>
      <w:r w:rsidR="00047B76">
        <w:rPr>
          <w:b/>
          <w:color w:val="808080"/>
          <w:sz w:val="16"/>
        </w:rPr>
        <w:t xml:space="preserve">Editor-in-Chief </w:t>
      </w:r>
      <w:r w:rsidR="00301109">
        <w:rPr>
          <w:b/>
          <w:color w:val="808080"/>
          <w:sz w:val="16"/>
        </w:rPr>
        <w:t>application form</w:t>
      </w:r>
    </w:ins>
  </w:p>
  <w:p w14:paraId="75D5F4DD" w14:textId="77777777" w:rsidR="00FF606A" w:rsidRPr="001E7738" w:rsidRDefault="00FF606A">
    <w:pPr>
      <w:pStyle w:val="Header"/>
      <w:rPr>
        <w:b/>
        <w:color w:val="808080"/>
        <w:sz w:val="16"/>
        <w:rPrChange w:id="201" w:author="Renata Kotsia" w:date="2026-09-25T20:09:00Z" w16du:dateUtc="2026-09-26T00:09:00Z">
          <w:rPr/>
        </w:rPrChange>
      </w:rP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09C"/>
    <w:rsid w:val="0000301D"/>
    <w:rsid w:val="0003482B"/>
    <w:rsid w:val="00040DD0"/>
    <w:rsid w:val="00047B76"/>
    <w:rsid w:val="0006149A"/>
    <w:rsid w:val="000B2220"/>
    <w:rsid w:val="0011438B"/>
    <w:rsid w:val="001F2901"/>
    <w:rsid w:val="001F48A0"/>
    <w:rsid w:val="00212A45"/>
    <w:rsid w:val="00255BA7"/>
    <w:rsid w:val="00274D8E"/>
    <w:rsid w:val="002C53E3"/>
    <w:rsid w:val="002E6776"/>
    <w:rsid w:val="00301109"/>
    <w:rsid w:val="0031614F"/>
    <w:rsid w:val="003676B4"/>
    <w:rsid w:val="0041212F"/>
    <w:rsid w:val="00451FCD"/>
    <w:rsid w:val="00480948"/>
    <w:rsid w:val="004864A6"/>
    <w:rsid w:val="00487ED3"/>
    <w:rsid w:val="004B225A"/>
    <w:rsid w:val="004C1691"/>
    <w:rsid w:val="004C6361"/>
    <w:rsid w:val="005276BE"/>
    <w:rsid w:val="005434C4"/>
    <w:rsid w:val="005E33BB"/>
    <w:rsid w:val="006248D1"/>
    <w:rsid w:val="006611EA"/>
    <w:rsid w:val="00681D84"/>
    <w:rsid w:val="006B5AF1"/>
    <w:rsid w:val="0071637C"/>
    <w:rsid w:val="007358F7"/>
    <w:rsid w:val="007556DB"/>
    <w:rsid w:val="0076109C"/>
    <w:rsid w:val="00762498"/>
    <w:rsid w:val="007E074A"/>
    <w:rsid w:val="00883AE1"/>
    <w:rsid w:val="008C0AD9"/>
    <w:rsid w:val="008E6715"/>
    <w:rsid w:val="009A2516"/>
    <w:rsid w:val="009E25ED"/>
    <w:rsid w:val="00A03E77"/>
    <w:rsid w:val="00A22EED"/>
    <w:rsid w:val="00AC6767"/>
    <w:rsid w:val="00AE075A"/>
    <w:rsid w:val="00B32C39"/>
    <w:rsid w:val="00B8550B"/>
    <w:rsid w:val="00BD74A8"/>
    <w:rsid w:val="00BE561A"/>
    <w:rsid w:val="00C2528F"/>
    <w:rsid w:val="00D243E0"/>
    <w:rsid w:val="00D52BEA"/>
    <w:rsid w:val="00D850D0"/>
    <w:rsid w:val="00DA7A06"/>
    <w:rsid w:val="00DA7F91"/>
    <w:rsid w:val="00E01A43"/>
    <w:rsid w:val="00E12D36"/>
    <w:rsid w:val="00F01F28"/>
    <w:rsid w:val="00F67B9F"/>
    <w:rsid w:val="00F70D1D"/>
    <w:rsid w:val="00F71709"/>
    <w:rsid w:val="00FC58C6"/>
    <w:rsid w:val="00FE303A"/>
    <w:rsid w:val="00FF60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E13BB5"/>
  <w15:chartTrackingRefBased/>
  <w15:docId w15:val="{51CEED88-FFE0-48A8-A911-8C766BC91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76109C"/>
    <w:pPr>
      <w:spacing w:after="0" w:line="240" w:lineRule="auto"/>
    </w:pPr>
    <w:rPr>
      <w:rFonts w:eastAsiaTheme="minorEastAsia"/>
    </w:rPr>
    <w:tblPr>
      <w:tblCellMar>
        <w:top w:w="0" w:type="dxa"/>
        <w:left w:w="0" w:type="dxa"/>
        <w:bottom w:w="0" w:type="dxa"/>
        <w:right w:w="0" w:type="dxa"/>
      </w:tblCellMar>
    </w:tblPr>
  </w:style>
  <w:style w:type="paragraph" w:styleId="Header">
    <w:name w:val="header"/>
    <w:basedOn w:val="Normal"/>
    <w:link w:val="HeaderChar"/>
    <w:rsid w:val="00301109"/>
    <w:pPr>
      <w:tabs>
        <w:tab w:val="center" w:pos="4153"/>
        <w:tab w:val="right" w:pos="8306"/>
      </w:tabs>
      <w:spacing w:after="0" w:line="240" w:lineRule="auto"/>
      <w:pPrChange w:id="0" w:author="Renata Kotsia" w:date="2026-09-25T20:09:00Z">
        <w:pPr>
          <w:tabs>
            <w:tab w:val="center" w:pos="4153"/>
            <w:tab w:val="right" w:pos="8306"/>
          </w:tabs>
        </w:pPr>
      </w:pPrChange>
    </w:pPr>
    <w:rPr>
      <w:rFonts w:ascii="Arial" w:eastAsia="Times New Roman" w:hAnsi="Arial" w:cs="Times New Roman"/>
      <w:sz w:val="20"/>
      <w:szCs w:val="24"/>
      <w:lang w:val="en-GB"/>
      <w:rPrChange w:id="0" w:author="Renata Kotsia" w:date="2026-09-25T20:09:00Z">
        <w:rPr>
          <w:rFonts w:ascii="Arial" w:hAnsi="Arial"/>
          <w:szCs w:val="24"/>
          <w:lang w:val="en-GB" w:eastAsia="en-US" w:bidi="ar-SA"/>
        </w:rPr>
      </w:rPrChange>
    </w:rPr>
  </w:style>
  <w:style w:type="character" w:customStyle="1" w:styleId="HeaderChar">
    <w:name w:val="Header Char"/>
    <w:basedOn w:val="DefaultParagraphFont"/>
    <w:link w:val="Header"/>
    <w:rsid w:val="00FF606A"/>
    <w:rPr>
      <w:rFonts w:ascii="Arial" w:eastAsia="Times New Roman" w:hAnsi="Arial" w:cs="Times New Roman"/>
      <w:sz w:val="20"/>
      <w:szCs w:val="24"/>
      <w:lang w:val="en-GB"/>
    </w:rPr>
  </w:style>
  <w:style w:type="paragraph" w:styleId="Footer">
    <w:name w:val="footer"/>
    <w:basedOn w:val="Normal"/>
    <w:link w:val="FooterChar"/>
    <w:uiPriority w:val="99"/>
    <w:rsid w:val="00301109"/>
    <w:pPr>
      <w:tabs>
        <w:tab w:val="center" w:pos="4153"/>
        <w:tab w:val="right" w:pos="8306"/>
      </w:tabs>
      <w:spacing w:after="0" w:line="240" w:lineRule="auto"/>
      <w:pPrChange w:id="1" w:author="Renata Kotsia" w:date="2026-09-25T20:09:00Z">
        <w:pPr>
          <w:tabs>
            <w:tab w:val="center" w:pos="4153"/>
            <w:tab w:val="right" w:pos="8306"/>
          </w:tabs>
        </w:pPr>
      </w:pPrChange>
    </w:pPr>
    <w:rPr>
      <w:rFonts w:ascii="Arial" w:eastAsia="Times New Roman" w:hAnsi="Arial" w:cs="Times New Roman"/>
      <w:sz w:val="20"/>
      <w:szCs w:val="24"/>
      <w:lang w:val="en-GB"/>
      <w:rPrChange w:id="1" w:author="Renata Kotsia" w:date="2026-09-25T20:09:00Z">
        <w:rPr>
          <w:rFonts w:ascii="Arial" w:hAnsi="Arial"/>
          <w:szCs w:val="24"/>
          <w:lang w:val="en-GB" w:eastAsia="en-US" w:bidi="ar-SA"/>
        </w:rPr>
      </w:rPrChange>
    </w:rPr>
  </w:style>
  <w:style w:type="character" w:customStyle="1" w:styleId="FooterChar">
    <w:name w:val="Footer Char"/>
    <w:basedOn w:val="DefaultParagraphFont"/>
    <w:link w:val="Footer"/>
    <w:uiPriority w:val="99"/>
    <w:rsid w:val="00FF606A"/>
    <w:rPr>
      <w:rFonts w:ascii="Arial" w:eastAsia="Times New Roman" w:hAnsi="Arial" w:cs="Times New Roman"/>
      <w:sz w:val="20"/>
      <w:szCs w:val="24"/>
      <w:lang w:val="en-GB"/>
    </w:rPr>
  </w:style>
  <w:style w:type="character" w:styleId="Hyperlink">
    <w:name w:val="Hyperlink"/>
    <w:uiPriority w:val="99"/>
    <w:unhideWhenUsed/>
    <w:rsid w:val="00FF606A"/>
    <w:rPr>
      <w:color w:val="0000FF"/>
      <w:u w:val="single"/>
    </w:rPr>
  </w:style>
  <w:style w:type="character" w:styleId="CommentReference">
    <w:name w:val="annotation reference"/>
    <w:basedOn w:val="DefaultParagraphFont"/>
    <w:uiPriority w:val="99"/>
    <w:semiHidden/>
    <w:unhideWhenUsed/>
    <w:rsid w:val="00FF606A"/>
    <w:rPr>
      <w:sz w:val="16"/>
      <w:szCs w:val="16"/>
    </w:rPr>
  </w:style>
  <w:style w:type="paragraph" w:styleId="CommentText">
    <w:name w:val="annotation text"/>
    <w:basedOn w:val="Normal"/>
    <w:link w:val="CommentTextChar"/>
    <w:uiPriority w:val="99"/>
    <w:semiHidden/>
    <w:unhideWhenUsed/>
    <w:rsid w:val="00B8550B"/>
    <w:pPr>
      <w:spacing w:line="240" w:lineRule="auto"/>
      <w:pPrChange w:id="2" w:author="Renata Kotsia" w:date="2026-09-25T20:09:00Z">
        <w:pPr>
          <w:spacing w:after="160"/>
        </w:pPr>
      </w:pPrChange>
    </w:pPr>
    <w:rPr>
      <w:rFonts w:ascii="Arial" w:hAnsi="Arial" w:cs="Arial"/>
      <w:sz w:val="20"/>
      <w:szCs w:val="20"/>
      <w:lang w:val="en-GB"/>
      <w:rPrChange w:id="2" w:author="Renata Kotsia" w:date="2026-09-25T20:09:00Z">
        <w:rPr>
          <w:rFonts w:ascii="Arial" w:eastAsiaTheme="minorHAnsi" w:hAnsi="Arial" w:cs="Arial"/>
          <w:lang w:val="en-GB" w:eastAsia="en-US" w:bidi="ar-SA"/>
        </w:rPr>
      </w:rPrChange>
    </w:rPr>
  </w:style>
  <w:style w:type="character" w:customStyle="1" w:styleId="CommentTextChar">
    <w:name w:val="Comment Text Char"/>
    <w:basedOn w:val="DefaultParagraphFont"/>
    <w:link w:val="CommentText"/>
    <w:uiPriority w:val="99"/>
    <w:semiHidden/>
    <w:rsid w:val="00FF606A"/>
    <w:rPr>
      <w:rFonts w:ascii="Arial" w:hAnsi="Arial" w:cs="Arial"/>
      <w:sz w:val="20"/>
      <w:szCs w:val="20"/>
      <w:lang w:val="en-GB"/>
    </w:rPr>
  </w:style>
  <w:style w:type="paragraph" w:styleId="CommentSubject">
    <w:name w:val="annotation subject"/>
    <w:basedOn w:val="CommentText"/>
    <w:next w:val="CommentText"/>
    <w:link w:val="CommentSubjectChar"/>
    <w:uiPriority w:val="99"/>
    <w:semiHidden/>
    <w:unhideWhenUsed/>
    <w:rsid w:val="00FF606A"/>
    <w:rPr>
      <w:b/>
      <w:bCs/>
    </w:rPr>
  </w:style>
  <w:style w:type="character" w:customStyle="1" w:styleId="CommentSubjectChar">
    <w:name w:val="Comment Subject Char"/>
    <w:basedOn w:val="CommentTextChar"/>
    <w:link w:val="CommentSubject"/>
    <w:uiPriority w:val="99"/>
    <w:semiHidden/>
    <w:rsid w:val="00FF606A"/>
    <w:rPr>
      <w:rFonts w:ascii="Arial" w:hAnsi="Arial" w:cs="Arial"/>
      <w:b/>
      <w:bCs/>
      <w:sz w:val="20"/>
      <w:szCs w:val="20"/>
      <w:lang w:val="en-GB"/>
    </w:rPr>
  </w:style>
  <w:style w:type="paragraph" w:styleId="BalloonText">
    <w:name w:val="Balloon Text"/>
    <w:basedOn w:val="Normal"/>
    <w:link w:val="BalloonTextChar"/>
    <w:uiPriority w:val="99"/>
    <w:semiHidden/>
    <w:unhideWhenUsed/>
    <w:rsid w:val="00FF606A"/>
    <w:pPr>
      <w:spacing w:after="0" w:line="240" w:lineRule="auto"/>
    </w:pPr>
    <w:rPr>
      <w:rFonts w:ascii="Segoe UI" w:hAnsi="Segoe UI" w:cs="Segoe UI"/>
      <w:sz w:val="18"/>
      <w:szCs w:val="18"/>
      <w:lang w:val="en-GB"/>
    </w:rPr>
  </w:style>
  <w:style w:type="character" w:customStyle="1" w:styleId="BalloonTextChar">
    <w:name w:val="Balloon Text Char"/>
    <w:basedOn w:val="DefaultParagraphFont"/>
    <w:link w:val="BalloonText"/>
    <w:uiPriority w:val="99"/>
    <w:semiHidden/>
    <w:rsid w:val="00FF606A"/>
    <w:rPr>
      <w:rFonts w:ascii="Segoe UI" w:hAnsi="Segoe UI" w:cs="Segoe UI"/>
      <w:sz w:val="18"/>
      <w:szCs w:val="18"/>
      <w:lang w:val="en-GB"/>
    </w:rPr>
  </w:style>
  <w:style w:type="character" w:styleId="UnresolvedMention">
    <w:name w:val="Unresolved Mention"/>
    <w:basedOn w:val="DefaultParagraphFont"/>
    <w:uiPriority w:val="99"/>
    <w:semiHidden/>
    <w:unhideWhenUsed/>
    <w:rsid w:val="00FF60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59741132">
      <w:bodyDiv w:val="1"/>
      <w:marLeft w:val="0"/>
      <w:marRight w:val="0"/>
      <w:marTop w:val="0"/>
      <w:marBottom w:val="0"/>
      <w:divBdr>
        <w:top w:val="none" w:sz="0" w:space="0" w:color="auto"/>
        <w:left w:val="none" w:sz="0" w:space="0" w:color="auto"/>
        <w:bottom w:val="none" w:sz="0" w:space="0" w:color="auto"/>
        <w:right w:val="none" w:sz="0" w:space="0" w:color="auto"/>
      </w:divBdr>
    </w:div>
    <w:div w:id="1442796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214A17C6A29741A2F292FC5CEE0C8C" ma:contentTypeVersion="13" ma:contentTypeDescription="Create a new document." ma:contentTypeScope="" ma:versionID="535a77cc4817bdd30bed6fed0ccd2df5">
  <xsd:schema xmlns:xsd="http://www.w3.org/2001/XMLSchema" xmlns:xs="http://www.w3.org/2001/XMLSchema" xmlns:p="http://schemas.microsoft.com/office/2006/metadata/properties" xmlns:ns2="529e9ab6-e64a-4274-8205-6df2ae55b038" xmlns:ns3="32d959d4-bd39-4a03-8053-226e0a73a35d" targetNamespace="http://schemas.microsoft.com/office/2006/metadata/properties" ma:root="true" ma:fieldsID="ff2b6dc5a6b1df7b03106e7c3a774049" ns2:_="" ns3:_="">
    <xsd:import namespace="529e9ab6-e64a-4274-8205-6df2ae55b038"/>
    <xsd:import namespace="32d959d4-bd39-4a03-8053-226e0a73a35d"/>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9e9ab6-e64a-4274-8205-6df2ae55b038"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947fb5a4-a0ac-49d0-9a4e-8590e20716b9"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2d959d4-bd39-4a03-8053-226e0a73a35d"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13d8c34a-7f38-44f5-a8e7-c781c9b378c9}" ma:internalName="TaxCatchAll" ma:showField="CatchAllData" ma:web="32d959d4-bd39-4a03-8053-226e0a73a3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29e9ab6-e64a-4274-8205-6df2ae55b038">
      <Terms xmlns="http://schemas.microsoft.com/office/infopath/2007/PartnerControls"/>
    </lcf76f155ced4ddcb4097134ff3c332f>
    <TaxCatchAll xmlns="32d959d4-bd39-4a03-8053-226e0a73a35d" xsi:nil="true"/>
  </documentManagement>
</p:properties>
</file>

<file path=customXml/itemProps1.xml><?xml version="1.0" encoding="utf-8"?>
<ds:datastoreItem xmlns:ds="http://schemas.openxmlformats.org/officeDocument/2006/customXml" ds:itemID="{913EDDB3-7FCF-47E6-B1A6-8226A39FC1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9e9ab6-e64a-4274-8205-6df2ae55b038"/>
    <ds:schemaRef ds:uri="32d959d4-bd39-4a03-8053-226e0a73a3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CC9F86C-E7C1-4386-8405-9CD9F0F38D64}">
  <ds:schemaRefs>
    <ds:schemaRef ds:uri="http://schemas.microsoft.com/sharepoint/v3/contenttype/forms"/>
  </ds:schemaRefs>
</ds:datastoreItem>
</file>

<file path=customXml/itemProps3.xml><?xml version="1.0" encoding="utf-8"?>
<ds:datastoreItem xmlns:ds="http://schemas.openxmlformats.org/officeDocument/2006/customXml" ds:itemID="{FB4AD0DE-5E8E-4619-B63D-CB977C5B4DD1}">
  <ds:schemaRefs>
    <ds:schemaRef ds:uri="http://schemas.microsoft.com/office/2006/metadata/properties"/>
    <ds:schemaRef ds:uri="http://schemas.microsoft.com/office/infopath/2007/PartnerControls"/>
    <ds:schemaRef ds:uri="529e9ab6-e64a-4274-8205-6df2ae55b038"/>
    <ds:schemaRef ds:uri="32d959d4-bd39-4a03-8053-226e0a73a35d"/>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842</Words>
  <Characters>4801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Linda Redmond</dc:creator>
  <cp:keywords/>
  <dc:description/>
  <cp:lastModifiedBy>Arthur Souza Rodrigues</cp:lastModifiedBy>
  <cp:revision>1</cp:revision>
  <cp:lastPrinted>2024-12-26T18:16:00Z</cp:lastPrinted>
  <dcterms:created xsi:type="dcterms:W3CDTF">2024-11-26T23:14:00Z</dcterms:created>
  <dcterms:modified xsi:type="dcterms:W3CDTF">2026-09-26T00:09:00Z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0x0101008E214A17C6A29741A2F292FC5CEE0C8C</vt:lpwstr>
  </property>
  <property fmtid="{D5CDD505-2E9C-101B-9397-08002B2CF9AE}" pid="3" name="Order">
    <vt:r8>2045200</vt:r8>
  </property>
  <property fmtid="{D5CDD505-2E9C-101B-9397-08002B2CF9AE}" pid="4" name="MediaServiceImageTags">
    <vt:lpwstr/>
  </property>
</Properties>
</file>