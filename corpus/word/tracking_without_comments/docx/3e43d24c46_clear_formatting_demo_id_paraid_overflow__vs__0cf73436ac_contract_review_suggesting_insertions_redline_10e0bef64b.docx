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14AD7" w14:textId="77777777" w:rsidR="00785886" w:rsidRDefault="00E97D08">
      <w:pPr>
        <w:rPr>
          <w:ins w:id="0" w:author="Comparison" w:date="2026-09-26T14:39:00Z" w16du:dateUtc="2026-09-26T18:39:00Z"/>
        </w:rPr>
      </w:pPr>
      <w:ins w:id="1" w:author="Comparison" w:date="2026-09-26T14:39:00Z" w16du:dateUtc="2026-09-26T18:39:00Z">
        <w:r>
          <w:t>Contract Review</w:t>
        </w:r>
      </w:ins>
    </w:p>
    <w:p w14:paraId="2130FAB1" w14:textId="77777777" w:rsidR="00785886" w:rsidRDefault="00785886">
      <w:pPr>
        <w:rPr>
          <w:ins w:id="2" w:author="Comparison" w:date="2026-09-26T14:39:00Z" w16du:dateUtc="2026-09-26T18:3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5886" w14:paraId="5BC1BAB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E27F2" w14:textId="77777777" w:rsidR="00785886" w:rsidRDefault="00E97D08">
            <w:pPr>
              <w:rPr>
                <w:ins w:id="4" w:author="Comparison" w:date="2026-09-26T14:39:00Z" w16du:dateUtc="2026-09-26T18:39:00Z"/>
              </w:rPr>
            </w:pPr>
            <w:ins w:id="5" w:author="Comparison" w:date="2026-09-26T14:39:00Z" w16du:dateUtc="2026-09-26T18:39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7257" w14:textId="77777777" w:rsidR="00785886" w:rsidRDefault="00E97D08">
            <w:pPr>
              <w:rPr>
                <w:ins w:id="6" w:author="Comparison" w:date="2026-09-26T14:39:00Z" w16du:dateUtc="2026-09-26T18:39:00Z"/>
              </w:rPr>
            </w:pPr>
            <w:ins w:id="7" w:author="Comparison" w:date="2026-09-26T14:39:00Z" w16du:dateUtc="2026-09-26T18:39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3E03" w14:textId="77777777" w:rsidR="00785886" w:rsidRDefault="00E97D08">
            <w:pPr>
              <w:rPr>
                <w:ins w:id="8" w:author="Comparison" w:date="2026-09-26T14:39:00Z" w16du:dateUtc="2026-09-26T18:39:00Z"/>
              </w:rPr>
            </w:pPr>
            <w:ins w:id="9" w:author="Comparison" w:date="2026-09-26T14:39:00Z" w16du:dateUtc="2026-09-26T18:39:00Z">
              <w:r>
                <w:t>Notes</w:t>
              </w:r>
            </w:ins>
          </w:p>
        </w:tc>
      </w:tr>
      <w:tr w:rsidR="00785886" w14:paraId="4D3F88D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4FE8" w14:textId="77777777" w:rsidR="00785886" w:rsidRDefault="00E97D08">
            <w:pPr>
              <w:rPr>
                <w:ins w:id="11" w:author="Comparison" w:date="2026-09-26T14:39:00Z" w16du:dateUtc="2026-09-26T18:39:00Z"/>
              </w:rPr>
            </w:pPr>
            <w:ins w:id="12" w:author="Comparison" w:date="2026-09-26T14:39:00Z" w16du:dateUtc="2026-09-26T18:39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450E" w14:textId="77777777" w:rsidR="00785886" w:rsidRDefault="00E97D08">
            <w:pPr>
              <w:rPr>
                <w:ins w:id="13" w:author="Comparison" w:date="2026-09-26T14:39:00Z" w16du:dateUtc="2026-09-26T18:39:00Z"/>
              </w:rPr>
            </w:pPr>
            <w:ins w:id="14" w:author="Comparison" w:date="2026-09-26T14:39:00Z" w16du:dateUtc="2026-09-26T18:39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18C1" w14:textId="77777777" w:rsidR="00785886" w:rsidRDefault="00E97D08">
            <w:pPr>
              <w:rPr>
                <w:ins w:id="15" w:author="Comparison" w:date="2026-09-26T14:39:00Z" w16du:dateUtc="2026-09-26T18:39:00Z"/>
              </w:rPr>
            </w:pPr>
            <w:ins w:id="16" w:author="Comparison" w:date="2026-09-26T14:39:00Z" w16du:dateUtc="2026-09-26T18:39:00Z">
              <w:r>
                <w:t>Net 30 days</w:t>
              </w:r>
            </w:ins>
          </w:p>
        </w:tc>
      </w:tr>
      <w:tr w:rsidR="00785886" w14:paraId="16714B6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9890" w14:textId="77777777" w:rsidR="00785886" w:rsidRDefault="00E97D08">
            <w:pPr>
              <w:rPr>
                <w:ins w:id="18" w:author="Comparison" w:date="2026-09-26T14:39:00Z" w16du:dateUtc="2026-09-26T18:39:00Z"/>
              </w:rPr>
            </w:pPr>
            <w:ins w:id="19" w:author="Comparison" w:date="2026-09-26T14:39:00Z" w16du:dateUtc="2026-09-26T18:39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8F9A" w14:textId="77777777" w:rsidR="00785886" w:rsidRDefault="00785886">
            <w:pPr>
              <w:rPr>
                <w:ins w:id="20" w:author="Comparison" w:date="2026-09-26T14:39:00Z" w16du:dateUtc="2026-09-26T18:39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BEC5" w14:textId="77777777" w:rsidR="00785886" w:rsidRDefault="00E97D08">
            <w:pPr>
              <w:rPr>
                <w:ins w:id="21" w:author="Comparison" w:date="2026-09-26T14:39:00Z" w16du:dateUtc="2026-09-26T18:39:00Z"/>
              </w:rPr>
            </w:pPr>
            <w:ins w:id="22" w:author="Comparison" w:date="2026-09-26T14:39:00Z" w16du:dateUtc="2026-09-26T18:39:00Z">
              <w:r>
                <w:t>In ReviewLimit to $500K</w:t>
              </w:r>
            </w:ins>
          </w:p>
        </w:tc>
      </w:tr>
    </w:tbl>
    <w:p w14:paraId="2FC61EFA" w14:textId="77777777" w:rsidR="0046703A" w:rsidRDefault="00E97D08">
      <w:pPr>
        <w:rPr>
          <w:del w:id="23" w:author="Comparison" w:date="2026-09-26T14:39:00Z" w16du:dateUtc="2026-09-26T18:39:00Z"/>
        </w:rPr>
      </w:pPr>
      <w:del w:id="24" w:author="Comparison" w:date="2026-09-26T14:39:00Z" w16du:dateUtc="2026-09-26T18:39:00Z">
        <w:r>
          <w:delText>Clear Formatting Demo</w:delText>
        </w:r>
      </w:del>
    </w:p>
    <w:p w14:paraId="5E9F3396" w14:textId="77777777" w:rsidR="0046703A" w:rsidRDefault="00E97D08">
      <w:pPr>
        <w:rPr>
          <w:del w:id="25" w:author="Comparison" w:date="2026-09-26T14:39:00Z" w16du:dateUtc="2026-09-26T18:39:00Z"/>
        </w:rPr>
      </w:pPr>
      <w:del w:id="26" w:author="Comparison" w:date="2026-09-26T14:39:00Z" w16du:dateUtc="2026-09-26T18:39:00Z">
        <w:r>
          <w:delText>This document demonstrates clear formatting.</w:delText>
        </w:r>
      </w:del>
    </w:p>
    <w:p w14:paraId="1C8AE85F" w14:textId="77777777" w:rsidR="0046703A" w:rsidRDefault="00E97D08">
      <w:del w:id="27" w:author="Comparison" w:date="2026-09-26T14:39:00Z" w16du:dateUtc="2026-09-26T18:39:00Z">
        <w:r>
          <w:delText>Text with bold, italic, underline formatting removed.</w:delText>
        </w:r>
      </w:del>
    </w:p>
    <w:sectPr w:rsidR="004670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03A"/>
    <w:rsid w:val="002D40D6"/>
    <w:rsid w:val="0046703A"/>
    <w:rsid w:val="005017B3"/>
    <w:rsid w:val="00785886"/>
    <w:rsid w:val="00A53EC7"/>
    <w:rsid w:val="00E9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2026-09-26T18:39:00Z</dcterms:modified>
</cp:coreProperties>
</file>