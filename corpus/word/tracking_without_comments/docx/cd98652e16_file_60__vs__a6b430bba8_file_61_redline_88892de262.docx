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93B48" w14:textId="77777777" w:rsidR="001C719F" w:rsidRDefault="001C719F">
      <w:pPr>
        <w:rPr>
          <w:rFonts w:ascii="Arial" w:hAnsi="Arial"/>
          <w:color w:val="666666"/>
          <w:sz w:val="30"/>
          <w:rPrChange w:id="0" w:author="Arthur Souza Rodrigues" w:date="2026-07-10T21:44:00Z" w16du:dateUtc="2026-07-11T01:44:00Z">
            <w:rPr>
              <w:sz w:val="32"/>
              <w:szCs w:val="32"/>
            </w:rPr>
          </w:rPrChange>
        </w:rPr>
      </w:pPr>
      <w:r>
        <w:rPr>
          <w:rFonts w:ascii="Arial" w:hAnsi="Arial"/>
          <w:color w:val="666666"/>
          <w:sz w:val="30"/>
          <w:rPrChange w:id="1" w:author="Arthur Souza Rodrigues" w:date="2026-07-10T21:44:00Z" w16du:dateUtc="2026-07-11T01:44:00Z">
            <w:rPr>
              <w:sz w:val="32"/>
              <w:szCs w:val="32"/>
            </w:rPr>
          </w:rPrChange>
        </w:rPr>
        <w:t>file_</w:t>
      </w:r>
      <w:ins w:id="2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t>61</w:t>
        </w:r>
      </w:ins>
      <w:del w:id="3" w:author="Arthur Souza Rodrigues" w:date="2026-07-10T21:44:00Z" w16du:dateUtc="2026-07-11T01:44:00Z">
        <w:r>
          <w:rPr>
            <w:sz w:val="32"/>
            <w:szCs w:val="32"/>
          </w:rPr>
          <w:delText>60</w:delText>
        </w:r>
      </w:del>
      <w:r>
        <w:rPr>
          <w:rFonts w:ascii="Arial" w:hAnsi="Arial"/>
          <w:color w:val="666666"/>
          <w:sz w:val="30"/>
          <w:rPrChange w:id="4" w:author="Arthur Souza Rodrigues" w:date="2026-07-10T21:44:00Z" w16du:dateUtc="2026-07-11T01:44:00Z">
            <w:rPr>
              <w:sz w:val="32"/>
              <w:szCs w:val="32"/>
            </w:rPr>
          </w:rPrChange>
        </w:rPr>
        <w:t>.docx</w:t>
      </w:r>
    </w:p>
    <w:p w14:paraId="5DC0AFF2" w14:textId="76EB5643" w:rsidR="00021526" w:rsidRDefault="008B33D3">
      <w:ins w:id="5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t>Subtitle Style</w:t>
        </w:r>
      </w:ins>
      <w:del w:id="6" w:author="Arthur Souza Rodrigues" w:date="2026-07-10T21:44:00Z" w16du:dateUtc="2026-07-11T01:44:00Z">
        <w:r>
          <w:rPr>
            <w:sz w:val="32"/>
            <w:szCs w:val="32"/>
          </w:rPr>
          <w:delText>Font Size 24</w:delText>
        </w:r>
      </w:del>
      <w:r>
        <w:rPr>
          <w:rFonts w:ascii="Arial" w:hAnsi="Arial"/>
          <w:color w:val="666666"/>
          <w:sz w:val="30"/>
          <w:rPrChange w:id="7" w:author="Arthur Souza Rodrigues" w:date="2026-07-10T21:44:00Z" w16du:dateUtc="2026-07-11T01:44:00Z">
            <w:rPr>
              <w:sz w:val="32"/>
              <w:szCs w:val="32"/>
            </w:rPr>
          </w:rPrChange>
        </w:rPr>
        <w:t xml:space="preserve"> Demo</w:t>
      </w:r>
    </w:p>
    <w:p w14:paraId="46F82FD8" w14:textId="77777777" w:rsidR="00BB2D4A" w:rsidRDefault="008B33D3">
      <w:pPr>
        <w:spacing w:line="240" w:lineRule="auto"/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t>Demonstrating Subtitle paragraph style.</w:t>
        </w:r>
      </w:ins>
    </w:p>
    <w:p w14:paraId="442AC67B" w14:textId="77777777" w:rsidR="00021526" w:rsidRDefault="008B33D3">
      <w:pPr>
        <w:rPr>
          <w:del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rPr>
            <w:rFonts w:ascii="Arial" w:hAnsi="Arial" w:cs="Arial"/>
            <w:color w:val="666666"/>
            <w:sz w:val="30"/>
            <w:szCs w:val="30"/>
          </w:rPr>
          <w:t>Document Subtitle Description</w:t>
        </w:r>
      </w:ins>
      <w:del w:id="12" w:author="Arthur Souza Rodrigues" w:date="2026-07-10T21:44:00Z" w16du:dateUtc="2026-07-11T01:44:00Z">
        <w:r>
          <w:rPr>
            <w:sz w:val="32"/>
            <w:szCs w:val="32"/>
          </w:rPr>
          <w:delText>This document demonstrates font size 24.</w:delText>
        </w:r>
      </w:del>
    </w:p>
    <w:p w14:paraId="380D4848" w14:textId="77777777" w:rsidR="00021526" w:rsidRDefault="008B33D3">
      <w:pPr>
        <w:spacing w:line="240" w:lineRule="auto"/>
        <w:pPrChange w:id="13" w:author="Arthur Souza Rodrigues" w:date="2026-07-10T21:44:00Z" w16du:dateUtc="2026-07-11T01:44:00Z"/>
      </w:pPr>
      <w:del w:id="14" w:author="Arthur Souza Rodrigues" w:date="2026-07-10T21:44:00Z" w16du:dateUtc="2026-07-11T01:44:00Z">
        <w:r>
          <w:rPr>
            <w:sz w:val="32"/>
            <w:szCs w:val="32"/>
          </w:rPr>
          <w:delText>Larger font sizes improve readability for presentations.</w:delText>
        </w:r>
      </w:del>
    </w:p>
    <w:sectPr w:rsidR="000215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526"/>
    <w:rsid w:val="00021526"/>
    <w:rsid w:val="001C719F"/>
    <w:rsid w:val="002B1476"/>
    <w:rsid w:val="003B1889"/>
    <w:rsid w:val="00BB2D4A"/>
    <w:rsid w:val="00D53FE7"/>
    <w:rsid w:val="00E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51E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2026-07-11T01:44:00Z</dcterms:modified>
</cp:coreProperties>
</file>