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5647F5" w14:textId="51A29DD6" w:rsidR="001B0BB6" w:rsidRDefault="00CB3FF4">
      <w:pPr>
        <w:rPr>
          <w:del w:id="0" w:author="Priya Seethapathy" w:date="2026-09-26T15:13:00Z" w16du:dateUtc="2026-09-26T19:13:00Z"/>
        </w:rPr>
      </w:pPr>
      <w:del w:id="1" w:author="Priya Seethapathy" w:date="2026-09-26T15:13:00Z" w16du:dateUtc="2026-09-26T19:13:00Z">
        <w:r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0D0750">
      <w:pPr>
        <w:tabs>
          <w:tab w:val="right" w:leader="dot" w:pos="4306"/>
        </w:tabs>
        <w:spacing w:line="276" w:lineRule="auto"/>
        <w:pPrChange w:id="2" w:author="Priya Seethapathy" w:date="2026-09-26T15:13:00Z" w16du:dateUtc="2026-09-26T19:13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1</w:t>
      </w:r>
      <w:del w:id="3" w:author="Priya Seethapathy" w:date="2026-09-26T15:13:00Z" w16du:dateUtc="2026-09-26T19:13:00Z">
        <w:r>
          <w:delText xml:space="preserve">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0D0750">
      <w:pPr>
        <w:tabs>
          <w:tab w:val="right" w:leader="dot" w:pos="4306"/>
        </w:tabs>
        <w:spacing w:line="276" w:lineRule="auto"/>
        <w:pPrChange w:id="4" w:author="Priya Seethapathy" w:date="2026-09-26T15:13:00Z" w16du:dateUtc="2026-09-26T19:13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2</w:t>
      </w:r>
      <w:ins w:id="5" w:author="Priya Seethapathy" w:date="2026-09-26T15:13:00Z" w16du:dateUtc="2026-09-26T19:13:00Z">
        <w:r w:rsidR="000D0750">
          <w:br/>
        </w:r>
      </w:ins>
      <w:del w:id="6" w:author="Priya Seethapathy" w:date="2026-09-26T15:13:00Z" w16du:dateUtc="2026-09-26T19:13:00Z">
        <w:r>
          <w:delText xml:space="preserve"> </w:delText>
        </w:r>
      </w:del>
      <w:r>
        <w:t>Page</w:t>
      </w:r>
      <w:r>
        <w:tab/>
      </w:r>
      <w:ins w:id="7" w:author="Priya Seethapathy" w:date="2026-09-26T15:13:00Z" w16du:dateUtc="2026-09-26T19:13:00Z">
        <w:r w:rsidR="000D0750">
          <w:t>5</w:t>
        </w:r>
        <w:r w:rsidR="000D0750">
          <w:tab/>
        </w:r>
      </w:ins>
      <w:del w:id="8" w:author="Priya Seethapathy" w:date="2026-09-26T15:13:00Z" w16du:dateUtc="2026-09-26T19:13:00Z">
        <w:r>
          <w:tab/>
          <w:delText>7</w:delText>
        </w:r>
      </w:del>
    </w:p>
    <w:p w14:paraId="495A41A6" w14:textId="75E6E855" w:rsidR="00C63B32" w:rsidRDefault="00C63B32" w:rsidP="000D0750">
      <w:pPr>
        <w:tabs>
          <w:tab w:val="right" w:leader="dot" w:pos="4306"/>
        </w:tabs>
        <w:spacing w:line="276" w:lineRule="auto"/>
        <w:pPrChange w:id="9" w:author="Priya Seethapathy" w:date="2026-09-26T15:13:00Z" w16du:dateUtc="2026-09-26T19:13:00Z">
          <w:pPr>
            <w:tabs>
              <w:tab w:val="right" w:leader="dot" w:pos="4306"/>
            </w:tabs>
          </w:pPr>
        </w:pPrChange>
      </w:pPr>
      <w:r>
        <w:t>Page</w:t>
      </w:r>
      <w:r>
        <w:tab/>
        <w:t>3</w:t>
      </w:r>
      <w:del w:id="10" w:author="Priya Seethapathy" w:date="2026-09-26T15:13:00Z" w16du:dateUtc="2026-09-26T19:13:00Z">
        <w:r>
          <w:delText xml:space="preserve"> Page</w:delText>
        </w:r>
        <w:r>
          <w:tab/>
        </w:r>
        <w:r>
          <w:tab/>
          <w:delText>6</w:delText>
        </w:r>
      </w:del>
    </w:p>
    <w:p w14:paraId="2D382002" w14:textId="79D44BF4" w:rsidR="000D0750" w:rsidRDefault="00C63B32" w:rsidP="000D0750">
      <w:pPr>
        <w:tabs>
          <w:tab w:val="right" w:leader="dot" w:pos="4306"/>
        </w:tabs>
        <w:spacing w:line="276" w:lineRule="auto"/>
        <w:rPr>
          <w:ins w:id="11" w:author="Priya Seethapathy" w:date="2026-09-26T15:13:00Z" w16du:dateUtc="2026-09-26T19:13:00Z"/>
        </w:rPr>
      </w:pPr>
      <w:r>
        <w:t>Page</w:t>
      </w:r>
      <w:r>
        <w:tab/>
        <w:t>4</w:t>
      </w:r>
    </w:p>
    <w:p w14:paraId="6BC6124E" w14:textId="1C067E35" w:rsidR="000D0750" w:rsidRDefault="00C63B32" w:rsidP="000D0750">
      <w:pPr>
        <w:tabs>
          <w:tab w:val="right" w:leader="dot" w:pos="4306"/>
        </w:tabs>
        <w:spacing w:line="276" w:lineRule="auto"/>
        <w:rPr>
          <w:ins w:id="12" w:author="Priya Seethapathy" w:date="2026-09-26T15:13:00Z" w16du:dateUtc="2026-09-26T19:13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13" w:author="Priya Seethapathy" w:date="2026-09-26T15:13:00Z" w16du:dateUtc="2026-09-26T19:13:00Z">
        <w:r>
          <w:delText xml:space="preserve"> </w:delText>
        </w:r>
      </w:del>
      <w:r>
        <w:t>Page</w:t>
      </w:r>
      <w:r>
        <w:tab/>
      </w:r>
      <w:ins w:id="14" w:author="Priya Seethapathy" w:date="2026-09-26T15:13:00Z" w16du:dateUtc="2026-09-26T19:13:00Z">
        <w:r w:rsidR="000D0750">
          <w:t>6</w:t>
        </w:r>
        <w:r w:rsidR="000D0750">
          <w:br/>
        </w:r>
      </w:ins>
    </w:p>
    <w:p w14:paraId="4E47BBBE" w14:textId="439BEDA1" w:rsidR="00C63B32" w:rsidRDefault="00C63B32" w:rsidP="000D0750">
      <w:pPr>
        <w:tabs>
          <w:tab w:val="right" w:leader="dot" w:pos="4306"/>
        </w:tabs>
        <w:spacing w:line="276" w:lineRule="auto"/>
        <w:pPrChange w:id="15" w:author="Priya Seethapathy" w:date="2026-09-26T15:13:00Z" w16du:dateUtc="2026-09-26T19:13:00Z">
          <w:pPr>
            <w:tabs>
              <w:tab w:val="right" w:leader="dot" w:pos="4306"/>
            </w:tabs>
          </w:pPr>
        </w:pPrChange>
      </w:pPr>
      <w:del w:id="16" w:author="Priya Seethapathy" w:date="2026-09-26T15:13:00Z" w16du:dateUtc="2026-09-26T19:13:00Z">
        <w:r>
          <w:tab/>
          <w:delText>5</w:delText>
        </w:r>
      </w:del>
    </w:p>
    <w:sectPr w:rsidR="00C63B32" w:rsidSect="000D0750">
      <w:type w:val="continuous"/>
      <w:pgSz w:w="12240" w:h="15840"/>
      <w:pgMar w:top="1440" w:right="1440" w:bottom="1440" w:left="1440" w:header="720" w:footer="720" w:gutter="0"/>
      <w:cols w:num="2" w:space="720"/>
      <w:docGrid w:linePitch="360"/>
      <w:sectPrChange w:id="17" w:author="Priya Seethapathy" w:date="2026-09-26T15:13:00Z" w16du:dateUtc="2026-09-26T19:13:00Z">
        <w:sectPr w:rsidR="00C63B32" w:rsidSect="000D0750">
          <w:type w:val="nextPage"/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D0750"/>
    <w:rsid w:val="00124CEA"/>
    <w:rsid w:val="001B0BB6"/>
    <w:rsid w:val="002E1CBC"/>
    <w:rsid w:val="003361CB"/>
    <w:rsid w:val="00394854"/>
    <w:rsid w:val="00397703"/>
    <w:rsid w:val="00744FED"/>
    <w:rsid w:val="00AF4127"/>
    <w:rsid w:val="00C61D86"/>
    <w:rsid w:val="00C63B32"/>
    <w:rsid w:val="00CB3FF4"/>
    <w:rsid w:val="00DD3505"/>
    <w:rsid w:val="00E3015A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mesnewroman"/>
    <w:qFormat/>
    <w:rsid w:val="0039485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2026-09-26T19:13:00Z</dcterms:modified>
</cp:coreProperties>
</file>