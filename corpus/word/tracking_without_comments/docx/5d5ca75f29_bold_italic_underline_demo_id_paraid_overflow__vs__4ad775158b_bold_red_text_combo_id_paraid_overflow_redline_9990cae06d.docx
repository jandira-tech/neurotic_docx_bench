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94C8F" w14:textId="77777777" w:rsidR="00E6655F" w:rsidRDefault="00B95821">
      <w:r>
        <w:rPr>
          <w:color w:val="C00000"/>
          <w:rPrChange w:id="0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 xml:space="preserve">Bold </w:t>
      </w:r>
      <w:ins w:id="1" w:author="Comparison" w:date="2026-07-05T01:07:00Z" w16du:dateUtc="2026-07-05T05:07:00Z">
        <w:r>
          <w:rPr>
            <w:color w:val="C00000"/>
          </w:rPr>
          <w:t>Red Text Combo</w:t>
        </w:r>
      </w:ins>
      <w:del w:id="2" w:author="Comparison" w:date="2026-07-05T01:07:00Z" w16du:dateUtc="2026-07-05T05:07:00Z">
        <w:r>
          <w:rPr>
            <w:b/>
            <w:bCs/>
            <w:i/>
            <w:iCs/>
            <w:u w:val="single"/>
          </w:rPr>
          <w:delText>Italic Underline</w:delText>
        </w:r>
      </w:del>
      <w:r>
        <w:rPr>
          <w:color w:val="C00000"/>
          <w:rPrChange w:id="3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 xml:space="preserve"> Demo</w:t>
      </w:r>
    </w:p>
    <w:p w14:paraId="78FAF28C" w14:textId="77777777" w:rsidR="00E6655F" w:rsidRDefault="00B95821">
      <w:r>
        <w:rPr>
          <w:color w:val="C00000"/>
          <w:rPrChange w:id="4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>This document combines bold</w:t>
      </w:r>
      <w:del w:id="5" w:author="Comparison" w:date="2026-07-05T01:07:00Z" w16du:dateUtc="2026-07-05T05:07:00Z">
        <w:r>
          <w:rPr>
            <w:b/>
            <w:bCs/>
            <w:i/>
            <w:iCs/>
            <w:u w:val="single"/>
          </w:rPr>
          <w:delText>, italic, and underline</w:delText>
        </w:r>
      </w:del>
      <w:r>
        <w:rPr>
          <w:color w:val="C00000"/>
          <w:rPrChange w:id="6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 xml:space="preserve"> formatting</w:t>
      </w:r>
      <w:ins w:id="7" w:author="Comparison" w:date="2026-07-05T01:07:00Z" w16du:dateUtc="2026-07-05T05:07:00Z">
        <w:r>
          <w:rPr>
            <w:color w:val="C00000"/>
          </w:rPr>
          <w:t xml:space="preserve"> with red font color</w:t>
        </w:r>
      </w:ins>
      <w:r>
        <w:rPr>
          <w:color w:val="C00000"/>
          <w:rPrChange w:id="8" w:author="Comparison" w:date="2026-07-05T01:07:00Z" w16du:dateUtc="2026-07-05T05:07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4E37D494" w14:textId="77777777" w:rsidR="00E6655F" w:rsidRDefault="00B95821">
      <w:ins w:id="9" w:author="Comparison" w:date="2026-07-05T01:07:00Z" w16du:dateUtc="2026-07-05T05:07:00Z">
        <w:r>
          <w:rPr>
            <w:color w:val="C00000"/>
          </w:rPr>
          <w:t>Bold red text is used for critical warnings and alerts.</w:t>
        </w:r>
      </w:ins>
      <w:del w:id="10" w:author="Comparison" w:date="2026-07-05T01:07:00Z" w16du:dateUtc="2026-07-05T05:07:00Z">
        <w:r>
          <w:rPr>
            <w:b/>
            <w:bCs/>
            <w:i/>
            <w:iCs/>
            <w:u w:val="single"/>
          </w:rPr>
          <w:delText>All three styles combined create maximum text emphasis.</w:delText>
        </w:r>
      </w:del>
    </w:p>
    <w:sectPr w:rsidR="00E665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55F"/>
    <w:rsid w:val="00495C0B"/>
    <w:rsid w:val="009A499A"/>
    <w:rsid w:val="00B37A4C"/>
    <w:rsid w:val="00B95821"/>
    <w:rsid w:val="00E10ECB"/>
    <w:rsid w:val="00E6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2FBD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2026-07-05T05:07:00Z</dcterms:modified>
</cp:coreProperties>
</file>