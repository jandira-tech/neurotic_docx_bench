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C4F216" w14:textId="56BE58D0" w:rsidR="00634084" w:rsidRPr="00634084" w:rsidRDefault="006C4ACB" w:rsidP="004368DF">
      <w:pPr>
        <w:spacing w:after="0" w:line="240" w:lineRule="auto"/>
        <w:rPr>
          <w:del w:id="2" w:author="Luccas Correa" w:date="2026-09-26T15:16:00Z" w16du:dateUtc="2026-09-26T19:16:00Z"/>
        </w:rPr>
      </w:pPr>
      <w:ins w:id="3" w:author="Luccas Correa" w:date="2026-09-26T15:16:00Z" w16du:dateUtc="2026-09-26T19:16:00Z">
        <w:r>
          <w:t xml:space="preserve">This is the </w:t>
        </w:r>
        <w:r w:rsidR="001B23B6">
          <w:t>end</w:t>
        </w:r>
        <w:r>
          <w:t>.</w:t>
        </w:r>
      </w:ins>
      <w:del w:id="4" w:author="Luccas Correa" w:date="2026-09-26T15:16:00Z" w16du:dateUtc="2026-09-26T19:16:00Z">
        <w:r w:rsidR="00156EC9">
          <w:rPr>
            <w:noProof/>
          </w:rPr>
        </w:r>
      </w:del>
      <w:r w:rsidR="00156EC9">
        <w:pict w14:anchorId="1EB8C0DB">
          <v:rect id="Horizontal Line 1" o:spid="_x0000_s102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E88263C" w14:textId="77777777" w:rsidR="00634084" w:rsidRPr="00634084" w:rsidRDefault="00634084" w:rsidP="004368DF">
      <w:pPr>
        <w:spacing w:after="0" w:line="240" w:lineRule="auto"/>
        <w:rPr>
          <w:del w:id="5" w:author="Luccas Correa" w:date="2026-09-26T15:16:00Z" w16du:dateUtc="2026-09-26T19:16:00Z"/>
          <w:b/>
          <w:bCs/>
        </w:rPr>
      </w:pPr>
      <w:del w:id="6" w:author="Luccas Correa" w:date="2026-09-26T15:16:00Z" w16du:dateUtc="2026-09-26T19:16:00Z">
        <w:r w:rsidRPr="00634084">
          <w:rPr>
            <w:b/>
            <w:bCs/>
          </w:rPr>
          <w:delText>PARTIES</w:delText>
        </w:r>
      </w:del>
    </w:p>
    <w:p w14:paraId="1781E96C" w14:textId="77777777" w:rsidR="00634084" w:rsidRPr="00634084" w:rsidRDefault="00156EC9" w:rsidP="004368DF">
      <w:pPr>
        <w:spacing w:after="0" w:line="240" w:lineRule="auto"/>
        <w:rPr>
          <w:del w:id="7" w:author="Luccas Correa" w:date="2026-09-26T15:16:00Z" w16du:dateUtc="2026-09-26T19:16:00Z"/>
        </w:rPr>
      </w:pPr>
      <w:del w:id="8" w:author="Luccas Correa" w:date="2026-09-26T15:16:00Z" w16du:dateUtc="2026-09-26T19:16:00Z">
        <w:r>
          <w:rPr>
            <w:noProof/>
          </w:rPr>
        </w:r>
      </w:del>
      <w:r>
        <w:pict w14:anchorId="142B574E">
          <v:rect id="Horizontal Line 2" o:spid="_x0000_s102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90AFB27" w14:textId="64C57791" w:rsidR="004368DF" w:rsidRDefault="00034D23" w:rsidP="004368DF">
      <w:pPr>
        <w:spacing w:after="0" w:line="240" w:lineRule="auto"/>
        <w:rPr>
          <w:del w:id="9" w:author="Luccas Correa" w:date="2026-09-26T15:16:00Z" w16du:dateUtc="2026-09-26T19:16:00Z"/>
          <w:b/>
          <w:bCs/>
        </w:rPr>
      </w:pPr>
      <w:del w:id="10" w:author="Luccas Correa" w:date="2026-09-26T15:16:00Z" w16du:dateUtc="2026-09-26T19:16:00Z">
        <w:r>
          <w:rPr>
            <w:b/>
            <w:bCs/>
          </w:rPr>
          <w:delText>something</w:delText>
        </w:r>
      </w:del>
    </w:p>
    <w:p w14:paraId="4ED52BF8" w14:textId="2E02654E" w:rsidR="00D833B8" w:rsidRDefault="00156EC9">
      <w:pPr>
        <w:pPrChange w:id="11" w:author="Luccas Correa" w:date="2026-09-26T15:16:00Z" w16du:dateUtc="2026-09-26T19:16:00Z">
          <w:pPr>
            <w:spacing w:after="0" w:line="240" w:lineRule="auto"/>
          </w:pPr>
        </w:pPrChange>
      </w:pPr>
      <w:del w:id="12" w:author="Luccas Correa" w:date="2026-09-26T15:16:00Z" w16du:dateUtc="2026-09-26T19:16:00Z">
        <w:r>
          <w:rPr>
            <w:noProof/>
          </w:rPr>
        </w:r>
      </w:del>
      <w:r>
        <w:pict w14:anchorId="16097C76">
          <v:rect id="Horizontal Line 3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sectPr w:rsidR="00D833B8">
      <w:pgSz w:w="12240" w:h="15840"/>
      <w:pgMar w:top="1440" w:right="1440" w:bottom="1440" w:left="1440" w:header="708" w:footer="708" w:gutter="0"/>
      <w:cols w:space="708"/>
      <w:docGrid w:linePitch="360"/>
      <w:sectPrChange w:id="13" w:author="Luccas Correa" w:date="2026-09-26T15:16:00Z" w16du:dateUtc="2026-09-26T19:16:00Z">
        <w:sectPr w:rsidR="00D833B8">
          <w:pgMar w:top="1440" w:right="1440" w:bottom="1440" w:left="1440" w:header="720" w:footer="720" w:gutter="0"/>
          <w:cols w:space="72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937E85"/>
    <w:multiLevelType w:val="multilevel"/>
    <w:tmpl w:val="F33C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84389"/>
    <w:multiLevelType w:val="hybridMultilevel"/>
    <w:tmpl w:val="8098AAD6"/>
    <w:lvl w:ilvl="0" w:tplc="800A6182">
      <w:start w:val="1"/>
      <w:numFmt w:val="decimal"/>
      <w:pStyle w:val="Motistyle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F3763C"/>
    <w:multiLevelType w:val="multilevel"/>
    <w:tmpl w:val="3D64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241643"/>
    <w:multiLevelType w:val="hybridMultilevel"/>
    <w:tmpl w:val="DCAE8092"/>
    <w:lvl w:ilvl="0" w:tplc="17768B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092700"/>
    <w:multiLevelType w:val="hybridMultilevel"/>
    <w:tmpl w:val="E5768FBE"/>
    <w:lvl w:ilvl="0" w:tplc="0700DE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0A5AF0"/>
    <w:multiLevelType w:val="multilevel"/>
    <w:tmpl w:val="E862B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6601E7"/>
    <w:multiLevelType w:val="multilevel"/>
    <w:tmpl w:val="325A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5372EB"/>
    <w:multiLevelType w:val="hybridMultilevel"/>
    <w:tmpl w:val="E892C826"/>
    <w:lvl w:ilvl="0" w:tplc="12189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E76717"/>
    <w:multiLevelType w:val="hybridMultilevel"/>
    <w:tmpl w:val="DCAE80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D65644"/>
    <w:multiLevelType w:val="hybridMultilevel"/>
    <w:tmpl w:val="DCAE80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8947974">
    <w:abstractNumId w:val="0"/>
  </w:num>
  <w:num w:numId="2" w16cid:durableId="2026401631">
    <w:abstractNumId w:val="5"/>
  </w:num>
  <w:num w:numId="3" w16cid:durableId="1974096054">
    <w:abstractNumId w:val="6"/>
  </w:num>
  <w:num w:numId="4" w16cid:durableId="2031177229">
    <w:abstractNumId w:val="2"/>
  </w:num>
  <w:num w:numId="5" w16cid:durableId="706176372">
    <w:abstractNumId w:val="1"/>
  </w:num>
  <w:num w:numId="6" w16cid:durableId="101413648">
    <w:abstractNumId w:val="7"/>
  </w:num>
  <w:num w:numId="7" w16cid:durableId="733428086">
    <w:abstractNumId w:val="4"/>
  </w:num>
  <w:num w:numId="8" w16cid:durableId="1210806196">
    <w:abstractNumId w:val="3"/>
  </w:num>
  <w:num w:numId="9" w16cid:durableId="857738865">
    <w:abstractNumId w:val="8"/>
  </w:num>
  <w:num w:numId="10" w16cid:durableId="806556344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084"/>
    <w:rsid w:val="00034D23"/>
    <w:rsid w:val="00156EC9"/>
    <w:rsid w:val="001B23B6"/>
    <w:rsid w:val="00322D35"/>
    <w:rsid w:val="0035295A"/>
    <w:rsid w:val="004368DF"/>
    <w:rsid w:val="0051184D"/>
    <w:rsid w:val="00524058"/>
    <w:rsid w:val="00563DB5"/>
    <w:rsid w:val="00634084"/>
    <w:rsid w:val="006C4ACB"/>
    <w:rsid w:val="006E32A7"/>
    <w:rsid w:val="008C7AEF"/>
    <w:rsid w:val="009C7AE6"/>
    <w:rsid w:val="00AF4127"/>
    <w:rsid w:val="00D833B8"/>
    <w:rsid w:val="00E00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715D9AFC"/>
  <w15:chartTrackingRefBased/>
  <w15:docId w15:val="{2A929457-A554-4734-B345-A8829FF3A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2D35"/>
  </w:style>
  <w:style w:type="paragraph" w:styleId="Heading1">
    <w:name w:val="heading 1"/>
    <w:basedOn w:val="Normal"/>
    <w:next w:val="Normal"/>
    <w:link w:val="Heading1Char"/>
    <w:uiPriority w:val="9"/>
    <w:qFormat/>
    <w:rsid w:val="00634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ACB"/>
    <w:pPr>
      <w:keepNext/>
      <w:keepLines/>
      <w:spacing w:before="160" w:after="80"/>
      <w:outlineLvl w:val="1"/>
      <w:pPrChange w:id="0" w:author="Luccas Correa" w:date="2026-09-26T15:16:00Z">
        <w:pPr>
          <w:keepNext/>
          <w:keepLines/>
          <w:spacing w:before="160" w:after="80" w:line="278" w:lineRule="auto"/>
          <w:outlineLvl w:val="1"/>
        </w:pPr>
      </w:pPrChange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rPrChange w:id="0" w:author="Luccas Correa" w:date="2026-09-26T15:16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ACB"/>
    <w:pPr>
      <w:keepNext/>
      <w:keepLines/>
      <w:spacing w:before="160" w:after="80"/>
      <w:outlineLvl w:val="2"/>
      <w:pPrChange w:id="1" w:author="Luccas Correa" w:date="2026-09-26T15:16:00Z">
        <w:pPr>
          <w:keepNext/>
          <w:keepLines/>
          <w:spacing w:before="160" w:after="80" w:line="278" w:lineRule="auto"/>
          <w:outlineLvl w:val="2"/>
        </w:pPr>
      </w:pPrChange>
    </w:pPr>
    <w:rPr>
      <w:rFonts w:eastAsiaTheme="majorEastAsia" w:cstheme="majorBidi"/>
      <w:color w:val="0F4761" w:themeColor="accent1" w:themeShade="BF"/>
      <w:sz w:val="28"/>
      <w:szCs w:val="28"/>
      <w:rPrChange w:id="1" w:author="Luccas Correa" w:date="2026-09-26T15:16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0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variableStyle">
    <w:name w:val="variableStyle"/>
    <w:basedOn w:val="BodyText"/>
    <w:autoRedefine/>
    <w:qFormat/>
    <w:rsid w:val="00D833B8"/>
    <w:pPr>
      <w:widowControl w:val="0"/>
      <w:spacing w:line="240" w:lineRule="auto"/>
      <w:jc w:val="both"/>
    </w:pPr>
    <w:rPr>
      <w:rFonts w:asciiTheme="majorHAnsi" w:eastAsia="Times New Roman" w:hAnsiTheme="majorHAnsi" w:cstheme="majorHAnsi"/>
      <w:color w:val="00B050"/>
      <w:kern w:val="0"/>
      <w:szCs w:val="20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D833B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833B8"/>
  </w:style>
  <w:style w:type="character" w:customStyle="1" w:styleId="Heading1Char">
    <w:name w:val="Heading 1 Char"/>
    <w:basedOn w:val="DefaultParagraphFont"/>
    <w:link w:val="Heading1"/>
    <w:uiPriority w:val="9"/>
    <w:rsid w:val="006340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40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340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0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0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0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0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0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0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0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0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0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0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0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084"/>
    <w:rPr>
      <w:b/>
      <w:bCs/>
      <w:smallCaps/>
      <w:color w:val="0F4761" w:themeColor="accent1" w:themeShade="BF"/>
      <w:spacing w:val="5"/>
    </w:rPr>
  </w:style>
  <w:style w:type="paragraph" w:customStyle="1" w:styleId="Motistyle">
    <w:name w:val="Moti style"/>
    <w:basedOn w:val="Heading2"/>
    <w:next w:val="Heading3"/>
    <w:link w:val="MotistyleChar"/>
    <w:qFormat/>
    <w:rsid w:val="004368DF"/>
    <w:pPr>
      <w:numPr>
        <w:numId w:val="5"/>
      </w:numPr>
      <w:spacing w:after="0" w:line="240" w:lineRule="auto"/>
    </w:pPr>
  </w:style>
  <w:style w:type="character" w:customStyle="1" w:styleId="MotistyleChar">
    <w:name w:val="Moti style Char"/>
    <w:basedOn w:val="Heading2Char"/>
    <w:link w:val="Motistyle"/>
    <w:rsid w:val="004368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322D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2D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Moti Sorkin</dc:creator>
  <cp:keywords/>
  <dc:description/>
  <cp:lastModifiedBy>Arthur Souza Rodrigues</cp:lastModifiedBy>
  <cp:revision>1</cp:revision>
  <dcterms:created xsi:type="dcterms:W3CDTF">2025-09-29T20:31:00Z</dcterms:created>
  <dcterms:modified xsi:type="dcterms:W3CDTF">2026-09-26T19:16:00Z</dcterms:modified>
</cp:coreProperties>
</file>