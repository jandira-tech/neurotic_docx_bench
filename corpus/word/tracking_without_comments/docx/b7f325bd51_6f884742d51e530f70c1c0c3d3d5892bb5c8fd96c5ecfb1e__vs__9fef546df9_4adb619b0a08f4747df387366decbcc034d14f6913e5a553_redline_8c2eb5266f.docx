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FB750B" w14:textId="77777777" w:rsidR="00EA022D" w:rsidRPr="003053F4" w:rsidRDefault="0027353A" w:rsidP="005F1DCF">
      <w:pPr>
        <w:spacing w:line="360" w:lineRule="auto"/>
        <w:jc w:val="center"/>
        <w:rPr>
          <w:ins w:id="1" w:author="Gözde Elbir" w:date="2026-09-25T19:58:00Z" w16du:dateUtc="2026-09-25T23:58:00Z"/>
          <w:rFonts w:ascii="Times New Roman" w:hAnsi="Times New Roman" w:cs="Times New Roman"/>
          <w:b/>
          <w:sz w:val="24"/>
          <w:szCs w:val="24"/>
        </w:rPr>
      </w:pPr>
      <w:ins w:id="2" w:author="Gözde Elbir" w:date="2026-09-25T19:58:00Z" w16du:dateUtc="2026-09-25T23:58:00Z">
        <w:r w:rsidRPr="003053F4">
          <w:rPr>
            <w:rFonts w:ascii="Times New Roman" w:hAnsi="Times New Roman" w:cs="Times New Roman"/>
            <w:b/>
            <w:sz w:val="24"/>
            <w:szCs w:val="24"/>
          </w:rPr>
          <w:t>QUESTIONS</w:t>
        </w:r>
      </w:ins>
    </w:p>
    <w:p w14:paraId="69C5ECFA" w14:textId="77777777" w:rsidR="00F70EEE" w:rsidRPr="00766879" w:rsidRDefault="00766879" w:rsidP="00766879">
      <w:pPr>
        <w:pStyle w:val="ListParagraph"/>
        <w:numPr>
          <w:ilvl w:val="0"/>
          <w:numId w:val="19"/>
        </w:numPr>
        <w:spacing w:line="360" w:lineRule="auto"/>
        <w:jc w:val="both"/>
        <w:rPr>
          <w:ins w:id="3" w:author="Gözde Elbir" w:date="2026-09-25T19:58:00Z" w16du:dateUtc="2026-09-25T23:58:00Z"/>
          <w:rFonts w:ascii="Times New Roman" w:hAnsi="Times New Roman" w:cs="Times New Roman"/>
          <w:sz w:val="24"/>
          <w:szCs w:val="24"/>
        </w:rPr>
      </w:pPr>
      <w:ins w:id="4" w:author="Gözde Elbir" w:date="2026-09-25T19:58:00Z" w16du:dateUtc="2026-09-25T23:58:00Z">
        <w:r w:rsidRPr="00766879">
          <w:rPr>
            <w:rFonts w:ascii="Times New Roman" w:hAnsi="Times New Roman" w:cs="Times New Roman"/>
            <w:sz w:val="24"/>
            <w:szCs w:val="24"/>
          </w:rPr>
          <w:t>Pearl Company paid dividend 30</w:t>
        </w:r>
        <w:r w:rsidR="00F70EEE" w:rsidRPr="00766879">
          <w:rPr>
            <w:rFonts w:ascii="Times New Roman" w:hAnsi="Times New Roman" w:cs="Times New Roman"/>
            <w:sz w:val="24"/>
            <w:szCs w:val="24"/>
          </w:rPr>
          <w:t xml:space="preserve"> TL per share last y</w:t>
        </w:r>
        <w:r w:rsidRPr="00766879">
          <w:rPr>
            <w:rFonts w:ascii="Times New Roman" w:hAnsi="Times New Roman" w:cs="Times New Roman"/>
            <w:sz w:val="24"/>
            <w:szCs w:val="24"/>
          </w:rPr>
          <w:t>ear. The stocks currently sell 5</w:t>
        </w:r>
        <w:r w:rsidR="00F70EEE" w:rsidRPr="00766879">
          <w:rPr>
            <w:rFonts w:ascii="Times New Roman" w:hAnsi="Times New Roman" w:cs="Times New Roman"/>
            <w:sz w:val="24"/>
            <w:szCs w:val="24"/>
          </w:rPr>
          <w:t>00</w:t>
        </w:r>
        <w:r w:rsidRPr="00766879">
          <w:rPr>
            <w:rFonts w:ascii="Times New Roman" w:hAnsi="Times New Roman" w:cs="Times New Roman"/>
            <w:sz w:val="24"/>
            <w:szCs w:val="24"/>
          </w:rPr>
          <w:t xml:space="preserve"> TL per share. It is estimated 8</w:t>
        </w:r>
        <w:r w:rsidR="00F70EEE" w:rsidRPr="00766879">
          <w:rPr>
            <w:rFonts w:ascii="Times New Roman" w:hAnsi="Times New Roman" w:cs="Times New Roman"/>
            <w:sz w:val="24"/>
            <w:szCs w:val="24"/>
          </w:rPr>
          <w:t>% growth per year. What is the cost of equity?</w:t>
        </w:r>
      </w:ins>
    </w:p>
    <w:p w14:paraId="6921312F" w14:textId="77777777" w:rsidR="00766879" w:rsidRDefault="00F70EEE" w:rsidP="00766879">
      <w:pPr>
        <w:pStyle w:val="ListParagraph"/>
        <w:spacing w:line="360" w:lineRule="auto"/>
        <w:jc w:val="both"/>
        <w:rPr>
          <w:ins w:id="5" w:author="Gözde Elbir" w:date="2026-09-25T19:58:00Z" w16du:dateUtc="2026-09-25T23:58:00Z"/>
          <w:rFonts w:ascii="Times New Roman" w:hAnsi="Times New Roman" w:cs="Times New Roman"/>
          <w:sz w:val="24"/>
          <w:szCs w:val="24"/>
        </w:rPr>
      </w:pPr>
      <w:ins w:id="6" w:author="Gözde Elbir" w:date="2026-09-25T19:58:00Z" w16du:dateUtc="2026-09-25T23:58:00Z">
        <w:r w:rsidRPr="00766879">
          <w:rPr>
            <w:rFonts w:ascii="Times New Roman" w:hAnsi="Times New Roman" w:cs="Times New Roman"/>
            <w:sz w:val="24"/>
            <w:szCs w:val="24"/>
          </w:rPr>
          <w:tab/>
        </w:r>
      </w:ins>
    </w:p>
    <w:p w14:paraId="3968D20F" w14:textId="77777777" w:rsidR="00F70EEE" w:rsidRPr="00766879" w:rsidRDefault="00766879" w:rsidP="00766879">
      <w:pPr>
        <w:pStyle w:val="ListParagraph"/>
        <w:spacing w:line="360" w:lineRule="auto"/>
        <w:jc w:val="both"/>
        <w:rPr>
          <w:ins w:id="7" w:author="Gözde Elbir" w:date="2026-09-25T19:58:00Z" w16du:dateUtc="2026-09-25T23:58:00Z"/>
          <w:rFonts w:ascii="Times New Roman" w:hAnsi="Times New Roman" w:cs="Times New Roman"/>
          <w:sz w:val="24"/>
          <w:szCs w:val="24"/>
        </w:rPr>
      </w:pPr>
      <w:ins w:id="8" w:author="Gözde Elbir" w:date="2026-09-25T19:58:00Z" w16du:dateUtc="2026-09-25T23:58:00Z">
        <w:r w:rsidRPr="00766879">
          <w:rPr>
            <w:rFonts w:ascii="Times New Roman" w:hAnsi="Times New Roman" w:cs="Times New Roman"/>
            <w:b/>
            <w:sz w:val="24"/>
            <w:szCs w:val="24"/>
          </w:rPr>
          <w:t>Solution:</w:t>
        </w:r>
        <w:r>
          <w:rPr>
            <w:rFonts w:ascii="Times New Roman" w:hAnsi="Times New Roman" w:cs="Times New Roman"/>
            <w:sz w:val="24"/>
            <w:szCs w:val="24"/>
          </w:rPr>
          <w:t xml:space="preserve"> </w:t>
        </w:r>
        <w:r w:rsidR="00F70EEE" w:rsidRPr="00766879">
          <w:rPr>
            <w:rFonts w:ascii="Times New Roman" w:hAnsi="Times New Roman" w:cs="Times New Roman"/>
            <w:sz w:val="24"/>
            <w:szCs w:val="24"/>
          </w:rPr>
          <w:t>D</w:t>
        </w:r>
        <w:r w:rsidR="00F70EEE" w:rsidRPr="00766879">
          <w:rPr>
            <w:rFonts w:ascii="Times New Roman" w:hAnsi="Times New Roman" w:cs="Times New Roman"/>
            <w:sz w:val="24"/>
            <w:szCs w:val="24"/>
            <w:vertAlign w:val="subscript"/>
          </w:rPr>
          <w:t>1</w:t>
        </w:r>
        <w:r w:rsidR="00F70EEE" w:rsidRPr="00766879">
          <w:rPr>
            <w:rFonts w:ascii="Times New Roman" w:hAnsi="Times New Roman" w:cs="Times New Roman"/>
            <w:sz w:val="24"/>
            <w:szCs w:val="24"/>
          </w:rPr>
          <w:t xml:space="preserve"> = D</w:t>
        </w:r>
        <w:r w:rsidR="00F70EEE" w:rsidRPr="00766879">
          <w:rPr>
            <w:rFonts w:ascii="Times New Roman" w:hAnsi="Times New Roman" w:cs="Times New Roman"/>
            <w:sz w:val="24"/>
            <w:szCs w:val="24"/>
            <w:vertAlign w:val="subscript"/>
          </w:rPr>
          <w:t>0</w:t>
        </w:r>
        <w:r w:rsidRPr="00766879">
          <w:rPr>
            <w:rFonts w:ascii="Times New Roman" w:hAnsi="Times New Roman" w:cs="Times New Roman"/>
            <w:sz w:val="24"/>
            <w:szCs w:val="24"/>
          </w:rPr>
          <w:t xml:space="preserve"> * (1+g) = 30 * (1+0,08</w:t>
        </w:r>
        <w:r w:rsidR="00F70EEE" w:rsidRPr="00766879">
          <w:rPr>
            <w:rFonts w:ascii="Times New Roman" w:hAnsi="Times New Roman" w:cs="Times New Roman"/>
            <w:sz w:val="24"/>
            <w:szCs w:val="24"/>
          </w:rPr>
          <w:t xml:space="preserve">) = </w:t>
        </w:r>
        <w:r w:rsidRPr="00766879">
          <w:rPr>
            <w:rFonts w:ascii="Times New Roman" w:hAnsi="Times New Roman" w:cs="Times New Roman"/>
            <w:sz w:val="24"/>
            <w:szCs w:val="24"/>
          </w:rPr>
          <w:t>32,4</w:t>
        </w:r>
      </w:ins>
    </w:p>
    <w:p w14:paraId="054F5834" w14:textId="77777777" w:rsidR="00F70EEE" w:rsidRDefault="00F70EEE" w:rsidP="00766879">
      <w:pPr>
        <w:pStyle w:val="ListParagraph"/>
        <w:spacing w:line="360" w:lineRule="auto"/>
        <w:jc w:val="both"/>
        <w:rPr>
          <w:ins w:id="9" w:author="Gözde Elbir" w:date="2026-09-25T19:58:00Z" w16du:dateUtc="2026-09-25T23:58:00Z"/>
          <w:rFonts w:ascii="Times New Roman" w:hAnsi="Times New Roman" w:cs="Times New Roman"/>
          <w:sz w:val="24"/>
          <w:szCs w:val="24"/>
        </w:rPr>
      </w:pPr>
      <w:ins w:id="10" w:author="Gözde Elbir" w:date="2026-09-25T19:58:00Z" w16du:dateUtc="2026-09-25T23:58:00Z">
        <w:r w:rsidRPr="00766879">
          <w:rPr>
            <w:rFonts w:ascii="Times New Roman" w:hAnsi="Times New Roman" w:cs="Times New Roman"/>
            <w:sz w:val="24"/>
            <w:szCs w:val="24"/>
          </w:rPr>
          <w:t xml:space="preserve">    </w:t>
        </w:r>
        <w:r w:rsidR="00766879">
          <w:rPr>
            <w:rFonts w:ascii="Times New Roman" w:hAnsi="Times New Roman" w:cs="Times New Roman"/>
            <w:sz w:val="24"/>
            <w:szCs w:val="24"/>
          </w:rPr>
          <w:tab/>
          <w:t xml:space="preserve">   </w:t>
        </w:r>
        <w:r w:rsidRPr="00766879">
          <w:rPr>
            <w:rFonts w:ascii="Times New Roman" w:hAnsi="Times New Roman" w:cs="Times New Roman"/>
            <w:sz w:val="24"/>
            <w:szCs w:val="24"/>
          </w:rPr>
          <w:t xml:space="preserve">  R</w:t>
        </w:r>
        <w:r w:rsidRPr="00766879">
          <w:rPr>
            <w:rFonts w:ascii="Times New Roman" w:hAnsi="Times New Roman" w:cs="Times New Roman"/>
            <w:sz w:val="24"/>
            <w:szCs w:val="24"/>
            <w:vertAlign w:val="subscript"/>
          </w:rPr>
          <w:t xml:space="preserve">e </w:t>
        </w:r>
        <w:r w:rsidRPr="00766879">
          <w:rPr>
            <w:rFonts w:ascii="Times New Roman" w:hAnsi="Times New Roman" w:cs="Times New Roman"/>
            <w:sz w:val="24"/>
            <w:szCs w:val="24"/>
          </w:rPr>
          <w:t>= (D</w:t>
        </w:r>
        <w:r w:rsidRPr="00766879">
          <w:rPr>
            <w:rFonts w:ascii="Times New Roman" w:hAnsi="Times New Roman" w:cs="Times New Roman"/>
            <w:sz w:val="24"/>
            <w:szCs w:val="24"/>
            <w:vertAlign w:val="subscript"/>
          </w:rPr>
          <w:t>1</w:t>
        </w:r>
        <w:r w:rsidRPr="00766879">
          <w:rPr>
            <w:rFonts w:ascii="Times New Roman" w:hAnsi="Times New Roman" w:cs="Times New Roman"/>
            <w:sz w:val="24"/>
            <w:szCs w:val="24"/>
          </w:rPr>
          <w:t xml:space="preserve"> / P</w:t>
        </w:r>
        <w:r w:rsidRPr="00766879">
          <w:rPr>
            <w:rFonts w:ascii="Times New Roman" w:hAnsi="Times New Roman" w:cs="Times New Roman"/>
            <w:sz w:val="24"/>
            <w:szCs w:val="24"/>
            <w:vertAlign w:val="subscript"/>
          </w:rPr>
          <w:t>0</w:t>
        </w:r>
        <w:r w:rsidRPr="00766879">
          <w:rPr>
            <w:rFonts w:ascii="Times New Roman" w:hAnsi="Times New Roman" w:cs="Times New Roman"/>
            <w:sz w:val="24"/>
            <w:szCs w:val="24"/>
          </w:rPr>
          <w:t>) + g =</w:t>
        </w:r>
        <w:r w:rsidR="00766879" w:rsidRPr="00766879">
          <w:rPr>
            <w:rFonts w:ascii="Times New Roman" w:hAnsi="Times New Roman" w:cs="Times New Roman"/>
            <w:sz w:val="24"/>
            <w:szCs w:val="24"/>
          </w:rPr>
          <w:t xml:space="preserve"> 32,4 / 500 + 0,08</w:t>
        </w:r>
        <w:r w:rsidRPr="00766879">
          <w:rPr>
            <w:rFonts w:ascii="Times New Roman" w:hAnsi="Times New Roman" w:cs="Times New Roman"/>
            <w:sz w:val="24"/>
            <w:szCs w:val="24"/>
          </w:rPr>
          <w:t xml:space="preserve"> = 1</w:t>
        </w:r>
        <w:r w:rsidR="00766879" w:rsidRPr="00766879">
          <w:rPr>
            <w:rFonts w:ascii="Times New Roman" w:hAnsi="Times New Roman" w:cs="Times New Roman"/>
            <w:sz w:val="24"/>
            <w:szCs w:val="24"/>
          </w:rPr>
          <w:t>4,48</w:t>
        </w:r>
        <w:r w:rsidRPr="00766879">
          <w:rPr>
            <w:rFonts w:ascii="Times New Roman" w:hAnsi="Times New Roman" w:cs="Times New Roman"/>
            <w:sz w:val="24"/>
            <w:szCs w:val="24"/>
          </w:rPr>
          <w:t xml:space="preserve"> %</w:t>
        </w:r>
      </w:ins>
    </w:p>
    <w:p w14:paraId="4FF772B2" w14:textId="77777777" w:rsidR="0070237E" w:rsidRPr="00766879" w:rsidRDefault="0070237E" w:rsidP="00766879">
      <w:pPr>
        <w:pStyle w:val="ListParagraph"/>
        <w:spacing w:line="360" w:lineRule="auto"/>
        <w:jc w:val="both"/>
        <w:rPr>
          <w:ins w:id="11" w:author="Gözde Elbir" w:date="2026-09-25T19:58:00Z" w16du:dateUtc="2026-09-25T23:58:00Z"/>
          <w:rFonts w:ascii="Times New Roman" w:hAnsi="Times New Roman" w:cs="Times New Roman"/>
          <w:sz w:val="24"/>
          <w:szCs w:val="24"/>
        </w:rPr>
      </w:pPr>
    </w:p>
    <w:p w14:paraId="62F7EC28" w14:textId="77777777" w:rsidR="0070237E" w:rsidRPr="0070237E" w:rsidRDefault="0070237E" w:rsidP="0070237E">
      <w:pPr>
        <w:pStyle w:val="ListParagraph"/>
        <w:numPr>
          <w:ilvl w:val="0"/>
          <w:numId w:val="19"/>
        </w:numPr>
        <w:tabs>
          <w:tab w:val="left" w:pos="540"/>
        </w:tabs>
        <w:spacing w:line="360" w:lineRule="auto"/>
        <w:jc w:val="both"/>
        <w:rPr>
          <w:ins w:id="12" w:author="Gözde Elbir" w:date="2026-09-25T19:58:00Z" w16du:dateUtc="2026-09-25T23:58:00Z"/>
          <w:rFonts w:ascii="Times New Roman" w:eastAsia="MS Mincho" w:hAnsi="Times New Roman" w:cs="Times New Roman"/>
          <w:sz w:val="24"/>
          <w:szCs w:val="24"/>
        </w:rPr>
      </w:pPr>
      <w:ins w:id="13" w:author="Gözde Elbir" w:date="2026-09-25T19:58:00Z" w16du:dateUtc="2026-09-25T23:58:00Z">
        <w:r w:rsidRPr="0070237E">
          <w:rPr>
            <w:rFonts w:ascii="Times New Roman" w:eastAsia="MS Mincho" w:hAnsi="Times New Roman" w:cs="Times New Roman"/>
            <w:sz w:val="24"/>
            <w:szCs w:val="24"/>
          </w:rPr>
          <w:t xml:space="preserve"> Calculate the aftertax cost of debt under each of the following conditions:</w:t>
        </w:r>
      </w:ins>
    </w:p>
    <w:tbl>
      <w:tblPr>
        <w:tblW w:w="0" w:type="auto"/>
        <w:tblInd w:w="2664" w:type="dxa"/>
        <w:tblBorders>
          <w:top w:val="single" w:sz="4" w:space="0" w:color="auto"/>
          <w:bottom w:val="single" w:sz="4" w:space="0" w:color="auto"/>
        </w:tblBorders>
        <w:tblLook w:val="0000" w:firstRow="0" w:lastRow="0" w:firstColumn="0" w:lastColumn="0" w:noHBand="0" w:noVBand="0"/>
      </w:tblPr>
      <w:tblGrid>
        <w:gridCol w:w="2160"/>
        <w:gridCol w:w="2313"/>
      </w:tblGrid>
      <w:tr w:rsidR="0070237E" w:rsidRPr="0070237E" w14:paraId="7FF28A5B" w14:textId="77777777" w:rsidTr="00896F93">
        <w:trPr>
          <w:ins w:id="14" w:author="Gözde Elbir" w:date="2026-09-25T19:58:00Z" w16du:dateUtc="2026-09-25T23:58:00Z"/>
        </w:trPr>
        <w:tc>
          <w:tcPr>
            <w:tcW w:w="2160" w:type="dxa"/>
            <w:tcBorders>
              <w:top w:val="single" w:sz="4" w:space="0" w:color="auto"/>
            </w:tcBorders>
          </w:tcPr>
          <w:p w14:paraId="5C2B9E09" w14:textId="77777777" w:rsidR="0070237E" w:rsidRPr="0070237E" w:rsidRDefault="0070237E" w:rsidP="005F1DCF">
            <w:pPr>
              <w:tabs>
                <w:tab w:val="left" w:pos="1332"/>
              </w:tabs>
              <w:spacing w:line="240" w:lineRule="auto"/>
              <w:ind w:right="432"/>
              <w:jc w:val="both"/>
              <w:rPr>
                <w:ins w:id="15" w:author="Gözde Elbir" w:date="2026-09-25T19:58:00Z" w16du:dateUtc="2026-09-25T23:58:00Z"/>
                <w:rFonts w:ascii="Times New Roman" w:eastAsia="MS Mincho" w:hAnsi="Times New Roman" w:cs="Times New Roman"/>
                <w:sz w:val="24"/>
                <w:szCs w:val="24"/>
              </w:rPr>
            </w:pPr>
            <w:ins w:id="16" w:author="Gözde Elbir" w:date="2026-09-25T19:58:00Z" w16du:dateUtc="2026-09-25T23:58:00Z">
              <w:r w:rsidRPr="0070237E">
                <w:rPr>
                  <w:rFonts w:ascii="Times New Roman" w:eastAsia="MS Mincho" w:hAnsi="Times New Roman" w:cs="Times New Roman"/>
                  <w:b/>
                  <w:sz w:val="24"/>
                  <w:szCs w:val="24"/>
                </w:rPr>
                <w:t>Yield</w:t>
              </w:r>
            </w:ins>
          </w:p>
        </w:tc>
        <w:tc>
          <w:tcPr>
            <w:tcW w:w="2313" w:type="dxa"/>
            <w:tcBorders>
              <w:top w:val="single" w:sz="4" w:space="0" w:color="auto"/>
            </w:tcBorders>
          </w:tcPr>
          <w:p w14:paraId="105AA181" w14:textId="77777777" w:rsidR="0070237E" w:rsidRPr="0070237E" w:rsidRDefault="0070237E" w:rsidP="005F1DCF">
            <w:pPr>
              <w:spacing w:line="240" w:lineRule="auto"/>
              <w:jc w:val="both"/>
              <w:rPr>
                <w:ins w:id="17" w:author="Gözde Elbir" w:date="2026-09-25T19:58:00Z" w16du:dateUtc="2026-09-25T23:58:00Z"/>
                <w:rFonts w:ascii="Times New Roman" w:eastAsia="MS Mincho" w:hAnsi="Times New Roman" w:cs="Times New Roman"/>
                <w:sz w:val="24"/>
                <w:szCs w:val="24"/>
              </w:rPr>
            </w:pPr>
            <w:ins w:id="18" w:author="Gözde Elbir" w:date="2026-09-25T19:58:00Z" w16du:dateUtc="2026-09-25T23:58:00Z">
              <w:r w:rsidRPr="0070237E">
                <w:rPr>
                  <w:rFonts w:ascii="Times New Roman" w:eastAsia="MS Mincho" w:hAnsi="Times New Roman" w:cs="Times New Roman"/>
                  <w:b/>
                  <w:sz w:val="24"/>
                  <w:szCs w:val="24"/>
                </w:rPr>
                <w:t>Corporate Tax Rate</w:t>
              </w:r>
            </w:ins>
          </w:p>
        </w:tc>
      </w:tr>
      <w:tr w:rsidR="0070237E" w:rsidRPr="0070237E" w14:paraId="25C6ABC2" w14:textId="77777777" w:rsidTr="00896F93">
        <w:trPr>
          <w:ins w:id="19" w:author="Gözde Elbir" w:date="2026-09-25T19:58:00Z" w16du:dateUtc="2026-09-25T23:58:00Z"/>
        </w:trPr>
        <w:tc>
          <w:tcPr>
            <w:tcW w:w="2160" w:type="dxa"/>
          </w:tcPr>
          <w:p w14:paraId="16B2C39E" w14:textId="77777777" w:rsidR="0070237E" w:rsidRPr="0070237E" w:rsidRDefault="0070237E" w:rsidP="005F1DCF">
            <w:pPr>
              <w:tabs>
                <w:tab w:val="left" w:pos="540"/>
              </w:tabs>
              <w:spacing w:line="240" w:lineRule="auto"/>
              <w:jc w:val="both"/>
              <w:rPr>
                <w:ins w:id="20" w:author="Gözde Elbir" w:date="2026-09-25T19:58:00Z" w16du:dateUtc="2026-09-25T23:58:00Z"/>
                <w:rFonts w:ascii="Times New Roman" w:eastAsia="MS Mincho" w:hAnsi="Times New Roman" w:cs="Times New Roman"/>
                <w:sz w:val="24"/>
                <w:szCs w:val="24"/>
              </w:rPr>
            </w:pPr>
            <w:ins w:id="21" w:author="Gözde Elbir" w:date="2026-09-25T19:58:00Z" w16du:dateUtc="2026-09-25T23:58:00Z">
              <w:r w:rsidRPr="0070237E">
                <w:rPr>
                  <w:rFonts w:ascii="Times New Roman" w:eastAsia="MS Mincho" w:hAnsi="Times New Roman" w:cs="Times New Roman"/>
                  <w:i/>
                  <w:sz w:val="24"/>
                  <w:szCs w:val="24"/>
                </w:rPr>
                <w:t>a</w:t>
              </w:r>
              <w:r w:rsidRPr="0070237E">
                <w:rPr>
                  <w:rFonts w:ascii="Times New Roman" w:eastAsia="MS Mincho" w:hAnsi="Times New Roman" w:cs="Times New Roman"/>
                  <w:sz w:val="24"/>
                  <w:szCs w:val="24"/>
                </w:rPr>
                <w:t>.</w:t>
              </w:r>
              <w:r w:rsidRPr="0070237E">
                <w:rPr>
                  <w:rFonts w:ascii="Times New Roman" w:eastAsia="MS Mincho" w:hAnsi="Times New Roman" w:cs="Times New Roman"/>
                  <w:sz w:val="24"/>
                  <w:szCs w:val="24"/>
                </w:rPr>
                <w:tab/>
                <w:t>8.0%</w:t>
              </w:r>
            </w:ins>
          </w:p>
        </w:tc>
        <w:tc>
          <w:tcPr>
            <w:tcW w:w="2313" w:type="dxa"/>
          </w:tcPr>
          <w:p w14:paraId="63072FEE" w14:textId="77777777" w:rsidR="0070237E" w:rsidRPr="0070237E" w:rsidRDefault="0070237E" w:rsidP="005F1DCF">
            <w:pPr>
              <w:spacing w:line="240" w:lineRule="auto"/>
              <w:jc w:val="both"/>
              <w:rPr>
                <w:ins w:id="22" w:author="Gözde Elbir" w:date="2026-09-25T19:58:00Z" w16du:dateUtc="2026-09-25T23:58:00Z"/>
                <w:rFonts w:ascii="Times New Roman" w:eastAsia="MS Mincho" w:hAnsi="Times New Roman" w:cs="Times New Roman"/>
                <w:sz w:val="24"/>
                <w:szCs w:val="24"/>
              </w:rPr>
            </w:pPr>
            <w:ins w:id="23" w:author="Gözde Elbir" w:date="2026-09-25T19:58:00Z" w16du:dateUtc="2026-09-25T23:58:00Z">
              <w:r w:rsidRPr="0070237E">
                <w:rPr>
                  <w:rFonts w:ascii="Times New Roman" w:eastAsia="MS Mincho" w:hAnsi="Times New Roman" w:cs="Times New Roman"/>
                  <w:sz w:val="24"/>
                  <w:szCs w:val="24"/>
                </w:rPr>
                <w:t>18%</w:t>
              </w:r>
            </w:ins>
          </w:p>
        </w:tc>
      </w:tr>
      <w:tr w:rsidR="0070237E" w:rsidRPr="0070237E" w14:paraId="0E1ADF76" w14:textId="77777777" w:rsidTr="00896F93">
        <w:trPr>
          <w:ins w:id="24" w:author="Gözde Elbir" w:date="2026-09-25T19:58:00Z" w16du:dateUtc="2026-09-25T23:58:00Z"/>
        </w:trPr>
        <w:tc>
          <w:tcPr>
            <w:tcW w:w="2160" w:type="dxa"/>
          </w:tcPr>
          <w:p w14:paraId="51B7F356" w14:textId="77777777" w:rsidR="0070237E" w:rsidRPr="0070237E" w:rsidRDefault="0070237E" w:rsidP="005F1DCF">
            <w:pPr>
              <w:tabs>
                <w:tab w:val="left" w:pos="450"/>
              </w:tabs>
              <w:spacing w:line="240" w:lineRule="auto"/>
              <w:jc w:val="both"/>
              <w:rPr>
                <w:ins w:id="25" w:author="Gözde Elbir" w:date="2026-09-25T19:58:00Z" w16du:dateUtc="2026-09-25T23:58:00Z"/>
                <w:rFonts w:ascii="Times New Roman" w:eastAsia="MS Mincho" w:hAnsi="Times New Roman" w:cs="Times New Roman"/>
                <w:sz w:val="24"/>
                <w:szCs w:val="24"/>
              </w:rPr>
            </w:pPr>
            <w:ins w:id="26" w:author="Gözde Elbir" w:date="2026-09-25T19:58:00Z" w16du:dateUtc="2026-09-25T23:58:00Z">
              <w:r w:rsidRPr="0070237E">
                <w:rPr>
                  <w:rFonts w:ascii="Times New Roman" w:eastAsia="MS Mincho" w:hAnsi="Times New Roman" w:cs="Times New Roman"/>
                  <w:i/>
                  <w:sz w:val="24"/>
                  <w:szCs w:val="24"/>
                </w:rPr>
                <w:t>b</w:t>
              </w:r>
              <w:r w:rsidRPr="0070237E">
                <w:rPr>
                  <w:rFonts w:ascii="Times New Roman" w:eastAsia="MS Mincho" w:hAnsi="Times New Roman" w:cs="Times New Roman"/>
                  <w:sz w:val="24"/>
                  <w:szCs w:val="24"/>
                </w:rPr>
                <w:t>.</w:t>
              </w:r>
              <w:r w:rsidRPr="0070237E">
                <w:rPr>
                  <w:rFonts w:ascii="Times New Roman" w:eastAsia="MS Mincho" w:hAnsi="Times New Roman" w:cs="Times New Roman"/>
                  <w:sz w:val="24"/>
                  <w:szCs w:val="24"/>
                </w:rPr>
                <w:tab/>
                <w:t>12.0%</w:t>
              </w:r>
            </w:ins>
          </w:p>
        </w:tc>
        <w:tc>
          <w:tcPr>
            <w:tcW w:w="2313" w:type="dxa"/>
          </w:tcPr>
          <w:p w14:paraId="18FF1D7C" w14:textId="77777777" w:rsidR="0070237E" w:rsidRPr="0070237E" w:rsidRDefault="0070237E" w:rsidP="005F1DCF">
            <w:pPr>
              <w:spacing w:line="240" w:lineRule="auto"/>
              <w:jc w:val="both"/>
              <w:rPr>
                <w:ins w:id="27" w:author="Gözde Elbir" w:date="2026-09-25T19:58:00Z" w16du:dateUtc="2026-09-25T23:58:00Z"/>
                <w:rFonts w:ascii="Times New Roman" w:eastAsia="MS Mincho" w:hAnsi="Times New Roman" w:cs="Times New Roman"/>
                <w:sz w:val="24"/>
                <w:szCs w:val="24"/>
              </w:rPr>
            </w:pPr>
            <w:ins w:id="28" w:author="Gözde Elbir" w:date="2026-09-25T19:58:00Z" w16du:dateUtc="2026-09-25T23:58:00Z">
              <w:r w:rsidRPr="0070237E">
                <w:rPr>
                  <w:rFonts w:ascii="Times New Roman" w:eastAsia="MS Mincho" w:hAnsi="Times New Roman" w:cs="Times New Roman"/>
                  <w:sz w:val="24"/>
                  <w:szCs w:val="24"/>
                </w:rPr>
                <w:t>34%</w:t>
              </w:r>
            </w:ins>
          </w:p>
        </w:tc>
      </w:tr>
      <w:tr w:rsidR="0070237E" w:rsidRPr="0070237E" w14:paraId="6F4848EE" w14:textId="77777777" w:rsidTr="00896F93">
        <w:trPr>
          <w:ins w:id="29" w:author="Gözde Elbir" w:date="2026-09-25T19:58:00Z" w16du:dateUtc="2026-09-25T23:58:00Z"/>
        </w:trPr>
        <w:tc>
          <w:tcPr>
            <w:tcW w:w="2160" w:type="dxa"/>
            <w:tcBorders>
              <w:bottom w:val="single" w:sz="4" w:space="0" w:color="auto"/>
            </w:tcBorders>
          </w:tcPr>
          <w:p w14:paraId="37FB7B4C" w14:textId="77777777" w:rsidR="0070237E" w:rsidRPr="0070237E" w:rsidRDefault="0070237E" w:rsidP="005F1DCF">
            <w:pPr>
              <w:tabs>
                <w:tab w:val="left" w:pos="450"/>
              </w:tabs>
              <w:spacing w:line="240" w:lineRule="auto"/>
              <w:jc w:val="both"/>
              <w:rPr>
                <w:ins w:id="30" w:author="Gözde Elbir" w:date="2026-09-25T19:58:00Z" w16du:dateUtc="2026-09-25T23:58:00Z"/>
                <w:rFonts w:ascii="Times New Roman" w:eastAsia="MS Mincho" w:hAnsi="Times New Roman" w:cs="Times New Roman"/>
                <w:sz w:val="24"/>
                <w:szCs w:val="24"/>
              </w:rPr>
            </w:pPr>
            <w:ins w:id="31" w:author="Gözde Elbir" w:date="2026-09-25T19:58:00Z" w16du:dateUtc="2026-09-25T23:58:00Z">
              <w:r w:rsidRPr="0070237E">
                <w:rPr>
                  <w:rFonts w:ascii="Times New Roman" w:eastAsia="MS Mincho" w:hAnsi="Times New Roman" w:cs="Times New Roman"/>
                  <w:i/>
                  <w:sz w:val="24"/>
                  <w:szCs w:val="24"/>
                </w:rPr>
                <w:t>c</w:t>
              </w:r>
              <w:r w:rsidRPr="0070237E">
                <w:rPr>
                  <w:rFonts w:ascii="Times New Roman" w:eastAsia="MS Mincho" w:hAnsi="Times New Roman" w:cs="Times New Roman"/>
                  <w:sz w:val="24"/>
                  <w:szCs w:val="24"/>
                </w:rPr>
                <w:t>.</w:t>
              </w:r>
              <w:r w:rsidRPr="0070237E">
                <w:rPr>
                  <w:rFonts w:ascii="Times New Roman" w:eastAsia="MS Mincho" w:hAnsi="Times New Roman" w:cs="Times New Roman"/>
                  <w:sz w:val="24"/>
                  <w:szCs w:val="24"/>
                </w:rPr>
                <w:tab/>
                <w:t>10.6%</w:t>
              </w:r>
            </w:ins>
          </w:p>
        </w:tc>
        <w:tc>
          <w:tcPr>
            <w:tcW w:w="2313" w:type="dxa"/>
            <w:tcBorders>
              <w:bottom w:val="single" w:sz="4" w:space="0" w:color="auto"/>
            </w:tcBorders>
          </w:tcPr>
          <w:p w14:paraId="45B5ECC0" w14:textId="77777777" w:rsidR="0070237E" w:rsidRPr="0070237E" w:rsidRDefault="0070237E" w:rsidP="005F1DCF">
            <w:pPr>
              <w:spacing w:line="240" w:lineRule="auto"/>
              <w:jc w:val="both"/>
              <w:rPr>
                <w:ins w:id="32" w:author="Gözde Elbir" w:date="2026-09-25T19:58:00Z" w16du:dateUtc="2026-09-25T23:58:00Z"/>
                <w:rFonts w:ascii="Times New Roman" w:eastAsia="MS Mincho" w:hAnsi="Times New Roman" w:cs="Times New Roman"/>
                <w:sz w:val="24"/>
                <w:szCs w:val="24"/>
              </w:rPr>
            </w:pPr>
            <w:ins w:id="33" w:author="Gözde Elbir" w:date="2026-09-25T19:58:00Z" w16du:dateUtc="2026-09-25T23:58:00Z">
              <w:r w:rsidRPr="0070237E">
                <w:rPr>
                  <w:rFonts w:ascii="Times New Roman" w:eastAsia="MS Mincho" w:hAnsi="Times New Roman" w:cs="Times New Roman"/>
                  <w:sz w:val="24"/>
                  <w:szCs w:val="24"/>
                </w:rPr>
                <w:t>15%</w:t>
              </w:r>
            </w:ins>
          </w:p>
        </w:tc>
      </w:tr>
    </w:tbl>
    <w:p w14:paraId="4322C1BB" w14:textId="77777777" w:rsidR="0070237E" w:rsidRDefault="0070237E" w:rsidP="0070237E">
      <w:pPr>
        <w:pStyle w:val="Heading4"/>
        <w:keepNext w:val="0"/>
        <w:widowControl w:val="0"/>
        <w:tabs>
          <w:tab w:val="left" w:pos="900"/>
        </w:tabs>
        <w:spacing w:line="360" w:lineRule="auto"/>
        <w:jc w:val="both"/>
        <w:rPr>
          <w:ins w:id="34" w:author="Gözde Elbir" w:date="2026-09-25T19:58:00Z" w16du:dateUtc="2026-09-25T23:58:00Z"/>
          <w:lang w:val="tr-TR"/>
        </w:rPr>
      </w:pPr>
    </w:p>
    <w:p w14:paraId="276EF2BC" w14:textId="77777777" w:rsidR="0070237E" w:rsidRPr="0070237E" w:rsidRDefault="0070237E" w:rsidP="0070237E">
      <w:pPr>
        <w:pStyle w:val="Heading4"/>
        <w:keepNext w:val="0"/>
        <w:widowControl w:val="0"/>
        <w:tabs>
          <w:tab w:val="left" w:pos="900"/>
        </w:tabs>
        <w:spacing w:line="360" w:lineRule="auto"/>
        <w:jc w:val="both"/>
        <w:rPr>
          <w:ins w:id="35" w:author="Gözde Elbir" w:date="2026-09-25T19:58:00Z" w16du:dateUtc="2026-09-25T23:58:00Z"/>
          <w:rFonts w:eastAsia="MS Mincho"/>
        </w:rPr>
      </w:pPr>
      <w:ins w:id="36" w:author="Gözde Elbir" w:date="2026-09-25T19:58:00Z" w16du:dateUtc="2026-09-25T23:58:00Z">
        <w:r w:rsidRPr="0070237E">
          <w:rPr>
            <w:lang w:val="tr-TR"/>
          </w:rPr>
          <w:tab/>
        </w:r>
        <w:r w:rsidRPr="0070237E">
          <w:t>Solution:</w:t>
        </w:r>
        <w:r>
          <w:rPr>
            <w:lang w:val="tr-TR"/>
          </w:rPr>
          <w:t xml:space="preserve"> </w:t>
        </w:r>
        <w:r w:rsidRPr="00457CFC">
          <w:rPr>
            <w:rFonts w:eastAsia="MS Mincho"/>
            <w:b w:val="0"/>
            <w:i/>
          </w:rPr>
          <w:t>K</w:t>
        </w:r>
        <w:r w:rsidRPr="00457CFC">
          <w:rPr>
            <w:rFonts w:eastAsia="MS Mincho"/>
            <w:b w:val="0"/>
            <w:i/>
            <w:vertAlign w:val="subscript"/>
          </w:rPr>
          <w:t>d</w:t>
        </w:r>
        <w:r w:rsidRPr="00457CFC">
          <w:rPr>
            <w:rFonts w:eastAsia="MS Mincho"/>
            <w:b w:val="0"/>
          </w:rPr>
          <w:t xml:space="preserve"> = Yield (1 – </w:t>
        </w:r>
        <w:r w:rsidRPr="00457CFC">
          <w:rPr>
            <w:rFonts w:eastAsia="MS Mincho"/>
            <w:b w:val="0"/>
            <w:i/>
          </w:rPr>
          <w:t>T</w:t>
        </w:r>
        <w:r w:rsidRPr="00457CFC">
          <w:rPr>
            <w:rFonts w:eastAsia="MS Mincho"/>
            <w:b w:val="0"/>
          </w:rPr>
          <w:t>)</w:t>
        </w:r>
      </w:ins>
    </w:p>
    <w:p w14:paraId="6662DAEE" w14:textId="77777777" w:rsidR="0070237E" w:rsidRPr="0070237E" w:rsidRDefault="0070237E" w:rsidP="0070237E">
      <w:pPr>
        <w:pStyle w:val="Footer"/>
        <w:tabs>
          <w:tab w:val="clear" w:pos="4320"/>
          <w:tab w:val="clear" w:pos="8640"/>
          <w:tab w:val="left" w:pos="3420"/>
          <w:tab w:val="left" w:pos="5040"/>
        </w:tabs>
        <w:ind w:firstLine="1647"/>
        <w:jc w:val="both"/>
        <w:rPr>
          <w:ins w:id="37" w:author="Gözde Elbir" w:date="2026-09-25T19:58:00Z" w16du:dateUtc="2026-09-25T23:58:00Z"/>
          <w:rFonts w:eastAsia="MS Mincho"/>
        </w:rPr>
      </w:pPr>
      <w:ins w:id="38" w:author="Gözde Elbir" w:date="2026-09-25T19:58:00Z" w16du:dateUtc="2026-09-25T23:58:00Z">
        <w:r w:rsidRPr="0070237E">
          <w:rPr>
            <w:rFonts w:eastAsia="MS Mincho"/>
            <w:b/>
          </w:rPr>
          <w:t>Yield</w:t>
        </w:r>
        <w:r w:rsidRPr="0070237E">
          <w:rPr>
            <w:rFonts w:eastAsia="MS Mincho"/>
          </w:rPr>
          <w:tab/>
        </w:r>
        <w:r w:rsidRPr="0070237E">
          <w:rPr>
            <w:rFonts w:eastAsia="MS Mincho"/>
            <w:b/>
          </w:rPr>
          <w:t xml:space="preserve">(1 – </w:t>
        </w:r>
        <w:r w:rsidRPr="0070237E">
          <w:rPr>
            <w:rFonts w:eastAsia="MS Mincho"/>
            <w:b/>
            <w:i/>
          </w:rPr>
          <w:t>T</w:t>
        </w:r>
        <w:r w:rsidRPr="0070237E">
          <w:rPr>
            <w:rFonts w:eastAsia="MS Mincho"/>
            <w:b/>
          </w:rPr>
          <w:t>)</w:t>
        </w:r>
        <w:r w:rsidRPr="0070237E">
          <w:rPr>
            <w:rFonts w:eastAsia="MS Mincho"/>
          </w:rPr>
          <w:tab/>
        </w:r>
        <w:r w:rsidRPr="0070237E">
          <w:rPr>
            <w:rFonts w:eastAsia="MS Mincho"/>
            <w:b/>
          </w:rPr>
          <w:t xml:space="preserve">Yield (1 – </w:t>
        </w:r>
        <w:r w:rsidRPr="0070237E">
          <w:rPr>
            <w:rFonts w:eastAsia="MS Mincho"/>
            <w:b/>
            <w:i/>
          </w:rPr>
          <w:t>T</w:t>
        </w:r>
        <w:r w:rsidRPr="0070237E">
          <w:rPr>
            <w:rFonts w:eastAsia="MS Mincho"/>
            <w:b/>
          </w:rPr>
          <w:t>)</w:t>
        </w:r>
      </w:ins>
    </w:p>
    <w:p w14:paraId="7975C4FC" w14:textId="77777777" w:rsidR="0070237E" w:rsidRPr="0070237E" w:rsidRDefault="0070237E" w:rsidP="0070237E">
      <w:pPr>
        <w:pStyle w:val="PlainText"/>
        <w:tabs>
          <w:tab w:val="left" w:pos="513"/>
          <w:tab w:val="left" w:pos="1800"/>
          <w:tab w:val="left" w:pos="3420"/>
          <w:tab w:val="left" w:pos="5553"/>
        </w:tabs>
        <w:ind w:firstLine="900"/>
        <w:jc w:val="both"/>
        <w:rPr>
          <w:ins w:id="39" w:author="Gözde Elbir" w:date="2026-09-25T19:58:00Z" w16du:dateUtc="2026-09-25T23:58:00Z"/>
          <w:rFonts w:ascii="Times New Roman" w:eastAsia="MS Mincho" w:hAnsi="Times New Roman"/>
          <w:sz w:val="24"/>
          <w:szCs w:val="24"/>
        </w:rPr>
      </w:pPr>
      <w:ins w:id="40" w:author="Gözde Elbir" w:date="2026-09-25T19:58:00Z" w16du:dateUtc="2026-09-25T23:58:00Z">
        <w:r w:rsidRPr="0070237E">
          <w:rPr>
            <w:rFonts w:ascii="Times New Roman" w:eastAsia="MS Mincho" w:hAnsi="Times New Roman"/>
            <w:sz w:val="24"/>
            <w:szCs w:val="24"/>
          </w:rPr>
          <w:t>a.</w:t>
        </w:r>
        <w:r w:rsidRPr="0070237E">
          <w:rPr>
            <w:rFonts w:ascii="Times New Roman" w:eastAsia="MS Mincho" w:hAnsi="Times New Roman"/>
            <w:sz w:val="24"/>
            <w:szCs w:val="24"/>
          </w:rPr>
          <w:tab/>
          <w:t>8.0%</w:t>
        </w:r>
        <w:r w:rsidRPr="0070237E">
          <w:rPr>
            <w:rFonts w:ascii="Times New Roman" w:eastAsia="MS Mincho" w:hAnsi="Times New Roman"/>
            <w:sz w:val="24"/>
            <w:szCs w:val="24"/>
          </w:rPr>
          <w:tab/>
          <w:t>(1 – .18)</w:t>
        </w:r>
        <w:r w:rsidRPr="0070237E">
          <w:rPr>
            <w:rFonts w:ascii="Times New Roman" w:eastAsia="MS Mincho" w:hAnsi="Times New Roman"/>
            <w:sz w:val="24"/>
            <w:szCs w:val="24"/>
          </w:rPr>
          <w:tab/>
          <w:t>6.56%</w:t>
        </w:r>
      </w:ins>
    </w:p>
    <w:p w14:paraId="3612E04C" w14:textId="77777777" w:rsidR="0070237E" w:rsidRPr="0070237E" w:rsidRDefault="0070237E" w:rsidP="0070237E">
      <w:pPr>
        <w:pStyle w:val="PlainText"/>
        <w:tabs>
          <w:tab w:val="left" w:pos="513"/>
          <w:tab w:val="left" w:pos="1620"/>
          <w:tab w:val="left" w:pos="3420"/>
          <w:tab w:val="left" w:pos="5553"/>
        </w:tabs>
        <w:ind w:firstLine="900"/>
        <w:jc w:val="both"/>
        <w:rPr>
          <w:ins w:id="41" w:author="Gözde Elbir" w:date="2026-09-25T19:58:00Z" w16du:dateUtc="2026-09-25T23:58:00Z"/>
          <w:rFonts w:ascii="Times New Roman" w:eastAsia="MS Mincho" w:hAnsi="Times New Roman"/>
          <w:sz w:val="24"/>
          <w:szCs w:val="24"/>
        </w:rPr>
      </w:pPr>
      <w:ins w:id="42" w:author="Gözde Elbir" w:date="2026-09-25T19:58:00Z" w16du:dateUtc="2026-09-25T23:58:00Z">
        <w:r w:rsidRPr="0070237E">
          <w:rPr>
            <w:rFonts w:ascii="Times New Roman" w:eastAsia="MS Mincho" w:hAnsi="Times New Roman"/>
            <w:sz w:val="24"/>
            <w:szCs w:val="24"/>
          </w:rPr>
          <w:t>b.</w:t>
        </w:r>
        <w:r w:rsidRPr="0070237E">
          <w:rPr>
            <w:rFonts w:ascii="Times New Roman" w:eastAsia="MS Mincho" w:hAnsi="Times New Roman"/>
            <w:sz w:val="24"/>
            <w:szCs w:val="24"/>
          </w:rPr>
          <w:tab/>
          <w:t>12.0%</w:t>
        </w:r>
        <w:r w:rsidRPr="0070237E">
          <w:rPr>
            <w:rFonts w:ascii="Times New Roman" w:eastAsia="MS Mincho" w:hAnsi="Times New Roman"/>
            <w:sz w:val="24"/>
            <w:szCs w:val="24"/>
          </w:rPr>
          <w:tab/>
          <w:t>(1 – .34)</w:t>
        </w:r>
        <w:r w:rsidRPr="0070237E">
          <w:rPr>
            <w:rFonts w:ascii="Times New Roman" w:eastAsia="MS Mincho" w:hAnsi="Times New Roman"/>
            <w:sz w:val="24"/>
            <w:szCs w:val="24"/>
          </w:rPr>
          <w:tab/>
          <w:t>7.92%</w:t>
        </w:r>
      </w:ins>
    </w:p>
    <w:p w14:paraId="0D339AE7" w14:textId="77777777" w:rsidR="0070237E" w:rsidRPr="00457CFC" w:rsidRDefault="0070237E" w:rsidP="0070237E">
      <w:pPr>
        <w:pStyle w:val="PlainText"/>
        <w:tabs>
          <w:tab w:val="left" w:pos="513"/>
          <w:tab w:val="left" w:pos="1620"/>
          <w:tab w:val="left" w:pos="3420"/>
          <w:tab w:val="left" w:pos="5553"/>
        </w:tabs>
        <w:ind w:firstLine="900"/>
        <w:jc w:val="both"/>
        <w:rPr>
          <w:ins w:id="43" w:author="Gözde Elbir" w:date="2026-09-25T19:58:00Z" w16du:dateUtc="2026-09-25T23:58:00Z"/>
          <w:rFonts w:ascii="Times New Roman" w:eastAsia="MS Mincho" w:hAnsi="Times New Roman"/>
          <w:sz w:val="24"/>
          <w:szCs w:val="24"/>
          <w:lang w:val="tr-TR"/>
        </w:rPr>
      </w:pPr>
      <w:ins w:id="44" w:author="Gözde Elbir" w:date="2026-09-25T19:58:00Z" w16du:dateUtc="2026-09-25T23:58:00Z">
        <w:r w:rsidRPr="0070237E">
          <w:rPr>
            <w:rFonts w:ascii="Times New Roman" w:eastAsia="MS Mincho" w:hAnsi="Times New Roman"/>
            <w:sz w:val="24"/>
            <w:szCs w:val="24"/>
          </w:rPr>
          <w:t>c.</w:t>
        </w:r>
        <w:r w:rsidRPr="0070237E">
          <w:rPr>
            <w:rFonts w:ascii="Times New Roman" w:eastAsia="MS Mincho" w:hAnsi="Times New Roman"/>
            <w:sz w:val="24"/>
            <w:szCs w:val="24"/>
          </w:rPr>
          <w:tab/>
          <w:t>10.6%</w:t>
        </w:r>
        <w:r w:rsidRPr="0070237E">
          <w:rPr>
            <w:rFonts w:ascii="Times New Roman" w:eastAsia="MS Mincho" w:hAnsi="Times New Roman"/>
            <w:sz w:val="24"/>
            <w:szCs w:val="24"/>
          </w:rPr>
          <w:tab/>
          <w:t>(1 – .15)</w:t>
        </w:r>
        <w:r w:rsidRPr="0070237E">
          <w:rPr>
            <w:rFonts w:ascii="Times New Roman" w:eastAsia="MS Mincho" w:hAnsi="Times New Roman"/>
            <w:sz w:val="24"/>
            <w:szCs w:val="24"/>
          </w:rPr>
          <w:tab/>
          <w:t>9.01%</w:t>
        </w:r>
      </w:ins>
    </w:p>
    <w:p w14:paraId="0FCA5AD9" w14:textId="77777777" w:rsidR="00457CFC" w:rsidRDefault="00457CFC" w:rsidP="0070237E">
      <w:pPr>
        <w:ind w:right="-765"/>
        <w:jc w:val="both"/>
        <w:rPr>
          <w:ins w:id="45" w:author="Gözde Elbir" w:date="2026-09-25T19:58:00Z" w16du:dateUtc="2026-09-25T23:58:00Z"/>
          <w:rFonts w:ascii="Times New Roman" w:eastAsia="MS Mincho" w:hAnsi="Times New Roman" w:cs="Times New Roman"/>
          <w:sz w:val="24"/>
          <w:szCs w:val="24"/>
        </w:rPr>
      </w:pPr>
    </w:p>
    <w:p w14:paraId="610C02E2" w14:textId="77777777" w:rsidR="00457CFC" w:rsidRPr="00457CFC" w:rsidRDefault="00457CFC" w:rsidP="00457CFC">
      <w:pPr>
        <w:pStyle w:val="ListParagraph"/>
        <w:numPr>
          <w:ilvl w:val="0"/>
          <w:numId w:val="19"/>
        </w:numPr>
        <w:tabs>
          <w:tab w:val="left" w:pos="540"/>
        </w:tabs>
        <w:spacing w:line="360" w:lineRule="auto"/>
        <w:jc w:val="both"/>
        <w:rPr>
          <w:ins w:id="46" w:author="Gözde Elbir" w:date="2026-09-25T19:58:00Z" w16du:dateUtc="2026-09-25T23:58:00Z"/>
          <w:rFonts w:ascii="Times New Roman" w:eastAsia="MS Mincho" w:hAnsi="Times New Roman" w:cs="Times New Roman"/>
          <w:sz w:val="24"/>
          <w:szCs w:val="24"/>
        </w:rPr>
      </w:pPr>
      <w:ins w:id="47" w:author="Gözde Elbir" w:date="2026-09-25T19:58:00Z" w16du:dateUtc="2026-09-25T23:58:00Z">
        <w:r>
          <w:rPr>
            <w:rFonts w:ascii="Times New Roman" w:eastAsia="MS Mincho" w:hAnsi="Times New Roman" w:cs="Times New Roman"/>
            <w:sz w:val="24"/>
            <w:szCs w:val="24"/>
          </w:rPr>
          <w:t xml:space="preserve"> </w:t>
        </w:r>
        <w:r w:rsidRPr="00457CFC">
          <w:rPr>
            <w:rFonts w:ascii="Times New Roman" w:eastAsia="MS Mincho" w:hAnsi="Times New Roman" w:cs="Times New Roman"/>
            <w:sz w:val="24"/>
            <w:szCs w:val="24"/>
          </w:rPr>
          <w:t>The treasurer of Riley Coal Co. is asked to compute the cost of fixed income securities for her corporation. Even before making the calculations, she assumes the aftertax cost of debt is at least 3 percent less than that for preferred stock. Based on the following facts, is she correct?</w:t>
        </w:r>
      </w:ins>
    </w:p>
    <w:p w14:paraId="24D77FF4" w14:textId="77777777" w:rsidR="00457CFC" w:rsidRPr="00457CFC" w:rsidRDefault="00457CFC" w:rsidP="00457CFC">
      <w:pPr>
        <w:pStyle w:val="ListParagraph"/>
        <w:spacing w:line="360" w:lineRule="auto"/>
        <w:jc w:val="both"/>
        <w:rPr>
          <w:ins w:id="48" w:author="Gözde Elbir" w:date="2026-09-25T19:58:00Z" w16du:dateUtc="2026-09-25T23:58:00Z"/>
          <w:rFonts w:ascii="Times New Roman" w:eastAsia="MS Mincho" w:hAnsi="Times New Roman" w:cs="Times New Roman"/>
          <w:sz w:val="24"/>
          <w:szCs w:val="24"/>
        </w:rPr>
      </w:pPr>
      <w:ins w:id="49" w:author="Gözde Elbir" w:date="2026-09-25T19:58:00Z" w16du:dateUtc="2026-09-25T23:58:00Z">
        <w:r w:rsidRPr="00457CFC">
          <w:rPr>
            <w:rFonts w:ascii="Times New Roman" w:eastAsia="MS Mincho" w:hAnsi="Times New Roman" w:cs="Times New Roman"/>
            <w:sz w:val="24"/>
            <w:szCs w:val="24"/>
          </w:rPr>
          <w:t>Debt can be issued at a yield of 11.0 percent, and the corporate tax rate is 21 percent. Preferred stock will be priced at $60 and pay a dividend of $6.40. The flotation cost on the preferred stock is $6.</w:t>
        </w:r>
      </w:ins>
    </w:p>
    <w:p w14:paraId="7A548409" w14:textId="77777777" w:rsidR="00457CFC" w:rsidRPr="00457CFC" w:rsidRDefault="00457CFC" w:rsidP="00457CFC">
      <w:pPr>
        <w:pStyle w:val="PlainText"/>
        <w:spacing w:after="120" w:line="360" w:lineRule="auto"/>
        <w:ind w:firstLine="708"/>
        <w:jc w:val="both"/>
        <w:rPr>
          <w:ins w:id="50" w:author="Gözde Elbir" w:date="2026-09-25T19:58:00Z" w16du:dateUtc="2026-09-25T23:58:00Z"/>
          <w:rFonts w:ascii="Times New Roman" w:eastAsia="MS Mincho" w:hAnsi="Times New Roman"/>
          <w:sz w:val="24"/>
          <w:szCs w:val="24"/>
        </w:rPr>
      </w:pPr>
      <w:ins w:id="51" w:author="Gözde Elbir" w:date="2026-09-25T19:58:00Z" w16du:dateUtc="2026-09-25T23:58:00Z">
        <w:r w:rsidRPr="00457CFC">
          <w:rPr>
            <w:rFonts w:ascii="Times New Roman" w:hAnsi="Times New Roman"/>
            <w:b/>
            <w:sz w:val="24"/>
            <w:szCs w:val="24"/>
          </w:rPr>
          <w:t>Solution</w:t>
        </w:r>
        <w:r w:rsidRPr="00457CFC">
          <w:rPr>
            <w:rFonts w:ascii="Times New Roman" w:hAnsi="Times New Roman"/>
            <w:sz w:val="24"/>
            <w:szCs w:val="24"/>
          </w:rPr>
          <w:t>:</w:t>
        </w:r>
        <w:r w:rsidRPr="00457CFC">
          <w:rPr>
            <w:rFonts w:ascii="Times New Roman" w:eastAsia="MS Mincho" w:hAnsi="Times New Roman"/>
            <w:b/>
            <w:sz w:val="24"/>
            <w:szCs w:val="24"/>
          </w:rPr>
          <w:t xml:space="preserve"> </w:t>
        </w:r>
        <w:r w:rsidRPr="00457CFC">
          <w:rPr>
            <w:rFonts w:ascii="Times New Roman" w:eastAsia="MS Mincho" w:hAnsi="Times New Roman"/>
            <w:sz w:val="24"/>
            <w:szCs w:val="24"/>
          </w:rPr>
          <w:t>Riley Coal Inc.</w:t>
        </w:r>
      </w:ins>
    </w:p>
    <w:p w14:paraId="175A49A7" w14:textId="77777777" w:rsidR="00457CFC" w:rsidRPr="00457CFC" w:rsidRDefault="00457CFC" w:rsidP="00457CFC">
      <w:pPr>
        <w:pStyle w:val="PlainText"/>
        <w:spacing w:line="360" w:lineRule="auto"/>
        <w:ind w:firstLine="708"/>
        <w:jc w:val="both"/>
        <w:rPr>
          <w:ins w:id="52" w:author="Gözde Elbir" w:date="2026-09-25T19:58:00Z" w16du:dateUtc="2026-09-25T23:58:00Z"/>
          <w:rFonts w:ascii="Times New Roman" w:eastAsia="MS Mincho" w:hAnsi="Times New Roman"/>
          <w:bCs/>
          <w:sz w:val="24"/>
          <w:szCs w:val="24"/>
          <w:u w:val="single"/>
        </w:rPr>
      </w:pPr>
      <w:ins w:id="53" w:author="Gözde Elbir" w:date="2026-09-25T19:58:00Z" w16du:dateUtc="2026-09-25T23:58:00Z">
        <w:r w:rsidRPr="00457CFC">
          <w:rPr>
            <w:rFonts w:ascii="Times New Roman" w:eastAsia="MS Mincho" w:hAnsi="Times New Roman"/>
            <w:bCs/>
            <w:sz w:val="24"/>
            <w:szCs w:val="24"/>
            <w:u w:val="single"/>
          </w:rPr>
          <w:t>Aftertax cost of debt</w:t>
        </w:r>
        <w:r>
          <w:rPr>
            <w:rFonts w:ascii="Times New Roman" w:eastAsia="MS Mincho" w:hAnsi="Times New Roman"/>
            <w:bCs/>
            <w:sz w:val="24"/>
            <w:szCs w:val="24"/>
            <w:u w:val="single"/>
            <w:lang w:val="tr-TR"/>
          </w:rPr>
          <w:t>:</w:t>
        </w:r>
      </w:ins>
    </w:p>
    <w:p w14:paraId="7DC85339" w14:textId="77777777" w:rsidR="00457CFC" w:rsidRPr="00457CFC" w:rsidRDefault="00465B82" w:rsidP="00457CFC">
      <w:pPr>
        <w:pStyle w:val="MTDisplayEquation"/>
        <w:spacing w:line="360" w:lineRule="auto"/>
        <w:ind w:firstLine="1098"/>
        <w:jc w:val="both"/>
        <w:rPr>
          <w:ins w:id="54" w:author="Gözde Elbir" w:date="2026-09-25T19:58:00Z" w16du:dateUtc="2026-09-25T23:58:00Z"/>
          <w:rFonts w:ascii="Times New Roman" w:hAnsi="Times New Roman"/>
          <w:sz w:val="24"/>
          <w:szCs w:val="24"/>
        </w:rPr>
      </w:pPr>
      <w:ins w:id="55" w:author="Gözde Elbir" w:date="2026-09-25T19:58:00Z" w16du:dateUtc="2026-09-25T23:58:00Z">
        <w:r w:rsidRPr="00465B82">
          <w:rPr>
            <w:rFonts w:ascii="Times New Roman" w:hAnsi="Times New Roman"/>
            <w:noProof/>
            <w:position w:val="-38"/>
            <w:sz w:val="24"/>
            <w:szCs w:val="24"/>
          </w:rPr>
          <w:object w:dxaOrig="5600" w:dyaOrig="920" w14:anchorId="791F65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4.85pt;height:43.8pt;mso-width-percent:0;mso-height-percent:0;mso-width-percent:0;mso-height-percent:0" o:ole="">
              <v:imagedata r:id="rId7" o:title=""/>
            </v:shape>
            <o:OLEObject Type="Embed" ProgID="Equation.DSMT4" ShapeID="_x0000_i1026" DrawAspect="Content" ObjectID="_1851871799" r:id="rId8"/>
          </w:object>
        </w:r>
      </w:ins>
    </w:p>
    <w:p w14:paraId="092D9D75" w14:textId="77777777" w:rsidR="00457CFC" w:rsidRPr="00457CFC" w:rsidRDefault="00457CFC" w:rsidP="00457CFC">
      <w:pPr>
        <w:spacing w:line="360" w:lineRule="auto"/>
        <w:jc w:val="both"/>
        <w:rPr>
          <w:ins w:id="56" w:author="Gözde Elbir" w:date="2026-09-25T19:58:00Z" w16du:dateUtc="2026-09-25T23:58:00Z"/>
          <w:rFonts w:ascii="Times New Roman" w:hAnsi="Times New Roman" w:cs="Times New Roman"/>
          <w:sz w:val="24"/>
          <w:szCs w:val="24"/>
        </w:rPr>
      </w:pPr>
    </w:p>
    <w:p w14:paraId="35FE4CA0" w14:textId="77777777" w:rsidR="00457CFC" w:rsidRPr="00457CFC" w:rsidRDefault="00457CFC" w:rsidP="00457CFC">
      <w:pPr>
        <w:pStyle w:val="PlainText"/>
        <w:spacing w:line="360" w:lineRule="auto"/>
        <w:ind w:firstLine="708"/>
        <w:jc w:val="both"/>
        <w:rPr>
          <w:ins w:id="57" w:author="Gözde Elbir" w:date="2026-09-25T19:58:00Z" w16du:dateUtc="2026-09-25T23:58:00Z"/>
          <w:rFonts w:ascii="Times New Roman" w:eastAsia="MS Mincho" w:hAnsi="Times New Roman"/>
          <w:sz w:val="24"/>
          <w:szCs w:val="24"/>
          <w:u w:val="single"/>
          <w:lang w:val="tr-TR"/>
        </w:rPr>
      </w:pPr>
      <w:ins w:id="58" w:author="Gözde Elbir" w:date="2026-09-25T19:58:00Z" w16du:dateUtc="2026-09-25T23:58:00Z">
        <w:r w:rsidRPr="00457CFC">
          <w:rPr>
            <w:rFonts w:ascii="Times New Roman" w:eastAsia="MS Mincho" w:hAnsi="Times New Roman"/>
            <w:sz w:val="24"/>
            <w:szCs w:val="24"/>
            <w:u w:val="single"/>
          </w:rPr>
          <w:t xml:space="preserve">Aftertax cost of preferred </w:t>
        </w:r>
        <w:r w:rsidRPr="00457CFC">
          <w:rPr>
            <w:rFonts w:ascii="Times New Roman" w:eastAsia="MS Mincho" w:hAnsi="Times New Roman"/>
            <w:bCs/>
            <w:sz w:val="24"/>
            <w:szCs w:val="24"/>
            <w:u w:val="single"/>
          </w:rPr>
          <w:t>stock</w:t>
        </w:r>
        <w:r>
          <w:rPr>
            <w:rFonts w:ascii="Times New Roman" w:eastAsia="MS Mincho" w:hAnsi="Times New Roman"/>
            <w:bCs/>
            <w:sz w:val="24"/>
            <w:szCs w:val="24"/>
            <w:u w:val="single"/>
            <w:lang w:val="tr-TR"/>
          </w:rPr>
          <w:t>:</w:t>
        </w:r>
      </w:ins>
    </w:p>
    <w:p w14:paraId="77CE55A9" w14:textId="77777777" w:rsidR="00457CFC" w:rsidRPr="00457CFC" w:rsidRDefault="00465B82" w:rsidP="00457CFC">
      <w:pPr>
        <w:pStyle w:val="PlainText"/>
        <w:tabs>
          <w:tab w:val="left" w:pos="1080"/>
        </w:tabs>
        <w:spacing w:line="360" w:lineRule="auto"/>
        <w:ind w:firstLine="1143"/>
        <w:jc w:val="both"/>
        <w:rPr>
          <w:ins w:id="59" w:author="Gözde Elbir" w:date="2026-09-25T19:58:00Z" w16du:dateUtc="2026-09-25T23:58:00Z"/>
          <w:rFonts w:ascii="Times New Roman" w:eastAsia="MS Mincho" w:hAnsi="Times New Roman"/>
          <w:sz w:val="24"/>
          <w:szCs w:val="24"/>
        </w:rPr>
      </w:pPr>
      <w:ins w:id="60" w:author="Gözde Elbir" w:date="2026-09-25T19:58:00Z" w16du:dateUtc="2026-09-25T23:58:00Z">
        <w:r w:rsidRPr="00465B82">
          <w:rPr>
            <w:rFonts w:ascii="Times New Roman" w:eastAsia="MS Mincho" w:hAnsi="Times New Roman"/>
            <w:noProof/>
            <w:position w:val="-42"/>
            <w:sz w:val="24"/>
            <w:szCs w:val="24"/>
          </w:rPr>
          <w:object w:dxaOrig="5420" w:dyaOrig="960" w14:anchorId="72A2B9E8">
            <v:shape id="_x0000_i1025" type="#_x0000_t75" alt="" style="width:224.05pt;height:39.25pt;mso-width-percent:0;mso-height-percent:0;mso-width-percent:0;mso-height-percent:0" o:ole="">
              <v:imagedata r:id="rId9" o:title=""/>
            </v:shape>
            <o:OLEObject Type="Embed" ProgID="Equation.DSMT4" ShapeID="_x0000_i1025" DrawAspect="Content" ObjectID="_1851871800" r:id="rId10"/>
          </w:object>
        </w:r>
      </w:ins>
    </w:p>
    <w:p w14:paraId="41B935CC" w14:textId="77777777" w:rsidR="00457CFC" w:rsidRDefault="00457CFC" w:rsidP="00457CFC">
      <w:pPr>
        <w:pStyle w:val="PlainText"/>
        <w:spacing w:line="360" w:lineRule="auto"/>
        <w:ind w:left="1080"/>
        <w:jc w:val="both"/>
        <w:rPr>
          <w:ins w:id="61" w:author="Gözde Elbir" w:date="2026-09-25T19:58:00Z" w16du:dateUtc="2026-09-25T23:58:00Z"/>
          <w:rFonts w:ascii="Times New Roman" w:eastAsia="MS Mincho" w:hAnsi="Times New Roman"/>
          <w:sz w:val="24"/>
          <w:szCs w:val="24"/>
          <w:lang w:val="tr-TR"/>
        </w:rPr>
      </w:pPr>
      <w:ins w:id="62" w:author="Gözde Elbir" w:date="2026-09-25T19:58:00Z" w16du:dateUtc="2026-09-25T23:58:00Z">
        <w:r w:rsidRPr="00457CFC">
          <w:rPr>
            <w:rFonts w:ascii="Times New Roman" w:eastAsia="MS Mincho" w:hAnsi="Times New Roman"/>
            <w:sz w:val="24"/>
            <w:szCs w:val="24"/>
          </w:rPr>
          <w:t>Yes, the treasurer is correct. The difference is 3.</w:t>
        </w:r>
        <w:r w:rsidRPr="00457CFC">
          <w:rPr>
            <w:rFonts w:ascii="Times New Roman" w:eastAsia="MS Mincho" w:hAnsi="Times New Roman"/>
            <w:sz w:val="24"/>
            <w:szCs w:val="24"/>
            <w:lang w:val="en-US"/>
          </w:rPr>
          <w:t>16</w:t>
        </w:r>
        <w:r w:rsidRPr="00457CFC">
          <w:rPr>
            <w:rFonts w:ascii="Times New Roman" w:eastAsia="MS Mincho" w:hAnsi="Times New Roman"/>
            <w:sz w:val="24"/>
            <w:szCs w:val="24"/>
          </w:rPr>
          <w:t>% (8.</w:t>
        </w:r>
        <w:r w:rsidRPr="00457CFC">
          <w:rPr>
            <w:rFonts w:ascii="Times New Roman" w:eastAsia="MS Mincho" w:hAnsi="Times New Roman"/>
            <w:sz w:val="24"/>
            <w:szCs w:val="24"/>
            <w:lang w:val="en-US"/>
          </w:rPr>
          <w:t>69</w:t>
        </w:r>
        <w:r w:rsidRPr="00457CFC">
          <w:rPr>
            <w:rFonts w:ascii="Times New Roman" w:eastAsia="MS Mincho" w:hAnsi="Times New Roman"/>
            <w:sz w:val="24"/>
            <w:szCs w:val="24"/>
          </w:rPr>
          <w:t>% versus 11.85%).</w:t>
        </w:r>
      </w:ins>
    </w:p>
    <w:p w14:paraId="7951A142" w14:textId="77777777" w:rsidR="00457CFC" w:rsidRPr="00457CFC" w:rsidRDefault="00457CFC" w:rsidP="00457CFC">
      <w:pPr>
        <w:pStyle w:val="ListParagraph"/>
        <w:numPr>
          <w:ilvl w:val="0"/>
          <w:numId w:val="19"/>
        </w:numPr>
        <w:tabs>
          <w:tab w:val="left" w:pos="540"/>
        </w:tabs>
        <w:spacing w:after="80"/>
        <w:rPr>
          <w:ins w:id="63" w:author="Gözde Elbir" w:date="2026-09-25T19:58:00Z" w16du:dateUtc="2026-09-25T23:58:00Z"/>
          <w:rFonts w:eastAsia="MS Mincho"/>
          <w:sz w:val="24"/>
          <w:szCs w:val="24"/>
        </w:rPr>
      </w:pPr>
      <w:ins w:id="64" w:author="Gözde Elbir" w:date="2026-09-25T19:58:00Z" w16du:dateUtc="2026-09-25T23:58:00Z">
        <w:r w:rsidRPr="00457CFC">
          <w:rPr>
            <w:rFonts w:eastAsia="MS Mincho"/>
            <w:sz w:val="24"/>
            <w:szCs w:val="24"/>
          </w:rPr>
          <w:t>Given the following information, calculate the weighted average cost of capital for Digital Processing Inc. Line up the calculations in the order shown in</w:t>
        </w:r>
        <w:r w:rsidR="005F1DCF">
          <w:rPr>
            <w:rFonts w:eastAsia="MS Mincho"/>
            <w:sz w:val="24"/>
            <w:szCs w:val="24"/>
          </w:rPr>
          <w:t xml:space="preserve"> the</w:t>
        </w:r>
        <w:r w:rsidRPr="00457CFC">
          <w:rPr>
            <w:rFonts w:eastAsia="MS Mincho"/>
            <w:sz w:val="24"/>
            <w:szCs w:val="24"/>
          </w:rPr>
          <w:t xml:space="preserve"> </w:t>
        </w:r>
        <w:r w:rsidR="005F1DCF">
          <w:rPr>
            <w:rFonts w:eastAsia="MS Mincho"/>
            <w:sz w:val="24"/>
            <w:szCs w:val="24"/>
          </w:rPr>
          <w:t>Table.</w:t>
        </w:r>
      </w:ins>
    </w:p>
    <w:p w14:paraId="4BA44C20" w14:textId="77777777" w:rsidR="00457CFC" w:rsidRDefault="00457CFC" w:rsidP="00457CFC">
      <w:pPr>
        <w:pStyle w:val="ListParagraph"/>
        <w:rPr>
          <w:ins w:id="65" w:author="Gözde Elbir" w:date="2026-09-25T19:58:00Z" w16du:dateUtc="2026-09-25T23:58:00Z"/>
          <w:rFonts w:eastAsia="MS Mincho"/>
          <w:b/>
          <w:sz w:val="24"/>
          <w:szCs w:val="24"/>
        </w:rPr>
      </w:pPr>
    </w:p>
    <w:p w14:paraId="790937B8" w14:textId="77777777" w:rsidR="00457CFC" w:rsidRPr="00457CFC" w:rsidRDefault="00457CFC" w:rsidP="00457CFC">
      <w:pPr>
        <w:pStyle w:val="ListParagraph"/>
        <w:rPr>
          <w:ins w:id="66" w:author="Gözde Elbir" w:date="2026-09-25T19:58:00Z" w16du:dateUtc="2026-09-25T23:58:00Z"/>
          <w:rFonts w:eastAsia="MS Mincho"/>
          <w:b/>
          <w:sz w:val="24"/>
          <w:szCs w:val="24"/>
        </w:rPr>
      </w:pPr>
      <w:ins w:id="67" w:author="Gözde Elbir" w:date="2026-09-25T19:58:00Z" w16du:dateUtc="2026-09-25T23:58:00Z">
        <w:r w:rsidRPr="00457CFC">
          <w:rPr>
            <w:rFonts w:eastAsia="MS Mincho"/>
            <w:b/>
            <w:sz w:val="24"/>
            <w:szCs w:val="24"/>
          </w:rPr>
          <w:t>Percent of capital structure:</w:t>
        </w:r>
      </w:ins>
    </w:p>
    <w:p w14:paraId="71AB94B6" w14:textId="77777777" w:rsidR="00457CFC" w:rsidRPr="00457CFC" w:rsidRDefault="00457CFC" w:rsidP="00457CFC">
      <w:pPr>
        <w:pStyle w:val="ListParagraph"/>
        <w:pBdr>
          <w:bottom w:val="single" w:sz="4" w:space="1" w:color="auto"/>
        </w:pBdr>
        <w:ind w:right="4140"/>
        <w:rPr>
          <w:ins w:id="68" w:author="Gözde Elbir" w:date="2026-09-25T19:58:00Z" w16du:dateUtc="2026-09-25T23:58:00Z"/>
          <w:rFonts w:eastAsia="MS Mincho"/>
          <w:sz w:val="20"/>
        </w:rPr>
      </w:pPr>
    </w:p>
    <w:p w14:paraId="5E750885" w14:textId="77777777" w:rsidR="00457CFC" w:rsidRPr="00457CFC" w:rsidRDefault="00457CFC" w:rsidP="00457CFC">
      <w:pPr>
        <w:pStyle w:val="ListParagraph"/>
        <w:tabs>
          <w:tab w:val="left" w:leader="dot" w:pos="4680"/>
        </w:tabs>
        <w:spacing w:before="40"/>
        <w:rPr>
          <w:ins w:id="69" w:author="Gözde Elbir" w:date="2026-09-25T19:58:00Z" w16du:dateUtc="2026-09-25T23:58:00Z"/>
          <w:rFonts w:eastAsia="MS Mincho"/>
          <w:sz w:val="24"/>
          <w:szCs w:val="24"/>
        </w:rPr>
      </w:pPr>
      <w:ins w:id="70" w:author="Gözde Elbir" w:date="2026-09-25T19:58:00Z" w16du:dateUtc="2026-09-25T23:58:00Z">
        <w:r w:rsidRPr="00457CFC">
          <w:rPr>
            <w:rFonts w:eastAsia="MS Mincho"/>
            <w:sz w:val="24"/>
            <w:szCs w:val="24"/>
          </w:rPr>
          <w:t>Preferred stock</w:t>
        </w:r>
        <w:r w:rsidRPr="00457CFC">
          <w:rPr>
            <w:rFonts w:eastAsia="MS Mincho"/>
            <w:sz w:val="24"/>
            <w:szCs w:val="24"/>
          </w:rPr>
          <w:tab/>
        </w:r>
        <w:r w:rsidRPr="00457CFC">
          <w:rPr>
            <w:rFonts w:eastAsia="MS Mincho"/>
            <w:sz w:val="24"/>
            <w:szCs w:val="24"/>
          </w:rPr>
          <w:tab/>
          <w:t>20%</w:t>
        </w:r>
      </w:ins>
    </w:p>
    <w:p w14:paraId="4AD4C0A4" w14:textId="77777777" w:rsidR="00457CFC" w:rsidRPr="00457CFC" w:rsidRDefault="00457CFC" w:rsidP="00457CFC">
      <w:pPr>
        <w:pStyle w:val="ListParagraph"/>
        <w:tabs>
          <w:tab w:val="left" w:leader="dot" w:pos="4680"/>
        </w:tabs>
        <w:rPr>
          <w:ins w:id="71" w:author="Gözde Elbir" w:date="2026-09-25T19:58:00Z" w16du:dateUtc="2026-09-25T23:58:00Z"/>
          <w:rFonts w:eastAsia="MS Mincho"/>
          <w:sz w:val="24"/>
          <w:szCs w:val="24"/>
        </w:rPr>
      </w:pPr>
      <w:ins w:id="72" w:author="Gözde Elbir" w:date="2026-09-25T19:58:00Z" w16du:dateUtc="2026-09-25T23:58:00Z">
        <w:r w:rsidRPr="00457CFC">
          <w:rPr>
            <w:rFonts w:eastAsia="MS Mincho"/>
            <w:sz w:val="24"/>
            <w:szCs w:val="24"/>
          </w:rPr>
          <w:t>Common equity</w:t>
        </w:r>
        <w:r w:rsidRPr="00457CFC">
          <w:rPr>
            <w:rFonts w:eastAsia="MS Mincho"/>
            <w:sz w:val="24"/>
            <w:szCs w:val="24"/>
          </w:rPr>
          <w:tab/>
        </w:r>
        <w:r w:rsidRPr="00457CFC">
          <w:rPr>
            <w:rFonts w:eastAsia="MS Mincho"/>
            <w:sz w:val="24"/>
            <w:szCs w:val="24"/>
          </w:rPr>
          <w:tab/>
          <w:t>40</w:t>
        </w:r>
      </w:ins>
    </w:p>
    <w:p w14:paraId="5EEF23C0" w14:textId="77777777" w:rsidR="00457CFC" w:rsidRPr="00457CFC" w:rsidRDefault="00457CFC" w:rsidP="00457CFC">
      <w:pPr>
        <w:pStyle w:val="ListParagraph"/>
        <w:tabs>
          <w:tab w:val="left" w:leader="dot" w:pos="4680"/>
        </w:tabs>
        <w:spacing w:after="40"/>
        <w:rPr>
          <w:ins w:id="73" w:author="Gözde Elbir" w:date="2026-09-25T19:58:00Z" w16du:dateUtc="2026-09-25T23:58:00Z"/>
          <w:rFonts w:eastAsia="MS Mincho"/>
          <w:sz w:val="24"/>
          <w:szCs w:val="24"/>
        </w:rPr>
      </w:pPr>
      <w:ins w:id="74" w:author="Gözde Elbir" w:date="2026-09-25T19:58:00Z" w16du:dateUtc="2026-09-25T23:58:00Z">
        <w:r w:rsidRPr="00457CFC">
          <w:rPr>
            <w:rFonts w:eastAsia="MS Mincho"/>
            <w:sz w:val="24"/>
            <w:szCs w:val="24"/>
          </w:rPr>
          <w:t>Debt</w:t>
        </w:r>
        <w:r w:rsidRPr="00457CFC">
          <w:rPr>
            <w:rFonts w:eastAsia="MS Mincho"/>
            <w:sz w:val="24"/>
            <w:szCs w:val="24"/>
          </w:rPr>
          <w:tab/>
        </w:r>
        <w:r w:rsidRPr="00457CFC">
          <w:rPr>
            <w:rFonts w:eastAsia="MS Mincho"/>
            <w:sz w:val="24"/>
            <w:szCs w:val="24"/>
          </w:rPr>
          <w:tab/>
          <w:t>40</w:t>
        </w:r>
      </w:ins>
    </w:p>
    <w:p w14:paraId="173B643B" w14:textId="77777777" w:rsidR="00457CFC" w:rsidRPr="00457CFC" w:rsidRDefault="00457CFC" w:rsidP="00457CFC">
      <w:pPr>
        <w:pStyle w:val="ListParagraph"/>
        <w:numPr>
          <w:ilvl w:val="0"/>
          <w:numId w:val="19"/>
        </w:numPr>
        <w:pBdr>
          <w:top w:val="single" w:sz="4" w:space="1" w:color="auto"/>
        </w:pBdr>
        <w:tabs>
          <w:tab w:val="left" w:pos="5220"/>
        </w:tabs>
        <w:ind w:right="4140"/>
        <w:rPr>
          <w:ins w:id="75" w:author="Gözde Elbir" w:date="2026-09-25T19:58:00Z" w16du:dateUtc="2026-09-25T23:58:00Z"/>
          <w:rFonts w:eastAsia="MS Mincho"/>
          <w:sz w:val="2"/>
          <w:szCs w:val="2"/>
        </w:rPr>
      </w:pPr>
    </w:p>
    <w:p w14:paraId="5C80D8FD" w14:textId="77777777" w:rsidR="00457CFC" w:rsidRPr="00457CFC" w:rsidRDefault="00457CFC" w:rsidP="00457CFC">
      <w:pPr>
        <w:pStyle w:val="ListParagraph"/>
        <w:rPr>
          <w:ins w:id="76" w:author="Gözde Elbir" w:date="2026-09-25T19:58:00Z" w16du:dateUtc="2026-09-25T23:58:00Z"/>
          <w:rFonts w:eastAsia="MS Mincho"/>
          <w:sz w:val="24"/>
          <w:szCs w:val="24"/>
        </w:rPr>
      </w:pPr>
    </w:p>
    <w:p w14:paraId="56114C88" w14:textId="77777777" w:rsidR="00457CFC" w:rsidRPr="00457CFC" w:rsidRDefault="00457CFC" w:rsidP="00457CFC">
      <w:pPr>
        <w:pStyle w:val="ListParagraph"/>
        <w:rPr>
          <w:ins w:id="77" w:author="Gözde Elbir" w:date="2026-09-25T19:58:00Z" w16du:dateUtc="2026-09-25T23:58:00Z"/>
          <w:rFonts w:eastAsia="MS Mincho"/>
          <w:b/>
          <w:sz w:val="24"/>
          <w:szCs w:val="24"/>
        </w:rPr>
      </w:pPr>
      <w:ins w:id="78" w:author="Gözde Elbir" w:date="2026-09-25T19:58:00Z" w16du:dateUtc="2026-09-25T23:58:00Z">
        <w:r w:rsidRPr="00457CFC">
          <w:rPr>
            <w:rFonts w:eastAsia="MS Mincho"/>
            <w:b/>
            <w:sz w:val="24"/>
            <w:szCs w:val="24"/>
          </w:rPr>
          <w:t>Additional information:</w:t>
        </w:r>
      </w:ins>
    </w:p>
    <w:p w14:paraId="70B1E973" w14:textId="77777777" w:rsidR="00457CFC" w:rsidRPr="00457CFC" w:rsidRDefault="00457CFC" w:rsidP="00457CFC">
      <w:pPr>
        <w:pStyle w:val="ListParagraph"/>
        <w:numPr>
          <w:ilvl w:val="0"/>
          <w:numId w:val="19"/>
        </w:numPr>
        <w:rPr>
          <w:ins w:id="79" w:author="Gözde Elbir" w:date="2026-09-25T19:58:00Z" w16du:dateUtc="2026-09-25T23:58:00Z"/>
          <w:rFonts w:eastAsia="MS Mincho"/>
          <w:b/>
          <w:sz w:val="2"/>
          <w:szCs w:val="2"/>
        </w:rPr>
      </w:pPr>
    </w:p>
    <w:p w14:paraId="7455DE21" w14:textId="77777777" w:rsidR="00457CFC" w:rsidRPr="00457CFC" w:rsidRDefault="00457CFC" w:rsidP="00457CFC">
      <w:pPr>
        <w:pStyle w:val="ListParagraph"/>
        <w:pBdr>
          <w:bottom w:val="single" w:sz="4" w:space="1" w:color="auto"/>
        </w:pBdr>
        <w:ind w:right="2565"/>
        <w:rPr>
          <w:ins w:id="80" w:author="Gözde Elbir" w:date="2026-09-25T19:58:00Z" w16du:dateUtc="2026-09-25T23:58:00Z"/>
          <w:rFonts w:eastAsia="MS Mincho"/>
          <w:sz w:val="20"/>
        </w:rPr>
      </w:pPr>
    </w:p>
    <w:p w14:paraId="1D3793D9" w14:textId="77777777" w:rsidR="00457CFC" w:rsidRPr="00457CFC" w:rsidRDefault="00457CFC" w:rsidP="00457CFC">
      <w:pPr>
        <w:pStyle w:val="ListParagraph"/>
        <w:tabs>
          <w:tab w:val="left" w:leader="dot" w:pos="5760"/>
          <w:tab w:val="left" w:pos="6273"/>
        </w:tabs>
        <w:spacing w:before="40"/>
        <w:rPr>
          <w:ins w:id="81" w:author="Gözde Elbir" w:date="2026-09-25T19:58:00Z" w16du:dateUtc="2026-09-25T23:58:00Z"/>
          <w:rFonts w:eastAsia="MS Mincho"/>
          <w:sz w:val="24"/>
          <w:szCs w:val="24"/>
        </w:rPr>
      </w:pPr>
      <w:ins w:id="82" w:author="Gözde Elbir" w:date="2026-09-25T19:58:00Z" w16du:dateUtc="2026-09-25T23:58:00Z">
        <w:r w:rsidRPr="00457CFC">
          <w:rPr>
            <w:rFonts w:eastAsia="MS Mincho"/>
            <w:sz w:val="24"/>
            <w:szCs w:val="24"/>
          </w:rPr>
          <w:t>Corporate tax rate</w:t>
        </w:r>
        <w:r w:rsidRPr="00457CFC">
          <w:rPr>
            <w:rFonts w:eastAsia="MS Mincho"/>
            <w:sz w:val="24"/>
            <w:szCs w:val="24"/>
          </w:rPr>
          <w:tab/>
        </w:r>
        <w:r w:rsidRPr="00457CFC">
          <w:rPr>
            <w:rFonts w:eastAsia="MS Mincho"/>
            <w:sz w:val="24"/>
            <w:szCs w:val="24"/>
          </w:rPr>
          <w:tab/>
          <w:t>25%</w:t>
        </w:r>
      </w:ins>
    </w:p>
    <w:p w14:paraId="782FA90C" w14:textId="77777777" w:rsidR="00457CFC" w:rsidRPr="00457CFC" w:rsidRDefault="00457CFC" w:rsidP="00457CFC">
      <w:pPr>
        <w:pStyle w:val="ListParagraph"/>
        <w:tabs>
          <w:tab w:val="left" w:leader="dot" w:pos="5760"/>
          <w:tab w:val="left" w:pos="6120"/>
        </w:tabs>
        <w:rPr>
          <w:ins w:id="83" w:author="Gözde Elbir" w:date="2026-09-25T19:58:00Z" w16du:dateUtc="2026-09-25T23:58:00Z"/>
          <w:rFonts w:eastAsia="MS Mincho"/>
          <w:sz w:val="24"/>
          <w:szCs w:val="24"/>
        </w:rPr>
      </w:pPr>
      <w:ins w:id="84" w:author="Gözde Elbir" w:date="2026-09-25T19:58:00Z" w16du:dateUtc="2026-09-25T23:58:00Z">
        <w:r w:rsidRPr="00457CFC">
          <w:rPr>
            <w:rFonts w:eastAsia="MS Mincho"/>
            <w:sz w:val="24"/>
            <w:szCs w:val="24"/>
          </w:rPr>
          <w:t>Dividend, preferred</w:t>
        </w:r>
        <w:r w:rsidRPr="00457CFC">
          <w:rPr>
            <w:rFonts w:eastAsia="MS Mincho"/>
            <w:sz w:val="24"/>
            <w:szCs w:val="24"/>
          </w:rPr>
          <w:tab/>
        </w:r>
        <w:r w:rsidRPr="00457CFC">
          <w:rPr>
            <w:rFonts w:eastAsia="MS Mincho"/>
            <w:sz w:val="24"/>
            <w:szCs w:val="24"/>
          </w:rPr>
          <w:tab/>
          <w:t xml:space="preserve"> $8.50</w:t>
        </w:r>
      </w:ins>
    </w:p>
    <w:p w14:paraId="57751A8F" w14:textId="77777777" w:rsidR="00457CFC" w:rsidRPr="00457CFC" w:rsidRDefault="00457CFC" w:rsidP="00457CFC">
      <w:pPr>
        <w:pStyle w:val="ListParagraph"/>
        <w:tabs>
          <w:tab w:val="left" w:leader="dot" w:pos="5760"/>
          <w:tab w:val="left" w:pos="6156"/>
        </w:tabs>
        <w:rPr>
          <w:ins w:id="85" w:author="Gözde Elbir" w:date="2026-09-25T19:58:00Z" w16du:dateUtc="2026-09-25T23:58:00Z"/>
          <w:rFonts w:eastAsia="MS Mincho"/>
          <w:sz w:val="24"/>
          <w:szCs w:val="24"/>
        </w:rPr>
      </w:pPr>
      <w:ins w:id="86" w:author="Gözde Elbir" w:date="2026-09-25T19:58:00Z" w16du:dateUtc="2026-09-25T23:58:00Z">
        <w:r w:rsidRPr="00457CFC">
          <w:rPr>
            <w:rFonts w:eastAsia="MS Mincho"/>
            <w:sz w:val="24"/>
            <w:szCs w:val="24"/>
          </w:rPr>
          <w:t>Dividend, expected common</w:t>
        </w:r>
        <w:r w:rsidRPr="00457CFC">
          <w:rPr>
            <w:rFonts w:eastAsia="MS Mincho"/>
            <w:sz w:val="24"/>
            <w:szCs w:val="24"/>
          </w:rPr>
          <w:tab/>
        </w:r>
        <w:r w:rsidRPr="00457CFC">
          <w:rPr>
            <w:rFonts w:eastAsia="MS Mincho"/>
            <w:sz w:val="24"/>
            <w:szCs w:val="24"/>
          </w:rPr>
          <w:tab/>
          <w:t>$2.50</w:t>
        </w:r>
      </w:ins>
    </w:p>
    <w:p w14:paraId="4288BAB0" w14:textId="77777777" w:rsidR="00457CFC" w:rsidRPr="00457CFC" w:rsidRDefault="00457CFC" w:rsidP="00457CFC">
      <w:pPr>
        <w:pStyle w:val="ListParagraph"/>
        <w:tabs>
          <w:tab w:val="left" w:leader="dot" w:pos="5760"/>
          <w:tab w:val="left" w:pos="5940"/>
        </w:tabs>
        <w:rPr>
          <w:ins w:id="87" w:author="Gözde Elbir" w:date="2026-09-25T19:58:00Z" w16du:dateUtc="2026-09-25T23:58:00Z"/>
          <w:rFonts w:eastAsia="MS Mincho"/>
          <w:sz w:val="24"/>
          <w:szCs w:val="24"/>
        </w:rPr>
      </w:pPr>
      <w:ins w:id="88" w:author="Gözde Elbir" w:date="2026-09-25T19:58:00Z" w16du:dateUtc="2026-09-25T23:58:00Z">
        <w:r w:rsidRPr="00457CFC">
          <w:rPr>
            <w:rFonts w:eastAsia="MS Mincho"/>
            <w:sz w:val="24"/>
            <w:szCs w:val="24"/>
          </w:rPr>
          <w:t>Dividend, preferred</w:t>
        </w:r>
        <w:r w:rsidRPr="00457CFC">
          <w:rPr>
            <w:rFonts w:eastAsia="MS Mincho"/>
            <w:sz w:val="24"/>
            <w:szCs w:val="24"/>
          </w:rPr>
          <w:tab/>
        </w:r>
        <w:r w:rsidRPr="00457CFC">
          <w:rPr>
            <w:rFonts w:eastAsia="MS Mincho"/>
            <w:sz w:val="24"/>
            <w:szCs w:val="24"/>
          </w:rPr>
          <w:tab/>
          <w:t>$105.00</w:t>
        </w:r>
      </w:ins>
    </w:p>
    <w:p w14:paraId="126ECA81" w14:textId="77777777" w:rsidR="00457CFC" w:rsidRPr="00457CFC" w:rsidRDefault="00457CFC" w:rsidP="00457CFC">
      <w:pPr>
        <w:pStyle w:val="ListParagraph"/>
        <w:tabs>
          <w:tab w:val="left" w:leader="dot" w:pos="5760"/>
          <w:tab w:val="left" w:pos="6408"/>
        </w:tabs>
        <w:rPr>
          <w:ins w:id="89" w:author="Gözde Elbir" w:date="2026-09-25T19:58:00Z" w16du:dateUtc="2026-09-25T23:58:00Z"/>
          <w:rFonts w:eastAsia="MS Mincho"/>
          <w:sz w:val="24"/>
          <w:szCs w:val="24"/>
        </w:rPr>
      </w:pPr>
      <w:ins w:id="90" w:author="Gözde Elbir" w:date="2026-09-25T19:58:00Z" w16du:dateUtc="2026-09-25T23:58:00Z">
        <w:r w:rsidRPr="00457CFC">
          <w:rPr>
            <w:rFonts w:eastAsia="MS Mincho"/>
            <w:sz w:val="24"/>
            <w:szCs w:val="24"/>
          </w:rPr>
          <w:t>Growth rate</w:t>
        </w:r>
        <w:r w:rsidRPr="00457CFC">
          <w:rPr>
            <w:rFonts w:eastAsia="MS Mincho"/>
            <w:sz w:val="24"/>
            <w:szCs w:val="24"/>
          </w:rPr>
          <w:tab/>
        </w:r>
        <w:r w:rsidRPr="00457CFC">
          <w:rPr>
            <w:rFonts w:eastAsia="MS Mincho"/>
            <w:sz w:val="24"/>
            <w:szCs w:val="24"/>
          </w:rPr>
          <w:tab/>
          <w:t>7%</w:t>
        </w:r>
      </w:ins>
    </w:p>
    <w:p w14:paraId="3F5B852A" w14:textId="77777777" w:rsidR="00457CFC" w:rsidRPr="00457CFC" w:rsidRDefault="00457CFC" w:rsidP="00457CFC">
      <w:pPr>
        <w:pStyle w:val="ListParagraph"/>
        <w:tabs>
          <w:tab w:val="left" w:leader="dot" w:pos="5760"/>
          <w:tab w:val="left" w:pos="6300"/>
        </w:tabs>
        <w:rPr>
          <w:ins w:id="91" w:author="Gözde Elbir" w:date="2026-09-25T19:58:00Z" w16du:dateUtc="2026-09-25T23:58:00Z"/>
          <w:rFonts w:eastAsia="MS Mincho"/>
          <w:sz w:val="24"/>
          <w:szCs w:val="24"/>
        </w:rPr>
      </w:pPr>
      <w:ins w:id="92" w:author="Gözde Elbir" w:date="2026-09-25T19:58:00Z" w16du:dateUtc="2026-09-25T23:58:00Z">
        <w:r w:rsidRPr="00457CFC">
          <w:rPr>
            <w:rFonts w:eastAsia="MS Mincho"/>
            <w:sz w:val="24"/>
            <w:szCs w:val="24"/>
          </w:rPr>
          <w:t>Bond yield</w:t>
        </w:r>
        <w:r w:rsidRPr="00457CFC">
          <w:rPr>
            <w:rFonts w:eastAsia="MS Mincho"/>
            <w:sz w:val="24"/>
            <w:szCs w:val="24"/>
          </w:rPr>
          <w:tab/>
        </w:r>
        <w:r w:rsidRPr="00457CFC">
          <w:rPr>
            <w:rFonts w:eastAsia="MS Mincho"/>
            <w:sz w:val="24"/>
            <w:szCs w:val="24"/>
          </w:rPr>
          <w:tab/>
          <w:t>9.5</w:t>
        </w:r>
      </w:ins>
    </w:p>
    <w:p w14:paraId="35106EFB" w14:textId="77777777" w:rsidR="00457CFC" w:rsidRPr="00457CFC" w:rsidRDefault="00457CFC" w:rsidP="00457CFC">
      <w:pPr>
        <w:pStyle w:val="ListParagraph"/>
        <w:tabs>
          <w:tab w:val="left" w:leader="dot" w:pos="5760"/>
          <w:tab w:val="left" w:pos="6156"/>
        </w:tabs>
        <w:rPr>
          <w:ins w:id="93" w:author="Gözde Elbir" w:date="2026-09-25T19:58:00Z" w16du:dateUtc="2026-09-25T23:58:00Z"/>
          <w:rFonts w:eastAsia="MS Mincho"/>
          <w:sz w:val="24"/>
          <w:szCs w:val="24"/>
        </w:rPr>
      </w:pPr>
      <w:ins w:id="94" w:author="Gözde Elbir" w:date="2026-09-25T19:58:00Z" w16du:dateUtc="2026-09-25T23:58:00Z">
        <w:r w:rsidRPr="00457CFC">
          <w:rPr>
            <w:rFonts w:eastAsia="MS Mincho"/>
            <w:sz w:val="24"/>
            <w:szCs w:val="24"/>
          </w:rPr>
          <w:t>Flotation cost, preferred</w:t>
        </w:r>
        <w:r w:rsidRPr="00457CFC">
          <w:rPr>
            <w:rFonts w:eastAsia="MS Mincho"/>
            <w:sz w:val="24"/>
            <w:szCs w:val="24"/>
          </w:rPr>
          <w:tab/>
        </w:r>
        <w:r w:rsidRPr="00457CFC">
          <w:rPr>
            <w:rFonts w:eastAsia="MS Mincho"/>
            <w:sz w:val="24"/>
            <w:szCs w:val="24"/>
          </w:rPr>
          <w:tab/>
          <w:t>$3.60</w:t>
        </w:r>
      </w:ins>
    </w:p>
    <w:p w14:paraId="527E5B0A" w14:textId="77777777" w:rsidR="00457CFC" w:rsidRPr="00457CFC" w:rsidRDefault="00457CFC" w:rsidP="00457CFC">
      <w:pPr>
        <w:pStyle w:val="ListParagraph"/>
        <w:pBdr>
          <w:bottom w:val="single" w:sz="4" w:space="1" w:color="auto"/>
        </w:pBdr>
        <w:tabs>
          <w:tab w:val="left" w:leader="dot" w:pos="5760"/>
          <w:tab w:val="left" w:pos="6030"/>
          <w:tab w:val="left" w:pos="6192"/>
        </w:tabs>
        <w:ind w:right="2511"/>
        <w:rPr>
          <w:ins w:id="95" w:author="Gözde Elbir" w:date="2026-09-25T19:58:00Z" w16du:dateUtc="2026-09-25T23:58:00Z"/>
          <w:rFonts w:eastAsia="MS Mincho"/>
          <w:sz w:val="24"/>
          <w:szCs w:val="24"/>
        </w:rPr>
      </w:pPr>
      <w:ins w:id="96" w:author="Gözde Elbir" w:date="2026-09-25T19:58:00Z" w16du:dateUtc="2026-09-25T23:58:00Z">
        <w:r w:rsidRPr="00457CFC">
          <w:rPr>
            <w:rFonts w:eastAsia="MS Mincho"/>
            <w:sz w:val="24"/>
            <w:szCs w:val="24"/>
          </w:rPr>
          <w:t>Price, common</w:t>
        </w:r>
        <w:r w:rsidRPr="00457CFC">
          <w:rPr>
            <w:rFonts w:eastAsia="MS Mincho"/>
            <w:sz w:val="24"/>
            <w:szCs w:val="24"/>
          </w:rPr>
          <w:tab/>
        </w:r>
        <w:r w:rsidRPr="00457CFC">
          <w:rPr>
            <w:rFonts w:eastAsia="MS Mincho"/>
            <w:sz w:val="24"/>
            <w:szCs w:val="24"/>
          </w:rPr>
          <w:tab/>
          <w:t>$75.00</w:t>
        </w:r>
      </w:ins>
    </w:p>
    <w:p w14:paraId="54776FE4" w14:textId="77777777" w:rsidR="00F70EEE" w:rsidRDefault="00F70EEE" w:rsidP="00457CFC">
      <w:pPr>
        <w:pStyle w:val="ListParagraph"/>
        <w:ind w:right="-765"/>
        <w:jc w:val="both"/>
        <w:rPr>
          <w:ins w:id="97" w:author="Gözde Elbir" w:date="2026-09-25T19:58:00Z" w16du:dateUtc="2026-09-25T23:58:00Z"/>
          <w:rFonts w:ascii="Times New Roman" w:eastAsia="MS Mincho" w:hAnsi="Times New Roman" w:cs="Times New Roman"/>
          <w:sz w:val="24"/>
          <w:szCs w:val="24"/>
        </w:rPr>
      </w:pPr>
    </w:p>
    <w:p w14:paraId="050C4ED4" w14:textId="77777777" w:rsidR="005F1DCF" w:rsidRPr="005F1DCF" w:rsidRDefault="005F1DCF" w:rsidP="005F1DCF">
      <w:pPr>
        <w:pStyle w:val="Heading4"/>
        <w:keepNext w:val="0"/>
        <w:widowControl w:val="0"/>
        <w:tabs>
          <w:tab w:val="left" w:pos="1080"/>
        </w:tabs>
        <w:spacing w:after="200" w:line="360" w:lineRule="auto"/>
        <w:jc w:val="both"/>
        <w:rPr>
          <w:ins w:id="98" w:author="Gözde Elbir" w:date="2026-09-25T19:58:00Z" w16du:dateUtc="2026-09-25T23:58:00Z"/>
          <w:rFonts w:eastAsia="MS Mincho"/>
        </w:rPr>
      </w:pPr>
      <w:ins w:id="99" w:author="Gözde Elbir" w:date="2026-09-25T19:58:00Z" w16du:dateUtc="2026-09-25T23:58:00Z">
        <w:r>
          <w:rPr>
            <w:lang w:val="tr-TR"/>
          </w:rPr>
          <w:tab/>
        </w:r>
        <w:r w:rsidRPr="005F1DCF">
          <w:t>Solution:</w:t>
        </w:r>
        <w:r>
          <w:rPr>
            <w:lang w:val="tr-TR"/>
          </w:rPr>
          <w:t xml:space="preserve"> </w:t>
        </w:r>
        <w:r w:rsidRPr="005F1DCF">
          <w:rPr>
            <w:rFonts w:eastAsia="MS Mincho"/>
            <w:b w:val="0"/>
          </w:rPr>
          <w:t>Digital Processing Inc.</w:t>
        </w:r>
      </w:ins>
    </w:p>
    <w:p w14:paraId="4438DC0E" w14:textId="77777777" w:rsidR="005F1DCF" w:rsidRPr="005F1DCF" w:rsidRDefault="005F1DCF" w:rsidP="005F1DCF">
      <w:pPr>
        <w:pStyle w:val="PlainText"/>
        <w:ind w:firstLine="1080"/>
        <w:jc w:val="both"/>
        <w:rPr>
          <w:ins w:id="100" w:author="Gözde Elbir" w:date="2026-09-25T19:58:00Z" w16du:dateUtc="2026-09-25T23:58:00Z"/>
          <w:rFonts w:ascii="Times New Roman" w:eastAsia="MS Mincho" w:hAnsi="Times New Roman"/>
          <w:sz w:val="24"/>
          <w:szCs w:val="24"/>
        </w:rPr>
      </w:pPr>
      <w:ins w:id="101" w:author="Gözde Elbir" w:date="2026-09-25T19:58:00Z" w16du:dateUtc="2026-09-25T23:58:00Z">
        <w:r w:rsidRPr="005F1DCF">
          <w:rPr>
            <w:rFonts w:ascii="Times New Roman" w:eastAsia="MS Mincho" w:hAnsi="Times New Roman"/>
            <w:i/>
            <w:sz w:val="24"/>
            <w:szCs w:val="24"/>
          </w:rPr>
          <w:t>K</w:t>
        </w:r>
        <w:r w:rsidRPr="005F1DCF">
          <w:rPr>
            <w:rFonts w:ascii="Times New Roman" w:eastAsia="MS Mincho" w:hAnsi="Times New Roman"/>
            <w:i/>
            <w:sz w:val="24"/>
            <w:szCs w:val="24"/>
            <w:vertAlign w:val="subscript"/>
          </w:rPr>
          <w:t>d</w:t>
        </w:r>
        <w:r w:rsidRPr="005F1DCF">
          <w:rPr>
            <w:rFonts w:ascii="Times New Roman" w:eastAsia="MS Mincho" w:hAnsi="Times New Roman"/>
            <w:sz w:val="24"/>
            <w:szCs w:val="24"/>
          </w:rPr>
          <w:t xml:space="preserve"> = Yield (1 – </w:t>
        </w:r>
        <w:r w:rsidRPr="005F1DCF">
          <w:rPr>
            <w:rFonts w:ascii="Times New Roman" w:eastAsia="MS Mincho" w:hAnsi="Times New Roman"/>
            <w:i/>
            <w:sz w:val="24"/>
            <w:szCs w:val="24"/>
          </w:rPr>
          <w:t>T</w:t>
        </w:r>
        <w:r w:rsidRPr="005F1DCF">
          <w:rPr>
            <w:rFonts w:ascii="Times New Roman" w:eastAsia="MS Mincho" w:hAnsi="Times New Roman"/>
            <w:sz w:val="24"/>
            <w:szCs w:val="24"/>
          </w:rPr>
          <w:t>)</w:t>
        </w:r>
      </w:ins>
    </w:p>
    <w:p w14:paraId="545ED209" w14:textId="77777777" w:rsidR="005F1DCF" w:rsidRPr="005F1DCF" w:rsidRDefault="005F1DCF" w:rsidP="005F1DCF">
      <w:pPr>
        <w:pStyle w:val="PlainText"/>
        <w:tabs>
          <w:tab w:val="left" w:pos="1467"/>
        </w:tabs>
        <w:jc w:val="both"/>
        <w:rPr>
          <w:ins w:id="102" w:author="Gözde Elbir" w:date="2026-09-25T19:58:00Z" w16du:dateUtc="2026-09-25T23:58:00Z"/>
          <w:rFonts w:ascii="Times New Roman" w:eastAsia="MS Mincho" w:hAnsi="Times New Roman"/>
          <w:sz w:val="24"/>
          <w:szCs w:val="24"/>
        </w:rPr>
      </w:pPr>
      <w:ins w:id="103" w:author="Gözde Elbir" w:date="2026-09-25T19:58:00Z" w16du:dateUtc="2026-09-25T23:58:00Z">
        <w:r w:rsidRPr="005F1DCF">
          <w:rPr>
            <w:rFonts w:ascii="Times New Roman" w:eastAsia="MS Mincho" w:hAnsi="Times New Roman"/>
            <w:sz w:val="24"/>
            <w:szCs w:val="24"/>
          </w:rPr>
          <w:tab/>
          <w:t>= 9.5% (1 – .</w:t>
        </w:r>
        <w:r w:rsidRPr="005F1DCF">
          <w:rPr>
            <w:rFonts w:ascii="Times New Roman" w:eastAsia="MS Mincho" w:hAnsi="Times New Roman"/>
            <w:sz w:val="24"/>
            <w:szCs w:val="24"/>
            <w:lang w:val="en-US"/>
          </w:rPr>
          <w:t>2</w:t>
        </w:r>
        <w:r w:rsidRPr="005F1DCF">
          <w:rPr>
            <w:rFonts w:ascii="Times New Roman" w:eastAsia="MS Mincho" w:hAnsi="Times New Roman"/>
            <w:sz w:val="24"/>
            <w:szCs w:val="24"/>
          </w:rPr>
          <w:t>4)</w:t>
        </w:r>
      </w:ins>
    </w:p>
    <w:p w14:paraId="54AC9203" w14:textId="77777777" w:rsidR="005F1DCF" w:rsidRPr="005F1DCF" w:rsidRDefault="005F1DCF" w:rsidP="005F1DCF">
      <w:pPr>
        <w:pStyle w:val="PlainText"/>
        <w:tabs>
          <w:tab w:val="left" w:pos="1467"/>
        </w:tabs>
        <w:jc w:val="both"/>
        <w:rPr>
          <w:ins w:id="104" w:author="Gözde Elbir" w:date="2026-09-25T19:58:00Z" w16du:dateUtc="2026-09-25T23:58:00Z"/>
          <w:rFonts w:ascii="Times New Roman" w:eastAsia="MS Mincho" w:hAnsi="Times New Roman"/>
          <w:sz w:val="24"/>
          <w:szCs w:val="24"/>
        </w:rPr>
      </w:pPr>
      <w:ins w:id="105" w:author="Gözde Elbir" w:date="2026-09-25T19:58:00Z" w16du:dateUtc="2026-09-25T23:58:00Z">
        <w:r w:rsidRPr="005F1DCF">
          <w:rPr>
            <w:rFonts w:ascii="Times New Roman" w:eastAsia="MS Mincho" w:hAnsi="Times New Roman"/>
            <w:sz w:val="24"/>
            <w:szCs w:val="24"/>
          </w:rPr>
          <w:tab/>
          <w:t>= 9.5% (.</w:t>
        </w:r>
        <w:r w:rsidRPr="005F1DCF">
          <w:rPr>
            <w:rFonts w:ascii="Times New Roman" w:eastAsia="MS Mincho" w:hAnsi="Times New Roman"/>
            <w:sz w:val="24"/>
            <w:szCs w:val="24"/>
            <w:lang w:val="en-US"/>
          </w:rPr>
          <w:t>7</w:t>
        </w:r>
        <w:r w:rsidRPr="005F1DCF">
          <w:rPr>
            <w:rFonts w:ascii="Times New Roman" w:eastAsia="MS Mincho" w:hAnsi="Times New Roman"/>
            <w:sz w:val="24"/>
            <w:szCs w:val="24"/>
          </w:rPr>
          <w:t>6)</w:t>
        </w:r>
      </w:ins>
    </w:p>
    <w:p w14:paraId="7B6A68C2" w14:textId="77777777" w:rsidR="005F1DCF" w:rsidRPr="005F1DCF" w:rsidRDefault="005F1DCF" w:rsidP="005F1DCF">
      <w:pPr>
        <w:pStyle w:val="PlainText"/>
        <w:tabs>
          <w:tab w:val="left" w:pos="1467"/>
        </w:tabs>
        <w:jc w:val="both"/>
        <w:rPr>
          <w:ins w:id="106" w:author="Gözde Elbir" w:date="2026-09-25T19:58:00Z" w16du:dateUtc="2026-09-25T23:58:00Z"/>
          <w:rFonts w:ascii="Times New Roman" w:eastAsia="MS Mincho" w:hAnsi="Times New Roman"/>
          <w:sz w:val="24"/>
          <w:szCs w:val="24"/>
        </w:rPr>
      </w:pPr>
      <w:ins w:id="107" w:author="Gözde Elbir" w:date="2026-09-25T19:58:00Z" w16du:dateUtc="2026-09-25T23:58:00Z">
        <w:r w:rsidRPr="005F1DCF">
          <w:rPr>
            <w:rFonts w:ascii="Times New Roman" w:eastAsia="MS Mincho" w:hAnsi="Times New Roman"/>
            <w:sz w:val="24"/>
            <w:szCs w:val="24"/>
          </w:rPr>
          <w:tab/>
          <w:t>= 6.27</w:t>
        </w:r>
      </w:ins>
    </w:p>
    <w:p w14:paraId="3C41DB5B" w14:textId="77777777" w:rsidR="005F1DCF" w:rsidRPr="005F1DCF" w:rsidRDefault="005F1DCF" w:rsidP="005F1DCF">
      <w:pPr>
        <w:pStyle w:val="PlainText"/>
        <w:tabs>
          <w:tab w:val="left" w:pos="1467"/>
        </w:tabs>
        <w:jc w:val="both"/>
        <w:rPr>
          <w:ins w:id="108" w:author="Gözde Elbir" w:date="2026-09-25T19:58:00Z" w16du:dateUtc="2026-09-25T23:58:00Z"/>
          <w:rFonts w:ascii="Times New Roman" w:eastAsia="MS Mincho" w:hAnsi="Times New Roman"/>
          <w:sz w:val="24"/>
          <w:szCs w:val="24"/>
        </w:rPr>
      </w:pPr>
    </w:p>
    <w:p w14:paraId="4588F5B8" w14:textId="77777777" w:rsidR="005F1DCF" w:rsidRPr="005F1DCF" w:rsidRDefault="005F1DCF" w:rsidP="005F1DCF">
      <w:pPr>
        <w:pStyle w:val="PlainText"/>
        <w:ind w:firstLine="1080"/>
        <w:jc w:val="both"/>
        <w:rPr>
          <w:ins w:id="109" w:author="Gözde Elbir" w:date="2026-09-25T19:58:00Z" w16du:dateUtc="2026-09-25T23:58:00Z"/>
          <w:rFonts w:ascii="Times New Roman" w:eastAsia="MS Mincho" w:hAnsi="Times New Roman"/>
          <w:sz w:val="24"/>
          <w:szCs w:val="24"/>
        </w:rPr>
      </w:pPr>
      <w:ins w:id="110" w:author="Gözde Elbir" w:date="2026-09-25T19:58:00Z" w16du:dateUtc="2026-09-25T23:58:00Z">
        <w:r w:rsidRPr="005F1DCF">
          <w:rPr>
            <w:rFonts w:ascii="Times New Roman" w:eastAsia="MS Mincho" w:hAnsi="Times New Roman"/>
            <w:i/>
            <w:sz w:val="24"/>
            <w:szCs w:val="24"/>
          </w:rPr>
          <w:t>K</w:t>
        </w:r>
        <w:r w:rsidRPr="005F1DCF">
          <w:rPr>
            <w:rFonts w:ascii="Times New Roman" w:eastAsia="MS Mincho" w:hAnsi="Times New Roman"/>
            <w:i/>
            <w:sz w:val="24"/>
            <w:szCs w:val="24"/>
            <w:vertAlign w:val="subscript"/>
          </w:rPr>
          <w:t>p</w:t>
        </w:r>
        <w:r w:rsidRPr="005F1DCF">
          <w:rPr>
            <w:rFonts w:ascii="Times New Roman" w:eastAsia="MS Mincho" w:hAnsi="Times New Roman"/>
            <w:sz w:val="24"/>
            <w:szCs w:val="24"/>
          </w:rPr>
          <w:t xml:space="preserve"> = </w:t>
        </w:r>
        <w:r w:rsidRPr="005F1DCF">
          <w:rPr>
            <w:rFonts w:ascii="Times New Roman" w:eastAsia="MS Mincho" w:hAnsi="Times New Roman"/>
            <w:i/>
            <w:sz w:val="24"/>
            <w:szCs w:val="24"/>
          </w:rPr>
          <w:t>D</w:t>
        </w:r>
        <w:r w:rsidRPr="005F1DCF">
          <w:rPr>
            <w:rFonts w:ascii="Times New Roman" w:eastAsia="MS Mincho" w:hAnsi="Times New Roman"/>
            <w:i/>
            <w:sz w:val="24"/>
            <w:szCs w:val="24"/>
            <w:vertAlign w:val="subscript"/>
          </w:rPr>
          <w:t>p</w:t>
        </w:r>
        <w:r w:rsidRPr="005F1DCF">
          <w:rPr>
            <w:rFonts w:ascii="Times New Roman" w:eastAsia="MS Mincho" w:hAnsi="Times New Roman"/>
            <w:sz w:val="24"/>
            <w:szCs w:val="24"/>
          </w:rPr>
          <w:t>/(</w:t>
        </w:r>
        <w:r w:rsidRPr="005F1DCF">
          <w:rPr>
            <w:rFonts w:ascii="Times New Roman" w:eastAsia="MS Mincho" w:hAnsi="Times New Roman"/>
            <w:i/>
            <w:sz w:val="24"/>
            <w:szCs w:val="24"/>
          </w:rPr>
          <w:t>P</w:t>
        </w:r>
        <w:r w:rsidRPr="005F1DCF">
          <w:rPr>
            <w:rFonts w:ascii="Times New Roman" w:eastAsia="MS Mincho" w:hAnsi="Times New Roman"/>
            <w:i/>
            <w:sz w:val="24"/>
            <w:szCs w:val="24"/>
            <w:vertAlign w:val="subscript"/>
          </w:rPr>
          <w:t>p</w:t>
        </w:r>
        <w:r w:rsidRPr="005F1DCF">
          <w:rPr>
            <w:rFonts w:ascii="Times New Roman" w:eastAsia="MS Mincho" w:hAnsi="Times New Roman"/>
            <w:sz w:val="24"/>
            <w:szCs w:val="24"/>
          </w:rPr>
          <w:t xml:space="preserve"> – </w:t>
        </w:r>
        <w:r w:rsidRPr="005F1DCF">
          <w:rPr>
            <w:rFonts w:ascii="Times New Roman" w:eastAsia="MS Mincho" w:hAnsi="Times New Roman"/>
            <w:i/>
            <w:sz w:val="24"/>
            <w:szCs w:val="24"/>
          </w:rPr>
          <w:t>F</w:t>
        </w:r>
        <w:r w:rsidRPr="005F1DCF">
          <w:rPr>
            <w:rFonts w:ascii="Times New Roman" w:eastAsia="MS Mincho" w:hAnsi="Times New Roman"/>
            <w:sz w:val="24"/>
            <w:szCs w:val="24"/>
          </w:rPr>
          <w:t>)</w:t>
        </w:r>
      </w:ins>
    </w:p>
    <w:p w14:paraId="32476E82" w14:textId="77777777" w:rsidR="005F1DCF" w:rsidRPr="005F1DCF" w:rsidRDefault="005F1DCF" w:rsidP="005F1DCF">
      <w:pPr>
        <w:pStyle w:val="PlainText"/>
        <w:ind w:firstLine="1440"/>
        <w:jc w:val="both"/>
        <w:rPr>
          <w:ins w:id="111" w:author="Gözde Elbir" w:date="2026-09-25T19:58:00Z" w16du:dateUtc="2026-09-25T23:58:00Z"/>
          <w:rFonts w:ascii="Times New Roman" w:eastAsia="MS Mincho" w:hAnsi="Times New Roman"/>
          <w:sz w:val="24"/>
          <w:szCs w:val="24"/>
        </w:rPr>
      </w:pPr>
      <w:ins w:id="112" w:author="Gözde Elbir" w:date="2026-09-25T19:58:00Z" w16du:dateUtc="2026-09-25T23:58:00Z">
        <w:r w:rsidRPr="005F1DCF">
          <w:rPr>
            <w:rFonts w:ascii="Times New Roman" w:eastAsia="MS Mincho" w:hAnsi="Times New Roman"/>
            <w:sz w:val="24"/>
            <w:szCs w:val="24"/>
          </w:rPr>
          <w:t>= $8.50/($105 – 3.60) = $8.50/$101.40 = 8.38%</w:t>
        </w:r>
      </w:ins>
    </w:p>
    <w:p w14:paraId="796742D2" w14:textId="77777777" w:rsidR="005F1DCF" w:rsidRPr="005F1DCF" w:rsidRDefault="005F1DCF" w:rsidP="005F1DCF">
      <w:pPr>
        <w:pStyle w:val="PlainText"/>
        <w:jc w:val="both"/>
        <w:rPr>
          <w:ins w:id="113" w:author="Gözde Elbir" w:date="2026-09-25T19:58:00Z" w16du:dateUtc="2026-09-25T23:58:00Z"/>
          <w:rFonts w:ascii="Times New Roman" w:eastAsia="MS Mincho" w:hAnsi="Times New Roman"/>
          <w:sz w:val="24"/>
          <w:szCs w:val="24"/>
        </w:rPr>
      </w:pPr>
    </w:p>
    <w:p w14:paraId="097B6B14" w14:textId="77777777" w:rsidR="005F1DCF" w:rsidRPr="005F1DCF" w:rsidRDefault="005F1DCF" w:rsidP="005F1DCF">
      <w:pPr>
        <w:pStyle w:val="PlainText"/>
        <w:ind w:firstLine="1080"/>
        <w:jc w:val="both"/>
        <w:rPr>
          <w:ins w:id="114" w:author="Gözde Elbir" w:date="2026-09-25T19:58:00Z" w16du:dateUtc="2026-09-25T23:58:00Z"/>
          <w:rFonts w:ascii="Times New Roman" w:eastAsia="MS Mincho" w:hAnsi="Times New Roman"/>
          <w:sz w:val="24"/>
          <w:szCs w:val="24"/>
        </w:rPr>
      </w:pPr>
      <w:ins w:id="115" w:author="Gözde Elbir" w:date="2026-09-25T19:58:00Z" w16du:dateUtc="2026-09-25T23:58:00Z">
        <w:r w:rsidRPr="005F1DCF">
          <w:rPr>
            <w:rFonts w:ascii="Times New Roman" w:eastAsia="MS Mincho" w:hAnsi="Times New Roman"/>
            <w:i/>
            <w:sz w:val="24"/>
            <w:szCs w:val="24"/>
          </w:rPr>
          <w:t>K</w:t>
        </w:r>
        <w:r w:rsidRPr="005F1DCF">
          <w:rPr>
            <w:rFonts w:ascii="Times New Roman" w:eastAsia="MS Mincho" w:hAnsi="Times New Roman"/>
            <w:i/>
            <w:sz w:val="24"/>
            <w:szCs w:val="24"/>
            <w:vertAlign w:val="subscript"/>
          </w:rPr>
          <w:t>e</w:t>
        </w:r>
        <w:r w:rsidRPr="005F1DCF">
          <w:rPr>
            <w:rFonts w:ascii="Times New Roman" w:eastAsia="MS Mincho" w:hAnsi="Times New Roman"/>
            <w:sz w:val="24"/>
            <w:szCs w:val="24"/>
          </w:rPr>
          <w:t xml:space="preserve"> = (</w:t>
        </w:r>
        <w:r w:rsidRPr="005F1DCF">
          <w:rPr>
            <w:rFonts w:ascii="Times New Roman" w:eastAsia="MS Mincho" w:hAnsi="Times New Roman"/>
            <w:i/>
            <w:sz w:val="24"/>
            <w:szCs w:val="24"/>
          </w:rPr>
          <w:t>D</w:t>
        </w:r>
        <w:r w:rsidRPr="005F1DCF">
          <w:rPr>
            <w:rFonts w:ascii="Times New Roman" w:eastAsia="MS Mincho" w:hAnsi="Times New Roman"/>
            <w:sz w:val="24"/>
            <w:szCs w:val="24"/>
            <w:vertAlign w:val="subscript"/>
          </w:rPr>
          <w:t>1</w:t>
        </w:r>
        <w:r w:rsidRPr="005F1DCF">
          <w:rPr>
            <w:rFonts w:ascii="Times New Roman" w:eastAsia="MS Mincho" w:hAnsi="Times New Roman"/>
            <w:sz w:val="24"/>
            <w:szCs w:val="24"/>
          </w:rPr>
          <w:t>/</w:t>
        </w:r>
        <w:r w:rsidRPr="005F1DCF">
          <w:rPr>
            <w:rFonts w:ascii="Times New Roman" w:eastAsia="MS Mincho" w:hAnsi="Times New Roman"/>
            <w:i/>
            <w:sz w:val="24"/>
            <w:szCs w:val="24"/>
          </w:rPr>
          <w:t>P</w:t>
        </w:r>
        <w:r w:rsidRPr="005F1DCF">
          <w:rPr>
            <w:rFonts w:ascii="Times New Roman" w:eastAsia="MS Mincho" w:hAnsi="Times New Roman"/>
            <w:sz w:val="24"/>
            <w:szCs w:val="24"/>
            <w:vertAlign w:val="subscript"/>
          </w:rPr>
          <w:t>0</w:t>
        </w:r>
        <w:r w:rsidRPr="005F1DCF">
          <w:rPr>
            <w:rFonts w:ascii="Times New Roman" w:eastAsia="MS Mincho" w:hAnsi="Times New Roman"/>
            <w:sz w:val="24"/>
            <w:szCs w:val="24"/>
          </w:rPr>
          <w:t xml:space="preserve">) + </w:t>
        </w:r>
        <w:r w:rsidRPr="005F1DCF">
          <w:rPr>
            <w:rFonts w:ascii="Times New Roman" w:eastAsia="MS Mincho" w:hAnsi="Times New Roman"/>
            <w:i/>
            <w:sz w:val="24"/>
            <w:szCs w:val="24"/>
          </w:rPr>
          <w:t>g</w:t>
        </w:r>
      </w:ins>
    </w:p>
    <w:p w14:paraId="5EC78A3F" w14:textId="77777777" w:rsidR="005F1DCF" w:rsidRDefault="005F1DCF" w:rsidP="005F1DCF">
      <w:pPr>
        <w:pStyle w:val="PlainText"/>
        <w:tabs>
          <w:tab w:val="left" w:pos="1440"/>
        </w:tabs>
        <w:ind w:firstLine="1440"/>
        <w:jc w:val="both"/>
        <w:rPr>
          <w:ins w:id="116" w:author="Gözde Elbir" w:date="2026-09-25T19:58:00Z" w16du:dateUtc="2026-09-25T23:58:00Z"/>
          <w:rFonts w:ascii="Times New Roman" w:eastAsia="MS Mincho" w:hAnsi="Times New Roman"/>
          <w:sz w:val="24"/>
          <w:szCs w:val="24"/>
          <w:lang w:val="tr-TR"/>
        </w:rPr>
      </w:pPr>
      <w:ins w:id="117" w:author="Gözde Elbir" w:date="2026-09-25T19:58:00Z" w16du:dateUtc="2026-09-25T23:58:00Z">
        <w:r w:rsidRPr="005F1DCF">
          <w:rPr>
            <w:rFonts w:ascii="Times New Roman" w:eastAsia="MS Mincho" w:hAnsi="Times New Roman"/>
            <w:sz w:val="24"/>
            <w:szCs w:val="24"/>
          </w:rPr>
          <w:t>= ($2.50/$75) + 7% = 3.33% + 7% = 10.33%</w:t>
        </w:r>
      </w:ins>
    </w:p>
    <w:p w14:paraId="280F84A1" w14:textId="77777777" w:rsidR="005F1DCF" w:rsidRDefault="005F1DCF" w:rsidP="005F1DCF">
      <w:pPr>
        <w:pStyle w:val="PlainText"/>
        <w:tabs>
          <w:tab w:val="left" w:pos="1440"/>
        </w:tabs>
        <w:ind w:firstLine="1440"/>
        <w:jc w:val="both"/>
        <w:rPr>
          <w:ins w:id="118" w:author="Gözde Elbir" w:date="2026-09-25T19:58:00Z" w16du:dateUtc="2026-09-25T23:58:00Z"/>
          <w:rFonts w:ascii="Times New Roman" w:eastAsia="MS Mincho" w:hAnsi="Times New Roman"/>
          <w:sz w:val="24"/>
          <w:szCs w:val="24"/>
          <w:lang w:val="tr-TR"/>
        </w:rPr>
      </w:pPr>
    </w:p>
    <w:p w14:paraId="765FE3FC" w14:textId="77777777" w:rsidR="005F1DCF" w:rsidRDefault="005F1DCF" w:rsidP="005F1DCF">
      <w:pPr>
        <w:pStyle w:val="PlainText"/>
        <w:tabs>
          <w:tab w:val="left" w:pos="1440"/>
        </w:tabs>
        <w:ind w:firstLine="1440"/>
        <w:jc w:val="both"/>
        <w:rPr>
          <w:ins w:id="119" w:author="Gözde Elbir" w:date="2026-09-25T19:58:00Z" w16du:dateUtc="2026-09-25T23:58:00Z"/>
          <w:rFonts w:ascii="Times New Roman" w:eastAsia="MS Mincho" w:hAnsi="Times New Roman"/>
          <w:sz w:val="24"/>
          <w:szCs w:val="24"/>
          <w:lang w:val="tr-TR"/>
        </w:rPr>
      </w:pPr>
    </w:p>
    <w:p w14:paraId="57BA3009" w14:textId="77777777" w:rsidR="005F1DCF" w:rsidRDefault="005F1DCF" w:rsidP="005F1DCF">
      <w:pPr>
        <w:pStyle w:val="PlainText"/>
        <w:tabs>
          <w:tab w:val="left" w:pos="1440"/>
        </w:tabs>
        <w:ind w:firstLine="1440"/>
        <w:jc w:val="both"/>
        <w:rPr>
          <w:ins w:id="120" w:author="Gözde Elbir" w:date="2026-09-25T19:58:00Z" w16du:dateUtc="2026-09-25T23:58:00Z"/>
          <w:rFonts w:ascii="Times New Roman" w:eastAsia="MS Mincho" w:hAnsi="Times New Roman"/>
          <w:sz w:val="24"/>
          <w:szCs w:val="24"/>
          <w:lang w:val="tr-TR"/>
        </w:rPr>
      </w:pPr>
    </w:p>
    <w:p w14:paraId="1CD19BEB" w14:textId="77777777" w:rsidR="005F1DCF" w:rsidRDefault="005F1DCF" w:rsidP="005F1DCF">
      <w:pPr>
        <w:pStyle w:val="PlainText"/>
        <w:tabs>
          <w:tab w:val="left" w:pos="1440"/>
        </w:tabs>
        <w:ind w:firstLine="1440"/>
        <w:jc w:val="both"/>
        <w:rPr>
          <w:ins w:id="121" w:author="Gözde Elbir" w:date="2026-09-25T19:58:00Z" w16du:dateUtc="2026-09-25T23:58:00Z"/>
          <w:rFonts w:ascii="Times New Roman" w:eastAsia="MS Mincho" w:hAnsi="Times New Roman"/>
          <w:sz w:val="24"/>
          <w:szCs w:val="24"/>
          <w:lang w:val="tr-TR"/>
        </w:rPr>
      </w:pPr>
    </w:p>
    <w:p w14:paraId="30574743" w14:textId="77777777" w:rsidR="005F1DCF" w:rsidRPr="005F1DCF" w:rsidRDefault="005F1DCF" w:rsidP="005F1DCF">
      <w:pPr>
        <w:pStyle w:val="PlainText"/>
        <w:tabs>
          <w:tab w:val="left" w:pos="1440"/>
        </w:tabs>
        <w:ind w:firstLine="1440"/>
        <w:jc w:val="both"/>
        <w:rPr>
          <w:ins w:id="122" w:author="Gözde Elbir" w:date="2026-09-25T19:58:00Z" w16du:dateUtc="2026-09-25T23:58:00Z"/>
          <w:rFonts w:ascii="Times New Roman" w:eastAsia="MS Mincho" w:hAnsi="Times New Roman"/>
          <w:sz w:val="24"/>
          <w:szCs w:val="24"/>
          <w:lang w:val="tr-TR"/>
        </w:rPr>
      </w:pPr>
    </w:p>
    <w:tbl>
      <w:tblPr>
        <w:tblW w:w="9648" w:type="dxa"/>
        <w:tblLayout w:type="fixed"/>
        <w:tblLook w:val="0000" w:firstRow="0" w:lastRow="0" w:firstColumn="0" w:lastColumn="0" w:noHBand="0" w:noVBand="0"/>
      </w:tblPr>
      <w:tblGrid>
        <w:gridCol w:w="1053"/>
        <w:gridCol w:w="3915"/>
        <w:gridCol w:w="1620"/>
        <w:gridCol w:w="1440"/>
        <w:gridCol w:w="1620"/>
      </w:tblGrid>
      <w:tr w:rsidR="005F1DCF" w:rsidRPr="005F1DCF" w14:paraId="6567CC71" w14:textId="77777777" w:rsidTr="00896F93">
        <w:trPr>
          <w:cantSplit/>
          <w:ins w:id="123" w:author="Gözde Elbir" w:date="2026-09-25T19:58:00Z" w16du:dateUtc="2026-09-25T23:58:00Z"/>
        </w:trPr>
        <w:tc>
          <w:tcPr>
            <w:tcW w:w="1053" w:type="dxa"/>
          </w:tcPr>
          <w:p w14:paraId="1F55945B" w14:textId="77777777" w:rsidR="005F1DCF" w:rsidRPr="005F1DCF" w:rsidRDefault="005F1DCF" w:rsidP="005F1DCF">
            <w:pPr>
              <w:spacing w:line="360" w:lineRule="auto"/>
              <w:jc w:val="both"/>
              <w:rPr>
                <w:ins w:id="124" w:author="Gözde Elbir" w:date="2026-09-25T19:58:00Z" w16du:dateUtc="2026-09-25T23:58:00Z"/>
                <w:sz w:val="24"/>
                <w:szCs w:val="24"/>
              </w:rPr>
            </w:pPr>
          </w:p>
        </w:tc>
        <w:tc>
          <w:tcPr>
            <w:tcW w:w="3915" w:type="dxa"/>
          </w:tcPr>
          <w:p w14:paraId="312937AF" w14:textId="77777777" w:rsidR="005F1DCF" w:rsidRPr="005F1DCF" w:rsidRDefault="005F1DCF" w:rsidP="005F1DCF">
            <w:pPr>
              <w:pStyle w:val="Footer"/>
              <w:tabs>
                <w:tab w:val="clear" w:pos="4320"/>
                <w:tab w:val="clear" w:pos="8640"/>
              </w:tabs>
              <w:jc w:val="both"/>
              <w:rPr>
                <w:ins w:id="125" w:author="Gözde Elbir" w:date="2026-09-25T19:58:00Z" w16du:dateUtc="2026-09-25T23:58:00Z"/>
                <w:lang w:val="en-US" w:eastAsia="en-US"/>
              </w:rPr>
            </w:pPr>
          </w:p>
        </w:tc>
        <w:tc>
          <w:tcPr>
            <w:tcW w:w="1620" w:type="dxa"/>
          </w:tcPr>
          <w:p w14:paraId="1549F923" w14:textId="77777777" w:rsidR="005F1DCF" w:rsidRPr="005F1DCF" w:rsidRDefault="005F1DCF" w:rsidP="005F1DCF">
            <w:pPr>
              <w:pStyle w:val="Footer"/>
              <w:tabs>
                <w:tab w:val="clear" w:pos="4320"/>
                <w:tab w:val="clear" w:pos="8640"/>
              </w:tabs>
              <w:jc w:val="both"/>
              <w:rPr>
                <w:ins w:id="126" w:author="Gözde Elbir" w:date="2026-09-25T19:58:00Z" w16du:dateUtc="2026-09-25T23:58:00Z"/>
                <w:b/>
                <w:bCs/>
                <w:lang w:val="en-US" w:eastAsia="en-US"/>
              </w:rPr>
            </w:pPr>
            <w:ins w:id="127" w:author="Gözde Elbir" w:date="2026-09-25T19:58:00Z" w16du:dateUtc="2026-09-25T23:58:00Z">
              <w:r w:rsidRPr="005F1DCF">
                <w:rPr>
                  <w:b/>
                  <w:bCs/>
                  <w:lang w:val="en-US" w:eastAsia="en-US"/>
                </w:rPr>
                <w:t>Cost (aftertax)</w:t>
              </w:r>
            </w:ins>
          </w:p>
        </w:tc>
        <w:tc>
          <w:tcPr>
            <w:tcW w:w="1440" w:type="dxa"/>
          </w:tcPr>
          <w:p w14:paraId="51E76EE8" w14:textId="77777777" w:rsidR="005F1DCF" w:rsidRPr="005F1DCF" w:rsidRDefault="005F1DCF" w:rsidP="005F1DCF">
            <w:pPr>
              <w:pStyle w:val="Footer"/>
              <w:tabs>
                <w:tab w:val="clear" w:pos="4320"/>
                <w:tab w:val="clear" w:pos="8640"/>
              </w:tabs>
              <w:jc w:val="both"/>
              <w:rPr>
                <w:ins w:id="128" w:author="Gözde Elbir" w:date="2026-09-25T19:58:00Z" w16du:dateUtc="2026-09-25T23:58:00Z"/>
                <w:b/>
                <w:bCs/>
                <w:lang w:val="en-US" w:eastAsia="en-US"/>
              </w:rPr>
            </w:pPr>
          </w:p>
          <w:p w14:paraId="3696A727" w14:textId="77777777" w:rsidR="005F1DCF" w:rsidRPr="005F1DCF" w:rsidRDefault="005F1DCF" w:rsidP="005F1DCF">
            <w:pPr>
              <w:pStyle w:val="Footer"/>
              <w:tabs>
                <w:tab w:val="clear" w:pos="4320"/>
                <w:tab w:val="clear" w:pos="8640"/>
              </w:tabs>
              <w:jc w:val="both"/>
              <w:rPr>
                <w:ins w:id="129" w:author="Gözde Elbir" w:date="2026-09-25T19:58:00Z" w16du:dateUtc="2026-09-25T23:58:00Z"/>
                <w:b/>
                <w:bCs/>
                <w:lang w:val="en-US" w:eastAsia="en-US"/>
              </w:rPr>
            </w:pPr>
            <w:ins w:id="130" w:author="Gözde Elbir" w:date="2026-09-25T19:58:00Z" w16du:dateUtc="2026-09-25T23:58:00Z">
              <w:r w:rsidRPr="005F1DCF">
                <w:rPr>
                  <w:b/>
                  <w:bCs/>
                  <w:lang w:val="en-US" w:eastAsia="en-US"/>
                </w:rPr>
                <w:t>Weights</w:t>
              </w:r>
            </w:ins>
          </w:p>
        </w:tc>
        <w:tc>
          <w:tcPr>
            <w:tcW w:w="1620" w:type="dxa"/>
          </w:tcPr>
          <w:p w14:paraId="4C975A16" w14:textId="77777777" w:rsidR="005F1DCF" w:rsidRPr="005F1DCF" w:rsidRDefault="005F1DCF" w:rsidP="005F1DCF">
            <w:pPr>
              <w:pStyle w:val="Footer"/>
              <w:tabs>
                <w:tab w:val="clear" w:pos="4320"/>
                <w:tab w:val="clear" w:pos="8640"/>
              </w:tabs>
              <w:jc w:val="both"/>
              <w:rPr>
                <w:ins w:id="131" w:author="Gözde Elbir" w:date="2026-09-25T19:58:00Z" w16du:dateUtc="2026-09-25T23:58:00Z"/>
                <w:b/>
                <w:bCs/>
                <w:lang w:val="en-US" w:eastAsia="en-US"/>
              </w:rPr>
            </w:pPr>
            <w:ins w:id="132" w:author="Gözde Elbir" w:date="2026-09-25T19:58:00Z" w16du:dateUtc="2026-09-25T23:58:00Z">
              <w:r w:rsidRPr="005F1DCF">
                <w:rPr>
                  <w:b/>
                  <w:bCs/>
                  <w:lang w:val="en-US" w:eastAsia="en-US"/>
                </w:rPr>
                <w:t>Weighted Cost</w:t>
              </w:r>
            </w:ins>
          </w:p>
        </w:tc>
      </w:tr>
      <w:tr w:rsidR="005F1DCF" w:rsidRPr="005F1DCF" w14:paraId="6E2A7168" w14:textId="77777777" w:rsidTr="00896F93">
        <w:trPr>
          <w:cantSplit/>
          <w:ins w:id="133" w:author="Gözde Elbir" w:date="2026-09-25T19:58:00Z" w16du:dateUtc="2026-09-25T23:58:00Z"/>
        </w:trPr>
        <w:tc>
          <w:tcPr>
            <w:tcW w:w="1053" w:type="dxa"/>
          </w:tcPr>
          <w:p w14:paraId="5A1AEBB5" w14:textId="77777777" w:rsidR="005F1DCF" w:rsidRPr="005F1DCF" w:rsidRDefault="005F1DCF" w:rsidP="005F1DCF">
            <w:pPr>
              <w:spacing w:line="360" w:lineRule="auto"/>
              <w:jc w:val="both"/>
              <w:rPr>
                <w:ins w:id="134" w:author="Gözde Elbir" w:date="2026-09-25T19:58:00Z" w16du:dateUtc="2026-09-25T23:58:00Z"/>
                <w:sz w:val="24"/>
                <w:szCs w:val="24"/>
              </w:rPr>
            </w:pPr>
          </w:p>
        </w:tc>
        <w:tc>
          <w:tcPr>
            <w:tcW w:w="3915" w:type="dxa"/>
          </w:tcPr>
          <w:p w14:paraId="55D164BB" w14:textId="77777777" w:rsidR="005F1DCF" w:rsidRPr="005F1DCF" w:rsidRDefault="005F1DCF" w:rsidP="005F1DCF">
            <w:pPr>
              <w:pStyle w:val="Footer"/>
              <w:tabs>
                <w:tab w:val="clear" w:pos="8640"/>
                <w:tab w:val="left" w:leader="dot" w:pos="4320"/>
              </w:tabs>
              <w:jc w:val="both"/>
              <w:rPr>
                <w:ins w:id="135" w:author="Gözde Elbir" w:date="2026-09-25T19:58:00Z" w16du:dateUtc="2026-09-25T23:58:00Z"/>
                <w:lang w:val="en-US" w:eastAsia="en-US"/>
              </w:rPr>
            </w:pPr>
            <w:ins w:id="136" w:author="Gözde Elbir" w:date="2026-09-25T19:58:00Z" w16du:dateUtc="2026-09-25T23:58:00Z">
              <w:r w:rsidRPr="005F1DCF">
                <w:rPr>
                  <w:lang w:val="en-US" w:eastAsia="en-US"/>
                </w:rPr>
                <w:t>Debt (</w:t>
              </w:r>
              <w:r w:rsidRPr="005F1DCF">
                <w:rPr>
                  <w:i/>
                  <w:lang w:val="en-US" w:eastAsia="en-US"/>
                </w:rPr>
                <w:t>K</w:t>
              </w:r>
              <w:r w:rsidRPr="005F1DCF">
                <w:rPr>
                  <w:i/>
                  <w:vertAlign w:val="subscript"/>
                  <w:lang w:val="en-US" w:eastAsia="en-US"/>
                </w:rPr>
                <w:t>d</w:t>
              </w:r>
              <w:r w:rsidRPr="005F1DCF">
                <w:rPr>
                  <w:lang w:val="en-US" w:eastAsia="en-US"/>
                </w:rPr>
                <w:t>)</w:t>
              </w:r>
              <w:r w:rsidRPr="005F1DCF">
                <w:rPr>
                  <w:lang w:val="en-US" w:eastAsia="en-US"/>
                </w:rPr>
                <w:tab/>
              </w:r>
            </w:ins>
          </w:p>
          <w:p w14:paraId="5D123BF0" w14:textId="77777777" w:rsidR="005F1DCF" w:rsidRPr="005F1DCF" w:rsidRDefault="005F1DCF" w:rsidP="005F1DCF">
            <w:pPr>
              <w:pStyle w:val="Footer"/>
              <w:tabs>
                <w:tab w:val="clear" w:pos="8640"/>
                <w:tab w:val="left" w:leader="dot" w:pos="4320"/>
              </w:tabs>
              <w:jc w:val="both"/>
              <w:rPr>
                <w:ins w:id="137" w:author="Gözde Elbir" w:date="2026-09-25T19:58:00Z" w16du:dateUtc="2026-09-25T23:58:00Z"/>
                <w:lang w:val="en-US" w:eastAsia="en-US"/>
              </w:rPr>
            </w:pPr>
            <w:ins w:id="138" w:author="Gözde Elbir" w:date="2026-09-25T19:58:00Z" w16du:dateUtc="2026-09-25T23:58:00Z">
              <w:r w:rsidRPr="005F1DCF">
                <w:rPr>
                  <w:lang w:val="en-US" w:eastAsia="en-US"/>
                </w:rPr>
                <w:t>Preferred stock (</w:t>
              </w:r>
              <w:r w:rsidRPr="005F1DCF">
                <w:rPr>
                  <w:i/>
                  <w:lang w:val="en-US" w:eastAsia="en-US"/>
                </w:rPr>
                <w:t>K</w:t>
              </w:r>
              <w:r w:rsidRPr="005F1DCF">
                <w:rPr>
                  <w:i/>
                  <w:vertAlign w:val="subscript"/>
                  <w:lang w:val="en-US" w:eastAsia="en-US"/>
                </w:rPr>
                <w:t>p</w:t>
              </w:r>
              <w:r w:rsidRPr="005F1DCF">
                <w:rPr>
                  <w:lang w:val="en-US" w:eastAsia="en-US"/>
                </w:rPr>
                <w:t>)</w:t>
              </w:r>
              <w:r w:rsidRPr="005F1DCF">
                <w:rPr>
                  <w:lang w:val="en-US" w:eastAsia="en-US"/>
                </w:rPr>
                <w:tab/>
              </w:r>
            </w:ins>
          </w:p>
          <w:p w14:paraId="1F925682" w14:textId="77777777" w:rsidR="005F1DCF" w:rsidRPr="005F1DCF" w:rsidRDefault="005F1DCF" w:rsidP="005F1DCF">
            <w:pPr>
              <w:pStyle w:val="Footer"/>
              <w:tabs>
                <w:tab w:val="clear" w:pos="8640"/>
                <w:tab w:val="left" w:leader="dot" w:pos="4320"/>
              </w:tabs>
              <w:jc w:val="both"/>
              <w:rPr>
                <w:ins w:id="139" w:author="Gözde Elbir" w:date="2026-09-25T19:58:00Z" w16du:dateUtc="2026-09-25T23:58:00Z"/>
                <w:lang w:val="en-US" w:eastAsia="en-US"/>
              </w:rPr>
            </w:pPr>
            <w:ins w:id="140" w:author="Gözde Elbir" w:date="2026-09-25T19:58:00Z" w16du:dateUtc="2026-09-25T23:58:00Z">
              <w:r w:rsidRPr="005F1DCF">
                <w:rPr>
                  <w:lang w:val="en-US" w:eastAsia="en-US"/>
                </w:rPr>
                <w:t>Common equity (</w:t>
              </w:r>
              <w:r w:rsidRPr="005F1DCF">
                <w:rPr>
                  <w:i/>
                  <w:lang w:val="en-US" w:eastAsia="en-US"/>
                </w:rPr>
                <w:t>K</w:t>
              </w:r>
              <w:r w:rsidRPr="005F1DCF">
                <w:rPr>
                  <w:i/>
                  <w:vertAlign w:val="subscript"/>
                  <w:lang w:val="en-US" w:eastAsia="en-US"/>
                </w:rPr>
                <w:t>e</w:t>
              </w:r>
              <w:r w:rsidRPr="005F1DCF">
                <w:rPr>
                  <w:lang w:val="en-US" w:eastAsia="en-US"/>
                </w:rPr>
                <w:t>) (retained earnings)</w:t>
              </w:r>
              <w:r w:rsidRPr="005F1DCF">
                <w:rPr>
                  <w:lang w:val="en-US" w:eastAsia="en-US"/>
                </w:rPr>
                <w:tab/>
              </w:r>
            </w:ins>
          </w:p>
          <w:p w14:paraId="4C0D776B" w14:textId="77777777" w:rsidR="005F1DCF" w:rsidRPr="005F1DCF" w:rsidRDefault="005F1DCF" w:rsidP="005F1DCF">
            <w:pPr>
              <w:pStyle w:val="Footer"/>
              <w:tabs>
                <w:tab w:val="clear" w:pos="8640"/>
                <w:tab w:val="left" w:leader="dot" w:pos="4320"/>
              </w:tabs>
              <w:jc w:val="both"/>
              <w:rPr>
                <w:ins w:id="141" w:author="Gözde Elbir" w:date="2026-09-25T19:58:00Z" w16du:dateUtc="2026-09-25T23:58:00Z"/>
                <w:lang w:val="en-US" w:eastAsia="en-US"/>
              </w:rPr>
            </w:pPr>
            <w:ins w:id="142" w:author="Gözde Elbir" w:date="2026-09-25T19:58:00Z" w16du:dateUtc="2026-09-25T23:58:00Z">
              <w:r w:rsidRPr="005F1DCF">
                <w:rPr>
                  <w:lang w:val="en-US" w:eastAsia="en-US"/>
                </w:rPr>
                <w:t>Weighted average cost of capital (</w:t>
              </w:r>
              <w:r w:rsidRPr="005F1DCF">
                <w:rPr>
                  <w:i/>
                  <w:lang w:val="en-US" w:eastAsia="en-US"/>
                </w:rPr>
                <w:t>K</w:t>
              </w:r>
              <w:r w:rsidRPr="005F1DCF">
                <w:rPr>
                  <w:i/>
                  <w:vertAlign w:val="subscript"/>
                  <w:lang w:val="en-US" w:eastAsia="en-US"/>
                </w:rPr>
                <w:t>a</w:t>
              </w:r>
              <w:r w:rsidRPr="005F1DCF">
                <w:rPr>
                  <w:lang w:val="en-US" w:eastAsia="en-US"/>
                </w:rPr>
                <w:t>)</w:t>
              </w:r>
              <w:r w:rsidRPr="005F1DCF">
                <w:rPr>
                  <w:lang w:val="en-US" w:eastAsia="en-US"/>
                </w:rPr>
                <w:tab/>
              </w:r>
            </w:ins>
          </w:p>
        </w:tc>
        <w:tc>
          <w:tcPr>
            <w:tcW w:w="1620" w:type="dxa"/>
          </w:tcPr>
          <w:p w14:paraId="3BAB1492" w14:textId="77777777" w:rsidR="005F1DCF" w:rsidRPr="005F1DCF" w:rsidRDefault="005F1DCF" w:rsidP="005F1DCF">
            <w:pPr>
              <w:pStyle w:val="Footer"/>
              <w:tabs>
                <w:tab w:val="clear" w:pos="4320"/>
                <w:tab w:val="clear" w:pos="8640"/>
              </w:tabs>
              <w:jc w:val="both"/>
              <w:rPr>
                <w:ins w:id="143" w:author="Gözde Elbir" w:date="2026-09-25T19:58:00Z" w16du:dateUtc="2026-09-25T23:58:00Z"/>
                <w:lang w:val="en-US" w:eastAsia="en-US"/>
              </w:rPr>
            </w:pPr>
            <w:ins w:id="144" w:author="Gözde Elbir" w:date="2026-09-25T19:58:00Z" w16du:dateUtc="2026-09-25T23:58:00Z">
              <w:r w:rsidRPr="005F1DCF">
                <w:rPr>
                  <w:lang w:val="en-US" w:eastAsia="en-US"/>
                </w:rPr>
                <w:t xml:space="preserve">    7.22%</w:t>
              </w:r>
            </w:ins>
          </w:p>
          <w:p w14:paraId="2D40F091" w14:textId="77777777" w:rsidR="005F1DCF" w:rsidRPr="005F1DCF" w:rsidRDefault="005F1DCF" w:rsidP="005F1DCF">
            <w:pPr>
              <w:pStyle w:val="Footer"/>
              <w:tabs>
                <w:tab w:val="clear" w:pos="4320"/>
                <w:tab w:val="clear" w:pos="8640"/>
              </w:tabs>
              <w:jc w:val="both"/>
              <w:rPr>
                <w:ins w:id="145" w:author="Gözde Elbir" w:date="2026-09-25T19:58:00Z" w16du:dateUtc="2026-09-25T23:58:00Z"/>
                <w:lang w:val="en-US" w:eastAsia="en-US"/>
              </w:rPr>
            </w:pPr>
            <w:ins w:id="146" w:author="Gözde Elbir" w:date="2026-09-25T19:58:00Z" w16du:dateUtc="2026-09-25T23:58:00Z">
              <w:r w:rsidRPr="005F1DCF">
                <w:rPr>
                  <w:lang w:val="en-US" w:eastAsia="en-US"/>
                </w:rPr>
                <w:t xml:space="preserve">    8.38</w:t>
              </w:r>
            </w:ins>
          </w:p>
          <w:p w14:paraId="2F59C81D" w14:textId="77777777" w:rsidR="005F1DCF" w:rsidRPr="005F1DCF" w:rsidRDefault="005F1DCF" w:rsidP="005F1DCF">
            <w:pPr>
              <w:pStyle w:val="Footer"/>
              <w:tabs>
                <w:tab w:val="clear" w:pos="4320"/>
                <w:tab w:val="clear" w:pos="8640"/>
              </w:tabs>
              <w:jc w:val="both"/>
              <w:rPr>
                <w:ins w:id="147" w:author="Gözde Elbir" w:date="2026-09-25T19:58:00Z" w16du:dateUtc="2026-09-25T23:58:00Z"/>
                <w:lang w:val="en-US" w:eastAsia="en-US"/>
              </w:rPr>
            </w:pPr>
            <w:ins w:id="148" w:author="Gözde Elbir" w:date="2026-09-25T19:58:00Z" w16du:dateUtc="2026-09-25T23:58:00Z">
              <w:r w:rsidRPr="005F1DCF">
                <w:rPr>
                  <w:lang w:val="en-US" w:eastAsia="en-US"/>
                </w:rPr>
                <w:t xml:space="preserve">  </w:t>
              </w:r>
            </w:ins>
          </w:p>
          <w:p w14:paraId="225EC76B" w14:textId="77777777" w:rsidR="005F1DCF" w:rsidRPr="005F1DCF" w:rsidRDefault="005F1DCF" w:rsidP="005F1DCF">
            <w:pPr>
              <w:pStyle w:val="Footer"/>
              <w:tabs>
                <w:tab w:val="clear" w:pos="4320"/>
                <w:tab w:val="clear" w:pos="8640"/>
              </w:tabs>
              <w:jc w:val="both"/>
              <w:rPr>
                <w:ins w:id="149" w:author="Gözde Elbir" w:date="2026-09-25T19:58:00Z" w16du:dateUtc="2026-09-25T23:58:00Z"/>
                <w:lang w:val="en-US" w:eastAsia="en-US"/>
              </w:rPr>
            </w:pPr>
            <w:ins w:id="150" w:author="Gözde Elbir" w:date="2026-09-25T19:58:00Z" w16du:dateUtc="2026-09-25T23:58:00Z">
              <w:r w:rsidRPr="005F1DCF">
                <w:rPr>
                  <w:lang w:val="en-US" w:eastAsia="en-US"/>
                </w:rPr>
                <w:t xml:space="preserve">  10.33</w:t>
              </w:r>
            </w:ins>
          </w:p>
          <w:p w14:paraId="29152745" w14:textId="77777777" w:rsidR="005F1DCF" w:rsidRPr="005F1DCF" w:rsidRDefault="005F1DCF" w:rsidP="005F1DCF">
            <w:pPr>
              <w:pStyle w:val="Footer"/>
              <w:tabs>
                <w:tab w:val="clear" w:pos="4320"/>
                <w:tab w:val="clear" w:pos="8640"/>
              </w:tabs>
              <w:jc w:val="both"/>
              <w:rPr>
                <w:ins w:id="151" w:author="Gözde Elbir" w:date="2026-09-25T19:58:00Z" w16du:dateUtc="2026-09-25T23:58:00Z"/>
                <w:lang w:val="en-US" w:eastAsia="en-US"/>
              </w:rPr>
            </w:pPr>
          </w:p>
          <w:p w14:paraId="2B903BEA" w14:textId="77777777" w:rsidR="005F1DCF" w:rsidRPr="005F1DCF" w:rsidRDefault="005F1DCF" w:rsidP="005F1DCF">
            <w:pPr>
              <w:pStyle w:val="Footer"/>
              <w:tabs>
                <w:tab w:val="clear" w:pos="4320"/>
                <w:tab w:val="clear" w:pos="8640"/>
              </w:tabs>
              <w:jc w:val="both"/>
              <w:rPr>
                <w:ins w:id="152" w:author="Gözde Elbir" w:date="2026-09-25T19:58:00Z" w16du:dateUtc="2026-09-25T23:58:00Z"/>
                <w:lang w:val="en-US" w:eastAsia="en-US"/>
              </w:rPr>
            </w:pPr>
          </w:p>
        </w:tc>
        <w:tc>
          <w:tcPr>
            <w:tcW w:w="1440" w:type="dxa"/>
          </w:tcPr>
          <w:p w14:paraId="57573C2D" w14:textId="77777777" w:rsidR="005F1DCF" w:rsidRPr="005F1DCF" w:rsidRDefault="005F1DCF" w:rsidP="005F1DCF">
            <w:pPr>
              <w:pStyle w:val="Footer"/>
              <w:tabs>
                <w:tab w:val="clear" w:pos="4320"/>
                <w:tab w:val="clear" w:pos="8640"/>
              </w:tabs>
              <w:jc w:val="both"/>
              <w:rPr>
                <w:ins w:id="153" w:author="Gözde Elbir" w:date="2026-09-25T19:58:00Z" w16du:dateUtc="2026-09-25T23:58:00Z"/>
                <w:lang w:val="en-US" w:eastAsia="en-US"/>
              </w:rPr>
            </w:pPr>
            <w:ins w:id="154" w:author="Gözde Elbir" w:date="2026-09-25T19:58:00Z" w16du:dateUtc="2026-09-25T23:58:00Z">
              <w:r w:rsidRPr="005F1DCF">
                <w:rPr>
                  <w:lang w:val="en-US" w:eastAsia="en-US"/>
                </w:rPr>
                <w:t xml:space="preserve">    40%</w:t>
              </w:r>
            </w:ins>
          </w:p>
          <w:p w14:paraId="48AC5EB7" w14:textId="77777777" w:rsidR="005F1DCF" w:rsidRPr="005F1DCF" w:rsidRDefault="005F1DCF" w:rsidP="005F1DCF">
            <w:pPr>
              <w:pStyle w:val="Footer"/>
              <w:tabs>
                <w:tab w:val="clear" w:pos="4320"/>
                <w:tab w:val="clear" w:pos="8640"/>
              </w:tabs>
              <w:jc w:val="both"/>
              <w:rPr>
                <w:ins w:id="155" w:author="Gözde Elbir" w:date="2026-09-25T19:58:00Z" w16du:dateUtc="2026-09-25T23:58:00Z"/>
                <w:lang w:val="en-US" w:eastAsia="en-US"/>
              </w:rPr>
            </w:pPr>
            <w:ins w:id="156" w:author="Gözde Elbir" w:date="2026-09-25T19:58:00Z" w16du:dateUtc="2026-09-25T23:58:00Z">
              <w:r w:rsidRPr="005F1DCF">
                <w:rPr>
                  <w:lang w:val="en-US" w:eastAsia="en-US"/>
                </w:rPr>
                <w:t xml:space="preserve">    20</w:t>
              </w:r>
            </w:ins>
          </w:p>
          <w:p w14:paraId="17BA808E" w14:textId="77777777" w:rsidR="005F1DCF" w:rsidRPr="005F1DCF" w:rsidRDefault="005F1DCF" w:rsidP="005F1DCF">
            <w:pPr>
              <w:pStyle w:val="Footer"/>
              <w:tabs>
                <w:tab w:val="clear" w:pos="4320"/>
                <w:tab w:val="clear" w:pos="8640"/>
              </w:tabs>
              <w:jc w:val="both"/>
              <w:rPr>
                <w:ins w:id="157" w:author="Gözde Elbir" w:date="2026-09-25T19:58:00Z" w16du:dateUtc="2026-09-25T23:58:00Z"/>
                <w:lang w:val="en-US" w:eastAsia="en-US"/>
              </w:rPr>
            </w:pPr>
          </w:p>
          <w:p w14:paraId="68E2748A" w14:textId="77777777" w:rsidR="005F1DCF" w:rsidRPr="005F1DCF" w:rsidRDefault="005F1DCF" w:rsidP="005F1DCF">
            <w:pPr>
              <w:pStyle w:val="Footer"/>
              <w:tabs>
                <w:tab w:val="clear" w:pos="4320"/>
                <w:tab w:val="clear" w:pos="8640"/>
              </w:tabs>
              <w:jc w:val="both"/>
              <w:rPr>
                <w:ins w:id="158" w:author="Gözde Elbir" w:date="2026-09-25T19:58:00Z" w16du:dateUtc="2026-09-25T23:58:00Z"/>
                <w:lang w:val="en-US" w:eastAsia="en-US"/>
              </w:rPr>
            </w:pPr>
            <w:ins w:id="159" w:author="Gözde Elbir" w:date="2026-09-25T19:58:00Z" w16du:dateUtc="2026-09-25T23:58:00Z">
              <w:r w:rsidRPr="005F1DCF">
                <w:rPr>
                  <w:lang w:val="en-US" w:eastAsia="en-US"/>
                </w:rPr>
                <w:t xml:space="preserve">    40</w:t>
              </w:r>
            </w:ins>
          </w:p>
        </w:tc>
        <w:tc>
          <w:tcPr>
            <w:tcW w:w="1620" w:type="dxa"/>
          </w:tcPr>
          <w:p w14:paraId="529DD1BC" w14:textId="77777777" w:rsidR="005F1DCF" w:rsidRPr="005F1DCF" w:rsidRDefault="005F1DCF" w:rsidP="005F1DCF">
            <w:pPr>
              <w:pStyle w:val="Footer"/>
              <w:tabs>
                <w:tab w:val="clear" w:pos="4320"/>
                <w:tab w:val="clear" w:pos="8640"/>
              </w:tabs>
              <w:jc w:val="both"/>
              <w:rPr>
                <w:ins w:id="160" w:author="Gözde Elbir" w:date="2026-09-25T19:58:00Z" w16du:dateUtc="2026-09-25T23:58:00Z"/>
                <w:lang w:val="en-US" w:eastAsia="en-US"/>
              </w:rPr>
            </w:pPr>
            <w:ins w:id="161" w:author="Gözde Elbir" w:date="2026-09-25T19:58:00Z" w16du:dateUtc="2026-09-25T23:58:00Z">
              <w:r w:rsidRPr="005F1DCF">
                <w:rPr>
                  <w:lang w:val="en-US" w:eastAsia="en-US"/>
                </w:rPr>
                <w:t xml:space="preserve">     2.89%</w:t>
              </w:r>
            </w:ins>
          </w:p>
          <w:p w14:paraId="0B83FFF4" w14:textId="77777777" w:rsidR="005F1DCF" w:rsidRPr="005F1DCF" w:rsidRDefault="005F1DCF" w:rsidP="005F1DCF">
            <w:pPr>
              <w:pStyle w:val="Footer"/>
              <w:tabs>
                <w:tab w:val="clear" w:pos="4320"/>
                <w:tab w:val="clear" w:pos="8640"/>
              </w:tabs>
              <w:jc w:val="both"/>
              <w:rPr>
                <w:ins w:id="162" w:author="Gözde Elbir" w:date="2026-09-25T19:58:00Z" w16du:dateUtc="2026-09-25T23:58:00Z"/>
                <w:lang w:val="en-US" w:eastAsia="en-US"/>
              </w:rPr>
            </w:pPr>
            <w:ins w:id="163" w:author="Gözde Elbir" w:date="2026-09-25T19:58:00Z" w16du:dateUtc="2026-09-25T23:58:00Z">
              <w:r w:rsidRPr="005F1DCF">
                <w:rPr>
                  <w:lang w:val="en-US" w:eastAsia="en-US"/>
                </w:rPr>
                <w:t xml:space="preserve">     1.68</w:t>
              </w:r>
            </w:ins>
          </w:p>
          <w:p w14:paraId="61FEE145" w14:textId="77777777" w:rsidR="005F1DCF" w:rsidRPr="005F1DCF" w:rsidRDefault="005F1DCF" w:rsidP="005F1DCF">
            <w:pPr>
              <w:pStyle w:val="Footer"/>
              <w:tabs>
                <w:tab w:val="clear" w:pos="4320"/>
                <w:tab w:val="clear" w:pos="8640"/>
              </w:tabs>
              <w:jc w:val="both"/>
              <w:rPr>
                <w:ins w:id="164" w:author="Gözde Elbir" w:date="2026-09-25T19:58:00Z" w16du:dateUtc="2026-09-25T23:58:00Z"/>
                <w:lang w:val="en-US" w:eastAsia="en-US"/>
              </w:rPr>
            </w:pPr>
          </w:p>
          <w:p w14:paraId="0A1505A9" w14:textId="77777777" w:rsidR="005F1DCF" w:rsidRPr="005F1DCF" w:rsidRDefault="005F1DCF" w:rsidP="005F1DCF">
            <w:pPr>
              <w:pStyle w:val="Footer"/>
              <w:tabs>
                <w:tab w:val="clear" w:pos="4320"/>
                <w:tab w:val="clear" w:pos="8640"/>
              </w:tabs>
              <w:jc w:val="both"/>
              <w:rPr>
                <w:ins w:id="165" w:author="Gözde Elbir" w:date="2026-09-25T19:58:00Z" w16du:dateUtc="2026-09-25T23:58:00Z"/>
                <w:lang w:val="en-US" w:eastAsia="en-US"/>
              </w:rPr>
            </w:pPr>
            <w:ins w:id="166" w:author="Gözde Elbir" w:date="2026-09-25T19:58:00Z" w16du:dateUtc="2026-09-25T23:58:00Z">
              <w:r w:rsidRPr="005F1DCF">
                <w:rPr>
                  <w:lang w:val="en-US" w:eastAsia="en-US"/>
                </w:rPr>
                <w:t xml:space="preserve">    </w:t>
              </w:r>
              <w:r w:rsidRPr="005F1DCF">
                <w:rPr>
                  <w:u w:val="single"/>
                  <w:lang w:val="en-US" w:eastAsia="en-US"/>
                </w:rPr>
                <w:t xml:space="preserve"> 4.13</w:t>
              </w:r>
            </w:ins>
          </w:p>
          <w:p w14:paraId="6386E5F4" w14:textId="77777777" w:rsidR="005F1DCF" w:rsidRPr="005F1DCF" w:rsidRDefault="005F1DCF" w:rsidP="005F1DCF">
            <w:pPr>
              <w:pStyle w:val="Footer"/>
              <w:tabs>
                <w:tab w:val="clear" w:pos="4320"/>
                <w:tab w:val="clear" w:pos="8640"/>
              </w:tabs>
              <w:jc w:val="both"/>
              <w:rPr>
                <w:ins w:id="167" w:author="Gözde Elbir" w:date="2026-09-25T19:58:00Z" w16du:dateUtc="2026-09-25T23:58:00Z"/>
                <w:lang w:val="en-US" w:eastAsia="en-US"/>
              </w:rPr>
            </w:pPr>
          </w:p>
          <w:p w14:paraId="4930BF5F" w14:textId="77777777" w:rsidR="005F1DCF" w:rsidRPr="005F1DCF" w:rsidRDefault="005F1DCF" w:rsidP="005F1DCF">
            <w:pPr>
              <w:pStyle w:val="Footer"/>
              <w:tabs>
                <w:tab w:val="clear" w:pos="4320"/>
                <w:tab w:val="clear" w:pos="8640"/>
              </w:tabs>
              <w:jc w:val="both"/>
              <w:rPr>
                <w:ins w:id="168" w:author="Gözde Elbir" w:date="2026-09-25T19:58:00Z" w16du:dateUtc="2026-09-25T23:58:00Z"/>
                <w:lang w:val="en-US" w:eastAsia="en-US"/>
              </w:rPr>
            </w:pPr>
            <w:ins w:id="169" w:author="Gözde Elbir" w:date="2026-09-25T19:58:00Z" w16du:dateUtc="2026-09-25T23:58:00Z">
              <w:r w:rsidRPr="005F1DCF">
                <w:rPr>
                  <w:lang w:val="en-US" w:eastAsia="en-US"/>
                </w:rPr>
                <w:t xml:space="preserve">    8.70%</w:t>
              </w:r>
            </w:ins>
          </w:p>
        </w:tc>
      </w:tr>
    </w:tbl>
    <w:p w14:paraId="6D4D9113" w14:textId="77777777" w:rsidR="00CF3562" w:rsidRPr="00457CFC" w:rsidRDefault="00457CFC" w:rsidP="00457CFC">
      <w:pPr>
        <w:tabs>
          <w:tab w:val="left" w:pos="540"/>
        </w:tabs>
        <w:spacing w:after="80" w:line="360" w:lineRule="auto"/>
        <w:ind w:left="360"/>
        <w:jc w:val="both"/>
        <w:rPr>
          <w:ins w:id="170" w:author="Gözde Elbir" w:date="2026-09-25T19:58:00Z" w16du:dateUtc="2026-09-25T23:58:00Z"/>
          <w:rFonts w:ascii="Times New Roman" w:eastAsia="MS Mincho" w:hAnsi="Times New Roman" w:cs="Times New Roman"/>
          <w:sz w:val="24"/>
          <w:szCs w:val="24"/>
        </w:rPr>
      </w:pPr>
      <w:ins w:id="171" w:author="Gözde Elbir" w:date="2026-09-25T19:58:00Z" w16du:dateUtc="2026-09-25T23:58:00Z">
        <w:r>
          <w:rPr>
            <w:rFonts w:ascii="Times New Roman" w:eastAsia="MS Mincho" w:hAnsi="Times New Roman" w:cs="Times New Roman"/>
            <w:sz w:val="24"/>
            <w:szCs w:val="24"/>
          </w:rPr>
          <w:t>5.</w:t>
        </w:r>
        <w:r w:rsidR="00CF3562" w:rsidRPr="00457CFC">
          <w:rPr>
            <w:rFonts w:ascii="Times New Roman" w:eastAsia="MS Mincho" w:hAnsi="Times New Roman" w:cs="Times New Roman"/>
            <w:sz w:val="24"/>
            <w:szCs w:val="24"/>
          </w:rPr>
          <w:t xml:space="preserve"> Speedy Delivery Systems can buy a piece of equipment that is anticipated to provide an 11 percent return and can be financed at 6 percent with debt. Later in the year, the firm turns down an opportunity to buy a new machine that would yield a 9 percent return but would cost 15 percent to finance through common equity. Assume debt and common equity each represent 50 percent of the firm’s capital structure.</w:t>
        </w:r>
      </w:ins>
    </w:p>
    <w:p w14:paraId="53C36E20" w14:textId="77777777" w:rsidR="00CF3562" w:rsidRPr="003053F4" w:rsidRDefault="00CF3562" w:rsidP="00CF3562">
      <w:pPr>
        <w:tabs>
          <w:tab w:val="left" w:pos="540"/>
        </w:tabs>
        <w:spacing w:line="360" w:lineRule="auto"/>
        <w:ind w:left="1022" w:hanging="475"/>
        <w:jc w:val="both"/>
        <w:rPr>
          <w:ins w:id="172" w:author="Gözde Elbir" w:date="2026-09-25T19:58:00Z" w16du:dateUtc="2026-09-25T23:58:00Z"/>
          <w:rFonts w:ascii="Times New Roman" w:eastAsia="MS Mincho" w:hAnsi="Times New Roman" w:cs="Times New Roman"/>
          <w:sz w:val="24"/>
          <w:szCs w:val="24"/>
        </w:rPr>
      </w:pPr>
      <w:ins w:id="173" w:author="Gözde Elbir" w:date="2026-09-25T19:58:00Z" w16du:dateUtc="2026-09-25T23:58:00Z">
        <w:r w:rsidRPr="003053F4">
          <w:rPr>
            <w:rFonts w:ascii="Times New Roman" w:eastAsia="MS Mincho" w:hAnsi="Times New Roman" w:cs="Times New Roman"/>
            <w:sz w:val="24"/>
            <w:szCs w:val="24"/>
          </w:rPr>
          <w:t>a.</w:t>
        </w:r>
        <w:r w:rsidRPr="003053F4">
          <w:rPr>
            <w:rFonts w:ascii="Times New Roman" w:eastAsia="MS Mincho" w:hAnsi="Times New Roman" w:cs="Times New Roman"/>
            <w:sz w:val="24"/>
            <w:szCs w:val="24"/>
          </w:rPr>
          <w:tab/>
          <w:t>Compute the weighted average cost of capital.</w:t>
        </w:r>
      </w:ins>
    </w:p>
    <w:p w14:paraId="0B64B4F1" w14:textId="77777777" w:rsidR="00CF3562" w:rsidRPr="003053F4" w:rsidRDefault="00CF3562" w:rsidP="00CF3562">
      <w:pPr>
        <w:tabs>
          <w:tab w:val="left" w:pos="540"/>
        </w:tabs>
        <w:spacing w:line="360" w:lineRule="auto"/>
        <w:ind w:left="1022" w:hanging="475"/>
        <w:jc w:val="both"/>
        <w:rPr>
          <w:ins w:id="174" w:author="Gözde Elbir" w:date="2026-09-25T19:58:00Z" w16du:dateUtc="2026-09-25T23:58:00Z"/>
          <w:rFonts w:ascii="Times New Roman" w:eastAsia="MS Mincho" w:hAnsi="Times New Roman" w:cs="Times New Roman"/>
          <w:sz w:val="24"/>
          <w:szCs w:val="24"/>
        </w:rPr>
      </w:pPr>
      <w:ins w:id="175" w:author="Gözde Elbir" w:date="2026-09-25T19:58:00Z" w16du:dateUtc="2026-09-25T23:58:00Z">
        <w:r w:rsidRPr="003053F4">
          <w:rPr>
            <w:rFonts w:ascii="Times New Roman" w:eastAsia="MS Mincho" w:hAnsi="Times New Roman" w:cs="Times New Roman"/>
            <w:sz w:val="24"/>
            <w:szCs w:val="24"/>
          </w:rPr>
          <w:t>b.</w:t>
        </w:r>
        <w:r w:rsidRPr="003053F4">
          <w:rPr>
            <w:rFonts w:ascii="Times New Roman" w:eastAsia="MS Mincho" w:hAnsi="Times New Roman" w:cs="Times New Roman"/>
            <w:sz w:val="24"/>
            <w:szCs w:val="24"/>
          </w:rPr>
          <w:tab/>
          <w:t>Which project(s) should be accepted?</w:t>
        </w:r>
      </w:ins>
    </w:p>
    <w:p w14:paraId="317E49EF" w14:textId="77777777" w:rsidR="00CF3562" w:rsidRPr="007D62CD" w:rsidRDefault="007D62CD" w:rsidP="007D62CD">
      <w:pPr>
        <w:tabs>
          <w:tab w:val="left" w:pos="540"/>
        </w:tabs>
        <w:spacing w:after="80" w:line="360" w:lineRule="auto"/>
        <w:ind w:left="360"/>
        <w:jc w:val="both"/>
        <w:rPr>
          <w:ins w:id="176" w:author="Gözde Elbir" w:date="2026-09-25T19:58:00Z" w16du:dateUtc="2026-09-25T23:58:00Z"/>
          <w:rFonts w:ascii="Times New Roman" w:eastAsia="MS Mincho" w:hAnsi="Times New Roman" w:cs="Times New Roman"/>
          <w:sz w:val="24"/>
          <w:szCs w:val="24"/>
        </w:rPr>
      </w:pPr>
      <w:ins w:id="177" w:author="Gözde Elbir" w:date="2026-09-25T19:58:00Z" w16du:dateUtc="2026-09-25T23:58:00Z">
        <w:r>
          <w:rPr>
            <w:rFonts w:ascii="Times New Roman" w:eastAsia="MS Mincho" w:hAnsi="Times New Roman" w:cs="Times New Roman"/>
            <w:sz w:val="24"/>
            <w:szCs w:val="24"/>
          </w:rPr>
          <w:t>6.</w:t>
        </w:r>
        <w:r w:rsidR="007F4879" w:rsidRPr="007D62CD">
          <w:rPr>
            <w:rFonts w:ascii="Times New Roman" w:eastAsia="MS Mincho" w:hAnsi="Times New Roman" w:cs="Times New Roman"/>
            <w:sz w:val="24"/>
            <w:szCs w:val="24"/>
          </w:rPr>
          <w:t xml:space="preserve"> </w:t>
        </w:r>
        <w:r w:rsidR="00CF3562" w:rsidRPr="007D62CD">
          <w:rPr>
            <w:rFonts w:ascii="Times New Roman" w:eastAsia="MS Mincho" w:hAnsi="Times New Roman" w:cs="Times New Roman"/>
            <w:sz w:val="24"/>
            <w:szCs w:val="24"/>
          </w:rPr>
          <w:t>Telecom Systems can issue debt yielding 9 percent. The company is in a 30 percent bracket. What is its aftertax cost of debt?</w:t>
        </w:r>
      </w:ins>
    </w:p>
    <w:p w14:paraId="54E71B22" w14:textId="77777777" w:rsidR="00CF3562" w:rsidRPr="003053F4" w:rsidRDefault="007F4879" w:rsidP="00CF3562">
      <w:pPr>
        <w:pStyle w:val="ListParagraph"/>
        <w:numPr>
          <w:ilvl w:val="0"/>
          <w:numId w:val="19"/>
        </w:numPr>
        <w:tabs>
          <w:tab w:val="left" w:pos="540"/>
        </w:tabs>
        <w:spacing w:after="80" w:line="360" w:lineRule="auto"/>
        <w:jc w:val="both"/>
        <w:rPr>
          <w:ins w:id="178" w:author="Gözde Elbir" w:date="2026-09-25T19:58:00Z" w16du:dateUtc="2026-09-25T23:58:00Z"/>
          <w:rFonts w:ascii="Times New Roman" w:eastAsia="MS Mincho" w:hAnsi="Times New Roman" w:cs="Times New Roman"/>
          <w:sz w:val="24"/>
          <w:szCs w:val="24"/>
        </w:rPr>
      </w:pPr>
      <w:ins w:id="179" w:author="Gözde Elbir" w:date="2026-09-25T19:58:00Z" w16du:dateUtc="2026-09-25T23:58:00Z">
        <w:r w:rsidRPr="003053F4">
          <w:rPr>
            <w:rFonts w:ascii="Times New Roman" w:eastAsia="MS Mincho" w:hAnsi="Times New Roman" w:cs="Times New Roman"/>
            <w:sz w:val="24"/>
            <w:szCs w:val="24"/>
          </w:rPr>
          <w:t xml:space="preserve"> </w:t>
        </w:r>
        <w:r w:rsidR="00CF3562" w:rsidRPr="003053F4">
          <w:rPr>
            <w:rFonts w:ascii="Times New Roman" w:eastAsia="MS Mincho" w:hAnsi="Times New Roman" w:cs="Times New Roman"/>
            <w:sz w:val="24"/>
            <w:szCs w:val="24"/>
          </w:rPr>
          <w:t>Medco Corporation can sell preferred stock for $90 with an estimated flotation cost of $2. It is anticipated the preferred stock will pay $8 per share in dividends.</w:t>
        </w:r>
      </w:ins>
    </w:p>
    <w:p w14:paraId="4108C1DD" w14:textId="77777777" w:rsidR="00CF3562" w:rsidRPr="003053F4" w:rsidRDefault="00CF3562" w:rsidP="00CF3562">
      <w:pPr>
        <w:tabs>
          <w:tab w:val="left" w:pos="540"/>
        </w:tabs>
        <w:spacing w:after="0" w:line="360" w:lineRule="auto"/>
        <w:ind w:left="1022" w:hanging="475"/>
        <w:jc w:val="both"/>
        <w:rPr>
          <w:ins w:id="180" w:author="Gözde Elbir" w:date="2026-09-25T19:58:00Z" w16du:dateUtc="2026-09-25T23:58:00Z"/>
          <w:rFonts w:ascii="Times New Roman" w:eastAsia="MS Mincho" w:hAnsi="Times New Roman" w:cs="Times New Roman"/>
          <w:sz w:val="24"/>
          <w:szCs w:val="24"/>
        </w:rPr>
      </w:pPr>
      <w:ins w:id="181" w:author="Gözde Elbir" w:date="2026-09-25T19:58:00Z" w16du:dateUtc="2026-09-25T23:58:00Z">
        <w:r w:rsidRPr="003053F4">
          <w:rPr>
            <w:rFonts w:ascii="Times New Roman" w:eastAsia="MS Mincho" w:hAnsi="Times New Roman" w:cs="Times New Roman"/>
            <w:i/>
            <w:sz w:val="24"/>
            <w:szCs w:val="24"/>
          </w:rPr>
          <w:t>a</w:t>
        </w:r>
        <w:r w:rsidRPr="003053F4">
          <w:rPr>
            <w:rFonts w:ascii="Times New Roman" w:eastAsia="MS Mincho" w:hAnsi="Times New Roman" w:cs="Times New Roman"/>
            <w:sz w:val="24"/>
            <w:szCs w:val="24"/>
          </w:rPr>
          <w:t>.</w:t>
        </w:r>
        <w:r w:rsidRPr="003053F4">
          <w:rPr>
            <w:rFonts w:ascii="Times New Roman" w:eastAsia="MS Mincho" w:hAnsi="Times New Roman" w:cs="Times New Roman"/>
            <w:sz w:val="24"/>
            <w:szCs w:val="24"/>
          </w:rPr>
          <w:tab/>
          <w:t>Compute the cost of preferred stock for Medco Corp.</w:t>
        </w:r>
      </w:ins>
    </w:p>
    <w:p w14:paraId="08022550" w14:textId="77777777" w:rsidR="00CF3562" w:rsidRPr="003053F4" w:rsidRDefault="00CF3562" w:rsidP="00CF3562">
      <w:pPr>
        <w:tabs>
          <w:tab w:val="left" w:pos="540"/>
        </w:tabs>
        <w:spacing w:line="360" w:lineRule="auto"/>
        <w:ind w:left="1022" w:hanging="475"/>
        <w:jc w:val="both"/>
        <w:rPr>
          <w:ins w:id="182" w:author="Gözde Elbir" w:date="2026-09-25T19:58:00Z" w16du:dateUtc="2026-09-25T23:58:00Z"/>
          <w:rFonts w:ascii="Times New Roman" w:eastAsia="MS Mincho" w:hAnsi="Times New Roman" w:cs="Times New Roman"/>
          <w:sz w:val="24"/>
          <w:szCs w:val="24"/>
        </w:rPr>
      </w:pPr>
      <w:ins w:id="183" w:author="Gözde Elbir" w:date="2026-09-25T19:58:00Z" w16du:dateUtc="2026-09-25T23:58:00Z">
        <w:r w:rsidRPr="003053F4">
          <w:rPr>
            <w:rFonts w:ascii="Times New Roman" w:eastAsia="MS Mincho" w:hAnsi="Times New Roman" w:cs="Times New Roman"/>
            <w:i/>
            <w:sz w:val="24"/>
            <w:szCs w:val="24"/>
          </w:rPr>
          <w:t>b</w:t>
        </w:r>
        <w:r w:rsidRPr="003053F4">
          <w:rPr>
            <w:rFonts w:ascii="Times New Roman" w:eastAsia="MS Mincho" w:hAnsi="Times New Roman" w:cs="Times New Roman"/>
            <w:sz w:val="24"/>
            <w:szCs w:val="24"/>
          </w:rPr>
          <w:t>.</w:t>
        </w:r>
        <w:r w:rsidRPr="003053F4">
          <w:rPr>
            <w:rFonts w:ascii="Times New Roman" w:eastAsia="MS Mincho" w:hAnsi="Times New Roman" w:cs="Times New Roman"/>
            <w:sz w:val="24"/>
            <w:szCs w:val="24"/>
          </w:rPr>
          <w:tab/>
          <w:t>Do we need to make a tax adjustment for the issuing firm?</w:t>
        </w:r>
      </w:ins>
    </w:p>
    <w:p w14:paraId="555E225D" w14:textId="77777777" w:rsidR="007F4879" w:rsidRPr="003053F4" w:rsidRDefault="007D62CD" w:rsidP="007F4879">
      <w:pPr>
        <w:pStyle w:val="ListParagraph"/>
        <w:numPr>
          <w:ilvl w:val="0"/>
          <w:numId w:val="19"/>
        </w:numPr>
        <w:tabs>
          <w:tab w:val="left" w:pos="540"/>
        </w:tabs>
        <w:rPr>
          <w:ins w:id="184" w:author="Gözde Elbir" w:date="2026-09-25T19:58:00Z" w16du:dateUtc="2026-09-25T23:58:00Z"/>
          <w:rFonts w:ascii="Times New Roman" w:eastAsia="MS Mincho" w:hAnsi="Times New Roman" w:cs="Times New Roman"/>
          <w:sz w:val="24"/>
          <w:szCs w:val="24"/>
        </w:rPr>
      </w:pPr>
      <w:ins w:id="185" w:author="Gözde Elbir" w:date="2026-09-25T19:58:00Z" w16du:dateUtc="2026-09-25T23:58:00Z">
        <w:r>
          <w:rPr>
            <w:rFonts w:ascii="Times New Roman" w:eastAsia="MS Mincho" w:hAnsi="Times New Roman" w:cs="Times New Roman"/>
            <w:sz w:val="24"/>
            <w:szCs w:val="24"/>
          </w:rPr>
          <w:t xml:space="preserve"> </w:t>
        </w:r>
        <w:r w:rsidR="007F4879" w:rsidRPr="003053F4">
          <w:rPr>
            <w:rFonts w:ascii="Times New Roman" w:eastAsia="MS Mincho" w:hAnsi="Times New Roman" w:cs="Times New Roman"/>
            <w:sz w:val="24"/>
            <w:szCs w:val="24"/>
          </w:rPr>
          <w:t>Global Technology’s capital structure is as follows:</w:t>
        </w:r>
      </w:ins>
    </w:p>
    <w:p w14:paraId="17591B63" w14:textId="77777777" w:rsidR="007F4879" w:rsidRPr="003053F4" w:rsidRDefault="007F4879" w:rsidP="005F1DCF">
      <w:pPr>
        <w:tabs>
          <w:tab w:val="left" w:leader="dot" w:pos="4320"/>
          <w:tab w:val="left" w:pos="4680"/>
        </w:tabs>
        <w:spacing w:before="40" w:line="240" w:lineRule="auto"/>
        <w:ind w:firstLine="2160"/>
        <w:rPr>
          <w:ins w:id="186" w:author="Gözde Elbir" w:date="2026-09-25T19:58:00Z" w16du:dateUtc="2026-09-25T23:58:00Z"/>
          <w:rFonts w:ascii="Times New Roman" w:eastAsia="MS Mincho" w:hAnsi="Times New Roman" w:cs="Times New Roman"/>
          <w:sz w:val="24"/>
          <w:szCs w:val="24"/>
        </w:rPr>
      </w:pPr>
      <w:ins w:id="187" w:author="Gözde Elbir" w:date="2026-09-25T19:58:00Z" w16du:dateUtc="2026-09-25T23:58:00Z">
        <w:r w:rsidRPr="003053F4">
          <w:rPr>
            <w:rFonts w:ascii="Times New Roman" w:eastAsia="MS Mincho" w:hAnsi="Times New Roman" w:cs="Times New Roman"/>
            <w:sz w:val="24"/>
            <w:szCs w:val="24"/>
          </w:rPr>
          <w:t>Debt</w:t>
        </w:r>
        <w:r w:rsidRPr="003053F4">
          <w:rPr>
            <w:rFonts w:ascii="Times New Roman" w:eastAsia="MS Mincho" w:hAnsi="Times New Roman" w:cs="Times New Roman"/>
            <w:sz w:val="24"/>
            <w:szCs w:val="24"/>
          </w:rPr>
          <w:tab/>
        </w:r>
        <w:r w:rsidRPr="003053F4">
          <w:rPr>
            <w:rFonts w:ascii="Times New Roman" w:eastAsia="MS Mincho" w:hAnsi="Times New Roman" w:cs="Times New Roman"/>
            <w:sz w:val="24"/>
            <w:szCs w:val="24"/>
          </w:rPr>
          <w:tab/>
          <w:t>35%</w:t>
        </w:r>
      </w:ins>
    </w:p>
    <w:p w14:paraId="507C5106" w14:textId="77777777" w:rsidR="007F4879" w:rsidRPr="003053F4" w:rsidRDefault="007F4879" w:rsidP="005F1DCF">
      <w:pPr>
        <w:tabs>
          <w:tab w:val="left" w:leader="dot" w:pos="4320"/>
          <w:tab w:val="left" w:pos="4680"/>
        </w:tabs>
        <w:spacing w:line="240" w:lineRule="auto"/>
        <w:ind w:firstLine="2160"/>
        <w:rPr>
          <w:ins w:id="188" w:author="Gözde Elbir" w:date="2026-09-25T19:58:00Z" w16du:dateUtc="2026-09-25T23:58:00Z"/>
          <w:rFonts w:ascii="Times New Roman" w:eastAsia="MS Mincho" w:hAnsi="Times New Roman" w:cs="Times New Roman"/>
          <w:sz w:val="24"/>
          <w:szCs w:val="24"/>
        </w:rPr>
      </w:pPr>
      <w:ins w:id="189" w:author="Gözde Elbir" w:date="2026-09-25T19:58:00Z" w16du:dateUtc="2026-09-25T23:58:00Z">
        <w:r w:rsidRPr="003053F4">
          <w:rPr>
            <w:rFonts w:ascii="Times New Roman" w:eastAsia="MS Mincho" w:hAnsi="Times New Roman" w:cs="Times New Roman"/>
            <w:sz w:val="24"/>
            <w:szCs w:val="24"/>
          </w:rPr>
          <w:t>Preferred stock</w:t>
        </w:r>
        <w:r w:rsidRPr="003053F4">
          <w:rPr>
            <w:rFonts w:ascii="Times New Roman" w:eastAsia="MS Mincho" w:hAnsi="Times New Roman" w:cs="Times New Roman"/>
            <w:sz w:val="24"/>
            <w:szCs w:val="24"/>
          </w:rPr>
          <w:tab/>
        </w:r>
        <w:r w:rsidRPr="003053F4">
          <w:rPr>
            <w:rFonts w:ascii="Times New Roman" w:eastAsia="MS Mincho" w:hAnsi="Times New Roman" w:cs="Times New Roman"/>
            <w:sz w:val="24"/>
            <w:szCs w:val="24"/>
          </w:rPr>
          <w:tab/>
          <w:t>15</w:t>
        </w:r>
      </w:ins>
    </w:p>
    <w:p w14:paraId="4C3D2587" w14:textId="77777777" w:rsidR="007F4879" w:rsidRPr="003053F4" w:rsidRDefault="007F4879" w:rsidP="005F1DCF">
      <w:pPr>
        <w:tabs>
          <w:tab w:val="left" w:leader="dot" w:pos="4320"/>
          <w:tab w:val="left" w:pos="4680"/>
        </w:tabs>
        <w:spacing w:after="40" w:line="240" w:lineRule="auto"/>
        <w:ind w:firstLine="2160"/>
        <w:rPr>
          <w:ins w:id="190" w:author="Gözde Elbir" w:date="2026-09-25T19:58:00Z" w16du:dateUtc="2026-09-25T23:58:00Z"/>
          <w:rFonts w:ascii="Times New Roman" w:eastAsia="MS Mincho" w:hAnsi="Times New Roman" w:cs="Times New Roman"/>
          <w:sz w:val="24"/>
          <w:szCs w:val="24"/>
        </w:rPr>
      </w:pPr>
      <w:ins w:id="191" w:author="Gözde Elbir" w:date="2026-09-25T19:58:00Z" w16du:dateUtc="2026-09-25T23:58:00Z">
        <w:r w:rsidRPr="003053F4">
          <w:rPr>
            <w:rFonts w:ascii="Times New Roman" w:eastAsia="MS Mincho" w:hAnsi="Times New Roman" w:cs="Times New Roman"/>
            <w:sz w:val="24"/>
            <w:szCs w:val="24"/>
          </w:rPr>
          <w:t>Common equity</w:t>
        </w:r>
        <w:r w:rsidRPr="003053F4">
          <w:rPr>
            <w:rFonts w:ascii="Times New Roman" w:eastAsia="MS Mincho" w:hAnsi="Times New Roman" w:cs="Times New Roman"/>
            <w:sz w:val="24"/>
            <w:szCs w:val="24"/>
          </w:rPr>
          <w:tab/>
        </w:r>
        <w:r w:rsidRPr="003053F4">
          <w:rPr>
            <w:rFonts w:ascii="Times New Roman" w:eastAsia="MS Mincho" w:hAnsi="Times New Roman" w:cs="Times New Roman"/>
            <w:sz w:val="24"/>
            <w:szCs w:val="24"/>
          </w:rPr>
          <w:tab/>
          <w:t>50</w:t>
        </w:r>
      </w:ins>
    </w:p>
    <w:p w14:paraId="60D5776B" w14:textId="77777777" w:rsidR="003053F4" w:rsidRPr="003053F4" w:rsidRDefault="007F4879" w:rsidP="003053F4">
      <w:pPr>
        <w:ind w:left="547" w:hanging="7"/>
        <w:rPr>
          <w:ins w:id="192" w:author="Gözde Elbir" w:date="2026-09-25T19:58:00Z" w16du:dateUtc="2026-09-25T23:58:00Z"/>
          <w:rFonts w:ascii="Times New Roman" w:eastAsia="MS Mincho" w:hAnsi="Times New Roman" w:cs="Times New Roman"/>
          <w:sz w:val="24"/>
          <w:szCs w:val="24"/>
        </w:rPr>
      </w:pPr>
      <w:ins w:id="193" w:author="Gözde Elbir" w:date="2026-09-25T19:58:00Z" w16du:dateUtc="2026-09-25T23:58:00Z">
        <w:r w:rsidRPr="003053F4">
          <w:rPr>
            <w:rFonts w:ascii="Times New Roman" w:eastAsia="MS Mincho" w:hAnsi="Times New Roman" w:cs="Times New Roman"/>
            <w:sz w:val="24"/>
            <w:szCs w:val="24"/>
          </w:rPr>
          <w:t>The aftertax cost of debt is 6.5 percent; the cost of preferred stock is 10 percent; and the cost of common equity (in the form of retained earnings) is 13.5 percent. Calculate Global Technology’s weighted average cost of capital.</w:t>
        </w:r>
      </w:ins>
    </w:p>
    <w:tbl>
      <w:tblPr>
        <w:tblStyle w:val="TableGrid"/>
        <w:tblpPr w:leftFromText="141" w:rightFromText="141" w:vertAnchor="text" w:horzAnchor="margin" w:tblpXSpec="right" w:tblpY="179"/>
        <w:tblW w:w="0" w:type="auto"/>
        <w:tblLook w:val="04A0" w:firstRow="1" w:lastRow="0" w:firstColumn="1" w:lastColumn="0" w:noHBand="0" w:noVBand="1"/>
      </w:tblPr>
      <w:tblGrid>
        <w:gridCol w:w="3789"/>
        <w:gridCol w:w="4606"/>
      </w:tblGrid>
      <w:tr w:rsidR="003053F4" w:rsidRPr="003053F4" w14:paraId="2BDAB06C" w14:textId="77777777" w:rsidTr="003053F4">
        <w:trPr>
          <w:ins w:id="194" w:author="Gözde Elbir" w:date="2026-09-25T19:58:00Z" w16du:dateUtc="2026-09-25T23:58:00Z"/>
        </w:trPr>
        <w:tc>
          <w:tcPr>
            <w:tcW w:w="8395" w:type="dxa"/>
            <w:gridSpan w:val="2"/>
          </w:tcPr>
          <w:p w14:paraId="785339BB" w14:textId="77777777" w:rsidR="003053F4" w:rsidRPr="003053F4" w:rsidRDefault="003053F4" w:rsidP="005F1DCF">
            <w:pPr>
              <w:tabs>
                <w:tab w:val="left" w:pos="540"/>
              </w:tabs>
              <w:jc w:val="center"/>
              <w:rPr>
                <w:ins w:id="195" w:author="Gözde Elbir" w:date="2026-09-25T19:58:00Z" w16du:dateUtc="2026-09-25T23:58:00Z"/>
                <w:rFonts w:ascii="Times New Roman" w:eastAsia="MS Mincho" w:hAnsi="Times New Roman" w:cs="Times New Roman"/>
                <w:b/>
                <w:sz w:val="24"/>
                <w:szCs w:val="24"/>
              </w:rPr>
            </w:pPr>
            <w:ins w:id="196" w:author="Gözde Elbir" w:date="2026-09-25T19:58:00Z" w16du:dateUtc="2026-09-25T23:58:00Z">
              <w:r w:rsidRPr="003053F4">
                <w:rPr>
                  <w:rFonts w:ascii="Times New Roman" w:eastAsia="MS Mincho" w:hAnsi="Times New Roman" w:cs="Times New Roman"/>
                  <w:b/>
                  <w:sz w:val="24"/>
                  <w:szCs w:val="24"/>
                </w:rPr>
                <w:t>Input areas</w:t>
              </w:r>
            </w:ins>
          </w:p>
        </w:tc>
      </w:tr>
      <w:tr w:rsidR="003053F4" w:rsidRPr="003053F4" w14:paraId="1DDE6E4A" w14:textId="77777777" w:rsidTr="003053F4">
        <w:trPr>
          <w:ins w:id="197" w:author="Gözde Elbir" w:date="2026-09-25T19:58:00Z" w16du:dateUtc="2026-09-25T23:58:00Z"/>
        </w:trPr>
        <w:tc>
          <w:tcPr>
            <w:tcW w:w="3789" w:type="dxa"/>
          </w:tcPr>
          <w:p w14:paraId="7FAEF1E0" w14:textId="77777777" w:rsidR="003053F4" w:rsidRPr="003053F4" w:rsidRDefault="003053F4" w:rsidP="005F1DCF">
            <w:pPr>
              <w:tabs>
                <w:tab w:val="left" w:pos="540"/>
              </w:tabs>
              <w:rPr>
                <w:ins w:id="198" w:author="Gözde Elbir" w:date="2026-09-25T19:58:00Z" w16du:dateUtc="2026-09-25T23:58:00Z"/>
                <w:rFonts w:ascii="Times New Roman" w:eastAsia="MS Mincho" w:hAnsi="Times New Roman" w:cs="Times New Roman"/>
                <w:sz w:val="24"/>
                <w:szCs w:val="24"/>
              </w:rPr>
            </w:pPr>
            <w:ins w:id="199" w:author="Gözde Elbir" w:date="2026-09-25T19:58:00Z" w16du:dateUtc="2026-09-25T23:58:00Z">
              <w:r w:rsidRPr="003053F4">
                <w:rPr>
                  <w:rFonts w:ascii="Times New Roman" w:eastAsia="MS Mincho" w:hAnsi="Times New Roman" w:cs="Times New Roman"/>
                  <w:sz w:val="24"/>
                  <w:szCs w:val="24"/>
                  <w:lang w:val="en-US"/>
                </w:rPr>
                <w:t>Growth rate</w:t>
              </w:r>
            </w:ins>
          </w:p>
        </w:tc>
        <w:tc>
          <w:tcPr>
            <w:tcW w:w="4606" w:type="dxa"/>
          </w:tcPr>
          <w:p w14:paraId="75822BFD" w14:textId="77777777" w:rsidR="003053F4" w:rsidRPr="003053F4" w:rsidRDefault="003053F4" w:rsidP="005F1DCF">
            <w:pPr>
              <w:tabs>
                <w:tab w:val="left" w:pos="540"/>
              </w:tabs>
              <w:rPr>
                <w:ins w:id="200" w:author="Gözde Elbir" w:date="2026-09-25T19:58:00Z" w16du:dateUtc="2026-09-25T23:58:00Z"/>
                <w:rFonts w:ascii="Times New Roman" w:eastAsia="MS Mincho" w:hAnsi="Times New Roman" w:cs="Times New Roman"/>
                <w:sz w:val="24"/>
                <w:szCs w:val="24"/>
              </w:rPr>
            </w:pPr>
            <w:ins w:id="201" w:author="Gözde Elbir" w:date="2026-09-25T19:58:00Z" w16du:dateUtc="2026-09-25T23:58:00Z">
              <w:r w:rsidRPr="003053F4">
                <w:rPr>
                  <w:rFonts w:ascii="Times New Roman" w:eastAsia="MS Mincho" w:hAnsi="Times New Roman" w:cs="Times New Roman"/>
                  <w:sz w:val="24"/>
                  <w:szCs w:val="24"/>
                  <w:lang w:val="en-US"/>
                </w:rPr>
                <w:t>7%</w:t>
              </w:r>
            </w:ins>
          </w:p>
        </w:tc>
      </w:tr>
      <w:tr w:rsidR="003053F4" w:rsidRPr="003053F4" w14:paraId="7719D277" w14:textId="77777777" w:rsidTr="003053F4">
        <w:trPr>
          <w:ins w:id="202" w:author="Gözde Elbir" w:date="2026-09-25T19:58:00Z" w16du:dateUtc="2026-09-25T23:58:00Z"/>
        </w:trPr>
        <w:tc>
          <w:tcPr>
            <w:tcW w:w="3789" w:type="dxa"/>
          </w:tcPr>
          <w:p w14:paraId="7939DD94" w14:textId="77777777" w:rsidR="003053F4" w:rsidRPr="003053F4" w:rsidRDefault="003053F4" w:rsidP="005F1DCF">
            <w:pPr>
              <w:tabs>
                <w:tab w:val="left" w:pos="540"/>
              </w:tabs>
              <w:rPr>
                <w:ins w:id="203" w:author="Gözde Elbir" w:date="2026-09-25T19:58:00Z" w16du:dateUtc="2026-09-25T23:58:00Z"/>
                <w:rFonts w:ascii="Times New Roman" w:eastAsia="MS Mincho" w:hAnsi="Times New Roman" w:cs="Times New Roman"/>
                <w:sz w:val="24"/>
                <w:szCs w:val="24"/>
              </w:rPr>
            </w:pPr>
            <w:ins w:id="204" w:author="Gözde Elbir" w:date="2026-09-25T19:58:00Z" w16du:dateUtc="2026-09-25T23:58:00Z">
              <w:r w:rsidRPr="003053F4">
                <w:rPr>
                  <w:rFonts w:ascii="Times New Roman" w:eastAsia="MS Mincho" w:hAnsi="Times New Roman" w:cs="Times New Roman"/>
                  <w:sz w:val="24"/>
                  <w:szCs w:val="24"/>
                  <w:lang w:val="en-US"/>
                </w:rPr>
                <w:t>Last dividend</w:t>
              </w:r>
            </w:ins>
          </w:p>
        </w:tc>
        <w:tc>
          <w:tcPr>
            <w:tcW w:w="4606" w:type="dxa"/>
          </w:tcPr>
          <w:p w14:paraId="3BF668A8" w14:textId="77777777" w:rsidR="003053F4" w:rsidRPr="003053F4" w:rsidRDefault="003053F4" w:rsidP="005F1DCF">
            <w:pPr>
              <w:tabs>
                <w:tab w:val="left" w:pos="540"/>
              </w:tabs>
              <w:rPr>
                <w:ins w:id="205" w:author="Gözde Elbir" w:date="2026-09-25T19:58:00Z" w16du:dateUtc="2026-09-25T23:58:00Z"/>
                <w:rFonts w:ascii="Times New Roman" w:eastAsia="MS Mincho" w:hAnsi="Times New Roman" w:cs="Times New Roman"/>
                <w:sz w:val="24"/>
                <w:szCs w:val="24"/>
              </w:rPr>
            </w:pPr>
            <w:ins w:id="206" w:author="Gözde Elbir" w:date="2026-09-25T19:58:00Z" w16du:dateUtc="2026-09-25T23:58:00Z">
              <w:r w:rsidRPr="003053F4">
                <w:rPr>
                  <w:rFonts w:ascii="Times New Roman" w:eastAsia="MS Mincho" w:hAnsi="Times New Roman" w:cs="Times New Roman"/>
                  <w:sz w:val="24"/>
                  <w:szCs w:val="24"/>
                  <w:lang w:val="en-US"/>
                </w:rPr>
                <w:t>$1.76</w:t>
              </w:r>
            </w:ins>
          </w:p>
        </w:tc>
      </w:tr>
      <w:tr w:rsidR="003053F4" w:rsidRPr="003053F4" w14:paraId="676887B0" w14:textId="77777777" w:rsidTr="003053F4">
        <w:trPr>
          <w:trHeight w:val="417"/>
          <w:ins w:id="207" w:author="Gözde Elbir" w:date="2026-09-25T19:58:00Z" w16du:dateUtc="2026-09-25T23:58:00Z"/>
        </w:trPr>
        <w:tc>
          <w:tcPr>
            <w:tcW w:w="3789" w:type="dxa"/>
          </w:tcPr>
          <w:p w14:paraId="34AC0C7A" w14:textId="77777777" w:rsidR="003053F4" w:rsidRPr="003053F4" w:rsidRDefault="003053F4" w:rsidP="005F1DCF">
            <w:pPr>
              <w:tabs>
                <w:tab w:val="left" w:pos="540"/>
              </w:tabs>
              <w:rPr>
                <w:ins w:id="208" w:author="Gözde Elbir" w:date="2026-09-25T19:58:00Z" w16du:dateUtc="2026-09-25T23:58:00Z"/>
                <w:rFonts w:ascii="Times New Roman" w:eastAsia="MS Mincho" w:hAnsi="Times New Roman" w:cs="Times New Roman"/>
                <w:sz w:val="24"/>
                <w:szCs w:val="24"/>
              </w:rPr>
            </w:pPr>
            <w:ins w:id="209" w:author="Gözde Elbir" w:date="2026-09-25T19:58:00Z" w16du:dateUtc="2026-09-25T23:58:00Z">
              <w:r w:rsidRPr="003053F4">
                <w:rPr>
                  <w:rFonts w:ascii="Times New Roman" w:eastAsia="MS Mincho" w:hAnsi="Times New Roman" w:cs="Times New Roman"/>
                  <w:sz w:val="24"/>
                  <w:szCs w:val="24"/>
                  <w:lang w:val="en-US"/>
                </w:rPr>
                <w:t>Stock price</w:t>
              </w:r>
            </w:ins>
          </w:p>
        </w:tc>
        <w:tc>
          <w:tcPr>
            <w:tcW w:w="4606" w:type="dxa"/>
          </w:tcPr>
          <w:p w14:paraId="476777B7" w14:textId="77777777" w:rsidR="003053F4" w:rsidRPr="003053F4" w:rsidRDefault="003053F4" w:rsidP="005F1DCF">
            <w:pPr>
              <w:tabs>
                <w:tab w:val="left" w:pos="540"/>
              </w:tabs>
              <w:rPr>
                <w:ins w:id="210" w:author="Gözde Elbir" w:date="2026-09-25T19:58:00Z" w16du:dateUtc="2026-09-25T23:58:00Z"/>
                <w:rFonts w:ascii="Times New Roman" w:eastAsia="MS Mincho" w:hAnsi="Times New Roman" w:cs="Times New Roman"/>
                <w:sz w:val="24"/>
                <w:szCs w:val="24"/>
              </w:rPr>
            </w:pPr>
            <w:ins w:id="211" w:author="Gözde Elbir" w:date="2026-09-25T19:58:00Z" w16du:dateUtc="2026-09-25T23:58:00Z">
              <w:r w:rsidRPr="003053F4">
                <w:rPr>
                  <w:rFonts w:ascii="Times New Roman" w:eastAsia="MS Mincho" w:hAnsi="Times New Roman" w:cs="Times New Roman"/>
                  <w:sz w:val="24"/>
                  <w:szCs w:val="24"/>
                  <w:lang w:val="en-US"/>
                </w:rPr>
                <w:t>$52.99</w:t>
              </w:r>
            </w:ins>
          </w:p>
        </w:tc>
      </w:tr>
    </w:tbl>
    <w:p w14:paraId="302A4D78" w14:textId="77777777" w:rsidR="003053F4" w:rsidRPr="003053F4" w:rsidRDefault="003053F4" w:rsidP="005F1DCF">
      <w:pPr>
        <w:pStyle w:val="ListParagraph"/>
        <w:numPr>
          <w:ilvl w:val="0"/>
          <w:numId w:val="19"/>
        </w:numPr>
        <w:tabs>
          <w:tab w:val="left" w:pos="540"/>
        </w:tabs>
        <w:spacing w:line="240" w:lineRule="auto"/>
        <w:jc w:val="both"/>
        <w:rPr>
          <w:ins w:id="212" w:author="Gözde Elbir" w:date="2026-09-25T19:58:00Z" w16du:dateUtc="2026-09-25T23:58:00Z"/>
          <w:rFonts w:ascii="Times New Roman" w:eastAsia="MS Mincho" w:hAnsi="Times New Roman" w:cs="Times New Roman"/>
          <w:sz w:val="24"/>
          <w:szCs w:val="24"/>
        </w:rPr>
      </w:pPr>
      <w:ins w:id="213" w:author="Gözde Elbir" w:date="2026-09-25T19:58:00Z" w16du:dateUtc="2026-09-25T23:58:00Z">
        <w:r w:rsidRPr="003053F4">
          <w:rPr>
            <w:rFonts w:ascii="Times New Roman" w:eastAsia="MS Mincho" w:hAnsi="Times New Roman" w:cs="Times New Roman"/>
            <w:sz w:val="24"/>
            <w:szCs w:val="24"/>
          </w:rPr>
          <w:t xml:space="preserve"> </w:t>
        </w:r>
      </w:ins>
    </w:p>
    <w:p w14:paraId="61EAC8F6" w14:textId="77777777" w:rsidR="007F4879" w:rsidRPr="003053F4" w:rsidRDefault="007F4879" w:rsidP="003053F4">
      <w:pPr>
        <w:pStyle w:val="ListParagraph"/>
        <w:tabs>
          <w:tab w:val="left" w:pos="540"/>
        </w:tabs>
        <w:spacing w:line="360" w:lineRule="auto"/>
        <w:jc w:val="both"/>
        <w:rPr>
          <w:ins w:id="214" w:author="Gözde Elbir" w:date="2026-09-25T19:58:00Z" w16du:dateUtc="2026-09-25T23:58:00Z"/>
          <w:rFonts w:ascii="Times New Roman" w:eastAsia="MS Mincho" w:hAnsi="Times New Roman" w:cs="Times New Roman"/>
          <w:sz w:val="24"/>
          <w:szCs w:val="24"/>
        </w:rPr>
      </w:pPr>
    </w:p>
    <w:p w14:paraId="072C7371" w14:textId="77777777" w:rsidR="003053F4" w:rsidRPr="003053F4" w:rsidRDefault="003053F4" w:rsidP="003053F4">
      <w:pPr>
        <w:pStyle w:val="ListParagraph"/>
        <w:tabs>
          <w:tab w:val="left" w:pos="540"/>
        </w:tabs>
        <w:spacing w:line="360" w:lineRule="auto"/>
        <w:jc w:val="both"/>
        <w:rPr>
          <w:ins w:id="215" w:author="Gözde Elbir" w:date="2026-09-25T19:58:00Z" w16du:dateUtc="2026-09-25T23:58:00Z"/>
          <w:rFonts w:ascii="Times New Roman" w:eastAsia="MS Mincho" w:hAnsi="Times New Roman" w:cs="Times New Roman"/>
          <w:sz w:val="24"/>
          <w:szCs w:val="24"/>
        </w:rPr>
      </w:pPr>
    </w:p>
    <w:p w14:paraId="4F556302" w14:textId="77777777" w:rsidR="003053F4" w:rsidRPr="003053F4" w:rsidRDefault="003053F4" w:rsidP="003053F4">
      <w:pPr>
        <w:pStyle w:val="ListParagraph"/>
        <w:tabs>
          <w:tab w:val="left" w:pos="540"/>
        </w:tabs>
        <w:spacing w:line="360" w:lineRule="auto"/>
        <w:jc w:val="both"/>
        <w:rPr>
          <w:ins w:id="216" w:author="Gözde Elbir" w:date="2026-09-25T19:58:00Z" w16du:dateUtc="2026-09-25T23:58:00Z"/>
          <w:rFonts w:ascii="Times New Roman" w:eastAsia="MS Mincho" w:hAnsi="Times New Roman" w:cs="Times New Roman"/>
          <w:sz w:val="24"/>
          <w:szCs w:val="24"/>
        </w:rPr>
      </w:pPr>
    </w:p>
    <w:p w14:paraId="19C41CF8" w14:textId="77777777" w:rsidR="003053F4" w:rsidRPr="003053F4" w:rsidRDefault="003053F4" w:rsidP="003053F4">
      <w:pPr>
        <w:pStyle w:val="ListParagraph"/>
        <w:tabs>
          <w:tab w:val="left" w:pos="540"/>
        </w:tabs>
        <w:spacing w:line="360" w:lineRule="auto"/>
        <w:jc w:val="both"/>
        <w:rPr>
          <w:ins w:id="217" w:author="Gözde Elbir" w:date="2026-09-25T19:58:00Z" w16du:dateUtc="2026-09-25T23:58:00Z"/>
          <w:rFonts w:ascii="Times New Roman" w:eastAsia="MS Mincho" w:hAnsi="Times New Roman" w:cs="Times New Roman"/>
          <w:sz w:val="24"/>
          <w:szCs w:val="24"/>
        </w:rPr>
      </w:pPr>
    </w:p>
    <w:p w14:paraId="13981663" w14:textId="77777777" w:rsidR="003053F4" w:rsidRDefault="003053F4" w:rsidP="003053F4">
      <w:pPr>
        <w:pStyle w:val="ListParagraph"/>
        <w:tabs>
          <w:tab w:val="left" w:pos="540"/>
        </w:tabs>
        <w:spacing w:line="360" w:lineRule="auto"/>
        <w:jc w:val="both"/>
        <w:rPr>
          <w:ins w:id="218" w:author="Gözde Elbir" w:date="2026-09-25T19:58:00Z" w16du:dateUtc="2026-09-25T23:58:00Z"/>
          <w:rFonts w:ascii="Times New Roman" w:eastAsia="MS Mincho" w:hAnsi="Times New Roman" w:cs="Times New Roman"/>
          <w:sz w:val="24"/>
          <w:szCs w:val="24"/>
        </w:rPr>
      </w:pPr>
      <w:ins w:id="219" w:author="Gözde Elbir" w:date="2026-09-25T19:58:00Z" w16du:dateUtc="2026-09-25T23:58:00Z">
        <w:r w:rsidRPr="003053F4">
          <w:rPr>
            <w:rFonts w:ascii="Times New Roman" w:eastAsia="MS Mincho" w:hAnsi="Times New Roman" w:cs="Times New Roman"/>
            <w:sz w:val="24"/>
            <w:szCs w:val="24"/>
            <w:lang w:val="en-US"/>
          </w:rPr>
          <w:t>According to the input areas, w</w:t>
        </w:r>
        <w:r w:rsidRPr="003053F4">
          <w:rPr>
            <w:rFonts w:ascii="Times New Roman" w:eastAsia="MS Mincho" w:hAnsi="Times New Roman" w:cs="Times New Roman"/>
            <w:sz w:val="24"/>
            <w:szCs w:val="24"/>
          </w:rPr>
          <w:t>hat is the cost of common equity?</w:t>
        </w:r>
      </w:ins>
    </w:p>
    <w:p w14:paraId="4C9F8199" w14:textId="77777777" w:rsidR="00457CFC" w:rsidRPr="00457CFC" w:rsidRDefault="00457CFC" w:rsidP="00457CFC">
      <w:pPr>
        <w:pStyle w:val="ListParagraph"/>
        <w:numPr>
          <w:ilvl w:val="0"/>
          <w:numId w:val="19"/>
        </w:numPr>
        <w:tabs>
          <w:tab w:val="left" w:pos="540"/>
        </w:tabs>
        <w:spacing w:line="360" w:lineRule="auto"/>
        <w:rPr>
          <w:ins w:id="220" w:author="Gözde Elbir" w:date="2026-09-25T19:58:00Z" w16du:dateUtc="2026-09-25T23:58:00Z"/>
          <w:rFonts w:ascii="Times New Roman" w:eastAsia="MS Mincho" w:hAnsi="Times New Roman" w:cs="Times New Roman"/>
          <w:sz w:val="24"/>
          <w:szCs w:val="24"/>
        </w:rPr>
      </w:pPr>
      <w:ins w:id="221" w:author="Gözde Elbir" w:date="2026-09-25T19:58:00Z" w16du:dateUtc="2026-09-25T23:58:00Z">
        <w:r>
          <w:rPr>
            <w:rFonts w:ascii="Times New Roman" w:eastAsia="MS Mincho" w:hAnsi="Times New Roman" w:cs="Times New Roman"/>
            <w:sz w:val="24"/>
            <w:szCs w:val="24"/>
          </w:rPr>
          <w:t xml:space="preserve"> </w:t>
        </w:r>
        <w:r w:rsidRPr="00457CFC">
          <w:rPr>
            <w:rFonts w:ascii="Times New Roman" w:eastAsia="MS Mincho" w:hAnsi="Times New Roman" w:cs="Times New Roman"/>
            <w:sz w:val="24"/>
            <w:szCs w:val="24"/>
          </w:rPr>
          <w:t>Murray Motor Company wants you to calculate its cost of common stock. During the next 12 months, the company expects to pay dividends (</w:t>
        </w:r>
        <w:r w:rsidRPr="00457CFC">
          <w:rPr>
            <w:rFonts w:ascii="Times New Roman" w:eastAsia="MS Mincho" w:hAnsi="Times New Roman" w:cs="Times New Roman"/>
            <w:i/>
            <w:sz w:val="24"/>
            <w:szCs w:val="24"/>
          </w:rPr>
          <w:t>D</w:t>
        </w:r>
        <w:r w:rsidRPr="00457CFC">
          <w:rPr>
            <w:rFonts w:ascii="Times New Roman" w:eastAsia="MS Mincho" w:hAnsi="Times New Roman" w:cs="Times New Roman"/>
            <w:sz w:val="24"/>
            <w:szCs w:val="24"/>
            <w:vertAlign w:val="subscript"/>
          </w:rPr>
          <w:t>1</w:t>
        </w:r>
        <w:r w:rsidRPr="00457CFC">
          <w:rPr>
            <w:rFonts w:ascii="Times New Roman" w:eastAsia="MS Mincho" w:hAnsi="Times New Roman" w:cs="Times New Roman"/>
            <w:sz w:val="24"/>
            <w:szCs w:val="24"/>
          </w:rPr>
          <w:t>) of $2.50 per share, and the current price of its common stock is $50 per share. The expected growth rate is 8 percent.</w:t>
        </w:r>
      </w:ins>
    </w:p>
    <w:p w14:paraId="1E3B95D0" w14:textId="77777777" w:rsidR="00457CFC" w:rsidRPr="00457CFC" w:rsidRDefault="00457CFC" w:rsidP="00457CFC">
      <w:pPr>
        <w:tabs>
          <w:tab w:val="left" w:pos="540"/>
        </w:tabs>
        <w:spacing w:line="360" w:lineRule="auto"/>
        <w:ind w:left="1022" w:hanging="475"/>
        <w:rPr>
          <w:ins w:id="222" w:author="Gözde Elbir" w:date="2026-09-25T19:58:00Z" w16du:dateUtc="2026-09-25T23:58:00Z"/>
          <w:rFonts w:ascii="Times New Roman" w:eastAsia="MS Mincho" w:hAnsi="Times New Roman" w:cs="Times New Roman"/>
          <w:sz w:val="24"/>
          <w:szCs w:val="24"/>
        </w:rPr>
      </w:pPr>
      <w:ins w:id="223" w:author="Gözde Elbir" w:date="2026-09-25T19:58:00Z" w16du:dateUtc="2026-09-25T23:58:00Z">
        <w:r w:rsidRPr="00457CFC">
          <w:rPr>
            <w:rFonts w:ascii="Times New Roman" w:eastAsia="MS Mincho" w:hAnsi="Times New Roman" w:cs="Times New Roman"/>
            <w:i/>
            <w:sz w:val="24"/>
            <w:szCs w:val="24"/>
          </w:rPr>
          <w:t>a</w:t>
        </w:r>
        <w:r w:rsidRPr="00457CFC">
          <w:rPr>
            <w:rFonts w:ascii="Times New Roman" w:eastAsia="MS Mincho" w:hAnsi="Times New Roman" w:cs="Times New Roman"/>
            <w:sz w:val="24"/>
            <w:szCs w:val="24"/>
          </w:rPr>
          <w:t>.</w:t>
        </w:r>
        <w:r w:rsidRPr="00457CFC">
          <w:rPr>
            <w:rFonts w:ascii="Times New Roman" w:eastAsia="MS Mincho" w:hAnsi="Times New Roman" w:cs="Times New Roman"/>
            <w:sz w:val="24"/>
            <w:szCs w:val="24"/>
          </w:rPr>
          <w:tab/>
          <w:t>Compute the cost of retained earnings (</w:t>
        </w:r>
        <w:r w:rsidRPr="00457CFC">
          <w:rPr>
            <w:rFonts w:ascii="Times New Roman" w:eastAsia="MS Mincho" w:hAnsi="Times New Roman" w:cs="Times New Roman"/>
            <w:i/>
            <w:sz w:val="24"/>
            <w:szCs w:val="24"/>
          </w:rPr>
          <w:t>K</w:t>
        </w:r>
        <w:r w:rsidRPr="00457CFC">
          <w:rPr>
            <w:rFonts w:ascii="Times New Roman" w:eastAsia="MS Mincho" w:hAnsi="Times New Roman" w:cs="Times New Roman"/>
            <w:i/>
            <w:sz w:val="24"/>
            <w:szCs w:val="24"/>
            <w:vertAlign w:val="subscript"/>
          </w:rPr>
          <w:t>e</w:t>
        </w:r>
        <w:r w:rsidRPr="00457CFC">
          <w:rPr>
            <w:rFonts w:ascii="Times New Roman" w:eastAsia="MS Mincho" w:hAnsi="Times New Roman" w:cs="Times New Roman"/>
            <w:sz w:val="24"/>
            <w:szCs w:val="24"/>
          </w:rPr>
          <w:t xml:space="preserve">). </w:t>
        </w:r>
      </w:ins>
    </w:p>
    <w:p w14:paraId="6EEF0E1F" w14:textId="77777777" w:rsidR="00457CFC" w:rsidRPr="00457CFC" w:rsidRDefault="00457CFC" w:rsidP="00457CFC">
      <w:pPr>
        <w:tabs>
          <w:tab w:val="left" w:pos="540"/>
        </w:tabs>
        <w:spacing w:line="360" w:lineRule="auto"/>
        <w:ind w:left="1022" w:hanging="475"/>
        <w:rPr>
          <w:ins w:id="224" w:author="Gözde Elbir" w:date="2026-09-25T19:58:00Z" w16du:dateUtc="2026-09-25T23:58:00Z"/>
          <w:rFonts w:ascii="Times New Roman" w:eastAsia="MS Mincho" w:hAnsi="Times New Roman" w:cs="Times New Roman"/>
          <w:sz w:val="24"/>
          <w:szCs w:val="24"/>
        </w:rPr>
      </w:pPr>
      <w:ins w:id="225" w:author="Gözde Elbir" w:date="2026-09-25T19:58:00Z" w16du:dateUtc="2026-09-25T23:58:00Z">
        <w:r w:rsidRPr="00457CFC">
          <w:rPr>
            <w:rFonts w:ascii="Times New Roman" w:eastAsia="MS Mincho" w:hAnsi="Times New Roman" w:cs="Times New Roman"/>
            <w:i/>
            <w:sz w:val="24"/>
            <w:szCs w:val="24"/>
          </w:rPr>
          <w:t>b</w:t>
        </w:r>
        <w:r w:rsidRPr="00457CFC">
          <w:rPr>
            <w:rFonts w:ascii="Times New Roman" w:eastAsia="MS Mincho" w:hAnsi="Times New Roman" w:cs="Times New Roman"/>
            <w:sz w:val="24"/>
            <w:szCs w:val="24"/>
          </w:rPr>
          <w:t>.</w:t>
        </w:r>
        <w:r w:rsidRPr="00457CFC">
          <w:rPr>
            <w:rFonts w:ascii="Times New Roman" w:eastAsia="MS Mincho" w:hAnsi="Times New Roman" w:cs="Times New Roman"/>
            <w:sz w:val="24"/>
            <w:szCs w:val="24"/>
          </w:rPr>
          <w:tab/>
          <w:t>If a $3 flotation cost is involved, compute the cost of new common stock (</w:t>
        </w:r>
        <w:r w:rsidRPr="00457CFC">
          <w:rPr>
            <w:rFonts w:ascii="Times New Roman" w:eastAsia="MS Mincho" w:hAnsi="Times New Roman" w:cs="Times New Roman"/>
            <w:i/>
            <w:sz w:val="24"/>
            <w:szCs w:val="24"/>
          </w:rPr>
          <w:t>K</w:t>
        </w:r>
        <w:r w:rsidRPr="00457CFC">
          <w:rPr>
            <w:rFonts w:ascii="Times New Roman" w:eastAsia="MS Mincho" w:hAnsi="Times New Roman" w:cs="Times New Roman"/>
            <w:i/>
            <w:sz w:val="24"/>
            <w:szCs w:val="24"/>
            <w:vertAlign w:val="subscript"/>
          </w:rPr>
          <w:t>n</w:t>
        </w:r>
        <w:r w:rsidRPr="00457CFC">
          <w:rPr>
            <w:rFonts w:ascii="Times New Roman" w:eastAsia="MS Mincho" w:hAnsi="Times New Roman" w:cs="Times New Roman"/>
            <w:sz w:val="24"/>
            <w:szCs w:val="24"/>
          </w:rPr>
          <w:t xml:space="preserve">). </w:t>
        </w:r>
        <w:r w:rsidRPr="00457CFC">
          <w:rPr>
            <w:rFonts w:ascii="Times New Roman" w:eastAsia="MS Mincho" w:hAnsi="Times New Roman" w:cs="Times New Roman"/>
            <w:sz w:val="24"/>
            <w:szCs w:val="24"/>
          </w:rPr>
          <w:br/>
        </w:r>
      </w:ins>
    </w:p>
    <w:p w14:paraId="0A4CE594" w14:textId="77777777" w:rsidR="006E5C42" w:rsidRPr="006E5C42" w:rsidRDefault="006E5C42" w:rsidP="006E5C42">
      <w:pPr>
        <w:pBdr>
          <w:bottom w:val="single" w:sz="6" w:space="2" w:color="AF3C43"/>
        </w:pBdr>
        <w:shd w:val="clear" w:color="auto" w:fill="FFFFFF"/>
        <w:spacing w:before="240" w:after="48" w:line="240" w:lineRule="auto"/>
        <w:outlineLvl w:val="0"/>
        <w:rPr>
          <w:del w:id="226" w:author="Gözde Elbir" w:date="2026-09-25T19:58:00Z" w16du:dateUtc="2026-09-25T23:58:00Z"/>
          <w:rFonts w:ascii="Lato" w:eastAsia="Times New Roman" w:hAnsi="Lato" w:cs="Times New Roman"/>
          <w:b/>
          <w:bCs/>
          <w:color w:val="333333"/>
          <w:kern w:val="36"/>
          <w:sz w:val="46"/>
          <w:szCs w:val="46"/>
          <w:lang w:eastAsia="en-CA"/>
        </w:rPr>
      </w:pPr>
      <w:del w:id="227" w:author="Gözde Elbir" w:date="2026-09-25T19:58:00Z" w16du:dateUtc="2026-09-25T23:58:00Z">
        <w:r w:rsidRPr="006E5C42">
          <w:rPr>
            <w:rFonts w:ascii="Lato" w:eastAsia="Times New Roman" w:hAnsi="Lato" w:cs="Times New Roman"/>
            <w:b/>
            <w:bCs/>
            <w:color w:val="333333"/>
            <w:kern w:val="36"/>
            <w:sz w:val="46"/>
            <w:szCs w:val="46"/>
            <w:lang w:eastAsia="en-CA"/>
          </w:rPr>
          <w:delText>Cadet365 - Onboarding with a Personal Computer (PC) and a Smartphone</w:delText>
        </w:r>
      </w:del>
    </w:p>
    <w:p w14:paraId="43101683" w14:textId="77777777" w:rsidR="006E5C42" w:rsidRPr="006E5C42" w:rsidRDefault="006E5C42" w:rsidP="006E5C42">
      <w:pPr>
        <w:pStyle w:val="Heading2"/>
        <w:shd w:val="clear" w:color="auto" w:fill="FFFFFF"/>
        <w:spacing w:before="570" w:after="173"/>
        <w:rPr>
          <w:del w:id="228" w:author="Gözde Elbir" w:date="2026-09-25T19:58:00Z" w16du:dateUtc="2026-09-25T23:58:00Z"/>
          <w:rFonts w:ascii="Lato" w:eastAsia="Times New Roman" w:hAnsi="Lato" w:cs="Times New Roman"/>
          <w:b/>
          <w:bCs/>
          <w:color w:val="333333"/>
          <w:sz w:val="43"/>
          <w:szCs w:val="43"/>
          <w:lang w:eastAsia="en-CA"/>
        </w:rPr>
      </w:pPr>
      <w:del w:id="229" w:author="Gözde Elbir" w:date="2026-09-25T19:58:00Z" w16du:dateUtc="2026-09-25T23:58:00Z">
        <w:r>
          <w:rPr>
            <w:noProof/>
            <w:lang w:val="en-US"/>
          </w:rPr>
          <w:drawing>
            <wp:inline distT="0" distB="0" distL="0" distR="0">
              <wp:extent cx="5943600" cy="1016000"/>
              <wp:effectExtent l="0" t="0" r="0" b="0"/>
              <wp:docPr id="16" name="Picture 16" descr=" Cadet365 - moder.mobile.effic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Cadet365 - moder.mobile.effici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16000"/>
                      </a:xfrm>
                      <a:prstGeom prst="rect">
                        <a:avLst/>
                      </a:prstGeom>
                      <a:noFill/>
                      <a:ln>
                        <a:noFill/>
                      </a:ln>
                    </pic:spPr>
                  </pic:pic>
                </a:graphicData>
              </a:graphic>
            </wp:inline>
          </w:drawing>
        </w:r>
        <w:r w:rsidRPr="006E5C42">
          <w:rPr>
            <w:rFonts w:ascii="Lato" w:eastAsia="Times New Roman" w:hAnsi="Lato" w:cs="Times New Roman"/>
            <w:b/>
            <w:bCs/>
            <w:color w:val="333333"/>
            <w:sz w:val="43"/>
            <w:szCs w:val="43"/>
            <w:lang w:eastAsia="en-CA"/>
          </w:rPr>
          <w:delText>Step by step instructions</w:delText>
        </w:r>
      </w:del>
    </w:p>
    <w:p w14:paraId="5B3C7ED3" w14:textId="77777777" w:rsidR="006E5C42" w:rsidRPr="006E5C42" w:rsidRDefault="006E5C42" w:rsidP="006E5C42">
      <w:pPr>
        <w:shd w:val="clear" w:color="auto" w:fill="FFFFFF"/>
        <w:spacing w:after="173" w:line="240" w:lineRule="auto"/>
        <w:rPr>
          <w:del w:id="230" w:author="Gözde Elbir" w:date="2026-09-25T19:58:00Z" w16du:dateUtc="2026-09-25T23:58:00Z"/>
          <w:rFonts w:ascii="Noto Sans" w:eastAsia="Times New Roman" w:hAnsi="Noto Sans" w:cs="Noto Sans"/>
          <w:color w:val="333333"/>
          <w:sz w:val="30"/>
          <w:szCs w:val="30"/>
          <w:lang w:eastAsia="en-CA"/>
        </w:rPr>
      </w:pPr>
      <w:del w:id="231" w:author="Gözde Elbir" w:date="2026-09-25T19:58:00Z" w16du:dateUtc="2026-09-25T23:58:00Z">
        <w:r w:rsidRPr="006E5C42">
          <w:rPr>
            <w:rFonts w:ascii="Noto Sans" w:eastAsia="Times New Roman" w:hAnsi="Noto Sans" w:cs="Noto Sans"/>
            <w:color w:val="333333"/>
            <w:sz w:val="30"/>
            <w:szCs w:val="30"/>
            <w:lang w:eastAsia="en-CA"/>
          </w:rPr>
          <w:delText>Please note: It is </w:delText>
        </w:r>
        <w:r w:rsidRPr="006E5C42">
          <w:rPr>
            <w:rFonts w:ascii="Noto Sans" w:eastAsia="Times New Roman" w:hAnsi="Noto Sans" w:cs="Noto Sans"/>
            <w:b/>
            <w:bCs/>
            <w:color w:val="333333"/>
            <w:sz w:val="30"/>
            <w:szCs w:val="30"/>
            <w:lang w:eastAsia="en-CA"/>
          </w:rPr>
          <w:delText>highly recommended</w:delText>
        </w:r>
        <w:r w:rsidRPr="006E5C42">
          <w:rPr>
            <w:rFonts w:ascii="Noto Sans" w:eastAsia="Times New Roman" w:hAnsi="Noto Sans" w:cs="Noto Sans"/>
            <w:color w:val="333333"/>
            <w:sz w:val="30"/>
            <w:szCs w:val="30"/>
            <w:lang w:eastAsia="en-CA"/>
          </w:rPr>
          <w:delText> you have Chrome or Edge installed and use it for the onboarding process. Please note your smartphone must be passcode protected to move forward.</w:delText>
        </w:r>
      </w:del>
    </w:p>
    <w:p w14:paraId="3ADA3952" w14:textId="77777777" w:rsidR="006E5C42" w:rsidRPr="006E5C42" w:rsidRDefault="006E5C42" w:rsidP="006E5C42">
      <w:pPr>
        <w:shd w:val="clear" w:color="auto" w:fill="FFFFFF"/>
        <w:spacing w:after="173" w:line="240" w:lineRule="auto"/>
        <w:rPr>
          <w:del w:id="232" w:author="Gözde Elbir" w:date="2026-09-25T19:58:00Z" w16du:dateUtc="2026-09-25T23:58:00Z"/>
          <w:rFonts w:ascii="Noto Sans" w:eastAsia="Times New Roman" w:hAnsi="Noto Sans" w:cs="Noto Sans"/>
          <w:color w:val="333333"/>
          <w:sz w:val="30"/>
          <w:szCs w:val="30"/>
          <w:lang w:eastAsia="en-CA"/>
        </w:rPr>
      </w:pPr>
      <w:del w:id="233" w:author="Gözde Elbir" w:date="2026-09-25T19:58:00Z" w16du:dateUtc="2026-09-25T23:58:00Z">
        <w:r w:rsidRPr="006E5C42">
          <w:rPr>
            <w:rFonts w:ascii="Noto Sans" w:eastAsia="Times New Roman" w:hAnsi="Noto Sans" w:cs="Noto Sans"/>
            <w:color w:val="333333"/>
            <w:sz w:val="30"/>
            <w:szCs w:val="30"/>
            <w:lang w:eastAsia="en-CA"/>
          </w:rPr>
          <w:delText>1. On a computer, using Chrome or Edge browser, navigate to </w:delText>
        </w:r>
        <w:r>
          <w:fldChar w:fldCharType="begin"/>
        </w:r>
        <w:r>
          <w:delInstrText>HYPERLINK "https://www.office.com/" \t "_blank"</w:delInstrText>
        </w:r>
        <w:r>
          <w:fldChar w:fldCharType="separate"/>
        </w:r>
        <w:r w:rsidRPr="006E5C42">
          <w:rPr>
            <w:rFonts w:ascii="Noto Sans" w:eastAsia="Times New Roman" w:hAnsi="Noto Sans" w:cs="Noto Sans"/>
            <w:color w:val="284162"/>
            <w:sz w:val="30"/>
            <w:szCs w:val="30"/>
            <w:u w:val="single"/>
            <w:lang w:eastAsia="en-CA"/>
          </w:rPr>
          <w:delText>office.com</w:delText>
        </w:r>
        <w:r>
          <w:fldChar w:fldCharType="end"/>
        </w:r>
      </w:del>
    </w:p>
    <w:p w14:paraId="60D5E25E" w14:textId="77777777" w:rsidR="006E5C42" w:rsidRPr="006E5C42" w:rsidRDefault="006E5C42" w:rsidP="006E5C42">
      <w:pPr>
        <w:shd w:val="clear" w:color="auto" w:fill="FFFFFF"/>
        <w:spacing w:after="173" w:line="240" w:lineRule="auto"/>
        <w:rPr>
          <w:del w:id="234" w:author="Gözde Elbir" w:date="2026-09-25T19:58:00Z" w16du:dateUtc="2026-09-25T23:58:00Z"/>
          <w:rFonts w:ascii="Noto Sans" w:eastAsia="Times New Roman" w:hAnsi="Noto Sans" w:cs="Noto Sans"/>
          <w:color w:val="333333"/>
          <w:sz w:val="30"/>
          <w:szCs w:val="30"/>
          <w:lang w:eastAsia="en-CA"/>
        </w:rPr>
      </w:pPr>
      <w:del w:id="235" w:author="Gözde Elbir" w:date="2026-09-25T19:58:00Z" w16du:dateUtc="2026-09-25T23:58:00Z">
        <w:r w:rsidRPr="006E5C42">
          <w:rPr>
            <w:rFonts w:ascii="Noto Sans" w:eastAsia="Times New Roman" w:hAnsi="Noto Sans" w:cs="Noto Sans"/>
            <w:color w:val="333333"/>
            <w:sz w:val="30"/>
            <w:szCs w:val="30"/>
            <w:lang w:eastAsia="en-CA"/>
          </w:rPr>
          <w:delText>2. Sign into your account: </w:delText>
        </w:r>
      </w:del>
    </w:p>
    <w:p w14:paraId="085A195A" w14:textId="77777777" w:rsidR="006E5C42" w:rsidRPr="006E5C42" w:rsidRDefault="006E5C42" w:rsidP="006E5C42">
      <w:pPr>
        <w:numPr>
          <w:ilvl w:val="0"/>
          <w:numId w:val="10"/>
        </w:numPr>
        <w:shd w:val="clear" w:color="auto" w:fill="FFFFFF"/>
        <w:spacing w:before="100" w:beforeAutospacing="1" w:after="100" w:afterAutospacing="1" w:line="240" w:lineRule="auto"/>
        <w:rPr>
          <w:del w:id="236" w:author="Gözde Elbir" w:date="2026-09-25T19:58:00Z" w16du:dateUtc="2026-09-25T23:58:00Z"/>
          <w:rFonts w:ascii="Noto Sans" w:eastAsia="Times New Roman" w:hAnsi="Noto Sans" w:cs="Noto Sans"/>
          <w:color w:val="333333"/>
          <w:sz w:val="30"/>
          <w:szCs w:val="30"/>
          <w:lang w:eastAsia="en-CA"/>
        </w:rPr>
      </w:pPr>
      <w:del w:id="237" w:author="Gözde Elbir" w:date="2026-09-25T19:58:00Z" w16du:dateUtc="2026-09-25T23:58:00Z">
        <w:r w:rsidRPr="006E5C42">
          <w:rPr>
            <w:rFonts w:ascii="Noto Sans" w:eastAsia="Times New Roman" w:hAnsi="Noto Sans" w:cs="Noto Sans"/>
            <w:color w:val="333333"/>
            <w:sz w:val="30"/>
            <w:szCs w:val="30"/>
            <w:lang w:eastAsia="en-CA"/>
          </w:rPr>
          <w:delText>Staff: Enter your CCO account credentials.</w:delText>
        </w:r>
      </w:del>
    </w:p>
    <w:p w14:paraId="038B4613" w14:textId="77777777" w:rsidR="006E5C42" w:rsidRPr="006E5C42" w:rsidRDefault="006E5C42" w:rsidP="006E5C42">
      <w:pPr>
        <w:numPr>
          <w:ilvl w:val="0"/>
          <w:numId w:val="10"/>
        </w:numPr>
        <w:shd w:val="clear" w:color="auto" w:fill="FFFFFF"/>
        <w:spacing w:before="100" w:beforeAutospacing="1" w:after="100" w:afterAutospacing="1" w:line="240" w:lineRule="auto"/>
        <w:rPr>
          <w:del w:id="238" w:author="Gözde Elbir" w:date="2026-09-25T19:58:00Z" w16du:dateUtc="2026-09-25T23:58:00Z"/>
          <w:rFonts w:ascii="Noto Sans" w:eastAsia="Times New Roman" w:hAnsi="Noto Sans" w:cs="Noto Sans"/>
          <w:color w:val="333333"/>
          <w:sz w:val="30"/>
          <w:szCs w:val="30"/>
          <w:lang w:eastAsia="en-CA"/>
        </w:rPr>
      </w:pPr>
      <w:del w:id="239" w:author="Gözde Elbir" w:date="2026-09-25T19:58:00Z" w16du:dateUtc="2026-09-25T23:58:00Z">
        <w:r w:rsidRPr="006E5C42">
          <w:rPr>
            <w:rFonts w:ascii="Noto Sans" w:eastAsia="Times New Roman" w:hAnsi="Noto Sans" w:cs="Noto Sans"/>
            <w:color w:val="333333"/>
            <w:sz w:val="30"/>
            <w:szCs w:val="30"/>
            <w:lang w:eastAsia="en-CA"/>
          </w:rPr>
          <w:delText>Cadets: Enter the email and temporary password that was provided to you.</w:delText>
        </w:r>
      </w:del>
    </w:p>
    <w:p w14:paraId="110BF91C" w14:textId="77777777" w:rsidR="006E5C42" w:rsidRPr="006E5C42" w:rsidRDefault="006E5C42" w:rsidP="006E5C42">
      <w:pPr>
        <w:shd w:val="clear" w:color="auto" w:fill="FFFFFF"/>
        <w:spacing w:after="173" w:line="240" w:lineRule="auto"/>
        <w:rPr>
          <w:del w:id="240" w:author="Gözde Elbir" w:date="2026-09-25T19:58:00Z" w16du:dateUtc="2026-09-25T23:58:00Z"/>
          <w:rFonts w:ascii="Noto Sans" w:eastAsia="Times New Roman" w:hAnsi="Noto Sans" w:cs="Noto Sans"/>
          <w:color w:val="333333"/>
          <w:sz w:val="30"/>
          <w:szCs w:val="30"/>
          <w:lang w:eastAsia="en-CA"/>
        </w:rPr>
      </w:pPr>
      <w:del w:id="241" w:author="Gözde Elbir" w:date="2026-09-25T19:58:00Z" w16du:dateUtc="2026-09-25T23:58:00Z">
        <w:r w:rsidRPr="006E5C42">
          <w:rPr>
            <w:rFonts w:ascii="Noto Sans" w:eastAsia="Times New Roman" w:hAnsi="Noto Sans" w:cs="Noto Sans"/>
            <w:color w:val="333333"/>
            <w:sz w:val="30"/>
            <w:szCs w:val="30"/>
            <w:lang w:eastAsia="en-CA"/>
          </w:rPr>
          <w:delText>3. Read the </w:delText>
        </w:r>
        <w:r w:rsidRPr="006E5C42">
          <w:rPr>
            <w:rFonts w:ascii="Noto Sans" w:eastAsia="Times New Roman" w:hAnsi="Noto Sans" w:cs="Noto Sans"/>
            <w:b/>
            <w:bCs/>
            <w:color w:val="333333"/>
            <w:sz w:val="30"/>
            <w:szCs w:val="30"/>
            <w:lang w:eastAsia="en-CA"/>
          </w:rPr>
          <w:delText>DND - Cadets Terms of Use</w:delText>
        </w:r>
        <w:r w:rsidRPr="006E5C42">
          <w:rPr>
            <w:rFonts w:ascii="Noto Sans" w:eastAsia="Times New Roman" w:hAnsi="Noto Sans" w:cs="Noto Sans"/>
            <w:color w:val="333333"/>
            <w:sz w:val="30"/>
            <w:szCs w:val="30"/>
            <w:lang w:eastAsia="en-CA"/>
          </w:rPr>
          <w:delText> (click on the </w:delText>
        </w:r>
        <w:r w:rsidRPr="006E5C42">
          <w:rPr>
            <w:rFonts w:ascii="Noto Sans" w:eastAsia="Times New Roman" w:hAnsi="Noto Sans" w:cs="Noto Sans"/>
            <w:b/>
            <w:bCs/>
            <w:color w:val="333333"/>
            <w:sz w:val="30"/>
            <w:szCs w:val="30"/>
            <w:lang w:eastAsia="en-CA"/>
          </w:rPr>
          <w:delText>CJCR-Terms of Use</w:delText>
        </w:r>
        <w:r w:rsidRPr="006E5C42">
          <w:rPr>
            <w:rFonts w:ascii="Noto Sans" w:eastAsia="Times New Roman" w:hAnsi="Noto Sans" w:cs="Noto Sans"/>
            <w:color w:val="333333"/>
            <w:sz w:val="30"/>
            <w:szCs w:val="30"/>
            <w:lang w:eastAsia="en-CA"/>
          </w:rPr>
          <w:delText> to expand it). Scroll down and click "</w:delText>
        </w:r>
        <w:r w:rsidRPr="006E5C42">
          <w:rPr>
            <w:rFonts w:ascii="Noto Sans" w:eastAsia="Times New Roman" w:hAnsi="Noto Sans" w:cs="Noto Sans"/>
            <w:b/>
            <w:bCs/>
            <w:color w:val="333333"/>
            <w:sz w:val="30"/>
            <w:szCs w:val="30"/>
            <w:lang w:eastAsia="en-CA"/>
          </w:rPr>
          <w:delText>Accept</w:delText>
        </w:r>
        <w:r w:rsidRPr="006E5C42">
          <w:rPr>
            <w:rFonts w:ascii="Noto Sans" w:eastAsia="Times New Roman" w:hAnsi="Noto Sans" w:cs="Noto Sans"/>
            <w:color w:val="333333"/>
            <w:sz w:val="30"/>
            <w:szCs w:val="30"/>
            <w:lang w:eastAsia="en-CA"/>
          </w:rPr>
          <w:delText>". </w:delText>
        </w:r>
      </w:del>
    </w:p>
    <w:p w14:paraId="13604F1D" w14:textId="77777777" w:rsidR="006E5C42" w:rsidRPr="006E5C42" w:rsidRDefault="006E5C42" w:rsidP="006E5C42">
      <w:pPr>
        <w:shd w:val="clear" w:color="auto" w:fill="FFFFFF"/>
        <w:spacing w:after="173" w:line="240" w:lineRule="auto"/>
        <w:rPr>
          <w:del w:id="242" w:author="Gözde Elbir" w:date="2026-09-25T19:58:00Z" w16du:dateUtc="2026-09-25T23:58:00Z"/>
          <w:rFonts w:ascii="Noto Sans" w:eastAsia="Times New Roman" w:hAnsi="Noto Sans" w:cs="Noto Sans"/>
          <w:color w:val="333333"/>
          <w:sz w:val="30"/>
          <w:szCs w:val="30"/>
          <w:lang w:eastAsia="en-CA"/>
        </w:rPr>
      </w:pPr>
      <w:del w:id="243" w:author="Gözde Elbir" w:date="2026-09-25T19:58:00Z" w16du:dateUtc="2026-09-25T23:58:00Z">
        <w:r w:rsidRPr="006E5C42">
          <w:rPr>
            <w:rFonts w:ascii="Noto Sans" w:eastAsia="Times New Roman" w:hAnsi="Noto Sans" w:cs="Noto Sans"/>
            <w:color w:val="333333"/>
            <w:sz w:val="30"/>
            <w:szCs w:val="30"/>
            <w:lang w:eastAsia="en-CA"/>
          </w:rPr>
          <w:delText>4. Follow these on screen instructions: </w:delText>
        </w:r>
      </w:del>
    </w:p>
    <w:p w14:paraId="70C7B7E4" w14:textId="77777777" w:rsidR="006E5C42" w:rsidRPr="006E5C42" w:rsidRDefault="006E5C42" w:rsidP="006E5C42">
      <w:pPr>
        <w:numPr>
          <w:ilvl w:val="0"/>
          <w:numId w:val="11"/>
        </w:numPr>
        <w:shd w:val="clear" w:color="auto" w:fill="FFFFFF"/>
        <w:spacing w:before="100" w:beforeAutospacing="1" w:after="100" w:afterAutospacing="1" w:line="240" w:lineRule="auto"/>
        <w:rPr>
          <w:del w:id="244" w:author="Gözde Elbir" w:date="2026-09-25T19:58:00Z" w16du:dateUtc="2026-09-25T23:58:00Z"/>
          <w:rFonts w:ascii="Noto Sans" w:eastAsia="Times New Roman" w:hAnsi="Noto Sans" w:cs="Noto Sans"/>
          <w:color w:val="333333"/>
          <w:sz w:val="30"/>
          <w:szCs w:val="30"/>
          <w:lang w:eastAsia="en-CA"/>
        </w:rPr>
      </w:pPr>
      <w:del w:id="245" w:author="Gözde Elbir" w:date="2026-09-25T19:58:00Z" w16du:dateUtc="2026-09-25T23:58:00Z">
        <w:r w:rsidRPr="006E5C42">
          <w:rPr>
            <w:rFonts w:ascii="Noto Sans" w:eastAsia="Times New Roman" w:hAnsi="Noto Sans" w:cs="Noto Sans"/>
            <w:color w:val="333333"/>
            <w:sz w:val="30"/>
            <w:szCs w:val="30"/>
            <w:lang w:eastAsia="en-CA"/>
          </w:rPr>
          <w:delText>On the </w:delText>
        </w:r>
        <w:r w:rsidRPr="006E5C42">
          <w:rPr>
            <w:rFonts w:ascii="Noto Sans" w:eastAsia="Times New Roman" w:hAnsi="Noto Sans" w:cs="Noto Sans"/>
            <w:b/>
            <w:bCs/>
            <w:color w:val="333333"/>
            <w:sz w:val="30"/>
            <w:szCs w:val="30"/>
            <w:lang w:eastAsia="en-CA"/>
          </w:rPr>
          <w:delText>More information required</w:delText>
        </w:r>
        <w:r w:rsidRPr="006E5C42">
          <w:rPr>
            <w:rFonts w:ascii="Noto Sans" w:eastAsia="Times New Roman" w:hAnsi="Noto Sans" w:cs="Noto Sans"/>
            <w:color w:val="333333"/>
            <w:sz w:val="30"/>
            <w:szCs w:val="30"/>
            <w:lang w:eastAsia="en-CA"/>
          </w:rPr>
          <w:delText>" page, click "</w:delText>
        </w:r>
        <w:r w:rsidRPr="006E5C42">
          <w:rPr>
            <w:rFonts w:ascii="Noto Sans" w:eastAsia="Times New Roman" w:hAnsi="Noto Sans" w:cs="Noto Sans"/>
            <w:b/>
            <w:bCs/>
            <w:color w:val="333333"/>
            <w:sz w:val="30"/>
            <w:szCs w:val="30"/>
            <w:lang w:eastAsia="en-CA"/>
          </w:rPr>
          <w:delText>Next</w:delText>
        </w:r>
        <w:r w:rsidRPr="006E5C42">
          <w:rPr>
            <w:rFonts w:ascii="Noto Sans" w:eastAsia="Times New Roman" w:hAnsi="Noto Sans" w:cs="Noto Sans"/>
            <w:color w:val="333333"/>
            <w:sz w:val="30"/>
            <w:szCs w:val="30"/>
            <w:lang w:eastAsia="en-CA"/>
          </w:rPr>
          <w:delText>" -yes</w:delText>
        </w:r>
      </w:del>
    </w:p>
    <w:p w14:paraId="38E6940C" w14:textId="77777777" w:rsidR="006E5C42" w:rsidRPr="006E5C42" w:rsidRDefault="006E5C42" w:rsidP="006E5C42">
      <w:pPr>
        <w:numPr>
          <w:ilvl w:val="0"/>
          <w:numId w:val="11"/>
        </w:numPr>
        <w:shd w:val="clear" w:color="auto" w:fill="FFFFFF"/>
        <w:spacing w:before="100" w:beforeAutospacing="1" w:after="100" w:afterAutospacing="1" w:line="240" w:lineRule="auto"/>
        <w:rPr>
          <w:del w:id="246" w:author="Gözde Elbir" w:date="2026-09-25T19:58:00Z" w16du:dateUtc="2026-09-25T23:58:00Z"/>
          <w:rFonts w:ascii="Noto Sans" w:eastAsia="Times New Roman" w:hAnsi="Noto Sans" w:cs="Noto Sans"/>
          <w:color w:val="333333"/>
          <w:sz w:val="30"/>
          <w:szCs w:val="30"/>
          <w:lang w:eastAsia="en-CA"/>
        </w:rPr>
      </w:pPr>
      <w:del w:id="247" w:author="Gözde Elbir" w:date="2026-09-25T19:58:00Z" w16du:dateUtc="2026-09-25T23:58:00Z">
        <w:r w:rsidRPr="006E5C42">
          <w:rPr>
            <w:rFonts w:ascii="Noto Sans" w:eastAsia="Times New Roman" w:hAnsi="Noto Sans" w:cs="Noto Sans"/>
            <w:color w:val="333333"/>
            <w:sz w:val="30"/>
            <w:szCs w:val="30"/>
            <w:lang w:eastAsia="en-CA"/>
          </w:rPr>
          <w:delText>On the Keep your account secure, Microsoft Authenticator,</w:delText>
        </w:r>
        <w:r w:rsidRPr="006E5C42">
          <w:rPr>
            <w:rFonts w:ascii="Noto Sans" w:eastAsia="Times New Roman" w:hAnsi="Noto Sans" w:cs="Noto Sans"/>
            <w:b/>
            <w:bCs/>
            <w:color w:val="333333"/>
            <w:sz w:val="30"/>
            <w:szCs w:val="30"/>
            <w:lang w:eastAsia="en-CA"/>
          </w:rPr>
          <w:delText> Start by getting the app</w:delText>
        </w:r>
        <w:r w:rsidRPr="006E5C42">
          <w:rPr>
            <w:rFonts w:ascii="Noto Sans" w:eastAsia="Times New Roman" w:hAnsi="Noto Sans" w:cs="Noto Sans"/>
            <w:color w:val="333333"/>
            <w:sz w:val="30"/>
            <w:szCs w:val="30"/>
            <w:lang w:eastAsia="en-CA"/>
          </w:rPr>
          <w:delText> page, click "</w:delText>
        </w:r>
        <w:r w:rsidRPr="006E5C42">
          <w:rPr>
            <w:rFonts w:ascii="Noto Sans" w:eastAsia="Times New Roman" w:hAnsi="Noto Sans" w:cs="Noto Sans"/>
            <w:b/>
            <w:bCs/>
            <w:color w:val="333333"/>
            <w:sz w:val="30"/>
            <w:szCs w:val="30"/>
            <w:lang w:eastAsia="en-CA"/>
          </w:rPr>
          <w:delText>Next</w:delText>
        </w:r>
        <w:r w:rsidRPr="006E5C42">
          <w:rPr>
            <w:rFonts w:ascii="Noto Sans" w:eastAsia="Times New Roman" w:hAnsi="Noto Sans" w:cs="Noto Sans"/>
            <w:color w:val="333333"/>
            <w:sz w:val="30"/>
            <w:szCs w:val="30"/>
            <w:lang w:eastAsia="en-CA"/>
          </w:rPr>
          <w:delText>"</w:delText>
        </w:r>
      </w:del>
    </w:p>
    <w:p w14:paraId="00CA71B2" w14:textId="77777777" w:rsidR="006E5C42" w:rsidRPr="006E5C42" w:rsidRDefault="006E5C42" w:rsidP="006E5C42">
      <w:pPr>
        <w:numPr>
          <w:ilvl w:val="0"/>
          <w:numId w:val="11"/>
        </w:numPr>
        <w:shd w:val="clear" w:color="auto" w:fill="FFFFFF"/>
        <w:spacing w:before="100" w:beforeAutospacing="1" w:after="100" w:afterAutospacing="1" w:line="240" w:lineRule="auto"/>
        <w:rPr>
          <w:del w:id="248" w:author="Gözde Elbir" w:date="2026-09-25T19:58:00Z" w16du:dateUtc="2026-09-25T23:58:00Z"/>
          <w:rFonts w:ascii="Noto Sans" w:eastAsia="Times New Roman" w:hAnsi="Noto Sans" w:cs="Noto Sans"/>
          <w:color w:val="333333"/>
          <w:sz w:val="30"/>
          <w:szCs w:val="30"/>
          <w:lang w:eastAsia="en-CA"/>
        </w:rPr>
      </w:pPr>
      <w:del w:id="249" w:author="Gözde Elbir" w:date="2026-09-25T19:58:00Z" w16du:dateUtc="2026-09-25T23:58:00Z">
        <w:r w:rsidRPr="006E5C42">
          <w:rPr>
            <w:rFonts w:ascii="Noto Sans" w:eastAsia="Times New Roman" w:hAnsi="Noto Sans" w:cs="Noto Sans"/>
            <w:color w:val="333333"/>
            <w:sz w:val="30"/>
            <w:szCs w:val="30"/>
            <w:lang w:eastAsia="en-CA"/>
          </w:rPr>
          <w:delText>On the Keep your account secure, Microsoft Authenticator, </w:delText>
        </w:r>
        <w:r w:rsidRPr="006E5C42">
          <w:rPr>
            <w:rFonts w:ascii="Noto Sans" w:eastAsia="Times New Roman" w:hAnsi="Noto Sans" w:cs="Noto Sans"/>
            <w:b/>
            <w:bCs/>
            <w:color w:val="333333"/>
            <w:sz w:val="30"/>
            <w:szCs w:val="30"/>
            <w:lang w:eastAsia="en-CA"/>
          </w:rPr>
          <w:delText>Set up your account</w:delText>
        </w:r>
        <w:r w:rsidRPr="006E5C42">
          <w:rPr>
            <w:rFonts w:ascii="Noto Sans" w:eastAsia="Times New Roman" w:hAnsi="Noto Sans" w:cs="Noto Sans"/>
            <w:color w:val="333333"/>
            <w:sz w:val="30"/>
            <w:szCs w:val="30"/>
            <w:lang w:eastAsia="en-CA"/>
          </w:rPr>
          <w:delText> page, click "</w:delText>
        </w:r>
        <w:r w:rsidRPr="006E5C42">
          <w:rPr>
            <w:rFonts w:ascii="Noto Sans" w:eastAsia="Times New Roman" w:hAnsi="Noto Sans" w:cs="Noto Sans"/>
            <w:b/>
            <w:bCs/>
            <w:color w:val="333333"/>
            <w:sz w:val="30"/>
            <w:szCs w:val="30"/>
            <w:lang w:eastAsia="en-CA"/>
          </w:rPr>
          <w:delText>Next</w:delText>
        </w:r>
        <w:r w:rsidRPr="006E5C42">
          <w:rPr>
            <w:rFonts w:ascii="Noto Sans" w:eastAsia="Times New Roman" w:hAnsi="Noto Sans" w:cs="Noto Sans"/>
            <w:color w:val="333333"/>
            <w:sz w:val="30"/>
            <w:szCs w:val="30"/>
            <w:lang w:eastAsia="en-CA"/>
          </w:rPr>
          <w:delText>"</w:delText>
        </w:r>
      </w:del>
    </w:p>
    <w:p w14:paraId="71786B44" w14:textId="77777777" w:rsidR="006E5C42" w:rsidRPr="006E5C42" w:rsidRDefault="006E5C42" w:rsidP="006E5C42">
      <w:pPr>
        <w:numPr>
          <w:ilvl w:val="0"/>
          <w:numId w:val="11"/>
        </w:numPr>
        <w:shd w:val="clear" w:color="auto" w:fill="FFFFFF"/>
        <w:spacing w:before="100" w:beforeAutospacing="1" w:after="100" w:afterAutospacing="1" w:line="240" w:lineRule="auto"/>
        <w:rPr>
          <w:del w:id="250" w:author="Gözde Elbir" w:date="2026-09-25T19:58:00Z" w16du:dateUtc="2026-09-25T23:58:00Z"/>
          <w:rFonts w:ascii="Noto Sans" w:eastAsia="Times New Roman" w:hAnsi="Noto Sans" w:cs="Noto Sans"/>
          <w:color w:val="333333"/>
          <w:sz w:val="30"/>
          <w:szCs w:val="30"/>
          <w:lang w:eastAsia="en-CA"/>
        </w:rPr>
      </w:pPr>
      <w:del w:id="251" w:author="Gözde Elbir" w:date="2026-09-25T19:58:00Z" w16du:dateUtc="2026-09-25T23:58:00Z">
        <w:r w:rsidRPr="006E5C42">
          <w:rPr>
            <w:rFonts w:ascii="Noto Sans" w:eastAsia="Times New Roman" w:hAnsi="Noto Sans" w:cs="Noto Sans"/>
            <w:color w:val="333333"/>
            <w:sz w:val="30"/>
            <w:szCs w:val="30"/>
            <w:lang w:eastAsia="en-CA"/>
          </w:rPr>
          <w:delText>You will then get to the page displaying the QR code</w:delText>
        </w:r>
      </w:del>
    </w:p>
    <w:p w14:paraId="33B7F2FC" w14:textId="77777777" w:rsidR="006E5C42" w:rsidRDefault="006E5C42" w:rsidP="006E5C42">
      <w:pPr>
        <w:pStyle w:val="NormalWeb"/>
        <w:shd w:val="clear" w:color="auto" w:fill="FFFFFF"/>
        <w:spacing w:after="173"/>
        <w:rPr>
          <w:del w:id="252" w:author="Gözde Elbir" w:date="2026-09-25T19:58:00Z" w16du:dateUtc="2026-09-25T23:58:00Z"/>
          <w:rFonts w:ascii="Noto Sans" w:eastAsia="Times New Roman" w:hAnsi="Noto Sans" w:cs="Noto Sans"/>
          <w:color w:val="333333"/>
          <w:sz w:val="30"/>
          <w:szCs w:val="30"/>
          <w:lang w:eastAsia="en-CA"/>
        </w:rPr>
      </w:pPr>
      <w:del w:id="253" w:author="Gözde Elbir" w:date="2026-09-25T19:58:00Z" w16du:dateUtc="2026-09-25T23:58:00Z">
        <w:r>
          <w:rPr>
            <w:rFonts w:ascii="Noto Sans" w:hAnsi="Noto Sans" w:cs="Noto Sans"/>
            <w:color w:val="333333"/>
            <w:sz w:val="30"/>
            <w:szCs w:val="30"/>
            <w:shd w:val="clear" w:color="auto" w:fill="FFFFFF"/>
          </w:rPr>
          <w:delText>5. On your Smartphone go to your applications store and download the </w:delText>
        </w:r>
        <w:r>
          <w:rPr>
            <w:rStyle w:val="Strong"/>
            <w:rFonts w:ascii="Noto Sans" w:hAnsi="Noto Sans" w:cs="Noto Sans"/>
            <w:color w:val="333333"/>
            <w:sz w:val="30"/>
            <w:szCs w:val="30"/>
            <w:shd w:val="clear" w:color="auto" w:fill="FFFFFF"/>
          </w:rPr>
          <w:delText>Microsoft Authenticator</w:delText>
        </w:r>
        <w:r>
          <w:rPr>
            <w:rFonts w:ascii="Noto Sans" w:hAnsi="Noto Sans" w:cs="Noto Sans"/>
            <w:color w:val="333333"/>
            <w:sz w:val="30"/>
            <w:szCs w:val="30"/>
            <w:shd w:val="clear" w:color="auto" w:fill="FFFFFF"/>
          </w:rPr>
          <w:delText> app.</w:delText>
        </w:r>
        <w:r>
          <w:rPr>
            <w:rFonts w:ascii="Noto Sans" w:hAnsi="Noto Sans" w:cs="Noto Sans"/>
            <w:color w:val="333333"/>
            <w:sz w:val="30"/>
            <w:szCs w:val="30"/>
          </w:rPr>
          <w:br/>
        </w:r>
        <w:r>
          <w:rPr>
            <w:rFonts w:ascii="Noto Sans" w:hAnsi="Noto Sans" w:cs="Noto Sans"/>
            <w:color w:val="333333"/>
            <w:sz w:val="30"/>
            <w:szCs w:val="30"/>
            <w:shd w:val="clear" w:color="auto" w:fill="FFFFFF"/>
          </w:rPr>
          <w:delText>Click on the icon below or search for "</w:delText>
        </w:r>
        <w:r>
          <w:rPr>
            <w:rStyle w:val="Strong"/>
            <w:rFonts w:ascii="Noto Sans" w:hAnsi="Noto Sans" w:cs="Noto Sans"/>
            <w:color w:val="333333"/>
            <w:sz w:val="30"/>
            <w:szCs w:val="30"/>
            <w:shd w:val="clear" w:color="auto" w:fill="FFFFFF"/>
          </w:rPr>
          <w:delText>Microsoft Authenticator</w:delText>
        </w:r>
        <w:r>
          <w:rPr>
            <w:rFonts w:ascii="Noto Sans" w:hAnsi="Noto Sans" w:cs="Noto Sans"/>
            <w:color w:val="333333"/>
            <w:sz w:val="30"/>
            <w:szCs w:val="30"/>
            <w:shd w:val="clear" w:color="auto" w:fill="FFFFFF"/>
          </w:rPr>
          <w:delText>" on the App Store (iOS) or Google Play (Android) to download the app (you will leave the Government of Canada's website).</w:delText>
        </w:r>
        <w:r w:rsidRPr="006E5C42">
          <w:rPr>
            <w:rFonts w:ascii="Noto Sans" w:eastAsia="Times New Roman" w:hAnsi="Noto Sans" w:cs="Noto Sans"/>
            <w:color w:val="333333"/>
            <w:sz w:val="30"/>
            <w:szCs w:val="30"/>
            <w:lang w:eastAsia="en-CA"/>
          </w:rPr>
          <w:delText xml:space="preserve"> </w:delText>
        </w:r>
      </w:del>
    </w:p>
    <w:p w14:paraId="32F18657" w14:textId="77777777" w:rsidR="006E5C42" w:rsidRPr="006E5C42" w:rsidRDefault="006E5C42" w:rsidP="006E5C42">
      <w:pPr>
        <w:pStyle w:val="NormalWeb"/>
        <w:shd w:val="clear" w:color="auto" w:fill="FFFFFF"/>
        <w:spacing w:after="173"/>
        <w:rPr>
          <w:del w:id="254" w:author="Gözde Elbir" w:date="2026-09-25T19:58:00Z" w16du:dateUtc="2026-09-25T23:58:00Z"/>
          <w:rFonts w:ascii="Noto Sans" w:eastAsia="Times New Roman" w:hAnsi="Noto Sans" w:cs="Noto Sans"/>
          <w:color w:val="333333"/>
          <w:sz w:val="30"/>
          <w:szCs w:val="30"/>
          <w:lang w:eastAsia="en-CA"/>
        </w:rPr>
      </w:pPr>
      <w:del w:id="255" w:author="Gözde Elbir" w:date="2026-09-25T19:58:00Z" w16du:dateUtc="2026-09-25T23:58:00Z">
        <w:r w:rsidRPr="006E5C42">
          <w:rPr>
            <w:rFonts w:ascii="Noto Sans" w:eastAsia="Times New Roman" w:hAnsi="Noto Sans" w:cs="Noto Sans"/>
            <w:color w:val="333333"/>
            <w:sz w:val="30"/>
            <w:szCs w:val="30"/>
            <w:lang w:eastAsia="en-CA"/>
          </w:rPr>
          <w:delText>6. Open the </w:delText>
        </w:r>
        <w:r w:rsidRPr="006E5C42">
          <w:rPr>
            <w:rFonts w:ascii="Noto Sans" w:eastAsia="Times New Roman" w:hAnsi="Noto Sans" w:cs="Noto Sans"/>
            <w:b/>
            <w:bCs/>
            <w:color w:val="333333"/>
            <w:sz w:val="30"/>
            <w:szCs w:val="30"/>
            <w:lang w:eastAsia="en-CA"/>
          </w:rPr>
          <w:delText>Microsoft Authenticator</w:delText>
        </w:r>
        <w:r w:rsidRPr="006E5C42">
          <w:rPr>
            <w:rFonts w:ascii="Noto Sans" w:eastAsia="Times New Roman" w:hAnsi="Noto Sans" w:cs="Noto Sans"/>
            <w:color w:val="333333"/>
            <w:sz w:val="30"/>
            <w:szCs w:val="30"/>
            <w:lang w:eastAsia="en-CA"/>
          </w:rPr>
          <w:delText> app.</w:delText>
        </w:r>
      </w:del>
    </w:p>
    <w:p w14:paraId="76BB7472" w14:textId="77777777" w:rsidR="006E5C42" w:rsidRPr="006E5C42" w:rsidRDefault="006E5C42" w:rsidP="006E5C42">
      <w:pPr>
        <w:numPr>
          <w:ilvl w:val="0"/>
          <w:numId w:val="12"/>
        </w:numPr>
        <w:shd w:val="clear" w:color="auto" w:fill="FFFFFF"/>
        <w:spacing w:before="100" w:beforeAutospacing="1" w:after="100" w:afterAutospacing="1" w:line="240" w:lineRule="auto"/>
        <w:rPr>
          <w:del w:id="256" w:author="Gözde Elbir" w:date="2026-09-25T19:58:00Z" w16du:dateUtc="2026-09-25T23:58:00Z"/>
          <w:rFonts w:ascii="Noto Sans" w:eastAsia="Times New Roman" w:hAnsi="Noto Sans" w:cs="Noto Sans"/>
          <w:color w:val="333333"/>
          <w:sz w:val="30"/>
          <w:szCs w:val="30"/>
          <w:lang w:eastAsia="en-CA"/>
        </w:rPr>
      </w:pPr>
      <w:del w:id="257" w:author="Gözde Elbir" w:date="2026-09-25T19:58:00Z" w16du:dateUtc="2026-09-25T23:58:00Z">
        <w:r w:rsidRPr="006E5C42">
          <w:rPr>
            <w:rFonts w:ascii="Noto Sans" w:eastAsia="Times New Roman" w:hAnsi="Noto Sans" w:cs="Noto Sans"/>
            <w:color w:val="333333"/>
            <w:sz w:val="30"/>
            <w:szCs w:val="30"/>
            <w:lang w:eastAsia="en-CA"/>
          </w:rPr>
          <w:delText>Click the three dots on the top right (or the + plus symbol on some devices); </w:delText>
        </w:r>
      </w:del>
    </w:p>
    <w:p w14:paraId="106F2623" w14:textId="77777777" w:rsidR="006E5C42" w:rsidRPr="006E5C42" w:rsidRDefault="006E5C42" w:rsidP="006E5C42">
      <w:pPr>
        <w:numPr>
          <w:ilvl w:val="0"/>
          <w:numId w:val="12"/>
        </w:numPr>
        <w:shd w:val="clear" w:color="auto" w:fill="FFFFFF"/>
        <w:spacing w:before="100" w:beforeAutospacing="1" w:after="100" w:afterAutospacing="1" w:line="240" w:lineRule="auto"/>
        <w:rPr>
          <w:del w:id="258" w:author="Gözde Elbir" w:date="2026-09-25T19:58:00Z" w16du:dateUtc="2026-09-25T23:58:00Z"/>
          <w:rFonts w:ascii="Noto Sans" w:eastAsia="Times New Roman" w:hAnsi="Noto Sans" w:cs="Noto Sans"/>
          <w:color w:val="333333"/>
          <w:sz w:val="30"/>
          <w:szCs w:val="30"/>
          <w:lang w:eastAsia="en-CA"/>
        </w:rPr>
      </w:pPr>
      <w:del w:id="259" w:author="Gözde Elbir" w:date="2026-09-25T19:58:00Z" w16du:dateUtc="2026-09-25T23:58:00Z">
        <w:r w:rsidRPr="006E5C42">
          <w:rPr>
            <w:rFonts w:ascii="Noto Sans" w:eastAsia="Times New Roman" w:hAnsi="Noto Sans" w:cs="Noto Sans"/>
            <w:color w:val="333333"/>
            <w:sz w:val="30"/>
            <w:szCs w:val="30"/>
            <w:lang w:eastAsia="en-CA"/>
          </w:rPr>
          <w:delText>Select </w:delText>
        </w:r>
        <w:r w:rsidRPr="006E5C42">
          <w:rPr>
            <w:rFonts w:ascii="Noto Sans" w:eastAsia="Times New Roman" w:hAnsi="Noto Sans" w:cs="Noto Sans"/>
            <w:b/>
            <w:bCs/>
            <w:color w:val="333333"/>
            <w:sz w:val="30"/>
            <w:szCs w:val="30"/>
            <w:lang w:eastAsia="en-CA"/>
          </w:rPr>
          <w:delText>Add account</w:delText>
        </w:r>
        <w:r w:rsidRPr="006E5C42">
          <w:rPr>
            <w:rFonts w:ascii="Noto Sans" w:eastAsia="Times New Roman" w:hAnsi="Noto Sans" w:cs="Noto Sans"/>
            <w:color w:val="333333"/>
            <w:sz w:val="30"/>
            <w:szCs w:val="30"/>
            <w:lang w:eastAsia="en-CA"/>
          </w:rPr>
          <w:delText>;</w:delText>
        </w:r>
      </w:del>
    </w:p>
    <w:p w14:paraId="1316D5C6" w14:textId="77777777" w:rsidR="006E5C42" w:rsidRPr="006E5C42" w:rsidRDefault="006E5C42" w:rsidP="006E5C42">
      <w:pPr>
        <w:numPr>
          <w:ilvl w:val="0"/>
          <w:numId w:val="12"/>
        </w:numPr>
        <w:shd w:val="clear" w:color="auto" w:fill="FFFFFF"/>
        <w:spacing w:before="100" w:beforeAutospacing="1" w:after="100" w:afterAutospacing="1" w:line="240" w:lineRule="auto"/>
        <w:rPr>
          <w:del w:id="260" w:author="Gözde Elbir" w:date="2026-09-25T19:58:00Z" w16du:dateUtc="2026-09-25T23:58:00Z"/>
          <w:rFonts w:ascii="Noto Sans" w:eastAsia="Times New Roman" w:hAnsi="Noto Sans" w:cs="Noto Sans"/>
          <w:color w:val="333333"/>
          <w:sz w:val="30"/>
          <w:szCs w:val="30"/>
          <w:lang w:eastAsia="en-CA"/>
        </w:rPr>
      </w:pPr>
      <w:del w:id="261" w:author="Gözde Elbir" w:date="2026-09-25T19:58:00Z" w16du:dateUtc="2026-09-25T23:58:00Z">
        <w:r w:rsidRPr="006E5C42">
          <w:rPr>
            <w:rFonts w:ascii="Noto Sans" w:eastAsia="Times New Roman" w:hAnsi="Noto Sans" w:cs="Noto Sans"/>
            <w:color w:val="333333"/>
            <w:sz w:val="30"/>
            <w:szCs w:val="30"/>
            <w:lang w:eastAsia="en-CA"/>
          </w:rPr>
          <w:delText>Select </w:delText>
        </w:r>
        <w:r w:rsidRPr="006E5C42">
          <w:rPr>
            <w:rFonts w:ascii="Noto Sans" w:eastAsia="Times New Roman" w:hAnsi="Noto Sans" w:cs="Noto Sans"/>
            <w:b/>
            <w:bCs/>
            <w:color w:val="333333"/>
            <w:sz w:val="30"/>
            <w:szCs w:val="30"/>
            <w:lang w:eastAsia="en-CA"/>
          </w:rPr>
          <w:delText>Work or school account</w:delText>
        </w:r>
        <w:r w:rsidRPr="006E5C42">
          <w:rPr>
            <w:rFonts w:ascii="Noto Sans" w:eastAsia="Times New Roman" w:hAnsi="Noto Sans" w:cs="Noto Sans"/>
            <w:color w:val="333333"/>
            <w:sz w:val="30"/>
            <w:szCs w:val="30"/>
            <w:lang w:eastAsia="en-CA"/>
          </w:rPr>
          <w:delText>;</w:delText>
        </w:r>
      </w:del>
    </w:p>
    <w:p w14:paraId="6E13C439" w14:textId="77777777" w:rsidR="006E5C42" w:rsidRPr="006E5C42" w:rsidRDefault="006E5C42" w:rsidP="006E5C42">
      <w:pPr>
        <w:numPr>
          <w:ilvl w:val="0"/>
          <w:numId w:val="12"/>
        </w:numPr>
        <w:shd w:val="clear" w:color="auto" w:fill="FFFFFF"/>
        <w:spacing w:before="100" w:beforeAutospacing="1" w:after="100" w:afterAutospacing="1" w:line="240" w:lineRule="auto"/>
        <w:rPr>
          <w:del w:id="262" w:author="Gözde Elbir" w:date="2026-09-25T19:58:00Z" w16du:dateUtc="2026-09-25T23:58:00Z"/>
          <w:rFonts w:ascii="Noto Sans" w:eastAsia="Times New Roman" w:hAnsi="Noto Sans" w:cs="Noto Sans"/>
          <w:color w:val="333333"/>
          <w:sz w:val="30"/>
          <w:szCs w:val="30"/>
          <w:lang w:eastAsia="en-CA"/>
        </w:rPr>
      </w:pPr>
      <w:del w:id="263" w:author="Gözde Elbir" w:date="2026-09-25T19:58:00Z" w16du:dateUtc="2026-09-25T23:58:00Z">
        <w:r w:rsidRPr="006E5C42">
          <w:rPr>
            <w:rFonts w:ascii="Noto Sans" w:eastAsia="Times New Roman" w:hAnsi="Noto Sans" w:cs="Noto Sans"/>
            <w:color w:val="333333"/>
            <w:sz w:val="30"/>
            <w:szCs w:val="30"/>
            <w:lang w:eastAsia="en-CA"/>
          </w:rPr>
          <w:delText>Click </w:delText>
        </w:r>
        <w:r w:rsidRPr="006E5C42">
          <w:rPr>
            <w:rFonts w:ascii="Noto Sans" w:eastAsia="Times New Roman" w:hAnsi="Noto Sans" w:cs="Noto Sans"/>
            <w:b/>
            <w:bCs/>
            <w:color w:val="333333"/>
            <w:sz w:val="30"/>
            <w:szCs w:val="30"/>
            <w:lang w:eastAsia="en-CA"/>
          </w:rPr>
          <w:delText>Scan a QR code</w:delText>
        </w:r>
        <w:r w:rsidRPr="006E5C42">
          <w:rPr>
            <w:rFonts w:ascii="Noto Sans" w:eastAsia="Times New Roman" w:hAnsi="Noto Sans" w:cs="Noto Sans"/>
            <w:color w:val="333333"/>
            <w:sz w:val="30"/>
            <w:szCs w:val="30"/>
            <w:lang w:eastAsia="en-CA"/>
          </w:rPr>
          <w:delText>. </w:delText>
        </w:r>
      </w:del>
    </w:p>
    <w:p w14:paraId="075BC0DC" w14:textId="77777777" w:rsidR="006E5C42" w:rsidRDefault="006E5C42" w:rsidP="006E5C42">
      <w:pPr>
        <w:numPr>
          <w:ilvl w:val="0"/>
          <w:numId w:val="12"/>
        </w:numPr>
        <w:shd w:val="clear" w:color="auto" w:fill="FFFFFF"/>
        <w:spacing w:before="100" w:beforeAutospacing="1" w:after="100" w:afterAutospacing="1" w:line="240" w:lineRule="auto"/>
        <w:rPr>
          <w:del w:id="264" w:author="Gözde Elbir" w:date="2026-09-25T19:58:00Z" w16du:dateUtc="2026-09-25T23:58:00Z"/>
          <w:rFonts w:ascii="Noto Sans" w:eastAsia="Times New Roman" w:hAnsi="Noto Sans" w:cs="Noto Sans"/>
          <w:color w:val="333333"/>
          <w:sz w:val="30"/>
          <w:szCs w:val="30"/>
          <w:lang w:eastAsia="en-CA"/>
        </w:rPr>
      </w:pPr>
      <w:del w:id="265" w:author="Gözde Elbir" w:date="2026-09-25T19:58:00Z" w16du:dateUtc="2026-09-25T23:58:00Z">
        <w:r w:rsidRPr="006E5C42">
          <w:rPr>
            <w:rFonts w:ascii="Noto Sans" w:eastAsia="Times New Roman" w:hAnsi="Noto Sans" w:cs="Noto Sans"/>
            <w:color w:val="333333"/>
            <w:sz w:val="30"/>
            <w:szCs w:val="30"/>
            <w:lang w:eastAsia="en-CA"/>
          </w:rPr>
          <w:delText>A camera overlay will pop up</w:delText>
        </w:r>
      </w:del>
    </w:p>
    <w:p w14:paraId="66027F07" w14:textId="77777777" w:rsidR="006E5C42" w:rsidRPr="006E5C42" w:rsidRDefault="006E5C42" w:rsidP="006E5C42">
      <w:pPr>
        <w:shd w:val="clear" w:color="auto" w:fill="FFFFFF"/>
        <w:spacing w:after="173" w:line="240" w:lineRule="auto"/>
        <w:rPr>
          <w:del w:id="266" w:author="Gözde Elbir" w:date="2026-09-25T19:58:00Z" w16du:dateUtc="2026-09-25T23:58:00Z"/>
          <w:rFonts w:ascii="Noto Sans" w:eastAsia="Times New Roman" w:hAnsi="Noto Sans" w:cs="Noto Sans"/>
          <w:color w:val="333333"/>
          <w:sz w:val="30"/>
          <w:szCs w:val="30"/>
          <w:lang w:eastAsia="en-CA"/>
        </w:rPr>
      </w:pPr>
      <w:del w:id="267" w:author="Gözde Elbir" w:date="2026-09-25T19:58:00Z" w16du:dateUtc="2026-09-25T23:58:00Z">
        <w:r w:rsidRPr="006E5C42">
          <w:rPr>
            <w:rFonts w:ascii="Noto Sans" w:eastAsia="Times New Roman" w:hAnsi="Noto Sans" w:cs="Noto Sans"/>
            <w:color w:val="333333"/>
            <w:sz w:val="30"/>
            <w:szCs w:val="30"/>
            <w:lang w:eastAsia="en-CA"/>
          </w:rPr>
          <w:delText>7. </w:delText>
        </w:r>
        <w:r w:rsidRPr="006E5C42">
          <w:rPr>
            <w:rFonts w:ascii="Noto Sans" w:eastAsia="Times New Roman" w:hAnsi="Noto Sans" w:cs="Noto Sans"/>
            <w:b/>
            <w:bCs/>
            <w:color w:val="333333"/>
            <w:sz w:val="30"/>
            <w:szCs w:val="30"/>
            <w:lang w:eastAsia="en-CA"/>
          </w:rPr>
          <w:delText>Scan the QR code</w:delText>
        </w:r>
        <w:r w:rsidRPr="006E5C42">
          <w:rPr>
            <w:rFonts w:ascii="Noto Sans" w:eastAsia="Times New Roman" w:hAnsi="Noto Sans" w:cs="Noto Sans"/>
            <w:color w:val="333333"/>
            <w:sz w:val="30"/>
            <w:szCs w:val="30"/>
            <w:lang w:eastAsia="en-CA"/>
          </w:rPr>
          <w:delText> on your computer with your smartphone.</w:delText>
        </w:r>
      </w:del>
    </w:p>
    <w:p w14:paraId="08D017D9" w14:textId="77777777" w:rsidR="006E5C42" w:rsidRPr="006E5C42" w:rsidRDefault="006E5C42" w:rsidP="006E5C42">
      <w:pPr>
        <w:numPr>
          <w:ilvl w:val="0"/>
          <w:numId w:val="13"/>
        </w:numPr>
        <w:shd w:val="clear" w:color="auto" w:fill="FFFFFF"/>
        <w:spacing w:before="100" w:beforeAutospacing="1" w:after="100" w:afterAutospacing="1" w:line="240" w:lineRule="auto"/>
        <w:rPr>
          <w:del w:id="268" w:author="Gözde Elbir" w:date="2026-09-25T19:58:00Z" w16du:dateUtc="2026-09-25T23:58:00Z"/>
          <w:rFonts w:ascii="Noto Sans" w:eastAsia="Times New Roman" w:hAnsi="Noto Sans" w:cs="Noto Sans"/>
          <w:color w:val="333333"/>
          <w:sz w:val="30"/>
          <w:szCs w:val="30"/>
          <w:lang w:eastAsia="en-CA"/>
        </w:rPr>
      </w:pPr>
      <w:del w:id="269" w:author="Gözde Elbir" w:date="2026-09-25T19:58:00Z" w16du:dateUtc="2026-09-25T23:58:00Z">
        <w:r w:rsidRPr="006E5C42">
          <w:rPr>
            <w:rFonts w:ascii="Noto Sans" w:eastAsia="Times New Roman" w:hAnsi="Noto Sans" w:cs="Noto Sans"/>
            <w:color w:val="333333"/>
            <w:sz w:val="30"/>
            <w:szCs w:val="30"/>
            <w:lang w:eastAsia="en-CA"/>
          </w:rPr>
          <w:delText>Close the app on your phone. </w:delText>
        </w:r>
      </w:del>
    </w:p>
    <w:p w14:paraId="322F8D51" w14:textId="77777777" w:rsidR="006E5C42" w:rsidRPr="006E5C42" w:rsidRDefault="006E5C42" w:rsidP="006E5C42">
      <w:pPr>
        <w:numPr>
          <w:ilvl w:val="0"/>
          <w:numId w:val="13"/>
        </w:numPr>
        <w:shd w:val="clear" w:color="auto" w:fill="FFFFFF"/>
        <w:spacing w:before="100" w:beforeAutospacing="1" w:after="100" w:afterAutospacing="1" w:line="240" w:lineRule="auto"/>
        <w:rPr>
          <w:del w:id="270" w:author="Gözde Elbir" w:date="2026-09-25T19:58:00Z" w16du:dateUtc="2026-09-25T23:58:00Z"/>
          <w:rFonts w:ascii="Noto Sans" w:eastAsia="Times New Roman" w:hAnsi="Noto Sans" w:cs="Noto Sans"/>
          <w:color w:val="333333"/>
          <w:sz w:val="30"/>
          <w:szCs w:val="30"/>
          <w:lang w:eastAsia="en-CA"/>
        </w:rPr>
      </w:pPr>
      <w:del w:id="271" w:author="Gözde Elbir" w:date="2026-09-25T19:58:00Z" w16du:dateUtc="2026-09-25T23:58:00Z">
        <w:r w:rsidRPr="006E5C42">
          <w:rPr>
            <w:rFonts w:ascii="Noto Sans" w:eastAsia="Times New Roman" w:hAnsi="Noto Sans" w:cs="Noto Sans"/>
            <w:color w:val="333333"/>
            <w:sz w:val="30"/>
            <w:szCs w:val="30"/>
            <w:lang w:eastAsia="en-CA"/>
          </w:rPr>
          <w:delText>On your computer, click "</w:delText>
        </w:r>
        <w:r w:rsidRPr="006E5C42">
          <w:rPr>
            <w:rFonts w:ascii="Noto Sans" w:eastAsia="Times New Roman" w:hAnsi="Noto Sans" w:cs="Noto Sans"/>
            <w:b/>
            <w:bCs/>
            <w:color w:val="333333"/>
            <w:sz w:val="30"/>
            <w:szCs w:val="30"/>
            <w:lang w:eastAsia="en-CA"/>
          </w:rPr>
          <w:delText>Next</w:delText>
        </w:r>
        <w:r w:rsidRPr="006E5C42">
          <w:rPr>
            <w:rFonts w:ascii="Noto Sans" w:eastAsia="Times New Roman" w:hAnsi="Noto Sans" w:cs="Noto Sans"/>
            <w:color w:val="333333"/>
            <w:sz w:val="30"/>
            <w:szCs w:val="30"/>
            <w:lang w:eastAsia="en-CA"/>
          </w:rPr>
          <w:delText>". Your computer the screen will go to </w:delText>
        </w:r>
        <w:r w:rsidRPr="006E5C42">
          <w:rPr>
            <w:rFonts w:ascii="Noto Sans" w:eastAsia="Times New Roman" w:hAnsi="Noto Sans" w:cs="Noto Sans"/>
            <w:b/>
            <w:bCs/>
            <w:color w:val="333333"/>
            <w:sz w:val="30"/>
            <w:szCs w:val="30"/>
            <w:lang w:eastAsia="en-CA"/>
          </w:rPr>
          <w:delText>Let's try it out</w:delText>
        </w:r>
        <w:r w:rsidRPr="006E5C42">
          <w:rPr>
            <w:rFonts w:ascii="Noto Sans" w:eastAsia="Times New Roman" w:hAnsi="Noto Sans" w:cs="Noto Sans"/>
            <w:color w:val="333333"/>
            <w:sz w:val="30"/>
            <w:szCs w:val="30"/>
            <w:lang w:eastAsia="en-CA"/>
          </w:rPr>
          <w:delText>.</w:delText>
        </w:r>
      </w:del>
    </w:p>
    <w:p w14:paraId="654D19B7" w14:textId="77777777" w:rsidR="006E5C42" w:rsidRPr="006E5C42" w:rsidRDefault="006E5C42" w:rsidP="006E5C42">
      <w:pPr>
        <w:shd w:val="clear" w:color="auto" w:fill="FFFFFF"/>
        <w:spacing w:after="173" w:line="240" w:lineRule="auto"/>
        <w:rPr>
          <w:del w:id="272" w:author="Gözde Elbir" w:date="2026-09-25T19:58:00Z" w16du:dateUtc="2026-09-25T23:58:00Z"/>
          <w:rFonts w:ascii="Noto Sans" w:eastAsia="Times New Roman" w:hAnsi="Noto Sans" w:cs="Noto Sans"/>
          <w:color w:val="333333"/>
          <w:sz w:val="30"/>
          <w:szCs w:val="30"/>
          <w:lang w:eastAsia="en-CA"/>
        </w:rPr>
      </w:pPr>
      <w:del w:id="273" w:author="Gözde Elbir" w:date="2026-09-25T19:58:00Z" w16du:dateUtc="2026-09-25T23:58:00Z">
        <w:r w:rsidRPr="006E5C42">
          <w:rPr>
            <w:rFonts w:ascii="Noto Sans" w:eastAsia="Times New Roman" w:hAnsi="Noto Sans" w:cs="Noto Sans"/>
            <w:color w:val="333333"/>
            <w:sz w:val="30"/>
            <w:szCs w:val="30"/>
            <w:lang w:eastAsia="en-CA"/>
          </w:rPr>
          <w:delText>8. You will be pinged on your phone to </w:delText>
        </w:r>
        <w:r w:rsidRPr="006E5C42">
          <w:rPr>
            <w:rFonts w:ascii="Noto Sans" w:eastAsia="Times New Roman" w:hAnsi="Noto Sans" w:cs="Noto Sans"/>
            <w:b/>
            <w:bCs/>
            <w:color w:val="333333"/>
            <w:sz w:val="30"/>
            <w:szCs w:val="30"/>
            <w:lang w:eastAsia="en-CA"/>
          </w:rPr>
          <w:delText>Approve the sign-in</w:delText>
        </w:r>
        <w:r w:rsidRPr="006E5C42">
          <w:rPr>
            <w:rFonts w:ascii="Noto Sans" w:eastAsia="Times New Roman" w:hAnsi="Noto Sans" w:cs="Noto Sans"/>
            <w:color w:val="333333"/>
            <w:sz w:val="30"/>
            <w:szCs w:val="30"/>
            <w:lang w:eastAsia="en-CA"/>
          </w:rPr>
          <w:delText>.</w:delText>
        </w:r>
      </w:del>
    </w:p>
    <w:p w14:paraId="59E071A6" w14:textId="77777777" w:rsidR="006E5C42" w:rsidRPr="006E5C42" w:rsidRDefault="006E5C42" w:rsidP="006E5C42">
      <w:pPr>
        <w:numPr>
          <w:ilvl w:val="0"/>
          <w:numId w:val="14"/>
        </w:numPr>
        <w:shd w:val="clear" w:color="auto" w:fill="FFFFFF"/>
        <w:spacing w:before="100" w:beforeAutospacing="1" w:after="100" w:afterAutospacing="1" w:line="240" w:lineRule="auto"/>
        <w:rPr>
          <w:del w:id="274" w:author="Gözde Elbir" w:date="2026-09-25T19:58:00Z" w16du:dateUtc="2026-09-25T23:58:00Z"/>
          <w:rFonts w:ascii="Noto Sans" w:eastAsia="Times New Roman" w:hAnsi="Noto Sans" w:cs="Noto Sans"/>
          <w:color w:val="333333"/>
          <w:sz w:val="30"/>
          <w:szCs w:val="30"/>
          <w:lang w:eastAsia="en-CA"/>
        </w:rPr>
      </w:pPr>
      <w:del w:id="275" w:author="Gözde Elbir" w:date="2026-09-25T19:58:00Z" w16du:dateUtc="2026-09-25T23:58:00Z">
        <w:r w:rsidRPr="006E5C42">
          <w:rPr>
            <w:rFonts w:ascii="Noto Sans" w:eastAsia="Times New Roman" w:hAnsi="Noto Sans" w:cs="Noto Sans"/>
            <w:color w:val="333333"/>
            <w:sz w:val="30"/>
            <w:szCs w:val="30"/>
            <w:lang w:eastAsia="en-CA"/>
          </w:rPr>
          <w:delText>You will see a small notification on your phone. Tap on it to reveal more options.</w:delText>
        </w:r>
      </w:del>
    </w:p>
    <w:p w14:paraId="1274C3ED" w14:textId="77777777" w:rsidR="006E5C42" w:rsidRPr="006E5C42" w:rsidRDefault="006E5C42" w:rsidP="006E5C42">
      <w:pPr>
        <w:numPr>
          <w:ilvl w:val="0"/>
          <w:numId w:val="14"/>
        </w:numPr>
        <w:shd w:val="clear" w:color="auto" w:fill="FFFFFF"/>
        <w:spacing w:before="100" w:beforeAutospacing="1" w:after="100" w:afterAutospacing="1" w:line="240" w:lineRule="auto"/>
        <w:rPr>
          <w:del w:id="276" w:author="Gözde Elbir" w:date="2026-09-25T19:58:00Z" w16du:dateUtc="2026-09-25T23:58:00Z"/>
          <w:rFonts w:ascii="Noto Sans" w:eastAsia="Times New Roman" w:hAnsi="Noto Sans" w:cs="Noto Sans"/>
          <w:color w:val="333333"/>
          <w:sz w:val="30"/>
          <w:szCs w:val="30"/>
          <w:lang w:eastAsia="en-CA"/>
        </w:rPr>
      </w:pPr>
      <w:del w:id="277" w:author="Gözde Elbir" w:date="2026-09-25T19:58:00Z" w16du:dateUtc="2026-09-25T23:58:00Z">
        <w:r w:rsidRPr="006E5C42">
          <w:rPr>
            <w:rFonts w:ascii="Noto Sans" w:eastAsia="Times New Roman" w:hAnsi="Noto Sans" w:cs="Noto Sans"/>
            <w:color w:val="333333"/>
            <w:sz w:val="30"/>
            <w:szCs w:val="30"/>
            <w:lang w:eastAsia="en-CA"/>
          </w:rPr>
          <w:delText>The notification expands into a pop-up window. Approve the sign-in request by tapping on “</w:delText>
        </w:r>
        <w:r w:rsidRPr="006E5C42">
          <w:rPr>
            <w:rFonts w:ascii="Noto Sans" w:eastAsia="Times New Roman" w:hAnsi="Noto Sans" w:cs="Noto Sans"/>
            <w:b/>
            <w:bCs/>
            <w:color w:val="333333"/>
            <w:sz w:val="30"/>
            <w:szCs w:val="30"/>
            <w:lang w:eastAsia="en-CA"/>
          </w:rPr>
          <w:delText>Approve</w:delText>
        </w:r>
        <w:r w:rsidRPr="006E5C42">
          <w:rPr>
            <w:rFonts w:ascii="Noto Sans" w:eastAsia="Times New Roman" w:hAnsi="Noto Sans" w:cs="Noto Sans"/>
            <w:color w:val="333333"/>
            <w:sz w:val="30"/>
            <w:szCs w:val="30"/>
            <w:lang w:eastAsia="en-CA"/>
          </w:rPr>
          <w:delText>”. </w:delText>
        </w:r>
      </w:del>
    </w:p>
    <w:p w14:paraId="248D0DAD" w14:textId="77777777" w:rsidR="006E5C42" w:rsidRPr="006E5C42" w:rsidRDefault="006E5C42" w:rsidP="006E5C42">
      <w:pPr>
        <w:numPr>
          <w:ilvl w:val="0"/>
          <w:numId w:val="14"/>
        </w:numPr>
        <w:shd w:val="clear" w:color="auto" w:fill="FFFFFF"/>
        <w:spacing w:before="100" w:beforeAutospacing="1" w:after="100" w:afterAutospacing="1" w:line="240" w:lineRule="auto"/>
        <w:rPr>
          <w:del w:id="278" w:author="Gözde Elbir" w:date="2026-09-25T19:58:00Z" w16du:dateUtc="2026-09-25T23:58:00Z"/>
          <w:rFonts w:ascii="Noto Sans" w:eastAsia="Times New Roman" w:hAnsi="Noto Sans" w:cs="Noto Sans"/>
          <w:color w:val="333333"/>
          <w:sz w:val="30"/>
          <w:szCs w:val="30"/>
          <w:lang w:eastAsia="en-CA"/>
        </w:rPr>
      </w:pPr>
      <w:del w:id="279" w:author="Gözde Elbir" w:date="2026-09-25T19:58:00Z" w16du:dateUtc="2026-09-25T23:58:00Z">
        <w:r w:rsidRPr="006E5C42">
          <w:rPr>
            <w:rFonts w:ascii="Noto Sans" w:eastAsia="Times New Roman" w:hAnsi="Noto Sans" w:cs="Noto Sans"/>
            <w:color w:val="333333"/>
            <w:sz w:val="30"/>
            <w:szCs w:val="30"/>
            <w:lang w:eastAsia="en-CA"/>
          </w:rPr>
          <w:delText>Since App Lock is enabled, you will be prompted to unlock Microsoft Authenticator using the PIN, fingerprint or other unlock mechanism you have set for your smartphone.</w:delText>
        </w:r>
      </w:del>
    </w:p>
    <w:p w14:paraId="525270A0" w14:textId="77777777" w:rsidR="006E5C42" w:rsidRPr="006E5C42" w:rsidRDefault="006E5C42" w:rsidP="006E5C42">
      <w:pPr>
        <w:numPr>
          <w:ilvl w:val="0"/>
          <w:numId w:val="14"/>
        </w:numPr>
        <w:shd w:val="clear" w:color="auto" w:fill="FFFFFF"/>
        <w:spacing w:before="100" w:beforeAutospacing="1" w:after="100" w:afterAutospacing="1" w:line="240" w:lineRule="auto"/>
        <w:rPr>
          <w:del w:id="280" w:author="Gözde Elbir" w:date="2026-09-25T19:58:00Z" w16du:dateUtc="2026-09-25T23:58:00Z"/>
          <w:rFonts w:ascii="Noto Sans" w:eastAsia="Times New Roman" w:hAnsi="Noto Sans" w:cs="Noto Sans"/>
          <w:color w:val="333333"/>
          <w:sz w:val="30"/>
          <w:szCs w:val="30"/>
          <w:lang w:eastAsia="en-CA"/>
        </w:rPr>
      </w:pPr>
      <w:del w:id="281" w:author="Gözde Elbir" w:date="2026-09-25T19:58:00Z" w16du:dateUtc="2026-09-25T23:58:00Z">
        <w:r w:rsidRPr="006E5C42">
          <w:rPr>
            <w:rFonts w:ascii="Noto Sans" w:eastAsia="Times New Roman" w:hAnsi="Noto Sans" w:cs="Noto Sans"/>
            <w:color w:val="333333"/>
            <w:sz w:val="30"/>
            <w:szCs w:val="30"/>
            <w:lang w:eastAsia="en-CA"/>
          </w:rPr>
          <w:delText>Close the </w:delText>
        </w:r>
        <w:r w:rsidRPr="006E5C42">
          <w:rPr>
            <w:rFonts w:ascii="Noto Sans" w:eastAsia="Times New Roman" w:hAnsi="Noto Sans" w:cs="Noto Sans"/>
            <w:b/>
            <w:bCs/>
            <w:color w:val="333333"/>
            <w:sz w:val="30"/>
            <w:szCs w:val="30"/>
            <w:lang w:eastAsia="en-CA"/>
          </w:rPr>
          <w:delText>Microsoft Authenticator</w:delText>
        </w:r>
        <w:r w:rsidRPr="006E5C42">
          <w:rPr>
            <w:rFonts w:ascii="Noto Sans" w:eastAsia="Times New Roman" w:hAnsi="Noto Sans" w:cs="Noto Sans"/>
            <w:color w:val="333333"/>
            <w:sz w:val="30"/>
            <w:szCs w:val="30"/>
            <w:lang w:eastAsia="en-CA"/>
          </w:rPr>
          <w:delText> app.</w:delText>
        </w:r>
      </w:del>
    </w:p>
    <w:p w14:paraId="3FB78E9B" w14:textId="77777777" w:rsidR="006E5C42" w:rsidRPr="006E5C42" w:rsidRDefault="006E5C42" w:rsidP="006E5C42">
      <w:pPr>
        <w:numPr>
          <w:ilvl w:val="0"/>
          <w:numId w:val="14"/>
        </w:numPr>
        <w:shd w:val="clear" w:color="auto" w:fill="FFFFFF"/>
        <w:spacing w:before="100" w:beforeAutospacing="1" w:after="100" w:afterAutospacing="1" w:line="240" w:lineRule="auto"/>
        <w:rPr>
          <w:del w:id="282" w:author="Gözde Elbir" w:date="2026-09-25T19:58:00Z" w16du:dateUtc="2026-09-25T23:58:00Z"/>
          <w:rFonts w:ascii="Noto Sans" w:eastAsia="Times New Roman" w:hAnsi="Noto Sans" w:cs="Noto Sans"/>
          <w:color w:val="333333"/>
          <w:sz w:val="30"/>
          <w:szCs w:val="30"/>
          <w:lang w:eastAsia="en-CA"/>
        </w:rPr>
      </w:pPr>
      <w:del w:id="283" w:author="Gözde Elbir" w:date="2026-09-25T19:58:00Z" w16du:dateUtc="2026-09-25T23:58:00Z">
        <w:r w:rsidRPr="006E5C42">
          <w:rPr>
            <w:rFonts w:ascii="Noto Sans" w:eastAsia="Times New Roman" w:hAnsi="Noto Sans" w:cs="Noto Sans"/>
            <w:color w:val="333333"/>
            <w:sz w:val="30"/>
            <w:szCs w:val="30"/>
            <w:lang w:eastAsia="en-CA"/>
          </w:rPr>
          <w:delText>Your computer screen will automatically update to show </w:delText>
        </w:r>
        <w:r w:rsidRPr="006E5C42">
          <w:rPr>
            <w:rFonts w:ascii="Noto Sans" w:eastAsia="Times New Roman" w:hAnsi="Noto Sans" w:cs="Noto Sans"/>
            <w:b/>
            <w:bCs/>
            <w:color w:val="333333"/>
            <w:sz w:val="30"/>
            <w:szCs w:val="30"/>
            <w:lang w:eastAsia="en-CA"/>
          </w:rPr>
          <w:delText>Notification approved</w:delText>
        </w:r>
        <w:r w:rsidRPr="006E5C42">
          <w:rPr>
            <w:rFonts w:ascii="Noto Sans" w:eastAsia="Times New Roman" w:hAnsi="Noto Sans" w:cs="Noto Sans"/>
            <w:color w:val="333333"/>
            <w:sz w:val="30"/>
            <w:szCs w:val="30"/>
            <w:lang w:eastAsia="en-CA"/>
          </w:rPr>
          <w:delText>. Click "</w:delText>
        </w:r>
        <w:r w:rsidRPr="006E5C42">
          <w:rPr>
            <w:rFonts w:ascii="Noto Sans" w:eastAsia="Times New Roman" w:hAnsi="Noto Sans" w:cs="Noto Sans"/>
            <w:b/>
            <w:bCs/>
            <w:color w:val="333333"/>
            <w:sz w:val="30"/>
            <w:szCs w:val="30"/>
            <w:lang w:eastAsia="en-CA"/>
          </w:rPr>
          <w:delText>Next</w:delText>
        </w:r>
        <w:r w:rsidRPr="006E5C42">
          <w:rPr>
            <w:rFonts w:ascii="Noto Sans" w:eastAsia="Times New Roman" w:hAnsi="Noto Sans" w:cs="Noto Sans"/>
            <w:color w:val="333333"/>
            <w:sz w:val="30"/>
            <w:szCs w:val="30"/>
            <w:lang w:eastAsia="en-CA"/>
          </w:rPr>
          <w:delText>".</w:delText>
        </w:r>
      </w:del>
    </w:p>
    <w:p w14:paraId="7FE69A09" w14:textId="77777777" w:rsidR="006E5C42" w:rsidRPr="006E5C42" w:rsidRDefault="006E5C42" w:rsidP="006E5C42">
      <w:pPr>
        <w:shd w:val="clear" w:color="auto" w:fill="FFFFFF"/>
        <w:spacing w:after="173" w:line="240" w:lineRule="auto"/>
        <w:rPr>
          <w:del w:id="284" w:author="Gözde Elbir" w:date="2026-09-25T19:58:00Z" w16du:dateUtc="2026-09-25T23:58:00Z"/>
          <w:rFonts w:ascii="Noto Sans" w:eastAsia="Times New Roman" w:hAnsi="Noto Sans" w:cs="Noto Sans"/>
          <w:color w:val="333333"/>
          <w:sz w:val="30"/>
          <w:szCs w:val="30"/>
          <w:lang w:eastAsia="en-CA"/>
        </w:rPr>
      </w:pPr>
      <w:del w:id="285" w:author="Gözde Elbir" w:date="2026-09-25T19:58:00Z" w16du:dateUtc="2026-09-25T23:58:00Z">
        <w:r w:rsidRPr="006E5C42">
          <w:rPr>
            <w:rFonts w:ascii="Noto Sans" w:eastAsia="Times New Roman" w:hAnsi="Noto Sans" w:cs="Noto Sans"/>
            <w:color w:val="333333"/>
            <w:sz w:val="30"/>
            <w:szCs w:val="30"/>
            <w:lang w:eastAsia="en-CA"/>
          </w:rPr>
          <w:delText>9. Follow the on screen instructions to add a second authentication method e.g. phone number. To do this, enter your phone number, select Canada (+1), select “</w:delText>
        </w:r>
        <w:r w:rsidRPr="006E5C42">
          <w:rPr>
            <w:rFonts w:ascii="Noto Sans" w:eastAsia="Times New Roman" w:hAnsi="Noto Sans" w:cs="Noto Sans"/>
            <w:b/>
            <w:bCs/>
            <w:color w:val="333333"/>
            <w:sz w:val="30"/>
            <w:szCs w:val="30"/>
            <w:lang w:eastAsia="en-CA"/>
          </w:rPr>
          <w:delText>Text me a code</w:delText>
        </w:r>
        <w:r w:rsidRPr="006E5C42">
          <w:rPr>
            <w:rFonts w:ascii="Noto Sans" w:eastAsia="Times New Roman" w:hAnsi="Noto Sans" w:cs="Noto Sans"/>
            <w:color w:val="333333"/>
            <w:sz w:val="30"/>
            <w:szCs w:val="30"/>
            <w:lang w:eastAsia="en-CA"/>
          </w:rPr>
          <w:delText>” and then “</w:delText>
        </w:r>
        <w:r w:rsidRPr="006E5C42">
          <w:rPr>
            <w:rFonts w:ascii="Noto Sans" w:eastAsia="Times New Roman" w:hAnsi="Noto Sans" w:cs="Noto Sans"/>
            <w:b/>
            <w:bCs/>
            <w:color w:val="333333"/>
            <w:sz w:val="30"/>
            <w:szCs w:val="30"/>
            <w:lang w:eastAsia="en-CA"/>
          </w:rPr>
          <w:delText>Next</w:delText>
        </w:r>
        <w:r w:rsidRPr="006E5C42">
          <w:rPr>
            <w:rFonts w:ascii="Noto Sans" w:eastAsia="Times New Roman" w:hAnsi="Noto Sans" w:cs="Noto Sans"/>
            <w:color w:val="333333"/>
            <w:sz w:val="30"/>
            <w:szCs w:val="30"/>
            <w:lang w:eastAsia="en-CA"/>
          </w:rPr>
          <w:delText>”. You will receive a text message with a code on your phone. Enter the code received by text message then select "</w:delText>
        </w:r>
        <w:r w:rsidRPr="006E5C42">
          <w:rPr>
            <w:rFonts w:ascii="Noto Sans" w:eastAsia="Times New Roman" w:hAnsi="Noto Sans" w:cs="Noto Sans"/>
            <w:b/>
            <w:bCs/>
            <w:color w:val="333333"/>
            <w:sz w:val="30"/>
            <w:szCs w:val="30"/>
            <w:lang w:eastAsia="en-CA"/>
          </w:rPr>
          <w:delText>Next</w:delText>
        </w:r>
        <w:r w:rsidRPr="006E5C42">
          <w:rPr>
            <w:rFonts w:ascii="Noto Sans" w:eastAsia="Times New Roman" w:hAnsi="Noto Sans" w:cs="Noto Sans"/>
            <w:color w:val="333333"/>
            <w:sz w:val="30"/>
            <w:szCs w:val="30"/>
            <w:lang w:eastAsia="en-CA"/>
          </w:rPr>
          <w:delText>". Then "</w:delText>
        </w:r>
        <w:r w:rsidRPr="006E5C42">
          <w:rPr>
            <w:rFonts w:ascii="Noto Sans" w:eastAsia="Times New Roman" w:hAnsi="Noto Sans" w:cs="Noto Sans"/>
            <w:b/>
            <w:bCs/>
            <w:color w:val="333333"/>
            <w:sz w:val="30"/>
            <w:szCs w:val="30"/>
            <w:lang w:eastAsia="en-CA"/>
          </w:rPr>
          <w:delText>Next</w:delText>
        </w:r>
        <w:r w:rsidRPr="006E5C42">
          <w:rPr>
            <w:rFonts w:ascii="Noto Sans" w:eastAsia="Times New Roman" w:hAnsi="Noto Sans" w:cs="Noto Sans"/>
            <w:color w:val="333333"/>
            <w:sz w:val="30"/>
            <w:szCs w:val="30"/>
            <w:lang w:eastAsia="en-CA"/>
          </w:rPr>
          <w:delText>" again and then "</w:delText>
        </w:r>
        <w:r w:rsidRPr="006E5C42">
          <w:rPr>
            <w:rFonts w:ascii="Noto Sans" w:eastAsia="Times New Roman" w:hAnsi="Noto Sans" w:cs="Noto Sans"/>
            <w:b/>
            <w:bCs/>
            <w:color w:val="333333"/>
            <w:sz w:val="30"/>
            <w:szCs w:val="30"/>
            <w:lang w:eastAsia="en-CA"/>
          </w:rPr>
          <w:delText>Done</w:delText>
        </w:r>
        <w:r w:rsidRPr="006E5C42">
          <w:rPr>
            <w:rFonts w:ascii="Noto Sans" w:eastAsia="Times New Roman" w:hAnsi="Noto Sans" w:cs="Noto Sans"/>
            <w:color w:val="333333"/>
            <w:sz w:val="30"/>
            <w:szCs w:val="30"/>
            <w:lang w:eastAsia="en-CA"/>
          </w:rPr>
          <w:delText>". </w:delText>
        </w:r>
      </w:del>
    </w:p>
    <w:p w14:paraId="4CB04148" w14:textId="77777777" w:rsidR="006E5C42" w:rsidRPr="006E5C42" w:rsidRDefault="006E5C42" w:rsidP="006E5C42">
      <w:pPr>
        <w:numPr>
          <w:ilvl w:val="0"/>
          <w:numId w:val="15"/>
        </w:numPr>
        <w:shd w:val="clear" w:color="auto" w:fill="FFFFFF"/>
        <w:spacing w:before="100" w:beforeAutospacing="1" w:after="100" w:afterAutospacing="1" w:line="240" w:lineRule="auto"/>
        <w:rPr>
          <w:del w:id="286" w:author="Gözde Elbir" w:date="2026-09-25T19:58:00Z" w16du:dateUtc="2026-09-25T23:58:00Z"/>
          <w:rFonts w:ascii="Noto Sans" w:eastAsia="Times New Roman" w:hAnsi="Noto Sans" w:cs="Noto Sans"/>
          <w:color w:val="333333"/>
          <w:sz w:val="30"/>
          <w:szCs w:val="30"/>
          <w:lang w:eastAsia="en-CA"/>
        </w:rPr>
      </w:pPr>
      <w:del w:id="287" w:author="Gözde Elbir" w:date="2026-09-25T19:58:00Z" w16du:dateUtc="2026-09-25T23:58:00Z">
        <w:r w:rsidRPr="006E5C42">
          <w:rPr>
            <w:rFonts w:ascii="Noto Sans" w:eastAsia="Times New Roman" w:hAnsi="Noto Sans" w:cs="Noto Sans"/>
            <w:color w:val="333333"/>
            <w:sz w:val="30"/>
            <w:szCs w:val="30"/>
            <w:lang w:eastAsia="en-CA"/>
          </w:rPr>
          <w:delText>From now on, if you do not have access to the authentication tool to log into Cadet365, you can select the "</w:delText>
        </w:r>
        <w:r w:rsidRPr="006E5C42">
          <w:rPr>
            <w:rFonts w:ascii="Noto Sans" w:eastAsia="Times New Roman" w:hAnsi="Noto Sans" w:cs="Noto Sans"/>
            <w:b/>
            <w:bCs/>
            <w:color w:val="333333"/>
            <w:sz w:val="30"/>
            <w:szCs w:val="30"/>
            <w:lang w:eastAsia="en-CA"/>
          </w:rPr>
          <w:delText>Sign in another way</w:delText>
        </w:r>
        <w:r w:rsidRPr="006E5C42">
          <w:rPr>
            <w:rFonts w:ascii="Noto Sans" w:eastAsia="Times New Roman" w:hAnsi="Noto Sans" w:cs="Noto Sans"/>
            <w:color w:val="333333"/>
            <w:sz w:val="30"/>
            <w:szCs w:val="30"/>
            <w:lang w:eastAsia="en-CA"/>
          </w:rPr>
          <w:delText>" option to display and choose the "</w:delText>
        </w:r>
        <w:r w:rsidRPr="006E5C42">
          <w:rPr>
            <w:rFonts w:ascii="Noto Sans" w:eastAsia="Times New Roman" w:hAnsi="Noto Sans" w:cs="Noto Sans"/>
            <w:b/>
            <w:bCs/>
            <w:color w:val="333333"/>
            <w:sz w:val="30"/>
            <w:szCs w:val="30"/>
            <w:lang w:eastAsia="en-CA"/>
          </w:rPr>
          <w:delText>Phone</w:delText>
        </w:r>
        <w:r w:rsidRPr="006E5C42">
          <w:rPr>
            <w:rFonts w:ascii="Noto Sans" w:eastAsia="Times New Roman" w:hAnsi="Noto Sans" w:cs="Noto Sans"/>
            <w:color w:val="333333"/>
            <w:sz w:val="30"/>
            <w:szCs w:val="30"/>
            <w:lang w:eastAsia="en-CA"/>
          </w:rPr>
          <w:delText>" option. </w:delText>
        </w:r>
      </w:del>
    </w:p>
    <w:p w14:paraId="20C5444B" w14:textId="77777777" w:rsidR="006E5C42" w:rsidRPr="006E5C42" w:rsidRDefault="006E5C42" w:rsidP="006E5C42">
      <w:pPr>
        <w:numPr>
          <w:ilvl w:val="0"/>
          <w:numId w:val="15"/>
        </w:numPr>
        <w:shd w:val="clear" w:color="auto" w:fill="FFFFFF"/>
        <w:spacing w:before="100" w:beforeAutospacing="1" w:after="100" w:afterAutospacing="1" w:line="240" w:lineRule="auto"/>
        <w:rPr>
          <w:del w:id="288" w:author="Gözde Elbir" w:date="2026-09-25T19:58:00Z" w16du:dateUtc="2026-09-25T23:58:00Z"/>
          <w:rFonts w:ascii="Noto Sans" w:eastAsia="Times New Roman" w:hAnsi="Noto Sans" w:cs="Noto Sans"/>
          <w:color w:val="333333"/>
          <w:sz w:val="30"/>
          <w:szCs w:val="30"/>
          <w:lang w:eastAsia="en-CA"/>
        </w:rPr>
      </w:pPr>
      <w:del w:id="289" w:author="Gözde Elbir" w:date="2026-09-25T19:58:00Z" w16du:dateUtc="2026-09-25T23:58:00Z">
        <w:r w:rsidRPr="006E5C42">
          <w:rPr>
            <w:rFonts w:ascii="Noto Sans" w:eastAsia="Times New Roman" w:hAnsi="Noto Sans" w:cs="Noto Sans"/>
            <w:color w:val="333333"/>
            <w:sz w:val="30"/>
            <w:szCs w:val="30"/>
            <w:lang w:eastAsia="en-CA"/>
          </w:rPr>
          <w:delText>On your phone’s Authenticator app, you will see all the accounts you have to authenticate with your device. If this is your first time doing this, you will only see your Cadet365 account. Every time you log into Cadet365 on your PC, you will receive a push notification on your device to approve your login.</w:delText>
        </w:r>
      </w:del>
    </w:p>
    <w:p w14:paraId="4AD9C29E" w14:textId="77777777" w:rsidR="006E5C42" w:rsidRPr="006E5C42" w:rsidRDefault="006E5C42" w:rsidP="006E5C42">
      <w:pPr>
        <w:shd w:val="clear" w:color="auto" w:fill="FFFFFF"/>
        <w:spacing w:after="173" w:line="240" w:lineRule="auto"/>
        <w:rPr>
          <w:del w:id="290" w:author="Gözde Elbir" w:date="2026-09-25T19:58:00Z" w16du:dateUtc="2026-09-25T23:58:00Z"/>
          <w:rFonts w:ascii="Noto Sans" w:eastAsia="Times New Roman" w:hAnsi="Noto Sans" w:cs="Noto Sans"/>
          <w:color w:val="333333"/>
          <w:sz w:val="30"/>
          <w:szCs w:val="30"/>
          <w:lang w:eastAsia="en-CA"/>
        </w:rPr>
      </w:pPr>
      <w:del w:id="291" w:author="Gözde Elbir" w:date="2026-09-25T19:58:00Z" w16du:dateUtc="2026-09-25T23:58:00Z">
        <w:r w:rsidRPr="006E5C42">
          <w:rPr>
            <w:rFonts w:ascii="Noto Sans" w:eastAsia="Times New Roman" w:hAnsi="Noto Sans" w:cs="Noto Sans"/>
            <w:color w:val="333333"/>
            <w:sz w:val="30"/>
            <w:szCs w:val="30"/>
            <w:lang w:eastAsia="en-CA"/>
          </w:rPr>
          <w:delText>10. The screen will update to "</w:delText>
        </w:r>
        <w:r w:rsidRPr="006E5C42">
          <w:rPr>
            <w:rFonts w:ascii="Noto Sans" w:eastAsia="Times New Roman" w:hAnsi="Noto Sans" w:cs="Noto Sans"/>
            <w:b/>
            <w:bCs/>
            <w:color w:val="333333"/>
            <w:sz w:val="30"/>
            <w:szCs w:val="30"/>
            <w:lang w:eastAsia="en-CA"/>
          </w:rPr>
          <w:delText>Stay signed in?</w:delText>
        </w:r>
        <w:r w:rsidRPr="006E5C42">
          <w:rPr>
            <w:rFonts w:ascii="Noto Sans" w:eastAsia="Times New Roman" w:hAnsi="Noto Sans" w:cs="Noto Sans"/>
            <w:color w:val="333333"/>
            <w:sz w:val="30"/>
            <w:szCs w:val="30"/>
            <w:lang w:eastAsia="en-CA"/>
          </w:rPr>
          <w:delText>", selected "</w:delText>
        </w:r>
        <w:r w:rsidRPr="006E5C42">
          <w:rPr>
            <w:rFonts w:ascii="Noto Sans" w:eastAsia="Times New Roman" w:hAnsi="Noto Sans" w:cs="Noto Sans"/>
            <w:b/>
            <w:bCs/>
            <w:color w:val="333333"/>
            <w:sz w:val="30"/>
            <w:szCs w:val="30"/>
            <w:lang w:eastAsia="en-CA"/>
          </w:rPr>
          <w:delText>Yes</w:delText>
        </w:r>
        <w:r w:rsidRPr="006E5C42">
          <w:rPr>
            <w:rFonts w:ascii="Noto Sans" w:eastAsia="Times New Roman" w:hAnsi="Noto Sans" w:cs="Noto Sans"/>
            <w:color w:val="333333"/>
            <w:sz w:val="30"/>
            <w:szCs w:val="30"/>
            <w:lang w:eastAsia="en-CA"/>
          </w:rPr>
          <w:delText>" (unless other users access your computer). </w:delText>
        </w:r>
        <w:r w:rsidRPr="006E5C42">
          <w:rPr>
            <w:rFonts w:ascii="Noto Sans" w:eastAsia="Times New Roman" w:hAnsi="Noto Sans" w:cs="Noto Sans"/>
            <w:b/>
            <w:bCs/>
            <w:color w:val="333333"/>
            <w:sz w:val="30"/>
            <w:szCs w:val="30"/>
            <w:lang w:eastAsia="en-CA"/>
          </w:rPr>
          <w:delText>The Cadet365 platform will load. Congratulations - you have successfully onboarded!</w:delText>
        </w:r>
      </w:del>
    </w:p>
    <w:p w14:paraId="1F0C0B48" w14:textId="77777777" w:rsidR="006E5C42" w:rsidRPr="00457CFC" w:rsidRDefault="006E5C42" w:rsidP="00457CFC">
      <w:pPr>
        <w:tabs>
          <w:tab w:val="left" w:pos="540"/>
        </w:tabs>
        <w:spacing w:line="360" w:lineRule="auto"/>
        <w:jc w:val="both"/>
        <w:rPr>
          <w:rFonts w:ascii="Times New Roman" w:hAnsi="Times New Roman"/>
          <w:sz w:val="24"/>
          <w:rPrChange w:id="292" w:author="Gözde Elbir" w:date="2026-09-25T19:58:00Z" w16du:dateUtc="2026-09-25T23:58:00Z">
            <w:rPr>
              <w:rFonts w:ascii="Noto Sans" w:eastAsia="Times New Roman" w:hAnsi="Noto Sans" w:cs="Noto Sans"/>
              <w:color w:val="333333"/>
              <w:sz w:val="30"/>
              <w:szCs w:val="30"/>
              <w:lang w:eastAsia="en-CA"/>
            </w:rPr>
          </w:rPrChange>
        </w:rPr>
        <w:pPrChange w:id="293" w:author="Gözde Elbir" w:date="2026-09-25T19:58:00Z" w16du:dateUtc="2026-09-25T23:58:00Z">
          <w:pPr>
            <w:shd w:val="clear" w:color="auto" w:fill="FFFFFF"/>
            <w:spacing w:before="100" w:beforeAutospacing="1" w:after="100" w:afterAutospacing="1" w:line="240" w:lineRule="auto"/>
          </w:pPr>
        </w:pPrChange>
      </w:pPr>
    </w:p>
    <w:p w14:paraId="2C198181" w14:textId="77777777" w:rsidR="00D047BF" w:rsidRPr="003053F4" w:rsidRDefault="00D047BF" w:rsidP="00CF3562">
      <w:pPr>
        <w:tabs>
          <w:tab w:val="left" w:pos="540"/>
        </w:tabs>
        <w:spacing w:line="360" w:lineRule="auto"/>
        <w:jc w:val="both"/>
        <w:rPr>
          <w:rFonts w:ascii="Times New Roman" w:hAnsi="Times New Roman"/>
          <w:sz w:val="24"/>
          <w:rPrChange w:id="294" w:author="Gözde Elbir" w:date="2026-09-25T19:58:00Z" w16du:dateUtc="2026-09-25T23:58:00Z">
            <w:rPr>
              <w:rFonts w:ascii="Noto Sans" w:hAnsi="Noto Sans" w:cs="Noto Sans"/>
              <w:color w:val="333333"/>
              <w:sz w:val="30"/>
              <w:szCs w:val="30"/>
              <w:shd w:val="clear" w:color="auto" w:fill="FFFFFF"/>
            </w:rPr>
          </w:rPrChange>
        </w:rPr>
        <w:pPrChange w:id="295" w:author="Gözde Elbir" w:date="2026-09-25T19:58:00Z" w16du:dateUtc="2026-09-25T23:58:00Z">
          <w:pPr/>
        </w:pPrChange>
      </w:pPr>
    </w:p>
    <w:p w14:paraId="6989FC1D" w14:textId="77777777" w:rsidR="006E5C42" w:rsidRPr="003053F4" w:rsidRDefault="006E5C42" w:rsidP="00CF3562">
      <w:pPr>
        <w:pStyle w:val="ListParagraph"/>
        <w:spacing w:line="360" w:lineRule="auto"/>
        <w:jc w:val="both"/>
        <w:rPr>
          <w:rFonts w:ascii="Times New Roman" w:hAnsi="Times New Roman"/>
          <w:sz w:val="24"/>
          <w:rPrChange w:id="296" w:author="Gözde Elbir" w:date="2026-09-25T19:58:00Z" w16du:dateUtc="2026-09-25T23:58:00Z">
            <w:rPr/>
          </w:rPrChange>
        </w:rPr>
        <w:pPrChange w:id="297" w:author="Gözde Elbir" w:date="2026-09-25T19:58:00Z" w16du:dateUtc="2026-09-25T23:58:00Z">
          <w:pPr/>
        </w:pPrChange>
      </w:pPr>
    </w:p>
    <w:sectPr w:rsidR="006E5C42" w:rsidRPr="003053F4" w:rsidSect="00EA022D">
      <w:headerReference w:type="default" r:id="rId12"/>
      <w:footerReference w:type="default" r:id="rId13"/>
      <w:pgSz w:w="11906" w:h="16838"/>
      <w:pgMar w:top="1440" w:right="1440" w:bottom="1440" w:left="1440" w:header="708" w:footer="708" w:gutter="0"/>
      <w:cols w:space="708"/>
      <w:docGrid w:linePitch="360"/>
      <w:sectPrChange w:id="299" w:author="Gözde Elbir" w:date="2026-09-25T19:58:00Z" w16du:dateUtc="2026-09-25T23:58:00Z">
        <w:sectPr w:rsidR="006E5C42" w:rsidRPr="003053F4" w:rsidSect="00EA022D">
          <w:pgSz w:w="12240" w:h="15840"/>
          <w:pgMar w:top="1440" w:right="1440" w:bottom="1440" w:left="1440"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FE5780" w14:textId="77777777" w:rsidR="00465B82" w:rsidRDefault="00465B82" w:rsidP="004F2097">
      <w:pPr>
        <w:spacing w:after="0" w:line="240" w:lineRule="auto"/>
      </w:pPr>
      <w:r>
        <w:separator/>
      </w:r>
    </w:p>
  </w:endnote>
  <w:endnote w:type="continuationSeparator" w:id="0">
    <w:p w14:paraId="5DD4D511" w14:textId="77777777" w:rsidR="00465B82" w:rsidRDefault="00465B82" w:rsidP="004F2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Noto Sans">
    <w:altName w:val="Times New Roman"/>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6B96E" w14:textId="77777777" w:rsidR="00BE1A34" w:rsidRDefault="00BE1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9100EB" w14:textId="77777777" w:rsidR="00465B82" w:rsidRDefault="00465B82" w:rsidP="004F2097">
      <w:pPr>
        <w:spacing w:after="0" w:line="240" w:lineRule="auto"/>
      </w:pPr>
      <w:r>
        <w:separator/>
      </w:r>
    </w:p>
  </w:footnote>
  <w:footnote w:type="continuationSeparator" w:id="0">
    <w:p w14:paraId="487746F9" w14:textId="77777777" w:rsidR="00465B82" w:rsidRDefault="00465B82" w:rsidP="004F2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F2A606" w14:textId="77777777" w:rsidR="00BE1A34" w:rsidRDefault="00BE1A34">
    <w:pPr>
      <w:pStyle w:val="PlainText"/>
      <w:pPrChange w:id="298" w:author="Gözde Elbir" w:date="2026-09-25T19:58:00Z" w16du:dateUtc="2026-09-25T23:58: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25DC2"/>
    <w:multiLevelType w:val="hybridMultilevel"/>
    <w:tmpl w:val="7804B81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CCE76F8"/>
    <w:multiLevelType w:val="hybridMultilevel"/>
    <w:tmpl w:val="6ADE577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FAE1E28"/>
    <w:multiLevelType w:val="multilevel"/>
    <w:tmpl w:val="3484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22988"/>
    <w:multiLevelType w:val="multilevel"/>
    <w:tmpl w:val="186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C2829"/>
    <w:multiLevelType w:val="multilevel"/>
    <w:tmpl w:val="B4D00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842F5"/>
    <w:multiLevelType w:val="multilevel"/>
    <w:tmpl w:val="E1C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03F9B"/>
    <w:multiLevelType w:val="multilevel"/>
    <w:tmpl w:val="BA7A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A281D"/>
    <w:multiLevelType w:val="multilevel"/>
    <w:tmpl w:val="42DC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B6ED5"/>
    <w:multiLevelType w:val="multilevel"/>
    <w:tmpl w:val="53C6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25532"/>
    <w:multiLevelType w:val="multilevel"/>
    <w:tmpl w:val="4936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F13CA"/>
    <w:multiLevelType w:val="hybridMultilevel"/>
    <w:tmpl w:val="BF2C84B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ED070DD"/>
    <w:multiLevelType w:val="multilevel"/>
    <w:tmpl w:val="207E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D3D12"/>
    <w:multiLevelType w:val="multilevel"/>
    <w:tmpl w:val="4A60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438C5"/>
    <w:multiLevelType w:val="hybridMultilevel"/>
    <w:tmpl w:val="F4E6C0EA"/>
    <w:lvl w:ilvl="0" w:tplc="997CC096">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15:restartNumberingAfterBreak="0">
    <w:nsid w:val="42810868"/>
    <w:multiLevelType w:val="multilevel"/>
    <w:tmpl w:val="68DE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213AB"/>
    <w:multiLevelType w:val="multilevel"/>
    <w:tmpl w:val="8DF8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A1328"/>
    <w:multiLevelType w:val="multilevel"/>
    <w:tmpl w:val="1E5A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75BE5"/>
    <w:multiLevelType w:val="hybridMultilevel"/>
    <w:tmpl w:val="3F9258B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7C643F5"/>
    <w:multiLevelType w:val="multilevel"/>
    <w:tmpl w:val="B0DE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736E3"/>
    <w:multiLevelType w:val="hybridMultilevel"/>
    <w:tmpl w:val="0B088B7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7BFF2D77"/>
    <w:multiLevelType w:val="multilevel"/>
    <w:tmpl w:val="F4BA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011066">
    <w:abstractNumId w:val="4"/>
  </w:num>
  <w:num w:numId="2" w16cid:durableId="1344479951">
    <w:abstractNumId w:val="8"/>
  </w:num>
  <w:num w:numId="3" w16cid:durableId="1477995168">
    <w:abstractNumId w:val="9"/>
  </w:num>
  <w:num w:numId="4" w16cid:durableId="589894287">
    <w:abstractNumId w:val="5"/>
  </w:num>
  <w:num w:numId="5" w16cid:durableId="1980506">
    <w:abstractNumId w:val="2"/>
  </w:num>
  <w:num w:numId="6" w16cid:durableId="430857551">
    <w:abstractNumId w:val="18"/>
  </w:num>
  <w:num w:numId="7" w16cid:durableId="954553707">
    <w:abstractNumId w:val="20"/>
  </w:num>
  <w:num w:numId="8" w16cid:durableId="1441415348">
    <w:abstractNumId w:val="16"/>
  </w:num>
  <w:num w:numId="9" w16cid:durableId="730350960">
    <w:abstractNumId w:val="7"/>
  </w:num>
  <w:num w:numId="10" w16cid:durableId="1503624700">
    <w:abstractNumId w:val="15"/>
  </w:num>
  <w:num w:numId="11" w16cid:durableId="1163088659">
    <w:abstractNumId w:val="11"/>
  </w:num>
  <w:num w:numId="12" w16cid:durableId="1316299619">
    <w:abstractNumId w:val="6"/>
  </w:num>
  <w:num w:numId="13" w16cid:durableId="1752385784">
    <w:abstractNumId w:val="14"/>
  </w:num>
  <w:num w:numId="14" w16cid:durableId="2130781986">
    <w:abstractNumId w:val="3"/>
  </w:num>
  <w:num w:numId="15" w16cid:durableId="31537011">
    <w:abstractNumId w:val="12"/>
  </w:num>
  <w:num w:numId="16" w16cid:durableId="1162045690">
    <w:abstractNumId w:val="0"/>
  </w:num>
  <w:num w:numId="17" w16cid:durableId="353596">
    <w:abstractNumId w:val="13"/>
  </w:num>
  <w:num w:numId="18" w16cid:durableId="1947956385">
    <w:abstractNumId w:val="19"/>
  </w:num>
  <w:num w:numId="19" w16cid:durableId="1207794306">
    <w:abstractNumId w:val="1"/>
  </w:num>
  <w:num w:numId="20" w16cid:durableId="1201436693">
    <w:abstractNumId w:val="10"/>
  </w:num>
  <w:num w:numId="21" w16cid:durableId="335502774">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47BF"/>
    <w:rsid w:val="000620EA"/>
    <w:rsid w:val="000F59A9"/>
    <w:rsid w:val="00133A56"/>
    <w:rsid w:val="00152634"/>
    <w:rsid w:val="001C09F8"/>
    <w:rsid w:val="0023450E"/>
    <w:rsid w:val="00253AD8"/>
    <w:rsid w:val="0027353A"/>
    <w:rsid w:val="00302F4C"/>
    <w:rsid w:val="003053F4"/>
    <w:rsid w:val="00314E05"/>
    <w:rsid w:val="00413621"/>
    <w:rsid w:val="00457CFC"/>
    <w:rsid w:val="00465B82"/>
    <w:rsid w:val="004F2097"/>
    <w:rsid w:val="005123E6"/>
    <w:rsid w:val="00575B9A"/>
    <w:rsid w:val="005E33BB"/>
    <w:rsid w:val="005F1DCF"/>
    <w:rsid w:val="00623C43"/>
    <w:rsid w:val="006E5C42"/>
    <w:rsid w:val="00701C6C"/>
    <w:rsid w:val="0070237E"/>
    <w:rsid w:val="00752FF0"/>
    <w:rsid w:val="00753F53"/>
    <w:rsid w:val="00766879"/>
    <w:rsid w:val="007824EB"/>
    <w:rsid w:val="007D62CD"/>
    <w:rsid w:val="007F4879"/>
    <w:rsid w:val="008173B3"/>
    <w:rsid w:val="008417E0"/>
    <w:rsid w:val="009E549A"/>
    <w:rsid w:val="00A92A1C"/>
    <w:rsid w:val="00BB5824"/>
    <w:rsid w:val="00BE1A34"/>
    <w:rsid w:val="00CB77A6"/>
    <w:rsid w:val="00CF3562"/>
    <w:rsid w:val="00D047BF"/>
    <w:rsid w:val="00EA022D"/>
    <w:rsid w:val="00F70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9A9"/>
  </w:style>
  <w:style w:type="paragraph" w:styleId="Heading2">
    <w:name w:val="heading 2"/>
    <w:basedOn w:val="Normal"/>
    <w:next w:val="Normal"/>
    <w:link w:val="Heading2Char"/>
    <w:uiPriority w:val="9"/>
    <w:semiHidden/>
    <w:unhideWhenUsed/>
    <w:qFormat/>
    <w:rsid w:val="006E5C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BE1A34"/>
    <w:pPr>
      <w:keepNext/>
      <w:spacing w:after="0" w:line="240" w:lineRule="auto"/>
      <w:jc w:val="center"/>
      <w:outlineLvl w:val="3"/>
    </w:pPr>
    <w:rPr>
      <w:rFonts w:ascii="Times New Roman" w:eastAsia="Times New Roman" w:hAnsi="Times New Roman" w:cs="Times New Roman"/>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E5C42"/>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6E5C42"/>
    <w:rPr>
      <w:b/>
      <w:bCs/>
    </w:rPr>
  </w:style>
  <w:style w:type="paragraph" w:styleId="NormalWeb">
    <w:name w:val="Normal (Web)"/>
    <w:basedOn w:val="Normal"/>
    <w:uiPriority w:val="99"/>
    <w:semiHidden/>
    <w:unhideWhenUsed/>
    <w:rsid w:val="006E5C4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9E54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549A"/>
    <w:rPr>
      <w:rFonts w:ascii="Tahoma" w:hAnsi="Tahoma" w:cs="Tahoma"/>
      <w:sz w:val="16"/>
      <w:szCs w:val="16"/>
    </w:rPr>
  </w:style>
  <w:style w:type="character" w:customStyle="1" w:styleId="Heading4Char">
    <w:name w:val="Heading 4 Char"/>
    <w:basedOn w:val="DefaultParagraphFont"/>
    <w:link w:val="Heading4"/>
    <w:rsid w:val="00BE1A34"/>
    <w:rPr>
      <w:rFonts w:ascii="Times New Roman" w:eastAsia="Times New Roman" w:hAnsi="Times New Roman" w:cs="Times New Roman"/>
      <w:b/>
      <w:bCs/>
      <w:sz w:val="24"/>
      <w:szCs w:val="24"/>
      <w:lang w:val="x-none" w:eastAsia="x-none"/>
    </w:rPr>
  </w:style>
  <w:style w:type="paragraph" w:styleId="ListParagraph">
    <w:name w:val="List Paragraph"/>
    <w:basedOn w:val="Normal"/>
    <w:uiPriority w:val="34"/>
    <w:qFormat/>
    <w:rsid w:val="0027353A"/>
    <w:pPr>
      <w:spacing w:after="200" w:line="276" w:lineRule="auto"/>
      <w:ind w:left="720"/>
      <w:contextualSpacing/>
      <w:pPrChange w:id="0" w:author="Gözde Elbir" w:date="2026-09-25T19:58:00Z">
        <w:pPr>
          <w:spacing w:after="200" w:line="276" w:lineRule="auto"/>
          <w:ind w:left="720"/>
          <w:contextualSpacing/>
        </w:pPr>
      </w:pPrChange>
    </w:pPr>
    <w:rPr>
      <w:lang w:val="tr-TR"/>
      <w:rPrChange w:id="0" w:author="Gözde Elbir" w:date="2026-09-25T19:58:00Z">
        <w:rPr>
          <w:rFonts w:asciiTheme="minorHAnsi" w:eastAsiaTheme="minorHAnsi" w:hAnsiTheme="minorHAnsi" w:cstheme="minorBidi"/>
          <w:sz w:val="22"/>
          <w:szCs w:val="22"/>
          <w:lang w:val="tr-TR" w:eastAsia="en-US" w:bidi="ar-SA"/>
        </w:rPr>
      </w:rPrChange>
    </w:rPr>
  </w:style>
  <w:style w:type="table" w:styleId="TableGrid">
    <w:name w:val="Table Grid"/>
    <w:basedOn w:val="TableNormal"/>
    <w:uiPriority w:val="59"/>
    <w:rsid w:val="00BE1A34"/>
    <w:pPr>
      <w:spacing w:after="0" w:line="240" w:lineRule="auto"/>
    </w:pPr>
    <w:rPr>
      <w:lang w:val="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rsid w:val="00BE1A34"/>
    <w:pPr>
      <w:spacing w:after="0" w:line="240" w:lineRule="auto"/>
    </w:pPr>
    <w:rPr>
      <w:rFonts w:ascii="Courier New" w:eastAsia="Times New Roman" w:hAnsi="Courier New" w:cs="Times New Roman"/>
      <w:sz w:val="20"/>
      <w:szCs w:val="20"/>
      <w:lang w:val="x-none" w:eastAsia="x-none"/>
    </w:rPr>
  </w:style>
  <w:style w:type="character" w:customStyle="1" w:styleId="PlainTextChar">
    <w:name w:val="Plain Text Char"/>
    <w:basedOn w:val="DefaultParagraphFont"/>
    <w:link w:val="PlainText"/>
    <w:rsid w:val="00BE1A34"/>
    <w:rPr>
      <w:rFonts w:ascii="Courier New" w:eastAsia="Times New Roman" w:hAnsi="Courier New" w:cs="Times New Roman"/>
      <w:sz w:val="20"/>
      <w:szCs w:val="20"/>
      <w:lang w:val="x-none" w:eastAsia="x-none"/>
    </w:rPr>
  </w:style>
  <w:style w:type="paragraph" w:styleId="Footer">
    <w:name w:val="footer"/>
    <w:basedOn w:val="Normal"/>
    <w:link w:val="FooterChar"/>
    <w:uiPriority w:val="99"/>
    <w:rsid w:val="00BE1A34"/>
    <w:pPr>
      <w:tabs>
        <w:tab w:val="center" w:pos="4320"/>
        <w:tab w:val="right" w:pos="8640"/>
      </w:tabs>
      <w:spacing w:after="0" w:line="240" w:lineRule="auto"/>
    </w:pPr>
    <w:rPr>
      <w:rFonts w:ascii="Times New Roman" w:eastAsia="Times New Roman" w:hAnsi="Times New Roman" w:cs="Times New Roman"/>
      <w:sz w:val="24"/>
      <w:szCs w:val="24"/>
      <w:lang w:val="x-none" w:eastAsia="x-none"/>
    </w:rPr>
  </w:style>
  <w:style w:type="character" w:customStyle="1" w:styleId="FooterChar">
    <w:name w:val="Footer Char"/>
    <w:basedOn w:val="DefaultParagraphFont"/>
    <w:link w:val="Footer"/>
    <w:rsid w:val="00BE1A34"/>
    <w:rPr>
      <w:rFonts w:ascii="Times New Roman" w:eastAsia="Times New Roman" w:hAnsi="Times New Roman" w:cs="Times New Roman"/>
      <w:sz w:val="24"/>
      <w:szCs w:val="24"/>
      <w:lang w:val="x-none" w:eastAsia="x-none"/>
    </w:rPr>
  </w:style>
  <w:style w:type="paragraph" w:customStyle="1" w:styleId="MTDisplayEquation">
    <w:name w:val="MTDisplayEquation"/>
    <w:basedOn w:val="PlainText"/>
    <w:next w:val="Normal"/>
    <w:rsid w:val="00BE1A34"/>
    <w:pPr>
      <w:tabs>
        <w:tab w:val="center" w:pos="4800"/>
        <w:tab w:val="right" w:pos="9600"/>
      </w:tabs>
    </w:pPr>
    <w:rPr>
      <w:rFonts w:eastAsia="MS Mincho"/>
    </w:rPr>
  </w:style>
  <w:style w:type="paragraph" w:styleId="Header">
    <w:name w:val="header"/>
    <w:basedOn w:val="Normal"/>
    <w:link w:val="HeaderChar"/>
    <w:uiPriority w:val="99"/>
    <w:unhideWhenUsed/>
    <w:rsid w:val="00BE1A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8907485">
      <w:bodyDiv w:val="1"/>
      <w:marLeft w:val="0"/>
      <w:marRight w:val="0"/>
      <w:marTop w:val="0"/>
      <w:marBottom w:val="0"/>
      <w:divBdr>
        <w:top w:val="none" w:sz="0" w:space="0" w:color="auto"/>
        <w:left w:val="none" w:sz="0" w:space="0" w:color="auto"/>
        <w:bottom w:val="none" w:sz="0" w:space="0" w:color="auto"/>
        <w:right w:val="none" w:sz="0" w:space="0" w:color="auto"/>
      </w:divBdr>
    </w:div>
    <w:div w:id="714818492">
      <w:bodyDiv w:val="1"/>
      <w:marLeft w:val="0"/>
      <w:marRight w:val="0"/>
      <w:marTop w:val="0"/>
      <w:marBottom w:val="0"/>
      <w:divBdr>
        <w:top w:val="none" w:sz="0" w:space="0" w:color="auto"/>
        <w:left w:val="none" w:sz="0" w:space="0" w:color="auto"/>
        <w:bottom w:val="none" w:sz="0" w:space="0" w:color="auto"/>
        <w:right w:val="none" w:sz="0" w:space="0" w:color="auto"/>
      </w:divBdr>
    </w:div>
    <w:div w:id="790441552">
      <w:bodyDiv w:val="1"/>
      <w:marLeft w:val="0"/>
      <w:marRight w:val="0"/>
      <w:marTop w:val="0"/>
      <w:marBottom w:val="0"/>
      <w:divBdr>
        <w:top w:val="none" w:sz="0" w:space="0" w:color="auto"/>
        <w:left w:val="none" w:sz="0" w:space="0" w:color="auto"/>
        <w:bottom w:val="none" w:sz="0" w:space="0" w:color="auto"/>
        <w:right w:val="none" w:sz="0" w:space="0" w:color="auto"/>
      </w:divBdr>
      <w:divsChild>
        <w:div w:id="1581795060">
          <w:marLeft w:val="0"/>
          <w:marRight w:val="0"/>
          <w:marTop w:val="0"/>
          <w:marBottom w:val="0"/>
          <w:divBdr>
            <w:top w:val="none" w:sz="0" w:space="0" w:color="auto"/>
            <w:left w:val="none" w:sz="0" w:space="0" w:color="auto"/>
            <w:bottom w:val="none" w:sz="0" w:space="0" w:color="auto"/>
            <w:right w:val="none" w:sz="0" w:space="0" w:color="auto"/>
          </w:divBdr>
        </w:div>
        <w:div w:id="1295285261">
          <w:marLeft w:val="0"/>
          <w:marRight w:val="0"/>
          <w:marTop w:val="0"/>
          <w:marBottom w:val="0"/>
          <w:divBdr>
            <w:top w:val="none" w:sz="0" w:space="0" w:color="auto"/>
            <w:left w:val="none" w:sz="0" w:space="0" w:color="auto"/>
            <w:bottom w:val="none" w:sz="0" w:space="0" w:color="auto"/>
            <w:right w:val="none" w:sz="0" w:space="0" w:color="auto"/>
          </w:divBdr>
          <w:divsChild>
            <w:div w:id="494152993">
              <w:marLeft w:val="450"/>
              <w:marRight w:val="0"/>
              <w:marTop w:val="450"/>
              <w:marBottom w:val="225"/>
              <w:divBdr>
                <w:top w:val="none" w:sz="0" w:space="0" w:color="auto"/>
                <w:left w:val="none" w:sz="0" w:space="0" w:color="auto"/>
                <w:bottom w:val="none" w:sz="0" w:space="0" w:color="auto"/>
                <w:right w:val="none" w:sz="0" w:space="0" w:color="auto"/>
              </w:divBdr>
            </w:div>
          </w:divsChild>
        </w:div>
      </w:divsChild>
    </w:div>
    <w:div w:id="1528641863">
      <w:bodyDiv w:val="1"/>
      <w:marLeft w:val="0"/>
      <w:marRight w:val="0"/>
      <w:marTop w:val="0"/>
      <w:marBottom w:val="0"/>
      <w:divBdr>
        <w:top w:val="none" w:sz="0" w:space="0" w:color="auto"/>
        <w:left w:val="none" w:sz="0" w:space="0" w:color="auto"/>
        <w:bottom w:val="none" w:sz="0" w:space="0" w:color="auto"/>
        <w:right w:val="none" w:sz="0" w:space="0" w:color="auto"/>
      </w:divBdr>
    </w:div>
    <w:div w:id="1855874173">
      <w:bodyDiv w:val="1"/>
      <w:marLeft w:val="0"/>
      <w:marRight w:val="0"/>
      <w:marTop w:val="0"/>
      <w:marBottom w:val="0"/>
      <w:divBdr>
        <w:top w:val="none" w:sz="0" w:space="0" w:color="auto"/>
        <w:left w:val="none" w:sz="0" w:space="0" w:color="auto"/>
        <w:bottom w:val="none" w:sz="0" w:space="0" w:color="auto"/>
        <w:right w:val="none" w:sz="0" w:space="0" w:color="auto"/>
      </w:divBdr>
    </w:div>
    <w:div w:id="1964459173">
      <w:bodyDiv w:val="1"/>
      <w:marLeft w:val="0"/>
      <w:marRight w:val="0"/>
      <w:marTop w:val="0"/>
      <w:marBottom w:val="0"/>
      <w:divBdr>
        <w:top w:val="none" w:sz="0" w:space="0" w:color="auto"/>
        <w:left w:val="none" w:sz="0" w:space="0" w:color="auto"/>
        <w:bottom w:val="none" w:sz="0" w:space="0" w:color="auto"/>
        <w:right w:val="none" w:sz="0" w:space="0" w:color="auto"/>
      </w:divBdr>
      <w:divsChild>
        <w:div w:id="1283222534">
          <w:marLeft w:val="0"/>
          <w:marRight w:val="0"/>
          <w:marTop w:val="0"/>
          <w:marBottom w:val="0"/>
          <w:divBdr>
            <w:top w:val="none" w:sz="0" w:space="0" w:color="auto"/>
            <w:left w:val="none" w:sz="0" w:space="0" w:color="auto"/>
            <w:bottom w:val="none" w:sz="0" w:space="0" w:color="auto"/>
            <w:right w:val="none" w:sz="0" w:space="0" w:color="auto"/>
          </w:divBdr>
        </w:div>
        <w:div w:id="1033650912">
          <w:marLeft w:val="0"/>
          <w:marRight w:val="0"/>
          <w:marTop w:val="0"/>
          <w:marBottom w:val="0"/>
          <w:divBdr>
            <w:top w:val="none" w:sz="0" w:space="0" w:color="auto"/>
            <w:left w:val="none" w:sz="0" w:space="0" w:color="auto"/>
            <w:bottom w:val="none" w:sz="0" w:space="0" w:color="auto"/>
            <w:right w:val="none" w:sz="0" w:space="0" w:color="auto"/>
          </w:divBdr>
        </w:div>
        <w:div w:id="779643665">
          <w:marLeft w:val="0"/>
          <w:marRight w:val="0"/>
          <w:marTop w:val="0"/>
          <w:marBottom w:val="0"/>
          <w:divBdr>
            <w:top w:val="none" w:sz="0" w:space="0" w:color="auto"/>
            <w:left w:val="none" w:sz="0" w:space="0" w:color="auto"/>
            <w:bottom w:val="none" w:sz="0" w:space="0" w:color="auto"/>
            <w:right w:val="none" w:sz="0" w:space="0" w:color="auto"/>
          </w:divBdr>
        </w:div>
        <w:div w:id="1362509212">
          <w:marLeft w:val="0"/>
          <w:marRight w:val="0"/>
          <w:marTop w:val="0"/>
          <w:marBottom w:val="0"/>
          <w:divBdr>
            <w:top w:val="none" w:sz="0" w:space="0" w:color="auto"/>
            <w:left w:val="none" w:sz="0" w:space="0" w:color="auto"/>
            <w:bottom w:val="none" w:sz="0" w:space="0" w:color="auto"/>
            <w:right w:val="none" w:sz="0" w:space="0" w:color="auto"/>
          </w:divBdr>
          <w:divsChild>
            <w:div w:id="1164467789">
              <w:marLeft w:val="-225"/>
              <w:marRight w:val="-225"/>
              <w:marTop w:val="0"/>
              <w:marBottom w:val="0"/>
              <w:divBdr>
                <w:top w:val="none" w:sz="0" w:space="0" w:color="auto"/>
                <w:left w:val="none" w:sz="0" w:space="0" w:color="auto"/>
                <w:bottom w:val="none" w:sz="0" w:space="0" w:color="auto"/>
                <w:right w:val="none" w:sz="0" w:space="0" w:color="auto"/>
              </w:divBdr>
              <w:divsChild>
                <w:div w:id="1254782841">
                  <w:marLeft w:val="0"/>
                  <w:marRight w:val="0"/>
                  <w:marTop w:val="0"/>
                  <w:marBottom w:val="0"/>
                  <w:divBdr>
                    <w:top w:val="none" w:sz="0" w:space="0" w:color="auto"/>
                    <w:left w:val="none" w:sz="0" w:space="0" w:color="auto"/>
                    <w:bottom w:val="none" w:sz="0" w:space="0" w:color="auto"/>
                    <w:right w:val="none" w:sz="0" w:space="0" w:color="auto"/>
                  </w:divBdr>
                  <w:divsChild>
                    <w:div w:id="455028924">
                      <w:marLeft w:val="0"/>
                      <w:marRight w:val="0"/>
                      <w:marTop w:val="0"/>
                      <w:marBottom w:val="0"/>
                      <w:divBdr>
                        <w:top w:val="none" w:sz="0" w:space="0" w:color="auto"/>
                        <w:left w:val="none" w:sz="0" w:space="0" w:color="auto"/>
                        <w:bottom w:val="none" w:sz="0" w:space="0" w:color="auto"/>
                        <w:right w:val="none" w:sz="0" w:space="0" w:color="auto"/>
                      </w:divBdr>
                    </w:div>
                    <w:div w:id="230846605">
                      <w:marLeft w:val="0"/>
                      <w:marRight w:val="0"/>
                      <w:marTop w:val="0"/>
                      <w:marBottom w:val="0"/>
                      <w:divBdr>
                        <w:top w:val="none" w:sz="0" w:space="0" w:color="auto"/>
                        <w:left w:val="none" w:sz="0" w:space="0" w:color="auto"/>
                        <w:bottom w:val="none" w:sz="0" w:space="0" w:color="auto"/>
                        <w:right w:val="none" w:sz="0" w:space="0" w:color="auto"/>
                      </w:divBdr>
                      <w:divsChild>
                        <w:div w:id="883247897">
                          <w:marLeft w:val="0"/>
                          <w:marRight w:val="0"/>
                          <w:marTop w:val="0"/>
                          <w:marBottom w:val="0"/>
                          <w:divBdr>
                            <w:top w:val="none" w:sz="0" w:space="0" w:color="auto"/>
                            <w:left w:val="none" w:sz="0" w:space="0" w:color="auto"/>
                            <w:bottom w:val="none" w:sz="0" w:space="0" w:color="auto"/>
                            <w:right w:val="none" w:sz="0" w:space="0" w:color="auto"/>
                          </w:divBdr>
                          <w:divsChild>
                            <w:div w:id="693844772">
                              <w:marLeft w:val="0"/>
                              <w:marRight w:val="0"/>
                              <w:marTop w:val="0"/>
                              <w:marBottom w:val="0"/>
                              <w:divBdr>
                                <w:top w:val="none" w:sz="0" w:space="0" w:color="auto"/>
                                <w:left w:val="none" w:sz="0" w:space="0" w:color="auto"/>
                                <w:bottom w:val="none" w:sz="0" w:space="0" w:color="auto"/>
                                <w:right w:val="none" w:sz="0" w:space="0" w:color="auto"/>
                              </w:divBdr>
                            </w:div>
                            <w:div w:id="71046962">
                              <w:marLeft w:val="0"/>
                              <w:marRight w:val="0"/>
                              <w:marTop w:val="0"/>
                              <w:marBottom w:val="0"/>
                              <w:divBdr>
                                <w:top w:val="none" w:sz="0" w:space="0" w:color="auto"/>
                                <w:left w:val="none" w:sz="0" w:space="0" w:color="auto"/>
                                <w:bottom w:val="none" w:sz="0" w:space="0" w:color="auto"/>
                                <w:right w:val="none" w:sz="0" w:space="0" w:color="auto"/>
                              </w:divBdr>
                              <w:divsChild>
                                <w:div w:id="1653219530">
                                  <w:marLeft w:val="0"/>
                                  <w:marRight w:val="0"/>
                                  <w:marTop w:val="0"/>
                                  <w:marBottom w:val="0"/>
                                  <w:divBdr>
                                    <w:top w:val="none" w:sz="0" w:space="0" w:color="auto"/>
                                    <w:left w:val="none" w:sz="0" w:space="0" w:color="auto"/>
                                    <w:bottom w:val="none" w:sz="0" w:space="0" w:color="auto"/>
                                    <w:right w:val="none" w:sz="0" w:space="0" w:color="auto"/>
                                  </w:divBdr>
                                </w:div>
                              </w:divsChild>
                            </w:div>
                            <w:div w:id="187179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10880">
                      <w:marLeft w:val="0"/>
                      <w:marRight w:val="0"/>
                      <w:marTop w:val="0"/>
                      <w:marBottom w:val="0"/>
                      <w:divBdr>
                        <w:top w:val="none" w:sz="0" w:space="0" w:color="auto"/>
                        <w:left w:val="none" w:sz="0" w:space="0" w:color="auto"/>
                        <w:bottom w:val="none" w:sz="0" w:space="0" w:color="auto"/>
                        <w:right w:val="none" w:sz="0" w:space="0" w:color="auto"/>
                      </w:divBdr>
                    </w:div>
                  </w:divsChild>
                </w:div>
                <w:div w:id="1754009269">
                  <w:marLeft w:val="0"/>
                  <w:marRight w:val="0"/>
                  <w:marTop w:val="0"/>
                  <w:marBottom w:val="0"/>
                  <w:divBdr>
                    <w:top w:val="none" w:sz="0" w:space="0" w:color="auto"/>
                    <w:left w:val="none" w:sz="0" w:space="0" w:color="auto"/>
                    <w:bottom w:val="none" w:sz="0" w:space="0" w:color="auto"/>
                    <w:right w:val="none" w:sz="0" w:space="0" w:color="auto"/>
                  </w:divBdr>
                  <w:divsChild>
                    <w:div w:id="388529924">
                      <w:marLeft w:val="0"/>
                      <w:marRight w:val="0"/>
                      <w:marTop w:val="0"/>
                      <w:marBottom w:val="0"/>
                      <w:divBdr>
                        <w:top w:val="none" w:sz="0" w:space="0" w:color="auto"/>
                        <w:left w:val="none" w:sz="0" w:space="0" w:color="auto"/>
                        <w:bottom w:val="none" w:sz="0" w:space="0" w:color="auto"/>
                        <w:right w:val="none" w:sz="0" w:space="0" w:color="auto"/>
                      </w:divBdr>
                    </w:div>
                    <w:div w:id="676616369">
                      <w:marLeft w:val="0"/>
                      <w:marRight w:val="0"/>
                      <w:marTop w:val="0"/>
                      <w:marBottom w:val="0"/>
                      <w:divBdr>
                        <w:top w:val="none" w:sz="0" w:space="0" w:color="auto"/>
                        <w:left w:val="none" w:sz="0" w:space="0" w:color="auto"/>
                        <w:bottom w:val="none" w:sz="0" w:space="0" w:color="auto"/>
                        <w:right w:val="none" w:sz="0" w:space="0" w:color="auto"/>
                      </w:divBdr>
                      <w:divsChild>
                        <w:div w:id="1773088629">
                          <w:marLeft w:val="0"/>
                          <w:marRight w:val="0"/>
                          <w:marTop w:val="0"/>
                          <w:marBottom w:val="300"/>
                          <w:divBdr>
                            <w:top w:val="single" w:sz="6" w:space="14" w:color="E3E3E3"/>
                            <w:left w:val="single" w:sz="6" w:space="14" w:color="E3E3E3"/>
                            <w:bottom w:val="single" w:sz="6" w:space="14" w:color="E3E3E3"/>
                            <w:right w:val="single" w:sz="6" w:space="14" w:color="E3E3E3"/>
                          </w:divBdr>
                          <w:divsChild>
                            <w:div w:id="527059966">
                              <w:marLeft w:val="-225"/>
                              <w:marRight w:val="-225"/>
                              <w:marTop w:val="0"/>
                              <w:marBottom w:val="0"/>
                              <w:divBdr>
                                <w:top w:val="none" w:sz="0" w:space="0" w:color="auto"/>
                                <w:left w:val="none" w:sz="0" w:space="0" w:color="auto"/>
                                <w:bottom w:val="none" w:sz="0" w:space="0" w:color="auto"/>
                                <w:right w:val="none" w:sz="0" w:space="0" w:color="auto"/>
                              </w:divBdr>
                              <w:divsChild>
                                <w:div w:id="1395548419">
                                  <w:marLeft w:val="0"/>
                                  <w:marRight w:val="0"/>
                                  <w:marTop w:val="0"/>
                                  <w:marBottom w:val="0"/>
                                  <w:divBdr>
                                    <w:top w:val="none" w:sz="0" w:space="0" w:color="auto"/>
                                    <w:left w:val="none" w:sz="0" w:space="0" w:color="auto"/>
                                    <w:bottom w:val="none" w:sz="0" w:space="0" w:color="auto"/>
                                    <w:right w:val="none" w:sz="0" w:space="0" w:color="auto"/>
                                  </w:divBdr>
                                </w:div>
                                <w:div w:id="5300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89395">
                      <w:marLeft w:val="0"/>
                      <w:marRight w:val="0"/>
                      <w:marTop w:val="0"/>
                      <w:marBottom w:val="0"/>
                      <w:divBdr>
                        <w:top w:val="none" w:sz="0" w:space="0" w:color="auto"/>
                        <w:left w:val="none" w:sz="0" w:space="0" w:color="auto"/>
                        <w:bottom w:val="none" w:sz="0" w:space="0" w:color="auto"/>
                        <w:right w:val="none" w:sz="0" w:space="0" w:color="auto"/>
                      </w:divBdr>
                      <w:divsChild>
                        <w:div w:id="848982095">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sChild>
        </w:div>
        <w:div w:id="1011496189">
          <w:marLeft w:val="0"/>
          <w:marRight w:val="0"/>
          <w:marTop w:val="0"/>
          <w:marBottom w:val="0"/>
          <w:divBdr>
            <w:top w:val="none" w:sz="0" w:space="0" w:color="auto"/>
            <w:left w:val="none" w:sz="0" w:space="0" w:color="auto"/>
            <w:bottom w:val="none" w:sz="0" w:space="0" w:color="auto"/>
            <w:right w:val="none" w:sz="0" w:space="0" w:color="auto"/>
          </w:divBdr>
        </w:div>
        <w:div w:id="821387696">
          <w:marLeft w:val="0"/>
          <w:marRight w:val="0"/>
          <w:marTop w:val="0"/>
          <w:marBottom w:val="0"/>
          <w:divBdr>
            <w:top w:val="none" w:sz="0" w:space="0" w:color="auto"/>
            <w:left w:val="none" w:sz="0" w:space="0" w:color="auto"/>
            <w:bottom w:val="none" w:sz="0" w:space="0" w:color="auto"/>
            <w:right w:val="none" w:sz="0" w:space="0" w:color="auto"/>
          </w:divBdr>
          <w:divsChild>
            <w:div w:id="1405105023">
              <w:marLeft w:val="450"/>
              <w:marRight w:val="0"/>
              <w:marTop w:val="450"/>
              <w:marBottom w:val="225"/>
              <w:divBdr>
                <w:top w:val="none" w:sz="0" w:space="0" w:color="auto"/>
                <w:left w:val="none" w:sz="0" w:space="0" w:color="auto"/>
                <w:bottom w:val="none" w:sz="0" w:space="0" w:color="auto"/>
                <w:right w:val="none" w:sz="0" w:space="0" w:color="auto"/>
              </w:divBdr>
            </w:div>
          </w:divsChild>
        </w:div>
        <w:div w:id="1772243694">
          <w:marLeft w:val="0"/>
          <w:marRight w:val="0"/>
          <w:marTop w:val="0"/>
          <w:marBottom w:val="0"/>
          <w:divBdr>
            <w:top w:val="none" w:sz="0" w:space="0" w:color="auto"/>
            <w:left w:val="none" w:sz="0" w:space="0" w:color="auto"/>
            <w:bottom w:val="none" w:sz="0" w:space="0" w:color="auto"/>
            <w:right w:val="none" w:sz="0" w:space="0" w:color="auto"/>
          </w:divBdr>
          <w:divsChild>
            <w:div w:id="386417174">
              <w:marLeft w:val="-225"/>
              <w:marRight w:val="-225"/>
              <w:marTop w:val="225"/>
              <w:marBottom w:val="0"/>
              <w:divBdr>
                <w:top w:val="none" w:sz="0" w:space="0" w:color="auto"/>
                <w:left w:val="none" w:sz="0" w:space="0" w:color="auto"/>
                <w:bottom w:val="none" w:sz="0" w:space="0" w:color="auto"/>
                <w:right w:val="none" w:sz="0" w:space="0" w:color="auto"/>
              </w:divBdr>
              <w:divsChild>
                <w:div w:id="1045301688">
                  <w:marLeft w:val="0"/>
                  <w:marRight w:val="0"/>
                  <w:marTop w:val="0"/>
                  <w:marBottom w:val="0"/>
                  <w:divBdr>
                    <w:top w:val="none" w:sz="0" w:space="0" w:color="auto"/>
                    <w:left w:val="none" w:sz="0" w:space="0" w:color="auto"/>
                    <w:bottom w:val="none" w:sz="0" w:space="0" w:color="auto"/>
                    <w:right w:val="none" w:sz="0" w:space="0" w:color="auto"/>
                  </w:divBdr>
                </w:div>
                <w:div w:id="193982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79102">
          <w:marLeft w:val="0"/>
          <w:marRight w:val="0"/>
          <w:marTop w:val="0"/>
          <w:marBottom w:val="0"/>
          <w:divBdr>
            <w:top w:val="none" w:sz="0" w:space="0" w:color="auto"/>
            <w:left w:val="none" w:sz="0" w:space="0" w:color="auto"/>
            <w:bottom w:val="none" w:sz="0" w:space="0" w:color="auto"/>
            <w:right w:val="none" w:sz="0" w:space="0" w:color="auto"/>
          </w:divBdr>
        </w:div>
        <w:div w:id="1159226009">
          <w:marLeft w:val="0"/>
          <w:marRight w:val="0"/>
          <w:marTop w:val="0"/>
          <w:marBottom w:val="0"/>
          <w:divBdr>
            <w:top w:val="none" w:sz="0" w:space="0" w:color="auto"/>
            <w:left w:val="none" w:sz="0" w:space="0" w:color="auto"/>
            <w:bottom w:val="none" w:sz="0" w:space="0" w:color="auto"/>
            <w:right w:val="none" w:sz="0" w:space="0" w:color="auto"/>
          </w:divBdr>
          <w:divsChild>
            <w:div w:id="743915259">
              <w:marLeft w:val="450"/>
              <w:marRight w:val="0"/>
              <w:marTop w:val="450"/>
              <w:marBottom w:val="225"/>
              <w:divBdr>
                <w:top w:val="none" w:sz="0" w:space="0" w:color="auto"/>
                <w:left w:val="none" w:sz="0" w:space="0" w:color="auto"/>
                <w:bottom w:val="none" w:sz="0" w:space="0" w:color="auto"/>
                <w:right w:val="none" w:sz="0" w:space="0" w:color="auto"/>
              </w:divBdr>
            </w:div>
          </w:divsChild>
        </w:div>
        <w:div w:id="2146308491">
          <w:marLeft w:val="0"/>
          <w:marRight w:val="0"/>
          <w:marTop w:val="0"/>
          <w:marBottom w:val="0"/>
          <w:divBdr>
            <w:top w:val="none" w:sz="0" w:space="0" w:color="auto"/>
            <w:left w:val="none" w:sz="0" w:space="0" w:color="auto"/>
            <w:bottom w:val="none" w:sz="0" w:space="0" w:color="auto"/>
            <w:right w:val="none" w:sz="0" w:space="0" w:color="auto"/>
          </w:divBdr>
        </w:div>
        <w:div w:id="1888683091">
          <w:marLeft w:val="0"/>
          <w:marRight w:val="0"/>
          <w:marTop w:val="0"/>
          <w:marBottom w:val="0"/>
          <w:divBdr>
            <w:top w:val="none" w:sz="0" w:space="0" w:color="auto"/>
            <w:left w:val="none" w:sz="0" w:space="0" w:color="auto"/>
            <w:bottom w:val="none" w:sz="0" w:space="0" w:color="auto"/>
            <w:right w:val="none" w:sz="0" w:space="0" w:color="auto"/>
          </w:divBdr>
          <w:divsChild>
            <w:div w:id="331880589">
              <w:marLeft w:val="0"/>
              <w:marRight w:val="0"/>
              <w:marTop w:val="0"/>
              <w:marBottom w:val="0"/>
              <w:divBdr>
                <w:top w:val="none" w:sz="0" w:space="0" w:color="auto"/>
                <w:left w:val="none" w:sz="0" w:space="0" w:color="auto"/>
                <w:bottom w:val="none" w:sz="0" w:space="0" w:color="auto"/>
                <w:right w:val="none" w:sz="0" w:space="0" w:color="auto"/>
              </w:divBdr>
            </w:div>
          </w:divsChild>
        </w:div>
        <w:div w:id="1578515176">
          <w:marLeft w:val="0"/>
          <w:marRight w:val="0"/>
          <w:marTop w:val="0"/>
          <w:marBottom w:val="0"/>
          <w:divBdr>
            <w:top w:val="none" w:sz="0" w:space="0" w:color="auto"/>
            <w:left w:val="none" w:sz="0" w:space="0" w:color="auto"/>
            <w:bottom w:val="none" w:sz="0" w:space="0" w:color="auto"/>
            <w:right w:val="none" w:sz="0" w:space="0" w:color="auto"/>
          </w:divBdr>
        </w:div>
        <w:div w:id="591209293">
          <w:marLeft w:val="0"/>
          <w:marRight w:val="0"/>
          <w:marTop w:val="0"/>
          <w:marBottom w:val="0"/>
          <w:divBdr>
            <w:top w:val="none" w:sz="0" w:space="0" w:color="auto"/>
            <w:left w:val="none" w:sz="0" w:space="0" w:color="auto"/>
            <w:bottom w:val="none" w:sz="0" w:space="0" w:color="auto"/>
            <w:right w:val="none" w:sz="0" w:space="0" w:color="auto"/>
          </w:divBdr>
          <w:divsChild>
            <w:div w:id="1889605985">
              <w:marLeft w:val="-225"/>
              <w:marRight w:val="-225"/>
              <w:marTop w:val="0"/>
              <w:marBottom w:val="0"/>
              <w:divBdr>
                <w:top w:val="none" w:sz="0" w:space="0" w:color="auto"/>
                <w:left w:val="none" w:sz="0" w:space="0" w:color="auto"/>
                <w:bottom w:val="none" w:sz="0" w:space="0" w:color="auto"/>
                <w:right w:val="none" w:sz="0" w:space="0" w:color="auto"/>
              </w:divBdr>
              <w:divsChild>
                <w:div w:id="1603876551">
                  <w:marLeft w:val="0"/>
                  <w:marRight w:val="0"/>
                  <w:marTop w:val="0"/>
                  <w:marBottom w:val="0"/>
                  <w:divBdr>
                    <w:top w:val="none" w:sz="0" w:space="0" w:color="auto"/>
                    <w:left w:val="none" w:sz="0" w:space="0" w:color="auto"/>
                    <w:bottom w:val="none" w:sz="0" w:space="0" w:color="auto"/>
                    <w:right w:val="none" w:sz="0" w:space="0" w:color="auto"/>
                  </w:divBdr>
                </w:div>
                <w:div w:id="2023893214">
                  <w:marLeft w:val="7313"/>
                  <w:marRight w:val="0"/>
                  <w:marTop w:val="0"/>
                  <w:marBottom w:val="0"/>
                  <w:divBdr>
                    <w:top w:val="none" w:sz="0" w:space="0" w:color="auto"/>
                    <w:left w:val="none" w:sz="0" w:space="0" w:color="auto"/>
                    <w:bottom w:val="none" w:sz="0" w:space="0" w:color="auto"/>
                    <w:right w:val="none" w:sz="0" w:space="0" w:color="auto"/>
                  </w:divBdr>
                  <w:divsChild>
                    <w:div w:id="197768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787339">
          <w:marLeft w:val="0"/>
          <w:marRight w:val="0"/>
          <w:marTop w:val="0"/>
          <w:marBottom w:val="0"/>
          <w:divBdr>
            <w:top w:val="none" w:sz="0" w:space="0" w:color="auto"/>
            <w:left w:val="none" w:sz="0" w:space="0" w:color="auto"/>
            <w:bottom w:val="none" w:sz="0" w:space="0" w:color="auto"/>
            <w:right w:val="none" w:sz="0" w:space="0" w:color="auto"/>
          </w:divBdr>
          <w:divsChild>
            <w:div w:id="625502146">
              <w:marLeft w:val="0"/>
              <w:marRight w:val="0"/>
              <w:marTop w:val="0"/>
              <w:marBottom w:val="0"/>
              <w:divBdr>
                <w:top w:val="none" w:sz="0" w:space="0" w:color="auto"/>
                <w:left w:val="none" w:sz="0" w:space="0" w:color="auto"/>
                <w:bottom w:val="none" w:sz="0" w:space="0" w:color="auto"/>
                <w:right w:val="none" w:sz="0" w:space="0" w:color="auto"/>
              </w:divBdr>
              <w:divsChild>
                <w:div w:id="551699542">
                  <w:marLeft w:val="0"/>
                  <w:marRight w:val="0"/>
                  <w:marTop w:val="0"/>
                  <w:marBottom w:val="0"/>
                  <w:divBdr>
                    <w:top w:val="none" w:sz="0" w:space="0" w:color="auto"/>
                    <w:left w:val="none" w:sz="0" w:space="0" w:color="auto"/>
                    <w:bottom w:val="none" w:sz="0" w:space="0" w:color="auto"/>
                    <w:right w:val="none" w:sz="0" w:space="0" w:color="auto"/>
                  </w:divBdr>
                </w:div>
                <w:div w:id="300309518">
                  <w:marLeft w:val="0"/>
                  <w:marRight w:val="0"/>
                  <w:marTop w:val="0"/>
                  <w:marBottom w:val="0"/>
                  <w:divBdr>
                    <w:top w:val="none" w:sz="0" w:space="0" w:color="auto"/>
                    <w:left w:val="none" w:sz="0" w:space="0" w:color="auto"/>
                    <w:bottom w:val="none" w:sz="0" w:space="0" w:color="auto"/>
                    <w:right w:val="none" w:sz="0" w:space="0" w:color="auto"/>
                  </w:divBdr>
                  <w:divsChild>
                    <w:div w:id="1623147342">
                      <w:marLeft w:val="0"/>
                      <w:marRight w:val="0"/>
                      <w:marTop w:val="0"/>
                      <w:marBottom w:val="0"/>
                      <w:divBdr>
                        <w:top w:val="none" w:sz="0" w:space="0" w:color="auto"/>
                        <w:left w:val="none" w:sz="0" w:space="0" w:color="auto"/>
                        <w:bottom w:val="none" w:sz="0" w:space="0" w:color="auto"/>
                        <w:right w:val="none" w:sz="0" w:space="0" w:color="auto"/>
                      </w:divBdr>
                      <w:divsChild>
                        <w:div w:id="136243898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36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gibbons</dc:creator>
  <cp:lastModifiedBy>Arthur Souza Rodrigues</cp:lastModifiedBy>
  <cp:revision>1</cp:revision>
  <dcterms:created xsi:type="dcterms:W3CDTF">2021-12-15T15:11:00Z</dcterms:created>
  <dcterms:modified xsi:type="dcterms:W3CDTF">2026-09-25T23:58:00Z</dcterms:modified>
</cp:coreProperties>
</file>