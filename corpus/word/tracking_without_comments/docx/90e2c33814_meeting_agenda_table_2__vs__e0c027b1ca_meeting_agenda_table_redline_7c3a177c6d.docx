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AC78A" w14:textId="77777777" w:rsidR="008203A3" w:rsidRDefault="00E30C51">
      <w:r>
        <w:t>Meeting Agenda</w:t>
      </w:r>
    </w:p>
    <w:p w14:paraId="2875E435" w14:textId="77777777" w:rsidR="008203A3" w:rsidRDefault="008203A3"/>
    <w:p w14:paraId="4DC08E75" w14:textId="77777777" w:rsidR="008203A3" w:rsidRDefault="008203A3">
      <w:pPr>
        <w:rPr>
          <w:del w:id="0" w:author="Comparison" w:date="2026-07-05T01:09:00Z" w16du:dateUtc="2026-07-05T0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" w:author="Comparison" w:date="2026-07-05T01:09:00Z" w16du:dateUtc="2026-07-05T05:09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2">
          <w:tblGrid>
            <w:gridCol w:w="3120"/>
            <w:gridCol w:w="3120"/>
            <w:gridCol w:w="3120"/>
          </w:tblGrid>
        </w:tblGridChange>
      </w:tblGrid>
      <w:tr w:rsidR="008203A3" w14:paraId="0A20F540" w14:textId="77777777">
        <w:tblPrEx>
          <w:tblCellMar>
            <w:top w:w="0" w:type="dxa"/>
            <w:bottom w:w="0" w:type="dxa"/>
          </w:tblCellMar>
          <w:tblPrExChange w:id="3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4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F260A19" w14:textId="77777777" w:rsidR="008203A3" w:rsidRDefault="00E30C51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5E5AFE" w14:textId="77777777" w:rsidR="008203A3" w:rsidRDefault="00E30C51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BD58A21" w14:textId="77777777" w:rsidR="008203A3" w:rsidRDefault="00E30C51">
            <w:r>
              <w:t>Presenter</w:t>
            </w:r>
          </w:p>
        </w:tc>
      </w:tr>
      <w:tr w:rsidR="008203A3" w14:paraId="399A0E4F" w14:textId="77777777">
        <w:tblPrEx>
          <w:tblCellMar>
            <w:top w:w="0" w:type="dxa"/>
            <w:bottom w:w="0" w:type="dxa"/>
          </w:tblCellMar>
          <w:tblPrExChange w:id="8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9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6D42E3" w14:textId="77777777" w:rsidR="008203A3" w:rsidRDefault="00E30C51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3ABBF80" w14:textId="77777777" w:rsidR="008203A3" w:rsidRDefault="00E30C51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EDE84D0" w14:textId="77777777" w:rsidR="008203A3" w:rsidRDefault="00E30C51">
            <w:r>
              <w:t>CEO</w:t>
            </w:r>
          </w:p>
        </w:tc>
      </w:tr>
      <w:tr w:rsidR="008203A3" w14:paraId="5C0C14BD" w14:textId="77777777">
        <w:tblPrEx>
          <w:tblCellMar>
            <w:top w:w="0" w:type="dxa"/>
            <w:bottom w:w="0" w:type="dxa"/>
          </w:tblCellMar>
          <w:tblPrExChange w:id="13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4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23B202" w14:textId="77777777" w:rsidR="008203A3" w:rsidRDefault="00E30C51">
            <w:r>
              <w:t>10:</w:t>
            </w:r>
            <w:ins w:id="16" w:author="Comparison" w:date="2026-07-05T01:09:00Z" w16du:dateUtc="2026-07-05T05:09:00Z">
              <w:r>
                <w:t>00</w:t>
              </w:r>
            </w:ins>
            <w:del w:id="17" w:author="Comparison" w:date="2026-07-05T01:09:00Z" w16du:dateUtc="2026-07-05T05:09:00Z">
              <w:r>
                <w:delText>30</w:delText>
              </w:r>
            </w:del>
            <w:r>
              <w:t xml:space="preserve">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8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0D13E" w14:textId="77777777" w:rsidR="008203A3" w:rsidRDefault="00E30C51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17FB2F" w14:textId="77777777" w:rsidR="008203A3" w:rsidRDefault="00E30C51">
            <w:r>
              <w:t>CTO</w:t>
            </w:r>
          </w:p>
        </w:tc>
      </w:tr>
      <w:tr w:rsidR="00884EB3" w14:paraId="337F654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0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5A8E" w14:textId="77777777" w:rsidR="00884EB3" w:rsidRDefault="00E30C51">
            <w:pPr>
              <w:rPr>
                <w:ins w:id="21" w:author="Comparison" w:date="2026-07-05T01:09:00Z" w16du:dateUtc="2026-07-05T05:09:00Z"/>
              </w:rPr>
            </w:pPr>
            <w:ins w:id="22" w:author="Comparison" w:date="2026-07-05T01:09:00Z" w16du:dateUtc="2026-07-05T05:09:00Z">
              <w:r>
                <w:t>11:00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D9DF" w14:textId="77777777" w:rsidR="00884EB3" w:rsidRDefault="00E30C51">
            <w:pPr>
              <w:rPr>
                <w:ins w:id="23" w:author="Comparison" w:date="2026-07-05T01:09:00Z" w16du:dateUtc="2026-07-05T05:09:00Z"/>
              </w:rPr>
            </w:pPr>
            <w:ins w:id="24" w:author="Comparison" w:date="2026-07-05T01:09:00Z" w16du:dateUtc="2026-07-05T05:09:00Z">
              <w:r>
                <w:t>Budget Plan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0E9D" w14:textId="77777777" w:rsidR="00884EB3" w:rsidRDefault="00E30C51">
            <w:pPr>
              <w:rPr>
                <w:ins w:id="25" w:author="Comparison" w:date="2026-07-05T01:09:00Z" w16du:dateUtc="2026-07-05T05:09:00Z"/>
              </w:rPr>
            </w:pPr>
            <w:ins w:id="26" w:author="Comparison" w:date="2026-07-05T01:09:00Z" w16du:dateUtc="2026-07-05T05:09:00Z">
              <w:r>
                <w:t>CFO</w:t>
              </w:r>
            </w:ins>
          </w:p>
        </w:tc>
      </w:tr>
    </w:tbl>
    <w:p w14:paraId="56847F42" w14:textId="77777777" w:rsidR="008203A3" w:rsidRDefault="008203A3"/>
    <w:sectPr w:rsidR="008203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3A3"/>
    <w:rsid w:val="00287F74"/>
    <w:rsid w:val="008203A3"/>
    <w:rsid w:val="00884EB3"/>
    <w:rsid w:val="00B37A4C"/>
    <w:rsid w:val="00DF4EDE"/>
    <w:rsid w:val="00E3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D62E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2026-07-05T05:09:00Z</dcterms:modified>
</cp:coreProperties>
</file>