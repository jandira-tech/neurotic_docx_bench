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C65B08" w14:textId="1A9B25FF" w:rsidR="00E6200E" w:rsidRPr="00145D9B" w:rsidRDefault="008E1A9E" w:rsidP="6AA44C49">
      <w:pPr>
        <w:pStyle w:val="BodyText"/>
        <w:rPr>
          <w:ins w:id="12" w:author="Pooja Mathur" w:date="2026-09-25T20:03:00Z" w16du:dateUtc="2026-09-26T00:03:00Z"/>
          <w:sz w:val="20"/>
          <w:szCs w:val="20"/>
        </w:rPr>
      </w:pPr>
      <w:ins w:id="13" w:author="Pooja Mathur" w:date="2026-09-25T20:03:00Z" w16du:dateUtc="2026-09-26T00:03:00Z">
        <w:r>
          <w:rPr>
            <w:noProof/>
            <w:sz w:val="20"/>
          </w:rPr>
          <mc:AlternateContent>
            <mc:Choice Requires="wpg">
              <w:drawing>
                <wp:anchor distT="0" distB="0" distL="114300" distR="114300" simplePos="0" relativeHeight="251659264" behindDoc="1" locked="0" layoutInCell="1" allowOverlap="1" wp14:anchorId="4D0D605B" wp14:editId="0C1C6A76">
                  <wp:simplePos x="0" y="0"/>
                  <wp:positionH relativeFrom="column">
                    <wp:posOffset>-720090</wp:posOffset>
                  </wp:positionH>
                  <wp:positionV relativeFrom="page">
                    <wp:posOffset>9053</wp:posOffset>
                  </wp:positionV>
                  <wp:extent cx="7559675" cy="10864215"/>
                  <wp:effectExtent l="0" t="0" r="3175" b="0"/>
                  <wp:wrapNone/>
                  <wp:docPr id="2" name="Group 2"/>
                  <wp:cNvGraphicFramePr/>
                  <a:graphic xmlns:a="http://schemas.openxmlformats.org/drawingml/2006/main">
                    <a:graphicData uri="http://schemas.microsoft.com/office/word/2010/wordprocessingGroup">
                      <wpg:wgp>
                        <wpg:cNvGrpSpPr/>
                        <wpg:grpSpPr>
                          <a:xfrm>
                            <a:off x="0" y="0"/>
                            <a:ext cx="7559675" cy="10864215"/>
                            <a:chOff x="0" y="0"/>
                            <a:chExt cx="7559675" cy="10864215"/>
                          </a:xfrm>
                        </wpg:grpSpPr>
                        <wps:wsp>
                          <wps:cNvPr id="1" name="Graphic 1"/>
                          <wps:cNvSpPr>
                            <a:spLocks noChangeAspect="1"/>
                          </wps:cNvSpPr>
                          <wps:spPr>
                            <a:xfrm>
                              <a:off x="0" y="0"/>
                              <a:ext cx="7559675" cy="10864215"/>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769543" y="706171"/>
                              <a:ext cx="2471596" cy="585705"/>
                            </a:xfrm>
                            <a:prstGeom prst="rect">
                              <a:avLst/>
                            </a:prstGeom>
                          </pic:spPr>
                        </pic:pic>
                      </wpg:wgp>
                    </a:graphicData>
                  </a:graphic>
                </wp:anchor>
              </w:drawing>
            </mc:Choice>
            <mc:Fallback xmlns:a="http://schemas.openxmlformats.org/drawingml/2006/main" xmlns:pic="http://schemas.openxmlformats.org/drawingml/2006/picture" xmlns:a14="http://schemas.microsoft.com/office/drawing/2010/main">
              <w:pict>
                <v:group id="Group 2" style="position:absolute;margin-left:-56.7pt;margin-top:.7pt;width:595.25pt;height:855.45pt;z-index:-15722496;mso-position-vertical-relative:page" coordsize="75596,108642" o:spid="_x0000_s1026" w14:anchorId="65E2D40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">
                  <v:shape id="Graphic 1" style="position:absolute;width:75596;height:108642;visibility:visible;mso-wrap-style:square;v-text-anchor:top" coordsize="7560309,10692130" o:spid="_x0000_s1027" fillcolor="black" stroked="f" path="m7560005,l,,,10692003r7560005,l75600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">
                    <v:path arrowok="t"/>
                    <o:lock v:ext="edit" aspectratio="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7695;top:7061;width:24716;height:585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">
                    <v:imagedata o:title="" r:id="rId12"/>
                  </v:shape>
                  <w10:wrap anchory="page"/>
                </v:group>
              </w:pict>
            </mc:Fallback>
          </mc:AlternateContent>
        </w:r>
        <w:r w:rsidR="39CAEB0B" w:rsidRPr="6AA44C49">
          <w:rPr>
            <w:sz w:val="20"/>
            <w:szCs w:val="20"/>
          </w:rPr>
          <w:t>F</w:t>
        </w:r>
      </w:ins>
    </w:p>
    <w:p w14:paraId="09C65B09" w14:textId="77777777" w:rsidR="00E6200E" w:rsidRPr="00145D9B" w:rsidRDefault="00E6200E">
      <w:pPr>
        <w:pStyle w:val="BodyText"/>
        <w:rPr>
          <w:ins w:id="14" w:author="Pooja Mathur" w:date="2026-09-25T20:03:00Z" w16du:dateUtc="2026-09-26T00:03:00Z"/>
          <w:sz w:val="20"/>
        </w:rPr>
      </w:pPr>
    </w:p>
    <w:p w14:paraId="09C65B0A" w14:textId="69073C25" w:rsidR="00E6200E" w:rsidRPr="00145D9B" w:rsidRDefault="00E6200E">
      <w:pPr>
        <w:pStyle w:val="BodyText"/>
        <w:rPr>
          <w:ins w:id="15" w:author="Pooja Mathur" w:date="2026-09-25T20:03:00Z" w16du:dateUtc="2026-09-26T00:03:00Z"/>
          <w:sz w:val="20"/>
        </w:rPr>
      </w:pPr>
    </w:p>
    <w:p w14:paraId="09C65B0B" w14:textId="3F1CB770" w:rsidR="00E6200E" w:rsidRPr="00145D9B" w:rsidRDefault="00E6200E">
      <w:pPr>
        <w:pStyle w:val="BodyText"/>
        <w:rPr>
          <w:ins w:id="16" w:author="Pooja Mathur" w:date="2026-09-25T20:03:00Z" w16du:dateUtc="2026-09-26T00:03:00Z"/>
          <w:sz w:val="20"/>
        </w:rPr>
      </w:pPr>
    </w:p>
    <w:p w14:paraId="09C65B0C" w14:textId="3EDD63BC" w:rsidR="00E6200E" w:rsidRPr="00145D9B" w:rsidRDefault="00E6200E">
      <w:pPr>
        <w:pStyle w:val="BodyText"/>
        <w:rPr>
          <w:ins w:id="17" w:author="Pooja Mathur" w:date="2026-09-25T20:03:00Z" w16du:dateUtc="2026-09-26T00:03:00Z"/>
          <w:sz w:val="20"/>
        </w:rPr>
      </w:pPr>
    </w:p>
    <w:p w14:paraId="09C65B0D" w14:textId="065D49AD" w:rsidR="00E6200E" w:rsidRPr="00145D9B" w:rsidRDefault="00E6200E">
      <w:pPr>
        <w:pStyle w:val="BodyText"/>
        <w:rPr>
          <w:ins w:id="18" w:author="Pooja Mathur" w:date="2026-09-25T20:03:00Z" w16du:dateUtc="2026-09-26T00:03:00Z"/>
          <w:sz w:val="20"/>
        </w:rPr>
      </w:pPr>
    </w:p>
    <w:p w14:paraId="09C65B0E" w14:textId="31D77BAC" w:rsidR="00E6200E" w:rsidRPr="00145D9B" w:rsidRDefault="00E6200E">
      <w:pPr>
        <w:pStyle w:val="BodyText"/>
        <w:rPr>
          <w:ins w:id="19" w:author="Pooja Mathur" w:date="2026-09-25T20:03:00Z" w16du:dateUtc="2026-09-26T00:03:00Z"/>
          <w:sz w:val="20"/>
        </w:rPr>
      </w:pPr>
    </w:p>
    <w:p w14:paraId="69585910" w14:textId="2B3C0D53" w:rsidR="5BA7F717" w:rsidRDefault="5BA7F717" w:rsidP="5BA7F717">
      <w:pPr>
        <w:pStyle w:val="Heading1"/>
        <w:spacing w:before="258" w:after="240"/>
        <w:ind w:left="119"/>
        <w:rPr>
          <w:ins w:id="20" w:author="Pooja Mathur" w:date="2026-09-25T20:03:00Z" w16du:dateUtc="2026-09-26T00:03:00Z"/>
          <w:color w:val="FFFFFF" w:themeColor="background1"/>
        </w:rPr>
      </w:pPr>
    </w:p>
    <w:p w14:paraId="7A9CAEB5" w14:textId="54F3A0B1" w:rsidR="002A250D" w:rsidRPr="00145D9B" w:rsidRDefault="005D51D2" w:rsidP="002A250D">
      <w:pPr>
        <w:pStyle w:val="Heading1"/>
        <w:spacing w:before="258" w:after="240"/>
        <w:ind w:left="119"/>
        <w:rPr>
          <w:ins w:id="21" w:author="Pooja Mathur" w:date="2026-09-25T20:03:00Z" w16du:dateUtc="2026-09-26T00:03:00Z"/>
          <w:color w:val="FFFFFF"/>
        </w:rPr>
      </w:pPr>
      <w:ins w:id="22" w:author="Pooja Mathur" w:date="2026-09-25T20:03:00Z" w16du:dateUtc="2026-09-26T00:03:00Z">
        <w:r w:rsidRPr="00145D9B">
          <w:rPr>
            <w:color w:val="FFFFFF"/>
          </w:rPr>
          <w:t>Job</w:t>
        </w:r>
        <w:r w:rsidRPr="00145D9B">
          <w:rPr>
            <w:color w:val="FFFFFF"/>
            <w:spacing w:val="-19"/>
          </w:rPr>
          <w:t xml:space="preserve"> </w:t>
        </w:r>
        <w:r w:rsidRPr="00145D9B">
          <w:rPr>
            <w:color w:val="FFFFFF"/>
          </w:rPr>
          <w:t>description</w:t>
        </w:r>
        <w:r w:rsidR="00412719" w:rsidRPr="00145D9B">
          <w:rPr>
            <w:color w:val="FFFFFF"/>
          </w:rPr>
          <w:t xml:space="preserve"> and person </w:t>
        </w:r>
        <w:r w:rsidR="00412719" w:rsidRPr="00AE6A30">
          <w:rPr>
            <w:color w:val="FFFFFF" w:themeColor="background1"/>
          </w:rPr>
          <w:t>specification</w:t>
        </w:r>
      </w:ins>
    </w:p>
    <w:p w14:paraId="2E35E395" w14:textId="246B1AF5" w:rsidR="00691397" w:rsidRPr="00691397" w:rsidRDefault="00354411" w:rsidP="00691397">
      <w:pPr>
        <w:pStyle w:val="BodyText"/>
        <w:spacing w:before="120" w:after="120"/>
        <w:ind w:left="-107"/>
        <w:rPr>
          <w:ins w:id="23" w:author="Pooja Mathur" w:date="2026-09-25T20:03:00Z" w16du:dateUtc="2026-09-26T00:03:00Z"/>
          <w:b/>
          <w:bCs/>
          <w:noProof/>
          <w:color w:val="FFFFFF" w:themeColor="background1"/>
          <w:sz w:val="96"/>
          <w:szCs w:val="96"/>
          <w:lang w:val="en-GB"/>
        </w:rPr>
      </w:pPr>
      <w:ins w:id="24" w:author="Pooja Mathur" w:date="2026-09-25T20:03:00Z" w16du:dateUtc="2026-09-26T00:03:00Z">
        <w:r w:rsidRPr="00354411">
          <w:rPr>
            <w:b/>
            <w:bCs/>
            <w:noProof/>
            <w:color w:val="FFFFFF" w:themeColor="background1"/>
            <w:sz w:val="96"/>
            <w:szCs w:val="96"/>
            <w:lang w:val="en-GB"/>
          </w:rPr>
          <w:t>Classroom Assistant (Under 18 Courses – Kids and Teens)</w:t>
        </w:r>
      </w:ins>
    </w:p>
    <w:p w14:paraId="09C65B12" w14:textId="360FB96F" w:rsidR="00E6200E" w:rsidRPr="00145D9B" w:rsidRDefault="00E6200E">
      <w:pPr>
        <w:pStyle w:val="BodyText"/>
        <w:rPr>
          <w:ins w:id="25" w:author="Pooja Mathur" w:date="2026-09-25T20:03:00Z" w16du:dateUtc="2026-09-26T00:03:00Z"/>
          <w:sz w:val="20"/>
        </w:rPr>
      </w:pPr>
    </w:p>
    <w:p w14:paraId="09C65B13" w14:textId="4C391CE0" w:rsidR="00E6200E" w:rsidRPr="00145D9B" w:rsidRDefault="00E6200E">
      <w:pPr>
        <w:pStyle w:val="BodyText"/>
        <w:rPr>
          <w:ins w:id="26" w:author="Pooja Mathur" w:date="2026-09-25T20:03:00Z" w16du:dateUtc="2026-09-26T00:03:00Z"/>
          <w:sz w:val="220"/>
          <w:szCs w:val="240"/>
        </w:rPr>
      </w:pPr>
    </w:p>
    <w:p w14:paraId="09C65B14" w14:textId="3E30F328" w:rsidR="00E6200E" w:rsidRPr="00145D9B" w:rsidRDefault="00E6200E">
      <w:pPr>
        <w:pStyle w:val="BodyText"/>
        <w:rPr>
          <w:ins w:id="27" w:author="Pooja Mathur" w:date="2026-09-25T20:03:00Z" w16du:dateUtc="2026-09-26T00:03:00Z"/>
          <w:sz w:val="20"/>
        </w:rPr>
      </w:pPr>
    </w:p>
    <w:p w14:paraId="09C65B15" w14:textId="5B9378F2" w:rsidR="00E6200E" w:rsidRPr="00145D9B" w:rsidRDefault="00E6200E">
      <w:pPr>
        <w:pStyle w:val="BodyText"/>
        <w:rPr>
          <w:ins w:id="28" w:author="Pooja Mathur" w:date="2026-09-25T20:03:00Z" w16du:dateUtc="2026-09-26T00:03:00Z"/>
          <w:sz w:val="20"/>
        </w:rPr>
      </w:pPr>
    </w:p>
    <w:p w14:paraId="09C65B16" w14:textId="3155FB05" w:rsidR="00E6200E" w:rsidRPr="00145D9B" w:rsidRDefault="00E6200E">
      <w:pPr>
        <w:pStyle w:val="BodyText"/>
        <w:rPr>
          <w:ins w:id="29" w:author="Pooja Mathur" w:date="2026-09-25T20:03:00Z" w16du:dateUtc="2026-09-26T00:03:00Z"/>
          <w:sz w:val="20"/>
        </w:rPr>
      </w:pPr>
    </w:p>
    <w:p w14:paraId="09C65B17" w14:textId="403A41D2" w:rsidR="00E6200E" w:rsidRPr="00145D9B" w:rsidRDefault="00E6200E">
      <w:pPr>
        <w:pStyle w:val="BodyText"/>
        <w:rPr>
          <w:ins w:id="30" w:author="Pooja Mathur" w:date="2026-09-25T20:03:00Z" w16du:dateUtc="2026-09-26T00:03:00Z"/>
          <w:sz w:val="20"/>
        </w:rPr>
      </w:pPr>
    </w:p>
    <w:p w14:paraId="09C65B18" w14:textId="1600B87F" w:rsidR="00E6200E" w:rsidRPr="00145D9B" w:rsidRDefault="00E6200E">
      <w:pPr>
        <w:pStyle w:val="BodyText"/>
        <w:rPr>
          <w:ins w:id="31" w:author="Pooja Mathur" w:date="2026-09-25T20:03:00Z" w16du:dateUtc="2026-09-26T00:03:00Z"/>
          <w:sz w:val="20"/>
        </w:rPr>
      </w:pPr>
    </w:p>
    <w:p w14:paraId="09C65B19" w14:textId="49FF2876" w:rsidR="00E6200E" w:rsidRPr="00145D9B" w:rsidRDefault="00E6200E">
      <w:pPr>
        <w:pStyle w:val="BodyText"/>
        <w:rPr>
          <w:ins w:id="32" w:author="Pooja Mathur" w:date="2026-09-25T20:03:00Z" w16du:dateUtc="2026-09-26T00:03:00Z"/>
          <w:sz w:val="20"/>
        </w:rPr>
      </w:pPr>
    </w:p>
    <w:p w14:paraId="09C65B1A" w14:textId="4264A5A2" w:rsidR="00E6200E" w:rsidRPr="00145D9B" w:rsidRDefault="00E6200E">
      <w:pPr>
        <w:pStyle w:val="BodyText"/>
        <w:rPr>
          <w:ins w:id="33" w:author="Pooja Mathur" w:date="2026-09-25T20:03:00Z" w16du:dateUtc="2026-09-26T00:03:00Z"/>
          <w:sz w:val="20"/>
        </w:rPr>
      </w:pPr>
    </w:p>
    <w:p w14:paraId="09C65B1B" w14:textId="24196076" w:rsidR="00E6200E" w:rsidRPr="00145D9B" w:rsidRDefault="00E6200E">
      <w:pPr>
        <w:pStyle w:val="BodyText"/>
        <w:rPr>
          <w:ins w:id="34" w:author="Pooja Mathur" w:date="2026-09-25T20:03:00Z" w16du:dateUtc="2026-09-26T00:03:00Z"/>
          <w:sz w:val="20"/>
        </w:rPr>
      </w:pPr>
    </w:p>
    <w:p w14:paraId="09C65B1C" w14:textId="2469B8B4" w:rsidR="00E6200E" w:rsidRPr="00145D9B" w:rsidRDefault="00E6200E">
      <w:pPr>
        <w:pStyle w:val="BodyText"/>
        <w:rPr>
          <w:ins w:id="35" w:author="Pooja Mathur" w:date="2026-09-25T20:03:00Z" w16du:dateUtc="2026-09-26T00:03:00Z"/>
          <w:sz w:val="20"/>
        </w:rPr>
      </w:pPr>
    </w:p>
    <w:p w14:paraId="09C65B1D" w14:textId="5BC63F8F" w:rsidR="00E6200E" w:rsidRPr="00145D9B" w:rsidRDefault="00E6200E">
      <w:pPr>
        <w:pStyle w:val="BodyText"/>
        <w:rPr>
          <w:ins w:id="36" w:author="Pooja Mathur" w:date="2026-09-25T20:03:00Z" w16du:dateUtc="2026-09-26T00:03:00Z"/>
          <w:sz w:val="20"/>
        </w:rPr>
      </w:pPr>
    </w:p>
    <w:p w14:paraId="09C65B1E" w14:textId="77777777" w:rsidR="00E6200E" w:rsidRPr="00145D9B" w:rsidRDefault="00E6200E">
      <w:pPr>
        <w:pStyle w:val="BodyText"/>
        <w:rPr>
          <w:ins w:id="37" w:author="Pooja Mathur" w:date="2026-09-25T20:03:00Z" w16du:dateUtc="2026-09-26T00:03:00Z"/>
          <w:sz w:val="20"/>
        </w:rPr>
      </w:pPr>
    </w:p>
    <w:p w14:paraId="09C65B1F" w14:textId="77777777" w:rsidR="00E6200E" w:rsidRPr="00145D9B" w:rsidRDefault="00E6200E">
      <w:pPr>
        <w:pStyle w:val="BodyText"/>
        <w:rPr>
          <w:ins w:id="38" w:author="Pooja Mathur" w:date="2026-09-25T20:03:00Z" w16du:dateUtc="2026-09-26T00:03:00Z"/>
          <w:sz w:val="20"/>
        </w:rPr>
      </w:pPr>
    </w:p>
    <w:p w14:paraId="09C65B20" w14:textId="140024B4" w:rsidR="00E6200E" w:rsidRPr="00145D9B" w:rsidRDefault="00E6200E">
      <w:pPr>
        <w:pStyle w:val="BodyText"/>
        <w:rPr>
          <w:ins w:id="39" w:author="Pooja Mathur" w:date="2026-09-25T20:03:00Z" w16du:dateUtc="2026-09-26T00:03:00Z"/>
          <w:sz w:val="20"/>
        </w:rPr>
      </w:pPr>
    </w:p>
    <w:p w14:paraId="09C65B21" w14:textId="2D5CFEA8" w:rsidR="00E6200E" w:rsidRPr="00145D9B" w:rsidRDefault="00E6200E">
      <w:pPr>
        <w:pStyle w:val="BodyText"/>
        <w:rPr>
          <w:ins w:id="40" w:author="Pooja Mathur" w:date="2026-09-25T20:03:00Z" w16du:dateUtc="2026-09-26T00:03:00Z"/>
          <w:sz w:val="20"/>
        </w:rPr>
      </w:pPr>
    </w:p>
    <w:p w14:paraId="09C65B22" w14:textId="104CA1D6" w:rsidR="00E6200E" w:rsidRPr="00145D9B" w:rsidRDefault="00E6200E">
      <w:pPr>
        <w:pStyle w:val="BodyText"/>
        <w:rPr>
          <w:ins w:id="41" w:author="Pooja Mathur" w:date="2026-09-25T20:03:00Z" w16du:dateUtc="2026-09-26T00:03:00Z"/>
          <w:sz w:val="20"/>
        </w:rPr>
      </w:pPr>
    </w:p>
    <w:p w14:paraId="09C65B23" w14:textId="1C1C0D07" w:rsidR="00E6200E" w:rsidRPr="00145D9B" w:rsidRDefault="00E6200E">
      <w:pPr>
        <w:pStyle w:val="BodyText"/>
        <w:rPr>
          <w:ins w:id="42" w:author="Pooja Mathur" w:date="2026-09-25T20:03:00Z" w16du:dateUtc="2026-09-26T00:03:00Z"/>
          <w:sz w:val="20"/>
        </w:rPr>
      </w:pPr>
    </w:p>
    <w:p w14:paraId="09C65B24" w14:textId="09E5329E" w:rsidR="00E6200E" w:rsidRPr="00145D9B" w:rsidRDefault="00E6200E">
      <w:pPr>
        <w:pStyle w:val="BodyText"/>
        <w:rPr>
          <w:ins w:id="43" w:author="Pooja Mathur" w:date="2026-09-25T20:03:00Z" w16du:dateUtc="2026-09-26T00:03:00Z"/>
          <w:sz w:val="20"/>
        </w:rPr>
      </w:pPr>
    </w:p>
    <w:p w14:paraId="09C65B25" w14:textId="682B03DB" w:rsidR="00E6200E" w:rsidRPr="00145D9B" w:rsidRDefault="00E6200E">
      <w:pPr>
        <w:pStyle w:val="BodyText"/>
        <w:rPr>
          <w:ins w:id="44" w:author="Pooja Mathur" w:date="2026-09-25T20:03:00Z" w16du:dateUtc="2026-09-26T00:03:00Z"/>
          <w:sz w:val="20"/>
        </w:rPr>
      </w:pPr>
    </w:p>
    <w:p w14:paraId="09C65B26" w14:textId="77777777" w:rsidR="00E6200E" w:rsidRPr="00145D9B" w:rsidRDefault="00E6200E">
      <w:pPr>
        <w:pStyle w:val="BodyText"/>
        <w:rPr>
          <w:ins w:id="45" w:author="Pooja Mathur" w:date="2026-09-25T20:03:00Z" w16du:dateUtc="2026-09-26T00:03:00Z"/>
          <w:sz w:val="20"/>
        </w:rPr>
      </w:pPr>
    </w:p>
    <w:p w14:paraId="09C65B27" w14:textId="0DE3AF2C" w:rsidR="00E6200E" w:rsidRPr="00145D9B" w:rsidRDefault="00E6200E">
      <w:pPr>
        <w:pStyle w:val="BodyText"/>
        <w:rPr>
          <w:ins w:id="46" w:author="Pooja Mathur" w:date="2026-09-25T20:03:00Z" w16du:dateUtc="2026-09-26T00:03:00Z"/>
          <w:sz w:val="20"/>
        </w:rPr>
      </w:pPr>
    </w:p>
    <w:p w14:paraId="49182260" w14:textId="3B8EDF0C" w:rsidR="00CA0BC6" w:rsidRPr="00145D9B" w:rsidRDefault="00CA0BC6" w:rsidP="69073D79">
      <w:pPr>
        <w:pStyle w:val="BodyText"/>
        <w:rPr>
          <w:ins w:id="47" w:author="Pooja Mathur" w:date="2026-09-25T20:03:00Z" w16du:dateUtc="2026-09-26T00:03:00Z"/>
          <w:sz w:val="20"/>
          <w:szCs w:val="20"/>
          <w:lang w:val="en-GB"/>
        </w:rPr>
        <w:sectPr w:rsidR="00CA0BC6" w:rsidRPr="00145D9B" w:rsidSect="00621328">
          <w:headerReference w:type="default" r:id="rId13"/>
          <w:footerReference w:type="default" r:id="rId14"/>
          <w:type w:val="continuous"/>
          <w:pgSz w:w="11910" w:h="16840"/>
          <w:pgMar w:top="1134" w:right="1134" w:bottom="1134" w:left="1134" w:header="618" w:footer="845" w:gutter="0"/>
          <w:cols w:space="2021"/>
        </w:sectPr>
      </w:pPr>
    </w:p>
    <w:p w14:paraId="63BD52CD" w14:textId="6FC3A7C8" w:rsidR="00621328" w:rsidRPr="00145D9B" w:rsidRDefault="00621328" w:rsidP="00872883">
      <w:pPr>
        <w:pStyle w:val="Heading1"/>
        <w:spacing w:before="120" w:after="240" w:line="24" w:lineRule="atLeast"/>
        <w:ind w:left="0"/>
        <w:rPr>
          <w:ins w:id="50" w:author="Pooja Mathur" w:date="2026-09-25T20:03:00Z" w16du:dateUtc="2026-09-26T00:03:00Z"/>
          <w:lang w:val="en-GB"/>
        </w:rPr>
      </w:pPr>
      <w:ins w:id="51" w:author="Pooja Mathur" w:date="2026-09-25T20:03:00Z" w16du:dateUtc="2026-09-26T00:03:00Z">
        <w:r w:rsidRPr="00145D9B">
          <w:rPr>
            <w:lang w:val="en-GB"/>
          </w:rPr>
          <w:lastRenderedPageBreak/>
          <w:t>Job description</w:t>
        </w:r>
      </w:ins>
    </w:p>
    <w:p w14:paraId="7A1F93A6" w14:textId="77777777" w:rsidR="00621328" w:rsidRPr="00145D9B" w:rsidRDefault="00621328" w:rsidP="00100D79">
      <w:pPr>
        <w:pStyle w:val="BodyText"/>
        <w:spacing w:before="120" w:after="120" w:line="24" w:lineRule="atLeast"/>
        <w:rPr>
          <w:ins w:id="52" w:author="Pooja Mathur" w:date="2026-09-25T20:03:00Z" w16du:dateUtc="2026-09-26T00:03:00Z"/>
          <w:b/>
          <w:sz w:val="10"/>
          <w:szCs w:val="10"/>
          <w:lang w:val="en-GB"/>
        </w:rPr>
      </w:pPr>
    </w:p>
    <w:tbl>
      <w:tblPr>
        <w:tblStyle w:val="TableGrid"/>
        <w:tblW w:w="10095" w:type="dxa"/>
        <w:tblBorders>
          <w:left w:val="none" w:sz="0" w:space="0" w:color="auto"/>
          <w:right w:val="none" w:sz="0" w:space="0" w:color="auto"/>
          <w:insideV w:val="none" w:sz="0" w:space="0" w:color="auto"/>
        </w:tblBorders>
        <w:tblLook w:val="04A0" w:firstRow="1" w:lastRow="0" w:firstColumn="1" w:lastColumn="0" w:noHBand="0" w:noVBand="1"/>
      </w:tblPr>
      <w:tblGrid>
        <w:gridCol w:w="3465"/>
        <w:gridCol w:w="6630"/>
      </w:tblGrid>
      <w:tr w:rsidR="00C0224D" w:rsidRPr="00644D00" w14:paraId="35243699" w14:textId="77777777" w:rsidTr="2D3EE164">
        <w:trPr>
          <w:trHeight w:val="525"/>
          <w:ins w:id="53" w:author="Pooja Mathur" w:date="2026-09-25T20:03:00Z" w16du:dateUtc="2026-09-26T00:03:00Z"/>
        </w:trPr>
        <w:tc>
          <w:tcPr>
            <w:tcW w:w="3465" w:type="dxa"/>
            <w:vAlign w:val="center"/>
          </w:tcPr>
          <w:p w14:paraId="32E4EDDC" w14:textId="761BD195" w:rsidR="006478C7" w:rsidRPr="00644D00" w:rsidRDefault="006478C7" w:rsidP="00E9715F">
            <w:pPr>
              <w:pStyle w:val="BodyText"/>
              <w:spacing w:before="120" w:after="120" w:line="24" w:lineRule="atLeast"/>
              <w:ind w:left="-107"/>
              <w:rPr>
                <w:ins w:id="54" w:author="Pooja Mathur" w:date="2026-09-25T20:03:00Z" w16du:dateUtc="2026-09-26T00:03:00Z"/>
                <w:rStyle w:val="Strong"/>
              </w:rPr>
            </w:pPr>
            <w:ins w:id="55" w:author="Pooja Mathur" w:date="2026-09-25T20:03:00Z" w16du:dateUtc="2026-09-26T00:03:00Z">
              <w:r w:rsidRPr="00644D00">
                <w:rPr>
                  <w:rStyle w:val="Strong"/>
                </w:rPr>
                <w:t>Job title</w:t>
              </w:r>
            </w:ins>
          </w:p>
        </w:tc>
        <w:tc>
          <w:tcPr>
            <w:tcW w:w="6630" w:type="dxa"/>
            <w:vAlign w:val="center"/>
          </w:tcPr>
          <w:p w14:paraId="711E5EB5" w14:textId="3702282C" w:rsidR="006478C7" w:rsidRPr="00644D00" w:rsidRDefault="00354411" w:rsidP="5B7492EA">
            <w:pPr>
              <w:pStyle w:val="BodyText"/>
              <w:spacing w:before="120" w:after="120"/>
              <w:ind w:left="-107"/>
              <w:rPr>
                <w:ins w:id="56" w:author="Pooja Mathur" w:date="2026-09-25T20:03:00Z" w16du:dateUtc="2026-09-26T00:03:00Z"/>
                <w:noProof/>
                <w:szCs w:val="24"/>
              </w:rPr>
            </w:pPr>
            <w:ins w:id="57" w:author="Pooja Mathur" w:date="2026-09-25T20:03:00Z" w16du:dateUtc="2026-09-26T00:03:00Z">
              <w:r w:rsidRPr="00644D00">
                <w:rPr>
                  <w:noProof/>
                  <w:szCs w:val="24"/>
                </w:rPr>
                <w:t>Classroom Assistant (Under 18 Courses – Kids and Teens)</w:t>
              </w:r>
            </w:ins>
          </w:p>
        </w:tc>
      </w:tr>
      <w:tr w:rsidR="00C0224D" w:rsidRPr="00644D00" w14:paraId="03634F66" w14:textId="77777777" w:rsidTr="2D3EE164">
        <w:trPr>
          <w:trHeight w:val="525"/>
          <w:ins w:id="58" w:author="Pooja Mathur" w:date="2026-09-25T20:03:00Z" w16du:dateUtc="2026-09-26T00:03:00Z"/>
        </w:trPr>
        <w:tc>
          <w:tcPr>
            <w:tcW w:w="3465" w:type="dxa"/>
            <w:vAlign w:val="center"/>
          </w:tcPr>
          <w:p w14:paraId="75E79CDB" w14:textId="484765DE" w:rsidR="006478C7" w:rsidRPr="00644D00" w:rsidRDefault="006478C7" w:rsidP="00E9715F">
            <w:pPr>
              <w:pStyle w:val="BodyText"/>
              <w:spacing w:before="120" w:after="120" w:line="24" w:lineRule="atLeast"/>
              <w:ind w:left="-107"/>
              <w:rPr>
                <w:ins w:id="59" w:author="Pooja Mathur" w:date="2026-09-25T20:03:00Z" w16du:dateUtc="2026-09-26T00:03:00Z"/>
                <w:rStyle w:val="Strong"/>
              </w:rPr>
            </w:pPr>
            <w:ins w:id="60" w:author="Pooja Mathur" w:date="2026-09-25T20:03:00Z" w16du:dateUtc="2026-09-26T00:03:00Z">
              <w:r w:rsidRPr="00644D00">
                <w:rPr>
                  <w:rStyle w:val="Strong"/>
                </w:rPr>
                <w:t>College/Service</w:t>
              </w:r>
            </w:ins>
          </w:p>
        </w:tc>
        <w:tc>
          <w:tcPr>
            <w:tcW w:w="6630" w:type="dxa"/>
            <w:vAlign w:val="center"/>
          </w:tcPr>
          <w:p w14:paraId="494F5456" w14:textId="539FFEE9" w:rsidR="006478C7" w:rsidRPr="00644D00" w:rsidRDefault="00C738E7" w:rsidP="5BA7F717">
            <w:pPr>
              <w:pStyle w:val="BodyText"/>
              <w:spacing w:before="120" w:after="120" w:line="24" w:lineRule="atLeast"/>
              <w:rPr>
                <w:ins w:id="61" w:author="Pooja Mathur" w:date="2026-09-25T20:03:00Z" w16du:dateUtc="2026-09-26T00:03:00Z"/>
                <w:szCs w:val="24"/>
                <w:lang w:val="en-GB"/>
              </w:rPr>
            </w:pPr>
            <w:customXmlInsRangeStart w:id="62" w:author="Pooja Mathur" w:date="2026-09-25T20:03:00Z"/>
            <w:sdt>
              <w:sdtPr>
                <w:rPr>
                  <w:szCs w:val="24"/>
                  <w:lang w:val="en-GB"/>
                </w:rPr>
                <w:id w:val="-1010141693"/>
                <w:lock w:val="sdtLocked"/>
                <w:placeholder>
                  <w:docPart w:val="573C78EF98EE3848979EF7DFD65CE0F7"/>
                </w:placeholder>
              </w:sdtPr>
              <w:sdtEndPr/>
              <w:sdtContent>
                <w:customXmlInsRangeEnd w:id="62"/>
                <w:ins w:id="63" w:author="Pooja Mathur" w:date="2026-09-25T20:03:00Z" w16du:dateUtc="2026-09-26T00:03:00Z">
                  <w:r w:rsidR="6A6577DD" w:rsidRPr="00644D00">
                    <w:rPr>
                      <w:szCs w:val="24"/>
                      <w:lang w:val="en-GB"/>
                    </w:rPr>
                    <w:t>Academic Enterprise</w:t>
                  </w:r>
                </w:ins>
                <w:customXmlInsRangeStart w:id="64" w:author="Pooja Mathur" w:date="2026-09-25T20:03:00Z"/>
              </w:sdtContent>
            </w:sdt>
            <w:customXmlInsRangeEnd w:id="64"/>
          </w:p>
        </w:tc>
      </w:tr>
      <w:tr w:rsidR="00C0224D" w:rsidRPr="00644D00" w14:paraId="3863B781" w14:textId="77777777" w:rsidTr="2D3EE164">
        <w:trPr>
          <w:trHeight w:val="544"/>
          <w:ins w:id="65" w:author="Pooja Mathur" w:date="2026-09-25T20:03:00Z" w16du:dateUtc="2026-09-26T00:03:00Z"/>
        </w:trPr>
        <w:tc>
          <w:tcPr>
            <w:tcW w:w="3465" w:type="dxa"/>
            <w:vAlign w:val="center"/>
          </w:tcPr>
          <w:p w14:paraId="16EE9B30" w14:textId="069783C2" w:rsidR="002E1968" w:rsidRPr="00644D00" w:rsidRDefault="002E1968" w:rsidP="00886B82">
            <w:pPr>
              <w:pStyle w:val="BodyText"/>
              <w:spacing w:before="120" w:after="120" w:line="24" w:lineRule="atLeast"/>
              <w:ind w:left="-107"/>
              <w:rPr>
                <w:ins w:id="66" w:author="Pooja Mathur" w:date="2026-09-25T20:03:00Z" w16du:dateUtc="2026-09-26T00:03:00Z"/>
                <w:rStyle w:val="Strong"/>
              </w:rPr>
            </w:pPr>
            <w:ins w:id="67" w:author="Pooja Mathur" w:date="2026-09-25T20:03:00Z" w16du:dateUtc="2026-09-26T00:03:00Z">
              <w:r w:rsidRPr="00644D00">
                <w:rPr>
                  <w:rStyle w:val="Strong"/>
                </w:rPr>
                <w:t>Department/Team</w:t>
              </w:r>
            </w:ins>
          </w:p>
        </w:tc>
        <w:tc>
          <w:tcPr>
            <w:tcW w:w="6630" w:type="dxa"/>
            <w:vAlign w:val="center"/>
          </w:tcPr>
          <w:p w14:paraId="5AC450FC" w14:textId="51AB6004" w:rsidR="002E1968" w:rsidRPr="00644D00" w:rsidRDefault="15F59C9C" w:rsidP="5BA7F717">
            <w:pPr>
              <w:pStyle w:val="BodyText"/>
              <w:spacing w:before="120" w:after="120" w:line="24" w:lineRule="atLeast"/>
              <w:rPr>
                <w:ins w:id="68" w:author="Pooja Mathur" w:date="2026-09-25T20:03:00Z" w16du:dateUtc="2026-09-26T00:03:00Z"/>
                <w:szCs w:val="24"/>
                <w:lang w:val="en-GB"/>
              </w:rPr>
            </w:pPr>
            <w:ins w:id="69" w:author="Pooja Mathur" w:date="2026-09-25T20:03:00Z" w16du:dateUtc="2026-09-26T00:03:00Z">
              <w:r w:rsidRPr="00644D00">
                <w:rPr>
                  <w:szCs w:val="24"/>
                  <w:lang w:val="en-GB"/>
                </w:rPr>
                <w:t>UAL Short Courses</w:t>
              </w:r>
            </w:ins>
          </w:p>
        </w:tc>
      </w:tr>
      <w:tr w:rsidR="00C0224D" w:rsidRPr="00644D00" w14:paraId="0403287C" w14:textId="77777777" w:rsidTr="2D3EE164">
        <w:trPr>
          <w:trHeight w:val="544"/>
          <w:ins w:id="70" w:author="Pooja Mathur" w:date="2026-09-25T20:03:00Z" w16du:dateUtc="2026-09-26T00:03:00Z"/>
        </w:trPr>
        <w:tc>
          <w:tcPr>
            <w:tcW w:w="3465" w:type="dxa"/>
            <w:vAlign w:val="center"/>
          </w:tcPr>
          <w:p w14:paraId="40B9B7E6" w14:textId="24443C77" w:rsidR="00ED26E1" w:rsidRPr="00644D00" w:rsidRDefault="00ED26E1" w:rsidP="00ED26E1">
            <w:pPr>
              <w:pStyle w:val="BodyText"/>
              <w:spacing w:before="120" w:after="120" w:line="24" w:lineRule="atLeast"/>
              <w:ind w:left="-107"/>
              <w:rPr>
                <w:ins w:id="71" w:author="Pooja Mathur" w:date="2026-09-25T20:03:00Z" w16du:dateUtc="2026-09-26T00:03:00Z"/>
                <w:rStyle w:val="Strong"/>
              </w:rPr>
            </w:pPr>
            <w:ins w:id="72" w:author="Pooja Mathur" w:date="2026-09-25T20:03:00Z" w16du:dateUtc="2026-09-26T00:03:00Z">
              <w:r w:rsidRPr="00644D00">
                <w:rPr>
                  <w:rStyle w:val="Strong"/>
                </w:rPr>
                <w:t>Accountable to</w:t>
              </w:r>
            </w:ins>
          </w:p>
        </w:tc>
        <w:tc>
          <w:tcPr>
            <w:tcW w:w="6630" w:type="dxa"/>
            <w:vAlign w:val="center"/>
          </w:tcPr>
          <w:p w14:paraId="13E99B9A" w14:textId="5D645177" w:rsidR="00ED26E1" w:rsidRPr="00644D00" w:rsidRDefault="32D44FBB" w:rsidP="5BA7F717">
            <w:pPr>
              <w:pStyle w:val="BodyText"/>
              <w:spacing w:before="120" w:after="120" w:line="24" w:lineRule="atLeast"/>
              <w:rPr>
                <w:ins w:id="73" w:author="Pooja Mathur" w:date="2026-09-25T20:03:00Z" w16du:dateUtc="2026-09-26T00:03:00Z"/>
                <w:szCs w:val="24"/>
                <w:lang w:val="en-GB"/>
              </w:rPr>
            </w:pPr>
            <w:ins w:id="74" w:author="Pooja Mathur" w:date="2026-09-25T20:03:00Z" w16du:dateUtc="2026-09-26T00:03:00Z">
              <w:r w:rsidRPr="00644D00">
                <w:rPr>
                  <w:szCs w:val="24"/>
                  <w:lang w:val="en-GB"/>
                </w:rPr>
                <w:t>Short Course Manager</w:t>
              </w:r>
            </w:ins>
          </w:p>
        </w:tc>
      </w:tr>
      <w:tr w:rsidR="00C0224D" w:rsidRPr="00644D00" w14:paraId="6AAC9351" w14:textId="77777777" w:rsidTr="2D3EE164">
        <w:trPr>
          <w:trHeight w:val="544"/>
          <w:ins w:id="75" w:author="Pooja Mathur" w:date="2026-09-25T20:03:00Z" w16du:dateUtc="2026-09-26T00:03:00Z"/>
        </w:trPr>
        <w:tc>
          <w:tcPr>
            <w:tcW w:w="3465" w:type="dxa"/>
            <w:vAlign w:val="center"/>
          </w:tcPr>
          <w:p w14:paraId="47B14080" w14:textId="68D0541B" w:rsidR="00ED26E1" w:rsidRPr="00644D00" w:rsidRDefault="00ED26E1" w:rsidP="00ED26E1">
            <w:pPr>
              <w:pStyle w:val="BodyText"/>
              <w:spacing w:before="120" w:after="120" w:line="24" w:lineRule="atLeast"/>
              <w:ind w:left="-107"/>
              <w:rPr>
                <w:ins w:id="76" w:author="Pooja Mathur" w:date="2026-09-25T20:03:00Z" w16du:dateUtc="2026-09-26T00:03:00Z"/>
                <w:rStyle w:val="Strong"/>
              </w:rPr>
            </w:pPr>
            <w:ins w:id="77" w:author="Pooja Mathur" w:date="2026-09-25T20:03:00Z" w16du:dateUtc="2026-09-26T00:03:00Z">
              <w:r w:rsidRPr="00644D00">
                <w:rPr>
                  <w:rStyle w:val="Strong"/>
                </w:rPr>
                <w:t>Contract</w:t>
              </w:r>
            </w:ins>
          </w:p>
        </w:tc>
        <w:tc>
          <w:tcPr>
            <w:tcW w:w="6630" w:type="dxa"/>
            <w:vAlign w:val="center"/>
          </w:tcPr>
          <w:p w14:paraId="0834BFBE" w14:textId="5765F7DC" w:rsidR="00ED26E1" w:rsidRPr="00644D00" w:rsidRDefault="0B130545" w:rsidP="5BA7F717">
            <w:pPr>
              <w:pStyle w:val="BodyText"/>
              <w:spacing w:before="120" w:after="120" w:line="24" w:lineRule="atLeast"/>
              <w:rPr>
                <w:ins w:id="78" w:author="Pooja Mathur" w:date="2026-09-25T20:03:00Z" w16du:dateUtc="2026-09-26T00:03:00Z"/>
                <w:szCs w:val="24"/>
                <w:lang w:val="en-GB"/>
              </w:rPr>
            </w:pPr>
            <w:ins w:id="79" w:author="Pooja Mathur" w:date="2026-09-25T20:03:00Z" w16du:dateUtc="2026-09-26T00:03:00Z">
              <w:r w:rsidRPr="00644D00">
                <w:rPr>
                  <w:szCs w:val="24"/>
                  <w:lang w:val="en-GB"/>
                </w:rPr>
                <w:t>Fixed Term</w:t>
              </w:r>
              <w:r w:rsidR="60D2B2D4" w:rsidRPr="00644D00">
                <w:rPr>
                  <w:szCs w:val="24"/>
                  <w:lang w:val="en-GB"/>
                </w:rPr>
                <w:t>, Part Time</w:t>
              </w:r>
            </w:ins>
          </w:p>
        </w:tc>
      </w:tr>
      <w:tr w:rsidR="00C0224D" w:rsidRPr="00644D00" w14:paraId="05C9D0CD" w14:textId="77777777" w:rsidTr="2D3EE164">
        <w:trPr>
          <w:trHeight w:val="525"/>
          <w:ins w:id="80" w:author="Pooja Mathur" w:date="2026-09-25T20:03:00Z" w16du:dateUtc="2026-09-26T00:03:00Z"/>
        </w:trPr>
        <w:tc>
          <w:tcPr>
            <w:tcW w:w="3465" w:type="dxa"/>
            <w:vAlign w:val="center"/>
          </w:tcPr>
          <w:p w14:paraId="2181FA42" w14:textId="08A86335" w:rsidR="00ED26E1" w:rsidRPr="00644D00" w:rsidRDefault="00F21F15" w:rsidP="00ED26E1">
            <w:pPr>
              <w:pStyle w:val="BodyText"/>
              <w:spacing w:before="120" w:after="120" w:line="24" w:lineRule="atLeast"/>
              <w:ind w:left="-107"/>
              <w:rPr>
                <w:ins w:id="81" w:author="Pooja Mathur" w:date="2026-09-25T20:03:00Z" w16du:dateUtc="2026-09-26T00:03:00Z"/>
                <w:rStyle w:val="Strong"/>
              </w:rPr>
            </w:pPr>
            <w:ins w:id="82" w:author="Pooja Mathur" w:date="2026-09-25T20:03:00Z" w16du:dateUtc="2026-09-26T00:03:00Z">
              <w:r w:rsidRPr="00644D00">
                <w:rPr>
                  <w:rStyle w:val="Strong"/>
                </w:rPr>
                <w:t>Term</w:t>
              </w:r>
            </w:ins>
          </w:p>
        </w:tc>
        <w:tc>
          <w:tcPr>
            <w:tcW w:w="6630" w:type="dxa"/>
            <w:vAlign w:val="center"/>
          </w:tcPr>
          <w:p w14:paraId="799C8C93" w14:textId="42442D1A" w:rsidR="00ED26E1" w:rsidRPr="00644D00" w:rsidRDefault="52D4B677" w:rsidP="5BA7F717">
            <w:pPr>
              <w:pStyle w:val="BodyText"/>
              <w:spacing w:before="120" w:after="120" w:line="24" w:lineRule="atLeast"/>
              <w:rPr>
                <w:ins w:id="83" w:author="Pooja Mathur" w:date="2026-09-25T20:03:00Z" w16du:dateUtc="2026-09-26T00:03:00Z"/>
                <w:szCs w:val="24"/>
                <w:lang w:val="en-GB"/>
              </w:rPr>
            </w:pPr>
            <w:ins w:id="84" w:author="Pooja Mathur" w:date="2026-09-25T20:03:00Z" w16du:dateUtc="2026-09-26T00:03:00Z">
              <w:r w:rsidRPr="00644D00">
                <w:rPr>
                  <w:szCs w:val="24"/>
                  <w:lang w:val="en-GB"/>
                </w:rPr>
                <w:t>H</w:t>
              </w:r>
              <w:r w:rsidR="7968D6AB" w:rsidRPr="00644D00">
                <w:rPr>
                  <w:szCs w:val="24"/>
                  <w:lang w:val="en-GB"/>
                </w:rPr>
                <w:t>ours per week</w:t>
              </w:r>
              <w:r w:rsidR="4616CA54" w:rsidRPr="00644D00">
                <w:rPr>
                  <w:szCs w:val="24"/>
                  <w:lang w:val="en-GB"/>
                </w:rPr>
                <w:t>: various</w:t>
              </w:r>
            </w:ins>
          </w:p>
        </w:tc>
      </w:tr>
      <w:tr w:rsidR="00C0224D" w:rsidRPr="00644D00" w14:paraId="5DE7539F" w14:textId="77777777" w:rsidTr="2D3EE164">
        <w:trPr>
          <w:trHeight w:val="544"/>
          <w:ins w:id="85" w:author="Pooja Mathur" w:date="2026-09-25T20:03:00Z" w16du:dateUtc="2026-09-26T00:03:00Z"/>
        </w:trPr>
        <w:tc>
          <w:tcPr>
            <w:tcW w:w="3465" w:type="dxa"/>
            <w:vAlign w:val="center"/>
          </w:tcPr>
          <w:p w14:paraId="39EA0E46" w14:textId="38978E84" w:rsidR="00C37015" w:rsidRPr="00644D00" w:rsidRDefault="00C37015" w:rsidP="00C37015">
            <w:pPr>
              <w:pStyle w:val="BodyText"/>
              <w:spacing w:before="120" w:after="120" w:line="24" w:lineRule="atLeast"/>
              <w:ind w:left="-107"/>
              <w:rPr>
                <w:ins w:id="86" w:author="Pooja Mathur" w:date="2026-09-25T20:03:00Z" w16du:dateUtc="2026-09-26T00:03:00Z"/>
                <w:rStyle w:val="Strong"/>
              </w:rPr>
            </w:pPr>
            <w:ins w:id="87" w:author="Pooja Mathur" w:date="2026-09-25T20:03:00Z" w16du:dateUtc="2026-09-26T00:03:00Z">
              <w:r w:rsidRPr="00644D00">
                <w:rPr>
                  <w:rStyle w:val="Strong"/>
                </w:rPr>
                <w:t>Grade</w:t>
              </w:r>
            </w:ins>
          </w:p>
        </w:tc>
        <w:tc>
          <w:tcPr>
            <w:tcW w:w="6630" w:type="dxa"/>
            <w:vAlign w:val="center"/>
          </w:tcPr>
          <w:p w14:paraId="4DDE22BC" w14:textId="103447FE" w:rsidR="00C37015" w:rsidRPr="00644D00" w:rsidRDefault="00C738E7" w:rsidP="2D3EE164">
            <w:pPr>
              <w:pStyle w:val="BodyText"/>
              <w:spacing w:before="120" w:after="120" w:line="24" w:lineRule="atLeast"/>
              <w:rPr>
                <w:ins w:id="88" w:author="Pooja Mathur" w:date="2026-09-25T20:03:00Z" w16du:dateUtc="2026-09-26T00:03:00Z"/>
                <w:b/>
                <w:bCs/>
                <w:lang w:val="en-GB"/>
              </w:rPr>
            </w:pPr>
            <w:customXmlInsRangeStart w:id="89" w:author="Pooja Mathur" w:date="2026-09-25T20:03:00Z"/>
            <w:sdt>
              <w:sdtPr>
                <w:rPr>
                  <w:lang w:val="en-GB"/>
                </w:rPr>
                <w:id w:val="-1592080907"/>
                <w:lock w:val="sdtLocked"/>
                <w:placeholder>
                  <w:docPart w:val="9614B5CE75BBC24A8D07784FBB3F075B"/>
                </w:placeholder>
              </w:sdtPr>
              <w:sdtEndPr/>
              <w:sdtContent>
                <w:customXmlInsRangeEnd w:id="89"/>
                <w:ins w:id="90" w:author="Pooja Mathur" w:date="2026-09-25T20:03:00Z" w16du:dateUtc="2026-09-26T00:03:00Z">
                  <w:r w:rsidR="44C06C5B" w:rsidRPr="2D3EE164">
                    <w:rPr>
                      <w:lang w:val="en-GB"/>
                    </w:rPr>
                    <w:t>-</w:t>
                  </w:r>
                </w:ins>
                <w:customXmlInsRangeStart w:id="91" w:author="Pooja Mathur" w:date="2026-09-25T20:03:00Z"/>
              </w:sdtContent>
            </w:sdt>
            <w:customXmlInsRangeEnd w:id="91"/>
          </w:p>
        </w:tc>
      </w:tr>
      <w:tr w:rsidR="00C0224D" w:rsidRPr="00644D00" w14:paraId="5BA6CB9D" w14:textId="77777777" w:rsidTr="2D3EE164">
        <w:trPr>
          <w:trHeight w:val="544"/>
          <w:ins w:id="92" w:author="Pooja Mathur" w:date="2026-09-25T20:03:00Z" w16du:dateUtc="2026-09-26T00:03:00Z"/>
        </w:trPr>
        <w:tc>
          <w:tcPr>
            <w:tcW w:w="3465" w:type="dxa"/>
            <w:vAlign w:val="center"/>
          </w:tcPr>
          <w:p w14:paraId="4DCC3902" w14:textId="12615CB0" w:rsidR="00C37015" w:rsidRPr="00644D00" w:rsidRDefault="00C37015" w:rsidP="00C37015">
            <w:pPr>
              <w:pStyle w:val="BodyText"/>
              <w:spacing w:before="120" w:after="120" w:line="24" w:lineRule="atLeast"/>
              <w:ind w:left="-107"/>
              <w:rPr>
                <w:ins w:id="93" w:author="Pooja Mathur" w:date="2026-09-25T20:03:00Z" w16du:dateUtc="2026-09-26T00:03:00Z"/>
                <w:rStyle w:val="Strong"/>
              </w:rPr>
            </w:pPr>
            <w:ins w:id="94" w:author="Pooja Mathur" w:date="2026-09-25T20:03:00Z" w16du:dateUtc="2026-09-26T00:03:00Z">
              <w:r w:rsidRPr="00644D00">
                <w:rPr>
                  <w:rStyle w:val="Strong"/>
                </w:rPr>
                <w:t>Salar</w:t>
              </w:r>
              <w:r w:rsidR="00FE19AA" w:rsidRPr="00644D00">
                <w:rPr>
                  <w:rStyle w:val="Strong"/>
                </w:rPr>
                <w:t>y</w:t>
              </w:r>
            </w:ins>
          </w:p>
        </w:tc>
        <w:tc>
          <w:tcPr>
            <w:tcW w:w="6630" w:type="dxa"/>
            <w:vAlign w:val="center"/>
          </w:tcPr>
          <w:p w14:paraId="0E7FE5FD" w14:textId="257B9F11" w:rsidR="00C37015" w:rsidRPr="00644D00" w:rsidRDefault="0E4D6D04" w:rsidP="5B7492EA">
            <w:pPr>
              <w:pStyle w:val="BodyText"/>
              <w:spacing w:before="120" w:after="120" w:line="24" w:lineRule="atLeast"/>
              <w:rPr>
                <w:ins w:id="95" w:author="Pooja Mathur" w:date="2026-09-25T20:03:00Z" w16du:dateUtc="2026-09-26T00:03:00Z"/>
                <w:szCs w:val="24"/>
                <w:lang w:val="en-GB"/>
              </w:rPr>
            </w:pPr>
            <w:ins w:id="96" w:author="Pooja Mathur" w:date="2026-09-25T20:03:00Z" w16du:dateUtc="2026-09-26T00:03:00Z">
              <w:r w:rsidRPr="00644D00">
                <w:rPr>
                  <w:szCs w:val="24"/>
                  <w:lang w:val="en-GB"/>
                </w:rPr>
                <w:t>Hourly Paid</w:t>
              </w:r>
            </w:ins>
          </w:p>
        </w:tc>
      </w:tr>
      <w:tr w:rsidR="00C0224D" w:rsidRPr="00644D00" w14:paraId="6CDB61A6" w14:textId="77777777" w:rsidTr="2D3EE164">
        <w:trPr>
          <w:trHeight w:val="525"/>
          <w:ins w:id="97" w:author="Pooja Mathur" w:date="2026-09-25T20:03:00Z" w16du:dateUtc="2026-09-26T00:03:00Z"/>
        </w:trPr>
        <w:tc>
          <w:tcPr>
            <w:tcW w:w="3465" w:type="dxa"/>
            <w:vAlign w:val="center"/>
          </w:tcPr>
          <w:p w14:paraId="01854E13" w14:textId="3C2D93DF" w:rsidR="00C37015" w:rsidRPr="00644D00" w:rsidRDefault="00C37015" w:rsidP="00C37015">
            <w:pPr>
              <w:pStyle w:val="BodyText"/>
              <w:spacing w:before="120" w:after="120" w:line="24" w:lineRule="atLeast"/>
              <w:ind w:left="-107"/>
              <w:rPr>
                <w:ins w:id="98" w:author="Pooja Mathur" w:date="2026-09-25T20:03:00Z" w16du:dateUtc="2026-09-26T00:03:00Z"/>
                <w:rStyle w:val="Strong"/>
              </w:rPr>
            </w:pPr>
            <w:ins w:id="99" w:author="Pooja Mathur" w:date="2026-09-25T20:03:00Z" w16du:dateUtc="2026-09-26T00:03:00Z">
              <w:r w:rsidRPr="00644D00">
                <w:rPr>
                  <w:rStyle w:val="Strong"/>
                </w:rPr>
                <w:t>Location</w:t>
              </w:r>
            </w:ins>
          </w:p>
        </w:tc>
        <w:tc>
          <w:tcPr>
            <w:tcW w:w="6630" w:type="dxa"/>
            <w:vAlign w:val="center"/>
          </w:tcPr>
          <w:p w14:paraId="28DE226C" w14:textId="7B8B4780" w:rsidR="00C37015" w:rsidRPr="00644D00" w:rsidRDefault="00C738E7" w:rsidP="5BA7F717">
            <w:pPr>
              <w:pStyle w:val="BodyText"/>
              <w:spacing w:before="120" w:after="120" w:line="24" w:lineRule="atLeast"/>
              <w:rPr>
                <w:ins w:id="100" w:author="Pooja Mathur" w:date="2026-09-25T20:03:00Z" w16du:dateUtc="2026-09-26T00:03:00Z"/>
                <w:szCs w:val="24"/>
                <w:lang w:val="en-GB"/>
              </w:rPr>
            </w:pPr>
            <w:customXmlInsRangeStart w:id="101" w:author="Pooja Mathur" w:date="2026-09-25T20:03:00Z"/>
            <w:sdt>
              <w:sdtPr>
                <w:rPr>
                  <w:szCs w:val="24"/>
                  <w:lang w:val="en-GB"/>
                </w:rPr>
                <w:id w:val="532383875"/>
                <w:placeholder>
                  <w:docPart w:val="A5A4926999FB374DA4A9B6DFC0A39643"/>
                </w:placeholder>
              </w:sdtPr>
              <w:sdtEndPr/>
              <w:sdtContent>
                <w:customXmlInsRangeEnd w:id="101"/>
                <w:ins w:id="102" w:author="Pooja Mathur" w:date="2026-09-25T20:03:00Z" w16du:dateUtc="2026-09-26T00:03:00Z">
                  <w:r w:rsidR="0DC93AE2" w:rsidRPr="00644D00">
                    <w:rPr>
                      <w:szCs w:val="24"/>
                      <w:lang w:val="en-GB"/>
                    </w:rPr>
                    <w:t xml:space="preserve">UAL Various </w:t>
                  </w:r>
                  <w:r w:rsidR="2A4891EE" w:rsidRPr="00644D00">
                    <w:rPr>
                      <w:szCs w:val="24"/>
                      <w:lang w:val="en-GB"/>
                    </w:rPr>
                    <w:t>Locations</w:t>
                  </w:r>
                </w:ins>
                <w:customXmlInsRangeStart w:id="103" w:author="Pooja Mathur" w:date="2026-09-25T20:03:00Z"/>
              </w:sdtContent>
            </w:sdt>
            <w:customXmlInsRangeEnd w:id="103"/>
          </w:p>
        </w:tc>
      </w:tr>
      <w:tr w:rsidR="00F271AE" w:rsidRPr="00644D00" w14:paraId="2A62FA8D" w14:textId="77777777" w:rsidTr="2D3EE164">
        <w:trPr>
          <w:trHeight w:val="525"/>
          <w:ins w:id="104" w:author="Pooja Mathur" w:date="2026-09-25T20:03:00Z" w16du:dateUtc="2026-09-26T00:03:00Z"/>
        </w:trPr>
        <w:tc>
          <w:tcPr>
            <w:tcW w:w="3465" w:type="dxa"/>
            <w:vAlign w:val="center"/>
          </w:tcPr>
          <w:p w14:paraId="5CC67B61" w14:textId="05A0D3EE" w:rsidR="00F271AE" w:rsidRPr="00644D00" w:rsidRDefault="00F271AE" w:rsidP="00C37015">
            <w:pPr>
              <w:pStyle w:val="BodyText"/>
              <w:spacing w:before="120" w:after="120" w:line="24" w:lineRule="atLeast"/>
              <w:ind w:left="-107"/>
              <w:rPr>
                <w:ins w:id="105" w:author="Pooja Mathur" w:date="2026-09-25T20:03:00Z" w16du:dateUtc="2026-09-26T00:03:00Z"/>
                <w:rStyle w:val="Strong"/>
              </w:rPr>
            </w:pPr>
            <w:ins w:id="106" w:author="Pooja Mathur" w:date="2026-09-25T20:03:00Z" w16du:dateUtc="2026-09-26T00:03:00Z">
              <w:r w:rsidRPr="00644D00">
                <w:rPr>
                  <w:rStyle w:val="Strong"/>
                </w:rPr>
                <w:t>HERA Reference</w:t>
              </w:r>
            </w:ins>
          </w:p>
        </w:tc>
        <w:tc>
          <w:tcPr>
            <w:tcW w:w="6630" w:type="dxa"/>
            <w:vAlign w:val="center"/>
          </w:tcPr>
          <w:p w14:paraId="4578124D" w14:textId="5337DB51" w:rsidR="00F271AE" w:rsidRPr="00644D00" w:rsidRDefault="20129AA0" w:rsidP="2D3EE164">
            <w:pPr>
              <w:pStyle w:val="BodyText"/>
              <w:spacing w:before="120" w:after="120" w:line="24" w:lineRule="atLeast"/>
              <w:rPr>
                <w:ins w:id="107" w:author="Pooja Mathur" w:date="2026-09-25T20:03:00Z" w16du:dateUtc="2026-09-26T00:03:00Z"/>
                <w:lang w:val="en-GB"/>
              </w:rPr>
            </w:pPr>
            <w:ins w:id="108" w:author="Pooja Mathur" w:date="2026-09-25T20:03:00Z" w16du:dateUtc="2026-09-26T00:03:00Z">
              <w:r w:rsidRPr="2D3EE164">
                <w:rPr>
                  <w:lang w:val="en-GB"/>
                </w:rPr>
                <w:t>-</w:t>
              </w:r>
            </w:ins>
          </w:p>
        </w:tc>
      </w:tr>
    </w:tbl>
    <w:p w14:paraId="68834416" w14:textId="3537DD02" w:rsidR="00621328" w:rsidRPr="00644D00" w:rsidRDefault="00621328" w:rsidP="00D65BD7">
      <w:pPr>
        <w:pStyle w:val="Heading3"/>
        <w:rPr>
          <w:ins w:id="109" w:author="Pooja Mathur" w:date="2026-09-25T20:03:00Z" w16du:dateUtc="2026-09-26T00:03:00Z"/>
        </w:rPr>
      </w:pPr>
      <w:ins w:id="110" w:author="Pooja Mathur" w:date="2026-09-25T20:03:00Z" w16du:dateUtc="2026-09-26T00:03:00Z">
        <w:r w:rsidRPr="00644D00">
          <w:t>Purpose of the role</w:t>
        </w:r>
      </w:ins>
    </w:p>
    <w:p w14:paraId="3172880B" w14:textId="77777777" w:rsidR="00354411" w:rsidRPr="00644D00" w:rsidRDefault="00354411" w:rsidP="00C9130E">
      <w:pPr>
        <w:pStyle w:val="Heading3"/>
        <w:rPr>
          <w:ins w:id="111" w:author="Pooja Mathur" w:date="2026-09-25T20:03:00Z" w16du:dateUtc="2026-09-26T00:03:00Z"/>
          <w:b w:val="0"/>
        </w:rPr>
      </w:pPr>
      <w:ins w:id="112" w:author="Pooja Mathur" w:date="2026-09-25T20:03:00Z" w16du:dateUtc="2026-09-26T00:03:00Z">
        <w:r w:rsidRPr="00644D00">
          <w:rPr>
            <w:b w:val="0"/>
          </w:rPr>
          <w:t xml:space="preserve">To support teachers and students in the learning and delivery of Kids and Teens courses. To help facilitate an excellent and safe learner experience.  </w:t>
        </w:r>
      </w:ins>
    </w:p>
    <w:p w14:paraId="3154A8DA" w14:textId="0B68688F" w:rsidR="00C9130E" w:rsidRPr="00644D00" w:rsidRDefault="004F4F7F" w:rsidP="00C9130E">
      <w:pPr>
        <w:pStyle w:val="Heading3"/>
        <w:rPr>
          <w:ins w:id="113" w:author="Pooja Mathur" w:date="2026-09-25T20:03:00Z" w16du:dateUtc="2026-09-26T00:03:00Z"/>
        </w:rPr>
      </w:pPr>
      <w:ins w:id="114" w:author="Pooja Mathur" w:date="2026-09-25T20:03:00Z" w16du:dateUtc="2026-09-26T00:03:00Z">
        <w:r w:rsidRPr="00644D00">
          <w:t>Key duties and responsibilities</w:t>
        </w:r>
      </w:ins>
    </w:p>
    <w:p w14:paraId="73382F25" w14:textId="77777777" w:rsidR="00354411" w:rsidRPr="00354411" w:rsidRDefault="00354411" w:rsidP="00354411">
      <w:pPr>
        <w:widowControl/>
        <w:autoSpaceDE/>
        <w:autoSpaceDN/>
        <w:textAlignment w:val="baseline"/>
        <w:rPr>
          <w:ins w:id="115" w:author="Pooja Mathur" w:date="2026-09-25T20:03:00Z" w16du:dateUtc="2026-09-26T00:03:00Z"/>
          <w:rFonts w:eastAsia="Times New Roman"/>
          <w:sz w:val="24"/>
          <w:szCs w:val="24"/>
          <w:lang w:val="en-GB" w:eastAsia="en-GB"/>
        </w:rPr>
      </w:pPr>
      <w:ins w:id="116" w:author="Pooja Mathur" w:date="2026-09-25T20:03:00Z" w16du:dateUtc="2026-09-26T00:03:00Z">
        <w:r w:rsidRPr="00354411">
          <w:rPr>
            <w:rFonts w:eastAsia="Times New Roman"/>
            <w:b/>
            <w:bCs/>
            <w:sz w:val="24"/>
            <w:szCs w:val="24"/>
            <w:lang w:val="en-GB" w:eastAsia="en-GB"/>
          </w:rPr>
          <w:t>For all under eighteen courses (Kids and Teens)</w:t>
        </w:r>
        <w:r w:rsidRPr="00354411">
          <w:rPr>
            <w:rFonts w:eastAsia="Times New Roman"/>
            <w:sz w:val="24"/>
            <w:szCs w:val="24"/>
            <w:lang w:val="en-GB" w:eastAsia="en-GB"/>
          </w:rPr>
          <w:t> </w:t>
        </w:r>
      </w:ins>
    </w:p>
    <w:p w14:paraId="4D75A071" w14:textId="77777777" w:rsidR="00354411" w:rsidRPr="00354411" w:rsidRDefault="00354411" w:rsidP="00354411">
      <w:pPr>
        <w:widowControl/>
        <w:autoSpaceDE/>
        <w:autoSpaceDN/>
        <w:textAlignment w:val="baseline"/>
        <w:rPr>
          <w:ins w:id="117" w:author="Pooja Mathur" w:date="2026-09-25T20:03:00Z" w16du:dateUtc="2026-09-26T00:03:00Z"/>
          <w:rFonts w:eastAsia="Times New Roman"/>
          <w:sz w:val="24"/>
          <w:szCs w:val="24"/>
          <w:lang w:val="en-GB" w:eastAsia="en-GB"/>
        </w:rPr>
      </w:pPr>
      <w:ins w:id="118" w:author="Pooja Mathur" w:date="2026-09-25T20:03:00Z" w16du:dateUtc="2026-09-26T00:03:00Z">
        <w:r w:rsidRPr="00354411">
          <w:rPr>
            <w:rFonts w:eastAsia="Times New Roman"/>
            <w:sz w:val="24"/>
            <w:szCs w:val="24"/>
            <w:lang w:val="en-GB" w:eastAsia="en-GB"/>
          </w:rPr>
          <w:t> </w:t>
        </w:r>
      </w:ins>
    </w:p>
    <w:p w14:paraId="3498EE96" w14:textId="77777777" w:rsidR="00354411" w:rsidRPr="00CE75AD" w:rsidRDefault="00354411" w:rsidP="00F02DFA">
      <w:pPr>
        <w:pStyle w:val="BodyText"/>
        <w:numPr>
          <w:ilvl w:val="0"/>
          <w:numId w:val="30"/>
        </w:numPr>
        <w:tabs>
          <w:tab w:val="clear" w:pos="720"/>
        </w:tabs>
        <w:spacing w:before="120" w:after="120" w:line="24" w:lineRule="atLeast"/>
        <w:rPr>
          <w:ins w:id="119" w:author="Pooja Mathur" w:date="2026-09-25T20:03:00Z" w16du:dateUtc="2026-09-26T00:03:00Z"/>
          <w:szCs w:val="24"/>
          <w:lang w:val="en-GB"/>
        </w:rPr>
      </w:pPr>
      <w:ins w:id="120" w:author="Pooja Mathur" w:date="2026-09-25T20:03:00Z" w16du:dateUtc="2026-09-26T00:03:00Z">
        <w:r w:rsidRPr="00CE75AD">
          <w:rPr>
            <w:szCs w:val="24"/>
            <w:lang w:val="en-GB"/>
          </w:rPr>
          <w:t>To work with and support the teacher in managing classroom activities </w:t>
        </w:r>
      </w:ins>
    </w:p>
    <w:p w14:paraId="6A05BAAB" w14:textId="77777777" w:rsidR="00354411" w:rsidRPr="00CE75AD" w:rsidRDefault="00354411" w:rsidP="00F02DFA">
      <w:pPr>
        <w:pStyle w:val="BodyText"/>
        <w:numPr>
          <w:ilvl w:val="0"/>
          <w:numId w:val="30"/>
        </w:numPr>
        <w:tabs>
          <w:tab w:val="clear" w:pos="720"/>
        </w:tabs>
        <w:spacing w:before="120" w:after="120" w:line="24" w:lineRule="atLeast"/>
        <w:rPr>
          <w:ins w:id="121" w:author="Pooja Mathur" w:date="2026-09-25T20:03:00Z" w16du:dateUtc="2026-09-26T00:03:00Z"/>
          <w:szCs w:val="24"/>
          <w:lang w:val="en-GB"/>
        </w:rPr>
      </w:pPr>
      <w:ins w:id="122" w:author="Pooja Mathur" w:date="2026-09-25T20:03:00Z" w16du:dateUtc="2026-09-26T00:03:00Z">
        <w:r w:rsidRPr="00CE75AD">
          <w:rPr>
            <w:szCs w:val="24"/>
            <w:lang w:val="en-GB"/>
          </w:rPr>
          <w:t>Under the direction of the class teacher, help support the delivery of course content </w:t>
        </w:r>
      </w:ins>
    </w:p>
    <w:p w14:paraId="78D72B94" w14:textId="77777777" w:rsidR="00354411" w:rsidRPr="00CE75AD" w:rsidRDefault="00354411" w:rsidP="00F02DFA">
      <w:pPr>
        <w:pStyle w:val="BodyText"/>
        <w:numPr>
          <w:ilvl w:val="0"/>
          <w:numId w:val="30"/>
        </w:numPr>
        <w:tabs>
          <w:tab w:val="clear" w:pos="720"/>
        </w:tabs>
        <w:spacing w:before="120" w:after="120" w:line="24" w:lineRule="atLeast"/>
        <w:rPr>
          <w:ins w:id="123" w:author="Pooja Mathur" w:date="2026-09-25T20:03:00Z" w16du:dateUtc="2026-09-26T00:03:00Z"/>
          <w:szCs w:val="24"/>
          <w:lang w:val="en-GB"/>
        </w:rPr>
      </w:pPr>
      <w:ins w:id="124" w:author="Pooja Mathur" w:date="2026-09-25T20:03:00Z" w16du:dateUtc="2026-09-26T00:03:00Z">
        <w:r w:rsidRPr="00CE75AD">
          <w:rPr>
            <w:szCs w:val="24"/>
            <w:lang w:val="en-GB"/>
          </w:rPr>
          <w:t>To help set up the classroom prior to teaching </w:t>
        </w:r>
      </w:ins>
    </w:p>
    <w:p w14:paraId="71AFB776" w14:textId="77777777" w:rsidR="00354411" w:rsidRPr="00CE75AD" w:rsidRDefault="00354411" w:rsidP="00F02DFA">
      <w:pPr>
        <w:pStyle w:val="BodyText"/>
        <w:numPr>
          <w:ilvl w:val="0"/>
          <w:numId w:val="30"/>
        </w:numPr>
        <w:tabs>
          <w:tab w:val="clear" w:pos="720"/>
        </w:tabs>
        <w:spacing w:before="120" w:after="120" w:line="24" w:lineRule="atLeast"/>
        <w:rPr>
          <w:ins w:id="125" w:author="Pooja Mathur" w:date="2026-09-25T20:03:00Z" w16du:dateUtc="2026-09-26T00:03:00Z"/>
          <w:szCs w:val="24"/>
          <w:lang w:val="en-GB"/>
        </w:rPr>
      </w:pPr>
      <w:ins w:id="126" w:author="Pooja Mathur" w:date="2026-09-25T20:03:00Z" w16du:dateUtc="2026-09-26T00:03:00Z">
        <w:r w:rsidRPr="00CE75AD">
          <w:rPr>
            <w:szCs w:val="24"/>
            <w:lang w:val="en-GB"/>
          </w:rPr>
          <w:t>To help tidy up and prepare the classroom after teaching </w:t>
        </w:r>
      </w:ins>
    </w:p>
    <w:p w14:paraId="7D1E1CE1" w14:textId="77777777" w:rsidR="00354411" w:rsidRPr="00CE75AD" w:rsidRDefault="00354411" w:rsidP="00F02DFA">
      <w:pPr>
        <w:pStyle w:val="BodyText"/>
        <w:numPr>
          <w:ilvl w:val="0"/>
          <w:numId w:val="30"/>
        </w:numPr>
        <w:tabs>
          <w:tab w:val="clear" w:pos="720"/>
        </w:tabs>
        <w:spacing w:before="120" w:after="120" w:line="24" w:lineRule="atLeast"/>
        <w:rPr>
          <w:ins w:id="127" w:author="Pooja Mathur" w:date="2026-09-25T20:03:00Z" w16du:dateUtc="2026-09-26T00:03:00Z"/>
          <w:szCs w:val="24"/>
          <w:lang w:val="en-GB"/>
        </w:rPr>
      </w:pPr>
      <w:ins w:id="128" w:author="Pooja Mathur" w:date="2026-09-25T20:03:00Z" w16du:dateUtc="2026-09-26T00:03:00Z">
        <w:r w:rsidRPr="00CE75AD">
          <w:rPr>
            <w:szCs w:val="24"/>
            <w:lang w:val="en-GB"/>
          </w:rPr>
          <w:t>Preparing materials and sourcing additional materials from UALSC to ensure effective delivery of lessons </w:t>
        </w:r>
      </w:ins>
    </w:p>
    <w:p w14:paraId="449AF232" w14:textId="4A95C504" w:rsidR="00354411" w:rsidRPr="004D149A" w:rsidRDefault="00354411" w:rsidP="00F02DFA">
      <w:pPr>
        <w:pStyle w:val="BodyText"/>
        <w:numPr>
          <w:ilvl w:val="0"/>
          <w:numId w:val="30"/>
        </w:numPr>
        <w:spacing w:before="120" w:after="120" w:line="24" w:lineRule="atLeast"/>
        <w:rPr>
          <w:ins w:id="129" w:author="Pooja Mathur" w:date="2026-09-25T20:03:00Z" w16du:dateUtc="2026-09-26T00:03:00Z"/>
          <w:szCs w:val="24"/>
          <w:lang w:val="en-GB"/>
        </w:rPr>
      </w:pPr>
      <w:ins w:id="130" w:author="Pooja Mathur" w:date="2026-09-25T20:03:00Z" w16du:dateUtc="2026-09-26T00:03:00Z">
        <w:r w:rsidRPr="00CE75AD">
          <w:rPr>
            <w:szCs w:val="24"/>
            <w:lang w:val="en-GB"/>
          </w:rPr>
          <w:t>Help with any additional tasks relating to classroom preparation. Including but not limited to; photocopying, researching content, recycling materials, seeking additional IT if required. </w:t>
        </w:r>
      </w:ins>
    </w:p>
    <w:p w14:paraId="074A4408" w14:textId="77777777" w:rsidR="00354411" w:rsidRPr="00354411" w:rsidRDefault="00354411" w:rsidP="00354411">
      <w:pPr>
        <w:widowControl/>
        <w:autoSpaceDE/>
        <w:autoSpaceDN/>
        <w:textAlignment w:val="baseline"/>
        <w:rPr>
          <w:ins w:id="131" w:author="Pooja Mathur" w:date="2026-09-25T20:03:00Z" w16du:dateUtc="2026-09-26T00:03:00Z"/>
          <w:rFonts w:eastAsia="Times New Roman"/>
          <w:sz w:val="24"/>
          <w:szCs w:val="24"/>
          <w:lang w:val="en-GB" w:eastAsia="en-GB"/>
        </w:rPr>
      </w:pPr>
      <w:ins w:id="132" w:author="Pooja Mathur" w:date="2026-09-25T20:03:00Z" w16du:dateUtc="2026-09-26T00:03:00Z">
        <w:r w:rsidRPr="00354411">
          <w:rPr>
            <w:rFonts w:eastAsia="Times New Roman"/>
            <w:b/>
            <w:bCs/>
            <w:sz w:val="24"/>
            <w:szCs w:val="24"/>
            <w:lang w:val="en-GB" w:eastAsia="en-GB"/>
          </w:rPr>
          <w:t>For 11 - 15 courses only, in addition to the above</w:t>
        </w:r>
        <w:r w:rsidRPr="00354411">
          <w:rPr>
            <w:rFonts w:eastAsia="Times New Roman"/>
            <w:sz w:val="24"/>
            <w:szCs w:val="24"/>
            <w:lang w:val="en-GB" w:eastAsia="en-GB"/>
          </w:rPr>
          <w:t> </w:t>
        </w:r>
      </w:ins>
    </w:p>
    <w:p w14:paraId="47208E8B" w14:textId="77777777" w:rsidR="00354411" w:rsidRPr="00354411" w:rsidRDefault="00354411" w:rsidP="00354411">
      <w:pPr>
        <w:widowControl/>
        <w:autoSpaceDE/>
        <w:autoSpaceDN/>
        <w:textAlignment w:val="baseline"/>
        <w:rPr>
          <w:ins w:id="133" w:author="Pooja Mathur" w:date="2026-09-25T20:03:00Z" w16du:dateUtc="2026-09-26T00:03:00Z"/>
          <w:rFonts w:eastAsia="Times New Roman"/>
          <w:sz w:val="24"/>
          <w:szCs w:val="24"/>
          <w:lang w:val="en-GB" w:eastAsia="en-GB"/>
        </w:rPr>
      </w:pPr>
      <w:ins w:id="134" w:author="Pooja Mathur" w:date="2026-09-25T20:03:00Z" w16du:dateUtc="2026-09-26T00:03:00Z">
        <w:r w:rsidRPr="00354411">
          <w:rPr>
            <w:rFonts w:eastAsia="Times New Roman"/>
            <w:sz w:val="24"/>
            <w:szCs w:val="24"/>
            <w:lang w:val="en-GB" w:eastAsia="en-GB"/>
          </w:rPr>
          <w:t> </w:t>
        </w:r>
      </w:ins>
    </w:p>
    <w:p w14:paraId="470947B5" w14:textId="77777777" w:rsidR="00354411" w:rsidRPr="001715D6" w:rsidRDefault="00354411" w:rsidP="00F02DFA">
      <w:pPr>
        <w:pStyle w:val="BodyText"/>
        <w:numPr>
          <w:ilvl w:val="0"/>
          <w:numId w:val="29"/>
        </w:numPr>
        <w:tabs>
          <w:tab w:val="clear" w:pos="720"/>
        </w:tabs>
        <w:spacing w:before="120" w:after="120" w:line="24" w:lineRule="atLeast"/>
        <w:rPr>
          <w:ins w:id="135" w:author="Pooja Mathur" w:date="2026-09-25T20:03:00Z" w16du:dateUtc="2026-09-26T00:03:00Z"/>
          <w:szCs w:val="24"/>
          <w:lang w:val="en-GB"/>
        </w:rPr>
      </w:pPr>
      <w:ins w:id="136" w:author="Pooja Mathur" w:date="2026-09-25T20:03:00Z" w16du:dateUtc="2026-09-26T00:03:00Z">
        <w:r w:rsidRPr="001715D6">
          <w:rPr>
            <w:szCs w:val="24"/>
            <w:lang w:val="en-GB"/>
          </w:rPr>
          <w:t>To undertake safeguarding training, appropriate for the role. </w:t>
        </w:r>
      </w:ins>
    </w:p>
    <w:p w14:paraId="4A10C318" w14:textId="77777777" w:rsidR="00354411" w:rsidRPr="001715D6" w:rsidRDefault="00354411" w:rsidP="00F02DFA">
      <w:pPr>
        <w:pStyle w:val="BodyText"/>
        <w:numPr>
          <w:ilvl w:val="0"/>
          <w:numId w:val="29"/>
        </w:numPr>
        <w:tabs>
          <w:tab w:val="clear" w:pos="720"/>
        </w:tabs>
        <w:spacing w:before="120" w:after="120" w:line="24" w:lineRule="atLeast"/>
        <w:rPr>
          <w:ins w:id="137" w:author="Pooja Mathur" w:date="2026-09-25T20:03:00Z" w16du:dateUtc="2026-09-26T00:03:00Z"/>
          <w:szCs w:val="24"/>
          <w:lang w:val="en-GB"/>
        </w:rPr>
      </w:pPr>
      <w:ins w:id="138" w:author="Pooja Mathur" w:date="2026-09-25T20:03:00Z" w16du:dateUtc="2026-09-26T00:03:00Z">
        <w:r w:rsidRPr="001715D6">
          <w:rPr>
            <w:szCs w:val="24"/>
            <w:lang w:val="en-GB"/>
          </w:rPr>
          <w:t>To supervise a group of learners in and outside lesson activities observing safeguarding practices. Including but not limited to lunchtimes, breaks, registration and trips. </w:t>
        </w:r>
      </w:ins>
    </w:p>
    <w:p w14:paraId="00194F7B" w14:textId="581D9067" w:rsidR="00354411" w:rsidRPr="001715D6" w:rsidRDefault="00354411" w:rsidP="00F02DFA">
      <w:pPr>
        <w:pStyle w:val="BodyText"/>
        <w:numPr>
          <w:ilvl w:val="0"/>
          <w:numId w:val="29"/>
        </w:numPr>
        <w:tabs>
          <w:tab w:val="clear" w:pos="720"/>
        </w:tabs>
        <w:spacing w:before="120" w:after="120" w:line="24" w:lineRule="atLeast"/>
        <w:rPr>
          <w:ins w:id="139" w:author="Pooja Mathur" w:date="2026-09-25T20:03:00Z" w16du:dateUtc="2026-09-26T00:03:00Z"/>
          <w:szCs w:val="24"/>
          <w:lang w:val="en-GB"/>
        </w:rPr>
      </w:pPr>
      <w:ins w:id="140" w:author="Pooja Mathur" w:date="2026-09-25T20:03:00Z" w16du:dateUtc="2026-09-26T00:03:00Z">
        <w:r w:rsidRPr="001715D6">
          <w:rPr>
            <w:szCs w:val="24"/>
            <w:lang w:val="en-GB"/>
          </w:rPr>
          <w:t>Meet learners in the morning prior to the course start to welcome and take a register</w:t>
        </w:r>
      </w:ins>
    </w:p>
    <w:p w14:paraId="660ADA67" w14:textId="77777777" w:rsidR="00354411" w:rsidRPr="001715D6" w:rsidRDefault="00354411" w:rsidP="00F02DFA">
      <w:pPr>
        <w:pStyle w:val="BodyText"/>
        <w:numPr>
          <w:ilvl w:val="0"/>
          <w:numId w:val="29"/>
        </w:numPr>
        <w:tabs>
          <w:tab w:val="clear" w:pos="720"/>
        </w:tabs>
        <w:spacing w:before="120" w:after="120" w:line="24" w:lineRule="atLeast"/>
        <w:rPr>
          <w:ins w:id="141" w:author="Pooja Mathur" w:date="2026-09-25T20:03:00Z" w16du:dateUtc="2026-09-26T00:03:00Z"/>
          <w:szCs w:val="24"/>
          <w:lang w:val="en-GB"/>
        </w:rPr>
      </w:pPr>
      <w:ins w:id="142" w:author="Pooja Mathur" w:date="2026-09-25T20:03:00Z" w16du:dateUtc="2026-09-26T00:03:00Z">
        <w:r w:rsidRPr="001715D6">
          <w:rPr>
            <w:szCs w:val="24"/>
            <w:lang w:val="en-GB"/>
          </w:rPr>
          <w:t>To promptly notify UALSC and the teacher of missing learners.  </w:t>
        </w:r>
      </w:ins>
    </w:p>
    <w:p w14:paraId="49698E84" w14:textId="77777777" w:rsidR="00354411" w:rsidRPr="001715D6" w:rsidRDefault="00354411" w:rsidP="00F02DFA">
      <w:pPr>
        <w:pStyle w:val="BodyText"/>
        <w:numPr>
          <w:ilvl w:val="0"/>
          <w:numId w:val="29"/>
        </w:numPr>
        <w:tabs>
          <w:tab w:val="clear" w:pos="720"/>
        </w:tabs>
        <w:spacing w:before="120" w:after="120" w:line="24" w:lineRule="atLeast"/>
        <w:rPr>
          <w:ins w:id="143" w:author="Pooja Mathur" w:date="2026-09-25T20:03:00Z" w16du:dateUtc="2026-09-26T00:03:00Z"/>
          <w:szCs w:val="24"/>
          <w:lang w:val="en-GB"/>
        </w:rPr>
      </w:pPr>
      <w:ins w:id="144" w:author="Pooja Mathur" w:date="2026-09-25T20:03:00Z" w16du:dateUtc="2026-09-26T00:03:00Z">
        <w:r w:rsidRPr="001715D6">
          <w:rPr>
            <w:szCs w:val="24"/>
            <w:lang w:val="en-GB"/>
          </w:rPr>
          <w:t>To accompany learners to their designated classroom. Escort learners from classroom to designated lunch area. Monitor learners and return them to the classroom.  </w:t>
        </w:r>
      </w:ins>
    </w:p>
    <w:p w14:paraId="718D310C" w14:textId="77777777" w:rsidR="00354411" w:rsidRPr="001715D6" w:rsidRDefault="00354411" w:rsidP="00F02DFA">
      <w:pPr>
        <w:pStyle w:val="BodyText"/>
        <w:numPr>
          <w:ilvl w:val="0"/>
          <w:numId w:val="29"/>
        </w:numPr>
        <w:tabs>
          <w:tab w:val="clear" w:pos="720"/>
        </w:tabs>
        <w:spacing w:before="120" w:after="120" w:line="24" w:lineRule="atLeast"/>
        <w:rPr>
          <w:ins w:id="145" w:author="Pooja Mathur" w:date="2026-09-25T20:03:00Z" w16du:dateUtc="2026-09-26T00:03:00Z"/>
          <w:szCs w:val="24"/>
          <w:lang w:val="en-GB"/>
        </w:rPr>
      </w:pPr>
      <w:ins w:id="146" w:author="Pooja Mathur" w:date="2026-09-25T20:03:00Z" w16du:dateUtc="2026-09-26T00:03:00Z">
        <w:r w:rsidRPr="001715D6">
          <w:rPr>
            <w:szCs w:val="24"/>
            <w:lang w:val="en-GB"/>
          </w:rPr>
          <w:t>Escort learners back to the assigned area for collection, at the end of each day.  </w:t>
        </w:r>
      </w:ins>
    </w:p>
    <w:p w14:paraId="3F7FE335" w14:textId="18D45B2B" w:rsidR="00354411" w:rsidRPr="00C715A6" w:rsidRDefault="00354411" w:rsidP="00F02DFA">
      <w:pPr>
        <w:pStyle w:val="BodyText"/>
        <w:numPr>
          <w:ilvl w:val="0"/>
          <w:numId w:val="29"/>
        </w:numPr>
        <w:tabs>
          <w:tab w:val="clear" w:pos="720"/>
        </w:tabs>
        <w:spacing w:before="120" w:after="120" w:line="24" w:lineRule="atLeast"/>
        <w:rPr>
          <w:ins w:id="147" w:author="Pooja Mathur" w:date="2026-09-25T20:03:00Z" w16du:dateUtc="2026-09-26T00:03:00Z"/>
          <w:szCs w:val="24"/>
          <w:lang w:val="en-GB"/>
        </w:rPr>
      </w:pPr>
      <w:ins w:id="148" w:author="Pooja Mathur" w:date="2026-09-25T20:03:00Z" w16du:dateUtc="2026-09-26T00:03:00Z">
        <w:r w:rsidRPr="001715D6">
          <w:rPr>
            <w:szCs w:val="24"/>
            <w:lang w:val="en-GB"/>
          </w:rPr>
          <w:t>To notify customer services of any issues that might require escalation and or, emergency contacts being notified. </w:t>
        </w:r>
      </w:ins>
    </w:p>
    <w:p w14:paraId="2BDD42BE" w14:textId="7F661B3A" w:rsidR="5BA7F717" w:rsidRPr="00644D00" w:rsidRDefault="486727AC" w:rsidP="62C28AF9">
      <w:pPr>
        <w:pStyle w:val="BodyText"/>
        <w:spacing w:before="120" w:after="120" w:line="24" w:lineRule="atLeast"/>
        <w:rPr>
          <w:ins w:id="149" w:author="Pooja Mathur" w:date="2026-09-25T20:03:00Z" w16du:dateUtc="2026-09-26T00:03:00Z"/>
          <w:b/>
          <w:bCs/>
          <w:szCs w:val="24"/>
        </w:rPr>
      </w:pPr>
      <w:ins w:id="150" w:author="Pooja Mathur" w:date="2026-09-25T20:03:00Z" w16du:dateUtc="2026-09-26T00:03:00Z">
        <w:r w:rsidRPr="00644D00">
          <w:rPr>
            <w:b/>
            <w:bCs/>
            <w:szCs w:val="24"/>
          </w:rPr>
          <w:t>General duties</w:t>
        </w:r>
      </w:ins>
    </w:p>
    <w:p w14:paraId="7385CFD6" w14:textId="36B424EF" w:rsidR="5BA7F717" w:rsidRPr="00644D00" w:rsidRDefault="486727AC" w:rsidP="62C28AF9">
      <w:pPr>
        <w:pStyle w:val="BodyText"/>
        <w:spacing w:before="120" w:after="240" w:line="24" w:lineRule="atLeast"/>
        <w:rPr>
          <w:ins w:id="151" w:author="Pooja Mathur" w:date="2026-09-25T20:03:00Z" w16du:dateUtc="2026-09-26T00:03:00Z"/>
          <w:szCs w:val="24"/>
        </w:rPr>
      </w:pPr>
      <w:ins w:id="152" w:author="Pooja Mathur" w:date="2026-09-25T20:03:00Z" w16du:dateUtc="2026-09-26T00:03:00Z">
        <w:r w:rsidRPr="00644D00">
          <w:rPr>
            <w:szCs w:val="24"/>
          </w:rPr>
          <w:t>The duties below are in addition to the duties and responsibilities listed above:</w:t>
        </w:r>
      </w:ins>
    </w:p>
    <w:p w14:paraId="488964D9" w14:textId="77777777" w:rsidR="00660EF1" w:rsidRPr="00785FC1" w:rsidRDefault="00DD52C0" w:rsidP="00F02DFA">
      <w:pPr>
        <w:pStyle w:val="BodyText"/>
        <w:numPr>
          <w:ilvl w:val="0"/>
          <w:numId w:val="31"/>
        </w:numPr>
        <w:spacing w:before="120" w:after="120" w:line="24" w:lineRule="atLeast"/>
        <w:rPr>
          <w:ins w:id="153" w:author="Pooja Mathur" w:date="2026-09-25T20:03:00Z" w16du:dateUtc="2026-09-26T00:03:00Z"/>
        </w:rPr>
      </w:pPr>
      <w:ins w:id="154" w:author="Pooja Mathur" w:date="2026-09-25T20:03:00Z" w16du:dateUtc="2026-09-26T00:03:00Z">
        <w:r w:rsidRPr="00785FC1">
          <w:t>Undertake health and safety duties and responsibilities appropriate to the role </w:t>
        </w:r>
      </w:ins>
    </w:p>
    <w:p w14:paraId="1A445F0D" w14:textId="77777777" w:rsidR="00660EF1" w:rsidRPr="00785FC1" w:rsidRDefault="00DD52C0" w:rsidP="00F02DFA">
      <w:pPr>
        <w:pStyle w:val="BodyText"/>
        <w:numPr>
          <w:ilvl w:val="0"/>
          <w:numId w:val="31"/>
        </w:numPr>
        <w:spacing w:before="120" w:after="120" w:line="24" w:lineRule="atLeast"/>
        <w:rPr>
          <w:ins w:id="155" w:author="Pooja Mathur" w:date="2026-09-25T20:03:00Z" w16du:dateUtc="2026-09-26T00:03:00Z"/>
        </w:rPr>
      </w:pPr>
      <w:ins w:id="156" w:author="Pooja Mathur" w:date="2026-09-25T20:03:00Z" w16du:dateUtc="2026-09-26T00:03:00Z">
        <w:r w:rsidRPr="00785FC1">
          <w:t>To commit to continuous professional practice in your area of specialism and undertake relevant training where appropriate. To work in accordance with the University’s Equal Opportunities Policy and the Staff Charter, promoting equality and diversity in your work </w:t>
        </w:r>
      </w:ins>
    </w:p>
    <w:p w14:paraId="01889365" w14:textId="5A09EA3C" w:rsidR="5BA7F717" w:rsidRPr="00C715A6" w:rsidRDefault="00DD52C0" w:rsidP="00F02DFA">
      <w:pPr>
        <w:pStyle w:val="BodyText"/>
        <w:numPr>
          <w:ilvl w:val="0"/>
          <w:numId w:val="31"/>
        </w:numPr>
        <w:spacing w:before="120" w:after="120" w:line="24" w:lineRule="atLeast"/>
        <w:rPr>
          <w:ins w:id="157" w:author="Pooja Mathur" w:date="2026-09-25T20:03:00Z" w16du:dateUtc="2026-09-26T00:03:00Z"/>
        </w:rPr>
      </w:pPr>
      <w:ins w:id="158" w:author="Pooja Mathur" w:date="2026-09-25T20:03:00Z" w16du:dateUtc="2026-09-26T00:03:00Z">
        <w:r w:rsidRPr="00785FC1">
          <w:t>To make full use of all information and communication technologies in adherence to data protection policies to meet the requirements of the role and to promote organisational effectiveness </w:t>
        </w:r>
      </w:ins>
    </w:p>
    <w:p w14:paraId="4EEACA21" w14:textId="77777777" w:rsidR="00F11071" w:rsidRPr="00644D00" w:rsidRDefault="00F11071" w:rsidP="00D65BD7">
      <w:pPr>
        <w:pStyle w:val="Heading3"/>
        <w:rPr>
          <w:ins w:id="159" w:author="Pooja Mathur" w:date="2026-09-25T20:03:00Z" w16du:dateUtc="2026-09-26T00:03:00Z"/>
        </w:rPr>
      </w:pPr>
      <w:ins w:id="160" w:author="Pooja Mathur" w:date="2026-09-25T20:03:00Z" w16du:dateUtc="2026-09-26T00:03:00Z">
        <w:r w:rsidRPr="00644D00">
          <w:t>Key working relationships</w:t>
        </w:r>
      </w:ins>
    </w:p>
    <w:p w14:paraId="2402E373" w14:textId="41CCDBDD" w:rsidR="00A76EDA" w:rsidRPr="007E2DB9" w:rsidRDefault="00C9130E" w:rsidP="00F02DFA">
      <w:pPr>
        <w:pStyle w:val="BodyText"/>
        <w:numPr>
          <w:ilvl w:val="0"/>
          <w:numId w:val="27"/>
        </w:numPr>
        <w:spacing w:before="120" w:after="120" w:line="24" w:lineRule="atLeast"/>
        <w:ind w:left="360"/>
        <w:rPr>
          <w:ins w:id="161" w:author="Pooja Mathur" w:date="2026-09-25T20:03:00Z" w16du:dateUtc="2026-09-26T00:03:00Z"/>
          <w:lang w:val="en-GB"/>
        </w:rPr>
      </w:pPr>
      <w:ins w:id="162" w:author="Pooja Mathur" w:date="2026-09-25T20:03:00Z" w16du:dateUtc="2026-09-26T00:03:00Z">
        <w:r w:rsidRPr="007E2DB9">
          <w:rPr>
            <w:lang w:val="en-GB"/>
          </w:rPr>
          <w:t>Short Course Tutor, Short Course Coordinator, Short Course Assistants, Short Course Manager, Classroom Assistants, Customer Services, Technicians</w:t>
        </w:r>
      </w:ins>
    </w:p>
    <w:p w14:paraId="64862C09" w14:textId="525F6B1D" w:rsidR="5BA7F717" w:rsidRPr="00644D00" w:rsidRDefault="5BA7F717" w:rsidP="5BA7F717">
      <w:pPr>
        <w:pStyle w:val="BodyText"/>
        <w:spacing w:before="120" w:after="120" w:line="24" w:lineRule="atLeast"/>
        <w:rPr>
          <w:ins w:id="163" w:author="Pooja Mathur" w:date="2026-09-25T20:03:00Z" w16du:dateUtc="2026-09-26T00:03:00Z"/>
          <w:szCs w:val="24"/>
          <w:lang w:val="en-GB"/>
        </w:rPr>
      </w:pPr>
    </w:p>
    <w:p w14:paraId="0C2D86E0" w14:textId="14BD8143" w:rsidR="00E0257E" w:rsidRPr="00644D00" w:rsidRDefault="00E0257E" w:rsidP="5BA7F717">
      <w:pPr>
        <w:pStyle w:val="BodyText"/>
        <w:spacing w:before="360" w:after="240" w:line="24" w:lineRule="atLeast"/>
        <w:rPr>
          <w:ins w:id="164" w:author="Pooja Mathur" w:date="2026-09-25T20:03:00Z" w16du:dateUtc="2026-09-26T00:03:00Z"/>
          <w:b/>
          <w:bCs/>
          <w:szCs w:val="24"/>
          <w:lang w:val="en-GB"/>
        </w:rPr>
      </w:pPr>
    </w:p>
    <w:p w14:paraId="51480F19" w14:textId="0F32FEBD" w:rsidR="00E0257E" w:rsidRPr="00644D00" w:rsidRDefault="00E0257E" w:rsidP="5BA7F717">
      <w:pPr>
        <w:pStyle w:val="BodyText"/>
        <w:spacing w:before="120" w:after="120" w:line="24" w:lineRule="atLeast"/>
        <w:rPr>
          <w:ins w:id="165" w:author="Pooja Mathur" w:date="2026-09-25T20:03:00Z" w16du:dateUtc="2026-09-26T00:03:00Z"/>
          <w:szCs w:val="24"/>
          <w:lang w:val="en-GB"/>
        </w:rPr>
      </w:pPr>
    </w:p>
    <w:p w14:paraId="60B448A1" w14:textId="1D54F658" w:rsidR="00621328" w:rsidRPr="00644D00" w:rsidRDefault="00621328" w:rsidP="00100D79">
      <w:pPr>
        <w:pStyle w:val="BodyText"/>
        <w:spacing w:before="120" w:after="120" w:line="24" w:lineRule="atLeast"/>
        <w:rPr>
          <w:ins w:id="166" w:author="Pooja Mathur" w:date="2026-09-25T20:03:00Z" w16du:dateUtc="2026-09-26T00:03:00Z"/>
          <w:szCs w:val="24"/>
          <w:lang w:val="en-GB"/>
        </w:rPr>
      </w:pPr>
      <w:ins w:id="167" w:author="Pooja Mathur" w:date="2026-09-25T20:03:00Z" w16du:dateUtc="2026-09-26T00:03:00Z">
        <w:r w:rsidRPr="00644D00">
          <w:rPr>
            <w:szCs w:val="24"/>
            <w:lang w:val="en-GB"/>
          </w:rPr>
          <w:br w:type="page"/>
        </w:r>
      </w:ins>
    </w:p>
    <w:p w14:paraId="00FA0D7B" w14:textId="77777777" w:rsidR="00D47477" w:rsidRPr="00644D00" w:rsidRDefault="00D47477" w:rsidP="00412719">
      <w:pPr>
        <w:pStyle w:val="Heading1"/>
        <w:spacing w:before="0" w:after="360"/>
        <w:ind w:left="0"/>
        <w:rPr>
          <w:ins w:id="168" w:author="Pooja Mathur" w:date="2026-09-25T20:03:00Z" w16du:dateUtc="2026-09-26T00:03:00Z"/>
          <w:sz w:val="24"/>
          <w:szCs w:val="24"/>
          <w:lang w:val="en-GB"/>
        </w:rPr>
        <w:sectPr w:rsidR="00D47477" w:rsidRPr="00644D00" w:rsidSect="001575F9">
          <w:headerReference w:type="default" r:id="rId15"/>
          <w:footerReference w:type="default" r:id="rId16"/>
          <w:pgSz w:w="11910" w:h="16840" w:code="9"/>
          <w:pgMar w:top="1134" w:right="1134" w:bottom="1134" w:left="1134" w:header="0" w:footer="510" w:gutter="0"/>
          <w:cols w:space="2021"/>
          <w:docGrid w:linePitch="299"/>
        </w:sectPr>
      </w:pPr>
    </w:p>
    <w:p w14:paraId="7F5333B5" w14:textId="77777777" w:rsidR="00621328" w:rsidRPr="00660EF1" w:rsidRDefault="629C43F5" w:rsidP="00412719">
      <w:pPr>
        <w:pStyle w:val="Heading1"/>
        <w:spacing w:before="0" w:after="360"/>
        <w:ind w:left="0"/>
        <w:rPr>
          <w:ins w:id="169" w:author="Pooja Mathur" w:date="2026-09-25T20:03:00Z" w16du:dateUtc="2026-09-26T00:03:00Z"/>
          <w:lang w:val="en-GB"/>
        </w:rPr>
      </w:pPr>
      <w:ins w:id="170" w:author="Pooja Mathur" w:date="2026-09-25T20:03:00Z" w16du:dateUtc="2026-09-26T00:03:00Z">
        <w:r w:rsidRPr="00660EF1">
          <w:rPr>
            <w:lang w:val="en-GB"/>
          </w:rPr>
          <w:t>Person specification</w:t>
        </w:r>
      </w:ins>
    </w:p>
    <w:p w14:paraId="5EEE7B9C" w14:textId="7F5A872B" w:rsidR="00621328" w:rsidRPr="00644D00" w:rsidRDefault="00621328" w:rsidP="00D65BD7">
      <w:pPr>
        <w:pStyle w:val="Heading3"/>
        <w:rPr>
          <w:ins w:id="171" w:author="Pooja Mathur" w:date="2026-09-25T20:03:00Z" w16du:dateUtc="2026-09-26T00:03:00Z"/>
        </w:rPr>
      </w:pPr>
      <w:ins w:id="172" w:author="Pooja Mathur" w:date="2026-09-25T20:03:00Z" w16du:dateUtc="2026-09-26T00:03:00Z">
        <w:r w:rsidRPr="00644D00">
          <w:t>Experience, knowledge and qualifications</w:t>
        </w:r>
      </w:ins>
    </w:p>
    <w:p w14:paraId="7B99A7F5" w14:textId="69E0E34F" w:rsidR="00DD52C0" w:rsidRPr="005F0CE4" w:rsidRDefault="00DD52C0" w:rsidP="00F02DFA">
      <w:pPr>
        <w:pStyle w:val="BodyText"/>
        <w:numPr>
          <w:ilvl w:val="0"/>
          <w:numId w:val="28"/>
        </w:numPr>
        <w:spacing w:before="120" w:after="120"/>
        <w:ind w:left="360"/>
        <w:rPr>
          <w:ins w:id="173" w:author="Pooja Mathur" w:date="2026-09-25T20:03:00Z" w16du:dateUtc="2026-09-26T00:03:00Z"/>
          <w:sz w:val="23"/>
          <w:szCs w:val="23"/>
          <w:lang w:val="en-GB"/>
        </w:rPr>
      </w:pPr>
      <w:ins w:id="174" w:author="Pooja Mathur" w:date="2026-09-25T20:03:00Z" w16du:dateUtc="2026-09-26T00:03:00Z">
        <w:r w:rsidRPr="00C94D00">
          <w:rPr>
            <w:sz w:val="23"/>
            <w:szCs w:val="23"/>
            <w:lang w:val="en-GB"/>
          </w:rPr>
          <w:t>Educated to degree level or with equivalent experience </w:t>
        </w:r>
      </w:ins>
    </w:p>
    <w:p w14:paraId="7179E5CB" w14:textId="66C77DB3" w:rsidR="00DD52C0" w:rsidRPr="005F0CE4" w:rsidRDefault="00DD52C0" w:rsidP="00F02DFA">
      <w:pPr>
        <w:pStyle w:val="BodyText"/>
        <w:numPr>
          <w:ilvl w:val="0"/>
          <w:numId w:val="28"/>
        </w:numPr>
        <w:spacing w:before="120" w:after="120"/>
        <w:ind w:left="360"/>
        <w:rPr>
          <w:ins w:id="175" w:author="Pooja Mathur" w:date="2026-09-25T20:03:00Z" w16du:dateUtc="2026-09-26T00:03:00Z"/>
          <w:sz w:val="23"/>
          <w:szCs w:val="23"/>
          <w:lang w:val="en-GB"/>
        </w:rPr>
      </w:pPr>
      <w:ins w:id="176" w:author="Pooja Mathur" w:date="2026-09-25T20:03:00Z" w16du:dateUtc="2026-09-26T00:03:00Z">
        <w:r w:rsidRPr="00C94D00">
          <w:rPr>
            <w:sz w:val="23"/>
            <w:szCs w:val="23"/>
            <w:lang w:val="en-GB"/>
          </w:rPr>
          <w:t>Knowledge of art and design materials </w:t>
        </w:r>
      </w:ins>
    </w:p>
    <w:p w14:paraId="337D7028" w14:textId="2A5EAA8B" w:rsidR="00644D00" w:rsidRPr="00C94D00" w:rsidRDefault="00DD52C0" w:rsidP="00F02DFA">
      <w:pPr>
        <w:pStyle w:val="BodyText"/>
        <w:numPr>
          <w:ilvl w:val="0"/>
          <w:numId w:val="28"/>
        </w:numPr>
        <w:spacing w:before="120" w:after="120"/>
        <w:ind w:left="360"/>
        <w:rPr>
          <w:ins w:id="177" w:author="Pooja Mathur" w:date="2026-09-25T20:03:00Z" w16du:dateUtc="2026-09-26T00:03:00Z"/>
          <w:sz w:val="23"/>
          <w:szCs w:val="23"/>
          <w:lang w:val="en-GB"/>
        </w:rPr>
      </w:pPr>
      <w:ins w:id="178" w:author="Pooja Mathur" w:date="2026-09-25T20:03:00Z" w16du:dateUtc="2026-09-26T00:03:00Z">
        <w:r w:rsidRPr="00C94D00">
          <w:rPr>
            <w:sz w:val="23"/>
            <w:szCs w:val="23"/>
            <w:lang w:val="en-GB"/>
          </w:rPr>
          <w:t>Confident IT skills user </w:t>
        </w:r>
      </w:ins>
    </w:p>
    <w:p w14:paraId="3AD2F742" w14:textId="3D70C5BD" w:rsidR="00644D00" w:rsidRPr="00C94D00" w:rsidRDefault="00644D00" w:rsidP="00F02DFA">
      <w:pPr>
        <w:pStyle w:val="BodyText"/>
        <w:numPr>
          <w:ilvl w:val="0"/>
          <w:numId w:val="28"/>
        </w:numPr>
        <w:spacing w:before="120" w:after="120"/>
        <w:ind w:left="360"/>
        <w:rPr>
          <w:ins w:id="179" w:author="Pooja Mathur" w:date="2026-09-25T20:03:00Z" w16du:dateUtc="2026-09-26T00:03:00Z"/>
          <w:sz w:val="23"/>
          <w:szCs w:val="23"/>
          <w:lang w:val="en-GB"/>
        </w:rPr>
      </w:pPr>
      <w:ins w:id="180" w:author="Pooja Mathur" w:date="2026-09-25T20:03:00Z" w16du:dateUtc="2026-09-26T00:03:00Z">
        <w:r w:rsidRPr="00C94D00">
          <w:rPr>
            <w:sz w:val="23"/>
            <w:szCs w:val="23"/>
            <w:lang w:val="en-GB"/>
          </w:rPr>
          <w:t xml:space="preserve">Strong organisational and administrative experience, working in a fast-paced environment. </w:t>
        </w:r>
      </w:ins>
    </w:p>
    <w:p w14:paraId="7404DC6F" w14:textId="1445108C" w:rsidR="00644D00" w:rsidRPr="00C94D00" w:rsidRDefault="00644D00" w:rsidP="00F02DFA">
      <w:pPr>
        <w:pStyle w:val="BodyText"/>
        <w:numPr>
          <w:ilvl w:val="0"/>
          <w:numId w:val="28"/>
        </w:numPr>
        <w:spacing w:before="120" w:after="120"/>
        <w:ind w:left="360"/>
        <w:rPr>
          <w:ins w:id="181" w:author="Pooja Mathur" w:date="2026-09-25T20:03:00Z" w16du:dateUtc="2026-09-26T00:03:00Z"/>
          <w:sz w:val="23"/>
          <w:szCs w:val="23"/>
          <w:lang w:val="en-GB"/>
        </w:rPr>
      </w:pPr>
      <w:ins w:id="182" w:author="Pooja Mathur" w:date="2026-09-25T20:03:00Z" w16du:dateUtc="2026-09-26T00:03:00Z">
        <w:r w:rsidRPr="00C94D00">
          <w:rPr>
            <w:sz w:val="23"/>
            <w:szCs w:val="23"/>
            <w:lang w:val="en-GB"/>
          </w:rPr>
          <w:t xml:space="preserve">Experience or understanding of art and design in Primary/Secondary school education system. </w:t>
        </w:r>
      </w:ins>
    </w:p>
    <w:p w14:paraId="56027840" w14:textId="7989926B" w:rsidR="00644D00" w:rsidRPr="00C94D00" w:rsidRDefault="00644D00" w:rsidP="00F02DFA">
      <w:pPr>
        <w:pStyle w:val="BodyText"/>
        <w:numPr>
          <w:ilvl w:val="0"/>
          <w:numId w:val="28"/>
        </w:numPr>
        <w:spacing w:before="120" w:after="120"/>
        <w:ind w:left="360"/>
        <w:rPr>
          <w:ins w:id="183" w:author="Pooja Mathur" w:date="2026-09-25T20:03:00Z" w16du:dateUtc="2026-09-26T00:03:00Z"/>
          <w:sz w:val="23"/>
          <w:szCs w:val="23"/>
          <w:lang w:val="en-GB"/>
        </w:rPr>
      </w:pPr>
      <w:ins w:id="184" w:author="Pooja Mathur" w:date="2026-09-25T20:03:00Z" w16du:dateUtc="2026-09-26T00:03:00Z">
        <w:r w:rsidRPr="00C94D00">
          <w:rPr>
            <w:sz w:val="23"/>
            <w:szCs w:val="23"/>
            <w:lang w:val="en-GB"/>
          </w:rPr>
          <w:t>Experience of setting up workshops, summer schools or other educational activities and/or events</w:t>
        </w:r>
      </w:ins>
    </w:p>
    <w:p w14:paraId="38D322AA" w14:textId="7A3EE964" w:rsidR="00621328" w:rsidRPr="00644D00" w:rsidRDefault="00621328" w:rsidP="00D65BD7">
      <w:pPr>
        <w:pStyle w:val="Heading3"/>
        <w:rPr>
          <w:ins w:id="185" w:author="Pooja Mathur" w:date="2026-09-25T20:03:00Z" w16du:dateUtc="2026-09-26T00:03:00Z"/>
        </w:rPr>
      </w:pPr>
      <w:ins w:id="186" w:author="Pooja Mathur" w:date="2026-09-25T20:03:00Z" w16du:dateUtc="2026-09-26T00:03:00Z">
        <w:r w:rsidRPr="00644D00">
          <w:t>Communication skills</w:t>
        </w:r>
      </w:ins>
    </w:p>
    <w:p w14:paraId="0C07E505" w14:textId="77777777" w:rsidR="009F1B1C" w:rsidRPr="00E25ACC" w:rsidRDefault="009F1B1C" w:rsidP="00F02DFA">
      <w:pPr>
        <w:pStyle w:val="BodyText"/>
        <w:numPr>
          <w:ilvl w:val="0"/>
          <w:numId w:val="28"/>
        </w:numPr>
        <w:spacing w:before="120" w:after="120"/>
        <w:ind w:left="360"/>
        <w:rPr>
          <w:ins w:id="187" w:author="Pooja Mathur" w:date="2026-09-25T20:03:00Z" w16du:dateUtc="2026-09-26T00:03:00Z"/>
          <w:sz w:val="23"/>
          <w:szCs w:val="23"/>
          <w:lang w:val="en-GB"/>
        </w:rPr>
      </w:pPr>
      <w:ins w:id="188" w:author="Pooja Mathur" w:date="2026-09-25T20:03:00Z" w16du:dateUtc="2026-09-26T00:03:00Z">
        <w:r w:rsidRPr="00E25ACC">
          <w:rPr>
            <w:sz w:val="23"/>
            <w:szCs w:val="23"/>
            <w:lang w:val="en-GB"/>
          </w:rPr>
          <w:t>Communicates effectively orally, in writing and/or using visual media with teachers, customers and external partners  </w:t>
        </w:r>
      </w:ins>
    </w:p>
    <w:p w14:paraId="048C54E5" w14:textId="7389E44A" w:rsidR="00621328" w:rsidRPr="00644D00" w:rsidRDefault="629C43F5" w:rsidP="00691397">
      <w:pPr>
        <w:pStyle w:val="Heading3"/>
        <w:rPr>
          <w:ins w:id="189" w:author="Pooja Mathur" w:date="2026-09-25T20:03:00Z" w16du:dateUtc="2026-09-26T00:03:00Z"/>
        </w:rPr>
      </w:pPr>
      <w:ins w:id="190" w:author="Pooja Mathur" w:date="2026-09-25T20:03:00Z" w16du:dateUtc="2026-09-26T00:03:00Z">
        <w:r w:rsidRPr="00644D00">
          <w:t>Leadership and management</w:t>
        </w:r>
      </w:ins>
    </w:p>
    <w:p w14:paraId="62D2C81C" w14:textId="1558FD4F" w:rsidR="009F1B1C" w:rsidRPr="00710D59" w:rsidRDefault="009F1B1C" w:rsidP="00F02DFA">
      <w:pPr>
        <w:pStyle w:val="BodyText"/>
        <w:numPr>
          <w:ilvl w:val="0"/>
          <w:numId w:val="27"/>
        </w:numPr>
        <w:spacing w:before="120" w:after="120"/>
        <w:ind w:left="360"/>
        <w:rPr>
          <w:ins w:id="191" w:author="Pooja Mathur" w:date="2026-09-25T20:03:00Z" w16du:dateUtc="2026-09-26T00:03:00Z"/>
          <w:sz w:val="23"/>
          <w:szCs w:val="23"/>
          <w:lang w:val="en-GB"/>
        </w:rPr>
      </w:pPr>
      <w:ins w:id="192" w:author="Pooja Mathur" w:date="2026-09-25T20:03:00Z" w16du:dateUtc="2026-09-26T00:03:00Z">
        <w:r w:rsidRPr="005E232F">
          <w:rPr>
            <w:sz w:val="23"/>
            <w:szCs w:val="23"/>
            <w:lang w:val="en-GB"/>
          </w:rPr>
          <w:t>Experience of coordinating others in a busy administration, event and project-led organisation. </w:t>
        </w:r>
      </w:ins>
    </w:p>
    <w:p w14:paraId="4B53D727" w14:textId="77777777" w:rsidR="009F1B1C" w:rsidRPr="005E232F" w:rsidRDefault="009F1B1C" w:rsidP="00F02DFA">
      <w:pPr>
        <w:pStyle w:val="BodyText"/>
        <w:numPr>
          <w:ilvl w:val="0"/>
          <w:numId w:val="27"/>
        </w:numPr>
        <w:spacing w:before="120" w:after="120"/>
        <w:ind w:left="360"/>
        <w:rPr>
          <w:ins w:id="193" w:author="Pooja Mathur" w:date="2026-09-25T20:03:00Z" w16du:dateUtc="2026-09-26T00:03:00Z"/>
          <w:sz w:val="23"/>
          <w:szCs w:val="23"/>
          <w:lang w:val="en-GB"/>
        </w:rPr>
      </w:pPr>
      <w:ins w:id="194" w:author="Pooja Mathur" w:date="2026-09-25T20:03:00Z" w16du:dateUtc="2026-09-26T00:03:00Z">
        <w:r w:rsidRPr="005E232F">
          <w:rPr>
            <w:sz w:val="23"/>
            <w:szCs w:val="23"/>
            <w:lang w:val="en-GB"/>
          </w:rPr>
          <w:t>Self-motivated and self-starter </w:t>
        </w:r>
      </w:ins>
    </w:p>
    <w:p w14:paraId="08713209" w14:textId="5B300EC5" w:rsidR="00621328" w:rsidRPr="00644D00" w:rsidRDefault="629C43F5" w:rsidP="00D65BD7">
      <w:pPr>
        <w:pStyle w:val="Heading3"/>
        <w:rPr>
          <w:ins w:id="195" w:author="Pooja Mathur" w:date="2026-09-25T20:03:00Z" w16du:dateUtc="2026-09-26T00:03:00Z"/>
          <w:b w:val="0"/>
          <w:i/>
          <w:iCs/>
          <w:highlight w:val="cyan"/>
        </w:rPr>
      </w:pPr>
      <w:ins w:id="196" w:author="Pooja Mathur" w:date="2026-09-25T20:03:00Z" w16du:dateUtc="2026-09-26T00:03:00Z">
        <w:r w:rsidRPr="00644D00">
          <w:t>Planning and managing resources</w:t>
        </w:r>
      </w:ins>
    </w:p>
    <w:p w14:paraId="32973FE2" w14:textId="6E46E6ED" w:rsidR="009F1B1C" w:rsidRPr="008F2776" w:rsidRDefault="009F1B1C" w:rsidP="00F02DFA">
      <w:pPr>
        <w:pStyle w:val="BodyText"/>
        <w:numPr>
          <w:ilvl w:val="0"/>
          <w:numId w:val="27"/>
        </w:numPr>
        <w:spacing w:before="120" w:after="120"/>
        <w:ind w:left="360"/>
        <w:rPr>
          <w:ins w:id="197" w:author="Pooja Mathur" w:date="2026-09-25T20:03:00Z" w16du:dateUtc="2026-09-26T00:03:00Z"/>
          <w:sz w:val="23"/>
          <w:szCs w:val="23"/>
          <w:lang w:val="en-GB"/>
        </w:rPr>
      </w:pPr>
      <w:ins w:id="198" w:author="Pooja Mathur" w:date="2026-09-25T20:03:00Z" w16du:dateUtc="2026-09-26T00:03:00Z">
        <w:r w:rsidRPr="008F2776">
          <w:rPr>
            <w:sz w:val="23"/>
            <w:szCs w:val="23"/>
            <w:lang w:val="en-GB"/>
          </w:rPr>
          <w:t>Plans, prioritises and organises work to achieve objectives on time</w:t>
        </w:r>
      </w:ins>
    </w:p>
    <w:p w14:paraId="118BDCBB" w14:textId="77777777" w:rsidR="009F1B1C" w:rsidRPr="008F2776" w:rsidRDefault="009F1B1C" w:rsidP="00F02DFA">
      <w:pPr>
        <w:pStyle w:val="BodyText"/>
        <w:numPr>
          <w:ilvl w:val="0"/>
          <w:numId w:val="27"/>
        </w:numPr>
        <w:spacing w:before="120" w:after="120"/>
        <w:ind w:left="360"/>
        <w:rPr>
          <w:ins w:id="199" w:author="Pooja Mathur" w:date="2026-09-25T20:03:00Z" w16du:dateUtc="2026-09-26T00:03:00Z"/>
          <w:sz w:val="23"/>
          <w:szCs w:val="23"/>
          <w:lang w:val="en-GB"/>
        </w:rPr>
      </w:pPr>
      <w:ins w:id="200" w:author="Pooja Mathur" w:date="2026-09-25T20:03:00Z" w16du:dateUtc="2026-09-26T00:03:00Z">
        <w:r w:rsidRPr="008F2776">
          <w:rPr>
            <w:sz w:val="23"/>
            <w:szCs w:val="23"/>
            <w:lang w:val="en-GB"/>
          </w:rPr>
          <w:t>Identifies and resolves issues with administrative processes to improve standards and service  </w:t>
        </w:r>
      </w:ins>
    </w:p>
    <w:p w14:paraId="07431EA3" w14:textId="3F801CBF" w:rsidR="00621328" w:rsidRPr="00644D00" w:rsidRDefault="00691397" w:rsidP="00691397">
      <w:pPr>
        <w:pStyle w:val="Heading3"/>
        <w:rPr>
          <w:ins w:id="201" w:author="Pooja Mathur" w:date="2026-09-25T20:03:00Z" w16du:dateUtc="2026-09-26T00:03:00Z"/>
        </w:rPr>
      </w:pPr>
      <w:ins w:id="202" w:author="Pooja Mathur" w:date="2026-09-25T20:03:00Z" w16du:dateUtc="2026-09-26T00:03:00Z">
        <w:r w:rsidRPr="00644D00">
          <w:rPr>
            <w:b w:val="0"/>
          </w:rPr>
          <w:t xml:space="preserve"> </w:t>
        </w:r>
        <w:r w:rsidR="00621328" w:rsidRPr="00644D00">
          <w:t>Teamwork</w:t>
        </w:r>
      </w:ins>
    </w:p>
    <w:p w14:paraId="0A22FD90" w14:textId="2506A572" w:rsidR="009F1B1C" w:rsidRPr="008F2776" w:rsidRDefault="009F1B1C" w:rsidP="00F02DFA">
      <w:pPr>
        <w:pStyle w:val="BodyText"/>
        <w:numPr>
          <w:ilvl w:val="0"/>
          <w:numId w:val="27"/>
        </w:numPr>
        <w:spacing w:before="120" w:after="120"/>
        <w:ind w:left="360"/>
        <w:rPr>
          <w:ins w:id="203" w:author="Pooja Mathur" w:date="2026-09-25T20:03:00Z" w16du:dateUtc="2026-09-26T00:03:00Z"/>
          <w:sz w:val="23"/>
          <w:szCs w:val="23"/>
          <w:lang w:val="en-GB"/>
        </w:rPr>
      </w:pPr>
      <w:ins w:id="204" w:author="Pooja Mathur" w:date="2026-09-25T20:03:00Z" w16du:dateUtc="2026-09-26T00:03:00Z">
        <w:r w:rsidRPr="008F2776">
          <w:rPr>
            <w:sz w:val="23"/>
            <w:szCs w:val="23"/>
            <w:lang w:val="en-GB"/>
          </w:rPr>
          <w:t>Works collaboratively in a team and where appropriate across or with different professional groups</w:t>
        </w:r>
      </w:ins>
    </w:p>
    <w:p w14:paraId="1F3C2EF4" w14:textId="4E2C075B" w:rsidR="00621328" w:rsidRPr="00644D00" w:rsidRDefault="002D62A5" w:rsidP="00D65BD7">
      <w:pPr>
        <w:pStyle w:val="Heading3"/>
        <w:rPr>
          <w:ins w:id="205" w:author="Pooja Mathur" w:date="2026-09-25T20:03:00Z" w16du:dateUtc="2026-09-26T00:03:00Z"/>
          <w:bCs/>
        </w:rPr>
      </w:pPr>
      <w:ins w:id="206" w:author="Pooja Mathur" w:date="2026-09-25T20:03:00Z" w16du:dateUtc="2026-09-26T00:03:00Z">
        <w:r w:rsidRPr="00644D00">
          <w:t>Student experience or c</w:t>
        </w:r>
        <w:r w:rsidR="00621328" w:rsidRPr="00644D00">
          <w:t>ustomer service</w:t>
        </w:r>
      </w:ins>
    </w:p>
    <w:p w14:paraId="011B1522" w14:textId="0A49437D" w:rsidR="00691397" w:rsidRPr="002B3DFD" w:rsidRDefault="00691397" w:rsidP="00F02DFA">
      <w:pPr>
        <w:pStyle w:val="BodyText"/>
        <w:numPr>
          <w:ilvl w:val="0"/>
          <w:numId w:val="27"/>
        </w:numPr>
        <w:spacing w:before="120" w:after="120"/>
        <w:ind w:left="360"/>
        <w:rPr>
          <w:ins w:id="207" w:author="Pooja Mathur" w:date="2026-09-25T20:03:00Z" w16du:dateUtc="2026-09-26T00:03:00Z"/>
          <w:sz w:val="23"/>
          <w:szCs w:val="23"/>
          <w:lang w:val="en-GB"/>
        </w:rPr>
      </w:pPr>
      <w:ins w:id="208" w:author="Pooja Mathur" w:date="2026-09-25T20:03:00Z" w16du:dateUtc="2026-09-26T00:03:00Z">
        <w:r w:rsidRPr="002B3DFD">
          <w:rPr>
            <w:sz w:val="23"/>
            <w:szCs w:val="23"/>
            <w:lang w:val="en-GB"/>
          </w:rPr>
          <w:t>Provides a positive and responsive student or customer service</w:t>
        </w:r>
      </w:ins>
    </w:p>
    <w:p w14:paraId="17416927" w14:textId="186BF823" w:rsidR="00621328" w:rsidRPr="00644D00" w:rsidRDefault="00691397" w:rsidP="00D65BD7">
      <w:pPr>
        <w:pStyle w:val="Heading3"/>
        <w:rPr>
          <w:ins w:id="209" w:author="Pooja Mathur" w:date="2026-09-25T20:03:00Z" w16du:dateUtc="2026-09-26T00:03:00Z"/>
          <w:bCs/>
        </w:rPr>
      </w:pPr>
      <w:ins w:id="210" w:author="Pooja Mathur" w:date="2026-09-25T20:03:00Z" w16du:dateUtc="2026-09-26T00:03:00Z">
        <w:r w:rsidRPr="00644D00">
          <w:rPr>
            <w:b w:val="0"/>
          </w:rPr>
          <w:t xml:space="preserve"> </w:t>
        </w:r>
        <w:r w:rsidR="00621328" w:rsidRPr="00644D00">
          <w:t>Creativity, innovation and problem-solving</w:t>
        </w:r>
      </w:ins>
    </w:p>
    <w:p w14:paraId="080B4F5C" w14:textId="04D59684" w:rsidR="00691397" w:rsidRPr="00F27047" w:rsidRDefault="00691397" w:rsidP="00F02DFA">
      <w:pPr>
        <w:pStyle w:val="BodyText"/>
        <w:numPr>
          <w:ilvl w:val="0"/>
          <w:numId w:val="27"/>
        </w:numPr>
        <w:spacing w:before="120" w:after="120" w:line="24" w:lineRule="atLeast"/>
        <w:ind w:left="360"/>
        <w:rPr>
          <w:ins w:id="211" w:author="Pooja Mathur" w:date="2026-09-25T20:03:00Z" w16du:dateUtc="2026-09-26T00:03:00Z"/>
          <w:sz w:val="23"/>
          <w:szCs w:val="23"/>
          <w:lang w:val="en-GB"/>
        </w:rPr>
      </w:pPr>
      <w:ins w:id="212" w:author="Pooja Mathur" w:date="2026-09-25T20:03:00Z" w16du:dateUtc="2026-09-26T00:03:00Z">
        <w:r w:rsidRPr="00DC1C9A">
          <w:rPr>
            <w:sz w:val="23"/>
            <w:szCs w:val="23"/>
            <w:lang w:val="en-GB"/>
          </w:rPr>
          <w:t>Uses initiative and creativity to resolve problems. </w:t>
        </w:r>
      </w:ins>
    </w:p>
    <w:p w14:paraId="34F0318C" w14:textId="332EE79B" w:rsidR="00691397" w:rsidRPr="00DC1C9A" w:rsidRDefault="00691397" w:rsidP="00F02DFA">
      <w:pPr>
        <w:pStyle w:val="BodyText"/>
        <w:numPr>
          <w:ilvl w:val="0"/>
          <w:numId w:val="27"/>
        </w:numPr>
        <w:spacing w:before="120" w:after="120" w:line="24" w:lineRule="atLeast"/>
        <w:ind w:left="360"/>
        <w:rPr>
          <w:ins w:id="213" w:author="Pooja Mathur" w:date="2026-09-25T20:03:00Z" w16du:dateUtc="2026-09-26T00:03:00Z"/>
          <w:sz w:val="23"/>
          <w:szCs w:val="23"/>
          <w:lang w:val="en-GB"/>
        </w:rPr>
      </w:pPr>
      <w:ins w:id="214" w:author="Pooja Mathur" w:date="2026-09-25T20:03:00Z" w16du:dateUtc="2026-09-26T00:03:00Z">
        <w:r w:rsidRPr="00DC1C9A">
          <w:rPr>
            <w:sz w:val="23"/>
            <w:szCs w:val="23"/>
            <w:lang w:val="en-GB"/>
          </w:rPr>
          <w:t>Inputs new ideas for development and improving practices regularly</w:t>
        </w:r>
      </w:ins>
    </w:p>
    <w:p w14:paraId="4C85DC04" w14:textId="77777777" w:rsidR="00691397" w:rsidRPr="00D72FA8" w:rsidRDefault="00691397" w:rsidP="00691397">
      <w:pPr>
        <w:pStyle w:val="ListParagraph"/>
        <w:rPr>
          <w:ins w:id="215" w:author="Pooja Mathur" w:date="2026-09-25T20:03:00Z" w16du:dateUtc="2026-09-26T00:03:00Z"/>
          <w:sz w:val="23"/>
          <w:szCs w:val="23"/>
          <w:lang w:val="en-GB"/>
        </w:rPr>
      </w:pPr>
    </w:p>
    <w:p w14:paraId="09DFF2F6" w14:textId="77777777" w:rsidR="00EF16A2" w:rsidRPr="001535F8" w:rsidRDefault="00691397" w:rsidP="00B1005B">
      <w:pPr>
        <w:pStyle w:val="Heading1"/>
        <w:spacing w:before="0"/>
        <w:rPr>
          <w:del w:id="216" w:author="Pooja Mathur" w:date="2026-09-25T20:03:00Z" w16du:dateUtc="2026-09-26T00:03:00Z"/>
          <w:b/>
          <w:bCs/>
        </w:rPr>
      </w:pPr>
      <w:ins w:id="217" w:author="Pooja Mathur" w:date="2026-09-25T20:03:00Z" w16du:dateUtc="2026-09-26T00:03:00Z">
        <w:r w:rsidRPr="004D2578">
          <w:rPr>
            <w:szCs w:val="24"/>
            <w:lang w:val="en-GB"/>
          </w:rPr>
          <w:t xml:space="preserve">Please make sure you provide evidence to demonstrate clearly how you meet these criteria, </w:t>
        </w:r>
        <w:r w:rsidRPr="004D2578">
          <w:rPr>
            <w:b/>
            <w:bCs/>
            <w:szCs w:val="24"/>
            <w:lang w:val="en-GB"/>
          </w:rPr>
          <w:t>which are all essential unless marked otherwise</w:t>
        </w:r>
        <w:r w:rsidRPr="004D2578">
          <w:rPr>
            <w:szCs w:val="24"/>
            <w:lang w:val="en-GB"/>
          </w:rPr>
          <w:t xml:space="preserve">. Shortlisting will be based on your responses.  </w:t>
        </w:r>
      </w:ins>
      <w:del w:id="218" w:author="Pooja Mathur" w:date="2026-09-25T20:03:00Z" w16du:dateUtc="2026-09-26T00:03:00Z">
        <w:r w:rsidR="009E59A5" w:rsidRPr="001535F8">
          <w:rPr>
            <w:b/>
            <w:bCs/>
          </w:rPr>
          <w:delText>Minutes</w:delText>
        </w:r>
        <w:r w:rsidR="00B02663" w:rsidRPr="001535F8">
          <w:rPr>
            <w:b/>
            <w:bCs/>
          </w:rPr>
          <w:delText xml:space="preserve"> </w:delText>
        </w:r>
      </w:del>
    </w:p>
    <w:p w14:paraId="6F787E23" w14:textId="677E541B" w:rsidR="009E59A5" w:rsidRPr="001535F8" w:rsidRDefault="009E59A5" w:rsidP="00B1005B">
      <w:pPr>
        <w:pStyle w:val="Heading1"/>
        <w:spacing w:before="0"/>
        <w:rPr>
          <w:del w:id="219" w:author="Pooja Mathur" w:date="2026-09-25T20:03:00Z" w16du:dateUtc="2026-09-26T00:03:00Z"/>
          <w:b/>
          <w:bCs/>
        </w:rPr>
      </w:pPr>
      <w:del w:id="220" w:author="Pooja Mathur" w:date="2026-09-25T20:03:00Z" w16du:dateUtc="2026-09-26T00:03:00Z">
        <w:r w:rsidRPr="001535F8">
          <w:rPr>
            <w:b/>
            <w:bCs/>
          </w:rPr>
          <w:delText>Iowa Commission for the Blind</w:delText>
        </w:r>
        <w:r w:rsidRPr="001535F8">
          <w:rPr>
            <w:b/>
            <w:bCs/>
          </w:rPr>
          <w:cr/>
        </w:r>
        <w:r w:rsidR="005F63B5" w:rsidRPr="001535F8">
          <w:rPr>
            <w:b/>
            <w:bCs/>
          </w:rPr>
          <w:delText>September 20</w:delText>
        </w:r>
        <w:r w:rsidR="0038161B" w:rsidRPr="001535F8">
          <w:rPr>
            <w:b/>
            <w:bCs/>
          </w:rPr>
          <w:delText>, 2022</w:delText>
        </w:r>
      </w:del>
    </w:p>
    <w:p w14:paraId="7C8BFC72" w14:textId="77777777" w:rsidR="004D07FF" w:rsidRPr="00E15234" w:rsidRDefault="004D07FF" w:rsidP="00B1005B">
      <w:pPr>
        <w:tabs>
          <w:tab w:val="left" w:pos="1890"/>
        </w:tabs>
        <w:rPr>
          <w:del w:id="221" w:author="Pooja Mathur" w:date="2026-09-25T20:03:00Z" w16du:dateUtc="2026-09-26T00:03:00Z"/>
          <w:sz w:val="32"/>
        </w:rPr>
      </w:pPr>
    </w:p>
    <w:p w14:paraId="34159739" w14:textId="16F6BB9C" w:rsidR="0038161B" w:rsidRDefault="009E59A5" w:rsidP="00AE4FF3">
      <w:pPr>
        <w:pStyle w:val="ListParagraph"/>
        <w:numPr>
          <w:ilvl w:val="0"/>
          <w:numId w:val="26"/>
        </w:numPr>
        <w:tabs>
          <w:tab w:val="left" w:pos="1890"/>
        </w:tabs>
        <w:rPr>
          <w:del w:id="222" w:author="Pooja Mathur" w:date="2026-09-25T20:03:00Z" w16du:dateUtc="2026-09-26T00:03:00Z"/>
          <w:sz w:val="28"/>
          <w:szCs w:val="28"/>
        </w:rPr>
      </w:pPr>
      <w:del w:id="223" w:author="Pooja Mathur" w:date="2026-09-25T20:03:00Z" w16du:dateUtc="2026-09-26T00:03:00Z">
        <w:r w:rsidRPr="0038161B">
          <w:rPr>
            <w:sz w:val="28"/>
            <w:szCs w:val="28"/>
          </w:rPr>
          <w:delText>Call to order and determination of quorum.  The quarterly meeting of the Iowa Commission for the Bl</w:delText>
        </w:r>
        <w:r w:rsidR="0040659E" w:rsidRPr="0038161B">
          <w:rPr>
            <w:sz w:val="28"/>
            <w:szCs w:val="28"/>
          </w:rPr>
          <w:delText xml:space="preserve">ind was called to order at </w:delText>
        </w:r>
        <w:r w:rsidR="00434E8F" w:rsidRPr="0038161B">
          <w:rPr>
            <w:sz w:val="28"/>
            <w:szCs w:val="28"/>
          </w:rPr>
          <w:delText>12</w:delText>
        </w:r>
        <w:r w:rsidR="00535A79" w:rsidRPr="0038161B">
          <w:rPr>
            <w:sz w:val="28"/>
            <w:szCs w:val="28"/>
          </w:rPr>
          <w:delText>:0</w:delText>
        </w:r>
        <w:r w:rsidR="00451765" w:rsidRPr="0038161B">
          <w:rPr>
            <w:sz w:val="28"/>
            <w:szCs w:val="28"/>
          </w:rPr>
          <w:delText>0</w:delText>
        </w:r>
        <w:r w:rsidR="00535A79" w:rsidRPr="0038161B">
          <w:rPr>
            <w:sz w:val="28"/>
            <w:szCs w:val="28"/>
          </w:rPr>
          <w:delText xml:space="preserve"> </w:delText>
        </w:r>
        <w:r w:rsidR="00434E8F" w:rsidRPr="0038161B">
          <w:rPr>
            <w:sz w:val="28"/>
            <w:szCs w:val="28"/>
          </w:rPr>
          <w:delText>p</w:delText>
        </w:r>
        <w:r w:rsidRPr="0038161B">
          <w:rPr>
            <w:sz w:val="28"/>
            <w:szCs w:val="28"/>
          </w:rPr>
          <w:delText xml:space="preserve">.m., by Sandi Ryan, with the following members </w:delText>
        </w:r>
        <w:r w:rsidR="002D30A3" w:rsidRPr="0038161B">
          <w:rPr>
            <w:sz w:val="28"/>
            <w:szCs w:val="28"/>
          </w:rPr>
          <w:delText>present</w:delText>
        </w:r>
        <w:r w:rsidRPr="0038161B">
          <w:rPr>
            <w:sz w:val="28"/>
            <w:szCs w:val="28"/>
          </w:rPr>
          <w:delText xml:space="preserve"> Sandi Ryan, chair, and Ryan Brems</w:delText>
        </w:r>
        <w:r w:rsidR="0012799D">
          <w:rPr>
            <w:sz w:val="28"/>
            <w:szCs w:val="28"/>
          </w:rPr>
          <w:delText>,</w:delText>
        </w:r>
        <w:r w:rsidR="00FE3139" w:rsidRPr="0038161B">
          <w:rPr>
            <w:sz w:val="28"/>
            <w:szCs w:val="28"/>
          </w:rPr>
          <w:delText xml:space="preserve"> </w:delText>
        </w:r>
        <w:r w:rsidRPr="0038161B">
          <w:rPr>
            <w:sz w:val="28"/>
            <w:szCs w:val="28"/>
          </w:rPr>
          <w:delText xml:space="preserve">member, which was a quorum. </w:delText>
        </w:r>
        <w:r w:rsidR="000B64E1">
          <w:rPr>
            <w:sz w:val="28"/>
            <w:szCs w:val="28"/>
          </w:rPr>
          <w:delText>Commissioner Geveva Jacobsen resigned her position a</w:delText>
        </w:r>
        <w:r w:rsidR="001535F8">
          <w:rPr>
            <w:sz w:val="28"/>
            <w:szCs w:val="28"/>
          </w:rPr>
          <w:delText>s</w:delText>
        </w:r>
        <w:r w:rsidR="000B64E1">
          <w:rPr>
            <w:sz w:val="28"/>
            <w:szCs w:val="28"/>
          </w:rPr>
          <w:delText xml:space="preserve"> commissioner.  </w:delText>
        </w:r>
        <w:r w:rsidR="00605A26">
          <w:rPr>
            <w:sz w:val="28"/>
            <w:szCs w:val="28"/>
          </w:rPr>
          <w:delText>Commission Chair Ryan has</w:delText>
        </w:r>
        <w:r w:rsidR="000B64E1">
          <w:rPr>
            <w:sz w:val="28"/>
            <w:szCs w:val="28"/>
          </w:rPr>
          <w:delText xml:space="preserve"> spoke</w:delText>
        </w:r>
        <w:r w:rsidR="00D85A7C">
          <w:rPr>
            <w:sz w:val="28"/>
            <w:szCs w:val="28"/>
          </w:rPr>
          <w:delText>n</w:delText>
        </w:r>
        <w:r w:rsidR="000B64E1">
          <w:rPr>
            <w:sz w:val="28"/>
            <w:szCs w:val="28"/>
          </w:rPr>
          <w:delText xml:space="preserve"> with two individuals at the Governor’s Office and </w:delText>
        </w:r>
        <w:r w:rsidR="001535F8">
          <w:rPr>
            <w:sz w:val="28"/>
            <w:szCs w:val="28"/>
          </w:rPr>
          <w:delText>has</w:delText>
        </w:r>
        <w:r w:rsidR="000B64E1">
          <w:rPr>
            <w:sz w:val="28"/>
            <w:szCs w:val="28"/>
          </w:rPr>
          <w:delText xml:space="preserve"> been assured this will be filled.  </w:delText>
        </w:r>
        <w:r w:rsidR="007D5754">
          <w:rPr>
            <w:sz w:val="28"/>
            <w:szCs w:val="28"/>
          </w:rPr>
          <w:delText>Sandi thanked</w:delText>
        </w:r>
        <w:r w:rsidR="000B64E1">
          <w:rPr>
            <w:sz w:val="28"/>
            <w:szCs w:val="28"/>
          </w:rPr>
          <w:delText xml:space="preserve"> Gevena for her service.  </w:delText>
        </w:r>
        <w:r w:rsidRPr="0038161B">
          <w:rPr>
            <w:sz w:val="28"/>
            <w:szCs w:val="28"/>
          </w:rPr>
          <w:delText xml:space="preserve">Others in attendance: Emily Wharton, </w:delText>
        </w:r>
        <w:r w:rsidR="00D96682" w:rsidRPr="0038161B">
          <w:rPr>
            <w:sz w:val="28"/>
            <w:szCs w:val="28"/>
          </w:rPr>
          <w:delText>Janice Eggers</w:delText>
        </w:r>
        <w:r w:rsidR="00FC0EF1" w:rsidRPr="0038161B">
          <w:rPr>
            <w:sz w:val="28"/>
            <w:szCs w:val="28"/>
          </w:rPr>
          <w:delText xml:space="preserve">, </w:delText>
        </w:r>
        <w:r w:rsidR="005F30BF" w:rsidRPr="0038161B">
          <w:rPr>
            <w:sz w:val="28"/>
            <w:szCs w:val="28"/>
          </w:rPr>
          <w:delText xml:space="preserve">Sarah Willeford, </w:delText>
        </w:r>
        <w:r w:rsidR="004D2F9C" w:rsidRPr="0038161B">
          <w:rPr>
            <w:sz w:val="28"/>
            <w:szCs w:val="28"/>
          </w:rPr>
          <w:delText>Kim</w:delText>
        </w:r>
        <w:r w:rsidR="00E77175" w:rsidRPr="0038161B">
          <w:rPr>
            <w:sz w:val="28"/>
            <w:szCs w:val="28"/>
          </w:rPr>
          <w:delText xml:space="preserve"> </w:delText>
        </w:r>
        <w:r w:rsidR="00A12CAF">
          <w:rPr>
            <w:sz w:val="28"/>
            <w:szCs w:val="28"/>
          </w:rPr>
          <w:delText>Walford</w:delText>
        </w:r>
        <w:r w:rsidR="004D2F9C" w:rsidRPr="0038161B">
          <w:rPr>
            <w:sz w:val="28"/>
            <w:szCs w:val="28"/>
          </w:rPr>
          <w:delText>,</w:delText>
        </w:r>
        <w:r w:rsidR="00E77175" w:rsidRPr="0038161B">
          <w:rPr>
            <w:sz w:val="28"/>
            <w:szCs w:val="28"/>
          </w:rPr>
          <w:delText xml:space="preserve"> </w:delText>
        </w:r>
        <w:r w:rsidR="00545C25">
          <w:rPr>
            <w:sz w:val="28"/>
            <w:szCs w:val="28"/>
          </w:rPr>
          <w:delText xml:space="preserve">Keri Osterhaus, </w:delText>
        </w:r>
        <w:r w:rsidR="00E6422B" w:rsidRPr="0038161B">
          <w:rPr>
            <w:sz w:val="28"/>
            <w:szCs w:val="28"/>
          </w:rPr>
          <w:delText>Karly Prinds</w:delText>
        </w:r>
        <w:r w:rsidR="00E77175" w:rsidRPr="0038161B">
          <w:rPr>
            <w:sz w:val="28"/>
            <w:szCs w:val="28"/>
          </w:rPr>
          <w:delText xml:space="preserve">, </w:delText>
        </w:r>
        <w:r w:rsidR="00451765" w:rsidRPr="0038161B">
          <w:rPr>
            <w:sz w:val="28"/>
            <w:szCs w:val="28"/>
          </w:rPr>
          <w:delText xml:space="preserve">Helen </w:delText>
        </w:r>
        <w:r w:rsidR="00577D3A">
          <w:rPr>
            <w:sz w:val="28"/>
            <w:szCs w:val="28"/>
          </w:rPr>
          <w:delText>Mejia</w:delText>
        </w:r>
        <w:r w:rsidR="00451765" w:rsidRPr="0038161B">
          <w:rPr>
            <w:sz w:val="28"/>
            <w:szCs w:val="28"/>
          </w:rPr>
          <w:delText xml:space="preserve">, </w:delText>
        </w:r>
        <w:r w:rsidR="00545C25" w:rsidRPr="0038161B">
          <w:rPr>
            <w:sz w:val="28"/>
            <w:szCs w:val="28"/>
          </w:rPr>
          <w:delText xml:space="preserve">Cheri Myers, </w:delText>
        </w:r>
        <w:r w:rsidR="005F63B5">
          <w:rPr>
            <w:sz w:val="28"/>
            <w:szCs w:val="28"/>
          </w:rPr>
          <w:delText xml:space="preserve">Carolyn </w:delText>
        </w:r>
        <w:r w:rsidR="005F63B5" w:rsidRPr="00451765">
          <w:rPr>
            <w:sz w:val="28"/>
            <w:szCs w:val="28"/>
          </w:rPr>
          <w:delText>Barrett (AAG),</w:delText>
        </w:r>
        <w:r w:rsidR="005F63B5">
          <w:rPr>
            <w:sz w:val="28"/>
            <w:szCs w:val="28"/>
          </w:rPr>
          <w:delText xml:space="preserve"> Cari </w:delText>
        </w:r>
        <w:r w:rsidR="003100B2">
          <w:rPr>
            <w:sz w:val="28"/>
            <w:szCs w:val="28"/>
          </w:rPr>
          <w:delText>Waddell</w:delText>
        </w:r>
        <w:r w:rsidR="005F63B5">
          <w:rPr>
            <w:sz w:val="28"/>
            <w:szCs w:val="28"/>
          </w:rPr>
          <w:delText>, Maddie Mardesen,</w:delText>
        </w:r>
        <w:r w:rsidR="007056D8">
          <w:rPr>
            <w:sz w:val="28"/>
            <w:szCs w:val="28"/>
          </w:rPr>
          <w:delText xml:space="preserve"> </w:delText>
        </w:r>
        <w:r w:rsidR="00451765" w:rsidRPr="0038161B">
          <w:rPr>
            <w:sz w:val="28"/>
            <w:szCs w:val="28"/>
          </w:rPr>
          <w:delText>Shawn Mayo,</w:delText>
        </w:r>
        <w:r w:rsidR="00A12CAF">
          <w:rPr>
            <w:sz w:val="28"/>
            <w:szCs w:val="28"/>
          </w:rPr>
          <w:delText xml:space="preserve"> Lisa Schneider, </w:delText>
        </w:r>
        <w:r w:rsidR="00B82B92">
          <w:rPr>
            <w:sz w:val="28"/>
            <w:szCs w:val="28"/>
          </w:rPr>
          <w:delText>Amy Robasse,</w:delText>
        </w:r>
        <w:r w:rsidR="000B64E1">
          <w:rPr>
            <w:sz w:val="28"/>
            <w:szCs w:val="28"/>
          </w:rPr>
          <w:delText xml:space="preserve"> </w:delText>
        </w:r>
        <w:r w:rsidR="00B82B92">
          <w:rPr>
            <w:sz w:val="28"/>
            <w:szCs w:val="28"/>
          </w:rPr>
          <w:delText xml:space="preserve">Ambrose Fowler-Harney, Matt Nemmers, </w:delText>
        </w:r>
        <w:r w:rsidR="00A12CAF">
          <w:rPr>
            <w:sz w:val="28"/>
            <w:szCs w:val="28"/>
          </w:rPr>
          <w:delText>and Thomas Topping</w:delText>
        </w:r>
        <w:r w:rsidR="00071C73" w:rsidRPr="0038161B">
          <w:rPr>
            <w:sz w:val="28"/>
            <w:szCs w:val="28"/>
          </w:rPr>
          <w:delText>.</w:delText>
        </w:r>
      </w:del>
    </w:p>
    <w:p w14:paraId="1A4AF0C5" w14:textId="77777777" w:rsidR="0038161B" w:rsidRPr="0038161B" w:rsidRDefault="0038161B" w:rsidP="0038161B">
      <w:pPr>
        <w:tabs>
          <w:tab w:val="left" w:pos="1890"/>
        </w:tabs>
        <w:rPr>
          <w:del w:id="224" w:author="Pooja Mathur" w:date="2026-09-25T20:03:00Z" w16du:dateUtc="2026-09-26T00:03:00Z"/>
          <w:sz w:val="28"/>
          <w:szCs w:val="28"/>
        </w:rPr>
      </w:pPr>
    </w:p>
    <w:p w14:paraId="158A2475" w14:textId="19419981" w:rsidR="0038161B" w:rsidRDefault="00E15234" w:rsidP="00AE4FF3">
      <w:pPr>
        <w:pStyle w:val="ListParagraph"/>
        <w:numPr>
          <w:ilvl w:val="0"/>
          <w:numId w:val="26"/>
        </w:numPr>
        <w:tabs>
          <w:tab w:val="left" w:pos="1890"/>
        </w:tabs>
        <w:rPr>
          <w:del w:id="225" w:author="Pooja Mathur" w:date="2026-09-25T20:03:00Z" w16du:dateUtc="2026-09-26T00:03:00Z"/>
          <w:sz w:val="28"/>
          <w:szCs w:val="28"/>
        </w:rPr>
      </w:pPr>
      <w:del w:id="226" w:author="Pooja Mathur" w:date="2026-09-25T20:03:00Z" w16du:dateUtc="2026-09-26T00:03:00Z">
        <w:r w:rsidRPr="0038161B">
          <w:rPr>
            <w:sz w:val="28"/>
            <w:szCs w:val="28"/>
          </w:rPr>
          <w:delText>Public Comment</w:delText>
        </w:r>
        <w:r w:rsidR="001D7EDD" w:rsidRPr="0038161B">
          <w:rPr>
            <w:sz w:val="28"/>
            <w:szCs w:val="28"/>
          </w:rPr>
          <w:delText>—</w:delText>
        </w:r>
        <w:r w:rsidR="00E00033" w:rsidRPr="0038161B">
          <w:rPr>
            <w:sz w:val="28"/>
            <w:szCs w:val="28"/>
          </w:rPr>
          <w:delText xml:space="preserve"> </w:delText>
        </w:r>
        <w:r w:rsidR="00B82B92">
          <w:rPr>
            <w:sz w:val="28"/>
            <w:szCs w:val="28"/>
          </w:rPr>
          <w:delText>Amy Robasse</w:delText>
        </w:r>
        <w:r w:rsidR="000B64E1">
          <w:rPr>
            <w:sz w:val="28"/>
            <w:szCs w:val="28"/>
          </w:rPr>
          <w:delText xml:space="preserve"> from SILC will speak later in the meeting.  </w:delText>
        </w:r>
      </w:del>
    </w:p>
    <w:p w14:paraId="05CF3602" w14:textId="77777777" w:rsidR="0038161B" w:rsidRPr="0038161B" w:rsidRDefault="0038161B" w:rsidP="0038161B">
      <w:pPr>
        <w:pStyle w:val="ListParagraph"/>
        <w:rPr>
          <w:del w:id="227" w:author="Pooja Mathur" w:date="2026-09-25T20:03:00Z" w16du:dateUtc="2026-09-26T00:03:00Z"/>
          <w:sz w:val="28"/>
          <w:szCs w:val="28"/>
        </w:rPr>
      </w:pPr>
    </w:p>
    <w:p w14:paraId="7A2C504F" w14:textId="06A509F2" w:rsidR="0038161B" w:rsidRDefault="0040659E" w:rsidP="005F6044">
      <w:pPr>
        <w:pStyle w:val="ListParagraph"/>
        <w:numPr>
          <w:ilvl w:val="0"/>
          <w:numId w:val="26"/>
        </w:numPr>
        <w:tabs>
          <w:tab w:val="left" w:pos="360"/>
          <w:tab w:val="left" w:pos="1890"/>
        </w:tabs>
        <w:rPr>
          <w:del w:id="228" w:author="Pooja Mathur" w:date="2026-09-25T20:03:00Z" w16du:dateUtc="2026-09-26T00:03:00Z"/>
          <w:sz w:val="28"/>
          <w:szCs w:val="28"/>
        </w:rPr>
      </w:pPr>
      <w:del w:id="229" w:author="Pooja Mathur" w:date="2026-09-25T20:03:00Z" w16du:dateUtc="2026-09-26T00:03:00Z">
        <w:r w:rsidRPr="0038161B">
          <w:rPr>
            <w:sz w:val="28"/>
            <w:szCs w:val="28"/>
          </w:rPr>
          <w:delText>Approval of</w:delText>
        </w:r>
        <w:r w:rsidR="00E00033" w:rsidRPr="0038161B">
          <w:rPr>
            <w:sz w:val="28"/>
            <w:szCs w:val="28"/>
          </w:rPr>
          <w:delText xml:space="preserve"> </w:delText>
        </w:r>
        <w:r w:rsidR="00E74463" w:rsidRPr="0038161B">
          <w:rPr>
            <w:sz w:val="28"/>
            <w:szCs w:val="28"/>
          </w:rPr>
          <w:delText xml:space="preserve">the consent </w:delText>
        </w:r>
        <w:r w:rsidR="00386FA6" w:rsidRPr="0038161B">
          <w:rPr>
            <w:sz w:val="28"/>
            <w:szCs w:val="28"/>
          </w:rPr>
          <w:delText xml:space="preserve">agenda as presented.  </w:delText>
        </w:r>
        <w:r w:rsidR="00D96682" w:rsidRPr="0038161B">
          <w:rPr>
            <w:sz w:val="28"/>
            <w:szCs w:val="28"/>
          </w:rPr>
          <w:delText xml:space="preserve">Mr. Brems </w:delText>
        </w:r>
        <w:r w:rsidR="0012799D" w:rsidRPr="0038161B">
          <w:rPr>
            <w:sz w:val="28"/>
            <w:szCs w:val="28"/>
          </w:rPr>
          <w:delText>moved,</w:delText>
        </w:r>
        <w:r w:rsidR="00D96682" w:rsidRPr="0038161B">
          <w:rPr>
            <w:sz w:val="28"/>
            <w:szCs w:val="28"/>
          </w:rPr>
          <w:delText xml:space="preserve"> and </w:delText>
        </w:r>
        <w:r w:rsidR="005F30BF" w:rsidRPr="0038161B">
          <w:rPr>
            <w:sz w:val="28"/>
            <w:szCs w:val="28"/>
          </w:rPr>
          <w:delText xml:space="preserve">Ms. </w:delText>
        </w:r>
        <w:r w:rsidR="003100B2">
          <w:rPr>
            <w:sz w:val="28"/>
            <w:szCs w:val="28"/>
          </w:rPr>
          <w:delText>Ryan</w:delText>
        </w:r>
        <w:r w:rsidR="005F30BF" w:rsidRPr="0038161B">
          <w:rPr>
            <w:sz w:val="28"/>
            <w:szCs w:val="28"/>
          </w:rPr>
          <w:delText xml:space="preserve"> </w:delText>
        </w:r>
        <w:r w:rsidR="00434E8F" w:rsidRPr="0038161B">
          <w:rPr>
            <w:sz w:val="28"/>
            <w:szCs w:val="28"/>
          </w:rPr>
          <w:delText xml:space="preserve">seconded, </w:delText>
        </w:r>
        <w:r w:rsidR="000B64E1">
          <w:rPr>
            <w:sz w:val="28"/>
            <w:szCs w:val="28"/>
          </w:rPr>
          <w:delText xml:space="preserve">to amend the agenda and add the SILC Presentation </w:delText>
        </w:r>
        <w:r w:rsidR="00B82B92">
          <w:rPr>
            <w:sz w:val="28"/>
            <w:szCs w:val="28"/>
          </w:rPr>
          <w:delText>as the next item.</w:delText>
        </w:r>
        <w:r w:rsidR="00B11C31">
          <w:rPr>
            <w:sz w:val="28"/>
            <w:szCs w:val="28"/>
          </w:rPr>
          <w:delText xml:space="preserve">  Motion passed unanimously.</w:delText>
        </w:r>
      </w:del>
    </w:p>
    <w:p w14:paraId="52CD9A38" w14:textId="77777777" w:rsidR="000B64E1" w:rsidRPr="000B64E1" w:rsidRDefault="000B64E1" w:rsidP="000B64E1">
      <w:pPr>
        <w:pStyle w:val="ListParagraph"/>
        <w:rPr>
          <w:del w:id="230" w:author="Pooja Mathur" w:date="2026-09-25T20:03:00Z" w16du:dateUtc="2026-09-26T00:03:00Z"/>
          <w:sz w:val="28"/>
          <w:szCs w:val="28"/>
        </w:rPr>
      </w:pPr>
    </w:p>
    <w:p w14:paraId="48146E05" w14:textId="01A90031" w:rsidR="000B64E1" w:rsidRDefault="000B64E1" w:rsidP="005F6044">
      <w:pPr>
        <w:pStyle w:val="ListParagraph"/>
        <w:numPr>
          <w:ilvl w:val="0"/>
          <w:numId w:val="26"/>
        </w:numPr>
        <w:tabs>
          <w:tab w:val="left" w:pos="360"/>
          <w:tab w:val="left" w:pos="1890"/>
        </w:tabs>
        <w:rPr>
          <w:del w:id="231" w:author="Pooja Mathur" w:date="2026-09-25T20:03:00Z" w16du:dateUtc="2026-09-26T00:03:00Z"/>
          <w:sz w:val="28"/>
          <w:szCs w:val="28"/>
        </w:rPr>
      </w:pPr>
      <w:del w:id="232" w:author="Pooja Mathur" w:date="2026-09-25T20:03:00Z" w16du:dateUtc="2026-09-26T00:03:00Z">
        <w:r>
          <w:rPr>
            <w:sz w:val="28"/>
            <w:szCs w:val="28"/>
          </w:rPr>
          <w:delText>Presentation by SILC Executive Director</w:delText>
        </w:r>
        <w:r w:rsidR="00B82B92">
          <w:rPr>
            <w:sz w:val="28"/>
            <w:szCs w:val="28"/>
          </w:rPr>
          <w:delText xml:space="preserve">, Amy Robasse.  </w:delText>
        </w:r>
        <w:r>
          <w:rPr>
            <w:sz w:val="28"/>
            <w:szCs w:val="28"/>
          </w:rPr>
          <w:delText xml:space="preserve"> </w:delText>
        </w:r>
        <w:r w:rsidR="00B82B92">
          <w:rPr>
            <w:sz w:val="28"/>
            <w:szCs w:val="28"/>
          </w:rPr>
          <w:delText>Working from home so saving money from not having an office.  Rebuilding the board and training with direction from the board.  Rebranding with logos, colors, accessibility, mission statement, and strategic planning</w:delText>
        </w:r>
        <w:r w:rsidR="00B11C31">
          <w:rPr>
            <w:sz w:val="28"/>
            <w:szCs w:val="28"/>
          </w:rPr>
          <w:delText xml:space="preserve"> for goals and growth.  Shared the goals for SILC that have been identified.  Educating </w:delText>
        </w:r>
        <w:r w:rsidR="008E3EDF">
          <w:rPr>
            <w:sz w:val="28"/>
            <w:szCs w:val="28"/>
          </w:rPr>
          <w:delText xml:space="preserve">others </w:delText>
        </w:r>
        <w:r w:rsidR="00B11C31">
          <w:rPr>
            <w:sz w:val="28"/>
            <w:szCs w:val="28"/>
          </w:rPr>
          <w:delText>about what Independent Living is as well as partner</w:delText>
        </w:r>
        <w:r w:rsidR="008E3EDF">
          <w:rPr>
            <w:sz w:val="28"/>
            <w:szCs w:val="28"/>
          </w:rPr>
          <w:delText>ing</w:delText>
        </w:r>
        <w:r w:rsidR="00B11C31">
          <w:rPr>
            <w:sz w:val="28"/>
            <w:szCs w:val="28"/>
          </w:rPr>
          <w:delText xml:space="preserve"> with other</w:delText>
        </w:r>
        <w:r w:rsidR="008E3EDF">
          <w:rPr>
            <w:sz w:val="28"/>
            <w:szCs w:val="28"/>
          </w:rPr>
          <w:delText xml:space="preserve"> groups</w:delText>
        </w:r>
        <w:r w:rsidR="00B11C31">
          <w:rPr>
            <w:sz w:val="28"/>
            <w:szCs w:val="28"/>
          </w:rPr>
          <w:delText xml:space="preserve">.  </w:delText>
        </w:r>
        <w:r w:rsidR="008E3EDF">
          <w:rPr>
            <w:sz w:val="28"/>
            <w:szCs w:val="28"/>
          </w:rPr>
          <w:delText xml:space="preserve">Discussed the upcoming </w:delText>
        </w:r>
        <w:r w:rsidR="00B11C31">
          <w:rPr>
            <w:sz w:val="28"/>
            <w:szCs w:val="28"/>
          </w:rPr>
          <w:delText xml:space="preserve">IL Day on the hill.  </w:delText>
        </w:r>
      </w:del>
    </w:p>
    <w:p w14:paraId="2ED9FEED" w14:textId="77777777" w:rsidR="00892A94" w:rsidRPr="00892A94" w:rsidRDefault="00892A94" w:rsidP="00892A94">
      <w:pPr>
        <w:pStyle w:val="ListParagraph"/>
        <w:rPr>
          <w:del w:id="233" w:author="Pooja Mathur" w:date="2026-09-25T20:03:00Z" w16du:dateUtc="2026-09-26T00:03:00Z"/>
          <w:sz w:val="28"/>
          <w:szCs w:val="28"/>
        </w:rPr>
      </w:pPr>
    </w:p>
    <w:p w14:paraId="5BE494A3" w14:textId="548E6B6A" w:rsidR="00DD71FA" w:rsidRDefault="00E74463" w:rsidP="00DD71FA">
      <w:pPr>
        <w:pStyle w:val="ListParagraph"/>
        <w:numPr>
          <w:ilvl w:val="0"/>
          <w:numId w:val="26"/>
        </w:numPr>
        <w:tabs>
          <w:tab w:val="left" w:pos="360"/>
          <w:tab w:val="left" w:pos="1890"/>
        </w:tabs>
        <w:rPr>
          <w:del w:id="234" w:author="Pooja Mathur" w:date="2026-09-25T20:03:00Z" w16du:dateUtc="2026-09-26T00:03:00Z"/>
          <w:sz w:val="28"/>
          <w:szCs w:val="28"/>
        </w:rPr>
      </w:pPr>
      <w:del w:id="235" w:author="Pooja Mathur" w:date="2026-09-25T20:03:00Z" w16du:dateUtc="2026-09-26T00:03:00Z">
        <w:r w:rsidRPr="00892A94">
          <w:rPr>
            <w:sz w:val="28"/>
            <w:szCs w:val="28"/>
          </w:rPr>
          <w:delText xml:space="preserve">Approval of </w:delText>
        </w:r>
        <w:r w:rsidR="003100B2">
          <w:rPr>
            <w:sz w:val="28"/>
            <w:szCs w:val="28"/>
          </w:rPr>
          <w:delText xml:space="preserve">June </w:delText>
        </w:r>
        <w:r w:rsidR="00B11C31">
          <w:rPr>
            <w:sz w:val="28"/>
            <w:szCs w:val="28"/>
          </w:rPr>
          <w:delText>1</w:delText>
        </w:r>
        <w:r w:rsidR="00532230">
          <w:rPr>
            <w:sz w:val="28"/>
            <w:szCs w:val="28"/>
          </w:rPr>
          <w:delText>4</w:delText>
        </w:r>
        <w:r w:rsidR="00832741" w:rsidRPr="00892A94">
          <w:rPr>
            <w:sz w:val="28"/>
            <w:szCs w:val="28"/>
          </w:rPr>
          <w:delText>, 202</w:delText>
        </w:r>
        <w:r w:rsidR="007056D8">
          <w:rPr>
            <w:sz w:val="28"/>
            <w:szCs w:val="28"/>
          </w:rPr>
          <w:delText>2</w:delText>
        </w:r>
        <w:r w:rsidR="003100B2">
          <w:rPr>
            <w:sz w:val="28"/>
            <w:szCs w:val="28"/>
          </w:rPr>
          <w:delText xml:space="preserve"> and August 2, 2022</w:delText>
        </w:r>
        <w:r w:rsidRPr="00892A94">
          <w:rPr>
            <w:sz w:val="28"/>
            <w:szCs w:val="28"/>
          </w:rPr>
          <w:delText xml:space="preserve"> </w:delText>
        </w:r>
        <w:r w:rsidR="00924029" w:rsidRPr="00892A94">
          <w:rPr>
            <w:sz w:val="28"/>
            <w:szCs w:val="28"/>
          </w:rPr>
          <w:delText>board minutes.  Mr</w:delText>
        </w:r>
        <w:r w:rsidRPr="00892A94">
          <w:rPr>
            <w:sz w:val="28"/>
            <w:szCs w:val="28"/>
          </w:rPr>
          <w:delText xml:space="preserve">. </w:delText>
        </w:r>
        <w:r w:rsidR="00924029" w:rsidRPr="00892A94">
          <w:rPr>
            <w:sz w:val="28"/>
            <w:szCs w:val="28"/>
          </w:rPr>
          <w:delText>Brems</w:delText>
        </w:r>
        <w:r w:rsidRPr="00892A94">
          <w:rPr>
            <w:sz w:val="28"/>
            <w:szCs w:val="28"/>
          </w:rPr>
          <w:delText xml:space="preserve"> moved approval of the </w:delText>
        </w:r>
        <w:r w:rsidR="00473840" w:rsidRPr="00892A94">
          <w:rPr>
            <w:sz w:val="28"/>
            <w:szCs w:val="28"/>
          </w:rPr>
          <w:delText>minutes</w:delText>
        </w:r>
        <w:r w:rsidRPr="00892A94">
          <w:rPr>
            <w:sz w:val="28"/>
            <w:szCs w:val="28"/>
          </w:rPr>
          <w:delText xml:space="preserve"> as </w:delText>
        </w:r>
        <w:r w:rsidR="00532230">
          <w:rPr>
            <w:sz w:val="28"/>
            <w:szCs w:val="28"/>
          </w:rPr>
          <w:delText>written</w:delText>
        </w:r>
        <w:r w:rsidRPr="00892A94">
          <w:rPr>
            <w:sz w:val="28"/>
            <w:szCs w:val="28"/>
          </w:rPr>
          <w:delText>.  M</w:delText>
        </w:r>
        <w:r w:rsidR="00924029" w:rsidRPr="00892A94">
          <w:rPr>
            <w:sz w:val="28"/>
            <w:szCs w:val="28"/>
          </w:rPr>
          <w:delText>s.</w:delText>
        </w:r>
        <w:r w:rsidRPr="00892A94">
          <w:rPr>
            <w:sz w:val="28"/>
            <w:szCs w:val="28"/>
          </w:rPr>
          <w:delText xml:space="preserve"> </w:delText>
        </w:r>
        <w:r w:rsidR="003100B2">
          <w:rPr>
            <w:sz w:val="28"/>
            <w:szCs w:val="28"/>
          </w:rPr>
          <w:delText>Ryan</w:delText>
        </w:r>
        <w:r w:rsidR="00E6422B">
          <w:rPr>
            <w:sz w:val="28"/>
            <w:szCs w:val="28"/>
          </w:rPr>
          <w:delText xml:space="preserve"> </w:delText>
        </w:r>
        <w:r w:rsidRPr="00892A94">
          <w:rPr>
            <w:sz w:val="28"/>
            <w:szCs w:val="28"/>
          </w:rPr>
          <w:delText>seconded, and the motion passed.</w:delText>
        </w:r>
      </w:del>
    </w:p>
    <w:p w14:paraId="18F27819" w14:textId="77777777" w:rsidR="00DD71FA" w:rsidRPr="00DD71FA" w:rsidRDefault="00DD71FA" w:rsidP="00DD71FA">
      <w:pPr>
        <w:pStyle w:val="ListParagraph"/>
        <w:rPr>
          <w:del w:id="236" w:author="Pooja Mathur" w:date="2026-09-25T20:03:00Z" w16du:dateUtc="2026-09-26T00:03:00Z"/>
          <w:sz w:val="28"/>
          <w:szCs w:val="28"/>
        </w:rPr>
      </w:pPr>
    </w:p>
    <w:p w14:paraId="01B0E943" w14:textId="5F4C9046" w:rsidR="00DD71FA" w:rsidRDefault="00DD71FA" w:rsidP="00DD71FA">
      <w:pPr>
        <w:pStyle w:val="ListParagraph"/>
        <w:numPr>
          <w:ilvl w:val="0"/>
          <w:numId w:val="26"/>
        </w:numPr>
        <w:tabs>
          <w:tab w:val="left" w:pos="360"/>
          <w:tab w:val="left" w:pos="1890"/>
        </w:tabs>
        <w:rPr>
          <w:del w:id="237" w:author="Pooja Mathur" w:date="2026-09-25T20:03:00Z" w16du:dateUtc="2026-09-26T00:03:00Z"/>
          <w:sz w:val="28"/>
          <w:szCs w:val="28"/>
        </w:rPr>
      </w:pPr>
      <w:del w:id="238" w:author="Pooja Mathur" w:date="2026-09-25T20:03:00Z" w16du:dateUtc="2026-09-26T00:03:00Z">
        <w:r>
          <w:rPr>
            <w:sz w:val="28"/>
            <w:szCs w:val="28"/>
          </w:rPr>
          <w:delText xml:space="preserve">Approval of 2023 Calendar - </w:delText>
        </w:r>
        <w:r w:rsidRPr="00892A94">
          <w:rPr>
            <w:sz w:val="28"/>
            <w:szCs w:val="28"/>
          </w:rPr>
          <w:delText xml:space="preserve">Mr. Brems moved approval of the </w:delText>
        </w:r>
        <w:r>
          <w:rPr>
            <w:sz w:val="28"/>
            <w:szCs w:val="28"/>
          </w:rPr>
          <w:delText xml:space="preserve">calendar </w:delText>
        </w:r>
        <w:r w:rsidRPr="00892A94">
          <w:rPr>
            <w:sz w:val="28"/>
            <w:szCs w:val="28"/>
          </w:rPr>
          <w:delText xml:space="preserve">as </w:delText>
        </w:r>
        <w:r>
          <w:rPr>
            <w:sz w:val="28"/>
            <w:szCs w:val="28"/>
          </w:rPr>
          <w:delText>written</w:delText>
        </w:r>
        <w:r w:rsidRPr="00892A94">
          <w:rPr>
            <w:sz w:val="28"/>
            <w:szCs w:val="28"/>
          </w:rPr>
          <w:delText xml:space="preserve">.  Ms. </w:delText>
        </w:r>
        <w:r>
          <w:rPr>
            <w:sz w:val="28"/>
            <w:szCs w:val="28"/>
          </w:rPr>
          <w:delText xml:space="preserve">Ryan </w:delText>
        </w:r>
        <w:r w:rsidRPr="00892A94">
          <w:rPr>
            <w:sz w:val="28"/>
            <w:szCs w:val="28"/>
          </w:rPr>
          <w:delText>seconded, and the motion passed.</w:delText>
        </w:r>
      </w:del>
    </w:p>
    <w:p w14:paraId="76BBAD40" w14:textId="7AF1552D" w:rsidR="00DD71FA" w:rsidRPr="00DD71FA" w:rsidRDefault="00DD71FA" w:rsidP="00DD71FA">
      <w:pPr>
        <w:tabs>
          <w:tab w:val="left" w:pos="360"/>
          <w:tab w:val="left" w:pos="1890"/>
        </w:tabs>
        <w:rPr>
          <w:del w:id="239" w:author="Pooja Mathur" w:date="2026-09-25T20:03:00Z" w16du:dateUtc="2026-09-26T00:03:00Z"/>
          <w:sz w:val="28"/>
          <w:szCs w:val="28"/>
        </w:rPr>
      </w:pPr>
    </w:p>
    <w:p w14:paraId="6125CF10" w14:textId="77777777" w:rsidR="00E74463" w:rsidRPr="00473840" w:rsidRDefault="00E74463" w:rsidP="00892A94">
      <w:pPr>
        <w:rPr>
          <w:del w:id="240" w:author="Pooja Mathur" w:date="2026-09-25T20:03:00Z" w16du:dateUtc="2026-09-26T00:03:00Z"/>
          <w:sz w:val="28"/>
          <w:szCs w:val="28"/>
        </w:rPr>
      </w:pPr>
    </w:p>
    <w:p w14:paraId="02857A4C" w14:textId="77777777" w:rsidR="00F203FA" w:rsidRPr="00AF1F09" w:rsidRDefault="00F203FA" w:rsidP="0038161B">
      <w:pPr>
        <w:pStyle w:val="ListParagraph"/>
        <w:numPr>
          <w:ilvl w:val="0"/>
          <w:numId w:val="26"/>
        </w:numPr>
        <w:tabs>
          <w:tab w:val="left" w:pos="360"/>
          <w:tab w:val="left" w:pos="1890"/>
        </w:tabs>
        <w:rPr>
          <w:del w:id="241" w:author="Pooja Mathur" w:date="2026-09-25T20:03:00Z" w16du:dateUtc="2026-09-26T00:03:00Z"/>
          <w:sz w:val="28"/>
          <w:szCs w:val="28"/>
        </w:rPr>
      </w:pPr>
      <w:del w:id="242" w:author="Pooja Mathur" w:date="2026-09-25T20:03:00Z" w16du:dateUtc="2026-09-26T00:03:00Z">
        <w:r w:rsidRPr="00AF1F09">
          <w:rPr>
            <w:sz w:val="28"/>
            <w:szCs w:val="28"/>
          </w:rPr>
          <w:delText>Agency Director Report - Ms. Wharton</w:delText>
        </w:r>
        <w:r w:rsidR="008A7D63">
          <w:rPr>
            <w:sz w:val="28"/>
            <w:szCs w:val="28"/>
          </w:rPr>
          <w:delText xml:space="preserve"> shared</w:delText>
        </w:r>
        <w:r w:rsidRPr="00AF1F09">
          <w:rPr>
            <w:sz w:val="28"/>
            <w:szCs w:val="28"/>
          </w:rPr>
          <w:delText>:</w:delText>
        </w:r>
      </w:del>
    </w:p>
    <w:p w14:paraId="2CC9C51D" w14:textId="14B95774" w:rsidR="006B08F7" w:rsidRDefault="00DD71FA" w:rsidP="00A12CAF">
      <w:pPr>
        <w:pStyle w:val="ListParagraph"/>
        <w:numPr>
          <w:ilvl w:val="1"/>
          <w:numId w:val="16"/>
        </w:numPr>
        <w:tabs>
          <w:tab w:val="left" w:pos="0"/>
          <w:tab w:val="left" w:pos="1890"/>
        </w:tabs>
        <w:ind w:left="720"/>
        <w:rPr>
          <w:del w:id="243" w:author="Pooja Mathur" w:date="2026-09-25T20:03:00Z" w16du:dateUtc="2026-09-26T00:03:00Z"/>
          <w:sz w:val="28"/>
          <w:szCs w:val="28"/>
        </w:rPr>
      </w:pPr>
      <w:del w:id="244" w:author="Pooja Mathur" w:date="2026-09-25T20:03:00Z" w16du:dateUtc="2026-09-26T00:03:00Z">
        <w:r>
          <w:rPr>
            <w:sz w:val="28"/>
            <w:szCs w:val="28"/>
          </w:rPr>
          <w:delText xml:space="preserve">Updates on a couple of items.  Long serving chair, Kevin Bodtke passed away earlier this month.  He was a true advocate and </w:delText>
        </w:r>
        <w:r w:rsidR="00D047B9">
          <w:rPr>
            <w:sz w:val="28"/>
            <w:szCs w:val="28"/>
          </w:rPr>
          <w:delText xml:space="preserve">want to give credit for all </w:delText>
        </w:r>
        <w:r w:rsidR="008E3EDF">
          <w:rPr>
            <w:sz w:val="28"/>
            <w:szCs w:val="28"/>
          </w:rPr>
          <w:delText xml:space="preserve">he </w:delText>
        </w:r>
        <w:r w:rsidR="00D047B9">
          <w:rPr>
            <w:sz w:val="28"/>
            <w:szCs w:val="28"/>
          </w:rPr>
          <w:delText>has done for the Business Enterprise Program</w:delText>
        </w:r>
        <w:r w:rsidR="006B08F7">
          <w:rPr>
            <w:sz w:val="28"/>
            <w:szCs w:val="28"/>
          </w:rPr>
          <w:delText>.</w:delText>
        </w:r>
      </w:del>
    </w:p>
    <w:p w14:paraId="55B17526" w14:textId="2DB17675" w:rsidR="00A12CAF" w:rsidRDefault="006B08F7" w:rsidP="00A12CAF">
      <w:pPr>
        <w:pStyle w:val="ListParagraph"/>
        <w:numPr>
          <w:ilvl w:val="1"/>
          <w:numId w:val="16"/>
        </w:numPr>
        <w:tabs>
          <w:tab w:val="left" w:pos="0"/>
          <w:tab w:val="left" w:pos="1890"/>
        </w:tabs>
        <w:ind w:left="720"/>
        <w:rPr>
          <w:del w:id="245" w:author="Pooja Mathur" w:date="2026-09-25T20:03:00Z" w16du:dateUtc="2026-09-26T00:03:00Z"/>
          <w:sz w:val="28"/>
          <w:szCs w:val="28"/>
        </w:rPr>
      </w:pPr>
      <w:del w:id="246" w:author="Pooja Mathur" w:date="2026-09-25T20:03:00Z" w16du:dateUtc="2026-09-26T00:03:00Z">
        <w:r>
          <w:rPr>
            <w:sz w:val="28"/>
            <w:szCs w:val="28"/>
          </w:rPr>
          <w:delText>D</w:delText>
        </w:r>
        <w:r w:rsidR="00CC19D8">
          <w:rPr>
            <w:sz w:val="28"/>
            <w:szCs w:val="28"/>
          </w:rPr>
          <w:delText xml:space="preserve">epartment of </w:delText>
        </w:r>
        <w:r>
          <w:rPr>
            <w:sz w:val="28"/>
            <w:szCs w:val="28"/>
          </w:rPr>
          <w:delText>E</w:delText>
        </w:r>
        <w:r w:rsidR="00CC19D8">
          <w:rPr>
            <w:sz w:val="28"/>
            <w:szCs w:val="28"/>
          </w:rPr>
          <w:delText>ducation</w:delText>
        </w:r>
        <w:r>
          <w:rPr>
            <w:sz w:val="28"/>
            <w:szCs w:val="28"/>
          </w:rPr>
          <w:delText xml:space="preserve"> Contract update with the materials contract.  We received word on Thursday to clarify that projects started by 9/30/22 would provide an extension of the contract to pay for these items.  We asked for the contract to be extended to the end of the state fiscal year.  They are not wanting to extend past of the FFY end of 9/30/22.  We are communicating to the school districts as best as we can.  </w:delText>
        </w:r>
        <w:r w:rsidR="00577D3A">
          <w:rPr>
            <w:sz w:val="28"/>
            <w:szCs w:val="28"/>
          </w:rPr>
          <w:delText xml:space="preserve"> </w:delText>
        </w:r>
        <w:r>
          <w:rPr>
            <w:sz w:val="28"/>
            <w:szCs w:val="28"/>
          </w:rPr>
          <w:delText>Sarah Willeford elaborated the details of the process including the webinars, explaining the ensuing confusion with over 300 phone calls, order cancellations, rumors IMC was closing</w:delText>
        </w:r>
        <w:r w:rsidR="00C2078F">
          <w:rPr>
            <w:sz w:val="28"/>
            <w:szCs w:val="28"/>
          </w:rPr>
          <w:delText xml:space="preserve">, etc.  Athena will be launching the beginning of October.  We are in a holding pattern with the school districts.  </w:delText>
        </w:r>
        <w:r w:rsidR="000B1387">
          <w:rPr>
            <w:sz w:val="28"/>
            <w:szCs w:val="28"/>
          </w:rPr>
          <w:delText>Emily shared that Sarah and the IMC staff have been tremendous through this.  Can’t commend them enough.</w:delText>
        </w:r>
      </w:del>
    </w:p>
    <w:p w14:paraId="039EFCB0" w14:textId="07A39AFE" w:rsidR="000B1387" w:rsidRDefault="000B1387" w:rsidP="00A12CAF">
      <w:pPr>
        <w:pStyle w:val="ListParagraph"/>
        <w:numPr>
          <w:ilvl w:val="1"/>
          <w:numId w:val="16"/>
        </w:numPr>
        <w:tabs>
          <w:tab w:val="left" w:pos="0"/>
          <w:tab w:val="left" w:pos="1890"/>
        </w:tabs>
        <w:ind w:left="720"/>
        <w:rPr>
          <w:del w:id="247" w:author="Pooja Mathur" w:date="2026-09-25T20:03:00Z" w16du:dateUtc="2026-09-26T00:03:00Z"/>
          <w:sz w:val="28"/>
          <w:szCs w:val="28"/>
        </w:rPr>
      </w:pPr>
      <w:del w:id="248" w:author="Pooja Mathur" w:date="2026-09-25T20:03:00Z" w16du:dateUtc="2026-09-26T00:03:00Z">
        <w:r>
          <w:rPr>
            <w:sz w:val="28"/>
            <w:szCs w:val="28"/>
          </w:rPr>
          <w:delText xml:space="preserve">Budget Request – </w:delText>
        </w:r>
        <w:r w:rsidR="00EE410B">
          <w:rPr>
            <w:sz w:val="28"/>
            <w:szCs w:val="28"/>
          </w:rPr>
          <w:delText>merit-based</w:delText>
        </w:r>
        <w:r>
          <w:rPr>
            <w:sz w:val="28"/>
            <w:szCs w:val="28"/>
          </w:rPr>
          <w:delText xml:space="preserve"> increases (performance based), IMC staff salaries, also shown as consumable and non</w:delText>
        </w:r>
        <w:r w:rsidR="00EE410B">
          <w:rPr>
            <w:sz w:val="28"/>
            <w:szCs w:val="28"/>
          </w:rPr>
          <w:delText>-</w:delText>
        </w:r>
        <w:r>
          <w:rPr>
            <w:sz w:val="28"/>
            <w:szCs w:val="28"/>
          </w:rPr>
          <w:delText>consumable breakdow</w:delText>
        </w:r>
        <w:r w:rsidR="00EE410B">
          <w:rPr>
            <w:sz w:val="28"/>
            <w:szCs w:val="28"/>
          </w:rPr>
          <w:delText xml:space="preserve">n in lieu of the contract that has not been renewed.  The capital ASK for tuck-pointing and roof repairs.  </w:delText>
        </w:r>
      </w:del>
    </w:p>
    <w:p w14:paraId="2A7DB899" w14:textId="09A17636" w:rsidR="00EE410B" w:rsidRDefault="00EE410B" w:rsidP="00A12CAF">
      <w:pPr>
        <w:pStyle w:val="ListParagraph"/>
        <w:numPr>
          <w:ilvl w:val="1"/>
          <w:numId w:val="16"/>
        </w:numPr>
        <w:tabs>
          <w:tab w:val="left" w:pos="0"/>
          <w:tab w:val="left" w:pos="1890"/>
        </w:tabs>
        <w:ind w:left="720"/>
        <w:rPr>
          <w:del w:id="249" w:author="Pooja Mathur" w:date="2026-09-25T20:03:00Z" w16du:dateUtc="2026-09-26T00:03:00Z"/>
          <w:sz w:val="28"/>
          <w:szCs w:val="28"/>
        </w:rPr>
      </w:pPr>
      <w:del w:id="250" w:author="Pooja Mathur" w:date="2026-09-25T20:03:00Z" w16du:dateUtc="2026-09-26T00:03:00Z">
        <w:r>
          <w:rPr>
            <w:sz w:val="28"/>
            <w:szCs w:val="28"/>
          </w:rPr>
          <w:delText xml:space="preserve">Last week attended the public hearing for </w:delText>
        </w:r>
        <w:r w:rsidR="001535F8">
          <w:rPr>
            <w:sz w:val="28"/>
            <w:szCs w:val="28"/>
          </w:rPr>
          <w:delText>the Department</w:delText>
        </w:r>
        <w:r>
          <w:rPr>
            <w:sz w:val="28"/>
            <w:szCs w:val="28"/>
          </w:rPr>
          <w:delText xml:space="preserve"> of Aging which is being merged into the Department of Health and Human Services.  </w:delText>
        </w:r>
      </w:del>
    </w:p>
    <w:p w14:paraId="3974B57C" w14:textId="27512F1A" w:rsidR="00EE410B" w:rsidRDefault="00EE410B" w:rsidP="00A12CAF">
      <w:pPr>
        <w:pStyle w:val="ListParagraph"/>
        <w:numPr>
          <w:ilvl w:val="1"/>
          <w:numId w:val="16"/>
        </w:numPr>
        <w:tabs>
          <w:tab w:val="left" w:pos="0"/>
          <w:tab w:val="left" w:pos="1890"/>
        </w:tabs>
        <w:ind w:left="720"/>
        <w:rPr>
          <w:del w:id="251" w:author="Pooja Mathur" w:date="2026-09-25T20:03:00Z" w16du:dateUtc="2026-09-26T00:03:00Z"/>
          <w:sz w:val="28"/>
          <w:szCs w:val="28"/>
        </w:rPr>
      </w:pPr>
      <w:del w:id="252" w:author="Pooja Mathur" w:date="2026-09-25T20:03:00Z" w16du:dateUtc="2026-09-26T00:03:00Z">
        <w:r>
          <w:rPr>
            <w:sz w:val="28"/>
            <w:szCs w:val="28"/>
          </w:rPr>
          <w:delText>We also had a visit from consultants from the Governor’s Office</w:delText>
        </w:r>
        <w:r w:rsidR="00F8389F">
          <w:rPr>
            <w:sz w:val="28"/>
            <w:szCs w:val="28"/>
          </w:rPr>
          <w:delText xml:space="preserve"> to look for efficiencies.  We gave a tour, shared IDB’s mission, working with our partners, and our commitment to blind Iowans.</w:delText>
        </w:r>
      </w:del>
    </w:p>
    <w:p w14:paraId="585061F9" w14:textId="3708D997" w:rsidR="00577C8D" w:rsidRPr="005F30BF" w:rsidRDefault="00577C8D" w:rsidP="005F30BF">
      <w:pPr>
        <w:tabs>
          <w:tab w:val="left" w:pos="0"/>
          <w:tab w:val="left" w:pos="1890"/>
        </w:tabs>
        <w:rPr>
          <w:del w:id="253" w:author="Pooja Mathur" w:date="2026-09-25T20:03:00Z" w16du:dateUtc="2026-09-26T00:03:00Z"/>
          <w:sz w:val="28"/>
          <w:szCs w:val="28"/>
        </w:rPr>
      </w:pPr>
    </w:p>
    <w:p w14:paraId="4CA8E549" w14:textId="1802A44B" w:rsidR="003100B2" w:rsidRDefault="006B46C4" w:rsidP="0038161B">
      <w:pPr>
        <w:pStyle w:val="ListParagraph"/>
        <w:numPr>
          <w:ilvl w:val="0"/>
          <w:numId w:val="26"/>
        </w:numPr>
        <w:tabs>
          <w:tab w:val="left" w:pos="360"/>
          <w:tab w:val="left" w:pos="1890"/>
        </w:tabs>
        <w:rPr>
          <w:del w:id="254" w:author="Pooja Mathur" w:date="2026-09-25T20:03:00Z" w16du:dateUtc="2026-09-26T00:03:00Z"/>
          <w:sz w:val="28"/>
          <w:szCs w:val="28"/>
        </w:rPr>
      </w:pPr>
      <w:del w:id="255" w:author="Pooja Mathur" w:date="2026-09-25T20:03:00Z" w16du:dateUtc="2026-09-26T00:03:00Z">
        <w:r w:rsidRPr="005F30BF">
          <w:rPr>
            <w:sz w:val="28"/>
            <w:szCs w:val="28"/>
          </w:rPr>
          <w:delText>Approval</w:delText>
        </w:r>
        <w:r w:rsidR="003100B2">
          <w:rPr>
            <w:sz w:val="28"/>
            <w:szCs w:val="28"/>
          </w:rPr>
          <w:delText xml:space="preserve"> FY24 Budget </w:delText>
        </w:r>
        <w:r w:rsidR="00AF6636">
          <w:rPr>
            <w:sz w:val="28"/>
            <w:szCs w:val="28"/>
          </w:rPr>
          <w:delText xml:space="preserve">Request </w:delText>
        </w:r>
        <w:r w:rsidR="003100B2">
          <w:rPr>
            <w:sz w:val="28"/>
            <w:szCs w:val="28"/>
          </w:rPr>
          <w:delText xml:space="preserve">as presented.  </w:delText>
        </w:r>
        <w:r w:rsidRPr="005F30BF">
          <w:rPr>
            <w:sz w:val="28"/>
            <w:szCs w:val="28"/>
          </w:rPr>
          <w:delText xml:space="preserve"> </w:delText>
        </w:r>
        <w:r w:rsidR="003100B2" w:rsidRPr="00892A94">
          <w:rPr>
            <w:sz w:val="28"/>
            <w:szCs w:val="28"/>
          </w:rPr>
          <w:delText xml:space="preserve">Mr. Brems moved approval of the </w:delText>
        </w:r>
        <w:r w:rsidR="003100B2">
          <w:rPr>
            <w:sz w:val="28"/>
            <w:szCs w:val="28"/>
          </w:rPr>
          <w:delText>FY24 Budget</w:delText>
        </w:r>
        <w:r w:rsidR="003100B2" w:rsidRPr="00892A94">
          <w:rPr>
            <w:sz w:val="28"/>
            <w:szCs w:val="28"/>
          </w:rPr>
          <w:delText xml:space="preserve"> </w:delText>
        </w:r>
        <w:r w:rsidR="00AF6636">
          <w:rPr>
            <w:sz w:val="28"/>
            <w:szCs w:val="28"/>
          </w:rPr>
          <w:delText xml:space="preserve">Request </w:delText>
        </w:r>
        <w:r w:rsidR="003100B2" w:rsidRPr="00892A94">
          <w:rPr>
            <w:sz w:val="28"/>
            <w:szCs w:val="28"/>
          </w:rPr>
          <w:delText>as</w:delText>
        </w:r>
        <w:r w:rsidR="003100B2">
          <w:rPr>
            <w:sz w:val="28"/>
            <w:szCs w:val="28"/>
          </w:rPr>
          <w:delText xml:space="preserve"> presented</w:delText>
        </w:r>
        <w:r w:rsidR="003100B2" w:rsidRPr="00892A94">
          <w:rPr>
            <w:sz w:val="28"/>
            <w:szCs w:val="28"/>
          </w:rPr>
          <w:delText xml:space="preserve">.  Ms. </w:delText>
        </w:r>
        <w:r w:rsidR="003100B2">
          <w:rPr>
            <w:sz w:val="28"/>
            <w:szCs w:val="28"/>
          </w:rPr>
          <w:delText xml:space="preserve">Ryan </w:delText>
        </w:r>
        <w:r w:rsidR="003100B2" w:rsidRPr="00892A94">
          <w:rPr>
            <w:sz w:val="28"/>
            <w:szCs w:val="28"/>
          </w:rPr>
          <w:delText>seconded, and the motion passed</w:delText>
        </w:r>
        <w:r w:rsidR="00AF6636">
          <w:rPr>
            <w:sz w:val="28"/>
            <w:szCs w:val="28"/>
          </w:rPr>
          <w:delText>.</w:delText>
        </w:r>
      </w:del>
    </w:p>
    <w:p w14:paraId="3750CB21" w14:textId="77777777" w:rsidR="003100B2" w:rsidRPr="003100B2" w:rsidRDefault="003100B2" w:rsidP="003100B2">
      <w:pPr>
        <w:tabs>
          <w:tab w:val="left" w:pos="360"/>
          <w:tab w:val="left" w:pos="1890"/>
        </w:tabs>
        <w:rPr>
          <w:del w:id="256" w:author="Pooja Mathur" w:date="2026-09-25T20:03:00Z" w16du:dateUtc="2026-09-26T00:03:00Z"/>
          <w:sz w:val="28"/>
          <w:szCs w:val="28"/>
        </w:rPr>
      </w:pPr>
    </w:p>
    <w:p w14:paraId="512F38BC" w14:textId="3D08CC9A" w:rsidR="002D6125" w:rsidRPr="000B1387" w:rsidRDefault="00AF6636" w:rsidP="000B1387">
      <w:pPr>
        <w:pStyle w:val="ListParagraph"/>
        <w:numPr>
          <w:ilvl w:val="0"/>
          <w:numId w:val="26"/>
        </w:numPr>
        <w:tabs>
          <w:tab w:val="left" w:pos="360"/>
          <w:tab w:val="left" w:pos="1890"/>
        </w:tabs>
        <w:rPr>
          <w:del w:id="257" w:author="Pooja Mathur" w:date="2026-09-25T20:03:00Z" w16du:dateUtc="2026-09-26T00:03:00Z"/>
          <w:sz w:val="28"/>
          <w:szCs w:val="28"/>
        </w:rPr>
      </w:pPr>
      <w:del w:id="258" w:author="Pooja Mathur" w:date="2026-09-25T20:03:00Z" w16du:dateUtc="2026-09-26T00:03:00Z">
        <w:r>
          <w:rPr>
            <w:sz w:val="28"/>
            <w:szCs w:val="28"/>
          </w:rPr>
          <w:delText xml:space="preserve">Approval of the </w:delText>
        </w:r>
        <w:r w:rsidR="00783840">
          <w:rPr>
            <w:sz w:val="28"/>
            <w:szCs w:val="28"/>
          </w:rPr>
          <w:delText>I</w:delText>
        </w:r>
        <w:r w:rsidR="003100B2">
          <w:rPr>
            <w:sz w:val="28"/>
            <w:szCs w:val="28"/>
          </w:rPr>
          <w:delText>BEIC</w:delText>
        </w:r>
        <w:r w:rsidR="00783840">
          <w:rPr>
            <w:sz w:val="28"/>
            <w:szCs w:val="28"/>
          </w:rPr>
          <w:delText xml:space="preserve"> Manual</w:delText>
        </w:r>
        <w:r w:rsidR="006B46C4" w:rsidRPr="005F30BF">
          <w:rPr>
            <w:sz w:val="28"/>
            <w:szCs w:val="28"/>
          </w:rPr>
          <w:delText xml:space="preserve">. Mr. Brems moved approval </w:delText>
        </w:r>
        <w:r w:rsidR="0038161B">
          <w:rPr>
            <w:sz w:val="28"/>
            <w:szCs w:val="28"/>
          </w:rPr>
          <w:delText xml:space="preserve">of the </w:delText>
        </w:r>
        <w:r w:rsidR="00783840">
          <w:rPr>
            <w:sz w:val="28"/>
            <w:szCs w:val="28"/>
          </w:rPr>
          <w:delText>I</w:delText>
        </w:r>
        <w:r w:rsidR="003100B2">
          <w:rPr>
            <w:sz w:val="28"/>
            <w:szCs w:val="28"/>
          </w:rPr>
          <w:delText>BEIC</w:delText>
        </w:r>
        <w:r w:rsidR="00783840">
          <w:rPr>
            <w:sz w:val="28"/>
            <w:szCs w:val="28"/>
          </w:rPr>
          <w:delText xml:space="preserve"> Manual</w:delText>
        </w:r>
        <w:r w:rsidR="006B46C4" w:rsidRPr="005F30BF">
          <w:rPr>
            <w:sz w:val="28"/>
            <w:szCs w:val="28"/>
          </w:rPr>
          <w:delText xml:space="preserve"> as </w:delText>
        </w:r>
        <w:r w:rsidR="00FC280E">
          <w:rPr>
            <w:sz w:val="28"/>
            <w:szCs w:val="28"/>
          </w:rPr>
          <w:delText>written</w:delText>
        </w:r>
        <w:r w:rsidR="006B46C4" w:rsidRPr="005F30BF">
          <w:rPr>
            <w:sz w:val="28"/>
            <w:szCs w:val="28"/>
          </w:rPr>
          <w:delText xml:space="preserve">.  Ms. </w:delText>
        </w:r>
        <w:r w:rsidR="003100B2">
          <w:rPr>
            <w:sz w:val="28"/>
            <w:szCs w:val="28"/>
          </w:rPr>
          <w:delText>Ryan</w:delText>
        </w:r>
        <w:r w:rsidR="006B46C4" w:rsidRPr="005F30BF">
          <w:rPr>
            <w:sz w:val="28"/>
            <w:szCs w:val="28"/>
          </w:rPr>
          <w:delText xml:space="preserve"> seconded, and the motion passed.</w:delText>
        </w:r>
        <w:r w:rsidR="005963C7" w:rsidRPr="005F30BF">
          <w:rPr>
            <w:sz w:val="28"/>
            <w:szCs w:val="28"/>
          </w:rPr>
          <w:cr/>
        </w:r>
      </w:del>
    </w:p>
    <w:p w14:paraId="1BA05659" w14:textId="639AA3BC" w:rsidR="0022267E" w:rsidRDefault="00567BF7" w:rsidP="0038161B">
      <w:pPr>
        <w:pStyle w:val="ListParagraph"/>
        <w:numPr>
          <w:ilvl w:val="0"/>
          <w:numId w:val="26"/>
        </w:numPr>
        <w:tabs>
          <w:tab w:val="left" w:pos="360"/>
          <w:tab w:val="left" w:pos="1080"/>
          <w:tab w:val="left" w:pos="1890"/>
        </w:tabs>
        <w:rPr>
          <w:del w:id="259" w:author="Pooja Mathur" w:date="2026-09-25T20:03:00Z" w16du:dateUtc="2026-09-26T00:03:00Z"/>
          <w:sz w:val="28"/>
          <w:szCs w:val="28"/>
        </w:rPr>
      </w:pPr>
      <w:del w:id="260" w:author="Pooja Mathur" w:date="2026-09-25T20:03:00Z" w16du:dateUtc="2026-09-26T00:03:00Z">
        <w:r>
          <w:rPr>
            <w:sz w:val="28"/>
            <w:szCs w:val="28"/>
          </w:rPr>
          <w:delText xml:space="preserve">Adjournment </w:delText>
        </w:r>
        <w:r w:rsidR="0025631C">
          <w:rPr>
            <w:sz w:val="28"/>
            <w:szCs w:val="28"/>
          </w:rPr>
          <w:delText>–</w:delText>
        </w:r>
        <w:r>
          <w:rPr>
            <w:sz w:val="28"/>
            <w:szCs w:val="28"/>
          </w:rPr>
          <w:delText xml:space="preserve"> </w:delText>
        </w:r>
        <w:r w:rsidR="00053F23" w:rsidRPr="009D5FF1">
          <w:rPr>
            <w:sz w:val="28"/>
            <w:szCs w:val="28"/>
          </w:rPr>
          <w:delText>M</w:delText>
        </w:r>
        <w:r w:rsidR="00DA0206">
          <w:rPr>
            <w:sz w:val="28"/>
            <w:szCs w:val="28"/>
          </w:rPr>
          <w:delText>r</w:delText>
        </w:r>
        <w:r w:rsidR="0025631C">
          <w:rPr>
            <w:sz w:val="28"/>
            <w:szCs w:val="28"/>
          </w:rPr>
          <w:delText xml:space="preserve">. </w:delText>
        </w:r>
        <w:r w:rsidR="00DA0206">
          <w:rPr>
            <w:sz w:val="28"/>
            <w:szCs w:val="28"/>
          </w:rPr>
          <w:delText xml:space="preserve">Brems </w:delText>
        </w:r>
        <w:r w:rsidR="009E59A5" w:rsidRPr="009D5FF1">
          <w:rPr>
            <w:sz w:val="28"/>
            <w:szCs w:val="28"/>
          </w:rPr>
          <w:delText xml:space="preserve">moved the meeting adjourn. </w:delText>
        </w:r>
        <w:r w:rsidR="00D96682">
          <w:rPr>
            <w:sz w:val="28"/>
            <w:szCs w:val="28"/>
          </w:rPr>
          <w:delText xml:space="preserve">Ms. </w:delText>
        </w:r>
        <w:r w:rsidR="003100B2">
          <w:rPr>
            <w:sz w:val="28"/>
            <w:szCs w:val="28"/>
          </w:rPr>
          <w:delText>Ryan</w:delText>
        </w:r>
        <w:r w:rsidR="00053F23" w:rsidRPr="009D5FF1">
          <w:rPr>
            <w:sz w:val="28"/>
            <w:szCs w:val="28"/>
          </w:rPr>
          <w:delText xml:space="preserve"> </w:delText>
        </w:r>
        <w:r w:rsidR="0012799D" w:rsidRPr="009D5FF1">
          <w:rPr>
            <w:sz w:val="28"/>
            <w:szCs w:val="28"/>
          </w:rPr>
          <w:delText>seconded,</w:delText>
        </w:r>
        <w:r w:rsidR="009E59A5" w:rsidRPr="009D5FF1">
          <w:rPr>
            <w:sz w:val="28"/>
            <w:szCs w:val="28"/>
          </w:rPr>
          <w:delText xml:space="preserve"> and the motion passed unanimously. The meeting adjourned at </w:delText>
        </w:r>
        <w:r w:rsidR="00AF6636">
          <w:rPr>
            <w:sz w:val="28"/>
            <w:szCs w:val="28"/>
          </w:rPr>
          <w:delText xml:space="preserve">12:45 </w:delText>
        </w:r>
        <w:r w:rsidR="009E59A5" w:rsidRPr="009D5FF1">
          <w:rPr>
            <w:sz w:val="28"/>
            <w:szCs w:val="28"/>
          </w:rPr>
          <w:delText>p</w:delText>
        </w:r>
        <w:r w:rsidR="006C7F80" w:rsidRPr="009D5FF1">
          <w:rPr>
            <w:sz w:val="28"/>
            <w:szCs w:val="28"/>
          </w:rPr>
          <w:delText>.</w:delText>
        </w:r>
        <w:r w:rsidR="0022267E" w:rsidRPr="009D5FF1">
          <w:rPr>
            <w:sz w:val="28"/>
            <w:szCs w:val="28"/>
          </w:rPr>
          <w:delText xml:space="preserve">m. </w:delText>
        </w:r>
        <w:r w:rsidR="0022267E" w:rsidRPr="009D5FF1">
          <w:rPr>
            <w:sz w:val="28"/>
            <w:szCs w:val="28"/>
          </w:rPr>
          <w:cr/>
        </w:r>
      </w:del>
    </w:p>
    <w:p w14:paraId="711D43D5" w14:textId="77777777" w:rsidR="00832741" w:rsidRPr="00832741" w:rsidRDefault="00832741" w:rsidP="00892A94">
      <w:pPr>
        <w:tabs>
          <w:tab w:val="left" w:pos="0"/>
          <w:tab w:val="left" w:pos="1080"/>
          <w:tab w:val="left" w:pos="1890"/>
        </w:tabs>
        <w:ind w:left="-360"/>
        <w:rPr>
          <w:del w:id="261" w:author="Pooja Mathur" w:date="2026-09-25T20:03:00Z" w16du:dateUtc="2026-09-26T00:03:00Z"/>
          <w:sz w:val="28"/>
          <w:szCs w:val="28"/>
        </w:rPr>
      </w:pPr>
    </w:p>
    <w:p w14:paraId="0AC048BB" w14:textId="77777777" w:rsidR="009E59A5" w:rsidRDefault="009E59A5" w:rsidP="00892A94">
      <w:pPr>
        <w:tabs>
          <w:tab w:val="left" w:pos="0"/>
          <w:tab w:val="left" w:pos="900"/>
          <w:tab w:val="left" w:pos="1890"/>
        </w:tabs>
        <w:rPr>
          <w:del w:id="262" w:author="Pooja Mathur" w:date="2026-09-25T20:03:00Z" w16du:dateUtc="2026-09-26T00:03:00Z"/>
          <w:sz w:val="28"/>
          <w:szCs w:val="28"/>
        </w:rPr>
      </w:pPr>
      <w:del w:id="263" w:author="Pooja Mathur" w:date="2026-09-25T20:03:00Z" w16du:dateUtc="2026-09-26T00:03:00Z">
        <w:r w:rsidRPr="0022267E">
          <w:rPr>
            <w:sz w:val="28"/>
            <w:szCs w:val="28"/>
          </w:rPr>
          <w:delText xml:space="preserve">Respectfully Submitted, </w:delText>
        </w:r>
      </w:del>
    </w:p>
    <w:p w14:paraId="0DB2D546" w14:textId="77777777" w:rsidR="0022267E" w:rsidRDefault="0022267E" w:rsidP="00892A94">
      <w:pPr>
        <w:tabs>
          <w:tab w:val="left" w:pos="0"/>
          <w:tab w:val="left" w:pos="900"/>
          <w:tab w:val="left" w:pos="1890"/>
        </w:tabs>
        <w:rPr>
          <w:del w:id="264" w:author="Pooja Mathur" w:date="2026-09-25T20:03:00Z" w16du:dateUtc="2026-09-26T00:03:00Z"/>
          <w:sz w:val="28"/>
          <w:szCs w:val="28"/>
        </w:rPr>
      </w:pPr>
    </w:p>
    <w:p w14:paraId="197A0B08" w14:textId="59C30FB9" w:rsidR="004D07FF" w:rsidRPr="004D07FF" w:rsidRDefault="00AF6636" w:rsidP="00892A94">
      <w:pPr>
        <w:tabs>
          <w:tab w:val="left" w:pos="0"/>
          <w:tab w:val="left" w:pos="1890"/>
        </w:tabs>
        <w:rPr>
          <w:del w:id="265" w:author="Pooja Mathur" w:date="2026-09-25T20:03:00Z" w16du:dateUtc="2026-09-26T00:03:00Z"/>
          <w:sz w:val="28"/>
          <w:szCs w:val="28"/>
        </w:rPr>
      </w:pPr>
      <w:del w:id="266" w:author="Pooja Mathur" w:date="2026-09-25T20:03:00Z" w16du:dateUtc="2026-09-26T00:03:00Z">
        <w:r>
          <w:rPr>
            <w:sz w:val="28"/>
            <w:szCs w:val="28"/>
          </w:rPr>
          <w:br/>
        </w:r>
        <w:r w:rsidR="001535F8">
          <w:rPr>
            <w:sz w:val="28"/>
            <w:szCs w:val="28"/>
          </w:rPr>
          <w:delText>Ryan Brems</w:delText>
        </w:r>
        <w:r w:rsidR="009E59A5" w:rsidRPr="004D07FF">
          <w:rPr>
            <w:sz w:val="28"/>
            <w:szCs w:val="28"/>
          </w:rPr>
          <w:delText xml:space="preserve">, </w:delText>
        </w:r>
        <w:r w:rsidR="001535F8">
          <w:rPr>
            <w:sz w:val="28"/>
            <w:szCs w:val="28"/>
          </w:rPr>
          <w:delText xml:space="preserve">Acting </w:delText>
        </w:r>
        <w:r w:rsidR="009E59A5" w:rsidRPr="004D07FF">
          <w:rPr>
            <w:sz w:val="28"/>
            <w:szCs w:val="28"/>
          </w:rPr>
          <w:delText>Chair</w:delText>
        </w:r>
      </w:del>
    </w:p>
    <w:p w14:paraId="7A05E9CD" w14:textId="77777777" w:rsidR="004D07FF" w:rsidRDefault="009E59A5" w:rsidP="00892A94">
      <w:pPr>
        <w:tabs>
          <w:tab w:val="left" w:pos="0"/>
          <w:tab w:val="left" w:pos="1890"/>
        </w:tabs>
        <w:rPr>
          <w:del w:id="267" w:author="Pooja Mathur" w:date="2026-09-25T20:03:00Z" w16du:dateUtc="2026-09-26T00:03:00Z"/>
          <w:sz w:val="28"/>
          <w:szCs w:val="28"/>
        </w:rPr>
      </w:pPr>
      <w:del w:id="268" w:author="Pooja Mathur" w:date="2026-09-25T20:03:00Z" w16du:dateUtc="2026-09-26T00:03:00Z">
        <w:r w:rsidRPr="004D07FF">
          <w:rPr>
            <w:sz w:val="28"/>
            <w:szCs w:val="28"/>
          </w:rPr>
          <w:delText>Commission for the Blind</w:delText>
        </w:r>
      </w:del>
    </w:p>
    <w:p w14:paraId="4FE74AA4" w14:textId="77777777" w:rsidR="008C3D13" w:rsidRDefault="008C3D13" w:rsidP="00892A94">
      <w:pPr>
        <w:tabs>
          <w:tab w:val="left" w:pos="0"/>
          <w:tab w:val="left" w:pos="1890"/>
        </w:tabs>
        <w:rPr>
          <w:del w:id="269" w:author="Pooja Mathur" w:date="2026-09-25T20:03:00Z" w16du:dateUtc="2026-09-26T00:03:00Z"/>
          <w:sz w:val="28"/>
          <w:szCs w:val="28"/>
        </w:rPr>
      </w:pPr>
    </w:p>
    <w:p w14:paraId="77276871" w14:textId="77777777" w:rsidR="00E569E8" w:rsidRPr="004D07FF" w:rsidRDefault="00E569E8" w:rsidP="00892A94">
      <w:pPr>
        <w:tabs>
          <w:tab w:val="left" w:pos="0"/>
          <w:tab w:val="left" w:pos="1890"/>
        </w:tabs>
        <w:rPr>
          <w:del w:id="270" w:author="Pooja Mathur" w:date="2026-09-25T20:03:00Z" w16du:dateUtc="2026-09-26T00:03:00Z"/>
          <w:sz w:val="28"/>
          <w:szCs w:val="28"/>
        </w:rPr>
      </w:pPr>
    </w:p>
    <w:p w14:paraId="3DDEA259" w14:textId="77777777" w:rsidR="00277BB5" w:rsidRPr="004D07FF" w:rsidRDefault="004D07FF" w:rsidP="00892A94">
      <w:pPr>
        <w:tabs>
          <w:tab w:val="left" w:pos="0"/>
          <w:tab w:val="left" w:pos="1890"/>
        </w:tabs>
        <w:rPr>
          <w:del w:id="271" w:author="Pooja Mathur" w:date="2026-09-25T20:03:00Z" w16du:dateUtc="2026-09-26T00:03:00Z"/>
          <w:sz w:val="28"/>
          <w:szCs w:val="28"/>
        </w:rPr>
      </w:pPr>
      <w:del w:id="272" w:author="Pooja Mathur" w:date="2026-09-25T20:03:00Z" w16du:dateUtc="2026-09-26T00:03:00Z">
        <w:r w:rsidRPr="004D07FF">
          <w:rPr>
            <w:sz w:val="28"/>
            <w:szCs w:val="28"/>
          </w:rPr>
          <w:delText>J</w:delText>
        </w:r>
        <w:r w:rsidR="00AD0864" w:rsidRPr="004D07FF">
          <w:rPr>
            <w:sz w:val="28"/>
            <w:szCs w:val="28"/>
          </w:rPr>
          <w:delText>anice Eggers</w:delText>
        </w:r>
        <w:r w:rsidR="009E59A5" w:rsidRPr="004D07FF">
          <w:rPr>
            <w:sz w:val="28"/>
            <w:szCs w:val="28"/>
          </w:rPr>
          <w:cr/>
          <w:delText>Secretary to the Commission/</w:delText>
        </w:r>
        <w:r w:rsidR="00AD0864" w:rsidRPr="004D07FF">
          <w:rPr>
            <w:sz w:val="28"/>
            <w:szCs w:val="28"/>
          </w:rPr>
          <w:delText xml:space="preserve"> Executive </w:delText>
        </w:r>
        <w:r w:rsidR="009E59A5" w:rsidRPr="004D07FF">
          <w:rPr>
            <w:sz w:val="28"/>
            <w:szCs w:val="28"/>
          </w:rPr>
          <w:delText xml:space="preserve">Secretary </w:delText>
        </w:r>
      </w:del>
    </w:p>
    <w:p w14:paraId="21070E5F" w14:textId="77777777" w:rsidR="009E59A5" w:rsidRPr="004D07FF" w:rsidRDefault="009E59A5" w:rsidP="00892A94">
      <w:pPr>
        <w:tabs>
          <w:tab w:val="left" w:pos="0"/>
          <w:tab w:val="left" w:pos="1890"/>
        </w:tabs>
        <w:rPr>
          <w:del w:id="273" w:author="Pooja Mathur" w:date="2026-09-25T20:03:00Z" w16du:dateUtc="2026-09-26T00:03:00Z"/>
          <w:sz w:val="28"/>
          <w:szCs w:val="28"/>
        </w:rPr>
      </w:pPr>
      <w:del w:id="274" w:author="Pooja Mathur" w:date="2026-09-25T20:03:00Z" w16du:dateUtc="2026-09-26T00:03:00Z">
        <w:r w:rsidRPr="004D07FF">
          <w:rPr>
            <w:sz w:val="28"/>
            <w:szCs w:val="28"/>
          </w:rPr>
          <w:delText xml:space="preserve">Department for the Blind </w:delText>
        </w:r>
      </w:del>
    </w:p>
    <w:p w14:paraId="26BF046A" w14:textId="77777777" w:rsidR="009E59A5" w:rsidRPr="004D2578" w:rsidRDefault="009E59A5" w:rsidP="00F27047">
      <w:pPr>
        <w:pStyle w:val="BodyText"/>
        <w:spacing w:before="120" w:after="120" w:line="24" w:lineRule="atLeast"/>
        <w:rPr>
          <w:lang w:val="en-GB"/>
          <w:rPrChange w:id="275" w:author="Pooja Mathur" w:date="2026-09-25T20:03:00Z" w16du:dateUtc="2026-09-26T00:03:00Z">
            <w:rPr>
              <w:rFonts w:cs="Arial"/>
              <w:sz w:val="28"/>
              <w:szCs w:val="28"/>
            </w:rPr>
          </w:rPrChange>
        </w:rPr>
        <w:pPrChange w:id="276" w:author="Pooja Mathur" w:date="2026-09-25T20:03:00Z" w16du:dateUtc="2026-09-26T00:03:00Z">
          <w:pPr>
            <w:tabs>
              <w:tab w:val="left" w:pos="0"/>
              <w:tab w:val="left" w:pos="1890"/>
            </w:tabs>
          </w:pPr>
        </w:pPrChange>
      </w:pPr>
      <w:del w:id="277" w:author="Pooja Mathur" w:date="2026-09-25T20:03:00Z" w16du:dateUtc="2026-09-26T00:03:00Z">
        <w:r w:rsidRPr="004D07FF">
          <w:rPr>
            <w:sz w:val="28"/>
            <w:szCs w:val="28"/>
          </w:rPr>
          <w:delText>/</w:delText>
        </w:r>
        <w:r w:rsidR="00AD0864" w:rsidRPr="004D07FF">
          <w:rPr>
            <w:sz w:val="28"/>
            <w:szCs w:val="28"/>
          </w:rPr>
          <w:delText>jce</w:delText>
        </w:r>
      </w:del>
    </w:p>
    <w:sectPr w:rsidR="009E59A5" w:rsidRPr="004D2578" w:rsidSect="00D47477">
      <w:headerReference w:type="default" r:id="rId17"/>
      <w:footerReference w:type="default" r:id="rId18"/>
      <w:type w:val="continuous"/>
      <w:pgSz w:w="11910" w:h="16840" w:code="9"/>
      <w:pgMar w:top="1134" w:right="1134" w:bottom="1134" w:left="1134" w:header="0" w:footer="510" w:gutter="0"/>
      <w:cols w:space="2021"/>
      <w:docGrid w:linePitch="299"/>
      <w:sectPrChange w:id="283" w:author="Pooja Mathur" w:date="2026-09-25T20:03:00Z" w16du:dateUtc="2026-09-26T00:03:00Z">
        <w:sectPr w:rsidR="009E59A5" w:rsidRPr="004D2578" w:rsidSect="00D47477">
          <w:type w:val="nextPage"/>
          <w:pgSz w:w="12240" w:h="15840" w:code="0"/>
          <w:pgMar w:top="1440" w:right="1440" w:bottom="1440" w:left="144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0A02EB" w14:textId="77777777" w:rsidR="00C738E7" w:rsidRDefault="00C738E7" w:rsidP="0048473F">
      <w:r>
        <w:separator/>
      </w:r>
    </w:p>
  </w:endnote>
  <w:endnote w:type="continuationSeparator" w:id="0">
    <w:p w14:paraId="2068DA1F" w14:textId="77777777" w:rsidR="00C738E7" w:rsidRDefault="00C738E7" w:rsidP="00484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GB"/>
      </w:rPr>
      <w:id w:val="-211808382"/>
      <w:docPartObj>
        <w:docPartGallery w:val="Page Numbers (Bottom of Page)"/>
        <w:docPartUnique/>
      </w:docPartObj>
    </w:sdtPr>
    <w:sdtEndPr/>
    <w:sdtContent>
      <w:p w14:paraId="1062211D" w14:textId="39573283" w:rsidR="00A37865" w:rsidRPr="00A37865" w:rsidRDefault="00A37865" w:rsidP="00A37865">
        <w:pPr>
          <w:pStyle w:val="Footer"/>
          <w:jc w:val="right"/>
          <w:rPr>
            <w:lang w:val="en-GB"/>
          </w:rPr>
        </w:pPr>
        <w:r w:rsidRPr="00A37865">
          <w:rPr>
            <w:lang w:val="en-GB"/>
          </w:rPr>
          <w:fldChar w:fldCharType="begin"/>
        </w:r>
        <w:r w:rsidRPr="00A37865">
          <w:rPr>
            <w:lang w:val="en-GB"/>
          </w:rPr>
          <w:instrText xml:space="preserve"> PAGE </w:instrText>
        </w:r>
        <w:r w:rsidRPr="00A37865">
          <w:rPr>
            <w:lang w:val="en-GB"/>
          </w:rPr>
          <w:fldChar w:fldCharType="separate"/>
        </w:r>
        <w:r w:rsidRPr="00A37865">
          <w:rPr>
            <w:lang w:val="en-GB"/>
          </w:rPr>
          <w:t>2</w:t>
        </w:r>
        <w:r w:rsidRPr="00A37865">
          <w:fldChar w:fldCharType="end"/>
        </w:r>
      </w:p>
    </w:sdtContent>
  </w:sdt>
  <w:p w14:paraId="09C65F2F" w14:textId="3C1791D8" w:rsidR="00E6200E" w:rsidRPr="00A37865" w:rsidRDefault="00A37865" w:rsidP="00A37865">
    <w:pPr>
      <w:pStyle w:val="Footer"/>
    </w:pPr>
    <w:ins w:id="48" w:author="Pooja Mathur" w:date="2026-09-25T20:03:00Z" w16du:dateUtc="2026-09-26T00:03:00Z">
      <w:r w:rsidRPr="00A37865">
        <w:rPr>
          <w:noProof/>
          <w:lang w:val="en-GB"/>
        </w:rPr>
        <w:drawing>
          <wp:anchor distT="0" distB="0" distL="0" distR="0" simplePos="0" relativeHeight="251661312" behindDoc="1" locked="0" layoutInCell="1" allowOverlap="1" wp14:anchorId="658F53D9" wp14:editId="68810EE8">
            <wp:simplePos x="0" y="0"/>
            <wp:positionH relativeFrom="margin">
              <wp:posOffset>-197485</wp:posOffset>
            </wp:positionH>
            <wp:positionV relativeFrom="page">
              <wp:posOffset>10062845</wp:posOffset>
            </wp:positionV>
            <wp:extent cx="473075" cy="215900"/>
            <wp:effectExtent l="0" t="0" r="0" b="0"/>
            <wp:wrapSquare wrapText="bothSides"/>
            <wp:docPr id="6503474" name="Picture 65034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73075" cy="215900"/>
                    </a:xfrm>
                    <a:prstGeom prst="rect">
                      <a:avLst/>
                    </a:prstGeom>
                  </pic:spPr>
                </pic:pic>
              </a:graphicData>
            </a:graphic>
            <wp14:sizeRelH relativeFrom="margin">
              <wp14:pctWidth>0</wp14:pctWidth>
            </wp14:sizeRelH>
            <wp14:sizeRelV relativeFrom="margin">
              <wp14:pctHeight>0</wp14:pctHeight>
            </wp14:sizeRelV>
          </wp:anchor>
        </w:drawing>
      </w:r>
    </w:ins>
    <w:del w:id="49" w:author="Pooja Mathur" w:date="2026-09-25T20:03:00Z" w16du:dateUtc="2026-09-26T00:03:00Z">
      <w:r w:rsidRPr="00A37865">
        <w:rPr>
          <w:noProof/>
          <w:lang w:val="en-GB"/>
        </w:rPr>
        <w:drawing>
          <wp:anchor distT="0" distB="0" distL="0" distR="0" simplePos="0" relativeHeight="251659264" behindDoc="1" locked="0" layoutInCell="1" allowOverlap="1" wp14:anchorId="658F53D9" wp14:editId="68810EE8">
            <wp:simplePos x="0" y="0"/>
            <wp:positionH relativeFrom="margin">
              <wp:posOffset>-197485</wp:posOffset>
            </wp:positionH>
            <wp:positionV relativeFrom="page">
              <wp:posOffset>10062845</wp:posOffset>
            </wp:positionV>
            <wp:extent cx="473075" cy="215900"/>
            <wp:effectExtent l="0" t="0" r="0" b="0"/>
            <wp:wrapSquare wrapText="bothSides"/>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73075" cy="215900"/>
                    </a:xfrm>
                    <a:prstGeom prst="rect">
                      <a:avLst/>
                    </a:prstGeom>
                  </pic:spPr>
                </pic:pic>
              </a:graphicData>
            </a:graphic>
            <wp14:sizeRelH relativeFrom="margin">
              <wp14:pctWidth>0</wp14:pctWidth>
            </wp14:sizeRelH>
            <wp14:sizeRelV relativeFrom="margin">
              <wp14:pctHeight>0</wp14:pctHeight>
            </wp14:sizeRelV>
          </wp:anchor>
        </w:drawing>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GB"/>
      </w:rPr>
      <w:id w:val="-1687827006"/>
      <w:docPartObj>
        <w:docPartGallery w:val="Page Numbers (Bottom of Page)"/>
        <w:docPartUnique/>
      </w:docPartObj>
    </w:sdtPr>
    <w:sdtEndPr/>
    <w:sdtContent>
      <w:p w14:paraId="1685D184" w14:textId="0F179FEC" w:rsidR="00D47477" w:rsidRDefault="001575F9" w:rsidP="00D47477">
        <w:pPr>
          <w:pStyle w:val="Header"/>
        </w:pPr>
        <w:r>
          <w:rPr>
            <w:lang w:val="en-GB"/>
          </w:rPr>
          <w:tab/>
        </w:r>
        <w:r>
          <w:rPr>
            <w:lang w:val="en-GB"/>
          </w:rPr>
          <w:tab/>
        </w:r>
        <w:r>
          <w:rPr>
            <w:lang w:val="en-GB"/>
          </w:rPr>
          <w:tab/>
        </w:r>
      </w:p>
      <w:p w14:paraId="30319B48" w14:textId="6F77239E" w:rsidR="00251E25" w:rsidRPr="00D47477" w:rsidRDefault="00A76EDA" w:rsidP="00975F84">
        <w:pPr>
          <w:pStyle w:val="Header"/>
        </w:pPr>
        <w:r>
          <w:rPr>
            <w:noProof/>
            <w:lang w:val="en-GB"/>
          </w:rPr>
          <w:drawing>
            <wp:inline distT="0" distB="0" distL="0" distR="0" wp14:anchorId="489E6739" wp14:editId="43221F4D">
              <wp:extent cx="914400" cy="2168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13532" cy="240407"/>
                      </a:xfrm>
                      <a:prstGeom prst="rect">
                        <a:avLst/>
                      </a:prstGeom>
                    </pic:spPr>
                  </pic:pic>
                </a:graphicData>
              </a:graphic>
            </wp:inline>
          </w:drawing>
        </w:r>
        <w:r w:rsidR="001575F9">
          <w:rPr>
            <w:lang w:val="en-GB"/>
          </w:rPr>
          <w:tab/>
        </w:r>
        <w:r w:rsidR="001575F9">
          <w:rPr>
            <w:lang w:val="en-GB"/>
          </w:rPr>
          <w:tab/>
        </w:r>
        <w:r w:rsidR="001575F9">
          <w:rPr>
            <w:lang w:val="en-GB"/>
          </w:rPr>
          <w:tab/>
        </w:r>
        <w:r w:rsidR="00251E25" w:rsidRPr="00A37865">
          <w:rPr>
            <w:lang w:val="en-GB"/>
          </w:rPr>
          <w:fldChar w:fldCharType="begin"/>
        </w:r>
        <w:r w:rsidR="00251E25" w:rsidRPr="00A37865">
          <w:rPr>
            <w:lang w:val="en-GB"/>
          </w:rPr>
          <w:instrText xml:space="preserve"> PAGE </w:instrText>
        </w:r>
        <w:r w:rsidR="00251E25" w:rsidRPr="00A37865">
          <w:rPr>
            <w:lang w:val="en-GB"/>
          </w:rPr>
          <w:fldChar w:fldCharType="separate"/>
        </w:r>
        <w:r w:rsidR="00251E25" w:rsidRPr="00A37865">
          <w:rPr>
            <w:lang w:val="en-GB"/>
          </w:rPr>
          <w:t>2</w:t>
        </w:r>
        <w:r w:rsidR="00251E25" w:rsidRPr="00A37865">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GB"/>
      </w:rPr>
      <w:id w:val="259183881"/>
      <w:docPartObj>
        <w:docPartGallery w:val="Page Numbers (Bottom of Page)"/>
        <w:docPartUnique/>
      </w:docPartObj>
    </w:sdtPr>
    <w:sdtContent>
      <w:p w14:paraId="0F9C20A7" w14:textId="77777777" w:rsidR="0048473F" w:rsidRDefault="0048473F" w:rsidP="00D47477">
        <w:pPr>
          <w:pStyle w:val="Header"/>
        </w:pPr>
        <w:r>
          <w:rPr>
            <w:lang w:val="en-GB"/>
          </w:rPr>
          <w:tab/>
        </w:r>
        <w:r>
          <w:rPr>
            <w:lang w:val="en-GB"/>
          </w:rPr>
          <w:tab/>
        </w:r>
        <w:r>
          <w:rPr>
            <w:lang w:val="en-GB"/>
          </w:rPr>
          <w:tab/>
        </w:r>
      </w:p>
      <w:p w14:paraId="739D563F" w14:textId="77777777" w:rsidR="0048473F" w:rsidRPr="00D47477" w:rsidRDefault="0048473F" w:rsidP="00975F84">
        <w:pPr>
          <w:pStyle w:val="Header"/>
        </w:pPr>
        <w:r>
          <w:rPr>
            <w:noProof/>
            <w:lang w:val="en-GB"/>
          </w:rPr>
          <w:drawing>
            <wp:inline distT="0" distB="0" distL="0" distR="0" wp14:anchorId="760295D6" wp14:editId="5C3B229C">
              <wp:extent cx="914400" cy="216893"/>
              <wp:effectExtent l="0" t="0" r="0" b="0"/>
              <wp:docPr id="2009805405" name="Picture 200980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13532" cy="240407"/>
                      </a:xfrm>
                      <a:prstGeom prst="rect">
                        <a:avLst/>
                      </a:prstGeom>
                    </pic:spPr>
                  </pic:pic>
                </a:graphicData>
              </a:graphic>
            </wp:inline>
          </w:drawing>
        </w:r>
        <w:r>
          <w:rPr>
            <w:lang w:val="en-GB"/>
          </w:rPr>
          <w:tab/>
        </w:r>
        <w:r>
          <w:rPr>
            <w:lang w:val="en-GB"/>
          </w:rPr>
          <w:tab/>
        </w:r>
        <w:r>
          <w:rPr>
            <w:lang w:val="en-GB"/>
          </w:rPr>
          <w:tab/>
        </w:r>
        <w:ins w:id="282" w:author="Pooja Mathur" w:date="2026-09-25T20:03:00Z" w16du:dateUtc="2026-09-26T00:03:00Z">
          <w:r w:rsidR="004F7062">
            <w:rPr>
              <w:lang w:val="en-GB"/>
            </w:rPr>
            <w:t xml:space="preserve"> </w:t>
          </w:r>
        </w:ins>
        <w:r w:rsidRPr="00A37865">
          <w:rPr>
            <w:lang w:val="en-GB"/>
          </w:rPr>
          <w:fldChar w:fldCharType="begin"/>
        </w:r>
        <w:r w:rsidRPr="00A37865">
          <w:rPr>
            <w:lang w:val="en-GB"/>
          </w:rPr>
          <w:instrText xml:space="preserve"> PAGE </w:instrText>
        </w:r>
        <w:r w:rsidRPr="00A37865">
          <w:rPr>
            <w:lang w:val="en-GB"/>
          </w:rPr>
          <w:fldChar w:fldCharType="separate"/>
        </w:r>
        <w:r w:rsidRPr="00A37865">
          <w:rPr>
            <w:lang w:val="en-GB"/>
          </w:rPr>
          <w:t>2</w:t>
        </w:r>
        <w:r w:rsidRPr="00A37865">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360B53" w14:textId="77777777" w:rsidR="00C738E7" w:rsidRDefault="00C738E7" w:rsidP="0048473F">
      <w:r>
        <w:separator/>
      </w:r>
    </w:p>
  </w:footnote>
  <w:footnote w:type="continuationSeparator" w:id="0">
    <w:p w14:paraId="6F25EABC" w14:textId="77777777" w:rsidR="00C738E7" w:rsidRDefault="00C738E7" w:rsidP="004847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655FC" w14:textId="3B3A3C78" w:rsidR="00F01354" w:rsidRPr="006F4486" w:rsidRDefault="00F01354" w:rsidP="00CB3E74">
    <w:pPr>
      <w:pStyle w:val="BodyText"/>
      <w:rPr>
        <w:sz w:val="22"/>
        <w:szCs w:val="72"/>
      </w:rPr>
    </w:pPr>
  </w:p>
  <w:p w14:paraId="09C65F2E" w14:textId="0D0B405A" w:rsidR="00E6200E" w:rsidRPr="006F4486" w:rsidRDefault="00E6200E" w:rsidP="00CB3E74">
    <w:pPr>
      <w:pStyle w:val="BodyText"/>
      <w:rPr>
        <w:sz w:val="22"/>
        <w:szCs w:val="7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D3F413" w14:textId="77777777" w:rsidR="00975F84" w:rsidRDefault="00975F84" w:rsidP="00B01A59">
    <w:pPr>
      <w:pStyle w:val="Header"/>
    </w:pPr>
  </w:p>
  <w:p w14:paraId="0090BB68" w14:textId="77777777" w:rsidR="00DB3E5D" w:rsidRDefault="00DB3E5D" w:rsidP="00B01A59">
    <w:pPr>
      <w:pStyle w:val="Header"/>
      <w:rPr>
        <w:szCs w:val="72"/>
      </w:rPr>
    </w:pPr>
  </w:p>
  <w:p w14:paraId="2C3FF273" w14:textId="7BB0E30C" w:rsidR="00251E25" w:rsidRPr="00B01A59" w:rsidRDefault="00DB3E5D" w:rsidP="00B01A59">
    <w:pPr>
      <w:pStyle w:val="Header"/>
    </w:pPr>
    <w:r>
      <w:rPr>
        <w:szCs w:val="72"/>
      </w:rPr>
      <w:t>Job</w:t>
    </w:r>
    <w:r w:rsidRPr="006F4486">
      <w:rPr>
        <w:szCs w:val="72"/>
      </w:rPr>
      <w:t xml:space="preserve"> </w:t>
    </w:r>
    <w:r>
      <w:rPr>
        <w:szCs w:val="72"/>
      </w:rPr>
      <w:t>d</w:t>
    </w:r>
    <w:r w:rsidRPr="006F4486">
      <w:rPr>
        <w:szCs w:val="72"/>
      </w:rPr>
      <w:t>escription</w:t>
    </w:r>
  </w:p>
  <w:p w14:paraId="7331CFBC" w14:textId="77777777" w:rsidR="00404C0F" w:rsidRDefault="00404C0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78871" w14:textId="77777777" w:rsidR="0048473F" w:rsidRDefault="0048473F" w:rsidP="00B01A59">
    <w:pPr>
      <w:pStyle w:val="Header"/>
    </w:pPr>
  </w:p>
  <w:p w14:paraId="2C3A40B4" w14:textId="77777777" w:rsidR="0048473F" w:rsidRDefault="0048473F" w:rsidP="00B01A59">
    <w:pPr>
      <w:pStyle w:val="Header"/>
      <w:rPr>
        <w:szCs w:val="72"/>
      </w:rPr>
    </w:pPr>
  </w:p>
  <w:p w14:paraId="51D0F136" w14:textId="77777777" w:rsidR="0048473F" w:rsidRPr="00B01A59" w:rsidRDefault="00DB3E5D" w:rsidP="00B01A59">
    <w:pPr>
      <w:pStyle w:val="Header"/>
      <w:rPr>
        <w:del w:id="278" w:author="Pooja Mathur" w:date="2026-09-25T20:03:00Z" w16du:dateUtc="2026-09-26T00:03:00Z"/>
      </w:rPr>
    </w:pPr>
    <w:ins w:id="279" w:author="Pooja Mathur" w:date="2026-09-25T20:03:00Z" w16du:dateUtc="2026-09-26T00:03:00Z">
      <w:r>
        <w:rPr>
          <w:szCs w:val="72"/>
        </w:rPr>
        <w:t>Person specification</w:t>
      </w:r>
    </w:ins>
    <w:del w:id="280" w:author="Pooja Mathur" w:date="2026-09-25T20:03:00Z" w16du:dateUtc="2026-09-26T00:03:00Z">
      <w:r w:rsidR="0048473F">
        <w:rPr>
          <w:szCs w:val="72"/>
        </w:rPr>
        <w:delText>Job</w:delText>
      </w:r>
      <w:r w:rsidR="0048473F" w:rsidRPr="006F4486">
        <w:rPr>
          <w:szCs w:val="72"/>
        </w:rPr>
        <w:delText xml:space="preserve"> </w:delText>
      </w:r>
      <w:r w:rsidR="0048473F">
        <w:rPr>
          <w:szCs w:val="72"/>
        </w:rPr>
        <w:delText>d</w:delText>
      </w:r>
      <w:r w:rsidR="0048473F" w:rsidRPr="006F4486">
        <w:rPr>
          <w:szCs w:val="72"/>
        </w:rPr>
        <w:delText>escription</w:delText>
      </w:r>
    </w:del>
  </w:p>
  <w:p w14:paraId="57C28AD1" w14:textId="77777777" w:rsidR="0048473F" w:rsidRDefault="0048473F" w:rsidP="00D47477">
    <w:pPr>
      <w:pStyle w:val="Header"/>
      <w:pPrChange w:id="281" w:author="Pooja Mathur" w:date="2026-09-25T20:03:00Z" w16du:dateUtc="2026-09-26T00:03: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11197"/>
    <w:multiLevelType w:val="hybridMultilevel"/>
    <w:tmpl w:val="1F1CE43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2D135A"/>
    <w:multiLevelType w:val="hybridMultilevel"/>
    <w:tmpl w:val="0B6C7830"/>
    <w:lvl w:ilvl="0" w:tplc="04090011">
      <w:start w:val="1"/>
      <w:numFmt w:val="decimal"/>
      <w:lvlText w:val="%1)"/>
      <w:lvlJc w:val="left"/>
      <w:pPr>
        <w:ind w:left="720" w:hanging="360"/>
      </w:pPr>
      <w:rPr>
        <w:rFonts w:hint="default"/>
      </w:rPr>
    </w:lvl>
    <w:lvl w:ilvl="1" w:tplc="04090015">
      <w:start w:val="1"/>
      <w:numFmt w:val="upperLetter"/>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82CAC"/>
    <w:multiLevelType w:val="hybridMultilevel"/>
    <w:tmpl w:val="D7127F4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5C3713"/>
    <w:multiLevelType w:val="hybridMultilevel"/>
    <w:tmpl w:val="1BCE2430"/>
    <w:lvl w:ilvl="0" w:tplc="04090011">
      <w:start w:val="1"/>
      <w:numFmt w:val="decimal"/>
      <w:lvlText w:val="%1)"/>
      <w:lvlJc w:val="left"/>
      <w:pPr>
        <w:ind w:left="720" w:hanging="360"/>
      </w:pPr>
      <w:rPr>
        <w:rFonts w:hint="default"/>
      </w:rPr>
    </w:lvl>
    <w:lvl w:ilvl="1" w:tplc="04090011">
      <w:start w:val="1"/>
      <w:numFmt w:val="decimal"/>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6C1BFE"/>
    <w:multiLevelType w:val="hybridMultilevel"/>
    <w:tmpl w:val="132861B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99733B0"/>
    <w:multiLevelType w:val="hybridMultilevel"/>
    <w:tmpl w:val="376CACAA"/>
    <w:lvl w:ilvl="0" w:tplc="04090011">
      <w:start w:val="1"/>
      <w:numFmt w:val="decimal"/>
      <w:lvlText w:val="%1)"/>
      <w:lvlJc w:val="left"/>
      <w:pPr>
        <w:ind w:left="720" w:hanging="360"/>
      </w:pPr>
      <w:rPr>
        <w:rFonts w:hint="default"/>
      </w:rPr>
    </w:lvl>
    <w:lvl w:ilvl="1" w:tplc="04090017">
      <w:start w:val="1"/>
      <w:numFmt w:val="lowerLetter"/>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C6981"/>
    <w:multiLevelType w:val="multilevel"/>
    <w:tmpl w:val="928A33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EA2883"/>
    <w:multiLevelType w:val="multilevel"/>
    <w:tmpl w:val="E1C6F4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B63EF0"/>
    <w:multiLevelType w:val="hybridMultilevel"/>
    <w:tmpl w:val="5802CF9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BF0F7C"/>
    <w:multiLevelType w:val="hybridMultilevel"/>
    <w:tmpl w:val="61B48C5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FD2A35"/>
    <w:multiLevelType w:val="hybridMultilevel"/>
    <w:tmpl w:val="EE7CBF7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1DA3DA9"/>
    <w:multiLevelType w:val="hybridMultilevel"/>
    <w:tmpl w:val="8084CE2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664783"/>
    <w:multiLevelType w:val="hybridMultilevel"/>
    <w:tmpl w:val="3B22D534"/>
    <w:lvl w:ilvl="0" w:tplc="04090011">
      <w:start w:val="1"/>
      <w:numFmt w:val="decimal"/>
      <w:lvlText w:val="%1)"/>
      <w:lvlJc w:val="left"/>
      <w:pPr>
        <w:ind w:left="720" w:hanging="360"/>
      </w:pPr>
      <w:rPr>
        <w:rFonts w:hint="default"/>
      </w:rPr>
    </w:lvl>
    <w:lvl w:ilvl="1" w:tplc="0409000F">
      <w:start w:val="1"/>
      <w:numFmt w:val="decimal"/>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230888"/>
    <w:multiLevelType w:val="hybridMultilevel"/>
    <w:tmpl w:val="A2BEC5D4"/>
    <w:lvl w:ilvl="0" w:tplc="51BE6336">
      <w:start w:val="1"/>
      <w:numFmt w:val="upperRoman"/>
      <w:lvlText w:val="%1."/>
      <w:lvlJc w:val="right"/>
      <w:pPr>
        <w:ind w:left="720" w:hanging="360"/>
      </w:pPr>
      <w:rPr>
        <w:rFonts w:hint="default"/>
      </w:rPr>
    </w:lvl>
    <w:lvl w:ilvl="1" w:tplc="0409000F">
      <w:start w:val="1"/>
      <w:numFmt w:val="decimal"/>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5C766A"/>
    <w:multiLevelType w:val="multilevel"/>
    <w:tmpl w:val="184A3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D22F79"/>
    <w:multiLevelType w:val="hybridMultilevel"/>
    <w:tmpl w:val="D598A5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E25378"/>
    <w:multiLevelType w:val="hybridMultilevel"/>
    <w:tmpl w:val="DA129E0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050F85"/>
    <w:multiLevelType w:val="hybridMultilevel"/>
    <w:tmpl w:val="C2107876"/>
    <w:lvl w:ilvl="0" w:tplc="04090011">
      <w:start w:val="1"/>
      <w:numFmt w:val="decimal"/>
      <w:lvlText w:val="%1)"/>
      <w:lvlJc w:val="left"/>
      <w:pPr>
        <w:ind w:left="720" w:hanging="360"/>
      </w:pPr>
      <w:rPr>
        <w:rFonts w:hint="default"/>
      </w:rPr>
    </w:lvl>
    <w:lvl w:ilvl="1" w:tplc="0409000F">
      <w:start w:val="1"/>
      <w:numFmt w:val="decimal"/>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0662C3"/>
    <w:multiLevelType w:val="hybridMultilevel"/>
    <w:tmpl w:val="4EEC182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EC86BC9"/>
    <w:multiLevelType w:val="hybridMultilevel"/>
    <w:tmpl w:val="C0F031D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DD4BB6"/>
    <w:multiLevelType w:val="hybridMultilevel"/>
    <w:tmpl w:val="78A853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012704"/>
    <w:multiLevelType w:val="hybridMultilevel"/>
    <w:tmpl w:val="73227910"/>
    <w:lvl w:ilvl="0" w:tplc="04090013">
      <w:start w:val="1"/>
      <w:numFmt w:val="upp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68EB426A"/>
    <w:multiLevelType w:val="hybridMultilevel"/>
    <w:tmpl w:val="FA3EAF62"/>
    <w:lvl w:ilvl="0" w:tplc="04090015">
      <w:start w:val="1"/>
      <w:numFmt w:val="upperLetter"/>
      <w:lvlText w:val="%1."/>
      <w:lvlJc w:val="left"/>
      <w:pPr>
        <w:ind w:left="810" w:hanging="360"/>
      </w:pPr>
    </w:lvl>
    <w:lvl w:ilvl="1" w:tplc="0409000F">
      <w:start w:val="1"/>
      <w:numFmt w:val="decimal"/>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6AF4722B"/>
    <w:multiLevelType w:val="multilevel"/>
    <w:tmpl w:val="0409001D"/>
    <w:lvl w:ilvl="0">
      <w:start w:val="1"/>
      <w:numFmt w:val="decimal"/>
      <w:lvlText w:val="%1)"/>
      <w:lvlJc w:val="left"/>
      <w:pPr>
        <w:tabs>
          <w:tab w:val="num" w:pos="450"/>
        </w:tabs>
        <w:ind w:left="45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B737A40"/>
    <w:multiLevelType w:val="hybridMultilevel"/>
    <w:tmpl w:val="615EC918"/>
    <w:lvl w:ilvl="0" w:tplc="15408DD6">
      <w:start w:val="1"/>
      <w:numFmt w:val="lowerRoman"/>
      <w:lvlText w:val="%1."/>
      <w:lvlJc w:val="right"/>
      <w:pPr>
        <w:ind w:left="7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5" w15:restartNumberingAfterBreak="0">
    <w:nsid w:val="6B920297"/>
    <w:multiLevelType w:val="hybridMultilevel"/>
    <w:tmpl w:val="A2BEC5D4"/>
    <w:lvl w:ilvl="0" w:tplc="FFFFFFFF">
      <w:start w:val="1"/>
      <w:numFmt w:val="upperRoman"/>
      <w:lvlText w:val="%1."/>
      <w:lvlJc w:val="right"/>
      <w:pPr>
        <w:ind w:left="360" w:hanging="360"/>
      </w:pPr>
      <w:rPr>
        <w:rFonts w:hint="default"/>
      </w:rPr>
    </w:lvl>
    <w:lvl w:ilvl="1" w:tplc="FFFFFFFF">
      <w:start w:val="1"/>
      <w:numFmt w:val="decimal"/>
      <w:lvlText w:val="%2."/>
      <w:lvlJc w:val="left"/>
      <w:pPr>
        <w:ind w:left="720" w:hanging="360"/>
      </w:pPr>
      <w:rPr>
        <w:rFonts w:hint="default"/>
      </w:rPr>
    </w:lvl>
    <w:lvl w:ilvl="2" w:tplc="FFFFFFFF">
      <w:start w:val="1"/>
      <w:numFmt w:val="lowerRoman"/>
      <w:lvlText w:val="%3."/>
      <w:lvlJc w:val="right"/>
      <w:pPr>
        <w:ind w:left="144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0443484"/>
    <w:multiLevelType w:val="hybridMultilevel"/>
    <w:tmpl w:val="F11427B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07931D6"/>
    <w:multiLevelType w:val="hybridMultilevel"/>
    <w:tmpl w:val="C736F38A"/>
    <w:lvl w:ilvl="0" w:tplc="04090011">
      <w:start w:val="1"/>
      <w:numFmt w:val="decimal"/>
      <w:lvlText w:val="%1)"/>
      <w:lvlJc w:val="left"/>
      <w:pPr>
        <w:ind w:left="720" w:hanging="360"/>
      </w:pPr>
      <w:rPr>
        <w:rFonts w:hint="default"/>
      </w:rPr>
    </w:lvl>
    <w:lvl w:ilvl="1" w:tplc="04090017">
      <w:start w:val="1"/>
      <w:numFmt w:val="lowerLetter"/>
      <w:lvlText w:val="%2)"/>
      <w:lvlJc w:val="left"/>
      <w:pPr>
        <w:ind w:left="1080" w:hanging="360"/>
      </w:pPr>
      <w:rPr>
        <w:rFonts w:hint="default"/>
      </w:rPr>
    </w:lvl>
    <w:lvl w:ilvl="2" w:tplc="04090019">
      <w:start w:val="1"/>
      <w:numFmt w:val="lowerLetter"/>
      <w:lvlText w:val="%3."/>
      <w:lvlJc w:val="lef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520358"/>
    <w:multiLevelType w:val="hybridMultilevel"/>
    <w:tmpl w:val="E86AB1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D74E6D"/>
    <w:multiLevelType w:val="hybridMultilevel"/>
    <w:tmpl w:val="D8B05AB0"/>
    <w:lvl w:ilvl="0" w:tplc="04090015">
      <w:start w:val="1"/>
      <w:numFmt w:val="upperLetter"/>
      <w:lvlText w:val="%1."/>
      <w:lvlJc w:val="left"/>
      <w:pPr>
        <w:ind w:left="720" w:hanging="360"/>
      </w:pPr>
      <w:rPr>
        <w:rFonts w:hint="default"/>
      </w:rPr>
    </w:lvl>
    <w:lvl w:ilvl="1" w:tplc="0409000F">
      <w:start w:val="1"/>
      <w:numFmt w:val="decimal"/>
      <w:lvlText w:val="%2."/>
      <w:lvlJc w:val="left"/>
      <w:pPr>
        <w:ind w:left="1080" w:hanging="360"/>
      </w:pPr>
      <w:rPr>
        <w:rFonts w:hint="default"/>
      </w:rPr>
    </w:lvl>
    <w:lvl w:ilvl="2" w:tplc="15408DD6">
      <w:start w:val="1"/>
      <w:numFmt w:val="lowerRoman"/>
      <w:lvlText w:val="%3."/>
      <w:lvlJc w:val="right"/>
      <w:pPr>
        <w:ind w:left="180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943B18"/>
    <w:multiLevelType w:val="hybridMultilevel"/>
    <w:tmpl w:val="7916C76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42096861">
    <w:abstractNumId w:val="17"/>
  </w:num>
  <w:num w:numId="2" w16cid:durableId="1838881735">
    <w:abstractNumId w:val="20"/>
  </w:num>
  <w:num w:numId="3" w16cid:durableId="1878347954">
    <w:abstractNumId w:val="15"/>
  </w:num>
  <w:num w:numId="4" w16cid:durableId="1674141049">
    <w:abstractNumId w:val="0"/>
  </w:num>
  <w:num w:numId="5" w16cid:durableId="1967857018">
    <w:abstractNumId w:val="8"/>
  </w:num>
  <w:num w:numId="6" w16cid:durableId="925386296">
    <w:abstractNumId w:val="4"/>
  </w:num>
  <w:num w:numId="7" w16cid:durableId="1195457786">
    <w:abstractNumId w:val="28"/>
  </w:num>
  <w:num w:numId="8" w16cid:durableId="1338464218">
    <w:abstractNumId w:val="24"/>
  </w:num>
  <w:num w:numId="9" w16cid:durableId="1159349927">
    <w:abstractNumId w:val="22"/>
  </w:num>
  <w:num w:numId="10" w16cid:durableId="1886216802">
    <w:abstractNumId w:val="27"/>
  </w:num>
  <w:num w:numId="11" w16cid:durableId="1736463726">
    <w:abstractNumId w:val="5"/>
  </w:num>
  <w:num w:numId="12" w16cid:durableId="686709470">
    <w:abstractNumId w:val="3"/>
  </w:num>
  <w:num w:numId="13" w16cid:durableId="563179284">
    <w:abstractNumId w:val="12"/>
  </w:num>
  <w:num w:numId="14" w16cid:durableId="1727607717">
    <w:abstractNumId w:val="13"/>
  </w:num>
  <w:num w:numId="15" w16cid:durableId="679896021">
    <w:abstractNumId w:val="30"/>
  </w:num>
  <w:num w:numId="16" w16cid:durableId="55325854">
    <w:abstractNumId w:val="1"/>
  </w:num>
  <w:num w:numId="17" w16cid:durableId="1926721179">
    <w:abstractNumId w:val="21"/>
  </w:num>
  <w:num w:numId="18" w16cid:durableId="1943417785">
    <w:abstractNumId w:val="2"/>
  </w:num>
  <w:num w:numId="19" w16cid:durableId="437481633">
    <w:abstractNumId w:val="10"/>
  </w:num>
  <w:num w:numId="20" w16cid:durableId="166798497">
    <w:abstractNumId w:val="18"/>
  </w:num>
  <w:num w:numId="21" w16cid:durableId="1398554135">
    <w:abstractNumId w:val="19"/>
  </w:num>
  <w:num w:numId="22" w16cid:durableId="1879312107">
    <w:abstractNumId w:val="11"/>
  </w:num>
  <w:num w:numId="23" w16cid:durableId="352851102">
    <w:abstractNumId w:val="26"/>
  </w:num>
  <w:num w:numId="24" w16cid:durableId="84083536">
    <w:abstractNumId w:val="23"/>
  </w:num>
  <w:num w:numId="25" w16cid:durableId="924074018">
    <w:abstractNumId w:val="29"/>
  </w:num>
  <w:num w:numId="26" w16cid:durableId="134376616">
    <w:abstractNumId w:val="25"/>
  </w:num>
  <w:num w:numId="27" w16cid:durableId="936911958">
    <w:abstractNumId w:val="9"/>
  </w:num>
  <w:num w:numId="28" w16cid:durableId="2076389678">
    <w:abstractNumId w:val="16"/>
  </w:num>
  <w:num w:numId="29" w16cid:durableId="11077965">
    <w:abstractNumId w:val="7"/>
  </w:num>
  <w:num w:numId="30" w16cid:durableId="976226911">
    <w:abstractNumId w:val="14"/>
  </w:num>
  <w:num w:numId="31" w16cid:durableId="89640239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8E3"/>
    <w:rsid w:val="00002170"/>
    <w:rsid w:val="000066B8"/>
    <w:rsid w:val="00015B9F"/>
    <w:rsid w:val="000203A8"/>
    <w:rsid w:val="00025747"/>
    <w:rsid w:val="00032D4F"/>
    <w:rsid w:val="000471E5"/>
    <w:rsid w:val="000474D4"/>
    <w:rsid w:val="00052535"/>
    <w:rsid w:val="00053F23"/>
    <w:rsid w:val="0005643A"/>
    <w:rsid w:val="000647FC"/>
    <w:rsid w:val="00065161"/>
    <w:rsid w:val="00066503"/>
    <w:rsid w:val="00071C73"/>
    <w:rsid w:val="00081EFF"/>
    <w:rsid w:val="00084A67"/>
    <w:rsid w:val="00085366"/>
    <w:rsid w:val="00087F20"/>
    <w:rsid w:val="00094C0B"/>
    <w:rsid w:val="00094DDC"/>
    <w:rsid w:val="000A633A"/>
    <w:rsid w:val="000B1387"/>
    <w:rsid w:val="000B1DDA"/>
    <w:rsid w:val="000B64E1"/>
    <w:rsid w:val="000C1B65"/>
    <w:rsid w:val="000C3002"/>
    <w:rsid w:val="000D3206"/>
    <w:rsid w:val="000E0459"/>
    <w:rsid w:val="000E2397"/>
    <w:rsid w:val="00100D79"/>
    <w:rsid w:val="00125DDA"/>
    <w:rsid w:val="0012799D"/>
    <w:rsid w:val="001355F5"/>
    <w:rsid w:val="0014194C"/>
    <w:rsid w:val="0014382B"/>
    <w:rsid w:val="00143C8D"/>
    <w:rsid w:val="0014466A"/>
    <w:rsid w:val="00145674"/>
    <w:rsid w:val="00145782"/>
    <w:rsid w:val="00145D9B"/>
    <w:rsid w:val="0014610E"/>
    <w:rsid w:val="001465DF"/>
    <w:rsid w:val="001535F8"/>
    <w:rsid w:val="001575F9"/>
    <w:rsid w:val="00161E74"/>
    <w:rsid w:val="0016421E"/>
    <w:rsid w:val="001715D6"/>
    <w:rsid w:val="00171C2B"/>
    <w:rsid w:val="00174E95"/>
    <w:rsid w:val="0017707E"/>
    <w:rsid w:val="00183F43"/>
    <w:rsid w:val="00190DCA"/>
    <w:rsid w:val="00192ABF"/>
    <w:rsid w:val="0019597A"/>
    <w:rsid w:val="00197005"/>
    <w:rsid w:val="001A4B7B"/>
    <w:rsid w:val="001A5A6B"/>
    <w:rsid w:val="001B3516"/>
    <w:rsid w:val="001B4289"/>
    <w:rsid w:val="001D3334"/>
    <w:rsid w:val="001D74F8"/>
    <w:rsid w:val="001D7EDD"/>
    <w:rsid w:val="001F0AC7"/>
    <w:rsid w:val="001F153C"/>
    <w:rsid w:val="001F72DE"/>
    <w:rsid w:val="00201E30"/>
    <w:rsid w:val="00204227"/>
    <w:rsid w:val="0021468B"/>
    <w:rsid w:val="00220C58"/>
    <w:rsid w:val="0022267E"/>
    <w:rsid w:val="00222EF9"/>
    <w:rsid w:val="002230F9"/>
    <w:rsid w:val="00225C65"/>
    <w:rsid w:val="00225CAD"/>
    <w:rsid w:val="0022783A"/>
    <w:rsid w:val="002324E9"/>
    <w:rsid w:val="0023608D"/>
    <w:rsid w:val="00240D8B"/>
    <w:rsid w:val="002506C5"/>
    <w:rsid w:val="00251E25"/>
    <w:rsid w:val="002536F9"/>
    <w:rsid w:val="00254DC1"/>
    <w:rsid w:val="0025631C"/>
    <w:rsid w:val="00261408"/>
    <w:rsid w:val="00262E13"/>
    <w:rsid w:val="0027206F"/>
    <w:rsid w:val="00274D06"/>
    <w:rsid w:val="00275879"/>
    <w:rsid w:val="00277BB5"/>
    <w:rsid w:val="00282C92"/>
    <w:rsid w:val="0029091F"/>
    <w:rsid w:val="00290DB3"/>
    <w:rsid w:val="002913FA"/>
    <w:rsid w:val="00292E26"/>
    <w:rsid w:val="002A250D"/>
    <w:rsid w:val="002A517A"/>
    <w:rsid w:val="002A5924"/>
    <w:rsid w:val="002B0E6B"/>
    <w:rsid w:val="002B3DFD"/>
    <w:rsid w:val="002B4369"/>
    <w:rsid w:val="002B5013"/>
    <w:rsid w:val="002B7257"/>
    <w:rsid w:val="002B72C9"/>
    <w:rsid w:val="002B7FB2"/>
    <w:rsid w:val="002C4B8C"/>
    <w:rsid w:val="002C7617"/>
    <w:rsid w:val="002D080B"/>
    <w:rsid w:val="002D30A3"/>
    <w:rsid w:val="002D6125"/>
    <w:rsid w:val="002D62A5"/>
    <w:rsid w:val="002E1968"/>
    <w:rsid w:val="002F1954"/>
    <w:rsid w:val="002F251B"/>
    <w:rsid w:val="002F6C5A"/>
    <w:rsid w:val="003100B2"/>
    <w:rsid w:val="00316919"/>
    <w:rsid w:val="00322CEA"/>
    <w:rsid w:val="00325902"/>
    <w:rsid w:val="003316D1"/>
    <w:rsid w:val="00333EA5"/>
    <w:rsid w:val="00333F45"/>
    <w:rsid w:val="0033661E"/>
    <w:rsid w:val="0034006D"/>
    <w:rsid w:val="003439F2"/>
    <w:rsid w:val="00354411"/>
    <w:rsid w:val="00365C2A"/>
    <w:rsid w:val="00367636"/>
    <w:rsid w:val="00367CF5"/>
    <w:rsid w:val="00367D64"/>
    <w:rsid w:val="003767A6"/>
    <w:rsid w:val="0037734D"/>
    <w:rsid w:val="0038161B"/>
    <w:rsid w:val="00383FC2"/>
    <w:rsid w:val="00385394"/>
    <w:rsid w:val="00386FA6"/>
    <w:rsid w:val="003874FD"/>
    <w:rsid w:val="0039581D"/>
    <w:rsid w:val="00395FB9"/>
    <w:rsid w:val="00397803"/>
    <w:rsid w:val="003A0BCD"/>
    <w:rsid w:val="003A4E1B"/>
    <w:rsid w:val="003A7145"/>
    <w:rsid w:val="003B4B7F"/>
    <w:rsid w:val="003C042D"/>
    <w:rsid w:val="003C17D7"/>
    <w:rsid w:val="003C5382"/>
    <w:rsid w:val="003D1C6A"/>
    <w:rsid w:val="003D6863"/>
    <w:rsid w:val="003E19F3"/>
    <w:rsid w:val="003E1B3E"/>
    <w:rsid w:val="003F1D30"/>
    <w:rsid w:val="003F48F2"/>
    <w:rsid w:val="003F7C4A"/>
    <w:rsid w:val="00400550"/>
    <w:rsid w:val="00404C0F"/>
    <w:rsid w:val="00406196"/>
    <w:rsid w:val="0040659E"/>
    <w:rsid w:val="00412719"/>
    <w:rsid w:val="00412940"/>
    <w:rsid w:val="00412A23"/>
    <w:rsid w:val="00414996"/>
    <w:rsid w:val="00417CE7"/>
    <w:rsid w:val="00422146"/>
    <w:rsid w:val="004311F1"/>
    <w:rsid w:val="00434E8F"/>
    <w:rsid w:val="00451765"/>
    <w:rsid w:val="0046252F"/>
    <w:rsid w:val="00463D57"/>
    <w:rsid w:val="0046534B"/>
    <w:rsid w:val="004658B7"/>
    <w:rsid w:val="00473840"/>
    <w:rsid w:val="0048473F"/>
    <w:rsid w:val="0048636F"/>
    <w:rsid w:val="00487845"/>
    <w:rsid w:val="004A3A95"/>
    <w:rsid w:val="004A6EEB"/>
    <w:rsid w:val="004B549B"/>
    <w:rsid w:val="004C2E84"/>
    <w:rsid w:val="004C3AC6"/>
    <w:rsid w:val="004D07FF"/>
    <w:rsid w:val="004D09D7"/>
    <w:rsid w:val="004D149A"/>
    <w:rsid w:val="004D2578"/>
    <w:rsid w:val="004D2F9C"/>
    <w:rsid w:val="004D320F"/>
    <w:rsid w:val="004D553D"/>
    <w:rsid w:val="004D569B"/>
    <w:rsid w:val="004D6E6B"/>
    <w:rsid w:val="004E1594"/>
    <w:rsid w:val="004E773C"/>
    <w:rsid w:val="004F0CB1"/>
    <w:rsid w:val="004F1F31"/>
    <w:rsid w:val="004F3B18"/>
    <w:rsid w:val="004F4F7F"/>
    <w:rsid w:val="004F6EF1"/>
    <w:rsid w:val="004F7062"/>
    <w:rsid w:val="004F71C2"/>
    <w:rsid w:val="00506640"/>
    <w:rsid w:val="00506E09"/>
    <w:rsid w:val="00507077"/>
    <w:rsid w:val="00511462"/>
    <w:rsid w:val="00511DE3"/>
    <w:rsid w:val="00513FF5"/>
    <w:rsid w:val="005149E8"/>
    <w:rsid w:val="0051792A"/>
    <w:rsid w:val="005225C8"/>
    <w:rsid w:val="00523833"/>
    <w:rsid w:val="005260DC"/>
    <w:rsid w:val="00526FA1"/>
    <w:rsid w:val="005274F8"/>
    <w:rsid w:val="005303BC"/>
    <w:rsid w:val="00530CAC"/>
    <w:rsid w:val="00532230"/>
    <w:rsid w:val="00535A79"/>
    <w:rsid w:val="00536E67"/>
    <w:rsid w:val="00537417"/>
    <w:rsid w:val="00540278"/>
    <w:rsid w:val="00545C25"/>
    <w:rsid w:val="00547878"/>
    <w:rsid w:val="00550CA0"/>
    <w:rsid w:val="005560C8"/>
    <w:rsid w:val="00556338"/>
    <w:rsid w:val="00567BF7"/>
    <w:rsid w:val="00577C8D"/>
    <w:rsid w:val="00577D3A"/>
    <w:rsid w:val="00582FC0"/>
    <w:rsid w:val="0058648A"/>
    <w:rsid w:val="005921AC"/>
    <w:rsid w:val="00593DDA"/>
    <w:rsid w:val="005963C7"/>
    <w:rsid w:val="005A13EB"/>
    <w:rsid w:val="005A1641"/>
    <w:rsid w:val="005A2534"/>
    <w:rsid w:val="005A7104"/>
    <w:rsid w:val="005B155A"/>
    <w:rsid w:val="005B2002"/>
    <w:rsid w:val="005B5323"/>
    <w:rsid w:val="005B7FDF"/>
    <w:rsid w:val="005C0B53"/>
    <w:rsid w:val="005C0CC7"/>
    <w:rsid w:val="005D0642"/>
    <w:rsid w:val="005D38E3"/>
    <w:rsid w:val="005D51D2"/>
    <w:rsid w:val="005E10FB"/>
    <w:rsid w:val="005E232F"/>
    <w:rsid w:val="005E33BB"/>
    <w:rsid w:val="005F0CE4"/>
    <w:rsid w:val="005F30BF"/>
    <w:rsid w:val="005F3B64"/>
    <w:rsid w:val="005F63B5"/>
    <w:rsid w:val="00605A26"/>
    <w:rsid w:val="00605F2E"/>
    <w:rsid w:val="00607EAE"/>
    <w:rsid w:val="00610FEF"/>
    <w:rsid w:val="00619BFE"/>
    <w:rsid w:val="00621328"/>
    <w:rsid w:val="00625F97"/>
    <w:rsid w:val="00630CD8"/>
    <w:rsid w:val="0063641A"/>
    <w:rsid w:val="0063692D"/>
    <w:rsid w:val="006412E8"/>
    <w:rsid w:val="00643A0D"/>
    <w:rsid w:val="00644D00"/>
    <w:rsid w:val="006464E5"/>
    <w:rsid w:val="006478C7"/>
    <w:rsid w:val="00654A57"/>
    <w:rsid w:val="0065599E"/>
    <w:rsid w:val="006565D3"/>
    <w:rsid w:val="00660EF1"/>
    <w:rsid w:val="00662C0B"/>
    <w:rsid w:val="00665F9B"/>
    <w:rsid w:val="006700A0"/>
    <w:rsid w:val="00682C8E"/>
    <w:rsid w:val="00683251"/>
    <w:rsid w:val="00685448"/>
    <w:rsid w:val="00686A01"/>
    <w:rsid w:val="00691397"/>
    <w:rsid w:val="00696A6C"/>
    <w:rsid w:val="006A5946"/>
    <w:rsid w:val="006A7EFE"/>
    <w:rsid w:val="006B08F7"/>
    <w:rsid w:val="006B4566"/>
    <w:rsid w:val="006B46C4"/>
    <w:rsid w:val="006C0A9C"/>
    <w:rsid w:val="006C2990"/>
    <w:rsid w:val="006C5599"/>
    <w:rsid w:val="006C7A0A"/>
    <w:rsid w:val="006C7F80"/>
    <w:rsid w:val="006D025D"/>
    <w:rsid w:val="006D3343"/>
    <w:rsid w:val="006D4C80"/>
    <w:rsid w:val="006D59BF"/>
    <w:rsid w:val="006D7B34"/>
    <w:rsid w:val="006E2325"/>
    <w:rsid w:val="006E23C5"/>
    <w:rsid w:val="006E31A0"/>
    <w:rsid w:val="006E6D47"/>
    <w:rsid w:val="006F1E37"/>
    <w:rsid w:val="006F1F68"/>
    <w:rsid w:val="006F4486"/>
    <w:rsid w:val="006F5607"/>
    <w:rsid w:val="006F5D68"/>
    <w:rsid w:val="007030F0"/>
    <w:rsid w:val="00704806"/>
    <w:rsid w:val="007056D8"/>
    <w:rsid w:val="00710D59"/>
    <w:rsid w:val="00711926"/>
    <w:rsid w:val="00711FDC"/>
    <w:rsid w:val="00713B44"/>
    <w:rsid w:val="007276B0"/>
    <w:rsid w:val="00737D45"/>
    <w:rsid w:val="007406EF"/>
    <w:rsid w:val="00743C26"/>
    <w:rsid w:val="007468F6"/>
    <w:rsid w:val="00747624"/>
    <w:rsid w:val="00747CA7"/>
    <w:rsid w:val="00755186"/>
    <w:rsid w:val="00762E63"/>
    <w:rsid w:val="00762F3E"/>
    <w:rsid w:val="0077380B"/>
    <w:rsid w:val="00776F58"/>
    <w:rsid w:val="007806C8"/>
    <w:rsid w:val="00783840"/>
    <w:rsid w:val="00785FC1"/>
    <w:rsid w:val="0078645C"/>
    <w:rsid w:val="0079346D"/>
    <w:rsid w:val="0079690F"/>
    <w:rsid w:val="007A1B4D"/>
    <w:rsid w:val="007A4A89"/>
    <w:rsid w:val="007A6890"/>
    <w:rsid w:val="007A699C"/>
    <w:rsid w:val="007B0890"/>
    <w:rsid w:val="007B20B8"/>
    <w:rsid w:val="007B6E69"/>
    <w:rsid w:val="007B714E"/>
    <w:rsid w:val="007C1345"/>
    <w:rsid w:val="007C1D1D"/>
    <w:rsid w:val="007C2AC0"/>
    <w:rsid w:val="007C3740"/>
    <w:rsid w:val="007D5754"/>
    <w:rsid w:val="007E2DB9"/>
    <w:rsid w:val="007E6321"/>
    <w:rsid w:val="007E6EF1"/>
    <w:rsid w:val="007E7633"/>
    <w:rsid w:val="007F107C"/>
    <w:rsid w:val="00803AE5"/>
    <w:rsid w:val="00807A86"/>
    <w:rsid w:val="00817C0B"/>
    <w:rsid w:val="00817F7F"/>
    <w:rsid w:val="0082195A"/>
    <w:rsid w:val="008322AA"/>
    <w:rsid w:val="00832741"/>
    <w:rsid w:val="0083625B"/>
    <w:rsid w:val="00840F38"/>
    <w:rsid w:val="00845DF6"/>
    <w:rsid w:val="008569F6"/>
    <w:rsid w:val="00860530"/>
    <w:rsid w:val="00865001"/>
    <w:rsid w:val="0087115C"/>
    <w:rsid w:val="0087161D"/>
    <w:rsid w:val="00872883"/>
    <w:rsid w:val="00874F28"/>
    <w:rsid w:val="00880CC2"/>
    <w:rsid w:val="008834FB"/>
    <w:rsid w:val="00892A94"/>
    <w:rsid w:val="008945AD"/>
    <w:rsid w:val="008A7D63"/>
    <w:rsid w:val="008B0DAC"/>
    <w:rsid w:val="008C02F6"/>
    <w:rsid w:val="008C3168"/>
    <w:rsid w:val="008C3D13"/>
    <w:rsid w:val="008E1A9E"/>
    <w:rsid w:val="008E2C79"/>
    <w:rsid w:val="008E3EDF"/>
    <w:rsid w:val="008E6FF1"/>
    <w:rsid w:val="008F2776"/>
    <w:rsid w:val="00903F92"/>
    <w:rsid w:val="009058FA"/>
    <w:rsid w:val="00906521"/>
    <w:rsid w:val="00907A52"/>
    <w:rsid w:val="00912383"/>
    <w:rsid w:val="00914B4F"/>
    <w:rsid w:val="00922237"/>
    <w:rsid w:val="00924029"/>
    <w:rsid w:val="00930A8E"/>
    <w:rsid w:val="00931785"/>
    <w:rsid w:val="00931C0A"/>
    <w:rsid w:val="00933BFE"/>
    <w:rsid w:val="00937B3F"/>
    <w:rsid w:val="00942EA6"/>
    <w:rsid w:val="00944DBB"/>
    <w:rsid w:val="00947E27"/>
    <w:rsid w:val="00952039"/>
    <w:rsid w:val="009546FE"/>
    <w:rsid w:val="0096108B"/>
    <w:rsid w:val="00975F84"/>
    <w:rsid w:val="009774B5"/>
    <w:rsid w:val="009803CA"/>
    <w:rsid w:val="0098328F"/>
    <w:rsid w:val="009971BD"/>
    <w:rsid w:val="009A0AA1"/>
    <w:rsid w:val="009A1790"/>
    <w:rsid w:val="009A1934"/>
    <w:rsid w:val="009B0783"/>
    <w:rsid w:val="009B4D6F"/>
    <w:rsid w:val="009C03F5"/>
    <w:rsid w:val="009D25AB"/>
    <w:rsid w:val="009D5FF1"/>
    <w:rsid w:val="009E168D"/>
    <w:rsid w:val="009E59A5"/>
    <w:rsid w:val="009E6967"/>
    <w:rsid w:val="009F0F8C"/>
    <w:rsid w:val="009F1B1C"/>
    <w:rsid w:val="009F5FC2"/>
    <w:rsid w:val="009F6086"/>
    <w:rsid w:val="00A01523"/>
    <w:rsid w:val="00A03F8E"/>
    <w:rsid w:val="00A06D09"/>
    <w:rsid w:val="00A06E16"/>
    <w:rsid w:val="00A12CAF"/>
    <w:rsid w:val="00A1346B"/>
    <w:rsid w:val="00A13D00"/>
    <w:rsid w:val="00A1565D"/>
    <w:rsid w:val="00A16D53"/>
    <w:rsid w:val="00A209EB"/>
    <w:rsid w:val="00A22491"/>
    <w:rsid w:val="00A22EFE"/>
    <w:rsid w:val="00A242CD"/>
    <w:rsid w:val="00A37865"/>
    <w:rsid w:val="00A56562"/>
    <w:rsid w:val="00A60945"/>
    <w:rsid w:val="00A6295A"/>
    <w:rsid w:val="00A62B3F"/>
    <w:rsid w:val="00A62C9E"/>
    <w:rsid w:val="00A62D90"/>
    <w:rsid w:val="00A64EF6"/>
    <w:rsid w:val="00A654EB"/>
    <w:rsid w:val="00A65684"/>
    <w:rsid w:val="00A76EDA"/>
    <w:rsid w:val="00A81872"/>
    <w:rsid w:val="00A8464F"/>
    <w:rsid w:val="00A92C19"/>
    <w:rsid w:val="00AB62CF"/>
    <w:rsid w:val="00AC2F30"/>
    <w:rsid w:val="00AD0833"/>
    <w:rsid w:val="00AD0864"/>
    <w:rsid w:val="00AD0BD0"/>
    <w:rsid w:val="00AD14EB"/>
    <w:rsid w:val="00AE6A30"/>
    <w:rsid w:val="00AF1F09"/>
    <w:rsid w:val="00AF2D43"/>
    <w:rsid w:val="00AF6636"/>
    <w:rsid w:val="00B01A59"/>
    <w:rsid w:val="00B02663"/>
    <w:rsid w:val="00B1005B"/>
    <w:rsid w:val="00B10545"/>
    <w:rsid w:val="00B11C31"/>
    <w:rsid w:val="00B12B40"/>
    <w:rsid w:val="00B163D8"/>
    <w:rsid w:val="00B22824"/>
    <w:rsid w:val="00B239DF"/>
    <w:rsid w:val="00B24859"/>
    <w:rsid w:val="00B32505"/>
    <w:rsid w:val="00B36705"/>
    <w:rsid w:val="00B42BDE"/>
    <w:rsid w:val="00B528EA"/>
    <w:rsid w:val="00B6469B"/>
    <w:rsid w:val="00B65320"/>
    <w:rsid w:val="00B6775D"/>
    <w:rsid w:val="00B737DC"/>
    <w:rsid w:val="00B82B92"/>
    <w:rsid w:val="00B94C22"/>
    <w:rsid w:val="00B94F96"/>
    <w:rsid w:val="00BA4C6B"/>
    <w:rsid w:val="00BA683D"/>
    <w:rsid w:val="00BB3AB1"/>
    <w:rsid w:val="00BB5B2C"/>
    <w:rsid w:val="00BB6DCF"/>
    <w:rsid w:val="00BD7010"/>
    <w:rsid w:val="00BE2606"/>
    <w:rsid w:val="00BE3F1C"/>
    <w:rsid w:val="00BE655D"/>
    <w:rsid w:val="00BF4524"/>
    <w:rsid w:val="00BF7685"/>
    <w:rsid w:val="00C0224D"/>
    <w:rsid w:val="00C03BAF"/>
    <w:rsid w:val="00C14BA2"/>
    <w:rsid w:val="00C2078F"/>
    <w:rsid w:val="00C23AAC"/>
    <w:rsid w:val="00C24207"/>
    <w:rsid w:val="00C3054C"/>
    <w:rsid w:val="00C328EA"/>
    <w:rsid w:val="00C37015"/>
    <w:rsid w:val="00C37439"/>
    <w:rsid w:val="00C37C42"/>
    <w:rsid w:val="00C44BA8"/>
    <w:rsid w:val="00C45BB6"/>
    <w:rsid w:val="00C54450"/>
    <w:rsid w:val="00C57E5A"/>
    <w:rsid w:val="00C60A7F"/>
    <w:rsid w:val="00C630E3"/>
    <w:rsid w:val="00C6528D"/>
    <w:rsid w:val="00C66A6C"/>
    <w:rsid w:val="00C715A6"/>
    <w:rsid w:val="00C738E7"/>
    <w:rsid w:val="00C816DD"/>
    <w:rsid w:val="00C877DC"/>
    <w:rsid w:val="00C9130E"/>
    <w:rsid w:val="00C94D00"/>
    <w:rsid w:val="00CA0BC6"/>
    <w:rsid w:val="00CB3E74"/>
    <w:rsid w:val="00CB4D04"/>
    <w:rsid w:val="00CB7719"/>
    <w:rsid w:val="00CC0C38"/>
    <w:rsid w:val="00CC12F6"/>
    <w:rsid w:val="00CC19D8"/>
    <w:rsid w:val="00CC372E"/>
    <w:rsid w:val="00CC4EE5"/>
    <w:rsid w:val="00CD174E"/>
    <w:rsid w:val="00CD3FAD"/>
    <w:rsid w:val="00CE75AD"/>
    <w:rsid w:val="00CF0144"/>
    <w:rsid w:val="00CF53D0"/>
    <w:rsid w:val="00CF636C"/>
    <w:rsid w:val="00CF6456"/>
    <w:rsid w:val="00D001CC"/>
    <w:rsid w:val="00D0053D"/>
    <w:rsid w:val="00D032D6"/>
    <w:rsid w:val="00D047B9"/>
    <w:rsid w:val="00D11512"/>
    <w:rsid w:val="00D225F4"/>
    <w:rsid w:val="00D31B20"/>
    <w:rsid w:val="00D43511"/>
    <w:rsid w:val="00D4414A"/>
    <w:rsid w:val="00D47477"/>
    <w:rsid w:val="00D5593E"/>
    <w:rsid w:val="00D62A85"/>
    <w:rsid w:val="00D65BD7"/>
    <w:rsid w:val="00D65D37"/>
    <w:rsid w:val="00D668A8"/>
    <w:rsid w:val="00D67C81"/>
    <w:rsid w:val="00D72FA8"/>
    <w:rsid w:val="00D82F2F"/>
    <w:rsid w:val="00D845E2"/>
    <w:rsid w:val="00D84E5E"/>
    <w:rsid w:val="00D85A7C"/>
    <w:rsid w:val="00D96682"/>
    <w:rsid w:val="00D97577"/>
    <w:rsid w:val="00DA0206"/>
    <w:rsid w:val="00DB3E5D"/>
    <w:rsid w:val="00DC1C9A"/>
    <w:rsid w:val="00DD21C1"/>
    <w:rsid w:val="00DD52C0"/>
    <w:rsid w:val="00DD556F"/>
    <w:rsid w:val="00DD62B1"/>
    <w:rsid w:val="00DD71FA"/>
    <w:rsid w:val="00DD789B"/>
    <w:rsid w:val="00DE1DFD"/>
    <w:rsid w:val="00DE245A"/>
    <w:rsid w:val="00E00033"/>
    <w:rsid w:val="00E00FD1"/>
    <w:rsid w:val="00E018C9"/>
    <w:rsid w:val="00E0257E"/>
    <w:rsid w:val="00E12EC5"/>
    <w:rsid w:val="00E14FB0"/>
    <w:rsid w:val="00E15234"/>
    <w:rsid w:val="00E17866"/>
    <w:rsid w:val="00E20579"/>
    <w:rsid w:val="00E22BB8"/>
    <w:rsid w:val="00E25ACC"/>
    <w:rsid w:val="00E3235F"/>
    <w:rsid w:val="00E347AA"/>
    <w:rsid w:val="00E347B8"/>
    <w:rsid w:val="00E3756A"/>
    <w:rsid w:val="00E45F0B"/>
    <w:rsid w:val="00E569E8"/>
    <w:rsid w:val="00E6200E"/>
    <w:rsid w:val="00E6422B"/>
    <w:rsid w:val="00E65B1E"/>
    <w:rsid w:val="00E74463"/>
    <w:rsid w:val="00E74974"/>
    <w:rsid w:val="00E77175"/>
    <w:rsid w:val="00E81319"/>
    <w:rsid w:val="00E83461"/>
    <w:rsid w:val="00E93A5A"/>
    <w:rsid w:val="00E944AD"/>
    <w:rsid w:val="00E967D6"/>
    <w:rsid w:val="00E96C9C"/>
    <w:rsid w:val="00E9715F"/>
    <w:rsid w:val="00EA078F"/>
    <w:rsid w:val="00EA1777"/>
    <w:rsid w:val="00EA72A9"/>
    <w:rsid w:val="00EB02D7"/>
    <w:rsid w:val="00EB63D7"/>
    <w:rsid w:val="00EC1D31"/>
    <w:rsid w:val="00EC4080"/>
    <w:rsid w:val="00ED1737"/>
    <w:rsid w:val="00ED26E1"/>
    <w:rsid w:val="00ED4016"/>
    <w:rsid w:val="00ED4460"/>
    <w:rsid w:val="00EE3E66"/>
    <w:rsid w:val="00EE410B"/>
    <w:rsid w:val="00EE5A20"/>
    <w:rsid w:val="00EF16A2"/>
    <w:rsid w:val="00EF1CC7"/>
    <w:rsid w:val="00EF564C"/>
    <w:rsid w:val="00EF74F0"/>
    <w:rsid w:val="00EF7773"/>
    <w:rsid w:val="00F01354"/>
    <w:rsid w:val="00F02DFA"/>
    <w:rsid w:val="00F07A51"/>
    <w:rsid w:val="00F11071"/>
    <w:rsid w:val="00F1660A"/>
    <w:rsid w:val="00F17C6F"/>
    <w:rsid w:val="00F203FA"/>
    <w:rsid w:val="00F21F15"/>
    <w:rsid w:val="00F27047"/>
    <w:rsid w:val="00F271AE"/>
    <w:rsid w:val="00F37D89"/>
    <w:rsid w:val="00F41098"/>
    <w:rsid w:val="00F41B6C"/>
    <w:rsid w:val="00F44F95"/>
    <w:rsid w:val="00F458F7"/>
    <w:rsid w:val="00F565F2"/>
    <w:rsid w:val="00F660A6"/>
    <w:rsid w:val="00F71DE7"/>
    <w:rsid w:val="00F7650A"/>
    <w:rsid w:val="00F8106B"/>
    <w:rsid w:val="00F8389F"/>
    <w:rsid w:val="00F8693D"/>
    <w:rsid w:val="00F904BD"/>
    <w:rsid w:val="00F90BAC"/>
    <w:rsid w:val="00F922B6"/>
    <w:rsid w:val="00FA699E"/>
    <w:rsid w:val="00FA6C2E"/>
    <w:rsid w:val="00FB0792"/>
    <w:rsid w:val="00FC0EF1"/>
    <w:rsid w:val="00FC280E"/>
    <w:rsid w:val="00FC7E2D"/>
    <w:rsid w:val="00FD1429"/>
    <w:rsid w:val="00FD4806"/>
    <w:rsid w:val="00FD4830"/>
    <w:rsid w:val="00FE19AA"/>
    <w:rsid w:val="00FE3139"/>
    <w:rsid w:val="00FE54F1"/>
    <w:rsid w:val="00FF5751"/>
    <w:rsid w:val="00FF690C"/>
    <w:rsid w:val="0191E436"/>
    <w:rsid w:val="01AD9313"/>
    <w:rsid w:val="04AA2D75"/>
    <w:rsid w:val="04D018C4"/>
    <w:rsid w:val="05F29603"/>
    <w:rsid w:val="05F9065D"/>
    <w:rsid w:val="070A4B1F"/>
    <w:rsid w:val="075788A0"/>
    <w:rsid w:val="07744878"/>
    <w:rsid w:val="095A49B8"/>
    <w:rsid w:val="09FEF7F5"/>
    <w:rsid w:val="0A2A7E15"/>
    <w:rsid w:val="0B130545"/>
    <w:rsid w:val="0B43468F"/>
    <w:rsid w:val="0C001011"/>
    <w:rsid w:val="0C3D5874"/>
    <w:rsid w:val="0D68D0BB"/>
    <w:rsid w:val="0DC1D0E2"/>
    <w:rsid w:val="0DC93AE2"/>
    <w:rsid w:val="0E4D6D04"/>
    <w:rsid w:val="0E71CBD6"/>
    <w:rsid w:val="0E7D7C40"/>
    <w:rsid w:val="0EAD42E5"/>
    <w:rsid w:val="0EB11795"/>
    <w:rsid w:val="0EB30100"/>
    <w:rsid w:val="105D1E03"/>
    <w:rsid w:val="10C94795"/>
    <w:rsid w:val="116F9CCC"/>
    <w:rsid w:val="126F5195"/>
    <w:rsid w:val="1319DDA6"/>
    <w:rsid w:val="136C8FD5"/>
    <w:rsid w:val="1464E4F7"/>
    <w:rsid w:val="15D4D04D"/>
    <w:rsid w:val="15F1B771"/>
    <w:rsid w:val="15F59C9C"/>
    <w:rsid w:val="165F391E"/>
    <w:rsid w:val="1687114F"/>
    <w:rsid w:val="16BB9E05"/>
    <w:rsid w:val="179516A2"/>
    <w:rsid w:val="17CB30ED"/>
    <w:rsid w:val="17E86FA6"/>
    <w:rsid w:val="17F07A1B"/>
    <w:rsid w:val="190C710F"/>
    <w:rsid w:val="19891F2A"/>
    <w:rsid w:val="198B2A60"/>
    <w:rsid w:val="199B692E"/>
    <w:rsid w:val="19D27A46"/>
    <w:rsid w:val="1A5DD770"/>
    <w:rsid w:val="1AABDBCF"/>
    <w:rsid w:val="1AC14547"/>
    <w:rsid w:val="1B1981E4"/>
    <w:rsid w:val="1B490DFB"/>
    <w:rsid w:val="1B64773D"/>
    <w:rsid w:val="1C07211D"/>
    <w:rsid w:val="1CB55245"/>
    <w:rsid w:val="1CC0BFEC"/>
    <w:rsid w:val="1E6A4B03"/>
    <w:rsid w:val="1F41CE1B"/>
    <w:rsid w:val="1F6174DF"/>
    <w:rsid w:val="20129AA0"/>
    <w:rsid w:val="20546FAB"/>
    <w:rsid w:val="20DD9E7C"/>
    <w:rsid w:val="212A3FA2"/>
    <w:rsid w:val="2194310F"/>
    <w:rsid w:val="21BB3F7B"/>
    <w:rsid w:val="22016023"/>
    <w:rsid w:val="226834E7"/>
    <w:rsid w:val="22C61003"/>
    <w:rsid w:val="22D70D23"/>
    <w:rsid w:val="23300170"/>
    <w:rsid w:val="237EE8BB"/>
    <w:rsid w:val="241052EA"/>
    <w:rsid w:val="24293346"/>
    <w:rsid w:val="2461E064"/>
    <w:rsid w:val="250A3C34"/>
    <w:rsid w:val="25141E51"/>
    <w:rsid w:val="253DFAC4"/>
    <w:rsid w:val="25DAE735"/>
    <w:rsid w:val="25FAA7EF"/>
    <w:rsid w:val="26E0516C"/>
    <w:rsid w:val="27CE1DBF"/>
    <w:rsid w:val="28037293"/>
    <w:rsid w:val="28294779"/>
    <w:rsid w:val="28471B9E"/>
    <w:rsid w:val="28510CFA"/>
    <w:rsid w:val="287361F1"/>
    <w:rsid w:val="28B35E3D"/>
    <w:rsid w:val="299888EE"/>
    <w:rsid w:val="29EE2A3F"/>
    <w:rsid w:val="29F93540"/>
    <w:rsid w:val="2A0CD241"/>
    <w:rsid w:val="2A195253"/>
    <w:rsid w:val="2A4891EE"/>
    <w:rsid w:val="2B0502C9"/>
    <w:rsid w:val="2B415EE5"/>
    <w:rsid w:val="2B9F2280"/>
    <w:rsid w:val="2C47CE2E"/>
    <w:rsid w:val="2D3EE164"/>
    <w:rsid w:val="2DE5F91A"/>
    <w:rsid w:val="2DE78B6F"/>
    <w:rsid w:val="2EEEC231"/>
    <w:rsid w:val="2F78D113"/>
    <w:rsid w:val="2F9BD110"/>
    <w:rsid w:val="302C67BB"/>
    <w:rsid w:val="303E92FD"/>
    <w:rsid w:val="30B8EB58"/>
    <w:rsid w:val="30EB2A44"/>
    <w:rsid w:val="314597B9"/>
    <w:rsid w:val="31B5A382"/>
    <w:rsid w:val="32B96A3D"/>
    <w:rsid w:val="32C7FFB5"/>
    <w:rsid w:val="32D44FBB"/>
    <w:rsid w:val="330D70F4"/>
    <w:rsid w:val="33978610"/>
    <w:rsid w:val="3420BFD0"/>
    <w:rsid w:val="34A9D78B"/>
    <w:rsid w:val="35104033"/>
    <w:rsid w:val="35AE0B0C"/>
    <w:rsid w:val="35C770AE"/>
    <w:rsid w:val="35C7C18B"/>
    <w:rsid w:val="37119761"/>
    <w:rsid w:val="379807C4"/>
    <w:rsid w:val="37DCA89F"/>
    <w:rsid w:val="380DCE41"/>
    <w:rsid w:val="3816163C"/>
    <w:rsid w:val="387E41CA"/>
    <w:rsid w:val="38FC1E79"/>
    <w:rsid w:val="392E9619"/>
    <w:rsid w:val="394816BF"/>
    <w:rsid w:val="39CAEB0B"/>
    <w:rsid w:val="3A1E1FDB"/>
    <w:rsid w:val="3A5F3AB0"/>
    <w:rsid w:val="3B89332A"/>
    <w:rsid w:val="3C1204A4"/>
    <w:rsid w:val="3CABAE5F"/>
    <w:rsid w:val="3CDAF3E7"/>
    <w:rsid w:val="3D80D8E5"/>
    <w:rsid w:val="3DD55CCC"/>
    <w:rsid w:val="3EC312B3"/>
    <w:rsid w:val="3EE4D82E"/>
    <w:rsid w:val="3F1CA946"/>
    <w:rsid w:val="3F28D8EB"/>
    <w:rsid w:val="3F9FDACB"/>
    <w:rsid w:val="3FE637B9"/>
    <w:rsid w:val="40ABB3C0"/>
    <w:rsid w:val="414E2A23"/>
    <w:rsid w:val="4150C58D"/>
    <w:rsid w:val="41D95354"/>
    <w:rsid w:val="41F874AE"/>
    <w:rsid w:val="42A21A1E"/>
    <w:rsid w:val="42A300BF"/>
    <w:rsid w:val="430B0297"/>
    <w:rsid w:val="436B0962"/>
    <w:rsid w:val="43760D62"/>
    <w:rsid w:val="4394450F"/>
    <w:rsid w:val="448AEA51"/>
    <w:rsid w:val="44B2F1B4"/>
    <w:rsid w:val="44C06C5B"/>
    <w:rsid w:val="453CDD83"/>
    <w:rsid w:val="45456281"/>
    <w:rsid w:val="4545F8FE"/>
    <w:rsid w:val="4556ACDF"/>
    <w:rsid w:val="457E0952"/>
    <w:rsid w:val="45F0973E"/>
    <w:rsid w:val="45F888E1"/>
    <w:rsid w:val="4616CA54"/>
    <w:rsid w:val="46B9BA8F"/>
    <w:rsid w:val="475D4985"/>
    <w:rsid w:val="47C28B13"/>
    <w:rsid w:val="47F36B15"/>
    <w:rsid w:val="481B7E1E"/>
    <w:rsid w:val="486727AC"/>
    <w:rsid w:val="4947851D"/>
    <w:rsid w:val="49576237"/>
    <w:rsid w:val="49EA5E36"/>
    <w:rsid w:val="4A6676F0"/>
    <w:rsid w:val="4AD80591"/>
    <w:rsid w:val="4B76A5F5"/>
    <w:rsid w:val="4B8E641E"/>
    <w:rsid w:val="4BDFF198"/>
    <w:rsid w:val="4C49E305"/>
    <w:rsid w:val="4CEC56B4"/>
    <w:rsid w:val="4D66749A"/>
    <w:rsid w:val="4D9560DE"/>
    <w:rsid w:val="4DE5B366"/>
    <w:rsid w:val="4F532D1E"/>
    <w:rsid w:val="4F9F4D13"/>
    <w:rsid w:val="4FB6C6A1"/>
    <w:rsid w:val="4FC0D95D"/>
    <w:rsid w:val="50085DB3"/>
    <w:rsid w:val="5039D7C6"/>
    <w:rsid w:val="505328DE"/>
    <w:rsid w:val="50546104"/>
    <w:rsid w:val="5061D541"/>
    <w:rsid w:val="50726F24"/>
    <w:rsid w:val="509B65CD"/>
    <w:rsid w:val="51DD3C59"/>
    <w:rsid w:val="51EFFC16"/>
    <w:rsid w:val="52770C10"/>
    <w:rsid w:val="52825340"/>
    <w:rsid w:val="52ADB6E2"/>
    <w:rsid w:val="52D4B677"/>
    <w:rsid w:val="52FB3E32"/>
    <w:rsid w:val="52FF9414"/>
    <w:rsid w:val="5309E33E"/>
    <w:rsid w:val="53A2C60A"/>
    <w:rsid w:val="53A56EB2"/>
    <w:rsid w:val="53EB037D"/>
    <w:rsid w:val="5454F4EA"/>
    <w:rsid w:val="549A942B"/>
    <w:rsid w:val="54A3DC35"/>
    <w:rsid w:val="54E0D8C9"/>
    <w:rsid w:val="55640A4E"/>
    <w:rsid w:val="5588FBAF"/>
    <w:rsid w:val="558F5F8E"/>
    <w:rsid w:val="562BC2B9"/>
    <w:rsid w:val="568F10FB"/>
    <w:rsid w:val="56F6BF34"/>
    <w:rsid w:val="56FFDAAF"/>
    <w:rsid w:val="5B7492EA"/>
    <w:rsid w:val="5BA7F717"/>
    <w:rsid w:val="5C7DEA12"/>
    <w:rsid w:val="5D0A6DAF"/>
    <w:rsid w:val="5D33C0BF"/>
    <w:rsid w:val="5D6F1C33"/>
    <w:rsid w:val="5DC54E4E"/>
    <w:rsid w:val="5DE2AED3"/>
    <w:rsid w:val="5EBD4969"/>
    <w:rsid w:val="5F0AEC94"/>
    <w:rsid w:val="6027D363"/>
    <w:rsid w:val="60557EEF"/>
    <w:rsid w:val="6097E012"/>
    <w:rsid w:val="60D2B2D4"/>
    <w:rsid w:val="60DC6C9C"/>
    <w:rsid w:val="61D4D5D6"/>
    <w:rsid w:val="61F4EA2B"/>
    <w:rsid w:val="620EAE76"/>
    <w:rsid w:val="621BCD3E"/>
    <w:rsid w:val="625646E0"/>
    <w:rsid w:val="629C43F5"/>
    <w:rsid w:val="629D83A9"/>
    <w:rsid w:val="62C28AF9"/>
    <w:rsid w:val="62ED2B96"/>
    <w:rsid w:val="636319B8"/>
    <w:rsid w:val="6390BA8C"/>
    <w:rsid w:val="63B79D9F"/>
    <w:rsid w:val="641896C9"/>
    <w:rsid w:val="642E2AF6"/>
    <w:rsid w:val="64A0D7A2"/>
    <w:rsid w:val="64AFDCD2"/>
    <w:rsid w:val="65CF5586"/>
    <w:rsid w:val="6669CED2"/>
    <w:rsid w:val="66982798"/>
    <w:rsid w:val="66CECC66"/>
    <w:rsid w:val="66D61604"/>
    <w:rsid w:val="67C1D525"/>
    <w:rsid w:val="683B6C3A"/>
    <w:rsid w:val="68642BAF"/>
    <w:rsid w:val="6887CCDA"/>
    <w:rsid w:val="68C5DA0F"/>
    <w:rsid w:val="69019C19"/>
    <w:rsid w:val="69073D79"/>
    <w:rsid w:val="69252A9E"/>
    <w:rsid w:val="69834DF5"/>
    <w:rsid w:val="69FFFC10"/>
    <w:rsid w:val="6A26DF23"/>
    <w:rsid w:val="6A4F54B6"/>
    <w:rsid w:val="6A6577DD"/>
    <w:rsid w:val="6AA44C49"/>
    <w:rsid w:val="6AA661D3"/>
    <w:rsid w:val="6C03DC19"/>
    <w:rsid w:val="6C24335C"/>
    <w:rsid w:val="6CBAEEB7"/>
    <w:rsid w:val="6D58125D"/>
    <w:rsid w:val="6EDA68F9"/>
    <w:rsid w:val="6FECEA92"/>
    <w:rsid w:val="70DC6CA8"/>
    <w:rsid w:val="71BDCE87"/>
    <w:rsid w:val="754D2785"/>
    <w:rsid w:val="758D91F4"/>
    <w:rsid w:val="7627EC85"/>
    <w:rsid w:val="762F3EBC"/>
    <w:rsid w:val="77C3BCE6"/>
    <w:rsid w:val="78B058C0"/>
    <w:rsid w:val="78F1C7EE"/>
    <w:rsid w:val="795F8D47"/>
    <w:rsid w:val="7965973C"/>
    <w:rsid w:val="7968D6AB"/>
    <w:rsid w:val="7B178737"/>
    <w:rsid w:val="7BF00D37"/>
    <w:rsid w:val="7C49B52B"/>
    <w:rsid w:val="7C78125A"/>
    <w:rsid w:val="7D06535D"/>
    <w:rsid w:val="7D1508E7"/>
    <w:rsid w:val="7D84CC3C"/>
    <w:rsid w:val="7E32FE6A"/>
    <w:rsid w:val="7E46FE26"/>
    <w:rsid w:val="7E642821"/>
    <w:rsid w:val="7E7591D7"/>
    <w:rsid w:val="7EBEBB17"/>
    <w:rsid w:val="7F477D78"/>
    <w:rsid w:val="7FE0AF4D"/>
    <w:rsid w:val="7FFBC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859D1"/>
  <w15:chartTrackingRefBased/>
  <w15:docId w15:val="{5928F16D-C2EB-491A-8F77-4733DDE9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ymbol" w:eastAsia="Symbol" w:hAnsi="Symbo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Change w:id="0" w:author="Pooja Mathur" w:date="2026-09-25T20:03:00Z">
        <w:pPr/>
      </w:pPrChange>
    </w:pPr>
    <w:rPr>
      <w:rFonts w:ascii="Arial" w:eastAsia="Arial" w:hAnsi="Arial" w:cs="Arial"/>
      <w:sz w:val="22"/>
      <w:szCs w:val="22"/>
      <w:rPrChange w:id="0" w:author="Pooja Mathur" w:date="2026-09-25T20:03:00Z">
        <w:rPr>
          <w:rFonts w:ascii="Arial" w:eastAsia="Arial" w:hAnsi="Arial"/>
          <w:sz w:val="24"/>
          <w:lang w:val="en-US" w:eastAsia="en-US" w:bidi="ar-SA"/>
        </w:rPr>
      </w:rPrChange>
    </w:rPr>
  </w:style>
  <w:style w:type="paragraph" w:styleId="Heading1">
    <w:name w:val="heading 1"/>
    <w:basedOn w:val="Normal"/>
    <w:link w:val="Heading1Char"/>
    <w:uiPriority w:val="9"/>
    <w:qFormat/>
    <w:pPr>
      <w:spacing w:before="117"/>
      <w:ind w:left="449"/>
      <w:outlineLvl w:val="0"/>
      <w:pPrChange w:id="1" w:author="Pooja Mathur" w:date="2026-09-25T20:03:00Z">
        <w:pPr>
          <w:keepNext/>
          <w:keepLines/>
          <w:widowControl w:val="0"/>
          <w:autoSpaceDE w:val="0"/>
          <w:autoSpaceDN w:val="0"/>
          <w:spacing w:before="240"/>
          <w:outlineLvl w:val="0"/>
        </w:pPr>
      </w:pPrChange>
    </w:pPr>
    <w:rPr>
      <w:sz w:val="48"/>
      <w:szCs w:val="48"/>
      <w:rPrChange w:id="1" w:author="Pooja Mathur" w:date="2026-09-25T20:03:00Z">
        <w:rPr>
          <w:rFonts w:asciiTheme="majorHAnsi" w:eastAsiaTheme="majorEastAsia" w:hAnsiTheme="majorHAnsi" w:cstheme="majorBidi"/>
          <w:color w:val="2E74B5" w:themeColor="accent1" w:themeShade="BF"/>
          <w:sz w:val="32"/>
          <w:szCs w:val="32"/>
          <w:lang w:val="en-US" w:eastAsia="en-US" w:bidi="ar-SA"/>
        </w:rPr>
      </w:rPrChange>
    </w:rPr>
  </w:style>
  <w:style w:type="paragraph" w:styleId="Heading2">
    <w:name w:val="heading 2"/>
    <w:basedOn w:val="Normal"/>
    <w:link w:val="Heading2Char"/>
    <w:uiPriority w:val="9"/>
    <w:unhideWhenUsed/>
    <w:qFormat/>
    <w:pPr>
      <w:spacing w:before="112"/>
      <w:ind w:left="118"/>
      <w:outlineLvl w:val="1"/>
      <w:pPrChange w:id="2" w:author="Pooja Mathur" w:date="2026-09-25T20:03:00Z">
        <w:pPr>
          <w:widowControl w:val="0"/>
          <w:autoSpaceDE w:val="0"/>
          <w:autoSpaceDN w:val="0"/>
          <w:spacing w:before="112"/>
          <w:ind w:left="118"/>
          <w:outlineLvl w:val="1"/>
        </w:pPr>
      </w:pPrChange>
    </w:pPr>
    <w:rPr>
      <w:sz w:val="32"/>
      <w:szCs w:val="32"/>
      <w:rPrChange w:id="2" w:author="Pooja Mathur" w:date="2026-09-25T20:03:00Z">
        <w:rPr>
          <w:rFonts w:ascii="Arial" w:eastAsia="Arial" w:hAnsi="Arial" w:cs="Arial"/>
          <w:sz w:val="32"/>
          <w:szCs w:val="32"/>
          <w:lang w:val="en-US" w:eastAsia="en-US" w:bidi="ar-SA"/>
        </w:rPr>
      </w:rPrChange>
    </w:rPr>
  </w:style>
  <w:style w:type="paragraph" w:styleId="Heading3">
    <w:name w:val="heading 3"/>
    <w:basedOn w:val="BodyText"/>
    <w:link w:val="Heading3Char"/>
    <w:uiPriority w:val="9"/>
    <w:unhideWhenUsed/>
    <w:qFormat/>
    <w:rsid w:val="0048473F"/>
    <w:pPr>
      <w:spacing w:before="360" w:after="240" w:line="24" w:lineRule="atLeast"/>
      <w:outlineLvl w:val="2"/>
    </w:pPr>
    <w:rPr>
      <w:b/>
      <w:szCs w:val="24"/>
      <w:lang w:val="en-GB"/>
    </w:rPr>
  </w:style>
  <w:style w:type="paragraph" w:styleId="Heading4">
    <w:name w:val="heading 4"/>
    <w:basedOn w:val="Normal"/>
    <w:next w:val="Normal"/>
    <w:link w:val="Heading4Char"/>
    <w:uiPriority w:val="9"/>
    <w:semiHidden/>
    <w:unhideWhenUsed/>
    <w:rsid w:val="00942EA6"/>
    <w:pPr>
      <w:keepNext/>
      <w:keepLines/>
      <w:spacing w:before="40"/>
      <w:outlineLvl w:val="3"/>
      <w:pPrChange w:id="3" w:author="Pooja Mathur" w:date="2026-09-25T20:03:00Z">
        <w:pPr>
          <w:keepNext/>
          <w:keepLines/>
          <w:widowControl w:val="0"/>
          <w:autoSpaceDE w:val="0"/>
          <w:autoSpaceDN w:val="0"/>
          <w:spacing w:before="40"/>
          <w:outlineLvl w:val="3"/>
        </w:pPr>
      </w:pPrChange>
    </w:pPr>
    <w:rPr>
      <w:rFonts w:asciiTheme="majorHAnsi" w:eastAsiaTheme="majorEastAsia" w:hAnsiTheme="majorHAnsi" w:cstheme="majorBidi"/>
      <w:i/>
      <w:iCs/>
      <w:color w:val="2E74B5" w:themeColor="accent1" w:themeShade="BF"/>
      <w:rPrChange w:id="3" w:author="Pooja Mathur" w:date="2026-09-25T20:03:00Z">
        <w:rPr>
          <w:rFonts w:asciiTheme="majorHAnsi" w:eastAsiaTheme="majorEastAsia" w:hAnsiTheme="majorHAnsi" w:cstheme="majorBidi"/>
          <w:i/>
          <w:iCs/>
          <w:color w:val="2E74B5" w:themeColor="accent1" w:themeShade="BF"/>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7FF"/>
    <w:rPr>
      <w:rFonts w:ascii="Arial" w:eastAsia="Arial" w:hAnsi="Arial" w:cs="Arial"/>
      <w:sz w:val="48"/>
      <w:szCs w:val="48"/>
    </w:rPr>
  </w:style>
  <w:style w:type="paragraph" w:styleId="ListParagraph">
    <w:name w:val="List Paragraph"/>
    <w:basedOn w:val="Normal"/>
    <w:uiPriority w:val="1"/>
    <w:pPr>
      <w:spacing w:before="11"/>
      <w:ind w:left="458" w:hanging="341"/>
      <w:pPrChange w:id="4" w:author="Pooja Mathur" w:date="2026-09-25T20:03:00Z">
        <w:pPr>
          <w:widowControl w:val="0"/>
          <w:autoSpaceDE w:val="0"/>
          <w:autoSpaceDN w:val="0"/>
          <w:ind w:left="720"/>
          <w:contextualSpacing/>
        </w:pPr>
      </w:pPrChange>
    </w:pPr>
    <w:rPr>
      <w:rPrChange w:id="4" w:author="Pooja Mathur" w:date="2026-09-25T20:03:00Z">
        <w:rPr>
          <w:rFonts w:ascii="Arial" w:eastAsia="Arial" w:hAnsi="Arial" w:cs="Arial"/>
          <w:sz w:val="22"/>
          <w:szCs w:val="22"/>
          <w:lang w:val="en-US" w:eastAsia="en-US" w:bidi="ar-SA"/>
        </w:rPr>
      </w:rPrChange>
    </w:rPr>
  </w:style>
  <w:style w:type="paragraph" w:styleId="BalloonText">
    <w:name w:val="Balloon Text"/>
    <w:basedOn w:val="Normal"/>
    <w:link w:val="BalloonTextChar"/>
    <w:uiPriority w:val="99"/>
    <w:semiHidden/>
    <w:unhideWhenUsed/>
    <w:rsid w:val="00A134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346B"/>
    <w:rPr>
      <w:rFonts w:ascii="Segoe UI" w:eastAsia="Arial" w:hAnsi="Segoe UI" w:cs="Segoe UI"/>
      <w:sz w:val="18"/>
      <w:szCs w:val="18"/>
    </w:rPr>
  </w:style>
  <w:style w:type="paragraph" w:styleId="NoSpacing">
    <w:name w:val="No Spacing"/>
    <w:uiPriority w:val="1"/>
    <w:qFormat/>
    <w:rsid w:val="00412A23"/>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48473F"/>
    <w:rPr>
      <w:rFonts w:ascii="Arial" w:eastAsia="Arial" w:hAnsi="Arial" w:cs="Arial"/>
      <w:sz w:val="32"/>
      <w:szCs w:val="32"/>
    </w:rPr>
  </w:style>
  <w:style w:type="character" w:customStyle="1" w:styleId="Heading3Char">
    <w:name w:val="Heading 3 Char"/>
    <w:basedOn w:val="DefaultParagraphFont"/>
    <w:link w:val="Heading3"/>
    <w:uiPriority w:val="9"/>
    <w:rsid w:val="0048473F"/>
    <w:rPr>
      <w:rFonts w:ascii="Arial" w:eastAsia="Arial" w:hAnsi="Arial" w:cs="Arial"/>
      <w:b/>
      <w:sz w:val="24"/>
      <w:szCs w:val="24"/>
      <w:lang w:val="en-GB"/>
    </w:rPr>
  </w:style>
  <w:style w:type="character" w:customStyle="1" w:styleId="Heading4Char">
    <w:name w:val="Heading 4 Char"/>
    <w:basedOn w:val="DefaultParagraphFont"/>
    <w:link w:val="Heading4"/>
    <w:uiPriority w:val="9"/>
    <w:semiHidden/>
    <w:rsid w:val="0048473F"/>
    <w:rPr>
      <w:rFonts w:asciiTheme="majorHAnsi" w:eastAsiaTheme="majorEastAsia" w:hAnsiTheme="majorHAnsi" w:cstheme="majorBidi"/>
      <w:i/>
      <w:iCs/>
      <w:color w:val="2E74B5" w:themeColor="accent1" w:themeShade="BF"/>
      <w:sz w:val="22"/>
      <w:szCs w:val="22"/>
    </w:rPr>
  </w:style>
  <w:style w:type="paragraph" w:styleId="BodyText">
    <w:name w:val="Body Text"/>
    <w:basedOn w:val="Normal"/>
    <w:link w:val="BodyTextChar"/>
    <w:uiPriority w:val="1"/>
    <w:qFormat/>
    <w:rsid w:val="00621328"/>
    <w:pPr>
      <w:pPrChange w:id="5" w:author="Pooja Mathur" w:date="2026-09-25T20:03:00Z">
        <w:pPr>
          <w:widowControl w:val="0"/>
          <w:autoSpaceDE w:val="0"/>
          <w:autoSpaceDN w:val="0"/>
        </w:pPr>
      </w:pPrChange>
    </w:pPr>
    <w:rPr>
      <w:sz w:val="24"/>
      <w:rPrChange w:id="5" w:author="Pooja Mathur" w:date="2026-09-25T20:03:00Z">
        <w:rPr>
          <w:rFonts w:ascii="Arial" w:eastAsia="Arial" w:hAnsi="Arial" w:cs="Arial"/>
          <w:sz w:val="22"/>
          <w:szCs w:val="22"/>
          <w:lang w:val="en-US" w:eastAsia="en-US" w:bidi="ar-SA"/>
        </w:rPr>
      </w:rPrChange>
    </w:rPr>
  </w:style>
  <w:style w:type="character" w:customStyle="1" w:styleId="BodyTextChar">
    <w:name w:val="Body Text Char"/>
    <w:basedOn w:val="DefaultParagraphFont"/>
    <w:link w:val="BodyText"/>
    <w:uiPriority w:val="1"/>
    <w:rsid w:val="0048473F"/>
    <w:rPr>
      <w:rFonts w:ascii="Arial" w:eastAsia="Arial" w:hAnsi="Arial" w:cs="Arial"/>
      <w:sz w:val="24"/>
      <w:szCs w:val="22"/>
    </w:rPr>
  </w:style>
  <w:style w:type="paragraph" w:styleId="Title">
    <w:name w:val="Title"/>
    <w:basedOn w:val="Normal"/>
    <w:link w:val="TitleChar"/>
    <w:uiPriority w:val="10"/>
    <w:qFormat/>
    <w:pPr>
      <w:spacing w:before="328"/>
      <w:ind w:left="124"/>
      <w:pPrChange w:id="6" w:author="Pooja Mathur" w:date="2026-09-25T20:03:00Z">
        <w:pPr>
          <w:widowControl w:val="0"/>
          <w:autoSpaceDE w:val="0"/>
          <w:autoSpaceDN w:val="0"/>
          <w:spacing w:before="328"/>
          <w:ind w:left="124"/>
        </w:pPr>
      </w:pPrChange>
    </w:pPr>
    <w:rPr>
      <w:sz w:val="124"/>
      <w:szCs w:val="124"/>
      <w:rPrChange w:id="6" w:author="Pooja Mathur" w:date="2026-09-25T20:03:00Z">
        <w:rPr>
          <w:rFonts w:ascii="Arial" w:eastAsia="Arial" w:hAnsi="Arial" w:cs="Arial"/>
          <w:sz w:val="124"/>
          <w:szCs w:val="124"/>
          <w:lang w:val="en-US" w:eastAsia="en-US" w:bidi="ar-SA"/>
        </w:rPr>
      </w:rPrChange>
    </w:rPr>
  </w:style>
  <w:style w:type="character" w:customStyle="1" w:styleId="TitleChar">
    <w:name w:val="Title Char"/>
    <w:basedOn w:val="DefaultParagraphFont"/>
    <w:link w:val="Title"/>
    <w:uiPriority w:val="10"/>
    <w:rsid w:val="0048473F"/>
    <w:rPr>
      <w:rFonts w:ascii="Arial" w:eastAsia="Arial" w:hAnsi="Arial" w:cs="Arial"/>
      <w:sz w:val="124"/>
      <w:szCs w:val="124"/>
    </w:rPr>
  </w:style>
  <w:style w:type="paragraph" w:customStyle="1" w:styleId="TableParagraph">
    <w:name w:val="Table Paragraph"/>
    <w:basedOn w:val="Normal"/>
    <w:uiPriority w:val="1"/>
    <w:pPr>
      <w:spacing w:before="97"/>
      <w:pPrChange w:id="7" w:author="Pooja Mathur" w:date="2026-09-25T20:03:00Z">
        <w:pPr>
          <w:widowControl w:val="0"/>
          <w:autoSpaceDE w:val="0"/>
          <w:autoSpaceDN w:val="0"/>
          <w:spacing w:before="97"/>
        </w:pPr>
      </w:pPrChange>
    </w:pPr>
    <w:rPr>
      <w:rPrChange w:id="7" w:author="Pooja Mathur" w:date="2026-09-25T20:03:00Z">
        <w:rPr>
          <w:rFonts w:ascii="Arial" w:eastAsia="Arial" w:hAnsi="Arial" w:cs="Arial"/>
          <w:sz w:val="22"/>
          <w:szCs w:val="22"/>
          <w:lang w:val="en-US" w:eastAsia="en-US" w:bidi="ar-SA"/>
        </w:rPr>
      </w:rPrChange>
    </w:rPr>
  </w:style>
  <w:style w:type="paragraph" w:styleId="Header">
    <w:name w:val="header"/>
    <w:basedOn w:val="Normal"/>
    <w:link w:val="HeaderChar"/>
    <w:uiPriority w:val="99"/>
    <w:unhideWhenUsed/>
    <w:rsid w:val="00621328"/>
    <w:pPr>
      <w:tabs>
        <w:tab w:val="center" w:pos="4513"/>
        <w:tab w:val="right" w:pos="9026"/>
      </w:tabs>
      <w:pPrChange w:id="8" w:author="Pooja Mathur" w:date="2026-09-25T20:03:00Z">
        <w:pPr>
          <w:widowControl w:val="0"/>
          <w:tabs>
            <w:tab w:val="center" w:pos="4513"/>
            <w:tab w:val="right" w:pos="9026"/>
          </w:tabs>
          <w:autoSpaceDE w:val="0"/>
          <w:autoSpaceDN w:val="0"/>
        </w:pPr>
      </w:pPrChange>
    </w:pPr>
    <w:rPr>
      <w:rPrChange w:id="8" w:author="Pooja Mathur" w:date="2026-09-25T20:03:00Z">
        <w:rPr>
          <w:rFonts w:ascii="Arial" w:eastAsia="Arial" w:hAnsi="Arial" w:cs="Arial"/>
          <w:sz w:val="22"/>
          <w:szCs w:val="22"/>
          <w:lang w:val="en-US" w:eastAsia="en-US" w:bidi="ar-SA"/>
        </w:rPr>
      </w:rPrChange>
    </w:rPr>
  </w:style>
  <w:style w:type="character" w:customStyle="1" w:styleId="HeaderChar">
    <w:name w:val="Header Char"/>
    <w:basedOn w:val="DefaultParagraphFont"/>
    <w:link w:val="Header"/>
    <w:uiPriority w:val="99"/>
    <w:rsid w:val="0048473F"/>
    <w:rPr>
      <w:rFonts w:ascii="Arial" w:eastAsia="Arial" w:hAnsi="Arial" w:cs="Arial"/>
      <w:sz w:val="22"/>
      <w:szCs w:val="22"/>
    </w:rPr>
  </w:style>
  <w:style w:type="paragraph" w:styleId="Footer">
    <w:name w:val="footer"/>
    <w:basedOn w:val="Normal"/>
    <w:link w:val="FooterChar"/>
    <w:uiPriority w:val="99"/>
    <w:unhideWhenUsed/>
    <w:rsid w:val="00621328"/>
    <w:pPr>
      <w:tabs>
        <w:tab w:val="center" w:pos="4513"/>
        <w:tab w:val="right" w:pos="9026"/>
      </w:tabs>
      <w:pPrChange w:id="9" w:author="Pooja Mathur" w:date="2026-09-25T20:03:00Z">
        <w:pPr>
          <w:widowControl w:val="0"/>
          <w:tabs>
            <w:tab w:val="center" w:pos="4513"/>
            <w:tab w:val="right" w:pos="9026"/>
          </w:tabs>
          <w:autoSpaceDE w:val="0"/>
          <w:autoSpaceDN w:val="0"/>
        </w:pPr>
      </w:pPrChange>
    </w:pPr>
    <w:rPr>
      <w:rPrChange w:id="9" w:author="Pooja Mathur" w:date="2026-09-25T20:03:00Z">
        <w:rPr>
          <w:rFonts w:ascii="Arial" w:eastAsia="Arial" w:hAnsi="Arial" w:cs="Arial"/>
          <w:sz w:val="22"/>
          <w:szCs w:val="22"/>
          <w:lang w:val="en-US" w:eastAsia="en-US" w:bidi="ar-SA"/>
        </w:rPr>
      </w:rPrChange>
    </w:rPr>
  </w:style>
  <w:style w:type="character" w:customStyle="1" w:styleId="FooterChar">
    <w:name w:val="Footer Char"/>
    <w:basedOn w:val="DefaultParagraphFont"/>
    <w:link w:val="Footer"/>
    <w:uiPriority w:val="99"/>
    <w:rsid w:val="0048473F"/>
    <w:rPr>
      <w:rFonts w:ascii="Arial" w:eastAsia="Arial" w:hAnsi="Arial" w:cs="Arial"/>
      <w:sz w:val="22"/>
      <w:szCs w:val="22"/>
    </w:rPr>
  </w:style>
  <w:style w:type="table" w:styleId="TableGrid">
    <w:name w:val="Table Grid"/>
    <w:basedOn w:val="TableNormal"/>
    <w:uiPriority w:val="39"/>
    <w:rsid w:val="0048473F"/>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473F"/>
    <w:rPr>
      <w:color w:val="0563C1" w:themeColor="hyperlink"/>
      <w:u w:val="single"/>
    </w:rPr>
  </w:style>
  <w:style w:type="character" w:styleId="UnresolvedMention">
    <w:name w:val="Unresolved Mention"/>
    <w:basedOn w:val="DefaultParagraphFont"/>
    <w:uiPriority w:val="99"/>
    <w:semiHidden/>
    <w:unhideWhenUsed/>
    <w:rsid w:val="0048473F"/>
    <w:rPr>
      <w:color w:val="605E5C"/>
      <w:shd w:val="clear" w:color="auto" w:fill="E1DFDD"/>
    </w:rPr>
  </w:style>
  <w:style w:type="character" w:styleId="PlaceholderText">
    <w:name w:val="Placeholder Text"/>
    <w:basedOn w:val="DefaultParagraphFont"/>
    <w:uiPriority w:val="99"/>
    <w:semiHidden/>
    <w:rsid w:val="0048473F"/>
    <w:rPr>
      <w:color w:val="808080"/>
    </w:rPr>
  </w:style>
  <w:style w:type="paragraph" w:customStyle="1" w:styleId="JobTitle">
    <w:name w:val="Job Title"/>
    <w:basedOn w:val="BodyText"/>
    <w:link w:val="JobTitleChar"/>
    <w:autoRedefine/>
    <w:qFormat/>
    <w:rsid w:val="0048473F"/>
    <w:pPr>
      <w:spacing w:before="120" w:after="120" w:line="24" w:lineRule="atLeast"/>
      <w:ind w:left="142"/>
    </w:pPr>
    <w:rPr>
      <w:b/>
      <w:bCs/>
      <w:noProof/>
      <w:color w:val="FFFFFF" w:themeColor="background1"/>
      <w:sz w:val="96"/>
      <w:szCs w:val="96"/>
      <w:lang w:val="en-GB"/>
    </w:rPr>
  </w:style>
  <w:style w:type="character" w:customStyle="1" w:styleId="JobTitleChar">
    <w:name w:val="Job Title Char"/>
    <w:basedOn w:val="BodyTextChar"/>
    <w:link w:val="JobTitle"/>
    <w:rsid w:val="0048473F"/>
    <w:rPr>
      <w:rFonts w:ascii="Arial" w:eastAsia="Arial" w:hAnsi="Arial" w:cs="Arial"/>
      <w:b/>
      <w:bCs/>
      <w:noProof/>
      <w:color w:val="FFFFFF" w:themeColor="background1"/>
      <w:sz w:val="96"/>
      <w:szCs w:val="96"/>
      <w:lang w:val="en-GB"/>
    </w:rPr>
  </w:style>
  <w:style w:type="character" w:styleId="FollowedHyperlink">
    <w:name w:val="FollowedHyperlink"/>
    <w:basedOn w:val="DefaultParagraphFont"/>
    <w:uiPriority w:val="99"/>
    <w:semiHidden/>
    <w:unhideWhenUsed/>
    <w:rsid w:val="0048473F"/>
    <w:rPr>
      <w:color w:val="954F72" w:themeColor="followedHyperlink"/>
      <w:u w:val="single"/>
    </w:rPr>
  </w:style>
  <w:style w:type="character" w:styleId="Strong">
    <w:name w:val="Strong"/>
    <w:uiPriority w:val="22"/>
    <w:qFormat/>
    <w:rsid w:val="0048473F"/>
    <w:rPr>
      <w:b/>
      <w:szCs w:val="24"/>
      <w:lang w:val="en-GB"/>
    </w:rPr>
  </w:style>
  <w:style w:type="paragraph" w:styleId="CommentText">
    <w:name w:val="annotation text"/>
    <w:basedOn w:val="Normal"/>
    <w:link w:val="CommentTextChar"/>
    <w:uiPriority w:val="99"/>
    <w:semiHidden/>
    <w:unhideWhenUsed/>
    <w:pPr>
      <w:pPrChange w:id="10" w:author="Pooja Mathur" w:date="2026-09-25T20:03:00Z">
        <w:pPr>
          <w:widowControl w:val="0"/>
          <w:autoSpaceDE w:val="0"/>
          <w:autoSpaceDN w:val="0"/>
        </w:pPr>
      </w:pPrChange>
    </w:pPr>
    <w:rPr>
      <w:sz w:val="20"/>
      <w:szCs w:val="20"/>
      <w:rPrChange w:id="10" w:author="Pooja Mathur" w:date="2026-09-25T20:03:00Z">
        <w:rPr>
          <w:rFonts w:ascii="Arial" w:eastAsia="Arial" w:hAnsi="Arial" w:cs="Arial"/>
          <w:szCs w:val="22"/>
          <w:lang w:val="en-US" w:eastAsia="en-US" w:bidi="ar-SA"/>
        </w:rPr>
      </w:rPrChange>
    </w:rPr>
  </w:style>
  <w:style w:type="character" w:customStyle="1" w:styleId="CommentTextChar">
    <w:name w:val="Comment Text Char"/>
    <w:basedOn w:val="DefaultParagraphFont"/>
    <w:link w:val="CommentText"/>
    <w:uiPriority w:val="99"/>
    <w:semiHidden/>
    <w:rsid w:val="0048473F"/>
    <w:rPr>
      <w:rFonts w:ascii="Arial" w:eastAsia="Arial" w:hAnsi="Arial" w:cs="Arial"/>
    </w:rPr>
  </w:style>
  <w:style w:type="character" w:styleId="CommentReference">
    <w:name w:val="annotation reference"/>
    <w:basedOn w:val="DefaultParagraphFont"/>
    <w:uiPriority w:val="99"/>
    <w:semiHidden/>
    <w:unhideWhenUsed/>
    <w:rsid w:val="0048473F"/>
    <w:rPr>
      <w:sz w:val="16"/>
      <w:szCs w:val="16"/>
    </w:rPr>
  </w:style>
  <w:style w:type="paragraph" w:customStyle="1" w:styleId="paragraph">
    <w:name w:val="paragraph"/>
    <w:basedOn w:val="Normal"/>
    <w:rsid w:val="00C9130E"/>
    <w:pPr>
      <w:widowControl/>
      <w:autoSpaceDE/>
      <w:autoSpaceDN/>
      <w:spacing w:before="100" w:beforeAutospacing="1" w:after="100" w:afterAutospacing="1"/>
      <w:pPrChange w:id="11" w:author="Pooja Mathur" w:date="2026-09-25T20:03:00Z">
        <w:pPr>
          <w:widowControl w:val="0"/>
          <w:autoSpaceDE w:val="0"/>
          <w:autoSpaceDN w:val="0"/>
          <w:spacing w:before="100" w:beforeAutospacing="1" w:after="100" w:afterAutospacing="1"/>
        </w:pPr>
      </w:pPrChange>
    </w:pPr>
    <w:rPr>
      <w:rFonts w:ascii="Times New Roman" w:eastAsia="Times New Roman" w:hAnsi="Times New Roman" w:cs="Times New Roman"/>
      <w:sz w:val="24"/>
      <w:szCs w:val="24"/>
      <w:lang w:val="en-GB" w:eastAsia="en-GB"/>
      <w:rPrChange w:id="11" w:author="Pooja Mathur" w:date="2026-09-25T20:03:00Z">
        <w:rPr>
          <w:rFonts w:cs="Arial"/>
          <w:sz w:val="22"/>
          <w:szCs w:val="24"/>
          <w:lang w:val="en-GB" w:eastAsia="en-GB" w:bidi="ar-SA"/>
        </w:rPr>
      </w:rPrChange>
    </w:rPr>
  </w:style>
  <w:style w:type="character" w:customStyle="1" w:styleId="normaltextrun">
    <w:name w:val="normaltextrun"/>
    <w:basedOn w:val="DefaultParagraphFont"/>
    <w:rsid w:val="0048473F"/>
  </w:style>
  <w:style w:type="character" w:customStyle="1" w:styleId="eop">
    <w:name w:val="eop"/>
    <w:basedOn w:val="DefaultParagraphFont"/>
    <w:rsid w:val="0048473F"/>
  </w:style>
  <w:style w:type="paragraph" w:styleId="CommentSubject">
    <w:name w:val="annotation subject"/>
    <w:basedOn w:val="CommentText"/>
    <w:next w:val="CommentText"/>
    <w:link w:val="CommentSubjectChar"/>
    <w:uiPriority w:val="99"/>
    <w:semiHidden/>
    <w:unhideWhenUsed/>
    <w:rsid w:val="0048473F"/>
    <w:rPr>
      <w:b/>
      <w:bCs/>
    </w:rPr>
  </w:style>
  <w:style w:type="character" w:customStyle="1" w:styleId="CommentSubjectChar">
    <w:name w:val="Comment Subject Char"/>
    <w:basedOn w:val="CommentTextChar"/>
    <w:link w:val="CommentSubject"/>
    <w:uiPriority w:val="99"/>
    <w:semiHidden/>
    <w:rsid w:val="0048473F"/>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903008">
      <w:bodyDiv w:val="1"/>
      <w:marLeft w:val="0"/>
      <w:marRight w:val="0"/>
      <w:marTop w:val="0"/>
      <w:marBottom w:val="0"/>
      <w:divBdr>
        <w:top w:val="none" w:sz="0" w:space="0" w:color="auto"/>
        <w:left w:val="none" w:sz="0" w:space="0" w:color="auto"/>
        <w:bottom w:val="none" w:sz="0" w:space="0" w:color="auto"/>
        <w:right w:val="none" w:sz="0" w:space="0" w:color="auto"/>
      </w:divBdr>
      <w:divsChild>
        <w:div w:id="53360891">
          <w:marLeft w:val="0"/>
          <w:marRight w:val="0"/>
          <w:marTop w:val="0"/>
          <w:marBottom w:val="0"/>
          <w:divBdr>
            <w:top w:val="none" w:sz="0" w:space="0" w:color="auto"/>
            <w:left w:val="none" w:sz="0" w:space="0" w:color="auto"/>
            <w:bottom w:val="none" w:sz="0" w:space="0" w:color="auto"/>
            <w:right w:val="none" w:sz="0" w:space="0" w:color="auto"/>
          </w:divBdr>
        </w:div>
        <w:div w:id="112722764">
          <w:marLeft w:val="0"/>
          <w:marRight w:val="0"/>
          <w:marTop w:val="0"/>
          <w:marBottom w:val="0"/>
          <w:divBdr>
            <w:top w:val="none" w:sz="0" w:space="0" w:color="auto"/>
            <w:left w:val="none" w:sz="0" w:space="0" w:color="auto"/>
            <w:bottom w:val="none" w:sz="0" w:space="0" w:color="auto"/>
            <w:right w:val="none" w:sz="0" w:space="0" w:color="auto"/>
          </w:divBdr>
        </w:div>
        <w:div w:id="261302422">
          <w:marLeft w:val="0"/>
          <w:marRight w:val="0"/>
          <w:marTop w:val="0"/>
          <w:marBottom w:val="0"/>
          <w:divBdr>
            <w:top w:val="none" w:sz="0" w:space="0" w:color="auto"/>
            <w:left w:val="none" w:sz="0" w:space="0" w:color="auto"/>
            <w:bottom w:val="none" w:sz="0" w:space="0" w:color="auto"/>
            <w:right w:val="none" w:sz="0" w:space="0" w:color="auto"/>
          </w:divBdr>
        </w:div>
      </w:divsChild>
    </w:div>
    <w:div w:id="155072039">
      <w:bodyDiv w:val="1"/>
      <w:marLeft w:val="0"/>
      <w:marRight w:val="0"/>
      <w:marTop w:val="0"/>
      <w:marBottom w:val="0"/>
      <w:divBdr>
        <w:top w:val="none" w:sz="0" w:space="0" w:color="auto"/>
        <w:left w:val="none" w:sz="0" w:space="0" w:color="auto"/>
        <w:bottom w:val="none" w:sz="0" w:space="0" w:color="auto"/>
        <w:right w:val="none" w:sz="0" w:space="0" w:color="auto"/>
      </w:divBdr>
      <w:divsChild>
        <w:div w:id="606618686">
          <w:marLeft w:val="0"/>
          <w:marRight w:val="0"/>
          <w:marTop w:val="0"/>
          <w:marBottom w:val="0"/>
          <w:divBdr>
            <w:top w:val="none" w:sz="0" w:space="0" w:color="auto"/>
            <w:left w:val="none" w:sz="0" w:space="0" w:color="auto"/>
            <w:bottom w:val="none" w:sz="0" w:space="0" w:color="auto"/>
            <w:right w:val="none" w:sz="0" w:space="0" w:color="auto"/>
          </w:divBdr>
        </w:div>
        <w:div w:id="621766980">
          <w:marLeft w:val="0"/>
          <w:marRight w:val="0"/>
          <w:marTop w:val="0"/>
          <w:marBottom w:val="0"/>
          <w:divBdr>
            <w:top w:val="none" w:sz="0" w:space="0" w:color="auto"/>
            <w:left w:val="none" w:sz="0" w:space="0" w:color="auto"/>
            <w:bottom w:val="none" w:sz="0" w:space="0" w:color="auto"/>
            <w:right w:val="none" w:sz="0" w:space="0" w:color="auto"/>
          </w:divBdr>
        </w:div>
        <w:div w:id="726877360">
          <w:marLeft w:val="0"/>
          <w:marRight w:val="0"/>
          <w:marTop w:val="0"/>
          <w:marBottom w:val="0"/>
          <w:divBdr>
            <w:top w:val="none" w:sz="0" w:space="0" w:color="auto"/>
            <w:left w:val="none" w:sz="0" w:space="0" w:color="auto"/>
            <w:bottom w:val="none" w:sz="0" w:space="0" w:color="auto"/>
            <w:right w:val="none" w:sz="0" w:space="0" w:color="auto"/>
          </w:divBdr>
        </w:div>
        <w:div w:id="787428544">
          <w:marLeft w:val="0"/>
          <w:marRight w:val="0"/>
          <w:marTop w:val="0"/>
          <w:marBottom w:val="0"/>
          <w:divBdr>
            <w:top w:val="none" w:sz="0" w:space="0" w:color="auto"/>
            <w:left w:val="none" w:sz="0" w:space="0" w:color="auto"/>
            <w:bottom w:val="none" w:sz="0" w:space="0" w:color="auto"/>
            <w:right w:val="none" w:sz="0" w:space="0" w:color="auto"/>
          </w:divBdr>
        </w:div>
        <w:div w:id="1183394937">
          <w:marLeft w:val="0"/>
          <w:marRight w:val="0"/>
          <w:marTop w:val="0"/>
          <w:marBottom w:val="0"/>
          <w:divBdr>
            <w:top w:val="none" w:sz="0" w:space="0" w:color="auto"/>
            <w:left w:val="none" w:sz="0" w:space="0" w:color="auto"/>
            <w:bottom w:val="none" w:sz="0" w:space="0" w:color="auto"/>
            <w:right w:val="none" w:sz="0" w:space="0" w:color="auto"/>
          </w:divBdr>
        </w:div>
        <w:div w:id="1268541359">
          <w:marLeft w:val="0"/>
          <w:marRight w:val="0"/>
          <w:marTop w:val="0"/>
          <w:marBottom w:val="0"/>
          <w:divBdr>
            <w:top w:val="none" w:sz="0" w:space="0" w:color="auto"/>
            <w:left w:val="none" w:sz="0" w:space="0" w:color="auto"/>
            <w:bottom w:val="none" w:sz="0" w:space="0" w:color="auto"/>
            <w:right w:val="none" w:sz="0" w:space="0" w:color="auto"/>
          </w:divBdr>
        </w:div>
        <w:div w:id="1419643679">
          <w:marLeft w:val="0"/>
          <w:marRight w:val="0"/>
          <w:marTop w:val="0"/>
          <w:marBottom w:val="0"/>
          <w:divBdr>
            <w:top w:val="none" w:sz="0" w:space="0" w:color="auto"/>
            <w:left w:val="none" w:sz="0" w:space="0" w:color="auto"/>
            <w:bottom w:val="none" w:sz="0" w:space="0" w:color="auto"/>
            <w:right w:val="none" w:sz="0" w:space="0" w:color="auto"/>
          </w:divBdr>
        </w:div>
        <w:div w:id="1526094209">
          <w:marLeft w:val="0"/>
          <w:marRight w:val="0"/>
          <w:marTop w:val="0"/>
          <w:marBottom w:val="0"/>
          <w:divBdr>
            <w:top w:val="none" w:sz="0" w:space="0" w:color="auto"/>
            <w:left w:val="none" w:sz="0" w:space="0" w:color="auto"/>
            <w:bottom w:val="none" w:sz="0" w:space="0" w:color="auto"/>
            <w:right w:val="none" w:sz="0" w:space="0" w:color="auto"/>
          </w:divBdr>
        </w:div>
      </w:divsChild>
    </w:div>
    <w:div w:id="185290283">
      <w:bodyDiv w:val="1"/>
      <w:marLeft w:val="0"/>
      <w:marRight w:val="0"/>
      <w:marTop w:val="0"/>
      <w:marBottom w:val="0"/>
      <w:divBdr>
        <w:top w:val="none" w:sz="0" w:space="0" w:color="auto"/>
        <w:left w:val="none" w:sz="0" w:space="0" w:color="auto"/>
        <w:bottom w:val="none" w:sz="0" w:space="0" w:color="auto"/>
        <w:right w:val="none" w:sz="0" w:space="0" w:color="auto"/>
      </w:divBdr>
    </w:div>
    <w:div w:id="290870416">
      <w:bodyDiv w:val="1"/>
      <w:marLeft w:val="0"/>
      <w:marRight w:val="0"/>
      <w:marTop w:val="0"/>
      <w:marBottom w:val="0"/>
      <w:divBdr>
        <w:top w:val="none" w:sz="0" w:space="0" w:color="auto"/>
        <w:left w:val="none" w:sz="0" w:space="0" w:color="auto"/>
        <w:bottom w:val="none" w:sz="0" w:space="0" w:color="auto"/>
        <w:right w:val="none" w:sz="0" w:space="0" w:color="auto"/>
      </w:divBdr>
      <w:divsChild>
        <w:div w:id="1064447138">
          <w:marLeft w:val="0"/>
          <w:marRight w:val="0"/>
          <w:marTop w:val="0"/>
          <w:marBottom w:val="0"/>
          <w:divBdr>
            <w:top w:val="none" w:sz="0" w:space="0" w:color="auto"/>
            <w:left w:val="none" w:sz="0" w:space="0" w:color="auto"/>
            <w:bottom w:val="none" w:sz="0" w:space="0" w:color="auto"/>
            <w:right w:val="none" w:sz="0" w:space="0" w:color="auto"/>
          </w:divBdr>
        </w:div>
        <w:div w:id="1507476675">
          <w:marLeft w:val="0"/>
          <w:marRight w:val="0"/>
          <w:marTop w:val="0"/>
          <w:marBottom w:val="0"/>
          <w:divBdr>
            <w:top w:val="none" w:sz="0" w:space="0" w:color="auto"/>
            <w:left w:val="none" w:sz="0" w:space="0" w:color="auto"/>
            <w:bottom w:val="none" w:sz="0" w:space="0" w:color="auto"/>
            <w:right w:val="none" w:sz="0" w:space="0" w:color="auto"/>
          </w:divBdr>
        </w:div>
        <w:div w:id="2023848876">
          <w:marLeft w:val="0"/>
          <w:marRight w:val="0"/>
          <w:marTop w:val="0"/>
          <w:marBottom w:val="0"/>
          <w:divBdr>
            <w:top w:val="none" w:sz="0" w:space="0" w:color="auto"/>
            <w:left w:val="none" w:sz="0" w:space="0" w:color="auto"/>
            <w:bottom w:val="none" w:sz="0" w:space="0" w:color="auto"/>
            <w:right w:val="none" w:sz="0" w:space="0" w:color="auto"/>
          </w:divBdr>
        </w:div>
      </w:divsChild>
    </w:div>
    <w:div w:id="432357083">
      <w:bodyDiv w:val="1"/>
      <w:marLeft w:val="0"/>
      <w:marRight w:val="0"/>
      <w:marTop w:val="0"/>
      <w:marBottom w:val="0"/>
      <w:divBdr>
        <w:top w:val="none" w:sz="0" w:space="0" w:color="auto"/>
        <w:left w:val="none" w:sz="0" w:space="0" w:color="auto"/>
        <w:bottom w:val="none" w:sz="0" w:space="0" w:color="auto"/>
        <w:right w:val="none" w:sz="0" w:space="0" w:color="auto"/>
      </w:divBdr>
      <w:divsChild>
        <w:div w:id="135493121">
          <w:marLeft w:val="0"/>
          <w:marRight w:val="0"/>
          <w:marTop w:val="0"/>
          <w:marBottom w:val="0"/>
          <w:divBdr>
            <w:top w:val="none" w:sz="0" w:space="0" w:color="auto"/>
            <w:left w:val="none" w:sz="0" w:space="0" w:color="auto"/>
            <w:bottom w:val="none" w:sz="0" w:space="0" w:color="auto"/>
            <w:right w:val="none" w:sz="0" w:space="0" w:color="auto"/>
          </w:divBdr>
        </w:div>
        <w:div w:id="499663864">
          <w:marLeft w:val="0"/>
          <w:marRight w:val="0"/>
          <w:marTop w:val="0"/>
          <w:marBottom w:val="0"/>
          <w:divBdr>
            <w:top w:val="none" w:sz="0" w:space="0" w:color="auto"/>
            <w:left w:val="none" w:sz="0" w:space="0" w:color="auto"/>
            <w:bottom w:val="none" w:sz="0" w:space="0" w:color="auto"/>
            <w:right w:val="none" w:sz="0" w:space="0" w:color="auto"/>
          </w:divBdr>
        </w:div>
      </w:divsChild>
    </w:div>
    <w:div w:id="523590419">
      <w:bodyDiv w:val="1"/>
      <w:marLeft w:val="0"/>
      <w:marRight w:val="0"/>
      <w:marTop w:val="0"/>
      <w:marBottom w:val="0"/>
      <w:divBdr>
        <w:top w:val="none" w:sz="0" w:space="0" w:color="auto"/>
        <w:left w:val="none" w:sz="0" w:space="0" w:color="auto"/>
        <w:bottom w:val="none" w:sz="0" w:space="0" w:color="auto"/>
        <w:right w:val="none" w:sz="0" w:space="0" w:color="auto"/>
      </w:divBdr>
    </w:div>
    <w:div w:id="764768360">
      <w:bodyDiv w:val="1"/>
      <w:marLeft w:val="0"/>
      <w:marRight w:val="0"/>
      <w:marTop w:val="0"/>
      <w:marBottom w:val="0"/>
      <w:divBdr>
        <w:top w:val="none" w:sz="0" w:space="0" w:color="auto"/>
        <w:left w:val="none" w:sz="0" w:space="0" w:color="auto"/>
        <w:bottom w:val="none" w:sz="0" w:space="0" w:color="auto"/>
        <w:right w:val="none" w:sz="0" w:space="0" w:color="auto"/>
      </w:divBdr>
      <w:divsChild>
        <w:div w:id="717359830">
          <w:marLeft w:val="0"/>
          <w:marRight w:val="0"/>
          <w:marTop w:val="0"/>
          <w:marBottom w:val="0"/>
          <w:divBdr>
            <w:top w:val="none" w:sz="0" w:space="0" w:color="auto"/>
            <w:left w:val="none" w:sz="0" w:space="0" w:color="auto"/>
            <w:bottom w:val="none" w:sz="0" w:space="0" w:color="auto"/>
            <w:right w:val="none" w:sz="0" w:space="0" w:color="auto"/>
          </w:divBdr>
        </w:div>
        <w:div w:id="1185292326">
          <w:marLeft w:val="0"/>
          <w:marRight w:val="0"/>
          <w:marTop w:val="0"/>
          <w:marBottom w:val="0"/>
          <w:divBdr>
            <w:top w:val="none" w:sz="0" w:space="0" w:color="auto"/>
            <w:left w:val="none" w:sz="0" w:space="0" w:color="auto"/>
            <w:bottom w:val="none" w:sz="0" w:space="0" w:color="auto"/>
            <w:right w:val="none" w:sz="0" w:space="0" w:color="auto"/>
          </w:divBdr>
        </w:div>
        <w:div w:id="1508403803">
          <w:marLeft w:val="0"/>
          <w:marRight w:val="0"/>
          <w:marTop w:val="0"/>
          <w:marBottom w:val="0"/>
          <w:divBdr>
            <w:top w:val="none" w:sz="0" w:space="0" w:color="auto"/>
            <w:left w:val="none" w:sz="0" w:space="0" w:color="auto"/>
            <w:bottom w:val="none" w:sz="0" w:space="0" w:color="auto"/>
            <w:right w:val="none" w:sz="0" w:space="0" w:color="auto"/>
          </w:divBdr>
        </w:div>
        <w:div w:id="1556966541">
          <w:marLeft w:val="0"/>
          <w:marRight w:val="0"/>
          <w:marTop w:val="0"/>
          <w:marBottom w:val="0"/>
          <w:divBdr>
            <w:top w:val="none" w:sz="0" w:space="0" w:color="auto"/>
            <w:left w:val="none" w:sz="0" w:space="0" w:color="auto"/>
            <w:bottom w:val="none" w:sz="0" w:space="0" w:color="auto"/>
            <w:right w:val="none" w:sz="0" w:space="0" w:color="auto"/>
          </w:divBdr>
        </w:div>
        <w:div w:id="1898079399">
          <w:marLeft w:val="0"/>
          <w:marRight w:val="0"/>
          <w:marTop w:val="0"/>
          <w:marBottom w:val="0"/>
          <w:divBdr>
            <w:top w:val="none" w:sz="0" w:space="0" w:color="auto"/>
            <w:left w:val="none" w:sz="0" w:space="0" w:color="auto"/>
            <w:bottom w:val="none" w:sz="0" w:space="0" w:color="auto"/>
            <w:right w:val="none" w:sz="0" w:space="0" w:color="auto"/>
          </w:divBdr>
        </w:div>
        <w:div w:id="1914701537">
          <w:marLeft w:val="0"/>
          <w:marRight w:val="0"/>
          <w:marTop w:val="0"/>
          <w:marBottom w:val="0"/>
          <w:divBdr>
            <w:top w:val="none" w:sz="0" w:space="0" w:color="auto"/>
            <w:left w:val="none" w:sz="0" w:space="0" w:color="auto"/>
            <w:bottom w:val="none" w:sz="0" w:space="0" w:color="auto"/>
            <w:right w:val="none" w:sz="0" w:space="0" w:color="auto"/>
          </w:divBdr>
        </w:div>
        <w:div w:id="1971354874">
          <w:marLeft w:val="0"/>
          <w:marRight w:val="0"/>
          <w:marTop w:val="0"/>
          <w:marBottom w:val="0"/>
          <w:divBdr>
            <w:top w:val="none" w:sz="0" w:space="0" w:color="auto"/>
            <w:left w:val="none" w:sz="0" w:space="0" w:color="auto"/>
            <w:bottom w:val="none" w:sz="0" w:space="0" w:color="auto"/>
            <w:right w:val="none" w:sz="0" w:space="0" w:color="auto"/>
          </w:divBdr>
        </w:div>
        <w:div w:id="2061975064">
          <w:marLeft w:val="0"/>
          <w:marRight w:val="0"/>
          <w:marTop w:val="0"/>
          <w:marBottom w:val="0"/>
          <w:divBdr>
            <w:top w:val="none" w:sz="0" w:space="0" w:color="auto"/>
            <w:left w:val="none" w:sz="0" w:space="0" w:color="auto"/>
            <w:bottom w:val="none" w:sz="0" w:space="0" w:color="auto"/>
            <w:right w:val="none" w:sz="0" w:space="0" w:color="auto"/>
          </w:divBdr>
        </w:div>
      </w:divsChild>
    </w:div>
    <w:div w:id="869800409">
      <w:bodyDiv w:val="1"/>
      <w:marLeft w:val="0"/>
      <w:marRight w:val="0"/>
      <w:marTop w:val="0"/>
      <w:marBottom w:val="0"/>
      <w:divBdr>
        <w:top w:val="none" w:sz="0" w:space="0" w:color="auto"/>
        <w:left w:val="none" w:sz="0" w:space="0" w:color="auto"/>
        <w:bottom w:val="none" w:sz="0" w:space="0" w:color="auto"/>
        <w:right w:val="none" w:sz="0" w:space="0" w:color="auto"/>
      </w:divBdr>
      <w:divsChild>
        <w:div w:id="710109513">
          <w:marLeft w:val="0"/>
          <w:marRight w:val="0"/>
          <w:marTop w:val="0"/>
          <w:marBottom w:val="0"/>
          <w:divBdr>
            <w:top w:val="none" w:sz="0" w:space="0" w:color="auto"/>
            <w:left w:val="none" w:sz="0" w:space="0" w:color="auto"/>
            <w:bottom w:val="none" w:sz="0" w:space="0" w:color="auto"/>
            <w:right w:val="none" w:sz="0" w:space="0" w:color="auto"/>
          </w:divBdr>
        </w:div>
        <w:div w:id="1669213128">
          <w:marLeft w:val="0"/>
          <w:marRight w:val="0"/>
          <w:marTop w:val="0"/>
          <w:marBottom w:val="0"/>
          <w:divBdr>
            <w:top w:val="none" w:sz="0" w:space="0" w:color="auto"/>
            <w:left w:val="none" w:sz="0" w:space="0" w:color="auto"/>
            <w:bottom w:val="none" w:sz="0" w:space="0" w:color="auto"/>
            <w:right w:val="none" w:sz="0" w:space="0" w:color="auto"/>
          </w:divBdr>
        </w:div>
        <w:div w:id="1816490879">
          <w:marLeft w:val="0"/>
          <w:marRight w:val="0"/>
          <w:marTop w:val="0"/>
          <w:marBottom w:val="0"/>
          <w:divBdr>
            <w:top w:val="none" w:sz="0" w:space="0" w:color="auto"/>
            <w:left w:val="none" w:sz="0" w:space="0" w:color="auto"/>
            <w:bottom w:val="none" w:sz="0" w:space="0" w:color="auto"/>
            <w:right w:val="none" w:sz="0" w:space="0" w:color="auto"/>
          </w:divBdr>
        </w:div>
        <w:div w:id="1890528422">
          <w:marLeft w:val="0"/>
          <w:marRight w:val="0"/>
          <w:marTop w:val="0"/>
          <w:marBottom w:val="0"/>
          <w:divBdr>
            <w:top w:val="none" w:sz="0" w:space="0" w:color="auto"/>
            <w:left w:val="none" w:sz="0" w:space="0" w:color="auto"/>
            <w:bottom w:val="none" w:sz="0" w:space="0" w:color="auto"/>
            <w:right w:val="none" w:sz="0" w:space="0" w:color="auto"/>
          </w:divBdr>
        </w:div>
        <w:div w:id="2133864968">
          <w:marLeft w:val="0"/>
          <w:marRight w:val="0"/>
          <w:marTop w:val="0"/>
          <w:marBottom w:val="0"/>
          <w:divBdr>
            <w:top w:val="none" w:sz="0" w:space="0" w:color="auto"/>
            <w:left w:val="none" w:sz="0" w:space="0" w:color="auto"/>
            <w:bottom w:val="none" w:sz="0" w:space="0" w:color="auto"/>
            <w:right w:val="none" w:sz="0" w:space="0" w:color="auto"/>
          </w:divBdr>
        </w:div>
      </w:divsChild>
    </w:div>
    <w:div w:id="1148549516">
      <w:bodyDiv w:val="1"/>
      <w:marLeft w:val="0"/>
      <w:marRight w:val="0"/>
      <w:marTop w:val="0"/>
      <w:marBottom w:val="0"/>
      <w:divBdr>
        <w:top w:val="none" w:sz="0" w:space="0" w:color="auto"/>
        <w:left w:val="none" w:sz="0" w:space="0" w:color="auto"/>
        <w:bottom w:val="none" w:sz="0" w:space="0" w:color="auto"/>
        <w:right w:val="none" w:sz="0" w:space="0" w:color="auto"/>
      </w:divBdr>
      <w:divsChild>
        <w:div w:id="880898791">
          <w:marLeft w:val="0"/>
          <w:marRight w:val="0"/>
          <w:marTop w:val="0"/>
          <w:marBottom w:val="0"/>
          <w:divBdr>
            <w:top w:val="none" w:sz="0" w:space="0" w:color="auto"/>
            <w:left w:val="none" w:sz="0" w:space="0" w:color="auto"/>
            <w:bottom w:val="none" w:sz="0" w:space="0" w:color="auto"/>
            <w:right w:val="none" w:sz="0" w:space="0" w:color="auto"/>
          </w:divBdr>
        </w:div>
        <w:div w:id="927811192">
          <w:marLeft w:val="0"/>
          <w:marRight w:val="0"/>
          <w:marTop w:val="0"/>
          <w:marBottom w:val="0"/>
          <w:divBdr>
            <w:top w:val="none" w:sz="0" w:space="0" w:color="auto"/>
            <w:left w:val="none" w:sz="0" w:space="0" w:color="auto"/>
            <w:bottom w:val="none" w:sz="0" w:space="0" w:color="auto"/>
            <w:right w:val="none" w:sz="0" w:space="0" w:color="auto"/>
          </w:divBdr>
        </w:div>
        <w:div w:id="954945247">
          <w:marLeft w:val="0"/>
          <w:marRight w:val="0"/>
          <w:marTop w:val="0"/>
          <w:marBottom w:val="0"/>
          <w:divBdr>
            <w:top w:val="none" w:sz="0" w:space="0" w:color="auto"/>
            <w:left w:val="none" w:sz="0" w:space="0" w:color="auto"/>
            <w:bottom w:val="none" w:sz="0" w:space="0" w:color="auto"/>
            <w:right w:val="none" w:sz="0" w:space="0" w:color="auto"/>
          </w:divBdr>
        </w:div>
        <w:div w:id="963658708">
          <w:marLeft w:val="0"/>
          <w:marRight w:val="0"/>
          <w:marTop w:val="0"/>
          <w:marBottom w:val="0"/>
          <w:divBdr>
            <w:top w:val="none" w:sz="0" w:space="0" w:color="auto"/>
            <w:left w:val="none" w:sz="0" w:space="0" w:color="auto"/>
            <w:bottom w:val="none" w:sz="0" w:space="0" w:color="auto"/>
            <w:right w:val="none" w:sz="0" w:space="0" w:color="auto"/>
          </w:divBdr>
        </w:div>
        <w:div w:id="1448740102">
          <w:marLeft w:val="0"/>
          <w:marRight w:val="0"/>
          <w:marTop w:val="0"/>
          <w:marBottom w:val="0"/>
          <w:divBdr>
            <w:top w:val="none" w:sz="0" w:space="0" w:color="auto"/>
            <w:left w:val="none" w:sz="0" w:space="0" w:color="auto"/>
            <w:bottom w:val="none" w:sz="0" w:space="0" w:color="auto"/>
            <w:right w:val="none" w:sz="0" w:space="0" w:color="auto"/>
          </w:divBdr>
        </w:div>
        <w:div w:id="1732072535">
          <w:marLeft w:val="0"/>
          <w:marRight w:val="0"/>
          <w:marTop w:val="0"/>
          <w:marBottom w:val="0"/>
          <w:divBdr>
            <w:top w:val="none" w:sz="0" w:space="0" w:color="auto"/>
            <w:left w:val="none" w:sz="0" w:space="0" w:color="auto"/>
            <w:bottom w:val="none" w:sz="0" w:space="0" w:color="auto"/>
            <w:right w:val="none" w:sz="0" w:space="0" w:color="auto"/>
          </w:divBdr>
        </w:div>
        <w:div w:id="2114520000">
          <w:marLeft w:val="0"/>
          <w:marRight w:val="0"/>
          <w:marTop w:val="0"/>
          <w:marBottom w:val="0"/>
          <w:divBdr>
            <w:top w:val="none" w:sz="0" w:space="0" w:color="auto"/>
            <w:left w:val="none" w:sz="0" w:space="0" w:color="auto"/>
            <w:bottom w:val="none" w:sz="0" w:space="0" w:color="auto"/>
            <w:right w:val="none" w:sz="0" w:space="0" w:color="auto"/>
          </w:divBdr>
        </w:div>
      </w:divsChild>
    </w:div>
    <w:div w:id="1343779653">
      <w:bodyDiv w:val="1"/>
      <w:marLeft w:val="0"/>
      <w:marRight w:val="0"/>
      <w:marTop w:val="0"/>
      <w:marBottom w:val="0"/>
      <w:divBdr>
        <w:top w:val="none" w:sz="0" w:space="0" w:color="auto"/>
        <w:left w:val="none" w:sz="0" w:space="0" w:color="auto"/>
        <w:bottom w:val="none" w:sz="0" w:space="0" w:color="auto"/>
        <w:right w:val="none" w:sz="0" w:space="0" w:color="auto"/>
      </w:divBdr>
    </w:div>
    <w:div w:id="1382249447">
      <w:bodyDiv w:val="1"/>
      <w:marLeft w:val="0"/>
      <w:marRight w:val="0"/>
      <w:marTop w:val="0"/>
      <w:marBottom w:val="0"/>
      <w:divBdr>
        <w:top w:val="none" w:sz="0" w:space="0" w:color="auto"/>
        <w:left w:val="none" w:sz="0" w:space="0" w:color="auto"/>
        <w:bottom w:val="none" w:sz="0" w:space="0" w:color="auto"/>
        <w:right w:val="none" w:sz="0" w:space="0" w:color="auto"/>
      </w:divBdr>
    </w:div>
    <w:div w:id="1384787231">
      <w:bodyDiv w:val="1"/>
      <w:marLeft w:val="0"/>
      <w:marRight w:val="0"/>
      <w:marTop w:val="0"/>
      <w:marBottom w:val="0"/>
      <w:divBdr>
        <w:top w:val="none" w:sz="0" w:space="0" w:color="auto"/>
        <w:left w:val="none" w:sz="0" w:space="0" w:color="auto"/>
        <w:bottom w:val="none" w:sz="0" w:space="0" w:color="auto"/>
        <w:right w:val="none" w:sz="0" w:space="0" w:color="auto"/>
      </w:divBdr>
      <w:divsChild>
        <w:div w:id="822434954">
          <w:marLeft w:val="0"/>
          <w:marRight w:val="0"/>
          <w:marTop w:val="0"/>
          <w:marBottom w:val="0"/>
          <w:divBdr>
            <w:top w:val="none" w:sz="0" w:space="0" w:color="auto"/>
            <w:left w:val="none" w:sz="0" w:space="0" w:color="auto"/>
            <w:bottom w:val="none" w:sz="0" w:space="0" w:color="auto"/>
            <w:right w:val="none" w:sz="0" w:space="0" w:color="auto"/>
          </w:divBdr>
        </w:div>
        <w:div w:id="1213536777">
          <w:marLeft w:val="0"/>
          <w:marRight w:val="0"/>
          <w:marTop w:val="0"/>
          <w:marBottom w:val="0"/>
          <w:divBdr>
            <w:top w:val="none" w:sz="0" w:space="0" w:color="auto"/>
            <w:left w:val="none" w:sz="0" w:space="0" w:color="auto"/>
            <w:bottom w:val="none" w:sz="0" w:space="0" w:color="auto"/>
            <w:right w:val="none" w:sz="0" w:space="0" w:color="auto"/>
          </w:divBdr>
        </w:div>
        <w:div w:id="1700398682">
          <w:marLeft w:val="0"/>
          <w:marRight w:val="0"/>
          <w:marTop w:val="0"/>
          <w:marBottom w:val="0"/>
          <w:divBdr>
            <w:top w:val="none" w:sz="0" w:space="0" w:color="auto"/>
            <w:left w:val="none" w:sz="0" w:space="0" w:color="auto"/>
            <w:bottom w:val="none" w:sz="0" w:space="0" w:color="auto"/>
            <w:right w:val="none" w:sz="0" w:space="0" w:color="auto"/>
          </w:divBdr>
        </w:div>
      </w:divsChild>
    </w:div>
    <w:div w:id="1467311554">
      <w:bodyDiv w:val="1"/>
      <w:marLeft w:val="0"/>
      <w:marRight w:val="0"/>
      <w:marTop w:val="0"/>
      <w:marBottom w:val="0"/>
      <w:divBdr>
        <w:top w:val="none" w:sz="0" w:space="0" w:color="auto"/>
        <w:left w:val="none" w:sz="0" w:space="0" w:color="auto"/>
        <w:bottom w:val="none" w:sz="0" w:space="0" w:color="auto"/>
        <w:right w:val="none" w:sz="0" w:space="0" w:color="auto"/>
      </w:divBdr>
      <w:divsChild>
        <w:div w:id="1176307318">
          <w:marLeft w:val="0"/>
          <w:marRight w:val="0"/>
          <w:marTop w:val="0"/>
          <w:marBottom w:val="0"/>
          <w:divBdr>
            <w:top w:val="none" w:sz="0" w:space="0" w:color="auto"/>
            <w:left w:val="none" w:sz="0" w:space="0" w:color="auto"/>
            <w:bottom w:val="none" w:sz="0" w:space="0" w:color="auto"/>
            <w:right w:val="none" w:sz="0" w:space="0" w:color="auto"/>
          </w:divBdr>
        </w:div>
        <w:div w:id="1440560915">
          <w:marLeft w:val="0"/>
          <w:marRight w:val="0"/>
          <w:marTop w:val="0"/>
          <w:marBottom w:val="0"/>
          <w:divBdr>
            <w:top w:val="none" w:sz="0" w:space="0" w:color="auto"/>
            <w:left w:val="none" w:sz="0" w:space="0" w:color="auto"/>
            <w:bottom w:val="none" w:sz="0" w:space="0" w:color="auto"/>
            <w:right w:val="none" w:sz="0" w:space="0" w:color="auto"/>
          </w:divBdr>
        </w:div>
        <w:div w:id="1972134017">
          <w:marLeft w:val="0"/>
          <w:marRight w:val="0"/>
          <w:marTop w:val="0"/>
          <w:marBottom w:val="0"/>
          <w:divBdr>
            <w:top w:val="none" w:sz="0" w:space="0" w:color="auto"/>
            <w:left w:val="none" w:sz="0" w:space="0" w:color="auto"/>
            <w:bottom w:val="none" w:sz="0" w:space="0" w:color="auto"/>
            <w:right w:val="none" w:sz="0" w:space="0" w:color="auto"/>
          </w:divBdr>
        </w:div>
      </w:divsChild>
    </w:div>
    <w:div w:id="1781563281">
      <w:bodyDiv w:val="1"/>
      <w:marLeft w:val="0"/>
      <w:marRight w:val="0"/>
      <w:marTop w:val="0"/>
      <w:marBottom w:val="0"/>
      <w:divBdr>
        <w:top w:val="none" w:sz="0" w:space="0" w:color="auto"/>
        <w:left w:val="none" w:sz="0" w:space="0" w:color="auto"/>
        <w:bottom w:val="none" w:sz="0" w:space="0" w:color="auto"/>
        <w:right w:val="none" w:sz="0" w:space="0" w:color="auto"/>
      </w:divBdr>
      <w:divsChild>
        <w:div w:id="257258176">
          <w:marLeft w:val="0"/>
          <w:marRight w:val="0"/>
          <w:marTop w:val="0"/>
          <w:marBottom w:val="0"/>
          <w:divBdr>
            <w:top w:val="none" w:sz="0" w:space="0" w:color="auto"/>
            <w:left w:val="none" w:sz="0" w:space="0" w:color="auto"/>
            <w:bottom w:val="none" w:sz="0" w:space="0" w:color="auto"/>
            <w:right w:val="none" w:sz="0" w:space="0" w:color="auto"/>
          </w:divBdr>
        </w:div>
        <w:div w:id="1429082437">
          <w:marLeft w:val="0"/>
          <w:marRight w:val="0"/>
          <w:marTop w:val="0"/>
          <w:marBottom w:val="0"/>
          <w:divBdr>
            <w:top w:val="none" w:sz="0" w:space="0" w:color="auto"/>
            <w:left w:val="none" w:sz="0" w:space="0" w:color="auto"/>
            <w:bottom w:val="none" w:sz="0" w:space="0" w:color="auto"/>
            <w:right w:val="none" w:sz="0" w:space="0" w:color="auto"/>
          </w:divBdr>
        </w:div>
        <w:div w:id="1585843670">
          <w:marLeft w:val="0"/>
          <w:marRight w:val="0"/>
          <w:marTop w:val="0"/>
          <w:marBottom w:val="0"/>
          <w:divBdr>
            <w:top w:val="none" w:sz="0" w:space="0" w:color="auto"/>
            <w:left w:val="none" w:sz="0" w:space="0" w:color="auto"/>
            <w:bottom w:val="none" w:sz="0" w:space="0" w:color="auto"/>
            <w:right w:val="none" w:sz="0" w:space="0" w:color="auto"/>
          </w:divBdr>
        </w:div>
      </w:divsChild>
    </w:div>
    <w:div w:id="1797135251">
      <w:bodyDiv w:val="1"/>
      <w:marLeft w:val="0"/>
      <w:marRight w:val="0"/>
      <w:marTop w:val="0"/>
      <w:marBottom w:val="0"/>
      <w:divBdr>
        <w:top w:val="none" w:sz="0" w:space="0" w:color="auto"/>
        <w:left w:val="none" w:sz="0" w:space="0" w:color="auto"/>
        <w:bottom w:val="none" w:sz="0" w:space="0" w:color="auto"/>
        <w:right w:val="none" w:sz="0" w:space="0" w:color="auto"/>
      </w:divBdr>
      <w:divsChild>
        <w:div w:id="184635279">
          <w:marLeft w:val="0"/>
          <w:marRight w:val="0"/>
          <w:marTop w:val="0"/>
          <w:marBottom w:val="0"/>
          <w:divBdr>
            <w:top w:val="none" w:sz="0" w:space="0" w:color="auto"/>
            <w:left w:val="none" w:sz="0" w:space="0" w:color="auto"/>
            <w:bottom w:val="none" w:sz="0" w:space="0" w:color="auto"/>
            <w:right w:val="none" w:sz="0" w:space="0" w:color="auto"/>
          </w:divBdr>
        </w:div>
        <w:div w:id="335348458">
          <w:marLeft w:val="0"/>
          <w:marRight w:val="0"/>
          <w:marTop w:val="0"/>
          <w:marBottom w:val="0"/>
          <w:divBdr>
            <w:top w:val="none" w:sz="0" w:space="0" w:color="auto"/>
            <w:left w:val="none" w:sz="0" w:space="0" w:color="auto"/>
            <w:bottom w:val="none" w:sz="0" w:space="0" w:color="auto"/>
            <w:right w:val="none" w:sz="0" w:space="0" w:color="auto"/>
          </w:divBdr>
        </w:div>
        <w:div w:id="403843514">
          <w:marLeft w:val="0"/>
          <w:marRight w:val="0"/>
          <w:marTop w:val="0"/>
          <w:marBottom w:val="0"/>
          <w:divBdr>
            <w:top w:val="none" w:sz="0" w:space="0" w:color="auto"/>
            <w:left w:val="none" w:sz="0" w:space="0" w:color="auto"/>
            <w:bottom w:val="none" w:sz="0" w:space="0" w:color="auto"/>
            <w:right w:val="none" w:sz="0" w:space="0" w:color="auto"/>
          </w:divBdr>
        </w:div>
        <w:div w:id="1116828062">
          <w:marLeft w:val="0"/>
          <w:marRight w:val="0"/>
          <w:marTop w:val="0"/>
          <w:marBottom w:val="0"/>
          <w:divBdr>
            <w:top w:val="none" w:sz="0" w:space="0" w:color="auto"/>
            <w:left w:val="none" w:sz="0" w:space="0" w:color="auto"/>
            <w:bottom w:val="none" w:sz="0" w:space="0" w:color="auto"/>
            <w:right w:val="none" w:sz="0" w:space="0" w:color="auto"/>
          </w:divBdr>
        </w:div>
        <w:div w:id="1185480951">
          <w:marLeft w:val="0"/>
          <w:marRight w:val="0"/>
          <w:marTop w:val="0"/>
          <w:marBottom w:val="0"/>
          <w:divBdr>
            <w:top w:val="none" w:sz="0" w:space="0" w:color="auto"/>
            <w:left w:val="none" w:sz="0" w:space="0" w:color="auto"/>
            <w:bottom w:val="none" w:sz="0" w:space="0" w:color="auto"/>
            <w:right w:val="none" w:sz="0" w:space="0" w:color="auto"/>
          </w:divBdr>
        </w:div>
        <w:div w:id="1677423039">
          <w:marLeft w:val="0"/>
          <w:marRight w:val="0"/>
          <w:marTop w:val="0"/>
          <w:marBottom w:val="0"/>
          <w:divBdr>
            <w:top w:val="none" w:sz="0" w:space="0" w:color="auto"/>
            <w:left w:val="none" w:sz="0" w:space="0" w:color="auto"/>
            <w:bottom w:val="none" w:sz="0" w:space="0" w:color="auto"/>
            <w:right w:val="none" w:sz="0" w:space="0" w:color="auto"/>
          </w:divBdr>
        </w:div>
      </w:divsChild>
    </w:div>
    <w:div w:id="1843005205">
      <w:bodyDiv w:val="1"/>
      <w:marLeft w:val="0"/>
      <w:marRight w:val="0"/>
      <w:marTop w:val="0"/>
      <w:marBottom w:val="0"/>
      <w:divBdr>
        <w:top w:val="none" w:sz="0" w:space="0" w:color="auto"/>
        <w:left w:val="none" w:sz="0" w:space="0" w:color="auto"/>
        <w:bottom w:val="none" w:sz="0" w:space="0" w:color="auto"/>
        <w:right w:val="none" w:sz="0" w:space="0" w:color="auto"/>
      </w:divBdr>
    </w:div>
    <w:div w:id="1963657798">
      <w:bodyDiv w:val="1"/>
      <w:marLeft w:val="0"/>
      <w:marRight w:val="0"/>
      <w:marTop w:val="0"/>
      <w:marBottom w:val="0"/>
      <w:divBdr>
        <w:top w:val="none" w:sz="0" w:space="0" w:color="auto"/>
        <w:left w:val="none" w:sz="0" w:space="0" w:color="auto"/>
        <w:bottom w:val="none" w:sz="0" w:space="0" w:color="auto"/>
        <w:right w:val="none" w:sz="0" w:space="0" w:color="auto"/>
      </w:divBdr>
      <w:divsChild>
        <w:div w:id="548152975">
          <w:marLeft w:val="0"/>
          <w:marRight w:val="0"/>
          <w:marTop w:val="0"/>
          <w:marBottom w:val="0"/>
          <w:divBdr>
            <w:top w:val="none" w:sz="0" w:space="0" w:color="auto"/>
            <w:left w:val="none" w:sz="0" w:space="0" w:color="auto"/>
            <w:bottom w:val="none" w:sz="0" w:space="0" w:color="auto"/>
            <w:right w:val="none" w:sz="0" w:space="0" w:color="auto"/>
          </w:divBdr>
        </w:div>
        <w:div w:id="731275364">
          <w:marLeft w:val="0"/>
          <w:marRight w:val="0"/>
          <w:marTop w:val="0"/>
          <w:marBottom w:val="0"/>
          <w:divBdr>
            <w:top w:val="none" w:sz="0" w:space="0" w:color="auto"/>
            <w:left w:val="none" w:sz="0" w:space="0" w:color="auto"/>
            <w:bottom w:val="none" w:sz="0" w:space="0" w:color="auto"/>
            <w:right w:val="none" w:sz="0" w:space="0" w:color="auto"/>
          </w:divBdr>
        </w:div>
        <w:div w:id="1272589524">
          <w:marLeft w:val="0"/>
          <w:marRight w:val="0"/>
          <w:marTop w:val="0"/>
          <w:marBottom w:val="0"/>
          <w:divBdr>
            <w:top w:val="none" w:sz="0" w:space="0" w:color="auto"/>
            <w:left w:val="none" w:sz="0" w:space="0" w:color="auto"/>
            <w:bottom w:val="none" w:sz="0" w:space="0" w:color="auto"/>
            <w:right w:val="none" w:sz="0" w:space="0" w:color="auto"/>
          </w:divBdr>
        </w:div>
        <w:div w:id="1300301305">
          <w:marLeft w:val="0"/>
          <w:marRight w:val="0"/>
          <w:marTop w:val="0"/>
          <w:marBottom w:val="0"/>
          <w:divBdr>
            <w:top w:val="none" w:sz="0" w:space="0" w:color="auto"/>
            <w:left w:val="none" w:sz="0" w:space="0" w:color="auto"/>
            <w:bottom w:val="none" w:sz="0" w:space="0" w:color="auto"/>
            <w:right w:val="none" w:sz="0" w:space="0" w:color="auto"/>
          </w:divBdr>
        </w:div>
        <w:div w:id="1603220003">
          <w:marLeft w:val="0"/>
          <w:marRight w:val="0"/>
          <w:marTop w:val="0"/>
          <w:marBottom w:val="0"/>
          <w:divBdr>
            <w:top w:val="none" w:sz="0" w:space="0" w:color="auto"/>
            <w:left w:val="none" w:sz="0" w:space="0" w:color="auto"/>
            <w:bottom w:val="none" w:sz="0" w:space="0" w:color="auto"/>
            <w:right w:val="none" w:sz="0" w:space="0" w:color="auto"/>
          </w:divBdr>
        </w:div>
        <w:div w:id="1956208408">
          <w:marLeft w:val="0"/>
          <w:marRight w:val="0"/>
          <w:marTop w:val="0"/>
          <w:marBottom w:val="0"/>
          <w:divBdr>
            <w:top w:val="none" w:sz="0" w:space="0" w:color="auto"/>
            <w:left w:val="none" w:sz="0" w:space="0" w:color="auto"/>
            <w:bottom w:val="none" w:sz="0" w:space="0" w:color="auto"/>
            <w:right w:val="none" w:sz="0" w:space="0" w:color="auto"/>
          </w:divBdr>
        </w:div>
      </w:divsChild>
    </w:div>
    <w:div w:id="2080246076">
      <w:bodyDiv w:val="1"/>
      <w:marLeft w:val="0"/>
      <w:marRight w:val="0"/>
      <w:marTop w:val="0"/>
      <w:marBottom w:val="0"/>
      <w:divBdr>
        <w:top w:val="none" w:sz="0" w:space="0" w:color="auto"/>
        <w:left w:val="none" w:sz="0" w:space="0" w:color="auto"/>
        <w:bottom w:val="none" w:sz="0" w:space="0" w:color="auto"/>
        <w:right w:val="none" w:sz="0" w:space="0" w:color="auto"/>
      </w:divBdr>
    </w:div>
    <w:div w:id="2104497743">
      <w:bodyDiv w:val="1"/>
      <w:marLeft w:val="0"/>
      <w:marRight w:val="0"/>
      <w:marTop w:val="0"/>
      <w:marBottom w:val="0"/>
      <w:divBdr>
        <w:top w:val="none" w:sz="0" w:space="0" w:color="auto"/>
        <w:left w:val="none" w:sz="0" w:space="0" w:color="auto"/>
        <w:bottom w:val="none" w:sz="0" w:space="0" w:color="auto"/>
        <w:right w:val="none" w:sz="0" w:space="0" w:color="auto"/>
      </w:divBdr>
      <w:divsChild>
        <w:div w:id="144855542">
          <w:marLeft w:val="0"/>
          <w:marRight w:val="0"/>
          <w:marTop w:val="0"/>
          <w:marBottom w:val="0"/>
          <w:divBdr>
            <w:top w:val="none" w:sz="0" w:space="0" w:color="auto"/>
            <w:left w:val="none" w:sz="0" w:space="0" w:color="auto"/>
            <w:bottom w:val="none" w:sz="0" w:space="0" w:color="auto"/>
            <w:right w:val="none" w:sz="0" w:space="0" w:color="auto"/>
          </w:divBdr>
        </w:div>
        <w:div w:id="1125999336">
          <w:marLeft w:val="0"/>
          <w:marRight w:val="0"/>
          <w:marTop w:val="0"/>
          <w:marBottom w:val="0"/>
          <w:divBdr>
            <w:top w:val="none" w:sz="0" w:space="0" w:color="auto"/>
            <w:left w:val="none" w:sz="0" w:space="0" w:color="auto"/>
            <w:bottom w:val="none" w:sz="0" w:space="0" w:color="auto"/>
            <w:right w:val="none" w:sz="0" w:space="0" w:color="auto"/>
          </w:divBdr>
        </w:div>
        <w:div w:id="1325668027">
          <w:marLeft w:val="0"/>
          <w:marRight w:val="0"/>
          <w:marTop w:val="0"/>
          <w:marBottom w:val="0"/>
          <w:divBdr>
            <w:top w:val="none" w:sz="0" w:space="0" w:color="auto"/>
            <w:left w:val="none" w:sz="0" w:space="0" w:color="auto"/>
            <w:bottom w:val="none" w:sz="0" w:space="0" w:color="auto"/>
            <w:right w:val="none" w:sz="0" w:space="0" w:color="auto"/>
          </w:divBdr>
        </w:div>
        <w:div w:id="1955944773">
          <w:marLeft w:val="0"/>
          <w:marRight w:val="0"/>
          <w:marTop w:val="0"/>
          <w:marBottom w:val="0"/>
          <w:divBdr>
            <w:top w:val="none" w:sz="0" w:space="0" w:color="auto"/>
            <w:left w:val="none" w:sz="0" w:space="0" w:color="auto"/>
            <w:bottom w:val="none" w:sz="0" w:space="0" w:color="auto"/>
            <w:right w:val="none" w:sz="0" w:space="0" w:color="auto"/>
          </w:divBdr>
        </w:div>
        <w:div w:id="21410271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foot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73C78EF98EE3848979EF7DFD65CE0F7"/>
        <w:category>
          <w:name w:val="General"/>
          <w:gallery w:val="placeholder"/>
        </w:category>
        <w:types>
          <w:type w:val="bbPlcHdr"/>
        </w:types>
        <w:behaviors>
          <w:behavior w:val="content"/>
        </w:behaviors>
        <w:guid w:val="{EC39B088-37BD-EF4D-930F-D0DB12E8D152}"/>
      </w:docPartPr>
      <w:docPartBody>
        <w:p w:rsidR="008B5FE8" w:rsidRDefault="008B5FE8">
          <w:pPr>
            <w:pStyle w:val="573C78EF98EE3848979EF7DFD65CE0F7"/>
          </w:pPr>
          <w:r w:rsidRPr="00145D9B">
            <w:rPr>
              <w:lang w:val="en-GB"/>
            </w:rPr>
            <w:t>Choose an item.</w:t>
          </w:r>
        </w:p>
      </w:docPartBody>
    </w:docPart>
    <w:docPart>
      <w:docPartPr>
        <w:name w:val="9614B5CE75BBC24A8D07784FBB3F075B"/>
        <w:category>
          <w:name w:val="General"/>
          <w:gallery w:val="placeholder"/>
        </w:category>
        <w:types>
          <w:type w:val="bbPlcHdr"/>
        </w:types>
        <w:behaviors>
          <w:behavior w:val="content"/>
        </w:behaviors>
        <w:guid w:val="{48A9851B-3D9B-E24B-ACC0-FC35699E8769}"/>
      </w:docPartPr>
      <w:docPartBody>
        <w:p w:rsidR="008B5FE8" w:rsidRDefault="008B5FE8">
          <w:pPr>
            <w:pStyle w:val="9614B5CE75BBC24A8D07784FBB3F075B"/>
          </w:pPr>
          <w:r w:rsidRPr="00145D9B">
            <w:rPr>
              <w:lang w:val="en-GB"/>
            </w:rPr>
            <w:t>Choose an item.</w:t>
          </w:r>
        </w:p>
      </w:docPartBody>
    </w:docPart>
    <w:docPart>
      <w:docPartPr>
        <w:name w:val="A5A4926999FB374DA4A9B6DFC0A39643"/>
        <w:category>
          <w:name w:val="General"/>
          <w:gallery w:val="placeholder"/>
        </w:category>
        <w:types>
          <w:type w:val="bbPlcHdr"/>
        </w:types>
        <w:behaviors>
          <w:behavior w:val="content"/>
        </w:behaviors>
        <w:guid w:val="{1C38D044-D539-744D-983E-601E1B978217}"/>
      </w:docPartPr>
      <w:docPartBody>
        <w:p w:rsidR="008B5FE8" w:rsidRDefault="008B5FE8">
          <w:pPr>
            <w:pStyle w:val="A5A4926999FB374DA4A9B6DFC0A39643"/>
          </w:pPr>
          <w:r w:rsidRPr="00145D9B">
            <w:rPr>
              <w:bCs/>
              <w:lang w:val="en-GB"/>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FE8"/>
    <w:rsid w:val="005E33BB"/>
    <w:rsid w:val="008B5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3C78EF98EE3848979EF7DFD65CE0F7">
    <w:name w:val="573C78EF98EE3848979EF7DFD65CE0F7"/>
  </w:style>
  <w:style w:type="paragraph" w:customStyle="1" w:styleId="9614B5CE75BBC24A8D07784FBB3F075B">
    <w:name w:val="9614B5CE75BBC24A8D07784FBB3F075B"/>
  </w:style>
  <w:style w:type="paragraph" w:customStyle="1" w:styleId="A5A4926999FB374DA4A9B6DFC0A39643">
    <w:name w:val="A5A4926999FB374DA4A9B6DFC0A396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6FBA5DAFB724EB5663AB4257CED6F" ma:contentTypeVersion="21" ma:contentTypeDescription="Create a new document." ma:contentTypeScope="" ma:versionID="57aad881753f1f688b5a63afb9c7bd61">
  <xsd:schema xmlns:xsd="http://www.w3.org/2001/XMLSchema" xmlns:xs="http://www.w3.org/2001/XMLSchema" xmlns:p="http://schemas.microsoft.com/office/2006/metadata/properties" xmlns:ns1="http://schemas.microsoft.com/sharepoint/v3" xmlns:ns2="dffccc83-05bb-4f2e-99fa-417ba40aa2de" xmlns:ns3="b011a90f-5074-4385-83e9-a7805e6d617b" targetNamespace="http://schemas.microsoft.com/office/2006/metadata/properties" ma:root="true" ma:fieldsID="8de623777701af15024cba5d006b5cd0" ns1:_="" ns2:_="" ns3:_="">
    <xsd:import namespace="http://schemas.microsoft.com/sharepoint/v3"/>
    <xsd:import namespace="dffccc83-05bb-4f2e-99fa-417ba40aa2de"/>
    <xsd:import namespace="b011a90f-5074-4385-83e9-a7805e6d61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Whohasaccess" minOccurs="0"/>
                <xsd:element ref="ns2:UsedFor"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fccc83-05bb-4f2e-99fa-417ba40aa2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Whohasaccess" ma:index="19" nillable="true" ma:displayName="Who has access" ma:format="Dropdown" ma:list="UserInfo" ma:SharePointGroup="0" ma:internalName="Whohasacces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edFor" ma:index="20" nillable="true" ma:displayName="Used By" ma:description="Type of Guidance, Manual" ma:format="Dropdown" ma:internalName="UsedFor">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177f9-52a5-4023-b952-3a64f72acbf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11a90f-5074-4385-83e9-a7805e6d617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eccf5eb-953f-4a37-8285-12c861961577}" ma:internalName="TaxCatchAll" ma:showField="CatchAllData" ma:web="b011a90f-5074-4385-83e9-a7805e6d61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b011a90f-5074-4385-83e9-a7805e6d617b" xsi:nil="true"/>
    <lcf76f155ced4ddcb4097134ff3c332f xmlns="dffccc83-05bb-4f2e-99fa-417ba40aa2de">
      <Terms xmlns="http://schemas.microsoft.com/office/infopath/2007/PartnerControls"/>
    </lcf76f155ced4ddcb4097134ff3c332f>
    <Whohasaccess xmlns="dffccc83-05bb-4f2e-99fa-417ba40aa2de">
      <UserInfo>
        <DisplayName/>
        <AccountId xsi:nil="true"/>
        <AccountType/>
      </UserInfo>
    </Whohasaccess>
    <UsedFor xmlns="dffccc83-05bb-4f2e-99fa-417ba40aa2de" xsi:nil="true"/>
    <SharedWithUsers xmlns="b011a90f-5074-4385-83e9-a7805e6d617b">
      <UserInfo>
        <DisplayName>Roberta Bonfield</DisplayName>
        <AccountId>18</AccountId>
        <AccountType/>
      </UserInfo>
      <UserInfo>
        <DisplayName>Ryan Winters</DisplayName>
        <AccountId>899</AccountId>
        <AccountType/>
      </UserInfo>
      <UserInfo>
        <DisplayName>Anna Marlen-Summers</DisplayName>
        <AccountId>1610</AccountId>
        <AccountType/>
      </UserInfo>
      <UserInfo>
        <DisplayName>Mauro Di Pasquale</DisplayName>
        <AccountId>21</AccountId>
        <AccountType/>
      </UserInfo>
      <UserInfo>
        <DisplayName>Toby Wynyard</DisplayName>
        <AccountId>14</AccountId>
        <AccountType/>
      </UserInfo>
      <UserInfo>
        <DisplayName>Zoe Fidgeon</DisplayName>
        <AccountId>19</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F1DBF-4680-4AE0-B0FC-E770585AB7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fccc83-05bb-4f2e-99fa-417ba40aa2de"/>
    <ds:schemaRef ds:uri="b011a90f-5074-4385-83e9-a7805e6d6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0D910B-6A1A-4825-ABB4-54FF787F26F4}">
  <ds:schemaRefs>
    <ds:schemaRef ds:uri="http://schemas.microsoft.com/sharepoint/v3/contenttype/forms"/>
  </ds:schemaRefs>
</ds:datastoreItem>
</file>

<file path=customXml/itemProps3.xml><?xml version="1.0" encoding="utf-8"?>
<ds:datastoreItem xmlns:ds="http://schemas.openxmlformats.org/officeDocument/2006/customXml" ds:itemID="{D82A3636-DF87-4D0A-9449-6BD9F86C7BBF}">
  <ds:schemaRefs>
    <ds:schemaRef ds:uri="http://schemas.microsoft.com/office/2006/metadata/properties"/>
    <ds:schemaRef ds:uri="http://schemas.microsoft.com/office/infopath/2007/PartnerControls"/>
    <ds:schemaRef ds:uri="http://schemas.microsoft.com/sharepoint/v3"/>
    <ds:schemaRef ds:uri="b011a90f-5074-4385-83e9-a7805e6d617b"/>
    <ds:schemaRef ds:uri="dffccc83-05bb-4f2e-99fa-417ba40aa2de"/>
  </ds:schemaRefs>
</ds:datastoreItem>
</file>

<file path=customXml/itemProps4.xml><?xml version="1.0" encoding="utf-8"?>
<ds:datastoreItem xmlns:ds="http://schemas.openxmlformats.org/officeDocument/2006/customXml" ds:itemID="{710C17E1-7C85-D54A-A71B-7C8F413C9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1271</Words>
  <Characters>7248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Geisinger</dc:creator>
  <cp:keywords/>
  <dc:description/>
  <cp:lastModifiedBy>Arthur Souza Rodrigues</cp:lastModifiedBy>
  <cp:revision>1</cp:revision>
  <cp:lastPrinted>2019-06-12T15:11:00Z</cp:lastPrinted>
  <dcterms:created xsi:type="dcterms:W3CDTF">2022-09-20T16:51:00Z</dcterms:created>
  <dcterms:modified xsi:type="dcterms:W3CDTF">2026-09-26T00:03:00Z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2023-02-28T00:00:00Z</vt:filetime>
  </property>
  <property fmtid="{D5CDD505-2E9C-101B-9397-08002B2CF9AE}" pid="3" name="Creator">
    <vt:lpwstr>Adobe InDesign 18.1 (Macintosh)</vt:lpwstr>
  </property>
  <property fmtid="{D5CDD505-2E9C-101B-9397-08002B2CF9AE}" pid="4" name="LastSaved">
    <vt:filetime>2023-09-05T00:00:00Z</vt:filetime>
  </property>
  <property fmtid="{D5CDD505-2E9C-101B-9397-08002B2CF9AE}" pid="5" name="Producer">
    <vt:lpwstr>Adobe PDF Library 17.0</vt:lpwstr>
  </property>
  <property fmtid="{D5CDD505-2E9C-101B-9397-08002B2CF9AE}" pid="6" name="ContentTypeId">
    <vt:lpwstr>0x010100A3B6FBA5DAFB724EB5663AB4257CED6F</vt:lpwstr>
  </property>
  <property fmtid="{D5CDD505-2E9C-101B-9397-08002B2CF9AE}" pid="7" name="MediaServiceImageTags">
    <vt:lpwstr/>
  </property>
  <property fmtid="{D5CDD505-2E9C-101B-9397-08002B2CF9AE}" pid="8" name="UnilyDocumentCategory">
    <vt:lpwstr>19;#Human Resources|7bc2dae0-0675-4775-81fa-4fbbcf84dd44;#29;#Recruiting|ca1e59e2-92fa-45eb-979c-a73cb4d0a7ce;#13;#Course|c3945d65-0089-4313-8707-baec9db01f58</vt:lpwstr>
  </property>
</Properties>
</file>