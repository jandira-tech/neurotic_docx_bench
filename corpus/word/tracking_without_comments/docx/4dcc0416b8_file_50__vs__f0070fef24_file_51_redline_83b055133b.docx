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CF72" w14:textId="77777777" w:rsidR="00A07DBD" w:rsidRDefault="00A07DBD">
      <w:r>
        <w:t>file_</w:t>
      </w:r>
      <w:ins w:id="0" w:author="Arthur Souza Rodrigues" w:date="2026-07-10T21:44:00Z" w16du:dateUtc="2026-07-11T01:44:00Z">
        <w:r>
          <w:t>51</w:t>
        </w:r>
      </w:ins>
      <w:del w:id="1" w:author="Arthur Souza Rodrigues" w:date="2026-07-10T21:44:00Z" w16du:dateUtc="2026-07-11T01:44:00Z">
        <w:r>
          <w:delText>50</w:delText>
        </w:r>
      </w:del>
      <w:r>
        <w:t>.docx</w:t>
      </w:r>
    </w:p>
    <w:p w14:paraId="1CD9DC8F" w14:textId="2EF875EB" w:rsidR="004353F6" w:rsidRDefault="00CC503B">
      <w:pPr>
        <w:rPr>
          <w:ins w:id="2" w:author="Arthur Souza Rodrigues" w:date="2026-07-10T21:44:00Z" w16du:dateUtc="2026-07-11T01:44:00Z"/>
        </w:rPr>
      </w:pPr>
      <w:ins w:id="3" w:author="Arthur Souza Rodrigues" w:date="2026-07-10T21:44:00Z" w16du:dateUtc="2026-07-11T01:44:00Z">
        <w:r>
          <w:t>Meeting Minutes</w:t>
        </w:r>
      </w:ins>
    </w:p>
    <w:p w14:paraId="6CEF09FA" w14:textId="77777777" w:rsidR="004353F6" w:rsidRDefault="00CC503B">
      <w:pPr>
        <w:rPr>
          <w:ins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Date: January 10, 2026</w:t>
        </w:r>
      </w:ins>
    </w:p>
    <w:p w14:paraId="295EA638" w14:textId="77777777" w:rsidR="004353F6" w:rsidRDefault="00CC503B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t>Attendees: John, Sarah, Mike</w:t>
        </w:r>
      </w:ins>
    </w:p>
    <w:p w14:paraId="2F1B897D" w14:textId="77777777" w:rsidR="004353F6" w:rsidRDefault="00CC503B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t>Action items: Complete the report by Friday.</w:t>
        </w:r>
      </w:ins>
    </w:p>
    <w:p w14:paraId="740E2A45" w14:textId="73BEF458" w:rsidR="00825E2B" w:rsidRDefault="00CC503B">
      <w:p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t>Next meeting scheduled for January 17.</w:t>
        </w:r>
      </w:ins>
      <w:del w:id="12" w:author="Arthur Souza Rodrigues" w:date="2026-07-10T21:44:00Z" w16du:dateUtc="2026-07-11T01:44:00Z">
        <w:r>
          <w:delText>Employee Directory</w:delText>
        </w:r>
      </w:del>
    </w:p>
    <w:p w14:paraId="5E789F69" w14:textId="77777777" w:rsidR="00825E2B" w:rsidRDefault="00825E2B">
      <w:pPr>
        <w:rPr>
          <w:del w:id="13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del w:id="14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CC503B">
            <w:pPr>
              <w:rPr>
                <w:del w:id="15" w:author="Arthur Souza Rodrigues" w:date="2026-07-10T21:44:00Z" w16du:dateUtc="2026-07-11T01:44:00Z"/>
              </w:rPr>
            </w:pPr>
            <w:del w:id="16" w:author="Arthur Souza Rodrigues" w:date="2026-07-10T21:44:00Z" w16du:dateUtc="2026-07-11T01:44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CC503B">
            <w:pPr>
              <w:rPr>
                <w:del w:id="17" w:author="Arthur Souza Rodrigues" w:date="2026-07-10T21:44:00Z" w16du:dateUtc="2026-07-11T01:44:00Z"/>
              </w:rPr>
            </w:pPr>
            <w:del w:id="18" w:author="Arthur Souza Rodrigues" w:date="2026-07-10T21:44:00Z" w16du:dateUtc="2026-07-11T01:44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CC503B">
            <w:pPr>
              <w:rPr>
                <w:del w:id="19" w:author="Arthur Souza Rodrigues" w:date="2026-07-10T21:44:00Z" w16du:dateUtc="2026-07-11T01:44:00Z"/>
              </w:rPr>
            </w:pPr>
            <w:del w:id="20" w:author="Arthur Souza Rodrigues" w:date="2026-07-10T21:44:00Z" w16du:dateUtc="2026-07-11T01:44:00Z">
              <w:r>
                <w:delText>Role</w:delText>
              </w:r>
            </w:del>
          </w:p>
        </w:tc>
      </w:tr>
      <w:tr w:rsidR="00825E2B" w14:paraId="5603A92A" w14:textId="77777777">
        <w:trPr>
          <w:trHeight w:val="360"/>
          <w:del w:id="21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CC503B">
            <w:pPr>
              <w:rPr>
                <w:del w:id="22" w:author="Arthur Souza Rodrigues" w:date="2026-07-10T21:44:00Z" w16du:dateUtc="2026-07-11T01:44:00Z"/>
              </w:rPr>
            </w:pPr>
            <w:del w:id="23" w:author="Arthur Souza Rodrigues" w:date="2026-07-10T21:44:00Z" w16du:dateUtc="2026-07-11T01:44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CC503B">
            <w:pPr>
              <w:rPr>
                <w:del w:id="24" w:author="Arthur Souza Rodrigues" w:date="2026-07-10T21:44:00Z" w16du:dateUtc="2026-07-11T01:44:00Z"/>
              </w:rPr>
            </w:pPr>
            <w:del w:id="25" w:author="Arthur Souza Rodrigues" w:date="2026-07-10T21:44:00Z" w16du:dateUtc="2026-07-11T01:44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CC503B">
            <w:pPr>
              <w:rPr>
                <w:del w:id="26" w:author="Arthur Souza Rodrigues" w:date="2026-07-10T21:44:00Z" w16du:dateUtc="2026-07-11T01:44:00Z"/>
              </w:rPr>
            </w:pPr>
            <w:del w:id="27" w:author="Arthur Souza Rodrigues" w:date="2026-07-10T21:44:00Z" w16du:dateUtc="2026-07-11T01:44:00Z">
              <w:r>
                <w:delText>Senior Dev</w:delText>
              </w:r>
            </w:del>
          </w:p>
        </w:tc>
      </w:tr>
      <w:tr w:rsidR="00825E2B" w14:paraId="0E5F50D2" w14:textId="77777777">
        <w:trPr>
          <w:trHeight w:val="360"/>
          <w:del w:id="28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CC503B">
            <w:pPr>
              <w:rPr>
                <w:del w:id="29" w:author="Arthur Souza Rodrigues" w:date="2026-07-10T21:44:00Z" w16du:dateUtc="2026-07-11T01:44:00Z"/>
              </w:rPr>
            </w:pPr>
            <w:del w:id="30" w:author="Arthur Souza Rodrigues" w:date="2026-07-10T21:44:00Z" w16du:dateUtc="2026-07-11T01:44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CC503B">
            <w:pPr>
              <w:rPr>
                <w:del w:id="31" w:author="Arthur Souza Rodrigues" w:date="2026-07-10T21:44:00Z" w16du:dateUtc="2026-07-11T01:44:00Z"/>
              </w:rPr>
            </w:pPr>
            <w:del w:id="32" w:author="Arthur Souza Rodrigues" w:date="2026-07-10T21:44:00Z" w16du:dateUtc="2026-07-11T01:44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CC503B">
            <w:pPr>
              <w:rPr>
                <w:del w:id="33" w:author="Arthur Souza Rodrigues" w:date="2026-07-10T21:44:00Z" w16du:dateUtc="2026-07-11T01:44:00Z"/>
              </w:rPr>
            </w:pPr>
            <w:del w:id="34" w:author="Arthur Souza Rodrigues" w:date="2026-07-10T21:44:00Z" w16du:dateUtc="2026-07-11T01:44:00Z">
              <w:r>
                <w:delText>Manager</w:delText>
              </w:r>
            </w:del>
          </w:p>
        </w:tc>
      </w:tr>
      <w:tr w:rsidR="00825E2B" w14:paraId="58C2A874" w14:textId="77777777">
        <w:trPr>
          <w:trHeight w:val="360"/>
          <w:del w:id="3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CC503B">
            <w:pPr>
              <w:rPr>
                <w:del w:id="36" w:author="Arthur Souza Rodrigues" w:date="2026-07-10T21:44:00Z" w16du:dateUtc="2026-07-11T01:44:00Z"/>
              </w:rPr>
            </w:pPr>
            <w:del w:id="37" w:author="Arthur Souza Rodrigues" w:date="2026-07-10T21:44:00Z" w16du:dateUtc="2026-07-11T01:44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CC503B">
            <w:pPr>
              <w:rPr>
                <w:del w:id="38" w:author="Arthur Souza Rodrigues" w:date="2026-07-10T21:44:00Z" w16du:dateUtc="2026-07-11T01:44:00Z"/>
              </w:rPr>
            </w:pPr>
            <w:del w:id="39" w:author="Arthur Souza Rodrigues" w:date="2026-07-10T21:44:00Z" w16du:dateUtc="2026-07-11T01:44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CC503B">
            <w:pPr>
              <w:rPr>
                <w:del w:id="40" w:author="Arthur Souza Rodrigues" w:date="2026-07-10T21:44:00Z" w16du:dateUtc="2026-07-11T01:44:00Z"/>
              </w:rPr>
            </w:pPr>
            <w:del w:id="41" w:author="Arthur Souza Rodrigues" w:date="2026-07-10T21:44:00Z" w16du:dateUtc="2026-07-11T01:44:00Z">
              <w:r>
                <w:delText>Director</w:delText>
              </w:r>
            </w:del>
          </w:p>
        </w:tc>
      </w:tr>
    </w:tbl>
    <w:p w14:paraId="3EC55F67" w14:textId="77777777" w:rsidR="00825E2B" w:rsidRDefault="00825E2B"/>
    <w:sectPr w:rsidR="00825E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E2B"/>
    <w:rsid w:val="001B500D"/>
    <w:rsid w:val="004353F6"/>
    <w:rsid w:val="00515AF2"/>
    <w:rsid w:val="006E76BC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B4A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2026-07-11T01:44:00Z</dcterms:modified>
</cp:coreProperties>
</file>