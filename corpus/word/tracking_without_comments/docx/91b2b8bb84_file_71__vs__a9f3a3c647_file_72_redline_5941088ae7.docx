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38E81" w14:textId="77777777" w:rsidR="007723F2" w:rsidRDefault="007723F2">
      <w:pPr>
        <w:rPr>
          <w:rPrChange w:id="0" w:author="Arthur Souza Rodrigues" w:date="2026-07-10T21:45:00Z" w16du:dateUtc="2026-07-11T01:45:00Z">
            <w:rPr>
              <w:shd w:val="clear" w:color="auto" w:fill="92D050"/>
            </w:rPr>
          </w:rPrChange>
        </w:rPr>
      </w:pPr>
      <w:r>
        <w:rPr>
          <w:rPrChange w:id="1" w:author="Arthur Souza Rodrigues" w:date="2026-07-10T21:45:00Z" w16du:dateUtc="2026-07-11T01:45:00Z">
            <w:rPr>
              <w:shd w:val="clear" w:color="auto" w:fill="92D050"/>
            </w:rPr>
          </w:rPrChange>
        </w:rPr>
        <w:t>file_</w:t>
      </w:r>
      <w:ins w:id="2" w:author="Arthur Souza Rodrigues" w:date="2026-07-10T21:45:00Z" w16du:dateUtc="2026-07-11T01:45:00Z">
        <w:r w:rsidR="00C85294">
          <w:t>72</w:t>
        </w:r>
      </w:ins>
      <w:del w:id="3" w:author="Arthur Souza Rodrigues" w:date="2026-07-10T21:45:00Z" w16du:dateUtc="2026-07-11T01:45:00Z">
        <w:r>
          <w:rPr>
            <w:shd w:val="clear" w:color="auto" w:fill="92D050"/>
          </w:rPr>
          <w:delText>71</w:delText>
        </w:r>
      </w:del>
      <w:r>
        <w:rPr>
          <w:rPrChange w:id="4" w:author="Arthur Souza Rodrigues" w:date="2026-07-10T21:45:00Z" w16du:dateUtc="2026-07-11T01:45:00Z">
            <w:rPr>
              <w:shd w:val="clear" w:color="auto" w:fill="92D050"/>
            </w:rPr>
          </w:rPrChange>
        </w:rPr>
        <w:t>.docx</w:t>
      </w:r>
    </w:p>
    <w:p w14:paraId="5E00E5FB" w14:textId="4EC9C691" w:rsidR="003E6BFA" w:rsidRDefault="00E153EC">
      <w:ins w:id="5" w:author="Arthur Souza Rodrigues" w:date="2026-07-10T21:45:00Z" w16du:dateUtc="2026-07-11T01:45:00Z">
        <w:r>
          <w:t>Superscript</w:t>
        </w:r>
      </w:ins>
      <w:del w:id="6" w:author="Arthur Souza Rodrigues" w:date="2026-07-10T21:45:00Z" w16du:dateUtc="2026-07-11T01:45:00Z">
        <w:r>
          <w:rPr>
            <w:shd w:val="clear" w:color="auto" w:fill="92D050"/>
          </w:rPr>
          <w:delText>Green Highlight</w:delText>
        </w:r>
      </w:del>
      <w:r>
        <w:rPr>
          <w:rPrChange w:id="7" w:author="Arthur Souza Rodrigues" w:date="2026-07-10T21:45:00Z" w16du:dateUtc="2026-07-11T01:45:00Z">
            <w:rPr>
              <w:shd w:val="clear" w:color="auto" w:fill="92D050"/>
            </w:rPr>
          </w:rPrChange>
        </w:rPr>
        <w:t xml:space="preserve"> Demo</w:t>
      </w:r>
    </w:p>
    <w:p w14:paraId="6383A9D2" w14:textId="77777777" w:rsidR="003E6BFA" w:rsidRDefault="00E153EC">
      <w:pPr>
        <w:rPr>
          <w:del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t>Demonstrating superscript: E=mc2 and H2O</w:t>
        </w:r>
      </w:ins>
      <w:del w:id="10" w:author="Arthur Souza Rodrigues" w:date="2026-07-10T21:45:00Z" w16du:dateUtc="2026-07-11T01:45:00Z">
        <w:r>
          <w:rPr>
            <w:shd w:val="clear" w:color="auto" w:fill="92D050"/>
          </w:rPr>
          <w:delText>This document demonstrates green text highlighting.</w:delText>
        </w:r>
      </w:del>
    </w:p>
    <w:p w14:paraId="4D16BCBF" w14:textId="77777777" w:rsidR="003E6BFA" w:rsidRDefault="00E153EC">
      <w:del w:id="11" w:author="Arthur Souza Rodrigues" w:date="2026-07-10T21:45:00Z" w16du:dateUtc="2026-07-11T01:45:00Z">
        <w:r>
          <w:rPr>
            <w:shd w:val="clear" w:color="auto" w:fill="92D050"/>
          </w:rPr>
          <w:delText>Green highlights are often used for environmental topics.</w:delText>
        </w:r>
      </w:del>
    </w:p>
    <w:sectPr w:rsidR="003E6B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BFA"/>
    <w:rsid w:val="00152391"/>
    <w:rsid w:val="001B5E6C"/>
    <w:rsid w:val="003E6BFA"/>
    <w:rsid w:val="00413A11"/>
    <w:rsid w:val="007723F2"/>
    <w:rsid w:val="00C852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D305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2026-07-11T01:45:00Z</dcterms:modified>
</cp:coreProperties>
</file>