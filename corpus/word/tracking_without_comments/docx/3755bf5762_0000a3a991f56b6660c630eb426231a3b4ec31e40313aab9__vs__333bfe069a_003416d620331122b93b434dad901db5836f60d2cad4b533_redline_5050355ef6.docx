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DAFF6" w14:textId="77777777" w:rsidR="00BC32DD" w:rsidRPr="001A2552" w:rsidRDefault="00BC32DD" w:rsidP="00BC32DD">
      <w:pPr>
        <w:jc w:val="center"/>
        <w:rPr>
          <w:ins w:id="8" w:author="msi" w:date="2026-09-22T12:12:00Z" w16du:dateUtc="2026-09-22T16:12:00Z"/>
          <w:sz w:val="16"/>
          <w:szCs w:val="16"/>
        </w:rPr>
      </w:pPr>
      <w:ins w:id="9" w:author="msi" w:date="2026-09-22T12:12:00Z" w16du:dateUtc="2026-09-22T16:1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4C468DB" w14:textId="77777777" w:rsidR="00BC32DD" w:rsidRPr="001A2552" w:rsidRDefault="00BC32DD" w:rsidP="00BC32DD">
      <w:pPr>
        <w:jc w:val="center"/>
        <w:rPr>
          <w:ins w:id="10" w:author="msi" w:date="2026-09-22T12:12:00Z" w16du:dateUtc="2026-09-22T16:12:00Z"/>
          <w:b/>
          <w:sz w:val="16"/>
          <w:szCs w:val="16"/>
        </w:rPr>
      </w:pPr>
      <w:ins w:id="11" w:author="msi" w:date="2026-09-22T12:12:00Z" w16du:dateUtc="2026-09-22T16:12:00Z">
        <w:r w:rsidRPr="001A2552">
          <w:rPr>
            <w:b/>
            <w:sz w:val="16"/>
            <w:szCs w:val="16"/>
          </w:rPr>
          <w:t>Açık Ders Malzemeleri</w:t>
        </w:r>
      </w:ins>
    </w:p>
    <w:p w14:paraId="1DF75009" w14:textId="77777777" w:rsidR="00BC32DD" w:rsidRDefault="00BC32DD" w:rsidP="00BC32DD">
      <w:pPr>
        <w:pStyle w:val="Basliklar"/>
        <w:jc w:val="center"/>
        <w:rPr>
          <w:ins w:id="12" w:author="msi" w:date="2026-09-22T12:12:00Z" w16du:dateUtc="2026-09-22T16:12:00Z"/>
          <w:sz w:val="16"/>
          <w:szCs w:val="16"/>
        </w:rPr>
      </w:pPr>
    </w:p>
    <w:p w14:paraId="33C61EC5" w14:textId="77777777" w:rsidR="00BC32DD" w:rsidRPr="001A2552" w:rsidRDefault="00BC32DD" w:rsidP="00BC32DD">
      <w:pPr>
        <w:pStyle w:val="Basliklar"/>
        <w:jc w:val="center"/>
        <w:rPr>
          <w:ins w:id="13" w:author="msi" w:date="2026-09-22T12:12:00Z" w16du:dateUtc="2026-09-22T16:12:00Z"/>
          <w:sz w:val="16"/>
          <w:szCs w:val="16"/>
        </w:rPr>
      </w:pPr>
      <w:ins w:id="14" w:author="msi" w:date="2026-09-22T12:12:00Z" w16du:dateUtc="2026-09-22T16:12:00Z">
        <w:r>
          <w:rPr>
            <w:sz w:val="16"/>
            <w:szCs w:val="16"/>
          </w:rPr>
          <w:t>Ders izlence Formu</w:t>
        </w:r>
      </w:ins>
    </w:p>
    <w:p w14:paraId="52973991" w14:textId="77777777" w:rsidR="00BC32DD" w:rsidRPr="001A2552" w:rsidRDefault="00BC32DD" w:rsidP="00BC32DD">
      <w:pPr>
        <w:rPr>
          <w:ins w:id="15" w:author="msi" w:date="2026-09-22T12:12:00Z" w16du:dateUtc="2026-09-22T16:12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2CF95699" w14:textId="77777777" w:rsidTr="00832AEF">
        <w:trPr>
          <w:jc w:val="center"/>
          <w:ins w:id="16" w:author="msi" w:date="2026-09-22T12:12:00Z" w16du:dateUtc="2026-09-22T16:12:00Z"/>
        </w:trPr>
        <w:tc>
          <w:tcPr>
            <w:tcW w:w="2745" w:type="dxa"/>
            <w:vAlign w:val="center"/>
          </w:tcPr>
          <w:p w14:paraId="0E884CE4" w14:textId="77777777" w:rsidR="00BC32DD" w:rsidRPr="001A2552" w:rsidRDefault="00BC32DD" w:rsidP="00832AEF">
            <w:pPr>
              <w:pStyle w:val="DersBasliklar"/>
              <w:rPr>
                <w:ins w:id="17" w:author="msi" w:date="2026-09-22T12:12:00Z" w16du:dateUtc="2026-09-22T16:12:00Z"/>
                <w:szCs w:val="16"/>
              </w:rPr>
            </w:pPr>
            <w:ins w:id="18" w:author="msi" w:date="2026-09-22T12:12:00Z" w16du:dateUtc="2026-09-22T16:12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DFA78CF" w14:textId="77777777" w:rsidR="00BC32DD" w:rsidRPr="00B00DF3" w:rsidRDefault="00CC0B85" w:rsidP="00F95BE5">
            <w:pPr>
              <w:pStyle w:val="DersBilgileri"/>
              <w:rPr>
                <w:ins w:id="19" w:author="msi" w:date="2026-09-22T12:12:00Z" w16du:dateUtc="2026-09-22T16:12:00Z"/>
                <w:bCs/>
                <w:szCs w:val="16"/>
              </w:rPr>
            </w:pPr>
            <w:ins w:id="20" w:author="msi" w:date="2026-09-22T12:12:00Z" w16du:dateUtc="2026-09-22T16:1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1D36B700" w14:textId="77777777" w:rsidTr="00832AEF">
        <w:trPr>
          <w:jc w:val="center"/>
          <w:ins w:id="21" w:author="msi" w:date="2026-09-22T12:12:00Z" w16du:dateUtc="2026-09-22T16:12:00Z"/>
        </w:trPr>
        <w:tc>
          <w:tcPr>
            <w:tcW w:w="2745" w:type="dxa"/>
            <w:vAlign w:val="center"/>
          </w:tcPr>
          <w:p w14:paraId="747BE44D" w14:textId="77777777" w:rsidR="00BC32DD" w:rsidRPr="001A2552" w:rsidRDefault="00BC32DD" w:rsidP="00832AEF">
            <w:pPr>
              <w:pStyle w:val="DersBasliklar"/>
              <w:rPr>
                <w:ins w:id="22" w:author="msi" w:date="2026-09-22T12:12:00Z" w16du:dateUtc="2026-09-22T16:12:00Z"/>
                <w:szCs w:val="16"/>
              </w:rPr>
            </w:pPr>
            <w:ins w:id="23" w:author="msi" w:date="2026-09-22T12:12:00Z" w16du:dateUtc="2026-09-22T16:1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4FF24B11" w14:textId="77777777" w:rsidR="00BC32DD" w:rsidRPr="00B00DF3" w:rsidRDefault="00F911A6" w:rsidP="00832AEF">
            <w:pPr>
              <w:pStyle w:val="DersBilgileri"/>
              <w:rPr>
                <w:ins w:id="24" w:author="msi" w:date="2026-09-22T12:12:00Z" w16du:dateUtc="2026-09-22T16:12:00Z"/>
                <w:szCs w:val="16"/>
              </w:rPr>
            </w:pPr>
            <w:ins w:id="25" w:author="msi" w:date="2026-09-22T12:12:00Z" w16du:dateUtc="2026-09-22T16:1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300C557" w14:textId="77777777" w:rsidTr="00832AEF">
        <w:trPr>
          <w:jc w:val="center"/>
          <w:ins w:id="26" w:author="msi" w:date="2026-09-22T12:12:00Z" w16du:dateUtc="2026-09-22T16:12:00Z"/>
        </w:trPr>
        <w:tc>
          <w:tcPr>
            <w:tcW w:w="2745" w:type="dxa"/>
            <w:vAlign w:val="center"/>
          </w:tcPr>
          <w:p w14:paraId="57173D16" w14:textId="77777777" w:rsidR="00BC32DD" w:rsidRPr="001A2552" w:rsidRDefault="00BC32DD" w:rsidP="00832AEF">
            <w:pPr>
              <w:pStyle w:val="DersBasliklar"/>
              <w:rPr>
                <w:ins w:id="27" w:author="msi" w:date="2026-09-22T12:12:00Z" w16du:dateUtc="2026-09-22T16:12:00Z"/>
                <w:szCs w:val="16"/>
              </w:rPr>
            </w:pPr>
            <w:ins w:id="28" w:author="msi" w:date="2026-09-22T12:12:00Z" w16du:dateUtc="2026-09-22T16:1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18F56C6" w14:textId="77777777" w:rsidR="00BC32DD" w:rsidRPr="00B00DF3" w:rsidRDefault="00F911A6" w:rsidP="00832AEF">
            <w:pPr>
              <w:pStyle w:val="DersBilgileri"/>
              <w:rPr>
                <w:ins w:id="29" w:author="msi" w:date="2026-09-22T12:12:00Z" w16du:dateUtc="2026-09-22T16:12:00Z"/>
                <w:szCs w:val="16"/>
              </w:rPr>
            </w:pPr>
            <w:ins w:id="30" w:author="msi" w:date="2026-09-22T12:12:00Z" w16du:dateUtc="2026-09-22T16:1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AC48AB5" w14:textId="77777777" w:rsidTr="00832AEF">
        <w:trPr>
          <w:jc w:val="center"/>
          <w:ins w:id="31" w:author="msi" w:date="2026-09-22T12:12:00Z" w16du:dateUtc="2026-09-22T16:12:00Z"/>
        </w:trPr>
        <w:tc>
          <w:tcPr>
            <w:tcW w:w="2745" w:type="dxa"/>
            <w:vAlign w:val="center"/>
          </w:tcPr>
          <w:p w14:paraId="2F9F8B86" w14:textId="77777777" w:rsidR="00BC32DD" w:rsidRPr="001A2552" w:rsidRDefault="00BC32DD" w:rsidP="00832AEF">
            <w:pPr>
              <w:pStyle w:val="DersBasliklar"/>
              <w:rPr>
                <w:ins w:id="32" w:author="msi" w:date="2026-09-22T12:12:00Z" w16du:dateUtc="2026-09-22T16:12:00Z"/>
                <w:szCs w:val="16"/>
              </w:rPr>
            </w:pPr>
            <w:ins w:id="33" w:author="msi" w:date="2026-09-22T12:12:00Z" w16du:dateUtc="2026-09-22T16:1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16B86342" w14:textId="77777777" w:rsidR="00BC32DD" w:rsidRPr="00B00DF3" w:rsidRDefault="00F911A6" w:rsidP="00832AEF">
            <w:pPr>
              <w:pStyle w:val="DersBilgileri"/>
              <w:rPr>
                <w:ins w:id="34" w:author="msi" w:date="2026-09-22T12:12:00Z" w16du:dateUtc="2026-09-22T16:12:00Z"/>
                <w:szCs w:val="16"/>
              </w:rPr>
            </w:pPr>
            <w:ins w:id="35" w:author="msi" w:date="2026-09-22T12:12:00Z" w16du:dateUtc="2026-09-22T16:1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4002F9BA" w14:textId="77777777" w:rsidTr="00832AEF">
        <w:trPr>
          <w:jc w:val="center"/>
          <w:ins w:id="36" w:author="msi" w:date="2026-09-22T12:12:00Z" w16du:dateUtc="2026-09-22T16:12:00Z"/>
        </w:trPr>
        <w:tc>
          <w:tcPr>
            <w:tcW w:w="2745" w:type="dxa"/>
            <w:vAlign w:val="center"/>
          </w:tcPr>
          <w:p w14:paraId="210A1048" w14:textId="77777777" w:rsidR="00BC32DD" w:rsidRPr="001A2552" w:rsidRDefault="00BC32DD" w:rsidP="00832AEF">
            <w:pPr>
              <w:pStyle w:val="DersBasliklar"/>
              <w:rPr>
                <w:ins w:id="37" w:author="msi" w:date="2026-09-22T12:12:00Z" w16du:dateUtc="2026-09-22T16:12:00Z"/>
                <w:szCs w:val="16"/>
              </w:rPr>
            </w:pPr>
            <w:ins w:id="38" w:author="msi" w:date="2026-09-22T12:12:00Z" w16du:dateUtc="2026-09-22T16:1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1A1F5B6C" w14:textId="77777777" w:rsidR="00BC32DD" w:rsidRPr="00B00DF3" w:rsidRDefault="00F8234C" w:rsidP="00832AEF">
            <w:pPr>
              <w:pStyle w:val="DersBilgileri"/>
              <w:rPr>
                <w:ins w:id="39" w:author="msi" w:date="2026-09-22T12:12:00Z" w16du:dateUtc="2026-09-22T16:12:00Z"/>
                <w:szCs w:val="16"/>
              </w:rPr>
            </w:pPr>
            <w:ins w:id="40" w:author="msi" w:date="2026-09-22T12:12:00Z" w16du:dateUtc="2026-09-22T16:1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64AE482" w14:textId="77777777" w:rsidTr="00832AEF">
        <w:trPr>
          <w:jc w:val="center"/>
          <w:ins w:id="41" w:author="msi" w:date="2026-09-22T12:12:00Z" w16du:dateUtc="2026-09-22T16:12:00Z"/>
        </w:trPr>
        <w:tc>
          <w:tcPr>
            <w:tcW w:w="2745" w:type="dxa"/>
            <w:vAlign w:val="center"/>
          </w:tcPr>
          <w:p w14:paraId="4D3336F3" w14:textId="77777777" w:rsidR="00BC32DD" w:rsidRPr="001A2552" w:rsidRDefault="00BC32DD" w:rsidP="00832AEF">
            <w:pPr>
              <w:pStyle w:val="DersBasliklar"/>
              <w:rPr>
                <w:ins w:id="42" w:author="msi" w:date="2026-09-22T12:12:00Z" w16du:dateUtc="2026-09-22T16:12:00Z"/>
                <w:szCs w:val="16"/>
              </w:rPr>
            </w:pPr>
            <w:ins w:id="43" w:author="msi" w:date="2026-09-22T12:12:00Z" w16du:dateUtc="2026-09-22T16:1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0CFF513" w14:textId="77777777" w:rsidR="00F911A6" w:rsidRPr="00B00DF3" w:rsidRDefault="00F911A6" w:rsidP="00F911A6">
            <w:pPr>
              <w:rPr>
                <w:ins w:id="44" w:author="msi" w:date="2026-09-22T12:12:00Z" w16du:dateUtc="2026-09-22T16:12:00Z"/>
                <w:sz w:val="16"/>
                <w:szCs w:val="16"/>
              </w:rPr>
            </w:pPr>
          </w:p>
          <w:p w14:paraId="04F9A9DB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2:00Z" w16du:dateUtc="2026-09-22T16:12:00Z"/>
                <w:sz w:val="16"/>
                <w:szCs w:val="16"/>
              </w:rPr>
            </w:pPr>
            <w:ins w:id="46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8F5E2C3" w14:textId="77777777" w:rsidR="00F95BE5" w:rsidRPr="00F8234C" w:rsidRDefault="00F95BE5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2:00Z" w16du:dateUtc="2026-09-22T16:12:00Z"/>
                <w:sz w:val="16"/>
                <w:szCs w:val="16"/>
              </w:rPr>
            </w:pPr>
            <w:ins w:id="48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C09597D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2:00Z" w16du:dateUtc="2026-09-22T16:12:00Z"/>
                <w:sz w:val="16"/>
                <w:szCs w:val="16"/>
              </w:rPr>
            </w:pPr>
            <w:ins w:id="50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5DBAD39F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2:00Z" w16du:dateUtc="2026-09-22T16:12:00Z"/>
                <w:sz w:val="16"/>
                <w:szCs w:val="16"/>
              </w:rPr>
            </w:pPr>
            <w:ins w:id="52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35551FA" w14:textId="77777777" w:rsidR="00F95BE5" w:rsidRPr="00F8234C" w:rsidRDefault="00B90493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2:00Z" w16du:dateUtc="2026-09-22T16:12:00Z"/>
                <w:sz w:val="16"/>
                <w:szCs w:val="16"/>
              </w:rPr>
            </w:pPr>
            <w:ins w:id="54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B36CE24" w14:textId="77777777" w:rsidR="00F911A6" w:rsidRPr="00F8234C" w:rsidRDefault="00F911A6" w:rsidP="00F95BE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ins w:id="55" w:author="msi" w:date="2026-09-22T12:12:00Z" w16du:dateUtc="2026-09-22T16:12:00Z"/>
                <w:sz w:val="16"/>
                <w:szCs w:val="16"/>
              </w:rPr>
            </w:pPr>
            <w:ins w:id="56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08F319D" w14:textId="77777777" w:rsidR="00B00DF3" w:rsidRPr="00F8234C" w:rsidRDefault="00B90493" w:rsidP="00F95BE5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57" w:author="msi" w:date="2026-09-22T12:12:00Z" w16du:dateUtc="2026-09-22T16:12:00Z"/>
                <w:sz w:val="16"/>
                <w:szCs w:val="16"/>
              </w:rPr>
            </w:pPr>
            <w:ins w:id="58" w:author="msi" w:date="2026-09-22T12:12:00Z" w16du:dateUtc="2026-09-22T16:1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06F3B82" w14:textId="77777777" w:rsidR="00BC32DD" w:rsidRPr="00B00DF3" w:rsidRDefault="00F911A6" w:rsidP="009D5F97">
            <w:pPr>
              <w:numPr>
                <w:ilvl w:val="0"/>
                <w:numId w:val="4"/>
              </w:numPr>
              <w:tabs>
                <w:tab w:val="left" w:pos="9640"/>
              </w:tabs>
              <w:jc w:val="left"/>
              <w:rPr>
                <w:ins w:id="59" w:author="msi" w:date="2026-09-22T12:12:00Z" w16du:dateUtc="2026-09-22T16:12:00Z"/>
                <w:szCs w:val="16"/>
              </w:rPr>
            </w:pPr>
            <w:ins w:id="60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905F3A9" w14:textId="77777777" w:rsidTr="00832AEF">
        <w:trPr>
          <w:jc w:val="center"/>
          <w:ins w:id="61" w:author="msi" w:date="2026-09-22T12:12:00Z" w16du:dateUtc="2026-09-22T16:12:00Z"/>
        </w:trPr>
        <w:tc>
          <w:tcPr>
            <w:tcW w:w="2745" w:type="dxa"/>
            <w:vAlign w:val="center"/>
          </w:tcPr>
          <w:p w14:paraId="322D39DA" w14:textId="77777777" w:rsidR="00BC32DD" w:rsidRPr="001A2552" w:rsidRDefault="00BC32DD" w:rsidP="00832AEF">
            <w:pPr>
              <w:pStyle w:val="DersBasliklar"/>
              <w:rPr>
                <w:ins w:id="62" w:author="msi" w:date="2026-09-22T12:12:00Z" w16du:dateUtc="2026-09-22T16:12:00Z"/>
                <w:szCs w:val="16"/>
              </w:rPr>
            </w:pPr>
            <w:ins w:id="63" w:author="msi" w:date="2026-09-22T12:12:00Z" w16du:dateUtc="2026-09-22T16:1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C1125F5" w14:textId="77777777" w:rsidR="009D5F97" w:rsidRPr="009D5F97" w:rsidRDefault="009D5F97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2:00Z" w16du:dateUtc="2026-09-22T16:12:00Z"/>
                <w:sz w:val="16"/>
                <w:szCs w:val="16"/>
              </w:rPr>
            </w:pPr>
            <w:ins w:id="6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8E9DF9B" w14:textId="77777777" w:rsidR="00CC0B85" w:rsidRDefault="00CC0B85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2:00Z" w16du:dateUtc="2026-09-22T16:12:00Z"/>
                <w:sz w:val="16"/>
                <w:szCs w:val="16"/>
              </w:rPr>
            </w:pPr>
            <w:ins w:id="67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0F33E83F" w14:textId="77777777" w:rsidR="00CC0B85" w:rsidRDefault="00B90493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2:00Z" w16du:dateUtc="2026-09-22T16:12:00Z"/>
                <w:sz w:val="16"/>
                <w:szCs w:val="16"/>
              </w:rPr>
            </w:pPr>
            <w:ins w:id="69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5616F6F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2:00Z" w16du:dateUtc="2026-09-22T16:12:00Z"/>
                <w:sz w:val="16"/>
                <w:szCs w:val="16"/>
              </w:rPr>
            </w:pPr>
            <w:ins w:id="71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5FCD828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2:00Z" w16du:dateUtc="2026-09-22T16:12:00Z"/>
                <w:sz w:val="16"/>
                <w:szCs w:val="16"/>
              </w:rPr>
            </w:pPr>
            <w:ins w:id="73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FFD406A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2:00Z" w16du:dateUtc="2026-09-22T16:12:00Z"/>
                <w:sz w:val="16"/>
                <w:szCs w:val="16"/>
              </w:rPr>
            </w:pPr>
            <w:ins w:id="7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19CD9BB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2:00Z" w16du:dateUtc="2026-09-22T16:12:00Z"/>
                <w:sz w:val="16"/>
                <w:szCs w:val="16"/>
              </w:rPr>
            </w:pPr>
            <w:ins w:id="77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959AFC2" w14:textId="77777777" w:rsidR="00F911A6" w:rsidRPr="009D5F97" w:rsidRDefault="00F911A6" w:rsidP="009D5F9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2:00Z" w16du:dateUtc="2026-09-22T16:12:00Z"/>
                <w:sz w:val="16"/>
                <w:szCs w:val="16"/>
              </w:rPr>
            </w:pPr>
            <w:ins w:id="79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0B84A44" w14:textId="77777777" w:rsidR="00BC32DD" w:rsidRPr="00B00DF3" w:rsidRDefault="00BC32DD" w:rsidP="00832AEF">
            <w:pPr>
              <w:pStyle w:val="DersBilgileri"/>
              <w:rPr>
                <w:ins w:id="80" w:author="msi" w:date="2026-09-22T12:12:00Z" w16du:dateUtc="2026-09-22T16:12:00Z"/>
                <w:szCs w:val="16"/>
              </w:rPr>
            </w:pPr>
          </w:p>
        </w:tc>
      </w:tr>
      <w:tr w:rsidR="00BC32DD" w:rsidRPr="001A2552" w14:paraId="17FA3595" w14:textId="77777777" w:rsidTr="00832AEF">
        <w:trPr>
          <w:jc w:val="center"/>
          <w:ins w:id="81" w:author="msi" w:date="2026-09-22T12:12:00Z" w16du:dateUtc="2026-09-22T16:12:00Z"/>
        </w:trPr>
        <w:tc>
          <w:tcPr>
            <w:tcW w:w="2745" w:type="dxa"/>
            <w:vAlign w:val="center"/>
          </w:tcPr>
          <w:p w14:paraId="046175E3" w14:textId="77777777" w:rsidR="00BC32DD" w:rsidRPr="001A2552" w:rsidRDefault="00BC32DD" w:rsidP="00832AEF">
            <w:pPr>
              <w:pStyle w:val="DersBasliklar"/>
              <w:rPr>
                <w:ins w:id="82" w:author="msi" w:date="2026-09-22T12:12:00Z" w16du:dateUtc="2026-09-22T16:12:00Z"/>
                <w:szCs w:val="16"/>
              </w:rPr>
            </w:pPr>
            <w:ins w:id="83" w:author="msi" w:date="2026-09-22T12:12:00Z" w16du:dateUtc="2026-09-22T16:1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29F430A0" w14:textId="77777777" w:rsidR="00BC32DD" w:rsidRPr="00B00DF3" w:rsidRDefault="00F8234C" w:rsidP="00832AEF">
            <w:pPr>
              <w:pStyle w:val="DersBilgileri"/>
              <w:rPr>
                <w:ins w:id="84" w:author="msi" w:date="2026-09-22T12:12:00Z" w16du:dateUtc="2026-09-22T16:12:00Z"/>
                <w:szCs w:val="16"/>
              </w:rPr>
            </w:pPr>
            <w:ins w:id="85" w:author="msi" w:date="2026-09-22T12:12:00Z" w16du:dateUtc="2026-09-22T16:1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2826091" w14:textId="77777777" w:rsidTr="00832AEF">
        <w:trPr>
          <w:jc w:val="center"/>
          <w:ins w:id="86" w:author="msi" w:date="2026-09-22T12:12:00Z" w16du:dateUtc="2026-09-22T16:12:00Z"/>
        </w:trPr>
        <w:tc>
          <w:tcPr>
            <w:tcW w:w="2745" w:type="dxa"/>
            <w:vAlign w:val="center"/>
          </w:tcPr>
          <w:p w14:paraId="74E6453B" w14:textId="77777777" w:rsidR="00BC32DD" w:rsidRPr="001A2552" w:rsidRDefault="00BC32DD" w:rsidP="00832AEF">
            <w:pPr>
              <w:pStyle w:val="DersBasliklar"/>
              <w:rPr>
                <w:ins w:id="87" w:author="msi" w:date="2026-09-22T12:12:00Z" w16du:dateUtc="2026-09-22T16:12:00Z"/>
                <w:szCs w:val="16"/>
              </w:rPr>
            </w:pPr>
            <w:ins w:id="88" w:author="msi" w:date="2026-09-22T12:12:00Z" w16du:dateUtc="2026-09-22T16:1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0FAD9CD" w14:textId="77777777" w:rsidR="00BC32DD" w:rsidRPr="00B00DF3" w:rsidRDefault="00B00DF3" w:rsidP="00832AEF">
            <w:pPr>
              <w:pStyle w:val="DersBilgileri"/>
              <w:rPr>
                <w:ins w:id="89" w:author="msi" w:date="2026-09-22T12:12:00Z" w16du:dateUtc="2026-09-22T16:12:00Z"/>
                <w:szCs w:val="16"/>
              </w:rPr>
            </w:pPr>
            <w:ins w:id="90" w:author="msi" w:date="2026-09-22T12:12:00Z" w16du:dateUtc="2026-09-22T16:1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18B8DEA" w14:textId="77777777" w:rsidTr="00832AEF">
        <w:trPr>
          <w:jc w:val="center"/>
          <w:ins w:id="91" w:author="msi" w:date="2026-09-22T12:12:00Z" w16du:dateUtc="2026-09-22T16:12:00Z"/>
        </w:trPr>
        <w:tc>
          <w:tcPr>
            <w:tcW w:w="2745" w:type="dxa"/>
            <w:vAlign w:val="center"/>
          </w:tcPr>
          <w:p w14:paraId="0EBF8561" w14:textId="77777777" w:rsidR="00BC32DD" w:rsidRPr="001A2552" w:rsidRDefault="00BC32DD" w:rsidP="00832AEF">
            <w:pPr>
              <w:pStyle w:val="DersBasliklar"/>
              <w:rPr>
                <w:ins w:id="92" w:author="msi" w:date="2026-09-22T12:12:00Z" w16du:dateUtc="2026-09-22T16:12:00Z"/>
                <w:szCs w:val="16"/>
              </w:rPr>
            </w:pPr>
            <w:ins w:id="93" w:author="msi" w:date="2026-09-22T12:12:00Z" w16du:dateUtc="2026-09-22T16:1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46C8086" w14:textId="77777777" w:rsidR="00BC32DD" w:rsidRPr="00B00DF3" w:rsidRDefault="00BC32DD" w:rsidP="00832AEF">
            <w:pPr>
              <w:pStyle w:val="DersBilgileri"/>
              <w:rPr>
                <w:ins w:id="94" w:author="msi" w:date="2026-09-22T12:12:00Z" w16du:dateUtc="2026-09-22T16:12:00Z"/>
                <w:szCs w:val="16"/>
              </w:rPr>
            </w:pPr>
          </w:p>
        </w:tc>
      </w:tr>
      <w:tr w:rsidR="00BC32DD" w:rsidRPr="001A2552" w14:paraId="0F20E596" w14:textId="77777777" w:rsidTr="00832AEF">
        <w:trPr>
          <w:jc w:val="center"/>
          <w:ins w:id="95" w:author="msi" w:date="2026-09-22T12:12:00Z" w16du:dateUtc="2026-09-22T16:12:00Z"/>
        </w:trPr>
        <w:tc>
          <w:tcPr>
            <w:tcW w:w="2745" w:type="dxa"/>
            <w:vAlign w:val="center"/>
          </w:tcPr>
          <w:p w14:paraId="51D01FCD" w14:textId="77777777" w:rsidR="00BC32DD" w:rsidRPr="001A2552" w:rsidRDefault="00BC32DD" w:rsidP="00832AEF">
            <w:pPr>
              <w:pStyle w:val="DersBasliklar"/>
              <w:rPr>
                <w:ins w:id="96" w:author="msi" w:date="2026-09-22T12:12:00Z" w16du:dateUtc="2026-09-22T16:12:00Z"/>
                <w:szCs w:val="16"/>
              </w:rPr>
            </w:pPr>
            <w:ins w:id="97" w:author="msi" w:date="2026-09-22T12:12:00Z" w16du:dateUtc="2026-09-22T16:1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3860D47D" w14:textId="77777777" w:rsidR="00B00DF3" w:rsidRPr="00B00DF3" w:rsidRDefault="00B00DF3" w:rsidP="00B00DF3">
            <w:pPr>
              <w:rPr>
                <w:ins w:id="98" w:author="msi" w:date="2026-09-22T12:12:00Z" w16du:dateUtc="2026-09-22T16:12:00Z"/>
                <w:sz w:val="16"/>
                <w:szCs w:val="16"/>
              </w:rPr>
            </w:pPr>
            <w:ins w:id="99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5C49127" w14:textId="77777777" w:rsidR="00B00DF3" w:rsidRPr="00B00DF3" w:rsidRDefault="00B00DF3" w:rsidP="00B00DF3">
            <w:pPr>
              <w:rPr>
                <w:ins w:id="100" w:author="msi" w:date="2026-09-22T12:12:00Z" w16du:dateUtc="2026-09-22T16:12:00Z"/>
                <w:sz w:val="16"/>
                <w:szCs w:val="16"/>
              </w:rPr>
            </w:pPr>
            <w:ins w:id="101" w:author="msi" w:date="2026-09-22T12:12:00Z" w16du:dateUtc="2026-09-22T16:1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1018BE4" w14:textId="77777777" w:rsidR="00B00DF3" w:rsidRPr="00B00DF3" w:rsidRDefault="00B00DF3" w:rsidP="00B00DF3">
            <w:pPr>
              <w:rPr>
                <w:ins w:id="102" w:author="msi" w:date="2026-09-22T12:12:00Z" w16du:dateUtc="2026-09-22T16:12:00Z"/>
                <w:sz w:val="16"/>
                <w:szCs w:val="16"/>
              </w:rPr>
            </w:pPr>
            <w:ins w:id="103" w:author="msi" w:date="2026-09-22T12:12:00Z" w16du:dateUtc="2026-09-22T16:1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36073F0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2:00Z" w16du:dateUtc="2026-09-22T16:12:00Z"/>
                <w:rFonts w:ascii="Verdana" w:hAnsi="Verdana"/>
                <w:sz w:val="16"/>
                <w:szCs w:val="16"/>
              </w:rPr>
            </w:pPr>
            <w:ins w:id="105" w:author="msi" w:date="2026-09-22T12:12:00Z" w16du:dateUtc="2026-09-22T16:1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64C63F4" w14:textId="77777777" w:rsidR="00B00DF3" w:rsidRPr="00B00DF3" w:rsidRDefault="00B00DF3" w:rsidP="00B00DF3">
            <w:pPr>
              <w:rPr>
                <w:ins w:id="106" w:author="msi" w:date="2026-09-22T12:12:00Z" w16du:dateUtc="2026-09-22T16:12:00Z"/>
                <w:sz w:val="16"/>
                <w:szCs w:val="16"/>
              </w:rPr>
            </w:pPr>
            <w:ins w:id="107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BA35018" w14:textId="77777777" w:rsidR="00B00DF3" w:rsidRPr="00B00DF3" w:rsidRDefault="00B00DF3" w:rsidP="00B00DF3">
            <w:pPr>
              <w:rPr>
                <w:ins w:id="108" w:author="msi" w:date="2026-09-22T12:12:00Z" w16du:dateUtc="2026-09-22T16:12:00Z"/>
                <w:sz w:val="16"/>
                <w:szCs w:val="16"/>
              </w:rPr>
            </w:pPr>
            <w:ins w:id="109" w:author="msi" w:date="2026-09-22T12:12:00Z" w16du:dateUtc="2026-09-22T16:1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3449B5C" w14:textId="77777777" w:rsidR="00B00DF3" w:rsidRPr="00B00DF3" w:rsidRDefault="00B00DF3" w:rsidP="00B00DF3">
            <w:pPr>
              <w:rPr>
                <w:ins w:id="110" w:author="msi" w:date="2026-09-22T12:12:00Z" w16du:dateUtc="2026-09-22T16:12:00Z"/>
                <w:sz w:val="16"/>
                <w:szCs w:val="16"/>
              </w:rPr>
            </w:pPr>
            <w:ins w:id="111" w:author="msi" w:date="2026-09-22T12:12:00Z" w16du:dateUtc="2026-09-22T16:1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A08EED1" w14:textId="77777777" w:rsidR="00B00DF3" w:rsidRPr="00B00DF3" w:rsidRDefault="00B00DF3" w:rsidP="00B00DF3">
            <w:pPr>
              <w:rPr>
                <w:ins w:id="112" w:author="msi" w:date="2026-09-22T12:12:00Z" w16du:dateUtc="2026-09-22T16:12:00Z"/>
                <w:sz w:val="16"/>
                <w:szCs w:val="16"/>
              </w:rPr>
            </w:pPr>
            <w:ins w:id="113" w:author="msi" w:date="2026-09-22T12:12:00Z" w16du:dateUtc="2026-09-22T16:12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63BE8BF5" w14:textId="77777777" w:rsidR="00B00DF3" w:rsidRPr="00B00DF3" w:rsidRDefault="00B00DF3" w:rsidP="00B00DF3">
            <w:pPr>
              <w:rPr>
                <w:ins w:id="114" w:author="msi" w:date="2026-09-22T12:12:00Z" w16du:dateUtc="2026-09-22T16:12:00Z"/>
                <w:sz w:val="16"/>
                <w:szCs w:val="16"/>
              </w:rPr>
            </w:pPr>
            <w:ins w:id="115" w:author="msi" w:date="2026-09-22T12:12:00Z" w16du:dateUtc="2026-09-22T16:1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00C3383" w14:textId="77777777" w:rsidR="00BC32DD" w:rsidRPr="00B00DF3" w:rsidRDefault="00BC32DD" w:rsidP="00832AEF">
            <w:pPr>
              <w:pStyle w:val="Kaynakca"/>
              <w:rPr>
                <w:ins w:id="116" w:author="msi" w:date="2026-09-22T12:12:00Z" w16du:dateUtc="2026-09-22T16:12:00Z"/>
                <w:szCs w:val="16"/>
                <w:lang w:val="tr-TR"/>
              </w:rPr>
            </w:pPr>
          </w:p>
        </w:tc>
      </w:tr>
      <w:tr w:rsidR="00BC32DD" w:rsidRPr="001A2552" w14:paraId="1E9D99B0" w14:textId="77777777" w:rsidTr="00832AEF">
        <w:trPr>
          <w:jc w:val="center"/>
          <w:ins w:id="117" w:author="msi" w:date="2026-09-22T12:12:00Z" w16du:dateUtc="2026-09-22T16:12:00Z"/>
        </w:trPr>
        <w:tc>
          <w:tcPr>
            <w:tcW w:w="2745" w:type="dxa"/>
            <w:vAlign w:val="center"/>
          </w:tcPr>
          <w:p w14:paraId="7C14596B" w14:textId="77777777" w:rsidR="00BC32DD" w:rsidRPr="001A2552" w:rsidRDefault="00BC32DD" w:rsidP="00832AEF">
            <w:pPr>
              <w:pStyle w:val="DersBasliklar"/>
              <w:rPr>
                <w:ins w:id="118" w:author="msi" w:date="2026-09-22T12:12:00Z" w16du:dateUtc="2026-09-22T16:12:00Z"/>
                <w:szCs w:val="16"/>
              </w:rPr>
            </w:pPr>
            <w:ins w:id="119" w:author="msi" w:date="2026-09-22T12:12:00Z" w16du:dateUtc="2026-09-22T16:1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3B76B56" w14:textId="77777777" w:rsidR="00BC32DD" w:rsidRPr="001A2552" w:rsidRDefault="00B00DF3" w:rsidP="00832AEF">
            <w:pPr>
              <w:pStyle w:val="DersBilgileri"/>
              <w:rPr>
                <w:ins w:id="120" w:author="msi" w:date="2026-09-22T12:12:00Z" w16du:dateUtc="2026-09-22T16:12:00Z"/>
                <w:szCs w:val="16"/>
              </w:rPr>
            </w:pPr>
            <w:ins w:id="121" w:author="msi" w:date="2026-09-22T12:12:00Z" w16du:dateUtc="2026-09-22T16:1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8F6A986" w14:textId="77777777" w:rsidTr="00832AEF">
        <w:trPr>
          <w:jc w:val="center"/>
          <w:ins w:id="122" w:author="msi" w:date="2026-09-22T12:12:00Z" w16du:dateUtc="2026-09-22T16:12:00Z"/>
        </w:trPr>
        <w:tc>
          <w:tcPr>
            <w:tcW w:w="2745" w:type="dxa"/>
            <w:vAlign w:val="center"/>
          </w:tcPr>
          <w:p w14:paraId="1F1DA771" w14:textId="77777777" w:rsidR="00BC32DD" w:rsidRPr="001A2552" w:rsidRDefault="00BC32DD" w:rsidP="00832AEF">
            <w:pPr>
              <w:pStyle w:val="DersBasliklar"/>
              <w:rPr>
                <w:ins w:id="123" w:author="msi" w:date="2026-09-22T12:12:00Z" w16du:dateUtc="2026-09-22T16:12:00Z"/>
                <w:szCs w:val="16"/>
              </w:rPr>
            </w:pPr>
            <w:ins w:id="124" w:author="msi" w:date="2026-09-22T12:12:00Z" w16du:dateUtc="2026-09-22T16:1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4FAD5DDC" w14:textId="77777777" w:rsidR="00BC32DD" w:rsidRPr="001A2552" w:rsidRDefault="00BC32DD" w:rsidP="00832AEF">
            <w:pPr>
              <w:pStyle w:val="DersBilgileri"/>
              <w:rPr>
                <w:ins w:id="125" w:author="msi" w:date="2026-09-22T12:12:00Z" w16du:dateUtc="2026-09-22T16:12:00Z"/>
                <w:szCs w:val="16"/>
              </w:rPr>
            </w:pPr>
          </w:p>
        </w:tc>
      </w:tr>
      <w:tr w:rsidR="00BC32DD" w:rsidRPr="001A2552" w14:paraId="2859515B" w14:textId="77777777" w:rsidTr="00832AEF">
        <w:trPr>
          <w:jc w:val="center"/>
          <w:ins w:id="126" w:author="msi" w:date="2026-09-22T12:12:00Z" w16du:dateUtc="2026-09-22T16:12:00Z"/>
        </w:trPr>
        <w:tc>
          <w:tcPr>
            <w:tcW w:w="2745" w:type="dxa"/>
            <w:vAlign w:val="center"/>
          </w:tcPr>
          <w:p w14:paraId="39D24309" w14:textId="77777777" w:rsidR="00BC32DD" w:rsidRPr="001A2552" w:rsidRDefault="00BC32DD" w:rsidP="00832AEF">
            <w:pPr>
              <w:pStyle w:val="DersBasliklar"/>
              <w:rPr>
                <w:ins w:id="127" w:author="msi" w:date="2026-09-22T12:12:00Z" w16du:dateUtc="2026-09-22T16:12:00Z"/>
                <w:szCs w:val="16"/>
              </w:rPr>
            </w:pPr>
            <w:ins w:id="128" w:author="msi" w:date="2026-09-22T12:12:00Z" w16du:dateUtc="2026-09-22T16:1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2628370" w14:textId="77777777" w:rsidR="00BC32DD" w:rsidRPr="001A2552" w:rsidRDefault="00BC32DD" w:rsidP="00832AEF">
            <w:pPr>
              <w:pStyle w:val="DersBilgileri"/>
              <w:rPr>
                <w:ins w:id="129" w:author="msi" w:date="2026-09-22T12:12:00Z" w16du:dateUtc="2026-09-22T16:12:00Z"/>
                <w:szCs w:val="16"/>
              </w:rPr>
            </w:pPr>
          </w:p>
        </w:tc>
      </w:tr>
    </w:tbl>
    <w:p w14:paraId="0592D898" w14:textId="77777777" w:rsidR="00BC32DD" w:rsidRPr="001A2552" w:rsidRDefault="00BC32DD" w:rsidP="00BC32DD">
      <w:pPr>
        <w:rPr>
          <w:ins w:id="130" w:author="msi" w:date="2026-09-22T12:12:00Z" w16du:dateUtc="2026-09-22T16:12:00Z"/>
          <w:sz w:val="16"/>
          <w:szCs w:val="16"/>
        </w:rPr>
      </w:pPr>
    </w:p>
    <w:p w14:paraId="6D8BEC19" w14:textId="77777777" w:rsidR="00BC32DD" w:rsidRPr="001A2552" w:rsidRDefault="00BC32DD" w:rsidP="00BC32DD">
      <w:pPr>
        <w:rPr>
          <w:ins w:id="131" w:author="msi" w:date="2026-09-22T12:12:00Z" w16du:dateUtc="2026-09-22T16:12:00Z"/>
          <w:sz w:val="16"/>
          <w:szCs w:val="16"/>
        </w:rPr>
      </w:pPr>
    </w:p>
    <w:p w14:paraId="2BED73B8" w14:textId="77777777" w:rsidR="00BC32DD" w:rsidRPr="001A2552" w:rsidRDefault="00BC32DD" w:rsidP="00BC32DD">
      <w:pPr>
        <w:rPr>
          <w:ins w:id="132" w:author="msi" w:date="2026-09-22T12:12:00Z" w16du:dateUtc="2026-09-22T16:12:00Z"/>
          <w:sz w:val="16"/>
          <w:szCs w:val="16"/>
        </w:rPr>
      </w:pPr>
    </w:p>
    <w:p w14:paraId="4F7D1E41" w14:textId="77777777" w:rsidR="00BC32DD" w:rsidRDefault="00BC32DD" w:rsidP="00BC32DD">
      <w:pPr>
        <w:rPr>
          <w:ins w:id="133" w:author="msi" w:date="2026-09-22T12:12:00Z" w16du:dateUtc="2026-09-22T16:12:00Z"/>
        </w:rPr>
      </w:pPr>
    </w:p>
    <w:p w14:paraId="4FCFB4F9" w14:textId="77777777" w:rsidR="004E6ED9" w:rsidRPr="006928CE" w:rsidRDefault="00CD529D" w:rsidP="004E6ED9">
      <w:pPr>
        <w:jc w:val="center"/>
        <w:rPr>
          <w:del w:id="134" w:author="msi" w:date="2026-09-22T12:12:00Z" w16du:dateUtc="2026-09-22T16:12:00Z"/>
          <w:b/>
          <w:sz w:val="28"/>
          <w:szCs w:val="28"/>
        </w:rPr>
      </w:pPr>
      <w:del w:id="135" w:author="msi" w:date="2026-09-22T12:12:00Z" w16du:dateUtc="2026-09-22T16:12:00Z">
        <w:r w:rsidRPr="006928CE">
          <w:rPr>
            <w:b/>
            <w:sz w:val="28"/>
            <w:szCs w:val="28"/>
          </w:rPr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6E5EA692" w14:textId="77777777" w:rsidR="004F0D53" w:rsidRDefault="00236D7B" w:rsidP="004E6ED9">
      <w:pPr>
        <w:jc w:val="center"/>
        <w:rPr>
          <w:del w:id="136" w:author="msi" w:date="2026-09-22T12:12:00Z" w16du:dateUtc="2026-09-22T16:12:00Z"/>
          <w:b/>
          <w:sz w:val="28"/>
          <w:szCs w:val="28"/>
        </w:rPr>
      </w:pPr>
      <w:del w:id="137" w:author="msi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40292161" w14:textId="77777777" w:rsidR="00236D7B" w:rsidRPr="006928CE" w:rsidRDefault="004F0D53" w:rsidP="004E6ED9">
      <w:pPr>
        <w:jc w:val="center"/>
        <w:rPr>
          <w:del w:id="138" w:author="msi" w:date="2026-09-22T12:12:00Z" w16du:dateUtc="2026-09-22T16:12:00Z"/>
          <w:b/>
          <w:sz w:val="28"/>
          <w:szCs w:val="28"/>
        </w:rPr>
      </w:pPr>
      <w:del w:id="139" w:author="msi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04F26720" w14:textId="77777777" w:rsidR="00CD529D" w:rsidRPr="006928CE" w:rsidRDefault="00B511E0" w:rsidP="00236D7B">
      <w:pPr>
        <w:jc w:val="center"/>
        <w:rPr>
          <w:del w:id="140" w:author="msi" w:date="2026-09-22T12:12:00Z" w16du:dateUtc="2026-09-22T16:12:00Z"/>
          <w:b/>
          <w:sz w:val="28"/>
          <w:szCs w:val="28"/>
        </w:rPr>
      </w:pPr>
      <w:del w:id="141" w:author="msi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626AE4C7" w14:textId="77777777" w:rsidR="00CD529D" w:rsidRPr="004E6ED9" w:rsidRDefault="00CD529D" w:rsidP="00CD529D">
      <w:pPr>
        <w:rPr>
          <w:del w:id="142" w:author="msi" w:date="2026-09-22T12:12:00Z" w16du:dateUtc="2026-09-22T16:12:00Z"/>
          <w:sz w:val="28"/>
          <w:szCs w:val="28"/>
        </w:rPr>
      </w:pPr>
    </w:p>
    <w:p w14:paraId="39D7A24D" w14:textId="77777777" w:rsidR="00690B53" w:rsidRPr="00D57435" w:rsidRDefault="00690B53" w:rsidP="008317F9">
      <w:pPr>
        <w:pStyle w:val="BodyTextIndent"/>
        <w:spacing w:before="120" w:line="240" w:lineRule="auto"/>
        <w:ind w:left="0"/>
        <w:rPr>
          <w:del w:id="143" w:author="msi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44" w:author="msi" w:date="2026-09-22T12:12:00Z" w16du:dateUtc="2026-09-22T16:12:00Z">
        <w:r w:rsidRPr="00D57435">
          <w:rPr>
            <w:rFonts w:ascii="Times New Roman" w:hAnsi="Times New Roman" w:cs="Times New Roman"/>
            <w:sz w:val="28"/>
            <w:szCs w:val="28"/>
          </w:rPr>
          <w:delText xml:space="preserve">Obecni – zgodnie z załączoną listą obecności –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207A2F0E" w14:textId="77777777" w:rsidR="00690B53" w:rsidRPr="00D57435" w:rsidRDefault="00690B53" w:rsidP="008317F9">
      <w:pPr>
        <w:pStyle w:val="NoSpacing"/>
        <w:spacing w:after="120"/>
        <w:jc w:val="both"/>
        <w:rPr>
          <w:del w:id="145" w:author="msi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46" w:author="msi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0A6BDFB7" w14:textId="77777777" w:rsidR="006A5EB5" w:rsidRDefault="00690B53" w:rsidP="00690B53">
      <w:pPr>
        <w:rPr>
          <w:del w:id="147" w:author="msi" w:date="2026-09-22T12:12:00Z" w16du:dateUtc="2026-09-22T16:12:00Z"/>
          <w:b/>
          <w:sz w:val="28"/>
          <w:szCs w:val="28"/>
        </w:rPr>
      </w:pPr>
      <w:del w:id="148" w:author="msi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677228B9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rPr>
          <w:del w:id="149" w:author="msi" w:date="2026-09-22T12:12:00Z" w16du:dateUtc="2026-09-22T16:12:00Z"/>
          <w:color w:val="000000"/>
          <w:sz w:val="28"/>
          <w:szCs w:val="28"/>
        </w:rPr>
      </w:pPr>
      <w:del w:id="150" w:author="msi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219138B8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rPr>
          <w:del w:id="151" w:author="msi" w:date="2026-09-22T12:12:00Z" w16du:dateUtc="2026-09-22T16:12:00Z"/>
          <w:color w:val="000000"/>
          <w:sz w:val="28"/>
          <w:szCs w:val="28"/>
        </w:rPr>
      </w:pPr>
      <w:del w:id="152" w:author="msi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5B39B9D1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rPr>
          <w:del w:id="153" w:author="msi" w:date="2026-09-22T12:12:00Z" w16du:dateUtc="2026-09-22T16:12:00Z"/>
          <w:color w:val="000000"/>
          <w:sz w:val="28"/>
          <w:szCs w:val="28"/>
        </w:rPr>
      </w:pPr>
      <w:del w:id="154" w:author="msi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509A71FF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rPr>
          <w:del w:id="155" w:author="msi" w:date="2026-09-22T12:12:00Z" w16du:dateUtc="2026-09-22T16:12:00Z"/>
          <w:sz w:val="28"/>
          <w:szCs w:val="28"/>
        </w:rPr>
      </w:pPr>
      <w:del w:id="156" w:author="msi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50143321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rPr>
          <w:del w:id="157" w:author="msi" w:date="2026-09-22T12:12:00Z" w16du:dateUtc="2026-09-22T16:12:00Z"/>
          <w:sz w:val="28"/>
          <w:szCs w:val="28"/>
        </w:rPr>
      </w:pPr>
      <w:del w:id="158" w:author="msi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31FA5D9E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rPr>
          <w:del w:id="159" w:author="msi" w:date="2026-09-22T12:12:00Z" w16du:dateUtc="2026-09-22T16:12:00Z"/>
          <w:sz w:val="28"/>
          <w:szCs w:val="28"/>
        </w:rPr>
      </w:pPr>
      <w:del w:id="160" w:author="msi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6CE64E10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rPr>
          <w:del w:id="161" w:author="msi" w:date="2026-09-22T12:12:00Z" w16du:dateUtc="2026-09-22T16:12:00Z"/>
          <w:sz w:val="28"/>
          <w:szCs w:val="28"/>
        </w:rPr>
      </w:pPr>
      <w:del w:id="162" w:author="msi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5A4DA995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rPr>
          <w:del w:id="163" w:author="msi" w:date="2026-09-22T12:12:00Z" w16du:dateUtc="2026-09-22T16:12:00Z"/>
          <w:sz w:val="28"/>
          <w:szCs w:val="28"/>
        </w:rPr>
      </w:pPr>
      <w:del w:id="164" w:author="msi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706F9703" w14:textId="77777777" w:rsidR="006A5EB5" w:rsidRPr="006A5EB5" w:rsidRDefault="00685CC3" w:rsidP="005766E4">
      <w:pPr>
        <w:pStyle w:val="ListParagraph"/>
        <w:spacing w:before="480"/>
        <w:ind w:left="0"/>
        <w:contextualSpacing w:val="0"/>
        <w:rPr>
          <w:del w:id="165" w:author="msi" w:date="2026-09-22T12:12:00Z" w16du:dateUtc="2026-09-22T16:12:00Z"/>
          <w:i/>
          <w:sz w:val="28"/>
          <w:szCs w:val="28"/>
        </w:rPr>
      </w:pPr>
      <w:del w:id="166" w:author="msi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04013EC9" w14:textId="77777777" w:rsidR="00690B53" w:rsidRDefault="00690B53" w:rsidP="00531327">
      <w:pPr>
        <w:spacing w:before="120" w:after="120"/>
        <w:rPr>
          <w:del w:id="167" w:author="msi" w:date="2026-09-22T12:12:00Z" w16du:dateUtc="2026-09-22T16:12:00Z"/>
          <w:bCs/>
          <w:iCs/>
          <w:sz w:val="28"/>
          <w:szCs w:val="28"/>
        </w:rPr>
      </w:pPr>
      <w:del w:id="168" w:author="msi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3ED25FB0" w14:textId="77777777" w:rsidR="00E52A02" w:rsidRDefault="00E52A02" w:rsidP="00531327">
      <w:pPr>
        <w:spacing w:before="120" w:after="120"/>
        <w:rPr>
          <w:del w:id="169" w:author="msi" w:date="2026-09-22T12:12:00Z" w16du:dateUtc="2026-09-22T16:12:00Z"/>
          <w:bCs/>
          <w:iCs/>
          <w:sz w:val="28"/>
          <w:szCs w:val="28"/>
        </w:rPr>
      </w:pPr>
      <w:del w:id="170" w:author="msi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27ADC565" w14:textId="77777777" w:rsidR="0091517E" w:rsidRDefault="00447E79" w:rsidP="00531327">
      <w:pPr>
        <w:spacing w:before="120" w:after="120"/>
        <w:rPr>
          <w:del w:id="171" w:author="msi" w:date="2026-09-22T12:12:00Z" w16du:dateUtc="2026-09-22T16:12:00Z"/>
          <w:color w:val="00000A"/>
          <w:sz w:val="28"/>
          <w:szCs w:val="28"/>
        </w:rPr>
      </w:pPr>
      <w:del w:id="172" w:author="msi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507A8117" w14:textId="77777777" w:rsidR="00447E79" w:rsidRPr="00416960" w:rsidRDefault="0091517E" w:rsidP="00531327">
      <w:pPr>
        <w:spacing w:before="120" w:after="120"/>
        <w:rPr>
          <w:del w:id="173" w:author="msi" w:date="2026-09-22T12:12:00Z" w16du:dateUtc="2026-09-22T16:12:00Z"/>
          <w:color w:val="00000A"/>
          <w:sz w:val="28"/>
          <w:szCs w:val="28"/>
        </w:rPr>
      </w:pPr>
      <w:del w:id="174" w:author="msi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06B7418D" w14:textId="77777777" w:rsidR="00E41686" w:rsidRDefault="00E41686" w:rsidP="00531327">
      <w:pPr>
        <w:spacing w:before="120" w:after="120"/>
        <w:rPr>
          <w:del w:id="175" w:author="msi" w:date="2026-09-22T12:12:00Z" w16du:dateUtc="2026-09-22T16:12:00Z"/>
          <w:bCs/>
          <w:iCs/>
          <w:sz w:val="28"/>
          <w:szCs w:val="28"/>
        </w:rPr>
      </w:pPr>
      <w:del w:id="176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3F5A6ACE" w14:textId="77777777" w:rsidR="00BD37E8" w:rsidRDefault="00C94F39" w:rsidP="00531327">
      <w:pPr>
        <w:spacing w:before="120" w:after="120"/>
        <w:rPr>
          <w:del w:id="177" w:author="msi" w:date="2026-09-22T12:12:00Z" w16du:dateUtc="2026-09-22T16:12:00Z"/>
          <w:bCs/>
          <w:iCs/>
          <w:sz w:val="28"/>
          <w:szCs w:val="28"/>
        </w:rPr>
      </w:pPr>
      <w:del w:id="178" w:author="msi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0AC03D9A" w14:textId="77777777" w:rsidR="00BD37E8" w:rsidRDefault="00BD37E8" w:rsidP="00531327">
      <w:pPr>
        <w:spacing w:before="120" w:after="120"/>
        <w:rPr>
          <w:del w:id="179" w:author="msi" w:date="2026-09-22T12:12:00Z" w16du:dateUtc="2026-09-22T16:12:00Z"/>
          <w:bCs/>
          <w:iCs/>
          <w:sz w:val="28"/>
          <w:szCs w:val="28"/>
        </w:rPr>
      </w:pPr>
      <w:del w:id="180" w:author="msi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0C07EB7B" w14:textId="77777777" w:rsidR="00C76186" w:rsidRDefault="00C76186" w:rsidP="00531327">
      <w:pPr>
        <w:spacing w:before="120" w:after="120"/>
        <w:rPr>
          <w:del w:id="181" w:author="msi" w:date="2026-09-22T12:12:00Z" w16du:dateUtc="2026-09-22T16:12:00Z"/>
          <w:color w:val="00000A"/>
          <w:sz w:val="28"/>
          <w:szCs w:val="28"/>
        </w:rPr>
      </w:pPr>
      <w:del w:id="182" w:author="msi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26E17972" w14:textId="77777777" w:rsidR="0067450A" w:rsidRDefault="0067450A" w:rsidP="00531327">
      <w:pPr>
        <w:spacing w:before="120" w:after="120"/>
        <w:rPr>
          <w:del w:id="183" w:author="msi" w:date="2026-09-22T12:12:00Z" w16du:dateUtc="2026-09-22T16:12:00Z"/>
          <w:bCs/>
          <w:iCs/>
          <w:sz w:val="28"/>
          <w:szCs w:val="28"/>
        </w:rPr>
      </w:pPr>
      <w:del w:id="184" w:author="msi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32FCC0E3" w14:textId="77777777" w:rsidR="0067450A" w:rsidRDefault="0067450A" w:rsidP="00531327">
      <w:pPr>
        <w:spacing w:before="120" w:after="120"/>
        <w:rPr>
          <w:del w:id="185" w:author="msi" w:date="2026-09-22T12:12:00Z" w16du:dateUtc="2026-09-22T16:12:00Z"/>
          <w:color w:val="00000A"/>
          <w:sz w:val="28"/>
          <w:szCs w:val="28"/>
        </w:rPr>
      </w:pPr>
      <w:del w:id="186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2580A054" w14:textId="77777777" w:rsidR="00F72E5B" w:rsidRDefault="00463510" w:rsidP="00531327">
      <w:pPr>
        <w:spacing w:before="120" w:after="120"/>
        <w:rPr>
          <w:del w:id="187" w:author="msi" w:date="2026-09-22T12:12:00Z" w16du:dateUtc="2026-09-22T16:12:00Z"/>
          <w:color w:val="00000A"/>
          <w:sz w:val="28"/>
          <w:szCs w:val="28"/>
        </w:rPr>
      </w:pPr>
      <w:del w:id="188" w:author="msi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52938484" w14:textId="77777777" w:rsidR="00463510" w:rsidRDefault="00463510" w:rsidP="00531327">
      <w:pPr>
        <w:spacing w:before="120" w:after="120"/>
        <w:rPr>
          <w:del w:id="189" w:author="msi" w:date="2026-09-22T12:12:00Z" w16du:dateUtc="2026-09-22T16:12:00Z"/>
          <w:color w:val="00000A"/>
          <w:sz w:val="28"/>
          <w:szCs w:val="28"/>
        </w:rPr>
      </w:pPr>
      <w:del w:id="190" w:author="msi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004F992B" w14:textId="77777777" w:rsidR="00F70D7A" w:rsidRDefault="00F70D7A" w:rsidP="00531327">
      <w:pPr>
        <w:spacing w:before="120" w:after="120"/>
        <w:rPr>
          <w:del w:id="191" w:author="msi" w:date="2026-09-22T12:12:00Z" w16du:dateUtc="2026-09-22T16:12:00Z"/>
          <w:bCs/>
          <w:iCs/>
          <w:sz w:val="28"/>
          <w:szCs w:val="28"/>
        </w:rPr>
      </w:pPr>
      <w:del w:id="192" w:author="msi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08B3B89A" w14:textId="77777777" w:rsidR="00D226A0" w:rsidRDefault="00D226A0" w:rsidP="00D226A0">
      <w:pPr>
        <w:spacing w:before="120" w:after="120"/>
        <w:rPr>
          <w:del w:id="193" w:author="msi" w:date="2026-09-22T12:12:00Z" w16du:dateUtc="2026-09-22T16:12:00Z"/>
          <w:color w:val="00000A"/>
          <w:sz w:val="28"/>
          <w:szCs w:val="28"/>
        </w:rPr>
      </w:pPr>
      <w:del w:id="194" w:author="msi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71BDA557" w14:textId="77777777" w:rsidR="00B7009C" w:rsidRDefault="00AE5E81" w:rsidP="00531327">
      <w:pPr>
        <w:spacing w:before="120" w:after="120"/>
        <w:rPr>
          <w:del w:id="195" w:author="msi" w:date="2026-09-22T12:12:00Z" w16du:dateUtc="2026-09-22T16:12:00Z"/>
          <w:color w:val="00000A"/>
          <w:sz w:val="28"/>
          <w:szCs w:val="28"/>
        </w:rPr>
      </w:pPr>
      <w:del w:id="196" w:author="msi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137CE812" w14:textId="77777777" w:rsidR="00463510" w:rsidRDefault="00910AED" w:rsidP="00531327">
      <w:pPr>
        <w:spacing w:before="120" w:after="120"/>
        <w:rPr>
          <w:del w:id="197" w:author="msi" w:date="2026-09-22T12:12:00Z" w16du:dateUtc="2026-09-22T16:12:00Z"/>
          <w:color w:val="00000A"/>
          <w:sz w:val="28"/>
          <w:szCs w:val="28"/>
        </w:rPr>
      </w:pPr>
      <w:del w:id="198" w:author="msi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39DFAD44" w14:textId="77777777" w:rsidR="00B7009C" w:rsidRDefault="00B7009C" w:rsidP="00531327">
      <w:pPr>
        <w:spacing w:before="120" w:after="120"/>
        <w:rPr>
          <w:del w:id="199" w:author="msi" w:date="2026-09-22T12:12:00Z" w16du:dateUtc="2026-09-22T16:12:00Z"/>
          <w:color w:val="00000A"/>
          <w:sz w:val="28"/>
          <w:szCs w:val="28"/>
        </w:rPr>
      </w:pPr>
      <w:del w:id="200" w:author="msi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5506E26B" w14:textId="77777777" w:rsidR="003057B6" w:rsidRDefault="00001764" w:rsidP="00531327">
      <w:pPr>
        <w:spacing w:before="120" w:after="120"/>
        <w:rPr>
          <w:del w:id="201" w:author="msi" w:date="2026-09-22T12:12:00Z" w16du:dateUtc="2026-09-22T16:12:00Z"/>
          <w:color w:val="00000A"/>
          <w:sz w:val="28"/>
          <w:szCs w:val="28"/>
        </w:rPr>
      </w:pPr>
      <w:del w:id="202" w:author="msi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0428FF1D" w14:textId="77777777" w:rsidR="00C50E12" w:rsidRDefault="003057B6" w:rsidP="00531327">
      <w:pPr>
        <w:spacing w:before="120" w:after="120"/>
        <w:rPr>
          <w:del w:id="203" w:author="msi" w:date="2026-09-22T12:12:00Z" w16du:dateUtc="2026-09-22T16:12:00Z"/>
          <w:color w:val="00000A"/>
          <w:sz w:val="28"/>
          <w:szCs w:val="28"/>
        </w:rPr>
      </w:pPr>
      <w:del w:id="204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33CF9FA7" w14:textId="77777777" w:rsidR="00C50E12" w:rsidRDefault="00C50E12" w:rsidP="00531327">
      <w:pPr>
        <w:spacing w:before="120" w:after="120"/>
        <w:rPr>
          <w:del w:id="205" w:author="msi" w:date="2026-09-22T12:12:00Z" w16du:dateUtc="2026-09-22T16:12:00Z"/>
          <w:color w:val="00000A"/>
          <w:sz w:val="28"/>
          <w:szCs w:val="28"/>
        </w:rPr>
      </w:pPr>
      <w:del w:id="206" w:author="msi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3F2C9246" w14:textId="77777777" w:rsidR="00001764" w:rsidRDefault="00C50E12" w:rsidP="00531327">
      <w:pPr>
        <w:spacing w:before="120" w:after="120"/>
        <w:rPr>
          <w:del w:id="207" w:author="msi" w:date="2026-09-22T12:12:00Z" w16du:dateUtc="2026-09-22T16:12:00Z"/>
          <w:color w:val="00000A"/>
          <w:sz w:val="28"/>
          <w:szCs w:val="28"/>
        </w:rPr>
      </w:pPr>
      <w:del w:id="208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2BF461A5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209" w:author="msi" w:date="2026-09-22T12:12:00Z" w16du:dateUtc="2026-09-22T16:12:00Z"/>
          <w:rFonts w:ascii="Times New Roman" w:hAnsi="Times New Roman" w:cs="Times New Roman"/>
          <w:sz w:val="28"/>
          <w:szCs w:val="28"/>
        </w:rPr>
      </w:pPr>
      <w:del w:id="210" w:author="msi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5952C517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211" w:author="msi" w:date="2026-09-22T12:12:00Z" w16du:dateUtc="2026-09-22T16:12:00Z"/>
          <w:rFonts w:ascii="Times New Roman" w:hAnsi="Times New Roman" w:cs="Times New Roman"/>
          <w:sz w:val="28"/>
          <w:szCs w:val="28"/>
        </w:rPr>
      </w:pPr>
      <w:del w:id="212" w:author="msi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575FEE80" w14:textId="77777777" w:rsidR="004A0210" w:rsidRDefault="004A0210" w:rsidP="00531327">
      <w:pPr>
        <w:spacing w:before="120" w:after="120"/>
        <w:rPr>
          <w:del w:id="213" w:author="msi" w:date="2026-09-22T12:12:00Z" w16du:dateUtc="2026-09-22T16:12:00Z"/>
          <w:i/>
          <w:sz w:val="28"/>
          <w:szCs w:val="28"/>
        </w:rPr>
      </w:pPr>
    </w:p>
    <w:p w14:paraId="164D9AF7" w14:textId="77777777" w:rsidR="004A0210" w:rsidRDefault="004A0210" w:rsidP="00531327">
      <w:pPr>
        <w:spacing w:before="120" w:after="120"/>
        <w:rPr>
          <w:del w:id="214" w:author="msi" w:date="2026-09-22T12:12:00Z" w16du:dateUtc="2026-09-22T16:12:00Z"/>
          <w:i/>
          <w:sz w:val="28"/>
          <w:szCs w:val="28"/>
        </w:rPr>
      </w:pPr>
    </w:p>
    <w:p w14:paraId="3A3EAFE0" w14:textId="77777777" w:rsidR="003E22D8" w:rsidRDefault="003E22D8" w:rsidP="00531327">
      <w:pPr>
        <w:spacing w:before="120" w:after="120"/>
        <w:rPr>
          <w:del w:id="215" w:author="msi" w:date="2026-09-22T12:12:00Z" w16du:dateUtc="2026-09-22T16:12:00Z"/>
          <w:b/>
          <w:sz w:val="28"/>
          <w:szCs w:val="28"/>
        </w:rPr>
      </w:pPr>
      <w:del w:id="216" w:author="msi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11EDFC6B" w14:textId="77777777" w:rsidR="00690B53" w:rsidRDefault="00690B53" w:rsidP="00531327">
      <w:pPr>
        <w:spacing w:before="120" w:after="120"/>
        <w:rPr>
          <w:del w:id="217" w:author="msi" w:date="2026-09-22T12:12:00Z" w16du:dateUtc="2026-09-22T16:12:00Z"/>
          <w:sz w:val="28"/>
          <w:szCs w:val="28"/>
        </w:rPr>
      </w:pPr>
      <w:del w:id="218" w:author="msi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71F958C1" w14:textId="77777777" w:rsidR="00E52A02" w:rsidRPr="00685CC3" w:rsidRDefault="00E52A02" w:rsidP="00531327">
      <w:pPr>
        <w:spacing w:before="120" w:after="120"/>
        <w:rPr>
          <w:del w:id="219" w:author="msi" w:date="2026-09-22T12:12:00Z" w16du:dateUtc="2026-09-22T16:12:00Z"/>
          <w:sz w:val="16"/>
          <w:szCs w:val="16"/>
        </w:rPr>
      </w:pPr>
    </w:p>
    <w:p w14:paraId="05CED3AF" w14:textId="77777777" w:rsidR="00E52A02" w:rsidRPr="006A5EB5" w:rsidRDefault="00E52A02" w:rsidP="00531327">
      <w:pPr>
        <w:spacing w:before="120" w:after="120"/>
        <w:rPr>
          <w:del w:id="220" w:author="msi" w:date="2026-09-22T12:12:00Z" w16du:dateUtc="2026-09-22T16:12:00Z"/>
          <w:i/>
          <w:sz w:val="28"/>
          <w:szCs w:val="28"/>
        </w:rPr>
      </w:pPr>
      <w:del w:id="221" w:author="msi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6A9BA5E1" w14:textId="77777777" w:rsidR="003E22D8" w:rsidRPr="00E52A02" w:rsidRDefault="00E52A02" w:rsidP="00531327">
      <w:pPr>
        <w:spacing w:before="120" w:after="120"/>
        <w:rPr>
          <w:del w:id="222" w:author="msi" w:date="2026-09-22T12:12:00Z" w16du:dateUtc="2026-09-22T16:12:00Z"/>
          <w:b/>
          <w:bCs/>
          <w:sz w:val="28"/>
          <w:szCs w:val="28"/>
        </w:rPr>
      </w:pPr>
      <w:del w:id="223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7037A99D" w14:textId="77777777" w:rsidR="003E22D8" w:rsidRDefault="002E04B7" w:rsidP="002E04B7">
      <w:pPr>
        <w:spacing w:before="120" w:after="120"/>
        <w:rPr>
          <w:del w:id="224" w:author="msi" w:date="2026-09-22T12:12:00Z" w16du:dateUtc="2026-09-22T16:12:00Z"/>
          <w:bCs/>
          <w:sz w:val="28"/>
          <w:szCs w:val="28"/>
        </w:rPr>
      </w:pPr>
      <w:del w:id="225" w:author="msi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2272D610" w14:textId="77777777" w:rsidR="00F124F7" w:rsidRDefault="008F2655" w:rsidP="002E04B7">
      <w:pPr>
        <w:spacing w:before="120" w:after="120"/>
        <w:rPr>
          <w:del w:id="226" w:author="msi" w:date="2026-09-22T12:12:00Z" w16du:dateUtc="2026-09-22T16:12:00Z"/>
          <w:color w:val="00000A"/>
          <w:sz w:val="28"/>
          <w:szCs w:val="28"/>
        </w:rPr>
      </w:pPr>
      <w:del w:id="227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2A8AD830" w14:textId="77777777" w:rsidR="008F2655" w:rsidRDefault="00F124F7" w:rsidP="002E04B7">
      <w:pPr>
        <w:spacing w:before="120" w:after="120"/>
        <w:rPr>
          <w:del w:id="228" w:author="msi" w:date="2026-09-22T12:12:00Z" w16du:dateUtc="2026-09-22T16:12:00Z"/>
          <w:color w:val="00000A"/>
          <w:sz w:val="28"/>
          <w:szCs w:val="28"/>
        </w:rPr>
      </w:pPr>
      <w:del w:id="229" w:author="msi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2B948201" w14:textId="77777777" w:rsidR="00F124F7" w:rsidRDefault="00F124F7" w:rsidP="002E04B7">
      <w:pPr>
        <w:spacing w:before="120" w:after="120"/>
        <w:rPr>
          <w:del w:id="230" w:author="msi" w:date="2026-09-22T12:12:00Z" w16du:dateUtc="2026-09-22T16:12:00Z"/>
          <w:color w:val="00000A"/>
          <w:sz w:val="28"/>
          <w:szCs w:val="28"/>
        </w:rPr>
      </w:pPr>
      <w:del w:id="231" w:author="msi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7B4C2EA9" w14:textId="77777777" w:rsidR="002771AD" w:rsidRPr="002771AD" w:rsidRDefault="002771AD" w:rsidP="002E04B7">
      <w:pPr>
        <w:spacing w:before="120" w:after="120"/>
        <w:rPr>
          <w:del w:id="232" w:author="msi" w:date="2026-09-22T12:12:00Z" w16du:dateUtc="2026-09-22T16:12:00Z"/>
          <w:color w:val="00000A"/>
          <w:sz w:val="16"/>
          <w:szCs w:val="16"/>
        </w:rPr>
      </w:pPr>
    </w:p>
    <w:p w14:paraId="34A7027B" w14:textId="77777777" w:rsidR="00DD1ADB" w:rsidRDefault="00DD1ADB" w:rsidP="00DD1ADB">
      <w:pPr>
        <w:spacing w:before="120" w:after="120"/>
        <w:jc w:val="center"/>
        <w:rPr>
          <w:del w:id="233" w:author="msi" w:date="2026-09-22T12:12:00Z" w16du:dateUtc="2026-09-22T16:12:00Z"/>
          <w:bCs/>
          <w:sz w:val="28"/>
          <w:szCs w:val="28"/>
        </w:rPr>
      </w:pPr>
      <w:del w:id="234" w:author="msi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0616F08B" w14:textId="77777777" w:rsidR="00EF07D9" w:rsidRPr="00EF07D9" w:rsidRDefault="00EF07D9" w:rsidP="00EF07D9">
      <w:pPr>
        <w:rPr>
          <w:del w:id="235" w:author="msi" w:date="2026-09-22T12:12:00Z" w16du:dateUtc="2026-09-22T16:12:00Z"/>
          <w:b/>
          <w:sz w:val="16"/>
          <w:szCs w:val="16"/>
        </w:rPr>
      </w:pPr>
    </w:p>
    <w:p w14:paraId="3916BF64" w14:textId="77777777" w:rsidR="00EF07D9" w:rsidRDefault="00EF07D9" w:rsidP="00EF07D9">
      <w:pPr>
        <w:rPr>
          <w:del w:id="236" w:author="msi" w:date="2026-09-22T12:12:00Z" w16du:dateUtc="2026-09-22T16:12:00Z"/>
          <w:b/>
          <w:sz w:val="28"/>
          <w:szCs w:val="28"/>
        </w:rPr>
      </w:pPr>
      <w:del w:id="237" w:author="msi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38B93054" w14:textId="77777777" w:rsidR="0000159E" w:rsidRDefault="0000159E" w:rsidP="00CD529D">
      <w:pPr>
        <w:rPr>
          <w:del w:id="238" w:author="msi" w:date="2026-09-22T12:12:00Z" w16du:dateUtc="2026-09-22T16:12:00Z"/>
          <w:sz w:val="28"/>
          <w:szCs w:val="28"/>
        </w:rPr>
      </w:pPr>
    </w:p>
    <w:p w14:paraId="337FC78E" w14:textId="77777777" w:rsidR="002771AD" w:rsidRPr="006052B0" w:rsidRDefault="002771AD" w:rsidP="00CD529D">
      <w:pPr>
        <w:rPr>
          <w:del w:id="239" w:author="msi" w:date="2026-09-22T12:12:00Z" w16du:dateUtc="2026-09-22T16:12:00Z"/>
          <w:sz w:val="28"/>
          <w:szCs w:val="28"/>
        </w:rPr>
      </w:pPr>
    </w:p>
    <w:p w14:paraId="48175F8A" w14:textId="77777777" w:rsidR="00CD529D" w:rsidRDefault="002C2198" w:rsidP="002C2198">
      <w:pPr>
        <w:rPr>
          <w:del w:id="240" w:author="msi" w:date="2026-09-22T12:12:00Z" w16du:dateUtc="2026-09-22T16:12:00Z"/>
          <w:b/>
          <w:sz w:val="28"/>
          <w:szCs w:val="28"/>
        </w:rPr>
      </w:pPr>
      <w:del w:id="241" w:author="msi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43B8F983" w14:textId="77777777" w:rsidR="002771AD" w:rsidRDefault="002771AD" w:rsidP="002C2198">
      <w:pPr>
        <w:rPr>
          <w:del w:id="242" w:author="msi" w:date="2026-09-22T12:12:00Z" w16du:dateUtc="2026-09-22T16:12:00Z"/>
          <w:b/>
          <w:sz w:val="28"/>
          <w:szCs w:val="28"/>
        </w:rPr>
      </w:pPr>
    </w:p>
    <w:p w14:paraId="2A490243" w14:textId="77777777" w:rsidR="00956A04" w:rsidRDefault="002771AD">
      <w:pPr>
        <w:rPr>
          <w:del w:id="243" w:author="msi" w:date="2026-09-22T12:12:00Z" w16du:dateUtc="2026-09-22T16:12:00Z"/>
          <w:b/>
          <w:sz w:val="28"/>
          <w:szCs w:val="28"/>
        </w:rPr>
      </w:pPr>
      <w:del w:id="244" w:author="msi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4DE89EDA" w14:textId="77777777" w:rsidR="002771AD" w:rsidRDefault="002771AD">
      <w:pPr>
        <w:rPr>
          <w:del w:id="245" w:author="msi" w:date="2026-09-22T12:12:00Z" w16du:dateUtc="2026-09-22T16:12:00Z"/>
          <w:b/>
          <w:sz w:val="28"/>
          <w:szCs w:val="28"/>
        </w:rPr>
      </w:pPr>
    </w:p>
    <w:p w14:paraId="7022FB37" w14:textId="77777777" w:rsidR="002771AD" w:rsidRDefault="002771AD">
      <w:pPr>
        <w:rPr>
          <w:rPrChange w:id="246" w:author="msi" w:date="2026-09-22T12:12:00Z" w16du:dateUtc="2026-09-22T16:12:00Z">
            <w:rPr>
              <w:i/>
              <w:sz w:val="28"/>
              <w:szCs w:val="28"/>
            </w:rPr>
          </w:rPrChange>
        </w:rPr>
        <w:pPrChange w:id="247" w:author="msi" w:date="2026-09-22T12:12:00Z" w16du:dateUtc="2026-09-22T16:12:00Z">
          <w:pPr>
            <w:jc w:val="both"/>
          </w:pPr>
        </w:pPrChange>
      </w:pPr>
      <w:del w:id="248" w:author="msi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titlePg w:val="0"/>
      <w:docGrid w:linePitch="360"/>
      <w:sectPrChange w:id="252" w:author="msi" w:date="2026-09-22T12:12:00Z" w16du:dateUtc="2026-09-22T16:12:00Z">
        <w:sectPr w:rsidR="002771AD">
          <w:pgMar w:top="1417" w:right="1417" w:bottom="1417" w:left="1417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9D5F51" w14:textId="77777777" w:rsidR="00206A21" w:rsidRDefault="00206A21" w:rsidP="00531327">
      <w:r>
        <w:separator/>
      </w:r>
    </w:p>
  </w:endnote>
  <w:endnote w:type="continuationSeparator" w:id="0">
    <w:p w14:paraId="0485B83C" w14:textId="77777777" w:rsidR="00206A21" w:rsidRDefault="00206A21" w:rsidP="0053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A17B92" w14:textId="77777777" w:rsidR="00F543C3" w:rsidRDefault="00F543C3">
    <w:pPr>
      <w:pStyle w:val="FooterChar"/>
      <w:pPrChange w:id="251" w:author="msi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2046C7" w14:textId="77777777" w:rsidR="00206A21" w:rsidRDefault="00206A21" w:rsidP="00531327">
      <w:r>
        <w:separator/>
      </w:r>
    </w:p>
  </w:footnote>
  <w:footnote w:type="continuationSeparator" w:id="0">
    <w:p w14:paraId="6DF3E6F1" w14:textId="77777777" w:rsidR="00206A21" w:rsidRDefault="00206A21" w:rsidP="00531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61063473"/>
      <w:docPartObj>
        <w:docPartGallery w:val="Page Numbers (Top of Page)"/>
        <w:docPartUnique/>
      </w:docPartObj>
    </w:sdtPr>
    <w:sdtEndPr/>
    <w:sdtContent>
      <w:p w14:paraId="090C6E03" w14:textId="77777777" w:rsidR="00531327" w:rsidRDefault="00531327">
        <w:pPr>
          <w:pStyle w:val="Header"/>
          <w:jc w:val="center"/>
        </w:pPr>
        <w:del w:id="249" w:author="msi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3CE51453" w14:textId="77777777" w:rsidR="00531327" w:rsidRDefault="00531327">
    <w:pPr>
      <w:pStyle w:val="HeaderChar"/>
      <w:pPrChange w:id="250" w:author="msi" w:date="2026-09-22T12:12:00Z" w16du:dateUtc="2026-09-22T16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70634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049926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2221230">
    <w:abstractNumId w:val="4"/>
  </w:num>
  <w:num w:numId="4" w16cid:durableId="188104568">
    <w:abstractNumId w:val="0"/>
  </w:num>
  <w:num w:numId="5" w16cid:durableId="1332492977">
    <w:abstractNumId w:val="1"/>
  </w:num>
  <w:num w:numId="6" w16cid:durableId="467867331">
    <w:abstractNumId w:val="8"/>
  </w:num>
  <w:num w:numId="7" w16cid:durableId="414402949">
    <w:abstractNumId w:val="6"/>
  </w:num>
  <w:num w:numId="8" w16cid:durableId="330959752">
    <w:abstractNumId w:val="7"/>
  </w:num>
  <w:num w:numId="9" w16cid:durableId="61193968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11FF4"/>
    <w:rsid w:val="00045F04"/>
    <w:rsid w:val="00057659"/>
    <w:rsid w:val="000A30AC"/>
    <w:rsid w:val="000A48ED"/>
    <w:rsid w:val="000B4BF0"/>
    <w:rsid w:val="000C09A0"/>
    <w:rsid w:val="000C568D"/>
    <w:rsid w:val="000F6DB0"/>
    <w:rsid w:val="00121D3E"/>
    <w:rsid w:val="00130ABB"/>
    <w:rsid w:val="00133FDE"/>
    <w:rsid w:val="00170D3A"/>
    <w:rsid w:val="00192960"/>
    <w:rsid w:val="001A2663"/>
    <w:rsid w:val="001A7E1F"/>
    <w:rsid w:val="001C1CE1"/>
    <w:rsid w:val="001F4EB7"/>
    <w:rsid w:val="00206A21"/>
    <w:rsid w:val="002137C8"/>
    <w:rsid w:val="00236D7B"/>
    <w:rsid w:val="002601AA"/>
    <w:rsid w:val="002670A7"/>
    <w:rsid w:val="002771AD"/>
    <w:rsid w:val="00280F94"/>
    <w:rsid w:val="00293916"/>
    <w:rsid w:val="002C2198"/>
    <w:rsid w:val="002C6917"/>
    <w:rsid w:val="002E04B7"/>
    <w:rsid w:val="002E1EC2"/>
    <w:rsid w:val="00303046"/>
    <w:rsid w:val="003057B6"/>
    <w:rsid w:val="00334276"/>
    <w:rsid w:val="003613C8"/>
    <w:rsid w:val="00362CD8"/>
    <w:rsid w:val="003728E7"/>
    <w:rsid w:val="00396C44"/>
    <w:rsid w:val="003B3238"/>
    <w:rsid w:val="003C439D"/>
    <w:rsid w:val="003E0942"/>
    <w:rsid w:val="003E22D8"/>
    <w:rsid w:val="00416960"/>
    <w:rsid w:val="00436581"/>
    <w:rsid w:val="00447E79"/>
    <w:rsid w:val="00463510"/>
    <w:rsid w:val="00474A4C"/>
    <w:rsid w:val="004A0210"/>
    <w:rsid w:val="004A657B"/>
    <w:rsid w:val="004B7577"/>
    <w:rsid w:val="004E6ED9"/>
    <w:rsid w:val="004F0D53"/>
    <w:rsid w:val="00531327"/>
    <w:rsid w:val="005518B0"/>
    <w:rsid w:val="00560EE0"/>
    <w:rsid w:val="005665D8"/>
    <w:rsid w:val="005766E4"/>
    <w:rsid w:val="005B09A0"/>
    <w:rsid w:val="005C0CF2"/>
    <w:rsid w:val="005C1D67"/>
    <w:rsid w:val="005E6702"/>
    <w:rsid w:val="005E7D67"/>
    <w:rsid w:val="005F0DCC"/>
    <w:rsid w:val="00626104"/>
    <w:rsid w:val="0067450A"/>
    <w:rsid w:val="00685CC3"/>
    <w:rsid w:val="00690B53"/>
    <w:rsid w:val="006928CE"/>
    <w:rsid w:val="0069464C"/>
    <w:rsid w:val="006A5EB5"/>
    <w:rsid w:val="006E7732"/>
    <w:rsid w:val="00700A9E"/>
    <w:rsid w:val="00712C18"/>
    <w:rsid w:val="00737CA5"/>
    <w:rsid w:val="007637E3"/>
    <w:rsid w:val="007C23A0"/>
    <w:rsid w:val="0081076A"/>
    <w:rsid w:val="008149B3"/>
    <w:rsid w:val="008317F9"/>
    <w:rsid w:val="00832BE3"/>
    <w:rsid w:val="00875E83"/>
    <w:rsid w:val="00885790"/>
    <w:rsid w:val="008B756D"/>
    <w:rsid w:val="008F2655"/>
    <w:rsid w:val="009029F7"/>
    <w:rsid w:val="00910AED"/>
    <w:rsid w:val="0091517E"/>
    <w:rsid w:val="00931CAE"/>
    <w:rsid w:val="00953C24"/>
    <w:rsid w:val="00956A04"/>
    <w:rsid w:val="0097313E"/>
    <w:rsid w:val="00975524"/>
    <w:rsid w:val="009845B9"/>
    <w:rsid w:val="009855CB"/>
    <w:rsid w:val="009C1332"/>
    <w:rsid w:val="009D0D05"/>
    <w:rsid w:val="009D5F97"/>
    <w:rsid w:val="00A1232E"/>
    <w:rsid w:val="00A422CE"/>
    <w:rsid w:val="00AB1EC9"/>
    <w:rsid w:val="00AC640D"/>
    <w:rsid w:val="00AE5E81"/>
    <w:rsid w:val="00B00DF3"/>
    <w:rsid w:val="00B06176"/>
    <w:rsid w:val="00B11472"/>
    <w:rsid w:val="00B13861"/>
    <w:rsid w:val="00B13B11"/>
    <w:rsid w:val="00B2653E"/>
    <w:rsid w:val="00B338B8"/>
    <w:rsid w:val="00B40A9E"/>
    <w:rsid w:val="00B4254B"/>
    <w:rsid w:val="00B511E0"/>
    <w:rsid w:val="00B63EF2"/>
    <w:rsid w:val="00B7009C"/>
    <w:rsid w:val="00B87522"/>
    <w:rsid w:val="00B90493"/>
    <w:rsid w:val="00BB2B48"/>
    <w:rsid w:val="00BC32DD"/>
    <w:rsid w:val="00BD37E8"/>
    <w:rsid w:val="00C07BB1"/>
    <w:rsid w:val="00C47248"/>
    <w:rsid w:val="00C50E12"/>
    <w:rsid w:val="00C616D6"/>
    <w:rsid w:val="00C76186"/>
    <w:rsid w:val="00C94F39"/>
    <w:rsid w:val="00CA42E3"/>
    <w:rsid w:val="00CA5E76"/>
    <w:rsid w:val="00CB4A59"/>
    <w:rsid w:val="00CC0B85"/>
    <w:rsid w:val="00CD529D"/>
    <w:rsid w:val="00CE51C7"/>
    <w:rsid w:val="00D226A0"/>
    <w:rsid w:val="00D310CE"/>
    <w:rsid w:val="00D953C6"/>
    <w:rsid w:val="00DB282F"/>
    <w:rsid w:val="00DD1ADB"/>
    <w:rsid w:val="00E22C13"/>
    <w:rsid w:val="00E30E5F"/>
    <w:rsid w:val="00E3424F"/>
    <w:rsid w:val="00E41686"/>
    <w:rsid w:val="00E52A02"/>
    <w:rsid w:val="00E61B23"/>
    <w:rsid w:val="00E707B4"/>
    <w:rsid w:val="00E84F0D"/>
    <w:rsid w:val="00E958F3"/>
    <w:rsid w:val="00EA3C7B"/>
    <w:rsid w:val="00EB3980"/>
    <w:rsid w:val="00EE030A"/>
    <w:rsid w:val="00EE1C33"/>
    <w:rsid w:val="00EE675D"/>
    <w:rsid w:val="00EF07D9"/>
    <w:rsid w:val="00F124F7"/>
    <w:rsid w:val="00F34225"/>
    <w:rsid w:val="00F406CC"/>
    <w:rsid w:val="00F46EE8"/>
    <w:rsid w:val="00F543C3"/>
    <w:rsid w:val="00F6412C"/>
    <w:rsid w:val="00F70D7A"/>
    <w:rsid w:val="00F72E5B"/>
    <w:rsid w:val="00F763DD"/>
    <w:rsid w:val="00F8234C"/>
    <w:rsid w:val="00F911A6"/>
    <w:rsid w:val="00F95BE5"/>
    <w:rsid w:val="00FA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2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2:00Z">
        <w:rPr>
          <w:sz w:val="24"/>
          <w:szCs w:val="24"/>
          <w:lang w:val="pl-PL" w:eastAsia="pl-PL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2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A5EB5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12:00Z">
        <w:pPr>
          <w:ind w:left="720"/>
          <w:contextualSpacing/>
          <w:jc w:val="both"/>
        </w:pPr>
      </w:pPrChange>
    </w:pPr>
    <w:rPr>
      <w:rPrChange w:id="2" w:author="msi" w:date="2026-09-22T12:12:00Z">
        <w:rPr>
          <w:rFonts w:ascii="Verdana" w:hAnsi="Verdana"/>
          <w:lang w:val="tr-TR" w:eastAsia="tr-TR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9E"/>
    <w:rPr>
      <w:rFonts w:ascii="Segoe UI" w:eastAsia="Times New Roman" w:hAnsi="Segoe UI" w:cs="Segoe UI"/>
      <w:sz w:val="18"/>
      <w:szCs w:val="18"/>
      <w:lang w:eastAsia="pl-PL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F543C3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1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1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12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1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12:00Z">
        <w:pPr>
          <w:keepNext/>
          <w:spacing w:before="240" w:after="120"/>
          <w:jc w:val="both"/>
        </w:pPr>
      </w:pPrChange>
    </w:pPr>
    <w:rPr>
      <w:b/>
      <w:rPrChange w:id="5" w:author="msi" w:date="2026-09-22T12:1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1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1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12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12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F543C3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