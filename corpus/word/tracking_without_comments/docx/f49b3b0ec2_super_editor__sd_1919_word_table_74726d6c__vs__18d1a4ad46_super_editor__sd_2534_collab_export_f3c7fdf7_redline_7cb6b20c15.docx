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del w:id="32" w:author="Lloyd Dugmore" w:date="2026-08-03T22:22:00Z" w16du:dateUtc="2026-08-04T02:22:00Z"/>
        </w:rPr>
      </w:pPr>
      <w:del w:id="33" w:author="Lloyd Dugmore" w:date="2026-08-03T22:22:00Z" w16du:dateUtc="2026-08-04T02:22:00Z">
        <w:r>
          <w:delText>Table Style Test</w:delText>
        </w:r>
      </w:del>
    </w:p>
    <w:p w14:paraId="44BEB91B" w14:textId="63D02D3A" w:rsidR="008657BB" w:rsidRDefault="008657BB" w:rsidP="008657BB">
      <w:pPr>
        <w:rPr>
          <w:del w:id="34" w:author="Lloyd Dugmore" w:date="2026-08-03T22:22:00Z" w16du:dateUtc="2026-08-04T02:22:00Z"/>
        </w:rPr>
      </w:pPr>
      <w:del w:id="35" w:author="Lloyd Dugmore" w:date="2026-08-03T22:22:00Z" w16du:dateUtc="2026-08-04T02:22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36" w:author="Lloyd Dugmore" w:date="2026-08-03T22:22:00Z" w16du:dateUtc="2026-08-04T02:22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37" w:author="Lloyd Dugmore" w:date="2026-08-03T22:22:00Z" w16du:dateUtc="2026-08-04T02:22:00Z"/>
              </w:rPr>
            </w:pPr>
            <w:del w:id="38" w:author="Lloyd Dugmore" w:date="2026-08-03T22:22:00Z" w16du:dateUtc="2026-08-04T02:22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39" w:author="Lloyd Dugmore" w:date="2026-08-03T22:22:00Z" w16du:dateUtc="2026-08-04T02:22:00Z"/>
              </w:rPr>
            </w:pPr>
            <w:del w:id="40" w:author="Lloyd Dugmore" w:date="2026-08-03T22:22:00Z" w16du:dateUtc="2026-08-04T02:22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41" w:author="Lloyd Dugmore" w:date="2026-08-03T22:22:00Z" w16du:dateUtc="2026-08-04T02:22:00Z"/>
              </w:rPr>
            </w:pPr>
            <w:del w:id="42" w:author="Lloyd Dugmore" w:date="2026-08-03T22:22:00Z" w16du:dateUtc="2026-08-04T02:22:00Z">
              <w:r>
                <w:delText>Header C</w:delText>
              </w:r>
            </w:del>
          </w:p>
        </w:tc>
      </w:tr>
      <w:tr w:rsidR="008657BB" w14:paraId="0FF0DFDE" w14:textId="77777777" w:rsidTr="008657BB">
        <w:trPr>
          <w:del w:id="43" w:author="Lloyd Dugmore" w:date="2026-08-03T22:22:00Z" w16du:dateUtc="2026-08-04T02:22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del w:id="44" w:author="Lloyd Dugmore" w:date="2026-08-03T22:22:00Z" w16du:dateUtc="2026-08-04T02:22:00Z"/>
              </w:rPr>
            </w:pPr>
          </w:p>
          <w:p w14:paraId="69389C9F" w14:textId="77777777" w:rsidR="008657BB" w:rsidRDefault="008657BB" w:rsidP="008657BB">
            <w:pPr>
              <w:rPr>
                <w:del w:id="45" w:author="Lloyd Dugmore" w:date="2026-08-03T22:22:00Z" w16du:dateUtc="2026-08-04T02:22:00Z"/>
              </w:rPr>
            </w:pPr>
            <w:del w:id="46" w:author="Lloyd Dugmore" w:date="2026-08-03T22:22:00Z" w16du:dateUtc="2026-08-04T02:22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pPr>
              <w:rPr>
                <w:del w:id="47" w:author="Lloyd Dugmore" w:date="2026-08-03T22:22:00Z" w16du:dateUtc="2026-08-04T02:22:00Z"/>
              </w:rPr>
            </w:pPr>
            <w:del w:id="48" w:author="Lloyd Dugmore" w:date="2026-08-03T22:22:00Z" w16du:dateUtc="2026-08-04T02:22:00Z">
              <w:r>
                <w:delText>Row 1 Cell 1</w:delText>
              </w:r>
            </w:del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del w:id="49" w:author="Lloyd Dugmore" w:date="2026-08-03T22:22:00Z" w16du:dateUtc="2026-08-04T02:22:00Z"/>
              </w:rPr>
            </w:pPr>
            <w:del w:id="50" w:author="Lloyd Dugmore" w:date="2026-08-03T22:22:00Z" w16du:dateUtc="2026-08-04T02:22:00Z">
              <w:r>
                <w:delText>Row 1 Cell 2</w:delText>
              </w:r>
            </w:del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del w:id="51" w:author="Lloyd Dugmore" w:date="2026-08-03T22:22:00Z" w16du:dateUtc="2026-08-04T02:22:00Z"/>
              </w:rPr>
            </w:pPr>
            <w:del w:id="52" w:author="Lloyd Dugmore" w:date="2026-08-03T22:22:00Z" w16du:dateUtc="2026-08-04T02:22:00Z">
              <w:r>
                <w:delText>Row 1 Cell 3</w:delText>
              </w:r>
            </w:del>
          </w:p>
        </w:tc>
      </w:tr>
      <w:tr w:rsidR="008657BB" w14:paraId="1CD81B27" w14:textId="77777777" w:rsidTr="008657BB">
        <w:trPr>
          <w:del w:id="53" w:author="Lloyd Dugmore" w:date="2026-08-03T22:22:00Z" w16du:dateUtc="2026-08-04T02:22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del w:id="54" w:author="Lloyd Dugmore" w:date="2026-08-03T22:22:00Z" w16du:dateUtc="2026-08-04T02:22:00Z"/>
              </w:rPr>
            </w:pPr>
            <w:del w:id="55" w:author="Lloyd Dugmore" w:date="2026-08-03T22:22:00Z" w16du:dateUtc="2026-08-04T02:22:00Z">
              <w:r>
                <w:delText>Row 2 Cell 1</w:delText>
              </w:r>
            </w:del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del w:id="56" w:author="Lloyd Dugmore" w:date="2026-08-03T22:22:00Z" w16du:dateUtc="2026-08-04T02:22:00Z"/>
              </w:rPr>
            </w:pPr>
            <w:del w:id="57" w:author="Lloyd Dugmore" w:date="2026-08-03T22:22:00Z" w16du:dateUtc="2026-08-04T02:22:00Z">
              <w:r>
                <w:delText>Row 2 Cell 2</w:delText>
              </w:r>
            </w:del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del w:id="58" w:author="Lloyd Dugmore" w:date="2026-08-03T22:22:00Z" w16du:dateUtc="2026-08-04T02:22:00Z"/>
              </w:rPr>
            </w:pPr>
            <w:del w:id="59" w:author="Lloyd Dugmore" w:date="2026-08-03T22:22:00Z" w16du:dateUtc="2026-08-04T02:22:00Z">
              <w:r>
                <w:delText>Row 2 Cell 3</w:delText>
              </w:r>
            </w:del>
          </w:p>
        </w:tc>
      </w:tr>
      <w:tr w:rsidR="008657BB" w14:paraId="5DBDFC5C" w14:textId="77777777" w:rsidTr="008657BB">
        <w:trPr>
          <w:del w:id="60" w:author="Lloyd Dugmore" w:date="2026-08-03T22:22:00Z" w16du:dateUtc="2026-08-04T02:22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del w:id="61" w:author="Lloyd Dugmore" w:date="2026-08-03T22:22:00Z" w16du:dateUtc="2026-08-04T02:22:00Z"/>
              </w:rPr>
            </w:pPr>
            <w:del w:id="62" w:author="Lloyd Dugmore" w:date="2026-08-03T22:22:00Z" w16du:dateUtc="2026-08-04T02:22:00Z">
              <w:r>
                <w:delText>Row 3 Cell 1</w:delText>
              </w:r>
            </w:del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del w:id="63" w:author="Lloyd Dugmore" w:date="2026-08-03T22:22:00Z" w16du:dateUtc="2026-08-04T02:22:00Z"/>
              </w:rPr>
            </w:pPr>
            <w:del w:id="64" w:author="Lloyd Dugmore" w:date="2026-08-03T22:22:00Z" w16du:dateUtc="2026-08-04T02:22:00Z">
              <w:r>
                <w:delText>Row 3 Cell 2</w:delText>
              </w:r>
            </w:del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del w:id="65" w:author="Lloyd Dugmore" w:date="2026-08-03T22:22:00Z" w16du:dateUtc="2026-08-04T02:22:00Z"/>
              </w:rPr>
            </w:pPr>
            <w:del w:id="66" w:author="Lloyd Dugmore" w:date="2026-08-03T22:22:00Z" w16du:dateUtc="2026-08-04T02:22:00Z">
              <w:r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470D4A">
      <w:pPr>
        <w:pStyle w:val="ListBullet"/>
        <w:numPr>
          <w:ilvl w:val="0"/>
          <w:numId w:val="0"/>
        </w:numPr>
        <w:ind w:left="936"/>
        <w:pPrChange w:id="67" w:author="Lloyd Dugmore" w:date="2026-08-03T22:22:00Z" w16du:dateUtc="2026-08-04T02:22:00Z">
          <w:pPr/>
        </w:pPrChange>
      </w:pPr>
    </w:p>
    <w:sectPr w:rsidR="008657BB" w:rsidRPr="008657B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01" w:right="1008" w:bottom="1440" w:left="1008" w:header="720" w:footer="432" w:gutter="0"/>
      <w:cols w:space="720"/>
      <w:titlePg/>
      <w:docGrid w:linePitch="360"/>
      <w:sectPrChange w:id="72" w:author="Lloyd Dugmore" w:date="2026-08-03T22:22:00Z" w16du:dateUtc="2026-08-04T02:22:00Z">
        <w:sectPr w:rsidR="008657BB" w:rsidRPr="008657BB">
          <w:pgMar w:top="1440" w:right="1440" w:bottom="1440" w:left="1440" w:header="720" w:footer="720" w:gutter="0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FEF26" w14:textId="77777777" w:rsidR="0049226D" w:rsidRDefault="0049226D">
      <w:pPr>
        <w:spacing w:after="0" w:line="240" w:lineRule="auto"/>
        <w:rPr>
          <w:ins w:id="28" w:author="Lloyd Dugmore" w:date="2026-08-03T22:22:00Z" w16du:dateUtc="2026-08-04T02:22:00Z"/>
        </w:rPr>
      </w:pPr>
      <w:r>
        <w:separator/>
      </w:r>
    </w:p>
    <w:p w14:paraId="249674C0" w14:textId="77777777" w:rsidR="0049226D" w:rsidRDefault="0049226D">
      <w:pPr>
        <w:pPrChange w:id="29" w:author="Lloyd Dugmore" w:date="2026-08-03T22:22:00Z" w16du:dateUtc="2026-08-04T02:22:00Z">
          <w:pPr>
            <w:spacing w:after="0" w:line="240" w:lineRule="auto"/>
          </w:pPr>
        </w:pPrChange>
      </w:pPr>
    </w:p>
  </w:endnote>
  <w:endnote w:type="continuationSeparator" w:id="0">
    <w:p w14:paraId="7D03B32B" w14:textId="77777777" w:rsidR="0049226D" w:rsidRDefault="0049226D">
      <w:pPr>
        <w:spacing w:after="0" w:line="240" w:lineRule="auto"/>
        <w:rPr>
          <w:ins w:id="30" w:author="Lloyd Dugmore" w:date="2026-08-03T22:22:00Z" w16du:dateUtc="2026-08-04T02:22:00Z"/>
        </w:rPr>
      </w:pPr>
      <w:r>
        <w:continuationSeparator/>
      </w:r>
    </w:p>
    <w:p w14:paraId="11FD68A4" w14:textId="77777777" w:rsidR="0049226D" w:rsidRDefault="0049226D">
      <w:pPr>
        <w:pPrChange w:id="31" w:author="Lloyd Dugmore" w:date="2026-08-03T22:22:00Z" w16du:dateUtc="2026-08-04T02:22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FEB9" w14:textId="77777777" w:rsidR="00F9528A" w:rsidRDefault="0049226D">
    <w:pPr>
      <w:pStyle w:val="Footer"/>
    </w:pPr>
    <w:ins w:id="68" w:author="Lloyd Dugmore" w:date="2026-08-03T22:22:00Z" w16du:dateUtc="2026-08-04T02:22:00Z">
      <w:r>
        <w:fldChar w:fldCharType="begin"/>
      </w:r>
      <w:r>
        <w:instrText xml:space="preserve"> PAGE   \* MERGEFORMAT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304F" w14:textId="77777777" w:rsidR="00F9528A" w:rsidRPr="009F50C3" w:rsidRDefault="009F50C3">
    <w:pPr>
      <w:pStyle w:val="Footer"/>
      <w:rPr>
        <w:lang w:val="en-AU"/>
        <w:rPrChange w:id="70" w:author="Lloyd Dugmore" w:date="2026-08-03T22:22:00Z" w16du:dateUtc="2026-08-04T02:22:00Z">
          <w:rPr/>
        </w:rPrChange>
      </w:rPr>
    </w:pPr>
    <w:ins w:id="71" w:author="Lloyd Dugmore" w:date="2026-08-03T22:22:00Z" w16du:dateUtc="2026-08-04T02:22:00Z">
      <w:r>
        <w:rPr>
          <w:lang w:val="en-AU"/>
        </w:rPr>
        <w:t>Address: Auckland, New Zealand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2F2F" w14:textId="77777777" w:rsidR="0049226D" w:rsidRDefault="0049226D">
      <w:pPr>
        <w:spacing w:after="0" w:line="240" w:lineRule="auto"/>
        <w:rPr>
          <w:ins w:id="24" w:author="Lloyd Dugmore" w:date="2026-08-03T22:22:00Z" w16du:dateUtc="2026-08-04T02:22:00Z"/>
        </w:rPr>
      </w:pPr>
      <w:r>
        <w:separator/>
      </w:r>
    </w:p>
    <w:p w14:paraId="620321F2" w14:textId="77777777" w:rsidR="0049226D" w:rsidRDefault="0049226D">
      <w:pPr>
        <w:pPrChange w:id="25" w:author="Lloyd Dugmore" w:date="2026-08-03T22:22:00Z" w16du:dateUtc="2026-08-04T02:22:00Z">
          <w:pPr>
            <w:spacing w:after="0" w:line="240" w:lineRule="auto"/>
          </w:pPr>
        </w:pPrChange>
      </w:pPr>
    </w:p>
  </w:footnote>
  <w:footnote w:type="continuationSeparator" w:id="0">
    <w:p w14:paraId="2D150244" w14:textId="77777777" w:rsidR="0049226D" w:rsidRDefault="0049226D">
      <w:pPr>
        <w:spacing w:after="0" w:line="240" w:lineRule="auto"/>
        <w:rPr>
          <w:ins w:id="26" w:author="Lloyd Dugmore" w:date="2026-08-03T22:22:00Z" w16du:dateUtc="2026-08-04T02:22:00Z"/>
        </w:rPr>
      </w:pPr>
      <w:r>
        <w:continuationSeparator/>
      </w:r>
    </w:p>
    <w:p w14:paraId="1A04A4ED" w14:textId="77777777" w:rsidR="0049226D" w:rsidRDefault="0049226D">
      <w:pPr>
        <w:pPrChange w:id="27" w:author="Lloyd Dugmore" w:date="2026-08-03T22:22:00Z" w16du:dateUtc="2026-08-04T02:22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8F5B2" w14:textId="77777777" w:rsidR="00F9528A" w:rsidRDefault="00F95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E4DD" w14:textId="77777777" w:rsidR="00F9528A" w:rsidRDefault="009F50C3">
    <w:pPr>
      <w:pStyle w:val="Header"/>
    </w:pPr>
    <w:ins w:id="69" w:author="Lloyd Dugmore" w:date="2026-08-03T22:22:00Z" w16du:dateUtc="2026-08-04T02:22:00Z">
      <w:r>
        <w:rPr>
          <w:noProof/>
        </w:rPr>
        <w:drawing>
          <wp:anchor distT="0" distB="0" distL="114300" distR="114300" simplePos="0" relativeHeight="251659264" behindDoc="0" locked="0" layoutInCell="1" allowOverlap="1" wp14:anchorId="696687BC" wp14:editId="482A821F">
            <wp:simplePos x="0" y="0"/>
            <wp:positionH relativeFrom="margin">
              <wp:posOffset>4761230</wp:posOffset>
            </wp:positionH>
            <wp:positionV relativeFrom="margin">
              <wp:posOffset>-800100</wp:posOffset>
            </wp:positionV>
            <wp:extent cx="2107218" cy="400050"/>
            <wp:effectExtent l="0" t="0" r="1270" b="0"/>
            <wp:wrapSquare wrapText="bothSides"/>
            <wp:docPr id="1912529843" name="Picture 2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9843" name="Picture 2" descr="A blue text on a black background&#10;&#10;AI-generated content may b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072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003650"/>
    <w:rsid w:val="00070F35"/>
    <w:rsid w:val="000D127D"/>
    <w:rsid w:val="00112874"/>
    <w:rsid w:val="00197A3F"/>
    <w:rsid w:val="002031F9"/>
    <w:rsid w:val="00470D4A"/>
    <w:rsid w:val="0049226D"/>
    <w:rsid w:val="006B7068"/>
    <w:rsid w:val="00744453"/>
    <w:rsid w:val="007767E9"/>
    <w:rsid w:val="008657BB"/>
    <w:rsid w:val="00927672"/>
    <w:rsid w:val="009F50C3"/>
    <w:rsid w:val="00AB213C"/>
    <w:rsid w:val="00DE0A42"/>
    <w:rsid w:val="00E45947"/>
    <w:rsid w:val="00F9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iPriority="3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320" w:line="240" w:lineRule="auto"/>
      <w:outlineLvl w:val="0"/>
      <w:pPrChange w:id="0" w:author="Lloyd Dugmore" w:date="2026-08-03T22:2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  <w:rPrChange w:id="0" w:author="Lloyd Dugmore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200" w:line="240" w:lineRule="auto"/>
      <w:outlineLvl w:val="1"/>
      <w:pPrChange w:id="1" w:author="Lloyd Dugmore" w:date="2026-08-03T22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  <w:rPrChange w:id="1" w:author="Lloyd Dugmore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240" w:line="240" w:lineRule="auto"/>
      <w:contextualSpacing/>
      <w:outlineLvl w:val="2"/>
      <w:pPrChange w:id="2" w:author="Lloyd Dugmore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  <w:rPrChange w:id="2" w:author="Lloyd Dugmore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360" w:lineRule="auto"/>
      <w:outlineLvl w:val="5"/>
      <w:pPrChange w:id="3" w:author="Lloyd Dugmore" w:date="2026-08-03T22:22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  <w:rPrChange w:id="3" w:author="Lloyd Dugmore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60" w:after="180" w:line="240" w:lineRule="auto"/>
      <w:outlineLvl w:val="6"/>
      <w:pPrChange w:id="4" w:author="Lloyd Dugmore" w:date="2026-08-03T22:22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  <w:rPrChange w:id="4" w:author="Lloyd Dugmore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60" w:after="180" w:line="240" w:lineRule="auto"/>
      <w:outlineLvl w:val="7"/>
      <w:pPrChange w:id="5" w:author="Lloyd Dugmore" w:date="2026-08-03T22:22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  <w:rPrChange w:id="5" w:author="Lloyd Dugmore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60" w:after="180" w:line="240" w:lineRule="auto"/>
      <w:outlineLvl w:val="8"/>
      <w:pPrChange w:id="6" w:author="Lloyd Dugmore" w:date="2026-08-03T22:22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  <w:rPrChange w:id="6" w:author="Lloyd Dugmore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64"/>
      <w:szCs w:val="32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57BB"/>
    <w:rPr>
      <w:rFonts w:asciiTheme="majorHAnsi" w:eastAsiaTheme="majorEastAsia" w:hAnsiTheme="majorHAnsi" w:cstheme="majorBidi"/>
      <w:caps/>
      <w:color w:val="156082" w:themeColor="accent1"/>
      <w:spacing w:val="14"/>
      <w:kern w:val="0"/>
      <w:sz w:val="40"/>
      <w:szCs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sz w:val="3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Theme="majorHAnsi" w:eastAsiaTheme="majorEastAsia" w:hAnsiTheme="majorHAnsi" w:cstheme="majorBidi"/>
      <w:color w:val="156082" w:themeColor="accent1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asciiTheme="majorHAnsi" w:eastAsiaTheme="majorEastAsia" w:hAnsiTheme="majorHAnsi" w:cstheme="majorBidi"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asciiTheme="majorHAnsi" w:eastAsiaTheme="majorEastAsia" w:hAnsiTheme="majorHAnsi" w:cstheme="majorBidi"/>
      <w:i/>
      <w:iCs/>
      <w:color w:val="7F7F7F" w:themeColor="text1" w:themeTint="80"/>
      <w:spacing w:val="14"/>
      <w:kern w:val="0"/>
      <w:sz w:val="26"/>
      <w:szCs w:val="21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0" w:line="240" w:lineRule="auto"/>
      <w:contextualSpacing/>
      <w:pPrChange w:id="7" w:author="Lloyd Dugmore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  <w:rPrChange w:id="7" w:author="Lloyd Dugmore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caps/>
      <w:color w:val="E97132" w:themeColor="accent2"/>
      <w:spacing w:val="14"/>
      <w:kern w:val="28"/>
      <w:sz w:val="84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720" w:line="240" w:lineRule="auto"/>
      <w:contextualSpacing/>
      <w:pPrChange w:id="8" w:author="Lloyd Dugmore" w:date="2026-08-03T22:22:00Z">
        <w:pPr>
          <w:numPr>
            <w:ilvl w:val="1"/>
          </w:numPr>
          <w:spacing w:after="160" w:line="278" w:lineRule="auto"/>
        </w:pPr>
      </w:pPrChange>
    </w:pPr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  <w:rPrChange w:id="8" w:author="Lloyd Dugmore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inorEastAsia"/>
      <w:caps/>
      <w:color w:val="7F7F7F" w:themeColor="text1" w:themeTint="80"/>
      <w:kern w:val="0"/>
      <w:sz w:val="40"/>
      <w:szCs w:val="22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  <w:pPrChange w:id="9" w:author="Lloyd Dugmore" w:date="2026-08-03T22:22:00Z">
        <w:pPr>
          <w:spacing w:before="160" w:after="160" w:line="278" w:lineRule="auto"/>
          <w:jc w:val="center"/>
        </w:pPr>
      </w:pPrChange>
    </w:pPr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  <w:rPrChange w:id="9" w:author="Lloyd Dugmore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rFonts w:asciiTheme="majorHAnsi" w:hAnsiTheme="majorHAnsi"/>
      <w:i/>
      <w:iCs/>
      <w:color w:val="156082" w:themeColor="accent1"/>
      <w:kern w:val="0"/>
      <w:sz w:val="4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97132" w:themeColor="accent2"/>
      <w:rPrChange w:id="10" w:author="Lloyd Dugmore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  <w:pPrChange w:id="11" w:author="Lloyd Dugmore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  <w:rPrChange w:id="11" w:author="Lloyd Dugmore" w:date="2026-08-03T22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rFonts w:asciiTheme="majorHAnsi" w:hAnsiTheme="majorHAnsi"/>
      <w:i/>
      <w:iCs/>
      <w:color w:val="E97132" w:themeColor="accent2"/>
      <w:kern w:val="0"/>
      <w:sz w:val="3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156082" w:themeColor="accent1"/>
      <w:spacing w:val="0"/>
      <w:rPrChange w:id="12" w:author="Lloyd Dugmore" w:date="2026-08-03T22:22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F9528A"/>
    <w:pPr>
      <w:spacing w:before="160" w:after="0" w:line="240" w:lineRule="auto"/>
    </w:pPr>
    <w:rPr>
      <w:color w:val="7F7F7F" w:themeColor="text1" w:themeTint="80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ListBullet">
    <w:name w:val="List Bullet"/>
    <w:basedOn w:val="Normal"/>
    <w:uiPriority w:val="31"/>
    <w:qFormat/>
    <w:pPr>
      <w:numPr>
        <w:numId w:val="8"/>
      </w:numPr>
      <w:spacing w:before="160" w:after="320" w:line="360" w:lineRule="auto"/>
      <w:contextualSpacing/>
      <w:pPrChange w:id="13" w:author="Lloyd Dugmore" w:date="2026-08-03T22:22:00Z">
        <w:pPr>
          <w:numPr>
            <w:numId w:val="8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color w:val="7F7F7F" w:themeColor="text1" w:themeTint="80"/>
      <w:kern w:val="0"/>
      <w:lang w:eastAsia="ja-JP"/>
      <w14:ligatures w14:val="none"/>
      <w:rPrChange w:id="13" w:author="Lloyd Dugmore" w:date="2026-08-03T22:22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  <w:pPrChange w:id="14" w:author="Lloyd Dugmore" w:date="2026-08-03T22:22:00Z">
        <w:pPr/>
      </w:pPrChange>
    </w:pPr>
    <w:rPr>
      <w:color w:val="7F7F7F" w:themeColor="text1" w:themeTint="80"/>
      <w:kern w:val="0"/>
      <w:lang w:eastAsia="ja-JP"/>
      <w14:ligatures w14:val="none"/>
      <w:rPrChange w:id="14" w:author="Lloyd Dugmore" w:date="2026-08-03T22:22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9528A"/>
    <w:rPr>
      <w:color w:val="7F7F7F" w:themeColor="text1" w:themeTint="80"/>
      <w:kern w:val="0"/>
      <w:lang w:eastAsia="ja-JP"/>
      <w14:ligatures w14:val="none"/>
    </w:rPr>
  </w:style>
  <w:style w:type="table" w:customStyle="1" w:styleId="BusinessPaper">
    <w:name w:val="Business Paper"/>
    <w:basedOn w:val="TableNormal"/>
    <w:uiPriority w:val="99"/>
    <w:rsid w:val="00F9528A"/>
    <w:pPr>
      <w:spacing w:before="240" w:after="180" w:line="240" w:lineRule="auto"/>
    </w:pPr>
    <w:rPr>
      <w:b/>
      <w:color w:val="7F7F7F" w:themeColor="text1" w:themeTint="80"/>
      <w:kern w:val="0"/>
      <w:lang w:eastAsia="ja-JP"/>
      <w14:ligatures w14:val="none"/>
    </w:rPr>
    <w:tblPr>
      <w:tblBorders>
        <w:bottom w:val="single" w:sz="6" w:space="0" w:color="156082" w:themeColor="accent1"/>
        <w:insideH w:val="single" w:sz="6" w:space="0" w:color="156082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E8E8E8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56082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56082" w:themeColor="accent1"/>
        <w:sz w:val="24"/>
      </w:rPr>
    </w:tblStylePr>
    <w:tblStylePr w:type="nwCell">
      <w:pPr>
        <w:wordWrap/>
        <w:jc w:val="left"/>
      </w:p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56082" w:themeColor="accent1"/>
      <w:rPrChange w:id="15" w:author="Lloyd Dugmore" w:date="2026-08-03T22:22:00Z">
        <w:rPr>
          <w:i/>
          <w:iCs/>
          <w:color w:val="156082" w:themeColor="accent1"/>
        </w:rPr>
      </w:rPrChange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E97132" w:themeColor="accent2"/>
      <w:rPrChange w:id="16" w:author="Lloyd Dugmore" w:date="2026-08-03T22:22:00Z">
        <w:rPr>
          <w:i/>
          <w:iCs/>
          <w:color w:val="E97132" w:themeColor="accent2"/>
        </w:rPr>
      </w:rPrChange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156082" w:themeColor="accent1"/>
      <w:rPrChange w:id="17" w:author="Lloyd Dugmore" w:date="2026-08-03T22:22:00Z">
        <w:rPr>
          <w:b/>
          <w:bCs/>
          <w:color w:val="156082" w:themeColor="accent1"/>
        </w:rPr>
      </w:rPrChange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156082" w:themeColor="accent1"/>
      <w:rPrChange w:id="18" w:author="Lloyd Dugmore" w:date="2026-08-03T22:22:00Z">
        <w:rPr>
          <w:i/>
          <w:caps/>
          <w:smallCaps w:val="0"/>
          <w:color w:val="156082" w:themeColor="accent1"/>
        </w:rPr>
      </w:rPrChange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156082" w:themeColor="accent1"/>
      <w:spacing w:val="0"/>
      <w:u w:val="single"/>
      <w:rPrChange w:id="19" w:author="Lloyd Dugmore" w:date="2026-08-03T22:22:00Z">
        <w:rPr>
          <w:b w:val="0"/>
          <w:bCs/>
          <w:i w:val="0"/>
          <w:iCs/>
          <w:color w:val="156082" w:themeColor="accent1"/>
          <w:spacing w:val="0"/>
          <w:u w:val="single"/>
        </w:rPr>
      </w:rPrChange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60" w:after="200" w:line="240" w:lineRule="auto"/>
      <w:pPrChange w:id="20" w:author="Lloyd Dugmore" w:date="2026-08-03T22:22:00Z">
        <w:pPr>
          <w:spacing w:before="160" w:after="200"/>
        </w:pPr>
      </w:pPrChange>
    </w:pPr>
    <w:rPr>
      <w:i/>
      <w:iCs/>
      <w:color w:val="7F7F7F" w:themeColor="text1" w:themeTint="80"/>
      <w:kern w:val="0"/>
      <w:sz w:val="20"/>
      <w:szCs w:val="18"/>
      <w:lang w:eastAsia="ja-JP"/>
      <w14:ligatures w14:val="none"/>
      <w:rPrChange w:id="20" w:author="Lloyd Dugmore" w:date="2026-08-03T22:22:00Z">
        <w:rPr>
          <w:rFonts w:asciiTheme="minorHAnsi" w:eastAsiaTheme="minorHAnsi" w:hAnsiTheme="minorHAnsi" w:cstheme="minorBidi"/>
          <w:i/>
          <w:iCs/>
          <w:color w:val="7F7F7F" w:themeColor="text1" w:themeTint="80"/>
          <w:szCs w:val="18"/>
          <w:lang w:val="en-US" w:eastAsia="ja-JP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  <w:pPrChange w:id="21" w:author="Lloyd Dugmore" w:date="2026-08-03T22:22:00Z">
        <w:pPr>
          <w:keepNext/>
          <w:keepLines/>
          <w:spacing w:before="240" w:line="360" w:lineRule="auto"/>
        </w:pPr>
      </w:pPrChange>
    </w:pPr>
    <w:rPr>
      <w:sz w:val="84"/>
      <w:rPrChange w:id="21" w:author="Lloyd Dugmore" w:date="2026-08-03T22:22:00Z">
        <w:rPr>
          <w:rFonts w:asciiTheme="majorHAnsi" w:eastAsiaTheme="majorEastAsia" w:hAnsiTheme="majorHAnsi" w:cstheme="majorBidi"/>
          <w:color w:val="156082" w:themeColor="accent1"/>
          <w:spacing w:val="14"/>
          <w:sz w:val="84"/>
          <w:szCs w:val="32"/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F9528A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156082" w:themeColor="accent1"/>
        <w:left w:val="single" w:sz="4" w:space="31" w:color="156082" w:themeColor="accent1"/>
        <w:bottom w:val="single" w:sz="4" w:space="8" w:color="156082" w:themeColor="accent1"/>
        <w:right w:val="single" w:sz="4" w:space="31" w:color="156082" w:themeColor="accent1"/>
      </w:pBdr>
      <w:shd w:val="clear" w:color="auto" w:fill="156082" w:themeFill="accent1"/>
      <w:spacing w:after="0" w:line="240" w:lineRule="auto"/>
      <w:pPrChange w:id="22" w:author="Lloyd Dugmore" w:date="2026-08-03T22:22:00Z">
        <w:pPr>
          <w:pBdr>
            <w:top w:val="single" w:sz="4" w:space="8" w:color="156082" w:themeColor="accent1"/>
            <w:left w:val="single" w:sz="4" w:space="31" w:color="156082" w:themeColor="accent1"/>
            <w:bottom w:val="single" w:sz="4" w:space="8" w:color="156082" w:themeColor="accent1"/>
            <w:right w:val="single" w:sz="4" w:space="31" w:color="156082" w:themeColor="accent1"/>
          </w:pBdr>
          <w:shd w:val="clear" w:color="auto" w:fill="156082" w:themeFill="accent1"/>
        </w:pPr>
      </w:pPrChange>
    </w:pPr>
    <w:rPr>
      <w:color w:val="FFFFFF" w:themeColor="background1"/>
      <w:kern w:val="0"/>
      <w:lang w:eastAsia="ja-JP"/>
      <w14:ligatures w14:val="none"/>
      <w:rPrChange w:id="22" w:author="Lloyd Dugmore" w:date="2026-08-03T22:22:00Z">
        <w:rPr>
          <w:rFonts w:asciiTheme="minorHAnsi" w:eastAsiaTheme="minorHAnsi" w:hAnsiTheme="minorHAnsi" w:cstheme="minorBidi"/>
          <w:color w:val="FFFFFF" w:themeColor="background1"/>
          <w:sz w:val="24"/>
          <w:szCs w:val="24"/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9528A"/>
    <w:rPr>
      <w:color w:val="FFFFFF" w:themeColor="background1"/>
      <w:kern w:val="0"/>
      <w:shd w:val="clear" w:color="auto" w:fill="156082" w:themeFill="accent1"/>
      <w:lang w:eastAsia="ja-JP"/>
      <w14:ligatures w14:val="none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spacing w:before="160" w:after="320" w:line="360" w:lineRule="auto"/>
      <w:contextualSpacing/>
      <w:pPrChange w:id="23" w:author="Lloyd Dugmore" w:date="2026-08-03T22:22:00Z">
        <w:pPr>
          <w:numPr>
            <w:numId w:val="7"/>
          </w:numPr>
          <w:tabs>
            <w:tab w:val="num" w:pos="936"/>
          </w:tabs>
          <w:spacing w:before="160" w:after="320" w:line="360" w:lineRule="auto"/>
          <w:ind w:left="936" w:hanging="360"/>
          <w:contextualSpacing/>
        </w:pPr>
      </w:pPrChange>
    </w:pPr>
    <w:rPr>
      <w:color w:val="7F7F7F" w:themeColor="text1" w:themeTint="80"/>
      <w:kern w:val="0"/>
      <w:lang w:eastAsia="ja-JP"/>
      <w14:ligatures w14:val="none"/>
      <w:rPrChange w:id="23" w:author="Lloyd Dugmore" w:date="2026-08-03T22:22:00Z">
        <w:rPr>
          <w:rFonts w:asciiTheme="minorHAnsi" w:eastAsiaTheme="minorHAnsi" w:hAnsiTheme="minorHAnsi" w:cstheme="minorBidi"/>
          <w:color w:val="7F7F7F" w:themeColor="text1" w:themeTint="80"/>
          <w:sz w:val="24"/>
          <w:szCs w:val="24"/>
          <w:lang w:val="en-US" w:eastAsia="ja-JP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