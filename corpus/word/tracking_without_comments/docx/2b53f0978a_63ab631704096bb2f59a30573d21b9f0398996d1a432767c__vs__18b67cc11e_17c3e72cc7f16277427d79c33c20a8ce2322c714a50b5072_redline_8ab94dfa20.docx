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321C5B" w14:textId="77777777" w:rsidR="001B7870" w:rsidRPr="00866883" w:rsidRDefault="001B7870" w:rsidP="005660F8">
      <w:pPr>
        <w:pStyle w:val="Heading1"/>
        <w:spacing w:after="0"/>
        <w:rPr>
          <w:ins w:id="10" w:author="Marcus Asquith" w:date="2026-09-25T21:13:00Z" w16du:dateUtc="2026-09-26T01:13:00Z"/>
          <w:i/>
        </w:rPr>
      </w:pPr>
      <w:ins w:id="11" w:author="Marcus Asquith" w:date="2026-09-25T21:13:00Z" w16du:dateUtc="2026-09-26T01:13:00Z">
        <w:r>
          <w:rPr>
            <w:i/>
          </w:rPr>
          <w:t>Local Government (Miscellaneous Provisions Act) 1982</w:t>
        </w:r>
      </w:ins>
    </w:p>
    <w:p w14:paraId="0E76A4C8" w14:textId="77777777" w:rsidR="001B7870" w:rsidRPr="001B7870" w:rsidRDefault="001B7870" w:rsidP="001B7870">
      <w:pPr>
        <w:pStyle w:val="Heading1"/>
        <w:spacing w:after="480"/>
        <w:jc w:val="center"/>
        <w:rPr>
          <w:ins w:id="12" w:author="Marcus Asquith" w:date="2026-09-25T21:13:00Z" w16du:dateUtc="2026-09-26T01:13:00Z"/>
          <w:sz w:val="36"/>
        </w:rPr>
      </w:pPr>
      <w:ins w:id="13" w:author="Marcus Asquith" w:date="2026-09-25T21:13:00Z" w16du:dateUtc="2026-09-26T01:13:00Z">
        <w:r w:rsidRPr="001B7870">
          <w:rPr>
            <w:sz w:val="36"/>
          </w:rPr>
          <w:t>Application for Registration of Premises and Persons Carrying On the Practice or Business of Acupuncture, Tattooing, Semi-Permanent Skin Colouring, Cosmetic Piercing and Electrolysis</w:t>
        </w:r>
      </w:ins>
    </w:p>
    <w:tbl>
      <w:tblPr>
        <w:tblW w:w="5003" w:type="pct"/>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
      <w:tblGrid>
        <w:gridCol w:w="836"/>
        <w:gridCol w:w="8165"/>
      </w:tblGrid>
      <w:tr w:rsidR="001B7870" w14:paraId="1A9EFCF1" w14:textId="77777777" w:rsidTr="0075140B">
        <w:trPr>
          <w:cantSplit/>
          <w:trHeight w:val="389"/>
          <w:ins w:id="14" w:author="Marcus Asquith" w:date="2026-09-25T21:13:00Z" w16du:dateUtc="2026-09-26T01:13:00Z"/>
        </w:trPr>
        <w:tc>
          <w:tcPr>
            <w:tcW w:w="836"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tcMar>
              <w:top w:w="57" w:type="dxa"/>
            </w:tcMar>
          </w:tcPr>
          <w:p w14:paraId="789C3856" w14:textId="77777777" w:rsidR="001B7870" w:rsidRPr="001B7870" w:rsidRDefault="001B7870" w:rsidP="001B7870">
            <w:pPr>
              <w:pStyle w:val="FormText"/>
              <w:numPr>
                <w:ilvl w:val="0"/>
                <w:numId w:val="12"/>
              </w:numPr>
              <w:jc w:val="center"/>
              <w:rPr>
                <w:ins w:id="15" w:author="Marcus Asquith" w:date="2026-09-25T21:13:00Z" w16du:dateUtc="2026-09-26T01:13:00Z"/>
                <w:rFonts w:ascii="Arial" w:hAnsi="Arial" w:cs="Arial"/>
                <w:b/>
                <w:bCs/>
                <w:sz w:val="22"/>
                <w:szCs w:val="22"/>
              </w:rPr>
            </w:pPr>
          </w:p>
        </w:tc>
        <w:tc>
          <w:tcPr>
            <w:tcW w:w="8165"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tcPr>
          <w:p w14:paraId="1C2A377A" w14:textId="77777777" w:rsidR="001B7870" w:rsidRPr="001B7870" w:rsidRDefault="001B7870" w:rsidP="001B7870">
            <w:pPr>
              <w:pStyle w:val="FormText"/>
              <w:rPr>
                <w:ins w:id="16" w:author="Marcus Asquith" w:date="2026-09-25T21:13:00Z" w16du:dateUtc="2026-09-26T01:13:00Z"/>
                <w:rFonts w:ascii="Arial" w:hAnsi="Arial" w:cs="Arial"/>
                <w:b/>
                <w:bCs/>
                <w:sz w:val="22"/>
                <w:szCs w:val="22"/>
              </w:rPr>
            </w:pPr>
            <w:ins w:id="17" w:author="Marcus Asquith" w:date="2026-09-25T21:13:00Z" w16du:dateUtc="2026-09-26T01:13:00Z">
              <w:r w:rsidRPr="001B7870">
                <w:rPr>
                  <w:rFonts w:ascii="Arial" w:hAnsi="Arial" w:cs="Arial"/>
                  <w:sz w:val="22"/>
                  <w:szCs w:val="22"/>
                </w:rPr>
                <w:t>Postal address of premises or, if none, ordnance survey map reference or description</w:t>
              </w:r>
            </w:ins>
          </w:p>
        </w:tc>
      </w:tr>
      <w:tr w:rsidR="005660F8" w14:paraId="099ADA15" w14:textId="77777777" w:rsidTr="005660F8">
        <w:trPr>
          <w:cantSplit/>
          <w:trHeight w:val="1029"/>
          <w:ins w:id="18" w:author="Marcus Asquith" w:date="2026-09-25T21:13:00Z" w16du:dateUtc="2026-09-26T01:13:00Z"/>
        </w:trPr>
        <w:tc>
          <w:tcPr>
            <w:tcW w:w="9001" w:type="dxa"/>
            <w:gridSpan w:val="2"/>
            <w:tcBorders>
              <w:top w:val="single" w:sz="12" w:space="0" w:color="auto"/>
              <w:left w:val="single" w:sz="12" w:space="0" w:color="auto"/>
              <w:bottom w:val="single" w:sz="12" w:space="0" w:color="auto"/>
              <w:right w:val="single" w:sz="12" w:space="0" w:color="auto"/>
            </w:tcBorders>
            <w:tcMar>
              <w:top w:w="57" w:type="dxa"/>
            </w:tcMar>
          </w:tcPr>
          <w:p w14:paraId="605A772D" w14:textId="77777777" w:rsidR="005660F8" w:rsidRPr="007B7324" w:rsidRDefault="005660F8" w:rsidP="00241420">
            <w:pPr>
              <w:pStyle w:val="FormText"/>
              <w:rPr>
                <w:ins w:id="19" w:author="Marcus Asquith" w:date="2026-09-25T21:13:00Z" w16du:dateUtc="2026-09-26T01:13:00Z"/>
                <w:rFonts w:ascii="Arial" w:hAnsi="Arial" w:cs="Arial"/>
                <w:sz w:val="22"/>
                <w:szCs w:val="22"/>
              </w:rPr>
            </w:pPr>
            <w:ins w:id="20" w:author="Marcus Asquith" w:date="2026-09-25T21:13:00Z" w16du:dateUtc="2026-09-26T01:13:00Z">
              <w:r w:rsidRPr="007B7324">
                <w:rPr>
                  <w:rFonts w:ascii="Arial" w:hAnsi="Arial" w:cs="Arial"/>
                  <w:bCs/>
                  <w:sz w:val="22"/>
                  <w:szCs w:val="22"/>
                </w:rPr>
                <w:fldChar w:fldCharType="begin">
                  <w:ffData>
                    <w:name w:val="Text55"/>
                    <w:enabled/>
                    <w:calcOnExit w:val="0"/>
                    <w:textInput/>
                  </w:ffData>
                </w:fldChar>
              </w:r>
              <w:bookmarkStart w:id="21" w:name="Text55"/>
              <w:r w:rsidRPr="007B7324">
                <w:rPr>
                  <w:rFonts w:ascii="Arial" w:hAnsi="Arial" w:cs="Arial"/>
                  <w:bCs/>
                  <w:sz w:val="22"/>
                  <w:szCs w:val="22"/>
                </w:rPr>
                <w:instrText xml:space="preserve"> FORMTEXT </w:instrText>
              </w:r>
              <w:r w:rsidRPr="007B7324">
                <w:rPr>
                  <w:rFonts w:ascii="Arial" w:hAnsi="Arial" w:cs="Arial"/>
                  <w:bCs/>
                  <w:sz w:val="22"/>
                  <w:szCs w:val="22"/>
                </w:rPr>
              </w:r>
              <w:r w:rsidRPr="007B7324">
                <w:rPr>
                  <w:rFonts w:ascii="Arial" w:hAnsi="Arial" w:cs="Arial"/>
                  <w:bCs/>
                  <w:sz w:val="22"/>
                  <w:szCs w:val="22"/>
                </w:rPr>
                <w:fldChar w:fldCharType="separate"/>
              </w:r>
              <w:r w:rsidR="00241420">
                <w:rPr>
                  <w:rFonts w:ascii="Arial" w:hAnsi="Arial" w:cs="Arial"/>
                  <w:bCs/>
                  <w:sz w:val="22"/>
                  <w:szCs w:val="22"/>
                </w:rPr>
                <w:t> </w:t>
              </w:r>
              <w:r w:rsidR="00241420">
                <w:rPr>
                  <w:rFonts w:ascii="Arial" w:hAnsi="Arial" w:cs="Arial"/>
                  <w:bCs/>
                  <w:sz w:val="22"/>
                  <w:szCs w:val="22"/>
                </w:rPr>
                <w:t> </w:t>
              </w:r>
              <w:r w:rsidR="00241420">
                <w:rPr>
                  <w:rFonts w:ascii="Arial" w:hAnsi="Arial" w:cs="Arial"/>
                  <w:bCs/>
                  <w:sz w:val="22"/>
                  <w:szCs w:val="22"/>
                </w:rPr>
                <w:t> </w:t>
              </w:r>
              <w:r w:rsidR="00241420">
                <w:rPr>
                  <w:rFonts w:ascii="Arial" w:hAnsi="Arial" w:cs="Arial"/>
                  <w:bCs/>
                  <w:sz w:val="22"/>
                  <w:szCs w:val="22"/>
                </w:rPr>
                <w:t> </w:t>
              </w:r>
              <w:r w:rsidR="00241420">
                <w:rPr>
                  <w:rFonts w:ascii="Arial" w:hAnsi="Arial" w:cs="Arial"/>
                  <w:bCs/>
                  <w:sz w:val="22"/>
                  <w:szCs w:val="22"/>
                </w:rPr>
                <w:t> </w:t>
              </w:r>
              <w:r w:rsidRPr="007B7324">
                <w:rPr>
                  <w:rFonts w:ascii="Arial" w:hAnsi="Arial" w:cs="Arial"/>
                  <w:bCs/>
                  <w:sz w:val="22"/>
                  <w:szCs w:val="22"/>
                </w:rPr>
                <w:fldChar w:fldCharType="end"/>
              </w:r>
              <w:bookmarkEnd w:id="21"/>
            </w:ins>
          </w:p>
        </w:tc>
      </w:tr>
    </w:tbl>
    <w:p w14:paraId="14AD1E37" w14:textId="77777777" w:rsidR="00EC7B87" w:rsidRDefault="00EC7B87" w:rsidP="001B7870">
      <w:pPr>
        <w:tabs>
          <w:tab w:val="left" w:pos="1845"/>
        </w:tabs>
        <w:rPr>
          <w:ins w:id="22" w:author="Marcus Asquith" w:date="2026-09-25T21:13:00Z" w16du:dateUtc="2026-09-26T01:13:00Z"/>
        </w:rPr>
      </w:pPr>
    </w:p>
    <w:tbl>
      <w:tblPr>
        <w:tblW w:w="5003" w:type="pct"/>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
      <w:tblGrid>
        <w:gridCol w:w="836"/>
        <w:gridCol w:w="8165"/>
      </w:tblGrid>
      <w:tr w:rsidR="005660F8" w14:paraId="22806ED6" w14:textId="77777777" w:rsidTr="0075140B">
        <w:trPr>
          <w:cantSplit/>
          <w:trHeight w:val="427"/>
          <w:ins w:id="23" w:author="Marcus Asquith" w:date="2026-09-25T21:13:00Z" w16du:dateUtc="2026-09-26T01:13:00Z"/>
        </w:trPr>
        <w:tc>
          <w:tcPr>
            <w:tcW w:w="836"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tcMar>
              <w:top w:w="57" w:type="dxa"/>
            </w:tcMar>
          </w:tcPr>
          <w:p w14:paraId="506CDB80" w14:textId="77777777" w:rsidR="001B7870" w:rsidRPr="001B7870" w:rsidRDefault="001B7870" w:rsidP="00F319A2">
            <w:pPr>
              <w:pStyle w:val="FormText"/>
              <w:numPr>
                <w:ilvl w:val="0"/>
                <w:numId w:val="12"/>
              </w:numPr>
              <w:jc w:val="center"/>
              <w:rPr>
                <w:ins w:id="24" w:author="Marcus Asquith" w:date="2026-09-25T21:13:00Z" w16du:dateUtc="2026-09-26T01:13:00Z"/>
                <w:rFonts w:ascii="Arial" w:hAnsi="Arial" w:cs="Arial"/>
                <w:b/>
                <w:bCs/>
                <w:sz w:val="22"/>
                <w:szCs w:val="22"/>
              </w:rPr>
            </w:pPr>
          </w:p>
        </w:tc>
        <w:tc>
          <w:tcPr>
            <w:tcW w:w="8165"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tcPr>
          <w:p w14:paraId="7B2DAE30" w14:textId="77777777" w:rsidR="001B7870" w:rsidRPr="001B7870" w:rsidRDefault="001B7870" w:rsidP="00F319A2">
            <w:pPr>
              <w:pStyle w:val="FormText"/>
              <w:rPr>
                <w:ins w:id="25" w:author="Marcus Asquith" w:date="2026-09-25T21:13:00Z" w16du:dateUtc="2026-09-26T01:13:00Z"/>
                <w:rFonts w:ascii="Arial" w:hAnsi="Arial" w:cs="Arial"/>
                <w:b/>
                <w:bCs/>
                <w:sz w:val="22"/>
                <w:szCs w:val="22"/>
              </w:rPr>
            </w:pPr>
            <w:ins w:id="26" w:author="Marcus Asquith" w:date="2026-09-25T21:13:00Z" w16du:dateUtc="2026-09-26T01:13:00Z">
              <w:r w:rsidRPr="001B7870">
                <w:rPr>
                  <w:rFonts w:ascii="Arial" w:hAnsi="Arial" w:cs="Arial"/>
                  <w:sz w:val="22"/>
                </w:rPr>
                <w:t>Company Name &amp; Registered Office (if applicable) applying to be registered</w:t>
              </w:r>
            </w:ins>
          </w:p>
        </w:tc>
      </w:tr>
      <w:tr w:rsidR="005660F8" w14:paraId="1AF09604" w14:textId="77777777" w:rsidTr="005660F8">
        <w:trPr>
          <w:cantSplit/>
          <w:trHeight w:val="789"/>
          <w:ins w:id="27" w:author="Marcus Asquith" w:date="2026-09-25T21:13:00Z" w16du:dateUtc="2026-09-26T01:13:00Z"/>
        </w:trPr>
        <w:tc>
          <w:tcPr>
            <w:tcW w:w="9001" w:type="dxa"/>
            <w:gridSpan w:val="2"/>
            <w:tcBorders>
              <w:top w:val="single" w:sz="12" w:space="0" w:color="auto"/>
              <w:left w:val="single" w:sz="12" w:space="0" w:color="auto"/>
              <w:bottom w:val="single" w:sz="12" w:space="0" w:color="auto"/>
              <w:right w:val="single" w:sz="12" w:space="0" w:color="auto"/>
            </w:tcBorders>
            <w:tcMar>
              <w:top w:w="57" w:type="dxa"/>
            </w:tcMar>
          </w:tcPr>
          <w:p w14:paraId="3428C3E9" w14:textId="77777777" w:rsidR="005660F8" w:rsidRPr="007B7324" w:rsidRDefault="005660F8" w:rsidP="00241420">
            <w:pPr>
              <w:pStyle w:val="FormText"/>
              <w:rPr>
                <w:ins w:id="28" w:author="Marcus Asquith" w:date="2026-09-25T21:13:00Z" w16du:dateUtc="2026-09-26T01:13:00Z"/>
                <w:rFonts w:ascii="Arial" w:hAnsi="Arial" w:cs="Arial"/>
                <w:sz w:val="22"/>
                <w:szCs w:val="22"/>
              </w:rPr>
            </w:pPr>
            <w:ins w:id="29" w:author="Marcus Asquith" w:date="2026-09-25T21:13:00Z" w16du:dateUtc="2026-09-26T01:13:00Z">
              <w:r w:rsidRPr="007B7324">
                <w:rPr>
                  <w:rFonts w:ascii="Arial" w:hAnsi="Arial" w:cs="Arial"/>
                  <w:bCs/>
                  <w:sz w:val="22"/>
                  <w:szCs w:val="22"/>
                </w:rPr>
                <w:fldChar w:fldCharType="begin">
                  <w:ffData>
                    <w:name w:val="Text55"/>
                    <w:enabled/>
                    <w:calcOnExit w:val="0"/>
                    <w:textInput/>
                  </w:ffData>
                </w:fldChar>
              </w:r>
              <w:r w:rsidRPr="007B7324">
                <w:rPr>
                  <w:rFonts w:ascii="Arial" w:hAnsi="Arial" w:cs="Arial"/>
                  <w:bCs/>
                  <w:sz w:val="22"/>
                  <w:szCs w:val="22"/>
                </w:rPr>
                <w:instrText xml:space="preserve"> FORMTEXT </w:instrText>
              </w:r>
              <w:r w:rsidRPr="007B7324">
                <w:rPr>
                  <w:rFonts w:ascii="Arial" w:hAnsi="Arial" w:cs="Arial"/>
                  <w:bCs/>
                  <w:sz w:val="22"/>
                  <w:szCs w:val="22"/>
                </w:rPr>
              </w:r>
              <w:r w:rsidRPr="007B7324">
                <w:rPr>
                  <w:rFonts w:ascii="Arial" w:hAnsi="Arial" w:cs="Arial"/>
                  <w:bCs/>
                  <w:sz w:val="22"/>
                  <w:szCs w:val="22"/>
                </w:rPr>
                <w:fldChar w:fldCharType="separate"/>
              </w:r>
              <w:r w:rsidR="00241420">
                <w:rPr>
                  <w:rFonts w:ascii="Arial" w:hAnsi="Arial" w:cs="Arial"/>
                  <w:bCs/>
                  <w:sz w:val="22"/>
                  <w:szCs w:val="22"/>
                </w:rPr>
                <w:t> </w:t>
              </w:r>
              <w:r w:rsidR="00241420">
                <w:rPr>
                  <w:rFonts w:ascii="Arial" w:hAnsi="Arial" w:cs="Arial"/>
                  <w:bCs/>
                  <w:sz w:val="22"/>
                  <w:szCs w:val="22"/>
                </w:rPr>
                <w:t> </w:t>
              </w:r>
              <w:r w:rsidR="00241420">
                <w:rPr>
                  <w:rFonts w:ascii="Arial" w:hAnsi="Arial" w:cs="Arial"/>
                  <w:bCs/>
                  <w:sz w:val="22"/>
                  <w:szCs w:val="22"/>
                </w:rPr>
                <w:t> </w:t>
              </w:r>
              <w:r w:rsidR="00241420">
                <w:rPr>
                  <w:rFonts w:ascii="Arial" w:hAnsi="Arial" w:cs="Arial"/>
                  <w:bCs/>
                  <w:sz w:val="22"/>
                  <w:szCs w:val="22"/>
                </w:rPr>
                <w:t> </w:t>
              </w:r>
              <w:r w:rsidR="00241420">
                <w:rPr>
                  <w:rFonts w:ascii="Arial" w:hAnsi="Arial" w:cs="Arial"/>
                  <w:bCs/>
                  <w:sz w:val="22"/>
                  <w:szCs w:val="22"/>
                </w:rPr>
                <w:t> </w:t>
              </w:r>
              <w:r w:rsidRPr="007B7324">
                <w:rPr>
                  <w:rFonts w:ascii="Arial" w:hAnsi="Arial" w:cs="Arial"/>
                  <w:bCs/>
                  <w:sz w:val="22"/>
                  <w:szCs w:val="22"/>
                </w:rPr>
                <w:fldChar w:fldCharType="end"/>
              </w:r>
            </w:ins>
          </w:p>
        </w:tc>
      </w:tr>
    </w:tbl>
    <w:p w14:paraId="1AB7DF29" w14:textId="77777777" w:rsidR="001B7870" w:rsidRDefault="001B7870" w:rsidP="001B7870">
      <w:pPr>
        <w:tabs>
          <w:tab w:val="left" w:pos="1845"/>
        </w:tabs>
        <w:rPr>
          <w:ins w:id="30" w:author="Marcus Asquith" w:date="2026-09-25T21:13:00Z" w16du:dateUtc="2026-09-26T01:13:00Z"/>
        </w:rPr>
      </w:pPr>
    </w:p>
    <w:tbl>
      <w:tblPr>
        <w:tblW w:w="5003" w:type="pct"/>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
      <w:tblGrid>
        <w:gridCol w:w="836"/>
        <w:gridCol w:w="8165"/>
      </w:tblGrid>
      <w:tr w:rsidR="005660F8" w14:paraId="56F4B8FF" w14:textId="77777777" w:rsidTr="0075140B">
        <w:trPr>
          <w:cantSplit/>
          <w:trHeight w:val="540"/>
          <w:ins w:id="31" w:author="Marcus Asquith" w:date="2026-09-25T21:13:00Z" w16du:dateUtc="2026-09-26T01:13:00Z"/>
        </w:trPr>
        <w:tc>
          <w:tcPr>
            <w:tcW w:w="836"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tcMar>
              <w:top w:w="57" w:type="dxa"/>
            </w:tcMar>
          </w:tcPr>
          <w:p w14:paraId="1AF8FB38" w14:textId="77777777" w:rsidR="005660F8" w:rsidRPr="001B7870" w:rsidRDefault="005660F8" w:rsidP="00F319A2">
            <w:pPr>
              <w:pStyle w:val="FormText"/>
              <w:numPr>
                <w:ilvl w:val="0"/>
                <w:numId w:val="12"/>
              </w:numPr>
              <w:jc w:val="center"/>
              <w:rPr>
                <w:ins w:id="32" w:author="Marcus Asquith" w:date="2026-09-25T21:13:00Z" w16du:dateUtc="2026-09-26T01:13:00Z"/>
                <w:rFonts w:ascii="Arial" w:hAnsi="Arial" w:cs="Arial"/>
                <w:b/>
                <w:bCs/>
                <w:sz w:val="22"/>
                <w:szCs w:val="22"/>
              </w:rPr>
            </w:pPr>
          </w:p>
        </w:tc>
        <w:tc>
          <w:tcPr>
            <w:tcW w:w="8165"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tcPr>
          <w:p w14:paraId="5CCA4638" w14:textId="77777777" w:rsidR="005660F8" w:rsidRPr="001B7870" w:rsidRDefault="005660F8" w:rsidP="00F319A2">
            <w:pPr>
              <w:pStyle w:val="FormText"/>
              <w:rPr>
                <w:ins w:id="33" w:author="Marcus Asquith" w:date="2026-09-25T21:13:00Z" w16du:dateUtc="2026-09-26T01:13:00Z"/>
                <w:rFonts w:ascii="Arial" w:hAnsi="Arial" w:cs="Arial"/>
                <w:b/>
                <w:bCs/>
                <w:sz w:val="22"/>
                <w:szCs w:val="22"/>
              </w:rPr>
            </w:pPr>
            <w:ins w:id="34" w:author="Marcus Asquith" w:date="2026-09-25T21:13:00Z" w16du:dateUtc="2026-09-26T01:13:00Z">
              <w:r w:rsidRPr="005660F8">
                <w:rPr>
                  <w:rFonts w:ascii="Arial" w:hAnsi="Arial" w:cs="Arial"/>
                  <w:sz w:val="22"/>
                </w:rPr>
                <w:t xml:space="preserve">Full name and address of person to be registered </w:t>
              </w:r>
              <w:r w:rsidRPr="005660F8">
                <w:rPr>
                  <w:rFonts w:ascii="Arial" w:hAnsi="Arial" w:cs="Arial"/>
                  <w:b/>
                  <w:i/>
                  <w:sz w:val="22"/>
                </w:rPr>
                <w:t>(home address will not be revealed on the certificate)</w:t>
              </w:r>
            </w:ins>
          </w:p>
        </w:tc>
      </w:tr>
      <w:tr w:rsidR="005660F8" w:rsidRPr="001B7870" w14:paraId="4A282C14" w14:textId="77777777" w:rsidTr="005660F8">
        <w:trPr>
          <w:cantSplit/>
          <w:trHeight w:val="733"/>
          <w:ins w:id="35" w:author="Marcus Asquith" w:date="2026-09-25T21:13:00Z" w16du:dateUtc="2026-09-26T01:13:00Z"/>
        </w:trPr>
        <w:tc>
          <w:tcPr>
            <w:tcW w:w="9001" w:type="dxa"/>
            <w:gridSpan w:val="2"/>
            <w:tcBorders>
              <w:top w:val="single" w:sz="12" w:space="0" w:color="auto"/>
              <w:left w:val="single" w:sz="12" w:space="0" w:color="auto"/>
              <w:bottom w:val="single" w:sz="12" w:space="0" w:color="auto"/>
              <w:right w:val="single" w:sz="12" w:space="0" w:color="auto"/>
            </w:tcBorders>
            <w:tcMar>
              <w:top w:w="57" w:type="dxa"/>
            </w:tcMar>
          </w:tcPr>
          <w:p w14:paraId="0569E2A3" w14:textId="77777777" w:rsidR="005660F8" w:rsidRPr="007B7324" w:rsidRDefault="005660F8" w:rsidP="00F319A2">
            <w:pPr>
              <w:pStyle w:val="FormText"/>
              <w:rPr>
                <w:ins w:id="36" w:author="Marcus Asquith" w:date="2026-09-25T21:13:00Z" w16du:dateUtc="2026-09-26T01:13:00Z"/>
                <w:rFonts w:ascii="Arial" w:hAnsi="Arial" w:cs="Arial"/>
                <w:sz w:val="22"/>
                <w:szCs w:val="22"/>
              </w:rPr>
            </w:pPr>
            <w:ins w:id="37" w:author="Marcus Asquith" w:date="2026-09-25T21:13:00Z" w16du:dateUtc="2026-09-26T01:13:00Z">
              <w:r w:rsidRPr="007B7324">
                <w:rPr>
                  <w:rFonts w:ascii="Arial" w:hAnsi="Arial" w:cs="Arial"/>
                  <w:bCs/>
                  <w:sz w:val="22"/>
                  <w:szCs w:val="22"/>
                </w:rPr>
                <w:fldChar w:fldCharType="begin">
                  <w:ffData>
                    <w:name w:val="Text55"/>
                    <w:enabled/>
                    <w:calcOnExit w:val="0"/>
                    <w:textInput/>
                  </w:ffData>
                </w:fldChar>
              </w:r>
              <w:r w:rsidRPr="007B7324">
                <w:rPr>
                  <w:rFonts w:ascii="Arial" w:hAnsi="Arial" w:cs="Arial"/>
                  <w:bCs/>
                  <w:sz w:val="22"/>
                  <w:szCs w:val="22"/>
                </w:rPr>
                <w:instrText xml:space="preserve"> FORMTEXT </w:instrText>
              </w:r>
              <w:r w:rsidRPr="007B7324">
                <w:rPr>
                  <w:rFonts w:ascii="Arial" w:hAnsi="Arial" w:cs="Arial"/>
                  <w:bCs/>
                  <w:sz w:val="22"/>
                  <w:szCs w:val="22"/>
                </w:rPr>
              </w:r>
              <w:r w:rsidRPr="007B7324">
                <w:rPr>
                  <w:rFonts w:ascii="Arial" w:hAnsi="Arial" w:cs="Arial"/>
                  <w:bCs/>
                  <w:sz w:val="22"/>
                  <w:szCs w:val="22"/>
                </w:rPr>
                <w:fldChar w:fldCharType="separate"/>
              </w:r>
              <w:r w:rsidRPr="007B7324">
                <w:rPr>
                  <w:rFonts w:ascii="Arial" w:hAnsi="Arial" w:cs="Arial"/>
                  <w:bCs/>
                  <w:noProof/>
                  <w:sz w:val="22"/>
                  <w:szCs w:val="22"/>
                </w:rPr>
                <w:t> </w:t>
              </w:r>
              <w:r w:rsidRPr="007B7324">
                <w:rPr>
                  <w:rFonts w:ascii="Arial" w:hAnsi="Arial" w:cs="Arial"/>
                  <w:bCs/>
                  <w:noProof/>
                  <w:sz w:val="22"/>
                  <w:szCs w:val="22"/>
                </w:rPr>
                <w:t> </w:t>
              </w:r>
              <w:r w:rsidRPr="007B7324">
                <w:rPr>
                  <w:rFonts w:ascii="Arial" w:hAnsi="Arial" w:cs="Arial"/>
                  <w:bCs/>
                  <w:noProof/>
                  <w:sz w:val="22"/>
                  <w:szCs w:val="22"/>
                </w:rPr>
                <w:t> </w:t>
              </w:r>
              <w:r w:rsidRPr="007B7324">
                <w:rPr>
                  <w:rFonts w:ascii="Arial" w:hAnsi="Arial" w:cs="Arial"/>
                  <w:bCs/>
                  <w:noProof/>
                  <w:sz w:val="22"/>
                  <w:szCs w:val="22"/>
                </w:rPr>
                <w:t> </w:t>
              </w:r>
              <w:r w:rsidRPr="007B7324">
                <w:rPr>
                  <w:rFonts w:ascii="Arial" w:hAnsi="Arial" w:cs="Arial"/>
                  <w:bCs/>
                  <w:noProof/>
                  <w:sz w:val="22"/>
                  <w:szCs w:val="22"/>
                </w:rPr>
                <w:t> </w:t>
              </w:r>
              <w:r w:rsidRPr="007B7324">
                <w:rPr>
                  <w:rFonts w:ascii="Arial" w:hAnsi="Arial" w:cs="Arial"/>
                  <w:bCs/>
                  <w:sz w:val="22"/>
                  <w:szCs w:val="22"/>
                </w:rPr>
                <w:fldChar w:fldCharType="end"/>
              </w:r>
            </w:ins>
          </w:p>
        </w:tc>
      </w:tr>
    </w:tbl>
    <w:p w14:paraId="022FE332" w14:textId="77777777" w:rsidR="005660F8" w:rsidRDefault="005660F8" w:rsidP="001B7870">
      <w:pPr>
        <w:tabs>
          <w:tab w:val="left" w:pos="1845"/>
        </w:tabs>
        <w:rPr>
          <w:ins w:id="38" w:author="Marcus Asquith" w:date="2026-09-25T21:13:00Z" w16du:dateUtc="2026-09-26T01:13:00Z"/>
        </w:rPr>
      </w:pPr>
    </w:p>
    <w:tbl>
      <w:tblPr>
        <w:tblW w:w="5003" w:type="pct"/>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
      <w:tblGrid>
        <w:gridCol w:w="836"/>
        <w:gridCol w:w="8165"/>
      </w:tblGrid>
      <w:tr w:rsidR="005660F8" w14:paraId="14E57A40" w14:textId="77777777" w:rsidTr="0075140B">
        <w:trPr>
          <w:cantSplit/>
          <w:trHeight w:val="389"/>
          <w:ins w:id="39" w:author="Marcus Asquith" w:date="2026-09-25T21:13:00Z" w16du:dateUtc="2026-09-26T01:13:00Z"/>
        </w:trPr>
        <w:tc>
          <w:tcPr>
            <w:tcW w:w="836"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tcMar>
              <w:top w:w="57" w:type="dxa"/>
            </w:tcMar>
          </w:tcPr>
          <w:p w14:paraId="022BA62C" w14:textId="77777777" w:rsidR="005660F8" w:rsidRPr="001B7870" w:rsidRDefault="005660F8" w:rsidP="00F319A2">
            <w:pPr>
              <w:pStyle w:val="FormText"/>
              <w:numPr>
                <w:ilvl w:val="0"/>
                <w:numId w:val="12"/>
              </w:numPr>
              <w:jc w:val="center"/>
              <w:rPr>
                <w:ins w:id="40" w:author="Marcus Asquith" w:date="2026-09-25T21:13:00Z" w16du:dateUtc="2026-09-26T01:13:00Z"/>
                <w:rFonts w:ascii="Arial" w:hAnsi="Arial" w:cs="Arial"/>
                <w:b/>
                <w:bCs/>
                <w:sz w:val="22"/>
                <w:szCs w:val="22"/>
              </w:rPr>
            </w:pPr>
          </w:p>
        </w:tc>
        <w:tc>
          <w:tcPr>
            <w:tcW w:w="8165"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tcPr>
          <w:p w14:paraId="5F929185" w14:textId="77777777" w:rsidR="005660F8" w:rsidRPr="001B7870" w:rsidRDefault="005660F8" w:rsidP="00F319A2">
            <w:pPr>
              <w:pStyle w:val="FormText"/>
              <w:rPr>
                <w:ins w:id="41" w:author="Marcus Asquith" w:date="2026-09-25T21:13:00Z" w16du:dateUtc="2026-09-26T01:13:00Z"/>
                <w:rFonts w:ascii="Arial" w:hAnsi="Arial" w:cs="Arial"/>
                <w:b/>
                <w:bCs/>
                <w:sz w:val="22"/>
                <w:szCs w:val="22"/>
              </w:rPr>
            </w:pPr>
            <w:ins w:id="42" w:author="Marcus Asquith" w:date="2026-09-25T21:13:00Z" w16du:dateUtc="2026-09-26T01:13:00Z">
              <w:r>
                <w:rPr>
                  <w:rFonts w:ascii="Arial" w:hAnsi="Arial" w:cs="Arial"/>
                  <w:sz w:val="22"/>
                </w:rPr>
                <w:t>Contact Details</w:t>
              </w:r>
            </w:ins>
          </w:p>
        </w:tc>
      </w:tr>
      <w:tr w:rsidR="005660F8" w14:paraId="547CE4F2" w14:textId="77777777" w:rsidTr="005660F8">
        <w:trPr>
          <w:cantSplit/>
          <w:trHeight w:val="867"/>
          <w:ins w:id="43" w:author="Marcus Asquith" w:date="2026-09-25T21:13:00Z" w16du:dateUtc="2026-09-26T01:13:00Z"/>
        </w:trPr>
        <w:tc>
          <w:tcPr>
            <w:tcW w:w="9001" w:type="dxa"/>
            <w:gridSpan w:val="2"/>
            <w:tcBorders>
              <w:top w:val="single" w:sz="12" w:space="0" w:color="auto"/>
              <w:left w:val="single" w:sz="12" w:space="0" w:color="auto"/>
              <w:bottom w:val="single" w:sz="12" w:space="0" w:color="auto"/>
              <w:right w:val="single" w:sz="12" w:space="0" w:color="auto"/>
            </w:tcBorders>
            <w:tcMar>
              <w:top w:w="57" w:type="dxa"/>
            </w:tcMar>
          </w:tcPr>
          <w:p w14:paraId="428F9A67" w14:textId="77777777" w:rsidR="005660F8" w:rsidRPr="001E1D8B" w:rsidRDefault="005660F8" w:rsidP="00F319A2">
            <w:pPr>
              <w:pStyle w:val="FormText"/>
              <w:rPr>
                <w:ins w:id="44" w:author="Marcus Asquith" w:date="2026-09-25T21:13:00Z" w16du:dateUtc="2026-09-26T01:13:00Z"/>
                <w:rFonts w:ascii="Arial" w:hAnsi="Arial" w:cs="Arial"/>
                <w:b/>
                <w:bCs/>
                <w:sz w:val="20"/>
                <w:szCs w:val="22"/>
              </w:rPr>
            </w:pPr>
            <w:ins w:id="45" w:author="Marcus Asquith" w:date="2026-09-25T21:13:00Z" w16du:dateUtc="2026-09-26T01:13:00Z">
              <w:r w:rsidRPr="007B7324">
                <w:rPr>
                  <w:rFonts w:ascii="Arial" w:hAnsi="Arial" w:cs="Arial"/>
                  <w:bCs/>
                  <w:sz w:val="22"/>
                  <w:szCs w:val="22"/>
                </w:rPr>
                <w:t>Telephone Number:</w:t>
              </w:r>
              <w:r w:rsidRPr="007B7324">
                <w:rPr>
                  <w:rFonts w:ascii="Arial" w:hAnsi="Arial" w:cs="Arial"/>
                  <w:b/>
                  <w:bCs/>
                  <w:sz w:val="22"/>
                  <w:szCs w:val="22"/>
                </w:rPr>
                <w:t xml:space="preserve"> </w:t>
              </w:r>
              <w:r w:rsidR="00B52A27" w:rsidRPr="007B7324">
                <w:rPr>
                  <w:rFonts w:ascii="Arial" w:hAnsi="Arial" w:cs="Arial"/>
                  <w:bCs/>
                  <w:sz w:val="22"/>
                  <w:szCs w:val="22"/>
                </w:rPr>
                <w:fldChar w:fldCharType="begin">
                  <w:ffData>
                    <w:name w:val="Text55"/>
                    <w:enabled/>
                    <w:calcOnExit w:val="0"/>
                    <w:textInput/>
                  </w:ffData>
                </w:fldChar>
              </w:r>
              <w:r w:rsidR="00B52A27" w:rsidRPr="007B7324">
                <w:rPr>
                  <w:rFonts w:ascii="Arial" w:hAnsi="Arial" w:cs="Arial"/>
                  <w:bCs/>
                  <w:sz w:val="22"/>
                  <w:szCs w:val="22"/>
                </w:rPr>
                <w:instrText xml:space="preserve"> FORMTEXT </w:instrText>
              </w:r>
              <w:r w:rsidR="00B52A27" w:rsidRPr="007B7324">
                <w:rPr>
                  <w:rFonts w:ascii="Arial" w:hAnsi="Arial" w:cs="Arial"/>
                  <w:bCs/>
                  <w:sz w:val="22"/>
                  <w:szCs w:val="22"/>
                </w:rPr>
              </w:r>
              <w:r w:rsidR="00B52A27" w:rsidRPr="007B7324">
                <w:rPr>
                  <w:rFonts w:ascii="Arial" w:hAnsi="Arial" w:cs="Arial"/>
                  <w:bCs/>
                  <w:sz w:val="22"/>
                  <w:szCs w:val="22"/>
                </w:rPr>
                <w:fldChar w:fldCharType="separate"/>
              </w:r>
              <w:r w:rsidR="00B52A27" w:rsidRPr="007B7324">
                <w:rPr>
                  <w:rFonts w:ascii="Arial" w:hAnsi="Arial" w:cs="Arial"/>
                  <w:bCs/>
                  <w:noProof/>
                  <w:sz w:val="22"/>
                  <w:szCs w:val="22"/>
                </w:rPr>
                <w:t> </w:t>
              </w:r>
              <w:r w:rsidR="00B52A27" w:rsidRPr="007B7324">
                <w:rPr>
                  <w:rFonts w:ascii="Arial" w:hAnsi="Arial" w:cs="Arial"/>
                  <w:bCs/>
                  <w:noProof/>
                  <w:sz w:val="22"/>
                  <w:szCs w:val="22"/>
                </w:rPr>
                <w:t> </w:t>
              </w:r>
              <w:r w:rsidR="00B52A27" w:rsidRPr="007B7324">
                <w:rPr>
                  <w:rFonts w:ascii="Arial" w:hAnsi="Arial" w:cs="Arial"/>
                  <w:bCs/>
                  <w:noProof/>
                  <w:sz w:val="22"/>
                  <w:szCs w:val="22"/>
                </w:rPr>
                <w:t> </w:t>
              </w:r>
              <w:r w:rsidR="00B52A27" w:rsidRPr="007B7324">
                <w:rPr>
                  <w:rFonts w:ascii="Arial" w:hAnsi="Arial" w:cs="Arial"/>
                  <w:bCs/>
                  <w:noProof/>
                  <w:sz w:val="22"/>
                  <w:szCs w:val="22"/>
                </w:rPr>
                <w:t> </w:t>
              </w:r>
              <w:r w:rsidR="00B52A27" w:rsidRPr="007B7324">
                <w:rPr>
                  <w:rFonts w:ascii="Arial" w:hAnsi="Arial" w:cs="Arial"/>
                  <w:bCs/>
                  <w:noProof/>
                  <w:sz w:val="22"/>
                  <w:szCs w:val="22"/>
                </w:rPr>
                <w:t> </w:t>
              </w:r>
              <w:r w:rsidR="00B52A27" w:rsidRPr="007B7324">
                <w:rPr>
                  <w:rFonts w:ascii="Arial" w:hAnsi="Arial" w:cs="Arial"/>
                  <w:bCs/>
                  <w:sz w:val="22"/>
                  <w:szCs w:val="22"/>
                </w:rPr>
                <w:fldChar w:fldCharType="end"/>
              </w:r>
            </w:ins>
          </w:p>
          <w:p w14:paraId="1A234141" w14:textId="77777777" w:rsidR="005660F8" w:rsidRPr="00AE3415" w:rsidRDefault="005660F8" w:rsidP="00F319A2">
            <w:pPr>
              <w:pStyle w:val="FormText"/>
              <w:rPr>
                <w:ins w:id="46" w:author="Marcus Asquith" w:date="2026-09-25T21:13:00Z" w16du:dateUtc="2026-09-26T01:13:00Z"/>
                <w:rFonts w:ascii="Arial" w:hAnsi="Arial" w:cs="Arial"/>
                <w:b/>
                <w:bCs/>
                <w:sz w:val="22"/>
                <w:szCs w:val="22"/>
              </w:rPr>
            </w:pPr>
          </w:p>
          <w:p w14:paraId="558B1A4D" w14:textId="77777777" w:rsidR="005660F8" w:rsidRPr="001B7870" w:rsidRDefault="005660F8" w:rsidP="00241420">
            <w:pPr>
              <w:pStyle w:val="FormText"/>
              <w:rPr>
                <w:ins w:id="47" w:author="Marcus Asquith" w:date="2026-09-25T21:13:00Z" w16du:dateUtc="2026-09-26T01:13:00Z"/>
                <w:rFonts w:ascii="Arial" w:hAnsi="Arial" w:cs="Arial"/>
                <w:sz w:val="22"/>
                <w:szCs w:val="22"/>
              </w:rPr>
            </w:pPr>
            <w:ins w:id="48" w:author="Marcus Asquith" w:date="2026-09-25T21:13:00Z" w16du:dateUtc="2026-09-26T01:13:00Z">
              <w:r w:rsidRPr="007B7324">
                <w:rPr>
                  <w:rFonts w:ascii="Arial" w:hAnsi="Arial" w:cs="Arial"/>
                  <w:bCs/>
                  <w:sz w:val="22"/>
                  <w:szCs w:val="22"/>
                </w:rPr>
                <w:t>Email Address:</w:t>
              </w:r>
              <w:r w:rsidRPr="007B7324">
                <w:rPr>
                  <w:rFonts w:ascii="Arial" w:hAnsi="Arial" w:cs="Arial"/>
                  <w:b/>
                  <w:bCs/>
                  <w:sz w:val="22"/>
                  <w:szCs w:val="22"/>
                </w:rPr>
                <w:t xml:space="preserve"> </w:t>
              </w:r>
              <w:r w:rsidRPr="007B7324">
                <w:rPr>
                  <w:rFonts w:ascii="Arial" w:hAnsi="Arial" w:cs="Arial"/>
                  <w:bCs/>
                  <w:sz w:val="22"/>
                  <w:szCs w:val="22"/>
                </w:rPr>
                <w:fldChar w:fldCharType="begin">
                  <w:ffData>
                    <w:name w:val="Text55"/>
                    <w:enabled/>
                    <w:calcOnExit w:val="0"/>
                    <w:textInput/>
                  </w:ffData>
                </w:fldChar>
              </w:r>
              <w:r w:rsidRPr="007B7324">
                <w:rPr>
                  <w:rFonts w:ascii="Arial" w:hAnsi="Arial" w:cs="Arial"/>
                  <w:bCs/>
                  <w:sz w:val="22"/>
                  <w:szCs w:val="22"/>
                </w:rPr>
                <w:instrText xml:space="preserve"> FORMTEXT </w:instrText>
              </w:r>
              <w:r w:rsidRPr="007B7324">
                <w:rPr>
                  <w:rFonts w:ascii="Arial" w:hAnsi="Arial" w:cs="Arial"/>
                  <w:bCs/>
                  <w:sz w:val="22"/>
                  <w:szCs w:val="22"/>
                </w:rPr>
              </w:r>
              <w:r w:rsidRPr="007B7324">
                <w:rPr>
                  <w:rFonts w:ascii="Arial" w:hAnsi="Arial" w:cs="Arial"/>
                  <w:bCs/>
                  <w:sz w:val="22"/>
                  <w:szCs w:val="22"/>
                </w:rPr>
                <w:fldChar w:fldCharType="separate"/>
              </w:r>
              <w:r w:rsidR="00241420">
                <w:rPr>
                  <w:rFonts w:ascii="Arial" w:hAnsi="Arial" w:cs="Arial"/>
                  <w:bCs/>
                  <w:sz w:val="22"/>
                  <w:szCs w:val="22"/>
                </w:rPr>
                <w:t> </w:t>
              </w:r>
              <w:r w:rsidR="00241420">
                <w:rPr>
                  <w:rFonts w:ascii="Arial" w:hAnsi="Arial" w:cs="Arial"/>
                  <w:bCs/>
                  <w:sz w:val="22"/>
                  <w:szCs w:val="22"/>
                </w:rPr>
                <w:t> </w:t>
              </w:r>
              <w:r w:rsidR="00241420">
                <w:rPr>
                  <w:rFonts w:ascii="Arial" w:hAnsi="Arial" w:cs="Arial"/>
                  <w:bCs/>
                  <w:sz w:val="22"/>
                  <w:szCs w:val="22"/>
                </w:rPr>
                <w:t> </w:t>
              </w:r>
              <w:r w:rsidR="00241420">
                <w:rPr>
                  <w:rFonts w:ascii="Arial" w:hAnsi="Arial" w:cs="Arial"/>
                  <w:bCs/>
                  <w:sz w:val="22"/>
                  <w:szCs w:val="22"/>
                </w:rPr>
                <w:t> </w:t>
              </w:r>
              <w:r w:rsidR="00241420">
                <w:rPr>
                  <w:rFonts w:ascii="Arial" w:hAnsi="Arial" w:cs="Arial"/>
                  <w:bCs/>
                  <w:sz w:val="22"/>
                  <w:szCs w:val="22"/>
                </w:rPr>
                <w:t> </w:t>
              </w:r>
              <w:r w:rsidRPr="007B7324">
                <w:rPr>
                  <w:rFonts w:ascii="Arial" w:hAnsi="Arial" w:cs="Arial"/>
                  <w:bCs/>
                  <w:sz w:val="22"/>
                  <w:szCs w:val="22"/>
                </w:rPr>
                <w:fldChar w:fldCharType="end"/>
              </w:r>
            </w:ins>
          </w:p>
        </w:tc>
      </w:tr>
    </w:tbl>
    <w:p w14:paraId="5668041C" w14:textId="77777777" w:rsidR="005660F8" w:rsidRDefault="005660F8" w:rsidP="001B7870">
      <w:pPr>
        <w:tabs>
          <w:tab w:val="left" w:pos="1845"/>
        </w:tabs>
        <w:rPr>
          <w:ins w:id="49" w:author="Marcus Asquith" w:date="2026-09-25T21:13:00Z" w16du:dateUtc="2026-09-26T01:13:00Z"/>
        </w:rPr>
      </w:pPr>
    </w:p>
    <w:tbl>
      <w:tblPr>
        <w:tblW w:w="5003" w:type="pct"/>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
      <w:tblGrid>
        <w:gridCol w:w="836"/>
        <w:gridCol w:w="8165"/>
      </w:tblGrid>
      <w:tr w:rsidR="005660F8" w14:paraId="312F7E0C" w14:textId="77777777" w:rsidTr="0075140B">
        <w:trPr>
          <w:cantSplit/>
          <w:trHeight w:val="389"/>
          <w:ins w:id="50" w:author="Marcus Asquith" w:date="2026-09-25T21:13:00Z" w16du:dateUtc="2026-09-26T01:13:00Z"/>
        </w:trPr>
        <w:tc>
          <w:tcPr>
            <w:tcW w:w="836"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tcMar>
              <w:top w:w="57" w:type="dxa"/>
            </w:tcMar>
          </w:tcPr>
          <w:p w14:paraId="6F728B19" w14:textId="77777777" w:rsidR="005660F8" w:rsidRPr="001B7870" w:rsidRDefault="005660F8" w:rsidP="00F319A2">
            <w:pPr>
              <w:pStyle w:val="FormText"/>
              <w:numPr>
                <w:ilvl w:val="0"/>
                <w:numId w:val="12"/>
              </w:numPr>
              <w:jc w:val="center"/>
              <w:rPr>
                <w:ins w:id="51" w:author="Marcus Asquith" w:date="2026-09-25T21:13:00Z" w16du:dateUtc="2026-09-26T01:13:00Z"/>
                <w:rFonts w:ascii="Arial" w:hAnsi="Arial" w:cs="Arial"/>
                <w:b/>
                <w:bCs/>
                <w:sz w:val="22"/>
                <w:szCs w:val="22"/>
              </w:rPr>
            </w:pPr>
          </w:p>
        </w:tc>
        <w:tc>
          <w:tcPr>
            <w:tcW w:w="8165"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tcPr>
          <w:p w14:paraId="184F31A0" w14:textId="77777777" w:rsidR="005660F8" w:rsidRPr="001B7870" w:rsidRDefault="005660F8" w:rsidP="00F319A2">
            <w:pPr>
              <w:pStyle w:val="FormText"/>
              <w:rPr>
                <w:ins w:id="52" w:author="Marcus Asquith" w:date="2026-09-25T21:13:00Z" w16du:dateUtc="2026-09-26T01:13:00Z"/>
                <w:rFonts w:ascii="Arial" w:hAnsi="Arial" w:cs="Arial"/>
                <w:b/>
                <w:bCs/>
                <w:sz w:val="22"/>
                <w:szCs w:val="22"/>
              </w:rPr>
            </w:pPr>
            <w:ins w:id="53" w:author="Marcus Asquith" w:date="2026-09-25T21:13:00Z" w16du:dateUtc="2026-09-26T01:13:00Z">
              <w:r w:rsidRPr="00962E8C">
                <w:rPr>
                  <w:rFonts w:ascii="Arial" w:hAnsi="Arial" w:cs="Arial"/>
                  <w:sz w:val="22"/>
                </w:rPr>
                <w:t xml:space="preserve">Type of work to be undertaken by applicant </w:t>
              </w:r>
              <w:r w:rsidRPr="00962E8C">
                <w:rPr>
                  <w:rFonts w:ascii="Arial" w:hAnsi="Arial" w:cs="Arial"/>
                  <w:i/>
                  <w:sz w:val="22"/>
                </w:rPr>
                <w:t>(please tick relevant box):</w:t>
              </w:r>
            </w:ins>
          </w:p>
        </w:tc>
      </w:tr>
      <w:tr w:rsidR="005660F8" w14:paraId="23920F66" w14:textId="77777777" w:rsidTr="005660F8">
        <w:trPr>
          <w:cantSplit/>
          <w:trHeight w:val="1398"/>
          <w:ins w:id="54" w:author="Marcus Asquith" w:date="2026-09-25T21:13:00Z" w16du:dateUtc="2026-09-26T01:13:00Z"/>
        </w:trPr>
        <w:tc>
          <w:tcPr>
            <w:tcW w:w="9001" w:type="dxa"/>
            <w:gridSpan w:val="2"/>
            <w:tcBorders>
              <w:top w:val="single" w:sz="12" w:space="0" w:color="auto"/>
              <w:left w:val="single" w:sz="12" w:space="0" w:color="auto"/>
              <w:bottom w:val="single" w:sz="12" w:space="0" w:color="auto"/>
              <w:right w:val="single" w:sz="12" w:space="0" w:color="auto"/>
            </w:tcBorders>
            <w:tcMar>
              <w:top w:w="57" w:type="dxa"/>
            </w:tcMar>
          </w:tcPr>
          <w:p w14:paraId="060371AC" w14:textId="77777777" w:rsidR="005660F8" w:rsidRPr="0075140B" w:rsidRDefault="00EC7B87" w:rsidP="005660F8">
            <w:pPr>
              <w:tabs>
                <w:tab w:val="left" w:pos="750"/>
              </w:tabs>
              <w:rPr>
                <w:ins w:id="55" w:author="Marcus Asquith" w:date="2026-09-25T21:13:00Z" w16du:dateUtc="2026-09-26T01:13:00Z"/>
                <w:rFonts w:ascii="Arial" w:hAnsi="Arial" w:cs="Arial"/>
                <w:sz w:val="20"/>
              </w:rPr>
            </w:pPr>
            <w:customXmlInsRangeStart w:id="56" w:author="Marcus Asquith" w:date="2026-09-25T21:13:00Z"/>
            <w:sdt>
              <w:sdtPr>
                <w:rPr>
                  <w:rFonts w:ascii="Arial" w:hAnsi="Arial" w:cs="Arial"/>
                  <w:sz w:val="20"/>
                </w:rPr>
                <w:id w:val="1146155587"/>
                <w14:checkbox>
                  <w14:checked w14:val="0"/>
                  <w14:checkedState w14:val="2612" w14:font="MS Gothic"/>
                  <w14:uncheckedState w14:val="2610" w14:font="MS Gothic"/>
                </w14:checkbox>
              </w:sdtPr>
              <w:sdtEndPr/>
              <w:sdtContent>
                <w:customXmlInsRangeEnd w:id="56"/>
                <w:ins w:id="57" w:author="Marcus Asquith" w:date="2026-09-25T21:13:00Z" w16du:dateUtc="2026-09-26T01:13:00Z">
                  <w:r w:rsidR="005660F8" w:rsidRPr="00F64814">
                    <w:rPr>
                      <w:rFonts w:ascii="Segoe UI Symbol" w:eastAsia="MS Gothic" w:hAnsi="Segoe UI Symbol" w:cs="Segoe UI Symbol"/>
                      <w:sz w:val="20"/>
                    </w:rPr>
                    <w:t>☐</w:t>
                  </w:r>
                </w:ins>
                <w:customXmlInsRangeStart w:id="58" w:author="Marcus Asquith" w:date="2026-09-25T21:13:00Z"/>
              </w:sdtContent>
            </w:sdt>
            <w:customXmlInsRangeEnd w:id="58"/>
            <w:ins w:id="59" w:author="Marcus Asquith" w:date="2026-09-25T21:13:00Z" w16du:dateUtc="2026-09-26T01:13:00Z">
              <w:r w:rsidR="005660F8" w:rsidRPr="00F64814">
                <w:rPr>
                  <w:rFonts w:ascii="Arial" w:hAnsi="Arial" w:cs="Arial"/>
                  <w:sz w:val="20"/>
                </w:rPr>
                <w:t xml:space="preserve">  </w:t>
              </w:r>
              <w:r w:rsidR="005660F8" w:rsidRPr="0075140B">
                <w:rPr>
                  <w:rFonts w:ascii="Arial" w:hAnsi="Arial" w:cs="Arial"/>
                  <w:sz w:val="20"/>
                </w:rPr>
                <w:t xml:space="preserve">Acupuncture       </w:t>
              </w:r>
              <w:r w:rsidR="00ED3DDB">
                <w:rPr>
                  <w:rFonts w:ascii="MS Gothic" w:eastAsia="MS Gothic" w:hAnsi="MS Gothic" w:cs="Arial" w:hint="eastAsia"/>
                  <w:sz w:val="20"/>
                </w:rPr>
                <w:t xml:space="preserve"> </w:t>
              </w:r>
            </w:ins>
            <w:customXmlInsRangeStart w:id="60" w:author="Marcus Asquith" w:date="2026-09-25T21:13:00Z"/>
            <w:sdt>
              <w:sdtPr>
                <w:rPr>
                  <w:rFonts w:ascii="Arial" w:hAnsi="Arial" w:cs="Arial"/>
                  <w:sz w:val="20"/>
                </w:rPr>
                <w:id w:val="-1358733860"/>
                <w14:checkbox>
                  <w14:checked w14:val="0"/>
                  <w14:checkedState w14:val="2612" w14:font="MS Gothic"/>
                  <w14:uncheckedState w14:val="2610" w14:font="MS Gothic"/>
                </w14:checkbox>
              </w:sdtPr>
              <w:sdtEndPr/>
              <w:sdtContent>
                <w:customXmlInsRangeEnd w:id="60"/>
                <w:ins w:id="61" w:author="Marcus Asquith" w:date="2026-09-25T21:13:00Z" w16du:dateUtc="2026-09-26T01:13:00Z">
                  <w:r w:rsidR="005660F8" w:rsidRPr="0075140B">
                    <w:rPr>
                      <w:rFonts w:ascii="Segoe UI Symbol" w:eastAsia="MS Gothic" w:hAnsi="Segoe UI Symbol" w:cs="Segoe UI Symbol"/>
                      <w:sz w:val="20"/>
                    </w:rPr>
                    <w:t>☐</w:t>
                  </w:r>
                </w:ins>
                <w:customXmlInsRangeStart w:id="62" w:author="Marcus Asquith" w:date="2026-09-25T21:13:00Z"/>
              </w:sdtContent>
            </w:sdt>
            <w:customXmlInsRangeEnd w:id="62"/>
            <w:ins w:id="63" w:author="Marcus Asquith" w:date="2026-09-25T21:13:00Z" w16du:dateUtc="2026-09-26T01:13:00Z">
              <w:r w:rsidR="005660F8" w:rsidRPr="0075140B">
                <w:rPr>
                  <w:rFonts w:ascii="Arial" w:hAnsi="Arial" w:cs="Arial"/>
                  <w:sz w:val="20"/>
                </w:rPr>
                <w:t xml:space="preserve">  Ear Piercing only</w:t>
              </w:r>
            </w:ins>
          </w:p>
          <w:p w14:paraId="4D2C88C2" w14:textId="77777777" w:rsidR="0075140B" w:rsidRDefault="00EC7B87" w:rsidP="005660F8">
            <w:pPr>
              <w:tabs>
                <w:tab w:val="left" w:pos="750"/>
              </w:tabs>
              <w:rPr>
                <w:ins w:id="64" w:author="Marcus Asquith" w:date="2026-09-25T21:13:00Z" w16du:dateUtc="2026-09-26T01:13:00Z"/>
                <w:rFonts w:ascii="Arial" w:hAnsi="Arial" w:cs="Arial"/>
                <w:sz w:val="20"/>
              </w:rPr>
            </w:pPr>
            <w:customXmlInsRangeStart w:id="65" w:author="Marcus Asquith" w:date="2026-09-25T21:13:00Z"/>
            <w:sdt>
              <w:sdtPr>
                <w:rPr>
                  <w:rFonts w:ascii="Arial" w:hAnsi="Arial" w:cs="Arial"/>
                  <w:sz w:val="20"/>
                </w:rPr>
                <w:id w:val="484818638"/>
                <w14:checkbox>
                  <w14:checked w14:val="0"/>
                  <w14:checkedState w14:val="2612" w14:font="MS Gothic"/>
                  <w14:uncheckedState w14:val="2610" w14:font="MS Gothic"/>
                </w14:checkbox>
              </w:sdtPr>
              <w:sdtEndPr/>
              <w:sdtContent>
                <w:customXmlInsRangeEnd w:id="65"/>
                <w:ins w:id="66" w:author="Marcus Asquith" w:date="2026-09-25T21:13:00Z" w16du:dateUtc="2026-09-26T01:13:00Z">
                  <w:r w:rsidR="005660F8" w:rsidRPr="0075140B">
                    <w:rPr>
                      <w:rFonts w:ascii="Segoe UI Symbol" w:eastAsia="MS Gothic" w:hAnsi="Segoe UI Symbol" w:cs="Segoe UI Symbol"/>
                      <w:sz w:val="20"/>
                    </w:rPr>
                    <w:t>☐</w:t>
                  </w:r>
                </w:ins>
                <w:customXmlInsRangeStart w:id="67" w:author="Marcus Asquith" w:date="2026-09-25T21:13:00Z"/>
              </w:sdtContent>
            </w:sdt>
            <w:customXmlInsRangeEnd w:id="67"/>
            <w:ins w:id="68" w:author="Marcus Asquith" w:date="2026-09-25T21:13:00Z" w16du:dateUtc="2026-09-26T01:13:00Z">
              <w:r w:rsidR="005660F8" w:rsidRPr="0075140B">
                <w:rPr>
                  <w:rFonts w:ascii="Arial" w:hAnsi="Arial" w:cs="Arial"/>
                  <w:sz w:val="20"/>
                </w:rPr>
                <w:t xml:space="preserve">  Electrolysis    </w:t>
              </w:r>
              <w:r w:rsidR="00ED3DDB">
                <w:rPr>
                  <w:rFonts w:ascii="Arial" w:hAnsi="Arial" w:cs="Arial"/>
                  <w:sz w:val="20"/>
                </w:rPr>
                <w:t xml:space="preserve"> </w:t>
              </w:r>
              <w:r w:rsidR="005660F8" w:rsidRPr="0075140B">
                <w:rPr>
                  <w:rFonts w:ascii="Arial" w:hAnsi="Arial" w:cs="Arial"/>
                  <w:sz w:val="20"/>
                </w:rPr>
                <w:t xml:space="preserve">      </w:t>
              </w:r>
            </w:ins>
            <w:customXmlInsRangeStart w:id="69" w:author="Marcus Asquith" w:date="2026-09-25T21:13:00Z"/>
            <w:sdt>
              <w:sdtPr>
                <w:rPr>
                  <w:rFonts w:ascii="Arial" w:hAnsi="Arial" w:cs="Arial"/>
                  <w:sz w:val="20"/>
                </w:rPr>
                <w:id w:val="1174539965"/>
                <w14:checkbox>
                  <w14:checked w14:val="0"/>
                  <w14:checkedState w14:val="2612" w14:font="MS Gothic"/>
                  <w14:uncheckedState w14:val="2610" w14:font="MS Gothic"/>
                </w14:checkbox>
              </w:sdtPr>
              <w:sdtEndPr/>
              <w:sdtContent>
                <w:customXmlInsRangeEnd w:id="69"/>
                <w:ins w:id="70" w:author="Marcus Asquith" w:date="2026-09-25T21:13:00Z" w16du:dateUtc="2026-09-26T01:13:00Z">
                  <w:r w:rsidR="005660F8" w:rsidRPr="0075140B">
                    <w:rPr>
                      <w:rFonts w:ascii="Segoe UI Symbol" w:eastAsia="MS Gothic" w:hAnsi="Segoe UI Symbol" w:cs="Segoe UI Symbol"/>
                      <w:sz w:val="20"/>
                    </w:rPr>
                    <w:t>☐</w:t>
                  </w:r>
                </w:ins>
                <w:customXmlInsRangeStart w:id="71" w:author="Marcus Asquith" w:date="2026-09-25T21:13:00Z"/>
              </w:sdtContent>
            </w:sdt>
            <w:customXmlInsRangeEnd w:id="71"/>
            <w:ins w:id="72" w:author="Marcus Asquith" w:date="2026-09-25T21:13:00Z" w16du:dateUtc="2026-09-26T01:13:00Z">
              <w:r w:rsidR="005660F8" w:rsidRPr="0075140B">
                <w:rPr>
                  <w:rFonts w:ascii="Arial" w:hAnsi="Arial" w:cs="Arial"/>
                  <w:sz w:val="20"/>
                </w:rPr>
                <w:t xml:space="preserve">  Tattooing</w:t>
              </w:r>
              <w:r w:rsidR="00ED3DDB">
                <w:rPr>
                  <w:rFonts w:ascii="Arial" w:hAnsi="Arial" w:cs="Arial"/>
                  <w:sz w:val="20"/>
                </w:rPr>
                <w:t xml:space="preserve"> (includes Semi-permanent skin colouring)</w:t>
              </w:r>
              <w:r w:rsidR="005660F8" w:rsidRPr="0075140B">
                <w:rPr>
                  <w:rFonts w:ascii="Arial" w:hAnsi="Arial" w:cs="Arial"/>
                  <w:sz w:val="20"/>
                </w:rPr>
                <w:t xml:space="preserve">   </w:t>
              </w:r>
            </w:ins>
          </w:p>
          <w:p w14:paraId="408759EF" w14:textId="77777777" w:rsidR="005660F8" w:rsidRPr="005660F8" w:rsidRDefault="00EC7B87" w:rsidP="005660F8">
            <w:pPr>
              <w:tabs>
                <w:tab w:val="left" w:pos="750"/>
              </w:tabs>
              <w:rPr>
                <w:ins w:id="73" w:author="Marcus Asquith" w:date="2026-09-25T21:13:00Z" w16du:dateUtc="2026-09-26T01:13:00Z"/>
                <w:rFonts w:ascii="Arial" w:hAnsi="Arial" w:cs="Arial"/>
                <w:sz w:val="20"/>
              </w:rPr>
            </w:pPr>
            <w:customXmlInsRangeStart w:id="74" w:author="Marcus Asquith" w:date="2026-09-25T21:13:00Z"/>
            <w:sdt>
              <w:sdtPr>
                <w:rPr>
                  <w:rFonts w:ascii="Arial" w:hAnsi="Arial" w:cs="Arial"/>
                  <w:sz w:val="20"/>
                </w:rPr>
                <w:id w:val="-1434665683"/>
                <w14:checkbox>
                  <w14:checked w14:val="0"/>
                  <w14:checkedState w14:val="2612" w14:font="MS Gothic"/>
                  <w14:uncheckedState w14:val="2610" w14:font="MS Gothic"/>
                </w14:checkbox>
              </w:sdtPr>
              <w:sdtEndPr/>
              <w:sdtContent>
                <w:customXmlInsRangeEnd w:id="74"/>
                <w:ins w:id="75" w:author="Marcus Asquith" w:date="2026-09-25T21:13:00Z" w16du:dateUtc="2026-09-26T01:13:00Z">
                  <w:r w:rsidR="0075140B">
                    <w:rPr>
                      <w:rFonts w:ascii="MS Gothic" w:eastAsia="MS Gothic" w:hAnsi="MS Gothic" w:cs="Arial" w:hint="eastAsia"/>
                      <w:sz w:val="20"/>
                    </w:rPr>
                    <w:t>☐</w:t>
                  </w:r>
                </w:ins>
                <w:customXmlInsRangeStart w:id="76" w:author="Marcus Asquith" w:date="2026-09-25T21:13:00Z"/>
              </w:sdtContent>
            </w:sdt>
            <w:customXmlInsRangeEnd w:id="76"/>
            <w:ins w:id="77" w:author="Marcus Asquith" w:date="2026-09-25T21:13:00Z" w16du:dateUtc="2026-09-26T01:13:00Z">
              <w:r w:rsidR="005660F8" w:rsidRPr="0075140B">
                <w:rPr>
                  <w:rFonts w:ascii="Arial" w:hAnsi="Arial" w:cs="Arial"/>
                  <w:sz w:val="20"/>
                </w:rPr>
                <w:t xml:space="preserve">  *Cosmetic Piercing </w:t>
              </w:r>
              <w:r w:rsidR="005660F8" w:rsidRPr="0075140B">
                <w:rPr>
                  <w:rFonts w:ascii="Arial" w:hAnsi="Arial" w:cs="Arial"/>
                  <w:b/>
                  <w:i/>
                  <w:sz w:val="20"/>
                </w:rPr>
                <w:t>e.g. micro-blading, micro-needling, vitamin B12 injections, dermal fillers and/or anti-wrinkle treatments.</w:t>
              </w:r>
              <w:r w:rsidR="00FF7ECC">
                <w:rPr>
                  <w:rFonts w:ascii="Arial" w:hAnsi="Arial" w:cs="Arial"/>
                  <w:b/>
                  <w:i/>
                  <w:sz w:val="20"/>
                </w:rPr>
                <w:t xml:space="preserve"> etc.</w:t>
              </w:r>
            </w:ins>
          </w:p>
        </w:tc>
      </w:tr>
    </w:tbl>
    <w:p w14:paraId="35659346" w14:textId="77777777" w:rsidR="005660F8" w:rsidRDefault="005660F8" w:rsidP="001B7870">
      <w:pPr>
        <w:tabs>
          <w:tab w:val="left" w:pos="1845"/>
        </w:tabs>
        <w:rPr>
          <w:ins w:id="78" w:author="Marcus Asquith" w:date="2026-09-25T21:13:00Z" w16du:dateUtc="2026-09-26T01:13:00Z"/>
          <w:rFonts w:ascii="Arial" w:hAnsi="Arial" w:cs="Arial"/>
        </w:rPr>
      </w:pPr>
    </w:p>
    <w:tbl>
      <w:tblPr>
        <w:tblpPr w:leftFromText="180" w:rightFromText="180" w:vertAnchor="text" w:horzAnchor="margin" w:tblpY="307"/>
        <w:tblW w:w="5003" w:type="pct"/>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
      <w:tblGrid>
        <w:gridCol w:w="9001"/>
      </w:tblGrid>
      <w:tr w:rsidR="005660F8" w14:paraId="7D7BD47F" w14:textId="77777777" w:rsidTr="005660F8">
        <w:trPr>
          <w:cantSplit/>
          <w:trHeight w:val="337"/>
          <w:ins w:id="79" w:author="Marcus Asquith" w:date="2026-09-25T21:13:00Z" w16du:dateUtc="2026-09-26T01:13:00Z"/>
        </w:trPr>
        <w:tc>
          <w:tcPr>
            <w:tcW w:w="9001" w:type="dxa"/>
            <w:tcBorders>
              <w:top w:val="single" w:sz="12" w:space="0" w:color="auto"/>
              <w:left w:val="single" w:sz="12" w:space="0" w:color="auto"/>
              <w:bottom w:val="single" w:sz="12" w:space="0" w:color="auto"/>
              <w:right w:val="single" w:sz="12" w:space="0" w:color="auto"/>
            </w:tcBorders>
            <w:tcMar>
              <w:top w:w="57" w:type="dxa"/>
            </w:tcMar>
          </w:tcPr>
          <w:p w14:paraId="14CFA865" w14:textId="77777777" w:rsidR="005660F8" w:rsidRPr="001B7870" w:rsidRDefault="00241420" w:rsidP="00241420">
            <w:pPr>
              <w:pStyle w:val="FormText"/>
              <w:rPr>
                <w:ins w:id="80" w:author="Marcus Asquith" w:date="2026-09-25T21:13:00Z" w16du:dateUtc="2026-09-26T01:13:00Z"/>
                <w:rFonts w:ascii="Arial" w:hAnsi="Arial" w:cs="Arial"/>
                <w:sz w:val="22"/>
                <w:szCs w:val="22"/>
              </w:rPr>
            </w:pPr>
            <w:ins w:id="81" w:author="Marcus Asquith" w:date="2026-09-25T21:13:00Z" w16du:dateUtc="2026-09-26T01:13:00Z">
              <w:r w:rsidRPr="007B7324">
                <w:rPr>
                  <w:rFonts w:ascii="Arial" w:hAnsi="Arial" w:cs="Arial"/>
                  <w:bCs/>
                </w:rPr>
                <w:fldChar w:fldCharType="begin">
                  <w:ffData>
                    <w:name w:val="Text55"/>
                    <w:enabled/>
                    <w:calcOnExit w:val="0"/>
                    <w:textInput/>
                  </w:ffData>
                </w:fldChar>
              </w:r>
              <w:r w:rsidRPr="007B7324">
                <w:rPr>
                  <w:rFonts w:ascii="Arial" w:hAnsi="Arial" w:cs="Arial"/>
                  <w:bCs/>
                </w:rPr>
                <w:instrText xml:space="preserve"> FORMTEXT </w:instrText>
              </w:r>
              <w:r w:rsidRPr="007B7324">
                <w:rPr>
                  <w:rFonts w:ascii="Arial" w:hAnsi="Arial" w:cs="Arial"/>
                  <w:bCs/>
                </w:rPr>
              </w:r>
              <w:r w:rsidRPr="007B7324">
                <w:rPr>
                  <w:rFonts w:ascii="Arial" w:hAnsi="Arial" w:cs="Arial"/>
                  <w:bCs/>
                </w:rPr>
                <w:fldChar w:fldCharType="separate"/>
              </w:r>
              <w:r>
                <w:rPr>
                  <w:rFonts w:ascii="Arial" w:hAnsi="Arial" w:cs="Arial"/>
                  <w:bCs/>
                </w:rPr>
                <w:t> </w:t>
              </w:r>
              <w:r>
                <w:rPr>
                  <w:rFonts w:ascii="Arial" w:hAnsi="Arial" w:cs="Arial"/>
                  <w:bCs/>
                </w:rPr>
                <w:t> </w:t>
              </w:r>
              <w:r>
                <w:rPr>
                  <w:rFonts w:ascii="Arial" w:hAnsi="Arial" w:cs="Arial"/>
                  <w:bCs/>
                </w:rPr>
                <w:t> </w:t>
              </w:r>
              <w:r>
                <w:rPr>
                  <w:rFonts w:ascii="Arial" w:hAnsi="Arial" w:cs="Arial"/>
                  <w:bCs/>
                </w:rPr>
                <w:t> </w:t>
              </w:r>
              <w:r>
                <w:rPr>
                  <w:rFonts w:ascii="Arial" w:hAnsi="Arial" w:cs="Arial"/>
                  <w:bCs/>
                </w:rPr>
                <w:t> </w:t>
              </w:r>
              <w:r w:rsidRPr="007B7324">
                <w:rPr>
                  <w:rFonts w:ascii="Arial" w:hAnsi="Arial" w:cs="Arial"/>
                  <w:bCs/>
                </w:rPr>
                <w:fldChar w:fldCharType="end"/>
              </w:r>
            </w:ins>
          </w:p>
        </w:tc>
      </w:tr>
    </w:tbl>
    <w:p w14:paraId="129419FB" w14:textId="77777777" w:rsidR="005660F8" w:rsidRPr="005660F8" w:rsidRDefault="005660F8" w:rsidP="001B7870">
      <w:pPr>
        <w:tabs>
          <w:tab w:val="left" w:pos="1845"/>
        </w:tabs>
        <w:rPr>
          <w:ins w:id="82" w:author="Marcus Asquith" w:date="2026-09-25T21:13:00Z" w16du:dateUtc="2026-09-26T01:13:00Z"/>
          <w:rFonts w:ascii="Arial" w:hAnsi="Arial" w:cs="Arial"/>
        </w:rPr>
      </w:pPr>
      <w:ins w:id="83" w:author="Marcus Asquith" w:date="2026-09-25T21:13:00Z" w16du:dateUtc="2026-09-26T01:13:00Z">
        <w:r w:rsidRPr="005660F8">
          <w:rPr>
            <w:rFonts w:ascii="Arial" w:hAnsi="Arial" w:cs="Arial"/>
          </w:rPr>
          <w:t>Please specify type of piercing to be undertaken:</w:t>
        </w:r>
      </w:ins>
    </w:p>
    <w:p w14:paraId="56B55FD0" w14:textId="77777777" w:rsidR="005660F8" w:rsidRDefault="005660F8" w:rsidP="001B7870">
      <w:pPr>
        <w:tabs>
          <w:tab w:val="left" w:pos="1845"/>
        </w:tabs>
        <w:rPr>
          <w:ins w:id="84" w:author="Marcus Asquith" w:date="2026-09-25T21:13:00Z" w16du:dateUtc="2026-09-26T01:13:00Z"/>
        </w:rPr>
      </w:pPr>
    </w:p>
    <w:tbl>
      <w:tblPr>
        <w:tblW w:w="5003" w:type="pct"/>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
      <w:tblGrid>
        <w:gridCol w:w="836"/>
        <w:gridCol w:w="8165"/>
      </w:tblGrid>
      <w:tr w:rsidR="005660F8" w14:paraId="742ED015" w14:textId="77777777" w:rsidTr="0075140B">
        <w:trPr>
          <w:cantSplit/>
          <w:trHeight w:val="389"/>
          <w:ins w:id="85" w:author="Marcus Asquith" w:date="2026-09-25T21:13:00Z" w16du:dateUtc="2026-09-26T01:13:00Z"/>
        </w:trPr>
        <w:tc>
          <w:tcPr>
            <w:tcW w:w="836"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tcMar>
              <w:top w:w="57" w:type="dxa"/>
            </w:tcMar>
          </w:tcPr>
          <w:p w14:paraId="0729A028" w14:textId="77777777" w:rsidR="005660F8" w:rsidRPr="001B7870" w:rsidRDefault="005660F8" w:rsidP="00F319A2">
            <w:pPr>
              <w:pStyle w:val="FormText"/>
              <w:numPr>
                <w:ilvl w:val="0"/>
                <w:numId w:val="12"/>
              </w:numPr>
              <w:jc w:val="center"/>
              <w:rPr>
                <w:ins w:id="86" w:author="Marcus Asquith" w:date="2026-09-25T21:13:00Z" w16du:dateUtc="2026-09-26T01:13:00Z"/>
                <w:rFonts w:ascii="Arial" w:hAnsi="Arial" w:cs="Arial"/>
                <w:b/>
                <w:bCs/>
                <w:sz w:val="22"/>
                <w:szCs w:val="22"/>
              </w:rPr>
            </w:pPr>
          </w:p>
        </w:tc>
        <w:tc>
          <w:tcPr>
            <w:tcW w:w="8165"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tcPr>
          <w:p w14:paraId="62F1E017" w14:textId="77777777" w:rsidR="005660F8" w:rsidRPr="001B7870" w:rsidRDefault="005660F8" w:rsidP="00F319A2">
            <w:pPr>
              <w:pStyle w:val="FormText"/>
              <w:rPr>
                <w:ins w:id="87" w:author="Marcus Asquith" w:date="2026-09-25T21:13:00Z" w16du:dateUtc="2026-09-26T01:13:00Z"/>
                <w:rFonts w:ascii="Arial" w:hAnsi="Arial" w:cs="Arial"/>
                <w:b/>
                <w:bCs/>
                <w:sz w:val="22"/>
                <w:szCs w:val="22"/>
              </w:rPr>
            </w:pPr>
            <w:ins w:id="88" w:author="Marcus Asquith" w:date="2026-09-25T21:13:00Z" w16du:dateUtc="2026-09-26T01:13:00Z">
              <w:r>
                <w:rPr>
                  <w:rFonts w:ascii="Arial" w:hAnsi="Arial" w:cs="Arial"/>
                  <w:sz w:val="22"/>
                </w:rPr>
                <w:t>Have you previously been registered with this or any other authority?</w:t>
              </w:r>
            </w:ins>
          </w:p>
        </w:tc>
      </w:tr>
      <w:tr w:rsidR="005660F8" w:rsidRPr="001B7870" w14:paraId="10B8F17D" w14:textId="77777777" w:rsidTr="00962E8C">
        <w:trPr>
          <w:cantSplit/>
          <w:trHeight w:val="962"/>
          <w:ins w:id="89" w:author="Marcus Asquith" w:date="2026-09-25T21:13:00Z" w16du:dateUtc="2026-09-26T01:13:00Z"/>
        </w:trPr>
        <w:tc>
          <w:tcPr>
            <w:tcW w:w="9001" w:type="dxa"/>
            <w:gridSpan w:val="2"/>
            <w:tcBorders>
              <w:top w:val="single" w:sz="12" w:space="0" w:color="auto"/>
              <w:left w:val="single" w:sz="12" w:space="0" w:color="auto"/>
              <w:bottom w:val="single" w:sz="12" w:space="0" w:color="auto"/>
              <w:right w:val="single" w:sz="12" w:space="0" w:color="auto"/>
            </w:tcBorders>
            <w:tcMar>
              <w:top w:w="57" w:type="dxa"/>
            </w:tcMar>
          </w:tcPr>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66"/>
            </w:tblGrid>
            <w:tr w:rsidR="00962E8C" w14:paraId="66306528" w14:textId="77777777" w:rsidTr="00962E8C">
              <w:trPr>
                <w:trHeight w:val="965"/>
                <w:ins w:id="90" w:author="Marcus Asquith" w:date="2026-09-25T21:13:00Z" w16du:dateUtc="2026-09-26T01:13:00Z"/>
              </w:trPr>
              <w:tc>
                <w:tcPr>
                  <w:tcW w:w="9771" w:type="dxa"/>
                </w:tcPr>
                <w:p w14:paraId="42F1ADE4" w14:textId="77777777" w:rsidR="00962E8C" w:rsidRDefault="00EC7B87" w:rsidP="00962E8C">
                  <w:pPr>
                    <w:rPr>
                      <w:ins w:id="91" w:author="Marcus Asquith" w:date="2026-09-25T21:13:00Z" w16du:dateUtc="2026-09-26T01:13:00Z"/>
                      <w:rFonts w:ascii="Arial" w:hAnsi="Arial" w:cs="Arial"/>
                    </w:rPr>
                  </w:pPr>
                  <w:customXmlInsRangeStart w:id="92" w:author="Marcus Asquith" w:date="2026-09-25T21:13:00Z"/>
                  <w:sdt>
                    <w:sdtPr>
                      <w:rPr>
                        <w:rFonts w:ascii="Arial" w:hAnsi="Arial" w:cs="Arial"/>
                      </w:rPr>
                      <w:id w:val="560443001"/>
                      <w14:checkbox>
                        <w14:checked w14:val="0"/>
                        <w14:checkedState w14:val="2612" w14:font="MS Gothic"/>
                        <w14:uncheckedState w14:val="2610" w14:font="MS Gothic"/>
                      </w14:checkbox>
                    </w:sdtPr>
                    <w:sdtEndPr/>
                    <w:sdtContent>
                      <w:customXmlInsRangeEnd w:id="92"/>
                      <w:ins w:id="93" w:author="Marcus Asquith" w:date="2026-09-25T21:13:00Z" w16du:dateUtc="2026-09-26T01:13:00Z">
                        <w:r w:rsidR="00AE3415" w:rsidRPr="00AE3415">
                          <w:rPr>
                            <w:rFonts w:ascii="MS Gothic" w:eastAsia="MS Gothic" w:hAnsi="MS Gothic" w:cs="Arial" w:hint="eastAsia"/>
                          </w:rPr>
                          <w:t>☐</w:t>
                        </w:r>
                      </w:ins>
                      <w:customXmlInsRangeStart w:id="94" w:author="Marcus Asquith" w:date="2026-09-25T21:13:00Z"/>
                    </w:sdtContent>
                  </w:sdt>
                  <w:customXmlInsRangeEnd w:id="94"/>
                  <w:ins w:id="95" w:author="Marcus Asquith" w:date="2026-09-25T21:13:00Z" w16du:dateUtc="2026-09-26T01:13:00Z">
                    <w:r w:rsidR="00962E8C" w:rsidRPr="00F64814">
                      <w:rPr>
                        <w:rFonts w:ascii="Arial" w:hAnsi="Arial" w:cs="Arial"/>
                      </w:rPr>
                      <w:t xml:space="preserve">  Yes</w:t>
                    </w:r>
                    <w:r w:rsidR="00962E8C" w:rsidRPr="00F64814">
                      <w:rPr>
                        <w:rFonts w:ascii="Arial" w:hAnsi="Arial" w:cs="Arial"/>
                      </w:rPr>
                      <w:tab/>
                    </w:r>
                    <w:r w:rsidR="00962E8C" w:rsidRPr="00F64814">
                      <w:rPr>
                        <w:rFonts w:ascii="Arial" w:hAnsi="Arial" w:cs="Arial"/>
                      </w:rPr>
                      <w:tab/>
                    </w:r>
                    <w:r w:rsidR="00962E8C" w:rsidRPr="00F64814">
                      <w:rPr>
                        <w:rFonts w:ascii="Arial" w:hAnsi="Arial" w:cs="Arial"/>
                      </w:rPr>
                      <w:tab/>
                    </w:r>
                    <w:r w:rsidR="00962E8C" w:rsidRPr="00F64814">
                      <w:rPr>
                        <w:rFonts w:ascii="Arial" w:hAnsi="Arial" w:cs="Arial"/>
                      </w:rPr>
                      <w:tab/>
                    </w:r>
                    <w:r w:rsidR="00962E8C" w:rsidRPr="00F64814">
                      <w:rPr>
                        <w:rFonts w:ascii="Arial" w:hAnsi="Arial" w:cs="Arial"/>
                      </w:rPr>
                      <w:tab/>
                    </w:r>
                  </w:ins>
                  <w:customXmlInsRangeStart w:id="96" w:author="Marcus Asquith" w:date="2026-09-25T21:13:00Z"/>
                  <w:sdt>
                    <w:sdtPr>
                      <w:rPr>
                        <w:rFonts w:ascii="Arial" w:hAnsi="Arial" w:cs="Arial"/>
                      </w:rPr>
                      <w:id w:val="-1030724663"/>
                      <w14:checkbox>
                        <w14:checked w14:val="0"/>
                        <w14:checkedState w14:val="2612" w14:font="MS Gothic"/>
                        <w14:uncheckedState w14:val="2610" w14:font="MS Gothic"/>
                      </w14:checkbox>
                    </w:sdtPr>
                    <w:sdtEndPr/>
                    <w:sdtContent>
                      <w:customXmlInsRangeEnd w:id="96"/>
                      <w:ins w:id="97" w:author="Marcus Asquith" w:date="2026-09-25T21:13:00Z" w16du:dateUtc="2026-09-26T01:13:00Z">
                        <w:r w:rsidR="00AE3415" w:rsidRPr="00AE3415">
                          <w:rPr>
                            <w:rFonts w:ascii="MS Gothic" w:eastAsia="MS Gothic" w:hAnsi="MS Gothic" w:cs="Arial" w:hint="eastAsia"/>
                          </w:rPr>
                          <w:t>☐</w:t>
                        </w:r>
                      </w:ins>
                      <w:customXmlInsRangeStart w:id="98" w:author="Marcus Asquith" w:date="2026-09-25T21:13:00Z"/>
                    </w:sdtContent>
                  </w:sdt>
                  <w:customXmlInsRangeEnd w:id="98"/>
                  <w:ins w:id="99" w:author="Marcus Asquith" w:date="2026-09-25T21:13:00Z" w16du:dateUtc="2026-09-26T01:13:00Z">
                    <w:r w:rsidR="00962E8C" w:rsidRPr="00F64814">
                      <w:rPr>
                        <w:rFonts w:ascii="Arial" w:hAnsi="Arial" w:cs="Arial"/>
                      </w:rPr>
                      <w:t xml:space="preserve">  No  </w:t>
                    </w:r>
                  </w:ins>
                </w:p>
                <w:p w14:paraId="4CA8CBD5" w14:textId="77777777" w:rsidR="00962E8C" w:rsidRDefault="00962E8C" w:rsidP="00962E8C">
                  <w:pPr>
                    <w:rPr>
                      <w:ins w:id="100" w:author="Marcus Asquith" w:date="2026-09-25T21:13:00Z" w16du:dateUtc="2026-09-26T01:13:00Z"/>
                      <w:rFonts w:ascii="Arial" w:hAnsi="Arial" w:cs="Arial"/>
                    </w:rPr>
                  </w:pPr>
                </w:p>
                <w:p w14:paraId="02A09994" w14:textId="77777777" w:rsidR="00962E8C" w:rsidRDefault="00962E8C" w:rsidP="00241420">
                  <w:pPr>
                    <w:rPr>
                      <w:ins w:id="101" w:author="Marcus Asquith" w:date="2026-09-25T21:13:00Z" w16du:dateUtc="2026-09-26T01:13:00Z"/>
                    </w:rPr>
                  </w:pPr>
                  <w:ins w:id="102" w:author="Marcus Asquith" w:date="2026-09-25T21:13:00Z" w16du:dateUtc="2026-09-26T01:13:00Z">
                    <w:r>
                      <w:rPr>
                        <w:rFonts w:ascii="Arial" w:hAnsi="Arial" w:cs="Arial"/>
                      </w:rPr>
                      <w:t>If ‘yes’, which?</w:t>
                    </w:r>
                    <w:r w:rsidRPr="00F64814">
                      <w:rPr>
                        <w:rFonts w:ascii="Arial" w:hAnsi="Arial" w:cs="Arial"/>
                      </w:rPr>
                      <w:t xml:space="preserve">          </w:t>
                    </w:r>
                    <w:r w:rsidR="00B52A27" w:rsidRPr="007B7324">
                      <w:rPr>
                        <w:rFonts w:ascii="Arial" w:hAnsi="Arial" w:cs="Arial"/>
                        <w:bCs/>
                      </w:rPr>
                      <w:fldChar w:fldCharType="begin">
                        <w:ffData>
                          <w:name w:val=""/>
                          <w:enabled/>
                          <w:calcOnExit w:val="0"/>
                          <w:textInput/>
                        </w:ffData>
                      </w:fldChar>
                    </w:r>
                    <w:r w:rsidR="00B52A27" w:rsidRPr="007B7324">
                      <w:rPr>
                        <w:rFonts w:ascii="Arial" w:hAnsi="Arial" w:cs="Arial"/>
                        <w:bCs/>
                      </w:rPr>
                      <w:instrText xml:space="preserve"> FORMTEXT </w:instrText>
                    </w:r>
                    <w:r w:rsidR="00B52A27" w:rsidRPr="007B7324">
                      <w:rPr>
                        <w:rFonts w:ascii="Arial" w:hAnsi="Arial" w:cs="Arial"/>
                        <w:bCs/>
                      </w:rPr>
                    </w:r>
                    <w:r w:rsidR="00B52A27" w:rsidRPr="007B7324">
                      <w:rPr>
                        <w:rFonts w:ascii="Arial" w:hAnsi="Arial" w:cs="Arial"/>
                        <w:bCs/>
                      </w:rPr>
                      <w:fldChar w:fldCharType="separate"/>
                    </w:r>
                    <w:r w:rsidR="00241420">
                      <w:rPr>
                        <w:rFonts w:ascii="Arial" w:hAnsi="Arial" w:cs="Arial"/>
                        <w:bCs/>
                      </w:rPr>
                      <w:t> </w:t>
                    </w:r>
                    <w:r w:rsidR="00241420">
                      <w:rPr>
                        <w:rFonts w:ascii="Arial" w:hAnsi="Arial" w:cs="Arial"/>
                        <w:bCs/>
                      </w:rPr>
                      <w:t> </w:t>
                    </w:r>
                    <w:r w:rsidR="00241420">
                      <w:rPr>
                        <w:rFonts w:ascii="Arial" w:hAnsi="Arial" w:cs="Arial"/>
                        <w:bCs/>
                      </w:rPr>
                      <w:t> </w:t>
                    </w:r>
                    <w:r w:rsidR="00241420">
                      <w:rPr>
                        <w:rFonts w:ascii="Arial" w:hAnsi="Arial" w:cs="Arial"/>
                        <w:bCs/>
                      </w:rPr>
                      <w:t> </w:t>
                    </w:r>
                    <w:r w:rsidR="00241420">
                      <w:rPr>
                        <w:rFonts w:ascii="Arial" w:hAnsi="Arial" w:cs="Arial"/>
                        <w:bCs/>
                      </w:rPr>
                      <w:t> </w:t>
                    </w:r>
                    <w:r w:rsidR="00B52A27" w:rsidRPr="007B7324">
                      <w:rPr>
                        <w:rFonts w:ascii="Arial" w:hAnsi="Arial" w:cs="Arial"/>
                        <w:bCs/>
                      </w:rPr>
                      <w:fldChar w:fldCharType="end"/>
                    </w:r>
                    <w:r w:rsidRPr="00F64814">
                      <w:rPr>
                        <w:rFonts w:ascii="Arial" w:hAnsi="Arial" w:cs="Arial"/>
                      </w:rPr>
                      <w:t xml:space="preserve">  </w:t>
                    </w:r>
                  </w:ins>
                </w:p>
              </w:tc>
            </w:tr>
          </w:tbl>
          <w:p w14:paraId="69A597AF" w14:textId="77777777" w:rsidR="005660F8" w:rsidRPr="001B7870" w:rsidRDefault="005660F8" w:rsidP="00F319A2">
            <w:pPr>
              <w:pStyle w:val="FormText"/>
              <w:rPr>
                <w:ins w:id="103" w:author="Marcus Asquith" w:date="2026-09-25T21:13:00Z" w16du:dateUtc="2026-09-26T01:13:00Z"/>
                <w:rFonts w:ascii="Arial" w:hAnsi="Arial" w:cs="Arial"/>
                <w:sz w:val="22"/>
                <w:szCs w:val="22"/>
              </w:rPr>
            </w:pPr>
          </w:p>
        </w:tc>
      </w:tr>
    </w:tbl>
    <w:p w14:paraId="221504E1" w14:textId="77777777" w:rsidR="005660F8" w:rsidRDefault="005660F8" w:rsidP="001B7870">
      <w:pPr>
        <w:tabs>
          <w:tab w:val="left" w:pos="1845"/>
        </w:tabs>
        <w:rPr>
          <w:ins w:id="104" w:author="Marcus Asquith" w:date="2026-09-25T21:13:00Z" w16du:dateUtc="2026-09-26T01:13:00Z"/>
        </w:rPr>
      </w:pPr>
    </w:p>
    <w:tbl>
      <w:tblPr>
        <w:tblW w:w="5003" w:type="pct"/>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
      <w:tblGrid>
        <w:gridCol w:w="836"/>
        <w:gridCol w:w="8165"/>
      </w:tblGrid>
      <w:tr w:rsidR="00962E8C" w14:paraId="313E175E" w14:textId="77777777" w:rsidTr="0075140B">
        <w:trPr>
          <w:cantSplit/>
          <w:trHeight w:val="854"/>
          <w:ins w:id="105" w:author="Marcus Asquith" w:date="2026-09-25T21:13:00Z" w16du:dateUtc="2026-09-26T01:13:00Z"/>
        </w:trPr>
        <w:tc>
          <w:tcPr>
            <w:tcW w:w="836"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tcMar>
              <w:top w:w="57" w:type="dxa"/>
            </w:tcMar>
          </w:tcPr>
          <w:p w14:paraId="1B68F59F" w14:textId="77777777" w:rsidR="00962E8C" w:rsidRPr="001B7870" w:rsidRDefault="00962E8C" w:rsidP="00F319A2">
            <w:pPr>
              <w:pStyle w:val="FormText"/>
              <w:numPr>
                <w:ilvl w:val="0"/>
                <w:numId w:val="12"/>
              </w:numPr>
              <w:jc w:val="center"/>
              <w:rPr>
                <w:ins w:id="106" w:author="Marcus Asquith" w:date="2026-09-25T21:13:00Z" w16du:dateUtc="2026-09-26T01:13:00Z"/>
                <w:rFonts w:ascii="Arial" w:hAnsi="Arial" w:cs="Arial"/>
                <w:b/>
                <w:bCs/>
                <w:sz w:val="22"/>
                <w:szCs w:val="22"/>
              </w:rPr>
            </w:pPr>
          </w:p>
        </w:tc>
        <w:tc>
          <w:tcPr>
            <w:tcW w:w="8165"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tcPr>
          <w:p w14:paraId="24A38BFC" w14:textId="77777777" w:rsidR="00962E8C" w:rsidRPr="001B7870" w:rsidRDefault="00962E8C" w:rsidP="00F319A2">
            <w:pPr>
              <w:pStyle w:val="FormText"/>
              <w:rPr>
                <w:ins w:id="107" w:author="Marcus Asquith" w:date="2026-09-25T21:13:00Z" w16du:dateUtc="2026-09-26T01:13:00Z"/>
                <w:rFonts w:ascii="Arial" w:hAnsi="Arial" w:cs="Arial"/>
                <w:b/>
                <w:bCs/>
                <w:sz w:val="22"/>
                <w:szCs w:val="22"/>
              </w:rPr>
            </w:pPr>
            <w:ins w:id="108" w:author="Marcus Asquith" w:date="2026-09-25T21:13:00Z" w16du:dateUtc="2026-09-26T01:13:00Z">
              <w:r w:rsidRPr="00962E8C">
                <w:rPr>
                  <w:rFonts w:ascii="Arial" w:hAnsi="Arial" w:cs="Arial"/>
                  <w:sz w:val="22"/>
                </w:rPr>
                <w:t xml:space="preserve">Have you ever been convicted of any offence under Section 16 of the above Act relating to skin piercing activities </w:t>
              </w:r>
              <w:r w:rsidRPr="00962E8C">
                <w:rPr>
                  <w:rFonts w:ascii="Arial" w:hAnsi="Arial" w:cs="Arial"/>
                  <w:i/>
                  <w:sz w:val="22"/>
                </w:rPr>
                <w:t>(this information subject to the Rehabilitation of Offenders Act 1974)?</w:t>
              </w:r>
            </w:ins>
          </w:p>
        </w:tc>
      </w:tr>
      <w:tr w:rsidR="00962E8C" w14:paraId="1AFD36EF" w14:textId="77777777" w:rsidTr="00962E8C">
        <w:trPr>
          <w:cantSplit/>
          <w:trHeight w:val="328"/>
          <w:ins w:id="109" w:author="Marcus Asquith" w:date="2026-09-25T21:13:00Z" w16du:dateUtc="2026-09-26T01:13:00Z"/>
        </w:trPr>
        <w:tc>
          <w:tcPr>
            <w:tcW w:w="9001" w:type="dxa"/>
            <w:gridSpan w:val="2"/>
            <w:tcBorders>
              <w:top w:val="single" w:sz="12" w:space="0" w:color="auto"/>
              <w:left w:val="single" w:sz="12" w:space="0" w:color="auto"/>
              <w:bottom w:val="single" w:sz="12" w:space="0" w:color="auto"/>
              <w:right w:val="single" w:sz="12" w:space="0" w:color="auto"/>
            </w:tcBorders>
            <w:tcMar>
              <w:top w:w="57" w:type="dxa"/>
            </w:tcMar>
          </w:tcPr>
          <w:p w14:paraId="36133C4D" w14:textId="77777777" w:rsidR="00962E8C" w:rsidRPr="001B7870" w:rsidRDefault="00EC7B87" w:rsidP="00962E8C">
            <w:pPr>
              <w:rPr>
                <w:ins w:id="110" w:author="Marcus Asquith" w:date="2026-09-25T21:13:00Z" w16du:dateUtc="2026-09-26T01:13:00Z"/>
                <w:rFonts w:ascii="Arial" w:hAnsi="Arial" w:cs="Arial"/>
              </w:rPr>
            </w:pPr>
            <w:customXmlInsRangeStart w:id="111" w:author="Marcus Asquith" w:date="2026-09-25T21:13:00Z"/>
            <w:sdt>
              <w:sdtPr>
                <w:rPr>
                  <w:rFonts w:ascii="Arial" w:hAnsi="Arial" w:cs="Arial"/>
                </w:rPr>
                <w:id w:val="617576884"/>
                <w14:checkbox>
                  <w14:checked w14:val="0"/>
                  <w14:checkedState w14:val="2612" w14:font="MS Gothic"/>
                  <w14:uncheckedState w14:val="2610" w14:font="MS Gothic"/>
                </w14:checkbox>
              </w:sdtPr>
              <w:sdtEndPr/>
              <w:sdtContent>
                <w:customXmlInsRangeEnd w:id="111"/>
                <w:ins w:id="112" w:author="Marcus Asquith" w:date="2026-09-25T21:13:00Z" w16du:dateUtc="2026-09-26T01:13:00Z">
                  <w:r w:rsidR="00962E8C">
                    <w:rPr>
                      <w:rFonts w:ascii="MS Gothic" w:eastAsia="MS Gothic" w:hAnsi="MS Gothic" w:cs="Arial" w:hint="eastAsia"/>
                    </w:rPr>
                    <w:t>☐</w:t>
                  </w:r>
                </w:ins>
                <w:customXmlInsRangeStart w:id="113" w:author="Marcus Asquith" w:date="2026-09-25T21:13:00Z"/>
              </w:sdtContent>
            </w:sdt>
            <w:customXmlInsRangeEnd w:id="113"/>
            <w:ins w:id="114" w:author="Marcus Asquith" w:date="2026-09-25T21:13:00Z" w16du:dateUtc="2026-09-26T01:13:00Z">
              <w:r w:rsidR="00962E8C" w:rsidRPr="00F64814">
                <w:rPr>
                  <w:rFonts w:ascii="Arial" w:hAnsi="Arial" w:cs="Arial"/>
                </w:rPr>
                <w:t xml:space="preserve">  Yes</w:t>
              </w:r>
              <w:r w:rsidR="00962E8C" w:rsidRPr="00F64814">
                <w:rPr>
                  <w:rFonts w:ascii="Arial" w:hAnsi="Arial" w:cs="Arial"/>
                </w:rPr>
                <w:tab/>
              </w:r>
              <w:r w:rsidR="00962E8C" w:rsidRPr="00F64814">
                <w:rPr>
                  <w:rFonts w:ascii="Arial" w:hAnsi="Arial" w:cs="Arial"/>
                </w:rPr>
                <w:tab/>
              </w:r>
              <w:r w:rsidR="00962E8C" w:rsidRPr="00F64814">
                <w:rPr>
                  <w:rFonts w:ascii="Arial" w:hAnsi="Arial" w:cs="Arial"/>
                </w:rPr>
                <w:tab/>
              </w:r>
              <w:r w:rsidR="00962E8C" w:rsidRPr="00F64814">
                <w:rPr>
                  <w:rFonts w:ascii="Arial" w:hAnsi="Arial" w:cs="Arial"/>
                </w:rPr>
                <w:tab/>
              </w:r>
              <w:r w:rsidR="00962E8C" w:rsidRPr="00F64814">
                <w:rPr>
                  <w:rFonts w:ascii="Arial" w:hAnsi="Arial" w:cs="Arial"/>
                </w:rPr>
                <w:tab/>
              </w:r>
            </w:ins>
            <w:customXmlInsRangeStart w:id="115" w:author="Marcus Asquith" w:date="2026-09-25T21:13:00Z"/>
            <w:sdt>
              <w:sdtPr>
                <w:rPr>
                  <w:rFonts w:ascii="Arial" w:hAnsi="Arial" w:cs="Arial"/>
                </w:rPr>
                <w:id w:val="1071618502"/>
                <w14:checkbox>
                  <w14:checked w14:val="0"/>
                  <w14:checkedState w14:val="2612" w14:font="MS Gothic"/>
                  <w14:uncheckedState w14:val="2610" w14:font="MS Gothic"/>
                </w14:checkbox>
              </w:sdtPr>
              <w:sdtEndPr/>
              <w:sdtContent>
                <w:customXmlInsRangeEnd w:id="115"/>
                <w:ins w:id="116" w:author="Marcus Asquith" w:date="2026-09-25T21:13:00Z" w16du:dateUtc="2026-09-26T01:13:00Z">
                  <w:r w:rsidR="00962E8C">
                    <w:rPr>
                      <w:rFonts w:ascii="MS Gothic" w:eastAsia="MS Gothic" w:hAnsi="MS Gothic" w:cs="Arial" w:hint="eastAsia"/>
                    </w:rPr>
                    <w:t>☐</w:t>
                  </w:r>
                </w:ins>
                <w:customXmlInsRangeStart w:id="117" w:author="Marcus Asquith" w:date="2026-09-25T21:13:00Z"/>
              </w:sdtContent>
            </w:sdt>
            <w:customXmlInsRangeEnd w:id="117"/>
            <w:ins w:id="118" w:author="Marcus Asquith" w:date="2026-09-25T21:13:00Z" w16du:dateUtc="2026-09-26T01:13:00Z">
              <w:r w:rsidR="00962E8C" w:rsidRPr="00F64814">
                <w:rPr>
                  <w:rFonts w:ascii="Arial" w:hAnsi="Arial" w:cs="Arial"/>
                </w:rPr>
                <w:t xml:space="preserve">  No  </w:t>
              </w:r>
            </w:ins>
          </w:p>
        </w:tc>
      </w:tr>
    </w:tbl>
    <w:p w14:paraId="7F3123F2" w14:textId="77777777" w:rsidR="00962E8C" w:rsidRDefault="00962E8C" w:rsidP="001B7870">
      <w:pPr>
        <w:tabs>
          <w:tab w:val="left" w:pos="1845"/>
        </w:tabs>
        <w:rPr>
          <w:ins w:id="119" w:author="Marcus Asquith" w:date="2026-09-25T21:13:00Z" w16du:dateUtc="2026-09-26T01:13:00Z"/>
        </w:rPr>
      </w:pPr>
    </w:p>
    <w:tbl>
      <w:tblPr>
        <w:tblW w:w="5003" w:type="pct"/>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
      <w:tblGrid>
        <w:gridCol w:w="836"/>
        <w:gridCol w:w="8165"/>
      </w:tblGrid>
      <w:tr w:rsidR="00962E8C" w14:paraId="5EF4F390" w14:textId="77777777" w:rsidTr="0075140B">
        <w:trPr>
          <w:cantSplit/>
          <w:trHeight w:val="389"/>
          <w:ins w:id="120" w:author="Marcus Asquith" w:date="2026-09-25T21:13:00Z" w16du:dateUtc="2026-09-26T01:13:00Z"/>
        </w:trPr>
        <w:tc>
          <w:tcPr>
            <w:tcW w:w="836"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tcMar>
              <w:top w:w="57" w:type="dxa"/>
            </w:tcMar>
          </w:tcPr>
          <w:p w14:paraId="1B3CF2CD" w14:textId="77777777" w:rsidR="00962E8C" w:rsidRPr="001B7870" w:rsidRDefault="00962E8C" w:rsidP="00F319A2">
            <w:pPr>
              <w:pStyle w:val="FormText"/>
              <w:numPr>
                <w:ilvl w:val="0"/>
                <w:numId w:val="12"/>
              </w:numPr>
              <w:jc w:val="center"/>
              <w:rPr>
                <w:ins w:id="121" w:author="Marcus Asquith" w:date="2026-09-25T21:13:00Z" w16du:dateUtc="2026-09-26T01:13:00Z"/>
                <w:rFonts w:ascii="Arial" w:hAnsi="Arial" w:cs="Arial"/>
                <w:b/>
                <w:bCs/>
                <w:sz w:val="22"/>
                <w:szCs w:val="22"/>
              </w:rPr>
            </w:pPr>
          </w:p>
        </w:tc>
        <w:tc>
          <w:tcPr>
            <w:tcW w:w="8165"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tcPr>
          <w:p w14:paraId="0C3B6DEE" w14:textId="77777777" w:rsidR="00962E8C" w:rsidRPr="001B7870" w:rsidRDefault="00962E8C" w:rsidP="00F319A2">
            <w:pPr>
              <w:pStyle w:val="FormText"/>
              <w:rPr>
                <w:ins w:id="122" w:author="Marcus Asquith" w:date="2026-09-25T21:13:00Z" w16du:dateUtc="2026-09-26T01:13:00Z"/>
                <w:rFonts w:ascii="Arial" w:hAnsi="Arial" w:cs="Arial"/>
                <w:b/>
                <w:bCs/>
                <w:sz w:val="22"/>
                <w:szCs w:val="22"/>
              </w:rPr>
            </w:pPr>
            <w:ins w:id="123" w:author="Marcus Asquith" w:date="2026-09-25T21:13:00Z" w16du:dateUtc="2026-09-26T01:13:00Z">
              <w:r w:rsidRPr="00962E8C">
                <w:rPr>
                  <w:rFonts w:ascii="Arial" w:hAnsi="Arial" w:cs="Arial"/>
                  <w:sz w:val="22"/>
                </w:rPr>
                <w:t>Do you have a trade waste contract?</w:t>
              </w:r>
            </w:ins>
          </w:p>
        </w:tc>
      </w:tr>
      <w:tr w:rsidR="00962E8C" w:rsidRPr="001B7870" w14:paraId="626C5EBB" w14:textId="77777777" w:rsidTr="00F319A2">
        <w:trPr>
          <w:cantSplit/>
          <w:trHeight w:val="962"/>
          <w:ins w:id="124" w:author="Marcus Asquith" w:date="2026-09-25T21:13:00Z" w16du:dateUtc="2026-09-26T01:13:00Z"/>
        </w:trPr>
        <w:tc>
          <w:tcPr>
            <w:tcW w:w="9001" w:type="dxa"/>
            <w:gridSpan w:val="2"/>
            <w:tcBorders>
              <w:top w:val="single" w:sz="12" w:space="0" w:color="auto"/>
              <w:left w:val="single" w:sz="12" w:space="0" w:color="auto"/>
              <w:bottom w:val="single" w:sz="12" w:space="0" w:color="auto"/>
              <w:right w:val="single" w:sz="12" w:space="0" w:color="auto"/>
            </w:tcBorders>
            <w:tcMar>
              <w:top w:w="57" w:type="dxa"/>
            </w:tcMar>
          </w:tcPr>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66"/>
            </w:tblGrid>
            <w:tr w:rsidR="00962E8C" w14:paraId="61669D07" w14:textId="77777777" w:rsidTr="00F319A2">
              <w:trPr>
                <w:trHeight w:val="965"/>
                <w:ins w:id="125" w:author="Marcus Asquith" w:date="2026-09-25T21:13:00Z" w16du:dateUtc="2026-09-26T01:13:00Z"/>
              </w:trPr>
              <w:tc>
                <w:tcPr>
                  <w:tcW w:w="9771" w:type="dxa"/>
                </w:tcPr>
                <w:p w14:paraId="7630CCAD" w14:textId="77777777" w:rsidR="00962E8C" w:rsidRDefault="00EC7B87" w:rsidP="00F319A2">
                  <w:pPr>
                    <w:rPr>
                      <w:ins w:id="126" w:author="Marcus Asquith" w:date="2026-09-25T21:13:00Z" w16du:dateUtc="2026-09-26T01:13:00Z"/>
                      <w:rFonts w:ascii="Arial" w:hAnsi="Arial" w:cs="Arial"/>
                    </w:rPr>
                  </w:pPr>
                  <w:customXmlInsRangeStart w:id="127" w:author="Marcus Asquith" w:date="2026-09-25T21:13:00Z"/>
                  <w:sdt>
                    <w:sdtPr>
                      <w:rPr>
                        <w:rFonts w:ascii="Arial" w:hAnsi="Arial" w:cs="Arial"/>
                      </w:rPr>
                      <w:id w:val="833727457"/>
                      <w14:checkbox>
                        <w14:checked w14:val="0"/>
                        <w14:checkedState w14:val="2612" w14:font="MS Gothic"/>
                        <w14:uncheckedState w14:val="2610" w14:font="MS Gothic"/>
                      </w14:checkbox>
                    </w:sdtPr>
                    <w:sdtEndPr/>
                    <w:sdtContent>
                      <w:customXmlInsRangeEnd w:id="127"/>
                      <w:ins w:id="128" w:author="Marcus Asquith" w:date="2026-09-25T21:13:00Z" w16du:dateUtc="2026-09-26T01:13:00Z">
                        <w:r w:rsidR="00962E8C">
                          <w:rPr>
                            <w:rFonts w:ascii="MS Gothic" w:eastAsia="MS Gothic" w:hAnsi="MS Gothic" w:cs="Arial" w:hint="eastAsia"/>
                          </w:rPr>
                          <w:t>☐</w:t>
                        </w:r>
                      </w:ins>
                      <w:customXmlInsRangeStart w:id="129" w:author="Marcus Asquith" w:date="2026-09-25T21:13:00Z"/>
                    </w:sdtContent>
                  </w:sdt>
                  <w:customXmlInsRangeEnd w:id="129"/>
                  <w:ins w:id="130" w:author="Marcus Asquith" w:date="2026-09-25T21:13:00Z" w16du:dateUtc="2026-09-26T01:13:00Z">
                    <w:r w:rsidR="00962E8C" w:rsidRPr="00F64814">
                      <w:rPr>
                        <w:rFonts w:ascii="Arial" w:hAnsi="Arial" w:cs="Arial"/>
                      </w:rPr>
                      <w:t xml:space="preserve">  Yes</w:t>
                    </w:r>
                    <w:r w:rsidR="00962E8C" w:rsidRPr="00F64814">
                      <w:rPr>
                        <w:rFonts w:ascii="Arial" w:hAnsi="Arial" w:cs="Arial"/>
                      </w:rPr>
                      <w:tab/>
                    </w:r>
                    <w:r w:rsidR="00962E8C" w:rsidRPr="00F64814">
                      <w:rPr>
                        <w:rFonts w:ascii="Arial" w:hAnsi="Arial" w:cs="Arial"/>
                      </w:rPr>
                      <w:tab/>
                    </w:r>
                    <w:r w:rsidR="00962E8C" w:rsidRPr="00F64814">
                      <w:rPr>
                        <w:rFonts w:ascii="Arial" w:hAnsi="Arial" w:cs="Arial"/>
                      </w:rPr>
                      <w:tab/>
                    </w:r>
                    <w:r w:rsidR="00962E8C" w:rsidRPr="00F64814">
                      <w:rPr>
                        <w:rFonts w:ascii="Arial" w:hAnsi="Arial" w:cs="Arial"/>
                      </w:rPr>
                      <w:tab/>
                    </w:r>
                    <w:r w:rsidR="00962E8C" w:rsidRPr="00F64814">
                      <w:rPr>
                        <w:rFonts w:ascii="Arial" w:hAnsi="Arial" w:cs="Arial"/>
                      </w:rPr>
                      <w:tab/>
                    </w:r>
                  </w:ins>
                  <w:customXmlInsRangeStart w:id="131" w:author="Marcus Asquith" w:date="2026-09-25T21:13:00Z"/>
                  <w:sdt>
                    <w:sdtPr>
                      <w:rPr>
                        <w:rFonts w:ascii="Arial" w:hAnsi="Arial" w:cs="Arial"/>
                      </w:rPr>
                      <w:id w:val="1105010592"/>
                      <w14:checkbox>
                        <w14:checked w14:val="0"/>
                        <w14:checkedState w14:val="2612" w14:font="MS Gothic"/>
                        <w14:uncheckedState w14:val="2610" w14:font="MS Gothic"/>
                      </w14:checkbox>
                    </w:sdtPr>
                    <w:sdtEndPr/>
                    <w:sdtContent>
                      <w:customXmlInsRangeEnd w:id="131"/>
                      <w:ins w:id="132" w:author="Marcus Asquith" w:date="2026-09-25T21:13:00Z" w16du:dateUtc="2026-09-26T01:13:00Z">
                        <w:r w:rsidR="00962E8C">
                          <w:rPr>
                            <w:rFonts w:ascii="MS Gothic" w:eastAsia="MS Gothic" w:hAnsi="MS Gothic" w:cs="Arial" w:hint="eastAsia"/>
                          </w:rPr>
                          <w:t>☐</w:t>
                        </w:r>
                      </w:ins>
                      <w:customXmlInsRangeStart w:id="133" w:author="Marcus Asquith" w:date="2026-09-25T21:13:00Z"/>
                    </w:sdtContent>
                  </w:sdt>
                  <w:customXmlInsRangeEnd w:id="133"/>
                  <w:ins w:id="134" w:author="Marcus Asquith" w:date="2026-09-25T21:13:00Z" w16du:dateUtc="2026-09-26T01:13:00Z">
                    <w:r w:rsidR="00962E8C" w:rsidRPr="00F64814">
                      <w:rPr>
                        <w:rFonts w:ascii="Arial" w:hAnsi="Arial" w:cs="Arial"/>
                      </w:rPr>
                      <w:t xml:space="preserve">  No  </w:t>
                    </w:r>
                  </w:ins>
                </w:p>
                <w:p w14:paraId="4929023B" w14:textId="77777777" w:rsidR="00962E8C" w:rsidRDefault="00962E8C" w:rsidP="00F319A2">
                  <w:pPr>
                    <w:rPr>
                      <w:ins w:id="135" w:author="Marcus Asquith" w:date="2026-09-25T21:13:00Z" w16du:dateUtc="2026-09-26T01:13:00Z"/>
                      <w:rFonts w:ascii="Arial" w:hAnsi="Arial" w:cs="Arial"/>
                    </w:rPr>
                  </w:pPr>
                </w:p>
                <w:p w14:paraId="4547752A" w14:textId="77777777" w:rsidR="00962E8C" w:rsidRDefault="00962E8C" w:rsidP="00241420">
                  <w:pPr>
                    <w:rPr>
                      <w:ins w:id="136" w:author="Marcus Asquith" w:date="2026-09-25T21:13:00Z" w16du:dateUtc="2026-09-26T01:13:00Z"/>
                    </w:rPr>
                  </w:pPr>
                  <w:ins w:id="137" w:author="Marcus Asquith" w:date="2026-09-25T21:13:00Z" w16du:dateUtc="2026-09-26T01:13:00Z">
                    <w:r>
                      <w:rPr>
                        <w:rFonts w:ascii="Arial" w:hAnsi="Arial" w:cs="Arial"/>
                      </w:rPr>
                      <w:t>If ‘yes’, who with?</w:t>
                    </w:r>
                    <w:r w:rsidRPr="00F64814">
                      <w:rPr>
                        <w:rFonts w:ascii="Arial" w:hAnsi="Arial" w:cs="Arial"/>
                      </w:rPr>
                      <w:t xml:space="preserve">       </w:t>
                    </w:r>
                    <w:r w:rsidR="00B52A27" w:rsidRPr="007B7324">
                      <w:rPr>
                        <w:rFonts w:ascii="Arial" w:hAnsi="Arial" w:cs="Arial"/>
                        <w:bCs/>
                      </w:rPr>
                      <w:fldChar w:fldCharType="begin">
                        <w:ffData>
                          <w:name w:val="Text55"/>
                          <w:enabled/>
                          <w:calcOnExit w:val="0"/>
                          <w:textInput/>
                        </w:ffData>
                      </w:fldChar>
                    </w:r>
                    <w:r w:rsidR="00B52A27" w:rsidRPr="007B7324">
                      <w:rPr>
                        <w:rFonts w:ascii="Arial" w:hAnsi="Arial" w:cs="Arial"/>
                        <w:bCs/>
                      </w:rPr>
                      <w:instrText xml:space="preserve"> FORMTEXT </w:instrText>
                    </w:r>
                    <w:r w:rsidR="00B52A27" w:rsidRPr="007B7324">
                      <w:rPr>
                        <w:rFonts w:ascii="Arial" w:hAnsi="Arial" w:cs="Arial"/>
                        <w:bCs/>
                      </w:rPr>
                    </w:r>
                    <w:r w:rsidR="00B52A27" w:rsidRPr="007B7324">
                      <w:rPr>
                        <w:rFonts w:ascii="Arial" w:hAnsi="Arial" w:cs="Arial"/>
                        <w:bCs/>
                      </w:rPr>
                      <w:fldChar w:fldCharType="separate"/>
                    </w:r>
                    <w:r w:rsidR="00241420">
                      <w:rPr>
                        <w:rFonts w:ascii="Arial" w:hAnsi="Arial" w:cs="Arial"/>
                        <w:bCs/>
                      </w:rPr>
                      <w:t> </w:t>
                    </w:r>
                    <w:r w:rsidR="00241420">
                      <w:rPr>
                        <w:rFonts w:ascii="Arial" w:hAnsi="Arial" w:cs="Arial"/>
                        <w:bCs/>
                      </w:rPr>
                      <w:t> </w:t>
                    </w:r>
                    <w:r w:rsidR="00241420">
                      <w:rPr>
                        <w:rFonts w:ascii="Arial" w:hAnsi="Arial" w:cs="Arial"/>
                        <w:bCs/>
                      </w:rPr>
                      <w:t> </w:t>
                    </w:r>
                    <w:r w:rsidR="00241420">
                      <w:rPr>
                        <w:rFonts w:ascii="Arial" w:hAnsi="Arial" w:cs="Arial"/>
                        <w:bCs/>
                      </w:rPr>
                      <w:t> </w:t>
                    </w:r>
                    <w:r w:rsidR="00241420">
                      <w:rPr>
                        <w:rFonts w:ascii="Arial" w:hAnsi="Arial" w:cs="Arial"/>
                        <w:bCs/>
                      </w:rPr>
                      <w:t> </w:t>
                    </w:r>
                    <w:r w:rsidR="00B52A27" w:rsidRPr="007B7324">
                      <w:rPr>
                        <w:rFonts w:ascii="Arial" w:hAnsi="Arial" w:cs="Arial"/>
                        <w:bCs/>
                      </w:rPr>
                      <w:fldChar w:fldCharType="end"/>
                    </w:r>
                    <w:r w:rsidRPr="00F64814">
                      <w:rPr>
                        <w:rFonts w:ascii="Arial" w:hAnsi="Arial" w:cs="Arial"/>
                      </w:rPr>
                      <w:t xml:space="preserve">     </w:t>
                    </w:r>
                  </w:ins>
                </w:p>
              </w:tc>
            </w:tr>
          </w:tbl>
          <w:p w14:paraId="38A30E67" w14:textId="77777777" w:rsidR="00962E8C" w:rsidRPr="001B7870" w:rsidRDefault="00962E8C" w:rsidP="00F319A2">
            <w:pPr>
              <w:pStyle w:val="FormText"/>
              <w:rPr>
                <w:ins w:id="138" w:author="Marcus Asquith" w:date="2026-09-25T21:13:00Z" w16du:dateUtc="2026-09-26T01:13:00Z"/>
                <w:rFonts w:ascii="Arial" w:hAnsi="Arial" w:cs="Arial"/>
                <w:sz w:val="22"/>
                <w:szCs w:val="22"/>
              </w:rPr>
            </w:pPr>
          </w:p>
        </w:tc>
      </w:tr>
    </w:tbl>
    <w:p w14:paraId="727B198D" w14:textId="77777777" w:rsidR="00962E8C" w:rsidRDefault="00962E8C" w:rsidP="001B7870">
      <w:pPr>
        <w:tabs>
          <w:tab w:val="left" w:pos="1845"/>
        </w:tabs>
        <w:rPr>
          <w:ins w:id="139" w:author="Marcus Asquith" w:date="2026-09-25T21:13:00Z" w16du:dateUtc="2026-09-26T01:13:00Z"/>
        </w:rPr>
      </w:pPr>
    </w:p>
    <w:tbl>
      <w:tblPr>
        <w:tblW w:w="5003" w:type="pct"/>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
      <w:tblGrid>
        <w:gridCol w:w="836"/>
        <w:gridCol w:w="8165"/>
      </w:tblGrid>
      <w:tr w:rsidR="00962E8C" w14:paraId="1FFBBE13" w14:textId="77777777" w:rsidTr="0075140B">
        <w:trPr>
          <w:cantSplit/>
          <w:trHeight w:val="389"/>
          <w:ins w:id="140" w:author="Marcus Asquith" w:date="2026-09-25T21:13:00Z" w16du:dateUtc="2026-09-26T01:13:00Z"/>
        </w:trPr>
        <w:tc>
          <w:tcPr>
            <w:tcW w:w="836"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tcMar>
              <w:top w:w="57" w:type="dxa"/>
            </w:tcMar>
          </w:tcPr>
          <w:p w14:paraId="77902C75" w14:textId="77777777" w:rsidR="00962E8C" w:rsidRPr="001B7870" w:rsidRDefault="00962E8C" w:rsidP="00F319A2">
            <w:pPr>
              <w:pStyle w:val="FormText"/>
              <w:numPr>
                <w:ilvl w:val="0"/>
                <w:numId w:val="12"/>
              </w:numPr>
              <w:jc w:val="center"/>
              <w:rPr>
                <w:ins w:id="141" w:author="Marcus Asquith" w:date="2026-09-25T21:13:00Z" w16du:dateUtc="2026-09-26T01:13:00Z"/>
                <w:rFonts w:ascii="Arial" w:hAnsi="Arial" w:cs="Arial"/>
                <w:b/>
                <w:bCs/>
                <w:sz w:val="22"/>
                <w:szCs w:val="22"/>
              </w:rPr>
            </w:pPr>
          </w:p>
        </w:tc>
        <w:tc>
          <w:tcPr>
            <w:tcW w:w="8165"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tcPr>
          <w:p w14:paraId="71067678" w14:textId="77777777" w:rsidR="00962E8C" w:rsidRPr="001B7870" w:rsidRDefault="00962E8C" w:rsidP="00F319A2">
            <w:pPr>
              <w:pStyle w:val="FormText"/>
              <w:rPr>
                <w:ins w:id="142" w:author="Marcus Asquith" w:date="2026-09-25T21:13:00Z" w16du:dateUtc="2026-09-26T01:13:00Z"/>
                <w:rFonts w:ascii="Arial" w:hAnsi="Arial" w:cs="Arial"/>
                <w:b/>
                <w:bCs/>
                <w:sz w:val="22"/>
                <w:szCs w:val="22"/>
              </w:rPr>
            </w:pPr>
            <w:ins w:id="143" w:author="Marcus Asquith" w:date="2026-09-25T21:13:00Z" w16du:dateUtc="2026-09-26T01:13:00Z">
              <w:r w:rsidRPr="00962E8C">
                <w:rPr>
                  <w:rFonts w:ascii="Arial" w:hAnsi="Arial" w:cs="Arial"/>
                  <w:sz w:val="22"/>
                </w:rPr>
                <w:t>Do you have a contract for the safe disposal of clinical waste such as sharps?</w:t>
              </w:r>
            </w:ins>
          </w:p>
        </w:tc>
      </w:tr>
      <w:tr w:rsidR="00962E8C" w:rsidRPr="001B7870" w14:paraId="760EE0AF" w14:textId="77777777" w:rsidTr="00F319A2">
        <w:trPr>
          <w:cantSplit/>
          <w:trHeight w:val="962"/>
          <w:ins w:id="144" w:author="Marcus Asquith" w:date="2026-09-25T21:13:00Z" w16du:dateUtc="2026-09-26T01:13:00Z"/>
        </w:trPr>
        <w:tc>
          <w:tcPr>
            <w:tcW w:w="9001" w:type="dxa"/>
            <w:gridSpan w:val="2"/>
            <w:tcBorders>
              <w:top w:val="single" w:sz="12" w:space="0" w:color="auto"/>
              <w:left w:val="single" w:sz="12" w:space="0" w:color="auto"/>
              <w:bottom w:val="single" w:sz="12" w:space="0" w:color="auto"/>
              <w:right w:val="single" w:sz="12" w:space="0" w:color="auto"/>
            </w:tcBorders>
            <w:tcMar>
              <w:top w:w="57" w:type="dxa"/>
            </w:tcMar>
          </w:tcPr>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66"/>
            </w:tblGrid>
            <w:tr w:rsidR="00962E8C" w14:paraId="3FE73BFF" w14:textId="77777777" w:rsidTr="00F319A2">
              <w:trPr>
                <w:trHeight w:val="965"/>
                <w:ins w:id="145" w:author="Marcus Asquith" w:date="2026-09-25T21:13:00Z" w16du:dateUtc="2026-09-26T01:13:00Z"/>
              </w:trPr>
              <w:tc>
                <w:tcPr>
                  <w:tcW w:w="9771" w:type="dxa"/>
                </w:tcPr>
                <w:p w14:paraId="17B7A8B6" w14:textId="77777777" w:rsidR="00962E8C" w:rsidRDefault="00EC7B87" w:rsidP="00F319A2">
                  <w:pPr>
                    <w:rPr>
                      <w:ins w:id="146" w:author="Marcus Asquith" w:date="2026-09-25T21:13:00Z" w16du:dateUtc="2026-09-26T01:13:00Z"/>
                      <w:rFonts w:ascii="Arial" w:hAnsi="Arial" w:cs="Arial"/>
                    </w:rPr>
                  </w:pPr>
                  <w:customXmlInsRangeStart w:id="147" w:author="Marcus Asquith" w:date="2026-09-25T21:13:00Z"/>
                  <w:sdt>
                    <w:sdtPr>
                      <w:rPr>
                        <w:rFonts w:ascii="Arial" w:hAnsi="Arial" w:cs="Arial"/>
                      </w:rPr>
                      <w:id w:val="-1417320857"/>
                      <w14:checkbox>
                        <w14:checked w14:val="0"/>
                        <w14:checkedState w14:val="2612" w14:font="MS Gothic"/>
                        <w14:uncheckedState w14:val="2610" w14:font="MS Gothic"/>
                      </w14:checkbox>
                    </w:sdtPr>
                    <w:sdtEndPr/>
                    <w:sdtContent>
                      <w:customXmlInsRangeEnd w:id="147"/>
                      <w:ins w:id="148" w:author="Marcus Asquith" w:date="2026-09-25T21:13:00Z" w16du:dateUtc="2026-09-26T01:13:00Z">
                        <w:r w:rsidR="00962E8C">
                          <w:rPr>
                            <w:rFonts w:ascii="MS Gothic" w:eastAsia="MS Gothic" w:hAnsi="MS Gothic" w:cs="Arial" w:hint="eastAsia"/>
                          </w:rPr>
                          <w:t>☐</w:t>
                        </w:r>
                      </w:ins>
                      <w:customXmlInsRangeStart w:id="149" w:author="Marcus Asquith" w:date="2026-09-25T21:13:00Z"/>
                    </w:sdtContent>
                  </w:sdt>
                  <w:customXmlInsRangeEnd w:id="149"/>
                  <w:ins w:id="150" w:author="Marcus Asquith" w:date="2026-09-25T21:13:00Z" w16du:dateUtc="2026-09-26T01:13:00Z">
                    <w:r w:rsidR="00962E8C" w:rsidRPr="00F64814">
                      <w:rPr>
                        <w:rFonts w:ascii="Arial" w:hAnsi="Arial" w:cs="Arial"/>
                      </w:rPr>
                      <w:t xml:space="preserve">  Yes</w:t>
                    </w:r>
                    <w:r w:rsidR="00962E8C" w:rsidRPr="00F64814">
                      <w:rPr>
                        <w:rFonts w:ascii="Arial" w:hAnsi="Arial" w:cs="Arial"/>
                      </w:rPr>
                      <w:tab/>
                    </w:r>
                    <w:r w:rsidR="00962E8C" w:rsidRPr="00F64814">
                      <w:rPr>
                        <w:rFonts w:ascii="Arial" w:hAnsi="Arial" w:cs="Arial"/>
                      </w:rPr>
                      <w:tab/>
                    </w:r>
                    <w:r w:rsidR="00962E8C" w:rsidRPr="00F64814">
                      <w:rPr>
                        <w:rFonts w:ascii="Arial" w:hAnsi="Arial" w:cs="Arial"/>
                      </w:rPr>
                      <w:tab/>
                    </w:r>
                    <w:r w:rsidR="00962E8C" w:rsidRPr="00F64814">
                      <w:rPr>
                        <w:rFonts w:ascii="Arial" w:hAnsi="Arial" w:cs="Arial"/>
                      </w:rPr>
                      <w:tab/>
                    </w:r>
                    <w:r w:rsidR="00962E8C" w:rsidRPr="00F64814">
                      <w:rPr>
                        <w:rFonts w:ascii="Arial" w:hAnsi="Arial" w:cs="Arial"/>
                      </w:rPr>
                      <w:tab/>
                    </w:r>
                  </w:ins>
                  <w:customXmlInsRangeStart w:id="151" w:author="Marcus Asquith" w:date="2026-09-25T21:13:00Z"/>
                  <w:sdt>
                    <w:sdtPr>
                      <w:rPr>
                        <w:rFonts w:ascii="Arial" w:hAnsi="Arial" w:cs="Arial"/>
                      </w:rPr>
                      <w:id w:val="-560025415"/>
                      <w14:checkbox>
                        <w14:checked w14:val="0"/>
                        <w14:checkedState w14:val="2612" w14:font="MS Gothic"/>
                        <w14:uncheckedState w14:val="2610" w14:font="MS Gothic"/>
                      </w14:checkbox>
                    </w:sdtPr>
                    <w:sdtEndPr/>
                    <w:sdtContent>
                      <w:customXmlInsRangeEnd w:id="151"/>
                      <w:ins w:id="152" w:author="Marcus Asquith" w:date="2026-09-25T21:13:00Z" w16du:dateUtc="2026-09-26T01:13:00Z">
                        <w:r w:rsidR="00962E8C">
                          <w:rPr>
                            <w:rFonts w:ascii="MS Gothic" w:eastAsia="MS Gothic" w:hAnsi="MS Gothic" w:cs="Arial" w:hint="eastAsia"/>
                          </w:rPr>
                          <w:t>☐</w:t>
                        </w:r>
                      </w:ins>
                      <w:customXmlInsRangeStart w:id="153" w:author="Marcus Asquith" w:date="2026-09-25T21:13:00Z"/>
                    </w:sdtContent>
                  </w:sdt>
                  <w:customXmlInsRangeEnd w:id="153"/>
                  <w:ins w:id="154" w:author="Marcus Asquith" w:date="2026-09-25T21:13:00Z" w16du:dateUtc="2026-09-26T01:13:00Z">
                    <w:r w:rsidR="00962E8C" w:rsidRPr="00F64814">
                      <w:rPr>
                        <w:rFonts w:ascii="Arial" w:hAnsi="Arial" w:cs="Arial"/>
                      </w:rPr>
                      <w:t xml:space="preserve">  No  </w:t>
                    </w:r>
                  </w:ins>
                </w:p>
                <w:p w14:paraId="7BCFFE5E" w14:textId="77777777" w:rsidR="00962E8C" w:rsidRDefault="00962E8C" w:rsidP="00F319A2">
                  <w:pPr>
                    <w:rPr>
                      <w:ins w:id="155" w:author="Marcus Asquith" w:date="2026-09-25T21:13:00Z" w16du:dateUtc="2026-09-26T01:13:00Z"/>
                      <w:rFonts w:ascii="Arial" w:hAnsi="Arial" w:cs="Arial"/>
                    </w:rPr>
                  </w:pPr>
                </w:p>
                <w:p w14:paraId="755E5B73" w14:textId="77777777" w:rsidR="00962E8C" w:rsidRDefault="00962E8C" w:rsidP="00241420">
                  <w:pPr>
                    <w:rPr>
                      <w:ins w:id="156" w:author="Marcus Asquith" w:date="2026-09-25T21:13:00Z" w16du:dateUtc="2026-09-26T01:13:00Z"/>
                    </w:rPr>
                  </w:pPr>
                  <w:ins w:id="157" w:author="Marcus Asquith" w:date="2026-09-25T21:13:00Z" w16du:dateUtc="2026-09-26T01:13:00Z">
                    <w:r>
                      <w:rPr>
                        <w:rFonts w:ascii="Arial" w:hAnsi="Arial" w:cs="Arial"/>
                      </w:rPr>
                      <w:t>If ‘yes’, who with?</w:t>
                    </w:r>
                    <w:r w:rsidRPr="00F64814">
                      <w:rPr>
                        <w:rFonts w:ascii="Arial" w:hAnsi="Arial" w:cs="Arial"/>
                      </w:rPr>
                      <w:t xml:space="preserve">       </w:t>
                    </w:r>
                    <w:r w:rsidR="00B52A27" w:rsidRPr="007B7324">
                      <w:rPr>
                        <w:rFonts w:ascii="Arial" w:hAnsi="Arial" w:cs="Arial"/>
                        <w:bCs/>
                      </w:rPr>
                      <w:fldChar w:fldCharType="begin">
                        <w:ffData>
                          <w:name w:val="Text55"/>
                          <w:enabled/>
                          <w:calcOnExit w:val="0"/>
                          <w:textInput/>
                        </w:ffData>
                      </w:fldChar>
                    </w:r>
                    <w:r w:rsidR="00B52A27" w:rsidRPr="007B7324">
                      <w:rPr>
                        <w:rFonts w:ascii="Arial" w:hAnsi="Arial" w:cs="Arial"/>
                        <w:bCs/>
                      </w:rPr>
                      <w:instrText xml:space="preserve"> FORMTEXT </w:instrText>
                    </w:r>
                    <w:r w:rsidR="00B52A27" w:rsidRPr="007B7324">
                      <w:rPr>
                        <w:rFonts w:ascii="Arial" w:hAnsi="Arial" w:cs="Arial"/>
                        <w:bCs/>
                      </w:rPr>
                    </w:r>
                    <w:r w:rsidR="00B52A27" w:rsidRPr="007B7324">
                      <w:rPr>
                        <w:rFonts w:ascii="Arial" w:hAnsi="Arial" w:cs="Arial"/>
                        <w:bCs/>
                      </w:rPr>
                      <w:fldChar w:fldCharType="separate"/>
                    </w:r>
                    <w:r w:rsidR="00241420">
                      <w:rPr>
                        <w:rFonts w:ascii="Arial" w:hAnsi="Arial" w:cs="Arial"/>
                        <w:bCs/>
                      </w:rPr>
                      <w:t> </w:t>
                    </w:r>
                    <w:r w:rsidR="00241420">
                      <w:rPr>
                        <w:rFonts w:ascii="Arial" w:hAnsi="Arial" w:cs="Arial"/>
                        <w:bCs/>
                      </w:rPr>
                      <w:t> </w:t>
                    </w:r>
                    <w:r w:rsidR="00241420">
                      <w:rPr>
                        <w:rFonts w:ascii="Arial" w:hAnsi="Arial" w:cs="Arial"/>
                        <w:bCs/>
                      </w:rPr>
                      <w:t> </w:t>
                    </w:r>
                    <w:r w:rsidR="00241420">
                      <w:rPr>
                        <w:rFonts w:ascii="Arial" w:hAnsi="Arial" w:cs="Arial"/>
                        <w:bCs/>
                      </w:rPr>
                      <w:t> </w:t>
                    </w:r>
                    <w:r w:rsidR="00241420">
                      <w:rPr>
                        <w:rFonts w:ascii="Arial" w:hAnsi="Arial" w:cs="Arial"/>
                        <w:bCs/>
                      </w:rPr>
                      <w:t> </w:t>
                    </w:r>
                    <w:r w:rsidR="00B52A27" w:rsidRPr="007B7324">
                      <w:rPr>
                        <w:rFonts w:ascii="Arial" w:hAnsi="Arial" w:cs="Arial"/>
                        <w:bCs/>
                      </w:rPr>
                      <w:fldChar w:fldCharType="end"/>
                    </w:r>
                    <w:r w:rsidRPr="00F64814">
                      <w:rPr>
                        <w:rFonts w:ascii="Arial" w:hAnsi="Arial" w:cs="Arial"/>
                      </w:rPr>
                      <w:t xml:space="preserve">     </w:t>
                    </w:r>
                  </w:ins>
                </w:p>
              </w:tc>
            </w:tr>
          </w:tbl>
          <w:p w14:paraId="24F56ACC" w14:textId="77777777" w:rsidR="00962E8C" w:rsidRPr="001B7870" w:rsidRDefault="00962E8C" w:rsidP="00F319A2">
            <w:pPr>
              <w:pStyle w:val="FormText"/>
              <w:rPr>
                <w:ins w:id="158" w:author="Marcus Asquith" w:date="2026-09-25T21:13:00Z" w16du:dateUtc="2026-09-26T01:13:00Z"/>
                <w:rFonts w:ascii="Arial" w:hAnsi="Arial" w:cs="Arial"/>
                <w:sz w:val="22"/>
                <w:szCs w:val="22"/>
              </w:rPr>
            </w:pPr>
          </w:p>
        </w:tc>
      </w:tr>
    </w:tbl>
    <w:p w14:paraId="33CE8BD7" w14:textId="77777777" w:rsidR="00962E8C" w:rsidRDefault="00962E8C" w:rsidP="001B7870">
      <w:pPr>
        <w:tabs>
          <w:tab w:val="left" w:pos="1845"/>
        </w:tabs>
        <w:rPr>
          <w:ins w:id="159" w:author="Marcus Asquith" w:date="2026-09-25T21:13:00Z" w16du:dateUtc="2026-09-26T01:13:00Z"/>
        </w:rPr>
      </w:pPr>
    </w:p>
    <w:tbl>
      <w:tblPr>
        <w:tblW w:w="5003" w:type="pct"/>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
      <w:tblGrid>
        <w:gridCol w:w="836"/>
        <w:gridCol w:w="8165"/>
      </w:tblGrid>
      <w:tr w:rsidR="001E1D8B" w:rsidRPr="001B7870" w14:paraId="5D32D8A9" w14:textId="77777777" w:rsidTr="0075140B">
        <w:trPr>
          <w:cantSplit/>
          <w:trHeight w:val="389"/>
          <w:ins w:id="160" w:author="Marcus Asquith" w:date="2026-09-25T21:13:00Z" w16du:dateUtc="2026-09-26T01:13:00Z"/>
        </w:trPr>
        <w:tc>
          <w:tcPr>
            <w:tcW w:w="836"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tcMar>
              <w:top w:w="57" w:type="dxa"/>
            </w:tcMar>
          </w:tcPr>
          <w:p w14:paraId="15D79119" w14:textId="77777777" w:rsidR="001E1D8B" w:rsidRPr="001B7870" w:rsidRDefault="001E1D8B" w:rsidP="00F319A2">
            <w:pPr>
              <w:pStyle w:val="FormText"/>
              <w:numPr>
                <w:ilvl w:val="0"/>
                <w:numId w:val="12"/>
              </w:numPr>
              <w:jc w:val="center"/>
              <w:rPr>
                <w:ins w:id="161" w:author="Marcus Asquith" w:date="2026-09-25T21:13:00Z" w16du:dateUtc="2026-09-26T01:13:00Z"/>
                <w:rFonts w:ascii="Arial" w:hAnsi="Arial" w:cs="Arial"/>
                <w:b/>
                <w:bCs/>
                <w:sz w:val="22"/>
                <w:szCs w:val="22"/>
              </w:rPr>
            </w:pPr>
          </w:p>
        </w:tc>
        <w:tc>
          <w:tcPr>
            <w:tcW w:w="8165"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tcPr>
          <w:p w14:paraId="09E62555" w14:textId="77777777" w:rsidR="001E1D8B" w:rsidRPr="001B7870" w:rsidRDefault="001E1D8B" w:rsidP="00F319A2">
            <w:pPr>
              <w:pStyle w:val="FormText"/>
              <w:rPr>
                <w:ins w:id="162" w:author="Marcus Asquith" w:date="2026-09-25T21:13:00Z" w16du:dateUtc="2026-09-26T01:13:00Z"/>
                <w:rFonts w:ascii="Arial" w:hAnsi="Arial" w:cs="Arial"/>
                <w:b/>
                <w:bCs/>
                <w:sz w:val="22"/>
                <w:szCs w:val="22"/>
              </w:rPr>
            </w:pPr>
            <w:ins w:id="163" w:author="Marcus Asquith" w:date="2026-09-25T21:13:00Z" w16du:dateUtc="2026-09-26T01:13:00Z">
              <w:r>
                <w:rPr>
                  <w:rFonts w:ascii="Arial" w:hAnsi="Arial" w:cs="Arial"/>
                  <w:sz w:val="22"/>
                </w:rPr>
                <w:t>Number of Employees?</w:t>
              </w:r>
            </w:ins>
          </w:p>
        </w:tc>
      </w:tr>
      <w:tr w:rsidR="001E1D8B" w:rsidRPr="001B7870" w14:paraId="0524B103" w14:textId="77777777" w:rsidTr="001E1D8B">
        <w:trPr>
          <w:cantSplit/>
          <w:trHeight w:val="436"/>
          <w:ins w:id="164" w:author="Marcus Asquith" w:date="2026-09-25T21:13:00Z" w16du:dateUtc="2026-09-26T01:13:00Z"/>
        </w:trPr>
        <w:tc>
          <w:tcPr>
            <w:tcW w:w="9001" w:type="dxa"/>
            <w:gridSpan w:val="2"/>
            <w:tcBorders>
              <w:top w:val="single" w:sz="12" w:space="0" w:color="auto"/>
              <w:left w:val="single" w:sz="12" w:space="0" w:color="auto"/>
              <w:bottom w:val="single" w:sz="12" w:space="0" w:color="auto"/>
              <w:right w:val="single" w:sz="12" w:space="0" w:color="auto"/>
            </w:tcBorders>
            <w:tcMar>
              <w:top w:w="57" w:type="dxa"/>
            </w:tcMar>
            <w:vAlign w:val="center"/>
          </w:tcPr>
          <w:p w14:paraId="02AEC0BC" w14:textId="77777777" w:rsidR="001E1D8B" w:rsidRPr="007B7324" w:rsidRDefault="00DF743F" w:rsidP="00241420">
            <w:pPr>
              <w:pStyle w:val="FormText"/>
              <w:rPr>
                <w:ins w:id="165" w:author="Marcus Asquith" w:date="2026-09-25T21:13:00Z" w16du:dateUtc="2026-09-26T01:13:00Z"/>
                <w:rFonts w:ascii="Arial" w:hAnsi="Arial" w:cs="Arial"/>
                <w:sz w:val="22"/>
                <w:szCs w:val="22"/>
              </w:rPr>
            </w:pPr>
            <w:ins w:id="166" w:author="Marcus Asquith" w:date="2026-09-25T21:13:00Z" w16du:dateUtc="2026-09-26T01:13:00Z">
              <w:r w:rsidRPr="007B7324">
                <w:rPr>
                  <w:rFonts w:ascii="Arial" w:hAnsi="Arial" w:cs="Arial"/>
                  <w:bCs/>
                  <w:sz w:val="22"/>
                  <w:szCs w:val="22"/>
                </w:rPr>
                <w:fldChar w:fldCharType="begin">
                  <w:ffData>
                    <w:name w:val=""/>
                    <w:enabled/>
                    <w:calcOnExit w:val="0"/>
                    <w:textInput>
                      <w:format w:val="UPPERCASE"/>
                    </w:textInput>
                  </w:ffData>
                </w:fldChar>
              </w:r>
              <w:r w:rsidRPr="007B7324">
                <w:rPr>
                  <w:rFonts w:ascii="Arial" w:hAnsi="Arial" w:cs="Arial"/>
                  <w:bCs/>
                  <w:sz w:val="22"/>
                  <w:szCs w:val="22"/>
                </w:rPr>
                <w:instrText xml:space="preserve"> FORMTEXT </w:instrText>
              </w:r>
              <w:r w:rsidRPr="007B7324">
                <w:rPr>
                  <w:rFonts w:ascii="Arial" w:hAnsi="Arial" w:cs="Arial"/>
                  <w:bCs/>
                  <w:sz w:val="22"/>
                  <w:szCs w:val="22"/>
                </w:rPr>
              </w:r>
              <w:r w:rsidRPr="007B7324">
                <w:rPr>
                  <w:rFonts w:ascii="Arial" w:hAnsi="Arial" w:cs="Arial"/>
                  <w:bCs/>
                  <w:sz w:val="22"/>
                  <w:szCs w:val="22"/>
                </w:rPr>
                <w:fldChar w:fldCharType="separate"/>
              </w:r>
              <w:r w:rsidR="00241420">
                <w:rPr>
                  <w:rFonts w:ascii="Arial" w:hAnsi="Arial" w:cs="Arial"/>
                  <w:bCs/>
                  <w:sz w:val="22"/>
                  <w:szCs w:val="22"/>
                </w:rPr>
                <w:t> </w:t>
              </w:r>
              <w:r w:rsidR="00241420">
                <w:rPr>
                  <w:rFonts w:ascii="Arial" w:hAnsi="Arial" w:cs="Arial"/>
                  <w:bCs/>
                  <w:sz w:val="22"/>
                  <w:szCs w:val="22"/>
                </w:rPr>
                <w:t> </w:t>
              </w:r>
              <w:r w:rsidR="00241420">
                <w:rPr>
                  <w:rFonts w:ascii="Arial" w:hAnsi="Arial" w:cs="Arial"/>
                  <w:bCs/>
                  <w:sz w:val="22"/>
                  <w:szCs w:val="22"/>
                </w:rPr>
                <w:t> </w:t>
              </w:r>
              <w:r w:rsidR="00241420">
                <w:rPr>
                  <w:rFonts w:ascii="Arial" w:hAnsi="Arial" w:cs="Arial"/>
                  <w:bCs/>
                  <w:sz w:val="22"/>
                  <w:szCs w:val="22"/>
                </w:rPr>
                <w:t> </w:t>
              </w:r>
              <w:r w:rsidR="00241420">
                <w:rPr>
                  <w:rFonts w:ascii="Arial" w:hAnsi="Arial" w:cs="Arial"/>
                  <w:bCs/>
                  <w:sz w:val="22"/>
                  <w:szCs w:val="22"/>
                </w:rPr>
                <w:t> </w:t>
              </w:r>
              <w:r w:rsidRPr="007B7324">
                <w:rPr>
                  <w:rFonts w:ascii="Arial" w:hAnsi="Arial" w:cs="Arial"/>
                  <w:bCs/>
                  <w:sz w:val="22"/>
                  <w:szCs w:val="22"/>
                </w:rPr>
                <w:fldChar w:fldCharType="end"/>
              </w:r>
            </w:ins>
          </w:p>
        </w:tc>
      </w:tr>
    </w:tbl>
    <w:p w14:paraId="6BA762DB" w14:textId="77777777" w:rsidR="001E1D8B" w:rsidRDefault="001E1D8B" w:rsidP="001B7870">
      <w:pPr>
        <w:tabs>
          <w:tab w:val="left" w:pos="1845"/>
        </w:tabs>
        <w:rPr>
          <w:ins w:id="167" w:author="Marcus Asquith" w:date="2026-09-25T21:13:00Z" w16du:dateUtc="2026-09-26T01:13:00Z"/>
        </w:rPr>
      </w:pPr>
    </w:p>
    <w:tbl>
      <w:tblPr>
        <w:tblW w:w="5003" w:type="pct"/>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
      <w:tblGrid>
        <w:gridCol w:w="939"/>
        <w:gridCol w:w="8317"/>
      </w:tblGrid>
      <w:tr w:rsidR="001E1D8B" w:rsidRPr="001B7870" w14:paraId="2750F40F" w14:textId="77777777" w:rsidTr="0075140B">
        <w:trPr>
          <w:cantSplit/>
          <w:trHeight w:val="389"/>
          <w:ins w:id="168" w:author="Marcus Asquith" w:date="2026-09-25T21:13:00Z" w16du:dateUtc="2026-09-26T01:13:00Z"/>
        </w:trPr>
        <w:tc>
          <w:tcPr>
            <w:tcW w:w="836"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tcMar>
              <w:top w:w="57" w:type="dxa"/>
            </w:tcMar>
          </w:tcPr>
          <w:p w14:paraId="0F886730" w14:textId="77777777" w:rsidR="001E1D8B" w:rsidRPr="001B7870" w:rsidRDefault="001E1D8B" w:rsidP="00F319A2">
            <w:pPr>
              <w:pStyle w:val="FormText"/>
              <w:numPr>
                <w:ilvl w:val="0"/>
                <w:numId w:val="12"/>
              </w:numPr>
              <w:jc w:val="center"/>
              <w:rPr>
                <w:ins w:id="169" w:author="Marcus Asquith" w:date="2026-09-25T21:13:00Z" w16du:dateUtc="2026-09-26T01:13:00Z"/>
                <w:rFonts w:ascii="Arial" w:hAnsi="Arial" w:cs="Arial"/>
                <w:b/>
                <w:bCs/>
                <w:sz w:val="22"/>
                <w:szCs w:val="22"/>
              </w:rPr>
            </w:pPr>
          </w:p>
        </w:tc>
        <w:tc>
          <w:tcPr>
            <w:tcW w:w="8165"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tcPr>
          <w:p w14:paraId="7EEB6364" w14:textId="77777777" w:rsidR="0075140B" w:rsidRPr="0075140B" w:rsidRDefault="001E1D8B" w:rsidP="00F319A2">
            <w:pPr>
              <w:pStyle w:val="FormText"/>
              <w:rPr>
                <w:ins w:id="170" w:author="Marcus Asquith" w:date="2026-09-25T21:13:00Z" w16du:dateUtc="2026-09-26T01:13:00Z"/>
                <w:rFonts w:ascii="Arial" w:hAnsi="Arial" w:cs="Arial"/>
                <w:sz w:val="22"/>
              </w:rPr>
            </w:pPr>
            <w:ins w:id="171" w:author="Marcus Asquith" w:date="2026-09-25T21:13:00Z" w16du:dateUtc="2026-09-26T01:13:00Z">
              <w:r>
                <w:rPr>
                  <w:rFonts w:ascii="Arial" w:hAnsi="Arial" w:cs="Arial"/>
                  <w:sz w:val="22"/>
                </w:rPr>
                <w:t>Are the employees to be registered?</w:t>
              </w:r>
            </w:ins>
          </w:p>
        </w:tc>
      </w:tr>
      <w:tr w:rsidR="001E1D8B" w:rsidRPr="001B7870" w14:paraId="18E2B1EF" w14:textId="77777777" w:rsidTr="00C7421F">
        <w:trPr>
          <w:cantSplit/>
          <w:trHeight w:val="3477"/>
          <w:ins w:id="172" w:author="Marcus Asquith" w:date="2026-09-25T21:13:00Z" w16du:dateUtc="2026-09-26T01:13:00Z"/>
        </w:trPr>
        <w:tc>
          <w:tcPr>
            <w:tcW w:w="9001" w:type="dxa"/>
            <w:gridSpan w:val="2"/>
            <w:tcBorders>
              <w:top w:val="single" w:sz="4" w:space="0" w:color="auto"/>
              <w:left w:val="single" w:sz="12" w:space="0" w:color="auto"/>
              <w:bottom w:val="single" w:sz="12" w:space="0" w:color="auto"/>
              <w:right w:val="single" w:sz="12" w:space="0" w:color="auto"/>
            </w:tcBorders>
            <w:tcMar>
              <w:top w:w="57" w:type="dxa"/>
            </w:tcMar>
          </w:tcPr>
          <w:tbl>
            <w:tblPr>
              <w:tblStyle w:val="TableGrid"/>
              <w:tblW w:w="901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1E1D8B" w14:paraId="3F611E42" w14:textId="77777777" w:rsidTr="00C7421F">
              <w:trPr>
                <w:trHeight w:val="167"/>
                <w:ins w:id="173" w:author="Marcus Asquith" w:date="2026-09-25T21:13:00Z" w16du:dateUtc="2026-09-26T01:13:00Z"/>
              </w:trPr>
              <w:tc>
                <w:tcPr>
                  <w:tcW w:w="8766" w:type="dxa"/>
                  <w:vAlign w:val="center"/>
                </w:tcPr>
                <w:p w14:paraId="67AF992C" w14:textId="77777777" w:rsidR="00C7421F" w:rsidRPr="001E1D8B" w:rsidRDefault="00EC7B87" w:rsidP="00C7421F">
                  <w:pPr>
                    <w:rPr>
                      <w:ins w:id="174" w:author="Marcus Asquith" w:date="2026-09-25T21:13:00Z" w16du:dateUtc="2026-09-26T01:13:00Z"/>
                      <w:rFonts w:ascii="Arial" w:hAnsi="Arial" w:cs="Arial"/>
                    </w:rPr>
                  </w:pPr>
                  <w:customXmlInsRangeStart w:id="175" w:author="Marcus Asquith" w:date="2026-09-25T21:13:00Z"/>
                  <w:sdt>
                    <w:sdtPr>
                      <w:rPr>
                        <w:rFonts w:ascii="Arial" w:hAnsi="Arial" w:cs="Arial"/>
                      </w:rPr>
                      <w:id w:val="1692488264"/>
                      <w14:checkbox>
                        <w14:checked w14:val="0"/>
                        <w14:checkedState w14:val="2612" w14:font="MS Gothic"/>
                        <w14:uncheckedState w14:val="2610" w14:font="MS Gothic"/>
                      </w14:checkbox>
                    </w:sdtPr>
                    <w:sdtEndPr/>
                    <w:sdtContent>
                      <w:customXmlInsRangeEnd w:id="175"/>
                      <w:ins w:id="176" w:author="Marcus Asquith" w:date="2026-09-25T21:13:00Z" w16du:dateUtc="2026-09-26T01:13:00Z">
                        <w:r w:rsidR="00C7421F">
                          <w:rPr>
                            <w:rFonts w:ascii="MS Gothic" w:eastAsia="MS Gothic" w:hAnsi="MS Gothic" w:cs="Arial" w:hint="eastAsia"/>
                          </w:rPr>
                          <w:t>☐</w:t>
                        </w:r>
                      </w:ins>
                      <w:customXmlInsRangeStart w:id="177" w:author="Marcus Asquith" w:date="2026-09-25T21:13:00Z"/>
                    </w:sdtContent>
                  </w:sdt>
                  <w:customXmlInsRangeEnd w:id="177"/>
                  <w:ins w:id="178" w:author="Marcus Asquith" w:date="2026-09-25T21:13:00Z" w16du:dateUtc="2026-09-26T01:13:00Z">
                    <w:r w:rsidR="00C7421F" w:rsidRPr="00F64814">
                      <w:rPr>
                        <w:rFonts w:ascii="Arial" w:hAnsi="Arial" w:cs="Arial"/>
                      </w:rPr>
                      <w:t xml:space="preserve">  Yes</w:t>
                    </w:r>
                    <w:r w:rsidR="00C7421F" w:rsidRPr="00F64814">
                      <w:rPr>
                        <w:rFonts w:ascii="Arial" w:hAnsi="Arial" w:cs="Arial"/>
                      </w:rPr>
                      <w:tab/>
                    </w:r>
                    <w:r w:rsidR="00C7421F" w:rsidRPr="00F64814">
                      <w:rPr>
                        <w:rFonts w:ascii="Arial" w:hAnsi="Arial" w:cs="Arial"/>
                      </w:rPr>
                      <w:tab/>
                    </w:r>
                    <w:r w:rsidR="00C7421F" w:rsidRPr="00F64814">
                      <w:rPr>
                        <w:rFonts w:ascii="Arial" w:hAnsi="Arial" w:cs="Arial"/>
                      </w:rPr>
                      <w:tab/>
                    </w:r>
                    <w:r w:rsidR="00C7421F" w:rsidRPr="00F64814">
                      <w:rPr>
                        <w:rFonts w:ascii="Arial" w:hAnsi="Arial" w:cs="Arial"/>
                      </w:rPr>
                      <w:tab/>
                    </w:r>
                    <w:r w:rsidR="00C7421F" w:rsidRPr="00F64814">
                      <w:rPr>
                        <w:rFonts w:ascii="Arial" w:hAnsi="Arial" w:cs="Arial"/>
                      </w:rPr>
                      <w:tab/>
                    </w:r>
                  </w:ins>
                  <w:customXmlInsRangeStart w:id="179" w:author="Marcus Asquith" w:date="2026-09-25T21:13:00Z"/>
                  <w:sdt>
                    <w:sdtPr>
                      <w:rPr>
                        <w:rFonts w:ascii="Arial" w:hAnsi="Arial" w:cs="Arial"/>
                      </w:rPr>
                      <w:id w:val="-83237046"/>
                      <w14:checkbox>
                        <w14:checked w14:val="0"/>
                        <w14:checkedState w14:val="2612" w14:font="MS Gothic"/>
                        <w14:uncheckedState w14:val="2610" w14:font="MS Gothic"/>
                      </w14:checkbox>
                    </w:sdtPr>
                    <w:sdtEndPr/>
                    <w:sdtContent>
                      <w:customXmlInsRangeEnd w:id="179"/>
                      <w:ins w:id="180" w:author="Marcus Asquith" w:date="2026-09-25T21:13:00Z" w16du:dateUtc="2026-09-26T01:13:00Z">
                        <w:r w:rsidR="00C7421F">
                          <w:rPr>
                            <w:rFonts w:ascii="MS Gothic" w:eastAsia="MS Gothic" w:hAnsi="MS Gothic" w:cs="Arial" w:hint="eastAsia"/>
                          </w:rPr>
                          <w:t>☐</w:t>
                        </w:r>
                      </w:ins>
                      <w:customXmlInsRangeStart w:id="181" w:author="Marcus Asquith" w:date="2026-09-25T21:13:00Z"/>
                    </w:sdtContent>
                  </w:sdt>
                  <w:customXmlInsRangeEnd w:id="181"/>
                  <w:ins w:id="182" w:author="Marcus Asquith" w:date="2026-09-25T21:13:00Z" w16du:dateUtc="2026-09-26T01:13:00Z">
                    <w:r w:rsidR="00C7421F" w:rsidRPr="00F64814">
                      <w:rPr>
                        <w:rFonts w:ascii="Arial" w:hAnsi="Arial" w:cs="Arial"/>
                      </w:rPr>
                      <w:t xml:space="preserve">  No  </w:t>
                    </w:r>
                  </w:ins>
                </w:p>
                <w:p w14:paraId="56940FE3" w14:textId="77777777" w:rsidR="00C7421F" w:rsidRDefault="00C7421F" w:rsidP="00C7421F">
                  <w:pPr>
                    <w:rPr>
                      <w:ins w:id="183" w:author="Marcus Asquith" w:date="2026-09-25T21:13:00Z" w16du:dateUtc="2026-09-26T01:13:00Z"/>
                      <w:rFonts w:ascii="Arial" w:hAnsi="Arial" w:cs="Arial"/>
                    </w:rPr>
                  </w:pPr>
                </w:p>
                <w:p w14:paraId="09326EAE" w14:textId="77777777" w:rsidR="00B52A27" w:rsidRPr="001E1D8B" w:rsidRDefault="00C7421F" w:rsidP="00C7421F">
                  <w:pPr>
                    <w:rPr>
                      <w:ins w:id="184" w:author="Marcus Asquith" w:date="2026-09-25T21:13:00Z" w16du:dateUtc="2026-09-26T01:13:00Z"/>
                      <w:rFonts w:ascii="Arial" w:hAnsi="Arial" w:cs="Arial"/>
                    </w:rPr>
                  </w:pPr>
                  <w:ins w:id="185" w:author="Marcus Asquith" w:date="2026-09-25T21:13:00Z" w16du:dateUtc="2026-09-26T01:13:00Z">
                    <w:r>
                      <w:rPr>
                        <w:rFonts w:ascii="Arial" w:hAnsi="Arial" w:cs="Arial"/>
                      </w:rPr>
                      <w:t>If ‘yes’, who is to be registered?</w:t>
                    </w:r>
                    <w:r w:rsidRPr="00F64814">
                      <w:rPr>
                        <w:rFonts w:ascii="Arial" w:hAnsi="Arial" w:cs="Arial"/>
                      </w:rPr>
                      <w:t xml:space="preserve">   </w:t>
                    </w:r>
                  </w:ins>
                </w:p>
                <w:p w14:paraId="6ECCBC4F" w14:textId="77777777" w:rsidR="00B52A27" w:rsidRPr="001E1D8B" w:rsidRDefault="00B52A27" w:rsidP="00241420">
                  <w:pPr>
                    <w:spacing w:line="276" w:lineRule="auto"/>
                    <w:rPr>
                      <w:ins w:id="186" w:author="Marcus Asquith" w:date="2026-09-25T21:13:00Z" w16du:dateUtc="2026-09-26T01:13:00Z"/>
                      <w:rFonts w:ascii="Arial" w:hAnsi="Arial" w:cs="Arial"/>
                    </w:rPr>
                  </w:pPr>
                </w:p>
              </w:tc>
            </w:tr>
          </w:tbl>
          <w:tbl>
            <w:tblPr>
              <w:tblStyle w:val="TableGrid"/>
              <w:tblpPr w:leftFromText="180" w:rightFromText="180" w:vertAnchor="text" w:horzAnchor="margin" w:tblpY="3"/>
              <w:tblOverlap w:val="never"/>
              <w:tblW w:w="9016" w:type="dxa"/>
              <w:tblLook w:val="04A0" w:firstRow="1" w:lastRow="0" w:firstColumn="1" w:lastColumn="0" w:noHBand="0" w:noVBand="1"/>
            </w:tblPr>
            <w:tblGrid>
              <w:gridCol w:w="3681"/>
              <w:gridCol w:w="425"/>
              <w:gridCol w:w="4910"/>
            </w:tblGrid>
            <w:tr w:rsidR="00C7421F" w14:paraId="5464E59D" w14:textId="77777777" w:rsidTr="00C7421F">
              <w:trPr>
                <w:trHeight w:val="422"/>
                <w:ins w:id="187" w:author="Marcus Asquith" w:date="2026-09-25T21:13:00Z" w16du:dateUtc="2026-09-26T01:13:00Z"/>
              </w:trPr>
              <w:tc>
                <w:tcPr>
                  <w:tcW w:w="3681" w:type="dxa"/>
                  <w:vAlign w:val="center"/>
                </w:tcPr>
                <w:p w14:paraId="0BD291B0" w14:textId="77777777" w:rsidR="00C7421F" w:rsidRPr="00C7421F" w:rsidRDefault="00C7421F" w:rsidP="00C7421F">
                  <w:pPr>
                    <w:rPr>
                      <w:ins w:id="188" w:author="Marcus Asquith" w:date="2026-09-25T21:13:00Z" w16du:dateUtc="2026-09-26T01:13:00Z"/>
                      <w:rFonts w:ascii="Arial" w:hAnsi="Arial" w:cs="Arial"/>
                      <w:b/>
                      <w:u w:val="single"/>
                    </w:rPr>
                  </w:pPr>
                  <w:ins w:id="189" w:author="Marcus Asquith" w:date="2026-09-25T21:13:00Z" w16du:dateUtc="2026-09-26T01:13:00Z">
                    <w:r w:rsidRPr="00C7421F">
                      <w:rPr>
                        <w:rFonts w:ascii="Arial" w:hAnsi="Arial" w:cs="Arial"/>
                        <w:b/>
                        <w:bCs/>
                      </w:rPr>
                      <w:t xml:space="preserve">Name                                 </w:t>
                    </w:r>
                  </w:ins>
                </w:p>
              </w:tc>
              <w:tc>
                <w:tcPr>
                  <w:tcW w:w="425" w:type="dxa"/>
                  <w:vMerge w:val="restart"/>
                  <w:tcBorders>
                    <w:top w:val="nil"/>
                  </w:tcBorders>
                  <w:vAlign w:val="center"/>
                </w:tcPr>
                <w:p w14:paraId="282BB9E5" w14:textId="77777777" w:rsidR="00C7421F" w:rsidRDefault="00C7421F" w:rsidP="00C7421F">
                  <w:pPr>
                    <w:rPr>
                      <w:ins w:id="190" w:author="Marcus Asquith" w:date="2026-09-25T21:13:00Z" w16du:dateUtc="2026-09-26T01:13:00Z"/>
                      <w:rFonts w:ascii="Arial" w:hAnsi="Arial" w:cs="Arial"/>
                      <w:b/>
                      <w:u w:val="single"/>
                    </w:rPr>
                  </w:pPr>
                </w:p>
              </w:tc>
              <w:tc>
                <w:tcPr>
                  <w:tcW w:w="4910" w:type="dxa"/>
                  <w:vAlign w:val="center"/>
                </w:tcPr>
                <w:p w14:paraId="30875F6F" w14:textId="77777777" w:rsidR="00C7421F" w:rsidRPr="00C7421F" w:rsidRDefault="00C7421F" w:rsidP="00C7421F">
                  <w:pPr>
                    <w:rPr>
                      <w:ins w:id="191" w:author="Marcus Asquith" w:date="2026-09-25T21:13:00Z" w16du:dateUtc="2026-09-26T01:13:00Z"/>
                      <w:rFonts w:ascii="Arial" w:hAnsi="Arial" w:cs="Arial"/>
                      <w:b/>
                      <w:u w:val="single"/>
                    </w:rPr>
                  </w:pPr>
                  <w:ins w:id="192" w:author="Marcus Asquith" w:date="2026-09-25T21:13:00Z" w16du:dateUtc="2026-09-26T01:13:00Z">
                    <w:r w:rsidRPr="00C7421F">
                      <w:rPr>
                        <w:rFonts w:ascii="Arial" w:hAnsi="Arial" w:cs="Arial"/>
                        <w:b/>
                        <w:bCs/>
                      </w:rPr>
                      <w:t>Address</w:t>
                    </w:r>
                  </w:ins>
                </w:p>
              </w:tc>
            </w:tr>
            <w:tr w:rsidR="00C7421F" w14:paraId="3F73A53C" w14:textId="77777777" w:rsidTr="00C7421F">
              <w:trPr>
                <w:trHeight w:val="400"/>
                <w:ins w:id="193" w:author="Marcus Asquith" w:date="2026-09-25T21:13:00Z" w16du:dateUtc="2026-09-26T01:13:00Z"/>
              </w:trPr>
              <w:tc>
                <w:tcPr>
                  <w:tcW w:w="3681" w:type="dxa"/>
                  <w:vAlign w:val="center"/>
                </w:tcPr>
                <w:p w14:paraId="3DC98C08" w14:textId="77777777" w:rsidR="00C7421F" w:rsidRDefault="00C7421F" w:rsidP="00C7421F">
                  <w:pPr>
                    <w:rPr>
                      <w:ins w:id="194" w:author="Marcus Asquith" w:date="2026-09-25T21:13:00Z" w16du:dateUtc="2026-09-26T01:13:00Z"/>
                      <w:rFonts w:ascii="Arial" w:hAnsi="Arial" w:cs="Arial"/>
                      <w:b/>
                      <w:u w:val="single"/>
                    </w:rPr>
                  </w:pPr>
                  <w:ins w:id="195" w:author="Marcus Asquith" w:date="2026-09-25T21:13:00Z" w16du:dateUtc="2026-09-26T01:13:00Z">
                    <w:r w:rsidRPr="007B7324">
                      <w:rPr>
                        <w:rFonts w:ascii="Arial" w:hAnsi="Arial" w:cs="Arial"/>
                        <w:bCs/>
                      </w:rPr>
                      <w:fldChar w:fldCharType="begin">
                        <w:ffData>
                          <w:name w:val=""/>
                          <w:enabled/>
                          <w:calcOnExit w:val="0"/>
                          <w:textInput>
                            <w:format w:val="UPPERCASE"/>
                          </w:textInput>
                        </w:ffData>
                      </w:fldChar>
                    </w:r>
                    <w:r w:rsidRPr="007B7324">
                      <w:rPr>
                        <w:rFonts w:ascii="Arial" w:hAnsi="Arial" w:cs="Arial"/>
                        <w:bCs/>
                      </w:rPr>
                      <w:instrText xml:space="preserve"> FORMTEXT </w:instrText>
                    </w:r>
                    <w:r w:rsidRPr="007B7324">
                      <w:rPr>
                        <w:rFonts w:ascii="Arial" w:hAnsi="Arial" w:cs="Arial"/>
                        <w:bCs/>
                      </w:rPr>
                    </w:r>
                    <w:r w:rsidRPr="007B7324">
                      <w:rPr>
                        <w:rFonts w:ascii="Arial" w:hAnsi="Arial" w:cs="Arial"/>
                        <w:bCs/>
                      </w:rPr>
                      <w:fldChar w:fldCharType="separate"/>
                    </w:r>
                    <w:r>
                      <w:rPr>
                        <w:rFonts w:ascii="Arial" w:hAnsi="Arial" w:cs="Arial"/>
                        <w:bCs/>
                      </w:rPr>
                      <w:t> </w:t>
                    </w:r>
                    <w:r>
                      <w:rPr>
                        <w:rFonts w:ascii="Arial" w:hAnsi="Arial" w:cs="Arial"/>
                        <w:bCs/>
                      </w:rPr>
                      <w:t> </w:t>
                    </w:r>
                    <w:r>
                      <w:rPr>
                        <w:rFonts w:ascii="Arial" w:hAnsi="Arial" w:cs="Arial"/>
                        <w:bCs/>
                      </w:rPr>
                      <w:t> </w:t>
                    </w:r>
                    <w:r>
                      <w:rPr>
                        <w:rFonts w:ascii="Arial" w:hAnsi="Arial" w:cs="Arial"/>
                        <w:bCs/>
                      </w:rPr>
                      <w:t> </w:t>
                    </w:r>
                    <w:r>
                      <w:rPr>
                        <w:rFonts w:ascii="Arial" w:hAnsi="Arial" w:cs="Arial"/>
                        <w:bCs/>
                      </w:rPr>
                      <w:t> </w:t>
                    </w:r>
                    <w:r w:rsidRPr="007B7324">
                      <w:rPr>
                        <w:rFonts w:ascii="Arial" w:hAnsi="Arial" w:cs="Arial"/>
                        <w:bCs/>
                      </w:rPr>
                      <w:fldChar w:fldCharType="end"/>
                    </w:r>
                  </w:ins>
                </w:p>
              </w:tc>
              <w:tc>
                <w:tcPr>
                  <w:tcW w:w="425" w:type="dxa"/>
                  <w:vMerge/>
                  <w:vAlign w:val="center"/>
                </w:tcPr>
                <w:p w14:paraId="780DDA22" w14:textId="77777777" w:rsidR="00C7421F" w:rsidRDefault="00C7421F" w:rsidP="00C7421F">
                  <w:pPr>
                    <w:rPr>
                      <w:ins w:id="196" w:author="Marcus Asquith" w:date="2026-09-25T21:13:00Z" w16du:dateUtc="2026-09-26T01:13:00Z"/>
                      <w:rFonts w:ascii="Arial" w:hAnsi="Arial" w:cs="Arial"/>
                      <w:b/>
                      <w:u w:val="single"/>
                    </w:rPr>
                  </w:pPr>
                </w:p>
              </w:tc>
              <w:tc>
                <w:tcPr>
                  <w:tcW w:w="4910" w:type="dxa"/>
                  <w:vAlign w:val="center"/>
                </w:tcPr>
                <w:p w14:paraId="46763247" w14:textId="77777777" w:rsidR="00C7421F" w:rsidRPr="00C7421F" w:rsidRDefault="00C7421F" w:rsidP="00C7421F">
                  <w:pPr>
                    <w:rPr>
                      <w:ins w:id="197" w:author="Marcus Asquith" w:date="2026-09-25T21:13:00Z" w16du:dateUtc="2026-09-26T01:13:00Z"/>
                    </w:rPr>
                  </w:pPr>
                  <w:ins w:id="198" w:author="Marcus Asquith" w:date="2026-09-25T21:13:00Z" w16du:dateUtc="2026-09-26T01:13:00Z">
                    <w:r w:rsidRPr="007B7324">
                      <w:rPr>
                        <w:rFonts w:ascii="Arial" w:hAnsi="Arial" w:cs="Arial"/>
                        <w:bCs/>
                      </w:rPr>
                      <w:fldChar w:fldCharType="begin">
                        <w:ffData>
                          <w:name w:val=""/>
                          <w:enabled/>
                          <w:calcOnExit w:val="0"/>
                          <w:textInput>
                            <w:format w:val="UPPERCASE"/>
                          </w:textInput>
                        </w:ffData>
                      </w:fldChar>
                    </w:r>
                    <w:r w:rsidRPr="007B7324">
                      <w:rPr>
                        <w:rFonts w:ascii="Arial" w:hAnsi="Arial" w:cs="Arial"/>
                        <w:bCs/>
                      </w:rPr>
                      <w:instrText xml:space="preserve"> FORMTEXT </w:instrText>
                    </w:r>
                    <w:r w:rsidRPr="007B7324">
                      <w:rPr>
                        <w:rFonts w:ascii="Arial" w:hAnsi="Arial" w:cs="Arial"/>
                        <w:bCs/>
                      </w:rPr>
                    </w:r>
                    <w:r w:rsidRPr="007B7324">
                      <w:rPr>
                        <w:rFonts w:ascii="Arial" w:hAnsi="Arial" w:cs="Arial"/>
                        <w:bCs/>
                      </w:rPr>
                      <w:fldChar w:fldCharType="separate"/>
                    </w:r>
                    <w:r>
                      <w:rPr>
                        <w:rFonts w:ascii="Arial" w:hAnsi="Arial" w:cs="Arial"/>
                        <w:bCs/>
                      </w:rPr>
                      <w:t> </w:t>
                    </w:r>
                    <w:r>
                      <w:rPr>
                        <w:rFonts w:ascii="Arial" w:hAnsi="Arial" w:cs="Arial"/>
                        <w:bCs/>
                      </w:rPr>
                      <w:t> </w:t>
                    </w:r>
                    <w:r>
                      <w:rPr>
                        <w:rFonts w:ascii="Arial" w:hAnsi="Arial" w:cs="Arial"/>
                        <w:bCs/>
                      </w:rPr>
                      <w:t> </w:t>
                    </w:r>
                    <w:r>
                      <w:rPr>
                        <w:rFonts w:ascii="Arial" w:hAnsi="Arial" w:cs="Arial"/>
                        <w:bCs/>
                      </w:rPr>
                      <w:t> </w:t>
                    </w:r>
                    <w:r>
                      <w:rPr>
                        <w:rFonts w:ascii="Arial" w:hAnsi="Arial" w:cs="Arial"/>
                        <w:bCs/>
                      </w:rPr>
                      <w:t> </w:t>
                    </w:r>
                    <w:r w:rsidRPr="007B7324">
                      <w:rPr>
                        <w:rFonts w:ascii="Arial" w:hAnsi="Arial" w:cs="Arial"/>
                        <w:bCs/>
                      </w:rPr>
                      <w:fldChar w:fldCharType="end"/>
                    </w:r>
                  </w:ins>
                </w:p>
              </w:tc>
            </w:tr>
            <w:tr w:rsidR="00C7421F" w14:paraId="17576C27" w14:textId="77777777" w:rsidTr="00C7421F">
              <w:trPr>
                <w:trHeight w:val="433"/>
                <w:ins w:id="199" w:author="Marcus Asquith" w:date="2026-09-25T21:13:00Z" w16du:dateUtc="2026-09-26T01:13:00Z"/>
              </w:trPr>
              <w:tc>
                <w:tcPr>
                  <w:tcW w:w="3681" w:type="dxa"/>
                  <w:vAlign w:val="center"/>
                </w:tcPr>
                <w:p w14:paraId="5296C7A9" w14:textId="77777777" w:rsidR="00C7421F" w:rsidRDefault="00C7421F" w:rsidP="00C7421F">
                  <w:pPr>
                    <w:rPr>
                      <w:ins w:id="200" w:author="Marcus Asquith" w:date="2026-09-25T21:13:00Z" w16du:dateUtc="2026-09-26T01:13:00Z"/>
                      <w:rFonts w:ascii="Arial" w:hAnsi="Arial" w:cs="Arial"/>
                      <w:b/>
                      <w:u w:val="single"/>
                    </w:rPr>
                  </w:pPr>
                  <w:ins w:id="201" w:author="Marcus Asquith" w:date="2026-09-25T21:13:00Z" w16du:dateUtc="2026-09-26T01:13:00Z">
                    <w:r w:rsidRPr="007B7324">
                      <w:rPr>
                        <w:rFonts w:ascii="Arial" w:hAnsi="Arial" w:cs="Arial"/>
                        <w:bCs/>
                      </w:rPr>
                      <w:fldChar w:fldCharType="begin">
                        <w:ffData>
                          <w:name w:val=""/>
                          <w:enabled/>
                          <w:calcOnExit w:val="0"/>
                          <w:textInput>
                            <w:format w:val="UPPERCASE"/>
                          </w:textInput>
                        </w:ffData>
                      </w:fldChar>
                    </w:r>
                    <w:r w:rsidRPr="007B7324">
                      <w:rPr>
                        <w:rFonts w:ascii="Arial" w:hAnsi="Arial" w:cs="Arial"/>
                        <w:bCs/>
                      </w:rPr>
                      <w:instrText xml:space="preserve"> FORMTEXT </w:instrText>
                    </w:r>
                    <w:r w:rsidRPr="007B7324">
                      <w:rPr>
                        <w:rFonts w:ascii="Arial" w:hAnsi="Arial" w:cs="Arial"/>
                        <w:bCs/>
                      </w:rPr>
                    </w:r>
                    <w:r w:rsidRPr="007B7324">
                      <w:rPr>
                        <w:rFonts w:ascii="Arial" w:hAnsi="Arial" w:cs="Arial"/>
                        <w:bCs/>
                      </w:rPr>
                      <w:fldChar w:fldCharType="separate"/>
                    </w:r>
                    <w:r>
                      <w:rPr>
                        <w:rFonts w:ascii="Arial" w:hAnsi="Arial" w:cs="Arial"/>
                        <w:bCs/>
                      </w:rPr>
                      <w:t> </w:t>
                    </w:r>
                    <w:r>
                      <w:rPr>
                        <w:rFonts w:ascii="Arial" w:hAnsi="Arial" w:cs="Arial"/>
                        <w:bCs/>
                      </w:rPr>
                      <w:t> </w:t>
                    </w:r>
                    <w:r>
                      <w:rPr>
                        <w:rFonts w:ascii="Arial" w:hAnsi="Arial" w:cs="Arial"/>
                        <w:bCs/>
                      </w:rPr>
                      <w:t> </w:t>
                    </w:r>
                    <w:r>
                      <w:rPr>
                        <w:rFonts w:ascii="Arial" w:hAnsi="Arial" w:cs="Arial"/>
                        <w:bCs/>
                      </w:rPr>
                      <w:t> </w:t>
                    </w:r>
                    <w:r>
                      <w:rPr>
                        <w:rFonts w:ascii="Arial" w:hAnsi="Arial" w:cs="Arial"/>
                        <w:bCs/>
                      </w:rPr>
                      <w:t> </w:t>
                    </w:r>
                    <w:r w:rsidRPr="007B7324">
                      <w:rPr>
                        <w:rFonts w:ascii="Arial" w:hAnsi="Arial" w:cs="Arial"/>
                        <w:bCs/>
                      </w:rPr>
                      <w:fldChar w:fldCharType="end"/>
                    </w:r>
                  </w:ins>
                </w:p>
              </w:tc>
              <w:tc>
                <w:tcPr>
                  <w:tcW w:w="425" w:type="dxa"/>
                  <w:vMerge/>
                  <w:vAlign w:val="center"/>
                </w:tcPr>
                <w:p w14:paraId="7D768891" w14:textId="77777777" w:rsidR="00C7421F" w:rsidRDefault="00C7421F" w:rsidP="00C7421F">
                  <w:pPr>
                    <w:rPr>
                      <w:ins w:id="202" w:author="Marcus Asquith" w:date="2026-09-25T21:13:00Z" w16du:dateUtc="2026-09-26T01:13:00Z"/>
                      <w:rFonts w:ascii="Arial" w:hAnsi="Arial" w:cs="Arial"/>
                      <w:b/>
                      <w:u w:val="single"/>
                    </w:rPr>
                  </w:pPr>
                </w:p>
              </w:tc>
              <w:tc>
                <w:tcPr>
                  <w:tcW w:w="4910" w:type="dxa"/>
                  <w:vAlign w:val="center"/>
                </w:tcPr>
                <w:p w14:paraId="47620B47" w14:textId="77777777" w:rsidR="00C7421F" w:rsidRDefault="00C7421F" w:rsidP="00C7421F">
                  <w:pPr>
                    <w:rPr>
                      <w:ins w:id="203" w:author="Marcus Asquith" w:date="2026-09-25T21:13:00Z" w16du:dateUtc="2026-09-26T01:13:00Z"/>
                      <w:rFonts w:ascii="Arial" w:hAnsi="Arial" w:cs="Arial"/>
                      <w:b/>
                      <w:u w:val="single"/>
                    </w:rPr>
                  </w:pPr>
                  <w:ins w:id="204" w:author="Marcus Asquith" w:date="2026-09-25T21:13:00Z" w16du:dateUtc="2026-09-26T01:13:00Z">
                    <w:r w:rsidRPr="007B7324">
                      <w:rPr>
                        <w:rFonts w:ascii="Arial" w:hAnsi="Arial" w:cs="Arial"/>
                        <w:bCs/>
                      </w:rPr>
                      <w:fldChar w:fldCharType="begin">
                        <w:ffData>
                          <w:name w:val=""/>
                          <w:enabled/>
                          <w:calcOnExit w:val="0"/>
                          <w:textInput>
                            <w:format w:val="UPPERCASE"/>
                          </w:textInput>
                        </w:ffData>
                      </w:fldChar>
                    </w:r>
                    <w:r w:rsidRPr="007B7324">
                      <w:rPr>
                        <w:rFonts w:ascii="Arial" w:hAnsi="Arial" w:cs="Arial"/>
                        <w:bCs/>
                      </w:rPr>
                      <w:instrText xml:space="preserve"> FORMTEXT </w:instrText>
                    </w:r>
                    <w:r w:rsidRPr="007B7324">
                      <w:rPr>
                        <w:rFonts w:ascii="Arial" w:hAnsi="Arial" w:cs="Arial"/>
                        <w:bCs/>
                      </w:rPr>
                    </w:r>
                    <w:r w:rsidRPr="007B7324">
                      <w:rPr>
                        <w:rFonts w:ascii="Arial" w:hAnsi="Arial" w:cs="Arial"/>
                        <w:bCs/>
                      </w:rPr>
                      <w:fldChar w:fldCharType="separate"/>
                    </w:r>
                    <w:r>
                      <w:rPr>
                        <w:rFonts w:ascii="Arial" w:hAnsi="Arial" w:cs="Arial"/>
                        <w:bCs/>
                      </w:rPr>
                      <w:t> </w:t>
                    </w:r>
                    <w:r>
                      <w:rPr>
                        <w:rFonts w:ascii="Arial" w:hAnsi="Arial" w:cs="Arial"/>
                        <w:bCs/>
                      </w:rPr>
                      <w:t> </w:t>
                    </w:r>
                    <w:r>
                      <w:rPr>
                        <w:rFonts w:ascii="Arial" w:hAnsi="Arial" w:cs="Arial"/>
                        <w:bCs/>
                      </w:rPr>
                      <w:t> </w:t>
                    </w:r>
                    <w:r>
                      <w:rPr>
                        <w:rFonts w:ascii="Arial" w:hAnsi="Arial" w:cs="Arial"/>
                        <w:bCs/>
                      </w:rPr>
                      <w:t> </w:t>
                    </w:r>
                    <w:r>
                      <w:rPr>
                        <w:rFonts w:ascii="Arial" w:hAnsi="Arial" w:cs="Arial"/>
                        <w:bCs/>
                      </w:rPr>
                      <w:t> </w:t>
                    </w:r>
                    <w:r w:rsidRPr="007B7324">
                      <w:rPr>
                        <w:rFonts w:ascii="Arial" w:hAnsi="Arial" w:cs="Arial"/>
                        <w:bCs/>
                      </w:rPr>
                      <w:fldChar w:fldCharType="end"/>
                    </w:r>
                  </w:ins>
                </w:p>
              </w:tc>
            </w:tr>
            <w:tr w:rsidR="00C7421F" w14:paraId="44ED27C7" w14:textId="77777777" w:rsidTr="00C7421F">
              <w:trPr>
                <w:trHeight w:val="397"/>
                <w:ins w:id="205" w:author="Marcus Asquith" w:date="2026-09-25T21:13:00Z" w16du:dateUtc="2026-09-26T01:13:00Z"/>
              </w:trPr>
              <w:tc>
                <w:tcPr>
                  <w:tcW w:w="3681" w:type="dxa"/>
                  <w:vAlign w:val="center"/>
                </w:tcPr>
                <w:p w14:paraId="0FDCC0FA" w14:textId="77777777" w:rsidR="00C7421F" w:rsidRDefault="00C7421F" w:rsidP="00C7421F">
                  <w:pPr>
                    <w:rPr>
                      <w:ins w:id="206" w:author="Marcus Asquith" w:date="2026-09-25T21:13:00Z" w16du:dateUtc="2026-09-26T01:13:00Z"/>
                      <w:rFonts w:ascii="Arial" w:hAnsi="Arial" w:cs="Arial"/>
                      <w:b/>
                      <w:u w:val="single"/>
                    </w:rPr>
                  </w:pPr>
                  <w:ins w:id="207" w:author="Marcus Asquith" w:date="2026-09-25T21:13:00Z" w16du:dateUtc="2026-09-26T01:13:00Z">
                    <w:r w:rsidRPr="007B7324">
                      <w:rPr>
                        <w:rFonts w:ascii="Arial" w:hAnsi="Arial" w:cs="Arial"/>
                        <w:bCs/>
                      </w:rPr>
                      <w:fldChar w:fldCharType="begin">
                        <w:ffData>
                          <w:name w:val=""/>
                          <w:enabled/>
                          <w:calcOnExit w:val="0"/>
                          <w:textInput>
                            <w:format w:val="UPPERCASE"/>
                          </w:textInput>
                        </w:ffData>
                      </w:fldChar>
                    </w:r>
                    <w:r w:rsidRPr="007B7324">
                      <w:rPr>
                        <w:rFonts w:ascii="Arial" w:hAnsi="Arial" w:cs="Arial"/>
                        <w:bCs/>
                      </w:rPr>
                      <w:instrText xml:space="preserve"> FORMTEXT </w:instrText>
                    </w:r>
                    <w:r w:rsidRPr="007B7324">
                      <w:rPr>
                        <w:rFonts w:ascii="Arial" w:hAnsi="Arial" w:cs="Arial"/>
                        <w:bCs/>
                      </w:rPr>
                    </w:r>
                    <w:r w:rsidRPr="007B7324">
                      <w:rPr>
                        <w:rFonts w:ascii="Arial" w:hAnsi="Arial" w:cs="Arial"/>
                        <w:bCs/>
                      </w:rPr>
                      <w:fldChar w:fldCharType="separate"/>
                    </w:r>
                    <w:r>
                      <w:rPr>
                        <w:rFonts w:ascii="Arial" w:hAnsi="Arial" w:cs="Arial"/>
                        <w:bCs/>
                      </w:rPr>
                      <w:t> </w:t>
                    </w:r>
                    <w:r>
                      <w:rPr>
                        <w:rFonts w:ascii="Arial" w:hAnsi="Arial" w:cs="Arial"/>
                        <w:bCs/>
                      </w:rPr>
                      <w:t> </w:t>
                    </w:r>
                    <w:r>
                      <w:rPr>
                        <w:rFonts w:ascii="Arial" w:hAnsi="Arial" w:cs="Arial"/>
                        <w:bCs/>
                      </w:rPr>
                      <w:t> </w:t>
                    </w:r>
                    <w:r>
                      <w:rPr>
                        <w:rFonts w:ascii="Arial" w:hAnsi="Arial" w:cs="Arial"/>
                        <w:bCs/>
                      </w:rPr>
                      <w:t> </w:t>
                    </w:r>
                    <w:r>
                      <w:rPr>
                        <w:rFonts w:ascii="Arial" w:hAnsi="Arial" w:cs="Arial"/>
                        <w:bCs/>
                      </w:rPr>
                      <w:t> </w:t>
                    </w:r>
                    <w:r w:rsidRPr="007B7324">
                      <w:rPr>
                        <w:rFonts w:ascii="Arial" w:hAnsi="Arial" w:cs="Arial"/>
                        <w:bCs/>
                      </w:rPr>
                      <w:fldChar w:fldCharType="end"/>
                    </w:r>
                  </w:ins>
                </w:p>
              </w:tc>
              <w:tc>
                <w:tcPr>
                  <w:tcW w:w="425" w:type="dxa"/>
                  <w:vMerge/>
                  <w:vAlign w:val="center"/>
                </w:tcPr>
                <w:p w14:paraId="22E40220" w14:textId="77777777" w:rsidR="00C7421F" w:rsidRDefault="00C7421F" w:rsidP="00C7421F">
                  <w:pPr>
                    <w:rPr>
                      <w:ins w:id="208" w:author="Marcus Asquith" w:date="2026-09-25T21:13:00Z" w16du:dateUtc="2026-09-26T01:13:00Z"/>
                      <w:rFonts w:ascii="Arial" w:hAnsi="Arial" w:cs="Arial"/>
                      <w:b/>
                      <w:u w:val="single"/>
                    </w:rPr>
                  </w:pPr>
                </w:p>
              </w:tc>
              <w:tc>
                <w:tcPr>
                  <w:tcW w:w="4910" w:type="dxa"/>
                  <w:vAlign w:val="center"/>
                </w:tcPr>
                <w:p w14:paraId="20324E28" w14:textId="77777777" w:rsidR="00C7421F" w:rsidRDefault="00C7421F" w:rsidP="00C7421F">
                  <w:pPr>
                    <w:rPr>
                      <w:ins w:id="209" w:author="Marcus Asquith" w:date="2026-09-25T21:13:00Z" w16du:dateUtc="2026-09-26T01:13:00Z"/>
                      <w:rFonts w:ascii="Arial" w:hAnsi="Arial" w:cs="Arial"/>
                      <w:b/>
                      <w:u w:val="single"/>
                    </w:rPr>
                  </w:pPr>
                  <w:ins w:id="210" w:author="Marcus Asquith" w:date="2026-09-25T21:13:00Z" w16du:dateUtc="2026-09-26T01:13:00Z">
                    <w:r w:rsidRPr="007B7324">
                      <w:rPr>
                        <w:rFonts w:ascii="Arial" w:hAnsi="Arial" w:cs="Arial"/>
                        <w:bCs/>
                      </w:rPr>
                      <w:fldChar w:fldCharType="begin">
                        <w:ffData>
                          <w:name w:val=""/>
                          <w:enabled/>
                          <w:calcOnExit w:val="0"/>
                          <w:textInput>
                            <w:format w:val="UPPERCASE"/>
                          </w:textInput>
                        </w:ffData>
                      </w:fldChar>
                    </w:r>
                    <w:r w:rsidRPr="007B7324">
                      <w:rPr>
                        <w:rFonts w:ascii="Arial" w:hAnsi="Arial" w:cs="Arial"/>
                        <w:bCs/>
                      </w:rPr>
                      <w:instrText xml:space="preserve"> FORMTEXT </w:instrText>
                    </w:r>
                    <w:r w:rsidRPr="007B7324">
                      <w:rPr>
                        <w:rFonts w:ascii="Arial" w:hAnsi="Arial" w:cs="Arial"/>
                        <w:bCs/>
                      </w:rPr>
                    </w:r>
                    <w:r w:rsidRPr="007B7324">
                      <w:rPr>
                        <w:rFonts w:ascii="Arial" w:hAnsi="Arial" w:cs="Arial"/>
                        <w:bCs/>
                      </w:rPr>
                      <w:fldChar w:fldCharType="separate"/>
                    </w:r>
                    <w:r>
                      <w:rPr>
                        <w:rFonts w:ascii="Arial" w:hAnsi="Arial" w:cs="Arial"/>
                        <w:bCs/>
                      </w:rPr>
                      <w:t> </w:t>
                    </w:r>
                    <w:r>
                      <w:rPr>
                        <w:rFonts w:ascii="Arial" w:hAnsi="Arial" w:cs="Arial"/>
                        <w:bCs/>
                      </w:rPr>
                      <w:t> </w:t>
                    </w:r>
                    <w:r>
                      <w:rPr>
                        <w:rFonts w:ascii="Arial" w:hAnsi="Arial" w:cs="Arial"/>
                        <w:bCs/>
                      </w:rPr>
                      <w:t> </w:t>
                    </w:r>
                    <w:r>
                      <w:rPr>
                        <w:rFonts w:ascii="Arial" w:hAnsi="Arial" w:cs="Arial"/>
                        <w:bCs/>
                      </w:rPr>
                      <w:t> </w:t>
                    </w:r>
                    <w:r>
                      <w:rPr>
                        <w:rFonts w:ascii="Arial" w:hAnsi="Arial" w:cs="Arial"/>
                        <w:bCs/>
                      </w:rPr>
                      <w:t> </w:t>
                    </w:r>
                    <w:r w:rsidRPr="007B7324">
                      <w:rPr>
                        <w:rFonts w:ascii="Arial" w:hAnsi="Arial" w:cs="Arial"/>
                        <w:bCs/>
                      </w:rPr>
                      <w:fldChar w:fldCharType="end"/>
                    </w:r>
                  </w:ins>
                </w:p>
              </w:tc>
            </w:tr>
            <w:tr w:rsidR="00C7421F" w14:paraId="6FB55AC8" w14:textId="77777777" w:rsidTr="00C7421F">
              <w:trPr>
                <w:trHeight w:val="418"/>
                <w:ins w:id="211" w:author="Marcus Asquith" w:date="2026-09-25T21:13:00Z" w16du:dateUtc="2026-09-26T01:13:00Z"/>
              </w:trPr>
              <w:tc>
                <w:tcPr>
                  <w:tcW w:w="3681" w:type="dxa"/>
                  <w:vAlign w:val="center"/>
                </w:tcPr>
                <w:p w14:paraId="591BCF90" w14:textId="77777777" w:rsidR="00C7421F" w:rsidRDefault="00C7421F" w:rsidP="00C7421F">
                  <w:pPr>
                    <w:rPr>
                      <w:ins w:id="212" w:author="Marcus Asquith" w:date="2026-09-25T21:13:00Z" w16du:dateUtc="2026-09-26T01:13:00Z"/>
                      <w:rFonts w:ascii="Arial" w:hAnsi="Arial" w:cs="Arial"/>
                      <w:b/>
                      <w:u w:val="single"/>
                    </w:rPr>
                  </w:pPr>
                  <w:ins w:id="213" w:author="Marcus Asquith" w:date="2026-09-25T21:13:00Z" w16du:dateUtc="2026-09-26T01:13:00Z">
                    <w:r w:rsidRPr="007B7324">
                      <w:rPr>
                        <w:rFonts w:ascii="Arial" w:hAnsi="Arial" w:cs="Arial"/>
                        <w:bCs/>
                      </w:rPr>
                      <w:fldChar w:fldCharType="begin">
                        <w:ffData>
                          <w:name w:val=""/>
                          <w:enabled/>
                          <w:calcOnExit w:val="0"/>
                          <w:textInput>
                            <w:format w:val="UPPERCASE"/>
                          </w:textInput>
                        </w:ffData>
                      </w:fldChar>
                    </w:r>
                    <w:r w:rsidRPr="007B7324">
                      <w:rPr>
                        <w:rFonts w:ascii="Arial" w:hAnsi="Arial" w:cs="Arial"/>
                        <w:bCs/>
                      </w:rPr>
                      <w:instrText xml:space="preserve"> FORMTEXT </w:instrText>
                    </w:r>
                    <w:r w:rsidRPr="007B7324">
                      <w:rPr>
                        <w:rFonts w:ascii="Arial" w:hAnsi="Arial" w:cs="Arial"/>
                        <w:bCs/>
                      </w:rPr>
                    </w:r>
                    <w:r w:rsidRPr="007B7324">
                      <w:rPr>
                        <w:rFonts w:ascii="Arial" w:hAnsi="Arial" w:cs="Arial"/>
                        <w:bCs/>
                      </w:rPr>
                      <w:fldChar w:fldCharType="separate"/>
                    </w:r>
                    <w:r>
                      <w:rPr>
                        <w:rFonts w:ascii="Arial" w:hAnsi="Arial" w:cs="Arial"/>
                        <w:bCs/>
                      </w:rPr>
                      <w:t> </w:t>
                    </w:r>
                    <w:r>
                      <w:rPr>
                        <w:rFonts w:ascii="Arial" w:hAnsi="Arial" w:cs="Arial"/>
                        <w:bCs/>
                      </w:rPr>
                      <w:t> </w:t>
                    </w:r>
                    <w:r>
                      <w:rPr>
                        <w:rFonts w:ascii="Arial" w:hAnsi="Arial" w:cs="Arial"/>
                        <w:bCs/>
                      </w:rPr>
                      <w:t> </w:t>
                    </w:r>
                    <w:r>
                      <w:rPr>
                        <w:rFonts w:ascii="Arial" w:hAnsi="Arial" w:cs="Arial"/>
                        <w:bCs/>
                      </w:rPr>
                      <w:t> </w:t>
                    </w:r>
                    <w:r>
                      <w:rPr>
                        <w:rFonts w:ascii="Arial" w:hAnsi="Arial" w:cs="Arial"/>
                        <w:bCs/>
                      </w:rPr>
                      <w:t> </w:t>
                    </w:r>
                    <w:r w:rsidRPr="007B7324">
                      <w:rPr>
                        <w:rFonts w:ascii="Arial" w:hAnsi="Arial" w:cs="Arial"/>
                        <w:bCs/>
                      </w:rPr>
                      <w:fldChar w:fldCharType="end"/>
                    </w:r>
                  </w:ins>
                </w:p>
              </w:tc>
              <w:tc>
                <w:tcPr>
                  <w:tcW w:w="425" w:type="dxa"/>
                  <w:vMerge/>
                  <w:tcBorders>
                    <w:bottom w:val="nil"/>
                  </w:tcBorders>
                  <w:vAlign w:val="center"/>
                </w:tcPr>
                <w:p w14:paraId="1AF6B217" w14:textId="77777777" w:rsidR="00C7421F" w:rsidRDefault="00C7421F" w:rsidP="00C7421F">
                  <w:pPr>
                    <w:rPr>
                      <w:ins w:id="214" w:author="Marcus Asquith" w:date="2026-09-25T21:13:00Z" w16du:dateUtc="2026-09-26T01:13:00Z"/>
                      <w:rFonts w:ascii="Arial" w:hAnsi="Arial" w:cs="Arial"/>
                      <w:b/>
                      <w:u w:val="single"/>
                    </w:rPr>
                  </w:pPr>
                </w:p>
              </w:tc>
              <w:tc>
                <w:tcPr>
                  <w:tcW w:w="4910" w:type="dxa"/>
                  <w:vAlign w:val="center"/>
                </w:tcPr>
                <w:p w14:paraId="051AC99E" w14:textId="77777777" w:rsidR="00C7421F" w:rsidRDefault="00C7421F" w:rsidP="00C7421F">
                  <w:pPr>
                    <w:rPr>
                      <w:ins w:id="215" w:author="Marcus Asquith" w:date="2026-09-25T21:13:00Z" w16du:dateUtc="2026-09-26T01:13:00Z"/>
                      <w:rFonts w:ascii="Arial" w:hAnsi="Arial" w:cs="Arial"/>
                      <w:b/>
                      <w:u w:val="single"/>
                    </w:rPr>
                  </w:pPr>
                  <w:ins w:id="216" w:author="Marcus Asquith" w:date="2026-09-25T21:13:00Z" w16du:dateUtc="2026-09-26T01:13:00Z">
                    <w:r w:rsidRPr="007B7324">
                      <w:rPr>
                        <w:rFonts w:ascii="Arial" w:hAnsi="Arial" w:cs="Arial"/>
                        <w:bCs/>
                      </w:rPr>
                      <w:fldChar w:fldCharType="begin">
                        <w:ffData>
                          <w:name w:val=""/>
                          <w:enabled/>
                          <w:calcOnExit w:val="0"/>
                          <w:textInput>
                            <w:format w:val="UPPERCASE"/>
                          </w:textInput>
                        </w:ffData>
                      </w:fldChar>
                    </w:r>
                    <w:r w:rsidRPr="007B7324">
                      <w:rPr>
                        <w:rFonts w:ascii="Arial" w:hAnsi="Arial" w:cs="Arial"/>
                        <w:bCs/>
                      </w:rPr>
                      <w:instrText xml:space="preserve"> FORMTEXT </w:instrText>
                    </w:r>
                    <w:r w:rsidRPr="007B7324">
                      <w:rPr>
                        <w:rFonts w:ascii="Arial" w:hAnsi="Arial" w:cs="Arial"/>
                        <w:bCs/>
                      </w:rPr>
                    </w:r>
                    <w:r w:rsidRPr="007B7324">
                      <w:rPr>
                        <w:rFonts w:ascii="Arial" w:hAnsi="Arial" w:cs="Arial"/>
                        <w:bCs/>
                      </w:rPr>
                      <w:fldChar w:fldCharType="separate"/>
                    </w:r>
                    <w:r>
                      <w:rPr>
                        <w:rFonts w:ascii="Arial" w:hAnsi="Arial" w:cs="Arial"/>
                        <w:bCs/>
                      </w:rPr>
                      <w:t> </w:t>
                    </w:r>
                    <w:r>
                      <w:rPr>
                        <w:rFonts w:ascii="Arial" w:hAnsi="Arial" w:cs="Arial"/>
                        <w:bCs/>
                      </w:rPr>
                      <w:t> </w:t>
                    </w:r>
                    <w:r>
                      <w:rPr>
                        <w:rFonts w:ascii="Arial" w:hAnsi="Arial" w:cs="Arial"/>
                        <w:bCs/>
                      </w:rPr>
                      <w:t> </w:t>
                    </w:r>
                    <w:r>
                      <w:rPr>
                        <w:rFonts w:ascii="Arial" w:hAnsi="Arial" w:cs="Arial"/>
                        <w:bCs/>
                      </w:rPr>
                      <w:t> </w:t>
                    </w:r>
                    <w:r>
                      <w:rPr>
                        <w:rFonts w:ascii="Arial" w:hAnsi="Arial" w:cs="Arial"/>
                        <w:bCs/>
                      </w:rPr>
                      <w:t> </w:t>
                    </w:r>
                    <w:r w:rsidRPr="007B7324">
                      <w:rPr>
                        <w:rFonts w:ascii="Arial" w:hAnsi="Arial" w:cs="Arial"/>
                        <w:bCs/>
                      </w:rPr>
                      <w:fldChar w:fldCharType="end"/>
                    </w:r>
                  </w:ins>
                </w:p>
              </w:tc>
            </w:tr>
          </w:tbl>
          <w:p w14:paraId="1B68A731" w14:textId="77777777" w:rsidR="001E1D8B" w:rsidRPr="001B7870" w:rsidRDefault="001E1D8B" w:rsidP="00F319A2">
            <w:pPr>
              <w:pStyle w:val="FormText"/>
              <w:rPr>
                <w:ins w:id="217" w:author="Marcus Asquith" w:date="2026-09-25T21:13:00Z" w16du:dateUtc="2026-09-26T01:13:00Z"/>
                <w:rFonts w:ascii="Arial" w:hAnsi="Arial" w:cs="Arial"/>
                <w:sz w:val="22"/>
                <w:szCs w:val="22"/>
              </w:rPr>
            </w:pPr>
          </w:p>
        </w:tc>
      </w:tr>
    </w:tbl>
    <w:p w14:paraId="4BD0DAF7" w14:textId="77777777" w:rsidR="00B167CC" w:rsidRDefault="00B167CC" w:rsidP="001E1D8B">
      <w:pPr>
        <w:rPr>
          <w:ins w:id="218" w:author="Marcus Asquith" w:date="2026-09-25T21:13:00Z" w16du:dateUtc="2026-09-26T01:13:00Z"/>
          <w:rFonts w:ascii="Arial" w:hAnsi="Arial" w:cs="Arial"/>
          <w:b/>
          <w:u w:val="single"/>
        </w:rPr>
      </w:pPr>
    </w:p>
    <w:p w14:paraId="266D17F7" w14:textId="77777777" w:rsidR="001E1D8B" w:rsidRPr="001E1D8B" w:rsidRDefault="001E1D8B" w:rsidP="001E1D8B">
      <w:pPr>
        <w:rPr>
          <w:ins w:id="219" w:author="Marcus Asquith" w:date="2026-09-25T21:13:00Z" w16du:dateUtc="2026-09-26T01:13:00Z"/>
          <w:rFonts w:ascii="Arial" w:hAnsi="Arial" w:cs="Arial"/>
          <w:b/>
          <w:u w:val="single"/>
        </w:rPr>
      </w:pPr>
      <w:ins w:id="220" w:author="Marcus Asquith" w:date="2026-09-25T21:13:00Z" w16du:dateUtc="2026-09-26T01:13:00Z">
        <w:r w:rsidRPr="001E1D8B">
          <w:rPr>
            <w:rFonts w:ascii="Arial" w:hAnsi="Arial" w:cs="Arial"/>
            <w:b/>
            <w:u w:val="single"/>
          </w:rPr>
          <w:t>Fees</w:t>
        </w:r>
      </w:ins>
    </w:p>
    <w:p w14:paraId="423D173A" w14:textId="77777777" w:rsidR="001E1D8B" w:rsidRPr="00714F9C" w:rsidRDefault="001E1D8B" w:rsidP="001E1D8B">
      <w:pPr>
        <w:pStyle w:val="ListParagraph"/>
        <w:numPr>
          <w:ilvl w:val="0"/>
          <w:numId w:val="14"/>
        </w:numPr>
        <w:spacing w:after="160" w:line="259" w:lineRule="auto"/>
        <w:rPr>
          <w:ins w:id="221" w:author="Marcus Asquith" w:date="2026-09-25T21:13:00Z" w16du:dateUtc="2026-09-26T01:13:00Z"/>
          <w:rFonts w:ascii="Arial" w:hAnsi="Arial" w:cs="Arial"/>
        </w:rPr>
      </w:pPr>
      <w:ins w:id="222" w:author="Marcus Asquith" w:date="2026-09-25T21:13:00Z" w16du:dateUtc="2026-09-26T01:13:00Z">
        <w:r w:rsidRPr="00714F9C">
          <w:rPr>
            <w:rFonts w:ascii="Arial" w:hAnsi="Arial" w:cs="Arial"/>
          </w:rPr>
          <w:t xml:space="preserve">Registration of a premises </w:t>
        </w:r>
        <w:r w:rsidRPr="00714F9C">
          <w:rPr>
            <w:rFonts w:ascii="Arial" w:hAnsi="Arial" w:cs="Arial"/>
            <w:b/>
          </w:rPr>
          <w:t>£200</w:t>
        </w:r>
      </w:ins>
    </w:p>
    <w:p w14:paraId="3CB0E443" w14:textId="77777777" w:rsidR="001E1D8B" w:rsidRPr="00714F9C" w:rsidRDefault="001E1D8B" w:rsidP="001E1D8B">
      <w:pPr>
        <w:pStyle w:val="ListParagraph"/>
        <w:numPr>
          <w:ilvl w:val="0"/>
          <w:numId w:val="14"/>
        </w:numPr>
        <w:spacing w:after="160" w:line="259" w:lineRule="auto"/>
        <w:rPr>
          <w:ins w:id="223" w:author="Marcus Asquith" w:date="2026-09-25T21:13:00Z" w16du:dateUtc="2026-09-26T01:13:00Z"/>
          <w:rFonts w:ascii="Arial" w:hAnsi="Arial" w:cs="Arial"/>
        </w:rPr>
      </w:pPr>
      <w:ins w:id="224" w:author="Marcus Asquith" w:date="2026-09-25T21:13:00Z" w16du:dateUtc="2026-09-26T01:13:00Z">
        <w:r w:rsidRPr="00714F9C">
          <w:rPr>
            <w:rFonts w:ascii="Arial" w:hAnsi="Arial" w:cs="Arial"/>
          </w:rPr>
          <w:t xml:space="preserve">Registration of the practitioner </w:t>
        </w:r>
        <w:r>
          <w:rPr>
            <w:rFonts w:ascii="Arial" w:hAnsi="Arial" w:cs="Arial"/>
          </w:rPr>
          <w:t xml:space="preserve">(above mentioned applicant and employees to be registered) </w:t>
        </w:r>
        <w:r w:rsidRPr="00714F9C">
          <w:rPr>
            <w:rFonts w:ascii="Arial" w:hAnsi="Arial" w:cs="Arial"/>
            <w:b/>
          </w:rPr>
          <w:t>£200 per person</w:t>
        </w:r>
      </w:ins>
    </w:p>
    <w:p w14:paraId="6931B029" w14:textId="77777777" w:rsidR="001E1D8B" w:rsidRDefault="001E1D8B" w:rsidP="001E1D8B">
      <w:pPr>
        <w:rPr>
          <w:ins w:id="225" w:author="Marcus Asquith" w:date="2026-09-25T21:13:00Z" w16du:dateUtc="2026-09-26T01:13:00Z"/>
          <w:rFonts w:ascii="Arial" w:hAnsi="Arial" w:cs="Arial"/>
        </w:rPr>
      </w:pPr>
    </w:p>
    <w:p w14:paraId="323FFC39" w14:textId="77777777" w:rsidR="001E1D8B" w:rsidRDefault="001E1D8B" w:rsidP="001E1D8B">
      <w:pPr>
        <w:rPr>
          <w:ins w:id="226" w:author="Marcus Asquith" w:date="2026-09-25T21:13:00Z" w16du:dateUtc="2026-09-26T01:13:00Z"/>
          <w:rFonts w:ascii="Arial" w:hAnsi="Arial" w:cs="Arial"/>
        </w:rPr>
      </w:pPr>
      <w:ins w:id="227" w:author="Marcus Asquith" w:date="2026-09-25T21:13:00Z" w16du:dateUtc="2026-09-26T01:13:00Z">
        <w:r>
          <w:rPr>
            <w:rFonts w:ascii="Arial" w:hAnsi="Arial" w:cs="Arial"/>
          </w:rPr>
          <w:t>Payment can be made by either credit or debit card by telephoning 01706 217 777 (option 7)</w:t>
        </w:r>
      </w:ins>
    </w:p>
    <w:p w14:paraId="5BBBDCB0" w14:textId="77777777" w:rsidR="001E1D8B" w:rsidRDefault="001E1D8B" w:rsidP="001E1D8B">
      <w:pPr>
        <w:rPr>
          <w:ins w:id="228" w:author="Marcus Asquith" w:date="2026-09-25T21:13:00Z" w16du:dateUtc="2026-09-26T01:13:00Z"/>
          <w:rFonts w:ascii="Arial" w:hAnsi="Arial" w:cs="Arial"/>
        </w:rPr>
      </w:pPr>
    </w:p>
    <w:p w14:paraId="510E3ECD" w14:textId="77777777" w:rsidR="001E1D8B" w:rsidRDefault="001E1D8B" w:rsidP="001E1D8B">
      <w:pPr>
        <w:rPr>
          <w:ins w:id="229" w:author="Marcus Asquith" w:date="2026-09-25T21:13:00Z" w16du:dateUtc="2026-09-26T01:13:00Z"/>
          <w:rFonts w:ascii="Arial" w:hAnsi="Arial" w:cs="Arial"/>
        </w:rPr>
      </w:pPr>
      <w:ins w:id="230" w:author="Marcus Asquith" w:date="2026-09-25T21:13:00Z" w16du:dateUtc="2026-09-26T01:13:00Z">
        <w:r w:rsidRPr="00714F9C">
          <w:rPr>
            <w:rFonts w:ascii="Arial" w:hAnsi="Arial" w:cs="Arial"/>
            <w:b/>
            <w:color w:val="FF0000"/>
          </w:rPr>
          <w:t>Important note:</w:t>
        </w:r>
        <w:r w:rsidRPr="00714F9C">
          <w:rPr>
            <w:rFonts w:ascii="Arial" w:hAnsi="Arial" w:cs="Arial"/>
            <w:color w:val="FF0000"/>
          </w:rPr>
          <w:t xml:space="preserve"> </w:t>
        </w:r>
        <w:r>
          <w:rPr>
            <w:rFonts w:ascii="Arial" w:hAnsi="Arial" w:cs="Arial"/>
          </w:rPr>
          <w:t>we do not accept cash payments</w:t>
        </w:r>
      </w:ins>
    </w:p>
    <w:p w14:paraId="2A8C29C6" w14:textId="77777777" w:rsidR="001E1D8B" w:rsidRDefault="001E1D8B" w:rsidP="001E1D8B">
      <w:pPr>
        <w:rPr>
          <w:ins w:id="231" w:author="Marcus Asquith" w:date="2026-09-25T21:13:00Z" w16du:dateUtc="2026-09-26T01:13:00Z"/>
          <w:rFonts w:ascii="Arial" w:hAnsi="Arial" w:cs="Arial"/>
        </w:rPr>
      </w:pPr>
    </w:p>
    <w:p w14:paraId="1923C208" w14:textId="41F5A6C4" w:rsidR="0041046E" w:rsidRDefault="001E1D8B" w:rsidP="6E283AD3">
      <w:pPr>
        <w:ind w:left="-1276" w:right="-1609"/>
        <w:rPr>
          <w:del w:id="232" w:author="Marcus Asquith" w:date="2026-09-25T21:13:00Z" w16du:dateUtc="2026-09-26T01:13:00Z"/>
          <w:rFonts w:ascii="Wingdings" w:hAnsi="Wingdings"/>
        </w:rPr>
      </w:pPr>
      <w:ins w:id="233" w:author="Marcus Asquith" w:date="2026-09-25T21:13:00Z" w16du:dateUtc="2026-09-26T01:13:00Z">
        <w:r>
          <w:rPr>
            <w:rFonts w:ascii="Arial" w:hAnsi="Arial" w:cs="Arial"/>
          </w:rPr>
          <w:t xml:space="preserve">Once you have paid the above fees and emailed your </w:t>
        </w:r>
      </w:ins>
      <w:del w:id="234" w:author="Marcus Asquith" w:date="2026-09-25T21:13:00Z" w16du:dateUtc="2026-09-26T01:13:00Z">
        <w:r w:rsidR="00194D26">
          <w:rPr>
            <w:noProof/>
            <w:lang w:val="en-US"/>
          </w:rPr>
          <mc:AlternateContent>
            <mc:Choice Requires="wps">
              <w:drawing>
                <wp:anchor distT="0" distB="0" distL="114300" distR="114300" simplePos="0" relativeHeight="251658241" behindDoc="0" locked="0" layoutInCell="1" allowOverlap="1" wp14:anchorId="49A189CC" wp14:editId="3C92346D">
                  <wp:simplePos x="0" y="0"/>
                  <wp:positionH relativeFrom="margin">
                    <wp:posOffset>1943100</wp:posOffset>
                  </wp:positionH>
                  <wp:positionV relativeFrom="margin">
                    <wp:posOffset>0</wp:posOffset>
                  </wp:positionV>
                  <wp:extent cx="3429000" cy="9144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3429000" cy="9144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1FFD83CF" w14:textId="4203EBCA" w:rsidR="00B94B47" w:rsidRPr="00FB19B3" w:rsidRDefault="00B94B47" w:rsidP="00194D26">
                              <w:pPr>
                                <w:jc w:val="center"/>
                                <w:rPr>
                                  <w:del w:id="235" w:author="Marcus Asquith" w:date="2026-09-25T21:13:00Z" w16du:dateUtc="2026-09-26T01:13:00Z"/>
                                  <w:rFonts w:ascii="Herculanum" w:hAnsi="Herculanum"/>
                                  <w:sz w:val="44"/>
                                  <w:szCs w:val="44"/>
                                </w:rPr>
                              </w:pPr>
                              <w:del w:id="236" w:author="Marcus Asquith" w:date="2026-09-25T21:13:00Z" w16du:dateUtc="2026-09-26T01:13:00Z">
                                <w:r w:rsidRPr="00FB19B3">
                                  <w:rPr>
                                    <w:rFonts w:ascii="Herculanum" w:hAnsi="Herculanum"/>
                                    <w:sz w:val="44"/>
                                    <w:szCs w:val="44"/>
                                  </w:rPr>
                                  <w:delText>C</w:delText>
                                </w:r>
                                <w:r>
                                  <w:rPr>
                                    <w:rFonts w:ascii="Herculanum" w:hAnsi="Herculanum"/>
                                    <w:sz w:val="44"/>
                                    <w:szCs w:val="44"/>
                                  </w:rPr>
                                  <w:delText>.</w:delText>
                                </w:r>
                                <w:r w:rsidRPr="00FB19B3">
                                  <w:rPr>
                                    <w:rFonts w:ascii="Herculanum" w:hAnsi="Herculanum"/>
                                    <w:sz w:val="44"/>
                                    <w:szCs w:val="44"/>
                                  </w:rPr>
                                  <w:delText>W</w:delText>
                                </w:r>
                                <w:r>
                                  <w:rPr>
                                    <w:rFonts w:ascii="Herculanum" w:hAnsi="Herculanum"/>
                                    <w:sz w:val="44"/>
                                    <w:szCs w:val="44"/>
                                  </w:rPr>
                                  <w:delText>.</w:delText>
                                </w:r>
                                <w:r w:rsidRPr="00FB19B3">
                                  <w:rPr>
                                    <w:rFonts w:ascii="Herculanum" w:hAnsi="Herculanum"/>
                                    <w:sz w:val="44"/>
                                    <w:szCs w:val="44"/>
                                  </w:rPr>
                                  <w:delText xml:space="preserve"> Perry School</w:delText>
                                </w:r>
                              </w:del>
                            </w:p>
                            <w:p w14:paraId="438484CA" w14:textId="77777777" w:rsidR="00B94B47" w:rsidRPr="00FB19B3" w:rsidRDefault="00B94B47" w:rsidP="00F86131">
                              <w:pPr>
                                <w:jc w:val="center"/>
                                <w:rPr>
                                  <w:del w:id="237" w:author="Marcus Asquith" w:date="2026-09-25T21:13:00Z" w16du:dateUtc="2026-09-26T01:13:00Z"/>
                                  <w:rFonts w:ascii="Herculanum" w:hAnsi="Herculanum"/>
                                  <w:sz w:val="28"/>
                                  <w:szCs w:val="28"/>
                                </w:rPr>
                              </w:pPr>
                              <w:del w:id="238" w:author="Marcus Asquith" w:date="2026-09-25T21:13:00Z" w16du:dateUtc="2026-09-26T01:13:00Z">
                                <w:r w:rsidRPr="00FB19B3">
                                  <w:rPr>
                                    <w:rFonts w:ascii="Herculanum" w:hAnsi="Herculanum"/>
                                    <w:sz w:val="28"/>
                                    <w:szCs w:val="28"/>
                                  </w:rPr>
                                  <w:delText>186 Sagewood Blvd. SW</w:delText>
                                </w:r>
                              </w:del>
                            </w:p>
                            <w:p w14:paraId="4DE71578" w14:textId="77777777" w:rsidR="00B94B47" w:rsidRPr="00FB19B3" w:rsidRDefault="00B94B47" w:rsidP="00F86131">
                              <w:pPr>
                                <w:jc w:val="center"/>
                                <w:rPr>
                                  <w:del w:id="239" w:author="Marcus Asquith" w:date="2026-09-25T21:13:00Z" w16du:dateUtc="2026-09-26T01:13:00Z"/>
                                  <w:rFonts w:ascii="Herculanum" w:hAnsi="Herculanum"/>
                                  <w:sz w:val="28"/>
                                  <w:szCs w:val="28"/>
                                </w:rPr>
                              </w:pPr>
                              <w:del w:id="240" w:author="Marcus Asquith" w:date="2026-09-25T21:13:00Z" w16du:dateUtc="2026-09-26T01:13:00Z">
                                <w:r w:rsidRPr="00FB19B3">
                                  <w:rPr>
                                    <w:rFonts w:ascii="Herculanum" w:hAnsi="Herculanum"/>
                                    <w:sz w:val="28"/>
                                    <w:szCs w:val="28"/>
                                  </w:rPr>
                                  <w:delText>Airdrie, Alberta</w:delText>
                                </w:r>
                              </w:del>
                            </w:p>
                            <w:p w14:paraId="352F7F80" w14:textId="01FB3DA5" w:rsidR="00B94B47" w:rsidRPr="00FB19B3" w:rsidRDefault="00B94B47" w:rsidP="00F86131">
                              <w:pPr>
                                <w:jc w:val="center"/>
                                <w:rPr>
                                  <w:del w:id="241" w:author="Marcus Asquith" w:date="2026-09-25T21:13:00Z" w16du:dateUtc="2026-09-26T01:13:00Z"/>
                                  <w:rFonts w:ascii="Herculanum" w:hAnsi="Herculanum"/>
                                  <w:sz w:val="28"/>
                                  <w:szCs w:val="28"/>
                                </w:rPr>
                              </w:pPr>
                              <w:del w:id="242" w:author="Marcus Asquith" w:date="2026-09-25T21:13:00Z" w16du:dateUtc="2026-09-26T01:13:00Z">
                                <w:r w:rsidRPr="00FB19B3">
                                  <w:rPr>
                                    <w:rFonts w:ascii="Herculanum" w:hAnsi="Herculanum"/>
                                    <w:sz w:val="28"/>
                                    <w:szCs w:val="28"/>
                                  </w:rPr>
                                  <w:delText>T4B 3A6</w:delText>
                                </w:r>
                              </w:del>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A189CC" id="_x0000_t202" coordsize="21600,21600" o:spt="202" path="m,l,21600r21600,l21600,xe">
                  <v:stroke joinstyle="miter"/>
                  <v:path gradientshapeok="t" o:connecttype="rect"/>
                </v:shapetype>
                <v:shape id="Text Box 3" o:spid="_x0000_s1026" type="#_x0000_t202" style="position:absolute;left:0;text-align:left;margin-left:153pt;margin-top:0;width:270pt;height:1in;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" filled="f" stroked="f">
                  <v:textbox>
                    <w:txbxContent>
                      <w:p w14:paraId="1FFD83CF" w14:textId="4203EBCA" w:rsidR="00B94B47" w:rsidRPr="00FB19B3" w:rsidRDefault="00B94B47" w:rsidP="00194D26">
                        <w:pPr>
                          <w:jc w:val="center"/>
                          <w:rPr>
                            <w:del w:id="243" w:author="Marcus Asquith" w:date="2026-09-25T21:13:00Z" w16du:dateUtc="2026-09-26T01:13:00Z"/>
                            <w:rFonts w:ascii="Herculanum" w:hAnsi="Herculanum"/>
                            <w:sz w:val="44"/>
                            <w:szCs w:val="44"/>
                          </w:rPr>
                        </w:pPr>
                        <w:del w:id="244" w:author="Marcus Asquith" w:date="2026-09-25T21:13:00Z" w16du:dateUtc="2026-09-26T01:13:00Z">
                          <w:r w:rsidRPr="00FB19B3">
                            <w:rPr>
                              <w:rFonts w:ascii="Herculanum" w:hAnsi="Herculanum"/>
                              <w:sz w:val="44"/>
                              <w:szCs w:val="44"/>
                            </w:rPr>
                            <w:delText>C</w:delText>
                          </w:r>
                          <w:r>
                            <w:rPr>
                              <w:rFonts w:ascii="Herculanum" w:hAnsi="Herculanum"/>
                              <w:sz w:val="44"/>
                              <w:szCs w:val="44"/>
                            </w:rPr>
                            <w:delText>.</w:delText>
                          </w:r>
                          <w:r w:rsidRPr="00FB19B3">
                            <w:rPr>
                              <w:rFonts w:ascii="Herculanum" w:hAnsi="Herculanum"/>
                              <w:sz w:val="44"/>
                              <w:szCs w:val="44"/>
                            </w:rPr>
                            <w:delText>W</w:delText>
                          </w:r>
                          <w:r>
                            <w:rPr>
                              <w:rFonts w:ascii="Herculanum" w:hAnsi="Herculanum"/>
                              <w:sz w:val="44"/>
                              <w:szCs w:val="44"/>
                            </w:rPr>
                            <w:delText>.</w:delText>
                          </w:r>
                          <w:r w:rsidRPr="00FB19B3">
                            <w:rPr>
                              <w:rFonts w:ascii="Herculanum" w:hAnsi="Herculanum"/>
                              <w:sz w:val="44"/>
                              <w:szCs w:val="44"/>
                            </w:rPr>
                            <w:delText xml:space="preserve"> Perry School</w:delText>
                          </w:r>
                        </w:del>
                      </w:p>
                      <w:p w14:paraId="438484CA" w14:textId="77777777" w:rsidR="00B94B47" w:rsidRPr="00FB19B3" w:rsidRDefault="00B94B47" w:rsidP="00F86131">
                        <w:pPr>
                          <w:jc w:val="center"/>
                          <w:rPr>
                            <w:del w:id="245" w:author="Marcus Asquith" w:date="2026-09-25T21:13:00Z" w16du:dateUtc="2026-09-26T01:13:00Z"/>
                            <w:rFonts w:ascii="Herculanum" w:hAnsi="Herculanum"/>
                            <w:sz w:val="28"/>
                            <w:szCs w:val="28"/>
                          </w:rPr>
                        </w:pPr>
                        <w:del w:id="246" w:author="Marcus Asquith" w:date="2026-09-25T21:13:00Z" w16du:dateUtc="2026-09-26T01:13:00Z">
                          <w:r w:rsidRPr="00FB19B3">
                            <w:rPr>
                              <w:rFonts w:ascii="Herculanum" w:hAnsi="Herculanum"/>
                              <w:sz w:val="28"/>
                              <w:szCs w:val="28"/>
                            </w:rPr>
                            <w:delText>186 Sagewood Blvd. SW</w:delText>
                          </w:r>
                        </w:del>
                      </w:p>
                      <w:p w14:paraId="4DE71578" w14:textId="77777777" w:rsidR="00B94B47" w:rsidRPr="00FB19B3" w:rsidRDefault="00B94B47" w:rsidP="00F86131">
                        <w:pPr>
                          <w:jc w:val="center"/>
                          <w:rPr>
                            <w:del w:id="247" w:author="Marcus Asquith" w:date="2026-09-25T21:13:00Z" w16du:dateUtc="2026-09-26T01:13:00Z"/>
                            <w:rFonts w:ascii="Herculanum" w:hAnsi="Herculanum"/>
                            <w:sz w:val="28"/>
                            <w:szCs w:val="28"/>
                          </w:rPr>
                        </w:pPr>
                        <w:del w:id="248" w:author="Marcus Asquith" w:date="2026-09-25T21:13:00Z" w16du:dateUtc="2026-09-26T01:13:00Z">
                          <w:r w:rsidRPr="00FB19B3">
                            <w:rPr>
                              <w:rFonts w:ascii="Herculanum" w:hAnsi="Herculanum"/>
                              <w:sz w:val="28"/>
                              <w:szCs w:val="28"/>
                            </w:rPr>
                            <w:delText>Airdrie, Alberta</w:delText>
                          </w:r>
                        </w:del>
                      </w:p>
                      <w:p w14:paraId="352F7F80" w14:textId="01FB3DA5" w:rsidR="00B94B47" w:rsidRPr="00FB19B3" w:rsidRDefault="00B94B47" w:rsidP="00F86131">
                        <w:pPr>
                          <w:jc w:val="center"/>
                          <w:rPr>
                            <w:del w:id="249" w:author="Marcus Asquith" w:date="2026-09-25T21:13:00Z" w16du:dateUtc="2026-09-26T01:13:00Z"/>
                            <w:rFonts w:ascii="Herculanum" w:hAnsi="Herculanum"/>
                            <w:sz w:val="28"/>
                            <w:szCs w:val="28"/>
                          </w:rPr>
                        </w:pPr>
                        <w:del w:id="250" w:author="Marcus Asquith" w:date="2026-09-25T21:13:00Z" w16du:dateUtc="2026-09-26T01:13:00Z">
                          <w:r w:rsidRPr="00FB19B3">
                            <w:rPr>
                              <w:rFonts w:ascii="Herculanum" w:hAnsi="Herculanum"/>
                              <w:sz w:val="28"/>
                              <w:szCs w:val="28"/>
                            </w:rPr>
                            <w:delText>T4B 3A6</w:delText>
                          </w:r>
                        </w:del>
                      </w:p>
                    </w:txbxContent>
                  </v:textbox>
                  <w10:wrap type="square" anchorx="margin" anchory="margin"/>
                </v:shape>
              </w:pict>
            </mc:Fallback>
          </mc:AlternateContent>
        </w:r>
      </w:del>
    </w:p>
    <w:p w14:paraId="64A9F275" w14:textId="6C6280AA" w:rsidR="0041046E" w:rsidRPr="0041046E" w:rsidRDefault="0041046E" w:rsidP="0041046E">
      <w:pPr>
        <w:rPr>
          <w:del w:id="251" w:author="Marcus Asquith" w:date="2026-09-25T21:13:00Z" w16du:dateUtc="2026-09-26T01:13:00Z"/>
        </w:rPr>
      </w:pPr>
    </w:p>
    <w:p w14:paraId="2B5376E9" w14:textId="6B160052" w:rsidR="0041046E" w:rsidRDefault="0041046E" w:rsidP="0041046E">
      <w:pPr>
        <w:rPr>
          <w:del w:id="252" w:author="Marcus Asquith" w:date="2026-09-25T21:13:00Z" w16du:dateUtc="2026-09-26T01:13:00Z"/>
        </w:rPr>
      </w:pPr>
    </w:p>
    <w:p w14:paraId="7E18F943" w14:textId="77777777" w:rsidR="0024301B" w:rsidRDefault="0024301B" w:rsidP="004C1287">
      <w:pPr>
        <w:jc w:val="center"/>
        <w:rPr>
          <w:del w:id="253" w:author="Marcus Asquith" w:date="2026-09-25T21:13:00Z" w16du:dateUtc="2026-09-26T01:13:00Z"/>
          <w:rFonts w:ascii="Arial Black" w:hAnsi="Arial Black"/>
          <w:sz w:val="21"/>
          <w:szCs w:val="21"/>
        </w:rPr>
      </w:pPr>
    </w:p>
    <w:p w14:paraId="1807D6AD" w14:textId="77777777" w:rsidR="0024301B" w:rsidRDefault="0024301B" w:rsidP="004C1287">
      <w:pPr>
        <w:jc w:val="center"/>
        <w:rPr>
          <w:del w:id="254" w:author="Marcus Asquith" w:date="2026-09-25T21:13:00Z" w16du:dateUtc="2026-09-26T01:13:00Z"/>
          <w:rFonts w:ascii="Arial Black" w:hAnsi="Arial Black"/>
          <w:sz w:val="21"/>
          <w:szCs w:val="21"/>
        </w:rPr>
      </w:pPr>
    </w:p>
    <w:p w14:paraId="08A11E50" w14:textId="77777777" w:rsidR="0024301B" w:rsidRDefault="0024301B" w:rsidP="004C1287">
      <w:pPr>
        <w:jc w:val="center"/>
        <w:rPr>
          <w:del w:id="255" w:author="Marcus Asquith" w:date="2026-09-25T21:13:00Z" w16du:dateUtc="2026-09-26T01:13:00Z"/>
          <w:rFonts w:ascii="Arial Black" w:hAnsi="Arial Black"/>
          <w:sz w:val="21"/>
          <w:szCs w:val="21"/>
        </w:rPr>
      </w:pPr>
    </w:p>
    <w:p w14:paraId="6E28DF68" w14:textId="7FC3765F" w:rsidR="0028270C" w:rsidRPr="004C1287" w:rsidRDefault="1FE1E5B3" w:rsidP="004C1287">
      <w:pPr>
        <w:jc w:val="center"/>
        <w:rPr>
          <w:del w:id="256" w:author="Marcus Asquith" w:date="2026-09-25T21:13:00Z" w16du:dateUtc="2026-09-26T01:13:00Z"/>
          <w:rFonts w:ascii="Arial Black" w:hAnsi="Arial Black"/>
          <w:sz w:val="21"/>
          <w:szCs w:val="21"/>
        </w:rPr>
      </w:pPr>
      <w:del w:id="257" w:author="Marcus Asquith" w:date="2026-09-25T21:13:00Z" w16du:dateUtc="2026-09-26T01:13:00Z">
        <w:r w:rsidRPr="1FE1E5B3">
          <w:rPr>
            <w:rFonts w:ascii="Arial Black" w:hAnsi="Arial Black"/>
            <w:sz w:val="21"/>
            <w:szCs w:val="21"/>
          </w:rPr>
          <w:delText>SPARTAN STRONG SCHOLARSHIP</w:delText>
        </w:r>
      </w:del>
    </w:p>
    <w:p w14:paraId="310F7A44" w14:textId="4E2710D6" w:rsidR="0028270C" w:rsidRPr="004C1287" w:rsidRDefault="000F6DC4" w:rsidP="004C1287">
      <w:pPr>
        <w:jc w:val="center"/>
        <w:rPr>
          <w:del w:id="258" w:author="Marcus Asquith" w:date="2026-09-25T21:13:00Z" w16du:dateUtc="2026-09-26T01:13:00Z"/>
          <w:rFonts w:ascii="Arial Black" w:hAnsi="Arial Black"/>
          <w:sz w:val="21"/>
          <w:szCs w:val="21"/>
        </w:rPr>
      </w:pPr>
      <w:del w:id="259" w:author="Marcus Asquith" w:date="2026-09-25T21:13:00Z" w16du:dateUtc="2026-09-26T01:13:00Z">
        <w:r w:rsidRPr="004C1287">
          <w:rPr>
            <w:rFonts w:ascii="Arial Black" w:hAnsi="Arial Black"/>
            <w:sz w:val="21"/>
            <w:szCs w:val="21"/>
          </w:rPr>
          <w:delText xml:space="preserve">STUDENT APPLICATION </w:delText>
        </w:r>
        <w:r w:rsidR="00F56779">
          <w:rPr>
            <w:rFonts w:ascii="Arial Black" w:hAnsi="Arial Black"/>
            <w:sz w:val="21"/>
            <w:szCs w:val="21"/>
          </w:rPr>
          <w:delText>2023</w:delText>
        </w:r>
        <w:r w:rsidRPr="004C1287">
          <w:rPr>
            <w:rFonts w:ascii="Arial Black" w:hAnsi="Arial Black"/>
            <w:sz w:val="21"/>
            <w:szCs w:val="21"/>
          </w:rPr>
          <w:delText>/</w:delText>
        </w:r>
        <w:r w:rsidR="00F56779">
          <w:rPr>
            <w:rFonts w:ascii="Arial Black" w:hAnsi="Arial Black"/>
            <w:sz w:val="21"/>
            <w:szCs w:val="21"/>
          </w:rPr>
          <w:delText>2024</w:delText>
        </w:r>
      </w:del>
    </w:p>
    <w:p w14:paraId="1EF927C6" w14:textId="15C1263A" w:rsidR="00D27589" w:rsidRPr="004C1287" w:rsidRDefault="1FE1E5B3" w:rsidP="1FE1E5B3">
      <w:pPr>
        <w:jc w:val="center"/>
        <w:rPr>
          <w:del w:id="260" w:author="Marcus Asquith" w:date="2026-09-25T21:13:00Z" w16du:dateUtc="2026-09-26T01:13:00Z"/>
          <w:rFonts w:ascii="Arial Black" w:hAnsi="Arial Black"/>
          <w:b/>
          <w:bCs/>
          <w:i/>
          <w:iCs/>
          <w:sz w:val="21"/>
          <w:szCs w:val="21"/>
          <w:lang w:val="fr-CA"/>
        </w:rPr>
      </w:pPr>
      <w:del w:id="261" w:author="Marcus Asquith" w:date="2026-09-25T21:13:00Z" w16du:dateUtc="2026-09-26T01:13:00Z">
        <w:r w:rsidRPr="1FE1E5B3">
          <w:rPr>
            <w:rFonts w:ascii="Arial Black" w:hAnsi="Arial Black"/>
            <w:b/>
            <w:bCs/>
            <w:i/>
            <w:iCs/>
            <w:sz w:val="21"/>
            <w:szCs w:val="21"/>
            <w:lang w:val="fr-CA"/>
          </w:rPr>
          <w:delText>Vincit qui se vincit</w:delText>
        </w:r>
      </w:del>
    </w:p>
    <w:p w14:paraId="5777883B" w14:textId="09EF452B" w:rsidR="00D27589" w:rsidRPr="004C1287" w:rsidRDefault="1FE1E5B3" w:rsidP="004C1287">
      <w:pPr>
        <w:jc w:val="center"/>
        <w:rPr>
          <w:del w:id="262" w:author="Marcus Asquith" w:date="2026-09-25T21:13:00Z" w16du:dateUtc="2026-09-26T01:13:00Z"/>
          <w:rFonts w:ascii="Arial Black" w:hAnsi="Arial Black"/>
          <w:sz w:val="21"/>
          <w:szCs w:val="21"/>
          <w:lang w:val="fr-CA"/>
        </w:rPr>
      </w:pPr>
      <w:del w:id="263" w:author="Marcus Asquith" w:date="2026-09-25T21:13:00Z" w16du:dateUtc="2026-09-26T01:13:00Z">
        <w:r w:rsidRPr="1FE1E5B3">
          <w:rPr>
            <w:rFonts w:ascii="Arial Black" w:hAnsi="Arial Black"/>
            <w:sz w:val="21"/>
            <w:szCs w:val="21"/>
            <w:lang w:val="fr-CA"/>
          </w:rPr>
          <w:delText>“One conquers who conquers oneself”</w:delText>
        </w:r>
      </w:del>
    </w:p>
    <w:p w14:paraId="39D24251" w14:textId="56D00960" w:rsidR="0028270C" w:rsidRPr="001A3987" w:rsidRDefault="0028270C" w:rsidP="0028270C">
      <w:pPr>
        <w:jc w:val="both"/>
        <w:rPr>
          <w:del w:id="264" w:author="Marcus Asquith" w:date="2026-09-25T21:13:00Z" w16du:dateUtc="2026-09-26T01:13:00Z"/>
          <w:rFonts w:ascii="Arial Black" w:hAnsi="Arial Black"/>
          <w:sz w:val="16"/>
          <w:szCs w:val="16"/>
          <w:lang w:val="fr-CA"/>
        </w:rPr>
      </w:pPr>
    </w:p>
    <w:p w14:paraId="16BC3C70" w14:textId="1B79E649" w:rsidR="0028270C" w:rsidRPr="007351DA" w:rsidRDefault="0028270C" w:rsidP="00517313">
      <w:pPr>
        <w:spacing w:after="240"/>
        <w:jc w:val="both"/>
        <w:rPr>
          <w:del w:id="265" w:author="Marcus Asquith" w:date="2026-09-25T21:13:00Z" w16du:dateUtc="2026-09-26T01:13:00Z"/>
          <w:rFonts w:ascii="Arial" w:hAnsi="Arial" w:cs="Arial"/>
          <w:sz w:val="22"/>
          <w:szCs w:val="22"/>
        </w:rPr>
      </w:pPr>
      <w:del w:id="266" w:author="Marcus Asquith" w:date="2026-09-25T21:13:00Z" w16du:dateUtc="2026-09-26T01:13:00Z">
        <w:r w:rsidRPr="007351DA">
          <w:rPr>
            <w:rFonts w:ascii="Arial" w:hAnsi="Arial" w:cs="Arial"/>
            <w:b/>
            <w:sz w:val="22"/>
            <w:szCs w:val="22"/>
          </w:rPr>
          <w:delText xml:space="preserve">Student applications must be </w:delText>
        </w:r>
      </w:del>
      <w:r>
        <w:rPr>
          <w:rFonts w:ascii="Arial" w:hAnsi="Arial"/>
          <w:rPrChange w:id="267" w:author="Marcus Asquith" w:date="2026-09-25T21:13:00Z" w16du:dateUtc="2026-09-26T01:13:00Z">
            <w:rPr>
              <w:rFonts w:ascii="Arial" w:hAnsi="Arial" w:cs="Arial"/>
              <w:b/>
              <w:sz w:val="22"/>
              <w:szCs w:val="22"/>
            </w:rPr>
          </w:rPrChange>
        </w:rPr>
        <w:t xml:space="preserve">completed </w:t>
      </w:r>
      <w:del w:id="268" w:author="Marcus Asquith" w:date="2026-09-25T21:13:00Z" w16du:dateUtc="2026-09-26T01:13:00Z">
        <w:r w:rsidRPr="007351DA">
          <w:rPr>
            <w:rFonts w:ascii="Arial" w:hAnsi="Arial" w:cs="Arial"/>
            <w:b/>
            <w:sz w:val="22"/>
            <w:szCs w:val="22"/>
          </w:rPr>
          <w:delText>electronically</w:delText>
        </w:r>
        <w:r w:rsidRPr="007351DA">
          <w:rPr>
            <w:rFonts w:ascii="Arial" w:hAnsi="Arial" w:cs="Arial"/>
            <w:sz w:val="22"/>
            <w:szCs w:val="22"/>
          </w:rPr>
          <w:delText xml:space="preserve"> </w:delText>
        </w:r>
        <w:r w:rsidRPr="007351DA">
          <w:rPr>
            <w:rFonts w:ascii="Arial" w:hAnsi="Arial" w:cs="Arial"/>
            <w:b/>
            <w:sz w:val="22"/>
            <w:szCs w:val="22"/>
          </w:rPr>
          <w:delText>in the format provided.</w:delText>
        </w:r>
        <w:r w:rsidRPr="007351DA">
          <w:rPr>
            <w:rFonts w:ascii="Arial" w:hAnsi="Arial" w:cs="Arial"/>
            <w:sz w:val="22"/>
            <w:szCs w:val="22"/>
          </w:rPr>
          <w:delText xml:space="preserve">  No hand</w:delText>
        </w:r>
        <w:r w:rsidR="00517313" w:rsidRPr="007351DA">
          <w:rPr>
            <w:rFonts w:ascii="Arial" w:hAnsi="Arial" w:cs="Arial"/>
            <w:sz w:val="22"/>
            <w:szCs w:val="22"/>
          </w:rPr>
          <w:delText>-</w:delText>
        </w:r>
        <w:r w:rsidRPr="007351DA">
          <w:rPr>
            <w:rFonts w:ascii="Arial" w:hAnsi="Arial" w:cs="Arial"/>
            <w:sz w:val="22"/>
            <w:szCs w:val="22"/>
          </w:rPr>
          <w:delText xml:space="preserve">written applications will be accepted.  All sections (A, B, C, D, E, F) of the </w:delText>
        </w:r>
      </w:del>
      <w:r>
        <w:rPr>
          <w:rFonts w:ascii="Arial" w:hAnsi="Arial"/>
          <w:rPrChange w:id="269" w:author="Marcus Asquith" w:date="2026-09-25T21:13:00Z" w16du:dateUtc="2026-09-26T01:13:00Z">
            <w:rPr>
              <w:rFonts w:ascii="Arial" w:hAnsi="Arial" w:cs="Arial"/>
              <w:sz w:val="22"/>
              <w:szCs w:val="22"/>
            </w:rPr>
          </w:rPrChange>
        </w:rPr>
        <w:t xml:space="preserve">application </w:t>
      </w:r>
      <w:ins w:id="270" w:author="Marcus Asquith" w:date="2026-09-25T21:13:00Z" w16du:dateUtc="2026-09-26T01:13:00Z">
        <w:r w:rsidR="001E1D8B">
          <w:rPr>
            <w:rFonts w:ascii="Arial" w:hAnsi="Arial" w:cs="Arial"/>
          </w:rPr>
          <w:t>form, an Environmental Health Officer</w:t>
        </w:r>
      </w:ins>
      <w:del w:id="271" w:author="Marcus Asquith" w:date="2026-09-25T21:13:00Z" w16du:dateUtc="2026-09-26T01:13:00Z">
        <w:r w:rsidRPr="007351DA">
          <w:rPr>
            <w:rFonts w:ascii="Arial" w:hAnsi="Arial" w:cs="Arial"/>
            <w:sz w:val="22"/>
            <w:szCs w:val="22"/>
          </w:rPr>
          <w:delText>must be c</w:delText>
        </w:r>
        <w:r w:rsidR="00E701D9" w:rsidRPr="007351DA">
          <w:rPr>
            <w:rFonts w:ascii="Arial" w:hAnsi="Arial" w:cs="Arial"/>
            <w:sz w:val="22"/>
            <w:szCs w:val="22"/>
          </w:rPr>
          <w:delText>ompleted.</w:delText>
        </w:r>
      </w:del>
    </w:p>
    <w:p w14:paraId="135642E8" w14:textId="29CADB10" w:rsidR="00E701D9" w:rsidRPr="007351DA" w:rsidRDefault="0028270C" w:rsidP="00517313">
      <w:pPr>
        <w:spacing w:after="240"/>
        <w:jc w:val="both"/>
        <w:rPr>
          <w:del w:id="272" w:author="Marcus Asquith" w:date="2026-09-25T21:13:00Z" w16du:dateUtc="2026-09-26T01:13:00Z"/>
          <w:rFonts w:ascii="Arial" w:hAnsi="Arial" w:cs="Arial"/>
          <w:b/>
          <w:bCs/>
          <w:sz w:val="22"/>
          <w:szCs w:val="22"/>
        </w:rPr>
      </w:pPr>
      <w:del w:id="273" w:author="Marcus Asquith" w:date="2026-09-25T21:13:00Z" w16du:dateUtc="2026-09-26T01:13:00Z">
        <w:r w:rsidRPr="007351DA">
          <w:rPr>
            <w:rFonts w:ascii="Arial" w:hAnsi="Arial" w:cs="Arial"/>
            <w:b/>
            <w:bCs/>
            <w:sz w:val="22"/>
            <w:szCs w:val="22"/>
          </w:rPr>
          <w:delText>All applications and reference forms must be received</w:delText>
        </w:r>
        <w:r w:rsidR="001A3987" w:rsidRPr="007351DA">
          <w:rPr>
            <w:rFonts w:ascii="Arial" w:hAnsi="Arial" w:cs="Arial"/>
            <w:b/>
            <w:bCs/>
            <w:sz w:val="22"/>
            <w:szCs w:val="22"/>
          </w:rPr>
          <w:delText xml:space="preserve"> as a package</w:delText>
        </w:r>
        <w:r w:rsidRPr="007351DA">
          <w:rPr>
            <w:rFonts w:ascii="Arial" w:hAnsi="Arial" w:cs="Arial"/>
            <w:b/>
            <w:bCs/>
            <w:sz w:val="22"/>
            <w:szCs w:val="22"/>
          </w:rPr>
          <w:delText xml:space="preserve"> in the school office</w:delText>
        </w:r>
        <w:r w:rsidR="000049F6">
          <w:rPr>
            <w:rFonts w:ascii="Arial" w:hAnsi="Arial" w:cs="Arial"/>
            <w:b/>
            <w:bCs/>
            <w:sz w:val="22"/>
            <w:szCs w:val="22"/>
          </w:rPr>
          <w:delText xml:space="preserve"> to </w:delText>
        </w:r>
        <w:r w:rsidR="000049F6" w:rsidRPr="6E283AD3">
          <w:rPr>
            <w:rFonts w:ascii="Arial" w:hAnsi="Arial" w:cs="Arial"/>
            <w:b/>
            <w:bCs/>
            <w:sz w:val="22"/>
            <w:szCs w:val="22"/>
          </w:rPr>
          <w:delText>M</w:delText>
        </w:r>
        <w:r w:rsidR="7504B5F1" w:rsidRPr="6E283AD3">
          <w:rPr>
            <w:rFonts w:ascii="Arial" w:hAnsi="Arial" w:cs="Arial"/>
            <w:b/>
            <w:bCs/>
            <w:sz w:val="22"/>
            <w:szCs w:val="22"/>
          </w:rPr>
          <w:delText>rs</w:delText>
        </w:r>
        <w:r w:rsidR="000049F6" w:rsidRPr="6E283AD3">
          <w:rPr>
            <w:rFonts w:ascii="Arial" w:hAnsi="Arial" w:cs="Arial"/>
            <w:b/>
            <w:bCs/>
            <w:sz w:val="22"/>
            <w:szCs w:val="22"/>
          </w:rPr>
          <w:delText xml:space="preserve">. </w:delText>
        </w:r>
        <w:r w:rsidR="446AB226" w:rsidRPr="6E283AD3">
          <w:rPr>
            <w:rFonts w:ascii="Arial" w:hAnsi="Arial" w:cs="Arial"/>
            <w:b/>
            <w:bCs/>
            <w:sz w:val="22"/>
            <w:szCs w:val="22"/>
          </w:rPr>
          <w:delText>Popoff</w:delText>
        </w:r>
        <w:r w:rsidR="00EA2FAF" w:rsidRPr="6E283AD3">
          <w:rPr>
            <w:rFonts w:ascii="Arial" w:hAnsi="Arial" w:cs="Arial"/>
            <w:b/>
            <w:bCs/>
            <w:sz w:val="22"/>
            <w:szCs w:val="22"/>
          </w:rPr>
          <w:delText xml:space="preserve"> (</w:delText>
        </w:r>
        <w:r w:rsidR="0154E503">
          <w:fldChar w:fldCharType="begin"/>
        </w:r>
        <w:r w:rsidR="0154E503">
          <w:delInstrText>HYPERLINK "mailto:squendack@rockyview.ab.ca" \h</w:delInstrText>
        </w:r>
        <w:r w:rsidR="0154E503">
          <w:fldChar w:fldCharType="separate"/>
        </w:r>
        <w:r w:rsidR="0154E503" w:rsidRPr="6E283AD3">
          <w:rPr>
            <w:rStyle w:val="Hyperlink"/>
            <w:rFonts w:ascii="Arial" w:hAnsi="Arial" w:cs="Arial"/>
            <w:b/>
            <w:bCs/>
            <w:sz w:val="22"/>
            <w:szCs w:val="22"/>
          </w:rPr>
          <w:delText>jpopoff</w:delText>
        </w:r>
        <w:r w:rsidR="00EA2FAF" w:rsidRPr="6E283AD3">
          <w:rPr>
            <w:rStyle w:val="Hyperlink"/>
            <w:rFonts w:ascii="Arial" w:hAnsi="Arial" w:cs="Arial"/>
            <w:b/>
            <w:bCs/>
            <w:sz w:val="22"/>
            <w:szCs w:val="22"/>
          </w:rPr>
          <w:delText>@rockyview.ab.ca</w:delText>
        </w:r>
        <w:r w:rsidR="0154E503">
          <w:fldChar w:fldCharType="end"/>
        </w:r>
        <w:r w:rsidR="00EA2FAF" w:rsidRPr="6E283AD3">
          <w:rPr>
            <w:rFonts w:ascii="Arial" w:hAnsi="Arial" w:cs="Arial"/>
            <w:b/>
            <w:bCs/>
            <w:sz w:val="22"/>
            <w:szCs w:val="22"/>
          </w:rPr>
          <w:delText xml:space="preserve">) </w:delText>
        </w:r>
        <w:r w:rsidRPr="6E283AD3">
          <w:rPr>
            <w:rFonts w:ascii="Arial" w:hAnsi="Arial" w:cs="Arial"/>
            <w:b/>
            <w:bCs/>
            <w:sz w:val="22"/>
            <w:szCs w:val="22"/>
          </w:rPr>
          <w:delText xml:space="preserve"> no later than 3:30 pm on </w:delText>
        </w:r>
        <w:r w:rsidR="00F56779">
          <w:rPr>
            <w:rFonts w:ascii="Arial" w:hAnsi="Arial" w:cs="Arial"/>
            <w:b/>
            <w:bCs/>
            <w:sz w:val="22"/>
            <w:szCs w:val="22"/>
            <w:highlight w:val="yellow"/>
            <w:u w:val="single"/>
          </w:rPr>
          <w:delText>Wednesday</w:delText>
        </w:r>
        <w:r w:rsidRPr="6E283AD3">
          <w:rPr>
            <w:rFonts w:ascii="Arial" w:hAnsi="Arial" w:cs="Arial"/>
            <w:b/>
            <w:bCs/>
            <w:sz w:val="22"/>
            <w:szCs w:val="22"/>
            <w:highlight w:val="yellow"/>
            <w:u w:val="single"/>
          </w:rPr>
          <w:delText xml:space="preserve">, </w:delText>
        </w:r>
        <w:r w:rsidR="006025BB" w:rsidRPr="6E283AD3">
          <w:rPr>
            <w:rFonts w:ascii="Arial" w:hAnsi="Arial" w:cs="Arial"/>
            <w:b/>
            <w:bCs/>
            <w:sz w:val="22"/>
            <w:szCs w:val="22"/>
            <w:highlight w:val="yellow"/>
            <w:u w:val="single"/>
          </w:rPr>
          <w:delText>May 1</w:delText>
        </w:r>
        <w:r w:rsidR="44D97AD0" w:rsidRPr="6E283AD3">
          <w:rPr>
            <w:rFonts w:ascii="Arial" w:hAnsi="Arial" w:cs="Arial"/>
            <w:b/>
            <w:bCs/>
            <w:sz w:val="22"/>
            <w:szCs w:val="22"/>
            <w:highlight w:val="yellow"/>
            <w:u w:val="single"/>
          </w:rPr>
          <w:delText>5,</w:delText>
        </w:r>
        <w:r w:rsidR="006025BB" w:rsidRPr="6E283AD3">
          <w:rPr>
            <w:rFonts w:ascii="Arial" w:hAnsi="Arial" w:cs="Arial"/>
            <w:b/>
            <w:bCs/>
            <w:sz w:val="22"/>
            <w:szCs w:val="22"/>
            <w:highlight w:val="yellow"/>
            <w:u w:val="single"/>
          </w:rPr>
          <w:delText xml:space="preserve"> </w:delText>
        </w:r>
        <w:r w:rsidR="00856D2E">
          <w:rPr>
            <w:rFonts w:ascii="Arial" w:hAnsi="Arial" w:cs="Arial"/>
            <w:b/>
            <w:bCs/>
            <w:sz w:val="22"/>
            <w:szCs w:val="22"/>
            <w:highlight w:val="yellow"/>
            <w:u w:val="single"/>
          </w:rPr>
          <w:delText>2024</w:delText>
        </w:r>
        <w:r w:rsidR="001D7B3D" w:rsidRPr="6E283AD3">
          <w:rPr>
            <w:rFonts w:ascii="Arial" w:hAnsi="Arial" w:cs="Arial"/>
            <w:b/>
            <w:bCs/>
            <w:sz w:val="22"/>
            <w:szCs w:val="22"/>
            <w:highlight w:val="yellow"/>
            <w:u w:val="single"/>
          </w:rPr>
          <w:delText>.</w:delText>
        </w:r>
        <w:r w:rsidRPr="6E283AD3">
          <w:rPr>
            <w:rFonts w:ascii="Arial" w:hAnsi="Arial" w:cs="Arial"/>
            <w:b/>
            <w:bCs/>
            <w:sz w:val="22"/>
            <w:szCs w:val="22"/>
          </w:rPr>
          <w:delText xml:space="preserve">  </w:delText>
        </w:r>
      </w:del>
    </w:p>
    <w:p w14:paraId="4E674BC2" w14:textId="531EDAFE" w:rsidR="0028270C" w:rsidRPr="007351DA" w:rsidRDefault="4922E3D6" w:rsidP="00517313">
      <w:pPr>
        <w:spacing w:after="240"/>
        <w:jc w:val="both"/>
        <w:rPr>
          <w:del w:id="274" w:author="Marcus Asquith" w:date="2026-09-25T21:13:00Z" w16du:dateUtc="2026-09-26T01:13:00Z"/>
          <w:rFonts w:ascii="Arial" w:hAnsi="Arial" w:cs="Arial"/>
          <w:color w:val="FFFFFF" w:themeColor="background1"/>
          <w:sz w:val="22"/>
          <w:szCs w:val="22"/>
        </w:rPr>
      </w:pPr>
      <w:del w:id="275" w:author="Marcus Asquith" w:date="2026-09-25T21:13:00Z" w16du:dateUtc="2026-09-26T01:13:00Z">
        <w:r w:rsidRPr="6E283AD3">
          <w:rPr>
            <w:rFonts w:ascii="Arial" w:hAnsi="Arial" w:cs="Arial"/>
            <w:b/>
            <w:bCs/>
            <w:i/>
            <w:iCs/>
            <w:color w:val="FF0000"/>
            <w:sz w:val="22"/>
            <w:szCs w:val="22"/>
            <w:u w:val="single"/>
          </w:rPr>
          <w:delText xml:space="preserve">Please Note:  </w:delText>
        </w:r>
        <w:r w:rsidR="1FE1E5B3" w:rsidRPr="1FE1E5B3">
          <w:rPr>
            <w:rFonts w:ascii="Arial" w:hAnsi="Arial" w:cs="Arial"/>
            <w:b/>
            <w:bCs/>
            <w:i/>
            <w:iCs/>
            <w:color w:val="FF0000"/>
            <w:sz w:val="22"/>
            <w:szCs w:val="22"/>
            <w:u w:val="single"/>
          </w:rPr>
          <w:delText>Extensions</w:delText>
        </w:r>
      </w:del>
      <w:r w:rsidR="1FE1E5B3">
        <w:rPr>
          <w:rFonts w:ascii="Arial" w:hAnsi="Arial"/>
          <w:rPrChange w:id="276" w:author="Marcus Asquith" w:date="2026-09-25T21:13:00Z" w16du:dateUtc="2026-09-26T01:13:00Z">
            <w:rPr>
              <w:rFonts w:ascii="Arial" w:hAnsi="Arial" w:cs="Arial"/>
              <w:b/>
              <w:bCs/>
              <w:i/>
              <w:iCs/>
              <w:color w:val="FF0000"/>
              <w:sz w:val="22"/>
              <w:szCs w:val="22"/>
              <w:u w:val="single"/>
            </w:rPr>
          </w:rPrChange>
        </w:rPr>
        <w:t xml:space="preserve"> will </w:t>
      </w:r>
      <w:del w:id="277" w:author="Marcus Asquith" w:date="2026-09-25T21:13:00Z" w16du:dateUtc="2026-09-26T01:13:00Z">
        <w:r w:rsidR="1FE1E5B3" w:rsidRPr="1FE1E5B3">
          <w:rPr>
            <w:rFonts w:ascii="Arial" w:hAnsi="Arial" w:cs="Arial"/>
            <w:b/>
            <w:bCs/>
            <w:i/>
            <w:iCs/>
            <w:color w:val="FF0000"/>
            <w:sz w:val="22"/>
            <w:szCs w:val="22"/>
            <w:u w:val="single"/>
          </w:rPr>
          <w:delText>not be given</w:delText>
        </w:r>
        <w:r w:rsidR="46C8EA6C" w:rsidRPr="6E283AD3">
          <w:rPr>
            <w:rFonts w:ascii="Arial" w:hAnsi="Arial" w:cs="Arial"/>
            <w:b/>
            <w:bCs/>
            <w:i/>
            <w:iCs/>
            <w:color w:val="FF0000"/>
            <w:sz w:val="22"/>
            <w:szCs w:val="22"/>
            <w:u w:val="single"/>
          </w:rPr>
          <w:delText>.  I</w:delText>
        </w:r>
        <w:r w:rsidR="1FE1E5B3" w:rsidRPr="6E283AD3">
          <w:rPr>
            <w:rFonts w:ascii="Arial" w:hAnsi="Arial" w:cs="Arial"/>
            <w:b/>
            <w:bCs/>
            <w:i/>
            <w:iCs/>
            <w:color w:val="FF0000"/>
            <w:sz w:val="22"/>
            <w:szCs w:val="22"/>
            <w:u w:val="single"/>
          </w:rPr>
          <w:delText>ncomplete</w:delText>
        </w:r>
        <w:r w:rsidR="1FE1E5B3" w:rsidRPr="1FE1E5B3">
          <w:rPr>
            <w:rFonts w:ascii="Arial" w:hAnsi="Arial" w:cs="Arial"/>
            <w:b/>
            <w:bCs/>
            <w:i/>
            <w:iCs/>
            <w:color w:val="FF0000"/>
            <w:sz w:val="22"/>
            <w:szCs w:val="22"/>
            <w:u w:val="single"/>
          </w:rPr>
          <w:delText xml:space="preserve"> applications will not be considered. </w:delText>
        </w:r>
        <w:r w:rsidR="1FE1E5B3" w:rsidRPr="1FE1E5B3">
          <w:rPr>
            <w:rFonts w:ascii="Arial" w:hAnsi="Arial" w:cs="Arial"/>
            <w:color w:val="FFFFFF" w:themeColor="background1"/>
            <w:sz w:val="22"/>
            <w:szCs w:val="22"/>
          </w:rPr>
          <w:delText xml:space="preserve"> </w:delText>
        </w:r>
      </w:del>
    </w:p>
    <w:p w14:paraId="6BD23EB8" w14:textId="1FA17F45" w:rsidR="0028270C" w:rsidRPr="007351DA" w:rsidRDefault="1FE1E5B3" w:rsidP="00517313">
      <w:pPr>
        <w:spacing w:after="240"/>
        <w:jc w:val="both"/>
        <w:rPr>
          <w:del w:id="278" w:author="Marcus Asquith" w:date="2026-09-25T21:13:00Z" w16du:dateUtc="2026-09-26T01:13:00Z"/>
          <w:rFonts w:ascii="Arial" w:hAnsi="Arial" w:cs="Arial"/>
          <w:sz w:val="22"/>
          <w:szCs w:val="22"/>
        </w:rPr>
      </w:pPr>
      <w:del w:id="279" w:author="Marcus Asquith" w:date="2026-09-25T21:13:00Z" w16du:dateUtc="2026-09-26T01:13:00Z">
        <w:r w:rsidRPr="1FE1E5B3">
          <w:rPr>
            <w:rFonts w:ascii="Arial" w:hAnsi="Arial" w:cs="Arial"/>
            <w:sz w:val="22"/>
            <w:szCs w:val="22"/>
          </w:rPr>
          <w:delText>Please forward your personal references in the form to complete electronically. They will need to print the completed form, sign, and return it to the student in a sealed envelope you have provided for them.</w:delText>
        </w:r>
      </w:del>
    </w:p>
    <w:p w14:paraId="2805DEF0" w14:textId="044653D0" w:rsidR="00517313" w:rsidRPr="007351DA" w:rsidRDefault="0028270C" w:rsidP="00517313">
      <w:pPr>
        <w:spacing w:after="240"/>
        <w:jc w:val="both"/>
        <w:rPr>
          <w:del w:id="280" w:author="Marcus Asquith" w:date="2026-09-25T21:13:00Z" w16du:dateUtc="2026-09-26T01:13:00Z"/>
          <w:rFonts w:ascii="Arial" w:hAnsi="Arial" w:cs="Arial"/>
          <w:sz w:val="22"/>
          <w:szCs w:val="22"/>
        </w:rPr>
      </w:pPr>
      <w:del w:id="281" w:author="Marcus Asquith" w:date="2026-09-25T21:13:00Z" w16du:dateUtc="2026-09-26T01:13:00Z">
        <w:r w:rsidRPr="007351DA">
          <w:rPr>
            <w:rFonts w:ascii="Arial" w:hAnsi="Arial" w:cs="Arial"/>
            <w:sz w:val="22"/>
            <w:szCs w:val="22"/>
          </w:rPr>
          <w:delText>All personal identifiers are removed from applications and replaced with a number identifier prior to submission to the selection committee to ensure unbiased review.</w:delText>
        </w:r>
      </w:del>
    </w:p>
    <w:p w14:paraId="1F7F7E3B" w14:textId="77777777" w:rsidR="0028270C" w:rsidRPr="007351DA" w:rsidRDefault="0028270C" w:rsidP="0028270C">
      <w:pPr>
        <w:jc w:val="both"/>
        <w:rPr>
          <w:del w:id="282" w:author="Marcus Asquith" w:date="2026-09-25T21:13:00Z" w16du:dateUtc="2026-09-26T01:13:00Z"/>
          <w:rFonts w:ascii="Arial" w:hAnsi="Arial" w:cs="Arial"/>
          <w:sz w:val="22"/>
          <w:szCs w:val="22"/>
        </w:rPr>
      </w:pPr>
    </w:p>
    <w:p w14:paraId="791A60A4" w14:textId="77777777" w:rsidR="0028270C" w:rsidRPr="007351DA" w:rsidRDefault="0028270C" w:rsidP="00517313">
      <w:pPr>
        <w:pStyle w:val="ListParagraph"/>
        <w:numPr>
          <w:ilvl w:val="0"/>
          <w:numId w:val="5"/>
        </w:numPr>
        <w:spacing w:after="240"/>
        <w:jc w:val="both"/>
        <w:rPr>
          <w:del w:id="283" w:author="Marcus Asquith" w:date="2026-09-25T21:13:00Z" w16du:dateUtc="2026-09-26T01:13:00Z"/>
          <w:rFonts w:ascii="Arial" w:hAnsi="Arial" w:cs="Arial"/>
          <w:b/>
          <w:sz w:val="22"/>
          <w:szCs w:val="22"/>
        </w:rPr>
      </w:pPr>
      <w:del w:id="284" w:author="Marcus Asquith" w:date="2026-09-25T21:13:00Z" w16du:dateUtc="2026-09-26T01:13:00Z">
        <w:r w:rsidRPr="007351DA">
          <w:rPr>
            <w:rFonts w:ascii="Arial" w:hAnsi="Arial" w:cs="Arial"/>
            <w:b/>
            <w:sz w:val="22"/>
            <w:szCs w:val="22"/>
          </w:rPr>
          <w:delText>PERSONAL INFORMATION</w:delText>
        </w:r>
      </w:del>
    </w:p>
    <w:p w14:paraId="03FA7129" w14:textId="77777777" w:rsidR="0028270C" w:rsidRPr="007351DA" w:rsidRDefault="0028270C" w:rsidP="00517313">
      <w:pPr>
        <w:pStyle w:val="ListParagraph"/>
        <w:spacing w:after="240"/>
        <w:jc w:val="both"/>
        <w:rPr>
          <w:del w:id="285" w:author="Marcus Asquith" w:date="2026-09-25T21:13:00Z" w16du:dateUtc="2026-09-26T01:13:00Z"/>
          <w:rFonts w:ascii="Arial" w:hAnsi="Arial" w:cs="Arial"/>
          <w:b/>
          <w:sz w:val="22"/>
          <w:szCs w:val="22"/>
        </w:rPr>
      </w:pPr>
    </w:p>
    <w:p w14:paraId="39D3F5DB" w14:textId="5AFE8CF4" w:rsidR="0028270C" w:rsidRPr="007351DA" w:rsidRDefault="0028270C" w:rsidP="007351DA">
      <w:pPr>
        <w:pStyle w:val="ListParagraph"/>
        <w:spacing w:after="240"/>
        <w:contextualSpacing w:val="0"/>
        <w:jc w:val="both"/>
        <w:rPr>
          <w:del w:id="286" w:author="Marcus Asquith" w:date="2026-09-25T21:13:00Z" w16du:dateUtc="2026-09-26T01:13:00Z"/>
          <w:rFonts w:ascii="Arial" w:hAnsi="Arial" w:cs="Arial"/>
          <w:sz w:val="22"/>
          <w:szCs w:val="22"/>
        </w:rPr>
      </w:pPr>
      <w:del w:id="287" w:author="Marcus Asquith" w:date="2026-09-25T21:13:00Z" w16du:dateUtc="2026-09-26T01:13:00Z">
        <w:r w:rsidRPr="007351DA">
          <w:rPr>
            <w:rFonts w:ascii="Arial" w:hAnsi="Arial" w:cs="Arial"/>
            <w:b/>
            <w:sz w:val="22"/>
            <w:szCs w:val="22"/>
          </w:rPr>
          <w:delText xml:space="preserve">Student Name:  </w:delText>
        </w:r>
        <w:r w:rsidR="00517313" w:rsidRPr="007351DA">
          <w:rPr>
            <w:rFonts w:ascii="Arial" w:hAnsi="Arial" w:cs="Arial"/>
            <w:sz w:val="22"/>
            <w:szCs w:val="22"/>
          </w:rPr>
          <w:fldChar w:fldCharType="begin">
            <w:ffData>
              <w:name w:val="Text11"/>
              <w:enabled/>
              <w:calcOnExit w:val="0"/>
              <w:textInput/>
            </w:ffData>
          </w:fldChar>
        </w:r>
        <w:r w:rsidR="00517313" w:rsidRPr="007351DA">
          <w:rPr>
            <w:rFonts w:ascii="Arial" w:hAnsi="Arial" w:cs="Arial"/>
            <w:sz w:val="22"/>
            <w:szCs w:val="22"/>
          </w:rPr>
          <w:delInstrText xml:space="preserve"> FORMTEXT </w:delInstrText>
        </w:r>
        <w:r w:rsidR="00517313" w:rsidRPr="007351DA">
          <w:rPr>
            <w:rFonts w:ascii="Arial" w:hAnsi="Arial" w:cs="Arial"/>
            <w:sz w:val="22"/>
            <w:szCs w:val="22"/>
          </w:rPr>
        </w:r>
        <w:r w:rsidR="00517313" w:rsidRPr="007351DA">
          <w:rPr>
            <w:rFonts w:ascii="Arial" w:hAnsi="Arial" w:cs="Arial"/>
            <w:sz w:val="22"/>
            <w:szCs w:val="22"/>
          </w:rPr>
          <w:fldChar w:fldCharType="separate"/>
        </w:r>
        <w:r w:rsidR="00517313" w:rsidRPr="007351DA">
          <w:rPr>
            <w:rFonts w:ascii="Arial" w:hAnsi="Arial" w:cs="Arial"/>
            <w:noProof/>
            <w:sz w:val="22"/>
            <w:szCs w:val="22"/>
          </w:rPr>
          <w:delText> </w:delText>
        </w:r>
        <w:r w:rsidR="00517313" w:rsidRPr="007351DA">
          <w:rPr>
            <w:rFonts w:ascii="Arial" w:hAnsi="Arial" w:cs="Arial"/>
            <w:noProof/>
            <w:sz w:val="22"/>
            <w:szCs w:val="22"/>
          </w:rPr>
          <w:delText> </w:delText>
        </w:r>
        <w:r w:rsidR="00517313" w:rsidRPr="007351DA">
          <w:rPr>
            <w:rFonts w:ascii="Arial" w:hAnsi="Arial" w:cs="Arial"/>
            <w:noProof/>
            <w:sz w:val="22"/>
            <w:szCs w:val="22"/>
          </w:rPr>
          <w:delText> </w:delText>
        </w:r>
        <w:r w:rsidR="00517313" w:rsidRPr="007351DA">
          <w:rPr>
            <w:rFonts w:ascii="Arial" w:hAnsi="Arial" w:cs="Arial"/>
            <w:noProof/>
            <w:sz w:val="22"/>
            <w:szCs w:val="22"/>
          </w:rPr>
          <w:delText> </w:delText>
        </w:r>
        <w:r w:rsidR="00517313" w:rsidRPr="007351DA">
          <w:rPr>
            <w:rFonts w:ascii="Arial" w:hAnsi="Arial" w:cs="Arial"/>
            <w:noProof/>
            <w:sz w:val="22"/>
            <w:szCs w:val="22"/>
          </w:rPr>
          <w:delText> </w:delText>
        </w:r>
        <w:r w:rsidR="00517313" w:rsidRPr="007351DA">
          <w:rPr>
            <w:rFonts w:ascii="Arial" w:hAnsi="Arial" w:cs="Arial"/>
            <w:sz w:val="22"/>
            <w:szCs w:val="22"/>
          </w:rPr>
          <w:fldChar w:fldCharType="end"/>
        </w:r>
      </w:del>
    </w:p>
    <w:p w14:paraId="0D34DF70" w14:textId="77777777" w:rsidR="0028270C" w:rsidRPr="007351DA" w:rsidRDefault="0028270C" w:rsidP="007351DA">
      <w:pPr>
        <w:pStyle w:val="ListParagraph"/>
        <w:numPr>
          <w:ilvl w:val="0"/>
          <w:numId w:val="5"/>
        </w:numPr>
        <w:spacing w:after="240"/>
        <w:ind w:left="357" w:hanging="357"/>
        <w:contextualSpacing w:val="0"/>
        <w:jc w:val="both"/>
        <w:rPr>
          <w:del w:id="288" w:author="Marcus Asquith" w:date="2026-09-25T21:13:00Z" w16du:dateUtc="2026-09-26T01:13:00Z"/>
          <w:rFonts w:ascii="Arial" w:hAnsi="Arial" w:cs="Arial"/>
          <w:b/>
          <w:sz w:val="22"/>
          <w:szCs w:val="22"/>
        </w:rPr>
      </w:pPr>
      <w:del w:id="289" w:author="Marcus Asquith" w:date="2026-09-25T21:13:00Z" w16du:dateUtc="2026-09-26T01:13:00Z">
        <w:r w:rsidRPr="007351DA">
          <w:rPr>
            <w:rFonts w:ascii="Arial" w:hAnsi="Arial" w:cs="Arial"/>
            <w:b/>
            <w:sz w:val="22"/>
            <w:szCs w:val="22"/>
          </w:rPr>
          <w:delText>REFERENCE INFORMATION</w:delText>
        </w:r>
      </w:del>
    </w:p>
    <w:p w14:paraId="406C915F" w14:textId="7DA590B1" w:rsidR="0028270C" w:rsidRPr="007351DA" w:rsidRDefault="007A14C2" w:rsidP="1FE1E5B3">
      <w:pPr>
        <w:pStyle w:val="ListParagraph"/>
        <w:spacing w:after="240"/>
        <w:ind w:left="360"/>
        <w:jc w:val="both"/>
        <w:rPr>
          <w:del w:id="290" w:author="Marcus Asquith" w:date="2026-09-25T21:13:00Z" w16du:dateUtc="2026-09-26T01:13:00Z"/>
          <w:rFonts w:ascii="Arial" w:hAnsi="Arial" w:cs="Arial"/>
          <w:b/>
          <w:bCs/>
          <w:sz w:val="22"/>
          <w:szCs w:val="22"/>
        </w:rPr>
      </w:pPr>
      <w:del w:id="291" w:author="Marcus Asquith" w:date="2026-09-25T21:13:00Z" w16du:dateUtc="2026-09-26T01:13:00Z">
        <w:r w:rsidRPr="008A0228">
          <w:rPr>
            <w:rFonts w:ascii="Arial" w:hAnsi="Arial" w:cs="Arial"/>
            <w:b/>
            <w:bCs/>
            <w:sz w:val="22"/>
            <w:szCs w:val="22"/>
            <w:u w:val="single"/>
          </w:rPr>
          <w:delText xml:space="preserve">Only provide </w:delText>
        </w:r>
        <w:r w:rsidR="00C42E76" w:rsidRPr="008A0228">
          <w:rPr>
            <w:rFonts w:ascii="Arial" w:hAnsi="Arial" w:cs="Arial"/>
            <w:b/>
            <w:bCs/>
            <w:sz w:val="22"/>
            <w:szCs w:val="22"/>
            <w:u w:val="single"/>
          </w:rPr>
          <w:delText>two references</w:delText>
        </w:r>
        <w:r w:rsidR="008A0228">
          <w:rPr>
            <w:rFonts w:ascii="Arial" w:hAnsi="Arial" w:cs="Arial"/>
            <w:sz w:val="22"/>
            <w:szCs w:val="22"/>
          </w:rPr>
          <w:delText xml:space="preserve">. </w:delText>
        </w:r>
        <w:r w:rsidR="1FE1E5B3" w:rsidRPr="1FE1E5B3">
          <w:rPr>
            <w:rFonts w:ascii="Arial" w:hAnsi="Arial" w:cs="Arial"/>
            <w:sz w:val="22"/>
            <w:szCs w:val="22"/>
          </w:rPr>
          <w:delText xml:space="preserve">Please fill in the information below on </w:delText>
        </w:r>
        <w:r w:rsidR="008A0228">
          <w:rPr>
            <w:rFonts w:ascii="Arial" w:hAnsi="Arial" w:cs="Arial"/>
            <w:sz w:val="22"/>
            <w:szCs w:val="22"/>
          </w:rPr>
          <w:delText xml:space="preserve">your </w:delText>
        </w:r>
        <w:r w:rsidR="1FE1E5B3" w:rsidRPr="1FE1E5B3">
          <w:rPr>
            <w:rFonts w:ascii="Arial" w:hAnsi="Arial" w:cs="Arial"/>
            <w:sz w:val="22"/>
            <w:szCs w:val="22"/>
          </w:rPr>
          <w:delText xml:space="preserve">two references. These individuals must not be related to you and only one may be a C.W. Perry School teacher or administrator. The other reference must be someone you know within the community.  </w:delText>
        </w:r>
        <w:r w:rsidR="1FE1E5B3" w:rsidRPr="1FE1E5B3">
          <w:rPr>
            <w:rFonts w:ascii="Arial" w:hAnsi="Arial" w:cs="Arial"/>
            <w:b/>
            <w:bCs/>
            <w:sz w:val="22"/>
            <w:szCs w:val="22"/>
          </w:rPr>
          <w:delText xml:space="preserve">Please provide both of your references with an envelope for their reference form and documentation. The completed reference documentation should </w:delText>
        </w:r>
      </w:del>
      <w:r w:rsidR="1FE1E5B3">
        <w:rPr>
          <w:rFonts w:ascii="Arial" w:hAnsi="Arial"/>
          <w:rPrChange w:id="292" w:author="Marcus Asquith" w:date="2026-09-25T21:13:00Z" w16du:dateUtc="2026-09-26T01:13:00Z">
            <w:rPr>
              <w:rFonts w:ascii="Arial" w:hAnsi="Arial" w:cs="Arial"/>
              <w:b/>
              <w:bCs/>
              <w:sz w:val="22"/>
              <w:szCs w:val="22"/>
            </w:rPr>
          </w:rPrChange>
        </w:rPr>
        <w:t xml:space="preserve">be </w:t>
      </w:r>
      <w:ins w:id="293" w:author="Marcus Asquith" w:date="2026-09-25T21:13:00Z" w16du:dateUtc="2026-09-26T01:13:00Z">
        <w:r w:rsidR="001E1D8B">
          <w:rPr>
            <w:rFonts w:ascii="Arial" w:hAnsi="Arial" w:cs="Arial"/>
          </w:rPr>
          <w:t>in touch</w:t>
        </w:r>
      </w:ins>
      <w:del w:id="294" w:author="Marcus Asquith" w:date="2026-09-25T21:13:00Z" w16du:dateUtc="2026-09-26T01:13:00Z">
        <w:r w:rsidR="1FE1E5B3" w:rsidRPr="1FE1E5B3">
          <w:rPr>
            <w:rFonts w:ascii="Arial" w:hAnsi="Arial" w:cs="Arial"/>
            <w:b/>
            <w:bCs/>
            <w:sz w:val="22"/>
            <w:szCs w:val="22"/>
          </w:rPr>
          <w:delText>printed, placed in the envelope provided by you and returned to the student who should hand-in the complete package</w:delText>
        </w:r>
      </w:del>
      <w:r w:rsidR="1FE1E5B3">
        <w:rPr>
          <w:rFonts w:ascii="Arial" w:hAnsi="Arial"/>
          <w:rPrChange w:id="295" w:author="Marcus Asquith" w:date="2026-09-25T21:13:00Z" w16du:dateUtc="2026-09-26T01:13:00Z">
            <w:rPr>
              <w:rFonts w:ascii="Arial" w:hAnsi="Arial" w:cs="Arial"/>
              <w:b/>
              <w:bCs/>
              <w:sz w:val="22"/>
              <w:szCs w:val="22"/>
            </w:rPr>
          </w:rPrChange>
        </w:rPr>
        <w:t xml:space="preserve"> to </w:t>
      </w:r>
      <w:ins w:id="296" w:author="Marcus Asquith" w:date="2026-09-25T21:13:00Z" w16du:dateUtc="2026-09-26T01:13:00Z">
        <w:r w:rsidR="001E1D8B">
          <w:rPr>
            <w:rFonts w:ascii="Arial" w:hAnsi="Arial" w:cs="Arial"/>
          </w:rPr>
          <w:t xml:space="preserve">arrange a suitable date </w:t>
        </w:r>
      </w:ins>
      <w:del w:id="297" w:author="Marcus Asquith" w:date="2026-09-25T21:13:00Z" w16du:dateUtc="2026-09-26T01:13:00Z">
        <w:r w:rsidR="1FE1E5B3" w:rsidRPr="6E283AD3">
          <w:rPr>
            <w:rFonts w:ascii="Arial" w:hAnsi="Arial" w:cs="Arial"/>
            <w:b/>
            <w:bCs/>
            <w:sz w:val="22"/>
            <w:szCs w:val="22"/>
          </w:rPr>
          <w:delText>M</w:delText>
        </w:r>
        <w:r w:rsidR="244156E1" w:rsidRPr="6E283AD3">
          <w:rPr>
            <w:rFonts w:ascii="Arial" w:hAnsi="Arial" w:cs="Arial"/>
            <w:b/>
            <w:bCs/>
            <w:sz w:val="22"/>
            <w:szCs w:val="22"/>
          </w:rPr>
          <w:delText>rs. Popoff</w:delText>
        </w:r>
        <w:r w:rsidR="1FE1E5B3" w:rsidRPr="1FE1E5B3">
          <w:rPr>
            <w:rFonts w:ascii="Arial" w:hAnsi="Arial" w:cs="Arial"/>
            <w:b/>
            <w:bCs/>
            <w:sz w:val="22"/>
            <w:szCs w:val="22"/>
          </w:rPr>
          <w:delText xml:space="preserve"> in the office. </w:delText>
        </w:r>
      </w:del>
    </w:p>
    <w:p w14:paraId="4CB425A2" w14:textId="77777777" w:rsidR="00E968A5" w:rsidRPr="007351DA" w:rsidRDefault="00E968A5" w:rsidP="0028270C">
      <w:pPr>
        <w:pStyle w:val="ListParagraph"/>
        <w:ind w:left="360"/>
        <w:jc w:val="both"/>
        <w:rPr>
          <w:del w:id="298" w:author="Marcus Asquith" w:date="2026-09-25T21:13:00Z" w16du:dateUtc="2026-09-26T01:13:00Z"/>
          <w:rFonts w:ascii="Arial" w:hAnsi="Arial" w:cs="Arial"/>
          <w:sz w:val="22"/>
          <w:szCs w:val="22"/>
        </w:rPr>
      </w:pPr>
    </w:p>
    <w:p w14:paraId="2011C081" w14:textId="77777777" w:rsidR="0028270C" w:rsidRPr="007351DA" w:rsidRDefault="0028270C" w:rsidP="0028270C">
      <w:pPr>
        <w:pStyle w:val="ListParagraph"/>
        <w:ind w:left="360"/>
        <w:jc w:val="both"/>
        <w:rPr>
          <w:del w:id="299" w:author="Marcus Asquith" w:date="2026-09-25T21:13:00Z" w16du:dateUtc="2026-09-26T01:13:00Z"/>
          <w:rFonts w:ascii="Arial" w:hAnsi="Arial" w:cs="Arial"/>
          <w:sz w:val="22"/>
          <w:szCs w:val="22"/>
        </w:rPr>
      </w:pPr>
    </w:p>
    <w:p w14:paraId="6412EA48" w14:textId="77777777" w:rsidR="0028270C" w:rsidRPr="007351DA" w:rsidRDefault="0028270C" w:rsidP="0028270C">
      <w:pPr>
        <w:pStyle w:val="ListParagraph"/>
        <w:ind w:left="360"/>
        <w:jc w:val="both"/>
        <w:rPr>
          <w:del w:id="300" w:author="Marcus Asquith" w:date="2026-09-25T21:13:00Z" w16du:dateUtc="2026-09-26T01:13:00Z"/>
          <w:rFonts w:ascii="Arial" w:hAnsi="Arial" w:cs="Arial"/>
          <w:b/>
          <w:sz w:val="22"/>
          <w:szCs w:val="22"/>
        </w:rPr>
      </w:pPr>
      <w:del w:id="301" w:author="Marcus Asquith" w:date="2026-09-25T21:13:00Z" w16du:dateUtc="2026-09-26T01:13:00Z">
        <w:r w:rsidRPr="007351DA">
          <w:rPr>
            <w:rFonts w:ascii="Arial" w:hAnsi="Arial" w:cs="Arial"/>
            <w:b/>
            <w:sz w:val="22"/>
            <w:szCs w:val="22"/>
            <w:u w:val="single"/>
          </w:rPr>
          <w:delText>REFERENCE #1</w:delText>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del>
    </w:p>
    <w:p w14:paraId="44B2A8B1" w14:textId="77777777" w:rsidR="0028270C" w:rsidRPr="007351DA" w:rsidRDefault="0028270C" w:rsidP="0028270C">
      <w:pPr>
        <w:pStyle w:val="ListParagraph"/>
        <w:ind w:left="360"/>
        <w:jc w:val="both"/>
        <w:rPr>
          <w:del w:id="302" w:author="Marcus Asquith" w:date="2026-09-25T21:13:00Z" w16du:dateUtc="2026-09-26T01:13:00Z"/>
          <w:rFonts w:ascii="Arial" w:hAnsi="Arial" w:cs="Arial"/>
          <w:b/>
          <w:sz w:val="22"/>
          <w:szCs w:val="22"/>
        </w:rPr>
      </w:pPr>
    </w:p>
    <w:p w14:paraId="14FE74A8" w14:textId="77777777" w:rsidR="0028270C" w:rsidRPr="007351DA" w:rsidRDefault="0028270C" w:rsidP="0028270C">
      <w:pPr>
        <w:pStyle w:val="ListParagraph"/>
        <w:ind w:left="360"/>
        <w:jc w:val="both"/>
        <w:rPr>
          <w:del w:id="303" w:author="Marcus Asquith" w:date="2026-09-25T21:13:00Z" w16du:dateUtc="2026-09-26T01:13:00Z"/>
          <w:rFonts w:ascii="Arial" w:hAnsi="Arial" w:cs="Arial"/>
          <w:b/>
          <w:sz w:val="22"/>
          <w:szCs w:val="22"/>
        </w:rPr>
      </w:pPr>
      <w:del w:id="304" w:author="Marcus Asquith" w:date="2026-09-25T21:13:00Z" w16du:dateUtc="2026-09-26T01:13:00Z">
        <w:r w:rsidRPr="007351DA">
          <w:rPr>
            <w:rFonts w:ascii="Arial" w:hAnsi="Arial" w:cs="Arial"/>
            <w:b/>
            <w:sz w:val="22"/>
            <w:szCs w:val="22"/>
          </w:rPr>
          <w:delText xml:space="preserve">Name:  </w:delText>
        </w:r>
        <w:r w:rsidRPr="007351DA">
          <w:rPr>
            <w:rFonts w:ascii="Arial" w:hAnsi="Arial" w:cs="Arial"/>
            <w:sz w:val="22"/>
            <w:szCs w:val="22"/>
          </w:rPr>
          <w:fldChar w:fldCharType="begin">
            <w:ffData>
              <w:name w:val="Text11"/>
              <w:enabled/>
              <w:calcOnExit w:val="0"/>
              <w:textInput/>
            </w:ffData>
          </w:fldChar>
        </w:r>
        <w:bookmarkStart w:id="305" w:name="Text11"/>
        <w:r w:rsidRPr="007351DA">
          <w:rPr>
            <w:rFonts w:ascii="Arial" w:hAnsi="Arial" w:cs="Arial"/>
            <w:sz w:val="22"/>
            <w:szCs w:val="22"/>
          </w:rPr>
          <w:delInstrText xml:space="preserve"> FORMTEXT </w:delInstrText>
        </w:r>
        <w:r w:rsidRPr="007351DA">
          <w:rPr>
            <w:rFonts w:ascii="Arial" w:hAnsi="Arial" w:cs="Arial"/>
            <w:sz w:val="22"/>
            <w:szCs w:val="22"/>
          </w:rPr>
        </w:r>
        <w:r w:rsidRPr="007351DA">
          <w:rPr>
            <w:rFonts w:ascii="Arial" w:hAnsi="Arial" w:cs="Arial"/>
            <w:sz w:val="22"/>
            <w:szCs w:val="22"/>
          </w:rPr>
          <w:fldChar w:fldCharType="separate"/>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sz w:val="22"/>
            <w:szCs w:val="22"/>
          </w:rPr>
          <w:fldChar w:fldCharType="end"/>
        </w:r>
        <w:bookmarkEnd w:id="305"/>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del>
    </w:p>
    <w:p w14:paraId="00CE0928" w14:textId="77777777" w:rsidR="0028270C" w:rsidRPr="007351DA" w:rsidRDefault="0028270C" w:rsidP="0028270C">
      <w:pPr>
        <w:pStyle w:val="ListParagraph"/>
        <w:ind w:left="360"/>
        <w:jc w:val="both"/>
        <w:rPr>
          <w:del w:id="306" w:author="Marcus Asquith" w:date="2026-09-25T21:13:00Z" w16du:dateUtc="2026-09-26T01:13:00Z"/>
          <w:rFonts w:ascii="Arial" w:hAnsi="Arial" w:cs="Arial"/>
          <w:b/>
          <w:sz w:val="22"/>
          <w:szCs w:val="22"/>
        </w:rPr>
      </w:pPr>
      <w:del w:id="307" w:author="Marcus Asquith" w:date="2026-09-25T21:13:00Z" w16du:dateUtc="2026-09-26T01:13:00Z">
        <w:r w:rsidRPr="007351DA">
          <w:rPr>
            <w:rFonts w:ascii="Arial" w:hAnsi="Arial" w:cs="Arial"/>
            <w:b/>
            <w:sz w:val="22"/>
            <w:szCs w:val="22"/>
          </w:rPr>
          <w:delText xml:space="preserve">Address: </w:delText>
        </w:r>
        <w:r w:rsidRPr="007351DA">
          <w:rPr>
            <w:rFonts w:ascii="Arial" w:hAnsi="Arial" w:cs="Arial"/>
            <w:sz w:val="22"/>
            <w:szCs w:val="22"/>
          </w:rPr>
          <w:fldChar w:fldCharType="begin">
            <w:ffData>
              <w:name w:val="Text3"/>
              <w:enabled/>
              <w:calcOnExit w:val="0"/>
              <w:textInput/>
            </w:ffData>
          </w:fldChar>
        </w:r>
        <w:bookmarkStart w:id="308" w:name="Text3"/>
        <w:r w:rsidRPr="007351DA">
          <w:rPr>
            <w:rFonts w:ascii="Arial" w:hAnsi="Arial" w:cs="Arial"/>
            <w:sz w:val="22"/>
            <w:szCs w:val="22"/>
          </w:rPr>
          <w:delInstrText xml:space="preserve"> FORMTEXT </w:delInstrText>
        </w:r>
        <w:r w:rsidRPr="007351DA">
          <w:rPr>
            <w:rFonts w:ascii="Arial" w:hAnsi="Arial" w:cs="Arial"/>
            <w:sz w:val="22"/>
            <w:szCs w:val="22"/>
          </w:rPr>
        </w:r>
        <w:r w:rsidRPr="007351DA">
          <w:rPr>
            <w:rFonts w:ascii="Arial" w:hAnsi="Arial" w:cs="Arial"/>
            <w:sz w:val="22"/>
            <w:szCs w:val="22"/>
          </w:rPr>
          <w:fldChar w:fldCharType="separate"/>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sz w:val="22"/>
            <w:szCs w:val="22"/>
          </w:rPr>
          <w:fldChar w:fldCharType="end"/>
        </w:r>
        <w:bookmarkEnd w:id="308"/>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del>
    </w:p>
    <w:p w14:paraId="7B41F8E0" w14:textId="77777777" w:rsidR="0028270C" w:rsidRPr="007351DA" w:rsidRDefault="0028270C" w:rsidP="0028270C">
      <w:pPr>
        <w:pStyle w:val="ListParagraph"/>
        <w:ind w:left="360"/>
        <w:jc w:val="both"/>
        <w:rPr>
          <w:del w:id="309" w:author="Marcus Asquith" w:date="2026-09-25T21:13:00Z" w16du:dateUtc="2026-09-26T01:13:00Z"/>
          <w:rFonts w:ascii="Arial" w:hAnsi="Arial" w:cs="Arial"/>
          <w:b/>
          <w:sz w:val="22"/>
          <w:szCs w:val="22"/>
        </w:rPr>
      </w:pPr>
      <w:del w:id="310" w:author="Marcus Asquith" w:date="2026-09-25T21:13:00Z" w16du:dateUtc="2026-09-26T01:13:00Z">
        <w:r w:rsidRPr="007351DA">
          <w:rPr>
            <w:rFonts w:ascii="Arial" w:hAnsi="Arial" w:cs="Arial"/>
            <w:b/>
            <w:sz w:val="22"/>
            <w:szCs w:val="22"/>
          </w:rPr>
          <w:delText xml:space="preserve">Telephone: </w:delText>
        </w:r>
        <w:r w:rsidRPr="007351DA">
          <w:rPr>
            <w:rFonts w:ascii="Arial" w:hAnsi="Arial" w:cs="Arial"/>
            <w:sz w:val="22"/>
            <w:szCs w:val="22"/>
          </w:rPr>
          <w:fldChar w:fldCharType="begin">
            <w:ffData>
              <w:name w:val="Text4"/>
              <w:enabled/>
              <w:calcOnExit w:val="0"/>
              <w:textInput/>
            </w:ffData>
          </w:fldChar>
        </w:r>
        <w:bookmarkStart w:id="311" w:name="Text4"/>
        <w:r w:rsidRPr="007351DA">
          <w:rPr>
            <w:rFonts w:ascii="Arial" w:hAnsi="Arial" w:cs="Arial"/>
            <w:sz w:val="22"/>
            <w:szCs w:val="22"/>
          </w:rPr>
          <w:delInstrText xml:space="preserve"> FORMTEXT </w:delInstrText>
        </w:r>
        <w:r w:rsidRPr="007351DA">
          <w:rPr>
            <w:rFonts w:ascii="Arial" w:hAnsi="Arial" w:cs="Arial"/>
            <w:sz w:val="22"/>
            <w:szCs w:val="22"/>
          </w:rPr>
        </w:r>
        <w:r w:rsidRPr="007351DA">
          <w:rPr>
            <w:rFonts w:ascii="Arial" w:hAnsi="Arial" w:cs="Arial"/>
            <w:sz w:val="22"/>
            <w:szCs w:val="22"/>
          </w:rPr>
          <w:fldChar w:fldCharType="separate"/>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sz w:val="22"/>
            <w:szCs w:val="22"/>
          </w:rPr>
          <w:fldChar w:fldCharType="end"/>
        </w:r>
        <w:bookmarkEnd w:id="311"/>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del>
    </w:p>
    <w:p w14:paraId="2CF5B62B" w14:textId="77777777" w:rsidR="0028270C" w:rsidRPr="007351DA" w:rsidRDefault="0028270C" w:rsidP="007351DA">
      <w:pPr>
        <w:pStyle w:val="ListParagraph"/>
        <w:spacing w:after="240"/>
        <w:ind w:left="357"/>
        <w:contextualSpacing w:val="0"/>
        <w:jc w:val="both"/>
        <w:rPr>
          <w:del w:id="312" w:author="Marcus Asquith" w:date="2026-09-25T21:13:00Z" w16du:dateUtc="2026-09-26T01:13:00Z"/>
          <w:rFonts w:ascii="Arial" w:hAnsi="Arial" w:cs="Arial"/>
          <w:b/>
          <w:sz w:val="22"/>
          <w:szCs w:val="22"/>
        </w:rPr>
      </w:pPr>
      <w:del w:id="313" w:author="Marcus Asquith" w:date="2026-09-25T21:13:00Z" w16du:dateUtc="2026-09-26T01:13:00Z">
        <w:r w:rsidRPr="007351DA">
          <w:rPr>
            <w:rFonts w:ascii="Arial" w:hAnsi="Arial" w:cs="Arial"/>
            <w:b/>
            <w:sz w:val="22"/>
            <w:szCs w:val="22"/>
          </w:rPr>
          <w:delText xml:space="preserve">Relationship: </w:delText>
        </w:r>
        <w:r w:rsidRPr="007351DA">
          <w:rPr>
            <w:rFonts w:ascii="Arial" w:hAnsi="Arial" w:cs="Arial"/>
            <w:sz w:val="22"/>
            <w:szCs w:val="22"/>
          </w:rPr>
          <w:fldChar w:fldCharType="begin">
            <w:ffData>
              <w:name w:val="Text5"/>
              <w:enabled/>
              <w:calcOnExit w:val="0"/>
              <w:textInput/>
            </w:ffData>
          </w:fldChar>
        </w:r>
        <w:bookmarkStart w:id="314" w:name="Text5"/>
        <w:r w:rsidRPr="007351DA">
          <w:rPr>
            <w:rFonts w:ascii="Arial" w:hAnsi="Arial" w:cs="Arial"/>
            <w:sz w:val="22"/>
            <w:szCs w:val="22"/>
          </w:rPr>
          <w:delInstrText xml:space="preserve"> FORMTEXT </w:delInstrText>
        </w:r>
        <w:r w:rsidRPr="007351DA">
          <w:rPr>
            <w:rFonts w:ascii="Arial" w:hAnsi="Arial" w:cs="Arial"/>
            <w:sz w:val="22"/>
            <w:szCs w:val="22"/>
          </w:rPr>
        </w:r>
        <w:r w:rsidRPr="007351DA">
          <w:rPr>
            <w:rFonts w:ascii="Arial" w:hAnsi="Arial" w:cs="Arial"/>
            <w:sz w:val="22"/>
            <w:szCs w:val="22"/>
          </w:rPr>
          <w:fldChar w:fldCharType="separate"/>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sz w:val="22"/>
            <w:szCs w:val="22"/>
          </w:rPr>
          <w:fldChar w:fldCharType="end"/>
        </w:r>
        <w:bookmarkEnd w:id="314"/>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del>
    </w:p>
    <w:p w14:paraId="4727EA9C" w14:textId="44E171D1" w:rsidR="0028270C" w:rsidRPr="007351DA" w:rsidRDefault="0028270C" w:rsidP="0028270C">
      <w:pPr>
        <w:jc w:val="both"/>
        <w:rPr>
          <w:del w:id="315" w:author="Marcus Asquith" w:date="2026-09-25T21:13:00Z" w16du:dateUtc="2026-09-26T01:13:00Z"/>
          <w:rFonts w:ascii="Arial" w:hAnsi="Arial" w:cs="Arial"/>
          <w:b/>
          <w:sz w:val="22"/>
          <w:szCs w:val="22"/>
          <w:u w:val="single"/>
        </w:rPr>
      </w:pPr>
      <w:del w:id="316" w:author="Marcus Asquith" w:date="2026-09-25T21:13:00Z" w16du:dateUtc="2026-09-26T01:13:00Z">
        <w:r w:rsidRPr="007351DA">
          <w:rPr>
            <w:rFonts w:ascii="Arial" w:hAnsi="Arial" w:cs="Arial"/>
            <w:b/>
            <w:sz w:val="22"/>
            <w:szCs w:val="22"/>
          </w:rPr>
          <w:delText xml:space="preserve">     </w:delText>
        </w:r>
        <w:r w:rsidRPr="007351DA">
          <w:rPr>
            <w:rFonts w:ascii="Arial" w:hAnsi="Arial" w:cs="Arial"/>
            <w:b/>
            <w:sz w:val="22"/>
            <w:szCs w:val="22"/>
            <w:u w:val="single"/>
          </w:rPr>
          <w:delText>REFERENCE #2</w:delText>
        </w:r>
      </w:del>
    </w:p>
    <w:p w14:paraId="616031F2" w14:textId="77777777" w:rsidR="0028270C" w:rsidRPr="007351DA" w:rsidRDefault="0028270C" w:rsidP="0028270C">
      <w:pPr>
        <w:jc w:val="both"/>
        <w:rPr>
          <w:del w:id="317" w:author="Marcus Asquith" w:date="2026-09-25T21:13:00Z" w16du:dateUtc="2026-09-26T01:13:00Z"/>
          <w:rFonts w:ascii="Arial" w:hAnsi="Arial" w:cs="Arial"/>
          <w:b/>
          <w:sz w:val="22"/>
          <w:szCs w:val="22"/>
          <w:u w:val="single"/>
        </w:rPr>
      </w:pPr>
    </w:p>
    <w:p w14:paraId="4268F17F" w14:textId="77777777" w:rsidR="0028270C" w:rsidRPr="007351DA" w:rsidRDefault="0028270C" w:rsidP="0028270C">
      <w:pPr>
        <w:pStyle w:val="ListParagraph"/>
        <w:ind w:left="360"/>
        <w:jc w:val="both"/>
        <w:rPr>
          <w:del w:id="318" w:author="Marcus Asquith" w:date="2026-09-25T21:13:00Z" w16du:dateUtc="2026-09-26T01:13:00Z"/>
          <w:rFonts w:ascii="Arial" w:hAnsi="Arial" w:cs="Arial"/>
          <w:b/>
          <w:sz w:val="22"/>
          <w:szCs w:val="22"/>
        </w:rPr>
      </w:pPr>
      <w:del w:id="319" w:author="Marcus Asquith" w:date="2026-09-25T21:13:00Z" w16du:dateUtc="2026-09-26T01:13:00Z">
        <w:r w:rsidRPr="007351DA">
          <w:rPr>
            <w:rFonts w:ascii="Arial" w:hAnsi="Arial" w:cs="Arial"/>
            <w:b/>
            <w:sz w:val="22"/>
            <w:szCs w:val="22"/>
          </w:rPr>
          <w:delText xml:space="preserve">Name:  </w:delText>
        </w:r>
        <w:r w:rsidRPr="007351DA">
          <w:rPr>
            <w:rFonts w:ascii="Arial" w:hAnsi="Arial" w:cs="Arial"/>
            <w:sz w:val="22"/>
            <w:szCs w:val="22"/>
          </w:rPr>
          <w:fldChar w:fldCharType="begin">
            <w:ffData>
              <w:name w:val="Text11"/>
              <w:enabled/>
              <w:calcOnExit w:val="0"/>
              <w:textInput/>
            </w:ffData>
          </w:fldChar>
        </w:r>
        <w:r w:rsidRPr="007351DA">
          <w:rPr>
            <w:rFonts w:ascii="Arial" w:hAnsi="Arial" w:cs="Arial"/>
            <w:sz w:val="22"/>
            <w:szCs w:val="22"/>
          </w:rPr>
          <w:delInstrText xml:space="preserve"> FORMTEXT </w:delInstrText>
        </w:r>
        <w:r w:rsidRPr="007351DA">
          <w:rPr>
            <w:rFonts w:ascii="Arial" w:hAnsi="Arial" w:cs="Arial"/>
            <w:sz w:val="22"/>
            <w:szCs w:val="22"/>
          </w:rPr>
        </w:r>
        <w:r w:rsidRPr="007351DA">
          <w:rPr>
            <w:rFonts w:ascii="Arial" w:hAnsi="Arial" w:cs="Arial"/>
            <w:sz w:val="22"/>
            <w:szCs w:val="22"/>
          </w:rPr>
          <w:fldChar w:fldCharType="separate"/>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sz w:val="22"/>
            <w:szCs w:val="22"/>
          </w:rPr>
          <w:fldChar w:fldCharType="end"/>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del>
    </w:p>
    <w:p w14:paraId="4F057425" w14:textId="77777777" w:rsidR="0028270C" w:rsidRPr="007351DA" w:rsidRDefault="0028270C" w:rsidP="0028270C">
      <w:pPr>
        <w:pStyle w:val="ListParagraph"/>
        <w:ind w:left="360"/>
        <w:jc w:val="both"/>
        <w:rPr>
          <w:del w:id="320" w:author="Marcus Asquith" w:date="2026-09-25T21:13:00Z" w16du:dateUtc="2026-09-26T01:13:00Z"/>
          <w:rFonts w:ascii="Arial" w:hAnsi="Arial" w:cs="Arial"/>
          <w:b/>
          <w:sz w:val="22"/>
          <w:szCs w:val="22"/>
        </w:rPr>
      </w:pPr>
      <w:del w:id="321" w:author="Marcus Asquith" w:date="2026-09-25T21:13:00Z" w16du:dateUtc="2026-09-26T01:13:00Z">
        <w:r w:rsidRPr="007351DA">
          <w:rPr>
            <w:rFonts w:ascii="Arial" w:hAnsi="Arial" w:cs="Arial"/>
            <w:b/>
            <w:sz w:val="22"/>
            <w:szCs w:val="22"/>
          </w:rPr>
          <w:delText xml:space="preserve">Address: </w:delText>
        </w:r>
        <w:r w:rsidRPr="007351DA">
          <w:rPr>
            <w:rFonts w:ascii="Arial" w:hAnsi="Arial" w:cs="Arial"/>
            <w:sz w:val="22"/>
            <w:szCs w:val="22"/>
          </w:rPr>
          <w:fldChar w:fldCharType="begin">
            <w:ffData>
              <w:name w:val="Text3"/>
              <w:enabled/>
              <w:calcOnExit w:val="0"/>
              <w:textInput/>
            </w:ffData>
          </w:fldChar>
        </w:r>
        <w:r w:rsidRPr="007351DA">
          <w:rPr>
            <w:rFonts w:ascii="Arial" w:hAnsi="Arial" w:cs="Arial"/>
            <w:sz w:val="22"/>
            <w:szCs w:val="22"/>
          </w:rPr>
          <w:delInstrText xml:space="preserve"> FORMTEXT </w:delInstrText>
        </w:r>
        <w:r w:rsidRPr="007351DA">
          <w:rPr>
            <w:rFonts w:ascii="Arial" w:hAnsi="Arial" w:cs="Arial"/>
            <w:sz w:val="22"/>
            <w:szCs w:val="22"/>
          </w:rPr>
        </w:r>
        <w:r w:rsidRPr="007351DA">
          <w:rPr>
            <w:rFonts w:ascii="Arial" w:hAnsi="Arial" w:cs="Arial"/>
            <w:sz w:val="22"/>
            <w:szCs w:val="22"/>
          </w:rPr>
          <w:fldChar w:fldCharType="separate"/>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sz w:val="22"/>
            <w:szCs w:val="22"/>
          </w:rPr>
          <w:fldChar w:fldCharType="end"/>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del>
    </w:p>
    <w:p w14:paraId="1F459592" w14:textId="77777777" w:rsidR="0028270C" w:rsidRPr="007351DA" w:rsidRDefault="0028270C" w:rsidP="0028270C">
      <w:pPr>
        <w:pStyle w:val="ListParagraph"/>
        <w:ind w:left="360"/>
        <w:jc w:val="both"/>
        <w:rPr>
          <w:del w:id="322" w:author="Marcus Asquith" w:date="2026-09-25T21:13:00Z" w16du:dateUtc="2026-09-26T01:13:00Z"/>
          <w:rFonts w:ascii="Arial" w:hAnsi="Arial" w:cs="Arial"/>
          <w:b/>
          <w:sz w:val="22"/>
          <w:szCs w:val="22"/>
        </w:rPr>
      </w:pPr>
      <w:del w:id="323" w:author="Marcus Asquith" w:date="2026-09-25T21:13:00Z" w16du:dateUtc="2026-09-26T01:13:00Z">
        <w:r w:rsidRPr="007351DA">
          <w:rPr>
            <w:rFonts w:ascii="Arial" w:hAnsi="Arial" w:cs="Arial"/>
            <w:b/>
            <w:sz w:val="22"/>
            <w:szCs w:val="22"/>
          </w:rPr>
          <w:delText xml:space="preserve">Telephone: </w:delText>
        </w:r>
        <w:r w:rsidRPr="007351DA">
          <w:rPr>
            <w:rFonts w:ascii="Arial" w:hAnsi="Arial" w:cs="Arial"/>
            <w:sz w:val="22"/>
            <w:szCs w:val="22"/>
          </w:rPr>
          <w:fldChar w:fldCharType="begin">
            <w:ffData>
              <w:name w:val="Text4"/>
              <w:enabled/>
              <w:calcOnExit w:val="0"/>
              <w:textInput/>
            </w:ffData>
          </w:fldChar>
        </w:r>
        <w:r w:rsidRPr="007351DA">
          <w:rPr>
            <w:rFonts w:ascii="Arial" w:hAnsi="Arial" w:cs="Arial"/>
            <w:sz w:val="22"/>
            <w:szCs w:val="22"/>
          </w:rPr>
          <w:delInstrText xml:space="preserve"> FORMTEXT </w:delInstrText>
        </w:r>
        <w:r w:rsidRPr="007351DA">
          <w:rPr>
            <w:rFonts w:ascii="Arial" w:hAnsi="Arial" w:cs="Arial"/>
            <w:sz w:val="22"/>
            <w:szCs w:val="22"/>
          </w:rPr>
        </w:r>
        <w:r w:rsidRPr="007351DA">
          <w:rPr>
            <w:rFonts w:ascii="Arial" w:hAnsi="Arial" w:cs="Arial"/>
            <w:sz w:val="22"/>
            <w:szCs w:val="22"/>
          </w:rPr>
          <w:fldChar w:fldCharType="separate"/>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sz w:val="22"/>
            <w:szCs w:val="22"/>
          </w:rPr>
          <w:fldChar w:fldCharType="end"/>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r w:rsidRPr="007351DA">
          <w:rPr>
            <w:rFonts w:ascii="Arial" w:hAnsi="Arial" w:cs="Arial"/>
            <w:b/>
            <w:sz w:val="22"/>
            <w:szCs w:val="22"/>
          </w:rPr>
          <w:tab/>
        </w:r>
      </w:del>
    </w:p>
    <w:p w14:paraId="4B87CB9E" w14:textId="77777777" w:rsidR="0028270C" w:rsidRPr="007351DA" w:rsidRDefault="0028270C" w:rsidP="0028270C">
      <w:pPr>
        <w:ind w:firstLine="360"/>
        <w:jc w:val="both"/>
        <w:rPr>
          <w:del w:id="324" w:author="Marcus Asquith" w:date="2026-09-25T21:13:00Z" w16du:dateUtc="2026-09-26T01:13:00Z"/>
          <w:rFonts w:ascii="Arial" w:hAnsi="Arial" w:cs="Arial"/>
          <w:sz w:val="22"/>
          <w:szCs w:val="22"/>
        </w:rPr>
      </w:pPr>
      <w:del w:id="325" w:author="Marcus Asquith" w:date="2026-09-25T21:13:00Z" w16du:dateUtc="2026-09-26T01:13:00Z">
        <w:r w:rsidRPr="007351DA">
          <w:rPr>
            <w:rFonts w:ascii="Arial" w:hAnsi="Arial" w:cs="Arial"/>
            <w:b/>
            <w:sz w:val="22"/>
            <w:szCs w:val="22"/>
          </w:rPr>
          <w:delText xml:space="preserve">Relationship: </w:delText>
        </w:r>
        <w:r w:rsidRPr="007351DA">
          <w:rPr>
            <w:rFonts w:ascii="Arial" w:hAnsi="Arial" w:cs="Arial"/>
            <w:sz w:val="22"/>
            <w:szCs w:val="22"/>
          </w:rPr>
          <w:fldChar w:fldCharType="begin">
            <w:ffData>
              <w:name w:val="Text5"/>
              <w:enabled/>
              <w:calcOnExit w:val="0"/>
              <w:textInput/>
            </w:ffData>
          </w:fldChar>
        </w:r>
        <w:r w:rsidRPr="007351DA">
          <w:rPr>
            <w:rFonts w:ascii="Arial" w:hAnsi="Arial" w:cs="Arial"/>
            <w:sz w:val="22"/>
            <w:szCs w:val="22"/>
          </w:rPr>
          <w:delInstrText xml:space="preserve"> FORMTEXT </w:delInstrText>
        </w:r>
        <w:r w:rsidRPr="007351DA">
          <w:rPr>
            <w:rFonts w:ascii="Arial" w:hAnsi="Arial" w:cs="Arial"/>
            <w:sz w:val="22"/>
            <w:szCs w:val="22"/>
          </w:rPr>
        </w:r>
        <w:r w:rsidRPr="007351DA">
          <w:rPr>
            <w:rFonts w:ascii="Arial" w:hAnsi="Arial" w:cs="Arial"/>
            <w:sz w:val="22"/>
            <w:szCs w:val="22"/>
          </w:rPr>
          <w:fldChar w:fldCharType="separate"/>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noProof/>
            <w:sz w:val="22"/>
            <w:szCs w:val="22"/>
          </w:rPr>
          <w:delText> </w:delText>
        </w:r>
        <w:r w:rsidRPr="007351DA">
          <w:rPr>
            <w:rFonts w:ascii="Arial" w:hAnsi="Arial" w:cs="Arial"/>
            <w:sz w:val="22"/>
            <w:szCs w:val="22"/>
          </w:rPr>
          <w:fldChar w:fldCharType="end"/>
        </w:r>
      </w:del>
    </w:p>
    <w:p w14:paraId="339B547A" w14:textId="77777777" w:rsidR="0028270C" w:rsidRDefault="0028270C" w:rsidP="0028270C">
      <w:pPr>
        <w:ind w:firstLine="360"/>
        <w:jc w:val="both"/>
        <w:rPr>
          <w:del w:id="326" w:author="Marcus Asquith" w:date="2026-09-25T21:13:00Z" w16du:dateUtc="2026-09-26T01:13:00Z"/>
          <w:rFonts w:ascii="Arial" w:hAnsi="Arial" w:cs="Arial"/>
          <w:sz w:val="20"/>
          <w:szCs w:val="20"/>
          <w:u w:val="single"/>
        </w:rPr>
      </w:pPr>
    </w:p>
    <w:p w14:paraId="737E316A" w14:textId="77777777" w:rsidR="00E457C6" w:rsidRDefault="00E457C6" w:rsidP="0028270C">
      <w:pPr>
        <w:ind w:firstLine="360"/>
        <w:jc w:val="both"/>
        <w:rPr>
          <w:del w:id="327" w:author="Marcus Asquith" w:date="2026-09-25T21:13:00Z" w16du:dateUtc="2026-09-26T01:13:00Z"/>
          <w:rFonts w:ascii="Arial" w:hAnsi="Arial" w:cs="Arial"/>
          <w:sz w:val="20"/>
          <w:szCs w:val="20"/>
          <w:u w:val="single"/>
        </w:rPr>
      </w:pPr>
    </w:p>
    <w:p w14:paraId="25618CB3" w14:textId="77777777" w:rsidR="000B0036" w:rsidRDefault="000B0036" w:rsidP="008A79CB">
      <w:pPr>
        <w:jc w:val="both"/>
        <w:rPr>
          <w:del w:id="328" w:author="Marcus Asquith" w:date="2026-09-25T21:13:00Z" w16du:dateUtc="2026-09-26T01:13:00Z"/>
          <w:rFonts w:ascii="Arial" w:hAnsi="Arial" w:cs="Arial"/>
          <w:sz w:val="20"/>
          <w:szCs w:val="20"/>
          <w:u w:val="single"/>
        </w:rPr>
      </w:pPr>
    </w:p>
    <w:p w14:paraId="6E5F52FE" w14:textId="732BEDFD" w:rsidR="0028270C" w:rsidRDefault="0028270C" w:rsidP="0028270C">
      <w:pPr>
        <w:ind w:firstLine="360"/>
        <w:jc w:val="both"/>
        <w:rPr>
          <w:del w:id="329" w:author="Marcus Asquith" w:date="2026-09-25T21:13:00Z" w16du:dateUtc="2026-09-26T01:13:00Z"/>
          <w:rFonts w:ascii="Arial" w:hAnsi="Arial" w:cs="Arial"/>
          <w:sz w:val="20"/>
          <w:szCs w:val="20"/>
          <w:u w:val="single"/>
        </w:rPr>
      </w:pPr>
    </w:p>
    <w:p w14:paraId="2635AC5B" w14:textId="77777777" w:rsidR="00D32541" w:rsidRDefault="00D32541" w:rsidP="0028270C">
      <w:pPr>
        <w:ind w:firstLine="360"/>
        <w:jc w:val="both"/>
        <w:rPr>
          <w:del w:id="330" w:author="Marcus Asquith" w:date="2026-09-25T21:13:00Z" w16du:dateUtc="2026-09-26T01:13:00Z"/>
          <w:rFonts w:ascii="Arial" w:hAnsi="Arial" w:cs="Arial"/>
          <w:sz w:val="20"/>
          <w:szCs w:val="20"/>
          <w:u w:val="single"/>
        </w:rPr>
      </w:pPr>
    </w:p>
    <w:p w14:paraId="520F3280" w14:textId="77777777" w:rsidR="00D32541" w:rsidRDefault="00D32541" w:rsidP="0028270C">
      <w:pPr>
        <w:ind w:firstLine="360"/>
        <w:jc w:val="both"/>
        <w:rPr>
          <w:del w:id="331" w:author="Marcus Asquith" w:date="2026-09-25T21:13:00Z" w16du:dateUtc="2026-09-26T01:13:00Z"/>
          <w:rFonts w:ascii="Arial" w:hAnsi="Arial" w:cs="Arial"/>
          <w:sz w:val="20"/>
          <w:szCs w:val="20"/>
          <w:u w:val="single"/>
        </w:rPr>
      </w:pPr>
    </w:p>
    <w:p w14:paraId="44DB09C2" w14:textId="25A9DBA9" w:rsidR="0028270C" w:rsidRPr="00D32541" w:rsidRDefault="0028270C" w:rsidP="00D32541">
      <w:pPr>
        <w:pStyle w:val="ListParagraph"/>
        <w:numPr>
          <w:ilvl w:val="0"/>
          <w:numId w:val="5"/>
        </w:numPr>
        <w:spacing w:after="240"/>
        <w:ind w:left="357"/>
        <w:contextualSpacing w:val="0"/>
        <w:jc w:val="both"/>
        <w:rPr>
          <w:del w:id="332" w:author="Marcus Asquith" w:date="2026-09-25T21:13:00Z" w16du:dateUtc="2026-09-26T01:13:00Z"/>
          <w:rFonts w:ascii="Arial" w:hAnsi="Arial" w:cs="Arial"/>
          <w:b/>
          <w:sz w:val="22"/>
          <w:szCs w:val="22"/>
        </w:rPr>
      </w:pPr>
      <w:del w:id="333" w:author="Marcus Asquith" w:date="2026-09-25T21:13:00Z" w16du:dateUtc="2026-09-26T01:13:00Z">
        <w:r w:rsidRPr="00D32541">
          <w:rPr>
            <w:rFonts w:ascii="Arial" w:hAnsi="Arial" w:cs="Arial"/>
            <w:b/>
            <w:sz w:val="22"/>
            <w:szCs w:val="22"/>
          </w:rPr>
          <w:delText>SCHOOL AND COMMUNITY ACTIVITIES</w:delText>
        </w:r>
      </w:del>
    </w:p>
    <w:p w14:paraId="42CA5080" w14:textId="77777777" w:rsidR="00A8707C" w:rsidRDefault="0028270C" w:rsidP="007351DA">
      <w:pPr>
        <w:pStyle w:val="ListParagraph"/>
        <w:spacing w:after="240"/>
        <w:ind w:left="357"/>
        <w:contextualSpacing w:val="0"/>
        <w:jc w:val="both"/>
        <w:rPr>
          <w:del w:id="334" w:author="Marcus Asquith" w:date="2026-09-25T21:13:00Z" w16du:dateUtc="2026-09-26T01:13:00Z"/>
          <w:rFonts w:ascii="Arial" w:hAnsi="Arial" w:cs="Arial"/>
          <w:sz w:val="22"/>
          <w:szCs w:val="22"/>
        </w:rPr>
      </w:pPr>
      <w:del w:id="335" w:author="Marcus Asquith" w:date="2026-09-25T21:13:00Z" w16du:dateUtc="2026-09-26T01:13:00Z">
        <w:r w:rsidRPr="007351DA">
          <w:rPr>
            <w:rFonts w:ascii="Arial" w:hAnsi="Arial" w:cs="Arial"/>
            <w:sz w:val="22"/>
            <w:szCs w:val="22"/>
          </w:rPr>
          <w:delText xml:space="preserve">List below, </w:delText>
        </w:r>
        <w:r w:rsidRPr="002F4148">
          <w:rPr>
            <w:rFonts w:ascii="Arial" w:hAnsi="Arial" w:cs="Arial"/>
            <w:b/>
            <w:bCs/>
            <w:sz w:val="22"/>
            <w:szCs w:val="22"/>
            <w:u w:val="single"/>
          </w:rPr>
          <w:delText>in point form</w:delText>
        </w:r>
        <w:r w:rsidRPr="007351DA">
          <w:rPr>
            <w:rFonts w:ascii="Arial" w:hAnsi="Arial" w:cs="Arial"/>
            <w:sz w:val="22"/>
            <w:szCs w:val="22"/>
          </w:rPr>
          <w:delText xml:space="preserve">, the following: </w:delText>
        </w:r>
      </w:del>
    </w:p>
    <w:p w14:paraId="6C7F0751" w14:textId="1B7C4B44" w:rsidR="00A8707C" w:rsidRDefault="0028270C" w:rsidP="004C1287">
      <w:pPr>
        <w:pStyle w:val="ListParagraph"/>
        <w:numPr>
          <w:ilvl w:val="0"/>
          <w:numId w:val="7"/>
        </w:numPr>
        <w:spacing w:after="240"/>
        <w:contextualSpacing w:val="0"/>
        <w:jc w:val="both"/>
        <w:rPr>
          <w:del w:id="336" w:author="Marcus Asquith" w:date="2026-09-25T21:13:00Z" w16du:dateUtc="2026-09-26T01:13:00Z"/>
          <w:rFonts w:ascii="Arial" w:hAnsi="Arial" w:cs="Arial"/>
          <w:sz w:val="22"/>
          <w:szCs w:val="22"/>
        </w:rPr>
      </w:pPr>
      <w:del w:id="337" w:author="Marcus Asquith" w:date="2026-09-25T21:13:00Z" w16du:dateUtc="2026-09-26T01:13:00Z">
        <w:r w:rsidRPr="007351DA">
          <w:rPr>
            <w:rFonts w:ascii="Arial" w:hAnsi="Arial" w:cs="Arial"/>
            <w:sz w:val="22"/>
            <w:szCs w:val="22"/>
          </w:rPr>
          <w:delText xml:space="preserve">all school, community </w:delText>
        </w:r>
      </w:del>
      <w:r>
        <w:rPr>
          <w:rFonts w:ascii="Arial" w:hAnsi="Arial"/>
          <w:rPrChange w:id="338" w:author="Marcus Asquith" w:date="2026-09-25T21:13:00Z" w16du:dateUtc="2026-09-26T01:13:00Z">
            <w:rPr>
              <w:rFonts w:ascii="Arial" w:hAnsi="Arial" w:cs="Arial"/>
              <w:sz w:val="22"/>
              <w:szCs w:val="22"/>
            </w:rPr>
          </w:rPrChange>
        </w:rPr>
        <w:t xml:space="preserve">and </w:t>
      </w:r>
      <w:del w:id="339" w:author="Marcus Asquith" w:date="2026-09-25T21:13:00Z" w16du:dateUtc="2026-09-26T01:13:00Z">
        <w:r w:rsidRPr="007351DA">
          <w:rPr>
            <w:rFonts w:ascii="Arial" w:hAnsi="Arial" w:cs="Arial"/>
            <w:sz w:val="22"/>
            <w:szCs w:val="22"/>
          </w:rPr>
          <w:delText xml:space="preserve">personal activities in which you participated during </w:delText>
        </w:r>
        <w:r w:rsidR="00BD555D">
          <w:rPr>
            <w:rFonts w:ascii="Arial" w:hAnsi="Arial" w:cs="Arial"/>
            <w:sz w:val="22"/>
            <w:szCs w:val="22"/>
          </w:rPr>
          <w:delText>the last 4 years</w:delText>
        </w:r>
        <w:r w:rsidRPr="007351DA">
          <w:rPr>
            <w:rFonts w:ascii="Arial" w:hAnsi="Arial" w:cs="Arial"/>
            <w:sz w:val="22"/>
            <w:szCs w:val="22"/>
          </w:rPr>
          <w:delText xml:space="preserve">, including the capacity in which you were involved and the approximate </w:delText>
        </w:r>
      </w:del>
      <w:r>
        <w:rPr>
          <w:rFonts w:ascii="Arial" w:hAnsi="Arial"/>
          <w:rPrChange w:id="340" w:author="Marcus Asquith" w:date="2026-09-25T21:13:00Z" w16du:dateUtc="2026-09-26T01:13:00Z">
            <w:rPr>
              <w:rFonts w:ascii="Arial" w:hAnsi="Arial" w:cs="Arial"/>
              <w:sz w:val="22"/>
              <w:szCs w:val="22"/>
            </w:rPr>
          </w:rPrChange>
        </w:rPr>
        <w:t xml:space="preserve">time </w:t>
      </w:r>
      <w:del w:id="341" w:author="Marcus Asquith" w:date="2026-09-25T21:13:00Z" w16du:dateUtc="2026-09-26T01:13:00Z">
        <w:r w:rsidR="00A8707C" w:rsidRPr="007351DA">
          <w:rPr>
            <w:rFonts w:ascii="Arial" w:hAnsi="Arial" w:cs="Arial"/>
            <w:sz w:val="22"/>
            <w:szCs w:val="22"/>
          </w:rPr>
          <w:delText>commitment</w:delText>
        </w:r>
        <w:r w:rsidR="00A8707C">
          <w:rPr>
            <w:rFonts w:ascii="Arial" w:hAnsi="Arial" w:cs="Arial"/>
            <w:sz w:val="22"/>
            <w:szCs w:val="22"/>
          </w:rPr>
          <w:delText>.</w:delText>
        </w:r>
        <w:r w:rsidRPr="007351DA">
          <w:rPr>
            <w:rFonts w:ascii="Arial" w:hAnsi="Arial" w:cs="Arial"/>
            <w:sz w:val="22"/>
            <w:szCs w:val="22"/>
          </w:rPr>
          <w:delText xml:space="preserve"> </w:delText>
        </w:r>
      </w:del>
    </w:p>
    <w:p w14:paraId="751E0394" w14:textId="77777777" w:rsidR="00A8707C" w:rsidRPr="00A8707C" w:rsidRDefault="00A8707C" w:rsidP="004C1287">
      <w:pPr>
        <w:pStyle w:val="ListParagraph"/>
        <w:numPr>
          <w:ilvl w:val="0"/>
          <w:numId w:val="9"/>
        </w:numPr>
        <w:spacing w:after="240"/>
        <w:jc w:val="both"/>
        <w:rPr>
          <w:del w:id="342" w:author="Marcus Asquith" w:date="2026-09-25T21:13:00Z" w16du:dateUtc="2026-09-26T01:13:00Z"/>
          <w:rFonts w:ascii="Arial" w:hAnsi="Arial" w:cs="Arial"/>
          <w:sz w:val="22"/>
          <w:szCs w:val="22"/>
        </w:rPr>
      </w:pPr>
    </w:p>
    <w:p w14:paraId="4DFF2F64" w14:textId="77777777" w:rsidR="00A8707C" w:rsidRDefault="00A8707C" w:rsidP="004C1287">
      <w:pPr>
        <w:pStyle w:val="ListParagraph"/>
        <w:spacing w:after="240"/>
        <w:ind w:left="357"/>
        <w:contextualSpacing w:val="0"/>
        <w:jc w:val="both"/>
        <w:rPr>
          <w:del w:id="343" w:author="Marcus Asquith" w:date="2026-09-25T21:13:00Z" w16du:dateUtc="2026-09-26T01:13:00Z"/>
          <w:rFonts w:ascii="Arial" w:hAnsi="Arial" w:cs="Arial"/>
          <w:sz w:val="22"/>
          <w:szCs w:val="22"/>
        </w:rPr>
      </w:pPr>
    </w:p>
    <w:p w14:paraId="5ABFDD84" w14:textId="1F5FC879" w:rsidR="00A8707C" w:rsidRDefault="0028270C" w:rsidP="004C1287">
      <w:pPr>
        <w:pStyle w:val="ListParagraph"/>
        <w:numPr>
          <w:ilvl w:val="0"/>
          <w:numId w:val="7"/>
        </w:numPr>
        <w:spacing w:after="240"/>
        <w:contextualSpacing w:val="0"/>
        <w:jc w:val="both"/>
        <w:rPr>
          <w:del w:id="344" w:author="Marcus Asquith" w:date="2026-09-25T21:13:00Z" w16du:dateUtc="2026-09-26T01:13:00Z"/>
          <w:rFonts w:ascii="Arial" w:hAnsi="Arial" w:cs="Arial"/>
          <w:sz w:val="22"/>
          <w:szCs w:val="22"/>
        </w:rPr>
      </w:pPr>
      <w:del w:id="345" w:author="Marcus Asquith" w:date="2026-09-25T21:13:00Z" w16du:dateUtc="2026-09-26T01:13:00Z">
        <w:r w:rsidRPr="00A8707C">
          <w:rPr>
            <w:rFonts w:ascii="Arial" w:hAnsi="Arial" w:cs="Arial"/>
            <w:sz w:val="22"/>
            <w:szCs w:val="22"/>
          </w:rPr>
          <w:delText xml:space="preserve">any recognition or achievements that you have received in the areas of citizenship, arts, sports, volunteering, etc. in the last </w:delText>
        </w:r>
        <w:r w:rsidR="007F2928" w:rsidRPr="00A8707C">
          <w:rPr>
            <w:rFonts w:ascii="Arial" w:hAnsi="Arial" w:cs="Arial"/>
            <w:sz w:val="22"/>
            <w:szCs w:val="22"/>
          </w:rPr>
          <w:delText>4</w:delText>
        </w:r>
        <w:r w:rsidRPr="00A8707C">
          <w:rPr>
            <w:rFonts w:ascii="Arial" w:hAnsi="Arial" w:cs="Arial"/>
            <w:sz w:val="22"/>
            <w:szCs w:val="22"/>
          </w:rPr>
          <w:delText xml:space="preserve"> years</w:delText>
        </w:r>
        <w:r w:rsidR="00A8707C">
          <w:rPr>
            <w:rFonts w:ascii="Arial" w:hAnsi="Arial" w:cs="Arial"/>
            <w:sz w:val="22"/>
            <w:szCs w:val="22"/>
          </w:rPr>
          <w:delText>.</w:delText>
        </w:r>
      </w:del>
    </w:p>
    <w:p w14:paraId="32831D4B" w14:textId="77777777" w:rsidR="00A8707C" w:rsidRPr="00676E38" w:rsidRDefault="00A8707C" w:rsidP="00676E38">
      <w:pPr>
        <w:pStyle w:val="ListParagraph"/>
        <w:numPr>
          <w:ilvl w:val="0"/>
          <w:numId w:val="9"/>
        </w:numPr>
        <w:spacing w:after="240" w:line="360" w:lineRule="auto"/>
        <w:jc w:val="both"/>
        <w:rPr>
          <w:del w:id="346" w:author="Marcus Asquith" w:date="2026-09-25T21:13:00Z" w16du:dateUtc="2026-09-26T01:13:00Z"/>
          <w:rFonts w:ascii="Arial" w:hAnsi="Arial" w:cs="Arial"/>
          <w:sz w:val="22"/>
          <w:szCs w:val="22"/>
        </w:rPr>
      </w:pPr>
    </w:p>
    <w:p w14:paraId="22122F72" w14:textId="64B5EE48" w:rsidR="0028270C" w:rsidRPr="00A8707C" w:rsidRDefault="00D908AE" w:rsidP="00676E38">
      <w:pPr>
        <w:pStyle w:val="ListParagraph"/>
        <w:spacing w:after="240" w:line="360" w:lineRule="auto"/>
        <w:ind w:left="357"/>
        <w:contextualSpacing w:val="0"/>
        <w:jc w:val="both"/>
        <w:rPr>
          <w:del w:id="347" w:author="Marcus Asquith" w:date="2026-09-25T21:13:00Z" w16du:dateUtc="2026-09-26T01:13:00Z"/>
          <w:rFonts w:ascii="Arial" w:hAnsi="Arial" w:cs="Arial"/>
          <w:sz w:val="22"/>
          <w:szCs w:val="22"/>
        </w:rPr>
      </w:pPr>
      <w:del w:id="348" w:author="Marcus Asquith" w:date="2026-09-25T21:13:00Z" w16du:dateUtc="2026-09-26T01:13:00Z">
        <w:r w:rsidRPr="00A8707C">
          <w:rPr>
            <w:rFonts w:ascii="Arial" w:hAnsi="Arial" w:cs="Arial"/>
            <w:sz w:val="22"/>
            <w:szCs w:val="22"/>
          </w:rPr>
          <w:delText>(c</w:delText>
        </w:r>
        <w:r w:rsidR="0028270C" w:rsidRPr="00A8707C">
          <w:rPr>
            <w:rFonts w:ascii="Arial" w:hAnsi="Arial" w:cs="Arial"/>
            <w:sz w:val="22"/>
            <w:szCs w:val="22"/>
          </w:rPr>
          <w:delText xml:space="preserve">) </w:delText>
        </w:r>
        <w:r w:rsidR="00A8707C">
          <w:rPr>
            <w:rFonts w:ascii="Arial" w:hAnsi="Arial" w:cs="Arial"/>
            <w:sz w:val="22"/>
            <w:szCs w:val="22"/>
          </w:rPr>
          <w:delText xml:space="preserve">  </w:delText>
        </w:r>
        <w:r w:rsidR="0028270C" w:rsidRPr="00A8707C">
          <w:rPr>
            <w:rFonts w:ascii="Arial" w:hAnsi="Arial" w:cs="Arial"/>
            <w:sz w:val="22"/>
            <w:szCs w:val="22"/>
          </w:rPr>
          <w:delText xml:space="preserve">any activities in which you intend </w:delText>
        </w:r>
      </w:del>
      <w:r w:rsidR="0028270C">
        <w:rPr>
          <w:rFonts w:ascii="Arial" w:hAnsi="Arial"/>
          <w:rPrChange w:id="349" w:author="Marcus Asquith" w:date="2026-09-25T21:13:00Z" w16du:dateUtc="2026-09-26T01:13:00Z">
            <w:rPr>
              <w:rFonts w:ascii="Arial" w:hAnsi="Arial" w:cs="Arial"/>
              <w:sz w:val="22"/>
              <w:szCs w:val="22"/>
            </w:rPr>
          </w:rPrChange>
        </w:rPr>
        <w:t xml:space="preserve">to </w:t>
      </w:r>
      <w:ins w:id="350" w:author="Marcus Asquith" w:date="2026-09-25T21:13:00Z" w16du:dateUtc="2026-09-26T01:13:00Z">
        <w:r w:rsidR="001E1D8B">
          <w:rPr>
            <w:rFonts w:ascii="Arial" w:hAnsi="Arial" w:cs="Arial"/>
          </w:rPr>
          <w:t>visit and perform</w:t>
        </w:r>
      </w:ins>
      <w:del w:id="351" w:author="Marcus Asquith" w:date="2026-09-25T21:13:00Z" w16du:dateUtc="2026-09-26T01:13:00Z">
        <w:r w:rsidR="0028270C" w:rsidRPr="00A8707C">
          <w:rPr>
            <w:rFonts w:ascii="Arial" w:hAnsi="Arial" w:cs="Arial"/>
            <w:sz w:val="22"/>
            <w:szCs w:val="22"/>
          </w:rPr>
          <w:delText>participate in the future.</w:delText>
        </w:r>
      </w:del>
    </w:p>
    <w:p w14:paraId="2014BB35" w14:textId="77777777" w:rsidR="0028270C" w:rsidRPr="007351DA" w:rsidRDefault="0028270C" w:rsidP="004C1287">
      <w:pPr>
        <w:pStyle w:val="ListParagraph"/>
        <w:numPr>
          <w:ilvl w:val="0"/>
          <w:numId w:val="6"/>
        </w:numPr>
        <w:jc w:val="both"/>
        <w:rPr>
          <w:del w:id="352" w:author="Marcus Asquith" w:date="2026-09-25T21:13:00Z" w16du:dateUtc="2026-09-26T01:13:00Z"/>
          <w:rFonts w:ascii="Arial" w:hAnsi="Arial" w:cs="Arial"/>
          <w:b/>
          <w:sz w:val="22"/>
          <w:szCs w:val="22"/>
        </w:rPr>
      </w:pPr>
      <w:del w:id="353" w:author="Marcus Asquith" w:date="2026-09-25T21:13:00Z" w16du:dateUtc="2026-09-26T01:13:00Z">
        <w:r w:rsidRPr="007351DA">
          <w:rPr>
            <w:rFonts w:ascii="Arial" w:hAnsi="Arial" w:cs="Arial"/>
            <w:b/>
            <w:sz w:val="22"/>
            <w:szCs w:val="22"/>
          </w:rPr>
          <w:fldChar w:fldCharType="begin">
            <w:ffData>
              <w:name w:val="Text1"/>
              <w:enabled/>
              <w:calcOnExit w:val="0"/>
              <w:textInput/>
            </w:ffData>
          </w:fldChar>
        </w:r>
        <w:bookmarkStart w:id="354" w:name="Text1"/>
        <w:r w:rsidRPr="007351DA">
          <w:rPr>
            <w:rFonts w:ascii="Arial" w:hAnsi="Arial" w:cs="Arial"/>
            <w:b/>
            <w:sz w:val="22"/>
            <w:szCs w:val="22"/>
          </w:rPr>
          <w:delInstrText xml:space="preserve"> FORMTEXT </w:delInstrText>
        </w:r>
        <w:r w:rsidRPr="007351DA">
          <w:rPr>
            <w:rFonts w:ascii="Arial" w:hAnsi="Arial" w:cs="Arial"/>
            <w:b/>
            <w:sz w:val="22"/>
            <w:szCs w:val="22"/>
          </w:rPr>
        </w:r>
        <w:r w:rsidRPr="007351DA">
          <w:rPr>
            <w:rFonts w:ascii="Arial" w:hAnsi="Arial" w:cs="Arial"/>
            <w:b/>
            <w:sz w:val="22"/>
            <w:szCs w:val="22"/>
          </w:rPr>
          <w:fldChar w:fldCharType="separate"/>
        </w:r>
        <w:r w:rsidRPr="007351DA">
          <w:rPr>
            <w:rFonts w:ascii="Arial" w:hAnsi="Arial" w:cs="Arial"/>
            <w:b/>
            <w:noProof/>
            <w:sz w:val="22"/>
            <w:szCs w:val="22"/>
          </w:rPr>
          <w:delText> </w:delText>
        </w:r>
        <w:r w:rsidRPr="007351DA">
          <w:rPr>
            <w:rFonts w:ascii="Arial" w:hAnsi="Arial" w:cs="Arial"/>
            <w:b/>
            <w:noProof/>
            <w:sz w:val="22"/>
            <w:szCs w:val="22"/>
          </w:rPr>
          <w:delText> </w:delText>
        </w:r>
        <w:r w:rsidRPr="007351DA">
          <w:rPr>
            <w:rFonts w:ascii="Arial" w:hAnsi="Arial" w:cs="Arial"/>
            <w:b/>
            <w:noProof/>
            <w:sz w:val="22"/>
            <w:szCs w:val="22"/>
          </w:rPr>
          <w:delText> </w:delText>
        </w:r>
        <w:r w:rsidRPr="007351DA">
          <w:rPr>
            <w:rFonts w:ascii="Arial" w:hAnsi="Arial" w:cs="Arial"/>
            <w:b/>
            <w:noProof/>
            <w:sz w:val="22"/>
            <w:szCs w:val="22"/>
          </w:rPr>
          <w:delText> </w:delText>
        </w:r>
        <w:r w:rsidRPr="007351DA">
          <w:rPr>
            <w:rFonts w:ascii="Arial" w:hAnsi="Arial" w:cs="Arial"/>
            <w:b/>
            <w:noProof/>
            <w:sz w:val="22"/>
            <w:szCs w:val="22"/>
          </w:rPr>
          <w:delText> </w:delText>
        </w:r>
        <w:r w:rsidRPr="007351DA">
          <w:rPr>
            <w:rFonts w:ascii="Arial" w:hAnsi="Arial" w:cs="Arial"/>
            <w:b/>
            <w:sz w:val="22"/>
            <w:szCs w:val="22"/>
          </w:rPr>
          <w:fldChar w:fldCharType="end"/>
        </w:r>
        <w:bookmarkEnd w:id="354"/>
      </w:del>
    </w:p>
    <w:p w14:paraId="7FD471C6" w14:textId="77777777" w:rsidR="007F2928" w:rsidRPr="007351DA" w:rsidRDefault="007F2928" w:rsidP="004C1287">
      <w:pPr>
        <w:pStyle w:val="ListParagraph"/>
        <w:numPr>
          <w:ilvl w:val="0"/>
          <w:numId w:val="6"/>
        </w:numPr>
        <w:jc w:val="both"/>
        <w:rPr>
          <w:del w:id="355" w:author="Marcus Asquith" w:date="2026-09-25T21:13:00Z" w16du:dateUtc="2026-09-26T01:13:00Z"/>
          <w:rFonts w:ascii="Arial" w:hAnsi="Arial" w:cs="Arial"/>
          <w:b/>
          <w:sz w:val="22"/>
          <w:szCs w:val="22"/>
        </w:rPr>
      </w:pPr>
      <w:del w:id="356" w:author="Marcus Asquith" w:date="2026-09-25T21:13:00Z" w16du:dateUtc="2026-09-26T01:13:00Z">
        <w:r w:rsidRPr="007351DA">
          <w:rPr>
            <w:rFonts w:ascii="Arial" w:hAnsi="Arial" w:cs="Arial"/>
            <w:b/>
            <w:sz w:val="22"/>
            <w:szCs w:val="22"/>
          </w:rPr>
          <w:fldChar w:fldCharType="begin">
            <w:ffData>
              <w:name w:val="Text1"/>
              <w:enabled/>
              <w:calcOnExit w:val="0"/>
              <w:textInput/>
            </w:ffData>
          </w:fldChar>
        </w:r>
        <w:r w:rsidRPr="007351DA">
          <w:rPr>
            <w:rFonts w:ascii="Arial" w:hAnsi="Arial" w:cs="Arial"/>
            <w:b/>
            <w:sz w:val="22"/>
            <w:szCs w:val="22"/>
          </w:rPr>
          <w:delInstrText xml:space="preserve"> FORMTEXT </w:delInstrText>
        </w:r>
        <w:r w:rsidRPr="007351DA">
          <w:rPr>
            <w:rFonts w:ascii="Arial" w:hAnsi="Arial" w:cs="Arial"/>
            <w:b/>
            <w:sz w:val="22"/>
            <w:szCs w:val="22"/>
          </w:rPr>
        </w:r>
        <w:r w:rsidRPr="007351DA">
          <w:rPr>
            <w:rFonts w:ascii="Arial" w:hAnsi="Arial" w:cs="Arial"/>
            <w:b/>
            <w:sz w:val="22"/>
            <w:szCs w:val="22"/>
          </w:rPr>
          <w:fldChar w:fldCharType="separate"/>
        </w:r>
        <w:r w:rsidRPr="007351DA">
          <w:rPr>
            <w:rFonts w:ascii="Arial" w:hAnsi="Arial" w:cs="Arial"/>
            <w:b/>
            <w:noProof/>
            <w:sz w:val="22"/>
            <w:szCs w:val="22"/>
          </w:rPr>
          <w:delText> </w:delText>
        </w:r>
        <w:r w:rsidRPr="007351DA">
          <w:rPr>
            <w:rFonts w:ascii="Arial" w:hAnsi="Arial" w:cs="Arial"/>
            <w:b/>
            <w:noProof/>
            <w:sz w:val="22"/>
            <w:szCs w:val="22"/>
          </w:rPr>
          <w:delText> </w:delText>
        </w:r>
        <w:r w:rsidRPr="007351DA">
          <w:rPr>
            <w:rFonts w:ascii="Arial" w:hAnsi="Arial" w:cs="Arial"/>
            <w:b/>
            <w:noProof/>
            <w:sz w:val="22"/>
            <w:szCs w:val="22"/>
          </w:rPr>
          <w:delText> </w:delText>
        </w:r>
        <w:r w:rsidRPr="007351DA">
          <w:rPr>
            <w:rFonts w:ascii="Arial" w:hAnsi="Arial" w:cs="Arial"/>
            <w:b/>
            <w:noProof/>
            <w:sz w:val="22"/>
            <w:szCs w:val="22"/>
          </w:rPr>
          <w:delText> </w:delText>
        </w:r>
        <w:r w:rsidRPr="007351DA">
          <w:rPr>
            <w:rFonts w:ascii="Arial" w:hAnsi="Arial" w:cs="Arial"/>
            <w:b/>
            <w:noProof/>
            <w:sz w:val="22"/>
            <w:szCs w:val="22"/>
          </w:rPr>
          <w:delText> </w:delText>
        </w:r>
        <w:r w:rsidRPr="007351DA">
          <w:rPr>
            <w:rFonts w:ascii="Arial" w:hAnsi="Arial" w:cs="Arial"/>
            <w:b/>
            <w:sz w:val="22"/>
            <w:szCs w:val="22"/>
          </w:rPr>
          <w:fldChar w:fldCharType="end"/>
        </w:r>
      </w:del>
    </w:p>
    <w:p w14:paraId="141DC653" w14:textId="77777777" w:rsidR="00506705" w:rsidRPr="00506705" w:rsidRDefault="007F2928" w:rsidP="00506705">
      <w:pPr>
        <w:pStyle w:val="ListParagraph"/>
        <w:numPr>
          <w:ilvl w:val="0"/>
          <w:numId w:val="6"/>
        </w:numPr>
        <w:jc w:val="both"/>
        <w:rPr>
          <w:del w:id="357" w:author="Marcus Asquith" w:date="2026-09-25T21:13:00Z" w16du:dateUtc="2026-09-26T01:13:00Z"/>
          <w:rFonts w:ascii="Arial" w:hAnsi="Arial" w:cs="Arial"/>
          <w:b/>
          <w:sz w:val="22"/>
          <w:szCs w:val="22"/>
        </w:rPr>
      </w:pPr>
      <w:del w:id="358" w:author="Marcus Asquith" w:date="2026-09-25T21:13:00Z" w16du:dateUtc="2026-09-26T01:13:00Z">
        <w:r w:rsidRPr="007351DA">
          <w:rPr>
            <w:rFonts w:ascii="Arial" w:hAnsi="Arial" w:cs="Arial"/>
            <w:b/>
            <w:sz w:val="22"/>
            <w:szCs w:val="22"/>
          </w:rPr>
          <w:fldChar w:fldCharType="begin">
            <w:ffData>
              <w:name w:val="Text1"/>
              <w:enabled/>
              <w:calcOnExit w:val="0"/>
              <w:textInput/>
            </w:ffData>
          </w:fldChar>
        </w:r>
        <w:r w:rsidRPr="007351DA">
          <w:rPr>
            <w:rFonts w:ascii="Arial" w:hAnsi="Arial" w:cs="Arial"/>
            <w:b/>
            <w:sz w:val="22"/>
            <w:szCs w:val="22"/>
          </w:rPr>
          <w:delInstrText xml:space="preserve"> FORMTEXT </w:delInstrText>
        </w:r>
        <w:r w:rsidRPr="007351DA">
          <w:rPr>
            <w:rFonts w:ascii="Arial" w:hAnsi="Arial" w:cs="Arial"/>
            <w:b/>
            <w:sz w:val="22"/>
            <w:szCs w:val="22"/>
          </w:rPr>
        </w:r>
        <w:r w:rsidRPr="007351DA">
          <w:rPr>
            <w:rFonts w:ascii="Arial" w:hAnsi="Arial" w:cs="Arial"/>
            <w:b/>
            <w:sz w:val="22"/>
            <w:szCs w:val="22"/>
          </w:rPr>
          <w:fldChar w:fldCharType="separate"/>
        </w:r>
        <w:r w:rsidRPr="007351DA">
          <w:rPr>
            <w:rFonts w:ascii="Arial" w:hAnsi="Arial" w:cs="Arial"/>
            <w:b/>
            <w:noProof/>
            <w:sz w:val="22"/>
            <w:szCs w:val="22"/>
          </w:rPr>
          <w:delText> </w:delText>
        </w:r>
        <w:r w:rsidRPr="007351DA">
          <w:rPr>
            <w:rFonts w:ascii="Arial" w:hAnsi="Arial" w:cs="Arial"/>
            <w:b/>
            <w:noProof/>
            <w:sz w:val="22"/>
            <w:szCs w:val="22"/>
          </w:rPr>
          <w:delText> </w:delText>
        </w:r>
        <w:r w:rsidRPr="007351DA">
          <w:rPr>
            <w:rFonts w:ascii="Arial" w:hAnsi="Arial" w:cs="Arial"/>
            <w:b/>
            <w:noProof/>
            <w:sz w:val="22"/>
            <w:szCs w:val="22"/>
          </w:rPr>
          <w:delText> </w:delText>
        </w:r>
        <w:r w:rsidRPr="007351DA">
          <w:rPr>
            <w:rFonts w:ascii="Arial" w:hAnsi="Arial" w:cs="Arial"/>
            <w:b/>
            <w:noProof/>
            <w:sz w:val="22"/>
            <w:szCs w:val="22"/>
          </w:rPr>
          <w:delText> </w:delText>
        </w:r>
        <w:r w:rsidRPr="007351DA">
          <w:rPr>
            <w:rFonts w:ascii="Arial" w:hAnsi="Arial" w:cs="Arial"/>
            <w:b/>
            <w:noProof/>
            <w:sz w:val="22"/>
            <w:szCs w:val="22"/>
          </w:rPr>
          <w:delText> </w:delText>
        </w:r>
        <w:r w:rsidRPr="007351DA">
          <w:rPr>
            <w:rFonts w:ascii="Arial" w:hAnsi="Arial" w:cs="Arial"/>
            <w:b/>
            <w:sz w:val="22"/>
            <w:szCs w:val="22"/>
          </w:rPr>
          <w:fldChar w:fldCharType="end"/>
        </w:r>
      </w:del>
    </w:p>
    <w:p w14:paraId="07F1209B" w14:textId="4E7259BE" w:rsidR="0028270C" w:rsidRDefault="007F2928" w:rsidP="004C1287">
      <w:pPr>
        <w:pStyle w:val="ListParagraph"/>
        <w:numPr>
          <w:ilvl w:val="0"/>
          <w:numId w:val="6"/>
        </w:numPr>
        <w:jc w:val="both"/>
        <w:rPr>
          <w:del w:id="359" w:author="Marcus Asquith" w:date="2026-09-25T21:13:00Z" w16du:dateUtc="2026-09-26T01:13:00Z"/>
          <w:rFonts w:ascii="Arial" w:hAnsi="Arial" w:cs="Arial"/>
          <w:b/>
          <w:sz w:val="22"/>
          <w:szCs w:val="22"/>
        </w:rPr>
      </w:pPr>
      <w:del w:id="360" w:author="Marcus Asquith" w:date="2026-09-25T21:13:00Z" w16du:dateUtc="2026-09-26T01:13:00Z">
        <w:r w:rsidRPr="007351DA">
          <w:rPr>
            <w:rFonts w:ascii="Arial" w:hAnsi="Arial" w:cs="Arial"/>
            <w:b/>
            <w:sz w:val="22"/>
            <w:szCs w:val="22"/>
          </w:rPr>
          <w:fldChar w:fldCharType="begin">
            <w:ffData>
              <w:name w:val="Text1"/>
              <w:enabled/>
              <w:calcOnExit w:val="0"/>
              <w:textInput/>
            </w:ffData>
          </w:fldChar>
        </w:r>
        <w:r w:rsidRPr="007351DA">
          <w:rPr>
            <w:rFonts w:ascii="Arial" w:hAnsi="Arial" w:cs="Arial"/>
            <w:b/>
            <w:sz w:val="22"/>
            <w:szCs w:val="22"/>
          </w:rPr>
          <w:delInstrText xml:space="preserve"> FORMTEXT </w:delInstrText>
        </w:r>
        <w:r w:rsidRPr="007351DA">
          <w:rPr>
            <w:rFonts w:ascii="Arial" w:hAnsi="Arial" w:cs="Arial"/>
            <w:b/>
            <w:sz w:val="22"/>
            <w:szCs w:val="22"/>
          </w:rPr>
        </w:r>
        <w:r w:rsidRPr="007351DA">
          <w:rPr>
            <w:rFonts w:ascii="Arial" w:hAnsi="Arial" w:cs="Arial"/>
            <w:b/>
            <w:sz w:val="22"/>
            <w:szCs w:val="22"/>
          </w:rPr>
          <w:fldChar w:fldCharType="separate"/>
        </w:r>
        <w:r w:rsidRPr="007351DA">
          <w:rPr>
            <w:rFonts w:ascii="Arial" w:hAnsi="Arial" w:cs="Arial"/>
            <w:b/>
            <w:noProof/>
            <w:sz w:val="22"/>
            <w:szCs w:val="22"/>
          </w:rPr>
          <w:delText> </w:delText>
        </w:r>
        <w:r w:rsidRPr="007351DA">
          <w:rPr>
            <w:rFonts w:ascii="Arial" w:hAnsi="Arial" w:cs="Arial"/>
            <w:b/>
            <w:noProof/>
            <w:sz w:val="22"/>
            <w:szCs w:val="22"/>
          </w:rPr>
          <w:delText> </w:delText>
        </w:r>
        <w:r w:rsidRPr="007351DA">
          <w:rPr>
            <w:rFonts w:ascii="Arial" w:hAnsi="Arial" w:cs="Arial"/>
            <w:b/>
            <w:noProof/>
            <w:sz w:val="22"/>
            <w:szCs w:val="22"/>
          </w:rPr>
          <w:delText> </w:delText>
        </w:r>
        <w:r w:rsidRPr="007351DA">
          <w:rPr>
            <w:rFonts w:ascii="Arial" w:hAnsi="Arial" w:cs="Arial"/>
            <w:b/>
            <w:noProof/>
            <w:sz w:val="22"/>
            <w:szCs w:val="22"/>
          </w:rPr>
          <w:delText> </w:delText>
        </w:r>
        <w:r w:rsidRPr="007351DA">
          <w:rPr>
            <w:rFonts w:ascii="Arial" w:hAnsi="Arial" w:cs="Arial"/>
            <w:b/>
            <w:noProof/>
            <w:sz w:val="22"/>
            <w:szCs w:val="22"/>
          </w:rPr>
          <w:delText> </w:delText>
        </w:r>
        <w:r w:rsidRPr="007351DA">
          <w:rPr>
            <w:rFonts w:ascii="Arial" w:hAnsi="Arial" w:cs="Arial"/>
            <w:b/>
            <w:sz w:val="22"/>
            <w:szCs w:val="22"/>
          </w:rPr>
          <w:fldChar w:fldCharType="end"/>
        </w:r>
      </w:del>
    </w:p>
    <w:p w14:paraId="55E1B0D2" w14:textId="77777777" w:rsidR="00506705" w:rsidRPr="00676E38" w:rsidRDefault="00506705" w:rsidP="00506705">
      <w:pPr>
        <w:pStyle w:val="ListParagraph"/>
        <w:ind w:left="1080"/>
        <w:jc w:val="both"/>
        <w:rPr>
          <w:del w:id="361" w:author="Marcus Asquith" w:date="2026-09-25T21:13:00Z" w16du:dateUtc="2026-09-26T01:13:00Z"/>
          <w:rFonts w:ascii="Arial" w:hAnsi="Arial" w:cs="Arial"/>
          <w:b/>
          <w:sz w:val="22"/>
          <w:szCs w:val="22"/>
        </w:rPr>
      </w:pPr>
    </w:p>
    <w:p w14:paraId="487C9055" w14:textId="77777777" w:rsidR="0028270C" w:rsidRPr="007351DA" w:rsidRDefault="0028270C" w:rsidP="004C1287">
      <w:pPr>
        <w:pStyle w:val="ListParagraph"/>
        <w:numPr>
          <w:ilvl w:val="0"/>
          <w:numId w:val="5"/>
        </w:numPr>
        <w:spacing w:after="240"/>
        <w:ind w:left="357" w:hanging="357"/>
        <w:contextualSpacing w:val="0"/>
        <w:jc w:val="both"/>
        <w:rPr>
          <w:del w:id="362" w:author="Marcus Asquith" w:date="2026-09-25T21:13:00Z" w16du:dateUtc="2026-09-26T01:13:00Z"/>
          <w:rFonts w:ascii="Arial" w:hAnsi="Arial" w:cs="Arial"/>
          <w:b/>
          <w:sz w:val="22"/>
          <w:szCs w:val="22"/>
        </w:rPr>
      </w:pPr>
      <w:del w:id="363" w:author="Marcus Asquith" w:date="2026-09-25T21:13:00Z" w16du:dateUtc="2026-09-26T01:13:00Z">
        <w:r w:rsidRPr="007351DA">
          <w:rPr>
            <w:rFonts w:ascii="Arial" w:hAnsi="Arial" w:cs="Arial"/>
            <w:b/>
            <w:sz w:val="22"/>
            <w:szCs w:val="22"/>
          </w:rPr>
          <w:delText>PERSONAL BACKGROUND</w:delText>
        </w:r>
      </w:del>
    </w:p>
    <w:p w14:paraId="4EBEA4AB" w14:textId="364E01F4" w:rsidR="007B7D4E" w:rsidRDefault="0028270C" w:rsidP="001E1D8B">
      <w:pPr>
        <w:rPr>
          <w:rFonts w:ascii="Arial" w:hAnsi="Arial"/>
          <w:rPrChange w:id="364" w:author="Marcus Asquith" w:date="2026-09-25T21:13:00Z" w16du:dateUtc="2026-09-26T01:13:00Z">
            <w:rPr>
              <w:rFonts w:ascii="Arial" w:hAnsi="Arial" w:cs="Arial"/>
              <w:sz w:val="22"/>
              <w:szCs w:val="22"/>
            </w:rPr>
          </w:rPrChange>
        </w:rPr>
        <w:pPrChange w:id="365" w:author="Marcus Asquith" w:date="2026-09-25T21:13:00Z" w16du:dateUtc="2026-09-26T01:13:00Z">
          <w:pPr>
            <w:pStyle w:val="ListParagraph"/>
            <w:spacing w:after="240"/>
            <w:ind w:left="357"/>
            <w:contextualSpacing w:val="0"/>
            <w:jc w:val="both"/>
          </w:pPr>
        </w:pPrChange>
      </w:pPr>
      <w:del w:id="366" w:author="Marcus Asquith" w:date="2026-09-25T21:13:00Z" w16du:dateUtc="2026-09-26T01:13:00Z">
        <w:r w:rsidRPr="007351DA">
          <w:rPr>
            <w:rFonts w:ascii="Arial" w:hAnsi="Arial" w:cs="Arial"/>
            <w:sz w:val="22"/>
            <w:szCs w:val="22"/>
          </w:rPr>
          <w:delText>In order to assist the selection committee in knowing more about you, from your own perspective please complete</w:delText>
        </w:r>
      </w:del>
      <w:r>
        <w:rPr>
          <w:rFonts w:ascii="Arial" w:hAnsi="Arial"/>
          <w:rPrChange w:id="367" w:author="Marcus Asquith" w:date="2026-09-25T21:13:00Z" w16du:dateUtc="2026-09-26T01:13:00Z">
            <w:rPr>
              <w:rFonts w:ascii="Arial" w:hAnsi="Arial" w:cs="Arial"/>
              <w:sz w:val="22"/>
              <w:szCs w:val="22"/>
            </w:rPr>
          </w:rPrChange>
        </w:rPr>
        <w:t xml:space="preserve"> an </w:t>
      </w:r>
      <w:ins w:id="368" w:author="Marcus Asquith" w:date="2026-09-25T21:13:00Z" w16du:dateUtc="2026-09-26T01:13:00Z">
        <w:r w:rsidR="001E1D8B">
          <w:rPr>
            <w:rFonts w:ascii="Arial" w:hAnsi="Arial" w:cs="Arial"/>
          </w:rPr>
          <w:t>inspection.</w:t>
        </w:r>
      </w:ins>
      <w:del w:id="369" w:author="Marcus Asquith" w:date="2026-09-25T21:13:00Z" w16du:dateUtc="2026-09-26T01:13:00Z">
        <w:r w:rsidRPr="007351DA">
          <w:rPr>
            <w:rFonts w:ascii="Arial" w:hAnsi="Arial" w:cs="Arial"/>
            <w:sz w:val="22"/>
            <w:szCs w:val="22"/>
          </w:rPr>
          <w:delText xml:space="preserve">insightful </w:delText>
        </w:r>
        <w:r w:rsidR="006214E0" w:rsidRPr="007351DA">
          <w:rPr>
            <w:rFonts w:ascii="Arial" w:hAnsi="Arial" w:cs="Arial"/>
            <w:sz w:val="22"/>
            <w:szCs w:val="22"/>
          </w:rPr>
          <w:delText>essay/</w:delText>
        </w:r>
        <w:r w:rsidR="007F2928" w:rsidRPr="007351DA">
          <w:rPr>
            <w:rFonts w:ascii="Arial" w:hAnsi="Arial" w:cs="Arial"/>
            <w:sz w:val="22"/>
            <w:szCs w:val="22"/>
          </w:rPr>
          <w:delText>composition</w:delText>
        </w:r>
        <w:r w:rsidRPr="007351DA">
          <w:rPr>
            <w:rFonts w:ascii="Arial" w:hAnsi="Arial" w:cs="Arial"/>
            <w:sz w:val="22"/>
            <w:szCs w:val="22"/>
          </w:rPr>
          <w:delText xml:space="preserve"> of </w:delText>
        </w:r>
        <w:r w:rsidR="00205426" w:rsidRPr="007351DA">
          <w:rPr>
            <w:rFonts w:ascii="Arial" w:hAnsi="Arial" w:cs="Arial"/>
            <w:sz w:val="22"/>
            <w:szCs w:val="22"/>
          </w:rPr>
          <w:delText xml:space="preserve">no more than </w:delText>
        </w:r>
        <w:r w:rsidR="002235A2">
          <w:rPr>
            <w:rFonts w:ascii="Arial" w:hAnsi="Arial" w:cs="Arial"/>
            <w:sz w:val="22"/>
            <w:szCs w:val="22"/>
          </w:rPr>
          <w:delText>75</w:delText>
        </w:r>
        <w:r w:rsidRPr="007351DA">
          <w:rPr>
            <w:rFonts w:ascii="Arial" w:hAnsi="Arial" w:cs="Arial"/>
            <w:sz w:val="22"/>
            <w:szCs w:val="22"/>
          </w:rPr>
          <w:delText>0 words</w:delText>
        </w:r>
        <w:r w:rsidR="00205426" w:rsidRPr="007351DA">
          <w:rPr>
            <w:rFonts w:ascii="Arial" w:hAnsi="Arial" w:cs="Arial"/>
            <w:sz w:val="22"/>
            <w:szCs w:val="22"/>
          </w:rPr>
          <w:delText xml:space="preserve"> </w:delText>
        </w:r>
        <w:r w:rsidRPr="007351DA">
          <w:rPr>
            <w:rFonts w:ascii="Arial" w:hAnsi="Arial" w:cs="Arial"/>
            <w:sz w:val="22"/>
            <w:szCs w:val="22"/>
          </w:rPr>
          <w:delText xml:space="preserve">and attach it to this application.  </w:delText>
        </w:r>
      </w:del>
    </w:p>
    <w:tbl>
      <w:tblPr>
        <w:tblW w:w="5003" w:type="pct"/>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
      <w:tblGrid>
        <w:gridCol w:w="836"/>
        <w:gridCol w:w="8165"/>
      </w:tblGrid>
      <w:tr w:rsidR="001E1D8B" w:rsidRPr="001B7870" w14:paraId="74E05CFC" w14:textId="77777777" w:rsidTr="00AE3415">
        <w:trPr>
          <w:cantSplit/>
          <w:trHeight w:val="389"/>
          <w:ins w:id="370" w:author="Marcus Asquith" w:date="2026-09-25T21:13:00Z" w16du:dateUtc="2026-09-26T01:13:00Z"/>
        </w:trPr>
        <w:tc>
          <w:tcPr>
            <w:tcW w:w="836"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tcMar>
              <w:top w:w="57" w:type="dxa"/>
            </w:tcMar>
          </w:tcPr>
          <w:p w14:paraId="3D8D1436" w14:textId="77777777" w:rsidR="001E1D8B" w:rsidRPr="001B7870" w:rsidRDefault="001E1D8B" w:rsidP="00F319A2">
            <w:pPr>
              <w:pStyle w:val="FormText"/>
              <w:numPr>
                <w:ilvl w:val="0"/>
                <w:numId w:val="12"/>
              </w:numPr>
              <w:jc w:val="center"/>
              <w:rPr>
                <w:ins w:id="371" w:author="Marcus Asquith" w:date="2026-09-25T21:13:00Z" w16du:dateUtc="2026-09-26T01:13:00Z"/>
                <w:rFonts w:ascii="Arial" w:hAnsi="Arial" w:cs="Arial"/>
                <w:b/>
                <w:bCs/>
                <w:sz w:val="22"/>
                <w:szCs w:val="22"/>
              </w:rPr>
            </w:pPr>
          </w:p>
        </w:tc>
        <w:tc>
          <w:tcPr>
            <w:tcW w:w="8165"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tcPr>
          <w:p w14:paraId="684D3468" w14:textId="77777777" w:rsidR="001E1D8B" w:rsidRPr="001B7870" w:rsidRDefault="001E1D8B" w:rsidP="00F319A2">
            <w:pPr>
              <w:pStyle w:val="FormText"/>
              <w:rPr>
                <w:ins w:id="372" w:author="Marcus Asquith" w:date="2026-09-25T21:13:00Z" w16du:dateUtc="2026-09-26T01:13:00Z"/>
                <w:rFonts w:ascii="Arial" w:hAnsi="Arial" w:cs="Arial"/>
                <w:b/>
                <w:bCs/>
                <w:sz w:val="22"/>
                <w:szCs w:val="22"/>
              </w:rPr>
            </w:pPr>
            <w:ins w:id="373" w:author="Marcus Asquith" w:date="2026-09-25T21:13:00Z" w16du:dateUtc="2026-09-26T01:13:00Z">
              <w:r>
                <w:rPr>
                  <w:rFonts w:ascii="Arial" w:hAnsi="Arial" w:cs="Arial"/>
                  <w:sz w:val="22"/>
                </w:rPr>
                <w:t>Do you currently have Public Liability Insurance?</w:t>
              </w:r>
            </w:ins>
          </w:p>
        </w:tc>
      </w:tr>
      <w:tr w:rsidR="001E1D8B" w:rsidRPr="001B7870" w14:paraId="1F0A0D74" w14:textId="77777777" w:rsidTr="001E1D8B">
        <w:trPr>
          <w:cantSplit/>
          <w:trHeight w:val="1763"/>
          <w:ins w:id="374" w:author="Marcus Asquith" w:date="2026-09-25T21:13:00Z" w16du:dateUtc="2026-09-26T01:13:00Z"/>
        </w:trPr>
        <w:tc>
          <w:tcPr>
            <w:tcW w:w="9001" w:type="dxa"/>
            <w:gridSpan w:val="2"/>
            <w:tcBorders>
              <w:top w:val="single" w:sz="12" w:space="0" w:color="auto"/>
              <w:left w:val="single" w:sz="12" w:space="0" w:color="auto"/>
              <w:bottom w:val="single" w:sz="12" w:space="0" w:color="auto"/>
              <w:right w:val="single" w:sz="12" w:space="0" w:color="auto"/>
            </w:tcBorders>
            <w:tcMar>
              <w:top w:w="57" w:type="dxa"/>
            </w:tcMar>
          </w:tcPr>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66"/>
            </w:tblGrid>
            <w:tr w:rsidR="001E1D8B" w14:paraId="234D1F86" w14:textId="77777777" w:rsidTr="00F319A2">
              <w:trPr>
                <w:trHeight w:val="965"/>
                <w:ins w:id="375" w:author="Marcus Asquith" w:date="2026-09-25T21:13:00Z" w16du:dateUtc="2026-09-26T01:13:00Z"/>
              </w:trPr>
              <w:tc>
                <w:tcPr>
                  <w:tcW w:w="9771" w:type="dxa"/>
                </w:tcPr>
                <w:p w14:paraId="5E5C1C44" w14:textId="77777777" w:rsidR="001E1D8B" w:rsidRDefault="00EC7B87" w:rsidP="00F319A2">
                  <w:pPr>
                    <w:rPr>
                      <w:ins w:id="376" w:author="Marcus Asquith" w:date="2026-09-25T21:13:00Z" w16du:dateUtc="2026-09-26T01:13:00Z"/>
                      <w:rFonts w:ascii="Arial" w:hAnsi="Arial" w:cs="Arial"/>
                    </w:rPr>
                  </w:pPr>
                  <w:customXmlInsRangeStart w:id="377" w:author="Marcus Asquith" w:date="2026-09-25T21:13:00Z"/>
                  <w:sdt>
                    <w:sdtPr>
                      <w:rPr>
                        <w:rFonts w:ascii="Arial" w:hAnsi="Arial" w:cs="Arial"/>
                      </w:rPr>
                      <w:id w:val="-817949935"/>
                      <w14:checkbox>
                        <w14:checked w14:val="0"/>
                        <w14:checkedState w14:val="2612" w14:font="MS Gothic"/>
                        <w14:uncheckedState w14:val="2610" w14:font="MS Gothic"/>
                      </w14:checkbox>
                    </w:sdtPr>
                    <w:sdtEndPr/>
                    <w:sdtContent>
                      <w:customXmlInsRangeEnd w:id="377"/>
                      <w:ins w:id="378" w:author="Marcus Asquith" w:date="2026-09-25T21:13:00Z" w16du:dateUtc="2026-09-26T01:13:00Z">
                        <w:r w:rsidR="001E1D8B">
                          <w:rPr>
                            <w:rFonts w:ascii="MS Gothic" w:eastAsia="MS Gothic" w:hAnsi="MS Gothic" w:cs="Arial" w:hint="eastAsia"/>
                          </w:rPr>
                          <w:t>☐</w:t>
                        </w:r>
                      </w:ins>
                      <w:customXmlInsRangeStart w:id="379" w:author="Marcus Asquith" w:date="2026-09-25T21:13:00Z"/>
                    </w:sdtContent>
                  </w:sdt>
                  <w:customXmlInsRangeEnd w:id="379"/>
                  <w:ins w:id="380" w:author="Marcus Asquith" w:date="2026-09-25T21:13:00Z" w16du:dateUtc="2026-09-26T01:13:00Z">
                    <w:r w:rsidR="001E1D8B" w:rsidRPr="00F64814">
                      <w:rPr>
                        <w:rFonts w:ascii="Arial" w:hAnsi="Arial" w:cs="Arial"/>
                      </w:rPr>
                      <w:t xml:space="preserve">  Yes</w:t>
                    </w:r>
                    <w:r w:rsidR="001E1D8B" w:rsidRPr="00F64814">
                      <w:rPr>
                        <w:rFonts w:ascii="Arial" w:hAnsi="Arial" w:cs="Arial"/>
                      </w:rPr>
                      <w:tab/>
                    </w:r>
                    <w:r w:rsidR="001E1D8B" w:rsidRPr="00F64814">
                      <w:rPr>
                        <w:rFonts w:ascii="Arial" w:hAnsi="Arial" w:cs="Arial"/>
                      </w:rPr>
                      <w:tab/>
                    </w:r>
                    <w:r w:rsidR="001E1D8B" w:rsidRPr="00F64814">
                      <w:rPr>
                        <w:rFonts w:ascii="Arial" w:hAnsi="Arial" w:cs="Arial"/>
                      </w:rPr>
                      <w:tab/>
                    </w:r>
                    <w:r w:rsidR="001E1D8B" w:rsidRPr="00F64814">
                      <w:rPr>
                        <w:rFonts w:ascii="Arial" w:hAnsi="Arial" w:cs="Arial"/>
                      </w:rPr>
                      <w:tab/>
                    </w:r>
                    <w:r w:rsidR="001E1D8B" w:rsidRPr="00F64814">
                      <w:rPr>
                        <w:rFonts w:ascii="Arial" w:hAnsi="Arial" w:cs="Arial"/>
                      </w:rPr>
                      <w:tab/>
                    </w:r>
                  </w:ins>
                  <w:customXmlInsRangeStart w:id="381" w:author="Marcus Asquith" w:date="2026-09-25T21:13:00Z"/>
                  <w:sdt>
                    <w:sdtPr>
                      <w:rPr>
                        <w:rFonts w:ascii="Arial" w:hAnsi="Arial" w:cs="Arial"/>
                      </w:rPr>
                      <w:id w:val="-967662447"/>
                      <w14:checkbox>
                        <w14:checked w14:val="0"/>
                        <w14:checkedState w14:val="2612" w14:font="MS Gothic"/>
                        <w14:uncheckedState w14:val="2610" w14:font="MS Gothic"/>
                      </w14:checkbox>
                    </w:sdtPr>
                    <w:sdtEndPr/>
                    <w:sdtContent>
                      <w:customXmlInsRangeEnd w:id="381"/>
                      <w:ins w:id="382" w:author="Marcus Asquith" w:date="2026-09-25T21:13:00Z" w16du:dateUtc="2026-09-26T01:13:00Z">
                        <w:r w:rsidR="001E1D8B">
                          <w:rPr>
                            <w:rFonts w:ascii="MS Gothic" w:eastAsia="MS Gothic" w:hAnsi="MS Gothic" w:cs="Arial" w:hint="eastAsia"/>
                          </w:rPr>
                          <w:t>☐</w:t>
                        </w:r>
                      </w:ins>
                      <w:customXmlInsRangeStart w:id="383" w:author="Marcus Asquith" w:date="2026-09-25T21:13:00Z"/>
                    </w:sdtContent>
                  </w:sdt>
                  <w:customXmlInsRangeEnd w:id="383"/>
                  <w:ins w:id="384" w:author="Marcus Asquith" w:date="2026-09-25T21:13:00Z" w16du:dateUtc="2026-09-26T01:13:00Z">
                    <w:r w:rsidR="001E1D8B" w:rsidRPr="00F64814">
                      <w:rPr>
                        <w:rFonts w:ascii="Arial" w:hAnsi="Arial" w:cs="Arial"/>
                      </w:rPr>
                      <w:t xml:space="preserve">  No  </w:t>
                    </w:r>
                  </w:ins>
                </w:p>
                <w:p w14:paraId="0EB54C20" w14:textId="77777777" w:rsidR="001E1D8B" w:rsidRDefault="001E1D8B" w:rsidP="00F319A2">
                  <w:pPr>
                    <w:rPr>
                      <w:ins w:id="385" w:author="Marcus Asquith" w:date="2026-09-25T21:13:00Z" w16du:dateUtc="2026-09-26T01:13:00Z"/>
                      <w:rFonts w:ascii="Arial" w:hAnsi="Arial" w:cs="Arial"/>
                    </w:rPr>
                  </w:pPr>
                </w:p>
                <w:p w14:paraId="5C361EEC" w14:textId="77777777" w:rsidR="001E1D8B" w:rsidRDefault="001E1D8B" w:rsidP="00F319A2">
                  <w:pPr>
                    <w:rPr>
                      <w:ins w:id="386" w:author="Marcus Asquith" w:date="2026-09-25T21:13:00Z" w16du:dateUtc="2026-09-26T01:13:00Z"/>
                    </w:rPr>
                  </w:pPr>
                  <w:ins w:id="387" w:author="Marcus Asquith" w:date="2026-09-25T21:13:00Z" w16du:dateUtc="2026-09-26T01:13:00Z">
                    <w:r>
                      <w:rPr>
                        <w:rFonts w:ascii="Arial" w:hAnsi="Arial" w:cs="Arial"/>
                      </w:rPr>
                      <w:t>If ‘yes’, who with?</w:t>
                    </w:r>
                    <w:r w:rsidRPr="00F64814">
                      <w:rPr>
                        <w:rFonts w:ascii="Arial" w:hAnsi="Arial" w:cs="Arial"/>
                      </w:rPr>
                      <w:t xml:space="preserve">            </w:t>
                    </w:r>
                    <w:r w:rsidR="00B52A27" w:rsidRPr="007B7324">
                      <w:rPr>
                        <w:rFonts w:ascii="Arial" w:hAnsi="Arial" w:cs="Arial"/>
                        <w:bCs/>
                      </w:rPr>
                      <w:fldChar w:fldCharType="begin">
                        <w:ffData>
                          <w:name w:val="Text55"/>
                          <w:enabled/>
                          <w:calcOnExit w:val="0"/>
                          <w:textInput/>
                        </w:ffData>
                      </w:fldChar>
                    </w:r>
                    <w:r w:rsidR="00B52A27" w:rsidRPr="007B7324">
                      <w:rPr>
                        <w:rFonts w:ascii="Arial" w:hAnsi="Arial" w:cs="Arial"/>
                        <w:bCs/>
                      </w:rPr>
                      <w:instrText xml:space="preserve"> FORMTEXT </w:instrText>
                    </w:r>
                    <w:r w:rsidR="00B52A27" w:rsidRPr="007B7324">
                      <w:rPr>
                        <w:rFonts w:ascii="Arial" w:hAnsi="Arial" w:cs="Arial"/>
                        <w:bCs/>
                      </w:rPr>
                    </w:r>
                    <w:r w:rsidR="00B52A27" w:rsidRPr="007B7324">
                      <w:rPr>
                        <w:rFonts w:ascii="Arial" w:hAnsi="Arial" w:cs="Arial"/>
                        <w:bCs/>
                      </w:rPr>
                      <w:fldChar w:fldCharType="separate"/>
                    </w:r>
                    <w:r w:rsidR="00B52A27" w:rsidRPr="007B7324">
                      <w:rPr>
                        <w:rFonts w:ascii="Arial" w:hAnsi="Arial" w:cs="Arial"/>
                        <w:bCs/>
                        <w:noProof/>
                      </w:rPr>
                      <w:t> </w:t>
                    </w:r>
                    <w:r w:rsidR="00B52A27" w:rsidRPr="007B7324">
                      <w:rPr>
                        <w:rFonts w:ascii="Arial" w:hAnsi="Arial" w:cs="Arial"/>
                        <w:bCs/>
                        <w:noProof/>
                      </w:rPr>
                      <w:t> </w:t>
                    </w:r>
                    <w:r w:rsidR="00B52A27" w:rsidRPr="007B7324">
                      <w:rPr>
                        <w:rFonts w:ascii="Arial" w:hAnsi="Arial" w:cs="Arial"/>
                        <w:bCs/>
                        <w:noProof/>
                      </w:rPr>
                      <w:t> </w:t>
                    </w:r>
                    <w:r w:rsidR="00B52A27" w:rsidRPr="007B7324">
                      <w:rPr>
                        <w:rFonts w:ascii="Arial" w:hAnsi="Arial" w:cs="Arial"/>
                        <w:bCs/>
                        <w:noProof/>
                      </w:rPr>
                      <w:t> </w:t>
                    </w:r>
                    <w:r w:rsidR="00B52A27" w:rsidRPr="007B7324">
                      <w:rPr>
                        <w:rFonts w:ascii="Arial" w:hAnsi="Arial" w:cs="Arial"/>
                        <w:bCs/>
                        <w:noProof/>
                      </w:rPr>
                      <w:t> </w:t>
                    </w:r>
                    <w:r w:rsidR="00B52A27" w:rsidRPr="007B7324">
                      <w:rPr>
                        <w:rFonts w:ascii="Arial" w:hAnsi="Arial" w:cs="Arial"/>
                        <w:bCs/>
                      </w:rPr>
                      <w:fldChar w:fldCharType="end"/>
                    </w:r>
                  </w:ins>
                </w:p>
              </w:tc>
            </w:tr>
          </w:tbl>
          <w:p w14:paraId="60BF1EB6" w14:textId="77777777" w:rsidR="001E1D8B" w:rsidRPr="001B7870" w:rsidRDefault="001E1D8B" w:rsidP="00F319A2">
            <w:pPr>
              <w:pStyle w:val="FormText"/>
              <w:rPr>
                <w:ins w:id="388" w:author="Marcus Asquith" w:date="2026-09-25T21:13:00Z" w16du:dateUtc="2026-09-26T01:13:00Z"/>
                <w:rFonts w:ascii="Arial" w:hAnsi="Arial" w:cs="Arial"/>
                <w:sz w:val="22"/>
                <w:szCs w:val="22"/>
              </w:rPr>
            </w:pPr>
            <w:ins w:id="389" w:author="Marcus Asquith" w:date="2026-09-25T21:13:00Z" w16du:dateUtc="2026-09-26T01:13:00Z">
              <w:r w:rsidRPr="00DA0025">
                <w:rPr>
                  <w:rFonts w:ascii="Arial" w:hAnsi="Arial" w:cs="Arial"/>
                  <w:b/>
                  <w:i/>
                </w:rPr>
                <w:t>Please provide a copy of your Public Liability Insurance.</w:t>
              </w:r>
              <w:r>
                <w:rPr>
                  <w:rFonts w:ascii="Arial" w:hAnsi="Arial" w:cs="Arial"/>
                  <w:b/>
                  <w:i/>
                </w:rPr>
                <w:t xml:space="preserve"> If you currently do not have this in place, you will need to provide a copy of your insurance certificate before an inspection will take place.</w:t>
              </w:r>
            </w:ins>
          </w:p>
        </w:tc>
      </w:tr>
    </w:tbl>
    <w:p w14:paraId="5FB2CCBE" w14:textId="77777777" w:rsidR="00AE3415" w:rsidRDefault="00AE3415" w:rsidP="001E1D8B">
      <w:pPr>
        <w:rPr>
          <w:ins w:id="390" w:author="Marcus Asquith" w:date="2026-09-25T21:13:00Z" w16du:dateUtc="2026-09-26T01:13:00Z"/>
          <w:rFonts w:ascii="Arial" w:hAnsi="Arial" w:cs="Arial"/>
        </w:rPr>
      </w:pPr>
    </w:p>
    <w:p w14:paraId="6965784D" w14:textId="77777777" w:rsidR="001E1D8B" w:rsidRPr="00AE3415" w:rsidRDefault="001E1D8B" w:rsidP="001E1D8B">
      <w:pPr>
        <w:rPr>
          <w:ins w:id="391" w:author="Marcus Asquith" w:date="2026-09-25T21:13:00Z" w16du:dateUtc="2026-09-26T01:13:00Z"/>
          <w:rFonts w:ascii="Arial" w:hAnsi="Arial" w:cs="Arial"/>
          <w:b/>
        </w:rPr>
      </w:pPr>
      <w:ins w:id="392" w:author="Marcus Asquith" w:date="2026-09-25T21:13:00Z" w16du:dateUtc="2026-09-26T01:13:00Z">
        <w:r w:rsidRPr="00AE3415">
          <w:rPr>
            <w:rFonts w:ascii="Arial" w:hAnsi="Arial" w:cs="Arial"/>
            <w:b/>
          </w:rPr>
          <w:t>Rossendale Borough Council</w:t>
        </w:r>
      </w:ins>
    </w:p>
    <w:p w14:paraId="74C515A9" w14:textId="77777777" w:rsidR="001E1D8B" w:rsidRPr="00AE3415" w:rsidRDefault="001E1D8B" w:rsidP="001E1D8B">
      <w:pPr>
        <w:rPr>
          <w:ins w:id="393" w:author="Marcus Asquith" w:date="2026-09-25T21:13:00Z" w16du:dateUtc="2026-09-26T01:13:00Z"/>
          <w:rFonts w:ascii="Arial" w:hAnsi="Arial" w:cs="Arial"/>
          <w:b/>
        </w:rPr>
      </w:pPr>
      <w:ins w:id="394" w:author="Marcus Asquith" w:date="2026-09-25T21:13:00Z" w16du:dateUtc="2026-09-26T01:13:00Z">
        <w:r w:rsidRPr="00AE3415">
          <w:rPr>
            <w:rFonts w:ascii="Arial" w:hAnsi="Arial" w:cs="Arial"/>
            <w:b/>
          </w:rPr>
          <w:t>Public Protection Unit</w:t>
        </w:r>
      </w:ins>
    </w:p>
    <w:p w14:paraId="47DCDF9E" w14:textId="77777777" w:rsidR="001E1D8B" w:rsidRPr="00AE3415" w:rsidRDefault="001E1D8B" w:rsidP="001E1D8B">
      <w:pPr>
        <w:rPr>
          <w:ins w:id="395" w:author="Marcus Asquith" w:date="2026-09-25T21:13:00Z" w16du:dateUtc="2026-09-26T01:13:00Z"/>
          <w:rFonts w:ascii="Arial" w:hAnsi="Arial" w:cs="Arial"/>
          <w:b/>
        </w:rPr>
      </w:pPr>
      <w:ins w:id="396" w:author="Marcus Asquith" w:date="2026-09-25T21:13:00Z" w16du:dateUtc="2026-09-26T01:13:00Z">
        <w:r w:rsidRPr="00AE3415">
          <w:rPr>
            <w:rFonts w:ascii="Arial" w:hAnsi="Arial" w:cs="Arial"/>
            <w:b/>
          </w:rPr>
          <w:t>Business Centre</w:t>
        </w:r>
      </w:ins>
    </w:p>
    <w:p w14:paraId="7F7B8789" w14:textId="77777777" w:rsidR="001E1D8B" w:rsidRPr="00AE3415" w:rsidRDefault="001E1D8B" w:rsidP="001E1D8B">
      <w:pPr>
        <w:rPr>
          <w:ins w:id="397" w:author="Marcus Asquith" w:date="2026-09-25T21:13:00Z" w16du:dateUtc="2026-09-26T01:13:00Z"/>
          <w:rFonts w:ascii="Arial" w:hAnsi="Arial" w:cs="Arial"/>
          <w:b/>
        </w:rPr>
      </w:pPr>
      <w:ins w:id="398" w:author="Marcus Asquith" w:date="2026-09-25T21:13:00Z" w16du:dateUtc="2026-09-26T01:13:00Z">
        <w:r w:rsidRPr="00AE3415">
          <w:rPr>
            <w:rFonts w:ascii="Arial" w:hAnsi="Arial" w:cs="Arial"/>
            <w:b/>
          </w:rPr>
          <w:t>Futures Park</w:t>
        </w:r>
      </w:ins>
    </w:p>
    <w:p w14:paraId="410B9C7D" w14:textId="77777777" w:rsidR="001E1D8B" w:rsidRPr="00AE3415" w:rsidRDefault="001E1D8B" w:rsidP="001E1D8B">
      <w:pPr>
        <w:rPr>
          <w:ins w:id="399" w:author="Marcus Asquith" w:date="2026-09-25T21:13:00Z" w16du:dateUtc="2026-09-26T01:13:00Z"/>
          <w:rFonts w:ascii="Arial" w:hAnsi="Arial" w:cs="Arial"/>
          <w:b/>
        </w:rPr>
      </w:pPr>
      <w:ins w:id="400" w:author="Marcus Asquith" w:date="2026-09-25T21:13:00Z" w16du:dateUtc="2026-09-26T01:13:00Z">
        <w:r w:rsidRPr="00AE3415">
          <w:rPr>
            <w:rFonts w:ascii="Arial" w:hAnsi="Arial" w:cs="Arial"/>
            <w:b/>
          </w:rPr>
          <w:t>Bacup</w:t>
        </w:r>
      </w:ins>
    </w:p>
    <w:p w14:paraId="757F3BB4" w14:textId="77777777" w:rsidR="00AE3415" w:rsidRPr="00AE3415" w:rsidRDefault="001E1D8B" w:rsidP="001E1D8B">
      <w:pPr>
        <w:rPr>
          <w:ins w:id="401" w:author="Marcus Asquith" w:date="2026-09-25T21:13:00Z" w16du:dateUtc="2026-09-26T01:13:00Z"/>
          <w:rFonts w:ascii="Arial" w:hAnsi="Arial" w:cs="Arial"/>
          <w:b/>
        </w:rPr>
      </w:pPr>
      <w:ins w:id="402" w:author="Marcus Asquith" w:date="2026-09-25T21:13:00Z" w16du:dateUtc="2026-09-26T01:13:00Z">
        <w:r w:rsidRPr="00AE3415">
          <w:rPr>
            <w:rFonts w:ascii="Arial" w:hAnsi="Arial" w:cs="Arial"/>
            <w:b/>
          </w:rPr>
          <w:t xml:space="preserve">Lancashire </w:t>
        </w:r>
      </w:ins>
    </w:p>
    <w:p w14:paraId="2D224F7E" w14:textId="77777777" w:rsidR="001E1D8B" w:rsidRPr="00AE3415" w:rsidRDefault="001E1D8B" w:rsidP="001E1D8B">
      <w:pPr>
        <w:rPr>
          <w:ins w:id="403" w:author="Marcus Asquith" w:date="2026-09-25T21:13:00Z" w16du:dateUtc="2026-09-26T01:13:00Z"/>
          <w:rFonts w:ascii="Arial" w:hAnsi="Arial" w:cs="Arial"/>
          <w:b/>
        </w:rPr>
      </w:pPr>
      <w:ins w:id="404" w:author="Marcus Asquith" w:date="2026-09-25T21:13:00Z" w16du:dateUtc="2026-09-26T01:13:00Z">
        <w:r w:rsidRPr="00AE3415">
          <w:rPr>
            <w:rFonts w:ascii="Arial" w:hAnsi="Arial" w:cs="Arial"/>
            <w:b/>
          </w:rPr>
          <w:t>OL13 0BB</w:t>
        </w:r>
      </w:ins>
    </w:p>
    <w:p w14:paraId="18506C38" w14:textId="77777777" w:rsidR="001E1D8B" w:rsidRDefault="001E1D8B" w:rsidP="001E1D8B">
      <w:pPr>
        <w:rPr>
          <w:ins w:id="405" w:author="Marcus Asquith" w:date="2026-09-25T21:13:00Z" w16du:dateUtc="2026-09-26T01:13:00Z"/>
          <w:rStyle w:val="Hyperlink"/>
          <w:rFonts w:ascii="Arial" w:hAnsi="Arial" w:cs="Arial"/>
        </w:rPr>
      </w:pPr>
      <w:ins w:id="406" w:author="Marcus Asquith" w:date="2026-09-25T21:13:00Z" w16du:dateUtc="2026-09-26T01:13:00Z">
        <w:r>
          <w:rPr>
            <w:rFonts w:ascii="Arial" w:hAnsi="Arial" w:cs="Arial"/>
          </w:rPr>
          <w:t xml:space="preserve">Email: </w:t>
        </w:r>
        <w:r>
          <w:fldChar w:fldCharType="begin"/>
        </w:r>
        <w:r>
          <w:instrText>HYPERLINK "mailto:licensing@rossendalebc.gov.uk"</w:instrText>
        </w:r>
        <w:r>
          <w:fldChar w:fldCharType="separate"/>
        </w:r>
        <w:r w:rsidRPr="00AD77F4">
          <w:rPr>
            <w:rStyle w:val="Hyperlink"/>
            <w:rFonts w:ascii="Arial" w:hAnsi="Arial" w:cs="Arial"/>
          </w:rPr>
          <w:t>licensing@rossendalebc.gov.uk</w:t>
        </w:r>
        <w:r>
          <w:fldChar w:fldCharType="end"/>
        </w:r>
      </w:ins>
    </w:p>
    <w:p w14:paraId="605452D8" w14:textId="77777777" w:rsidR="001E1D8B" w:rsidRPr="00AE3415" w:rsidRDefault="001E1D8B" w:rsidP="001E1D8B">
      <w:pPr>
        <w:rPr>
          <w:ins w:id="407" w:author="Marcus Asquith" w:date="2026-09-25T21:13:00Z" w16du:dateUtc="2026-09-26T01:13:00Z"/>
          <w:rFonts w:ascii="Arial" w:hAnsi="Arial" w:cs="Arial"/>
          <w:b/>
        </w:rPr>
      </w:pPr>
    </w:p>
    <w:tbl>
      <w:tblPr>
        <w:tblpPr w:leftFromText="180" w:rightFromText="180" w:vertAnchor="text" w:tblpY="-63"/>
        <w:tblW w:w="5003" w:type="pct"/>
        <w:tblBorders>
          <w:top w:val="single" w:sz="4" w:space="0" w:color="auto"/>
          <w:left w:val="single" w:sz="4" w:space="0" w:color="auto"/>
          <w:bottom w:val="single" w:sz="4" w:space="0" w:color="auto"/>
          <w:right w:val="single" w:sz="4" w:space="0" w:color="auto"/>
        </w:tblBorders>
        <w:tblCellMar>
          <w:left w:w="115" w:type="dxa"/>
          <w:right w:w="115" w:type="dxa"/>
        </w:tblCellMar>
        <w:tblLook w:val="0000" w:firstRow="0" w:lastRow="0" w:firstColumn="0" w:lastColumn="0" w:noHBand="0" w:noVBand="0"/>
      </w:tblPr>
      <w:tblGrid>
        <w:gridCol w:w="1545"/>
        <w:gridCol w:w="7456"/>
      </w:tblGrid>
      <w:tr w:rsidR="00C7421F" w:rsidRPr="001B7870" w14:paraId="5C84DC10" w14:textId="77777777" w:rsidTr="005F2092">
        <w:trPr>
          <w:cantSplit/>
          <w:trHeight w:val="483"/>
          <w:ins w:id="408" w:author="Marcus Asquith" w:date="2026-09-25T21:13:00Z" w16du:dateUtc="2026-09-26T01:13:00Z"/>
        </w:trPr>
        <w:tc>
          <w:tcPr>
            <w:tcW w:w="1545"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tcMar>
              <w:top w:w="57" w:type="dxa"/>
            </w:tcMar>
          </w:tcPr>
          <w:p w14:paraId="1DFB12A5" w14:textId="77777777" w:rsidR="00C7421F" w:rsidRPr="001B7870" w:rsidRDefault="00C7421F" w:rsidP="005F2092">
            <w:pPr>
              <w:pStyle w:val="FormText"/>
              <w:numPr>
                <w:ilvl w:val="0"/>
                <w:numId w:val="12"/>
              </w:numPr>
              <w:rPr>
                <w:ins w:id="409" w:author="Marcus Asquith" w:date="2026-09-25T21:13:00Z" w16du:dateUtc="2026-09-26T01:13:00Z"/>
                <w:rFonts w:ascii="Arial" w:hAnsi="Arial" w:cs="Arial"/>
                <w:b/>
                <w:bCs/>
                <w:sz w:val="22"/>
                <w:szCs w:val="22"/>
              </w:rPr>
            </w:pPr>
          </w:p>
        </w:tc>
        <w:tc>
          <w:tcPr>
            <w:tcW w:w="7456"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tcPr>
          <w:p w14:paraId="4407062E" w14:textId="77777777" w:rsidR="00C7421F" w:rsidRPr="00C7421F" w:rsidRDefault="00C7421F" w:rsidP="005F2092">
            <w:pPr>
              <w:rPr>
                <w:ins w:id="410" w:author="Marcus Asquith" w:date="2026-09-25T21:13:00Z" w16du:dateUtc="2026-09-26T01:13:00Z"/>
                <w:rFonts w:ascii="Arial" w:hAnsi="Arial" w:cs="Arial"/>
                <w:b/>
              </w:rPr>
            </w:pPr>
            <w:ins w:id="411" w:author="Marcus Asquith" w:date="2026-09-25T21:13:00Z" w16du:dateUtc="2026-09-26T01:13:00Z">
              <w:r w:rsidRPr="00AE3415">
                <w:rPr>
                  <w:rFonts w:ascii="Arial" w:hAnsi="Arial" w:cs="Arial"/>
                  <w:b/>
                </w:rPr>
                <w:t>I declare that the above is true and undertake to inform the Council immediately of any change in circumstances</w:t>
              </w:r>
            </w:ins>
          </w:p>
        </w:tc>
      </w:tr>
      <w:tr w:rsidR="00C7421F" w:rsidRPr="001B7870" w14:paraId="168660A3" w14:textId="77777777" w:rsidTr="005F2092">
        <w:trPr>
          <w:cantSplit/>
          <w:trHeight w:val="390"/>
          <w:ins w:id="412" w:author="Marcus Asquith" w:date="2026-09-25T21:13:00Z" w16du:dateUtc="2026-09-26T01:13:00Z"/>
        </w:trPr>
        <w:tc>
          <w:tcPr>
            <w:tcW w:w="9001" w:type="dxa"/>
            <w:gridSpan w:val="2"/>
            <w:tcBorders>
              <w:top w:val="single" w:sz="12" w:space="0" w:color="auto"/>
              <w:left w:val="single" w:sz="12" w:space="0" w:color="auto"/>
              <w:bottom w:val="single" w:sz="4" w:space="0" w:color="auto"/>
              <w:right w:val="single" w:sz="12" w:space="0" w:color="auto"/>
            </w:tcBorders>
            <w:tcMar>
              <w:top w:w="57" w:type="dxa"/>
            </w:tcMar>
            <w:vAlign w:val="center"/>
          </w:tcPr>
          <w:p w14:paraId="6FFB4B58" w14:textId="77777777" w:rsidR="00C7421F" w:rsidRPr="00C7421F" w:rsidRDefault="00C7421F" w:rsidP="005F2092">
            <w:pPr>
              <w:rPr>
                <w:ins w:id="413" w:author="Marcus Asquith" w:date="2026-09-25T21:13:00Z" w16du:dateUtc="2026-09-26T01:13:00Z"/>
                <w:rFonts w:ascii="Arial" w:hAnsi="Arial" w:cs="Arial"/>
                <w:lang w:val="en-US"/>
              </w:rPr>
            </w:pPr>
            <w:ins w:id="414" w:author="Marcus Asquith" w:date="2026-09-25T21:13:00Z" w16du:dateUtc="2026-09-26T01:13:00Z">
              <w:r>
                <w:rPr>
                  <w:rFonts w:ascii="Arial" w:hAnsi="Arial" w:cs="Arial"/>
                  <w:bCs/>
                </w:rPr>
                <w:t>Signature</w:t>
              </w:r>
              <w:r w:rsidR="005F2092">
                <w:rPr>
                  <w:rFonts w:ascii="Arial" w:hAnsi="Arial" w:cs="Arial"/>
                  <w:bCs/>
                </w:rPr>
                <w:t xml:space="preserve">: </w:t>
              </w:r>
              <w:r w:rsidR="005F2092">
                <w:rPr>
                  <w:rFonts w:ascii="Arial" w:hAnsi="Arial" w:cs="Arial"/>
                  <w:bCs/>
                </w:rPr>
                <w:tab/>
              </w:r>
              <w:r w:rsidR="005F2092" w:rsidRPr="007B7324">
                <w:rPr>
                  <w:rFonts w:ascii="Arial" w:hAnsi="Arial" w:cs="Arial"/>
                  <w:bCs/>
                </w:rPr>
                <w:fldChar w:fldCharType="begin">
                  <w:ffData>
                    <w:name w:val=""/>
                    <w:enabled/>
                    <w:calcOnExit w:val="0"/>
                    <w:textInput>
                      <w:format w:val="UPPERCASE"/>
                    </w:textInput>
                  </w:ffData>
                </w:fldChar>
              </w:r>
              <w:r w:rsidR="005F2092" w:rsidRPr="007B7324">
                <w:rPr>
                  <w:rFonts w:ascii="Arial" w:hAnsi="Arial" w:cs="Arial"/>
                  <w:bCs/>
                </w:rPr>
                <w:instrText xml:space="preserve"> FORMTEXT </w:instrText>
              </w:r>
              <w:r w:rsidR="005F2092" w:rsidRPr="007B7324">
                <w:rPr>
                  <w:rFonts w:ascii="Arial" w:hAnsi="Arial" w:cs="Arial"/>
                  <w:bCs/>
                </w:rPr>
              </w:r>
              <w:r w:rsidR="005F2092" w:rsidRPr="007B7324">
                <w:rPr>
                  <w:rFonts w:ascii="Arial" w:hAnsi="Arial" w:cs="Arial"/>
                  <w:bCs/>
                </w:rPr>
                <w:fldChar w:fldCharType="separate"/>
              </w:r>
              <w:r w:rsidR="005F2092">
                <w:rPr>
                  <w:rFonts w:ascii="Arial" w:hAnsi="Arial" w:cs="Arial"/>
                  <w:bCs/>
                </w:rPr>
                <w:t> </w:t>
              </w:r>
              <w:r w:rsidR="005F2092">
                <w:rPr>
                  <w:rFonts w:ascii="Arial" w:hAnsi="Arial" w:cs="Arial"/>
                  <w:bCs/>
                </w:rPr>
                <w:t> </w:t>
              </w:r>
              <w:r w:rsidR="005F2092">
                <w:rPr>
                  <w:rFonts w:ascii="Arial" w:hAnsi="Arial" w:cs="Arial"/>
                  <w:bCs/>
                </w:rPr>
                <w:t> </w:t>
              </w:r>
              <w:r w:rsidR="005F2092">
                <w:rPr>
                  <w:rFonts w:ascii="Arial" w:hAnsi="Arial" w:cs="Arial"/>
                  <w:bCs/>
                </w:rPr>
                <w:t> </w:t>
              </w:r>
              <w:r w:rsidR="005F2092">
                <w:rPr>
                  <w:rFonts w:ascii="Arial" w:hAnsi="Arial" w:cs="Arial"/>
                  <w:bCs/>
                </w:rPr>
                <w:t> </w:t>
              </w:r>
              <w:r w:rsidR="005F2092" w:rsidRPr="007B7324">
                <w:rPr>
                  <w:rFonts w:ascii="Arial" w:hAnsi="Arial" w:cs="Arial"/>
                  <w:bCs/>
                </w:rPr>
                <w:fldChar w:fldCharType="end"/>
              </w:r>
            </w:ins>
          </w:p>
        </w:tc>
      </w:tr>
      <w:tr w:rsidR="005F2092" w:rsidRPr="001B7870" w14:paraId="01EFF382" w14:textId="77777777" w:rsidTr="005F2092">
        <w:trPr>
          <w:cantSplit/>
          <w:trHeight w:val="510"/>
          <w:ins w:id="415" w:author="Marcus Asquith" w:date="2026-09-25T21:13:00Z" w16du:dateUtc="2026-09-26T01:13:00Z"/>
        </w:trPr>
        <w:tc>
          <w:tcPr>
            <w:tcW w:w="9001" w:type="dxa"/>
            <w:gridSpan w:val="2"/>
            <w:tcBorders>
              <w:top w:val="single" w:sz="4" w:space="0" w:color="auto"/>
              <w:left w:val="single" w:sz="12" w:space="0" w:color="auto"/>
              <w:bottom w:val="single" w:sz="12" w:space="0" w:color="auto"/>
              <w:right w:val="single" w:sz="12" w:space="0" w:color="auto"/>
            </w:tcBorders>
            <w:tcMar>
              <w:top w:w="57" w:type="dxa"/>
            </w:tcMar>
            <w:vAlign w:val="center"/>
          </w:tcPr>
          <w:p w14:paraId="3C3615D2" w14:textId="77777777" w:rsidR="005F2092" w:rsidRDefault="005F2092" w:rsidP="0052011B">
            <w:pPr>
              <w:rPr>
                <w:ins w:id="416" w:author="Marcus Asquith" w:date="2026-09-25T21:13:00Z" w16du:dateUtc="2026-09-26T01:13:00Z"/>
                <w:rFonts w:ascii="Arial" w:hAnsi="Arial" w:cs="Arial"/>
                <w:bCs/>
              </w:rPr>
            </w:pPr>
            <w:ins w:id="417" w:author="Marcus Asquith" w:date="2026-09-25T21:13:00Z" w16du:dateUtc="2026-09-26T01:13:00Z">
              <w:r>
                <w:rPr>
                  <w:rFonts w:ascii="Arial" w:hAnsi="Arial" w:cs="Arial"/>
                  <w:lang w:val="en-US"/>
                </w:rPr>
                <w:t xml:space="preserve">Date: </w:t>
              </w:r>
              <w:r>
                <w:rPr>
                  <w:rFonts w:ascii="Arial" w:hAnsi="Arial" w:cs="Arial"/>
                  <w:lang w:val="en-US"/>
                </w:rPr>
                <w:tab/>
              </w:r>
              <w:r>
                <w:rPr>
                  <w:rFonts w:ascii="Arial" w:hAnsi="Arial" w:cs="Arial"/>
                  <w:lang w:val="en-US"/>
                </w:rPr>
                <w:tab/>
              </w:r>
              <w:r w:rsidR="0052011B" w:rsidRPr="0052011B">
                <w:rPr>
                  <w:rFonts w:ascii="Arial" w:hAnsi="Arial" w:cs="Arial"/>
                  <w:b/>
                  <w:color w:val="D9D9D9" w:themeColor="background1" w:themeShade="D9"/>
                  <w:lang w:val="en-US"/>
                </w:rPr>
                <w:t>DD</w:t>
              </w:r>
              <w:r w:rsidR="0052011B">
                <w:rPr>
                  <w:rFonts w:ascii="Arial" w:hAnsi="Arial" w:cs="Arial"/>
                  <w:b/>
                  <w:color w:val="D9D9D9" w:themeColor="background1" w:themeShade="D9"/>
                  <w:lang w:val="en-US"/>
                </w:rPr>
                <w:t xml:space="preserve"> </w:t>
              </w:r>
              <w:r w:rsidR="0052011B" w:rsidRPr="0052011B">
                <w:rPr>
                  <w:rFonts w:ascii="Arial" w:hAnsi="Arial" w:cs="Arial"/>
                  <w:b/>
                  <w:color w:val="D9D9D9" w:themeColor="background1" w:themeShade="D9"/>
                  <w:lang w:val="en-US"/>
                </w:rPr>
                <w:t>/</w:t>
              </w:r>
              <w:r w:rsidR="0052011B">
                <w:rPr>
                  <w:rFonts w:ascii="Arial" w:hAnsi="Arial" w:cs="Arial"/>
                  <w:b/>
                  <w:color w:val="D9D9D9" w:themeColor="background1" w:themeShade="D9"/>
                  <w:lang w:val="en-US"/>
                </w:rPr>
                <w:t xml:space="preserve"> </w:t>
              </w:r>
              <w:r w:rsidR="0052011B" w:rsidRPr="0052011B">
                <w:rPr>
                  <w:rFonts w:ascii="Arial" w:hAnsi="Arial" w:cs="Arial"/>
                  <w:b/>
                  <w:color w:val="D9D9D9" w:themeColor="background1" w:themeShade="D9"/>
                  <w:lang w:val="en-US"/>
                </w:rPr>
                <w:t>MM</w:t>
              </w:r>
              <w:r w:rsidR="0052011B">
                <w:rPr>
                  <w:rFonts w:ascii="Arial" w:hAnsi="Arial" w:cs="Arial"/>
                  <w:b/>
                  <w:color w:val="D9D9D9" w:themeColor="background1" w:themeShade="D9"/>
                  <w:lang w:val="en-US"/>
                </w:rPr>
                <w:t xml:space="preserve"> </w:t>
              </w:r>
              <w:r w:rsidR="0052011B" w:rsidRPr="0052011B">
                <w:rPr>
                  <w:rFonts w:ascii="Arial" w:hAnsi="Arial" w:cs="Arial"/>
                  <w:b/>
                  <w:color w:val="D9D9D9" w:themeColor="background1" w:themeShade="D9"/>
                  <w:lang w:val="en-US"/>
                </w:rPr>
                <w:t>/</w:t>
              </w:r>
              <w:r w:rsidR="0052011B">
                <w:rPr>
                  <w:rFonts w:ascii="Arial" w:hAnsi="Arial" w:cs="Arial"/>
                  <w:b/>
                  <w:color w:val="D9D9D9" w:themeColor="background1" w:themeShade="D9"/>
                  <w:lang w:val="en-US"/>
                </w:rPr>
                <w:t xml:space="preserve"> </w:t>
              </w:r>
              <w:r w:rsidR="0052011B" w:rsidRPr="0052011B">
                <w:rPr>
                  <w:rFonts w:ascii="Arial" w:hAnsi="Arial" w:cs="Arial"/>
                  <w:b/>
                  <w:color w:val="D9D9D9" w:themeColor="background1" w:themeShade="D9"/>
                  <w:lang w:val="en-US"/>
                </w:rPr>
                <w:t>YYYY</w:t>
              </w:r>
            </w:ins>
          </w:p>
        </w:tc>
      </w:tr>
    </w:tbl>
    <w:p w14:paraId="68DFE355" w14:textId="7FFB150C" w:rsidR="007B7D4E" w:rsidRPr="007B7D4E" w:rsidRDefault="00A8707C" w:rsidP="007B7D4E">
      <w:pPr>
        <w:pStyle w:val="ListParagraph"/>
        <w:spacing w:after="240"/>
        <w:ind w:left="357"/>
        <w:contextualSpacing w:val="0"/>
        <w:jc w:val="both"/>
        <w:rPr>
          <w:del w:id="418" w:author="Marcus Asquith" w:date="2026-09-25T21:13:00Z" w16du:dateUtc="2026-09-26T01:13:00Z"/>
          <w:rFonts w:ascii="Arial" w:hAnsi="Arial" w:cs="Arial"/>
          <w:sz w:val="22"/>
          <w:szCs w:val="22"/>
        </w:rPr>
      </w:pPr>
      <w:del w:id="419" w:author="Marcus Asquith" w:date="2026-09-25T21:13:00Z" w16du:dateUtc="2026-09-26T01:13:00Z">
        <w:r w:rsidRPr="004C1287">
          <w:rPr>
            <w:rFonts w:ascii="Arial" w:hAnsi="Arial" w:cs="Arial"/>
            <w:sz w:val="22"/>
            <w:szCs w:val="22"/>
          </w:rPr>
          <w:delText>The essay should i</w:delText>
        </w:r>
        <w:r w:rsidR="0028270C" w:rsidRPr="004C1287">
          <w:rPr>
            <w:rFonts w:ascii="Arial" w:hAnsi="Arial" w:cs="Arial"/>
            <w:sz w:val="22"/>
            <w:szCs w:val="22"/>
          </w:rPr>
          <w:delText xml:space="preserve">nclude </w:delText>
        </w:r>
        <w:r w:rsidRPr="004C1287">
          <w:rPr>
            <w:rFonts w:ascii="Arial" w:hAnsi="Arial" w:cs="Arial"/>
            <w:sz w:val="22"/>
            <w:szCs w:val="22"/>
          </w:rPr>
          <w:delText>the following information:</w:delText>
        </w:r>
        <w:r w:rsidR="0028270C" w:rsidRPr="004C1287">
          <w:rPr>
            <w:rFonts w:ascii="Arial" w:hAnsi="Arial" w:cs="Arial"/>
            <w:sz w:val="22"/>
            <w:szCs w:val="22"/>
          </w:rPr>
          <w:delText xml:space="preserve"> your strengths, limitations, interests, academic and non-academic goals, asp</w:delText>
        </w:r>
        <w:r w:rsidR="00BD6001" w:rsidRPr="004C1287">
          <w:rPr>
            <w:rFonts w:ascii="Arial" w:hAnsi="Arial" w:cs="Arial"/>
            <w:sz w:val="22"/>
            <w:szCs w:val="22"/>
          </w:rPr>
          <w:delText xml:space="preserve">irations and those </w:delText>
        </w:r>
        <w:r w:rsidR="004C1287" w:rsidRPr="004C1287">
          <w:rPr>
            <w:rFonts w:ascii="Arial" w:hAnsi="Arial" w:cs="Arial"/>
            <w:sz w:val="22"/>
            <w:szCs w:val="22"/>
          </w:rPr>
          <w:delText xml:space="preserve">Spartan Strong characteristics </w:delText>
        </w:r>
        <w:r w:rsidR="00BD6001" w:rsidRPr="004C1287">
          <w:rPr>
            <w:rFonts w:ascii="Arial" w:hAnsi="Arial" w:cs="Arial"/>
            <w:sz w:val="22"/>
            <w:szCs w:val="22"/>
          </w:rPr>
          <w:delText>that</w:delText>
        </w:r>
        <w:r w:rsidR="0028270C" w:rsidRPr="004C1287">
          <w:rPr>
            <w:rFonts w:ascii="Arial" w:hAnsi="Arial" w:cs="Arial"/>
            <w:sz w:val="22"/>
            <w:szCs w:val="22"/>
          </w:rPr>
          <w:delText xml:space="preserve"> have contributed to your personal development, character and ability to succeed in the future.</w:delText>
        </w:r>
        <w:r w:rsidR="0028270C" w:rsidRPr="007B7D4E">
          <w:rPr>
            <w:rFonts w:ascii="Arial" w:hAnsi="Arial" w:cs="Arial"/>
            <w:sz w:val="22"/>
            <w:szCs w:val="22"/>
          </w:rPr>
          <w:delText xml:space="preserve"> </w:delText>
        </w:r>
      </w:del>
    </w:p>
    <w:p w14:paraId="0F9E54FA" w14:textId="551A6777" w:rsidR="0028270C" w:rsidRPr="007351DA" w:rsidRDefault="1FE1E5B3" w:rsidP="1FE1E5B3">
      <w:pPr>
        <w:pStyle w:val="ListParagraph"/>
        <w:spacing w:after="240"/>
        <w:ind w:left="357"/>
        <w:contextualSpacing w:val="0"/>
        <w:jc w:val="both"/>
        <w:rPr>
          <w:del w:id="420" w:author="Marcus Asquith" w:date="2026-09-25T21:13:00Z" w16du:dateUtc="2026-09-26T01:13:00Z"/>
          <w:rFonts w:ascii="Arial" w:hAnsi="Arial" w:cs="Arial"/>
          <w:b/>
          <w:bCs/>
          <w:sz w:val="22"/>
          <w:szCs w:val="22"/>
        </w:rPr>
      </w:pPr>
      <w:del w:id="421" w:author="Marcus Asquith" w:date="2026-09-25T21:13:00Z" w16du:dateUtc="2026-09-26T01:13:00Z">
        <w:r w:rsidRPr="1FE1E5B3">
          <w:rPr>
            <w:rFonts w:ascii="Arial" w:hAnsi="Arial" w:cs="Arial"/>
            <w:b/>
            <w:bCs/>
            <w:sz w:val="22"/>
            <w:szCs w:val="22"/>
          </w:rPr>
          <w:delText>The essay/composition must be in type-written format and written in first person.  Please edit your essay/composition thoroughly for errors in spelling, grammar and punctuation.  Hand-written essays/compositions will not be accepted.</w:delText>
        </w:r>
      </w:del>
    </w:p>
    <w:p w14:paraId="420F6936" w14:textId="77777777" w:rsidR="0028270C" w:rsidRPr="007351DA" w:rsidRDefault="0028270C" w:rsidP="00C7147E">
      <w:pPr>
        <w:pStyle w:val="ListParagraph"/>
        <w:numPr>
          <w:ilvl w:val="0"/>
          <w:numId w:val="5"/>
        </w:numPr>
        <w:spacing w:after="240"/>
        <w:contextualSpacing w:val="0"/>
        <w:jc w:val="both"/>
        <w:rPr>
          <w:del w:id="422" w:author="Marcus Asquith" w:date="2026-09-25T21:13:00Z" w16du:dateUtc="2026-09-26T01:13:00Z"/>
          <w:rFonts w:ascii="Arial" w:hAnsi="Arial" w:cs="Arial"/>
          <w:b/>
          <w:sz w:val="22"/>
          <w:szCs w:val="22"/>
        </w:rPr>
      </w:pPr>
      <w:del w:id="423" w:author="Marcus Asquith" w:date="2026-09-25T21:13:00Z" w16du:dateUtc="2026-09-26T01:13:00Z">
        <w:r w:rsidRPr="007351DA">
          <w:rPr>
            <w:rFonts w:ascii="Arial" w:hAnsi="Arial" w:cs="Arial"/>
            <w:b/>
            <w:sz w:val="22"/>
            <w:szCs w:val="22"/>
          </w:rPr>
          <w:delText>ACADEMIC STANDING</w:delText>
        </w:r>
      </w:del>
    </w:p>
    <w:p w14:paraId="644420CB" w14:textId="08E2FD3B" w:rsidR="0028270C" w:rsidRPr="005D63DF" w:rsidRDefault="1FE1E5B3" w:rsidP="00C7147E">
      <w:pPr>
        <w:pStyle w:val="ListParagraph"/>
        <w:spacing w:after="240"/>
        <w:ind w:left="360"/>
        <w:contextualSpacing w:val="0"/>
        <w:jc w:val="both"/>
        <w:rPr>
          <w:del w:id="424" w:author="Marcus Asquith" w:date="2026-09-25T21:13:00Z" w16du:dateUtc="2026-09-26T01:13:00Z"/>
          <w:rFonts w:ascii="Arial" w:hAnsi="Arial" w:cs="Arial"/>
          <w:b/>
          <w:bCs/>
          <w:sz w:val="22"/>
          <w:szCs w:val="22"/>
          <w:u w:val="single"/>
        </w:rPr>
      </w:pPr>
      <w:del w:id="425" w:author="Marcus Asquith" w:date="2026-09-25T21:13:00Z" w16du:dateUtc="2026-09-26T01:13:00Z">
        <w:r w:rsidRPr="1FE1E5B3">
          <w:rPr>
            <w:rFonts w:ascii="Arial" w:hAnsi="Arial" w:cs="Arial"/>
            <w:sz w:val="22"/>
            <w:szCs w:val="22"/>
          </w:rPr>
          <w:delText xml:space="preserve">Applicants can have </w:delText>
        </w:r>
        <w:r w:rsidR="00DA6793">
          <w:rPr>
            <w:rFonts w:ascii="Arial" w:hAnsi="Arial" w:cs="Arial"/>
            <w:sz w:val="22"/>
            <w:szCs w:val="22"/>
          </w:rPr>
          <w:delText>Mrs</w:delText>
        </w:r>
        <w:r w:rsidRPr="1FE1E5B3">
          <w:rPr>
            <w:rFonts w:ascii="Arial" w:hAnsi="Arial" w:cs="Arial"/>
            <w:sz w:val="22"/>
            <w:szCs w:val="22"/>
          </w:rPr>
          <w:delText xml:space="preserve">. </w:delText>
        </w:r>
        <w:r w:rsidR="00DA6793">
          <w:rPr>
            <w:rFonts w:ascii="Arial" w:hAnsi="Arial" w:cs="Arial"/>
            <w:sz w:val="22"/>
            <w:szCs w:val="22"/>
          </w:rPr>
          <w:delText>Popoff</w:delText>
        </w:r>
        <w:r w:rsidRPr="1FE1E5B3">
          <w:rPr>
            <w:rFonts w:ascii="Arial" w:hAnsi="Arial" w:cs="Arial"/>
            <w:sz w:val="22"/>
            <w:szCs w:val="22"/>
          </w:rPr>
          <w:delText xml:space="preserve"> pull their grades as of </w:delText>
        </w:r>
        <w:r w:rsidRPr="00F56779">
          <w:rPr>
            <w:rFonts w:ascii="Arial" w:hAnsi="Arial" w:cs="Arial"/>
            <w:sz w:val="22"/>
            <w:szCs w:val="22"/>
            <w:highlight w:val="yellow"/>
          </w:rPr>
          <w:delText xml:space="preserve">May </w:delText>
        </w:r>
        <w:r w:rsidR="00DA6793" w:rsidRPr="00F56779">
          <w:rPr>
            <w:rFonts w:ascii="Arial" w:hAnsi="Arial" w:cs="Arial"/>
            <w:sz w:val="22"/>
            <w:szCs w:val="22"/>
            <w:highlight w:val="yellow"/>
          </w:rPr>
          <w:delText>1</w:delText>
        </w:r>
        <w:r w:rsidRPr="00F56779">
          <w:rPr>
            <w:rFonts w:ascii="Arial" w:hAnsi="Arial" w:cs="Arial"/>
            <w:sz w:val="22"/>
            <w:szCs w:val="22"/>
            <w:highlight w:val="yellow"/>
          </w:rPr>
          <w:delText xml:space="preserve">, </w:delText>
        </w:r>
        <w:r w:rsidR="00F56779" w:rsidRPr="00F56779">
          <w:rPr>
            <w:rFonts w:ascii="Arial" w:hAnsi="Arial" w:cs="Arial"/>
            <w:sz w:val="22"/>
            <w:szCs w:val="22"/>
            <w:highlight w:val="yellow"/>
          </w:rPr>
          <w:delText>2024</w:delText>
        </w:r>
        <w:r w:rsidRPr="1FE1E5B3">
          <w:rPr>
            <w:rFonts w:ascii="Arial" w:hAnsi="Arial" w:cs="Arial"/>
            <w:sz w:val="22"/>
            <w:szCs w:val="22"/>
          </w:rPr>
          <w:delText xml:space="preserve"> (two weeks prior to the date of submission).  Please ensure that you give the office sufficient notice if you are requesting a copy of your marks from them.   Alternatively, the applicant may provide their own marks through PowerSchool.</w:delText>
        </w:r>
        <w:r w:rsidR="00CF334A">
          <w:rPr>
            <w:rFonts w:ascii="Arial" w:hAnsi="Arial" w:cs="Arial"/>
            <w:sz w:val="22"/>
            <w:szCs w:val="22"/>
          </w:rPr>
          <w:delText xml:space="preserve"> </w:delText>
        </w:r>
        <w:r w:rsidR="00CF334A" w:rsidRPr="005D63DF">
          <w:rPr>
            <w:rFonts w:ascii="Arial" w:hAnsi="Arial" w:cs="Arial"/>
            <w:b/>
            <w:bCs/>
            <w:sz w:val="22"/>
            <w:szCs w:val="22"/>
            <w:u w:val="single"/>
          </w:rPr>
          <w:delText>You must include your marks with your application!</w:delText>
        </w:r>
      </w:del>
    </w:p>
    <w:p w14:paraId="6A0D9BFE" w14:textId="507F1BAE" w:rsidR="0028270C" w:rsidRPr="007351DA" w:rsidRDefault="00B94E42" w:rsidP="007B7D4E">
      <w:pPr>
        <w:pStyle w:val="ListParagraph"/>
        <w:ind w:left="360"/>
        <w:jc w:val="both"/>
        <w:rPr>
          <w:del w:id="426" w:author="Marcus Asquith" w:date="2026-09-25T21:13:00Z" w16du:dateUtc="2026-09-26T01:13:00Z"/>
          <w:rFonts w:ascii="Arial" w:hAnsi="Arial" w:cs="Arial"/>
          <w:b/>
          <w:sz w:val="22"/>
          <w:szCs w:val="22"/>
        </w:rPr>
      </w:pPr>
      <w:del w:id="427" w:author="Marcus Asquith" w:date="2026-09-25T21:13:00Z" w16du:dateUtc="2026-09-26T01:13:00Z">
        <w:r w:rsidRPr="007351DA">
          <w:rPr>
            <w:rFonts w:ascii="Arial" w:hAnsi="Arial" w:cs="Arial"/>
            <w:b/>
            <w:sz w:val="22"/>
            <w:szCs w:val="22"/>
          </w:rPr>
          <w:tab/>
        </w:r>
        <w:r w:rsidRPr="007351DA">
          <w:rPr>
            <w:rFonts w:ascii="Arial" w:hAnsi="Arial" w:cs="Arial"/>
            <w:b/>
            <w:sz w:val="22"/>
            <w:szCs w:val="22"/>
          </w:rPr>
          <w:tab/>
        </w:r>
      </w:del>
    </w:p>
    <w:p w14:paraId="272659B5" w14:textId="77777777" w:rsidR="0028270C" w:rsidRPr="007351DA" w:rsidRDefault="0028270C" w:rsidP="00D908AE">
      <w:pPr>
        <w:pStyle w:val="ListParagraph"/>
        <w:numPr>
          <w:ilvl w:val="0"/>
          <w:numId w:val="5"/>
        </w:numPr>
        <w:spacing w:after="240" w:line="276" w:lineRule="auto"/>
        <w:ind w:left="357" w:hanging="357"/>
        <w:contextualSpacing w:val="0"/>
        <w:jc w:val="both"/>
        <w:rPr>
          <w:del w:id="428" w:author="Marcus Asquith" w:date="2026-09-25T21:13:00Z" w16du:dateUtc="2026-09-26T01:13:00Z"/>
          <w:rFonts w:ascii="Arial" w:hAnsi="Arial" w:cs="Arial"/>
          <w:b/>
          <w:sz w:val="22"/>
          <w:szCs w:val="22"/>
        </w:rPr>
      </w:pPr>
      <w:del w:id="429" w:author="Marcus Asquith" w:date="2026-09-25T21:13:00Z" w16du:dateUtc="2026-09-26T01:13:00Z">
        <w:r w:rsidRPr="007351DA">
          <w:rPr>
            <w:rFonts w:ascii="Arial" w:hAnsi="Arial" w:cs="Arial"/>
            <w:b/>
            <w:sz w:val="22"/>
            <w:szCs w:val="22"/>
          </w:rPr>
          <w:delText>DECLARATION/SIGNATURE</w:delText>
        </w:r>
      </w:del>
    </w:p>
    <w:p w14:paraId="054C46F4" w14:textId="77777777" w:rsidR="0028270C" w:rsidRPr="007351DA" w:rsidRDefault="0028270C" w:rsidP="0028270C">
      <w:pPr>
        <w:pStyle w:val="ListParagraph"/>
        <w:ind w:left="360"/>
        <w:jc w:val="both"/>
        <w:rPr>
          <w:del w:id="430" w:author="Marcus Asquith" w:date="2026-09-25T21:13:00Z" w16du:dateUtc="2026-09-26T01:13:00Z"/>
          <w:rFonts w:ascii="Arial" w:hAnsi="Arial" w:cs="Arial"/>
          <w:sz w:val="22"/>
          <w:szCs w:val="22"/>
        </w:rPr>
      </w:pPr>
      <w:del w:id="431" w:author="Marcus Asquith" w:date="2026-09-25T21:13:00Z" w16du:dateUtc="2026-09-26T01:13:00Z">
        <w:r w:rsidRPr="007351DA">
          <w:rPr>
            <w:rFonts w:ascii="Arial" w:hAnsi="Arial" w:cs="Arial"/>
            <w:sz w:val="22"/>
            <w:szCs w:val="22"/>
          </w:rPr>
          <w:delText>I understand that this information is collected under the authority of the Freedom of Information and Protection of Privacy Act, required to determine the applicant’s eligibility and will be disclosed to the scholarship selection committee.</w:delText>
        </w:r>
      </w:del>
    </w:p>
    <w:p w14:paraId="24F18FE4" w14:textId="77777777" w:rsidR="0028270C" w:rsidRPr="007351DA" w:rsidRDefault="0028270C" w:rsidP="0028270C">
      <w:pPr>
        <w:pStyle w:val="ListParagraph"/>
        <w:ind w:left="360"/>
        <w:jc w:val="both"/>
        <w:rPr>
          <w:del w:id="432" w:author="Marcus Asquith" w:date="2026-09-25T21:13:00Z" w16du:dateUtc="2026-09-26T01:13:00Z"/>
          <w:rFonts w:ascii="Arial" w:hAnsi="Arial" w:cs="Arial"/>
          <w:sz w:val="22"/>
          <w:szCs w:val="22"/>
        </w:rPr>
      </w:pPr>
    </w:p>
    <w:p w14:paraId="6229D127" w14:textId="77777777" w:rsidR="0028270C" w:rsidRPr="007351DA" w:rsidRDefault="0028270C" w:rsidP="0028270C">
      <w:pPr>
        <w:pStyle w:val="ListParagraph"/>
        <w:ind w:left="360"/>
        <w:jc w:val="both"/>
        <w:rPr>
          <w:del w:id="433" w:author="Marcus Asquith" w:date="2026-09-25T21:13:00Z" w16du:dateUtc="2026-09-26T01:13:00Z"/>
          <w:rFonts w:ascii="Arial" w:hAnsi="Arial" w:cs="Arial"/>
          <w:b/>
          <w:sz w:val="22"/>
          <w:szCs w:val="22"/>
        </w:rPr>
      </w:pPr>
      <w:del w:id="434" w:author="Marcus Asquith" w:date="2026-09-25T21:13:00Z" w16du:dateUtc="2026-09-26T01:13:00Z">
        <w:r w:rsidRPr="007351DA">
          <w:rPr>
            <w:rFonts w:ascii="Arial" w:hAnsi="Arial" w:cs="Arial"/>
            <w:b/>
            <w:sz w:val="22"/>
            <w:szCs w:val="22"/>
          </w:rPr>
          <w:delText>Parent/Guardian Signature: ____________________________________</w:delText>
        </w:r>
        <w:r w:rsidRPr="007351DA">
          <w:rPr>
            <w:rFonts w:ascii="Arial" w:hAnsi="Arial" w:cs="Arial"/>
            <w:b/>
            <w:sz w:val="22"/>
            <w:szCs w:val="22"/>
          </w:rPr>
          <w:tab/>
          <w:delText>Date: ___________________</w:delText>
        </w:r>
      </w:del>
    </w:p>
    <w:p w14:paraId="7949BDA6" w14:textId="77777777" w:rsidR="0028270C" w:rsidRPr="007351DA" w:rsidRDefault="0028270C" w:rsidP="0028270C">
      <w:pPr>
        <w:pStyle w:val="ListParagraph"/>
        <w:ind w:left="360"/>
        <w:jc w:val="both"/>
        <w:rPr>
          <w:del w:id="435" w:author="Marcus Asquith" w:date="2026-09-25T21:13:00Z" w16du:dateUtc="2026-09-26T01:13:00Z"/>
          <w:rFonts w:ascii="Arial" w:hAnsi="Arial" w:cs="Arial"/>
          <w:b/>
          <w:sz w:val="22"/>
          <w:szCs w:val="22"/>
        </w:rPr>
      </w:pPr>
    </w:p>
    <w:p w14:paraId="1CFD8C82" w14:textId="77777777" w:rsidR="0028270C" w:rsidRPr="007351DA" w:rsidRDefault="0028270C" w:rsidP="0028270C">
      <w:pPr>
        <w:pStyle w:val="ListParagraph"/>
        <w:ind w:left="360"/>
        <w:jc w:val="both"/>
        <w:rPr>
          <w:del w:id="436" w:author="Marcus Asquith" w:date="2026-09-25T21:13:00Z" w16du:dateUtc="2026-09-26T01:13:00Z"/>
          <w:rFonts w:ascii="Arial" w:hAnsi="Arial" w:cs="Arial"/>
          <w:b/>
          <w:sz w:val="22"/>
          <w:szCs w:val="22"/>
        </w:rPr>
      </w:pPr>
    </w:p>
    <w:p w14:paraId="246BE971" w14:textId="600FA7F1" w:rsidR="0028270C" w:rsidRPr="007351DA" w:rsidRDefault="0028270C" w:rsidP="00621C89">
      <w:pPr>
        <w:pStyle w:val="ListParagraph"/>
        <w:ind w:left="360"/>
        <w:jc w:val="both"/>
        <w:rPr>
          <w:del w:id="437" w:author="Marcus Asquith" w:date="2026-09-25T21:13:00Z" w16du:dateUtc="2026-09-26T01:13:00Z"/>
          <w:rFonts w:ascii="Arial" w:hAnsi="Arial" w:cs="Arial"/>
          <w:b/>
          <w:sz w:val="22"/>
          <w:szCs w:val="22"/>
        </w:rPr>
      </w:pPr>
      <w:del w:id="438" w:author="Marcus Asquith" w:date="2026-09-25T21:13:00Z" w16du:dateUtc="2026-09-26T01:13:00Z">
        <w:r w:rsidRPr="007351DA">
          <w:rPr>
            <w:rFonts w:ascii="Arial" w:hAnsi="Arial" w:cs="Arial"/>
            <w:b/>
            <w:sz w:val="22"/>
            <w:szCs w:val="22"/>
          </w:rPr>
          <w:delText>Student Signature: ___________________________________________</w:delText>
        </w:r>
        <w:r w:rsidRPr="007351DA">
          <w:rPr>
            <w:rFonts w:ascii="Arial" w:hAnsi="Arial" w:cs="Arial"/>
            <w:b/>
            <w:sz w:val="22"/>
            <w:szCs w:val="22"/>
          </w:rPr>
          <w:tab/>
        </w:r>
        <w:r w:rsidR="008F77FB" w:rsidRPr="007351DA">
          <w:rPr>
            <w:rFonts w:ascii="Arial" w:hAnsi="Arial" w:cs="Arial"/>
            <w:b/>
            <w:sz w:val="22"/>
            <w:szCs w:val="22"/>
          </w:rPr>
          <w:delText>Date: _</w:delText>
        </w:r>
        <w:r w:rsidRPr="007351DA">
          <w:rPr>
            <w:rFonts w:ascii="Arial" w:hAnsi="Arial" w:cs="Arial"/>
            <w:b/>
            <w:sz w:val="22"/>
            <w:szCs w:val="22"/>
          </w:rPr>
          <w:delText>__________________</w:delText>
        </w:r>
      </w:del>
    </w:p>
    <w:p w14:paraId="727AADC6" w14:textId="77777777" w:rsidR="00194D26" w:rsidRPr="007351DA" w:rsidRDefault="00194D26" w:rsidP="0028270C">
      <w:pPr>
        <w:pStyle w:val="ListParagraph"/>
        <w:ind w:left="360"/>
        <w:jc w:val="center"/>
        <w:rPr>
          <w:del w:id="439" w:author="Marcus Asquith" w:date="2026-09-25T21:13:00Z" w16du:dateUtc="2026-09-26T01:13:00Z"/>
          <w:rFonts w:ascii="Arial" w:hAnsi="Arial" w:cs="Arial"/>
          <w:b/>
          <w:color w:val="000000" w:themeColor="text1"/>
          <w:sz w:val="22"/>
          <w:szCs w:val="22"/>
        </w:rPr>
      </w:pPr>
    </w:p>
    <w:p w14:paraId="7B52D6CA" w14:textId="2F7355BD" w:rsidR="0028270C" w:rsidRPr="007B7D4E" w:rsidRDefault="0028270C" w:rsidP="0028270C">
      <w:pPr>
        <w:pStyle w:val="ListParagraph"/>
        <w:ind w:left="360"/>
        <w:jc w:val="center"/>
        <w:rPr>
          <w:del w:id="440" w:author="Marcus Asquith" w:date="2026-09-25T21:13:00Z" w16du:dateUtc="2026-09-26T01:13:00Z"/>
          <w:rFonts w:ascii="Arial" w:hAnsi="Arial" w:cs="Arial"/>
          <w:b/>
          <w:color w:val="000000" w:themeColor="text1"/>
          <w:sz w:val="20"/>
          <w:szCs w:val="20"/>
          <w:highlight w:val="yellow"/>
        </w:rPr>
      </w:pPr>
      <w:del w:id="441" w:author="Marcus Asquith" w:date="2026-09-25T21:13:00Z" w16du:dateUtc="2026-09-26T01:13:00Z">
        <w:r w:rsidRPr="007B7D4E">
          <w:rPr>
            <w:rFonts w:ascii="Arial" w:hAnsi="Arial" w:cs="Arial"/>
            <w:b/>
            <w:color w:val="000000" w:themeColor="text1"/>
            <w:sz w:val="20"/>
            <w:szCs w:val="20"/>
            <w:highlight w:val="yellow"/>
          </w:rPr>
          <w:delText>APPLICATIONS MUST BE COMPLETED IN FULL AND RETURNED TO THE C</w:delText>
        </w:r>
        <w:r w:rsidR="00FA4504" w:rsidRPr="007B7D4E">
          <w:rPr>
            <w:rFonts w:ascii="Arial" w:hAnsi="Arial" w:cs="Arial"/>
            <w:b/>
            <w:color w:val="000000" w:themeColor="text1"/>
            <w:sz w:val="20"/>
            <w:szCs w:val="20"/>
            <w:highlight w:val="yellow"/>
          </w:rPr>
          <w:delText>.</w:delText>
        </w:r>
        <w:r w:rsidRPr="007B7D4E">
          <w:rPr>
            <w:rFonts w:ascii="Arial" w:hAnsi="Arial" w:cs="Arial"/>
            <w:b/>
            <w:color w:val="000000" w:themeColor="text1"/>
            <w:sz w:val="20"/>
            <w:szCs w:val="20"/>
            <w:highlight w:val="yellow"/>
          </w:rPr>
          <w:delText>W</w:delText>
        </w:r>
        <w:r w:rsidR="00FA4504" w:rsidRPr="007B7D4E">
          <w:rPr>
            <w:rFonts w:ascii="Arial" w:hAnsi="Arial" w:cs="Arial"/>
            <w:b/>
            <w:color w:val="000000" w:themeColor="text1"/>
            <w:sz w:val="20"/>
            <w:szCs w:val="20"/>
            <w:highlight w:val="yellow"/>
          </w:rPr>
          <w:delText>.</w:delText>
        </w:r>
        <w:r w:rsidRPr="007B7D4E">
          <w:rPr>
            <w:rFonts w:ascii="Arial" w:hAnsi="Arial" w:cs="Arial"/>
            <w:b/>
            <w:color w:val="000000" w:themeColor="text1"/>
            <w:sz w:val="20"/>
            <w:szCs w:val="20"/>
            <w:highlight w:val="yellow"/>
          </w:rPr>
          <w:delText xml:space="preserve"> PERRY SCHOOL OFFICE</w:delText>
        </w:r>
      </w:del>
    </w:p>
    <w:p w14:paraId="3FBD8E21" w14:textId="79F5682F" w:rsidR="00846441" w:rsidRPr="001B7870" w:rsidRDefault="1FE1E5B3" w:rsidP="001B7870">
      <w:pPr>
        <w:tabs>
          <w:tab w:val="left" w:pos="1845"/>
        </w:tabs>
        <w:rPr>
          <w:rPrChange w:id="442" w:author="Marcus Asquith" w:date="2026-09-25T21:13:00Z" w16du:dateUtc="2026-09-26T01:13:00Z">
            <w:rPr>
              <w:color w:val="000000" w:themeColor="text1"/>
              <w:sz w:val="20"/>
              <w:szCs w:val="20"/>
            </w:rPr>
          </w:rPrChange>
        </w:rPr>
        <w:pPrChange w:id="443" w:author="Marcus Asquith" w:date="2026-09-25T21:13:00Z" w16du:dateUtc="2026-09-26T01:13:00Z">
          <w:pPr>
            <w:jc w:val="center"/>
          </w:pPr>
        </w:pPrChange>
      </w:pPr>
      <w:del w:id="444" w:author="Marcus Asquith" w:date="2026-09-25T21:13:00Z" w16du:dateUtc="2026-09-26T01:13:00Z">
        <w:r w:rsidRPr="1FE1E5B3">
          <w:rPr>
            <w:rFonts w:ascii="Arial" w:hAnsi="Arial" w:cs="Arial"/>
            <w:b/>
            <w:bCs/>
            <w:color w:val="000000" w:themeColor="text1"/>
            <w:sz w:val="20"/>
            <w:szCs w:val="20"/>
            <w:highlight w:val="yellow"/>
          </w:rPr>
          <w:delText xml:space="preserve">BY </w:delText>
        </w:r>
        <w:r w:rsidRPr="1FE1E5B3">
          <w:rPr>
            <w:rFonts w:ascii="Arial" w:hAnsi="Arial" w:cs="Arial"/>
            <w:b/>
            <w:bCs/>
            <w:color w:val="000000" w:themeColor="text1"/>
            <w:sz w:val="20"/>
            <w:szCs w:val="20"/>
            <w:highlight w:val="yellow"/>
            <w:u w:val="single"/>
          </w:rPr>
          <w:delText>3:</w:delText>
        </w:r>
        <w:r w:rsidR="002229E3">
          <w:rPr>
            <w:rFonts w:ascii="Arial" w:hAnsi="Arial" w:cs="Arial"/>
            <w:b/>
            <w:bCs/>
            <w:color w:val="000000" w:themeColor="text1"/>
            <w:sz w:val="20"/>
            <w:szCs w:val="20"/>
            <w:highlight w:val="yellow"/>
            <w:u w:val="single"/>
          </w:rPr>
          <w:delText>3</w:delText>
        </w:r>
        <w:r w:rsidRPr="1FE1E5B3">
          <w:rPr>
            <w:rFonts w:ascii="Arial" w:hAnsi="Arial" w:cs="Arial"/>
            <w:b/>
            <w:bCs/>
            <w:color w:val="000000" w:themeColor="text1"/>
            <w:sz w:val="20"/>
            <w:szCs w:val="20"/>
            <w:highlight w:val="yellow"/>
            <w:u w:val="single"/>
          </w:rPr>
          <w:delText xml:space="preserve">0 PM ON </w:delText>
        </w:r>
        <w:r w:rsidR="00F56779">
          <w:rPr>
            <w:rFonts w:ascii="Arial" w:hAnsi="Arial" w:cs="Arial"/>
            <w:b/>
            <w:bCs/>
            <w:color w:val="000000" w:themeColor="text1"/>
            <w:sz w:val="20"/>
            <w:szCs w:val="20"/>
            <w:highlight w:val="yellow"/>
            <w:u w:val="single"/>
          </w:rPr>
          <w:delText>Wednesday</w:delText>
        </w:r>
        <w:r w:rsidRPr="1FE1E5B3">
          <w:rPr>
            <w:rFonts w:ascii="Arial" w:hAnsi="Arial" w:cs="Arial"/>
            <w:b/>
            <w:bCs/>
            <w:color w:val="000000" w:themeColor="text1"/>
            <w:sz w:val="20"/>
            <w:szCs w:val="20"/>
            <w:highlight w:val="yellow"/>
            <w:u w:val="single"/>
          </w:rPr>
          <w:delText>, May 1</w:delText>
        </w:r>
        <w:r w:rsidR="0034398D">
          <w:rPr>
            <w:rFonts w:ascii="Arial" w:hAnsi="Arial" w:cs="Arial"/>
            <w:b/>
            <w:bCs/>
            <w:color w:val="000000" w:themeColor="text1"/>
            <w:sz w:val="20"/>
            <w:szCs w:val="20"/>
            <w:highlight w:val="yellow"/>
            <w:u w:val="single"/>
          </w:rPr>
          <w:delText>5</w:delText>
        </w:r>
        <w:r w:rsidRPr="1FE1E5B3">
          <w:rPr>
            <w:rFonts w:ascii="Arial" w:hAnsi="Arial" w:cs="Arial"/>
            <w:b/>
            <w:bCs/>
            <w:color w:val="000000" w:themeColor="text1"/>
            <w:sz w:val="20"/>
            <w:szCs w:val="20"/>
            <w:highlight w:val="yellow"/>
            <w:u w:val="single"/>
          </w:rPr>
          <w:delText xml:space="preserve">, </w:delText>
        </w:r>
        <w:r w:rsidR="00D91C87">
          <w:rPr>
            <w:rFonts w:ascii="Arial" w:hAnsi="Arial" w:cs="Arial"/>
            <w:b/>
            <w:bCs/>
            <w:color w:val="000000" w:themeColor="text1"/>
            <w:sz w:val="20"/>
            <w:szCs w:val="20"/>
            <w:highlight w:val="yellow"/>
            <w:u w:val="single"/>
          </w:rPr>
          <w:delText>2024</w:delText>
        </w:r>
        <w:r w:rsidR="00EA2FAF" w:rsidRPr="00B01F78">
          <w:rPr>
            <w:rFonts w:ascii="Arial" w:hAnsi="Arial" w:cs="Arial"/>
            <w:b/>
            <w:bCs/>
            <w:color w:val="000000" w:themeColor="text1"/>
            <w:sz w:val="20"/>
            <w:szCs w:val="20"/>
            <w:highlight w:val="yellow"/>
            <w:u w:val="single"/>
          </w:rPr>
          <w:delText xml:space="preserve"> to M</w:delText>
        </w:r>
        <w:r w:rsidR="0034398D">
          <w:rPr>
            <w:rFonts w:ascii="Arial" w:hAnsi="Arial" w:cs="Arial"/>
            <w:b/>
            <w:bCs/>
            <w:color w:val="000000" w:themeColor="text1"/>
            <w:sz w:val="20"/>
            <w:szCs w:val="20"/>
            <w:highlight w:val="yellow"/>
            <w:u w:val="single"/>
          </w:rPr>
          <w:delText>r</w:delText>
        </w:r>
        <w:r w:rsidR="00EA2FAF" w:rsidRPr="00B01F78">
          <w:rPr>
            <w:rFonts w:ascii="Arial" w:hAnsi="Arial" w:cs="Arial"/>
            <w:b/>
            <w:bCs/>
            <w:color w:val="000000" w:themeColor="text1"/>
            <w:sz w:val="20"/>
            <w:szCs w:val="20"/>
            <w:highlight w:val="yellow"/>
            <w:u w:val="single"/>
          </w:rPr>
          <w:delText>s</w:delText>
        </w:r>
        <w:r w:rsidR="00EA2FAF" w:rsidRPr="00EA2FAF">
          <w:rPr>
            <w:rFonts w:ascii="Arial" w:hAnsi="Arial" w:cs="Arial"/>
            <w:b/>
            <w:bCs/>
            <w:color w:val="000000" w:themeColor="text1"/>
            <w:sz w:val="20"/>
            <w:szCs w:val="20"/>
            <w:highlight w:val="yellow"/>
            <w:u w:val="single"/>
          </w:rPr>
          <w:delText xml:space="preserve">. </w:delText>
        </w:r>
        <w:r w:rsidR="0034398D" w:rsidRPr="0034398D">
          <w:rPr>
            <w:rFonts w:ascii="Arial" w:hAnsi="Arial" w:cs="Arial"/>
            <w:b/>
            <w:bCs/>
            <w:color w:val="000000" w:themeColor="text1"/>
            <w:sz w:val="20"/>
            <w:szCs w:val="20"/>
            <w:highlight w:val="yellow"/>
            <w:u w:val="single"/>
          </w:rPr>
          <w:delText>Popoff</w:delText>
        </w:r>
        <w:r w:rsidR="00EA2FAF">
          <w:rPr>
            <w:rFonts w:ascii="Arial" w:hAnsi="Arial" w:cs="Arial"/>
            <w:b/>
            <w:bCs/>
            <w:color w:val="000000" w:themeColor="text1"/>
            <w:sz w:val="20"/>
            <w:szCs w:val="20"/>
            <w:u w:val="single"/>
          </w:rPr>
          <w:delText xml:space="preserve"> (</w:delText>
        </w:r>
        <w:r w:rsidR="00D32541">
          <w:fldChar w:fldCharType="begin"/>
        </w:r>
        <w:r w:rsidR="00D32541">
          <w:delInstrText>HYPERLINK "mailto:jpopoff@rockyview.ab.ca"</w:delInstrText>
        </w:r>
        <w:r w:rsidR="00D32541">
          <w:fldChar w:fldCharType="separate"/>
        </w:r>
        <w:r w:rsidR="00D32541" w:rsidRPr="00426C4C">
          <w:rPr>
            <w:rStyle w:val="Hyperlink"/>
            <w:rFonts w:ascii="Arial" w:hAnsi="Arial" w:cs="Arial"/>
            <w:b/>
            <w:bCs/>
            <w:sz w:val="20"/>
            <w:szCs w:val="20"/>
          </w:rPr>
          <w:delText>jpopoff@rockyview.ab.ca</w:delText>
        </w:r>
        <w:r w:rsidR="00D32541">
          <w:fldChar w:fldCharType="end"/>
        </w:r>
        <w:r w:rsidR="00EA2FAF">
          <w:rPr>
            <w:rFonts w:ascii="Arial" w:hAnsi="Arial" w:cs="Arial"/>
            <w:b/>
            <w:bCs/>
            <w:color w:val="000000" w:themeColor="text1"/>
            <w:sz w:val="20"/>
            <w:szCs w:val="20"/>
            <w:u w:val="single"/>
          </w:rPr>
          <w:delText xml:space="preserve">) </w:delText>
        </w:r>
      </w:del>
    </w:p>
    <w:sectPr w:rsidR="00846441" w:rsidRPr="001B7870" w:rsidSect="005660F8">
      <w:headerReference w:type="default" r:id="rId11"/>
      <w:footerReference w:type="even" r:id="rId12"/>
      <w:footerReference w:type="default" r:id="rId13"/>
      <w:pgSz w:w="11906" w:h="16838"/>
      <w:pgMar w:top="1440" w:right="1440" w:bottom="851" w:left="1440" w:header="227" w:footer="680" w:gutter="0"/>
      <w:cols w:space="708"/>
      <w:docGrid w:linePitch="360"/>
      <w:sectPrChange w:id="457" w:author="Marcus Asquith" w:date="2026-09-25T21:13:00Z" w16du:dateUtc="2026-09-26T01:13:00Z">
        <w:sectPr w:rsidR="00846441" w:rsidRPr="001B7870" w:rsidSect="005660F8">
          <w:pgSz w:w="12240" w:h="15840"/>
          <w:pgMar w:top="200" w:right="624" w:bottom="155" w:left="624"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637E18" w14:textId="77777777" w:rsidR="00EC7B87" w:rsidRDefault="00EC7B87" w:rsidP="001B7870">
      <w:pPr>
        <w:pPrChange w:id="7" w:author="Marcus Asquith" w:date="2026-09-25T21:13:00Z" w16du:dateUtc="2026-09-26T01:13:00Z">
          <w:pPr/>
        </w:pPrChange>
      </w:pPr>
      <w:r>
        <w:separator/>
      </w:r>
    </w:p>
  </w:endnote>
  <w:endnote w:type="continuationSeparator" w:id="0">
    <w:p w14:paraId="2D26B16E" w14:textId="77777777" w:rsidR="00EC7B87" w:rsidRDefault="00EC7B87" w:rsidP="001B7870">
      <w:pPr>
        <w:pPrChange w:id="8" w:author="Marcus Asquith" w:date="2026-09-25T21:13:00Z" w16du:dateUtc="2026-09-26T01:13:00Z">
          <w:pPr/>
        </w:pPrChange>
      </w:pPr>
      <w:r>
        <w:continuationSeparator/>
      </w:r>
    </w:p>
  </w:endnote>
  <w:endnote w:type="continuationNotice" w:id="1">
    <w:p w14:paraId="628AE3A0" w14:textId="77777777" w:rsidR="00EC7B87" w:rsidRDefault="00EC7B87">
      <w:pPr>
        <w:pPrChange w:id="9" w:author="Marcus Asquith" w:date="2026-09-25T21:13:00Z" w16du:dateUtc="2026-09-26T01:13:00Z">
          <w:pPr/>
        </w:pPrChange>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rculanum">
    <w:panose1 w:val="02000505000000020004"/>
    <w:charset w:val="4D"/>
    <w:family w:val="auto"/>
    <w:pitch w:val="variable"/>
    <w:sig w:usb0="80000067" w:usb1="00000000" w:usb2="00000000" w:usb3="00000000" w:csb0="00000193"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2D859B" w14:textId="7D5E329B" w:rsidR="00B94B47" w:rsidRDefault="00EC7B87">
    <w:pPr>
      <w:pStyle w:val="Footer"/>
    </w:pPr>
    <w:sdt>
      <w:sdtPr>
        <w:id w:val="969400743"/>
        <w:placeholder>
          <w:docPart w:val="72E0C20EF05B634E8B220923BA431018"/>
        </w:placeholder>
        <w:temporary/>
        <w:showingPlcHdr/>
      </w:sdtPr>
      <w:sdtEndPr/>
      <w:sdtContent>
        <w:del w:id="447" w:author="Marcus Asquith" w:date="2026-09-25T21:13:00Z" w16du:dateUtc="2026-09-26T01:13:00Z">
          <w:r w:rsidR="00B94B47">
            <w:delText>[Type text]</w:delText>
          </w:r>
        </w:del>
      </w:sdtContent>
    </w:sdt>
    <w:del w:id="448" w:author="Marcus Asquith" w:date="2026-09-25T21:13:00Z" w16du:dateUtc="2026-09-26T01:13:00Z">
      <w:r w:rsidR="00B94B47">
        <w:ptab w:relativeTo="margin" w:alignment="center" w:leader="none"/>
      </w:r>
    </w:del>
    <w:sdt>
      <w:sdtPr>
        <w:id w:val="969400748"/>
        <w:placeholder>
          <w:docPart w:val="495CB8169E902C4B83FCEC34C6B55F5E"/>
        </w:placeholder>
        <w:temporary/>
        <w:showingPlcHdr/>
      </w:sdtPr>
      <w:sdtEndPr/>
      <w:sdtContent>
        <w:del w:id="449" w:author="Marcus Asquith" w:date="2026-09-25T21:13:00Z" w16du:dateUtc="2026-09-26T01:13:00Z">
          <w:r w:rsidR="00B94B47">
            <w:delText>[Type text]</w:delText>
          </w:r>
        </w:del>
      </w:sdtContent>
    </w:sdt>
    <w:del w:id="450" w:author="Marcus Asquith" w:date="2026-09-25T21:13:00Z" w16du:dateUtc="2026-09-26T01:13:00Z">
      <w:r w:rsidR="00B94B47">
        <w:ptab w:relativeTo="margin" w:alignment="right" w:leader="none"/>
      </w:r>
    </w:del>
    <w:sdt>
      <w:sdtPr>
        <w:id w:val="969400753"/>
        <w:placeholder>
          <w:docPart w:val="B251094855CD9646803E67D583F910ED"/>
        </w:placeholder>
        <w:temporary/>
        <w:showingPlcHdr/>
      </w:sdtPr>
      <w:sdtEndPr/>
      <w:sdtContent>
        <w:del w:id="451" w:author="Marcus Asquith" w:date="2026-09-25T21:13:00Z" w16du:dateUtc="2026-09-26T01:13:00Z">
          <w:r w:rsidR="00B94B47">
            <w:delText>[Type text]</w:delText>
          </w:r>
        </w:del>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80C199" w14:textId="1379BAC3" w:rsidR="00B94B47" w:rsidRPr="00B167CC" w:rsidRDefault="00B167CC">
    <w:pPr>
      <w:pStyle w:val="Footer"/>
      <w:rPr>
        <w:rFonts w:ascii="Arial" w:hAnsi="Arial"/>
        <w:sz w:val="20"/>
        <w:rPrChange w:id="452" w:author="Marcus Asquith" w:date="2026-09-25T21:13:00Z" w16du:dateUtc="2026-09-26T01:13:00Z">
          <w:rPr/>
        </w:rPrChange>
      </w:rPr>
      <w:pPrChange w:id="453" w:author="Marcus Asquith" w:date="2026-09-25T21:13:00Z" w16du:dateUtc="2026-09-26T01:13:00Z">
        <w:pPr>
          <w:pStyle w:val="Footer"/>
          <w:jc w:val="right"/>
        </w:pPr>
      </w:pPrChange>
    </w:pPr>
    <w:ins w:id="454" w:author="Marcus Asquith" w:date="2026-09-25T21:13:00Z" w16du:dateUtc="2026-09-26T01:13:00Z">
      <w:r>
        <w:rPr>
          <w:rFonts w:ascii="Arial" w:hAnsi="Arial" w:cs="Arial"/>
          <w:sz w:val="20"/>
        </w:rPr>
        <w:t>Form updated</w:t>
      </w:r>
      <w:r w:rsidRPr="00B167CC">
        <w:rPr>
          <w:rFonts w:ascii="Arial" w:hAnsi="Arial" w:cs="Arial"/>
          <w:sz w:val="20"/>
        </w:rPr>
        <w:t xml:space="preserve"> </w:t>
      </w:r>
      <w:r w:rsidRPr="00B167CC">
        <w:rPr>
          <w:rFonts w:ascii="Arial" w:hAnsi="Arial" w:cs="Arial"/>
          <w:sz w:val="20"/>
        </w:rPr>
        <w:fldChar w:fldCharType="begin"/>
      </w:r>
      <w:r w:rsidRPr="00B167CC">
        <w:rPr>
          <w:rFonts w:ascii="Arial" w:hAnsi="Arial" w:cs="Arial"/>
          <w:sz w:val="20"/>
        </w:rPr>
        <w:instrText xml:space="preserve"> DATE \@ "dd MMMM yyyy" </w:instrText>
      </w:r>
      <w:r w:rsidRPr="00B167CC">
        <w:rPr>
          <w:rFonts w:ascii="Arial" w:hAnsi="Arial" w:cs="Arial"/>
          <w:sz w:val="20"/>
        </w:rPr>
        <w:fldChar w:fldCharType="separate"/>
      </w:r>
    </w:ins>
    <w:r w:rsidR="00E91CAD">
      <w:rPr>
        <w:rFonts w:ascii="Arial" w:hAnsi="Arial" w:cs="Arial"/>
        <w:noProof/>
        <w:sz w:val="20"/>
      </w:rPr>
      <w:t>25 September 2026</w:t>
    </w:r>
    <w:ins w:id="455" w:author="Marcus Asquith" w:date="2026-09-25T21:13:00Z" w16du:dateUtc="2026-09-26T01:13:00Z">
      <w:r w:rsidRPr="00B167CC">
        <w:rPr>
          <w:rFonts w:ascii="Arial" w:hAnsi="Arial" w:cs="Arial"/>
          <w:sz w:val="20"/>
        </w:rPr>
        <w:fldChar w:fldCharType="end"/>
      </w:r>
    </w:ins>
    <w:del w:id="456" w:author="Marcus Asquith" w:date="2026-09-25T21:13:00Z" w16du:dateUtc="2026-09-26T01:13:00Z">
      <w:r w:rsidR="00B94B47">
        <w:delText xml:space="preserve">                                                           P: 587.775.3523     </w:delText>
      </w:r>
      <w:r w:rsidR="00B94B47" w:rsidRPr="00FC73A2">
        <w:delText>http://cwperry.rockyview.ab.ca/</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52E7C8" w14:textId="77777777" w:rsidR="00EC7B87" w:rsidRDefault="00EC7B87" w:rsidP="001B7870">
      <w:pPr>
        <w:pPrChange w:id="4" w:author="Marcus Asquith" w:date="2026-09-25T21:13:00Z" w16du:dateUtc="2026-09-26T01:13:00Z">
          <w:pPr/>
        </w:pPrChange>
      </w:pPr>
      <w:r>
        <w:separator/>
      </w:r>
    </w:p>
  </w:footnote>
  <w:footnote w:type="continuationSeparator" w:id="0">
    <w:p w14:paraId="7415B580" w14:textId="77777777" w:rsidR="00EC7B87" w:rsidRDefault="00EC7B87" w:rsidP="001B7870">
      <w:pPr>
        <w:pPrChange w:id="5" w:author="Marcus Asquith" w:date="2026-09-25T21:13:00Z" w16du:dateUtc="2026-09-26T01:13:00Z">
          <w:pPr/>
        </w:pPrChange>
      </w:pPr>
      <w:r>
        <w:continuationSeparator/>
      </w:r>
    </w:p>
  </w:footnote>
  <w:footnote w:type="continuationNotice" w:id="1">
    <w:p w14:paraId="73E857AB" w14:textId="77777777" w:rsidR="00EC7B87" w:rsidRDefault="00EC7B87">
      <w:pPr>
        <w:pPrChange w:id="6" w:author="Marcus Asquith" w:date="2026-09-25T21:13:00Z" w16du:dateUtc="2026-09-26T01:13:00Z">
          <w:pPr/>
        </w:pPrChan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3DC023" w14:textId="77777777" w:rsidR="00E91CAD" w:rsidRDefault="00B625B9" w:rsidP="001B7870">
    <w:pPr>
      <w:pStyle w:val="Header"/>
      <w:ind w:left="5040"/>
      <w:jc w:val="right"/>
      <w:pPrChange w:id="445" w:author="Marcus Asquith" w:date="2026-09-25T21:13:00Z" w16du:dateUtc="2026-09-26T01:13:00Z">
        <w:pPr>
          <w:pStyle w:val="Header"/>
        </w:pPr>
      </w:pPrChange>
    </w:pPr>
    <w:ins w:id="446" w:author="Marcus Asquith" w:date="2026-09-25T21:13:00Z" w16du:dateUtc="2026-09-26T01:13:00Z">
      <w:r>
        <w:rPr>
          <w:noProof/>
          <w:lang w:eastAsia="en-GB"/>
        </w:rPr>
        <w:drawing>
          <wp:inline distT="0" distB="0" distL="0" distR="0">
            <wp:extent cx="1994227" cy="9462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BC Logo with no background.png"/>
                    <pic:cNvPicPr/>
                  </pic:nvPicPr>
                  <pic:blipFill>
                    <a:blip r:embed="rId1">
                      <a:extLst>
                        <a:ext uri="{28A0092B-C50C-407E-A947-70E740481C1C}">
                          <a14:useLocalDpi xmlns:a14="http://schemas.microsoft.com/office/drawing/2010/main" val="0"/>
                        </a:ext>
                      </a:extLst>
                    </a:blip>
                    <a:stretch>
                      <a:fillRect/>
                    </a:stretch>
                  </pic:blipFill>
                  <pic:spPr>
                    <a:xfrm>
                      <a:off x="0" y="0"/>
                      <a:ext cx="2030817" cy="963660"/>
                    </a:xfrm>
                    <a:prstGeom prst="rect">
                      <a:avLst/>
                    </a:prstGeom>
                  </pic:spPr>
                </pic:pic>
              </a:graphicData>
            </a:graphic>
          </wp:inline>
        </w:drawing>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654077"/>
    <w:multiLevelType w:val="hybridMultilevel"/>
    <w:tmpl w:val="A5F2B9B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602577"/>
    <w:multiLevelType w:val="hybridMultilevel"/>
    <w:tmpl w:val="8946BA4A"/>
    <w:lvl w:ilvl="0" w:tplc="6598E616">
      <w:start w:val="1"/>
      <w:numFmt w:val="lowerLetter"/>
      <w:lvlText w:val="(%1)"/>
      <w:lvlJc w:val="left"/>
      <w:pPr>
        <w:ind w:left="777" w:hanging="420"/>
      </w:pPr>
      <w:rPr>
        <w:rFonts w:hint="default"/>
      </w:rPr>
    </w:lvl>
    <w:lvl w:ilvl="1" w:tplc="04090019">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 w15:restartNumberingAfterBreak="0">
    <w:nsid w:val="1CEB29D5"/>
    <w:multiLevelType w:val="hybridMultilevel"/>
    <w:tmpl w:val="10586C7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 w15:restartNumberingAfterBreak="0">
    <w:nsid w:val="1CFC2CC2"/>
    <w:multiLevelType w:val="hybridMultilevel"/>
    <w:tmpl w:val="9A9CD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740C84"/>
    <w:multiLevelType w:val="hybridMultilevel"/>
    <w:tmpl w:val="9FAC369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0256870"/>
    <w:multiLevelType w:val="hybridMultilevel"/>
    <w:tmpl w:val="AE64B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7244D0"/>
    <w:multiLevelType w:val="hybridMultilevel"/>
    <w:tmpl w:val="2C4A76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B0E065D"/>
    <w:multiLevelType w:val="hybridMultilevel"/>
    <w:tmpl w:val="A79E0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064C7B"/>
    <w:multiLevelType w:val="hybridMultilevel"/>
    <w:tmpl w:val="0FD0D9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5A51C1"/>
    <w:multiLevelType w:val="hybridMultilevel"/>
    <w:tmpl w:val="020CEAEC"/>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55EB4FFB"/>
    <w:multiLevelType w:val="hybridMultilevel"/>
    <w:tmpl w:val="2C6C6EF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78A177A"/>
    <w:multiLevelType w:val="hybridMultilevel"/>
    <w:tmpl w:val="0EEA9EEC"/>
    <w:lvl w:ilvl="0" w:tplc="10090015">
      <w:start w:val="1"/>
      <w:numFmt w:val="upperLetter"/>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5FBE4BEC"/>
    <w:multiLevelType w:val="hybridMultilevel"/>
    <w:tmpl w:val="CCD0F29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6F987ACA"/>
    <w:multiLevelType w:val="hybridMultilevel"/>
    <w:tmpl w:val="BF301A8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93265231">
    <w:abstractNumId w:val="3"/>
  </w:num>
  <w:num w:numId="2" w16cid:durableId="1217859716">
    <w:abstractNumId w:val="7"/>
  </w:num>
  <w:num w:numId="3" w16cid:durableId="1276903670">
    <w:abstractNumId w:val="5"/>
  </w:num>
  <w:num w:numId="4" w16cid:durableId="290745362">
    <w:abstractNumId w:val="9"/>
  </w:num>
  <w:num w:numId="5" w16cid:durableId="159929907">
    <w:abstractNumId w:val="11"/>
  </w:num>
  <w:num w:numId="6" w16cid:durableId="367265481">
    <w:abstractNumId w:val="12"/>
  </w:num>
  <w:num w:numId="7" w16cid:durableId="1446385298">
    <w:abstractNumId w:val="1"/>
  </w:num>
  <w:num w:numId="8" w16cid:durableId="650256109">
    <w:abstractNumId w:val="2"/>
  </w:num>
  <w:num w:numId="9" w16cid:durableId="1574774114">
    <w:abstractNumId w:val="8"/>
  </w:num>
  <w:num w:numId="10" w16cid:durableId="1329165432">
    <w:abstractNumId w:val="10"/>
  </w:num>
  <w:num w:numId="11" w16cid:durableId="1188518912">
    <w:abstractNumId w:val="6"/>
  </w:num>
  <w:num w:numId="12" w16cid:durableId="456679361">
    <w:abstractNumId w:val="4"/>
  </w:num>
  <w:num w:numId="13" w16cid:durableId="1027675613">
    <w:abstractNumId w:val="13"/>
  </w:num>
  <w:num w:numId="14" w16cid:durableId="18790051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hideSpellingErrors/>
  <w:hideGrammaticalErrors/>
  <w:documentType w:val="let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DA7"/>
    <w:rsid w:val="000031F0"/>
    <w:rsid w:val="000049F6"/>
    <w:rsid w:val="00012D56"/>
    <w:rsid w:val="00013680"/>
    <w:rsid w:val="00026DFA"/>
    <w:rsid w:val="00042F3E"/>
    <w:rsid w:val="0005090E"/>
    <w:rsid w:val="000515FA"/>
    <w:rsid w:val="000A0729"/>
    <w:rsid w:val="000A4C17"/>
    <w:rsid w:val="000B0036"/>
    <w:rsid w:val="000B0A2B"/>
    <w:rsid w:val="000B790A"/>
    <w:rsid w:val="000D1ED6"/>
    <w:rsid w:val="000F6DC4"/>
    <w:rsid w:val="001012C0"/>
    <w:rsid w:val="00102DB8"/>
    <w:rsid w:val="0010686E"/>
    <w:rsid w:val="00112F1A"/>
    <w:rsid w:val="001346F7"/>
    <w:rsid w:val="00164C4B"/>
    <w:rsid w:val="001773A8"/>
    <w:rsid w:val="00194D26"/>
    <w:rsid w:val="001A3987"/>
    <w:rsid w:val="001A4B3D"/>
    <w:rsid w:val="001B6032"/>
    <w:rsid w:val="001B7870"/>
    <w:rsid w:val="001C1009"/>
    <w:rsid w:val="001D0F38"/>
    <w:rsid w:val="001D7B3D"/>
    <w:rsid w:val="001E1D8B"/>
    <w:rsid w:val="00205426"/>
    <w:rsid w:val="002229E3"/>
    <w:rsid w:val="002235A2"/>
    <w:rsid w:val="00241420"/>
    <w:rsid w:val="0024301B"/>
    <w:rsid w:val="00276C73"/>
    <w:rsid w:val="0028270C"/>
    <w:rsid w:val="002F0054"/>
    <w:rsid w:val="002F4148"/>
    <w:rsid w:val="00320014"/>
    <w:rsid w:val="003220A7"/>
    <w:rsid w:val="0033578C"/>
    <w:rsid w:val="0034398D"/>
    <w:rsid w:val="00344922"/>
    <w:rsid w:val="0035514B"/>
    <w:rsid w:val="00386EEF"/>
    <w:rsid w:val="00387385"/>
    <w:rsid w:val="00397020"/>
    <w:rsid w:val="003B3F8A"/>
    <w:rsid w:val="003C6C1B"/>
    <w:rsid w:val="003F3F10"/>
    <w:rsid w:val="003F6534"/>
    <w:rsid w:val="0041046E"/>
    <w:rsid w:val="00411700"/>
    <w:rsid w:val="004A7ECA"/>
    <w:rsid w:val="004C1287"/>
    <w:rsid w:val="004C3BBA"/>
    <w:rsid w:val="004E6DAA"/>
    <w:rsid w:val="00506705"/>
    <w:rsid w:val="00517313"/>
    <w:rsid w:val="0052011B"/>
    <w:rsid w:val="00526AC9"/>
    <w:rsid w:val="005660F8"/>
    <w:rsid w:val="005835FF"/>
    <w:rsid w:val="005A2CD1"/>
    <w:rsid w:val="005B7D24"/>
    <w:rsid w:val="005D63DF"/>
    <w:rsid w:val="005F2092"/>
    <w:rsid w:val="006025BB"/>
    <w:rsid w:val="00606950"/>
    <w:rsid w:val="006214E0"/>
    <w:rsid w:val="00621C89"/>
    <w:rsid w:val="00633952"/>
    <w:rsid w:val="00666803"/>
    <w:rsid w:val="0067330C"/>
    <w:rsid w:val="006748B1"/>
    <w:rsid w:val="00674E4B"/>
    <w:rsid w:val="00676E38"/>
    <w:rsid w:val="006E3241"/>
    <w:rsid w:val="006E5C1C"/>
    <w:rsid w:val="006F2FA7"/>
    <w:rsid w:val="007351DA"/>
    <w:rsid w:val="00741D4E"/>
    <w:rsid w:val="00743837"/>
    <w:rsid w:val="007509F4"/>
    <w:rsid w:val="0075140B"/>
    <w:rsid w:val="00757E4C"/>
    <w:rsid w:val="00765EE1"/>
    <w:rsid w:val="007A14C2"/>
    <w:rsid w:val="007B7324"/>
    <w:rsid w:val="007B7D4E"/>
    <w:rsid w:val="007E665C"/>
    <w:rsid w:val="007F2928"/>
    <w:rsid w:val="008107F2"/>
    <w:rsid w:val="00846441"/>
    <w:rsid w:val="00855FF0"/>
    <w:rsid w:val="00856D2E"/>
    <w:rsid w:val="00860E42"/>
    <w:rsid w:val="00861ACD"/>
    <w:rsid w:val="00871963"/>
    <w:rsid w:val="008A0228"/>
    <w:rsid w:val="008A79CB"/>
    <w:rsid w:val="008B0637"/>
    <w:rsid w:val="008E2613"/>
    <w:rsid w:val="008F77FB"/>
    <w:rsid w:val="008F7950"/>
    <w:rsid w:val="00902F58"/>
    <w:rsid w:val="00906967"/>
    <w:rsid w:val="0091240C"/>
    <w:rsid w:val="00937F98"/>
    <w:rsid w:val="00962E8C"/>
    <w:rsid w:val="009807DF"/>
    <w:rsid w:val="009B3541"/>
    <w:rsid w:val="00A70DA7"/>
    <w:rsid w:val="00A8707C"/>
    <w:rsid w:val="00AA5510"/>
    <w:rsid w:val="00AC1497"/>
    <w:rsid w:val="00AC3133"/>
    <w:rsid w:val="00AE3415"/>
    <w:rsid w:val="00AF3444"/>
    <w:rsid w:val="00AF4712"/>
    <w:rsid w:val="00B01F78"/>
    <w:rsid w:val="00B12908"/>
    <w:rsid w:val="00B13D47"/>
    <w:rsid w:val="00B167CC"/>
    <w:rsid w:val="00B46610"/>
    <w:rsid w:val="00B52A27"/>
    <w:rsid w:val="00B625B9"/>
    <w:rsid w:val="00B63229"/>
    <w:rsid w:val="00B94B47"/>
    <w:rsid w:val="00B94E42"/>
    <w:rsid w:val="00BA3220"/>
    <w:rsid w:val="00BB428C"/>
    <w:rsid w:val="00BD555D"/>
    <w:rsid w:val="00BD6001"/>
    <w:rsid w:val="00BF3430"/>
    <w:rsid w:val="00C057E8"/>
    <w:rsid w:val="00C303ED"/>
    <w:rsid w:val="00C3209D"/>
    <w:rsid w:val="00C42E76"/>
    <w:rsid w:val="00C43AC9"/>
    <w:rsid w:val="00C509E4"/>
    <w:rsid w:val="00C7147E"/>
    <w:rsid w:val="00C7421F"/>
    <w:rsid w:val="00CF150E"/>
    <w:rsid w:val="00CF334A"/>
    <w:rsid w:val="00D04662"/>
    <w:rsid w:val="00D16C9E"/>
    <w:rsid w:val="00D22A1F"/>
    <w:rsid w:val="00D27589"/>
    <w:rsid w:val="00D27990"/>
    <w:rsid w:val="00D32541"/>
    <w:rsid w:val="00D40E23"/>
    <w:rsid w:val="00D71070"/>
    <w:rsid w:val="00D82AB3"/>
    <w:rsid w:val="00D84F35"/>
    <w:rsid w:val="00D908AE"/>
    <w:rsid w:val="00D91C87"/>
    <w:rsid w:val="00DA6793"/>
    <w:rsid w:val="00DF5036"/>
    <w:rsid w:val="00DF743F"/>
    <w:rsid w:val="00E012DC"/>
    <w:rsid w:val="00E13C3D"/>
    <w:rsid w:val="00E30124"/>
    <w:rsid w:val="00E40DF5"/>
    <w:rsid w:val="00E432EA"/>
    <w:rsid w:val="00E457C6"/>
    <w:rsid w:val="00E701D9"/>
    <w:rsid w:val="00E91CAD"/>
    <w:rsid w:val="00E925CA"/>
    <w:rsid w:val="00E968A5"/>
    <w:rsid w:val="00EA2FAF"/>
    <w:rsid w:val="00EC0BA3"/>
    <w:rsid w:val="00EC7B87"/>
    <w:rsid w:val="00ED3DDB"/>
    <w:rsid w:val="00EF3972"/>
    <w:rsid w:val="00F13984"/>
    <w:rsid w:val="00F372AA"/>
    <w:rsid w:val="00F42384"/>
    <w:rsid w:val="00F56779"/>
    <w:rsid w:val="00F6062C"/>
    <w:rsid w:val="00F74713"/>
    <w:rsid w:val="00F86131"/>
    <w:rsid w:val="00F9477C"/>
    <w:rsid w:val="00FA4504"/>
    <w:rsid w:val="00FB19B3"/>
    <w:rsid w:val="00FB3225"/>
    <w:rsid w:val="00FC2900"/>
    <w:rsid w:val="00FC73A2"/>
    <w:rsid w:val="00FE2A61"/>
    <w:rsid w:val="00FF7ECC"/>
    <w:rsid w:val="0154E503"/>
    <w:rsid w:val="0E6825B7"/>
    <w:rsid w:val="1E652124"/>
    <w:rsid w:val="1FE1E5B3"/>
    <w:rsid w:val="244156E1"/>
    <w:rsid w:val="41C2B5A3"/>
    <w:rsid w:val="446AB226"/>
    <w:rsid w:val="44A45253"/>
    <w:rsid w:val="44D97AD0"/>
    <w:rsid w:val="46C8EA6C"/>
    <w:rsid w:val="4922E3D6"/>
    <w:rsid w:val="4D11C8AC"/>
    <w:rsid w:val="4DDFCC78"/>
    <w:rsid w:val="510CBCA2"/>
    <w:rsid w:val="6E283AD3"/>
    <w:rsid w:val="7504B5F1"/>
    <w:rsid w:val="7CAE4405"/>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51928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86131"/>
  </w:style>
  <w:style w:type="paragraph" w:styleId="Heading1">
    <w:name w:val="heading 1"/>
    <w:basedOn w:val="Normal"/>
    <w:next w:val="Normal"/>
    <w:link w:val="Heading1Char"/>
    <w:qFormat/>
    <w:rsid w:val="001B7870"/>
    <w:pPr>
      <w:keepNext/>
      <w:tabs>
        <w:tab w:val="left" w:pos="2880"/>
        <w:tab w:val="left" w:pos="6120"/>
        <w:tab w:val="left" w:pos="9180"/>
      </w:tabs>
      <w:spacing w:after="240" w:line="264" w:lineRule="auto"/>
      <w:outlineLvl w:val="0"/>
      <w:pPrChange w:id="0" w:author="Marcus Asquith" w:date="2026-09-25T21:13:00Z">
        <w:pPr>
          <w:keepNext/>
          <w:tabs>
            <w:tab w:val="left" w:pos="2880"/>
            <w:tab w:val="left" w:pos="6120"/>
            <w:tab w:val="left" w:pos="9180"/>
          </w:tabs>
          <w:spacing w:after="240" w:line="264" w:lineRule="auto"/>
          <w:outlineLvl w:val="0"/>
        </w:pPr>
      </w:pPrChange>
    </w:pPr>
    <w:rPr>
      <w:rFonts w:ascii="Arial" w:eastAsia="Times New Roman" w:hAnsi="Arial" w:cs="Times New Roman"/>
      <w:b/>
      <w:bCs/>
      <w:sz w:val="32"/>
      <w:szCs w:val="22"/>
      <w:lang w:val="en-GB"/>
      <w:rPrChange w:id="0" w:author="Marcus Asquith" w:date="2026-09-25T21:13:00Z">
        <w:rPr>
          <w:rFonts w:ascii="Arial" w:hAnsi="Arial"/>
          <w:b/>
          <w:bCs/>
          <w:sz w:val="32"/>
          <w:szCs w:val="22"/>
          <w:lang w:val="en-GB"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7ECA"/>
    <w:rPr>
      <w:rFonts w:ascii="Lucida Grande" w:hAnsi="Lucida Grande"/>
      <w:sz w:val="18"/>
      <w:szCs w:val="18"/>
    </w:rPr>
  </w:style>
  <w:style w:type="character" w:customStyle="1" w:styleId="BalloonTextChar">
    <w:name w:val="Balloon Text Char"/>
    <w:basedOn w:val="DefaultParagraphFont"/>
    <w:link w:val="BalloonText"/>
    <w:uiPriority w:val="99"/>
    <w:semiHidden/>
    <w:rsid w:val="004A7ECA"/>
    <w:rPr>
      <w:rFonts w:ascii="Lucida Grande" w:hAnsi="Lucida Grande"/>
      <w:sz w:val="18"/>
      <w:szCs w:val="18"/>
    </w:rPr>
  </w:style>
  <w:style w:type="character" w:styleId="Hyperlink">
    <w:name w:val="Hyperlink"/>
    <w:basedOn w:val="DefaultParagraphFont"/>
    <w:uiPriority w:val="99"/>
    <w:unhideWhenUsed/>
    <w:rsid w:val="002F0054"/>
    <w:rPr>
      <w:color w:val="0000FF" w:themeColor="hyperlink"/>
      <w:u w:val="single"/>
    </w:rPr>
  </w:style>
  <w:style w:type="paragraph" w:styleId="Header">
    <w:name w:val="header"/>
    <w:basedOn w:val="Normal"/>
    <w:link w:val="HeaderChar"/>
    <w:uiPriority w:val="99"/>
    <w:unhideWhenUsed/>
    <w:rsid w:val="001B7870"/>
    <w:pPr>
      <w:tabs>
        <w:tab w:val="center" w:pos="4513"/>
        <w:tab w:val="right" w:pos="9026"/>
      </w:tabs>
      <w:pPrChange w:id="1" w:author="Marcus Asquith" w:date="2026-09-25T21:13:00Z">
        <w:pPr>
          <w:tabs>
            <w:tab w:val="center" w:pos="4320"/>
            <w:tab w:val="right" w:pos="8640"/>
          </w:tabs>
        </w:pPr>
      </w:pPrChange>
    </w:pPr>
    <w:rPr>
      <w:rFonts w:eastAsiaTheme="minorHAnsi"/>
      <w:sz w:val="22"/>
      <w:szCs w:val="22"/>
      <w:lang w:val="en-GB"/>
      <w:rPrChange w:id="1" w:author="Marcus Asquith" w:date="2026-09-25T21:13:00Z">
        <w:rPr>
          <w:rFonts w:asciiTheme="minorHAnsi" w:eastAsiaTheme="minorEastAsia" w:hAnsiTheme="minorHAnsi" w:cstheme="minorBidi"/>
          <w:sz w:val="24"/>
          <w:szCs w:val="24"/>
          <w:lang w:val="en-CA" w:eastAsia="en-US" w:bidi="ar-SA"/>
        </w:rPr>
      </w:rPrChange>
    </w:rPr>
  </w:style>
  <w:style w:type="character" w:customStyle="1" w:styleId="HeaderChar">
    <w:name w:val="Header Char"/>
    <w:basedOn w:val="DefaultParagraphFont"/>
    <w:link w:val="Header"/>
    <w:uiPriority w:val="99"/>
    <w:rsid w:val="003C6C1B"/>
    <w:rPr>
      <w:rFonts w:eastAsiaTheme="minorHAnsi"/>
      <w:sz w:val="22"/>
      <w:szCs w:val="22"/>
      <w:lang w:val="en-GB"/>
    </w:rPr>
  </w:style>
  <w:style w:type="paragraph" w:styleId="Footer">
    <w:name w:val="footer"/>
    <w:basedOn w:val="Normal"/>
    <w:link w:val="FooterChar"/>
    <w:uiPriority w:val="99"/>
    <w:unhideWhenUsed/>
    <w:rsid w:val="001B7870"/>
    <w:pPr>
      <w:tabs>
        <w:tab w:val="center" w:pos="4513"/>
        <w:tab w:val="right" w:pos="9026"/>
      </w:tabs>
      <w:pPrChange w:id="2" w:author="Marcus Asquith" w:date="2026-09-25T21:13:00Z">
        <w:pPr>
          <w:tabs>
            <w:tab w:val="center" w:pos="4320"/>
            <w:tab w:val="right" w:pos="8640"/>
          </w:tabs>
        </w:pPr>
      </w:pPrChange>
    </w:pPr>
    <w:rPr>
      <w:rFonts w:eastAsiaTheme="minorHAnsi"/>
      <w:sz w:val="22"/>
      <w:szCs w:val="22"/>
      <w:lang w:val="en-GB"/>
      <w:rPrChange w:id="2" w:author="Marcus Asquith" w:date="2026-09-25T21:13:00Z">
        <w:rPr>
          <w:rFonts w:asciiTheme="minorHAnsi" w:eastAsiaTheme="minorEastAsia" w:hAnsiTheme="minorHAnsi" w:cstheme="minorBidi"/>
          <w:sz w:val="24"/>
          <w:szCs w:val="24"/>
          <w:lang w:val="en-CA" w:eastAsia="en-US" w:bidi="ar-SA"/>
        </w:rPr>
      </w:rPrChange>
    </w:rPr>
  </w:style>
  <w:style w:type="character" w:customStyle="1" w:styleId="FooterChar">
    <w:name w:val="Footer Char"/>
    <w:basedOn w:val="DefaultParagraphFont"/>
    <w:link w:val="Footer"/>
    <w:uiPriority w:val="99"/>
    <w:rsid w:val="003C6C1B"/>
    <w:rPr>
      <w:rFonts w:eastAsiaTheme="minorHAnsi"/>
      <w:sz w:val="22"/>
      <w:szCs w:val="22"/>
      <w:lang w:val="en-GB"/>
    </w:rPr>
  </w:style>
  <w:style w:type="paragraph" w:styleId="ListParagraph">
    <w:name w:val="List Paragraph"/>
    <w:basedOn w:val="Normal"/>
    <w:uiPriority w:val="34"/>
    <w:qFormat/>
    <w:rsid w:val="004C3BBA"/>
    <w:pPr>
      <w:ind w:left="720"/>
      <w:contextualSpacing/>
    </w:pPr>
  </w:style>
  <w:style w:type="character" w:styleId="FollowedHyperlink">
    <w:name w:val="FollowedHyperlink"/>
    <w:basedOn w:val="DefaultParagraphFont"/>
    <w:uiPriority w:val="99"/>
    <w:semiHidden/>
    <w:unhideWhenUsed/>
    <w:rsid w:val="00FB19B3"/>
    <w:rPr>
      <w:color w:val="800080" w:themeColor="followedHyperlink"/>
      <w:u w:val="single"/>
    </w:rPr>
  </w:style>
  <w:style w:type="character" w:styleId="UnresolvedMention">
    <w:name w:val="Unresolved Mention"/>
    <w:basedOn w:val="DefaultParagraphFont"/>
    <w:uiPriority w:val="99"/>
    <w:rsid w:val="00EA2FAF"/>
    <w:rPr>
      <w:color w:val="605E5C"/>
      <w:shd w:val="clear" w:color="auto" w:fill="E1DFDD"/>
    </w:rPr>
  </w:style>
  <w:style w:type="character" w:customStyle="1" w:styleId="Heading1Char">
    <w:name w:val="Heading 1 Char"/>
    <w:basedOn w:val="DefaultParagraphFont"/>
    <w:link w:val="Heading1"/>
    <w:rsid w:val="00E91CAD"/>
    <w:rPr>
      <w:rFonts w:ascii="Arial" w:eastAsia="Times New Roman" w:hAnsi="Arial" w:cs="Times New Roman"/>
      <w:b/>
      <w:bCs/>
      <w:sz w:val="32"/>
      <w:szCs w:val="22"/>
      <w:lang w:val="en-GB"/>
    </w:rPr>
  </w:style>
  <w:style w:type="paragraph" w:customStyle="1" w:styleId="FormText">
    <w:name w:val="FormText"/>
    <w:rsid w:val="001B7870"/>
    <w:pPr>
      <w:spacing w:line="220" w:lineRule="atLeast"/>
      <w:pPrChange w:id="3" w:author="Marcus Asquith" w:date="2026-09-25T21:13:00Z">
        <w:pPr>
          <w:spacing w:line="220" w:lineRule="atLeast"/>
        </w:pPr>
      </w:pPrChange>
    </w:pPr>
    <w:rPr>
      <w:rFonts w:ascii="Times New Roman" w:eastAsia="Times New Roman" w:hAnsi="Times New Roman" w:cs="Times New Roman"/>
      <w:sz w:val="21"/>
      <w:szCs w:val="20"/>
      <w:lang w:val="en-GB"/>
      <w:rPrChange w:id="3" w:author="Marcus Asquith" w:date="2026-09-25T21:13:00Z">
        <w:rPr>
          <w:sz w:val="21"/>
          <w:lang w:val="en-GB" w:eastAsia="en-US" w:bidi="ar-SA"/>
        </w:rPr>
      </w:rPrChange>
    </w:rPr>
  </w:style>
  <w:style w:type="table" w:styleId="TableGrid">
    <w:name w:val="Table Grid"/>
    <w:basedOn w:val="TableNormal"/>
    <w:uiPriority w:val="39"/>
    <w:rsid w:val="00E91CAD"/>
    <w:rPr>
      <w:rFonts w:eastAsiaTheme="minorHAns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91CA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72E0C20EF05B634E8B220923BA431018"/>
        <w:category>
          <w:name w:val="General"/>
          <w:gallery w:val="placeholder"/>
        </w:category>
        <w:types>
          <w:type w:val="bbPlcHdr"/>
        </w:types>
        <w:behaviors>
          <w:behavior w:val="content"/>
        </w:behaviors>
        <w:guid w:val="{F20F137C-5ED0-1140-B9D9-58CE015D0B0C}"/>
      </w:docPartPr>
      <w:docPartBody>
        <w:p w:rsidR="003941CD" w:rsidRDefault="00CF019A" w:rsidP="00CF019A">
          <w:pPr>
            <w:pStyle w:val="72E0C20EF05B634E8B220923BA431018"/>
          </w:pPr>
          <w:r>
            <w:t>[Type text]</w:t>
          </w:r>
        </w:p>
      </w:docPartBody>
    </w:docPart>
    <w:docPart>
      <w:docPartPr>
        <w:name w:val="495CB8169E902C4B83FCEC34C6B55F5E"/>
        <w:category>
          <w:name w:val="General"/>
          <w:gallery w:val="placeholder"/>
        </w:category>
        <w:types>
          <w:type w:val="bbPlcHdr"/>
        </w:types>
        <w:behaviors>
          <w:behavior w:val="content"/>
        </w:behaviors>
        <w:guid w:val="{19F1441E-AADB-7D44-9348-83D84E5F7CDC}"/>
      </w:docPartPr>
      <w:docPartBody>
        <w:p w:rsidR="003941CD" w:rsidRDefault="00CF019A" w:rsidP="00CF019A">
          <w:pPr>
            <w:pStyle w:val="495CB8169E902C4B83FCEC34C6B55F5E"/>
          </w:pPr>
          <w:r>
            <w:t>[Type text]</w:t>
          </w:r>
        </w:p>
      </w:docPartBody>
    </w:docPart>
    <w:docPart>
      <w:docPartPr>
        <w:name w:val="B251094855CD9646803E67D583F910ED"/>
        <w:category>
          <w:name w:val="General"/>
          <w:gallery w:val="placeholder"/>
        </w:category>
        <w:types>
          <w:type w:val="bbPlcHdr"/>
        </w:types>
        <w:behaviors>
          <w:behavior w:val="content"/>
        </w:behaviors>
        <w:guid w:val="{CB27985C-48E3-E148-9BE4-90DAC3F71515}"/>
      </w:docPartPr>
      <w:docPartBody>
        <w:p w:rsidR="003941CD" w:rsidRDefault="00CF019A" w:rsidP="00CF019A">
          <w:pPr>
            <w:pStyle w:val="B251094855CD9646803E67D583F910ED"/>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rculanum">
    <w:panose1 w:val="02000505000000020004"/>
    <w:charset w:val="4D"/>
    <w:family w:val="auto"/>
    <w:pitch w:val="variable"/>
    <w:sig w:usb0="80000067" w:usb1="00000000" w:usb2="00000000" w:usb3="00000000" w:csb0="00000193"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019A"/>
    <w:rsid w:val="00015D63"/>
    <w:rsid w:val="0003397A"/>
    <w:rsid w:val="0003452C"/>
    <w:rsid w:val="000644A3"/>
    <w:rsid w:val="00067D08"/>
    <w:rsid w:val="00095886"/>
    <w:rsid w:val="00161C18"/>
    <w:rsid w:val="00273AC0"/>
    <w:rsid w:val="00342AA1"/>
    <w:rsid w:val="003941CD"/>
    <w:rsid w:val="003F304D"/>
    <w:rsid w:val="0041039A"/>
    <w:rsid w:val="00446B42"/>
    <w:rsid w:val="00575B53"/>
    <w:rsid w:val="005A3883"/>
    <w:rsid w:val="00605ACE"/>
    <w:rsid w:val="006F2FA7"/>
    <w:rsid w:val="00764DF5"/>
    <w:rsid w:val="00920151"/>
    <w:rsid w:val="009501E2"/>
    <w:rsid w:val="0098666C"/>
    <w:rsid w:val="009D4910"/>
    <w:rsid w:val="00AB36B5"/>
    <w:rsid w:val="00B021EB"/>
    <w:rsid w:val="00C103B9"/>
    <w:rsid w:val="00CF019A"/>
    <w:rsid w:val="00CF2442"/>
    <w:rsid w:val="00D656E1"/>
    <w:rsid w:val="00F329FB"/>
    <w:rsid w:val="00FC50E2"/>
    <w:rsid w:val="00FF2A81"/>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CA"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E0C20EF05B634E8B220923BA431018">
    <w:name w:val="72E0C20EF05B634E8B220923BA431018"/>
    <w:rsid w:val="00CF019A"/>
  </w:style>
  <w:style w:type="paragraph" w:customStyle="1" w:styleId="495CB8169E902C4B83FCEC34C6B55F5E">
    <w:name w:val="495CB8169E902C4B83FCEC34C6B55F5E"/>
    <w:rsid w:val="00CF019A"/>
  </w:style>
  <w:style w:type="paragraph" w:customStyle="1" w:styleId="B251094855CD9646803E67D583F910ED">
    <w:name w:val="B251094855CD9646803E67D583F910ED"/>
    <w:rsid w:val="00CF01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F0646E6175824ABE876BC948A33C03" ma:contentTypeVersion="8" ma:contentTypeDescription="Create a new document." ma:contentTypeScope="" ma:versionID="b44435f622a4c55a9815c4b16c678573">
  <xsd:schema xmlns:xsd="http://www.w3.org/2001/XMLSchema" xmlns:xs="http://www.w3.org/2001/XMLSchema" xmlns:p="http://schemas.microsoft.com/office/2006/metadata/properties" xmlns:ns2="4db34b2e-9b00-4042-8361-eb198d53898f" xmlns:ns3="d1c7a577-5e97-43b6-ae7a-88559a17f152" targetNamespace="http://schemas.microsoft.com/office/2006/metadata/properties" ma:root="true" ma:fieldsID="3c8467ffc6c0638b59dd9cc0342ffd86" ns2:_="" ns3:_="">
    <xsd:import namespace="4db34b2e-9b00-4042-8361-eb198d53898f"/>
    <xsd:import namespace="d1c7a577-5e97-43b6-ae7a-88559a17f1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34b2e-9b00-4042-8361-eb198d5389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1c7a577-5e97-43b6-ae7a-88559a17f1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308948-1D0E-4B24-B01C-530E433B753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5DF769-0C0A-4435-814A-7B63B9FAFF1B}">
  <ds:schemaRefs>
    <ds:schemaRef ds:uri="http://schemas.microsoft.com/sharepoint/v3/contenttype/forms"/>
  </ds:schemaRefs>
</ds:datastoreItem>
</file>

<file path=customXml/itemProps3.xml><?xml version="1.0" encoding="utf-8"?>
<ds:datastoreItem xmlns:ds="http://schemas.openxmlformats.org/officeDocument/2006/customXml" ds:itemID="{B253705F-D246-4EBD-B4DA-EE90F93532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34b2e-9b00-4042-8361-eb198d53898f"/>
    <ds:schemaRef ds:uri="d1c7a577-5e97-43b6-ae7a-88559a17f1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E393A1-B601-45CE-B90E-733F9A0FD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Rocky View Schools</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CW Perry School</dc:creator>
  <cp:keywords/>
  <dc:description/>
  <cp:lastModifiedBy>Arthur Souza Rodrigues</cp:lastModifiedBy>
  <cp:revision>1</cp:revision>
  <cp:lastPrinted>2021-02-09T20:56:00Z</cp:lastPrinted>
  <dcterms:created xsi:type="dcterms:W3CDTF">2024-04-09T17:06:00Z</dcterms:created>
  <dcterms:modified xsi:type="dcterms:W3CDTF">2026-09-26T01:13:00Z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0x01010073F0646E6175824ABE876BC948A33C03</vt:lpwstr>
  </property>
</Properties>
</file>