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51AFDA8" w14:textId="77777777" w:rsidR="001A08E6" w:rsidRDefault="001A08E6" w:rsidP="009700EB">
      <w:pPr>
        <w:pStyle w:val="Default"/>
        <w:rPr>
          <w:b/>
          <w:sz w:val="22"/>
          <w:u w:val="single"/>
          <w:rPrChange w:id="1" w:author="uzivatel" w:date="2026-09-22T12:15:00Z" w16du:dateUtc="2026-09-22T16:15:00Z">
            <w:rPr>
              <w:rFonts w:ascii="Times New Roman" w:eastAsia="Times New Roman" w:hAnsi="Times New Roman" w:cs="Times New Roman"/>
              <w:bCs/>
              <w:sz w:val="28"/>
              <w:szCs w:val="28"/>
              <w:lang w:eastAsia="ru-RU"/>
            </w:rPr>
          </w:rPrChange>
        </w:rPr>
        <w:pPrChange w:id="2" w:author="uzivatel" w:date="2026-09-22T12:15:00Z" w16du:dateUtc="2026-09-22T16:15:00Z">
          <w:pPr>
            <w:spacing w:after="0" w:line="240" w:lineRule="auto"/>
            <w:ind w:right="4471"/>
            <w:jc w:val="both"/>
            <w:outlineLvl w:val="2"/>
          </w:pPr>
        </w:pPrChange>
      </w:pPr>
    </w:p>
    <w:p w14:paraId="4F893B52" w14:textId="77777777" w:rsidR="002E5199" w:rsidRDefault="002E5199" w:rsidP="002E5199">
      <w:pPr>
        <w:pStyle w:val="Heading4"/>
        <w:jc w:val="center"/>
        <w:rPr>
          <w:ins w:id="3" w:author="uzivatel" w:date="2026-09-22T12:15:00Z" w16du:dateUtc="2026-09-22T16:15:00Z"/>
          <w:sz w:val="34"/>
        </w:rPr>
      </w:pPr>
      <w:ins w:id="4" w:author="uzivatel" w:date="2026-09-22T12:15:00Z" w16du:dateUtc="2026-09-22T16:15:00Z">
        <w:r>
          <w:rPr>
            <w:sz w:val="34"/>
          </w:rPr>
          <w:t>Základní škola Rumburk, U Nemocnice 1132/5, okres Děčín, p. o.</w:t>
        </w:r>
      </w:ins>
    </w:p>
    <w:p w14:paraId="5EB59F24" w14:textId="77777777" w:rsidR="002E5199" w:rsidRDefault="002E5199" w:rsidP="002E5199">
      <w:pPr>
        <w:rPr>
          <w:ins w:id="5" w:author="uzivatel" w:date="2026-09-22T12:15:00Z" w16du:dateUtc="2026-09-22T16:15:00Z"/>
          <w:sz w:val="16"/>
        </w:rPr>
      </w:pPr>
      <w:ins w:id="6" w:author="uzivatel" w:date="2026-09-22T12:15:00Z" w16du:dateUtc="2026-09-22T16:15:00Z">
        <w:r>
          <w:rPr>
            <w:sz w:val="16"/>
          </w:rPr>
          <w:t>U Nemocnice  1132/5, 408 01 Rumburk          IČ : 72744430             Telefon: 412332730            Fax : 412315800            kontakt@zsunemocnice.cz</w:t>
        </w:r>
      </w:ins>
    </w:p>
    <w:p w14:paraId="78A7068F" w14:textId="77777777" w:rsidR="00067C1B" w:rsidRDefault="00067C1B" w:rsidP="002E5199">
      <w:pPr>
        <w:pStyle w:val="Default"/>
        <w:jc w:val="center"/>
        <w:rPr>
          <w:ins w:id="7" w:author="uzivatel" w:date="2026-09-22T12:15:00Z" w16du:dateUtc="2026-09-22T16:15:00Z"/>
        </w:rPr>
      </w:pPr>
    </w:p>
    <w:p w14:paraId="3AB39E06" w14:textId="77777777" w:rsidR="009700EB" w:rsidRPr="00AF69EB" w:rsidRDefault="009700EB" w:rsidP="002E5199">
      <w:pPr>
        <w:pStyle w:val="Default"/>
        <w:jc w:val="center"/>
        <w:rPr>
          <w:ins w:id="8" w:author="uzivatel" w:date="2026-09-22T12:15:00Z" w16du:dateUtc="2026-09-22T16:15:00Z"/>
          <w:b/>
          <w:bCs/>
          <w:sz w:val="22"/>
          <w:szCs w:val="22"/>
          <w:u w:val="single"/>
        </w:rPr>
      </w:pPr>
      <w:ins w:id="9" w:author="uzivatel" w:date="2026-09-22T12:15:00Z" w16du:dateUtc="2026-09-22T16:15:00Z">
        <w:r>
          <w:fldChar w:fldCharType="begin"/>
        </w:r>
        <w:r>
          <w:instrText>HYPERLINK "http://www.zsunemocnice.cz/zakladni-skola/aktuality-1/novinky/obnoveni-osobni-pritomnosti-zaku-9-rocniku-ve-skole-476cs.html" \o "Obnovení osobní přítomnosti žáků 9. ročníku ve škole  (Zobrazit více)"</w:instrText>
        </w:r>
        <w:r>
          <w:fldChar w:fldCharType="separate"/>
        </w:r>
        <w:r w:rsidRPr="002E5199">
          <w:rPr>
            <w:b/>
            <w:bCs/>
            <w:sz w:val="32"/>
            <w:szCs w:val="32"/>
            <w:u w:val="single"/>
          </w:rPr>
          <w:t xml:space="preserve">Obnovení osobní přítomnosti žáků </w:t>
        </w:r>
        <w:r w:rsidR="00596269">
          <w:rPr>
            <w:b/>
            <w:bCs/>
            <w:sz w:val="32"/>
            <w:szCs w:val="32"/>
            <w:u w:val="single"/>
          </w:rPr>
          <w:t>2</w:t>
        </w:r>
        <w:r w:rsidRPr="002E5199">
          <w:rPr>
            <w:b/>
            <w:bCs/>
            <w:sz w:val="32"/>
            <w:szCs w:val="32"/>
            <w:u w:val="single"/>
          </w:rPr>
          <w:t xml:space="preserve">. </w:t>
        </w:r>
        <w:r w:rsidR="00596269">
          <w:rPr>
            <w:b/>
            <w:bCs/>
            <w:sz w:val="32"/>
            <w:szCs w:val="32"/>
            <w:u w:val="single"/>
          </w:rPr>
          <w:t>stupně</w:t>
        </w:r>
        <w:r w:rsidRPr="002E5199">
          <w:rPr>
            <w:b/>
            <w:bCs/>
            <w:sz w:val="32"/>
            <w:szCs w:val="32"/>
            <w:u w:val="single"/>
          </w:rPr>
          <w:t xml:space="preserve"> ve škole </w:t>
        </w:r>
        <w:r>
          <w:fldChar w:fldCharType="end"/>
        </w:r>
      </w:ins>
    </w:p>
    <w:p w14:paraId="17C2329C" w14:textId="77777777" w:rsidR="009D457F" w:rsidRDefault="009D457F" w:rsidP="009700EB">
      <w:pPr>
        <w:pStyle w:val="Default"/>
        <w:rPr>
          <w:ins w:id="10" w:author="uzivatel" w:date="2026-09-22T12:15:00Z" w16du:dateUtc="2026-09-22T16:15:00Z"/>
          <w:b/>
          <w:bCs/>
          <w:sz w:val="22"/>
          <w:szCs w:val="22"/>
        </w:rPr>
      </w:pPr>
    </w:p>
    <w:p w14:paraId="101C49C4" w14:textId="77777777" w:rsidR="009700EB" w:rsidRDefault="009700EB" w:rsidP="009700EB">
      <w:pPr>
        <w:pStyle w:val="Default"/>
        <w:rPr>
          <w:ins w:id="11" w:author="uzivatel" w:date="2026-09-22T12:15:00Z" w16du:dateUtc="2026-09-22T16:15:00Z"/>
          <w:rFonts w:ascii="Roboto" w:hAnsi="Roboto"/>
        </w:rPr>
      </w:pPr>
      <w:ins w:id="12" w:author="uzivatel" w:date="2026-09-22T12:15:00Z" w16du:dateUtc="2026-09-22T16:15:00Z">
        <w:r>
          <w:rPr>
            <w:rFonts w:ascii="Roboto" w:hAnsi="Roboto"/>
          </w:rPr>
          <w:t>V souladu s</w:t>
        </w:r>
        <w:r w:rsidR="00F92274">
          <w:rPr>
            <w:rFonts w:ascii="Roboto" w:hAnsi="Roboto"/>
          </w:rPr>
          <w:t xml:space="preserve"> aktualizovaným dokumentem MŠMT </w:t>
        </w:r>
        <w:r w:rsidR="009D457F">
          <w:rPr>
            <w:rFonts w:ascii="Roboto" w:hAnsi="Roboto"/>
          </w:rPr>
          <w:t>„</w:t>
        </w:r>
        <w:r w:rsidR="00F92274">
          <w:rPr>
            <w:rFonts w:ascii="Roboto" w:hAnsi="Roboto"/>
          </w:rPr>
          <w:t>Ochrana zdraví a provoz základních škol v období do konce školního roku 2019/2020</w:t>
        </w:r>
        <w:r w:rsidR="009D457F">
          <w:rPr>
            <w:rFonts w:ascii="Roboto" w:hAnsi="Roboto"/>
          </w:rPr>
          <w:t xml:space="preserve"> “</w:t>
        </w:r>
        <w:r w:rsidR="00F92274">
          <w:rPr>
            <w:rFonts w:ascii="Roboto" w:hAnsi="Roboto"/>
          </w:rPr>
          <w:t xml:space="preserve"> ze dne 27. 5. 2020 </w:t>
        </w:r>
        <w:r w:rsidR="00D166A3">
          <w:rPr>
            <w:rFonts w:ascii="Roboto" w:hAnsi="Roboto"/>
          </w:rPr>
          <w:t xml:space="preserve">je žákům 2. </w:t>
        </w:r>
        <w:r w:rsidR="009D457F">
          <w:rPr>
            <w:rFonts w:ascii="Roboto" w:hAnsi="Roboto"/>
          </w:rPr>
          <w:t>s</w:t>
        </w:r>
        <w:r w:rsidR="00D166A3">
          <w:rPr>
            <w:rFonts w:ascii="Roboto" w:hAnsi="Roboto"/>
          </w:rPr>
          <w:t xml:space="preserve">tupně </w:t>
        </w:r>
        <w:r w:rsidR="003A4848">
          <w:rPr>
            <w:rFonts w:ascii="Roboto" w:hAnsi="Roboto"/>
          </w:rPr>
          <w:t>umožněna</w:t>
        </w:r>
        <w:r w:rsidR="00D166A3">
          <w:rPr>
            <w:rFonts w:ascii="Roboto" w:hAnsi="Roboto"/>
          </w:rPr>
          <w:t xml:space="preserve"> </w:t>
        </w:r>
        <w:r w:rsidR="009D457F">
          <w:rPr>
            <w:rFonts w:ascii="Roboto" w:hAnsi="Roboto"/>
          </w:rPr>
          <w:t xml:space="preserve">od 8. 6. 2020 </w:t>
        </w:r>
        <w:r w:rsidR="00D166A3">
          <w:rPr>
            <w:rFonts w:ascii="Roboto" w:hAnsi="Roboto"/>
          </w:rPr>
          <w:t xml:space="preserve">přítomnost v základní škole zejména </w:t>
        </w:r>
        <w:r w:rsidR="003A4848">
          <w:rPr>
            <w:rFonts w:ascii="Roboto" w:hAnsi="Roboto"/>
          </w:rPr>
          <w:t>z těchto důvodů:</w:t>
        </w:r>
      </w:ins>
    </w:p>
    <w:p w14:paraId="2846956F" w14:textId="77777777" w:rsidR="004714D6" w:rsidRDefault="003A4848" w:rsidP="003A4848">
      <w:pPr>
        <w:pStyle w:val="Default"/>
        <w:numPr>
          <w:ilvl w:val="0"/>
          <w:numId w:val="10"/>
        </w:numPr>
        <w:rPr>
          <w:ins w:id="13" w:author="uzivatel" w:date="2026-09-22T12:15:00Z" w16du:dateUtc="2026-09-22T16:15:00Z"/>
          <w:rFonts w:ascii="Roboto" w:hAnsi="Roboto"/>
        </w:rPr>
      </w:pPr>
      <w:ins w:id="14" w:author="uzivatel" w:date="2026-09-22T12:15:00Z" w16du:dateUtc="2026-09-22T16:15:00Z">
        <w:r w:rsidRPr="004714D6">
          <w:rPr>
            <w:rFonts w:ascii="Roboto" w:hAnsi="Roboto"/>
          </w:rPr>
          <w:t xml:space="preserve">individuální nebo skupinové (opět do 15 žáků) konzultace </w:t>
        </w:r>
      </w:ins>
    </w:p>
    <w:p w14:paraId="36DF83C3" w14:textId="77777777" w:rsidR="003A4848" w:rsidRPr="004714D6" w:rsidRDefault="003A4848" w:rsidP="003A4848">
      <w:pPr>
        <w:pStyle w:val="Default"/>
        <w:numPr>
          <w:ilvl w:val="0"/>
          <w:numId w:val="10"/>
        </w:numPr>
        <w:rPr>
          <w:ins w:id="15" w:author="uzivatel" w:date="2026-09-22T12:15:00Z" w16du:dateUtc="2026-09-22T16:15:00Z"/>
          <w:rFonts w:ascii="Roboto" w:hAnsi="Roboto"/>
        </w:rPr>
      </w:pPr>
      <w:ins w:id="16" w:author="uzivatel" w:date="2026-09-22T12:15:00Z" w16du:dateUtc="2026-09-22T16:15:00Z">
        <w:r w:rsidRPr="004714D6">
          <w:rPr>
            <w:rFonts w:ascii="Roboto" w:hAnsi="Roboto"/>
          </w:rPr>
          <w:t xml:space="preserve">setkání s vyučujícím navazující na vzdělávání na dálku (objasnění nebo upevnění učiva, zadání samostatného učení mimo školu) a v souvislosti s hodnocením vzdělávání za školní rok 2019/2020 </w:t>
        </w:r>
      </w:ins>
    </w:p>
    <w:p w14:paraId="37CEB1C6" w14:textId="77777777" w:rsidR="003A4848" w:rsidRDefault="003A4848" w:rsidP="003A4848">
      <w:pPr>
        <w:pStyle w:val="Default"/>
        <w:numPr>
          <w:ilvl w:val="0"/>
          <w:numId w:val="10"/>
        </w:numPr>
        <w:rPr>
          <w:ins w:id="17" w:author="uzivatel" w:date="2026-09-22T12:15:00Z" w16du:dateUtc="2026-09-22T16:15:00Z"/>
          <w:rFonts w:ascii="Roboto" w:hAnsi="Roboto"/>
        </w:rPr>
      </w:pPr>
      <w:ins w:id="18" w:author="uzivatel" w:date="2026-09-22T12:15:00Z" w16du:dateUtc="2026-09-22T16:15:00Z">
        <w:r>
          <w:rPr>
            <w:rFonts w:ascii="Roboto" w:hAnsi="Roboto"/>
          </w:rPr>
          <w:t>s</w:t>
        </w:r>
        <w:r w:rsidRPr="003A4848">
          <w:rPr>
            <w:rFonts w:ascii="Roboto" w:hAnsi="Roboto"/>
          </w:rPr>
          <w:t>ocializační aktivity</w:t>
        </w:r>
      </w:ins>
    </w:p>
    <w:p w14:paraId="0F86BBEB" w14:textId="77777777" w:rsidR="003A4848" w:rsidRDefault="003A4848" w:rsidP="003A4848">
      <w:pPr>
        <w:pStyle w:val="Default"/>
        <w:numPr>
          <w:ilvl w:val="0"/>
          <w:numId w:val="10"/>
        </w:numPr>
        <w:rPr>
          <w:ins w:id="19" w:author="uzivatel" w:date="2026-09-22T12:15:00Z" w16du:dateUtc="2026-09-22T16:15:00Z"/>
          <w:rFonts w:ascii="Roboto" w:hAnsi="Roboto"/>
        </w:rPr>
      </w:pPr>
      <w:ins w:id="20" w:author="uzivatel" w:date="2026-09-22T12:15:00Z" w16du:dateUtc="2026-09-22T16:15:00Z">
        <w:r>
          <w:rPr>
            <w:rFonts w:ascii="Roboto" w:hAnsi="Roboto"/>
          </w:rPr>
          <w:t>v</w:t>
        </w:r>
        <w:r w:rsidRPr="003A4848">
          <w:rPr>
            <w:rFonts w:ascii="Roboto" w:hAnsi="Roboto"/>
          </w:rPr>
          <w:t>yzvednutí školních potřeb nebo jiných osobních věcí žáků, které z důvodu zákazu osobní př</w:t>
        </w:r>
        <w:r>
          <w:rPr>
            <w:rFonts w:ascii="Roboto" w:hAnsi="Roboto"/>
          </w:rPr>
          <w:t>ítomnosti žáků zůstaly ve škole</w:t>
        </w:r>
        <w:r w:rsidRPr="003A4848">
          <w:rPr>
            <w:rFonts w:ascii="Roboto" w:hAnsi="Roboto"/>
          </w:rPr>
          <w:t xml:space="preserve"> </w:t>
        </w:r>
      </w:ins>
    </w:p>
    <w:p w14:paraId="3EE3E8AF" w14:textId="77777777" w:rsidR="003A4848" w:rsidRDefault="003A4848" w:rsidP="003A4848">
      <w:pPr>
        <w:pStyle w:val="Default"/>
        <w:numPr>
          <w:ilvl w:val="0"/>
          <w:numId w:val="10"/>
        </w:numPr>
        <w:rPr>
          <w:ins w:id="21" w:author="uzivatel" w:date="2026-09-22T12:15:00Z" w16du:dateUtc="2026-09-22T16:15:00Z"/>
          <w:rFonts w:ascii="Roboto" w:hAnsi="Roboto"/>
        </w:rPr>
      </w:pPr>
      <w:ins w:id="22" w:author="uzivatel" w:date="2026-09-22T12:15:00Z" w16du:dateUtc="2026-09-22T16:15:00Z">
        <w:r>
          <w:rPr>
            <w:rFonts w:ascii="Roboto" w:hAnsi="Roboto"/>
          </w:rPr>
          <w:t>o</w:t>
        </w:r>
        <w:r w:rsidRPr="003A4848">
          <w:rPr>
            <w:rFonts w:ascii="Roboto" w:hAnsi="Roboto"/>
          </w:rPr>
          <w:t xml:space="preserve">devzdání a převzetí učebnic, učebních </w:t>
        </w:r>
        <w:r>
          <w:rPr>
            <w:rFonts w:ascii="Roboto" w:hAnsi="Roboto"/>
          </w:rPr>
          <w:t>pomůcek a školních potřeb.</w:t>
        </w:r>
      </w:ins>
    </w:p>
    <w:p w14:paraId="486251E6" w14:textId="77777777" w:rsidR="008F695B" w:rsidRPr="009D457F" w:rsidRDefault="003A4848" w:rsidP="009700EB">
      <w:pPr>
        <w:pStyle w:val="Default"/>
        <w:numPr>
          <w:ilvl w:val="0"/>
          <w:numId w:val="10"/>
        </w:numPr>
        <w:rPr>
          <w:ins w:id="23" w:author="uzivatel" w:date="2026-09-22T12:15:00Z" w16du:dateUtc="2026-09-22T16:15:00Z"/>
          <w:b/>
          <w:bCs/>
          <w:sz w:val="22"/>
          <w:szCs w:val="22"/>
        </w:rPr>
      </w:pPr>
      <w:ins w:id="24" w:author="uzivatel" w:date="2026-09-22T12:15:00Z" w16du:dateUtc="2026-09-22T16:15:00Z">
        <w:r w:rsidRPr="009D457F">
          <w:rPr>
            <w:rFonts w:ascii="Roboto" w:hAnsi="Roboto"/>
          </w:rPr>
          <w:t>předání vysvědčení za 2. pololetí školního roku 2019/2020</w:t>
        </w:r>
      </w:ins>
    </w:p>
    <w:p w14:paraId="7EECB39A" w14:textId="77777777" w:rsidR="009D457F" w:rsidRPr="009D457F" w:rsidRDefault="009D457F" w:rsidP="009D457F">
      <w:pPr>
        <w:pStyle w:val="Default"/>
        <w:ind w:left="720"/>
        <w:rPr>
          <w:ins w:id="25" w:author="uzivatel" w:date="2026-09-22T12:15:00Z" w16du:dateUtc="2026-09-22T16:15:00Z"/>
          <w:b/>
          <w:bCs/>
          <w:sz w:val="22"/>
          <w:szCs w:val="22"/>
        </w:rPr>
      </w:pPr>
    </w:p>
    <w:p w14:paraId="59B30CFC" w14:textId="77777777" w:rsidR="0071556C" w:rsidRDefault="0043051E" w:rsidP="009700EB">
      <w:pPr>
        <w:pStyle w:val="Default"/>
        <w:rPr>
          <w:ins w:id="26" w:author="uzivatel" w:date="2026-09-22T12:15:00Z" w16du:dateUtc="2026-09-22T16:15:00Z"/>
          <w:b/>
          <w:bCs/>
          <w:sz w:val="22"/>
          <w:szCs w:val="22"/>
          <w:u w:val="single"/>
        </w:rPr>
      </w:pPr>
      <w:ins w:id="27" w:author="uzivatel" w:date="2026-09-22T12:15:00Z" w16du:dateUtc="2026-09-22T16:15:00Z">
        <w:r w:rsidRPr="0043051E">
          <w:rPr>
            <w:b/>
            <w:bCs/>
            <w:sz w:val="22"/>
            <w:szCs w:val="22"/>
            <w:u w:val="single"/>
          </w:rPr>
          <w:t>Hygienická pravidla</w:t>
        </w:r>
      </w:ins>
    </w:p>
    <w:p w14:paraId="45060AEB" w14:textId="77777777" w:rsidR="002E5199" w:rsidRPr="0043051E" w:rsidRDefault="002E5199" w:rsidP="009700EB">
      <w:pPr>
        <w:pStyle w:val="Default"/>
        <w:rPr>
          <w:ins w:id="28" w:author="uzivatel" w:date="2026-09-22T12:15:00Z" w16du:dateUtc="2026-09-22T16:15:00Z"/>
          <w:b/>
          <w:bCs/>
          <w:sz w:val="22"/>
          <w:szCs w:val="22"/>
          <w:u w:val="single"/>
        </w:rPr>
      </w:pPr>
    </w:p>
    <w:p w14:paraId="13DDBE61" w14:textId="77777777" w:rsidR="00E60474" w:rsidRDefault="00C9043F" w:rsidP="00E2631A">
      <w:pPr>
        <w:pStyle w:val="Default"/>
        <w:rPr>
          <w:ins w:id="29" w:author="uzivatel" w:date="2026-09-22T12:15:00Z" w16du:dateUtc="2026-09-22T16:15:00Z"/>
          <w:rFonts w:ascii="Roboto" w:hAnsi="Roboto"/>
        </w:rPr>
      </w:pPr>
      <w:ins w:id="30" w:author="uzivatel" w:date="2026-09-22T12:15:00Z" w16du:dateUtc="2026-09-22T16:15:00Z">
        <w:r w:rsidRPr="00E2631A">
          <w:rPr>
            <w:rFonts w:ascii="Roboto" w:hAnsi="Roboto"/>
          </w:rPr>
          <w:t>Jsou dána aktualizovanou verzí dokumentu MŠMT „Ochrana zdraví a provoz základních škol v období do konce školního roku 2019/2020“.</w:t>
        </w:r>
        <w:r w:rsidR="004714D6">
          <w:rPr>
            <w:rFonts w:ascii="Roboto" w:hAnsi="Roboto"/>
          </w:rPr>
          <w:t xml:space="preserve"> Aktualizovaná verze je dostupná na webových stránkách školy v odkazu Aktuality.</w:t>
        </w:r>
      </w:ins>
    </w:p>
    <w:p w14:paraId="3CDD3D05" w14:textId="77777777" w:rsidR="00E2631A" w:rsidRPr="00E2631A" w:rsidRDefault="00E2631A" w:rsidP="00E2631A">
      <w:pPr>
        <w:pStyle w:val="Default"/>
        <w:rPr>
          <w:ins w:id="31" w:author="uzivatel" w:date="2026-09-22T12:15:00Z" w16du:dateUtc="2026-09-22T16:15:00Z"/>
          <w:rFonts w:ascii="Roboto" w:hAnsi="Roboto"/>
        </w:rPr>
      </w:pPr>
    </w:p>
    <w:p w14:paraId="0E7AC1FC" w14:textId="77777777" w:rsidR="00DF0E9B" w:rsidRPr="00E2631A" w:rsidRDefault="00DF0E9B" w:rsidP="00DF0E9B">
      <w:pPr>
        <w:pStyle w:val="Default"/>
        <w:rPr>
          <w:ins w:id="32" w:author="uzivatel" w:date="2026-09-22T12:15:00Z" w16du:dateUtc="2026-09-22T16:15:00Z"/>
          <w:rFonts w:ascii="Roboto" w:hAnsi="Roboto"/>
          <w:b/>
        </w:rPr>
      </w:pPr>
      <w:ins w:id="33" w:author="uzivatel" w:date="2026-09-22T12:15:00Z" w16du:dateUtc="2026-09-22T16:15:00Z">
        <w:r w:rsidRPr="00E2631A">
          <w:rPr>
            <w:rFonts w:ascii="Roboto" w:hAnsi="Roboto"/>
            <w:b/>
          </w:rPr>
          <w:t>Žák je povinen dodržovat stanovená hygienická</w:t>
        </w:r>
        <w:r w:rsidR="00975CE3" w:rsidRPr="00E2631A">
          <w:rPr>
            <w:rFonts w:ascii="Roboto" w:hAnsi="Roboto"/>
            <w:b/>
          </w:rPr>
          <w:t xml:space="preserve"> pravidla. J</w:t>
        </w:r>
        <w:r w:rsidRPr="00E2631A">
          <w:rPr>
            <w:rFonts w:ascii="Roboto" w:hAnsi="Roboto"/>
            <w:b/>
          </w:rPr>
          <w:t>ejich opakované nedodržování, po prokazatelném upozornění zákonného zástupce žáka</w:t>
        </w:r>
        <w:r w:rsidR="005940DB" w:rsidRPr="00E2631A">
          <w:rPr>
            <w:rFonts w:ascii="Roboto" w:hAnsi="Roboto"/>
            <w:b/>
          </w:rPr>
          <w:t xml:space="preserve"> o </w:t>
        </w:r>
        <w:r w:rsidR="000C1D5B" w:rsidRPr="00E2631A">
          <w:rPr>
            <w:rFonts w:ascii="Roboto" w:hAnsi="Roboto"/>
            <w:b/>
          </w:rPr>
          <w:t>této skutečnosti</w:t>
        </w:r>
        <w:r w:rsidRPr="00E2631A">
          <w:rPr>
            <w:rFonts w:ascii="Roboto" w:hAnsi="Roboto"/>
            <w:b/>
          </w:rPr>
          <w:t>, je důvodem k nevpuš</w:t>
        </w:r>
        <w:r w:rsidR="004435CB" w:rsidRPr="00E2631A">
          <w:rPr>
            <w:rFonts w:ascii="Roboto" w:hAnsi="Roboto"/>
            <w:b/>
          </w:rPr>
          <w:t>tění žáka do školy</w:t>
        </w:r>
        <w:r w:rsidRPr="00E2631A">
          <w:rPr>
            <w:rFonts w:ascii="Roboto" w:hAnsi="Roboto"/>
            <w:b/>
          </w:rPr>
          <w:t xml:space="preserve">. </w:t>
        </w:r>
      </w:ins>
    </w:p>
    <w:p w14:paraId="167099DF" w14:textId="77777777" w:rsidR="000C1D5B" w:rsidRDefault="000C1D5B" w:rsidP="00222525">
      <w:pPr>
        <w:pStyle w:val="Default"/>
        <w:rPr>
          <w:ins w:id="34" w:author="uzivatel" w:date="2026-09-22T12:15:00Z" w16du:dateUtc="2026-09-22T16:15:00Z"/>
          <w:b/>
          <w:bCs/>
          <w:sz w:val="22"/>
          <w:szCs w:val="22"/>
          <w:u w:val="single"/>
        </w:rPr>
      </w:pPr>
    </w:p>
    <w:p w14:paraId="78CBB1C3" w14:textId="77777777" w:rsidR="00222525" w:rsidRDefault="00967EDD" w:rsidP="00222525">
      <w:pPr>
        <w:pStyle w:val="Default"/>
        <w:rPr>
          <w:ins w:id="35" w:author="uzivatel" w:date="2026-09-22T12:15:00Z" w16du:dateUtc="2026-09-22T16:15:00Z"/>
          <w:b/>
          <w:bCs/>
          <w:sz w:val="22"/>
          <w:szCs w:val="22"/>
          <w:u w:val="single"/>
        </w:rPr>
      </w:pPr>
      <w:ins w:id="36" w:author="uzivatel" w:date="2026-09-22T12:15:00Z" w16du:dateUtc="2026-09-22T16:15:00Z">
        <w:r>
          <w:rPr>
            <w:b/>
            <w:bCs/>
            <w:sz w:val="22"/>
            <w:szCs w:val="22"/>
            <w:u w:val="single"/>
          </w:rPr>
          <w:t xml:space="preserve">Organizační </w:t>
        </w:r>
        <w:r w:rsidR="00905D4F" w:rsidRPr="0043051E">
          <w:rPr>
            <w:b/>
            <w:bCs/>
            <w:sz w:val="22"/>
            <w:szCs w:val="22"/>
            <w:u w:val="single"/>
          </w:rPr>
          <w:t xml:space="preserve"> pravidla</w:t>
        </w:r>
      </w:ins>
    </w:p>
    <w:p w14:paraId="396F770F" w14:textId="77777777" w:rsidR="000C1D5B" w:rsidRDefault="000C1D5B" w:rsidP="00222525">
      <w:pPr>
        <w:pStyle w:val="Default"/>
        <w:rPr>
          <w:ins w:id="37" w:author="uzivatel" w:date="2026-09-22T12:15:00Z" w16du:dateUtc="2026-09-22T16:15:00Z"/>
          <w:b/>
          <w:bCs/>
          <w:sz w:val="22"/>
          <w:szCs w:val="22"/>
          <w:u w:val="single"/>
        </w:rPr>
      </w:pPr>
    </w:p>
    <w:p w14:paraId="04373F9D" w14:textId="77777777" w:rsidR="00393DFA" w:rsidRPr="009E4030" w:rsidRDefault="005F4481" w:rsidP="00222525">
      <w:pPr>
        <w:pStyle w:val="Default"/>
        <w:numPr>
          <w:ilvl w:val="0"/>
          <w:numId w:val="7"/>
        </w:numPr>
        <w:rPr>
          <w:ins w:id="38" w:author="uzivatel" w:date="2026-09-22T12:15:00Z" w16du:dateUtc="2026-09-22T16:15:00Z"/>
          <w:rFonts w:ascii="Roboto" w:hAnsi="Roboto"/>
        </w:rPr>
      </w:pPr>
      <w:ins w:id="39" w:author="uzivatel" w:date="2026-09-22T12:15:00Z" w16du:dateUtc="2026-09-22T16:15:00Z">
        <w:r w:rsidRPr="009E4030">
          <w:rPr>
            <w:rFonts w:ascii="Roboto" w:hAnsi="Roboto"/>
          </w:rPr>
          <w:t>žákům budou v období 8. 6. – 26. 6.</w:t>
        </w:r>
        <w:r w:rsidR="00393DFA" w:rsidRPr="009E4030">
          <w:rPr>
            <w:rFonts w:ascii="Roboto" w:hAnsi="Roboto"/>
          </w:rPr>
          <w:t xml:space="preserve"> n</w:t>
        </w:r>
        <w:r w:rsidRPr="009E4030">
          <w:rPr>
            <w:rFonts w:ascii="Roboto" w:hAnsi="Roboto"/>
          </w:rPr>
          <w:t>abídnuty</w:t>
        </w:r>
        <w:r w:rsidR="00393DFA" w:rsidRPr="009E4030">
          <w:rPr>
            <w:rFonts w:ascii="Roboto" w:hAnsi="Roboto"/>
          </w:rPr>
          <w:t>:</w:t>
        </w:r>
      </w:ins>
    </w:p>
    <w:p w14:paraId="5690103F" w14:textId="77777777" w:rsidR="005F4481" w:rsidRPr="009E4030" w:rsidRDefault="005F4481" w:rsidP="009E4030">
      <w:pPr>
        <w:pStyle w:val="Default"/>
        <w:numPr>
          <w:ilvl w:val="0"/>
          <w:numId w:val="12"/>
        </w:numPr>
        <w:rPr>
          <w:ins w:id="40" w:author="uzivatel" w:date="2026-09-22T12:15:00Z" w16du:dateUtc="2026-09-22T16:15:00Z"/>
          <w:rFonts w:ascii="Roboto" w:hAnsi="Roboto"/>
        </w:rPr>
      </w:pPr>
      <w:ins w:id="41" w:author="uzivatel" w:date="2026-09-22T12:15:00Z" w16du:dateUtc="2026-09-22T16:15:00Z">
        <w:r w:rsidRPr="009E4030">
          <w:rPr>
            <w:rFonts w:ascii="Roboto" w:hAnsi="Roboto"/>
          </w:rPr>
          <w:t>pravidelné konzultace dle rozvrhu konzultací (dostupný na webových s</w:t>
        </w:r>
        <w:r w:rsidR="00067C1B">
          <w:rPr>
            <w:rFonts w:ascii="Roboto" w:hAnsi="Roboto"/>
          </w:rPr>
          <w:t>tránkách školy v odkazu On-line výuka a domácí příprava)</w:t>
        </w:r>
      </w:ins>
    </w:p>
    <w:p w14:paraId="6FCC3326" w14:textId="77777777" w:rsidR="00393DFA" w:rsidRPr="009E4030" w:rsidRDefault="00393DFA" w:rsidP="009E4030">
      <w:pPr>
        <w:pStyle w:val="Default"/>
        <w:numPr>
          <w:ilvl w:val="0"/>
          <w:numId w:val="12"/>
        </w:numPr>
        <w:rPr>
          <w:ins w:id="42" w:author="uzivatel" w:date="2026-09-22T12:15:00Z" w16du:dateUtc="2026-09-22T16:15:00Z"/>
          <w:rFonts w:ascii="Roboto" w:hAnsi="Roboto"/>
        </w:rPr>
      </w:pPr>
      <w:ins w:id="43" w:author="uzivatel" w:date="2026-09-22T12:15:00Z" w16du:dateUtc="2026-09-22T16:15:00Z">
        <w:r w:rsidRPr="009E4030">
          <w:rPr>
            <w:rFonts w:ascii="Roboto" w:hAnsi="Roboto"/>
          </w:rPr>
          <w:t>individuální konzultace</w:t>
        </w:r>
      </w:ins>
    </w:p>
    <w:p w14:paraId="07D33916" w14:textId="77777777" w:rsidR="00AB7A30" w:rsidRPr="00222525" w:rsidRDefault="00393DFA" w:rsidP="009E4030">
      <w:pPr>
        <w:pStyle w:val="Default"/>
        <w:numPr>
          <w:ilvl w:val="0"/>
          <w:numId w:val="7"/>
        </w:numPr>
        <w:rPr>
          <w:ins w:id="44" w:author="uzivatel" w:date="2026-09-22T12:15:00Z" w16du:dateUtc="2026-09-22T16:15:00Z"/>
          <w:b/>
          <w:bCs/>
          <w:sz w:val="22"/>
          <w:szCs w:val="22"/>
          <w:u w:val="single"/>
        </w:rPr>
      </w:pPr>
      <w:ins w:id="45" w:author="uzivatel" w:date="2026-09-22T12:15:00Z" w16du:dateUtc="2026-09-22T16:15:00Z">
        <w:r>
          <w:rPr>
            <w:rFonts w:ascii="Roboto" w:hAnsi="Roboto"/>
          </w:rPr>
          <w:t>na konzultace se žáci přihlašují s dostatečným předstihem vyučujícímu předmětu</w:t>
        </w:r>
      </w:ins>
    </w:p>
    <w:p w14:paraId="4D41B345" w14:textId="77777777" w:rsidR="00AB7A30" w:rsidRPr="00ED3AF5" w:rsidRDefault="006B75D9" w:rsidP="009E4030">
      <w:pPr>
        <w:pStyle w:val="Default"/>
        <w:numPr>
          <w:ilvl w:val="0"/>
          <w:numId w:val="7"/>
        </w:numPr>
        <w:rPr>
          <w:ins w:id="46" w:author="uzivatel" w:date="2026-09-22T12:15:00Z" w16du:dateUtc="2026-09-22T16:15:00Z"/>
          <w:rFonts w:ascii="Roboto" w:hAnsi="Roboto"/>
        </w:rPr>
      </w:pPr>
      <w:ins w:id="47" w:author="uzivatel" w:date="2026-09-22T12:15:00Z" w16du:dateUtc="2026-09-22T16:15:00Z">
        <w:r>
          <w:rPr>
            <w:rFonts w:ascii="Roboto" w:hAnsi="Roboto"/>
          </w:rPr>
          <w:t>m</w:t>
        </w:r>
        <w:r w:rsidR="0028602A">
          <w:rPr>
            <w:rFonts w:ascii="Roboto" w:hAnsi="Roboto"/>
          </w:rPr>
          <w:t xml:space="preserve">aximální počet žáků v konzultační skupině </w:t>
        </w:r>
        <w:r w:rsidR="00AB7A30" w:rsidRPr="00ED3AF5">
          <w:rPr>
            <w:rFonts w:ascii="Roboto" w:hAnsi="Roboto"/>
          </w:rPr>
          <w:t xml:space="preserve">je 15 </w:t>
        </w:r>
      </w:ins>
    </w:p>
    <w:p w14:paraId="6C873355" w14:textId="77777777" w:rsidR="000C1D5B" w:rsidRPr="00067C1B" w:rsidRDefault="008E16D0" w:rsidP="009E4030">
      <w:pPr>
        <w:pStyle w:val="Default"/>
        <w:numPr>
          <w:ilvl w:val="0"/>
          <w:numId w:val="7"/>
        </w:numPr>
        <w:rPr>
          <w:ins w:id="48" w:author="uzivatel" w:date="2026-09-22T12:15:00Z" w16du:dateUtc="2026-09-22T16:15:00Z"/>
          <w:rFonts w:ascii="Roboto" w:hAnsi="Roboto"/>
        </w:rPr>
      </w:pPr>
      <w:ins w:id="49" w:author="uzivatel" w:date="2026-09-22T12:15:00Z" w16du:dateUtc="2026-09-22T16:15:00Z">
        <w:r>
          <w:rPr>
            <w:rFonts w:ascii="Roboto" w:hAnsi="Roboto"/>
          </w:rPr>
          <w:t>při p</w:t>
        </w:r>
        <w:r w:rsidRPr="008E16D0">
          <w:rPr>
            <w:rFonts w:ascii="Roboto" w:hAnsi="Roboto"/>
          </w:rPr>
          <w:t>rvní</w:t>
        </w:r>
        <w:r>
          <w:rPr>
            <w:rFonts w:ascii="Roboto" w:hAnsi="Roboto"/>
          </w:rPr>
          <w:t xml:space="preserve">m vstupu do školy </w:t>
        </w:r>
        <w:r w:rsidRPr="008E16D0">
          <w:rPr>
            <w:rFonts w:ascii="Roboto" w:hAnsi="Roboto"/>
          </w:rPr>
          <w:t>musí žák předložit</w:t>
        </w:r>
        <w:r w:rsidR="001D66D1">
          <w:rPr>
            <w:rFonts w:ascii="Roboto" w:hAnsi="Roboto"/>
          </w:rPr>
          <w:t xml:space="preserve"> </w:t>
        </w:r>
        <w:r w:rsidR="001D66D1" w:rsidRPr="001D66D1">
          <w:rPr>
            <w:rFonts w:ascii="Roboto" w:hAnsi="Roboto"/>
          </w:rPr>
          <w:t>písemné seznámení s vymezením rizikových skupin stanovených Ministerstvem zdravotnictv</w:t>
        </w:r>
        <w:r w:rsidR="001D66D1">
          <w:rPr>
            <w:rFonts w:ascii="Roboto" w:hAnsi="Roboto"/>
          </w:rPr>
          <w:t>í</w:t>
        </w:r>
        <w:r w:rsidR="001D66D1" w:rsidRPr="001D66D1">
          <w:rPr>
            <w:rFonts w:ascii="Roboto" w:hAnsi="Roboto"/>
          </w:rPr>
          <w:t xml:space="preserve"> a písemné čestné prohlášení o neexistenci příznaků virového infekčního onemocnění (např. horečka, kašel, dušnost, náhlá ztráta chuti a čichu apod.)</w:t>
        </w:r>
        <w:r w:rsidR="00926BE8">
          <w:rPr>
            <w:rFonts w:ascii="Roboto" w:hAnsi="Roboto"/>
          </w:rPr>
          <w:t xml:space="preserve"> podepsaná zákonným zástupcem. </w:t>
        </w:r>
        <w:r w:rsidRPr="008E16D0">
          <w:rPr>
            <w:rFonts w:ascii="Roboto" w:hAnsi="Roboto"/>
          </w:rPr>
          <w:t>Pokud žák nepředloží toto prohlášení, nebude do školy vpuštěn.</w:t>
        </w:r>
        <w:r w:rsidR="00070B7A">
          <w:rPr>
            <w:rFonts w:ascii="Roboto" w:hAnsi="Roboto"/>
          </w:rPr>
          <w:t xml:space="preserve"> Čestné prohlášení je dostupné </w:t>
        </w:r>
        <w:r>
          <w:rPr>
            <w:rFonts w:ascii="Roboto" w:hAnsi="Roboto"/>
          </w:rPr>
          <w:t xml:space="preserve">na webových stránkách školy v odkazu </w:t>
        </w:r>
        <w:r w:rsidR="00070B7A">
          <w:rPr>
            <w:rFonts w:ascii="Roboto" w:hAnsi="Roboto"/>
          </w:rPr>
          <w:t>„</w:t>
        </w:r>
        <w:r>
          <w:rPr>
            <w:rFonts w:ascii="Roboto" w:hAnsi="Roboto"/>
          </w:rPr>
          <w:t>Dokumenty školy</w:t>
        </w:r>
        <w:r w:rsidR="00070B7A">
          <w:rPr>
            <w:rFonts w:ascii="Roboto" w:hAnsi="Roboto"/>
          </w:rPr>
          <w:t>“</w:t>
        </w:r>
        <w:r>
          <w:rPr>
            <w:rFonts w:ascii="Roboto" w:hAnsi="Roboto"/>
          </w:rPr>
          <w:t xml:space="preserve"> a dále na recepci</w:t>
        </w:r>
        <w:r w:rsidR="00070B7A">
          <w:rPr>
            <w:rFonts w:ascii="Roboto" w:hAnsi="Roboto"/>
          </w:rPr>
          <w:t xml:space="preserve"> </w:t>
        </w:r>
        <w:r>
          <w:rPr>
            <w:rFonts w:ascii="Roboto" w:hAnsi="Roboto"/>
          </w:rPr>
          <w:t>školy</w:t>
        </w:r>
        <w:r w:rsidR="00070B7A">
          <w:rPr>
            <w:rFonts w:ascii="Roboto" w:hAnsi="Roboto"/>
          </w:rPr>
          <w:t>.</w:t>
        </w:r>
        <w:r w:rsidR="002E5199" w:rsidRPr="002E5199">
          <w:rPr>
            <w:b/>
            <w:bCs/>
            <w:sz w:val="22"/>
            <w:szCs w:val="22"/>
          </w:rPr>
          <w:t xml:space="preserve"> </w:t>
        </w:r>
        <w:r w:rsidR="00355828" w:rsidRPr="00067C1B">
          <w:rPr>
            <w:rFonts w:ascii="Roboto" w:hAnsi="Roboto"/>
          </w:rPr>
          <w:t xml:space="preserve">Čestné prohlášení </w:t>
        </w:r>
        <w:r w:rsidR="00067C1B" w:rsidRPr="00067C1B">
          <w:rPr>
            <w:rFonts w:ascii="Roboto" w:hAnsi="Roboto"/>
          </w:rPr>
          <w:t>odevzdá žák na recepci školy.</w:t>
        </w:r>
      </w:ins>
    </w:p>
    <w:p w14:paraId="19C938D8" w14:textId="77777777" w:rsidR="00F01D59" w:rsidRDefault="00EF2DAF" w:rsidP="009E4030">
      <w:pPr>
        <w:pStyle w:val="Default"/>
        <w:numPr>
          <w:ilvl w:val="0"/>
          <w:numId w:val="7"/>
        </w:numPr>
        <w:rPr>
          <w:ins w:id="50" w:author="uzivatel" w:date="2026-09-22T12:15:00Z" w16du:dateUtc="2026-09-22T16:15:00Z"/>
          <w:rFonts w:ascii="Roboto" w:hAnsi="Roboto"/>
        </w:rPr>
      </w:pPr>
      <w:ins w:id="51" w:author="uzivatel" w:date="2026-09-22T12:15:00Z" w16du:dateUtc="2026-09-22T16:15:00Z">
        <w:r>
          <w:rPr>
            <w:rFonts w:ascii="Roboto" w:hAnsi="Roboto"/>
          </w:rPr>
          <w:t>ž</w:t>
        </w:r>
        <w:r w:rsidRPr="00EF2DAF">
          <w:rPr>
            <w:rFonts w:ascii="Roboto" w:hAnsi="Roboto"/>
          </w:rPr>
          <w:t xml:space="preserve">áci se dostaví do budovy školy </w:t>
        </w:r>
        <w:r>
          <w:rPr>
            <w:rFonts w:ascii="Roboto" w:hAnsi="Roboto"/>
          </w:rPr>
          <w:t>pět minut před začátkem konzultační hodiny</w:t>
        </w:r>
      </w:ins>
    </w:p>
    <w:p w14:paraId="57967EC6" w14:textId="77777777" w:rsidR="00E2631A" w:rsidRDefault="00EF2DAF" w:rsidP="009E4030">
      <w:pPr>
        <w:pStyle w:val="Default"/>
        <w:numPr>
          <w:ilvl w:val="0"/>
          <w:numId w:val="7"/>
        </w:numPr>
        <w:rPr>
          <w:ins w:id="52" w:author="uzivatel" w:date="2026-09-22T12:15:00Z" w16du:dateUtc="2026-09-22T16:15:00Z"/>
          <w:rFonts w:ascii="Roboto" w:hAnsi="Roboto"/>
        </w:rPr>
      </w:pPr>
      <w:ins w:id="53" w:author="uzivatel" w:date="2026-09-22T12:15:00Z" w16du:dateUtc="2026-09-22T16:15:00Z">
        <w:r>
          <w:rPr>
            <w:rFonts w:ascii="Roboto" w:hAnsi="Roboto"/>
          </w:rPr>
          <w:t xml:space="preserve">v prostoru </w:t>
        </w:r>
        <w:r w:rsidR="00F01D59">
          <w:rPr>
            <w:rFonts w:ascii="Roboto" w:hAnsi="Roboto"/>
          </w:rPr>
          <w:t>šaten si žáky vyzvedne vyučující, který odvede skupinu do vyhrazené konzultační místnosti</w:t>
        </w:r>
      </w:ins>
    </w:p>
    <w:p w14:paraId="438A56A2" w14:textId="77777777" w:rsidR="005406F7" w:rsidRPr="00F91991" w:rsidRDefault="005406F7" w:rsidP="005406F7">
      <w:pPr>
        <w:pStyle w:val="Default"/>
        <w:numPr>
          <w:ilvl w:val="0"/>
          <w:numId w:val="7"/>
        </w:numPr>
        <w:rPr>
          <w:ins w:id="54" w:author="uzivatel" w:date="2026-09-22T12:15:00Z" w16du:dateUtc="2026-09-22T16:15:00Z"/>
          <w:rFonts w:ascii="Times New Roman" w:hAnsi="Times New Roman" w:cs="Times New Roman"/>
        </w:rPr>
      </w:pPr>
      <w:ins w:id="55" w:author="uzivatel" w:date="2026-09-22T12:15:00Z" w16du:dateUtc="2026-09-22T16:15:00Z">
        <w:r w:rsidRPr="0002301B">
          <w:rPr>
            <w:rFonts w:ascii="Roboto" w:hAnsi="Roboto"/>
          </w:rPr>
          <w:t>škola je oprávněna vymezit prostory, ve kterých se žáci mohou pohybovat</w:t>
        </w:r>
        <w:r w:rsidRPr="00F91991">
          <w:rPr>
            <w:rFonts w:ascii="Times New Roman" w:hAnsi="Times New Roman" w:cs="Times New Roman"/>
          </w:rPr>
          <w:t xml:space="preserve"> </w:t>
        </w:r>
      </w:ins>
    </w:p>
    <w:p w14:paraId="2D2A637D" w14:textId="77777777" w:rsidR="00EF2DAF" w:rsidRPr="00EF2DAF" w:rsidRDefault="005406F7" w:rsidP="009E4030">
      <w:pPr>
        <w:pStyle w:val="Default"/>
        <w:numPr>
          <w:ilvl w:val="0"/>
          <w:numId w:val="7"/>
        </w:numPr>
        <w:rPr>
          <w:ins w:id="56" w:author="uzivatel" w:date="2026-09-22T12:15:00Z" w16du:dateUtc="2026-09-22T16:15:00Z"/>
          <w:rFonts w:ascii="Roboto" w:hAnsi="Roboto"/>
        </w:rPr>
      </w:pPr>
      <w:ins w:id="57" w:author="uzivatel" w:date="2026-09-22T12:15:00Z" w16du:dateUtc="2026-09-22T16:15:00Z">
        <w:r>
          <w:rPr>
            <w:rFonts w:ascii="Roboto" w:hAnsi="Roboto"/>
          </w:rPr>
          <w:t>po ukončení konzultační hodiny odvede vyučující žáky do vstupní haly školy</w:t>
        </w:r>
        <w:r w:rsidR="004714D6">
          <w:rPr>
            <w:rFonts w:ascii="Roboto" w:hAnsi="Roboto"/>
          </w:rPr>
          <w:t>,</w:t>
        </w:r>
        <w:r w:rsidR="00355828">
          <w:rPr>
            <w:rFonts w:ascii="Roboto" w:hAnsi="Roboto"/>
          </w:rPr>
          <w:t xml:space="preserve"> odkud žáci neprodleně odchází</w:t>
        </w:r>
        <w:r w:rsidR="004714D6">
          <w:rPr>
            <w:rFonts w:ascii="Roboto" w:hAnsi="Roboto"/>
          </w:rPr>
          <w:t xml:space="preserve"> z budovy školy</w:t>
        </w:r>
        <w:r w:rsidR="00FB2884">
          <w:rPr>
            <w:rFonts w:ascii="Roboto" w:hAnsi="Roboto"/>
          </w:rPr>
          <w:t>. Žáci, kteří v daný den absolvují více konzultačních hodin, přechází samosta</w:t>
        </w:r>
        <w:r w:rsidR="00421D86">
          <w:rPr>
            <w:rFonts w:ascii="Roboto" w:hAnsi="Roboto"/>
          </w:rPr>
          <w:t>t</w:t>
        </w:r>
        <w:r w:rsidR="00FB2884">
          <w:rPr>
            <w:rFonts w:ascii="Roboto" w:hAnsi="Roboto"/>
          </w:rPr>
          <w:t>ně do vyhrazenýc</w:t>
        </w:r>
        <w:r w:rsidR="00421D86">
          <w:rPr>
            <w:rFonts w:ascii="Roboto" w:hAnsi="Roboto"/>
          </w:rPr>
          <w:t>h konzultačních místností dle rozvrhu</w:t>
        </w:r>
        <w:r w:rsidR="00FB2884">
          <w:rPr>
            <w:rFonts w:ascii="Roboto" w:hAnsi="Roboto"/>
          </w:rPr>
          <w:t xml:space="preserve"> konzultací.</w:t>
        </w:r>
      </w:ins>
    </w:p>
    <w:p w14:paraId="4E3775B2" w14:textId="77777777" w:rsidR="000C1D5B" w:rsidRDefault="000C1D5B" w:rsidP="000C1D5B">
      <w:pPr>
        <w:pStyle w:val="Default"/>
        <w:numPr>
          <w:ilvl w:val="0"/>
          <w:numId w:val="2"/>
        </w:numPr>
        <w:rPr>
          <w:ins w:id="58" w:author="uzivatel" w:date="2026-09-22T12:15:00Z" w16du:dateUtc="2026-09-22T16:15:00Z"/>
          <w:rFonts w:ascii="Roboto" w:hAnsi="Roboto"/>
        </w:rPr>
      </w:pPr>
      <w:ins w:id="59" w:author="uzivatel" w:date="2026-09-22T12:15:00Z" w16du:dateUtc="2026-09-22T16:15:00Z">
        <w:r>
          <w:rPr>
            <w:rFonts w:ascii="Roboto" w:hAnsi="Roboto"/>
          </w:rPr>
          <w:t>žáci si přinesou:</w:t>
        </w:r>
      </w:ins>
    </w:p>
    <w:p w14:paraId="40AB0BD9" w14:textId="77777777" w:rsidR="00992F5A" w:rsidRDefault="000C1D5B" w:rsidP="000C1D5B">
      <w:pPr>
        <w:pStyle w:val="Default"/>
        <w:numPr>
          <w:ilvl w:val="0"/>
          <w:numId w:val="8"/>
        </w:numPr>
        <w:rPr>
          <w:ins w:id="60" w:author="uzivatel" w:date="2026-09-22T12:15:00Z" w16du:dateUtc="2026-09-22T16:15:00Z"/>
          <w:rFonts w:ascii="Roboto" w:hAnsi="Roboto"/>
        </w:rPr>
      </w:pPr>
      <w:ins w:id="61" w:author="uzivatel" w:date="2026-09-22T12:15:00Z" w16du:dateUtc="2026-09-22T16:15:00Z">
        <w:r w:rsidRPr="00992F5A">
          <w:rPr>
            <w:rFonts w:ascii="Roboto" w:hAnsi="Roboto"/>
          </w:rPr>
          <w:t>psací potřeby, rýsovací potřeby, učebnice, sešity</w:t>
        </w:r>
        <w:r w:rsidR="00992F5A">
          <w:rPr>
            <w:rFonts w:ascii="Roboto" w:hAnsi="Roboto"/>
          </w:rPr>
          <w:t>, pracovní listy</w:t>
        </w:r>
        <w:r w:rsidRPr="00992F5A">
          <w:rPr>
            <w:rFonts w:ascii="Roboto" w:hAnsi="Roboto"/>
          </w:rPr>
          <w:t xml:space="preserve"> a další pomůcky</w:t>
        </w:r>
        <w:r w:rsidR="00992F5A">
          <w:rPr>
            <w:rFonts w:ascii="Roboto" w:hAnsi="Roboto"/>
          </w:rPr>
          <w:t xml:space="preserve"> na daný předmět dle potřeby a pokynu vyučujícího</w:t>
        </w:r>
      </w:ins>
    </w:p>
    <w:p w14:paraId="7CF26A08" w14:textId="77777777" w:rsidR="000C1D5B" w:rsidRPr="00992F5A" w:rsidRDefault="000C1D5B" w:rsidP="000C1D5B">
      <w:pPr>
        <w:pStyle w:val="Default"/>
        <w:numPr>
          <w:ilvl w:val="0"/>
          <w:numId w:val="8"/>
        </w:numPr>
        <w:rPr>
          <w:ins w:id="62" w:author="uzivatel" w:date="2026-09-22T12:15:00Z" w16du:dateUtc="2026-09-22T16:15:00Z"/>
          <w:rFonts w:ascii="Roboto" w:hAnsi="Roboto"/>
        </w:rPr>
      </w:pPr>
      <w:ins w:id="63" w:author="uzivatel" w:date="2026-09-22T12:15:00Z" w16du:dateUtc="2026-09-22T16:15:00Z">
        <w:r w:rsidRPr="00992F5A">
          <w:rPr>
            <w:rFonts w:ascii="Roboto" w:hAnsi="Roboto"/>
          </w:rPr>
          <w:t xml:space="preserve">minimálně dvě roušky a sáček na použitou roušku </w:t>
        </w:r>
      </w:ins>
    </w:p>
    <w:p w14:paraId="7ADAABD0" w14:textId="77777777" w:rsidR="000C1D5B" w:rsidRDefault="000C1D5B" w:rsidP="000C1D5B">
      <w:pPr>
        <w:pStyle w:val="Default"/>
        <w:numPr>
          <w:ilvl w:val="0"/>
          <w:numId w:val="8"/>
        </w:numPr>
        <w:rPr>
          <w:ins w:id="64" w:author="uzivatel" w:date="2026-09-22T12:15:00Z" w16du:dateUtc="2026-09-22T16:15:00Z"/>
        </w:rPr>
      </w:pPr>
      <w:ins w:id="65" w:author="uzivatel" w:date="2026-09-22T12:15:00Z" w16du:dateUtc="2026-09-22T16:15:00Z">
        <w:r w:rsidRPr="00067C1B">
          <w:rPr>
            <w:rFonts w:ascii="Roboto" w:hAnsi="Roboto"/>
          </w:rPr>
          <w:t xml:space="preserve">svačinu a pití </w:t>
        </w:r>
        <w:r w:rsidR="00992F5A" w:rsidRPr="00067C1B">
          <w:rPr>
            <w:rFonts w:ascii="Roboto" w:hAnsi="Roboto"/>
          </w:rPr>
          <w:t>dle vlastního uvážení</w:t>
        </w:r>
      </w:ins>
    </w:p>
    <w:p w14:paraId="4781DBDD" w14:textId="77777777" w:rsidR="009A39E4" w:rsidRDefault="009A39E4" w:rsidP="00A3501D">
      <w:pPr>
        <w:spacing w:after="0" w:line="240" w:lineRule="auto"/>
        <w:ind w:right="4471"/>
        <w:jc w:val="both"/>
        <w:outlineLvl w:val="2"/>
        <w:rPr>
          <w:del w:id="66" w:author="uzivatel" w:date="2026-09-22T12:15:00Z" w16du:dateUtc="2026-09-22T16:15:00Z"/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5BDC9236" w14:textId="77777777" w:rsidR="009A39E4" w:rsidRDefault="009A39E4" w:rsidP="00A3501D">
      <w:pPr>
        <w:spacing w:after="0" w:line="240" w:lineRule="auto"/>
        <w:ind w:right="4471"/>
        <w:jc w:val="both"/>
        <w:outlineLvl w:val="2"/>
        <w:rPr>
          <w:del w:id="67" w:author="uzivatel" w:date="2026-09-22T12:15:00Z" w16du:dateUtc="2026-09-22T16:15:00Z"/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37E21528" w14:textId="77777777" w:rsidR="001A08E6" w:rsidRDefault="001A08E6" w:rsidP="00283A07">
      <w:pPr>
        <w:spacing w:after="0" w:line="240" w:lineRule="auto"/>
        <w:ind w:right="4471"/>
        <w:jc w:val="both"/>
        <w:outlineLvl w:val="2"/>
        <w:rPr>
          <w:del w:id="68" w:author="uzivatel" w:date="2026-09-22T12:15:00Z" w16du:dateUtc="2026-09-22T16:15:00Z"/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77527CD0" w14:textId="77777777" w:rsidR="009A39E4" w:rsidRPr="009A39E4" w:rsidRDefault="009A39E4" w:rsidP="009A39E4">
      <w:pPr>
        <w:spacing w:after="0" w:line="240" w:lineRule="auto"/>
        <w:ind w:right="4471"/>
        <w:jc w:val="both"/>
        <w:outlineLvl w:val="2"/>
        <w:rPr>
          <w:del w:id="69" w:author="uzivatel" w:date="2026-09-22T12:15:00Z" w16du:dateUtc="2026-09-22T16:15:00Z"/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del w:id="70" w:author="uzivatel" w:date="2026-09-22T12:15:00Z" w16du:dateUtc="2026-09-22T16:15:00Z">
        <w:r w:rsidRPr="009A39E4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>О внесении изменений в постановление администрации города Чебо</w:delText>
        </w:r>
        <w: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 xml:space="preserve">ксары </w:delText>
        </w:r>
        <w:r w:rsidR="004E38A1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br/>
        </w:r>
        <w: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>от 29</w:delText>
        </w:r>
        <w:r w:rsidRPr="009A39E4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>.12.2021 № 24</w:delText>
        </w:r>
        <w: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>57</w:delText>
        </w:r>
        <w:r w:rsidRPr="009A39E4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 xml:space="preserve"> «Об утверждении Порядк</w:delText>
        </w:r>
        <w: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>а</w:delText>
        </w:r>
        <w:r w:rsidRPr="009A39E4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 xml:space="preserve"> учета бюджетных и денежных обязательств получателей средств бюджета города Чебоксары»</w:delText>
        </w:r>
      </w:del>
    </w:p>
    <w:p w14:paraId="328B3D3C" w14:textId="77777777" w:rsidR="009A39E4" w:rsidRPr="009A39E4" w:rsidRDefault="009A39E4" w:rsidP="009A39E4">
      <w:pPr>
        <w:spacing w:after="0" w:line="240" w:lineRule="auto"/>
        <w:ind w:right="4471"/>
        <w:jc w:val="both"/>
        <w:outlineLvl w:val="2"/>
        <w:rPr>
          <w:del w:id="71" w:author="uzivatel" w:date="2026-09-22T12:15:00Z" w16du:dateUtc="2026-09-22T16:15:00Z"/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22B90270" w14:textId="77777777" w:rsidR="00A3501D" w:rsidRPr="00283A07" w:rsidRDefault="00A3501D" w:rsidP="00A3501D">
      <w:pPr>
        <w:spacing w:after="0" w:line="240" w:lineRule="auto"/>
        <w:ind w:right="4471"/>
        <w:jc w:val="both"/>
        <w:outlineLvl w:val="2"/>
        <w:rPr>
          <w:del w:id="72" w:author="uzivatel" w:date="2026-09-22T12:15:00Z" w16du:dateUtc="2026-09-22T16:15:00Z"/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E9F3BC9" w14:textId="77777777" w:rsidR="00283A07" w:rsidRDefault="009A39E4" w:rsidP="003022CA">
      <w:pPr>
        <w:keepNext/>
        <w:keepLines/>
        <w:tabs>
          <w:tab w:val="left" w:pos="9540"/>
          <w:tab w:val="left" w:pos="9720"/>
        </w:tabs>
        <w:spacing w:after="0" w:line="312" w:lineRule="auto"/>
        <w:ind w:firstLine="709"/>
        <w:jc w:val="both"/>
        <w:outlineLvl w:val="3"/>
        <w:rPr>
          <w:del w:id="73" w:author="uzivatel" w:date="2026-09-22T12:15:00Z" w16du:dateUtc="2026-09-22T16:15:00Z"/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del w:id="74" w:author="uzivatel" w:date="2026-09-22T12:15:00Z" w16du:dateUtc="2026-09-22T16:15:00Z">
        <w:r w:rsidRPr="009A39E4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>В соответствии</w:delText>
        </w:r>
        <w: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 xml:space="preserve"> с</w:delText>
        </w:r>
        <w:r w:rsidR="001A08E6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 xml:space="preserve"> приказом Мин</w:delText>
        </w:r>
        <w:r w:rsidR="00882D51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 xml:space="preserve">истерства </w:delText>
        </w:r>
        <w:r w:rsidR="001A08E6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>фина</w:delText>
        </w:r>
        <w:r w:rsidR="00882D51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>нсов</w:delText>
        </w:r>
        <w:r w:rsidR="001A08E6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 xml:space="preserve"> Росси</w:delText>
        </w:r>
        <w:r w:rsidR="00882D51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 xml:space="preserve">йской Федерации </w:delText>
        </w:r>
        <w:r w:rsidR="001A08E6" w:rsidRPr="001A08E6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>от</w:delText>
        </w:r>
        <w:r w:rsidR="00882D51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 xml:space="preserve"> </w:delText>
        </w:r>
        <w: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>30.10.2020</w:delText>
        </w:r>
        <w:r w:rsidR="00882D51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 xml:space="preserve"> </w:delText>
        </w:r>
        <w:r w:rsidR="001D1498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 xml:space="preserve">№ </w:delText>
        </w:r>
        <w: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>258</w:delText>
        </w:r>
        <w:r w:rsidR="001A08E6" w:rsidRPr="001A08E6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>н</w:delText>
        </w:r>
        <w:r w:rsidR="001A08E6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 xml:space="preserve"> </w:delText>
        </w:r>
        <w:r w:rsidR="001C1227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>«</w:delText>
        </w:r>
        <w:r w:rsidR="001A08E6" w:rsidRPr="001A08E6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>О</w:delText>
        </w:r>
        <w: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>б утверждении</w:delText>
        </w:r>
        <w:r w:rsidR="001A08E6" w:rsidRPr="001A08E6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 xml:space="preserve"> Порядк</w:delText>
        </w:r>
        <w: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>а</w:delText>
        </w:r>
        <w:r w:rsidR="001A08E6" w:rsidRPr="001A08E6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 xml:space="preserve"> учета бюджетных и денежных обязательств получателей средств федерального бюджета территориальными органами Федерального казначейства</w:delText>
        </w:r>
        <w: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 xml:space="preserve">» </w:delText>
        </w:r>
        <w:r w:rsidR="00355E40" w:rsidRPr="00355E40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>и с целью приведения</w:delText>
        </w:r>
        <w: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 xml:space="preserve"> муниципального правового акта города Чебоксары </w:delText>
        </w:r>
        <w:r w:rsidR="00355E40" w:rsidRPr="00355E40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>в соответствие</w:delText>
        </w:r>
        <w:r w:rsidR="00355E40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 xml:space="preserve"> </w:delText>
        </w:r>
        <w:r w:rsidR="00355E40" w:rsidRPr="00355E40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 xml:space="preserve">с </w:delText>
        </w:r>
        <w: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 xml:space="preserve">требованиями </w:delText>
        </w:r>
        <w:r w:rsidR="00355E40" w:rsidRPr="00355E40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>действующ</w:delText>
        </w:r>
        <w: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>его</w:delText>
        </w:r>
        <w:r w:rsidR="00355E40" w:rsidRPr="00355E40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 xml:space="preserve"> законодательств</w:delText>
        </w:r>
        <w: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>а</w:delText>
        </w:r>
        <w:r w:rsidR="00355E40" w:rsidRPr="00355E40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 xml:space="preserve"> Российской Федерации</w:delText>
        </w:r>
        <w:r w:rsidR="00355E40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 xml:space="preserve"> </w:delText>
        </w:r>
        <w:r w:rsidR="00283A07" w:rsidRPr="00283A07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 xml:space="preserve">администрация города Чебоксары </w:delText>
        </w:r>
        <w:r w:rsidR="00283A07" w:rsidRPr="00283A07">
          <w:rPr>
            <w:rFonts w:ascii="Times New Roman" w:eastAsia="Times New Roman" w:hAnsi="Times New Roman" w:cs="Times New Roman"/>
            <w:bCs/>
            <w:spacing w:val="60"/>
            <w:sz w:val="28"/>
            <w:szCs w:val="28"/>
            <w:lang w:eastAsia="ru-RU"/>
          </w:rPr>
          <w:delText>постановляет:</w:delText>
        </w:r>
        <w:r w:rsidR="00283A07" w:rsidRPr="00283A07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 xml:space="preserve"> </w:delText>
        </w:r>
      </w:del>
    </w:p>
    <w:p w14:paraId="2DC5513B" w14:textId="77777777" w:rsidR="009A39E4" w:rsidRDefault="003022CA" w:rsidP="003022CA">
      <w:pPr>
        <w:keepNext/>
        <w:keepLines/>
        <w:tabs>
          <w:tab w:val="left" w:pos="9540"/>
          <w:tab w:val="left" w:pos="9720"/>
        </w:tabs>
        <w:spacing w:after="0" w:line="312" w:lineRule="auto"/>
        <w:ind w:firstLine="709"/>
        <w:jc w:val="both"/>
        <w:outlineLvl w:val="3"/>
        <w:rPr>
          <w:del w:id="75" w:author="uzivatel" w:date="2026-09-22T12:15:00Z" w16du:dateUtc="2026-09-22T16:15:00Z"/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del w:id="76" w:author="uzivatel" w:date="2026-09-22T12:15:00Z" w16du:dateUtc="2026-09-22T16:15:00Z">
        <w: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>1.1.</w:delText>
        </w:r>
        <w:r w:rsidRPr="003022CA">
          <w:delText xml:space="preserve"> </w:delText>
        </w:r>
        <w: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>Внести</w:delText>
        </w:r>
        <w:r w:rsidRPr="003022CA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 xml:space="preserve"> в постановление администрации города Чебоксары Чувашской Республики от 29.12.2021 № 2457 «Об утверждении Порядка учета бюджетных и денежных обязательств получателей средств бюджета города Чебоксары»</w:delText>
        </w:r>
        <w:r w:rsidR="00001ACC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 xml:space="preserve"> следующие изменения:</w:delText>
        </w:r>
      </w:del>
    </w:p>
    <w:p w14:paraId="05CA1BA7" w14:textId="77777777" w:rsidR="00B019C8" w:rsidRPr="00B019C8" w:rsidRDefault="00B019C8" w:rsidP="00B019C8">
      <w:pPr>
        <w:keepNext/>
        <w:keepLines/>
        <w:tabs>
          <w:tab w:val="left" w:pos="9540"/>
          <w:tab w:val="left" w:pos="9720"/>
        </w:tabs>
        <w:spacing w:after="0" w:line="312" w:lineRule="auto"/>
        <w:ind w:firstLine="709"/>
        <w:jc w:val="both"/>
        <w:outlineLvl w:val="3"/>
        <w:rPr>
          <w:del w:id="77" w:author="uzivatel" w:date="2026-09-22T12:15:00Z" w16du:dateUtc="2026-09-22T16:15:00Z"/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del w:id="78" w:author="uzivatel" w:date="2026-09-22T12:15:00Z" w16du:dateUtc="2026-09-22T16:15:00Z">
        <w:r w:rsidRPr="00B019C8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>преамбулу изложит</w:delText>
        </w:r>
        <w:r w:rsidR="002F35E2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>ь</w:delText>
        </w:r>
        <w:r w:rsidRPr="00B019C8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 xml:space="preserve"> в следующей редакции:</w:delText>
        </w:r>
      </w:del>
    </w:p>
    <w:p w14:paraId="359399A1" w14:textId="77777777" w:rsidR="00B019C8" w:rsidRPr="00283A07" w:rsidRDefault="00B019C8" w:rsidP="00B019C8">
      <w:pPr>
        <w:keepNext/>
        <w:keepLines/>
        <w:tabs>
          <w:tab w:val="left" w:pos="9540"/>
          <w:tab w:val="left" w:pos="9720"/>
        </w:tabs>
        <w:spacing w:after="0" w:line="312" w:lineRule="auto"/>
        <w:ind w:firstLine="709"/>
        <w:jc w:val="both"/>
        <w:outlineLvl w:val="3"/>
        <w:rPr>
          <w:del w:id="79" w:author="uzivatel" w:date="2026-09-22T12:15:00Z" w16du:dateUtc="2026-09-22T16:15:00Z"/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del w:id="80" w:author="uzivatel" w:date="2026-09-22T12:15:00Z" w16du:dateUtc="2026-09-22T16:15:00Z">
        <w:r w:rsidRPr="00B019C8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>«В соответствии со стать</w:delText>
        </w:r>
        <w: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>ей</w:delText>
        </w:r>
        <w:r w:rsidRPr="00B019C8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 xml:space="preserve"> 219</w:delText>
        </w:r>
        <w: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 xml:space="preserve"> </w:delText>
        </w:r>
        <w:r w:rsidRPr="00B019C8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>Бюджетного кодекса Российской Федерации администрация города Чебоксары постановляет:»</w:delText>
        </w:r>
      </w:del>
    </w:p>
    <w:p w14:paraId="7A7985A9" w14:textId="77777777" w:rsidR="00283A07" w:rsidRDefault="00283A07" w:rsidP="001D72E4">
      <w:pPr>
        <w:spacing w:after="0" w:line="312" w:lineRule="auto"/>
        <w:ind w:firstLine="709"/>
        <w:jc w:val="both"/>
        <w:rPr>
          <w:del w:id="81" w:author="uzivatel" w:date="2026-09-22T12:15:00Z" w16du:dateUtc="2026-09-22T16:15:00Z"/>
          <w:rFonts w:ascii="Times New Roman" w:eastAsia="Times New Roman" w:hAnsi="Times New Roman" w:cs="Times New Roman"/>
          <w:sz w:val="28"/>
          <w:szCs w:val="28"/>
          <w:lang w:eastAsia="ru-RU"/>
        </w:rPr>
      </w:pPr>
      <w:del w:id="82" w:author="uzivatel" w:date="2026-09-22T12:15:00Z" w16du:dateUtc="2026-09-22T16:15:00Z">
        <w:r w:rsidRPr="00283A07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>1</w:delText>
        </w:r>
        <w:r w:rsidR="00B019C8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>.2. В</w:delText>
        </w:r>
        <w:r w:rsidRPr="00283A07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 xml:space="preserve"> </w:delText>
        </w:r>
        <w:r w:rsidR="001A08E6" w:rsidRPr="001A08E6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>Порядк</w:delText>
        </w:r>
        <w:r w:rsidR="00B019C8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>е</w:delText>
        </w:r>
        <w:r w:rsidR="001A08E6" w:rsidRPr="001A08E6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 xml:space="preserve"> учета бюджетных и денежных обязательств получателей средств бюджета города Чебоксары</w:delText>
        </w:r>
        <w:r w:rsidR="00DB095D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 xml:space="preserve"> (далее - Порядок)</w:delText>
        </w:r>
        <w:r w:rsidRPr="00283A07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>:</w:delText>
        </w:r>
      </w:del>
    </w:p>
    <w:p w14:paraId="23098BDF" w14:textId="77777777" w:rsidR="00D25FC9" w:rsidRPr="00D25FC9" w:rsidRDefault="00D25FC9" w:rsidP="00D25FC9">
      <w:pPr>
        <w:spacing w:after="0" w:line="312" w:lineRule="auto"/>
        <w:ind w:firstLine="709"/>
        <w:jc w:val="both"/>
        <w:rPr>
          <w:del w:id="83" w:author="uzivatel" w:date="2026-09-22T12:15:00Z" w16du:dateUtc="2026-09-22T16:15:00Z"/>
          <w:rFonts w:ascii="Times New Roman" w:eastAsia="Times New Roman" w:hAnsi="Times New Roman" w:cs="Times New Roman"/>
          <w:sz w:val="28"/>
          <w:szCs w:val="28"/>
          <w:lang w:eastAsia="ru-RU"/>
        </w:rPr>
      </w:pPr>
      <w:del w:id="84" w:author="uzivatel" w:date="2026-09-22T12:15:00Z" w16du:dateUtc="2026-09-22T16:15:00Z">
        <w:r w:rsidRPr="00D25FC9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>пункт 6 дополнить абзацем следующего содержания:</w:delText>
        </w:r>
      </w:del>
    </w:p>
    <w:p w14:paraId="4047BE02" w14:textId="77777777" w:rsidR="0023433B" w:rsidRDefault="00D25FC9" w:rsidP="001D72E4">
      <w:pPr>
        <w:spacing w:after="0" w:line="312" w:lineRule="auto"/>
        <w:ind w:firstLine="709"/>
        <w:jc w:val="both"/>
        <w:rPr>
          <w:del w:id="85" w:author="uzivatel" w:date="2026-09-22T12:15:00Z" w16du:dateUtc="2026-09-22T16:15:00Z"/>
          <w:rFonts w:ascii="Times New Roman" w:eastAsia="Times New Roman" w:hAnsi="Times New Roman" w:cs="Times New Roman"/>
          <w:sz w:val="28"/>
          <w:szCs w:val="28"/>
          <w:lang w:eastAsia="ru-RU"/>
        </w:rPr>
      </w:pPr>
      <w:del w:id="86" w:author="uzivatel" w:date="2026-09-22T12:15:00Z" w16du:dateUtc="2026-09-22T16:15:00Z">
        <w:r w:rsidRPr="00D25FC9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 xml:space="preserve">«Сведения о бюджетном обязательстве и Сведения о денежном обязательстве </w:delText>
        </w:r>
        <w:r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>формир</w:delText>
        </w:r>
        <w:r w:rsidR="0023433B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>уются</w:delText>
        </w:r>
        <w:r w:rsidRPr="00D25FC9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 xml:space="preserve"> с использованием единой информац</w:delText>
        </w:r>
        <w:r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>ионной системы в сфере закупок</w:delText>
        </w:r>
        <w:r w:rsidR="0023433B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 xml:space="preserve"> </w:delText>
        </w:r>
        <w:r w:rsidR="0023433B" w:rsidRPr="0023433B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 xml:space="preserve">на основании документов-оснований, документов, подтверждающих возникновение денежного обязательства, предусмотренных пунктом </w:delText>
        </w:r>
        <w:r w:rsidR="0023433B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>1</w:delText>
        </w:r>
        <w:r w:rsidR="0023433B" w:rsidRPr="0023433B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 xml:space="preserve"> Перечня</w:delText>
        </w:r>
        <w:r w:rsidR="0023433B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>.»;</w:delText>
        </w:r>
      </w:del>
    </w:p>
    <w:p w14:paraId="1B511DF5" w14:textId="77777777" w:rsidR="00364E9B" w:rsidRDefault="00364E9B" w:rsidP="001D72E4">
      <w:pPr>
        <w:spacing w:after="0" w:line="312" w:lineRule="auto"/>
        <w:ind w:firstLine="709"/>
        <w:jc w:val="both"/>
        <w:rPr>
          <w:del w:id="87" w:author="uzivatel" w:date="2026-09-22T12:15:00Z" w16du:dateUtc="2026-09-22T16:15:00Z"/>
          <w:rFonts w:ascii="Times New Roman" w:eastAsia="Times New Roman" w:hAnsi="Times New Roman" w:cs="Times New Roman"/>
          <w:sz w:val="28"/>
          <w:szCs w:val="28"/>
          <w:lang w:eastAsia="ru-RU"/>
        </w:rPr>
      </w:pPr>
      <w:del w:id="88" w:author="uzivatel" w:date="2026-09-22T12:15:00Z" w16du:dateUtc="2026-09-22T16:15:00Z">
        <w:r w:rsidRPr="00364E9B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 xml:space="preserve">пункт </w:delText>
        </w:r>
        <w:r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>12</w:delText>
        </w:r>
        <w:r w:rsidRPr="00364E9B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 xml:space="preserve"> дополнить </w:delText>
        </w:r>
        <w:r w:rsidR="004E38A1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>абзац</w:delText>
        </w:r>
        <w:r w:rsidR="00B8724A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>ами</w:delText>
        </w:r>
        <w:r w:rsidRPr="00364E9B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 xml:space="preserve"> следующего содержания:</w:delText>
        </w:r>
      </w:del>
    </w:p>
    <w:p w14:paraId="11F70192" w14:textId="77777777" w:rsidR="001B5184" w:rsidRPr="001B5184" w:rsidRDefault="001B5184" w:rsidP="001B5184">
      <w:pPr>
        <w:spacing w:after="0" w:line="312" w:lineRule="auto"/>
        <w:ind w:firstLine="709"/>
        <w:jc w:val="both"/>
        <w:rPr>
          <w:del w:id="89" w:author="uzivatel" w:date="2026-09-22T12:15:00Z" w16du:dateUtc="2026-09-22T16:15:00Z"/>
          <w:rFonts w:ascii="Times New Roman" w:eastAsia="Times New Roman" w:hAnsi="Times New Roman" w:cs="Times New Roman"/>
          <w:sz w:val="28"/>
          <w:szCs w:val="28"/>
          <w:lang w:eastAsia="ru-RU"/>
        </w:rPr>
      </w:pPr>
      <w:del w:id="90" w:author="uzivatel" w:date="2026-09-22T12:15:00Z" w16du:dateUtc="2026-09-22T16:15:00Z">
        <w:r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>«</w:delText>
        </w:r>
        <w:r w:rsidRPr="001B5184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 xml:space="preserve">При формировании Сведений о бюджетном обязательстве </w:delText>
        </w:r>
        <w:r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br/>
        </w:r>
        <w:r w:rsidRPr="001B5184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 xml:space="preserve">с использованием единой информационной системы </w:delText>
        </w:r>
        <w:r w:rsidR="009E68E4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 xml:space="preserve">в сфере закупок </w:delText>
        </w:r>
        <w:r w:rsidRPr="001B5184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>проверка, предусмотренная:</w:delText>
        </w:r>
      </w:del>
    </w:p>
    <w:p w14:paraId="4C03EF0B" w14:textId="77777777" w:rsidR="001B5184" w:rsidRPr="001B5184" w:rsidRDefault="001B5184" w:rsidP="001B5184">
      <w:pPr>
        <w:spacing w:after="0" w:line="312" w:lineRule="auto"/>
        <w:ind w:firstLine="709"/>
        <w:jc w:val="both"/>
        <w:rPr>
          <w:del w:id="91" w:author="uzivatel" w:date="2026-09-22T12:15:00Z" w16du:dateUtc="2026-09-22T16:15:00Z"/>
          <w:rFonts w:ascii="Times New Roman" w:eastAsia="Times New Roman" w:hAnsi="Times New Roman" w:cs="Times New Roman"/>
          <w:sz w:val="28"/>
          <w:szCs w:val="28"/>
          <w:lang w:eastAsia="ru-RU"/>
        </w:rPr>
      </w:pPr>
      <w:del w:id="92" w:author="uzivatel" w:date="2026-09-22T12:15:00Z" w16du:dateUtc="2026-09-22T16:15:00Z">
        <w:r w:rsidRPr="001B5184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 xml:space="preserve">абзацами третьим, </w:delText>
        </w:r>
        <w:r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 xml:space="preserve">четвертым, </w:delText>
        </w:r>
        <w:r w:rsidRPr="001B5184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 xml:space="preserve">шестым </w:delText>
        </w:r>
        <w:r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>настоящего пункта</w:delText>
        </w:r>
        <w:r w:rsidRPr="001B5184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>, осуществляется в единой информационной системе</w:delText>
        </w:r>
        <w:r w:rsidR="00936F9D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 xml:space="preserve"> в сфере закупок </w:delText>
        </w:r>
        <w:r w:rsidR="000E3056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>автоматически.»;</w:delText>
        </w:r>
      </w:del>
    </w:p>
    <w:p w14:paraId="4DF64AE4" w14:textId="77777777" w:rsidR="00CA065F" w:rsidRDefault="00CA065F" w:rsidP="001D72E4">
      <w:pPr>
        <w:spacing w:after="0" w:line="312" w:lineRule="auto"/>
        <w:ind w:firstLine="709"/>
        <w:jc w:val="both"/>
        <w:rPr>
          <w:del w:id="93" w:author="uzivatel" w:date="2026-09-22T12:15:00Z" w16du:dateUtc="2026-09-22T16:15:00Z"/>
          <w:rFonts w:ascii="Times New Roman" w:eastAsia="Times New Roman" w:hAnsi="Times New Roman" w:cs="Times New Roman"/>
          <w:sz w:val="28"/>
          <w:szCs w:val="28"/>
          <w:lang w:eastAsia="ru-RU"/>
        </w:rPr>
      </w:pPr>
      <w:del w:id="94" w:author="uzivatel" w:date="2026-09-22T12:15:00Z" w16du:dateUtc="2026-09-22T16:15:00Z">
        <w:r w:rsidRPr="00CA065F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 xml:space="preserve">пункт </w:delText>
        </w:r>
        <w:r w:rsidR="00364E9B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>24</w:delText>
        </w:r>
        <w:r w:rsidR="00707767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 xml:space="preserve"> дополнить </w:delText>
        </w:r>
        <w:r w:rsidR="004E38A1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>абзац</w:delText>
        </w:r>
        <w:r w:rsidR="00B8724A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>ами</w:delText>
        </w:r>
        <w:r w:rsidR="00364E9B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 xml:space="preserve"> следующего содержания</w:delText>
        </w:r>
        <w:r w:rsidRPr="00CA065F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>:</w:delText>
        </w:r>
      </w:del>
    </w:p>
    <w:p w14:paraId="7CA3FB1F" w14:textId="77777777" w:rsidR="00364E9B" w:rsidRPr="00364E9B" w:rsidRDefault="00CA065F" w:rsidP="00364E9B">
      <w:pPr>
        <w:spacing w:after="0" w:line="312" w:lineRule="auto"/>
        <w:ind w:firstLine="709"/>
        <w:jc w:val="both"/>
        <w:rPr>
          <w:del w:id="95" w:author="uzivatel" w:date="2026-09-22T12:15:00Z" w16du:dateUtc="2026-09-22T16:15:00Z"/>
          <w:rFonts w:ascii="Times New Roman" w:eastAsia="Times New Roman" w:hAnsi="Times New Roman" w:cs="Times New Roman"/>
          <w:sz w:val="28"/>
          <w:szCs w:val="28"/>
          <w:lang w:eastAsia="ru-RU"/>
        </w:rPr>
      </w:pPr>
      <w:del w:id="96" w:author="uzivatel" w:date="2026-09-22T12:15:00Z" w16du:dateUtc="2026-09-22T16:15:00Z">
        <w:r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>«</w:delText>
        </w:r>
        <w:bookmarkStart w:id="97" w:name="sub_1010"/>
        <w:r w:rsidR="00364E9B" w:rsidRPr="00364E9B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 xml:space="preserve">При формировании Сведений о денежном обязательстве на основании документа, подтверждающего возникновение денежного обязательства, предусмотренного пунктом </w:delText>
        </w:r>
        <w:r w:rsidR="00364E9B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>1</w:delText>
        </w:r>
        <w:r w:rsidR="00364E9B" w:rsidRPr="00364E9B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 xml:space="preserve"> графы 2 Перечня, сформированного </w:delText>
        </w:r>
        <w:r w:rsidR="00364E9B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br/>
        </w:r>
        <w:r w:rsidR="00364E9B" w:rsidRPr="00364E9B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>и подписанного без использования единой информационной системы</w:delText>
        </w:r>
        <w:r w:rsidR="009E68E4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 xml:space="preserve"> в сфере закупок</w:delText>
        </w:r>
        <w:r w:rsidR="00364E9B" w:rsidRPr="00364E9B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>, проверка, предусмотренная абзацем четвертым настоящего пункта, осуществляется одновременно с проверкой соответствия информации, включаемой в Сведения о денежном обязательстве, аналогичной информации в реестре контрактов.</w:delText>
        </w:r>
      </w:del>
    </w:p>
    <w:p w14:paraId="39E5BC7D" w14:textId="77777777" w:rsidR="00364E9B" w:rsidRDefault="00364E9B" w:rsidP="00364E9B">
      <w:pPr>
        <w:spacing w:after="0" w:line="312" w:lineRule="auto"/>
        <w:ind w:firstLine="709"/>
        <w:jc w:val="both"/>
        <w:rPr>
          <w:del w:id="98" w:author="uzivatel" w:date="2026-09-22T12:15:00Z" w16du:dateUtc="2026-09-22T16:15:00Z"/>
          <w:rFonts w:ascii="Times New Roman" w:eastAsia="Times New Roman" w:hAnsi="Times New Roman" w:cs="Times New Roman"/>
          <w:sz w:val="28"/>
          <w:szCs w:val="28"/>
          <w:lang w:eastAsia="ru-RU"/>
        </w:rPr>
      </w:pPr>
      <w:del w:id="99" w:author="uzivatel" w:date="2026-09-22T12:15:00Z" w16du:dateUtc="2026-09-22T16:15:00Z">
        <w:r w:rsidRPr="00364E9B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 xml:space="preserve">При формировании Сведений о денежном обязательстве </w:delText>
        </w:r>
        <w:r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br/>
        </w:r>
        <w:r w:rsidRPr="00364E9B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 xml:space="preserve">с использованием единой информационной системы </w:delText>
        </w:r>
        <w:r w:rsidR="009E68E4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 xml:space="preserve">в сфере закупок </w:delText>
        </w:r>
        <w:r w:rsidRPr="00364E9B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>проверка, предусмотренная настоящим пунктом, осуществляется автоматически.</w:delText>
        </w:r>
        <w:r w:rsidR="001128DA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>»;</w:delText>
        </w:r>
      </w:del>
    </w:p>
    <w:p w14:paraId="3D7CD45D" w14:textId="77777777" w:rsidR="004602ED" w:rsidRPr="00092F4B" w:rsidRDefault="004602ED" w:rsidP="004602ED">
      <w:pPr>
        <w:spacing w:after="0" w:line="312" w:lineRule="auto"/>
        <w:ind w:firstLine="142"/>
        <w:jc w:val="both"/>
        <w:rPr>
          <w:del w:id="100" w:author="uzivatel" w:date="2026-09-22T12:15:00Z" w16du:dateUtc="2026-09-22T16:15:00Z"/>
          <w:rFonts w:ascii="Times New Roman" w:eastAsia="Times New Roman" w:hAnsi="Times New Roman" w:cs="Times New Roman"/>
          <w:sz w:val="28"/>
          <w:szCs w:val="28"/>
          <w:lang w:eastAsia="ru-RU"/>
        </w:rPr>
      </w:pPr>
      <w:del w:id="101" w:author="uzivatel" w:date="2026-09-22T12:15:00Z" w16du:dateUtc="2026-09-22T16:15:00Z">
        <w:r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 xml:space="preserve">       в</w:delText>
        </w:r>
        <w:r w:rsidRPr="00092F4B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 xml:space="preserve"> </w:delText>
        </w:r>
        <w:r>
          <w:fldChar w:fldCharType="begin"/>
        </w:r>
        <w:r>
          <w:delInstrText>HYPERLINK "garantF1://74934158.30000"</w:delInstrText>
        </w:r>
        <w:r>
          <w:fldChar w:fldCharType="separate"/>
        </w:r>
        <w:r w:rsidRPr="007B1B48">
          <w:rPr>
            <w:rStyle w:val="Hyperlink"/>
            <w:rFonts w:ascii="Times New Roman" w:eastAsia="Times New Roman" w:hAnsi="Times New Roman" w:cs="Times New Roman"/>
            <w:color w:val="000000" w:themeColor="text1"/>
            <w:sz w:val="28"/>
            <w:szCs w:val="28"/>
            <w:u w:val="none"/>
            <w:lang w:eastAsia="ru-RU"/>
          </w:rPr>
          <w:delText>приложении № </w:delText>
        </w:r>
        <w:r>
          <w:fldChar w:fldCharType="end"/>
        </w:r>
        <w:r>
          <w:rPr>
            <w:rStyle w:val="Hyperlink"/>
            <w:rFonts w:ascii="Times New Roman" w:eastAsia="Times New Roman" w:hAnsi="Times New Roman" w:cs="Times New Roman"/>
            <w:color w:val="000000" w:themeColor="text1"/>
            <w:sz w:val="28"/>
            <w:szCs w:val="28"/>
            <w:u w:val="none"/>
            <w:lang w:eastAsia="ru-RU"/>
          </w:rPr>
          <w:delText>1 к Порядку</w:delText>
        </w:r>
        <w:r w:rsidRPr="007B1B48"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  <w:lang w:eastAsia="ru-RU"/>
          </w:rPr>
          <w:delText>:</w:delText>
        </w:r>
      </w:del>
    </w:p>
    <w:p w14:paraId="78EBBC2A" w14:textId="77777777" w:rsidR="004602ED" w:rsidRDefault="004602ED" w:rsidP="004602ED">
      <w:pPr>
        <w:spacing w:after="0" w:line="312" w:lineRule="auto"/>
        <w:jc w:val="both"/>
        <w:rPr>
          <w:del w:id="102" w:author="uzivatel" w:date="2026-09-22T12:15:00Z" w16du:dateUtc="2026-09-22T16:15:00Z"/>
          <w:rFonts w:ascii="Times New Roman" w:eastAsia="Times New Roman" w:hAnsi="Times New Roman" w:cs="Times New Roman"/>
          <w:sz w:val="28"/>
          <w:szCs w:val="28"/>
          <w:lang w:eastAsia="ru-RU"/>
        </w:rPr>
      </w:pPr>
      <w:del w:id="103" w:author="uzivatel" w:date="2026-09-22T12:15:00Z" w16du:dateUtc="2026-09-22T16:15:00Z">
        <w:r>
          <w:rPr>
            <w:rStyle w:val="Hyperlink"/>
            <w:rFonts w:ascii="Times New Roman" w:eastAsia="Times New Roman" w:hAnsi="Times New Roman" w:cs="Times New Roman"/>
            <w:color w:val="000000" w:themeColor="text1"/>
            <w:sz w:val="28"/>
            <w:szCs w:val="28"/>
            <w:u w:val="none"/>
            <w:lang w:eastAsia="ru-RU"/>
          </w:rPr>
          <w:delText xml:space="preserve">         </w:delText>
        </w:r>
        <w:r>
          <w:fldChar w:fldCharType="begin"/>
        </w:r>
        <w:r>
          <w:delInstrText>HYPERLINK "garantF1://74934158.30004"</w:delInstrText>
        </w:r>
        <w:r>
          <w:fldChar w:fldCharType="separate"/>
        </w:r>
        <w:r w:rsidRPr="00342829">
          <w:rPr>
            <w:rStyle w:val="Hyperlink"/>
            <w:rFonts w:ascii="Times New Roman" w:eastAsia="Times New Roman" w:hAnsi="Times New Roman" w:cs="Times New Roman"/>
            <w:color w:val="000000" w:themeColor="text1"/>
            <w:sz w:val="28"/>
            <w:szCs w:val="28"/>
            <w:u w:val="none"/>
            <w:lang w:eastAsia="ru-RU"/>
          </w:rPr>
          <w:delText>пункт </w:delText>
        </w:r>
        <w:r>
          <w:fldChar w:fldCharType="end"/>
        </w:r>
        <w:r>
          <w:rPr>
            <w:rStyle w:val="Hyperlink"/>
            <w:rFonts w:ascii="Times New Roman" w:eastAsia="Times New Roman" w:hAnsi="Times New Roman" w:cs="Times New Roman"/>
            <w:color w:val="000000" w:themeColor="text1"/>
            <w:sz w:val="28"/>
            <w:szCs w:val="28"/>
            <w:u w:val="none"/>
            <w:lang w:eastAsia="ru-RU"/>
          </w:rPr>
          <w:delText>6.8</w:delText>
        </w:r>
        <w:r w:rsidRPr="00092F4B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 xml:space="preserve"> изложить в следующей редакции:</w:delText>
        </w:r>
      </w:del>
    </w:p>
    <w:p w14:paraId="069E82EF" w14:textId="77777777" w:rsidR="005A2382" w:rsidRPr="00092F4B" w:rsidRDefault="005A2382" w:rsidP="004602ED">
      <w:pPr>
        <w:spacing w:after="0" w:line="312" w:lineRule="auto"/>
        <w:jc w:val="both"/>
        <w:rPr>
          <w:del w:id="104" w:author="uzivatel" w:date="2026-09-22T12:15:00Z" w16du:dateUtc="2026-09-22T16:15:00Z"/>
          <w:rFonts w:ascii="Times New Roman" w:eastAsia="Times New Roman" w:hAnsi="Times New Roman" w:cs="Times New Roman"/>
          <w:sz w:val="28"/>
          <w:szCs w:val="28"/>
          <w:lang w:eastAsia="ru-RU"/>
        </w:rPr>
      </w:pPr>
      <w:del w:id="105" w:author="uzivatel" w:date="2026-09-22T12:15:00Z" w16du:dateUtc="2026-09-22T16:15:00Z">
        <w:r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>«</w:delText>
        </w:r>
      </w:del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602ED" w14:paraId="66CA1040" w14:textId="77777777" w:rsidTr="004602ED">
        <w:trPr>
          <w:del w:id="106" w:author="uzivatel" w:date="2026-09-22T12:15:00Z" w16du:dateUtc="2026-09-22T16:15:00Z"/>
        </w:trPr>
        <w:tc>
          <w:tcPr>
            <w:tcW w:w="4672" w:type="dxa"/>
          </w:tcPr>
          <w:p w14:paraId="0A11BF0E" w14:textId="77777777" w:rsidR="004602ED" w:rsidRDefault="004602ED" w:rsidP="00364E9B">
            <w:pPr>
              <w:spacing w:line="312" w:lineRule="auto"/>
              <w:jc w:val="both"/>
              <w:rPr>
                <w:del w:id="107" w:author="uzivatel" w:date="2026-09-22T12:15:00Z" w16du:dateUtc="2026-09-22T16:15:00Z"/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del w:id="108" w:author="uzivatel" w:date="2026-09-22T12:15:00Z" w16du:dateUtc="2026-09-22T16:15:00Z">
              <w:r w:rsidRPr="004602ED">
                <w:rPr>
                  <w:rFonts w:ascii="Times New Roman" w:eastAsia="Times New Roman" w:hAnsi="Times New Roman" w:cs="Times New Roman"/>
                  <w:sz w:val="28"/>
                  <w:szCs w:val="28"/>
                  <w:lang w:eastAsia="ru-RU"/>
                </w:rPr>
                <w:delText>6.8. Идентификатор</w:delText>
              </w:r>
            </w:del>
          </w:p>
        </w:tc>
        <w:tc>
          <w:tcPr>
            <w:tcW w:w="4673" w:type="dxa"/>
          </w:tcPr>
          <w:p w14:paraId="65DB2059" w14:textId="77777777" w:rsidR="004602ED" w:rsidRDefault="004602ED" w:rsidP="004602ED">
            <w:pPr>
              <w:autoSpaceDE w:val="0"/>
              <w:autoSpaceDN w:val="0"/>
              <w:adjustRightInd w:val="0"/>
              <w:ind w:firstLine="283"/>
              <w:jc w:val="both"/>
              <w:rPr>
                <w:del w:id="109" w:author="uzivatel" w:date="2026-09-22T12:15:00Z" w16du:dateUtc="2026-09-22T16:15:00Z"/>
                <w:rFonts w:ascii="Times New Roman" w:hAnsi="Times New Roman" w:cs="Times New Roman"/>
                <w:sz w:val="28"/>
                <w:szCs w:val="28"/>
              </w:rPr>
            </w:pPr>
            <w:del w:id="110" w:author="uzivatel" w:date="2026-09-22T12:15:00Z" w16du:dateUtc="2026-09-22T16:15:00Z">
              <w:r>
                <w:rPr>
                  <w:rFonts w:ascii="Times New Roman" w:hAnsi="Times New Roman" w:cs="Times New Roman"/>
                  <w:sz w:val="28"/>
                  <w:szCs w:val="28"/>
                </w:rPr>
                <w:delText xml:space="preserve">Указывается идентификатор документа-основания при заполнении "Да" в </w:delText>
              </w:r>
              <w:r>
                <w:fldChar w:fldCharType="begin"/>
              </w:r>
              <w:r>
                <w:delInstrText>HYPERLINK "https://login.consultant.ru/link/?req=doc&amp;base=LAW&amp;n=462703&amp;dst=100227"</w:delInstrText>
              </w:r>
              <w:r>
                <w:fldChar w:fldCharType="separate"/>
              </w:r>
              <w:r>
                <w:rPr>
                  <w:rFonts w:ascii="Times New Roman" w:hAnsi="Times New Roman" w:cs="Times New Roman"/>
                  <w:color w:val="0000FF"/>
                  <w:sz w:val="28"/>
                  <w:szCs w:val="28"/>
                </w:rPr>
                <w:delText>пункте 6.7</w:delText>
              </w:r>
              <w:r>
                <w:fldChar w:fldCharType="end"/>
              </w:r>
              <w:r>
                <w:rPr>
                  <w:rFonts w:ascii="Times New Roman" w:hAnsi="Times New Roman" w:cs="Times New Roman"/>
                  <w:sz w:val="28"/>
                  <w:szCs w:val="28"/>
                </w:rPr>
                <w:delText xml:space="preserve"> (при наличии).</w:delText>
              </w:r>
            </w:del>
          </w:p>
          <w:p w14:paraId="2274F33D" w14:textId="77777777" w:rsidR="004602ED" w:rsidRDefault="004602ED" w:rsidP="004602ED">
            <w:pPr>
              <w:autoSpaceDE w:val="0"/>
              <w:autoSpaceDN w:val="0"/>
              <w:adjustRightInd w:val="0"/>
              <w:ind w:firstLine="283"/>
              <w:jc w:val="both"/>
              <w:rPr>
                <w:del w:id="111" w:author="uzivatel" w:date="2026-09-22T12:15:00Z" w16du:dateUtc="2026-09-22T16:15:00Z"/>
                <w:rFonts w:ascii="Times New Roman" w:hAnsi="Times New Roman" w:cs="Times New Roman"/>
                <w:sz w:val="28"/>
                <w:szCs w:val="28"/>
              </w:rPr>
            </w:pPr>
            <w:del w:id="112" w:author="uzivatel" w:date="2026-09-22T12:15:00Z" w16du:dateUtc="2026-09-22T16:15:00Z">
              <w:r>
                <w:rPr>
                  <w:rFonts w:ascii="Times New Roman" w:hAnsi="Times New Roman" w:cs="Times New Roman"/>
                  <w:sz w:val="28"/>
                  <w:szCs w:val="28"/>
                </w:rPr>
                <w:delText xml:space="preserve">При незаполнении </w:delText>
              </w:r>
              <w:r>
                <w:fldChar w:fldCharType="begin"/>
              </w:r>
              <w:r>
                <w:delInstrText>HYPERLINK "https://login.consultant.ru/link/?req=doc&amp;base=LAW&amp;n=462703&amp;dst=100227"</w:delInstrText>
              </w:r>
              <w:r>
                <w:fldChar w:fldCharType="separate"/>
              </w:r>
              <w:r>
                <w:rPr>
                  <w:rFonts w:ascii="Times New Roman" w:hAnsi="Times New Roman" w:cs="Times New Roman"/>
                  <w:color w:val="0000FF"/>
                  <w:sz w:val="28"/>
                  <w:szCs w:val="28"/>
                </w:rPr>
                <w:delText>пункта 6.7</w:delText>
              </w:r>
              <w:r>
                <w:fldChar w:fldCharType="end"/>
              </w:r>
              <w:r>
                <w:rPr>
                  <w:rFonts w:ascii="Times New Roman" w:hAnsi="Times New Roman" w:cs="Times New Roman"/>
                  <w:sz w:val="28"/>
                  <w:szCs w:val="28"/>
                </w:rPr>
                <w:delText xml:space="preserve"> идентификатор указывается при наличии.</w:delText>
              </w:r>
            </w:del>
          </w:p>
          <w:p w14:paraId="7BA43D21" w14:textId="77777777" w:rsidR="004602ED" w:rsidRDefault="004602ED" w:rsidP="005A2382">
            <w:pPr>
              <w:autoSpaceDE w:val="0"/>
              <w:autoSpaceDN w:val="0"/>
              <w:adjustRightInd w:val="0"/>
              <w:ind w:firstLine="283"/>
              <w:jc w:val="both"/>
              <w:rPr>
                <w:del w:id="113" w:author="uzivatel" w:date="2026-09-22T12:15:00Z" w16du:dateUtc="2026-09-22T16:15:00Z"/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del w:id="114" w:author="uzivatel" w:date="2026-09-22T12:15:00Z" w16du:dateUtc="2026-09-22T16:15:00Z">
              <w:r>
                <w:rPr>
                  <w:rFonts w:ascii="Times New Roman" w:hAnsi="Times New Roman" w:cs="Times New Roman"/>
                  <w:sz w:val="28"/>
                  <w:szCs w:val="28"/>
                </w:rPr>
                <w:delText>Идентификатор документа-основания указывается автоматически в случае если в соответствии с законодательством Российской Федерации такой идентификатор автоматически формируется в информационной системе Федерального казначейства.</w:delText>
              </w:r>
            </w:del>
          </w:p>
        </w:tc>
      </w:tr>
    </w:tbl>
    <w:p w14:paraId="70DE4B6D" w14:textId="77777777" w:rsidR="004602ED" w:rsidRDefault="005A2382" w:rsidP="00364E9B">
      <w:pPr>
        <w:spacing w:after="0" w:line="312" w:lineRule="auto"/>
        <w:ind w:firstLine="709"/>
        <w:jc w:val="both"/>
        <w:rPr>
          <w:del w:id="115" w:author="uzivatel" w:date="2026-09-22T12:15:00Z" w16du:dateUtc="2026-09-22T16:15:00Z"/>
          <w:rFonts w:ascii="Times New Roman" w:eastAsia="Times New Roman" w:hAnsi="Times New Roman" w:cs="Times New Roman"/>
          <w:sz w:val="28"/>
          <w:szCs w:val="28"/>
          <w:lang w:eastAsia="ru-RU"/>
        </w:rPr>
      </w:pPr>
      <w:del w:id="116" w:author="uzivatel" w:date="2026-09-22T12:15:00Z" w16du:dateUtc="2026-09-22T16:15:00Z">
        <w:r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 xml:space="preserve">                                                                                                                        »;</w:delText>
        </w:r>
      </w:del>
    </w:p>
    <w:p w14:paraId="1B008F2F" w14:textId="77777777" w:rsidR="00092F4B" w:rsidRPr="00092F4B" w:rsidRDefault="00DC6DD7" w:rsidP="00E510DF">
      <w:pPr>
        <w:spacing w:after="0" w:line="312" w:lineRule="auto"/>
        <w:ind w:firstLine="142"/>
        <w:jc w:val="both"/>
        <w:rPr>
          <w:del w:id="117" w:author="uzivatel" w:date="2026-09-22T12:15:00Z" w16du:dateUtc="2026-09-22T16:15:00Z"/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118" w:name="sub_10111"/>
      <w:bookmarkEnd w:id="97"/>
      <w:del w:id="119" w:author="uzivatel" w:date="2026-09-22T12:15:00Z" w16du:dateUtc="2026-09-22T16:15:00Z">
        <w:r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 xml:space="preserve">      </w:delText>
        </w:r>
        <w:bookmarkStart w:id="120" w:name="sub_1013"/>
        <w:bookmarkEnd w:id="118"/>
        <w:r w:rsidR="00B019A1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 xml:space="preserve"> </w:delText>
        </w:r>
        <w:r w:rsidR="00A7560A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>в</w:delText>
        </w:r>
        <w:r w:rsidR="00092F4B" w:rsidRPr="00092F4B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 xml:space="preserve"> </w:delText>
        </w:r>
        <w:r w:rsidR="00092F4B">
          <w:fldChar w:fldCharType="begin"/>
        </w:r>
        <w:r w:rsidR="00092F4B">
          <w:delInstrText>HYPERLINK "garantF1://74934158.30000"</w:delInstrText>
        </w:r>
        <w:r w:rsidR="00092F4B">
          <w:fldChar w:fldCharType="separate"/>
        </w:r>
        <w:r w:rsidR="00092F4B" w:rsidRPr="007B1B48">
          <w:rPr>
            <w:rStyle w:val="Hyperlink"/>
            <w:rFonts w:ascii="Times New Roman" w:eastAsia="Times New Roman" w:hAnsi="Times New Roman" w:cs="Times New Roman"/>
            <w:color w:val="000000" w:themeColor="text1"/>
            <w:sz w:val="28"/>
            <w:szCs w:val="28"/>
            <w:u w:val="none"/>
            <w:lang w:eastAsia="ru-RU"/>
          </w:rPr>
          <w:delText xml:space="preserve">приложении </w:delText>
        </w:r>
        <w:r w:rsidR="007B1B48" w:rsidRPr="007B1B48">
          <w:rPr>
            <w:rStyle w:val="Hyperlink"/>
            <w:rFonts w:ascii="Times New Roman" w:eastAsia="Times New Roman" w:hAnsi="Times New Roman" w:cs="Times New Roman"/>
            <w:color w:val="000000" w:themeColor="text1"/>
            <w:sz w:val="28"/>
            <w:szCs w:val="28"/>
            <w:u w:val="none"/>
            <w:lang w:eastAsia="ru-RU"/>
          </w:rPr>
          <w:delText>№</w:delText>
        </w:r>
        <w:r w:rsidR="00092F4B" w:rsidRPr="007B1B48">
          <w:rPr>
            <w:rStyle w:val="Hyperlink"/>
            <w:rFonts w:ascii="Times New Roman" w:eastAsia="Times New Roman" w:hAnsi="Times New Roman" w:cs="Times New Roman"/>
            <w:color w:val="000000" w:themeColor="text1"/>
            <w:sz w:val="28"/>
            <w:szCs w:val="28"/>
            <w:u w:val="none"/>
            <w:lang w:eastAsia="ru-RU"/>
          </w:rPr>
          <w:delText> 3</w:delText>
        </w:r>
        <w:r w:rsidR="00092F4B">
          <w:fldChar w:fldCharType="end"/>
        </w:r>
        <w:r w:rsidR="00E123B9">
          <w:rPr>
            <w:rStyle w:val="Hyperlink"/>
            <w:rFonts w:ascii="Times New Roman" w:eastAsia="Times New Roman" w:hAnsi="Times New Roman" w:cs="Times New Roman"/>
            <w:color w:val="000000" w:themeColor="text1"/>
            <w:sz w:val="28"/>
            <w:szCs w:val="28"/>
            <w:u w:val="none"/>
            <w:lang w:eastAsia="ru-RU"/>
          </w:rPr>
          <w:delText xml:space="preserve"> к Порядку</w:delText>
        </w:r>
        <w:r w:rsidR="00092F4B" w:rsidRPr="007B1B48"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  <w:lang w:eastAsia="ru-RU"/>
          </w:rPr>
          <w:delText>:</w:delText>
        </w:r>
      </w:del>
    </w:p>
    <w:p w14:paraId="7F81B7D7" w14:textId="77777777" w:rsidR="00092F4B" w:rsidRPr="00092F4B" w:rsidRDefault="00B019A1" w:rsidP="00B019A1">
      <w:pPr>
        <w:spacing w:after="0" w:line="312" w:lineRule="auto"/>
        <w:jc w:val="both"/>
        <w:rPr>
          <w:del w:id="121" w:author="uzivatel" w:date="2026-09-22T12:15:00Z" w16du:dateUtc="2026-09-22T16:15:00Z"/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122" w:name="sub_132"/>
      <w:bookmarkEnd w:id="120"/>
      <w:del w:id="123" w:author="uzivatel" w:date="2026-09-22T12:15:00Z" w16du:dateUtc="2026-09-22T16:15:00Z">
        <w:r>
          <w:rPr>
            <w:rStyle w:val="Hyperlink"/>
            <w:rFonts w:ascii="Times New Roman" w:eastAsia="Times New Roman" w:hAnsi="Times New Roman" w:cs="Times New Roman"/>
            <w:color w:val="000000" w:themeColor="text1"/>
            <w:sz w:val="28"/>
            <w:szCs w:val="28"/>
            <w:u w:val="none"/>
            <w:lang w:eastAsia="ru-RU"/>
          </w:rPr>
          <w:delText xml:space="preserve">         </w:delText>
        </w:r>
        <w:r w:rsidR="00092F4B">
          <w:fldChar w:fldCharType="begin"/>
        </w:r>
        <w:r w:rsidR="00092F4B">
          <w:delInstrText>HYPERLINK "garantF1://74934158.30004"</w:delInstrText>
        </w:r>
        <w:r w:rsidR="00092F4B">
          <w:fldChar w:fldCharType="separate"/>
        </w:r>
        <w:r w:rsidR="00092F4B" w:rsidRPr="00342829">
          <w:rPr>
            <w:rStyle w:val="Hyperlink"/>
            <w:rFonts w:ascii="Times New Roman" w:eastAsia="Times New Roman" w:hAnsi="Times New Roman" w:cs="Times New Roman"/>
            <w:color w:val="000000" w:themeColor="text1"/>
            <w:sz w:val="28"/>
            <w:szCs w:val="28"/>
            <w:u w:val="none"/>
            <w:lang w:eastAsia="ru-RU"/>
          </w:rPr>
          <w:delText>пункт </w:delText>
        </w:r>
        <w:r w:rsidR="00092F4B">
          <w:fldChar w:fldCharType="end"/>
        </w:r>
        <w:r w:rsidR="00E510DF">
          <w:rPr>
            <w:rStyle w:val="Hyperlink"/>
            <w:rFonts w:ascii="Times New Roman" w:eastAsia="Times New Roman" w:hAnsi="Times New Roman" w:cs="Times New Roman"/>
            <w:color w:val="000000" w:themeColor="text1"/>
            <w:sz w:val="28"/>
            <w:szCs w:val="28"/>
            <w:u w:val="none"/>
            <w:lang w:eastAsia="ru-RU"/>
          </w:rPr>
          <w:delText>1</w:delText>
        </w:r>
        <w:r w:rsidR="00092F4B" w:rsidRPr="00092F4B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 xml:space="preserve"> изложить в следующей редакции:</w:delText>
        </w:r>
      </w:del>
    </w:p>
    <w:bookmarkEnd w:id="122"/>
    <w:p w14:paraId="2E76B508" w14:textId="77777777" w:rsidR="00092F4B" w:rsidRPr="00092F4B" w:rsidRDefault="00342829" w:rsidP="00D53245">
      <w:pPr>
        <w:spacing w:after="0" w:line="312" w:lineRule="auto"/>
        <w:jc w:val="both"/>
        <w:rPr>
          <w:del w:id="124" w:author="uzivatel" w:date="2026-09-22T12:15:00Z" w16du:dateUtc="2026-09-22T16:15:00Z"/>
          <w:rFonts w:ascii="Times New Roman" w:eastAsia="Times New Roman" w:hAnsi="Times New Roman" w:cs="Times New Roman"/>
          <w:sz w:val="28"/>
          <w:szCs w:val="28"/>
          <w:lang w:eastAsia="ru-RU"/>
        </w:rPr>
      </w:pPr>
      <w:del w:id="125" w:author="uzivatel" w:date="2026-09-22T12:15:00Z" w16du:dateUtc="2026-09-22T16:15:00Z">
        <w:r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>«</w:delText>
        </w:r>
      </w:del>
    </w:p>
    <w:tbl>
      <w:tblPr>
        <w:tblW w:w="935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11"/>
        <w:gridCol w:w="5245"/>
      </w:tblGrid>
      <w:tr w:rsidR="00371747" w:rsidRPr="00092F4B" w14:paraId="6334D4AE" w14:textId="77777777" w:rsidTr="008F6DB9">
        <w:trPr>
          <w:trHeight w:val="454"/>
          <w:del w:id="126" w:author="uzivatel" w:date="2026-09-22T12:15:00Z" w16du:dateUtc="2026-09-22T16:15:00Z"/>
        </w:trPr>
        <w:tc>
          <w:tcPr>
            <w:tcW w:w="4111" w:type="dxa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1B0BCC66" w14:textId="77777777" w:rsidR="00611147" w:rsidRPr="00092F4B" w:rsidRDefault="00E510DF" w:rsidP="00E510DF">
            <w:pPr>
              <w:spacing w:after="0" w:line="240" w:lineRule="auto"/>
              <w:jc w:val="both"/>
              <w:rPr>
                <w:del w:id="127" w:author="uzivatel" w:date="2026-09-22T12:15:00Z" w16du:dateUtc="2026-09-22T16:15:00Z"/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bookmarkStart w:id="128" w:name="sub_30004"/>
            <w:del w:id="129" w:author="uzivatel" w:date="2026-09-22T12:15:00Z" w16du:dateUtc="2026-09-22T16:15:00Z">
              <w:r>
                <w:rPr>
                  <w:rFonts w:ascii="Times New Roman" w:eastAsia="Times New Roman" w:hAnsi="Times New Roman" w:cs="Times New Roman"/>
                  <w:sz w:val="28"/>
                  <w:szCs w:val="28"/>
                  <w:lang w:eastAsia="ru-RU"/>
                </w:rPr>
                <w:delText>1</w:delText>
              </w:r>
              <w:r w:rsidR="00371747" w:rsidRPr="00092F4B">
                <w:rPr>
                  <w:rFonts w:ascii="Times New Roman" w:eastAsia="Times New Roman" w:hAnsi="Times New Roman" w:cs="Times New Roman"/>
                  <w:sz w:val="28"/>
                  <w:szCs w:val="28"/>
                  <w:lang w:eastAsia="ru-RU"/>
                </w:rPr>
                <w:delText xml:space="preserve">. </w:delText>
              </w:r>
              <w:bookmarkEnd w:id="128"/>
              <w:r>
                <w:rPr>
                  <w:rFonts w:ascii="Times New Roman" w:eastAsia="Times New Roman" w:hAnsi="Times New Roman" w:cs="Times New Roman"/>
                  <w:sz w:val="28"/>
                  <w:szCs w:val="28"/>
                  <w:lang w:eastAsia="ru-RU"/>
                </w:rPr>
                <w:delText>Муниципальный</w:delText>
              </w:r>
              <w:r w:rsidRPr="00E510DF">
                <w:rPr>
                  <w:rFonts w:ascii="Times New Roman" w:eastAsia="Times New Roman" w:hAnsi="Times New Roman" w:cs="Times New Roman"/>
                  <w:sz w:val="28"/>
                  <w:szCs w:val="28"/>
                  <w:lang w:eastAsia="ru-RU"/>
                </w:rPr>
                <w:delText xml:space="preserve"> контракт (договор) на поставку товаров, выполнение работ, оказание услуг для обеспечения </w:delText>
              </w:r>
              <w:r>
                <w:rPr>
                  <w:rFonts w:ascii="Times New Roman" w:eastAsia="Times New Roman" w:hAnsi="Times New Roman" w:cs="Times New Roman"/>
                  <w:sz w:val="28"/>
                  <w:szCs w:val="28"/>
                  <w:lang w:eastAsia="ru-RU"/>
                </w:rPr>
                <w:delText xml:space="preserve">муниципальных </w:delText>
              </w:r>
              <w:r w:rsidRPr="00E510DF">
                <w:rPr>
                  <w:rFonts w:ascii="Times New Roman" w:eastAsia="Times New Roman" w:hAnsi="Times New Roman" w:cs="Times New Roman"/>
                  <w:sz w:val="28"/>
                  <w:szCs w:val="28"/>
                  <w:lang w:eastAsia="ru-RU"/>
                </w:rPr>
                <w:delText>нужд, сведения о котором подлежат включению в реестр контрактов</w:delText>
              </w:r>
            </w:del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14:paraId="2EAD2C63" w14:textId="77777777" w:rsidR="00E510DF" w:rsidRDefault="00E510DF" w:rsidP="00E510DF">
            <w:pPr>
              <w:autoSpaceDE w:val="0"/>
              <w:autoSpaceDN w:val="0"/>
              <w:adjustRightInd w:val="0"/>
              <w:spacing w:after="0" w:line="240" w:lineRule="auto"/>
              <w:rPr>
                <w:del w:id="130" w:author="uzivatel" w:date="2026-09-22T12:15:00Z" w16du:dateUtc="2026-09-22T16:15:00Z"/>
                <w:rFonts w:ascii="Times New Roman" w:hAnsi="Times New Roman" w:cs="Times New Roman"/>
                <w:sz w:val="28"/>
                <w:szCs w:val="28"/>
              </w:rPr>
            </w:pPr>
            <w:del w:id="131" w:author="uzivatel" w:date="2026-09-22T12:15:00Z" w16du:dateUtc="2026-09-22T16:15:00Z">
              <w:r w:rsidRPr="00E510DF">
                <w:rPr>
                  <w:rFonts w:ascii="Times New Roman" w:hAnsi="Times New Roman" w:cs="Times New Roman"/>
                  <w:sz w:val="28"/>
                  <w:szCs w:val="28"/>
                </w:rPr>
                <w:delText xml:space="preserve">Муниципальный контракт </w:delText>
              </w:r>
              <w:r>
                <w:rPr>
                  <w:rFonts w:ascii="Times New Roman" w:hAnsi="Times New Roman" w:cs="Times New Roman"/>
                  <w:sz w:val="28"/>
                  <w:szCs w:val="28"/>
                </w:rPr>
                <w:delText>(в случае осуществления авансовых платежей в соответствии с условиями м</w:delText>
              </w:r>
              <w:r w:rsidRPr="00E510DF">
                <w:rPr>
                  <w:rFonts w:ascii="Times New Roman" w:hAnsi="Times New Roman" w:cs="Times New Roman"/>
                  <w:sz w:val="28"/>
                  <w:szCs w:val="28"/>
                </w:rPr>
                <w:delText>униципальн</w:delText>
              </w:r>
              <w:r w:rsidR="00E74729">
                <w:rPr>
                  <w:rFonts w:ascii="Times New Roman" w:hAnsi="Times New Roman" w:cs="Times New Roman"/>
                  <w:sz w:val="28"/>
                  <w:szCs w:val="28"/>
                </w:rPr>
                <w:delText>ого</w:delText>
              </w:r>
              <w:r w:rsidRPr="00E510DF">
                <w:rPr>
                  <w:rFonts w:ascii="Times New Roman" w:hAnsi="Times New Roman" w:cs="Times New Roman"/>
                  <w:sz w:val="28"/>
                  <w:szCs w:val="28"/>
                </w:rPr>
                <w:delText xml:space="preserve"> контракт</w:delText>
              </w:r>
              <w:r w:rsidR="00E74729">
                <w:rPr>
                  <w:rFonts w:ascii="Times New Roman" w:hAnsi="Times New Roman" w:cs="Times New Roman"/>
                  <w:sz w:val="28"/>
                  <w:szCs w:val="28"/>
                </w:rPr>
                <w:delText>а</w:delText>
              </w:r>
              <w:r>
                <w:rPr>
                  <w:rFonts w:ascii="Times New Roman" w:hAnsi="Times New Roman" w:cs="Times New Roman"/>
                  <w:sz w:val="28"/>
                  <w:szCs w:val="28"/>
                </w:rPr>
                <w:delText>, внесение арендной платы по муниципальному контракту, если условиями такого муниципального контракта (договора) не предусмотрено предоставление документов для оплаты денежных обязательств при осуществлении авансовых платежей (внесении арендной платы)</w:delText>
              </w:r>
            </w:del>
          </w:p>
          <w:p w14:paraId="448CA8CF" w14:textId="77777777" w:rsidR="00371747" w:rsidRPr="00371747" w:rsidRDefault="00371747" w:rsidP="00371747">
            <w:pPr>
              <w:pStyle w:val="a1"/>
              <w:rPr>
                <w:del w:id="132" w:author="uzivatel" w:date="2026-09-22T12:15:00Z" w16du:dateUtc="2026-09-22T16:15:00Z"/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71747" w:rsidRPr="00092F4B" w14:paraId="57EACD1E" w14:textId="77777777" w:rsidTr="008F6DB9">
        <w:trPr>
          <w:trHeight w:val="454"/>
          <w:del w:id="133" w:author="uzivatel" w:date="2026-09-22T12:15:00Z" w16du:dateUtc="2026-09-22T16:15:00Z"/>
        </w:trPr>
        <w:tc>
          <w:tcPr>
            <w:tcW w:w="4111" w:type="dxa"/>
            <w:vMerge/>
            <w:tcBorders>
              <w:right w:val="single" w:sz="4" w:space="0" w:color="auto"/>
            </w:tcBorders>
          </w:tcPr>
          <w:p w14:paraId="7CCFFBFC" w14:textId="77777777" w:rsidR="00371747" w:rsidRPr="00092F4B" w:rsidRDefault="00371747" w:rsidP="00371747">
            <w:pPr>
              <w:spacing w:after="0" w:line="240" w:lineRule="auto"/>
              <w:ind w:firstLine="709"/>
              <w:jc w:val="both"/>
              <w:rPr>
                <w:del w:id="134" w:author="uzivatel" w:date="2026-09-22T12:15:00Z" w16du:dateUtc="2026-09-22T16:15:00Z"/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14:paraId="5202FE83" w14:textId="77777777" w:rsidR="00371747" w:rsidRPr="00371747" w:rsidRDefault="00E510DF" w:rsidP="00371747">
            <w:pPr>
              <w:pStyle w:val="a1"/>
              <w:rPr>
                <w:del w:id="135" w:author="uzivatel" w:date="2026-09-22T12:15:00Z" w16du:dateUtc="2026-09-22T16:15:00Z"/>
                <w:rFonts w:ascii="Times New Roman" w:hAnsi="Times New Roman" w:cs="Times New Roman"/>
                <w:sz w:val="28"/>
                <w:szCs w:val="28"/>
              </w:rPr>
            </w:pPr>
            <w:del w:id="136" w:author="uzivatel" w:date="2026-09-22T12:15:00Z" w16du:dateUtc="2026-09-22T16:15:00Z">
              <w:r w:rsidRPr="00E510DF">
                <w:rPr>
                  <w:rFonts w:ascii="Times New Roman" w:hAnsi="Times New Roman" w:cs="Times New Roman"/>
                  <w:sz w:val="28"/>
                  <w:szCs w:val="28"/>
                </w:rPr>
                <w:delText>Документ о приемке поставленных товаров, выполненных работ (их результатов, в том числе этапов), оказанных услуг</w:delText>
              </w:r>
            </w:del>
          </w:p>
        </w:tc>
      </w:tr>
      <w:tr w:rsidR="00371747" w:rsidRPr="00092F4B" w14:paraId="0D0BD262" w14:textId="77777777" w:rsidTr="008F6DB9">
        <w:trPr>
          <w:trHeight w:val="454"/>
          <w:del w:id="137" w:author="uzivatel" w:date="2026-09-22T12:15:00Z" w16du:dateUtc="2026-09-22T16:15:00Z"/>
        </w:trPr>
        <w:tc>
          <w:tcPr>
            <w:tcW w:w="4111" w:type="dxa"/>
            <w:vMerge/>
            <w:tcBorders>
              <w:right w:val="single" w:sz="4" w:space="0" w:color="auto"/>
            </w:tcBorders>
          </w:tcPr>
          <w:p w14:paraId="65CBD675" w14:textId="77777777" w:rsidR="00371747" w:rsidRPr="00092F4B" w:rsidRDefault="00371747" w:rsidP="00371747">
            <w:pPr>
              <w:spacing w:after="0" w:line="240" w:lineRule="auto"/>
              <w:ind w:firstLine="709"/>
              <w:jc w:val="both"/>
              <w:rPr>
                <w:del w:id="138" w:author="uzivatel" w:date="2026-09-22T12:15:00Z" w16du:dateUtc="2026-09-22T16:15:00Z"/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14:paraId="57EF292F" w14:textId="77777777" w:rsidR="00371747" w:rsidRPr="00371747" w:rsidRDefault="00E510DF" w:rsidP="00371747">
            <w:pPr>
              <w:pStyle w:val="a1"/>
              <w:rPr>
                <w:del w:id="139" w:author="uzivatel" w:date="2026-09-22T12:15:00Z" w16du:dateUtc="2026-09-22T16:15:00Z"/>
                <w:rFonts w:ascii="Times New Roman" w:hAnsi="Times New Roman" w:cs="Times New Roman"/>
                <w:sz w:val="28"/>
                <w:szCs w:val="28"/>
              </w:rPr>
            </w:pPr>
            <w:del w:id="140" w:author="uzivatel" w:date="2026-09-22T12:15:00Z" w16du:dateUtc="2026-09-22T16:15:00Z">
              <w:r w:rsidRPr="00E510DF">
                <w:rPr>
                  <w:rFonts w:ascii="Times New Roman" w:hAnsi="Times New Roman" w:cs="Times New Roman"/>
                  <w:sz w:val="28"/>
                  <w:szCs w:val="28"/>
                </w:rPr>
                <w:delText>Счет</w:delText>
              </w:r>
            </w:del>
          </w:p>
        </w:tc>
      </w:tr>
      <w:tr w:rsidR="00371747" w:rsidRPr="00092F4B" w14:paraId="25B46416" w14:textId="77777777" w:rsidTr="008F6DB9">
        <w:trPr>
          <w:trHeight w:val="454"/>
          <w:del w:id="141" w:author="uzivatel" w:date="2026-09-22T12:15:00Z" w16du:dateUtc="2026-09-22T16:15:00Z"/>
        </w:trPr>
        <w:tc>
          <w:tcPr>
            <w:tcW w:w="4111" w:type="dxa"/>
            <w:vMerge/>
            <w:tcBorders>
              <w:right w:val="single" w:sz="4" w:space="0" w:color="auto"/>
            </w:tcBorders>
          </w:tcPr>
          <w:p w14:paraId="1992B912" w14:textId="77777777" w:rsidR="00371747" w:rsidRPr="00092F4B" w:rsidRDefault="00371747" w:rsidP="00371747">
            <w:pPr>
              <w:spacing w:after="0" w:line="240" w:lineRule="auto"/>
              <w:ind w:firstLine="709"/>
              <w:jc w:val="both"/>
              <w:rPr>
                <w:del w:id="142" w:author="uzivatel" w:date="2026-09-22T12:15:00Z" w16du:dateUtc="2026-09-22T16:15:00Z"/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14:paraId="2CD2953F" w14:textId="77777777" w:rsidR="00371747" w:rsidRPr="00371747" w:rsidRDefault="00E510DF" w:rsidP="00371747">
            <w:pPr>
              <w:pStyle w:val="a1"/>
              <w:rPr>
                <w:del w:id="143" w:author="uzivatel" w:date="2026-09-22T12:15:00Z" w16du:dateUtc="2026-09-22T16:15:00Z"/>
                <w:rFonts w:ascii="Times New Roman" w:hAnsi="Times New Roman" w:cs="Times New Roman"/>
                <w:sz w:val="28"/>
                <w:szCs w:val="28"/>
              </w:rPr>
            </w:pPr>
            <w:del w:id="144" w:author="uzivatel" w:date="2026-09-22T12:15:00Z" w16du:dateUtc="2026-09-22T16:15:00Z">
              <w:r w:rsidRPr="00E510DF">
                <w:rPr>
                  <w:rFonts w:ascii="Times New Roman" w:hAnsi="Times New Roman" w:cs="Times New Roman"/>
                  <w:sz w:val="28"/>
                  <w:szCs w:val="28"/>
                </w:rPr>
                <w:delText>Счет-фактура</w:delText>
              </w:r>
            </w:del>
          </w:p>
        </w:tc>
      </w:tr>
      <w:tr w:rsidR="00371747" w:rsidRPr="00092F4B" w14:paraId="38C2B18D" w14:textId="77777777" w:rsidTr="008F6DB9">
        <w:trPr>
          <w:trHeight w:val="454"/>
          <w:del w:id="145" w:author="uzivatel" w:date="2026-09-22T12:15:00Z" w16du:dateUtc="2026-09-22T16:15:00Z"/>
        </w:trPr>
        <w:tc>
          <w:tcPr>
            <w:tcW w:w="4111" w:type="dxa"/>
            <w:vMerge/>
            <w:tcBorders>
              <w:right w:val="single" w:sz="4" w:space="0" w:color="auto"/>
            </w:tcBorders>
          </w:tcPr>
          <w:p w14:paraId="14705D70" w14:textId="77777777" w:rsidR="00371747" w:rsidRPr="00092F4B" w:rsidRDefault="00371747" w:rsidP="00371747">
            <w:pPr>
              <w:spacing w:after="0" w:line="240" w:lineRule="auto"/>
              <w:ind w:firstLine="709"/>
              <w:jc w:val="both"/>
              <w:rPr>
                <w:del w:id="146" w:author="uzivatel" w:date="2026-09-22T12:15:00Z" w16du:dateUtc="2026-09-22T16:15:00Z"/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14:paraId="35BD4311" w14:textId="77777777" w:rsidR="00371747" w:rsidRPr="00371747" w:rsidRDefault="00E510DF" w:rsidP="00E510DF">
            <w:pPr>
              <w:pStyle w:val="a1"/>
              <w:rPr>
                <w:del w:id="147" w:author="uzivatel" w:date="2026-09-22T12:15:00Z" w16du:dateUtc="2026-09-22T16:15:00Z"/>
                <w:rFonts w:ascii="Times New Roman" w:hAnsi="Times New Roman" w:cs="Times New Roman"/>
                <w:sz w:val="28"/>
                <w:szCs w:val="28"/>
              </w:rPr>
            </w:pPr>
            <w:del w:id="148" w:author="uzivatel" w:date="2026-09-22T12:15:00Z" w16du:dateUtc="2026-09-22T16:15:00Z">
              <w:r w:rsidRPr="00E510DF">
                <w:rPr>
                  <w:rFonts w:ascii="Times New Roman" w:hAnsi="Times New Roman" w:cs="Times New Roman"/>
                  <w:sz w:val="28"/>
                  <w:szCs w:val="28"/>
                </w:rPr>
                <w:delText xml:space="preserve">Иной документ, подтверждающий возникновение денежного обязательства получателя средств бюджета (далее - иной документ, подтверждающий возникновение денежного обязательства) по бюджетному обязательству получателя средств бюджета, возникшему на основании </w:delText>
              </w:r>
              <w:r>
                <w:rPr>
                  <w:rFonts w:ascii="Times New Roman" w:hAnsi="Times New Roman" w:cs="Times New Roman"/>
                  <w:sz w:val="28"/>
                  <w:szCs w:val="28"/>
                </w:rPr>
                <w:delText>муниципального</w:delText>
              </w:r>
              <w:r w:rsidRPr="00E510DF">
                <w:rPr>
                  <w:rFonts w:ascii="Times New Roman" w:hAnsi="Times New Roman" w:cs="Times New Roman"/>
                  <w:sz w:val="28"/>
                  <w:szCs w:val="28"/>
                </w:rPr>
                <w:delText xml:space="preserve"> контракта.</w:delText>
              </w:r>
            </w:del>
          </w:p>
        </w:tc>
      </w:tr>
    </w:tbl>
    <w:p w14:paraId="202247EA" w14:textId="77777777" w:rsidR="00092F4B" w:rsidRPr="00092F4B" w:rsidRDefault="00D53245" w:rsidP="001D72E4">
      <w:pPr>
        <w:spacing w:after="0" w:line="312" w:lineRule="auto"/>
        <w:ind w:firstLine="709"/>
        <w:jc w:val="both"/>
        <w:rPr>
          <w:del w:id="149" w:author="uzivatel" w:date="2026-09-22T12:15:00Z" w16du:dateUtc="2026-09-22T16:15:00Z"/>
          <w:rFonts w:ascii="Times New Roman" w:eastAsia="Times New Roman" w:hAnsi="Times New Roman" w:cs="Times New Roman"/>
          <w:sz w:val="28"/>
          <w:szCs w:val="28"/>
          <w:lang w:eastAsia="ru-RU"/>
        </w:rPr>
      </w:pPr>
      <w:del w:id="150" w:author="uzivatel" w:date="2026-09-22T12:15:00Z" w16du:dateUtc="2026-09-22T16:15:00Z">
        <w:r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lastRenderedPageBreak/>
          <w:delText xml:space="preserve">                                                                                                                        </w:delText>
        </w:r>
        <w:r w:rsidR="00A65302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>»</w:delText>
        </w:r>
        <w:r w:rsidR="00A7560A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>.</w:delText>
        </w:r>
      </w:del>
    </w:p>
    <w:p w14:paraId="5E2D9FBE" w14:textId="77777777" w:rsidR="00237E94" w:rsidRDefault="00237E94" w:rsidP="00237E94">
      <w:pPr>
        <w:autoSpaceDE w:val="0"/>
        <w:autoSpaceDN w:val="0"/>
        <w:adjustRightInd w:val="0"/>
        <w:spacing w:after="0" w:line="312" w:lineRule="auto"/>
        <w:ind w:firstLine="709"/>
        <w:jc w:val="both"/>
        <w:rPr>
          <w:del w:id="151" w:author="uzivatel" w:date="2026-09-22T12:15:00Z" w16du:dateUtc="2026-09-22T16:15:00Z"/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del w:id="152" w:author="uzivatel" w:date="2026-09-22T12:15:00Z" w16du:dateUtc="2026-09-22T16:15:00Z">
        <w: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 xml:space="preserve">2. Настоящее постановление </w:delText>
        </w:r>
        <w:r w:rsidR="00E77ECF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>в</w:delText>
        </w:r>
        <w: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>ступает в силу со дня его официального опубликования.</w:delText>
        </w:r>
      </w:del>
    </w:p>
    <w:p w14:paraId="17561DA8" w14:textId="77777777" w:rsidR="00237E94" w:rsidRDefault="00237E94" w:rsidP="00237E94">
      <w:pPr>
        <w:autoSpaceDE w:val="0"/>
        <w:autoSpaceDN w:val="0"/>
        <w:adjustRightInd w:val="0"/>
        <w:spacing w:after="0" w:line="312" w:lineRule="auto"/>
        <w:ind w:firstLine="709"/>
        <w:jc w:val="both"/>
        <w:rPr>
          <w:del w:id="153" w:author="uzivatel" w:date="2026-09-22T12:15:00Z" w16du:dateUtc="2026-09-22T16:15:00Z"/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del w:id="154" w:author="uzivatel" w:date="2026-09-22T12:15:00Z" w16du:dateUtc="2026-09-22T16:15:00Z">
        <w: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 xml:space="preserve">3. Контроль за исполнением настоящего постановления возложить                 на заместителя главы администрации города по экономическому развитию </w:delText>
        </w:r>
        <w: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br/>
          <w:delText>и финансам.</w:delText>
        </w:r>
      </w:del>
    </w:p>
    <w:p w14:paraId="5DBC8381" w14:textId="77777777" w:rsidR="00237E94" w:rsidRDefault="00237E94" w:rsidP="00237E94">
      <w:pPr>
        <w:autoSpaceDE w:val="0"/>
        <w:autoSpaceDN w:val="0"/>
        <w:adjustRightInd w:val="0"/>
        <w:spacing w:after="0" w:line="312" w:lineRule="auto"/>
        <w:jc w:val="both"/>
        <w:rPr>
          <w:del w:id="155" w:author="uzivatel" w:date="2026-09-22T12:15:00Z" w16du:dateUtc="2026-09-22T16:15:00Z"/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240DE506" w14:textId="77777777" w:rsidR="00237E94" w:rsidRDefault="00237E94" w:rsidP="00237E94">
      <w:pPr>
        <w:autoSpaceDE w:val="0"/>
        <w:autoSpaceDN w:val="0"/>
        <w:adjustRightInd w:val="0"/>
        <w:spacing w:after="0" w:line="312" w:lineRule="auto"/>
        <w:jc w:val="both"/>
        <w:rPr>
          <w:del w:id="156" w:author="uzivatel" w:date="2026-09-22T12:15:00Z" w16du:dateUtc="2026-09-22T16:15:00Z"/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del w:id="157" w:author="uzivatel" w:date="2026-09-22T12:15:00Z" w16du:dateUtc="2026-09-22T16:15:00Z">
        <w: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 xml:space="preserve">Временно исполняющий </w:delText>
        </w:r>
      </w:del>
    </w:p>
    <w:p w14:paraId="4417E601" w14:textId="77777777" w:rsidR="00C66430" w:rsidRDefault="00237E94" w:rsidP="006D0779">
      <w:pPr>
        <w:pStyle w:val="Default"/>
        <w:ind w:left="720"/>
        <w:rPr>
          <w:rFonts w:ascii="Roboto" w:hAnsi="Roboto"/>
          <w:rPrChange w:id="158" w:author="uzivatel" w:date="2026-09-22T12:15:00Z" w16du:dateUtc="2026-09-22T16:15:00Z">
            <w:rPr/>
          </w:rPrChange>
        </w:rPr>
        <w:pPrChange w:id="159" w:author="uzivatel" w:date="2026-09-22T12:15:00Z" w16du:dateUtc="2026-09-22T16:15:00Z">
          <w:pPr>
            <w:autoSpaceDE w:val="0"/>
            <w:autoSpaceDN w:val="0"/>
            <w:adjustRightInd w:val="0"/>
            <w:spacing w:after="0" w:line="312" w:lineRule="auto"/>
            <w:jc w:val="both"/>
          </w:pPr>
        </w:pPrChange>
      </w:pPr>
      <w:del w:id="160" w:author="uzivatel" w:date="2026-09-22T12:15:00Z" w16du:dateUtc="2026-09-22T16:15:00Z">
        <w: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>полномочия главы города Чебоксары                                                Д.В. Спирин</w:delText>
        </w:r>
      </w:del>
    </w:p>
    <w:sectPr w:rsidR="00C66430" w:rsidSect="00067C1B">
      <w:pgSz w:w="11906" w:h="16838"/>
      <w:pgMar w:top="142" w:right="849" w:bottom="142" w:left="1417" w:header="708" w:footer="708" w:gutter="0"/>
      <w:cols w:space="708"/>
      <w:docGrid w:linePitch="360"/>
      <w:sectPrChange w:id="161" w:author="uzivatel" w:date="2026-09-22T12:15:00Z" w16du:dateUtc="2026-09-22T16:15:00Z">
        <w:sectPr w:rsidR="00C66430" w:rsidSect="00067C1B">
          <w:pgMar w:top="1134" w:right="850" w:bottom="1134" w:left="1701" w:header="708" w:footer="708" w:gutter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Roboto">
    <w:altName w:val="Times New Roman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430D72"/>
    <w:multiLevelType w:val="hybridMultilevel"/>
    <w:tmpl w:val="0DAE2AB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86799B"/>
    <w:multiLevelType w:val="hybridMultilevel"/>
    <w:tmpl w:val="E69C916A"/>
    <w:lvl w:ilvl="0" w:tplc="B9F44CF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6003948"/>
    <w:multiLevelType w:val="hybridMultilevel"/>
    <w:tmpl w:val="6F2EC27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8C3FB0"/>
    <w:multiLevelType w:val="hybridMultilevel"/>
    <w:tmpl w:val="CD5CE3D8"/>
    <w:lvl w:ilvl="0" w:tplc="1FEC14D0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CAE5712"/>
    <w:multiLevelType w:val="hybridMultilevel"/>
    <w:tmpl w:val="2DD6BE78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D4558F2"/>
    <w:multiLevelType w:val="hybridMultilevel"/>
    <w:tmpl w:val="2C287D04"/>
    <w:lvl w:ilvl="0" w:tplc="CABC3A4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1C31082"/>
    <w:multiLevelType w:val="hybridMultilevel"/>
    <w:tmpl w:val="EE0A843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251F03"/>
    <w:multiLevelType w:val="hybridMultilevel"/>
    <w:tmpl w:val="CAB06F5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35501B"/>
    <w:multiLevelType w:val="hybridMultilevel"/>
    <w:tmpl w:val="FC563C46"/>
    <w:lvl w:ilvl="0" w:tplc="EB3C215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9D4DBC"/>
    <w:multiLevelType w:val="hybridMultilevel"/>
    <w:tmpl w:val="8B18922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19233B"/>
    <w:multiLevelType w:val="hybridMultilevel"/>
    <w:tmpl w:val="27262C9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647027"/>
    <w:multiLevelType w:val="hybridMultilevel"/>
    <w:tmpl w:val="6EB211CE"/>
    <w:lvl w:ilvl="0" w:tplc="87680E92">
      <w:numFmt w:val="bullet"/>
      <w:lvlText w:val="-"/>
      <w:lvlJc w:val="left"/>
      <w:pPr>
        <w:ind w:left="720" w:hanging="360"/>
      </w:pPr>
      <w:rPr>
        <w:rFonts w:ascii="Roboto" w:eastAsiaTheme="minorHAnsi" w:hAnsi="Roboto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039310">
    <w:abstractNumId w:val="8"/>
  </w:num>
  <w:num w:numId="2" w16cid:durableId="1319921909">
    <w:abstractNumId w:val="10"/>
  </w:num>
  <w:num w:numId="3" w16cid:durableId="1953786157">
    <w:abstractNumId w:val="9"/>
  </w:num>
  <w:num w:numId="4" w16cid:durableId="2051950816">
    <w:abstractNumId w:val="2"/>
  </w:num>
  <w:num w:numId="5" w16cid:durableId="1537355266">
    <w:abstractNumId w:val="7"/>
  </w:num>
  <w:num w:numId="6" w16cid:durableId="1583173626">
    <w:abstractNumId w:val="4"/>
  </w:num>
  <w:num w:numId="7" w16cid:durableId="2093775319">
    <w:abstractNumId w:val="0"/>
  </w:num>
  <w:num w:numId="8" w16cid:durableId="635335262">
    <w:abstractNumId w:val="3"/>
  </w:num>
  <w:num w:numId="9" w16cid:durableId="578641781">
    <w:abstractNumId w:val="6"/>
  </w:num>
  <w:num w:numId="10" w16cid:durableId="1175724435">
    <w:abstractNumId w:val="11"/>
  </w:num>
  <w:num w:numId="11" w16cid:durableId="286354730">
    <w:abstractNumId w:val="5"/>
  </w:num>
  <w:num w:numId="12" w16cid:durableId="573663893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46EB"/>
    <w:rsid w:val="00001ACC"/>
    <w:rsid w:val="00021D99"/>
    <w:rsid w:val="0002301B"/>
    <w:rsid w:val="00035EAA"/>
    <w:rsid w:val="00036E97"/>
    <w:rsid w:val="000662A4"/>
    <w:rsid w:val="00067C1B"/>
    <w:rsid w:val="00070B7A"/>
    <w:rsid w:val="00082C08"/>
    <w:rsid w:val="00092F4B"/>
    <w:rsid w:val="0009325F"/>
    <w:rsid w:val="000958BD"/>
    <w:rsid w:val="000A2771"/>
    <w:rsid w:val="000B58E0"/>
    <w:rsid w:val="000B708F"/>
    <w:rsid w:val="000C0E26"/>
    <w:rsid w:val="000C1D5B"/>
    <w:rsid w:val="000D0557"/>
    <w:rsid w:val="000E3056"/>
    <w:rsid w:val="000E3B54"/>
    <w:rsid w:val="000E661E"/>
    <w:rsid w:val="001128DA"/>
    <w:rsid w:val="00131188"/>
    <w:rsid w:val="001343C7"/>
    <w:rsid w:val="00136EE1"/>
    <w:rsid w:val="00171781"/>
    <w:rsid w:val="001752BE"/>
    <w:rsid w:val="001845B4"/>
    <w:rsid w:val="001A08E6"/>
    <w:rsid w:val="001B5184"/>
    <w:rsid w:val="001B5B30"/>
    <w:rsid w:val="001C1227"/>
    <w:rsid w:val="001D1498"/>
    <w:rsid w:val="001D438A"/>
    <w:rsid w:val="001D66D1"/>
    <w:rsid w:val="001D72E4"/>
    <w:rsid w:val="002223E4"/>
    <w:rsid w:val="00222525"/>
    <w:rsid w:val="00232D74"/>
    <w:rsid w:val="0023433B"/>
    <w:rsid w:val="00237E94"/>
    <w:rsid w:val="00283A07"/>
    <w:rsid w:val="0028602A"/>
    <w:rsid w:val="002939A5"/>
    <w:rsid w:val="00296FB3"/>
    <w:rsid w:val="002A0E80"/>
    <w:rsid w:val="002A33A8"/>
    <w:rsid w:val="002B27AF"/>
    <w:rsid w:val="002B62D2"/>
    <w:rsid w:val="002C4EFB"/>
    <w:rsid w:val="002E5199"/>
    <w:rsid w:val="002F35E2"/>
    <w:rsid w:val="003022CA"/>
    <w:rsid w:val="003235BC"/>
    <w:rsid w:val="00332BB9"/>
    <w:rsid w:val="00337259"/>
    <w:rsid w:val="003377F2"/>
    <w:rsid w:val="00342829"/>
    <w:rsid w:val="003552AF"/>
    <w:rsid w:val="00355828"/>
    <w:rsid w:val="00355E40"/>
    <w:rsid w:val="00364E9B"/>
    <w:rsid w:val="00371747"/>
    <w:rsid w:val="0038633C"/>
    <w:rsid w:val="00391806"/>
    <w:rsid w:val="00393DFA"/>
    <w:rsid w:val="003A4848"/>
    <w:rsid w:val="003C6CE3"/>
    <w:rsid w:val="003D40A6"/>
    <w:rsid w:val="003E09CD"/>
    <w:rsid w:val="003E3DC6"/>
    <w:rsid w:val="003E4B8C"/>
    <w:rsid w:val="00405037"/>
    <w:rsid w:val="00405768"/>
    <w:rsid w:val="00421D86"/>
    <w:rsid w:val="00426DC9"/>
    <w:rsid w:val="0043051E"/>
    <w:rsid w:val="00433895"/>
    <w:rsid w:val="004435CB"/>
    <w:rsid w:val="004602ED"/>
    <w:rsid w:val="004714D6"/>
    <w:rsid w:val="00483B04"/>
    <w:rsid w:val="0049449E"/>
    <w:rsid w:val="00494AC3"/>
    <w:rsid w:val="004A5136"/>
    <w:rsid w:val="004B3738"/>
    <w:rsid w:val="004B7A0A"/>
    <w:rsid w:val="004C2A12"/>
    <w:rsid w:val="004E2B04"/>
    <w:rsid w:val="004E38A1"/>
    <w:rsid w:val="004E65A6"/>
    <w:rsid w:val="00501D8F"/>
    <w:rsid w:val="00503751"/>
    <w:rsid w:val="00504B8C"/>
    <w:rsid w:val="00517B7B"/>
    <w:rsid w:val="00520C2C"/>
    <w:rsid w:val="00527CBC"/>
    <w:rsid w:val="005379D3"/>
    <w:rsid w:val="005406F7"/>
    <w:rsid w:val="00544BBC"/>
    <w:rsid w:val="005631B3"/>
    <w:rsid w:val="005850B6"/>
    <w:rsid w:val="005940DB"/>
    <w:rsid w:val="00594D9A"/>
    <w:rsid w:val="00596269"/>
    <w:rsid w:val="005A2382"/>
    <w:rsid w:val="005C1F89"/>
    <w:rsid w:val="005D46EB"/>
    <w:rsid w:val="005F4481"/>
    <w:rsid w:val="00604B9E"/>
    <w:rsid w:val="00611147"/>
    <w:rsid w:val="00615E33"/>
    <w:rsid w:val="006209CB"/>
    <w:rsid w:val="00663F98"/>
    <w:rsid w:val="0069557F"/>
    <w:rsid w:val="006B47E7"/>
    <w:rsid w:val="006B75D9"/>
    <w:rsid w:val="006D0779"/>
    <w:rsid w:val="006F5B9A"/>
    <w:rsid w:val="00707767"/>
    <w:rsid w:val="0071556C"/>
    <w:rsid w:val="00741BFA"/>
    <w:rsid w:val="00751814"/>
    <w:rsid w:val="00774609"/>
    <w:rsid w:val="007B003B"/>
    <w:rsid w:val="007B1B48"/>
    <w:rsid w:val="007B3168"/>
    <w:rsid w:val="007D0A1A"/>
    <w:rsid w:val="007D6295"/>
    <w:rsid w:val="007E272A"/>
    <w:rsid w:val="00811D61"/>
    <w:rsid w:val="00831EA8"/>
    <w:rsid w:val="00847130"/>
    <w:rsid w:val="00875E83"/>
    <w:rsid w:val="00882D51"/>
    <w:rsid w:val="0089053A"/>
    <w:rsid w:val="008B612B"/>
    <w:rsid w:val="008D1B73"/>
    <w:rsid w:val="008E11C9"/>
    <w:rsid w:val="008E16D0"/>
    <w:rsid w:val="008F0A0E"/>
    <w:rsid w:val="008F695B"/>
    <w:rsid w:val="008F6DB9"/>
    <w:rsid w:val="00905D4F"/>
    <w:rsid w:val="00915049"/>
    <w:rsid w:val="00926BE8"/>
    <w:rsid w:val="00933363"/>
    <w:rsid w:val="00936F9D"/>
    <w:rsid w:val="009565D4"/>
    <w:rsid w:val="009653BA"/>
    <w:rsid w:val="00967EDD"/>
    <w:rsid w:val="009700EB"/>
    <w:rsid w:val="00975CE3"/>
    <w:rsid w:val="00987AEA"/>
    <w:rsid w:val="00992F5A"/>
    <w:rsid w:val="009A39E4"/>
    <w:rsid w:val="009B14F4"/>
    <w:rsid w:val="009D457F"/>
    <w:rsid w:val="009E4030"/>
    <w:rsid w:val="009E68E4"/>
    <w:rsid w:val="00A3501D"/>
    <w:rsid w:val="00A644AF"/>
    <w:rsid w:val="00A65302"/>
    <w:rsid w:val="00A7560A"/>
    <w:rsid w:val="00A81577"/>
    <w:rsid w:val="00AA1AD6"/>
    <w:rsid w:val="00AB7A30"/>
    <w:rsid w:val="00AC17FD"/>
    <w:rsid w:val="00AE641D"/>
    <w:rsid w:val="00AF69EB"/>
    <w:rsid w:val="00B019A1"/>
    <w:rsid w:val="00B019C8"/>
    <w:rsid w:val="00B06B01"/>
    <w:rsid w:val="00B470B9"/>
    <w:rsid w:val="00B8724A"/>
    <w:rsid w:val="00BA0906"/>
    <w:rsid w:val="00BD14A3"/>
    <w:rsid w:val="00BD1EDF"/>
    <w:rsid w:val="00BE1A76"/>
    <w:rsid w:val="00C20CD4"/>
    <w:rsid w:val="00C23D6E"/>
    <w:rsid w:val="00C27664"/>
    <w:rsid w:val="00C31252"/>
    <w:rsid w:val="00C44C84"/>
    <w:rsid w:val="00C66430"/>
    <w:rsid w:val="00C83873"/>
    <w:rsid w:val="00C9043F"/>
    <w:rsid w:val="00C91401"/>
    <w:rsid w:val="00C94E58"/>
    <w:rsid w:val="00CA065F"/>
    <w:rsid w:val="00CA26C7"/>
    <w:rsid w:val="00CB7A31"/>
    <w:rsid w:val="00CC60CE"/>
    <w:rsid w:val="00D166A3"/>
    <w:rsid w:val="00D25D01"/>
    <w:rsid w:val="00D25FC9"/>
    <w:rsid w:val="00D26B8F"/>
    <w:rsid w:val="00D30B59"/>
    <w:rsid w:val="00D444F0"/>
    <w:rsid w:val="00D53245"/>
    <w:rsid w:val="00D554D3"/>
    <w:rsid w:val="00D6191A"/>
    <w:rsid w:val="00D638B3"/>
    <w:rsid w:val="00D6753F"/>
    <w:rsid w:val="00D74278"/>
    <w:rsid w:val="00D94EDA"/>
    <w:rsid w:val="00DB095D"/>
    <w:rsid w:val="00DB23CA"/>
    <w:rsid w:val="00DC074E"/>
    <w:rsid w:val="00DC6DD7"/>
    <w:rsid w:val="00DE011F"/>
    <w:rsid w:val="00DE0350"/>
    <w:rsid w:val="00DE30F3"/>
    <w:rsid w:val="00DF0E66"/>
    <w:rsid w:val="00DF0E9B"/>
    <w:rsid w:val="00DF6A2F"/>
    <w:rsid w:val="00E123B9"/>
    <w:rsid w:val="00E2631A"/>
    <w:rsid w:val="00E37B41"/>
    <w:rsid w:val="00E41EA4"/>
    <w:rsid w:val="00E510DF"/>
    <w:rsid w:val="00E57A5E"/>
    <w:rsid w:val="00E60474"/>
    <w:rsid w:val="00E74729"/>
    <w:rsid w:val="00E76CF0"/>
    <w:rsid w:val="00E77ECF"/>
    <w:rsid w:val="00EB093A"/>
    <w:rsid w:val="00EB58E1"/>
    <w:rsid w:val="00EC29E0"/>
    <w:rsid w:val="00ED3AF5"/>
    <w:rsid w:val="00EE2BFB"/>
    <w:rsid w:val="00EF2DAF"/>
    <w:rsid w:val="00F01D59"/>
    <w:rsid w:val="00F210C0"/>
    <w:rsid w:val="00F370DF"/>
    <w:rsid w:val="00F91991"/>
    <w:rsid w:val="00F92274"/>
    <w:rsid w:val="00FB2884"/>
    <w:rsid w:val="00FD0C2E"/>
    <w:rsid w:val="00FE5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A80C64A-C7ED-4B18-B99D-528530508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02ED"/>
  </w:style>
  <w:style w:type="paragraph" w:styleId="Heading4">
    <w:name w:val="heading 4"/>
    <w:basedOn w:val="Normal"/>
    <w:next w:val="Normal"/>
    <w:link w:val="Heading4Char"/>
    <w:semiHidden/>
    <w:unhideWhenUsed/>
    <w:qFormat/>
    <w:rsid w:val="000D0557"/>
    <w:pPr>
      <w:keepNext/>
      <w:pBdr>
        <w:bottom w:val="double" w:sz="6" w:space="1" w:color="auto"/>
      </w:pBdr>
      <w:spacing w:after="0" w:line="240" w:lineRule="auto"/>
      <w:jc w:val="both"/>
      <w:outlineLvl w:val="3"/>
    </w:pPr>
    <w:rPr>
      <w:rFonts w:ascii="Times New Roman" w:eastAsia="Times New Roman" w:hAnsi="Times New Roman" w:cs="Times New Roman"/>
      <w:b/>
      <w:sz w:val="32"/>
      <w:szCs w:val="20"/>
      <w:lang w:val="cs-CZ" w:eastAsia="cs-C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50B6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9700EB"/>
    <w:rPr>
      <w:color w:val="03375F"/>
      <w:u w:val="single"/>
      <w:shd w:val="clear" w:color="auto" w:fill="auto"/>
      <w:rPrChange w:id="0" w:author="uzivatel" w:date="2026-09-22T12:15:00Z">
        <w:rPr>
          <w:color w:val="0563C1" w:themeColor="hyperlink"/>
          <w:u w:val="single"/>
        </w:rPr>
      </w:rPrChange>
    </w:rPr>
  </w:style>
  <w:style w:type="character" w:customStyle="1" w:styleId="a">
    <w:name w:val="Гипертекстовая ссылка"/>
    <w:basedOn w:val="DefaultParagraphFont"/>
    <w:uiPriority w:val="99"/>
    <w:rsid w:val="002223E4"/>
    <w:rPr>
      <w:color w:val="106BBE"/>
    </w:rPr>
  </w:style>
  <w:style w:type="paragraph" w:customStyle="1" w:styleId="a0">
    <w:name w:val="Прижатый влево"/>
    <w:basedOn w:val="Normal"/>
    <w:next w:val="Normal"/>
    <w:uiPriority w:val="99"/>
    <w:rsid w:val="002223E4"/>
    <w:pPr>
      <w:autoSpaceDE w:val="0"/>
      <w:autoSpaceDN w:val="0"/>
      <w:adjustRightInd w:val="0"/>
      <w:spacing w:after="0" w:line="240" w:lineRule="auto"/>
    </w:pPr>
    <w:rPr>
      <w:rFonts w:ascii="Arial" w:hAnsi="Arial" w:cs="Arial"/>
      <w:sz w:val="24"/>
      <w:szCs w:val="24"/>
    </w:rPr>
  </w:style>
  <w:style w:type="paragraph" w:customStyle="1" w:styleId="a1">
    <w:name w:val="Нормальный (таблица)"/>
    <w:basedOn w:val="Normal"/>
    <w:next w:val="Normal"/>
    <w:uiPriority w:val="99"/>
    <w:rsid w:val="00371747"/>
    <w:pPr>
      <w:autoSpaceDE w:val="0"/>
      <w:autoSpaceDN w:val="0"/>
      <w:adjustRightInd w:val="0"/>
      <w:spacing w:after="0" w:line="240" w:lineRule="auto"/>
      <w:jc w:val="both"/>
    </w:pPr>
    <w:rPr>
      <w:rFonts w:ascii="Arial" w:hAnsi="Arial" w:cs="Arial"/>
      <w:sz w:val="24"/>
      <w:szCs w:val="24"/>
    </w:rPr>
  </w:style>
  <w:style w:type="table" w:styleId="TableGrid">
    <w:name w:val="Table Grid"/>
    <w:basedOn w:val="TableNormal"/>
    <w:uiPriority w:val="59"/>
    <w:rsid w:val="004602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semiHidden/>
    <w:rsid w:val="000D0557"/>
    <w:rPr>
      <w:rFonts w:ascii="Times New Roman" w:eastAsia="Times New Roman" w:hAnsi="Times New Roman" w:cs="Times New Roman"/>
      <w:b/>
      <w:sz w:val="32"/>
      <w:szCs w:val="20"/>
      <w:lang w:val="cs-CZ" w:eastAsia="cs-CZ"/>
    </w:rPr>
  </w:style>
  <w:style w:type="paragraph" w:customStyle="1" w:styleId="Default">
    <w:name w:val="Default"/>
    <w:rsid w:val="000D0557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4160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4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9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977</TotalTime>
  <Pages>2</Pages>
  <Words>1247</Words>
  <Characters>7112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Осипова Ирина Ивановна</dc:creator>
  <cp:keywords/>
  <dc:description/>
  <cp:lastModifiedBy>Arthur Souza Rodrigues</cp:lastModifiedBy>
  <cp:revision>1</cp:revision>
  <cp:lastPrinted>2023-12-04T08:37:00Z</cp:lastPrinted>
  <dcterms:created xsi:type="dcterms:W3CDTF">2022-02-11T12:07:00Z</dcterms:created>
  <dcterms:modified xsi:type="dcterms:W3CDTF">2026-09-22T16:15:00Z</dcterms:modified>
</cp:coreProperties>
</file>