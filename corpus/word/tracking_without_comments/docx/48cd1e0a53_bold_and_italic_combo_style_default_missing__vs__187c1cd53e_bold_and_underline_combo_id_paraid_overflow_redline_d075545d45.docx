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3549" w14:textId="77777777" w:rsidR="009768A6" w:rsidRDefault="00652015">
      <w:r>
        <w:rPr>
          <w:b/>
          <w:u w:val="single"/>
          <w:rPrChange w:id="0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Bold and </w:t>
      </w:r>
      <w:ins w:id="1" w:author="Comparison" w:date="2026-09-26T14:39:00Z" w16du:dateUtc="2026-09-26T18:39:00Z">
        <w:r>
          <w:rPr>
            <w:b/>
            <w:bCs/>
            <w:u w:val="single"/>
          </w:rPr>
          <w:t>Underline</w:t>
        </w:r>
      </w:ins>
      <w:del w:id="2" w:author="Comparison" w:date="2026-09-26T14:39:00Z" w16du:dateUtc="2026-09-26T18:39:00Z">
        <w:r>
          <w:rPr>
            <w:b/>
            <w:bCs/>
            <w:i/>
            <w:iCs/>
          </w:rPr>
          <w:delText>Italic</w:delText>
        </w:r>
      </w:del>
      <w:r>
        <w:rPr>
          <w:b/>
          <w:u w:val="single"/>
          <w:rPrChange w:id="3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 Combo Demo</w:t>
      </w:r>
    </w:p>
    <w:p w14:paraId="04A7BF8D" w14:textId="77777777" w:rsidR="009768A6" w:rsidRDefault="00652015">
      <w:r>
        <w:rPr>
          <w:b/>
          <w:u w:val="single"/>
          <w:rPrChange w:id="4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Demonstrating bold and </w:t>
      </w:r>
      <w:ins w:id="5" w:author="Comparison" w:date="2026-09-26T14:39:00Z" w16du:dateUtc="2026-09-26T18:39:00Z">
        <w:r>
          <w:rPr>
            <w:b/>
            <w:bCs/>
            <w:u w:val="single"/>
          </w:rPr>
          <w:t>underline</w:t>
        </w:r>
      </w:ins>
      <w:del w:id="6" w:author="Comparison" w:date="2026-09-26T14:39:00Z" w16du:dateUtc="2026-09-26T18:39:00Z">
        <w:r>
          <w:rPr>
            <w:b/>
            <w:bCs/>
            <w:i/>
            <w:iCs/>
          </w:rPr>
          <w:delText>italic</w:delText>
        </w:r>
      </w:del>
      <w:r>
        <w:rPr>
          <w:b/>
          <w:u w:val="single"/>
          <w:rPrChange w:id="7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 combined.</w:t>
      </w:r>
    </w:p>
    <w:p w14:paraId="73D492BE" w14:textId="77777777" w:rsidR="009768A6" w:rsidRDefault="00652015">
      <w:r>
        <w:rPr>
          <w:b/>
          <w:u w:val="single"/>
          <w:rPrChange w:id="8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This text is both bold and </w:t>
      </w:r>
      <w:ins w:id="9" w:author="Comparison" w:date="2026-09-26T14:39:00Z" w16du:dateUtc="2026-09-26T18:39:00Z">
        <w:r>
          <w:rPr>
            <w:b/>
            <w:bCs/>
            <w:u w:val="single"/>
          </w:rPr>
          <w:t>underlined</w:t>
        </w:r>
      </w:ins>
      <w:del w:id="10" w:author="Comparison" w:date="2026-09-26T14:39:00Z" w16du:dateUtc="2026-09-26T18:39:00Z">
        <w:r>
          <w:rPr>
            <w:b/>
            <w:bCs/>
            <w:i/>
            <w:iCs/>
          </w:rPr>
          <w:delText>italic simultaneously</w:delText>
        </w:r>
      </w:del>
      <w:r>
        <w:rPr>
          <w:b/>
          <w:u w:val="single"/>
          <w:rPrChange w:id="11" w:author="Comparison" w:date="2026-09-26T14:39:00Z" w16du:dateUtc="2026-09-26T18:39:00Z">
            <w:rPr>
              <w:b/>
              <w:bCs/>
              <w:i/>
              <w:iCs/>
            </w:rPr>
          </w:rPrChange>
        </w:rPr>
        <w:t>.</w:t>
      </w:r>
    </w:p>
    <w:sectPr w:rsidR="009768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8A6"/>
    <w:rsid w:val="00146B09"/>
    <w:rsid w:val="005017B3"/>
    <w:rsid w:val="00652015"/>
    <w:rsid w:val="007105AF"/>
    <w:rsid w:val="009768A6"/>
    <w:rsid w:val="00E2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2026-09-26T18:39:00Z</dcterms:modified>
</cp:coreProperties>
</file>