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053A9" w14:textId="77777777" w:rsidR="00D755EE" w:rsidRDefault="000562BA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0" w:author="Comparison" w:date="2026-09-22T12:38:00Z" w16du:dateUtc="2026-09-22T16:38:00Z"/>
          <w:rFonts w:ascii="Times New Roman" w:eastAsia="Times New Roman" w:hAnsi="Times New Roman" w:cs="Times New Roman"/>
          <w:color w:val="000000"/>
        </w:rPr>
      </w:pPr>
      <w:ins w:id="1" w:author="Comparison" w:date="2026-09-22T12:38:00Z" w16du:dateUtc="2026-09-22T16:3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38:00Z" w16du:dateUtc="2026-09-22T16:38:00Z">
        <w:r w:rsidR="00D755EE">
          <w:rPr>
            <w:rFonts w:ascii="Times New Roman" w:eastAsia="Times New Roman" w:hAnsi="Times New Roman" w:cs="Times New Roman"/>
            <w:noProof/>
            <w:color w:val="000000"/>
            <w:lang w:eastAsia="pt-BR"/>
          </w:rPr>
          <w:drawing>
            <wp:inline distT="0" distB="0" distL="0" distR="0" wp14:anchorId="2180EF1A" wp14:editId="6A617D87">
              <wp:extent cx="546100" cy="577850"/>
              <wp:effectExtent l="0" t="0" r="0" b="0"/>
              <wp:docPr id="2" name="image1.png" descr="Desenho de um bicho amarelo&#10;&#10;Descrição gerada automaticamente com confiança baix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Desenho de um bicho amarelo&#10;&#10;Descrição gerada automaticamente com confiança baixa"/>
                      <pic:cNvPicPr preferRelativeResize="0"/>
                    </pic:nvPicPr>
                    <pic:blipFill>
                      <a:blip r:embed="rId7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5778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1DD67CC6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3" w:author="Comparison" w:date="2026-09-22T12:38:00Z" w16du:dateUtc="2026-09-22T16:38:00Z"/>
          <w:rFonts w:ascii="Times New Roman" w:eastAsia="Times New Roman" w:hAnsi="Times New Roman" w:cs="Times New Roman"/>
          <w:color w:val="000000"/>
        </w:rPr>
      </w:pPr>
    </w:p>
    <w:p w14:paraId="487D6D81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del w:id="4" w:author="Comparison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5" w:author="Comparison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>TRIBUNAL DE JUSTIÇA DO ESTADO DO AMAZONAS</w:delText>
        </w:r>
      </w:del>
    </w:p>
    <w:p w14:paraId="0EDEC2D6" w14:textId="77777777" w:rsidR="00D755EE" w:rsidRDefault="00D755EE" w:rsidP="00D755EE">
      <w:pPr>
        <w:pBdr>
          <w:top w:val="nil"/>
          <w:left w:val="nil"/>
          <w:bottom w:val="single" w:sz="12" w:space="5" w:color="000080"/>
          <w:right w:val="nil"/>
          <w:between w:val="nil"/>
        </w:pBdr>
        <w:spacing w:after="0" w:line="240" w:lineRule="auto"/>
        <w:ind w:left="720" w:right="-38"/>
        <w:rPr>
          <w:del w:id="6" w:author="Comparison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7" w:author="Comparison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A"/>
          </w:rPr>
          <w:delText>                                      PRIMEIRA CÂMARA CÍVEL</w:delText>
        </w:r>
      </w:del>
    </w:p>
    <w:p w14:paraId="12E53E7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hd w:val="clear" w:color="auto" w:fill="E5E5E5"/>
        <w:spacing w:after="0" w:line="240" w:lineRule="auto"/>
        <w:ind w:right="-38"/>
        <w:jc w:val="center"/>
        <w:rPr>
          <w:del w:id="8" w:author="Comparison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9" w:author="Comparison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 xml:space="preserve"> 27ª Sessão Ordinária da Primeira Câmara Cível</w:delText>
        </w:r>
      </w:del>
    </w:p>
    <w:p w14:paraId="7F9A5A4E" w14:textId="77777777" w:rsidR="00D755EE" w:rsidRDefault="00D755EE" w:rsidP="00D755EE">
      <w:pPr>
        <w:spacing w:after="0" w:line="240" w:lineRule="auto"/>
        <w:rPr>
          <w:del w:id="10" w:author="Comparison" w:date="2026-09-22T12:38:00Z" w16du:dateUtc="2026-09-22T16:38:00Z"/>
          <w:rFonts w:ascii="Palatino" w:eastAsia="Times New Roman" w:hAnsi="Palatino" w:cs="Times New Roman"/>
          <w:b/>
          <w:color w:val="000000"/>
        </w:rPr>
      </w:pPr>
    </w:p>
    <w:p w14:paraId="5F8764EF" w14:textId="77777777" w:rsidR="00D755EE" w:rsidRPr="0048565F" w:rsidRDefault="00D755EE" w:rsidP="00D755EE">
      <w:pPr>
        <w:spacing w:after="0" w:line="240" w:lineRule="auto"/>
        <w:rPr>
          <w:del w:id="11" w:author="Comparison" w:date="2026-09-22T12:38:00Z" w16du:dateUtc="2026-09-22T16:38:00Z"/>
          <w:rFonts w:ascii="Palatino" w:eastAsia="Times New Roman" w:hAnsi="Palatino" w:cs="Times New Roman"/>
        </w:rPr>
      </w:pPr>
      <w:del w:id="12" w:author="Comparison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 - Leitura da Ata                                         </w:delText>
        </w:r>
      </w:del>
    </w:p>
    <w:p w14:paraId="683815BD" w14:textId="77777777" w:rsidR="00D755EE" w:rsidRPr="0048565F" w:rsidRDefault="00D755EE" w:rsidP="00D755EE">
      <w:pPr>
        <w:spacing w:after="0" w:line="240" w:lineRule="auto"/>
        <w:ind w:right="-876"/>
        <w:rPr>
          <w:del w:id="13" w:author="Comparison" w:date="2026-09-22T12:38:00Z" w16du:dateUtc="2026-09-22T16:38:00Z"/>
          <w:rFonts w:ascii="Palatino" w:eastAsia="Times New Roman" w:hAnsi="Palatino" w:cs="Times New Roman"/>
        </w:rPr>
      </w:pPr>
      <w:del w:id="14" w:author="Comparison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 - Leitura de Acórdãos          </w:delText>
        </w:r>
      </w:del>
    </w:p>
    <w:p w14:paraId="4AA6E999" w14:textId="77777777" w:rsidR="00D755EE" w:rsidRPr="0048565F" w:rsidRDefault="00D755EE" w:rsidP="00D755EE">
      <w:pPr>
        <w:spacing w:after="0" w:line="240" w:lineRule="auto"/>
        <w:ind w:right="-876"/>
        <w:rPr>
          <w:del w:id="15" w:author="Comparison" w:date="2026-09-22T12:38:00Z" w16du:dateUtc="2026-09-22T16:38:00Z"/>
          <w:rFonts w:ascii="Palatino" w:eastAsia="Times New Roman" w:hAnsi="Palatino" w:cs="Times New Roman"/>
        </w:rPr>
      </w:pPr>
      <w:del w:id="16" w:author="Comparison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III - Pauta de Julgamentos </w:delText>
        </w:r>
      </w:del>
    </w:p>
    <w:p w14:paraId="005C68AE" w14:textId="77777777" w:rsidR="00D755EE" w:rsidRPr="0048565F" w:rsidRDefault="00D755EE" w:rsidP="00D755EE">
      <w:pPr>
        <w:spacing w:line="240" w:lineRule="auto"/>
        <w:rPr>
          <w:del w:id="17" w:author="Comparison" w:date="2026-09-22T12:38:00Z" w16du:dateUtc="2026-09-22T16:38:00Z"/>
          <w:rFonts w:ascii="Palatino" w:eastAsia="Times New Roman" w:hAnsi="Palatino" w:cs="Times New Roman"/>
        </w:rPr>
      </w:pPr>
      <w:del w:id="18" w:author="Comparison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 xml:space="preserve">IV - Julgamentos em Mesa         </w:delText>
        </w:r>
      </w:del>
    </w:p>
    <w:p w14:paraId="7428835F" w14:textId="77777777" w:rsidR="00D755EE" w:rsidRPr="0048565F" w:rsidRDefault="00D755EE" w:rsidP="00D755EE">
      <w:pPr>
        <w:spacing w:before="240" w:after="0" w:line="240" w:lineRule="auto"/>
        <w:rPr>
          <w:del w:id="19" w:author="Comparison" w:date="2026-09-22T12:38:00Z" w16du:dateUtc="2026-09-22T16:38:00Z"/>
          <w:rFonts w:ascii="Palatino" w:eastAsia="Times New Roman" w:hAnsi="Palatino" w:cs="Times New Roman"/>
          <w:b/>
        </w:rPr>
      </w:pPr>
      <w:del w:id="20" w:author="Comparison" w:date="2026-09-22T12:38:00Z" w16du:dateUtc="2026-09-22T16:38:00Z">
        <w:r w:rsidRPr="0048565F">
          <w:rPr>
            <w:rFonts w:ascii="Palatino" w:eastAsia="Times New Roman" w:hAnsi="Palatino" w:cs="Times New Roman"/>
            <w:b/>
          </w:rPr>
          <w:delText xml:space="preserve">Data da sessão: </w:delText>
        </w:r>
        <w:r>
          <w:rPr>
            <w:rFonts w:ascii="Palatino" w:hAnsi="Palatino"/>
            <w:b/>
            <w:bCs/>
          </w:rPr>
          <w:delText>26</w:delText>
        </w:r>
        <w:r w:rsidRPr="0022092E">
          <w:rPr>
            <w:rFonts w:ascii="Palatino" w:hAnsi="Palatino"/>
            <w:b/>
            <w:bCs/>
          </w:rPr>
          <w:delText>/08/202</w:delText>
        </w:r>
        <w:r w:rsidR="00F6124A">
          <w:rPr>
            <w:rFonts w:ascii="Palatino" w:hAnsi="Palatino"/>
            <w:b/>
            <w:bCs/>
          </w:rPr>
          <w:delText>4</w:delText>
        </w:r>
        <w:r w:rsidRPr="0048565F">
          <w:rPr>
            <w:rFonts w:ascii="Palatino" w:eastAsia="Times New Roman" w:hAnsi="Palatino" w:cs="Times New Roman"/>
            <w:b/>
          </w:rPr>
          <w:delText xml:space="preserve"> às 9 horas.</w:delText>
        </w:r>
        <w:r w:rsidR="00F07A42">
          <w:rPr>
            <w:rFonts w:ascii="Palatino" w:eastAsia="Times New Roman" w:hAnsi="Palatino" w:cs="Times New Roman"/>
            <w:b/>
          </w:rPr>
          <w:delText xml:space="preserve"> </w:delText>
        </w:r>
        <w:r w:rsidR="00B71E78">
          <w:rPr>
            <w:rFonts w:ascii="Palatino" w:eastAsia="Times New Roman" w:hAnsi="Palatino" w:cs="Times New Roman"/>
            <w:b/>
          </w:rPr>
          <w:delText xml:space="preserve"> </w:delText>
        </w:r>
      </w:del>
    </w:p>
    <w:p w14:paraId="5144BB23" w14:textId="77777777" w:rsidR="00D755EE" w:rsidRPr="00B034D7" w:rsidRDefault="00D755EE" w:rsidP="00D755EE">
      <w:pPr>
        <w:spacing w:before="240" w:after="0" w:line="240" w:lineRule="auto"/>
        <w:rPr>
          <w:del w:id="21" w:author="Comparison" w:date="2026-09-22T12:38:00Z" w16du:dateUtc="2026-09-22T16:38:00Z"/>
          <w:rFonts w:ascii="Palatino" w:eastAsia="Times New Roman" w:hAnsi="Palatino" w:cs="Times New Roman"/>
          <w:b/>
        </w:rPr>
      </w:pPr>
      <w:del w:id="22" w:author="Comparison" w:date="2026-09-22T12:38:00Z" w16du:dateUtc="2026-09-22T16:38:00Z">
        <w:r>
          <w:rPr>
            <w:rFonts w:ascii="Palatino" w:eastAsia="Times New Roman" w:hAnsi="Palatino" w:cs="Times New Roman"/>
            <w:b/>
          </w:rPr>
          <w:delText>P</w:delText>
        </w:r>
        <w:r w:rsidRPr="0048565F">
          <w:rPr>
            <w:rFonts w:ascii="Palatino" w:eastAsia="Times New Roman" w:hAnsi="Palatino" w:cs="Times New Roman"/>
            <w:b/>
          </w:rPr>
          <w:delText>RESIDENTE</w:delText>
        </w:r>
        <w:r>
          <w:rPr>
            <w:rFonts w:ascii="Palatino" w:eastAsia="Times New Roman" w:hAnsi="Palatino" w:cs="Times New Roman"/>
            <w:b/>
          </w:rPr>
          <w:delText xml:space="preserve"> em Exercício</w:delText>
        </w:r>
        <w:r w:rsidRPr="0048565F">
          <w:rPr>
            <w:rFonts w:ascii="Palatino" w:eastAsia="Times New Roman" w:hAnsi="Palatino" w:cs="Times New Roman"/>
            <w:b/>
          </w:rPr>
          <w:delText xml:space="preserve">: </w:delText>
        </w:r>
        <w:r w:rsidRPr="00FC3FF3">
          <w:rPr>
            <w:rFonts w:ascii="Palatino" w:hAnsi="Palatino"/>
            <w:b/>
            <w:bCs/>
          </w:rPr>
          <w:delText>Exma. Sra. Desa. Maria das Graças Pessoa Figueiredo</w:delText>
        </w:r>
      </w:del>
    </w:p>
    <w:p w14:paraId="54CC1E08" w14:textId="77777777" w:rsidR="00D755EE" w:rsidRDefault="00D755EE" w:rsidP="00D755EE">
      <w:pPr>
        <w:spacing w:after="0"/>
        <w:rPr>
          <w:del w:id="23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35A8FD76" w14:textId="77777777" w:rsidR="00AD5128" w:rsidRPr="008A638D" w:rsidRDefault="00AD5128" w:rsidP="00AD5128">
      <w:pPr>
        <w:widowControl w:val="0"/>
        <w:autoSpaceDE w:val="0"/>
        <w:autoSpaceDN w:val="0"/>
        <w:adjustRightInd w:val="0"/>
        <w:spacing w:after="0" w:line="240" w:lineRule="auto"/>
        <w:rPr>
          <w:del w:id="24" w:author="Comparison" w:date="2026-09-22T12:38:00Z" w16du:dateUtc="2026-09-22T16:38:00Z"/>
          <w:rFonts w:ascii="Palatino" w:hAnsi="Palatino" w:cs="Arial"/>
          <w:b/>
          <w:bCs/>
          <w:u w:val="single"/>
        </w:rPr>
      </w:pPr>
      <w:del w:id="25" w:author="Comparison" w:date="2026-09-22T12:38:00Z" w16du:dateUtc="2026-09-22T16:38:00Z">
        <w:r w:rsidRPr="008A638D">
          <w:rPr>
            <w:rFonts w:ascii="Palatino" w:hAnsi="Palatino" w:cs="Arial"/>
            <w:b/>
            <w:bCs/>
            <w:u w:val="single"/>
          </w:rPr>
          <w:delText>Relator: Exmo. Sr. Des. Paulo César Caminha e Lima</w:delText>
        </w:r>
      </w:del>
    </w:p>
    <w:p w14:paraId="2F106891" w14:textId="77777777" w:rsidR="00AD5128" w:rsidRPr="008A638D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26" w:author="Comparison" w:date="2026-09-22T12:38:00Z" w16du:dateUtc="2026-09-22T16:38:00Z"/>
          <w:rFonts w:ascii="Palatino" w:hAnsi="Palatino" w:cs="Arial"/>
        </w:rPr>
      </w:pPr>
      <w:del w:id="27" w:author="Comparison" w:date="2026-09-22T12:38:00Z" w16du:dateUtc="2026-09-22T16:38:00Z">
        <w:r w:rsidRPr="008A638D">
          <w:rPr>
            <w:rFonts w:ascii="Palatino" w:hAnsi="Palatino" w:cs="Arial"/>
          </w:rPr>
          <w:delText>Membros: Exma. Sra. Desa. Maria das Graças Pessoa Figueiredo, Exmo. Sr. Des. Cláudio César Ramalheira Roessing, em caso de ausência, impedimento ou suspeição de um deste, a Exma. Sra. Desa. Joana dos Santos Meirelles.</w:delText>
        </w:r>
      </w:del>
    </w:p>
    <w:p w14:paraId="23884E35" w14:textId="77777777" w:rsidR="00AD5128" w:rsidRDefault="00AD5128" w:rsidP="00AD5128">
      <w:pPr>
        <w:spacing w:after="0" w:line="240" w:lineRule="auto"/>
        <w:rPr>
          <w:del w:id="28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29" w:author="Comparison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</w:del>
    </w:p>
    <w:p w14:paraId="3F2CFE54" w14:textId="77777777" w:rsidR="00AD5128" w:rsidRDefault="00AD5128" w:rsidP="00AD5128">
      <w:pPr>
        <w:spacing w:after="0" w:line="240" w:lineRule="auto"/>
        <w:rPr>
          <w:del w:id="30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3C25A366" w14:textId="77777777" w:rsidR="00AD5128" w:rsidRDefault="00AD5128" w:rsidP="00AD5128">
      <w:pPr>
        <w:spacing w:after="0" w:line="240" w:lineRule="auto"/>
        <w:ind w:right="-1301"/>
        <w:rPr>
          <w:del w:id="31" w:author="Comparison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32" w:author="Comparison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1.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 nº 0222901-41.2010.8.04.0001</w:delText>
        </w:r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(Ad./suspenso-Julgada preliminar em 12.08.24)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0AFA5374" w14:textId="77777777" w:rsidR="00AD5128" w:rsidRPr="00AC3DAD" w:rsidRDefault="00AD5128" w:rsidP="00AD5128">
      <w:pPr>
        <w:spacing w:after="0" w:line="240" w:lineRule="auto"/>
        <w:ind w:right="-734"/>
        <w:rPr>
          <w:del w:id="33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34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Origem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Vara Especializada da Dívida Ativa Estadual  </w:delText>
        </w:r>
        <w:r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406042FC" w14:textId="77777777" w:rsidR="00AD5128" w:rsidRDefault="00AD5128" w:rsidP="00AD5128">
      <w:pPr>
        <w:spacing w:after="0" w:line="240" w:lineRule="auto"/>
        <w:ind w:right="-755"/>
        <w:rPr>
          <w:del w:id="35" w:author="Comparison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36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Juiz Prolato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r: Marco Antonio Pinto da Costa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 xml:space="preserve">        </w:delText>
        </w:r>
        <w:r>
          <w:rPr>
            <w:rFonts w:ascii="Palatino" w:eastAsia="Times New Roman" w:hAnsi="Palatino" w:cs="Times New Roman"/>
            <w:color w:val="000000"/>
            <w:shd w:val="clear" w:color="auto" w:fill="FFFF00"/>
            <w:lang w:eastAsia="pt-BR"/>
          </w:rPr>
          <w:delText xml:space="preserve"> </w:delText>
        </w:r>
      </w:del>
    </w:p>
    <w:p w14:paraId="47F6A014" w14:textId="77777777" w:rsidR="00AD5128" w:rsidRDefault="00AD5128" w:rsidP="00AD5128">
      <w:pPr>
        <w:spacing w:after="0" w:line="240" w:lineRule="auto"/>
        <w:rPr>
          <w:del w:id="37" w:author="Comparison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38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Apelante   : Estado do Amazonas.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Procurador  : Thiago Araújo Rezende Mendes (9416/AM). 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Apelado    : Friller Brasil Alimentos Ltda.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Advogados  : Marcos Aldenir Ferreira Rivas (2250/AM). Laureano Cezar Elias Muller </w:delText>
        </w:r>
      </w:del>
    </w:p>
    <w:p w14:paraId="5B67F3A2" w14:textId="77777777" w:rsidR="00AD5128" w:rsidRDefault="00AD5128" w:rsidP="00AD5128">
      <w:pPr>
        <w:spacing w:after="0" w:line="240" w:lineRule="auto"/>
        <w:rPr>
          <w:del w:id="39" w:author="Comparison" w:date="2026-09-22T12:38:00Z" w16du:dateUtc="2026-09-22T16:38:00Z"/>
          <w:rFonts w:ascii="Palatino" w:eastAsia="Times New Roman" w:hAnsi="Palatino" w:cs="Times New Roman"/>
          <w:lang w:eastAsia="pt-BR"/>
        </w:rPr>
      </w:pPr>
      <w:del w:id="40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Presidente/Relator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Exmo. Sr. Des. Paulo César Caminha e Lima</w:delText>
        </w:r>
      </w:del>
    </w:p>
    <w:p w14:paraId="3DFA7BEC" w14:textId="77777777" w:rsidR="00AD5128" w:rsidRPr="009D0793" w:rsidRDefault="00AD5128" w:rsidP="00AD5128">
      <w:pPr>
        <w:spacing w:after="0" w:line="240" w:lineRule="auto"/>
        <w:rPr>
          <w:del w:id="41" w:author="Comparison" w:date="2026-09-22T12:38:00Z" w16du:dateUtc="2026-09-22T16:38:00Z"/>
          <w:rFonts w:ascii="Palatino" w:eastAsia="Times New Roman" w:hAnsi="Palatino" w:cs="Times New Roman"/>
          <w:lang w:eastAsia="pt-BR"/>
        </w:rPr>
      </w:pPr>
      <w:del w:id="42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Membro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: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>Exma. Sra. Desa. Maria das Graças Pessoa Figueiredo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4D70E00E" w14:textId="77777777" w:rsidR="00AD5128" w:rsidRPr="009D0793" w:rsidRDefault="00AD5128" w:rsidP="00AD5128">
      <w:pPr>
        <w:spacing w:after="0" w:line="240" w:lineRule="auto"/>
        <w:ind w:right="-309"/>
        <w:rPr>
          <w:del w:id="43" w:author="Comparison" w:date="2026-09-22T12:38:00Z" w16du:dateUtc="2026-09-22T16:38:00Z"/>
          <w:rFonts w:ascii="Palatino" w:eastAsia="Times New Roman" w:hAnsi="Palatino" w:cs="Times New Roman"/>
          <w:lang w:eastAsia="pt-BR"/>
        </w:rPr>
      </w:pPr>
      <w:del w:id="44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 xml:space="preserve">Exma. Sra. Desa. Joana dos Santos Meirelles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(1.diverg.)</w:delText>
        </w:r>
      </w:del>
    </w:p>
    <w:p w14:paraId="7E505252" w14:textId="77777777" w:rsidR="00AD5128" w:rsidRPr="009D0793" w:rsidRDefault="00AD5128" w:rsidP="00AD5128">
      <w:pPr>
        <w:spacing w:after="0" w:line="240" w:lineRule="auto"/>
        <w:rPr>
          <w:del w:id="45" w:author="Comparison" w:date="2026-09-22T12:38:00Z" w16du:dateUtc="2026-09-22T16:38:00Z"/>
          <w:rFonts w:ascii="Palatino" w:eastAsia="Times New Roman" w:hAnsi="Palatino" w:cs="Times New Roman"/>
          <w:lang w:eastAsia="pt-BR"/>
        </w:rPr>
      </w:pPr>
      <w:del w:id="46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Exmo. Sr. Des. Cláudio César Ramalheira Roessing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6A7320CD" w14:textId="77777777" w:rsidR="00AD5128" w:rsidRPr="009D0793" w:rsidRDefault="00AD5128" w:rsidP="00AD5128">
      <w:pPr>
        <w:spacing w:after="0" w:line="240" w:lineRule="auto"/>
        <w:rPr>
          <w:del w:id="47" w:author="Comparison" w:date="2026-09-22T12:38:00Z" w16du:dateUtc="2026-09-22T16:38:00Z"/>
          <w:rFonts w:ascii="Palatino" w:eastAsia="Times New Roman" w:hAnsi="Palatino" w:cs="Times New Roman"/>
          <w:lang w:eastAsia="pt-BR"/>
        </w:rPr>
      </w:pPr>
      <w:del w:id="48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 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Exmo. Sr. Des. Flávio Humberto Pascarelli Lopes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5DBE52FB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49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50" w:author="Comparison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proferidas pelos advogados de ambas as partes em 18.3.2024.</w:delText>
        </w:r>
      </w:del>
    </w:p>
    <w:p w14:paraId="69824059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51" w:author="Comparison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52" w:author="Comparison" w:date="2026-09-22T12:38:00Z" w16du:dateUtc="2026-09-22T16:38:00Z"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 após ampliação de quorum pelo advogado do Apelado, Dr.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Laureano Cezar Elias Muller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, em 12.08.2024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p w14:paraId="44EB7604" w14:textId="77777777" w:rsidR="00AD5128" w:rsidRPr="009D0793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53" w:author="Comparison" w:date="2026-09-22T12:38:00Z" w16du:dateUtc="2026-09-22T16:38:00Z"/>
          <w:rFonts w:ascii="Palatino" w:eastAsia="Times New Roman" w:hAnsi="Palatino" w:cs="Times New Roman"/>
          <w:lang w:eastAsia="pt-BR"/>
        </w:rPr>
      </w:pPr>
    </w:p>
    <w:p w14:paraId="181B4F92" w14:textId="77777777" w:rsidR="00AD5128" w:rsidRDefault="00AD5128" w:rsidP="00D755EE">
      <w:pPr>
        <w:spacing w:after="0"/>
        <w:rPr>
          <w:del w:id="54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6AC85EE4" w14:textId="77777777" w:rsidR="004A778B" w:rsidRDefault="004A778B" w:rsidP="00D755EE">
      <w:pPr>
        <w:spacing w:after="0"/>
        <w:rPr>
          <w:del w:id="55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23ED3C47" w14:textId="77777777" w:rsidR="004A778B" w:rsidRDefault="004A778B" w:rsidP="00D755EE">
      <w:pPr>
        <w:spacing w:after="0"/>
        <w:rPr>
          <w:del w:id="56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5F2E358D" w14:textId="77777777" w:rsidR="004A778B" w:rsidRDefault="004A778B" w:rsidP="00D755EE">
      <w:pPr>
        <w:spacing w:after="0"/>
        <w:rPr>
          <w:del w:id="57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0AC94030" w14:textId="77777777" w:rsidR="004A778B" w:rsidRDefault="004A778B" w:rsidP="00D755EE">
      <w:pPr>
        <w:spacing w:after="0"/>
        <w:rPr>
          <w:del w:id="58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65B01C5F" w14:textId="77777777" w:rsidR="004A778B" w:rsidRDefault="004A778B" w:rsidP="00D755EE">
      <w:pPr>
        <w:spacing w:after="0"/>
        <w:rPr>
          <w:del w:id="59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303D456D" w14:textId="77777777" w:rsidR="004A778B" w:rsidRDefault="004A778B" w:rsidP="00D755EE">
      <w:pPr>
        <w:spacing w:after="0"/>
        <w:rPr>
          <w:del w:id="60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399D2311" w14:textId="77777777" w:rsidR="004A778B" w:rsidRDefault="004A778B" w:rsidP="00D755EE">
      <w:pPr>
        <w:spacing w:after="0"/>
        <w:rPr>
          <w:del w:id="61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5C570D0E" w14:textId="77777777" w:rsidR="00D755EE" w:rsidRPr="00EF7B1C" w:rsidRDefault="00D755EE" w:rsidP="00D755EE">
      <w:pPr>
        <w:spacing w:after="0"/>
        <w:rPr>
          <w:del w:id="62" w:author="Comparison" w:date="2026-09-22T12:38:00Z" w16du:dateUtc="2026-09-22T16:38:00Z"/>
          <w:rFonts w:ascii="Palatino" w:hAnsi="Palatino"/>
          <w:b/>
          <w:bCs/>
          <w:u w:val="single"/>
        </w:rPr>
      </w:pPr>
      <w:del w:id="63" w:author="Comparison" w:date="2026-09-22T12:38:00Z" w16du:dateUtc="2026-09-22T16:38:00Z">
        <w:r w:rsidRPr="00EF7B1C">
          <w:rPr>
            <w:rFonts w:ascii="Palatino" w:hAnsi="Palatino"/>
            <w:b/>
            <w:bCs/>
            <w:u w:val="single"/>
          </w:rPr>
          <w:delText>Relatora: Exma. Sra. Desa. Maria das Graças Pessoa Figueiredo</w:delText>
        </w:r>
      </w:del>
    </w:p>
    <w:p w14:paraId="129CAFAD" w14:textId="77777777" w:rsidR="004A30A5" w:rsidRDefault="00D755EE" w:rsidP="004A30A5">
      <w:pPr>
        <w:rPr>
          <w:del w:id="64" w:author="Comparison" w:date="2026-09-22T12:38:00Z" w16du:dateUtc="2026-09-22T16:38:00Z"/>
          <w:rFonts w:ascii="Palatino" w:hAnsi="Palatino"/>
          <w:b/>
          <w:bCs/>
        </w:rPr>
      </w:pPr>
      <w:del w:id="65" w:author="Comparison" w:date="2026-09-22T12:38:00Z" w16du:dateUtc="2026-09-22T16:38:00Z">
        <w:r w:rsidRPr="00D15662">
          <w:rPr>
            <w:rFonts w:ascii="Palatino" w:hAnsi="Palatino"/>
            <w:bCs/>
          </w:rPr>
          <w:delText>Membros:</w:delText>
        </w:r>
        <w:r w:rsidRPr="00EF7B1C">
          <w:rPr>
            <w:rFonts w:ascii="Palatino" w:hAnsi="Palatino"/>
            <w:b/>
            <w:bCs/>
          </w:rPr>
          <w:delText xml:space="preserve"> </w:delText>
        </w:r>
        <w:r w:rsidR="004A30A5" w:rsidRPr="00D15662">
          <w:rPr>
            <w:rFonts w:ascii="Palatino" w:hAnsi="Palatino"/>
            <w:bCs/>
          </w:rPr>
          <w:delText>Membros:</w:delText>
        </w:r>
        <w:r w:rsidR="004A30A5" w:rsidRPr="00EF7B1C">
          <w:rPr>
            <w:rFonts w:ascii="Palatino" w:hAnsi="Palatino"/>
            <w:b/>
            <w:bCs/>
          </w:rPr>
          <w:delText xml:space="preserve"> </w:delText>
        </w:r>
        <w:r w:rsidR="004A30A5" w:rsidRPr="00AB2843">
          <w:rPr>
            <w:rFonts w:ascii="Palatino" w:hAnsi="Palatino"/>
          </w:rPr>
          <w:delText>Exmo. Sr. Des. Cláudio César Ramalheira Roessing, Exma. Sra. Desa. Joana dos Santos Meirelles e, em caso de ausência, impedimento ou suspeição de um deste</w:delText>
        </w:r>
        <w:r w:rsidR="004A30A5">
          <w:rPr>
            <w:rFonts w:ascii="Palatino" w:hAnsi="Palatino"/>
          </w:rPr>
          <w:delText>s</w:delText>
        </w:r>
        <w:r w:rsidR="004A30A5" w:rsidRPr="00AB2843">
          <w:rPr>
            <w:rFonts w:ascii="Palatino" w:hAnsi="Palatino"/>
          </w:rPr>
          <w:delText xml:space="preserve">, </w:delText>
        </w:r>
        <w:r w:rsidR="004A30A5">
          <w:rPr>
            <w:rFonts w:ascii="Palatino" w:hAnsi="Palatino"/>
          </w:rPr>
          <w:delText xml:space="preserve"> o </w:delText>
        </w:r>
        <w:r w:rsidR="004A30A5" w:rsidRPr="00D15662">
          <w:rPr>
            <w:rFonts w:ascii="Palatino" w:hAnsi="Palatino"/>
            <w:bCs/>
          </w:rPr>
          <w:delText>Exmo. Sr. Des. Flávio Humberto Pascarelli Lopes</w:delText>
        </w:r>
        <w:r w:rsidR="004A30A5">
          <w:rPr>
            <w:rFonts w:ascii="Palatino" w:hAnsi="Palatino"/>
            <w:bCs/>
          </w:rPr>
          <w:delText>.</w:delText>
        </w:r>
      </w:del>
    </w:p>
    <w:p w14:paraId="200C2E4E" w14:textId="77777777" w:rsidR="00D755EE" w:rsidRDefault="00D755EE" w:rsidP="004A30A5">
      <w:pPr>
        <w:spacing w:after="0"/>
        <w:rPr>
          <w:del w:id="66" w:author="Comparison" w:date="2026-09-22T12:38:00Z" w16du:dateUtc="2026-09-22T16:38:00Z"/>
          <w:rFonts w:ascii="Palatino" w:hAnsi="Palatino"/>
          <w:b/>
          <w:bCs/>
        </w:rPr>
      </w:pPr>
    </w:p>
    <w:p w14:paraId="0E59317E" w14:textId="77777777" w:rsidR="00A57D50" w:rsidRPr="00D755EE" w:rsidRDefault="006C40B8" w:rsidP="00D755EE">
      <w:pPr>
        <w:spacing w:after="0"/>
        <w:rPr>
          <w:del w:id="67" w:author="Comparison" w:date="2026-09-22T12:38:00Z" w16du:dateUtc="2026-09-22T16:38:00Z"/>
          <w:b/>
          <w:bCs/>
        </w:rPr>
      </w:pPr>
      <w:del w:id="68" w:author="Comparison" w:date="2026-09-22T12:38:00Z" w16du:dateUtc="2026-09-22T16:38:00Z">
        <w:r>
          <w:rPr>
            <w:rFonts w:ascii="Palatino" w:hAnsi="Palatino"/>
            <w:b/>
            <w:bCs/>
          </w:rPr>
          <w:delText>2.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4006946-29.2023.8.04.0000  </w:delText>
        </w:r>
        <w:r w:rsidR="00D85530">
          <w:rPr>
            <w:rFonts w:ascii="Palatino" w:hAnsi="Palatino"/>
            <w:b/>
            <w:bCs/>
          </w:rPr>
          <w:delText>Sustentação oral Agravante</w:delText>
        </w:r>
      </w:del>
    </w:p>
    <w:p w14:paraId="0ECC695F" w14:textId="77777777" w:rsidR="00A57D50" w:rsidRPr="00A57D50" w:rsidRDefault="00A57D50" w:rsidP="00D755EE">
      <w:pPr>
        <w:spacing w:after="0"/>
        <w:rPr>
          <w:del w:id="69" w:author="Comparison" w:date="2026-09-22T12:38:00Z" w16du:dateUtc="2026-09-22T16:38:00Z"/>
          <w:rFonts w:ascii="Palatino" w:hAnsi="Palatino"/>
        </w:rPr>
      </w:pPr>
      <w:del w:id="7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2F316A3" w14:textId="77777777" w:rsidR="00A57D50" w:rsidRPr="00A57D50" w:rsidRDefault="00A57D50" w:rsidP="00D755EE">
      <w:pPr>
        <w:spacing w:after="0"/>
        <w:rPr>
          <w:del w:id="71" w:author="Comparison" w:date="2026-09-22T12:38:00Z" w16du:dateUtc="2026-09-22T16:38:00Z"/>
          <w:rFonts w:ascii="Palatino" w:hAnsi="Palatino"/>
        </w:rPr>
      </w:pPr>
      <w:del w:id="72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Manuel Amaro Lima</w:delText>
        </w:r>
      </w:del>
    </w:p>
    <w:p w14:paraId="52B83CBC" w14:textId="77777777" w:rsidR="00A57D50" w:rsidRPr="00A57D50" w:rsidRDefault="00A57D50" w:rsidP="00B71E78">
      <w:pPr>
        <w:spacing w:after="0"/>
        <w:ind w:right="-1018"/>
        <w:rPr>
          <w:del w:id="73" w:author="Comparison" w:date="2026-09-22T12:38:00Z" w16du:dateUtc="2026-09-22T16:38:00Z"/>
          <w:rFonts w:ascii="Palatino" w:hAnsi="Palatino"/>
        </w:rPr>
      </w:pPr>
      <w:del w:id="74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Agravante : Braskem S.A..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</w:delText>
        </w:r>
        <w:r w:rsidRPr="00F23BDC">
          <w:rPr>
            <w:rFonts w:ascii="Palatino" w:hAnsi="Palatino"/>
            <w:sz w:val="18"/>
            <w:szCs w:val="18"/>
          </w:rPr>
          <w:delText>NELSON DE OLIVEIRA MELLO</w:delText>
        </w:r>
        <w:r w:rsidRPr="00A57D50">
          <w:rPr>
            <w:rFonts w:ascii="Palatino" w:hAnsi="Palatino"/>
          </w:rPr>
          <w:delText xml:space="preserve"> (131150/SP). </w:delText>
        </w:r>
        <w:r w:rsidRPr="00F23BDC">
          <w:rPr>
            <w:rFonts w:ascii="Palatino" w:hAnsi="Palatino"/>
            <w:sz w:val="16"/>
            <w:szCs w:val="16"/>
          </w:rPr>
          <w:delText xml:space="preserve">PAULO TRANI DE OLIVEIRA MELLO (282457/SP). </w:delText>
        </w:r>
        <w:r w:rsidRPr="00F23BDC">
          <w:rPr>
            <w:rFonts w:ascii="Palatino" w:hAnsi="Palatino"/>
            <w:sz w:val="16"/>
            <w:szCs w:val="16"/>
          </w:rPr>
          <w:br/>
        </w:r>
        <w:r w:rsidRPr="00A57D50">
          <w:rPr>
            <w:rFonts w:ascii="Palatino" w:hAnsi="Palatino"/>
            <w:b/>
            <w:bCs/>
          </w:rPr>
          <w:delText>Agravado</w:delText>
        </w:r>
        <w:r w:rsidR="00A6486A">
          <w:rPr>
            <w:rFonts w:ascii="Palatino" w:hAnsi="Palatino"/>
            <w:b/>
            <w:bCs/>
          </w:rPr>
          <w:delText>s</w:delText>
        </w:r>
        <w:r w:rsidRPr="00A57D50">
          <w:rPr>
            <w:rFonts w:ascii="Palatino" w:hAnsi="Palatino"/>
            <w:b/>
            <w:bCs/>
          </w:rPr>
          <w:delText xml:space="preserve">  : Tubos Tabajara S.a - Tubasa. Engecil - Empresa de Engenharia Civil. Carlos Alberto Alves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  : Christian Antony (5296/AM)</w:delText>
        </w:r>
      </w:del>
    </w:p>
    <w:p w14:paraId="00FEEA1E" w14:textId="77777777" w:rsidR="00440DDF" w:rsidRDefault="003C4FB5" w:rsidP="00440DDF">
      <w:pPr>
        <w:spacing w:after="0"/>
        <w:rPr>
          <w:del w:id="75" w:author="Comparison" w:date="2026-09-22T12:38:00Z" w16du:dateUtc="2026-09-22T16:38:00Z"/>
          <w:rFonts w:ascii="Palatino" w:hAnsi="Palatino"/>
        </w:rPr>
      </w:pPr>
      <w:bookmarkStart w:id="76" w:name="_Hlk175084356"/>
      <w:del w:id="7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40DDF">
          <w:rPr>
            <w:rFonts w:ascii="Palatino" w:hAnsi="Palatino"/>
            <w:b/>
            <w:bCs/>
          </w:rPr>
          <w:delText>/Membro:</w:delText>
        </w:r>
        <w:r w:rsidR="00440DDF" w:rsidRPr="00440DDF">
          <w:rPr>
            <w:rFonts w:ascii="Palatino" w:hAnsi="Palatino"/>
          </w:rPr>
          <w:delText xml:space="preserve"> </w:delText>
        </w:r>
        <w:r w:rsidR="00440DDF">
          <w:rPr>
            <w:rFonts w:ascii="Palatino" w:hAnsi="Palatino"/>
          </w:rPr>
          <w:delText>Exmo.</w:delText>
        </w:r>
        <w:r w:rsidR="00440DDF" w:rsidRPr="00AB2843">
          <w:rPr>
            <w:rFonts w:ascii="Palatino" w:hAnsi="Palatino"/>
          </w:rPr>
          <w:delText>Des. Cláudio César Ramalheira Roessing</w:delText>
        </w:r>
      </w:del>
    </w:p>
    <w:p w14:paraId="4E683100" w14:textId="77777777" w:rsidR="003C4FB5" w:rsidRPr="00A57D50" w:rsidRDefault="00F07A42" w:rsidP="003C4FB5">
      <w:pPr>
        <w:spacing w:after="0"/>
        <w:rPr>
          <w:del w:id="78" w:author="Comparison" w:date="2026-09-22T12:38:00Z" w16du:dateUtc="2026-09-22T16:38:00Z"/>
          <w:rFonts w:ascii="Palatino" w:hAnsi="Palatino"/>
        </w:rPr>
      </w:pPr>
      <w:del w:id="79" w:author="Comparison" w:date="2026-09-22T12:38:00Z" w16du:dateUtc="2026-09-22T16:38:00Z">
        <w:r>
          <w:rPr>
            <w:rFonts w:ascii="Palatino" w:hAnsi="Palatino"/>
            <w:b/>
            <w:bCs/>
          </w:rPr>
          <w:delText>Relatora</w:delText>
        </w:r>
        <w:r w:rsidR="003C4FB5" w:rsidRPr="00A57D50">
          <w:rPr>
            <w:rFonts w:ascii="Palatino" w:hAnsi="Palatino"/>
          </w:rPr>
          <w:delText>:</w:delText>
        </w:r>
        <w:r w:rsidR="003C4FB5">
          <w:rPr>
            <w:rFonts w:ascii="Palatino" w:hAnsi="Palatino"/>
          </w:rPr>
          <w:delText xml:space="preserve"> </w:delText>
        </w:r>
        <w:r w:rsidR="003C4FB5" w:rsidRPr="00A6486A">
          <w:rPr>
            <w:rFonts w:ascii="Palatino" w:hAnsi="Palatino"/>
            <w:b/>
            <w:bCs/>
          </w:rPr>
          <w:delText>Exma.Sra.Desa.</w:delText>
        </w:r>
        <w:r w:rsidR="003C4FB5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3C4FB5" w:rsidRPr="00A57D50">
          <w:rPr>
            <w:rFonts w:ascii="Palatino" w:hAnsi="Palatino"/>
          </w:rPr>
          <w:tab/>
        </w:r>
        <w:r w:rsidR="003C4FB5">
          <w:rPr>
            <w:rFonts w:ascii="Palatino" w:hAnsi="Palatino"/>
          </w:rPr>
          <w:delText xml:space="preserve"> </w:delText>
        </w:r>
      </w:del>
    </w:p>
    <w:p w14:paraId="0E2CBE5F" w14:textId="77777777" w:rsidR="003C4FB5" w:rsidRPr="00A57D50" w:rsidRDefault="003C4FB5" w:rsidP="003C4FB5">
      <w:pPr>
        <w:spacing w:after="0"/>
        <w:rPr>
          <w:del w:id="80" w:author="Comparison" w:date="2026-09-22T12:38:00Z" w16du:dateUtc="2026-09-22T16:38:00Z"/>
          <w:rFonts w:ascii="Palatino" w:hAnsi="Palatino"/>
        </w:rPr>
      </w:pPr>
      <w:del w:id="8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4C23BC" w:rsidRPr="00AB2843">
          <w:rPr>
            <w:rFonts w:ascii="Palatino" w:hAnsi="Palatino"/>
          </w:rPr>
          <w:delText>Exma. Sra. Desa. Joana dos Santos Meirelles</w:delText>
        </w:r>
      </w:del>
    </w:p>
    <w:bookmarkEnd w:id="76"/>
    <w:p w14:paraId="658FFAA2" w14:textId="77777777" w:rsidR="006252C8" w:rsidRDefault="006252C8" w:rsidP="006252C8">
      <w:pPr>
        <w:pBdr>
          <w:bottom w:val="single" w:sz="4" w:space="1" w:color="auto"/>
        </w:pBdr>
        <w:spacing w:after="0"/>
        <w:rPr>
          <w:del w:id="82" w:author="Comparison" w:date="2026-09-22T12:38:00Z" w16du:dateUtc="2026-09-22T16:38:00Z"/>
          <w:rFonts w:ascii="Palatino" w:hAnsi="Palatino"/>
        </w:rPr>
      </w:pPr>
    </w:p>
    <w:p w14:paraId="5F8EF490" w14:textId="77777777" w:rsidR="006252C8" w:rsidRDefault="006252C8" w:rsidP="006252C8">
      <w:pPr>
        <w:spacing w:after="0"/>
        <w:rPr>
          <w:del w:id="83" w:author="Comparison" w:date="2026-09-22T12:38:00Z" w16du:dateUtc="2026-09-22T16:38:00Z"/>
          <w:rFonts w:ascii="Palatino" w:hAnsi="Palatino"/>
          <w:b/>
          <w:bCs/>
        </w:rPr>
      </w:pPr>
    </w:p>
    <w:p w14:paraId="0A491EBE" w14:textId="77777777" w:rsidR="006252C8" w:rsidRPr="00D85530" w:rsidRDefault="006C40B8" w:rsidP="006252C8">
      <w:pPr>
        <w:spacing w:after="0"/>
        <w:rPr>
          <w:del w:id="84" w:author="Comparison" w:date="2026-09-22T12:38:00Z" w16du:dateUtc="2026-09-22T16:38:00Z"/>
          <w:b/>
          <w:bCs/>
        </w:rPr>
      </w:pPr>
      <w:del w:id="85" w:author="Comparison" w:date="2026-09-22T12:38:00Z" w16du:dateUtc="2026-09-22T16:38:00Z">
        <w:r>
          <w:rPr>
            <w:rFonts w:ascii="Palatino" w:hAnsi="Palatino"/>
            <w:b/>
            <w:bCs/>
          </w:rPr>
          <w:delText>3.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nº </w:delText>
        </w:r>
        <w:r w:rsidR="006252C8" w:rsidRPr="00A57D50">
          <w:rPr>
            <w:rFonts w:ascii="Palatino" w:hAnsi="Palatino"/>
            <w:b/>
            <w:bCs/>
          </w:rPr>
          <w:delText xml:space="preserve">0915140-92.2022.8.04.0001  </w:delText>
        </w:r>
        <w:r w:rsidR="00D85530">
          <w:rPr>
            <w:rFonts w:ascii="Palatino" w:hAnsi="Palatino"/>
            <w:b/>
            <w:bCs/>
          </w:rPr>
          <w:delText>Sustentação oral Apelado</w:delText>
        </w:r>
      </w:del>
    </w:p>
    <w:p w14:paraId="322D1E1D" w14:textId="77777777" w:rsidR="006252C8" w:rsidRPr="00A57D50" w:rsidRDefault="006252C8" w:rsidP="006252C8">
      <w:pPr>
        <w:spacing w:after="0"/>
        <w:rPr>
          <w:del w:id="86" w:author="Comparison" w:date="2026-09-22T12:38:00Z" w16du:dateUtc="2026-09-22T16:38:00Z"/>
          <w:rFonts w:ascii="Palatino" w:hAnsi="Palatino"/>
        </w:rPr>
      </w:pPr>
      <w:del w:id="8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23ª Vara Cível e de Acidentes de Trabalho</w:delText>
        </w:r>
      </w:del>
    </w:p>
    <w:p w14:paraId="07E91621" w14:textId="77777777" w:rsidR="006252C8" w:rsidRPr="00A57D50" w:rsidRDefault="006252C8" w:rsidP="006252C8">
      <w:pPr>
        <w:spacing w:after="0"/>
        <w:rPr>
          <w:del w:id="88" w:author="Comparison" w:date="2026-09-22T12:38:00Z" w16du:dateUtc="2026-09-22T16:38:00Z"/>
          <w:rFonts w:ascii="Palatino" w:hAnsi="Palatino"/>
        </w:rPr>
      </w:pPr>
      <w:del w:id="8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1402B06E" w14:textId="77777777" w:rsidR="004C23BC" w:rsidRPr="00A57D50" w:rsidRDefault="006252C8" w:rsidP="004C23BC">
      <w:pPr>
        <w:spacing w:after="0"/>
        <w:rPr>
          <w:del w:id="90" w:author="Comparison" w:date="2026-09-22T12:38:00Z" w16du:dateUtc="2026-09-22T16:38:00Z"/>
          <w:rFonts w:ascii="Palatino" w:hAnsi="Palatino"/>
        </w:rPr>
      </w:pPr>
      <w:del w:id="9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Apelante : Soraia Souza Williams.</w:delText>
        </w:r>
        <w:r w:rsidR="004A30A5">
          <w:rPr>
            <w:rFonts w:ascii="Palatino" w:hAnsi="Palatino"/>
          </w:rPr>
          <w:delText xml:space="preserve"> </w:delText>
        </w:r>
        <w:r w:rsidR="004A30A5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Alessandra Alves de Carvalho (87117/MG). (988A/AM). (1411A/AM). </w:delText>
        </w:r>
        <w:r w:rsidRPr="00A57D50">
          <w:rPr>
            <w:rFonts w:ascii="Palatino" w:hAnsi="Palatino"/>
          </w:rPr>
          <w:br/>
        </w:r>
        <w:r w:rsidR="004C23BC" w:rsidRPr="00A57D50">
          <w:rPr>
            <w:rFonts w:ascii="Palatino" w:hAnsi="Palatino"/>
            <w:b/>
            <w:bCs/>
          </w:rPr>
          <w:delText>Presidente</w:delText>
        </w:r>
        <w:r w:rsidR="004C23BC">
          <w:rPr>
            <w:rFonts w:ascii="Palatino" w:hAnsi="Palatino"/>
            <w:b/>
            <w:bCs/>
          </w:rPr>
          <w:delText>/Relatora</w:delText>
        </w:r>
        <w:r w:rsidR="004C23BC" w:rsidRPr="00A57D50">
          <w:rPr>
            <w:rFonts w:ascii="Palatino" w:hAnsi="Palatino"/>
          </w:rPr>
          <w:delText>:</w:delText>
        </w:r>
        <w:r w:rsidR="004C23BC">
          <w:rPr>
            <w:rFonts w:ascii="Palatino" w:hAnsi="Palatino"/>
          </w:rPr>
          <w:delText xml:space="preserve"> </w:delText>
        </w:r>
        <w:r w:rsidR="004C23BC" w:rsidRPr="00A6486A">
          <w:rPr>
            <w:rFonts w:ascii="Palatino" w:hAnsi="Palatino"/>
            <w:b/>
            <w:bCs/>
          </w:rPr>
          <w:delText>Exma.Sra.Desa.</w:delText>
        </w:r>
        <w:r w:rsidR="004C23BC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4C23BC" w:rsidRPr="00A57D50">
          <w:rPr>
            <w:rFonts w:ascii="Palatino" w:hAnsi="Palatino"/>
          </w:rPr>
          <w:tab/>
        </w:r>
        <w:r w:rsidR="004C23BC">
          <w:rPr>
            <w:rFonts w:ascii="Palatino" w:hAnsi="Palatino"/>
          </w:rPr>
          <w:delText xml:space="preserve"> </w:delText>
        </w:r>
      </w:del>
    </w:p>
    <w:p w14:paraId="46372787" w14:textId="77777777" w:rsidR="004C23BC" w:rsidRDefault="004C23BC" w:rsidP="004C23BC">
      <w:pPr>
        <w:spacing w:after="0"/>
        <w:rPr>
          <w:del w:id="92" w:author="Comparison" w:date="2026-09-22T12:38:00Z" w16du:dateUtc="2026-09-22T16:38:00Z"/>
          <w:rFonts w:ascii="Palatino" w:hAnsi="Palatino"/>
        </w:rPr>
      </w:pPr>
      <w:del w:id="9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</w:delText>
        </w:r>
        <w:r w:rsidRPr="00AB2843">
          <w:rPr>
            <w:rFonts w:ascii="Palatino" w:hAnsi="Palatino"/>
          </w:rPr>
          <w:delText>Des. Cláudio César Ramalheira Roessing</w:delText>
        </w:r>
      </w:del>
    </w:p>
    <w:p w14:paraId="4CF44F64" w14:textId="77777777" w:rsidR="004C23BC" w:rsidRPr="00A57D50" w:rsidRDefault="004C23BC" w:rsidP="004C23BC">
      <w:pPr>
        <w:spacing w:after="0"/>
        <w:rPr>
          <w:del w:id="94" w:author="Comparison" w:date="2026-09-22T12:38:00Z" w16du:dateUtc="2026-09-22T16:38:00Z"/>
          <w:rFonts w:ascii="Palatino" w:hAnsi="Palatino"/>
        </w:rPr>
      </w:pPr>
      <w:del w:id="9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AB2843">
          <w:rPr>
            <w:rFonts w:ascii="Palatino" w:hAnsi="Palatino"/>
          </w:rPr>
          <w:delText>Exma. Sra. Desa. Joana dos Santos Meirelles</w:delText>
        </w:r>
      </w:del>
    </w:p>
    <w:p w14:paraId="53969801" w14:textId="77777777" w:rsidR="006252C8" w:rsidRPr="00A57D50" w:rsidRDefault="006252C8" w:rsidP="004C23BC">
      <w:pPr>
        <w:pBdr>
          <w:bottom w:val="single" w:sz="4" w:space="1" w:color="auto"/>
        </w:pBdr>
        <w:spacing w:after="0"/>
        <w:rPr>
          <w:del w:id="96" w:author="Comparison" w:date="2026-09-22T12:38:00Z" w16du:dateUtc="2026-09-22T16:38:00Z"/>
          <w:rFonts w:ascii="Palatino" w:hAnsi="Palatino"/>
        </w:rPr>
      </w:pPr>
    </w:p>
    <w:p w14:paraId="53522EB0" w14:textId="77777777" w:rsidR="00A57D50" w:rsidRDefault="00A57D50" w:rsidP="0006025D">
      <w:pPr>
        <w:spacing w:after="0"/>
        <w:rPr>
          <w:del w:id="97" w:author="Comparison" w:date="2026-09-22T12:38:00Z" w16du:dateUtc="2026-09-22T16:38:00Z"/>
          <w:rFonts w:ascii="Palatino" w:hAnsi="Palatino"/>
        </w:rPr>
      </w:pPr>
    </w:p>
    <w:p w14:paraId="12D5E4F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98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2BE899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99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2B12AD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0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1C6454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1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E5CFC0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2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03D71C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3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042EC4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4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627066B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5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D2085E5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6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3BD63C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7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3A8BA7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8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B06D294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09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FC9660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10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C5D35A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11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1EE0FABA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112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7FF7322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113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DF0B6B7" w14:textId="77777777" w:rsidR="00494FB5" w:rsidRDefault="00494FB5" w:rsidP="00AD5128">
      <w:pPr>
        <w:autoSpaceDE w:val="0"/>
        <w:autoSpaceDN w:val="0"/>
        <w:adjustRightInd w:val="0"/>
        <w:spacing w:after="0" w:line="240" w:lineRule="auto"/>
        <w:jc w:val="both"/>
        <w:rPr>
          <w:del w:id="114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bookmarkStart w:id="115" w:name="_Hlk175084481"/>
    </w:p>
    <w:p w14:paraId="769E82BD" w14:textId="77777777" w:rsidR="00AD5128" w:rsidRPr="00313A88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116" w:author="Comparison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del w:id="117" w:author="Comparison" w:date="2026-09-22T12:38:00Z" w16du:dateUtc="2026-09-22T16:38:00Z">
        <w:r w:rsidRPr="00313A88">
          <w:rPr>
            <w:rFonts w:ascii="Palatino" w:hAnsi="Palatino" w:cs="Arial"/>
            <w:b/>
            <w:bCs/>
            <w:color w:val="000000"/>
            <w:u w:val="single"/>
          </w:rPr>
          <w:delText xml:space="preserve">Relator: </w:delText>
        </w:r>
        <w:r w:rsidRPr="00313A88">
          <w:rPr>
            <w:rFonts w:ascii="Palatino" w:eastAsia="Times New Roman" w:hAnsi="Palatino" w:cs="Times New Roman"/>
            <w:b/>
            <w:color w:val="000000"/>
            <w:u w:val="single"/>
            <w:lang w:eastAsia="pt-BR"/>
          </w:rPr>
          <w:delText>Exmo. Sr. Des. Cláudio César Ramalheira Roessing</w:delText>
        </w:r>
        <w:r w:rsidRPr="00313A88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3A0A7AF5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118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del w:id="119" w:author="Comparison" w:date="2026-09-22T12:38:00Z" w16du:dateUtc="2026-09-22T16:38:00Z">
        <w:r w:rsidRPr="00313A88">
          <w:rPr>
            <w:rFonts w:ascii="Palatino" w:hAnsi="Palatino" w:cs="Arial"/>
            <w:color w:val="000000"/>
          </w:rPr>
          <w:delText xml:space="preserve">Membros: Exma. Sra. Desa. Joana dos Santos Meirelles </w:delText>
        </w:r>
        <w:r>
          <w:rPr>
            <w:rFonts w:ascii="Palatino" w:hAnsi="Palatino" w:cs="Arial"/>
            <w:color w:val="000000"/>
          </w:rPr>
          <w:delText xml:space="preserve">, </w:delText>
        </w:r>
        <w:r w:rsidRPr="00313A88">
          <w:rPr>
            <w:rFonts w:ascii="Palatino" w:hAnsi="Palatino" w:cs="Arial"/>
            <w:color w:val="000000"/>
          </w:rPr>
          <w:delText xml:space="preserve">Exmo. Sr. Des. Flávio Humberto Pascarelli Lopes, </w:delText>
        </w:r>
        <w:r>
          <w:rPr>
            <w:rFonts w:ascii="Palatino" w:hAnsi="Palatino"/>
            <w:bCs/>
          </w:rPr>
          <w:delText xml:space="preserve"> </w:delText>
        </w:r>
        <w:r w:rsidRPr="00313A88">
          <w:rPr>
            <w:rFonts w:ascii="Palatino" w:hAnsi="Palatino" w:cs="Arial"/>
            <w:color w:val="000000"/>
          </w:rPr>
          <w:delText xml:space="preserve"> e, em caso de ausência, impedimento ou suspeição de um destes, a </w:delText>
        </w:r>
        <w:r w:rsidRPr="00170DE8">
          <w:rPr>
            <w:rFonts w:ascii="Palatino" w:hAnsi="Palatino"/>
            <w:bCs/>
          </w:rPr>
          <w:delText>Exma.Sra.Desa. Maria das Graças Pessoa Figueiredo</w:delText>
        </w:r>
        <w:r w:rsidRPr="00313A88">
          <w:rPr>
            <w:rFonts w:ascii="Palatino" w:hAnsi="Palatino" w:cs="Arial"/>
            <w:color w:val="000000"/>
          </w:rPr>
          <w:delText>.</w:delText>
        </w:r>
      </w:del>
    </w:p>
    <w:bookmarkEnd w:id="115"/>
    <w:p w14:paraId="3F1BCADE" w14:textId="77777777" w:rsidR="00AD5128" w:rsidRDefault="00AD5128" w:rsidP="00AD5128">
      <w:pPr>
        <w:spacing w:after="0"/>
        <w:rPr>
          <w:del w:id="120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8427387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121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1856C375" w14:textId="77777777" w:rsidR="00AD5128" w:rsidRPr="00E24BA0" w:rsidRDefault="00622BEC" w:rsidP="00AD5128">
      <w:pPr>
        <w:autoSpaceDE w:val="0"/>
        <w:autoSpaceDN w:val="0"/>
        <w:adjustRightInd w:val="0"/>
        <w:spacing w:after="0" w:line="240" w:lineRule="auto"/>
        <w:rPr>
          <w:del w:id="122" w:author="Comparison" w:date="2026-09-22T12:38:00Z" w16du:dateUtc="2026-09-22T16:38:00Z"/>
          <w:rFonts w:ascii="Palatino" w:hAnsi="Palatino" w:cs="Arial"/>
          <w:b/>
          <w:bCs/>
        </w:rPr>
      </w:pPr>
      <w:del w:id="123" w:author="Comparison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4.</w:delText>
        </w:r>
        <w:r w:rsidR="00AD5128" w:rsidRPr="00E24BA0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  nº </w:delText>
        </w:r>
        <w:r w:rsidR="00AD5128" w:rsidRPr="00E24BA0">
          <w:rPr>
            <w:rFonts w:ascii="Palatino" w:hAnsi="Palatino" w:cs="Arial"/>
            <w:b/>
            <w:bCs/>
          </w:rPr>
          <w:delText xml:space="preserve">0636862-32.2020.8.04.0001  </w:delText>
        </w:r>
        <w:r w:rsidR="00AD5128">
          <w:rPr>
            <w:rFonts w:ascii="Palatino" w:hAnsi="Palatino" w:cs="Arial"/>
            <w:b/>
            <w:bCs/>
          </w:rPr>
          <w:delText xml:space="preserve">     Sustentação oral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  <w:r w:rsidR="00AD5128">
          <w:rPr>
            <w:rFonts w:ascii="Palatino" w:hAnsi="Palatino" w:cs="Arial"/>
            <w:b/>
            <w:bCs/>
          </w:rPr>
          <w:delText>Apelantes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</w:del>
    </w:p>
    <w:p w14:paraId="539528EF" w14:textId="77777777" w:rsidR="00AD5128" w:rsidRPr="00A261A9" w:rsidRDefault="00AD5128" w:rsidP="00AD5128">
      <w:pPr>
        <w:autoSpaceDE w:val="0"/>
        <w:autoSpaceDN w:val="0"/>
        <w:adjustRightInd w:val="0"/>
        <w:spacing w:after="0" w:line="240" w:lineRule="auto"/>
        <w:ind w:right="-1313"/>
        <w:rPr>
          <w:del w:id="124" w:author="Comparison" w:date="2026-09-22T12:38:00Z" w16du:dateUtc="2026-09-22T16:38:00Z"/>
          <w:rFonts w:ascii="Palatino" w:hAnsi="Palatino" w:cs="Arial"/>
          <w:b/>
        </w:rPr>
      </w:pPr>
      <w:del w:id="125" w:author="Comparison" w:date="2026-09-22T12:38:00Z" w16du:dateUtc="2026-09-22T16:38:00Z">
        <w:r w:rsidRPr="00E24BA0">
          <w:rPr>
            <w:rFonts w:ascii="Palatino" w:hAnsi="Palatino" w:cs="Arial"/>
            <w:b/>
            <w:bCs/>
          </w:rPr>
          <w:delText>Origem</w:delText>
        </w:r>
        <w:r w:rsidRPr="00E24BA0">
          <w:rPr>
            <w:rFonts w:ascii="Palatino" w:hAnsi="Palatino" w:cs="Arial"/>
          </w:rPr>
          <w:delText>: Vara Especializada da Dívida Ativa Municipal</w:delText>
        </w:r>
        <w:r>
          <w:rPr>
            <w:rFonts w:ascii="Palatino" w:hAnsi="Palatino" w:cs="Arial"/>
          </w:rPr>
          <w:delText xml:space="preserve"> </w:delText>
        </w:r>
        <w:r w:rsidRPr="00A261A9">
          <w:rPr>
            <w:rFonts w:ascii="Palatino" w:hAnsi="Palatino" w:cs="Arial"/>
            <w:b/>
          </w:rPr>
          <w:delText>(Adiado- falta de quorum 05.8.24)</w:delText>
        </w:r>
      </w:del>
    </w:p>
    <w:p w14:paraId="1C5032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126" w:author="Comparison" w:date="2026-09-22T12:38:00Z" w16du:dateUtc="2026-09-22T16:38:00Z"/>
          <w:rFonts w:ascii="Palatino" w:hAnsi="Palatino" w:cs="Arial"/>
        </w:rPr>
      </w:pPr>
      <w:del w:id="127" w:author="Comparison" w:date="2026-09-22T12:38:00Z" w16du:dateUtc="2026-09-22T16:38:00Z">
        <w:r w:rsidRPr="00E24BA0">
          <w:rPr>
            <w:rFonts w:ascii="Palatino" w:hAnsi="Palatino" w:cs="Arial"/>
            <w:b/>
            <w:bCs/>
          </w:rPr>
          <w:delText>Juiz Prolato</w:delText>
        </w:r>
        <w:r w:rsidRPr="00E24BA0">
          <w:rPr>
            <w:rFonts w:ascii="Palatino" w:hAnsi="Palatino" w:cs="Arial"/>
          </w:rPr>
          <w:delText>r: Dr. Ronnie Frank T. Stone</w:delText>
        </w:r>
      </w:del>
    </w:p>
    <w:p w14:paraId="4BBFF4E9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1868"/>
        <w:rPr>
          <w:del w:id="128" w:author="Comparison" w:date="2026-09-22T12:38:00Z" w16du:dateUtc="2026-09-22T16:38:00Z"/>
          <w:rFonts w:ascii="Palatino" w:hAnsi="Palatino" w:cs="Arial"/>
        </w:rPr>
      </w:pPr>
      <w:del w:id="129" w:author="Comparison" w:date="2026-09-22T12:38:00Z" w16du:dateUtc="2026-09-22T16:38:00Z">
        <w:r w:rsidRPr="00E24BA0">
          <w:rPr>
            <w:rFonts w:ascii="Palatino" w:hAnsi="Palatino" w:cs="Arial"/>
            <w:b/>
          </w:rPr>
          <w:delText>Apelante</w:delText>
        </w:r>
        <w:r>
          <w:rPr>
            <w:rFonts w:ascii="Palatino" w:hAnsi="Palatino" w:cs="Arial"/>
            <w:b/>
          </w:rPr>
          <w:delText>s</w:delText>
        </w:r>
        <w:r w:rsidRPr="00E24BA0">
          <w:rPr>
            <w:rFonts w:ascii="Palatino" w:hAnsi="Palatino" w:cs="Arial"/>
            <w:b/>
          </w:rPr>
          <w:delText xml:space="preserve">   : Supermerdados Db Ltda.</w:delText>
        </w:r>
        <w:r>
          <w:rPr>
            <w:rFonts w:ascii="Palatino" w:hAnsi="Palatino" w:cs="Arial"/>
            <w:b/>
          </w:rPr>
          <w:delText xml:space="preserve">, </w:delText>
        </w:r>
        <w:r w:rsidRPr="00E24BA0">
          <w:rPr>
            <w:rFonts w:ascii="Palatino" w:hAnsi="Palatino" w:cs="Arial"/>
            <w:b/>
          </w:rPr>
          <w:delText>Izabel Costa Ferreira. Sidney de Queiroz Pedrosa.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Advogado  : Paulo Bernardo Lindoso e Lima (11333/AM). </w:delText>
        </w:r>
        <w:r w:rsidRPr="00E24BA0">
          <w:rPr>
            <w:rFonts w:ascii="Palatino" w:hAnsi="Palatino" w:cs="Arial"/>
          </w:rPr>
          <w:br/>
        </w:r>
        <w:r w:rsidRPr="00E24BA0">
          <w:rPr>
            <w:rFonts w:ascii="Palatino" w:hAnsi="Palatino" w:cs="Arial"/>
            <w:b/>
          </w:rPr>
          <w:delText>Apelado    : Prefeitura Municipal de Manaus.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Procuradores </w:delText>
        </w:r>
        <w:r w:rsidRPr="00E24BA0">
          <w:rPr>
            <w:rFonts w:ascii="Palatino" w:hAnsi="Palatino" w:cs="Arial"/>
          </w:rPr>
          <w:tab/>
          <w:delText xml:space="preserve">: José Luiz Franco de Moura Mattos Júnior (5517/AM). Janary Yoshizo Kato Yokokura </w:delText>
        </w:r>
      </w:del>
    </w:p>
    <w:p w14:paraId="1E237DEA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130" w:author="Comparison" w:date="2026-09-22T12:38:00Z" w16du:dateUtc="2026-09-22T16:38:00Z"/>
          <w:rFonts w:ascii="Palatino" w:hAnsi="Palatino" w:cs="Arial"/>
          <w:b/>
          <w:bCs/>
          <w:color w:val="000000"/>
        </w:rPr>
      </w:pPr>
      <w:del w:id="131" w:author="Comparison" w:date="2026-09-22T12:38:00Z" w16du:dateUtc="2026-09-22T16:38:00Z">
        <w:r w:rsidRPr="00E24BA0">
          <w:rPr>
            <w:rFonts w:ascii="Palatino" w:hAnsi="Palatino" w:cs="Arial"/>
            <w:b/>
            <w:bCs/>
          </w:rPr>
          <w:delText>Presidente/Relator:</w:delText>
        </w:r>
        <w:r w:rsidRPr="00E24BA0">
          <w:rPr>
            <w:rFonts w:ascii="Palatino" w:hAnsi="Palatino" w:cs="Arial"/>
            <w:b/>
            <w:bCs/>
            <w:color w:val="000000"/>
          </w:rPr>
          <w:delText xml:space="preserve"> </w:delText>
        </w:r>
        <w:r w:rsidRPr="00E24BA0">
          <w:rPr>
            <w:rFonts w:ascii="Palatino" w:hAnsi="Palatino" w:cs="Arial"/>
            <w:b/>
            <w:bCs/>
            <w:color w:val="000000"/>
          </w:rPr>
          <w:tab/>
        </w:r>
        <w:r w:rsidRPr="00E24BA0">
          <w:rPr>
            <w:rFonts w:ascii="Palatino" w:eastAsia="Times New Roman" w:hAnsi="Palatino" w:cs="Times New Roman"/>
            <w:b/>
            <w:color w:val="000000"/>
            <w:lang w:eastAsia="pt-BR"/>
          </w:rPr>
          <w:delText>Exmo. Sr. Des. Cláudio César Ramalheira Roessing</w:delText>
        </w:r>
        <w:r w:rsidRPr="00E24BA0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52A249BB" w14:textId="77777777" w:rsidR="00AD5128" w:rsidRPr="00E24BA0" w:rsidRDefault="00AD5128" w:rsidP="00AD51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120"/>
        </w:tabs>
        <w:autoSpaceDE w:val="0"/>
        <w:autoSpaceDN w:val="0"/>
        <w:adjustRightInd w:val="0"/>
        <w:spacing w:after="0" w:line="240" w:lineRule="auto"/>
        <w:ind w:right="-309"/>
        <w:rPr>
          <w:del w:id="132" w:author="Comparison" w:date="2026-09-22T12:38:00Z" w16du:dateUtc="2026-09-22T16:38:00Z"/>
          <w:rFonts w:ascii="Palatino" w:hAnsi="Palatino" w:cs="Arial"/>
          <w:color w:val="000000"/>
        </w:rPr>
      </w:pPr>
      <w:del w:id="133" w:author="Comparison" w:date="2026-09-22T12:38:00Z" w16du:dateUtc="2026-09-22T16:38:00Z">
        <w:r w:rsidRPr="00E24BA0">
          <w:rPr>
            <w:rFonts w:ascii="Palatino" w:hAnsi="Palatino" w:cs="Arial"/>
          </w:rPr>
          <w:delText>Membro:</w:delText>
        </w:r>
        <w:r w:rsidRPr="00E24BA0">
          <w:rPr>
            <w:rFonts w:ascii="Palatino" w:hAnsi="Palatino" w:cs="Arial"/>
            <w:color w:val="000000"/>
          </w:rPr>
          <w:delText xml:space="preserve"> </w:delText>
        </w:r>
        <w:r w:rsidRPr="00E24BA0">
          <w:rPr>
            <w:rFonts w:ascii="Palatino" w:hAnsi="Palatino" w:cs="Arial"/>
            <w:color w:val="000000"/>
          </w:rPr>
          <w:tab/>
          <w:delText>Exma. Sra. Desa. Joana dos Santos Meirelles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6F36E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134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135" w:author="Comparison" w:date="2026-09-22T12:38:00Z" w16du:dateUtc="2026-09-22T16:38:00Z">
        <w:r w:rsidRPr="00E24BA0">
          <w:rPr>
            <w:rFonts w:ascii="Palatino" w:hAnsi="Palatino" w:cs="Arial"/>
            <w:color w:val="000000"/>
          </w:rPr>
          <w:delText xml:space="preserve">Membro:  </w:delText>
        </w:r>
        <w:r w:rsidRPr="00E24BA0">
          <w:rPr>
            <w:rFonts w:ascii="Palatino" w:hAnsi="Palatino" w:cs="Arial"/>
            <w:color w:val="000000"/>
          </w:rPr>
          <w:tab/>
          <w:delText>Exmo. Sr. Des. Flávio Humberto Pascarelli Lopes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3F4C004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136" w:author="Comparison" w:date="2026-09-22T12:38:00Z" w16du:dateUtc="2026-09-22T16:38:00Z"/>
          <w:rFonts w:ascii="Palatino" w:hAnsi="Palatino" w:cs="Arial"/>
          <w:b/>
          <w:color w:val="000000"/>
        </w:rPr>
      </w:pPr>
      <w:del w:id="137" w:author="Comparison" w:date="2026-09-22T12:38:00Z" w16du:dateUtc="2026-09-22T16:38:00Z">
        <w:r w:rsidRPr="00E24BA0">
          <w:rPr>
            <w:rFonts w:ascii="Palatino" w:hAnsi="Palatino" w:cs="Arial"/>
            <w:b/>
          </w:rPr>
          <w:delText>Averbação de Impedimento:</w:delText>
        </w:r>
        <w:r w:rsidRPr="00E24BA0">
          <w:rPr>
            <w:rFonts w:ascii="Palatino" w:hAnsi="Palatino" w:cs="Arial"/>
            <w:b/>
            <w:color w:val="000000"/>
          </w:rPr>
          <w:delText xml:space="preserve"> Exmo. Sr. Des. Paulo César Caminha e Lima</w:delText>
        </w:r>
      </w:del>
    </w:p>
    <w:p w14:paraId="4F771B77" w14:textId="77777777" w:rsidR="00AD5128" w:rsidRDefault="00AD5128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138" w:author="Comparison" w:date="2026-09-22T12:38:00Z" w16du:dateUtc="2026-09-22T16:38:00Z"/>
          <w:rFonts w:ascii="Palatino" w:hAnsi="Palatino"/>
          <w:b/>
          <w:bCs/>
        </w:rPr>
      </w:pPr>
      <w:del w:id="139" w:author="Comparison" w:date="2026-09-22T12:38:00Z" w16du:dateUtc="2026-09-22T16:38:00Z">
        <w:r w:rsidRPr="00E24BA0">
          <w:rPr>
            <w:rFonts w:ascii="Palatino" w:hAnsi="Palatino" w:cs="Arial"/>
            <w:b/>
          </w:rPr>
          <w:delText xml:space="preserve">Averbação de </w:delText>
        </w:r>
        <w:r>
          <w:rPr>
            <w:rFonts w:ascii="Palatino" w:hAnsi="Palatino" w:cs="Arial"/>
            <w:b/>
          </w:rPr>
          <w:delText>Suspeição</w:delText>
        </w:r>
        <w:r w:rsidRPr="00E24BA0">
          <w:rPr>
            <w:rFonts w:ascii="Palatino" w:hAnsi="Palatino" w:cs="Arial"/>
            <w:b/>
          </w:rPr>
          <w:delText>:</w:delText>
        </w:r>
        <w:r w:rsidRPr="00CE7A1F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Exma.Sra.Desa. </w:delText>
        </w:r>
        <w:r w:rsidRPr="0022092E">
          <w:rPr>
            <w:rFonts w:ascii="Palatino" w:hAnsi="Palatino"/>
            <w:b/>
            <w:bCs/>
          </w:rPr>
          <w:delText>Maria das Graças Pessoa Figueiredo</w:delText>
        </w:r>
      </w:del>
    </w:p>
    <w:p w14:paraId="27657F0C" w14:textId="77777777" w:rsidR="00D85530" w:rsidRDefault="00D85530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140" w:author="Comparison" w:date="2026-09-22T12:38:00Z" w16du:dateUtc="2026-09-22T16:38:00Z"/>
          <w:rFonts w:ascii="Palatino" w:hAnsi="Palatino" w:cs="Arial"/>
          <w:b/>
          <w:bCs/>
        </w:rPr>
      </w:pPr>
    </w:p>
    <w:p w14:paraId="7BC7A887" w14:textId="77777777" w:rsidR="006252C8" w:rsidRDefault="006252C8" w:rsidP="0006025D">
      <w:pPr>
        <w:spacing w:after="0"/>
        <w:rPr>
          <w:del w:id="141" w:author="Comparison" w:date="2026-09-22T12:38:00Z" w16du:dateUtc="2026-09-22T16:38:00Z"/>
          <w:rFonts w:ascii="Palatino" w:hAnsi="Palatino"/>
        </w:rPr>
      </w:pPr>
    </w:p>
    <w:p w14:paraId="35993396" w14:textId="77777777" w:rsidR="006252C8" w:rsidRPr="00A57D50" w:rsidRDefault="00622BEC" w:rsidP="006252C8">
      <w:pPr>
        <w:spacing w:after="0"/>
        <w:rPr>
          <w:del w:id="142" w:author="Comparison" w:date="2026-09-22T12:38:00Z" w16du:dateUtc="2026-09-22T16:38:00Z"/>
          <w:rFonts w:ascii="Palatino" w:hAnsi="Palatino"/>
          <w:b/>
          <w:bCs/>
        </w:rPr>
      </w:pPr>
      <w:del w:id="143" w:author="Comparison" w:date="2026-09-22T12:38:00Z" w16du:dateUtc="2026-09-22T16:38:00Z">
        <w:r>
          <w:rPr>
            <w:rFonts w:ascii="Palatino" w:hAnsi="Palatino"/>
            <w:b/>
            <w:bCs/>
          </w:rPr>
          <w:delText>5.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0603970-36.2021.8.04.0001  </w:delText>
        </w:r>
        <w:r w:rsidR="006252C8">
          <w:rPr>
            <w:rFonts w:ascii="Palatino" w:hAnsi="Palatino"/>
            <w:b/>
            <w:bCs/>
          </w:rPr>
          <w:delText xml:space="preserve"> 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D85530">
          <w:rPr>
            <w:rFonts w:ascii="Palatino" w:hAnsi="Palatino"/>
            <w:b/>
            <w:bCs/>
          </w:rPr>
          <w:delText>Sustentação oral Ambas as partes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515CD4BD" w14:textId="77777777" w:rsidR="006252C8" w:rsidRPr="00A57D50" w:rsidRDefault="006252C8" w:rsidP="006252C8">
      <w:pPr>
        <w:spacing w:after="0"/>
        <w:rPr>
          <w:del w:id="144" w:author="Comparison" w:date="2026-09-22T12:38:00Z" w16du:dateUtc="2026-09-22T16:38:00Z"/>
          <w:rFonts w:ascii="Palatino" w:hAnsi="Palatino"/>
        </w:rPr>
      </w:pPr>
      <w:del w:id="14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15ª Vara Cível e de Acidentes de Trabalho</w:delText>
        </w:r>
      </w:del>
    </w:p>
    <w:p w14:paraId="715A28EE" w14:textId="77777777" w:rsidR="006252C8" w:rsidRPr="00A57D50" w:rsidRDefault="006252C8" w:rsidP="006252C8">
      <w:pPr>
        <w:spacing w:after="0"/>
        <w:rPr>
          <w:del w:id="146" w:author="Comparison" w:date="2026-09-22T12:38:00Z" w16du:dateUtc="2026-09-22T16:38:00Z"/>
          <w:rFonts w:ascii="Palatino" w:hAnsi="Palatino"/>
        </w:rPr>
      </w:pPr>
      <w:del w:id="14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Ida Maria Costa de Andrade</w:delText>
        </w:r>
      </w:del>
    </w:p>
    <w:p w14:paraId="2AE11D3C" w14:textId="77777777" w:rsidR="006252C8" w:rsidRPr="00A57D50" w:rsidRDefault="00AD5128" w:rsidP="006252C8">
      <w:pPr>
        <w:spacing w:after="0"/>
        <w:rPr>
          <w:del w:id="148" w:author="Comparison" w:date="2026-09-22T12:38:00Z" w16du:dateUtc="2026-09-22T16:38:00Z"/>
          <w:rFonts w:ascii="Palatino" w:hAnsi="Palatino"/>
        </w:rPr>
      </w:pPr>
      <w:del w:id="149" w:author="Comparison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6252C8" w:rsidRPr="00A57D50">
          <w:rPr>
            <w:rFonts w:ascii="Palatino" w:hAnsi="Palatino"/>
            <w:b/>
            <w:bCs/>
          </w:rPr>
          <w:delText xml:space="preserve"> : Posto 3000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>Advogado</w:delText>
        </w:r>
        <w:r w:rsidR="006252C8">
          <w:rPr>
            <w:rFonts w:ascii="Palatino" w:hAnsi="Palatino"/>
          </w:rPr>
          <w:delText>s</w:delText>
        </w:r>
        <w:r w:rsidR="006252C8" w:rsidRPr="00A57D50">
          <w:rPr>
            <w:rFonts w:ascii="Palatino" w:hAnsi="Palatino"/>
          </w:rPr>
          <w:delText>: Keyth Yara Pontes Pina (3467/AM). Soc. Adv</w:delText>
        </w:r>
        <w:r w:rsidR="006252C8">
          <w:rPr>
            <w:rFonts w:ascii="Palatino" w:hAnsi="Palatino"/>
          </w:rPr>
          <w:delText>s-</w:delText>
        </w:r>
        <w:r w:rsidR="006252C8" w:rsidRPr="00A57D50">
          <w:rPr>
            <w:rFonts w:ascii="Palatino" w:hAnsi="Palatino"/>
          </w:rPr>
          <w:delText xml:space="preserve"> Andrade GC (5797/AM). </w:delText>
        </w:r>
        <w:r w:rsidR="006252C8" w:rsidRPr="00A57D50">
          <w:rPr>
            <w:rFonts w:ascii="Palatino" w:hAnsi="Palatino"/>
          </w:rPr>
          <w:br/>
        </w:r>
        <w:r w:rsidR="006252C8" w:rsidRPr="00A57D50">
          <w:rPr>
            <w:rFonts w:ascii="Palatino" w:hAnsi="Palatino"/>
            <w:b/>
            <w:bCs/>
          </w:rPr>
          <w:delText xml:space="preserve">Apelado   : Wave Telecom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 xml:space="preserve">Advogado  </w:delText>
        </w:r>
        <w:r w:rsidR="006252C8">
          <w:rPr>
            <w:rFonts w:ascii="Palatino" w:hAnsi="Palatino"/>
          </w:rPr>
          <w:delText xml:space="preserve"> </w:delText>
        </w:r>
        <w:r w:rsidR="006252C8" w:rsidRPr="00A57D50">
          <w:rPr>
            <w:rFonts w:ascii="Palatino" w:hAnsi="Palatino"/>
          </w:rPr>
          <w:delText>: Francisco Augusto Martins da Silva (1753/AM). José Luiz Franco de Moura Mattos Júnior (5517/AM)</w:delText>
        </w:r>
      </w:del>
    </w:p>
    <w:p w14:paraId="192B5A7F" w14:textId="77777777" w:rsidR="006252C8" w:rsidRPr="00A57D50" w:rsidRDefault="006252C8" w:rsidP="006252C8">
      <w:pPr>
        <w:spacing w:after="0"/>
        <w:rPr>
          <w:del w:id="150" w:author="Comparison" w:date="2026-09-22T12:38:00Z" w16du:dateUtc="2026-09-22T16:38:00Z"/>
          <w:rFonts w:ascii="Palatino" w:hAnsi="Palatino"/>
        </w:rPr>
      </w:pPr>
      <w:bookmarkStart w:id="151" w:name="_Hlk175084737"/>
      <w:del w:id="152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F3B697E" w14:textId="77777777" w:rsidR="006252C8" w:rsidRPr="00A57D50" w:rsidRDefault="006252C8" w:rsidP="006252C8">
      <w:pPr>
        <w:spacing w:after="0"/>
        <w:rPr>
          <w:del w:id="153" w:author="Comparison" w:date="2026-09-22T12:38:00Z" w16du:dateUtc="2026-09-22T16:38:00Z"/>
          <w:rFonts w:ascii="Palatino" w:hAnsi="Palatino"/>
        </w:rPr>
      </w:pPr>
      <w:del w:id="154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6252C8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>Cláudio César Ramalheira Roessing</w:delText>
        </w:r>
      </w:del>
    </w:p>
    <w:p w14:paraId="154AD8D3" w14:textId="77777777" w:rsidR="007F11D2" w:rsidRPr="007F11D2" w:rsidRDefault="007F11D2" w:rsidP="006252C8">
      <w:pPr>
        <w:spacing w:after="0"/>
        <w:rPr>
          <w:del w:id="155" w:author="Comparison" w:date="2026-09-22T12:38:00Z" w16du:dateUtc="2026-09-22T16:38:00Z"/>
          <w:rFonts w:ascii="Palatino" w:hAnsi="Palatino"/>
        </w:rPr>
      </w:pPr>
      <w:del w:id="156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313A88">
          <w:rPr>
            <w:rFonts w:ascii="Palatino" w:hAnsi="Palatino" w:cs="Arial"/>
            <w:color w:val="000000"/>
          </w:rPr>
          <w:delText>Exma. Sra. Desa. Joana dos Santos Meirelles</w:delText>
        </w:r>
      </w:del>
    </w:p>
    <w:p w14:paraId="736CC627" w14:textId="77777777" w:rsidR="006252C8" w:rsidRDefault="006252C8" w:rsidP="006252C8">
      <w:pPr>
        <w:spacing w:after="0"/>
        <w:rPr>
          <w:del w:id="157" w:author="Comparison" w:date="2026-09-22T12:38:00Z" w16du:dateUtc="2026-09-22T16:38:00Z"/>
          <w:rFonts w:ascii="Palatino" w:hAnsi="Palatino"/>
        </w:rPr>
      </w:pPr>
      <w:del w:id="15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Flávio Humberto Pascarelli Lopes</w:delText>
        </w:r>
      </w:del>
    </w:p>
    <w:p w14:paraId="2EFACC84" w14:textId="77777777" w:rsidR="006252C8" w:rsidRDefault="007F11D2" w:rsidP="007F11D2">
      <w:pPr>
        <w:pBdr>
          <w:bottom w:val="single" w:sz="4" w:space="1" w:color="auto"/>
        </w:pBdr>
        <w:spacing w:after="0"/>
        <w:rPr>
          <w:del w:id="159" w:author="Comparison" w:date="2026-09-22T12:38:00Z" w16du:dateUtc="2026-09-22T16:38:00Z"/>
          <w:rFonts w:ascii="Palatino" w:hAnsi="Palatino"/>
        </w:rPr>
      </w:pPr>
      <w:del w:id="160" w:author="Comparison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bookmarkEnd w:id="151"/>
    <w:p w14:paraId="6684B1A7" w14:textId="77777777" w:rsidR="006252C8" w:rsidRDefault="006252C8" w:rsidP="0006025D">
      <w:pPr>
        <w:spacing w:after="0"/>
        <w:rPr>
          <w:del w:id="161" w:author="Comparison" w:date="2026-09-22T12:38:00Z" w16du:dateUtc="2026-09-22T16:38:00Z"/>
          <w:rFonts w:ascii="Palatino" w:hAnsi="Palatino"/>
        </w:rPr>
      </w:pPr>
    </w:p>
    <w:p w14:paraId="0BA03B5F" w14:textId="77777777" w:rsidR="004A30A5" w:rsidRDefault="004A30A5" w:rsidP="004A30A5">
      <w:pPr>
        <w:spacing w:after="0"/>
        <w:rPr>
          <w:del w:id="162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1D126DFA" w14:textId="77777777" w:rsidR="004A30A5" w:rsidRDefault="004A30A5" w:rsidP="004A30A5">
      <w:pPr>
        <w:spacing w:after="0"/>
        <w:rPr>
          <w:del w:id="163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711C7B7" w14:textId="77777777" w:rsidR="004A30A5" w:rsidRDefault="004A30A5" w:rsidP="004A30A5">
      <w:pPr>
        <w:spacing w:after="0"/>
        <w:rPr>
          <w:del w:id="164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3027A4A7" w14:textId="77777777" w:rsidR="004A30A5" w:rsidRDefault="004A30A5" w:rsidP="004A30A5">
      <w:pPr>
        <w:spacing w:after="0"/>
        <w:rPr>
          <w:del w:id="165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BE46717" w14:textId="77777777" w:rsidR="004A30A5" w:rsidRDefault="004A30A5" w:rsidP="004A30A5">
      <w:pPr>
        <w:spacing w:after="0"/>
        <w:rPr>
          <w:del w:id="166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453E80D" w14:textId="77777777" w:rsidR="004A30A5" w:rsidRDefault="004A30A5" w:rsidP="004A30A5">
      <w:pPr>
        <w:spacing w:after="0"/>
        <w:rPr>
          <w:del w:id="167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1F9F698" w14:textId="77777777" w:rsidR="004A30A5" w:rsidRDefault="004A30A5" w:rsidP="004A30A5">
      <w:pPr>
        <w:spacing w:after="0"/>
        <w:rPr>
          <w:del w:id="168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D75DDB8" w14:textId="77777777" w:rsidR="004A30A5" w:rsidRDefault="004A30A5" w:rsidP="004A30A5">
      <w:pPr>
        <w:spacing w:after="0"/>
        <w:rPr>
          <w:del w:id="169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DC78DAB" w14:textId="77777777" w:rsidR="004A30A5" w:rsidRDefault="004A30A5" w:rsidP="004A30A5">
      <w:pPr>
        <w:spacing w:after="0"/>
        <w:rPr>
          <w:del w:id="170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B92D14E" w14:textId="77777777" w:rsidR="004A30A5" w:rsidRDefault="004A30A5" w:rsidP="004A30A5">
      <w:pPr>
        <w:spacing w:after="0"/>
        <w:rPr>
          <w:del w:id="171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4C5AAC78" w14:textId="77777777" w:rsidR="004A30A5" w:rsidRPr="00EF7B1C" w:rsidRDefault="004A30A5" w:rsidP="004A30A5">
      <w:pPr>
        <w:spacing w:after="0"/>
        <w:rPr>
          <w:del w:id="172" w:author="Comparison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bookmarkStart w:id="173" w:name="_Hlk175085085"/>
      <w:del w:id="174" w:author="Comparison" w:date="2026-09-22T12:38:00Z" w16du:dateUtc="2026-09-22T16:38:00Z"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 xml:space="preserve">Relatora: </w:delText>
        </w:r>
        <w:r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Exma.Sra.</w:delText>
        </w:r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Desa. Joana dos Santos Meirelles</w:delText>
        </w:r>
      </w:del>
    </w:p>
    <w:p w14:paraId="4D9765BD" w14:textId="77777777" w:rsidR="004A30A5" w:rsidRPr="00FF1362" w:rsidRDefault="004A30A5" w:rsidP="004A30A5">
      <w:pPr>
        <w:spacing w:after="0"/>
        <w:rPr>
          <w:del w:id="175" w:author="Comparison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176" w:author="Comparison" w:date="2026-09-22T12:38:00Z" w16du:dateUtc="2026-09-22T16:38:00Z"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Membros: Exmo</w:delText>
        </w:r>
        <w:r w:rsidR="00F07A42" w:rsidRPr="00F07A42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Exma.Sra.Desa.</w:delText>
        </w:r>
        <w:r w:rsidR="00F07A42" w:rsidRPr="00A57D50">
          <w:rPr>
            <w:rFonts w:ascii="Palatino" w:hAnsi="Palatino"/>
          </w:rPr>
          <w:delText>Maria das Graças Pessoa Figueiredo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="007F11D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7F11D2">
          <w:rPr>
            <w:rFonts w:ascii="Palatino" w:hAnsi="Palatino"/>
          </w:rPr>
          <w:delText>Exmo.Sr.Des.Flavio Humberto Pascarelli Lopes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e, em caso de ausência, impedimento ou suspeição de um deste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>s</w:delText>
        </w:r>
        <w:r w:rsidR="00AD5128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>
          <w:rPr>
            <w:rFonts w:ascii="Palatino" w:hAnsi="Palatino"/>
          </w:rPr>
          <w:delText>Exmo.Sr.</w:delText>
        </w:r>
        <w:r w:rsidR="00AD5128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Des.</w:delText>
        </w:r>
        <w:r w:rsidR="00AD5128">
          <w:rPr>
            <w:rFonts w:ascii="Palatino" w:hAnsi="Palatino"/>
          </w:rPr>
          <w:delText xml:space="preserve"> </w:delText>
        </w:r>
        <w:r w:rsidR="00F07A42" w:rsidRPr="00A57D50">
          <w:rPr>
            <w:rFonts w:ascii="Palatino" w:hAnsi="Palatino"/>
          </w:rPr>
          <w:delText>Cláudio César Ramalheira Roessing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bookmarkEnd w:id="173"/>
    <w:p w14:paraId="4426DDF3" w14:textId="77777777" w:rsidR="00874573" w:rsidRDefault="00874573" w:rsidP="006252C8">
      <w:pPr>
        <w:spacing w:after="0"/>
        <w:rPr>
          <w:del w:id="177" w:author="Comparison" w:date="2026-09-22T12:38:00Z" w16du:dateUtc="2026-09-22T16:38:00Z"/>
          <w:rFonts w:ascii="Palatino" w:hAnsi="Palatino"/>
          <w:b/>
          <w:bCs/>
        </w:rPr>
      </w:pPr>
    </w:p>
    <w:p w14:paraId="221D8866" w14:textId="77777777" w:rsidR="006E5F10" w:rsidRPr="00CE7A1F" w:rsidRDefault="00622BEC" w:rsidP="006E5F10">
      <w:pPr>
        <w:autoSpaceDE w:val="0"/>
        <w:autoSpaceDN w:val="0"/>
        <w:adjustRightInd w:val="0"/>
        <w:spacing w:after="0" w:line="240" w:lineRule="auto"/>
        <w:ind w:right="-1443"/>
        <w:rPr>
          <w:del w:id="178" w:author="Comparison" w:date="2026-09-22T12:38:00Z" w16du:dateUtc="2026-09-22T16:38:00Z"/>
          <w:rFonts w:ascii="Palatino" w:hAnsi="Palatino" w:cs="Arial"/>
          <w:b/>
          <w:bCs/>
        </w:rPr>
      </w:pPr>
      <w:del w:id="179" w:author="Comparison" w:date="2026-09-22T12:38:00Z" w16du:dateUtc="2026-09-22T16:38:00Z">
        <w:r>
          <w:rPr>
            <w:rFonts w:ascii="Palatino" w:hAnsi="Palatino" w:cs="Arial"/>
            <w:b/>
          </w:rPr>
          <w:delText>6.</w:delText>
        </w:r>
        <w:r w:rsidR="006E5F10">
          <w:rPr>
            <w:rFonts w:ascii="Palatino" w:hAnsi="Palatino" w:cs="Arial"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Agravo de Instrumento </w:delText>
        </w:r>
        <w:r w:rsidR="006E5F10">
          <w:rPr>
            <w:rFonts w:ascii="Palatino" w:hAnsi="Palatino"/>
            <w:b/>
            <w:bCs/>
          </w:rPr>
          <w:delText>nº</w:delText>
        </w:r>
        <w:r w:rsidR="006E5F10" w:rsidRPr="0022092E">
          <w:rPr>
            <w:rFonts w:ascii="Palatino" w:hAnsi="Palatino"/>
            <w:b/>
            <w:bCs/>
          </w:rPr>
          <w:delText xml:space="preserve">4011978-15.2023.8.04.0000 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Agravados/INDEF.</w:delText>
        </w:r>
      </w:del>
    </w:p>
    <w:p w14:paraId="620671B7" w14:textId="77777777" w:rsidR="006E5F10" w:rsidRPr="0022092E" w:rsidRDefault="006E5F10" w:rsidP="006E5F10">
      <w:pPr>
        <w:spacing w:after="0"/>
        <w:rPr>
          <w:del w:id="180" w:author="Comparison" w:date="2026-09-22T12:38:00Z" w16du:dateUtc="2026-09-22T16:38:00Z"/>
          <w:rFonts w:ascii="Palatino" w:hAnsi="Palatino"/>
        </w:rPr>
      </w:pPr>
      <w:del w:id="181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12ª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2C457051" w14:textId="77777777" w:rsidR="006E5F10" w:rsidRPr="0022092E" w:rsidRDefault="006E5F10" w:rsidP="006E5F10">
      <w:pPr>
        <w:spacing w:after="0"/>
        <w:rPr>
          <w:del w:id="182" w:author="Comparison" w:date="2026-09-22T12:38:00Z" w16du:dateUtc="2026-09-22T16:38:00Z"/>
          <w:rFonts w:ascii="Palatino" w:hAnsi="Palatino"/>
        </w:rPr>
      </w:pPr>
      <w:del w:id="183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Márcio Rothier Pinheiro Torres</w:delText>
        </w:r>
      </w:del>
    </w:p>
    <w:p w14:paraId="7EF2B069" w14:textId="77777777" w:rsidR="006E5F10" w:rsidRPr="0022092E" w:rsidRDefault="006E5F10" w:rsidP="006E5F10">
      <w:pPr>
        <w:spacing w:after="0"/>
        <w:rPr>
          <w:del w:id="184" w:author="Comparison" w:date="2026-09-22T12:38:00Z" w16du:dateUtc="2026-09-22T16:38:00Z"/>
          <w:rFonts w:ascii="Palatino" w:hAnsi="Palatino"/>
          <w:b/>
          <w:bCs/>
        </w:rPr>
      </w:pPr>
      <w:del w:id="185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Agravante  : Mjp Construções e Projetos Ltda..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 : Priscila Lima Monteiro (5901/AM).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 : Jorge Roberto DiTomasio Leão.</w:delText>
        </w:r>
        <w:r w:rsidRPr="0022092E">
          <w:rPr>
            <w:rFonts w:ascii="Palatino" w:hAnsi="Palatino"/>
          </w:rPr>
          <w:delText xml:space="preserve"> Marianna Frachinetti Brock.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 xml:space="preserve">s  </w:delText>
        </w:r>
        <w:r w:rsidRPr="0022092E">
          <w:rPr>
            <w:rFonts w:ascii="Palatino" w:hAnsi="Palatino"/>
          </w:rPr>
          <w:delText xml:space="preserve">: Fabio Pereira Garcia dos Santos                                                                                          (4850/AM). Jorge Henrique de Freitas Pinho (1644/AM).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Terceiro I : Ministério Público do Estado do Amazonas</w:delText>
        </w:r>
      </w:del>
    </w:p>
    <w:p w14:paraId="3F6695F2" w14:textId="77777777" w:rsidR="006E5F10" w:rsidRDefault="006E5F10" w:rsidP="006E5F10">
      <w:pPr>
        <w:spacing w:after="0"/>
        <w:rPr>
          <w:del w:id="186" w:author="Comparison" w:date="2026-09-22T12:38:00Z" w16du:dateUtc="2026-09-22T16:38:00Z"/>
          <w:rFonts w:ascii="Palatino" w:hAnsi="Palatino"/>
          <w:b/>
          <w:bCs/>
        </w:rPr>
      </w:pPr>
      <w:del w:id="187" w:author="Comparison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D932AAC" w14:textId="77777777" w:rsidR="006E5F10" w:rsidRPr="00B22EDA" w:rsidRDefault="006E5F10" w:rsidP="006E5F10">
      <w:pPr>
        <w:spacing w:after="0"/>
        <w:rPr>
          <w:del w:id="188" w:author="Comparison" w:date="2026-09-22T12:38:00Z" w16du:dateUtc="2026-09-22T16:38:00Z"/>
          <w:rFonts w:ascii="Palatino" w:hAnsi="Palatino"/>
          <w:b/>
          <w:bCs/>
        </w:rPr>
      </w:pPr>
      <w:del w:id="189" w:author="Comparison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71D8E671" w14:textId="77777777" w:rsidR="006E5F10" w:rsidRDefault="006E5F10" w:rsidP="006E5F10">
      <w:pPr>
        <w:spacing w:after="0"/>
        <w:rPr>
          <w:del w:id="190" w:author="Comparison" w:date="2026-09-22T12:38:00Z" w16du:dateUtc="2026-09-22T16:38:00Z"/>
          <w:rFonts w:ascii="Palatino" w:hAnsi="Palatino"/>
          <w:b/>
          <w:bCs/>
        </w:rPr>
      </w:pPr>
      <w:del w:id="191" w:author="Comparison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290D74B7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192" w:author="Comparison" w:date="2026-09-22T12:38:00Z" w16du:dateUtc="2026-09-22T16:38:00Z"/>
          <w:rFonts w:ascii="Palatino" w:hAnsi="Palatino"/>
          <w:b/>
          <w:bCs/>
        </w:rPr>
      </w:pPr>
    </w:p>
    <w:p w14:paraId="0443471B" w14:textId="77777777" w:rsidR="006E5F10" w:rsidRDefault="006E5F10" w:rsidP="006E5F10">
      <w:pPr>
        <w:spacing w:after="0"/>
        <w:rPr>
          <w:del w:id="193" w:author="Comparison" w:date="2026-09-22T12:38:00Z" w16du:dateUtc="2026-09-22T16:38:00Z"/>
          <w:rFonts w:ascii="Palatino" w:hAnsi="Palatino"/>
          <w:b/>
          <w:bCs/>
        </w:rPr>
      </w:pPr>
    </w:p>
    <w:p w14:paraId="240B9A3F" w14:textId="77777777" w:rsidR="006E5F10" w:rsidRPr="0022092E" w:rsidRDefault="00622BEC" w:rsidP="006E5F10">
      <w:pPr>
        <w:spacing w:after="0"/>
        <w:rPr>
          <w:del w:id="194" w:author="Comparison" w:date="2026-09-22T12:38:00Z" w16du:dateUtc="2026-09-22T16:38:00Z"/>
          <w:rFonts w:ascii="Palatino" w:hAnsi="Palatino"/>
          <w:b/>
          <w:bCs/>
        </w:rPr>
      </w:pPr>
      <w:del w:id="195" w:author="Comparison" w:date="2026-09-22T12:38:00Z" w16du:dateUtc="2026-09-22T16:38:00Z">
        <w:r>
          <w:rPr>
            <w:rFonts w:ascii="Palatino" w:hAnsi="Palatino"/>
            <w:b/>
            <w:bCs/>
          </w:rPr>
          <w:delText>7.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Apelação Cível </w:delText>
        </w:r>
        <w:r w:rsidR="006E5F10">
          <w:rPr>
            <w:rFonts w:ascii="Palatino" w:hAnsi="Palatino"/>
            <w:b/>
            <w:bCs/>
          </w:rPr>
          <w:delText xml:space="preserve"> nº </w:delText>
        </w:r>
        <w:r w:rsidR="006E5F10" w:rsidRPr="0022092E">
          <w:rPr>
            <w:rFonts w:ascii="Palatino" w:hAnsi="Palatino"/>
            <w:b/>
            <w:bCs/>
          </w:rPr>
          <w:delText xml:space="preserve">0634493-36.2018.8.04.0001  </w:delText>
        </w:r>
        <w:r w:rsidR="006E5F10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Apelado</w:delText>
        </w:r>
      </w:del>
    </w:p>
    <w:p w14:paraId="6C2928A5" w14:textId="77777777" w:rsidR="006E5F10" w:rsidRPr="0022092E" w:rsidRDefault="006E5F10" w:rsidP="006E5F10">
      <w:pPr>
        <w:spacing w:after="0"/>
        <w:rPr>
          <w:del w:id="196" w:author="Comparison" w:date="2026-09-22T12:38:00Z" w16du:dateUtc="2026-09-22T16:38:00Z"/>
          <w:rFonts w:ascii="Palatino" w:hAnsi="Palatino"/>
        </w:rPr>
      </w:pPr>
      <w:del w:id="197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15ª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02091FE8" w14:textId="77777777" w:rsidR="006E5F10" w:rsidRPr="0022092E" w:rsidRDefault="006E5F10" w:rsidP="006E5F10">
      <w:pPr>
        <w:spacing w:after="0"/>
        <w:rPr>
          <w:del w:id="198" w:author="Comparison" w:date="2026-09-22T12:38:00Z" w16du:dateUtc="2026-09-22T16:38:00Z"/>
          <w:rFonts w:ascii="Palatino" w:hAnsi="Palatino"/>
        </w:rPr>
      </w:pPr>
      <w:del w:id="199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Ida Maria Costa de Andrade</w:delText>
        </w:r>
      </w:del>
    </w:p>
    <w:p w14:paraId="3319B25E" w14:textId="77777777" w:rsidR="006E5F10" w:rsidRPr="0022092E" w:rsidRDefault="006E5F10" w:rsidP="006E5F10">
      <w:pPr>
        <w:spacing w:after="0"/>
        <w:rPr>
          <w:del w:id="200" w:author="Comparison" w:date="2026-09-22T12:38:00Z" w16du:dateUtc="2026-09-22T16:38:00Z"/>
          <w:rFonts w:ascii="Palatino" w:hAnsi="Palatino"/>
        </w:rPr>
      </w:pPr>
      <w:del w:id="201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Apelante : Estrela do Rio Preto da Eva.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Advogado </w:delText>
        </w:r>
        <w:r w:rsidRPr="0022092E">
          <w:rPr>
            <w:rFonts w:ascii="Palatino" w:hAnsi="Palatino"/>
          </w:rPr>
          <w:tab/>
          <w:delText xml:space="preserve">: Fabrício Daniel Correia do Nascimento (7320/AM).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 xml:space="preserve">Apelado  : Grande Oriente do Estado do Amazonas - Goeam.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tab/>
          <w:delText>: José Artur Pozzetti (9707/AM). Kal El Bessa Nascimento Salem (6389/AM). François Antonio Galvão (10015/AM)</w:delText>
        </w:r>
      </w:del>
    </w:p>
    <w:p w14:paraId="7BDC84A2" w14:textId="77777777" w:rsidR="006E5F10" w:rsidRDefault="006E5F10" w:rsidP="006E5F10">
      <w:pPr>
        <w:spacing w:after="0"/>
        <w:rPr>
          <w:del w:id="202" w:author="Comparison" w:date="2026-09-22T12:38:00Z" w16du:dateUtc="2026-09-22T16:38:00Z"/>
          <w:rFonts w:ascii="Palatino" w:hAnsi="Palatino"/>
          <w:b/>
          <w:bCs/>
        </w:rPr>
      </w:pPr>
      <w:del w:id="203" w:author="Comparison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5D92C71" w14:textId="77777777" w:rsidR="006E5F10" w:rsidRPr="00B22EDA" w:rsidRDefault="006E5F10" w:rsidP="006E5F10">
      <w:pPr>
        <w:spacing w:after="0"/>
        <w:rPr>
          <w:del w:id="204" w:author="Comparison" w:date="2026-09-22T12:38:00Z" w16du:dateUtc="2026-09-22T16:38:00Z"/>
          <w:rFonts w:ascii="Palatino" w:hAnsi="Palatino"/>
          <w:b/>
          <w:bCs/>
        </w:rPr>
      </w:pPr>
      <w:del w:id="205" w:author="Comparison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078AD2FB" w14:textId="77777777" w:rsidR="006E5F10" w:rsidRDefault="006E5F10" w:rsidP="006E5F10">
      <w:pPr>
        <w:spacing w:after="0"/>
        <w:rPr>
          <w:del w:id="206" w:author="Comparison" w:date="2026-09-22T12:38:00Z" w16du:dateUtc="2026-09-22T16:38:00Z"/>
          <w:rFonts w:ascii="Palatino" w:hAnsi="Palatino"/>
          <w:b/>
          <w:bCs/>
        </w:rPr>
      </w:pPr>
      <w:del w:id="207" w:author="Comparison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73CC982F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208" w:author="Comparison" w:date="2026-09-22T12:38:00Z" w16du:dateUtc="2026-09-22T16:38:00Z"/>
          <w:rFonts w:ascii="Palatino" w:hAnsi="Palatino"/>
          <w:b/>
          <w:bCs/>
        </w:rPr>
      </w:pPr>
    </w:p>
    <w:p w14:paraId="0AF73B56" w14:textId="77777777" w:rsidR="006E5F10" w:rsidRDefault="006E5F10" w:rsidP="006252C8">
      <w:pPr>
        <w:spacing w:after="0"/>
        <w:rPr>
          <w:del w:id="209" w:author="Comparison" w:date="2026-09-22T12:38:00Z" w16du:dateUtc="2026-09-22T16:38:00Z"/>
          <w:rFonts w:ascii="Palatino" w:hAnsi="Palatino"/>
          <w:b/>
          <w:bCs/>
        </w:rPr>
      </w:pPr>
    </w:p>
    <w:p w14:paraId="49AC1A3F" w14:textId="77777777" w:rsidR="00A57D50" w:rsidRPr="00A57D50" w:rsidRDefault="00622BEC" w:rsidP="006252C8">
      <w:pPr>
        <w:spacing w:after="0"/>
        <w:rPr>
          <w:del w:id="210" w:author="Comparison" w:date="2026-09-22T12:38:00Z" w16du:dateUtc="2026-09-22T16:38:00Z"/>
          <w:rFonts w:ascii="Palatino" w:hAnsi="Palatino"/>
          <w:b/>
          <w:bCs/>
        </w:rPr>
      </w:pPr>
      <w:del w:id="211" w:author="Comparison" w:date="2026-09-22T12:38:00Z" w16du:dateUtc="2026-09-22T16:38:00Z">
        <w:r>
          <w:rPr>
            <w:rFonts w:ascii="Palatino" w:hAnsi="Palatino"/>
            <w:b/>
            <w:bCs/>
          </w:rPr>
          <w:delText>8.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4002275-26.2024.8.04.0000 </w:delText>
        </w:r>
        <w:r w:rsidR="00D85530">
          <w:rPr>
            <w:rFonts w:ascii="Palatino" w:hAnsi="Palatino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Agravante</w:delText>
        </w:r>
        <w:r w:rsidR="00D85530">
          <w:rPr>
            <w:rFonts w:ascii="Palatino" w:hAnsi="Palatino" w:cs="Arial"/>
            <w:b/>
            <w:bCs/>
          </w:rPr>
          <w:delText xml:space="preserve"> </w:delText>
        </w:r>
      </w:del>
    </w:p>
    <w:p w14:paraId="6A77D214" w14:textId="77777777" w:rsidR="00A57D50" w:rsidRPr="00A57D50" w:rsidRDefault="00A57D50" w:rsidP="0006025D">
      <w:pPr>
        <w:spacing w:after="0"/>
        <w:rPr>
          <w:del w:id="212" w:author="Comparison" w:date="2026-09-22T12:38:00Z" w16du:dateUtc="2026-09-22T16:38:00Z"/>
          <w:rFonts w:ascii="Palatino" w:hAnsi="Palatino"/>
        </w:rPr>
      </w:pPr>
      <w:del w:id="21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18ª Vara Cível e de Acidentes de Trabalho</w:delText>
        </w:r>
      </w:del>
    </w:p>
    <w:p w14:paraId="11C33863" w14:textId="77777777" w:rsidR="00A57D50" w:rsidRPr="00A57D50" w:rsidRDefault="00A57D50" w:rsidP="0006025D">
      <w:pPr>
        <w:spacing w:after="0"/>
        <w:rPr>
          <w:del w:id="214" w:author="Comparison" w:date="2026-09-22T12:38:00Z" w16du:dateUtc="2026-09-22T16:38:00Z"/>
          <w:rFonts w:ascii="Palatino" w:hAnsi="Palatino"/>
        </w:rPr>
      </w:pPr>
      <w:del w:id="21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Kathleen dos Santos Gomes</w:delText>
        </w:r>
      </w:del>
    </w:p>
    <w:p w14:paraId="0956EFC1" w14:textId="77777777" w:rsidR="00A57D50" w:rsidRPr="00A57D50" w:rsidRDefault="00A57D50" w:rsidP="0006025D">
      <w:pPr>
        <w:spacing w:after="0"/>
        <w:rPr>
          <w:del w:id="216" w:author="Comparison" w:date="2026-09-22T12:38:00Z" w16du:dateUtc="2026-09-22T16:38:00Z"/>
          <w:rFonts w:ascii="Palatino" w:hAnsi="Palatino"/>
        </w:rPr>
      </w:pPr>
      <w:del w:id="21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Agravante : Ana Cristina de Lima Bastos.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Frank Júnior Menezes do Nascimento Filho (13805/AM).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Nunes Borges Serrão.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874573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 </w:delText>
        </w:r>
        <w:r w:rsidRPr="00A57D50">
          <w:rPr>
            <w:rFonts w:ascii="Palatino" w:hAnsi="Palatino"/>
          </w:rPr>
          <w:tab/>
          <w:delText xml:space="preserve">: Camila Cavalcante de Oliveira (16629/AM). Henrique Cesar Costa de Lira (17151/AM). </w:delText>
        </w:r>
      </w:del>
    </w:p>
    <w:p w14:paraId="67388505" w14:textId="77777777" w:rsidR="00481A4D" w:rsidRDefault="00A57D50" w:rsidP="0006025D">
      <w:pPr>
        <w:spacing w:after="0"/>
        <w:rPr>
          <w:del w:id="218" w:author="Comparison" w:date="2026-09-22T12:38:00Z" w16du:dateUtc="2026-09-22T16:38:00Z"/>
          <w:rFonts w:ascii="Palatino" w:hAnsi="Palatino"/>
          <w:b/>
          <w:bCs/>
        </w:rPr>
      </w:pPr>
      <w:del w:id="21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AD5128">
          <w:rPr>
            <w:rFonts w:ascii="Palatino" w:hAnsi="Palatino"/>
            <w:b/>
            <w:bCs/>
          </w:rPr>
          <w:delText>/Membro</w:delText>
        </w:r>
        <w:r w:rsidR="00481A4D">
          <w:rPr>
            <w:rFonts w:ascii="Palatino" w:hAnsi="Palatino"/>
            <w:b/>
            <w:bCs/>
          </w:rPr>
          <w:delText>:</w:delText>
        </w:r>
        <w:r w:rsidR="00481A4D" w:rsidRPr="00481A4D">
          <w:rPr>
            <w:rFonts w:ascii="Palatino" w:hAnsi="Palatino"/>
          </w:rPr>
          <w:delText xml:space="preserve"> </w:delText>
        </w:r>
        <w:r w:rsidR="00481A4D">
          <w:rPr>
            <w:rFonts w:ascii="Palatino" w:hAnsi="Palatino"/>
          </w:rPr>
          <w:delText>Exma.Sra.Desa.</w:delText>
        </w:r>
        <w:r w:rsidR="00481A4D" w:rsidRPr="00A57D50">
          <w:rPr>
            <w:rFonts w:ascii="Palatino" w:hAnsi="Palatino"/>
          </w:rPr>
          <w:delText>Maria das Graças Pessoa Figueiredo</w:delText>
        </w:r>
      </w:del>
    </w:p>
    <w:p w14:paraId="7E53FCB6" w14:textId="77777777" w:rsidR="00A57D50" w:rsidRPr="00A57D50" w:rsidRDefault="00A57D50" w:rsidP="0006025D">
      <w:pPr>
        <w:spacing w:after="0"/>
        <w:rPr>
          <w:del w:id="220" w:author="Comparison" w:date="2026-09-22T12:38:00Z" w16du:dateUtc="2026-09-22T16:38:00Z"/>
          <w:rFonts w:ascii="Palatino" w:hAnsi="Palatino"/>
          <w:b/>
          <w:bCs/>
        </w:rPr>
      </w:pPr>
      <w:del w:id="22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 w:rsidR="00874573">
          <w:rPr>
            <w:rFonts w:ascii="Palatino" w:hAnsi="Palatino"/>
          </w:rPr>
          <w:delText xml:space="preserve">       </w:delText>
        </w:r>
        <w:r w:rsidR="00874573"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7712C188" w14:textId="77777777" w:rsidR="00A57D50" w:rsidRPr="00A57D50" w:rsidRDefault="00874573" w:rsidP="00874573">
      <w:pPr>
        <w:spacing w:after="0"/>
        <w:rPr>
          <w:del w:id="222" w:author="Comparison" w:date="2026-09-22T12:38:00Z" w16du:dateUtc="2026-09-22T16:38:00Z"/>
          <w:rFonts w:ascii="Palatino" w:hAnsi="Palatino"/>
        </w:rPr>
      </w:pPr>
      <w:del w:id="22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7F11D2">
          <w:rPr>
            <w:rFonts w:ascii="Palatino" w:hAnsi="Palatino"/>
          </w:rPr>
          <w:delText>Exmo.Sr.Des.Flavio Humberto Pascarelli Lopes</w:delText>
        </w:r>
      </w:del>
    </w:p>
    <w:p w14:paraId="25978282" w14:textId="77777777" w:rsidR="00A57D50" w:rsidRPr="00A57D50" w:rsidRDefault="00A57D50" w:rsidP="00874573">
      <w:pPr>
        <w:pBdr>
          <w:bottom w:val="single" w:sz="4" w:space="1" w:color="auto"/>
        </w:pBdr>
        <w:spacing w:after="0"/>
        <w:rPr>
          <w:del w:id="224" w:author="Comparison" w:date="2026-09-22T12:38:00Z" w16du:dateUtc="2026-09-22T16:38:00Z"/>
          <w:rFonts w:ascii="Palatino" w:hAnsi="Palatino"/>
        </w:rPr>
      </w:pPr>
    </w:p>
    <w:p w14:paraId="407671B2" w14:textId="77777777" w:rsidR="00874573" w:rsidRDefault="00874573" w:rsidP="00874573">
      <w:pPr>
        <w:spacing w:after="0"/>
        <w:rPr>
          <w:del w:id="225" w:author="Comparison" w:date="2026-09-22T12:38:00Z" w16du:dateUtc="2026-09-22T16:38:00Z"/>
          <w:rFonts w:ascii="Palatino" w:hAnsi="Palatino"/>
          <w:b/>
          <w:bCs/>
        </w:rPr>
      </w:pPr>
    </w:p>
    <w:p w14:paraId="1AF4838C" w14:textId="77777777" w:rsidR="00A57D50" w:rsidRPr="00A57D50" w:rsidRDefault="00622BEC" w:rsidP="00874573">
      <w:pPr>
        <w:spacing w:after="0"/>
        <w:rPr>
          <w:del w:id="226" w:author="Comparison" w:date="2026-09-22T12:38:00Z" w16du:dateUtc="2026-09-22T16:38:00Z"/>
          <w:rFonts w:ascii="Palatino" w:hAnsi="Palatino"/>
          <w:b/>
          <w:bCs/>
        </w:rPr>
      </w:pPr>
      <w:del w:id="227" w:author="Comparison" w:date="2026-09-22T12:38:00Z" w16du:dateUtc="2026-09-22T16:38:00Z">
        <w:r>
          <w:rPr>
            <w:rFonts w:ascii="Palatino" w:hAnsi="Palatino"/>
            <w:b/>
            <w:bCs/>
          </w:rPr>
          <w:delText>9.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0800168-46.2021.8.04.0001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Apelante</w:delText>
        </w:r>
      </w:del>
    </w:p>
    <w:p w14:paraId="31674915" w14:textId="77777777" w:rsidR="00A57D50" w:rsidRPr="00A57D50" w:rsidRDefault="00A57D50" w:rsidP="0006025D">
      <w:pPr>
        <w:spacing w:after="0"/>
        <w:rPr>
          <w:del w:id="228" w:author="Comparison" w:date="2026-09-22T12:38:00Z" w16du:dateUtc="2026-09-22T16:38:00Z"/>
          <w:rFonts w:ascii="Palatino" w:hAnsi="Palatino"/>
        </w:rPr>
      </w:pPr>
      <w:del w:id="22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Especializada do Meio Ambiente</w:delText>
        </w:r>
      </w:del>
    </w:p>
    <w:p w14:paraId="626B7F72" w14:textId="77777777" w:rsidR="00A57D50" w:rsidRPr="00A57D50" w:rsidRDefault="00A57D50" w:rsidP="0006025D">
      <w:pPr>
        <w:spacing w:after="0"/>
        <w:rPr>
          <w:del w:id="230" w:author="Comparison" w:date="2026-09-22T12:38:00Z" w16du:dateUtc="2026-09-22T16:38:00Z"/>
          <w:rFonts w:ascii="Palatino" w:hAnsi="Palatino"/>
        </w:rPr>
      </w:pPr>
      <w:del w:id="23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Moacir Pereira Batista</w:delText>
        </w:r>
      </w:del>
    </w:p>
    <w:p w14:paraId="510529EE" w14:textId="77777777" w:rsidR="00A57D50" w:rsidRPr="00A57D50" w:rsidRDefault="00A57D50" w:rsidP="0006025D">
      <w:pPr>
        <w:spacing w:after="0"/>
        <w:rPr>
          <w:del w:id="232" w:author="Comparison" w:date="2026-09-22T12:38:00Z" w16du:dateUtc="2026-09-22T16:38:00Z"/>
          <w:rFonts w:ascii="Palatino" w:hAnsi="Palatino"/>
        </w:rPr>
      </w:pPr>
      <w:del w:id="23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  :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Advogado   </w:delText>
        </w:r>
        <w:r w:rsidRPr="00A57D50">
          <w:rPr>
            <w:rFonts w:ascii="Palatino" w:hAnsi="Palatino"/>
          </w:rPr>
          <w:delText xml:space="preserve">: José Gebran Batoki Chad (427778/SP). </w:delText>
        </w:r>
        <w:r w:rsidRPr="00A57D50">
          <w:rPr>
            <w:rFonts w:ascii="Palatino" w:hAnsi="Palatino"/>
          </w:rPr>
          <w:br/>
        </w:r>
        <w:r w:rsidR="00622BEC">
          <w:rPr>
            <w:rFonts w:ascii="Palatino" w:hAnsi="Palatino"/>
            <w:b/>
            <w:bCs/>
          </w:rPr>
          <w:delText xml:space="preserve">Representa </w:delText>
        </w:r>
        <w:r w:rsidRPr="00A57D50">
          <w:rPr>
            <w:rFonts w:ascii="Palatino" w:hAnsi="Palatino"/>
            <w:b/>
            <w:bCs/>
          </w:rPr>
          <w:delText xml:space="preserve">: Procuradoria Geral do Estado do Amazonas - PGE. </w:delText>
        </w:r>
        <w:r w:rsidRPr="00A57D50">
          <w:rPr>
            <w:rFonts w:ascii="Palatino" w:hAnsi="Palatino"/>
            <w:b/>
            <w:bCs/>
          </w:rPr>
          <w:br/>
          <w:delText xml:space="preserve">Apelado    : Ministério Público do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Promotor   </w:delText>
        </w:r>
        <w:r w:rsidRPr="00A57D50">
          <w:rPr>
            <w:rFonts w:ascii="Palatino" w:hAnsi="Palatino"/>
          </w:rPr>
          <w:delText xml:space="preserve">: Carlos Sérgio Edwards de Freitas (219/MP).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Terceiro I : Ministério Público do Estado do Amazonas. </w:delText>
        </w:r>
      </w:del>
    </w:p>
    <w:p w14:paraId="4E26706B" w14:textId="77777777" w:rsidR="006E5F10" w:rsidRDefault="006E5F10" w:rsidP="006E5F10">
      <w:pPr>
        <w:spacing w:after="0"/>
        <w:rPr>
          <w:del w:id="234" w:author="Comparison" w:date="2026-09-22T12:38:00Z" w16du:dateUtc="2026-09-22T16:38:00Z"/>
          <w:rFonts w:ascii="Palatino" w:hAnsi="Palatino"/>
          <w:b/>
          <w:bCs/>
        </w:rPr>
      </w:pPr>
      <w:bookmarkStart w:id="235" w:name="_Hlk175086564"/>
      <w:del w:id="236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481A4D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33B3945C" w14:textId="77777777" w:rsidR="006E5F10" w:rsidRPr="00A57D50" w:rsidRDefault="006E5F10" w:rsidP="006E5F10">
      <w:pPr>
        <w:spacing w:after="0"/>
        <w:rPr>
          <w:del w:id="237" w:author="Comparison" w:date="2026-09-22T12:38:00Z" w16du:dateUtc="2026-09-22T16:38:00Z"/>
          <w:rFonts w:ascii="Palatino" w:hAnsi="Palatino"/>
          <w:b/>
          <w:bCs/>
        </w:rPr>
      </w:pPr>
      <w:del w:id="23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0B4F5EF3" w14:textId="77777777" w:rsidR="006E5F10" w:rsidRPr="00A57D50" w:rsidRDefault="006E5F10" w:rsidP="006E5F10">
      <w:pPr>
        <w:spacing w:after="0"/>
        <w:rPr>
          <w:del w:id="239" w:author="Comparison" w:date="2026-09-22T12:38:00Z" w16du:dateUtc="2026-09-22T16:38:00Z"/>
          <w:rFonts w:ascii="Palatino" w:hAnsi="Palatino"/>
        </w:rPr>
      </w:pPr>
      <w:del w:id="24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Exmo.Sr.Des.Flavio Humberto Pascarelli Lopes</w:delText>
        </w:r>
      </w:del>
    </w:p>
    <w:bookmarkEnd w:id="235"/>
    <w:p w14:paraId="7EFA355D" w14:textId="77777777" w:rsidR="00A57D50" w:rsidRDefault="00874573" w:rsidP="00874573">
      <w:pPr>
        <w:pBdr>
          <w:bottom w:val="single" w:sz="4" w:space="1" w:color="auto"/>
        </w:pBdr>
        <w:spacing w:after="0"/>
        <w:rPr>
          <w:del w:id="241" w:author="Comparison" w:date="2026-09-22T12:38:00Z" w16du:dateUtc="2026-09-22T16:38:00Z"/>
          <w:rFonts w:ascii="Palatino" w:hAnsi="Palatino"/>
        </w:rPr>
      </w:pPr>
      <w:del w:id="242" w:author="Comparison" w:date="2026-09-22T12:38:00Z" w16du:dateUtc="2026-09-22T16:38:00Z">
        <w:r w:rsidRPr="00A57D50">
          <w:rPr>
            <w:rFonts w:ascii="Palatino" w:hAnsi="Palatino"/>
          </w:rPr>
          <w:delText xml:space="preserve">Procurador </w:delText>
        </w:r>
        <w:r>
          <w:rPr>
            <w:rFonts w:ascii="Palatino" w:hAnsi="Palatino"/>
          </w:rPr>
          <w:delText xml:space="preserve">de Justiça: Dr. </w:delText>
        </w:r>
        <w:r w:rsidRPr="00A57D50">
          <w:rPr>
            <w:rFonts w:ascii="Palatino" w:hAnsi="Palatino"/>
          </w:rPr>
          <w:delText>: Elvys de Paula Freitas</w:delText>
        </w:r>
      </w:del>
    </w:p>
    <w:p w14:paraId="5FDE2D9D" w14:textId="77777777" w:rsidR="00874573" w:rsidRPr="00A57D50" w:rsidRDefault="00874573" w:rsidP="00874573">
      <w:pPr>
        <w:pBdr>
          <w:bottom w:val="single" w:sz="4" w:space="1" w:color="auto"/>
        </w:pBdr>
        <w:spacing w:after="0"/>
        <w:rPr>
          <w:del w:id="243" w:author="Comparison" w:date="2026-09-22T12:38:00Z" w16du:dateUtc="2026-09-22T16:38:00Z"/>
          <w:rFonts w:ascii="Palatino" w:hAnsi="Palatino"/>
        </w:rPr>
      </w:pPr>
    </w:p>
    <w:p w14:paraId="6988D18D" w14:textId="77777777" w:rsidR="00A57D50" w:rsidRPr="00A57D50" w:rsidRDefault="00A57D50" w:rsidP="0006025D">
      <w:pPr>
        <w:spacing w:after="0"/>
        <w:rPr>
          <w:del w:id="244" w:author="Comparison" w:date="2026-09-22T12:38:00Z" w16du:dateUtc="2026-09-22T16:38:00Z"/>
          <w:rFonts w:ascii="Palatino" w:hAnsi="Palatino"/>
        </w:rPr>
      </w:pPr>
    </w:p>
    <w:p w14:paraId="40DBEF2E" w14:textId="77777777" w:rsidR="00874573" w:rsidRPr="00A57D50" w:rsidRDefault="00622BEC" w:rsidP="00874573">
      <w:pPr>
        <w:spacing w:after="0"/>
        <w:rPr>
          <w:del w:id="245" w:author="Comparison" w:date="2026-09-22T12:38:00Z" w16du:dateUtc="2026-09-22T16:38:00Z"/>
          <w:rFonts w:ascii="Palatino" w:hAnsi="Palatino"/>
          <w:b/>
          <w:bCs/>
        </w:rPr>
      </w:pPr>
      <w:del w:id="246" w:author="Comparison" w:date="2026-09-22T12:38:00Z" w16du:dateUtc="2026-09-22T16:38:00Z">
        <w:r>
          <w:rPr>
            <w:rFonts w:ascii="Palatino" w:hAnsi="Palatino"/>
            <w:b/>
            <w:bCs/>
          </w:rPr>
          <w:delText>10.</w:delText>
        </w:r>
        <w:r w:rsidR="007F051D" w:rsidRPr="00A57D50">
          <w:rPr>
            <w:rFonts w:ascii="Palatino" w:hAnsi="Palatino"/>
            <w:b/>
            <w:bCs/>
          </w:rPr>
          <w:delText xml:space="preserve">Apelação Cível </w:delText>
        </w:r>
        <w:r w:rsidR="007F051D">
          <w:rPr>
            <w:rFonts w:ascii="Palatino" w:hAnsi="Palatino"/>
            <w:b/>
            <w:bCs/>
          </w:rPr>
          <w:delText xml:space="preserve"> nº </w:delText>
        </w:r>
        <w:r w:rsidR="00874573" w:rsidRPr="00A57D50">
          <w:rPr>
            <w:rFonts w:ascii="Palatino" w:hAnsi="Palatino"/>
            <w:b/>
            <w:bCs/>
          </w:rPr>
          <w:delText xml:space="preserve">0760899-63.2022.8.04.0001  </w:delText>
        </w:r>
        <w:r w:rsidR="00A0441A">
          <w:rPr>
            <w:rFonts w:ascii="Palatino" w:hAnsi="Palatino" w:cs="Arial"/>
            <w:b/>
            <w:bCs/>
          </w:rPr>
          <w:delText>Sustentação oral</w:delText>
        </w:r>
        <w:r w:rsidR="00A0441A" w:rsidRPr="00E24BA0">
          <w:rPr>
            <w:rFonts w:ascii="Palatino" w:hAnsi="Palatino" w:cs="Arial"/>
            <w:b/>
            <w:bCs/>
          </w:rPr>
          <w:delText xml:space="preserve">  </w:delText>
        </w:r>
        <w:r w:rsidR="00A0441A">
          <w:rPr>
            <w:rFonts w:ascii="Palatino" w:hAnsi="Palatino" w:cs="Arial"/>
            <w:b/>
            <w:bCs/>
          </w:rPr>
          <w:delText>Apelante</w:delText>
        </w:r>
      </w:del>
    </w:p>
    <w:p w14:paraId="50739333" w14:textId="77777777" w:rsidR="00874573" w:rsidRPr="00A57D50" w:rsidRDefault="00874573" w:rsidP="00874573">
      <w:pPr>
        <w:spacing w:after="0"/>
        <w:rPr>
          <w:del w:id="247" w:author="Comparison" w:date="2026-09-22T12:38:00Z" w16du:dateUtc="2026-09-22T16:38:00Z"/>
          <w:rFonts w:ascii="Palatino" w:hAnsi="Palatino"/>
        </w:rPr>
      </w:pPr>
      <w:del w:id="24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7ª Vara Cível e de Acidentes de Trabalho</w:delText>
        </w:r>
      </w:del>
    </w:p>
    <w:p w14:paraId="7CE2DD0C" w14:textId="77777777" w:rsidR="00874573" w:rsidRPr="00A57D50" w:rsidRDefault="00874573" w:rsidP="00874573">
      <w:pPr>
        <w:spacing w:after="0"/>
        <w:rPr>
          <w:del w:id="249" w:author="Comparison" w:date="2026-09-22T12:38:00Z" w16du:dateUtc="2026-09-22T16:38:00Z"/>
          <w:rFonts w:ascii="Palatino" w:hAnsi="Palatino"/>
        </w:rPr>
      </w:pPr>
      <w:del w:id="25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Rosselberto Himenes</w:delText>
        </w:r>
      </w:del>
    </w:p>
    <w:p w14:paraId="2647072D" w14:textId="77777777" w:rsidR="00874573" w:rsidRPr="00A57D50" w:rsidRDefault="00622BEC" w:rsidP="006E5F10">
      <w:pPr>
        <w:spacing w:after="0"/>
        <w:ind w:right="-1443"/>
        <w:rPr>
          <w:del w:id="251" w:author="Comparison" w:date="2026-09-22T12:38:00Z" w16du:dateUtc="2026-09-22T16:38:00Z"/>
          <w:rFonts w:ascii="Palatino" w:hAnsi="Palatino"/>
        </w:rPr>
      </w:pPr>
      <w:del w:id="252" w:author="Comparison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874573" w:rsidRPr="00A57D50">
          <w:rPr>
            <w:rFonts w:ascii="Palatino" w:hAnsi="Palatino"/>
            <w:b/>
            <w:bCs/>
          </w:rPr>
          <w:delText>: Amazonas Distribuidora de Energia S/A.</w:delText>
        </w:r>
        <w:r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br/>
          <w:delText xml:space="preserve">Advogado  </w:delText>
        </w:r>
        <w:r w:rsidR="00874573" w:rsidRPr="00A57D50">
          <w:rPr>
            <w:rFonts w:ascii="Palatino" w:hAnsi="Palatino"/>
          </w:rPr>
          <w:delText>: Décio Flávio Gonçalves Torres Freire (697A/AM).</w:delText>
        </w:r>
        <w:r w:rsidR="006E5F10">
          <w:rPr>
            <w:rFonts w:ascii="Palatino" w:hAnsi="Palatino"/>
          </w:rPr>
          <w:delText xml:space="preserve"> </w:delText>
        </w:r>
        <w:r w:rsidR="006E5F10" w:rsidRPr="00A57D50">
          <w:rPr>
            <w:rFonts w:ascii="Palatino" w:hAnsi="Palatino"/>
          </w:rPr>
          <w:delText xml:space="preserve"> (56543/MG).</w:delText>
        </w:r>
        <w:r w:rsidR="00874573" w:rsidRPr="00A57D50">
          <w:rPr>
            <w:rFonts w:ascii="Palatino" w:hAnsi="Palatino"/>
          </w:rPr>
          <w:br/>
        </w:r>
        <w:r w:rsidR="00874573" w:rsidRPr="00A57D50">
          <w:rPr>
            <w:rFonts w:ascii="Palatino" w:hAnsi="Palatino"/>
            <w:b/>
            <w:bCs/>
          </w:rPr>
          <w:delText xml:space="preserve">Apelada    : Maria Anita Cordovil dos Santos. </w:delText>
        </w:r>
        <w:r w:rsidR="00874573" w:rsidRPr="00A57D50">
          <w:rPr>
            <w:rFonts w:ascii="Palatino" w:hAnsi="Palatino"/>
            <w:b/>
            <w:bCs/>
          </w:rPr>
          <w:br/>
        </w:r>
        <w:r w:rsidR="00874573" w:rsidRPr="00A57D50">
          <w:rPr>
            <w:rFonts w:ascii="Palatino" w:hAnsi="Palatino"/>
          </w:rPr>
          <w:delText>Advogado</w:delText>
        </w:r>
        <w:r w:rsidR="00874573">
          <w:rPr>
            <w:rFonts w:ascii="Palatino" w:hAnsi="Palatino"/>
          </w:rPr>
          <w:delText xml:space="preserve">s: </w:delText>
        </w:r>
        <w:r w:rsidR="00874573" w:rsidRPr="00A57D50">
          <w:rPr>
            <w:rFonts w:ascii="Palatino" w:hAnsi="Palatino"/>
          </w:rPr>
          <w:delText xml:space="preserve"> Soc. Advo</w:delText>
        </w:r>
        <w:r w:rsidR="00874573">
          <w:rPr>
            <w:rFonts w:ascii="Palatino" w:hAnsi="Palatino"/>
          </w:rPr>
          <w:delText>s-</w:delText>
        </w:r>
        <w:r w:rsidR="00874573" w:rsidRPr="00A57D50">
          <w:rPr>
            <w:rFonts w:ascii="Palatino" w:hAnsi="Palatino"/>
          </w:rPr>
          <w:delText xml:space="preserve">Andrade Neto Sociedade de Advogados (440/AM). Benhur Medim dos Santos (12176/AM). Mário Batista de Andrade Neto (5083/AM). </w:delText>
        </w:r>
      </w:del>
    </w:p>
    <w:p w14:paraId="0DEB1FE5" w14:textId="77777777" w:rsidR="006E5F10" w:rsidRDefault="00874573" w:rsidP="00874573">
      <w:pPr>
        <w:spacing w:after="0"/>
        <w:rPr>
          <w:del w:id="253" w:author="Comparison" w:date="2026-09-22T12:38:00Z" w16du:dateUtc="2026-09-22T16:38:00Z"/>
          <w:rFonts w:ascii="Palatino" w:hAnsi="Palatino"/>
          <w:b/>
          <w:bCs/>
        </w:rPr>
      </w:pPr>
      <w:del w:id="254" w:author="Comparison" w:date="2026-09-22T12:38:00Z" w16du:dateUtc="2026-09-22T16:38:00Z">
        <w:r>
          <w:rPr>
            <w:rFonts w:ascii="Palatino" w:hAnsi="Palatino"/>
            <w:b/>
            <w:bCs/>
          </w:rPr>
          <w:delText>Pres</w:delText>
        </w:r>
        <w:r w:rsidR="006E5F10">
          <w:rPr>
            <w:rFonts w:ascii="Palatino" w:hAnsi="Palatino"/>
            <w:b/>
            <w:bCs/>
          </w:rPr>
          <w:delText>idente</w:delText>
        </w:r>
        <w:r>
          <w:rPr>
            <w:rFonts w:ascii="Palatino" w:hAnsi="Palatino"/>
            <w:b/>
            <w:bCs/>
          </w:rPr>
          <w:delText>/</w:delText>
        </w:r>
        <w:r w:rsidR="006E5F10">
          <w:rPr>
            <w:rFonts w:ascii="Palatino" w:hAnsi="Palatino"/>
            <w:b/>
            <w:bCs/>
          </w:rPr>
          <w:delText>Membro:</w:delText>
        </w:r>
        <w:r w:rsidR="006E5F10" w:rsidRPr="006E5F10">
          <w:rPr>
            <w:rFonts w:ascii="Palatino" w:hAnsi="Palatino"/>
          </w:rPr>
          <w:delText xml:space="preserve"> </w:delText>
        </w:r>
        <w:r w:rsidR="006E5F10">
          <w:rPr>
            <w:rFonts w:ascii="Palatino" w:hAnsi="Palatino"/>
          </w:rPr>
          <w:delText>Exmo.Sr.Des.</w:delText>
        </w:r>
        <w:r w:rsidR="006E5F10" w:rsidRPr="00A57D50">
          <w:rPr>
            <w:rFonts w:ascii="Palatino" w:hAnsi="Palatino"/>
          </w:rPr>
          <w:delText>Cláudio César Ramalheira Roessing</w:delText>
        </w:r>
      </w:del>
    </w:p>
    <w:p w14:paraId="10333FCE" w14:textId="77777777" w:rsidR="00874573" w:rsidRPr="00A57D50" w:rsidRDefault="00874573" w:rsidP="00874573">
      <w:pPr>
        <w:spacing w:after="0"/>
        <w:rPr>
          <w:del w:id="255" w:author="Comparison" w:date="2026-09-22T12:38:00Z" w16du:dateUtc="2026-09-22T16:38:00Z"/>
          <w:rFonts w:ascii="Palatino" w:hAnsi="Palatino"/>
          <w:b/>
          <w:bCs/>
        </w:rPr>
      </w:pPr>
      <w:del w:id="256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11D2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19236A60" w14:textId="77777777" w:rsidR="00874573" w:rsidRPr="00A57D50" w:rsidRDefault="00874573" w:rsidP="00874573">
      <w:pPr>
        <w:spacing w:after="0"/>
        <w:rPr>
          <w:del w:id="257" w:author="Comparison" w:date="2026-09-22T12:38:00Z" w16du:dateUtc="2026-09-22T16:38:00Z"/>
          <w:rFonts w:ascii="Palatino" w:hAnsi="Palatino"/>
        </w:rPr>
      </w:pPr>
      <w:del w:id="25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</w:delText>
        </w:r>
        <w:r w:rsidRPr="00A57D50">
          <w:rPr>
            <w:rFonts w:ascii="Palatino" w:hAnsi="Palatino"/>
          </w:rPr>
          <w:delText xml:space="preserve">Rogério José da Costa Vieira </w:delText>
        </w:r>
        <w:r>
          <w:rPr>
            <w:rFonts w:ascii="Palatino" w:hAnsi="Palatino"/>
          </w:rPr>
          <w:delText xml:space="preserve"> </w:delText>
        </w:r>
      </w:del>
    </w:p>
    <w:p w14:paraId="7EB4A29D" w14:textId="77777777" w:rsidR="00874573" w:rsidRPr="00A57D50" w:rsidRDefault="00874573" w:rsidP="00874573">
      <w:pPr>
        <w:spacing w:after="0"/>
        <w:rPr>
          <w:del w:id="259" w:author="Comparison" w:date="2026-09-22T12:38:00Z" w16du:dateUtc="2026-09-22T16:38:00Z"/>
          <w:rFonts w:ascii="Palatino" w:hAnsi="Palatino"/>
        </w:rPr>
      </w:pPr>
      <w:bookmarkStart w:id="260" w:name="_Hlk175071795"/>
      <w:del w:id="261" w:author="Comparison" w:date="2026-09-22T12:38:00Z" w16du:dateUtc="2026-09-22T16:38:00Z">
        <w:r>
          <w:rPr>
            <w:rFonts w:ascii="Palatino" w:hAnsi="Palatino"/>
            <w:b/>
            <w:bCs/>
          </w:rPr>
          <w:delText>Averbação de Impedimento</w:delText>
        </w:r>
        <w:r w:rsidRPr="007F051D">
          <w:rPr>
            <w:rFonts w:ascii="Palatino" w:hAnsi="Palatino"/>
          </w:rPr>
          <w:delText xml:space="preserve">: </w:delText>
        </w:r>
        <w:r w:rsidR="007F051D" w:rsidRPr="007F051D">
          <w:rPr>
            <w:rFonts w:ascii="Palatino" w:hAnsi="Palatino"/>
          </w:rPr>
          <w:delText xml:space="preserve"> </w:delText>
        </w:r>
        <w:r w:rsidRPr="007F051D">
          <w:rPr>
            <w:rFonts w:ascii="Palatino" w:hAnsi="Palatino"/>
          </w:rPr>
          <w:delText xml:space="preserve">  </w:delText>
        </w:r>
        <w:r w:rsidRPr="007F051D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Maria das Graças Pessoa Figueiredo</w:delText>
        </w:r>
      </w:del>
    </w:p>
    <w:p w14:paraId="72CF54A6" w14:textId="77777777" w:rsidR="00874573" w:rsidRDefault="007F051D" w:rsidP="00874573">
      <w:pPr>
        <w:spacing w:after="0"/>
        <w:rPr>
          <w:del w:id="262" w:author="Comparison" w:date="2026-09-22T12:38:00Z" w16du:dateUtc="2026-09-22T16:38:00Z"/>
          <w:rFonts w:ascii="Palatino" w:hAnsi="Palatino"/>
          <w:b/>
          <w:bCs/>
        </w:rPr>
      </w:pPr>
      <w:del w:id="263" w:author="Comparison" w:date="2026-09-22T12:38:00Z" w16du:dateUtc="2026-09-22T16:38:00Z">
        <w:r>
          <w:rPr>
            <w:rFonts w:ascii="Palatino" w:hAnsi="Palatino"/>
            <w:b/>
            <w:bCs/>
          </w:rPr>
          <w:delText>Averbação de Suspeição: Exmo.Sr.Des.</w:delText>
        </w:r>
        <w:r w:rsidRPr="007F051D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Flávio Humberto Pascarelli Lopes</w:delText>
        </w:r>
      </w:del>
    </w:p>
    <w:bookmarkEnd w:id="260"/>
    <w:p w14:paraId="16EF48A3" w14:textId="77777777" w:rsidR="00874573" w:rsidRDefault="00874573" w:rsidP="007F051D">
      <w:pPr>
        <w:pBdr>
          <w:bottom w:val="single" w:sz="4" w:space="1" w:color="auto"/>
        </w:pBdr>
        <w:spacing w:after="0"/>
        <w:rPr>
          <w:del w:id="264" w:author="Comparison" w:date="2026-09-22T12:38:00Z" w16du:dateUtc="2026-09-22T16:38:00Z"/>
          <w:rFonts w:ascii="Palatino" w:hAnsi="Palatino"/>
          <w:b/>
          <w:bCs/>
        </w:rPr>
      </w:pPr>
    </w:p>
    <w:p w14:paraId="74C25114" w14:textId="77777777" w:rsidR="00622BEC" w:rsidRDefault="00622BEC" w:rsidP="004A30A5">
      <w:pPr>
        <w:spacing w:after="0"/>
        <w:rPr>
          <w:del w:id="265" w:author="Comparison" w:date="2026-09-22T12:38:00Z" w16du:dateUtc="2026-09-22T16:38:00Z"/>
          <w:rFonts w:ascii="Palatino" w:hAnsi="Palatino"/>
          <w:b/>
          <w:bCs/>
        </w:rPr>
      </w:pPr>
    </w:p>
    <w:p w14:paraId="5DAD717D" w14:textId="77777777" w:rsidR="00720D3C" w:rsidRDefault="00720D3C" w:rsidP="004A30A5">
      <w:pPr>
        <w:spacing w:after="0"/>
        <w:rPr>
          <w:del w:id="266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61E7A0C0" w14:textId="77777777" w:rsidR="00E81C10" w:rsidRDefault="00E81C10" w:rsidP="004A30A5">
      <w:pPr>
        <w:spacing w:after="0"/>
        <w:rPr>
          <w:del w:id="267" w:author="Comparison" w:date="2026-09-22T12:38:00Z" w16du:dateUtc="2026-09-22T16:38:00Z"/>
          <w:rFonts w:ascii="Palatino" w:hAnsi="Palatino"/>
          <w:b/>
          <w:bCs/>
          <w:u w:val="single"/>
        </w:rPr>
      </w:pPr>
      <w:bookmarkStart w:id="268" w:name="_Hlk175085301"/>
    </w:p>
    <w:p w14:paraId="0E0EC583" w14:textId="77777777" w:rsidR="00E81C10" w:rsidRDefault="00E81C10" w:rsidP="004A30A5">
      <w:pPr>
        <w:spacing w:after="0"/>
        <w:rPr>
          <w:del w:id="269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67BBEB4F" w14:textId="77777777" w:rsidR="00E81C10" w:rsidRDefault="00E81C10" w:rsidP="004A30A5">
      <w:pPr>
        <w:spacing w:after="0"/>
        <w:rPr>
          <w:del w:id="270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2F3F22CC" w14:textId="77777777" w:rsidR="00E81C10" w:rsidRDefault="00E81C10" w:rsidP="004A30A5">
      <w:pPr>
        <w:spacing w:after="0"/>
        <w:rPr>
          <w:del w:id="271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2426B192" w14:textId="77777777" w:rsidR="00E81C10" w:rsidRDefault="00E81C10" w:rsidP="004A30A5">
      <w:pPr>
        <w:spacing w:after="0"/>
        <w:rPr>
          <w:del w:id="272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7B76F01F" w14:textId="77777777" w:rsidR="00E81C10" w:rsidRDefault="00E81C10" w:rsidP="004A30A5">
      <w:pPr>
        <w:spacing w:after="0"/>
        <w:rPr>
          <w:del w:id="273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1CE6DD69" w14:textId="77777777" w:rsidR="00E81C10" w:rsidRDefault="00E81C10" w:rsidP="004A30A5">
      <w:pPr>
        <w:spacing w:after="0"/>
        <w:rPr>
          <w:del w:id="274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5FC8BA44" w14:textId="77777777" w:rsidR="00E81C10" w:rsidRDefault="00E81C10" w:rsidP="004A30A5">
      <w:pPr>
        <w:spacing w:after="0"/>
        <w:rPr>
          <w:del w:id="275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329EBA97" w14:textId="77777777" w:rsidR="00E81C10" w:rsidRDefault="00E81C10" w:rsidP="004A30A5">
      <w:pPr>
        <w:spacing w:after="0"/>
        <w:rPr>
          <w:del w:id="276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0E68FE50" w14:textId="77777777" w:rsidR="00E81C10" w:rsidRDefault="00E81C10" w:rsidP="004A30A5">
      <w:pPr>
        <w:spacing w:after="0"/>
        <w:rPr>
          <w:del w:id="277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6CF0F32A" w14:textId="77777777" w:rsidR="00E81C10" w:rsidRDefault="00E81C10" w:rsidP="004A30A5">
      <w:pPr>
        <w:spacing w:after="0"/>
        <w:rPr>
          <w:del w:id="278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72AD839F" w14:textId="77777777" w:rsidR="00E81C10" w:rsidRDefault="00E81C10" w:rsidP="004A30A5">
      <w:pPr>
        <w:spacing w:after="0"/>
        <w:rPr>
          <w:del w:id="279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059F6439" w14:textId="77777777" w:rsidR="00E81C10" w:rsidRDefault="00E81C10" w:rsidP="004A30A5">
      <w:pPr>
        <w:spacing w:after="0"/>
        <w:rPr>
          <w:del w:id="280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4ED4A31E" w14:textId="77777777" w:rsidR="00E81C10" w:rsidRDefault="00E81C10" w:rsidP="004A30A5">
      <w:pPr>
        <w:spacing w:after="0"/>
        <w:rPr>
          <w:del w:id="281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4E828985" w14:textId="77777777" w:rsidR="00E81C10" w:rsidRDefault="00E81C10" w:rsidP="004A30A5">
      <w:pPr>
        <w:spacing w:after="0"/>
        <w:rPr>
          <w:del w:id="282" w:author="Comparison" w:date="2026-09-22T12:38:00Z" w16du:dateUtc="2026-09-22T16:38:00Z"/>
          <w:rFonts w:ascii="Palatino" w:hAnsi="Palatino"/>
          <w:b/>
          <w:bCs/>
          <w:u w:val="single"/>
        </w:rPr>
      </w:pPr>
    </w:p>
    <w:p w14:paraId="00E28212" w14:textId="77777777" w:rsidR="004A30A5" w:rsidRPr="00AB2843" w:rsidRDefault="004A30A5" w:rsidP="004A30A5">
      <w:pPr>
        <w:spacing w:after="0"/>
        <w:rPr>
          <w:del w:id="283" w:author="Comparison" w:date="2026-09-22T12:38:00Z" w16du:dateUtc="2026-09-22T16:38:00Z"/>
          <w:rFonts w:ascii="Palatino" w:hAnsi="Palatino"/>
          <w:b/>
          <w:bCs/>
          <w:u w:val="single"/>
        </w:rPr>
      </w:pPr>
      <w:del w:id="284" w:author="Comparison" w:date="2026-09-22T12:38:00Z" w16du:dateUtc="2026-09-22T16:38:00Z">
        <w:r w:rsidRPr="00AB2843">
          <w:rPr>
            <w:rFonts w:ascii="Palatino" w:hAnsi="Palatino"/>
            <w:b/>
            <w:bCs/>
            <w:u w:val="single"/>
          </w:rPr>
          <w:delText>Relator: Exmo. Sr. Des. Flávio Humberto Pascarelli Lopes</w:delText>
        </w:r>
      </w:del>
    </w:p>
    <w:p w14:paraId="0CA49C59" w14:textId="77777777" w:rsidR="004A30A5" w:rsidRPr="00AB2843" w:rsidRDefault="004A30A5" w:rsidP="004A30A5">
      <w:pPr>
        <w:spacing w:after="0"/>
        <w:rPr>
          <w:del w:id="285" w:author="Comparison" w:date="2026-09-22T12:38:00Z" w16du:dateUtc="2026-09-22T16:38:00Z"/>
          <w:rFonts w:ascii="Palatino" w:hAnsi="Palatino"/>
        </w:rPr>
      </w:pPr>
      <w:del w:id="286" w:author="Comparison" w:date="2026-09-22T12:38:00Z" w16du:dateUtc="2026-09-22T16:38:00Z">
        <w:r w:rsidRPr="00AB2843">
          <w:rPr>
            <w:rFonts w:ascii="Palatino" w:hAnsi="Palatino"/>
          </w:rPr>
          <w:delText xml:space="preserve">Membros: </w:delText>
        </w:r>
        <w:r w:rsidR="00F07A42" w:rsidRPr="00F07A42">
          <w:rPr>
            <w:rFonts w:ascii="Palatino" w:hAnsi="Palatino"/>
            <w:bCs/>
          </w:rPr>
          <w:delText>Exma.Sra.Desa.Maria das Graças Pessoa Figueiredo</w:delText>
        </w:r>
        <w:r w:rsidRPr="00AB2843">
          <w:rPr>
            <w:rFonts w:ascii="Palatino" w:hAnsi="Palatino"/>
          </w:rPr>
          <w:delText xml:space="preserve">, </w:delText>
        </w:r>
        <w:r w:rsidR="00F07A42">
          <w:rPr>
            <w:rFonts w:ascii="Palatino" w:hAnsi="Palatino"/>
          </w:rPr>
          <w:delText>Exmo.Sr.Des.</w:delText>
        </w:r>
        <w:r w:rsidR="00F07A42" w:rsidRPr="00A57D50">
          <w:rPr>
            <w:rFonts w:ascii="Palatino" w:hAnsi="Palatino"/>
          </w:rPr>
          <w:delText>Cláudio César Ramalheira Roessing</w:delText>
        </w:r>
        <w:r>
          <w:rPr>
            <w:rFonts w:ascii="Palatino" w:hAnsi="Palatino"/>
            <w:b/>
            <w:bCs/>
          </w:rPr>
          <w:delText xml:space="preserve"> </w:delText>
        </w:r>
        <w:r w:rsidRPr="00AB2843">
          <w:rPr>
            <w:rFonts w:ascii="Palatino" w:hAnsi="Palatino"/>
          </w:rPr>
          <w:delText>e, em caso de ausência, impedimento ou suspeição de um deste</w:delText>
        </w:r>
        <w:r>
          <w:rPr>
            <w:rFonts w:ascii="Palatino" w:hAnsi="Palatino"/>
          </w:rPr>
          <w:delText>s</w:delText>
        </w:r>
        <w:r w:rsidRPr="00AB2843">
          <w:rPr>
            <w:rFonts w:ascii="Palatino" w:hAnsi="Palatino"/>
          </w:rPr>
          <w:delText>, a Exma. Sra. Desa. Joana dos Santos Meirelles.</w:delText>
        </w:r>
      </w:del>
    </w:p>
    <w:bookmarkEnd w:id="268"/>
    <w:p w14:paraId="220EB177" w14:textId="77777777" w:rsidR="00A6486A" w:rsidRDefault="00A6486A" w:rsidP="00874573">
      <w:pPr>
        <w:spacing w:after="0"/>
        <w:rPr>
          <w:del w:id="287" w:author="Comparison" w:date="2026-09-22T12:38:00Z" w16du:dateUtc="2026-09-22T16:38:00Z"/>
          <w:rFonts w:ascii="Palatino" w:hAnsi="Palatino"/>
          <w:b/>
          <w:bCs/>
        </w:rPr>
      </w:pPr>
    </w:p>
    <w:p w14:paraId="28BAEAE0" w14:textId="77777777" w:rsidR="00906F0C" w:rsidRPr="00612C5B" w:rsidRDefault="00622BEC" w:rsidP="00A0441A">
      <w:pPr>
        <w:autoSpaceDE w:val="0"/>
        <w:autoSpaceDN w:val="0"/>
        <w:adjustRightInd w:val="0"/>
        <w:spacing w:after="0" w:line="240" w:lineRule="auto"/>
        <w:ind w:right="-1443"/>
        <w:rPr>
          <w:del w:id="288" w:author="Comparison" w:date="2026-09-22T12:38:00Z" w16du:dateUtc="2026-09-22T16:38:00Z"/>
          <w:rFonts w:ascii="Palatino" w:hAnsi="Palatino" w:cs="Arial"/>
          <w:b/>
          <w:bCs/>
        </w:rPr>
      </w:pPr>
      <w:del w:id="289" w:author="Comparison" w:date="2026-09-22T12:38:00Z" w16du:dateUtc="2026-09-22T16:38:00Z">
        <w:r>
          <w:rPr>
            <w:rFonts w:ascii="Palatino" w:hAnsi="Palatino"/>
            <w:b/>
            <w:bCs/>
          </w:rPr>
          <w:delText>11.</w:delText>
        </w:r>
        <w:r w:rsidR="00906F0C" w:rsidRPr="00612C5B">
          <w:rPr>
            <w:rFonts w:ascii="Palatino" w:hAnsi="Palatino"/>
            <w:b/>
            <w:bCs/>
          </w:rPr>
          <w:delText xml:space="preserve"> Apelação Cível nº</w:delText>
        </w:r>
        <w:r w:rsidR="00906F0C" w:rsidRPr="00612C5B">
          <w:rPr>
            <w:rFonts w:ascii="Palatino" w:hAnsi="Palatino" w:cs="Arial"/>
            <w:b/>
            <w:bCs/>
          </w:rPr>
          <w:delText xml:space="preserve"> 0253408-48.2011.8.04.0001</w:delText>
        </w:r>
        <w:r w:rsidR="00906F0C">
          <w:rPr>
            <w:rFonts w:ascii="Palatino" w:hAnsi="Palatino" w:cs="Arial"/>
            <w:b/>
            <w:bCs/>
          </w:rPr>
          <w:delText xml:space="preserve"> (Prorrog.Pedido de Vista Desa.Graça F. 19.8.24)</w:delText>
        </w:r>
        <w:r w:rsidR="00906F0C" w:rsidRPr="00612C5B">
          <w:rPr>
            <w:rFonts w:ascii="Palatino" w:hAnsi="Palatino" w:cs="Arial"/>
            <w:b/>
            <w:bCs/>
          </w:rPr>
          <w:delText xml:space="preserve">     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612C5B">
          <w:rPr>
            <w:rFonts w:ascii="Palatino" w:hAnsi="Palatino" w:cs="Arial"/>
            <w:b/>
            <w:bCs/>
          </w:rPr>
          <w:delText xml:space="preserve"> </w:delText>
        </w:r>
      </w:del>
    </w:p>
    <w:p w14:paraId="25D15DE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734"/>
        <w:rPr>
          <w:del w:id="290" w:author="Comparison" w:date="2026-09-22T12:38:00Z" w16du:dateUtc="2026-09-22T16:38:00Z"/>
          <w:rFonts w:ascii="Palatino" w:hAnsi="Palatino" w:cs="Arial"/>
          <w:b/>
          <w:bCs/>
        </w:rPr>
      </w:pPr>
      <w:del w:id="291" w:author="Comparison" w:date="2026-09-22T12:38:00Z" w16du:dateUtc="2026-09-22T16:38:00Z">
        <w:r w:rsidRPr="009D0793">
          <w:rPr>
            <w:rFonts w:ascii="Palatino" w:hAnsi="Palatino" w:cs="Arial"/>
            <w:b/>
            <w:bCs/>
          </w:rPr>
          <w:delText>Origem</w:delText>
        </w:r>
        <w:r w:rsidRPr="009D0793">
          <w:rPr>
            <w:rFonts w:ascii="Palatino" w:hAnsi="Palatino" w:cs="Arial"/>
          </w:rPr>
          <w:delText>: 3ª Vara Cível e de Acidentes de Trabalho</w:delText>
        </w:r>
        <w:r w:rsidRPr="009D0793">
          <w:rPr>
            <w:rFonts w:ascii="Palatino" w:hAnsi="Palatino" w:cs="Arial"/>
            <w:b/>
            <w:bCs/>
          </w:rPr>
          <w:delText xml:space="preserve">   </w:delText>
        </w:r>
        <w:r>
          <w:rPr>
            <w:rFonts w:ascii="Palatino" w:hAnsi="Palatino" w:cs="Arial"/>
            <w:b/>
            <w:bCs/>
          </w:rPr>
          <w:delText xml:space="preserve">  </w:delText>
        </w:r>
        <w:r w:rsidR="00A0441A"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hAnsi="Palatino" w:cs="Arial"/>
            <w:b/>
            <w:bCs/>
          </w:rPr>
          <w:delText xml:space="preserve">         </w:delText>
        </w:r>
        <w:r>
          <w:rPr>
            <w:rFonts w:ascii="Palatino" w:hAnsi="Palatino"/>
            <w:b/>
          </w:rPr>
          <w:delText xml:space="preserve"> </w:delText>
        </w:r>
      </w:del>
    </w:p>
    <w:p w14:paraId="6C0BD319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292" w:author="Comparison" w:date="2026-09-22T12:38:00Z" w16du:dateUtc="2026-09-22T16:38:00Z"/>
          <w:rFonts w:ascii="Palatino" w:hAnsi="Palatino" w:cs="Arial"/>
        </w:rPr>
      </w:pPr>
      <w:del w:id="293" w:author="Comparison" w:date="2026-09-22T12:38:00Z" w16du:dateUtc="2026-09-22T16:38:00Z">
        <w:r w:rsidRPr="009D0793">
          <w:rPr>
            <w:rFonts w:ascii="Palatino" w:hAnsi="Palatino" w:cs="Arial"/>
            <w:b/>
            <w:bCs/>
          </w:rPr>
          <w:delText>Juiz Prolato</w:delText>
        </w:r>
        <w:r w:rsidRPr="009D0793">
          <w:rPr>
            <w:rFonts w:ascii="Palatino" w:hAnsi="Palatino" w:cs="Arial"/>
          </w:rPr>
          <w:delText>r: Manuel Amaro Lima</w:delText>
        </w:r>
      </w:del>
    </w:p>
    <w:p w14:paraId="1CAE516B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1159"/>
        <w:rPr>
          <w:del w:id="294" w:author="Comparison" w:date="2026-09-22T12:38:00Z" w16du:dateUtc="2026-09-22T16:38:00Z"/>
          <w:rFonts w:ascii="Palatino" w:hAnsi="Palatino" w:cs="Arial"/>
        </w:rPr>
      </w:pPr>
      <w:del w:id="295" w:author="Comparison" w:date="2026-09-22T12:38:00Z" w16du:dateUtc="2026-09-22T16:38:00Z">
        <w:r w:rsidRPr="009D0793">
          <w:rPr>
            <w:rFonts w:ascii="Palatino" w:hAnsi="Palatino" w:cs="Arial"/>
            <w:b/>
            <w:bCs/>
          </w:rPr>
          <w:delText>Apelante     : Samsung Eletrônica da Amazônia Ltda.</w:delText>
        </w:r>
        <w:r w:rsidRPr="009D0793">
          <w:rPr>
            <w:rFonts w:ascii="Palatino" w:hAnsi="Palatino" w:cs="Arial"/>
          </w:rPr>
          <w:delText xml:space="preserve"> </w:delText>
        </w:r>
        <w:r w:rsidRPr="009D0793">
          <w:rPr>
            <w:rFonts w:ascii="Palatino" w:hAnsi="Palatino" w:cs="Arial"/>
          </w:rPr>
          <w:br/>
          <w:delText xml:space="preserve">Advogados : Keyth Yara Pontes Pina (3467/AM). Soc. Advs- Andrade GC Advogados (57/AM). </w:delText>
        </w:r>
        <w:r w:rsidRPr="009D0793">
          <w:rPr>
            <w:rFonts w:ascii="Palatino" w:hAnsi="Palatino" w:cs="Arial"/>
          </w:rPr>
          <w:br/>
        </w:r>
        <w:r w:rsidRPr="009D0793">
          <w:rPr>
            <w:rFonts w:ascii="Palatino" w:hAnsi="Palatino" w:cs="Arial"/>
            <w:b/>
            <w:bCs/>
          </w:rPr>
          <w:delText>Apelado       : Ecopack Indústria de Componentes Ltda.</w:delText>
        </w:r>
        <w:r w:rsidRPr="009D0793">
          <w:rPr>
            <w:rFonts w:ascii="Palatino" w:hAnsi="Palatino" w:cs="Arial"/>
          </w:rPr>
          <w:br/>
          <w:delText>Advogado    : Jonny Cleuter Simões Mendonça (8340/AM)</w:delText>
        </w:r>
      </w:del>
    </w:p>
    <w:p w14:paraId="6676445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296" w:author="Comparison" w:date="2026-09-22T12:38:00Z" w16du:dateUtc="2026-09-22T16:38:00Z"/>
          <w:rFonts w:ascii="Palatino" w:hAnsi="Palatino" w:cs="Arial"/>
        </w:rPr>
      </w:pPr>
      <w:del w:id="297" w:author="Comparison" w:date="2026-09-22T12:38:00Z" w16du:dateUtc="2026-09-22T16:38:00Z">
        <w:r w:rsidRPr="009D0793">
          <w:rPr>
            <w:rFonts w:ascii="Palatino" w:hAnsi="Palatino" w:cs="Arial"/>
          </w:rPr>
          <w:delText>Presidente</w:delText>
        </w:r>
        <w:r>
          <w:rPr>
            <w:rFonts w:ascii="Palatino" w:hAnsi="Palatino" w:cs="Arial"/>
          </w:rPr>
          <w:delText>/Membro</w:delText>
        </w:r>
        <w:r w:rsidRPr="009D0793">
          <w:rPr>
            <w:rFonts w:ascii="Palatino" w:hAnsi="Palatino" w:cs="Arial"/>
          </w:rPr>
          <w:delText xml:space="preserve">: </w:delText>
        </w:r>
        <w:r w:rsidRPr="009D0793">
          <w:rPr>
            <w:rFonts w:ascii="Palatino" w:hAnsi="Palatino" w:cs="Arial"/>
          </w:rPr>
          <w:tab/>
          <w:delText>Exmo. Sr. Des. Paulo César Caminha e Lima.</w:delText>
        </w:r>
      </w:del>
    </w:p>
    <w:p w14:paraId="6227DE7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298" w:author="Comparison" w:date="2026-09-22T12:38:00Z" w16du:dateUtc="2026-09-22T16:38:00Z"/>
          <w:rFonts w:ascii="Palatino" w:hAnsi="Palatino" w:cs="Arial"/>
          <w:b/>
          <w:bCs/>
        </w:rPr>
      </w:pPr>
      <w:del w:id="299" w:author="Comparison" w:date="2026-09-22T12:38:00Z" w16du:dateUtc="2026-09-22T16:38:00Z">
        <w:r w:rsidRPr="009D0793">
          <w:rPr>
            <w:rFonts w:ascii="Palatino" w:hAnsi="Palatino" w:cs="Arial"/>
            <w:b/>
            <w:bCs/>
          </w:rPr>
          <w:delText xml:space="preserve">Relator: </w:delText>
        </w:r>
        <w:r w:rsidRPr="009D0793">
          <w:rPr>
            <w:rFonts w:ascii="Palatino" w:hAnsi="Palatino" w:cs="Arial"/>
            <w:b/>
            <w:bCs/>
          </w:rPr>
          <w:tab/>
          <w:delText>Exmo. Sr. Des. Flávio Humberto Pascarelli Lopes</w:delText>
        </w:r>
      </w:del>
    </w:p>
    <w:p w14:paraId="2E8DA16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300" w:author="Comparison" w:date="2026-09-22T12:38:00Z" w16du:dateUtc="2026-09-22T16:38:00Z"/>
          <w:rFonts w:ascii="Palatino" w:hAnsi="Palatino" w:cs="Arial"/>
        </w:rPr>
      </w:pPr>
      <w:del w:id="301" w:author="Comparison" w:date="2026-09-22T12:38:00Z" w16du:dateUtc="2026-09-22T16:38:00Z">
        <w:r w:rsidRPr="009D0793">
          <w:rPr>
            <w:rFonts w:ascii="Palatino" w:hAnsi="Palatino" w:cs="Arial"/>
          </w:rPr>
          <w:delText xml:space="preserve">Membro: </w:delText>
        </w:r>
        <w:r w:rsidRPr="009D0793">
          <w:rPr>
            <w:rFonts w:ascii="Palatino" w:hAnsi="Palatino" w:cs="Arial"/>
          </w:rPr>
          <w:tab/>
          <w:delText>Exma. Sra. Desa. Maria das Graças Pessoa Figueiredo</w:delText>
        </w:r>
      </w:del>
    </w:p>
    <w:p w14:paraId="0A755B57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02" w:author="Comparison" w:date="2026-09-22T12:38:00Z" w16du:dateUtc="2026-09-22T16:38:00Z"/>
          <w:rFonts w:ascii="Palatino" w:hAnsi="Palatino" w:cs="Arial"/>
          <w:b/>
        </w:rPr>
      </w:pPr>
      <w:del w:id="303" w:author="Comparison" w:date="2026-09-22T12:38:00Z" w16du:dateUtc="2026-09-22T16:38:00Z">
        <w:r w:rsidRPr="006D34BA">
          <w:rPr>
            <w:rFonts w:ascii="Palatino" w:hAnsi="Palatino" w:cs="Arial"/>
            <w:b/>
          </w:rPr>
          <w:delText xml:space="preserve">Averbação de Impedimento: </w:delText>
        </w:r>
        <w:r w:rsidRPr="002D772E">
          <w:rPr>
            <w:rFonts w:ascii="Palatino" w:hAnsi="Palatino" w:cs="Arial"/>
            <w:b/>
          </w:rPr>
          <w:delText>Exma. Sra. Desa. Joana dos Santos Meirelles</w:delText>
        </w:r>
        <w:r w:rsidRPr="006D34BA">
          <w:rPr>
            <w:rFonts w:ascii="Palatino" w:hAnsi="Palatino" w:cs="Arial"/>
            <w:b/>
          </w:rPr>
          <w:delText xml:space="preserve"> </w:delText>
        </w:r>
      </w:del>
    </w:p>
    <w:p w14:paraId="533DBC32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04" w:author="Comparison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305" w:author="Comparison" w:date="2026-09-22T12:38:00Z" w16du:dateUtc="2026-09-22T16:38:00Z">
        <w:r w:rsidRPr="006D34BA">
          <w:rPr>
            <w:rFonts w:ascii="Palatino" w:hAnsi="Palatino" w:cs="Arial"/>
            <w:b/>
          </w:rPr>
          <w:delText>Averbação de Impedimento: Exmo. Sr. Des.</w:delText>
        </w:r>
        <w:r w:rsidRPr="006D34BA"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Cláudio César Ramalheira Roessing</w:delText>
        </w:r>
      </w:del>
    </w:p>
    <w:p w14:paraId="0269AEB9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06" w:author="Comparison" w:date="2026-09-22T12:38:00Z" w16du:dateUtc="2026-09-22T16:38:00Z"/>
          <w:rFonts w:ascii="Palatino" w:hAnsi="Palatino" w:cs="Arial"/>
          <w:b/>
          <w:bCs/>
        </w:rPr>
      </w:pPr>
      <w:del w:id="307" w:author="Comparison" w:date="2026-09-22T12:38:00Z" w16du:dateUtc="2026-09-22T16:38:00Z"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OBS: </w:delText>
        </w:r>
        <w:r w:rsidRPr="00612C5B">
          <w:rPr>
            <w:rFonts w:ascii="Palatino" w:hAnsi="Palatino" w:cs="Arial"/>
            <w:b/>
            <w:bCs/>
          </w:rPr>
          <w:delText xml:space="preserve">Sustentação Oral  </w:delText>
        </w:r>
        <w:r>
          <w:rPr>
            <w:rFonts w:ascii="Palatino" w:hAnsi="Palatino" w:cs="Arial"/>
            <w:b/>
            <w:bCs/>
          </w:rPr>
          <w:delText xml:space="preserve">proferida pelos advogados de </w:delText>
        </w:r>
        <w:r w:rsidRPr="00612C5B">
          <w:rPr>
            <w:rFonts w:ascii="Palatino" w:hAnsi="Palatino" w:cs="Arial"/>
            <w:b/>
            <w:bCs/>
          </w:rPr>
          <w:delText>Ambas as partes</w:delText>
        </w:r>
        <w:r>
          <w:rPr>
            <w:rFonts w:ascii="Palatino" w:hAnsi="Palatino" w:cs="Arial"/>
            <w:b/>
            <w:bCs/>
          </w:rPr>
          <w:delText xml:space="preserve"> em 12.08.24 .</w:delText>
        </w:r>
      </w:del>
    </w:p>
    <w:p w14:paraId="2B60998B" w14:textId="77777777" w:rsidR="00906F0C" w:rsidRPr="006D34BA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08" w:author="Comparison" w:date="2026-09-22T12:38:00Z" w16du:dateUtc="2026-09-22T16:38:00Z"/>
          <w:rFonts w:ascii="Palatino" w:hAnsi="Palatino" w:cs="Arial"/>
          <w:b/>
        </w:rPr>
      </w:pPr>
    </w:p>
    <w:p w14:paraId="33EF3507" w14:textId="77777777" w:rsidR="00906F0C" w:rsidRDefault="00906F0C" w:rsidP="00906F0C">
      <w:pPr>
        <w:spacing w:after="0"/>
        <w:rPr>
          <w:del w:id="309" w:author="Comparison" w:date="2026-09-22T12:38:00Z" w16du:dateUtc="2026-09-22T16:38:00Z"/>
          <w:rFonts w:ascii="Palatino" w:hAnsi="Palatino"/>
          <w:b/>
          <w:bCs/>
        </w:rPr>
      </w:pPr>
    </w:p>
    <w:p w14:paraId="7AD21B9D" w14:textId="77777777" w:rsidR="00906F0C" w:rsidRPr="0022092E" w:rsidRDefault="00622BEC" w:rsidP="00906F0C">
      <w:pPr>
        <w:spacing w:after="0"/>
        <w:ind w:right="-1159"/>
        <w:rPr>
          <w:del w:id="310" w:author="Comparison" w:date="2026-09-22T12:38:00Z" w16du:dateUtc="2026-09-22T16:38:00Z"/>
          <w:rFonts w:ascii="Palatino" w:hAnsi="Palatino"/>
          <w:b/>
          <w:bCs/>
        </w:rPr>
      </w:pPr>
      <w:del w:id="311" w:author="Comparison" w:date="2026-09-22T12:38:00Z" w16du:dateUtc="2026-09-22T16:38:00Z">
        <w:r>
          <w:rPr>
            <w:rFonts w:ascii="Palatino" w:hAnsi="Palatino"/>
            <w:b/>
            <w:bCs/>
          </w:rPr>
          <w:delText>12.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906F0C" w:rsidRPr="0022092E">
          <w:rPr>
            <w:rFonts w:ascii="Palatino" w:hAnsi="Palatino"/>
            <w:b/>
            <w:bCs/>
          </w:rPr>
          <w:delText xml:space="preserve">Agravo de Instrumento </w:delText>
        </w:r>
        <w:r w:rsidR="00906F0C">
          <w:rPr>
            <w:rFonts w:ascii="Palatino" w:hAnsi="Palatino"/>
            <w:b/>
            <w:bCs/>
          </w:rPr>
          <w:delText xml:space="preserve">nº4007148-06.2023.8.04.0000  </w:delText>
        </w:r>
        <w:r w:rsidR="00906F0C">
          <w:rPr>
            <w:rFonts w:ascii="Palatino" w:hAnsi="Palatino" w:cs="Arial"/>
            <w:b/>
            <w:bCs/>
          </w:rPr>
          <w:delText>Sustentação oral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/>
            <w:b/>
            <w:bCs/>
          </w:rPr>
          <w:delText>1º</w:delText>
        </w:r>
        <w:r w:rsidR="00906F0C" w:rsidRPr="0022092E">
          <w:rPr>
            <w:rFonts w:ascii="Palatino" w:hAnsi="Palatino"/>
            <w:b/>
            <w:bCs/>
          </w:rPr>
          <w:delText xml:space="preserve">Agravado  </w:delText>
        </w:r>
      </w:del>
    </w:p>
    <w:p w14:paraId="697A6093" w14:textId="77777777" w:rsidR="00906F0C" w:rsidRPr="0022092E" w:rsidRDefault="00906F0C" w:rsidP="00906F0C">
      <w:pPr>
        <w:spacing w:after="0"/>
        <w:rPr>
          <w:del w:id="312" w:author="Comparison" w:date="2026-09-22T12:38:00Z" w16du:dateUtc="2026-09-22T16:38:00Z"/>
          <w:rFonts w:ascii="Palatino" w:hAnsi="Palatino"/>
        </w:rPr>
      </w:pPr>
      <w:del w:id="313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6ª Vara Cível e de Acidentes de Trabalho</w:delText>
        </w:r>
        <w:r>
          <w:rPr>
            <w:rFonts w:ascii="Palatino" w:hAnsi="Palatino"/>
          </w:rPr>
          <w:delText xml:space="preserve">                  </w:delText>
        </w:r>
        <w:r w:rsidRPr="00906F0C">
          <w:rPr>
            <w:rFonts w:ascii="Palatino" w:hAnsi="Palatino"/>
            <w:b/>
          </w:rPr>
          <w:delText>(Adiado 19.8.24)</w:delText>
        </w:r>
      </w:del>
    </w:p>
    <w:p w14:paraId="16D7E210" w14:textId="77777777" w:rsidR="00906F0C" w:rsidRPr="0022092E" w:rsidRDefault="00906F0C" w:rsidP="00906F0C">
      <w:pPr>
        <w:spacing w:after="0"/>
        <w:rPr>
          <w:del w:id="314" w:author="Comparison" w:date="2026-09-22T12:38:00Z" w16du:dateUtc="2026-09-22T16:38:00Z"/>
          <w:rFonts w:ascii="Palatino" w:hAnsi="Palatino"/>
        </w:rPr>
      </w:pPr>
      <w:del w:id="315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Diógenes Vidal Pessoa Neto</w:delText>
        </w:r>
      </w:del>
    </w:p>
    <w:p w14:paraId="7308408C" w14:textId="77777777" w:rsidR="00906F0C" w:rsidRPr="0022092E" w:rsidRDefault="00906F0C" w:rsidP="00906F0C">
      <w:pPr>
        <w:spacing w:after="0"/>
        <w:ind w:right="-1585"/>
        <w:rPr>
          <w:del w:id="316" w:author="Comparison" w:date="2026-09-22T12:38:00Z" w16du:dateUtc="2026-09-22T16:38:00Z"/>
          <w:rFonts w:ascii="Palatino" w:hAnsi="Palatino"/>
          <w:b/>
          <w:bCs/>
        </w:rPr>
      </w:pPr>
      <w:del w:id="317" w:author="Comparison" w:date="2026-09-22T12:38:00Z" w16du:dateUtc="2026-09-22T16:38:00Z">
        <w:r w:rsidRPr="0022092E">
          <w:rPr>
            <w:rFonts w:ascii="Palatino" w:hAnsi="Palatino"/>
            <w:b/>
            <w:bCs/>
          </w:rPr>
          <w:delText>Agravante : Luiz Armando Moutinho Fartolino.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Ilmar Ferkruessen Mello Junior, (445418/SP). Guido Oliveira Amador (318258/SP).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1º</w:delText>
        </w:r>
        <w:r w:rsidRPr="0022092E">
          <w:rPr>
            <w:rFonts w:ascii="Palatino" w:hAnsi="Palatino"/>
            <w:b/>
            <w:bCs/>
          </w:rPr>
          <w:delText xml:space="preserve">Agravado  : Brb - Banco de Brasília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Paulo Rocha Barra (9048/BA). Márcia Elizabeth Silveira Nascimento Barra (15551/BA).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2º</w:delText>
        </w:r>
        <w:r w:rsidRPr="0022092E">
          <w:rPr>
            <w:rFonts w:ascii="Palatino" w:hAnsi="Palatino"/>
            <w:b/>
            <w:bCs/>
          </w:rPr>
          <w:delText xml:space="preserve"> 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: Banco Safra S/A. </w:delText>
        </w:r>
        <w:r>
          <w:rPr>
            <w:rFonts w:ascii="Palatino" w:hAnsi="Palatino"/>
            <w:b/>
            <w:bCs/>
          </w:rPr>
          <w:delText xml:space="preserve">, </w:delText>
        </w:r>
        <w:r w:rsidRPr="0022092E">
          <w:rPr>
            <w:rFonts w:ascii="Palatino" w:hAnsi="Palatino"/>
            <w:b/>
            <w:bCs/>
          </w:rPr>
          <w:delText xml:space="preserve">Banco Inter S.a.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Silvia Ferreira Persechini Mattos (98575/MG).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3º</w:delText>
        </w:r>
        <w:r w:rsidRPr="0022092E">
          <w:rPr>
            <w:rFonts w:ascii="Palatino" w:hAnsi="Palatino"/>
            <w:b/>
            <w:bCs/>
          </w:rPr>
          <w:delText>Agravado  : Banco Pan S.a..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 xml:space="preserve">Advogada  </w:delText>
        </w:r>
        <w:r w:rsidRPr="0022092E">
          <w:rPr>
            <w:rFonts w:ascii="Palatino" w:hAnsi="Palatino"/>
          </w:rPr>
          <w:tab/>
          <w:delText xml:space="preserve">: Roberta Beatriz do Nascimento (1164A/AM).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4º</w:delText>
        </w:r>
        <w:r w:rsidRPr="0022092E">
          <w:rPr>
            <w:rFonts w:ascii="Palatino" w:hAnsi="Palatino"/>
            <w:b/>
            <w:bCs/>
          </w:rPr>
          <w:delText xml:space="preserve">Agravado  : Banco C6 Consignado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Fernanda Rafaella Oliveira de Carvalho (32766/PE).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5º</w:delText>
        </w:r>
        <w:r w:rsidRPr="0022092E">
          <w:rPr>
            <w:rFonts w:ascii="Palatino" w:hAnsi="Palatino"/>
            <w:b/>
            <w:bCs/>
          </w:rPr>
          <w:delText>Agravado  : Ativos S/A Securitizadora de Créditos Financeiros</w:delText>
        </w:r>
      </w:del>
    </w:p>
    <w:p w14:paraId="1EA138AB" w14:textId="77777777" w:rsidR="00906F0C" w:rsidRDefault="00906F0C" w:rsidP="00906F0C">
      <w:pPr>
        <w:spacing w:after="0"/>
        <w:rPr>
          <w:del w:id="318" w:author="Comparison" w:date="2026-09-22T12:38:00Z" w16du:dateUtc="2026-09-22T16:38:00Z"/>
          <w:rFonts w:ascii="Palatino" w:hAnsi="Palatino"/>
          <w:b/>
          <w:bCs/>
        </w:rPr>
      </w:pPr>
      <w:bookmarkStart w:id="319" w:name="_Hlk175086891"/>
      <w:del w:id="32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A07AAB3" w14:textId="77777777" w:rsidR="00906F0C" w:rsidRPr="00A57D50" w:rsidRDefault="00906F0C" w:rsidP="00906F0C">
      <w:pPr>
        <w:spacing w:after="0"/>
        <w:rPr>
          <w:del w:id="321" w:author="Comparison" w:date="2026-09-22T12:38:00Z" w16du:dateUtc="2026-09-22T16:38:00Z"/>
          <w:rFonts w:ascii="Palatino" w:hAnsi="Palatino"/>
        </w:rPr>
      </w:pPr>
      <w:del w:id="322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032C5FCF" w14:textId="77777777" w:rsidR="00906F0C" w:rsidRDefault="00906F0C" w:rsidP="00906F0C">
      <w:pPr>
        <w:spacing w:after="0"/>
        <w:rPr>
          <w:del w:id="323" w:author="Comparison" w:date="2026-09-22T12:38:00Z" w16du:dateUtc="2026-09-22T16:38:00Z"/>
          <w:rFonts w:ascii="Palatino" w:hAnsi="Palatino"/>
        </w:rPr>
      </w:pPr>
      <w:del w:id="324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bookmarkEnd w:id="319"/>
    <w:p w14:paraId="58644650" w14:textId="77777777" w:rsidR="00906F0C" w:rsidRPr="0022092E" w:rsidRDefault="00906F0C" w:rsidP="00906F0C">
      <w:pPr>
        <w:pBdr>
          <w:bottom w:val="single" w:sz="4" w:space="1" w:color="auto"/>
        </w:pBdr>
        <w:spacing w:after="0"/>
        <w:rPr>
          <w:del w:id="325" w:author="Comparison" w:date="2026-09-22T12:38:00Z" w16du:dateUtc="2026-09-22T16:38:00Z"/>
          <w:rFonts w:ascii="Palatino" w:hAnsi="Palatino"/>
        </w:rPr>
      </w:pPr>
    </w:p>
    <w:p w14:paraId="19EA5B29" w14:textId="77777777" w:rsidR="00906F0C" w:rsidRPr="0022092E" w:rsidRDefault="00906F0C" w:rsidP="00906F0C">
      <w:pPr>
        <w:spacing w:after="0"/>
        <w:rPr>
          <w:del w:id="326" w:author="Comparison" w:date="2026-09-22T12:38:00Z" w16du:dateUtc="2026-09-22T16:38:00Z"/>
          <w:rFonts w:ascii="Palatino" w:hAnsi="Palatino"/>
        </w:rPr>
      </w:pPr>
    </w:p>
    <w:p w14:paraId="4EB7F42F" w14:textId="77777777" w:rsidR="00906F0C" w:rsidRDefault="00906F0C" w:rsidP="00874573">
      <w:pPr>
        <w:spacing w:after="0"/>
        <w:rPr>
          <w:del w:id="327" w:author="Comparison" w:date="2026-09-22T12:38:00Z" w16du:dateUtc="2026-09-22T16:38:00Z"/>
          <w:rFonts w:ascii="Palatino" w:hAnsi="Palatino"/>
          <w:b/>
          <w:bCs/>
        </w:rPr>
      </w:pPr>
    </w:p>
    <w:p w14:paraId="021F8313" w14:textId="77777777" w:rsidR="00906F0C" w:rsidRDefault="00906F0C" w:rsidP="00874573">
      <w:pPr>
        <w:spacing w:after="0"/>
        <w:rPr>
          <w:del w:id="328" w:author="Comparison" w:date="2026-09-22T12:38:00Z" w16du:dateUtc="2026-09-22T16:38:00Z"/>
          <w:rFonts w:ascii="Palatino" w:hAnsi="Palatino"/>
          <w:b/>
          <w:bCs/>
        </w:rPr>
      </w:pPr>
    </w:p>
    <w:p w14:paraId="256E275F" w14:textId="77777777" w:rsidR="00906F0C" w:rsidRDefault="00906F0C" w:rsidP="00874573">
      <w:pPr>
        <w:spacing w:after="0"/>
        <w:rPr>
          <w:del w:id="329" w:author="Comparison" w:date="2026-09-22T12:38:00Z" w16du:dateUtc="2026-09-22T16:38:00Z"/>
          <w:rFonts w:ascii="Palatino" w:hAnsi="Palatino"/>
          <w:b/>
          <w:bCs/>
        </w:rPr>
      </w:pPr>
    </w:p>
    <w:p w14:paraId="0DE9294D" w14:textId="77777777" w:rsidR="00DF488C" w:rsidRPr="00A57D50" w:rsidRDefault="00DF488C" w:rsidP="00DF488C">
      <w:pPr>
        <w:spacing w:after="0"/>
        <w:rPr>
          <w:del w:id="330" w:author="Comparison" w:date="2026-09-22T12:38:00Z" w16du:dateUtc="2026-09-22T16:38:00Z"/>
          <w:rFonts w:ascii="Palatino" w:hAnsi="Palatino"/>
          <w:b/>
          <w:bCs/>
        </w:rPr>
      </w:pPr>
      <w:del w:id="331" w:author="Comparison" w:date="2026-09-22T12:38:00Z" w16du:dateUtc="2026-09-22T16:38:00Z">
        <w:r>
          <w:rPr>
            <w:rFonts w:ascii="Palatino" w:hAnsi="Palatino"/>
            <w:b/>
            <w:bCs/>
          </w:rPr>
          <w:delText>13.</w:delText>
        </w:r>
        <w:r w:rsidRPr="00A57D50">
          <w:rPr>
            <w:rFonts w:ascii="Palatino" w:hAnsi="Palatino"/>
            <w:b/>
            <w:bCs/>
          </w:rPr>
          <w:delText xml:space="preserve">Agravo de Instrumento </w:delText>
        </w:r>
        <w:r>
          <w:rPr>
            <w:rFonts w:ascii="Palatino" w:hAnsi="Palatino"/>
            <w:b/>
            <w:bCs/>
          </w:rPr>
          <w:delText xml:space="preserve">nº </w:delText>
        </w:r>
        <w:r w:rsidRPr="00A57D50">
          <w:rPr>
            <w:rFonts w:ascii="Palatino" w:hAnsi="Palatino"/>
            <w:b/>
            <w:bCs/>
          </w:rPr>
          <w:delText>4002106-73.2023.8.04.0000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Sustentação Oral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Agravado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44E234E1" w14:textId="77777777" w:rsidR="00DF488C" w:rsidRPr="00A57D50" w:rsidRDefault="00DF488C" w:rsidP="00DF488C">
      <w:pPr>
        <w:spacing w:after="0"/>
        <w:rPr>
          <w:del w:id="332" w:author="Comparison" w:date="2026-09-22T12:38:00Z" w16du:dateUtc="2026-09-22T16:38:00Z"/>
          <w:rFonts w:ascii="Palatino" w:hAnsi="Palatino"/>
        </w:rPr>
      </w:pPr>
      <w:del w:id="33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9ª Vara Cível e de Acidentes de Trabalho</w:delText>
        </w:r>
      </w:del>
    </w:p>
    <w:p w14:paraId="351387A3" w14:textId="77777777" w:rsidR="00DF488C" w:rsidRPr="00A57D50" w:rsidRDefault="00DF488C" w:rsidP="00DF488C">
      <w:pPr>
        <w:spacing w:after="0"/>
        <w:rPr>
          <w:del w:id="334" w:author="Comparison" w:date="2026-09-22T12:38:00Z" w16du:dateUtc="2026-09-22T16:38:00Z"/>
          <w:rFonts w:ascii="Palatino" w:hAnsi="Palatino"/>
        </w:rPr>
      </w:pPr>
      <w:del w:id="33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Maria Eunice Torres do Nascimento</w:delText>
        </w:r>
      </w:del>
    </w:p>
    <w:p w14:paraId="49474145" w14:textId="77777777" w:rsidR="00DF488C" w:rsidRPr="00A57D50" w:rsidRDefault="00DF488C" w:rsidP="00DF488C">
      <w:pPr>
        <w:spacing w:after="0"/>
        <w:rPr>
          <w:del w:id="336" w:author="Comparison" w:date="2026-09-22T12:38:00Z" w16du:dateUtc="2026-09-22T16:38:00Z"/>
          <w:rFonts w:ascii="Palatino" w:hAnsi="Palatino"/>
        </w:rPr>
      </w:pPr>
      <w:del w:id="33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 : Valdécio Alves Pinheiro.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Defensora  : Lorena Torres do Rosário (8008/AM).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Djalma de Souza Castelo Branco.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>: Thatiana Neves Costa de Souza Castelo Branco (5715/AM). Paulo Augusto Luz de Araújo (11146/AM)</w:delText>
        </w:r>
      </w:del>
    </w:p>
    <w:p w14:paraId="4D9FD1BA" w14:textId="77777777" w:rsidR="00DF488C" w:rsidRDefault="00DF488C" w:rsidP="00DF488C">
      <w:pPr>
        <w:spacing w:after="0"/>
        <w:rPr>
          <w:del w:id="338" w:author="Comparison" w:date="2026-09-22T12:38:00Z" w16du:dateUtc="2026-09-22T16:38:00Z"/>
          <w:rFonts w:ascii="Palatino" w:hAnsi="Palatino"/>
          <w:b/>
          <w:bCs/>
        </w:rPr>
      </w:pPr>
      <w:del w:id="33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73DA85C" w14:textId="77777777" w:rsidR="00DF488C" w:rsidRPr="00A57D50" w:rsidRDefault="00DF488C" w:rsidP="00DF488C">
      <w:pPr>
        <w:spacing w:after="0"/>
        <w:rPr>
          <w:del w:id="340" w:author="Comparison" w:date="2026-09-22T12:38:00Z" w16du:dateUtc="2026-09-22T16:38:00Z"/>
          <w:rFonts w:ascii="Palatino" w:hAnsi="Palatino"/>
        </w:rPr>
      </w:pPr>
      <w:del w:id="34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63709874" w14:textId="77777777" w:rsidR="00DF488C" w:rsidRDefault="00DF488C" w:rsidP="00DF488C">
      <w:pPr>
        <w:spacing w:after="0"/>
        <w:rPr>
          <w:del w:id="342" w:author="Comparison" w:date="2026-09-22T12:38:00Z" w16du:dateUtc="2026-09-22T16:38:00Z"/>
          <w:rFonts w:ascii="Palatino" w:hAnsi="Palatino"/>
        </w:rPr>
      </w:pPr>
      <w:del w:id="34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1957B78" w14:textId="77777777" w:rsidR="00DF488C" w:rsidRDefault="00DF488C" w:rsidP="00DF488C">
      <w:pPr>
        <w:pBdr>
          <w:bottom w:val="single" w:sz="4" w:space="1" w:color="auto"/>
        </w:pBdr>
        <w:spacing w:after="0"/>
        <w:rPr>
          <w:del w:id="344" w:author="Comparison" w:date="2026-09-22T12:38:00Z" w16du:dateUtc="2026-09-22T16:38:00Z"/>
          <w:rFonts w:ascii="Palatino" w:hAnsi="Palatino"/>
        </w:rPr>
      </w:pPr>
    </w:p>
    <w:p w14:paraId="0EAEA8ED" w14:textId="77777777" w:rsidR="00DF488C" w:rsidRDefault="00DF488C" w:rsidP="00874573">
      <w:pPr>
        <w:spacing w:after="0"/>
        <w:rPr>
          <w:del w:id="345" w:author="Comparison" w:date="2026-09-22T12:38:00Z" w16du:dateUtc="2026-09-22T16:38:00Z"/>
          <w:rFonts w:ascii="Palatino" w:hAnsi="Palatino"/>
          <w:b/>
          <w:bCs/>
        </w:rPr>
      </w:pPr>
    </w:p>
    <w:p w14:paraId="5D93492A" w14:textId="77777777" w:rsidR="002B25B3" w:rsidRPr="00A57D50" w:rsidRDefault="002B25B3" w:rsidP="002B25B3">
      <w:pPr>
        <w:spacing w:after="0"/>
        <w:rPr>
          <w:del w:id="346" w:author="Comparison" w:date="2026-09-22T12:38:00Z" w16du:dateUtc="2026-09-22T16:38:00Z"/>
          <w:rFonts w:ascii="Palatino" w:hAnsi="Palatino"/>
          <w:b/>
          <w:bCs/>
        </w:rPr>
      </w:pPr>
      <w:del w:id="347" w:author="Comparison" w:date="2026-09-22T12:38:00Z" w16du:dateUtc="2026-09-22T16:38:00Z">
        <w:r w:rsidRPr="005B0ED1">
          <w:rPr>
            <w:rFonts w:ascii="Palatino" w:hAnsi="Palatino"/>
            <w:b/>
            <w:bCs/>
          </w:rPr>
          <w:delText>14.Agravo de Instrumento  nº4012896-19.2023.8.04.0000</w:delText>
        </w:r>
        <w:r w:rsidRPr="00A57D50">
          <w:rPr>
            <w:rFonts w:ascii="Palatino" w:hAnsi="Palatino"/>
            <w:b/>
            <w:bCs/>
          </w:rPr>
          <w:delText xml:space="preserve">  </w:delText>
        </w:r>
        <w:r w:rsidR="002614F0">
          <w:rPr>
            <w:rFonts w:ascii="Palatino" w:hAnsi="Palatino"/>
            <w:b/>
            <w:bCs/>
          </w:rPr>
          <w:delText>Sustentação Oral Agravante</w:delText>
        </w:r>
      </w:del>
    </w:p>
    <w:p w14:paraId="766AAB84" w14:textId="77777777" w:rsidR="002B25B3" w:rsidRPr="00A57D50" w:rsidRDefault="002B25B3" w:rsidP="002B25B3">
      <w:pPr>
        <w:spacing w:after="0"/>
        <w:rPr>
          <w:del w:id="348" w:author="Comparison" w:date="2026-09-22T12:38:00Z" w16du:dateUtc="2026-09-22T16:38:00Z"/>
          <w:rFonts w:ascii="Palatino" w:hAnsi="Palatino"/>
        </w:rPr>
      </w:pPr>
      <w:del w:id="34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13ª Vara Cível e de Acidentes de Trabalho</w:delText>
        </w:r>
      </w:del>
    </w:p>
    <w:p w14:paraId="7542F04B" w14:textId="77777777" w:rsidR="002B25B3" w:rsidRPr="00A57D50" w:rsidRDefault="002B25B3" w:rsidP="002B25B3">
      <w:pPr>
        <w:spacing w:after="0"/>
        <w:rPr>
          <w:del w:id="350" w:author="Comparison" w:date="2026-09-22T12:38:00Z" w16du:dateUtc="2026-09-22T16:38:00Z"/>
          <w:rFonts w:ascii="Palatino" w:hAnsi="Palatino"/>
        </w:rPr>
      </w:pPr>
      <w:del w:id="35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Naira Neila Batista de Oliveira Norte</w:delText>
        </w:r>
      </w:del>
    </w:p>
    <w:p w14:paraId="24096B81" w14:textId="77777777" w:rsidR="002B25B3" w:rsidRPr="00A57D50" w:rsidRDefault="002B25B3" w:rsidP="002B25B3">
      <w:pPr>
        <w:spacing w:after="0"/>
        <w:rPr>
          <w:del w:id="352" w:author="Comparison" w:date="2026-09-22T12:38:00Z" w16du:dateUtc="2026-09-22T16:38:00Z"/>
          <w:rFonts w:ascii="Palatino" w:hAnsi="Palatino"/>
        </w:rPr>
      </w:pPr>
      <w:del w:id="35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  <w:lang w:val="en-US"/>
          </w:rPr>
          <w:delText xml:space="preserve">Advogado  </w:delText>
        </w:r>
        <w:r w:rsidRPr="00A57D50">
          <w:rPr>
            <w:rFonts w:ascii="Palatino" w:hAnsi="Palatino"/>
            <w:lang w:val="en-US"/>
          </w:rPr>
          <w:tab/>
          <w:delText xml:space="preserve">: Wilson Sales Belchior (1037A/AM). </w:delText>
        </w:r>
        <w:r w:rsidRPr="00A57D50">
          <w:rPr>
            <w:rFonts w:ascii="Palatino" w:hAnsi="Palatino"/>
            <w:lang w:val="en-US"/>
          </w:rPr>
          <w:br/>
        </w:r>
        <w:r w:rsidRPr="00A57D50">
          <w:rPr>
            <w:rFonts w:ascii="Palatino" w:hAnsi="Palatino"/>
            <w:b/>
            <w:bCs/>
          </w:rPr>
          <w:delText>Agravado  : Igor Lopes Kniphoff</w:delText>
        </w:r>
        <w:r w:rsidRPr="00A57D50">
          <w:rPr>
            <w:rFonts w:ascii="Palatino" w:hAnsi="Palatino"/>
          </w:rPr>
          <w:delText xml:space="preserve">. </w:delText>
        </w:r>
        <w:r w:rsidRPr="00A57D50">
          <w:rPr>
            <w:rFonts w:ascii="Palatino" w:hAnsi="Palatino"/>
          </w:rPr>
          <w:br/>
          <w:delText xml:space="preserve">Advogado  </w:delText>
        </w:r>
        <w:r w:rsidRPr="00A57D50">
          <w:rPr>
            <w:rFonts w:ascii="Palatino" w:hAnsi="Palatino"/>
          </w:rPr>
          <w:tab/>
          <w:delText>: Manoel Borges de Oliveira Neto (16295/AM)</w:delText>
        </w:r>
      </w:del>
    </w:p>
    <w:p w14:paraId="186DE9E4" w14:textId="77777777" w:rsidR="002B25B3" w:rsidRDefault="002B25B3" w:rsidP="002B25B3">
      <w:pPr>
        <w:spacing w:after="0"/>
        <w:rPr>
          <w:del w:id="354" w:author="Comparison" w:date="2026-09-22T12:38:00Z" w16du:dateUtc="2026-09-22T16:38:00Z"/>
          <w:rFonts w:ascii="Palatino" w:hAnsi="Palatino"/>
          <w:b/>
          <w:bCs/>
        </w:rPr>
      </w:pPr>
      <w:del w:id="35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4BB281E1" w14:textId="77777777" w:rsidR="002B25B3" w:rsidRPr="00A57D50" w:rsidRDefault="002B25B3" w:rsidP="002B25B3">
      <w:pPr>
        <w:spacing w:after="0"/>
        <w:rPr>
          <w:del w:id="356" w:author="Comparison" w:date="2026-09-22T12:38:00Z" w16du:dateUtc="2026-09-22T16:38:00Z"/>
          <w:rFonts w:ascii="Palatino" w:hAnsi="Palatino"/>
        </w:rPr>
      </w:pPr>
      <w:del w:id="35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1A2D7B78" w14:textId="77777777" w:rsidR="002B25B3" w:rsidRDefault="002B25B3" w:rsidP="002B25B3">
      <w:pPr>
        <w:spacing w:after="0"/>
        <w:rPr>
          <w:del w:id="358" w:author="Comparison" w:date="2026-09-22T12:38:00Z" w16du:dateUtc="2026-09-22T16:38:00Z"/>
          <w:rFonts w:ascii="Palatino" w:hAnsi="Palatino"/>
        </w:rPr>
      </w:pPr>
      <w:del w:id="35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5DE65F31" w14:textId="77777777" w:rsidR="002B25B3" w:rsidRDefault="002B25B3" w:rsidP="002B25B3">
      <w:pPr>
        <w:pBdr>
          <w:bottom w:val="single" w:sz="4" w:space="1" w:color="auto"/>
        </w:pBdr>
        <w:spacing w:after="0"/>
        <w:rPr>
          <w:del w:id="360" w:author="Comparison" w:date="2026-09-22T12:38:00Z" w16du:dateUtc="2026-09-22T16:38:00Z"/>
          <w:rFonts w:ascii="Palatino" w:hAnsi="Palatino"/>
        </w:rPr>
      </w:pPr>
    </w:p>
    <w:p w14:paraId="69DEC845" w14:textId="77777777" w:rsidR="002B25B3" w:rsidRDefault="002B25B3" w:rsidP="00874573">
      <w:pPr>
        <w:spacing w:after="0"/>
        <w:rPr>
          <w:del w:id="361" w:author="Comparison" w:date="2026-09-22T12:38:00Z" w16du:dateUtc="2026-09-22T16:38:00Z"/>
          <w:rFonts w:ascii="Palatino" w:hAnsi="Palatino"/>
          <w:b/>
          <w:bCs/>
        </w:rPr>
      </w:pPr>
    </w:p>
    <w:p w14:paraId="22B5E75E" w14:textId="77777777" w:rsidR="00A57D50" w:rsidRPr="00A57D50" w:rsidRDefault="00622BEC" w:rsidP="00874573">
      <w:pPr>
        <w:spacing w:after="0"/>
        <w:rPr>
          <w:del w:id="362" w:author="Comparison" w:date="2026-09-22T12:38:00Z" w16du:dateUtc="2026-09-22T16:38:00Z"/>
          <w:rFonts w:ascii="Palatino" w:hAnsi="Palatino"/>
          <w:b/>
          <w:bCs/>
        </w:rPr>
      </w:pPr>
      <w:del w:id="363" w:author="Comparison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5</w:delText>
        </w:r>
        <w:r>
          <w:rPr>
            <w:rFonts w:ascii="Palatino" w:hAnsi="Palatino"/>
            <w:b/>
            <w:bCs/>
          </w:rPr>
          <w:delText>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874573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0696967-72.2020.8.04.0001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DF488C">
          <w:rPr>
            <w:rFonts w:ascii="Palatino" w:hAnsi="Palatino"/>
            <w:b/>
            <w:bCs/>
          </w:rPr>
          <w:delText>Sustentação Oral Apelado</w:delText>
        </w:r>
      </w:del>
    </w:p>
    <w:p w14:paraId="3779D4FE" w14:textId="77777777" w:rsidR="00A57D50" w:rsidRPr="00A57D50" w:rsidRDefault="00A57D50" w:rsidP="0006025D">
      <w:pPr>
        <w:spacing w:after="0"/>
        <w:rPr>
          <w:del w:id="364" w:author="Comparison" w:date="2026-09-22T12:38:00Z" w16du:dateUtc="2026-09-22T16:38:00Z"/>
          <w:rFonts w:ascii="Palatino" w:hAnsi="Palatino"/>
        </w:rPr>
      </w:pPr>
      <w:del w:id="36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7ECF7ED" w14:textId="77777777" w:rsidR="00A57D50" w:rsidRPr="00A57D50" w:rsidRDefault="00A57D50" w:rsidP="0006025D">
      <w:pPr>
        <w:spacing w:after="0"/>
        <w:rPr>
          <w:del w:id="366" w:author="Comparison" w:date="2026-09-22T12:38:00Z" w16du:dateUtc="2026-09-22T16:38:00Z"/>
          <w:rFonts w:ascii="Palatino" w:hAnsi="Palatino"/>
        </w:rPr>
      </w:pPr>
      <w:del w:id="36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38F02F44" w14:textId="77777777" w:rsidR="00A57D50" w:rsidRPr="00A57D50" w:rsidRDefault="00A57D50" w:rsidP="0006025D">
      <w:pPr>
        <w:spacing w:after="0"/>
        <w:rPr>
          <w:del w:id="368" w:author="Comparison" w:date="2026-09-22T12:38:00Z" w16du:dateUtc="2026-09-22T16:38:00Z"/>
          <w:rFonts w:ascii="Palatino" w:hAnsi="Palatino"/>
        </w:rPr>
      </w:pPr>
      <w:del w:id="36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Apelante : Josefa Neide Amancio Pereira Oliveira.</w:delText>
        </w:r>
        <w:r w:rsid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Lana Marcia Girao Silva (15351/AM).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Apelado  : Moto Honda da Amazônia Ltda.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7F051D">
          <w:rPr>
            <w:rFonts w:ascii="Palatino" w:hAnsi="Palatino"/>
          </w:rPr>
          <w:delText>as</w:delText>
        </w:r>
        <w:r w:rsidR="00355C0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delText>: Natasja Deschoolmeester (2140/AM). Lana Márcia Girão Silva</w:delText>
        </w:r>
      </w:del>
    </w:p>
    <w:p w14:paraId="71521A51" w14:textId="77777777" w:rsidR="00355C00" w:rsidRDefault="00A57D50" w:rsidP="0006025D">
      <w:pPr>
        <w:spacing w:after="0"/>
        <w:rPr>
          <w:del w:id="370" w:author="Comparison" w:date="2026-09-22T12:38:00Z" w16du:dateUtc="2026-09-22T16:38:00Z"/>
          <w:rFonts w:ascii="Palatino" w:hAnsi="Palatino"/>
          <w:b/>
          <w:bCs/>
        </w:rPr>
      </w:pPr>
      <w:del w:id="37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6E5F10">
          <w:rPr>
            <w:rFonts w:ascii="Palatino" w:hAnsi="Palatino"/>
            <w:b/>
            <w:bCs/>
          </w:rPr>
          <w:delText>/Membro</w:delText>
        </w:r>
        <w:r w:rsidR="00355C00">
          <w:rPr>
            <w:rFonts w:ascii="Palatino" w:hAnsi="Palatino"/>
            <w:b/>
            <w:bCs/>
          </w:rPr>
          <w:delText>:</w:delText>
        </w:r>
        <w:r w:rsidR="00355C00" w:rsidRP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delText>Exma.Sra.Desa.</w:delText>
        </w:r>
        <w:r w:rsidR="00355C00" w:rsidRPr="00A57D50">
          <w:rPr>
            <w:rFonts w:ascii="Palatino" w:hAnsi="Palatino"/>
          </w:rPr>
          <w:delText>Maria das Graças Pessoa Figueiredo</w:delText>
        </w:r>
      </w:del>
    </w:p>
    <w:p w14:paraId="75C894BA" w14:textId="77777777" w:rsidR="00A57D50" w:rsidRPr="00A57D50" w:rsidRDefault="00A57D50" w:rsidP="0006025D">
      <w:pPr>
        <w:spacing w:after="0"/>
        <w:rPr>
          <w:del w:id="372" w:author="Comparison" w:date="2026-09-22T12:38:00Z" w16du:dateUtc="2026-09-22T16:38:00Z"/>
          <w:rFonts w:ascii="Palatino" w:hAnsi="Palatino"/>
        </w:rPr>
      </w:pPr>
      <w:del w:id="37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051D"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 w:rsidR="007F051D">
          <w:rPr>
            <w:rFonts w:ascii="Palatino" w:hAnsi="Palatino"/>
          </w:rPr>
          <w:delText xml:space="preserve">  </w:delText>
        </w:r>
        <w:r w:rsidR="00355C00">
          <w:rPr>
            <w:rFonts w:ascii="Palatino" w:hAnsi="Palatino"/>
          </w:rPr>
          <w:delText xml:space="preserve"> </w:delText>
        </w:r>
        <w:r w:rsidR="007F051D"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AFE94CA" w14:textId="77777777" w:rsidR="007F051D" w:rsidRDefault="007F051D" w:rsidP="007F051D">
      <w:pPr>
        <w:spacing w:after="0"/>
        <w:rPr>
          <w:del w:id="374" w:author="Comparison" w:date="2026-09-22T12:38:00Z" w16du:dateUtc="2026-09-22T16:38:00Z"/>
          <w:rFonts w:ascii="Palatino" w:hAnsi="Palatino"/>
        </w:rPr>
      </w:pPr>
      <w:del w:id="37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39ECE8C" w14:textId="77777777" w:rsidR="007F051D" w:rsidRDefault="006E5F10" w:rsidP="006E5F10">
      <w:pPr>
        <w:pBdr>
          <w:bottom w:val="single" w:sz="4" w:space="1" w:color="auto"/>
        </w:pBdr>
        <w:spacing w:after="0"/>
        <w:rPr>
          <w:del w:id="376" w:author="Comparison" w:date="2026-09-22T12:38:00Z" w16du:dateUtc="2026-09-22T16:38:00Z"/>
          <w:rFonts w:ascii="Palatino" w:hAnsi="Palatino"/>
        </w:rPr>
      </w:pPr>
      <w:del w:id="377" w:author="Comparison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p w14:paraId="7E667712" w14:textId="77777777" w:rsidR="004A30A5" w:rsidRDefault="004A30A5" w:rsidP="007F051D">
      <w:pPr>
        <w:spacing w:after="0"/>
        <w:rPr>
          <w:del w:id="378" w:author="Comparison" w:date="2026-09-22T12:38:00Z" w16du:dateUtc="2026-09-22T16:38:00Z"/>
          <w:rFonts w:ascii="Palatino" w:hAnsi="Palatino"/>
          <w:b/>
          <w:bCs/>
        </w:rPr>
      </w:pPr>
    </w:p>
    <w:p w14:paraId="3BF2DFCE" w14:textId="77777777" w:rsidR="00A57D50" w:rsidRPr="00A57D50" w:rsidRDefault="00A57D50" w:rsidP="0006025D">
      <w:pPr>
        <w:spacing w:after="0"/>
        <w:rPr>
          <w:del w:id="379" w:author="Comparison" w:date="2026-09-22T12:38:00Z" w16du:dateUtc="2026-09-22T16:38:00Z"/>
          <w:rFonts w:ascii="Palatino" w:hAnsi="Palatino"/>
        </w:rPr>
      </w:pPr>
    </w:p>
    <w:p w14:paraId="6F80BBD2" w14:textId="77777777" w:rsidR="005B4669" w:rsidRDefault="005B4669" w:rsidP="0044663E">
      <w:pPr>
        <w:spacing w:after="0"/>
        <w:rPr>
          <w:del w:id="380" w:author="Comparison" w:date="2026-09-22T12:38:00Z" w16du:dateUtc="2026-09-22T16:38:00Z"/>
          <w:rFonts w:ascii="Palatino" w:hAnsi="Palatino"/>
          <w:b/>
          <w:bCs/>
        </w:rPr>
      </w:pPr>
    </w:p>
    <w:p w14:paraId="38B26D43" w14:textId="77777777" w:rsidR="005B4669" w:rsidRDefault="005B4669" w:rsidP="0044663E">
      <w:pPr>
        <w:spacing w:after="0"/>
        <w:rPr>
          <w:del w:id="381" w:author="Comparison" w:date="2026-09-22T12:38:00Z" w16du:dateUtc="2026-09-22T16:38:00Z"/>
          <w:rFonts w:ascii="Palatino" w:hAnsi="Palatino"/>
          <w:b/>
          <w:bCs/>
        </w:rPr>
      </w:pPr>
    </w:p>
    <w:p w14:paraId="3016747D" w14:textId="77777777" w:rsidR="005B4669" w:rsidRDefault="005B4669" w:rsidP="0044663E">
      <w:pPr>
        <w:spacing w:after="0"/>
        <w:rPr>
          <w:del w:id="382" w:author="Comparison" w:date="2026-09-22T12:38:00Z" w16du:dateUtc="2026-09-22T16:38:00Z"/>
          <w:rFonts w:ascii="Palatino" w:hAnsi="Palatino"/>
          <w:b/>
          <w:bCs/>
        </w:rPr>
      </w:pPr>
    </w:p>
    <w:p w14:paraId="687FAE62" w14:textId="77777777" w:rsidR="005B4669" w:rsidRDefault="005B4669" w:rsidP="0044663E">
      <w:pPr>
        <w:spacing w:after="0"/>
        <w:rPr>
          <w:del w:id="383" w:author="Comparison" w:date="2026-09-22T12:38:00Z" w16du:dateUtc="2026-09-22T16:38:00Z"/>
          <w:rFonts w:ascii="Palatino" w:hAnsi="Palatino"/>
          <w:b/>
          <w:bCs/>
        </w:rPr>
      </w:pPr>
    </w:p>
    <w:p w14:paraId="0551D0AE" w14:textId="77777777" w:rsidR="005B4669" w:rsidRDefault="005B4669" w:rsidP="0044663E">
      <w:pPr>
        <w:spacing w:after="0"/>
        <w:rPr>
          <w:del w:id="384" w:author="Comparison" w:date="2026-09-22T12:38:00Z" w16du:dateUtc="2026-09-22T16:38:00Z"/>
          <w:rFonts w:ascii="Palatino" w:hAnsi="Palatino"/>
          <w:b/>
          <w:bCs/>
        </w:rPr>
      </w:pPr>
    </w:p>
    <w:p w14:paraId="19151614" w14:textId="77777777" w:rsidR="00E15A6E" w:rsidRDefault="00E15A6E" w:rsidP="0044663E">
      <w:pPr>
        <w:spacing w:after="0"/>
        <w:rPr>
          <w:del w:id="385" w:author="Comparison" w:date="2026-09-22T12:38:00Z" w16du:dateUtc="2026-09-22T16:38:00Z"/>
          <w:rFonts w:ascii="Palatino" w:hAnsi="Palatino"/>
          <w:b/>
          <w:bCs/>
        </w:rPr>
      </w:pPr>
    </w:p>
    <w:p w14:paraId="2EBF45FB" w14:textId="7C59B8D7" w:rsidR="0044663E" w:rsidRPr="00A57D50" w:rsidRDefault="00622BEC" w:rsidP="0044663E">
      <w:pPr>
        <w:spacing w:after="0"/>
        <w:rPr>
          <w:del w:id="386" w:author="Comparison" w:date="2026-09-22T12:38:00Z" w16du:dateUtc="2026-09-22T16:38:00Z"/>
          <w:rFonts w:ascii="Palatino" w:hAnsi="Palatino"/>
          <w:b/>
          <w:bCs/>
        </w:rPr>
      </w:pPr>
      <w:del w:id="387" w:author="Comparison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6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A57D50" w:rsidRPr="00A57D50">
          <w:rPr>
            <w:rFonts w:ascii="Palatino" w:hAnsi="Palatino"/>
            <w:b/>
            <w:bCs/>
          </w:rPr>
          <w:delText xml:space="preserve">0460971-89.2023.8.04.0001  </w:delText>
        </w:r>
        <w:r w:rsidR="0044663E">
          <w:rPr>
            <w:rFonts w:ascii="Palatino" w:hAnsi="Palatino"/>
            <w:b/>
            <w:bCs/>
          </w:rPr>
          <w:delText>Sustentação Oral Apelante</w:delText>
        </w:r>
      </w:del>
    </w:p>
    <w:p w14:paraId="7AEC6C72" w14:textId="77777777" w:rsidR="00A57D50" w:rsidRPr="00A57D50" w:rsidRDefault="00A57D50" w:rsidP="0006025D">
      <w:pPr>
        <w:spacing w:after="0"/>
        <w:rPr>
          <w:del w:id="388" w:author="Comparison" w:date="2026-09-22T12:38:00Z" w16du:dateUtc="2026-09-22T16:38:00Z"/>
          <w:rFonts w:ascii="Palatino" w:hAnsi="Palatino"/>
        </w:rPr>
      </w:pPr>
      <w:del w:id="38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2ª Vara Cível e de Acidentes de Trabalho</w:delText>
        </w:r>
      </w:del>
    </w:p>
    <w:p w14:paraId="5B094F71" w14:textId="77777777" w:rsidR="00A57D50" w:rsidRPr="00A57D50" w:rsidRDefault="00A57D50" w:rsidP="0006025D">
      <w:pPr>
        <w:spacing w:after="0"/>
        <w:rPr>
          <w:del w:id="390" w:author="Comparison" w:date="2026-09-22T12:38:00Z" w16du:dateUtc="2026-09-22T16:38:00Z"/>
          <w:rFonts w:ascii="Palatino" w:hAnsi="Palatino"/>
        </w:rPr>
      </w:pPr>
      <w:del w:id="39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Roberto Santos Taketomi</w:delText>
        </w:r>
      </w:del>
    </w:p>
    <w:p w14:paraId="0F398FF9" w14:textId="77777777" w:rsidR="00A57D50" w:rsidRPr="00A57D50" w:rsidRDefault="00A57D50" w:rsidP="00BD739E">
      <w:pPr>
        <w:spacing w:after="0"/>
        <w:ind w:right="-1159"/>
        <w:rPr>
          <w:del w:id="392" w:author="Comparison" w:date="2026-09-22T12:38:00Z" w16du:dateUtc="2026-09-22T16:38:00Z"/>
          <w:rFonts w:ascii="Palatino" w:hAnsi="Palatino"/>
        </w:rPr>
      </w:pPr>
      <w:del w:id="39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Raimundo Colares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 w:rsidR="00BD739E"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: Wiston Feitosa de Sousa (6596/AM). Ademario do Rosario Azevedo </w:delText>
        </w:r>
        <w:r w:rsidR="00BD739E" w:rsidRPr="00A57D50">
          <w:rPr>
            <w:rFonts w:ascii="Palatino" w:hAnsi="Palatino"/>
          </w:rPr>
          <w:delText>(2926/AM).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Bmg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Advogada: Marina Bastos da Porciúncula Benghi (32505/PR). (1356A/AM). (983A/PE)</w:delText>
        </w:r>
      </w:del>
    </w:p>
    <w:p w14:paraId="2E5508D8" w14:textId="77777777" w:rsidR="006E5F10" w:rsidRDefault="006E5F10" w:rsidP="006E5F10">
      <w:pPr>
        <w:spacing w:after="0"/>
        <w:rPr>
          <w:del w:id="394" w:author="Comparison" w:date="2026-09-22T12:38:00Z" w16du:dateUtc="2026-09-22T16:38:00Z"/>
          <w:rFonts w:ascii="Palatino" w:hAnsi="Palatino"/>
          <w:b/>
          <w:bCs/>
        </w:rPr>
      </w:pPr>
      <w:del w:id="39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F410197" w14:textId="77777777" w:rsidR="006E5F10" w:rsidRPr="00A57D50" w:rsidRDefault="006E5F10" w:rsidP="006E5F10">
      <w:pPr>
        <w:spacing w:after="0"/>
        <w:rPr>
          <w:del w:id="396" w:author="Comparison" w:date="2026-09-22T12:38:00Z" w16du:dateUtc="2026-09-22T16:38:00Z"/>
          <w:rFonts w:ascii="Palatino" w:hAnsi="Palatino"/>
        </w:rPr>
      </w:pPr>
      <w:del w:id="39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BE6BD65" w14:textId="77777777" w:rsidR="006E5F10" w:rsidRDefault="006E5F10" w:rsidP="006E5F10">
      <w:pPr>
        <w:spacing w:after="0"/>
        <w:rPr>
          <w:del w:id="398" w:author="Comparison" w:date="2026-09-22T12:38:00Z" w16du:dateUtc="2026-09-22T16:38:00Z"/>
          <w:rFonts w:ascii="Palatino" w:hAnsi="Palatino"/>
        </w:rPr>
      </w:pPr>
      <w:del w:id="39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6DFCA6BA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400" w:author="Comparison" w:date="2026-09-22T12:38:00Z" w16du:dateUtc="2026-09-22T16:38:00Z"/>
          <w:rFonts w:ascii="Palatino" w:hAnsi="Palatino"/>
        </w:rPr>
      </w:pPr>
    </w:p>
    <w:p w14:paraId="10952203" w14:textId="77777777" w:rsidR="005066FB" w:rsidRDefault="005066FB" w:rsidP="00BD739E">
      <w:pPr>
        <w:spacing w:after="0"/>
        <w:rPr>
          <w:del w:id="401" w:author="Comparison" w:date="2026-09-22T12:38:00Z" w16du:dateUtc="2026-09-22T16:38:00Z"/>
          <w:rFonts w:ascii="Palatino" w:hAnsi="Palatino"/>
          <w:b/>
          <w:bCs/>
        </w:rPr>
      </w:pPr>
    </w:p>
    <w:p w14:paraId="44468B0E" w14:textId="77777777" w:rsidR="00A57D50" w:rsidRPr="00A57D50" w:rsidRDefault="00622BEC" w:rsidP="00BD739E">
      <w:pPr>
        <w:spacing w:after="0"/>
        <w:rPr>
          <w:del w:id="402" w:author="Comparison" w:date="2026-09-22T12:38:00Z" w16du:dateUtc="2026-09-22T16:38:00Z"/>
          <w:rFonts w:ascii="Palatino" w:hAnsi="Palatino"/>
          <w:b/>
          <w:bCs/>
        </w:rPr>
      </w:pPr>
      <w:del w:id="403" w:author="Comparison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7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0612811-83.2022.8.04.0001  </w:delText>
        </w:r>
        <w:r w:rsidR="0044663E">
          <w:rPr>
            <w:rFonts w:ascii="Palatino" w:hAnsi="Palatino"/>
            <w:b/>
            <w:bCs/>
          </w:rPr>
          <w:delText xml:space="preserve"> Sustentação Oral  </w:delText>
        </w:r>
        <w:r w:rsidR="0044663E" w:rsidRPr="00A57D50">
          <w:rPr>
            <w:rFonts w:ascii="Palatino" w:hAnsi="Palatino"/>
            <w:b/>
            <w:bCs/>
          </w:rPr>
          <w:delText>Apelado</w:delText>
        </w:r>
      </w:del>
    </w:p>
    <w:p w14:paraId="61517A3E" w14:textId="77777777" w:rsidR="00A57D50" w:rsidRPr="00A57D50" w:rsidRDefault="00A57D50" w:rsidP="0006025D">
      <w:pPr>
        <w:spacing w:after="0"/>
        <w:rPr>
          <w:del w:id="404" w:author="Comparison" w:date="2026-09-22T12:38:00Z" w16du:dateUtc="2026-09-22T16:38:00Z"/>
          <w:rFonts w:ascii="Palatino" w:hAnsi="Palatino"/>
        </w:rPr>
      </w:pPr>
      <w:del w:id="40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10ª Vara Cível e de Acidentes de Trabalho</w:delText>
        </w:r>
      </w:del>
    </w:p>
    <w:p w14:paraId="0DCB746B" w14:textId="77777777" w:rsidR="00A57D50" w:rsidRPr="00A57D50" w:rsidRDefault="00A57D50" w:rsidP="0006025D">
      <w:pPr>
        <w:spacing w:after="0"/>
        <w:rPr>
          <w:del w:id="406" w:author="Comparison" w:date="2026-09-22T12:38:00Z" w16du:dateUtc="2026-09-22T16:38:00Z"/>
          <w:rFonts w:ascii="Palatino" w:hAnsi="Palatino"/>
        </w:rPr>
      </w:pPr>
      <w:del w:id="40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Lia Maria Guedes de Freitas</w:delText>
        </w:r>
      </w:del>
    </w:p>
    <w:p w14:paraId="513DE2D2" w14:textId="77777777" w:rsidR="00A57D50" w:rsidRPr="00A57D50" w:rsidRDefault="00A57D50" w:rsidP="0006025D">
      <w:pPr>
        <w:spacing w:after="0"/>
        <w:rPr>
          <w:del w:id="408" w:author="Comparison" w:date="2026-09-22T12:38:00Z" w16du:dateUtc="2026-09-22T16:38:00Z"/>
          <w:rFonts w:ascii="Palatino" w:hAnsi="Palatino"/>
        </w:rPr>
      </w:pPr>
      <w:del w:id="40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Suely da Conceição de Souza Guerra.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</w:delText>
        </w:r>
        <w:r w:rsidR="00BD739E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tab/>
          <w:delText xml:space="preserve">: Pamela de Paula Freire Bezerra Matos (15161/AM). Igor dos Santos Matos (17281/AM).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4E3363BC" w14:textId="77777777" w:rsidR="006E5F10" w:rsidRDefault="006E5F10" w:rsidP="006E5F10">
      <w:pPr>
        <w:spacing w:after="0"/>
        <w:rPr>
          <w:del w:id="410" w:author="Comparison" w:date="2026-09-22T12:38:00Z" w16du:dateUtc="2026-09-22T16:38:00Z"/>
          <w:rFonts w:ascii="Palatino" w:hAnsi="Palatino"/>
          <w:b/>
          <w:bCs/>
        </w:rPr>
      </w:pPr>
      <w:del w:id="41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4860E26" w14:textId="77777777" w:rsidR="006E5F10" w:rsidRPr="00A57D50" w:rsidRDefault="006E5F10" w:rsidP="006E5F10">
      <w:pPr>
        <w:spacing w:after="0"/>
        <w:rPr>
          <w:del w:id="412" w:author="Comparison" w:date="2026-09-22T12:38:00Z" w16du:dateUtc="2026-09-22T16:38:00Z"/>
          <w:rFonts w:ascii="Palatino" w:hAnsi="Palatino"/>
        </w:rPr>
      </w:pPr>
      <w:del w:id="41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5D97C08" w14:textId="77777777" w:rsidR="006E5F10" w:rsidRDefault="006E5F10" w:rsidP="006E5F10">
      <w:pPr>
        <w:spacing w:after="0"/>
        <w:rPr>
          <w:del w:id="414" w:author="Comparison" w:date="2026-09-22T12:38:00Z" w16du:dateUtc="2026-09-22T16:38:00Z"/>
          <w:rFonts w:ascii="Palatino" w:hAnsi="Palatino"/>
        </w:rPr>
      </w:pPr>
      <w:del w:id="41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43780989" w14:textId="77777777" w:rsidR="00BD739E" w:rsidRPr="00A57D50" w:rsidRDefault="00BD739E" w:rsidP="00BD739E">
      <w:pPr>
        <w:pBdr>
          <w:bottom w:val="single" w:sz="4" w:space="1" w:color="auto"/>
        </w:pBdr>
        <w:spacing w:after="0"/>
        <w:rPr>
          <w:del w:id="416" w:author="Comparison" w:date="2026-09-22T12:38:00Z" w16du:dateUtc="2026-09-22T16:38:00Z"/>
          <w:rFonts w:ascii="Palatino" w:hAnsi="Palatino"/>
        </w:rPr>
      </w:pPr>
    </w:p>
    <w:p w14:paraId="6F12A34F" w14:textId="77777777" w:rsidR="00BD739E" w:rsidRDefault="00BD739E" w:rsidP="00BD739E">
      <w:pPr>
        <w:spacing w:after="0"/>
        <w:rPr>
          <w:del w:id="417" w:author="Comparison" w:date="2026-09-22T12:38:00Z" w16du:dateUtc="2026-09-22T16:38:00Z"/>
          <w:rFonts w:ascii="Palatino" w:hAnsi="Palatino"/>
        </w:rPr>
      </w:pPr>
    </w:p>
    <w:p w14:paraId="39100609" w14:textId="77777777" w:rsidR="002B25B3" w:rsidRDefault="007D76DC" w:rsidP="0006025D">
      <w:pPr>
        <w:spacing w:after="0"/>
        <w:rPr>
          <w:del w:id="418" w:author="Comparison" w:date="2026-09-22T12:38:00Z" w16du:dateUtc="2026-09-22T16:38:00Z"/>
          <w:rFonts w:ascii="Palatino" w:hAnsi="Palatino"/>
          <w:b/>
          <w:bCs/>
        </w:rPr>
      </w:pPr>
      <w:del w:id="419" w:author="Comparison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8</w:delText>
        </w:r>
        <w:r w:rsidR="00622BEC"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0600376-58.2022.8.04.2400  </w:delText>
        </w:r>
        <w:r w:rsidR="002B25B3">
          <w:rPr>
            <w:rFonts w:ascii="Palatino" w:hAnsi="Palatino"/>
            <w:b/>
            <w:bCs/>
          </w:rPr>
          <w:delText xml:space="preserve">Sustentação Oral  </w:delText>
        </w:r>
        <w:r w:rsidR="002B25B3" w:rsidRPr="00A57D50">
          <w:rPr>
            <w:rFonts w:ascii="Palatino" w:hAnsi="Palatino"/>
            <w:b/>
            <w:bCs/>
          </w:rPr>
          <w:delText xml:space="preserve">Apelado </w:delText>
        </w:r>
      </w:del>
    </w:p>
    <w:p w14:paraId="36C45652" w14:textId="77777777" w:rsidR="00A57D50" w:rsidRPr="00A57D50" w:rsidRDefault="00A57D50" w:rsidP="0006025D">
      <w:pPr>
        <w:spacing w:after="0"/>
        <w:rPr>
          <w:del w:id="420" w:author="Comparison" w:date="2026-09-22T12:38:00Z" w16du:dateUtc="2026-09-22T16:38:00Z"/>
          <w:rFonts w:ascii="Palatino" w:hAnsi="Palatino"/>
        </w:rPr>
      </w:pPr>
      <w:del w:id="42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Única de Atalaia do Norte</w:delText>
        </w:r>
      </w:del>
    </w:p>
    <w:p w14:paraId="25305378" w14:textId="77777777" w:rsidR="00A57D50" w:rsidRPr="00A57D50" w:rsidRDefault="00A57D50" w:rsidP="0006025D">
      <w:pPr>
        <w:spacing w:after="0"/>
        <w:rPr>
          <w:del w:id="422" w:author="Comparison" w:date="2026-09-22T12:38:00Z" w16du:dateUtc="2026-09-22T16:38:00Z"/>
          <w:rFonts w:ascii="Palatino" w:hAnsi="Palatino"/>
        </w:rPr>
      </w:pPr>
      <w:del w:id="423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49FEE79A" w14:textId="77777777" w:rsidR="00A57D50" w:rsidRPr="00A57D50" w:rsidRDefault="00A57D50" w:rsidP="0006025D">
      <w:pPr>
        <w:spacing w:after="0"/>
        <w:rPr>
          <w:del w:id="424" w:author="Comparison" w:date="2026-09-22T12:38:00Z" w16du:dateUtc="2026-09-22T16:38:00Z"/>
          <w:rFonts w:ascii="Palatino" w:hAnsi="Palatino"/>
        </w:rPr>
      </w:pPr>
      <w:del w:id="425" w:author="Comparison" w:date="2026-09-22T12:38:00Z" w16du:dateUtc="2026-09-22T16:38:00Z">
        <w:r w:rsidRPr="005066FB">
          <w:rPr>
            <w:rFonts w:ascii="Palatino" w:hAnsi="Palatino"/>
            <w:b/>
          </w:rPr>
          <w:delText xml:space="preserve">Apelante : Jeanne Gouvea dos Reis.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 xml:space="preserve">: Ronaldo Caldas da Silva Maricaua (15737/AM). </w:delText>
        </w:r>
        <w:r w:rsidRPr="00A57D50">
          <w:rPr>
            <w:rFonts w:ascii="Palatino" w:hAnsi="Palatino"/>
          </w:rPr>
          <w:br/>
        </w:r>
        <w:r w:rsidRPr="005066FB">
          <w:rPr>
            <w:rFonts w:ascii="Palatino" w:hAnsi="Palatino"/>
            <w:b/>
          </w:rPr>
          <w:delText xml:space="preserve">Apelado  : Banco Industrial do Brasil S/A.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5307E3F3" w14:textId="77777777" w:rsidR="006E5F10" w:rsidRDefault="006E5F10" w:rsidP="006E5F10">
      <w:pPr>
        <w:spacing w:after="0"/>
        <w:rPr>
          <w:del w:id="426" w:author="Comparison" w:date="2026-09-22T12:38:00Z" w16du:dateUtc="2026-09-22T16:38:00Z"/>
          <w:rFonts w:ascii="Palatino" w:hAnsi="Palatino"/>
          <w:b/>
          <w:bCs/>
        </w:rPr>
      </w:pPr>
      <w:del w:id="42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70C0B56B" w14:textId="77777777" w:rsidR="006E5F10" w:rsidRPr="00A57D50" w:rsidRDefault="006E5F10" w:rsidP="006E5F10">
      <w:pPr>
        <w:spacing w:after="0"/>
        <w:rPr>
          <w:del w:id="428" w:author="Comparison" w:date="2026-09-22T12:38:00Z" w16du:dateUtc="2026-09-22T16:38:00Z"/>
          <w:rFonts w:ascii="Palatino" w:hAnsi="Palatino"/>
        </w:rPr>
      </w:pPr>
      <w:del w:id="42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BFCC967" w14:textId="77777777" w:rsidR="006E5F10" w:rsidRDefault="006E5F10" w:rsidP="006E5F10">
      <w:pPr>
        <w:spacing w:after="0"/>
        <w:rPr>
          <w:del w:id="430" w:author="Comparison" w:date="2026-09-22T12:38:00Z" w16du:dateUtc="2026-09-22T16:38:00Z"/>
          <w:rFonts w:ascii="Palatino" w:hAnsi="Palatino"/>
        </w:rPr>
      </w:pPr>
      <w:del w:id="431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1BC72DE4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432" w:author="Comparison" w:date="2026-09-22T12:38:00Z" w16du:dateUtc="2026-09-22T16:38:00Z"/>
          <w:rFonts w:ascii="Palatino" w:hAnsi="Palatino"/>
        </w:rPr>
      </w:pPr>
    </w:p>
    <w:p w14:paraId="43384384" w14:textId="77777777" w:rsidR="00BD739E" w:rsidRDefault="00BD739E" w:rsidP="00BD739E">
      <w:pPr>
        <w:spacing w:after="0"/>
        <w:rPr>
          <w:del w:id="433" w:author="Comparison" w:date="2026-09-22T12:38:00Z" w16du:dateUtc="2026-09-22T16:38:00Z"/>
          <w:rFonts w:ascii="Palatino" w:hAnsi="Palatino"/>
          <w:b/>
          <w:bCs/>
        </w:rPr>
      </w:pPr>
    </w:p>
    <w:p w14:paraId="608307ED" w14:textId="77777777" w:rsidR="007F11D2" w:rsidRDefault="007F11D2" w:rsidP="0006025D">
      <w:pPr>
        <w:spacing w:after="0"/>
        <w:rPr>
          <w:del w:id="434" w:author="Comparison" w:date="2026-09-22T12:38:00Z" w16du:dateUtc="2026-09-22T16:38:00Z"/>
          <w:rFonts w:ascii="Palatino" w:hAnsi="Palatino"/>
        </w:rPr>
      </w:pPr>
    </w:p>
    <w:p w14:paraId="1DD3FB4C" w14:textId="77777777" w:rsidR="007D76DC" w:rsidRDefault="007D76DC" w:rsidP="0006025D">
      <w:pPr>
        <w:spacing w:after="0"/>
        <w:rPr>
          <w:del w:id="435" w:author="Comparison" w:date="2026-09-22T12:38:00Z" w16du:dateUtc="2026-09-22T16:38:00Z"/>
          <w:rFonts w:ascii="Palatino" w:hAnsi="Palatino"/>
          <w:b/>
          <w:u w:val="single"/>
        </w:rPr>
      </w:pPr>
    </w:p>
    <w:p w14:paraId="685C512C" w14:textId="77777777" w:rsidR="007D76DC" w:rsidRDefault="007D76DC" w:rsidP="0006025D">
      <w:pPr>
        <w:spacing w:after="0"/>
        <w:rPr>
          <w:del w:id="436" w:author="Comparison" w:date="2026-09-22T12:38:00Z" w16du:dateUtc="2026-09-22T16:38:00Z"/>
          <w:rFonts w:ascii="Palatino" w:hAnsi="Palatino"/>
          <w:b/>
          <w:u w:val="single"/>
        </w:rPr>
      </w:pPr>
    </w:p>
    <w:p w14:paraId="38A2F886" w14:textId="77777777" w:rsidR="007D76DC" w:rsidRDefault="007D76DC" w:rsidP="0006025D">
      <w:pPr>
        <w:spacing w:after="0"/>
        <w:rPr>
          <w:del w:id="437" w:author="Comparison" w:date="2026-09-22T12:38:00Z" w16du:dateUtc="2026-09-22T16:38:00Z"/>
          <w:rFonts w:ascii="Palatino" w:hAnsi="Palatino"/>
          <w:b/>
          <w:u w:val="single"/>
        </w:rPr>
      </w:pPr>
    </w:p>
    <w:p w14:paraId="5F2509F7" w14:textId="77777777" w:rsidR="007D76DC" w:rsidRDefault="007D76DC" w:rsidP="0006025D">
      <w:pPr>
        <w:spacing w:after="0"/>
        <w:rPr>
          <w:del w:id="438" w:author="Comparison" w:date="2026-09-22T12:38:00Z" w16du:dateUtc="2026-09-22T16:38:00Z"/>
          <w:rFonts w:ascii="Palatino" w:hAnsi="Palatino"/>
          <w:b/>
          <w:u w:val="single"/>
        </w:rPr>
      </w:pPr>
    </w:p>
    <w:p w14:paraId="2AFC280A" w14:textId="77777777" w:rsidR="007D76DC" w:rsidRDefault="007D76DC" w:rsidP="0006025D">
      <w:pPr>
        <w:spacing w:after="0"/>
        <w:rPr>
          <w:del w:id="439" w:author="Comparison" w:date="2026-09-22T12:38:00Z" w16du:dateUtc="2026-09-22T16:38:00Z"/>
          <w:rFonts w:ascii="Palatino" w:hAnsi="Palatino"/>
          <w:b/>
          <w:u w:val="single"/>
        </w:rPr>
      </w:pPr>
    </w:p>
    <w:p w14:paraId="2698E346" w14:textId="77777777" w:rsidR="007D76DC" w:rsidRDefault="007D76DC" w:rsidP="0006025D">
      <w:pPr>
        <w:spacing w:after="0"/>
        <w:rPr>
          <w:del w:id="440" w:author="Comparison" w:date="2026-09-22T12:38:00Z" w16du:dateUtc="2026-09-22T16:38:00Z"/>
          <w:rFonts w:ascii="Palatino" w:hAnsi="Palatino"/>
          <w:b/>
          <w:u w:val="single"/>
        </w:rPr>
      </w:pPr>
    </w:p>
    <w:p w14:paraId="5253AD86" w14:textId="77777777" w:rsidR="007D76DC" w:rsidRDefault="007D76DC" w:rsidP="0006025D">
      <w:pPr>
        <w:spacing w:after="0"/>
        <w:rPr>
          <w:del w:id="441" w:author="Comparison" w:date="2026-09-22T12:38:00Z" w16du:dateUtc="2026-09-22T16:38:00Z"/>
          <w:rFonts w:ascii="Palatino" w:hAnsi="Palatino"/>
          <w:b/>
          <w:u w:val="single"/>
        </w:rPr>
      </w:pPr>
    </w:p>
    <w:p w14:paraId="6F34D740" w14:textId="77777777" w:rsidR="007F11D2" w:rsidRPr="005066FB" w:rsidRDefault="005066FB" w:rsidP="0006025D">
      <w:pPr>
        <w:spacing w:after="0"/>
        <w:rPr>
          <w:del w:id="442" w:author="Comparison" w:date="2026-09-22T12:38:00Z" w16du:dateUtc="2026-09-22T16:38:00Z"/>
          <w:rFonts w:ascii="Palatino" w:hAnsi="Palatino"/>
          <w:b/>
          <w:u w:val="single"/>
        </w:rPr>
      </w:pPr>
      <w:del w:id="443" w:author="Comparison" w:date="2026-09-22T12:38:00Z" w16du:dateUtc="2026-09-22T16:38:00Z">
        <w:r w:rsidRPr="005066FB">
          <w:rPr>
            <w:rFonts w:ascii="Palatino" w:hAnsi="Palatino"/>
            <w:b/>
            <w:u w:val="single"/>
          </w:rPr>
          <w:delText>SEGREDO DE JUSTIÇA</w:delText>
        </w:r>
      </w:del>
    </w:p>
    <w:p w14:paraId="5932AFD4" w14:textId="77777777" w:rsidR="007F11D2" w:rsidRDefault="007F11D2" w:rsidP="0006025D">
      <w:pPr>
        <w:spacing w:after="0"/>
        <w:rPr>
          <w:del w:id="444" w:author="Comparison" w:date="2026-09-22T12:38:00Z" w16du:dateUtc="2026-09-22T16:38:00Z"/>
          <w:rFonts w:ascii="Palatino" w:hAnsi="Palatino"/>
          <w:b/>
        </w:rPr>
      </w:pPr>
    </w:p>
    <w:p w14:paraId="08904258" w14:textId="77777777" w:rsidR="005066FB" w:rsidRPr="00A57D50" w:rsidRDefault="007D76DC" w:rsidP="002614F0">
      <w:pPr>
        <w:spacing w:after="0"/>
        <w:ind w:right="-876"/>
        <w:rPr>
          <w:del w:id="445" w:author="Comparison" w:date="2026-09-22T12:38:00Z" w16du:dateUtc="2026-09-22T16:38:00Z"/>
          <w:rFonts w:ascii="Palatino" w:hAnsi="Palatino"/>
          <w:b/>
          <w:bCs/>
        </w:rPr>
      </w:pPr>
      <w:del w:id="446" w:author="Comparison" w:date="2026-09-22T12:38:00Z" w16du:dateUtc="2026-09-22T16:38:00Z">
        <w:r>
          <w:rPr>
            <w:rFonts w:ascii="Palatino" w:hAnsi="Palatino"/>
            <w:b/>
            <w:bCs/>
          </w:rPr>
          <w:delText>19</w:delText>
        </w:r>
        <w:r w:rsidR="00622BEC">
          <w:rPr>
            <w:rFonts w:ascii="Palatino" w:hAnsi="Palatino"/>
            <w:b/>
            <w:bCs/>
          </w:rPr>
          <w:delText>.</w:delText>
        </w:r>
        <w:r w:rsidR="005066FB" w:rsidRPr="00A57D50">
          <w:rPr>
            <w:rFonts w:ascii="Palatino" w:hAnsi="Palatino"/>
            <w:b/>
            <w:bCs/>
          </w:rPr>
          <w:delText xml:space="preserve">Agravo de Instrumento </w:delText>
        </w:r>
        <w:r w:rsidR="005066FB">
          <w:rPr>
            <w:rFonts w:ascii="Palatino" w:hAnsi="Palatino"/>
            <w:b/>
            <w:bCs/>
          </w:rPr>
          <w:delText>nº</w:delText>
        </w:r>
        <w:r w:rsidR="005066FB" w:rsidRPr="00A57D50">
          <w:rPr>
            <w:rFonts w:ascii="Palatino" w:hAnsi="Palatino"/>
            <w:b/>
            <w:bCs/>
          </w:rPr>
          <w:delText xml:space="preserve"> 4006631-98.2023.8.04.0000  </w:delText>
        </w:r>
        <w:r w:rsidR="002614F0">
          <w:rPr>
            <w:rFonts w:ascii="Palatino" w:hAnsi="Palatino"/>
            <w:b/>
            <w:bCs/>
          </w:rPr>
          <w:delText>Sustentação Oral  Ambas as partes</w:delText>
        </w:r>
        <w:r w:rsidR="005066FB">
          <w:rPr>
            <w:rFonts w:ascii="Palatino" w:hAnsi="Palatino"/>
            <w:b/>
            <w:bCs/>
          </w:rPr>
          <w:delText xml:space="preserve"> </w:delText>
        </w:r>
        <w:r w:rsidR="005066FB" w:rsidRPr="00A57D50">
          <w:rPr>
            <w:rFonts w:ascii="Palatino" w:hAnsi="Palatino"/>
            <w:b/>
            <w:bCs/>
          </w:rPr>
          <w:delText xml:space="preserve"> </w:delText>
        </w:r>
        <w:r w:rsidR="005066FB">
          <w:rPr>
            <w:rFonts w:ascii="Palatino" w:hAnsi="Palatino"/>
            <w:b/>
            <w:bCs/>
          </w:rPr>
          <w:delText xml:space="preserve">   </w:delText>
        </w:r>
        <w:r w:rsidR="002614F0">
          <w:rPr>
            <w:rFonts w:ascii="Palatino" w:hAnsi="Palatino"/>
            <w:b/>
            <w:bCs/>
          </w:rPr>
          <w:delText xml:space="preserve"> </w:delText>
        </w:r>
      </w:del>
    </w:p>
    <w:p w14:paraId="214DD3C8" w14:textId="69EC5F80" w:rsidR="005066FB" w:rsidRPr="00A57D50" w:rsidRDefault="005066FB" w:rsidP="005066FB">
      <w:pPr>
        <w:spacing w:after="0"/>
        <w:rPr>
          <w:del w:id="447" w:author="Comparison" w:date="2026-09-22T12:38:00Z" w16du:dateUtc="2026-09-22T16:38:00Z"/>
          <w:rFonts w:ascii="Palatino" w:hAnsi="Palatino"/>
        </w:rPr>
      </w:pPr>
      <w:del w:id="44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de Órfãos e Sucessões</w:delText>
        </w:r>
        <w:r w:rsidR="002614F0">
          <w:rPr>
            <w:rFonts w:ascii="Palatino" w:hAnsi="Palatino"/>
          </w:rPr>
          <w:delText xml:space="preserve">                            </w:delText>
        </w:r>
        <w:r w:rsidR="00E15A6E">
          <w:rPr>
            <w:rFonts w:ascii="Palatino" w:hAnsi="Palatino"/>
          </w:rPr>
          <w:delText xml:space="preserve">                </w:delText>
        </w:r>
        <w:r w:rsidR="002614F0">
          <w:rPr>
            <w:rFonts w:ascii="Palatino" w:hAnsi="Palatino"/>
          </w:rPr>
          <w:delText xml:space="preserve"> </w:delText>
        </w:r>
        <w:r w:rsidR="002614F0">
          <w:rPr>
            <w:rFonts w:ascii="Palatino" w:hAnsi="Palatino"/>
            <w:b/>
            <w:bCs/>
          </w:rPr>
          <w:delText>Segredo de Justiça</w:delText>
        </w:r>
      </w:del>
    </w:p>
    <w:p w14:paraId="41C260C5" w14:textId="77777777" w:rsidR="005066FB" w:rsidRPr="00A57D50" w:rsidRDefault="005066FB" w:rsidP="005066FB">
      <w:pPr>
        <w:spacing w:after="0"/>
        <w:rPr>
          <w:del w:id="449" w:author="Comparison" w:date="2026-09-22T12:38:00Z" w16du:dateUtc="2026-09-22T16:38:00Z"/>
          <w:rFonts w:ascii="Palatino" w:hAnsi="Palatino"/>
        </w:rPr>
      </w:pPr>
      <w:del w:id="45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Alexandre Lopes Lasmar</w:delText>
        </w:r>
      </w:del>
    </w:p>
    <w:p w14:paraId="5907397C" w14:textId="77777777" w:rsidR="005066FB" w:rsidRPr="00A57D50" w:rsidRDefault="005066FB" w:rsidP="005066FB">
      <w:pPr>
        <w:spacing w:after="0"/>
        <w:ind w:right="-1018"/>
        <w:rPr>
          <w:del w:id="451" w:author="Comparison" w:date="2026-09-22T12:38:00Z" w16du:dateUtc="2026-09-22T16:38:00Z"/>
          <w:rFonts w:ascii="Palatino" w:hAnsi="Palatino"/>
        </w:rPr>
      </w:pPr>
      <w:del w:id="452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Agravante  : E. de S. C. M. 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Francisco Adonias Pinheiro (1584/AM). Arnoldo Bentes Coimbra (345/AM).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Z. A. de S. M. M. 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Rarison Tataira da Silva (263/RR). Miriam Regina Cunha Dutra (4869/AM). Rogiany Nascimento Martins (1461A/AM).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Terceiro I : M. P. do E. do A.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053534AC" w14:textId="77777777" w:rsidR="005066FB" w:rsidRDefault="005066FB" w:rsidP="005066FB">
      <w:pPr>
        <w:spacing w:after="0"/>
        <w:rPr>
          <w:del w:id="453" w:author="Comparison" w:date="2026-09-22T12:38:00Z" w16du:dateUtc="2026-09-22T16:38:00Z"/>
          <w:rFonts w:ascii="Palatino" w:hAnsi="Palatino"/>
          <w:b/>
          <w:bCs/>
        </w:rPr>
      </w:pPr>
      <w:del w:id="454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6532702A" w14:textId="77777777" w:rsidR="005066FB" w:rsidRPr="00A57D50" w:rsidRDefault="005066FB" w:rsidP="005066FB">
      <w:pPr>
        <w:spacing w:after="0"/>
        <w:rPr>
          <w:del w:id="455" w:author="Comparison" w:date="2026-09-22T12:38:00Z" w16du:dateUtc="2026-09-22T16:38:00Z"/>
          <w:rFonts w:ascii="Palatino" w:hAnsi="Palatino"/>
        </w:rPr>
      </w:pPr>
      <w:del w:id="456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5B05F89D" w14:textId="77777777" w:rsidR="005066FB" w:rsidRDefault="005066FB" w:rsidP="005066FB">
      <w:pPr>
        <w:spacing w:after="0"/>
        <w:rPr>
          <w:del w:id="457" w:author="Comparison" w:date="2026-09-22T12:38:00Z" w16du:dateUtc="2026-09-22T16:38:00Z"/>
          <w:rFonts w:ascii="Palatino" w:hAnsi="Palatino"/>
        </w:rPr>
      </w:pPr>
      <w:del w:id="45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F1F7475" w14:textId="77777777" w:rsidR="005066FB" w:rsidRDefault="005066FB" w:rsidP="005066FB">
      <w:pPr>
        <w:pBdr>
          <w:bottom w:val="single" w:sz="4" w:space="1" w:color="auto"/>
        </w:pBdr>
        <w:spacing w:after="0"/>
        <w:rPr>
          <w:del w:id="459" w:author="Comparison" w:date="2026-09-22T12:38:00Z" w16du:dateUtc="2026-09-22T16:38:00Z"/>
          <w:rFonts w:ascii="Palatino" w:hAnsi="Palatino"/>
          <w:b/>
          <w:bCs/>
        </w:rPr>
      </w:pPr>
    </w:p>
    <w:p w14:paraId="44C362AD" w14:textId="77777777" w:rsidR="00F310DA" w:rsidRDefault="00F310DA" w:rsidP="0006025D">
      <w:pPr>
        <w:spacing w:after="0"/>
        <w:rPr>
          <w:del w:id="460" w:author="Comparison" w:date="2026-09-22T12:38:00Z" w16du:dateUtc="2026-09-22T16:38:00Z"/>
          <w:rFonts w:ascii="Palatino" w:hAnsi="Palatino"/>
          <w:b/>
        </w:rPr>
      </w:pPr>
    </w:p>
    <w:p w14:paraId="16AD6D34" w14:textId="77777777" w:rsidR="00A57D50" w:rsidRPr="007F11D2" w:rsidRDefault="003C4FB5" w:rsidP="0006025D">
      <w:pPr>
        <w:spacing w:after="0"/>
        <w:rPr>
          <w:del w:id="461" w:author="Comparison" w:date="2026-09-22T12:38:00Z" w16du:dateUtc="2026-09-22T16:38:00Z"/>
          <w:rFonts w:ascii="Palatino" w:hAnsi="Palatino"/>
          <w:b/>
        </w:rPr>
      </w:pPr>
      <w:del w:id="462" w:author="Comparison" w:date="2026-09-22T12:38:00Z" w16du:dateUtc="2026-09-22T16:38:00Z">
        <w:r w:rsidRPr="007F11D2">
          <w:rPr>
            <w:rFonts w:ascii="Palatino" w:hAnsi="Palatino"/>
            <w:b/>
          </w:rPr>
          <w:delText>Julgamento em Mesa</w:delText>
        </w:r>
      </w:del>
    </w:p>
    <w:p w14:paraId="16431C04" w14:textId="77777777" w:rsidR="003C4FB5" w:rsidRDefault="003C4FB5" w:rsidP="0006025D">
      <w:pPr>
        <w:spacing w:after="0"/>
        <w:rPr>
          <w:del w:id="463" w:author="Comparison" w:date="2026-09-22T12:38:00Z" w16du:dateUtc="2026-09-22T16:38:00Z"/>
          <w:rFonts w:ascii="Palatino" w:hAnsi="Palatino"/>
        </w:rPr>
      </w:pPr>
    </w:p>
    <w:p w14:paraId="27967ACE" w14:textId="77777777" w:rsidR="004A30A5" w:rsidRPr="004A30A5" w:rsidRDefault="004A30A5" w:rsidP="003C4FB5">
      <w:pPr>
        <w:spacing w:after="0"/>
        <w:rPr>
          <w:del w:id="464" w:author="Comparison" w:date="2026-09-22T12:38:00Z" w16du:dateUtc="2026-09-22T16:38:00Z"/>
          <w:rFonts w:ascii="Palatino" w:hAnsi="Palatino"/>
          <w:b/>
          <w:bCs/>
          <w:u w:val="single"/>
        </w:rPr>
      </w:pPr>
      <w:del w:id="465" w:author="Comparison" w:date="2026-09-22T12:38:00Z" w16du:dateUtc="2026-09-22T16:38:00Z">
        <w:r w:rsidRPr="004A30A5">
          <w:rPr>
            <w:rFonts w:ascii="Palatino" w:hAnsi="Palatino"/>
            <w:b/>
            <w:bCs/>
            <w:u w:val="single"/>
          </w:rPr>
          <w:delText>Relator</w:delText>
        </w:r>
        <w:r w:rsidRPr="004A30A5">
          <w:rPr>
            <w:rFonts w:ascii="Palatino" w:hAnsi="Palatino"/>
            <w:b/>
            <w:u w:val="single"/>
          </w:rPr>
          <w:delText>a</w:delText>
        </w:r>
        <w:r w:rsidRPr="004A30A5">
          <w:rPr>
            <w:rFonts w:ascii="Palatino" w:hAnsi="Palatino"/>
            <w:u w:val="single"/>
          </w:rPr>
          <w:delText xml:space="preserve"> </w:delText>
        </w:r>
        <w:r w:rsidRPr="004A30A5">
          <w:rPr>
            <w:rFonts w:ascii="Palatino" w:hAnsi="Palatino"/>
            <w:b/>
            <w:bCs/>
            <w:u w:val="single"/>
          </w:rPr>
          <w:delText>Exma.Sra.Desa. Maria das Graças Pessoa Figueiredo</w:delText>
        </w:r>
      </w:del>
    </w:p>
    <w:p w14:paraId="52F1F0E6" w14:textId="77777777" w:rsidR="004A30A5" w:rsidRDefault="004A30A5" w:rsidP="003C4FB5">
      <w:pPr>
        <w:spacing w:after="0"/>
        <w:rPr>
          <w:del w:id="466" w:author="Comparison" w:date="2026-09-22T12:38:00Z" w16du:dateUtc="2026-09-22T16:38:00Z"/>
          <w:rFonts w:ascii="Palatino" w:hAnsi="Palatino"/>
          <w:b/>
          <w:bCs/>
        </w:rPr>
      </w:pPr>
    </w:p>
    <w:p w14:paraId="26B38D02" w14:textId="77777777" w:rsidR="003C4FB5" w:rsidRPr="00A57D50" w:rsidRDefault="00622BEC" w:rsidP="003C4FB5">
      <w:pPr>
        <w:spacing w:after="0"/>
        <w:rPr>
          <w:del w:id="467" w:author="Comparison" w:date="2026-09-22T12:38:00Z" w16du:dateUtc="2026-09-22T16:38:00Z"/>
          <w:rFonts w:ascii="Palatino" w:hAnsi="Palatino"/>
          <w:b/>
          <w:bCs/>
        </w:rPr>
      </w:pPr>
      <w:del w:id="468" w:author="Comparison" w:date="2026-09-22T12:38:00Z" w16du:dateUtc="2026-09-22T16:38:00Z">
        <w:r>
          <w:rPr>
            <w:rFonts w:ascii="Palatino" w:hAnsi="Palatino"/>
            <w:b/>
            <w:bCs/>
          </w:rPr>
          <w:delText>1.</w:delText>
        </w:r>
        <w:r w:rsidR="003C4FB5" w:rsidRPr="00A57D50">
          <w:rPr>
            <w:rFonts w:ascii="Palatino" w:hAnsi="Palatino"/>
            <w:b/>
            <w:bCs/>
          </w:rPr>
          <w:delText xml:space="preserve">Agravo Interno Cível </w:delText>
        </w:r>
        <w:r w:rsidR="003C4FB5">
          <w:rPr>
            <w:rFonts w:ascii="Palatino" w:hAnsi="Palatino"/>
            <w:b/>
            <w:bCs/>
          </w:rPr>
          <w:delText xml:space="preserve"> nº </w:delText>
        </w:r>
        <w:r w:rsidR="003C4FB5" w:rsidRPr="00A57D50">
          <w:rPr>
            <w:rFonts w:ascii="Palatino" w:hAnsi="Palatino"/>
            <w:b/>
            <w:bCs/>
          </w:rPr>
          <w:delText xml:space="preserve">0000173-36.2023.8.04.0000  </w:delText>
        </w:r>
        <w:r w:rsidR="003C4FB5">
          <w:rPr>
            <w:rFonts w:ascii="Palatino" w:hAnsi="Palatino"/>
            <w:b/>
            <w:bCs/>
          </w:rPr>
          <w:delText xml:space="preserve"> </w:delText>
        </w:r>
      </w:del>
    </w:p>
    <w:p w14:paraId="51355D51" w14:textId="77777777" w:rsidR="003C4FB5" w:rsidRPr="00A57D50" w:rsidRDefault="003C4FB5" w:rsidP="003C4FB5">
      <w:pPr>
        <w:spacing w:after="0"/>
        <w:rPr>
          <w:del w:id="469" w:author="Comparison" w:date="2026-09-22T12:38:00Z" w16du:dateUtc="2026-09-22T16:38:00Z"/>
          <w:rFonts w:ascii="Palatino" w:hAnsi="Palatino"/>
        </w:rPr>
      </w:pPr>
      <w:del w:id="47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19ª Vara Cível e de Acidentes de Trabalho</w:delText>
        </w:r>
      </w:del>
    </w:p>
    <w:p w14:paraId="0749D33B" w14:textId="77777777" w:rsidR="003C4FB5" w:rsidRPr="00A57D50" w:rsidRDefault="003C4FB5" w:rsidP="003C4FB5">
      <w:pPr>
        <w:spacing w:after="0"/>
        <w:rPr>
          <w:del w:id="471" w:author="Comparison" w:date="2026-09-22T12:38:00Z" w16du:dateUtc="2026-09-22T16:38:00Z"/>
          <w:rFonts w:ascii="Palatino" w:hAnsi="Palatino"/>
        </w:rPr>
      </w:pPr>
      <w:del w:id="472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Rogério José da Costa Vieira</w:delText>
        </w:r>
      </w:del>
    </w:p>
    <w:p w14:paraId="36393A01" w14:textId="77777777" w:rsidR="003C4FB5" w:rsidRPr="00A57D50" w:rsidRDefault="003C4FB5" w:rsidP="00646977">
      <w:pPr>
        <w:spacing w:after="0"/>
        <w:ind w:right="-1159"/>
        <w:rPr>
          <w:del w:id="473" w:author="Comparison" w:date="2026-09-22T12:38:00Z" w16du:dateUtc="2026-09-22T16:38:00Z"/>
          <w:rFonts w:ascii="Palatino" w:hAnsi="Palatino"/>
        </w:rPr>
      </w:pPr>
      <w:del w:id="474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Agravante : Genesis Administração de Bens Ltda..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Advogado: João Bosco A. Toledano (1456/AM).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Superfrio Armazéns Gerais Sa.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: Sergio André Laclau Marques (294474/SP). Júlia Schledorn de Camargo</w:delText>
        </w:r>
        <w:r w:rsidR="00622BEC" w:rsidRPr="00A57D50">
          <w:rPr>
            <w:rFonts w:ascii="Palatino" w:hAnsi="Palatino"/>
          </w:rPr>
          <w:delText>(173203/SP)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4C72FB59" w14:textId="77777777" w:rsidR="003C4FB5" w:rsidRPr="00A57D50" w:rsidRDefault="003C4FB5" w:rsidP="003C4FB5">
      <w:pPr>
        <w:spacing w:after="0"/>
        <w:rPr>
          <w:del w:id="475" w:author="Comparison" w:date="2026-09-22T12:38:00Z" w16du:dateUtc="2026-09-22T16:38:00Z"/>
          <w:rFonts w:ascii="Palatino" w:hAnsi="Palatino"/>
        </w:rPr>
      </w:pPr>
      <w:del w:id="476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A778B">
          <w:rPr>
            <w:rFonts w:ascii="Palatino" w:hAnsi="Palatino"/>
            <w:b/>
            <w:bCs/>
          </w:rPr>
          <w:delText>/Membro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>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2216E01" w14:textId="77777777" w:rsidR="003C4FB5" w:rsidRPr="00A57D50" w:rsidRDefault="003C4FB5" w:rsidP="003C4FB5">
      <w:pPr>
        <w:spacing w:after="0"/>
        <w:rPr>
          <w:del w:id="477" w:author="Comparison" w:date="2026-09-22T12:38:00Z" w16du:dateUtc="2026-09-22T16:38:00Z"/>
          <w:rFonts w:ascii="Palatino" w:hAnsi="Palatino"/>
        </w:rPr>
      </w:pPr>
      <w:del w:id="478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4A30A5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 w:rsidRPr="00BD739E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Pr="00A57D50">
          <w:rPr>
            <w:rFonts w:ascii="Palatino" w:hAnsi="Palatino"/>
          </w:rPr>
          <w:tab/>
        </w:r>
        <w:r>
          <w:rPr>
            <w:rFonts w:ascii="Palatino" w:hAnsi="Palatino"/>
          </w:rPr>
          <w:delText xml:space="preserve"> </w:delText>
        </w:r>
      </w:del>
    </w:p>
    <w:p w14:paraId="0786130E" w14:textId="77777777" w:rsidR="00355C00" w:rsidRDefault="003C4FB5" w:rsidP="003C4FB5">
      <w:pPr>
        <w:spacing w:after="0"/>
        <w:rPr>
          <w:del w:id="479" w:author="Comparison" w:date="2026-09-22T12:38:00Z" w16du:dateUtc="2026-09-22T16:38:00Z"/>
          <w:rFonts w:ascii="Palatino" w:hAnsi="Palatino"/>
        </w:rPr>
      </w:pPr>
      <w:del w:id="480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 w:rsidR="00355C00" w:rsidRPr="00AB2843">
          <w:rPr>
            <w:rFonts w:ascii="Palatino" w:hAnsi="Palatino"/>
          </w:rPr>
          <w:delText xml:space="preserve">Exma. Sra. Desa. Joana dos Santos Meirelles </w:delText>
        </w:r>
      </w:del>
    </w:p>
    <w:p w14:paraId="3D95A8C6" w14:textId="77777777" w:rsidR="00A57D50" w:rsidRPr="00A57D50" w:rsidRDefault="00A57D50" w:rsidP="00355C00">
      <w:pPr>
        <w:pBdr>
          <w:bottom w:val="single" w:sz="4" w:space="1" w:color="auto"/>
        </w:pBdr>
        <w:spacing w:after="0"/>
        <w:rPr>
          <w:del w:id="481" w:author="Comparison" w:date="2026-09-22T12:38:00Z" w16du:dateUtc="2026-09-22T16:38:00Z"/>
          <w:rFonts w:ascii="Palatino" w:hAnsi="Palatino"/>
        </w:rPr>
      </w:pPr>
    </w:p>
    <w:p w14:paraId="31787F9C" w14:textId="77777777" w:rsidR="00355C00" w:rsidRDefault="00355C00" w:rsidP="0006025D">
      <w:pPr>
        <w:spacing w:after="0"/>
        <w:rPr>
          <w:del w:id="482" w:author="Comparison" w:date="2026-09-22T12:38:00Z" w16du:dateUtc="2026-09-22T16:38:00Z"/>
          <w:rFonts w:ascii="Palatino" w:hAnsi="Palatino"/>
          <w:b/>
          <w:bCs/>
        </w:rPr>
      </w:pPr>
    </w:p>
    <w:p w14:paraId="76C448AE" w14:textId="77777777" w:rsidR="00622BEC" w:rsidRDefault="00622BEC" w:rsidP="0006025D">
      <w:pPr>
        <w:spacing w:after="0"/>
        <w:rPr>
          <w:del w:id="483" w:author="Comparison" w:date="2026-09-22T12:38:00Z" w16du:dateUtc="2026-09-22T16:38:00Z"/>
          <w:rFonts w:ascii="Palatino" w:hAnsi="Palatino"/>
          <w:b/>
          <w:bCs/>
        </w:rPr>
      </w:pPr>
    </w:p>
    <w:p w14:paraId="63252036" w14:textId="77777777" w:rsidR="00A57D50" w:rsidRPr="00A57D50" w:rsidRDefault="00A57D50" w:rsidP="0006025D">
      <w:pPr>
        <w:spacing w:after="0"/>
        <w:rPr>
          <w:del w:id="484" w:author="Comparison" w:date="2026-09-22T12:38:00Z" w16du:dateUtc="2026-09-22T16:38:00Z"/>
          <w:rFonts w:ascii="Palatino" w:hAnsi="Palatino"/>
          <w:b/>
          <w:bCs/>
        </w:rPr>
      </w:pPr>
      <w:del w:id="485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Manaus, </w:delText>
        </w:r>
        <w:r w:rsidR="00A6486A" w:rsidRPr="00A6486A">
          <w:rPr>
            <w:rFonts w:ascii="Palatino" w:hAnsi="Palatino"/>
            <w:b/>
            <w:bCs/>
          </w:rPr>
          <w:delText>26</w:delText>
        </w:r>
        <w:r w:rsidRPr="00A57D50">
          <w:rPr>
            <w:rFonts w:ascii="Palatino" w:hAnsi="Palatino"/>
            <w:b/>
            <w:bCs/>
          </w:rPr>
          <w:delText xml:space="preserve"> de agosto de 2024</w:delText>
        </w:r>
      </w:del>
    </w:p>
    <w:p w14:paraId="2251B221" w14:textId="77777777" w:rsidR="00A57D50" w:rsidRPr="00A57D50" w:rsidRDefault="00A57D50" w:rsidP="0006025D">
      <w:pPr>
        <w:spacing w:after="0"/>
        <w:rPr>
          <w:del w:id="486" w:author="Comparison" w:date="2026-09-22T12:38:00Z" w16du:dateUtc="2026-09-22T16:38:00Z"/>
          <w:rFonts w:ascii="Palatino" w:hAnsi="Palatino"/>
          <w:b/>
          <w:bCs/>
        </w:rPr>
      </w:pPr>
      <w:del w:id="487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Zélia Maria Machado de Aragão Peixoto</w:delText>
        </w:r>
      </w:del>
    </w:p>
    <w:p w14:paraId="332B4ECA" w14:textId="77777777" w:rsidR="00A57D50" w:rsidRPr="00A57D50" w:rsidRDefault="00A57D50" w:rsidP="0006025D">
      <w:pPr>
        <w:spacing w:after="0"/>
        <w:rPr>
          <w:del w:id="488" w:author="Comparison" w:date="2026-09-22T12:38:00Z" w16du:dateUtc="2026-09-22T16:38:00Z"/>
          <w:rFonts w:ascii="Palatino" w:hAnsi="Palatino"/>
          <w:b/>
          <w:bCs/>
        </w:rPr>
      </w:pPr>
      <w:del w:id="489" w:author="Comparison" w:date="2026-09-22T12:38:00Z" w16du:dateUtc="2026-09-22T16:38:00Z">
        <w:r w:rsidRPr="00A57D50">
          <w:rPr>
            <w:rFonts w:ascii="Palatino" w:hAnsi="Palatino"/>
            <w:b/>
            <w:bCs/>
          </w:rPr>
          <w:delText>Secretári</w:delText>
        </w:r>
        <w:r w:rsidR="00A6486A" w:rsidRPr="00A6486A">
          <w:rPr>
            <w:rFonts w:ascii="Palatino" w:hAnsi="Palatino"/>
            <w:b/>
            <w:bCs/>
          </w:rPr>
          <w:delText xml:space="preserve">a </w:delText>
        </w:r>
        <w:r w:rsidRPr="00A57D50">
          <w:rPr>
            <w:rFonts w:ascii="Palatino" w:hAnsi="Palatino"/>
            <w:b/>
            <w:bCs/>
          </w:rPr>
          <w:delText>da Primeira Câmara Cível</w:delText>
        </w:r>
      </w:del>
    </w:p>
    <w:p w14:paraId="1F7A7B12" w14:textId="77777777" w:rsidR="00A57D50" w:rsidRPr="00A57D50" w:rsidRDefault="00A57D50" w:rsidP="0006025D">
      <w:pPr>
        <w:spacing w:after="0"/>
        <w:rPr>
          <w:del w:id="490" w:author="Comparison" w:date="2026-09-22T12:38:00Z" w16du:dateUtc="2026-09-22T16:38:00Z"/>
          <w:rFonts w:ascii="Palatino" w:hAnsi="Palatino"/>
        </w:rPr>
      </w:pPr>
    </w:p>
    <w:p w14:paraId="38D0134B" w14:textId="77777777" w:rsidR="00A42849" w:rsidRDefault="00A42849">
      <w:pPr>
        <w:rPr>
          <w:rPrChange w:id="491" w:author="Comparison" w:date="2026-09-22T12:38:00Z" w16du:dateUtc="2026-09-22T16:38:00Z">
            <w:rPr>
              <w:rFonts w:ascii="Palatino" w:hAnsi="Palatino"/>
            </w:rPr>
          </w:rPrChange>
        </w:rPr>
        <w:pPrChange w:id="492" w:author="Comparison" w:date="2026-09-22T12:38:00Z" w16du:dateUtc="2026-09-22T16:38:00Z">
          <w:pPr>
            <w:spacing w:after="0"/>
          </w:pPr>
        </w:pPrChange>
      </w:pPr>
    </w:p>
    <w:sectPr w:rsidR="00A42849">
      <w:headerReference w:type="default" r:id="rId8"/>
      <w:footerReference w:type="default" r:id="rId9"/>
      <w:endnotePr>
        <w:numFmt w:val="lowerRoman"/>
      </w:endnotePr>
      <w:pgSz w:w="11905" w:h="16837"/>
      <w:pgMar w:top="1440" w:right="1440" w:bottom="1440" w:left="1440" w:header="720" w:footer="720" w:gutter="0"/>
      <w:cols w:space="720"/>
      <w:sectPrChange w:id="504" w:author="Comparison" w:date="2026-09-22T12:38:00Z" w16du:dateUtc="2026-09-22T16:38:00Z">
        <w:sectPr w:rsidR="00A42849">
          <w:endnotePr>
            <w:numFmt w:val="decimal"/>
          </w:endnotePr>
          <w:pgSz w:w="12240" w:h="15840"/>
          <w:pgMar w:top="284" w:right="1880" w:bottom="1440" w:left="188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58B105" w14:textId="77777777" w:rsidR="000562BA" w:rsidRDefault="000562BA" w:rsidP="00D755EE">
      <w:pPr>
        <w:spacing w:after="0" w:line="240" w:lineRule="auto"/>
      </w:pPr>
      <w:r>
        <w:separator/>
      </w:r>
    </w:p>
  </w:endnote>
  <w:endnote w:type="continuationSeparator" w:id="0">
    <w:p w14:paraId="5E03B2ED" w14:textId="77777777" w:rsidR="000562BA" w:rsidRDefault="000562BA" w:rsidP="00D7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007F6" w14:textId="77777777" w:rsidR="00CD5519" w:rsidRDefault="00CD5519">
    <w:pPr>
      <w:pStyle w:val="Heading2Char"/>
      <w:pPrChange w:id="503" w:author="Comparison" w:date="2026-09-22T12:38:00Z" w16du:dateUtc="2026-09-22T16:3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88E902" w14:textId="77777777" w:rsidR="000562BA" w:rsidRDefault="000562BA" w:rsidP="00D755EE">
      <w:pPr>
        <w:spacing w:after="0" w:line="240" w:lineRule="auto"/>
      </w:pPr>
      <w:r>
        <w:separator/>
      </w:r>
    </w:p>
  </w:footnote>
  <w:footnote w:type="continuationSeparator" w:id="0">
    <w:p w14:paraId="765C07FB" w14:textId="77777777" w:rsidR="000562BA" w:rsidRDefault="000562BA" w:rsidP="00D75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105B97" w14:paraId="07F48A11" w14:textId="77777777">
      <w:tblPrEx>
        <w:tblCellMar>
          <w:top w:w="0" w:type="dxa"/>
          <w:bottom w:w="0" w:type="dxa"/>
        </w:tblCellMar>
      </w:tblPrEx>
      <w:trPr>
        <w:ins w:id="493" w:author="Comparison" w:date="2026-09-22T12:38:00Z" w16du:dateUtc="2026-09-22T16:3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8CC3114" w14:textId="77777777" w:rsidR="00105B97" w:rsidRDefault="000562BA">
          <w:pPr>
            <w:rPr>
              <w:ins w:id="494" w:author="Comparison" w:date="2026-09-22T12:38:00Z" w16du:dateUtc="2026-09-22T16:38:00Z"/>
            </w:rPr>
          </w:pPr>
          <w:ins w:id="495" w:author="Comparison" w:date="2026-09-22T12:38:00Z" w16du:dateUtc="2026-09-22T16:38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C838E21" w14:textId="77777777" w:rsidR="00105B97" w:rsidRDefault="000562BA">
          <w:pPr>
            <w:jc w:val="center"/>
            <w:rPr>
              <w:ins w:id="496" w:author="Comparison" w:date="2026-09-22T12:38:00Z" w16du:dateUtc="2026-09-22T16:38:00Z"/>
            </w:rPr>
          </w:pPr>
          <w:ins w:id="497" w:author="Comparison" w:date="2026-09-22T12:38:00Z" w16du:dateUtc="2026-09-22T16:3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DF054DC" w14:textId="77777777" w:rsidR="00105B97" w:rsidRDefault="000562BA">
          <w:pPr>
            <w:jc w:val="right"/>
            <w:rPr>
              <w:ins w:id="498" w:author="Comparison" w:date="2026-09-22T12:38:00Z" w16du:dateUtc="2026-09-22T16:38:00Z"/>
            </w:rPr>
          </w:pPr>
          <w:ins w:id="499" w:author="Comparison" w:date="2026-09-22T12:38:00Z" w16du:dateUtc="2026-09-22T16:38:00Z">
            <w:r>
              <w:rPr>
                <w:color w:val="000000"/>
              </w:rPr>
              <w:t>07.12.2025</w:t>
            </w:r>
          </w:ins>
        </w:p>
      </w:tc>
    </w:tr>
  </w:tbl>
  <w:sdt>
    <w:sdtPr>
      <w:id w:val="603905844"/>
      <w:docPartObj>
        <w:docPartGallery w:val="Page Numbers (Top of Page)"/>
        <w:docPartUnique/>
      </w:docPartObj>
    </w:sdtPr>
    <w:sdtEndPr/>
    <w:sdtContent>
      <w:p w14:paraId="3C4C4727" w14:textId="77777777" w:rsidR="00D755EE" w:rsidRDefault="008C197C">
        <w:pPr>
          <w:pStyle w:val="Header"/>
          <w:jc w:val="right"/>
          <w:rPr>
            <w:del w:id="500" w:author="Comparison" w:date="2026-09-22T12:38:00Z" w16du:dateUtc="2026-09-22T16:38:00Z"/>
          </w:rPr>
        </w:pPr>
        <w:del w:id="501" w:author="Comparison" w:date="2026-09-22T12:38:00Z" w16du:dateUtc="2026-09-22T16:38:00Z">
          <w:r>
            <w:fldChar w:fldCharType="begin"/>
          </w:r>
          <w:r w:rsidR="00C37DBF">
            <w:delInstrText xml:space="preserve"> PAGE   \* MERGEFORMAT </w:delInstrText>
          </w:r>
          <w:r>
            <w:fldChar w:fldCharType="separate"/>
          </w:r>
          <w:r w:rsidR="00B96AE7">
            <w:rPr>
              <w:noProof/>
            </w:rPr>
            <w:delText>9</w:delText>
          </w:r>
          <w:r>
            <w:rPr>
              <w:noProof/>
            </w:rPr>
            <w:fldChar w:fldCharType="end"/>
          </w:r>
        </w:del>
      </w:p>
    </w:sdtContent>
  </w:sdt>
  <w:p w14:paraId="555275E4" w14:textId="77777777" w:rsidR="00D755EE" w:rsidRDefault="00D755EE">
    <w:pPr>
      <w:pStyle w:val="Header"/>
      <w:rPr>
        <w:del w:id="502" w:author="Comparison" w:date="2026-09-22T12:38:00Z" w16du:dateUtc="2026-09-22T16:38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" w15:restartNumberingAfterBreak="0">
    <w:nsid w:val="00000002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2" w15:restartNumberingAfterBreak="0">
    <w:nsid w:val="00000003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3" w15:restartNumberingAfterBreak="0">
    <w:nsid w:val="00000004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4" w15:restartNumberingAfterBreak="0">
    <w:nsid w:val="00000005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5" w15:restartNumberingAfterBreak="0">
    <w:nsid w:val="00000006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6" w15:restartNumberingAfterBreak="0">
    <w:nsid w:val="00000007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7" w15:restartNumberingAfterBreak="0">
    <w:nsid w:val="00000008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8" w15:restartNumberingAfterBreak="0">
    <w:nsid w:val="00000009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9" w15:restartNumberingAfterBreak="0">
    <w:nsid w:val="0000000A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0" w15:restartNumberingAfterBreak="0">
    <w:nsid w:val="0000000B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1" w15:restartNumberingAfterBreak="0">
    <w:nsid w:val="0000000C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2" w15:restartNumberingAfterBreak="0">
    <w:nsid w:val="0000000D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3" w15:restartNumberingAfterBreak="0">
    <w:nsid w:val="0000000E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4" w15:restartNumberingAfterBreak="0">
    <w:nsid w:val="0000000F"/>
    <w:multiLevelType w:val="singleLevel"/>
    <w:tmpl w:val="FFFFFFFF"/>
    <w:lvl w:ilvl="0">
      <w:start w:val="1"/>
      <w:numFmt w:val="decimal"/>
      <w:lvlText w:val="."/>
      <w:lvlJc w:val="left"/>
    </w:lvl>
  </w:abstractNum>
  <w:num w:numId="1" w16cid:durableId="1854293770">
    <w:abstractNumId w:val="0"/>
  </w:num>
  <w:num w:numId="2" w16cid:durableId="1230388601">
    <w:abstractNumId w:val="1"/>
  </w:num>
  <w:num w:numId="3" w16cid:durableId="336620697">
    <w:abstractNumId w:val="2"/>
  </w:num>
  <w:num w:numId="4" w16cid:durableId="115565311">
    <w:abstractNumId w:val="3"/>
  </w:num>
  <w:num w:numId="5" w16cid:durableId="1250041090">
    <w:abstractNumId w:val="4"/>
  </w:num>
  <w:num w:numId="6" w16cid:durableId="1228154139">
    <w:abstractNumId w:val="5"/>
  </w:num>
  <w:num w:numId="7" w16cid:durableId="1273777808">
    <w:abstractNumId w:val="6"/>
  </w:num>
  <w:num w:numId="8" w16cid:durableId="1724526415">
    <w:abstractNumId w:val="7"/>
  </w:num>
  <w:num w:numId="9" w16cid:durableId="581063253">
    <w:abstractNumId w:val="8"/>
  </w:num>
  <w:num w:numId="10" w16cid:durableId="1028680381">
    <w:abstractNumId w:val="9"/>
  </w:num>
  <w:num w:numId="11" w16cid:durableId="507907726">
    <w:abstractNumId w:val="10"/>
  </w:num>
  <w:num w:numId="12" w16cid:durableId="1928149152">
    <w:abstractNumId w:val="11"/>
  </w:num>
  <w:num w:numId="13" w16cid:durableId="1038972807">
    <w:abstractNumId w:val="12"/>
  </w:num>
  <w:num w:numId="14" w16cid:durableId="1158957436">
    <w:abstractNumId w:val="13"/>
  </w:num>
  <w:num w:numId="15" w16cid:durableId="379793930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50"/>
    <w:rsid w:val="000462F5"/>
    <w:rsid w:val="000562BA"/>
    <w:rsid w:val="0006025D"/>
    <w:rsid w:val="00060323"/>
    <w:rsid w:val="00075923"/>
    <w:rsid w:val="000B34D2"/>
    <w:rsid w:val="000F2AE7"/>
    <w:rsid w:val="00105B97"/>
    <w:rsid w:val="001B2088"/>
    <w:rsid w:val="001D2BA7"/>
    <w:rsid w:val="002614F0"/>
    <w:rsid w:val="002B25B3"/>
    <w:rsid w:val="00355C00"/>
    <w:rsid w:val="003C4FB5"/>
    <w:rsid w:val="0042397B"/>
    <w:rsid w:val="00440DDF"/>
    <w:rsid w:val="0044663E"/>
    <w:rsid w:val="00481A4D"/>
    <w:rsid w:val="00494FB5"/>
    <w:rsid w:val="004A30A5"/>
    <w:rsid w:val="004A778B"/>
    <w:rsid w:val="004C23BC"/>
    <w:rsid w:val="004E3254"/>
    <w:rsid w:val="005066FB"/>
    <w:rsid w:val="00582B84"/>
    <w:rsid w:val="005B0ED1"/>
    <w:rsid w:val="005B4669"/>
    <w:rsid w:val="005E6073"/>
    <w:rsid w:val="006040F4"/>
    <w:rsid w:val="00616429"/>
    <w:rsid w:val="00622BEC"/>
    <w:rsid w:val="006252C8"/>
    <w:rsid w:val="00646977"/>
    <w:rsid w:val="00654974"/>
    <w:rsid w:val="006C3B51"/>
    <w:rsid w:val="006C40B8"/>
    <w:rsid w:val="006E5F10"/>
    <w:rsid w:val="00715D5C"/>
    <w:rsid w:val="00720D3C"/>
    <w:rsid w:val="007C3776"/>
    <w:rsid w:val="007D76DC"/>
    <w:rsid w:val="007F051D"/>
    <w:rsid w:val="007F11D2"/>
    <w:rsid w:val="00841434"/>
    <w:rsid w:val="00874573"/>
    <w:rsid w:val="00875E83"/>
    <w:rsid w:val="008C197C"/>
    <w:rsid w:val="00900372"/>
    <w:rsid w:val="00906F0C"/>
    <w:rsid w:val="00963064"/>
    <w:rsid w:val="009B78DE"/>
    <w:rsid w:val="00A0441A"/>
    <w:rsid w:val="00A313BE"/>
    <w:rsid w:val="00A42849"/>
    <w:rsid w:val="00A57D50"/>
    <w:rsid w:val="00A6486A"/>
    <w:rsid w:val="00AA3853"/>
    <w:rsid w:val="00AD5128"/>
    <w:rsid w:val="00B619B0"/>
    <w:rsid w:val="00B71E78"/>
    <w:rsid w:val="00B96AE7"/>
    <w:rsid w:val="00BB76C9"/>
    <w:rsid w:val="00BD739E"/>
    <w:rsid w:val="00C3452E"/>
    <w:rsid w:val="00C37DBF"/>
    <w:rsid w:val="00C6658A"/>
    <w:rsid w:val="00CD5519"/>
    <w:rsid w:val="00D37373"/>
    <w:rsid w:val="00D755EE"/>
    <w:rsid w:val="00D85530"/>
    <w:rsid w:val="00DF488C"/>
    <w:rsid w:val="00E15A6E"/>
    <w:rsid w:val="00E81C10"/>
    <w:rsid w:val="00E849B7"/>
    <w:rsid w:val="00F0661B"/>
    <w:rsid w:val="00F07A42"/>
    <w:rsid w:val="00F23BDC"/>
    <w:rsid w:val="00F310DA"/>
    <w:rsid w:val="00F6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86"/>
  <w15:docId w15:val="{C9C39EE2-03EB-49F8-90CD-96534E12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F5"/>
  </w:style>
  <w:style w:type="paragraph" w:styleId="Heading1">
    <w:name w:val="heading 1"/>
    <w:basedOn w:val="Normal"/>
    <w:next w:val="Normal"/>
    <w:link w:val="Heading1Char"/>
    <w:uiPriority w:val="9"/>
    <w:qFormat/>
    <w:rsid w:val="00A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5EE"/>
  </w:style>
  <w:style w:type="paragraph" w:styleId="Footer">
    <w:name w:val="footer"/>
    <w:basedOn w:val="Normal"/>
    <w:link w:val="Foot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5EE"/>
  </w:style>
  <w:style w:type="character" w:styleId="FootnoteReference">
    <w:name w:val="footnote reference"/>
    <w:semiHidden/>
    <w:unhideWhenUsed/>
    <w:rsid w:val="00CD55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3145</Words>
  <Characters>17930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Peixoto</dc:creator>
  <cp:lastModifiedBy>Arthur Souza Rodrigues</cp:lastModifiedBy>
  <cp:revision>1</cp:revision>
  <cp:lastPrinted>2024-08-21T15:30:00Z</cp:lastPrinted>
  <dcterms:created xsi:type="dcterms:W3CDTF">2024-08-21T21:51:00Z</dcterms:created>
  <dcterms:modified xsi:type="dcterms:W3CDTF">2026-09-22T16:38:00Z</dcterms:modified>
</cp:coreProperties>
</file>